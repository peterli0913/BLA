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5F54C" w14:textId="77777777" w:rsidR="00813D53" w:rsidRPr="00BB7730" w:rsidRDefault="00813D53">
      <w:pPr>
        <w:spacing w:line="276" w:lineRule="auto"/>
        <w:contextualSpacing/>
        <w:jc w:val="center"/>
        <w:rPr>
          <w:rFonts w:ascii="Times New Roman" w:eastAsia="仿宋_GB2312" w:hAnsi="Times New Roman" w:cs="Times New Roman"/>
          <w:b/>
          <w:color w:val="auto"/>
          <w:sz w:val="28"/>
          <w:szCs w:val="28"/>
          <w:lang w:eastAsia="zh-CN"/>
        </w:rPr>
      </w:pPr>
    </w:p>
    <w:p w14:paraId="5EB03215" w14:textId="44BB7BA6" w:rsidR="00813D53" w:rsidRPr="00BB7730" w:rsidDel="005859C4" w:rsidRDefault="00813D53">
      <w:pPr>
        <w:spacing w:line="276" w:lineRule="auto"/>
        <w:contextualSpacing/>
        <w:jc w:val="center"/>
        <w:rPr>
          <w:del w:id="0" w:author="Xuning Wei12232" w:date="2026-10-15T15:38:00Z"/>
          <w:rFonts w:ascii="Times New Roman" w:eastAsia="仿宋_GB2312" w:hAnsi="Times New Roman" w:cs="Times New Roman"/>
          <w:b/>
          <w:color w:val="auto"/>
          <w:sz w:val="28"/>
          <w:szCs w:val="28"/>
          <w:lang w:eastAsia="zh-CN"/>
        </w:rPr>
      </w:pPr>
    </w:p>
    <w:p w14:paraId="287E48CA" w14:textId="41C40994" w:rsidR="00813D53" w:rsidRPr="00BB7730" w:rsidDel="005859C4" w:rsidRDefault="00813D53">
      <w:pPr>
        <w:spacing w:line="276" w:lineRule="auto"/>
        <w:contextualSpacing/>
        <w:jc w:val="center"/>
        <w:rPr>
          <w:del w:id="1" w:author="Xuning Wei12232" w:date="2026-10-15T15:38:00Z"/>
          <w:rFonts w:ascii="Times New Roman" w:eastAsia="仿宋_GB2312" w:hAnsi="Times New Roman" w:cs="Times New Roman"/>
          <w:b/>
          <w:color w:val="auto"/>
          <w:sz w:val="28"/>
          <w:szCs w:val="28"/>
          <w:lang w:eastAsia="zh-CN"/>
        </w:rPr>
      </w:pPr>
    </w:p>
    <w:tbl>
      <w:tblPr>
        <w:tblStyle w:val="af6"/>
        <w:tblW w:w="67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Change w:id="2" w:author="He Han" w:date="2026-10-22T21:38:00Z">
          <w:tblPr>
            <w:tblStyle w:val="af6"/>
            <w:tblW w:w="77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PrChange>
      </w:tblPr>
      <w:tblGrid>
        <w:gridCol w:w="6737"/>
        <w:tblGridChange w:id="3">
          <w:tblGrid>
            <w:gridCol w:w="7726"/>
          </w:tblGrid>
        </w:tblGridChange>
      </w:tblGrid>
      <w:tr w:rsidR="00987F75" w:rsidRPr="00BB7730" w14:paraId="1EADF61C" w14:textId="77777777" w:rsidTr="00CB2587">
        <w:trPr>
          <w:trHeight w:val="403"/>
          <w:jc w:val="center"/>
          <w:trPrChange w:id="4" w:author="He Han" w:date="2026-10-22T21:38:00Z">
            <w:trPr>
              <w:trHeight w:val="397"/>
              <w:jc w:val="center"/>
            </w:trPr>
          </w:trPrChange>
        </w:trPr>
        <w:tc>
          <w:tcPr>
            <w:tcW w:w="6737" w:type="dxa"/>
            <w:shd w:val="clear" w:color="auto" w:fill="FFFFFF" w:themeFill="background1"/>
            <w:vAlign w:val="center"/>
            <w:tcPrChange w:id="5" w:author="He Han" w:date="2026-10-22T21:38:00Z">
              <w:tcPr>
                <w:tcW w:w="7726" w:type="dxa"/>
                <w:shd w:val="clear" w:color="auto" w:fill="FFFFFF" w:themeFill="background1"/>
                <w:vAlign w:val="center"/>
              </w:tcPr>
            </w:tcPrChange>
          </w:tcPr>
          <w:p w14:paraId="0FBB3C36" w14:textId="77777777" w:rsidR="00813D53" w:rsidRPr="00BB7730" w:rsidRDefault="00813D53">
            <w:pPr>
              <w:pStyle w:val="a7"/>
              <w:spacing w:after="0" w:line="360" w:lineRule="auto"/>
              <w:contextualSpacing/>
              <w:jc w:val="center"/>
              <w:outlineLvl w:val="0"/>
              <w:rPr>
                <w:rFonts w:ascii="Times New Roman" w:eastAsia="仿宋_GB2312" w:hAnsi="Times New Roman"/>
                <w:b/>
                <w:iCs/>
                <w:color w:val="auto"/>
                <w:sz w:val="28"/>
                <w:szCs w:val="18"/>
                <w:lang w:eastAsia="zh-CN"/>
              </w:rPr>
            </w:pPr>
          </w:p>
          <w:p w14:paraId="1D019A64" w14:textId="08878AE1" w:rsidR="00813D53" w:rsidRPr="00BB7730" w:rsidDel="006C5558" w:rsidRDefault="00010358" w:rsidP="00DC4764">
            <w:pPr>
              <w:pStyle w:val="a7"/>
              <w:spacing w:after="0" w:line="360" w:lineRule="auto"/>
              <w:contextualSpacing/>
              <w:jc w:val="center"/>
              <w:rPr>
                <w:del w:id="6" w:author="He Han" w:date="2026-10-21T13:03:00Z"/>
                <w:rFonts w:ascii="Times New Roman" w:eastAsia="仿宋_GB2312" w:hAnsi="Times New Roman"/>
                <w:b/>
                <w:iCs/>
                <w:color w:val="auto"/>
                <w:sz w:val="28"/>
                <w:szCs w:val="18"/>
                <w:lang w:eastAsia="zh-CN"/>
              </w:rPr>
            </w:pPr>
            <w:r w:rsidRPr="00BB7730">
              <w:rPr>
                <w:rFonts w:ascii="Times New Roman" w:eastAsia="仿宋_GB2312" w:hAnsi="Times New Roman"/>
                <w:b/>
                <w:iCs/>
                <w:color w:val="auto"/>
                <w:sz w:val="28"/>
                <w:szCs w:val="18"/>
                <w:lang w:eastAsia="zh-CN"/>
              </w:rPr>
              <w:t>Equipment Suitability Assessment</w:t>
            </w:r>
            <w:ins w:id="7" w:author="He Han" w:date="2026-10-21T13:03:00Z">
              <w:r w:rsidR="006C5558" w:rsidRPr="00BB7730">
                <w:rPr>
                  <w:rFonts w:ascii="Times New Roman" w:eastAsia="仿宋_GB2312" w:hAnsi="Times New Roman"/>
                  <w:b/>
                  <w:iCs/>
                  <w:color w:val="auto"/>
                  <w:sz w:val="28"/>
                  <w:szCs w:val="18"/>
                  <w:lang w:eastAsia="zh-CN"/>
                </w:rPr>
                <w:t xml:space="preserve"> </w:t>
              </w:r>
            </w:ins>
          </w:p>
          <w:p w14:paraId="2FEB2B43" w14:textId="77777777" w:rsidR="00CB2587" w:rsidRPr="00BB7730" w:rsidRDefault="00010358">
            <w:pPr>
              <w:pStyle w:val="a7"/>
              <w:spacing w:after="0" w:line="360" w:lineRule="auto"/>
              <w:contextualSpacing/>
              <w:jc w:val="center"/>
              <w:rPr>
                <w:ins w:id="8" w:author="He Han" w:date="2026-10-22T21:37:00Z"/>
                <w:rFonts w:ascii="Times New Roman" w:eastAsia="仿宋_GB2312" w:hAnsi="Times New Roman"/>
                <w:b/>
                <w:iCs/>
                <w:color w:val="auto"/>
                <w:sz w:val="28"/>
                <w:szCs w:val="18"/>
                <w:lang w:eastAsia="zh-CN"/>
              </w:rPr>
            </w:pPr>
            <w:r w:rsidRPr="00BB7730">
              <w:rPr>
                <w:rFonts w:ascii="Times New Roman" w:eastAsia="仿宋_GB2312" w:hAnsi="Times New Roman"/>
                <w:b/>
                <w:iCs/>
                <w:color w:val="auto"/>
                <w:sz w:val="28"/>
                <w:szCs w:val="18"/>
                <w:lang w:eastAsia="zh-CN"/>
              </w:rPr>
              <w:t>for</w:t>
            </w:r>
            <w:ins w:id="9" w:author="He Han" w:date="2026-10-22T21:37:00Z">
              <w:r w:rsidR="00CB2587" w:rsidRPr="00BB7730">
                <w:rPr>
                  <w:rFonts w:ascii="Times New Roman" w:eastAsia="仿宋_GB2312" w:hAnsi="Times New Roman"/>
                  <w:b/>
                  <w:iCs/>
                  <w:color w:val="auto"/>
                  <w:sz w:val="28"/>
                  <w:szCs w:val="18"/>
                  <w:lang w:eastAsia="zh-CN"/>
                </w:rPr>
                <w:t xml:space="preserve"> Step 1</w:t>
              </w:r>
              <w:r w:rsidR="00CB2587" w:rsidRPr="00BB7730">
                <w:rPr>
                  <w:rFonts w:ascii="Times New Roman" w:hAnsi="Times New Roman"/>
                </w:rPr>
                <w:t xml:space="preserve"> </w:t>
              </w:r>
              <w:r w:rsidR="00CB2587" w:rsidRPr="00BB7730">
                <w:rPr>
                  <w:rFonts w:ascii="Times New Roman" w:eastAsia="仿宋_GB2312" w:hAnsi="Times New Roman"/>
                  <w:b/>
                  <w:iCs/>
                  <w:color w:val="auto"/>
                  <w:sz w:val="28"/>
                  <w:szCs w:val="18"/>
                  <w:lang w:eastAsia="zh-CN"/>
                </w:rPr>
                <w:t xml:space="preserve">of </w:t>
              </w:r>
            </w:ins>
          </w:p>
          <w:p w14:paraId="618CBFB3" w14:textId="3D89BD08" w:rsidR="00813D53" w:rsidRPr="00BB7730" w:rsidDel="006C5558" w:rsidRDefault="00CB2587" w:rsidP="006C5558">
            <w:pPr>
              <w:pStyle w:val="a7"/>
              <w:spacing w:after="0" w:line="360" w:lineRule="auto"/>
              <w:contextualSpacing/>
              <w:jc w:val="center"/>
              <w:rPr>
                <w:del w:id="10" w:author="He Han" w:date="2026-10-21T13:03:00Z"/>
                <w:rFonts w:ascii="Times New Roman" w:eastAsia="仿宋_GB2312" w:hAnsi="Times New Roman"/>
                <w:b/>
                <w:iCs/>
                <w:color w:val="auto"/>
                <w:sz w:val="28"/>
                <w:szCs w:val="18"/>
                <w:lang w:eastAsia="zh-CN"/>
              </w:rPr>
            </w:pPr>
            <w:ins w:id="11" w:author="He Han" w:date="2026-10-22T21:37:00Z">
              <w:r w:rsidRPr="00BB7730">
                <w:rPr>
                  <w:rFonts w:ascii="Times New Roman" w:eastAsia="仿宋_GB2312" w:hAnsi="Times New Roman"/>
                  <w:b/>
                  <w:iCs/>
                  <w:color w:val="auto"/>
                  <w:sz w:val="28"/>
                  <w:szCs w:val="18"/>
                  <w:lang w:eastAsia="zh-CN"/>
                </w:rPr>
                <w:t xml:space="preserve">ASYM-140020 </w:t>
              </w:r>
            </w:ins>
            <w:del w:id="12" w:author="He Han" w:date="2026-10-22T21:37:00Z">
              <w:r w:rsidR="00010358" w:rsidRPr="00BB7730" w:rsidDel="00CB2587">
                <w:rPr>
                  <w:rFonts w:ascii="Times New Roman" w:eastAsia="仿宋_GB2312" w:hAnsi="Times New Roman"/>
                  <w:b/>
                  <w:iCs/>
                  <w:color w:val="auto"/>
                  <w:sz w:val="28"/>
                  <w:szCs w:val="18"/>
                  <w:lang w:eastAsia="zh-CN"/>
                </w:rPr>
                <w:delText xml:space="preserve"> </w:delText>
              </w:r>
              <w:r w:rsidR="00AE5B3E" w:rsidRPr="00BB7730" w:rsidDel="00CB2587">
                <w:rPr>
                  <w:rFonts w:ascii="Times New Roman" w:eastAsia="仿宋_GB2312" w:hAnsi="Times New Roman"/>
                  <w:b/>
                  <w:iCs/>
                  <w:color w:val="0000FF"/>
                  <w:sz w:val="28"/>
                  <w:szCs w:val="18"/>
                  <w:lang w:eastAsia="zh-CN"/>
                </w:rPr>
                <w:delText>ASYM-1</w:delText>
              </w:r>
              <w:r w:rsidR="00E06CDB" w:rsidRPr="00BB7730" w:rsidDel="00CB2587">
                <w:rPr>
                  <w:rFonts w:ascii="Times New Roman" w:eastAsia="仿宋_GB2312" w:hAnsi="Times New Roman"/>
                  <w:b/>
                  <w:iCs/>
                  <w:color w:val="0000FF"/>
                  <w:sz w:val="28"/>
                  <w:szCs w:val="18"/>
                  <w:lang w:eastAsia="zh-CN"/>
                </w:rPr>
                <w:delText>41366</w:delText>
              </w:r>
              <w:r w:rsidR="007F092C" w:rsidRPr="00BB7730" w:rsidDel="00CB2587">
                <w:rPr>
                  <w:rFonts w:ascii="Times New Roman" w:eastAsia="仿宋_GB2312" w:hAnsi="Times New Roman"/>
                  <w:b/>
                  <w:iCs/>
                  <w:color w:val="auto"/>
                  <w:sz w:val="28"/>
                  <w:szCs w:val="18"/>
                  <w:lang w:eastAsia="zh-CN"/>
                </w:rPr>
                <w:delText xml:space="preserve"> </w:delText>
              </w:r>
            </w:del>
            <w:ins w:id="13" w:author="Xuning Wei12232" w:date="2026-07-22T11:05:00Z">
              <w:del w:id="14" w:author="He Han" w:date="2026-10-22T21:37:00Z">
                <w:r w:rsidR="00147864" w:rsidRPr="00BB7730" w:rsidDel="00CB2587">
                  <w:rPr>
                    <w:rFonts w:ascii="Times New Roman" w:eastAsia="仿宋_GB2312" w:hAnsi="Times New Roman"/>
                    <w:b/>
                    <w:iCs/>
                    <w:color w:val="0000FF"/>
                    <w:sz w:val="28"/>
                    <w:szCs w:val="18"/>
                    <w:lang w:eastAsia="zh-CN"/>
                  </w:rPr>
                  <w:delText>14</w:delText>
                </w:r>
              </w:del>
            </w:ins>
            <w:ins w:id="15" w:author="Xuning Wei12232" w:date="2026-07-22T11:12:00Z">
              <w:del w:id="16" w:author="He Han" w:date="2026-10-22T21:37:00Z">
                <w:r w:rsidR="00C4307E" w:rsidRPr="00BB7730" w:rsidDel="00CB2587">
                  <w:rPr>
                    <w:rFonts w:ascii="Times New Roman" w:eastAsia="仿宋_GB2312" w:hAnsi="Times New Roman"/>
                    <w:b/>
                    <w:iCs/>
                    <w:color w:val="0000FF"/>
                    <w:sz w:val="28"/>
                    <w:szCs w:val="18"/>
                    <w:lang w:eastAsia="zh-CN"/>
                  </w:rPr>
                  <w:delText>1366</w:delText>
                </w:r>
              </w:del>
            </w:ins>
            <w:ins w:id="17" w:author="Xuning Wei12232" w:date="2026-07-22T11:05:00Z">
              <w:del w:id="18" w:author="He Han" w:date="2026-10-22T21:37:00Z">
                <w:r w:rsidR="00147864" w:rsidRPr="00BB7730" w:rsidDel="00CB2587">
                  <w:rPr>
                    <w:rFonts w:ascii="Times New Roman" w:eastAsia="仿宋_GB2312" w:hAnsi="Times New Roman"/>
                    <w:b/>
                    <w:iCs/>
                    <w:color w:val="auto"/>
                    <w:sz w:val="28"/>
                    <w:szCs w:val="18"/>
                    <w:lang w:eastAsia="zh-CN"/>
                  </w:rPr>
                  <w:delText xml:space="preserve"> </w:delText>
                </w:r>
              </w:del>
            </w:ins>
            <w:r w:rsidR="007F092C" w:rsidRPr="00BB7730">
              <w:rPr>
                <w:rFonts w:ascii="Times New Roman" w:eastAsia="仿宋_GB2312" w:hAnsi="Times New Roman"/>
                <w:b/>
                <w:iCs/>
                <w:color w:val="auto"/>
                <w:sz w:val="28"/>
                <w:szCs w:val="18"/>
                <w:lang w:eastAsia="zh-CN"/>
              </w:rPr>
              <w:t xml:space="preserve">Manufacture </w:t>
            </w:r>
            <w:del w:id="19" w:author="He Han" w:date="2026-10-22T21:37:00Z">
              <w:r w:rsidR="007F092C" w:rsidRPr="00BB7730" w:rsidDel="00CB2587">
                <w:rPr>
                  <w:rFonts w:ascii="Times New Roman" w:eastAsia="仿宋_GB2312" w:hAnsi="Times New Roman"/>
                  <w:b/>
                  <w:iCs/>
                  <w:color w:val="auto"/>
                  <w:sz w:val="28"/>
                  <w:szCs w:val="18"/>
                  <w:lang w:eastAsia="zh-CN"/>
                </w:rPr>
                <w:delText>(</w:delText>
              </w:r>
              <w:r w:rsidR="000B5026" w:rsidRPr="00BB7730" w:rsidDel="00CB2587">
                <w:rPr>
                  <w:rFonts w:ascii="Times New Roman" w:eastAsia="仿宋_GB2312" w:hAnsi="Times New Roman"/>
                  <w:b/>
                  <w:iCs/>
                  <w:color w:val="auto"/>
                  <w:sz w:val="28"/>
                  <w:szCs w:val="18"/>
                  <w:lang w:eastAsia="zh-CN"/>
                </w:rPr>
                <w:delText>Step 1</w:delText>
              </w:r>
            </w:del>
            <w:ins w:id="20" w:author="Xuning Wei12232" w:date="2026-07-22T11:12:00Z">
              <w:del w:id="21" w:author="He Han" w:date="2026-10-22T21:37:00Z">
                <w:r w:rsidR="00C4307E" w:rsidRPr="00BB7730" w:rsidDel="00CB2587">
                  <w:rPr>
                    <w:rFonts w:ascii="Times New Roman" w:hAnsi="Times New Roman"/>
                  </w:rPr>
                  <w:delText xml:space="preserve"> </w:delText>
                </w:r>
                <w:r w:rsidR="00C4307E" w:rsidRPr="00BB7730" w:rsidDel="00CB2587">
                  <w:rPr>
                    <w:rFonts w:ascii="Times New Roman" w:eastAsia="仿宋_GB2312" w:hAnsi="Times New Roman"/>
                    <w:b/>
                    <w:iCs/>
                    <w:color w:val="auto"/>
                    <w:sz w:val="28"/>
                    <w:szCs w:val="18"/>
                    <w:lang w:eastAsia="zh-CN"/>
                  </w:rPr>
                  <w:delText>of CPo140020-0</w:delText>
                </w:r>
              </w:del>
            </w:ins>
            <w:ins w:id="22" w:author="Xuning Wei12232" w:date="2026-07-22T11:22:00Z">
              <w:del w:id="23" w:author="He Han" w:date="2026-10-22T21:37:00Z">
                <w:r w:rsidR="003E76D0" w:rsidRPr="00BB7730" w:rsidDel="00CB2587">
                  <w:rPr>
                    <w:rFonts w:ascii="Times New Roman" w:eastAsia="仿宋_GB2312" w:hAnsi="Times New Roman"/>
                    <w:b/>
                    <w:iCs/>
                    <w:color w:val="auto"/>
                    <w:sz w:val="28"/>
                    <w:szCs w:val="18"/>
                    <w:lang w:eastAsia="zh-CN"/>
                  </w:rPr>
                  <w:delText>3</w:delText>
                </w:r>
              </w:del>
            </w:ins>
            <w:del w:id="24" w:author="He Han" w:date="2026-10-22T21:37:00Z">
              <w:r w:rsidR="00010358" w:rsidRPr="00BB7730" w:rsidDel="00CB2587">
                <w:rPr>
                  <w:rFonts w:ascii="Times New Roman" w:eastAsia="仿宋_GB2312" w:hAnsi="Times New Roman"/>
                  <w:b/>
                  <w:iCs/>
                  <w:color w:val="auto"/>
                  <w:sz w:val="28"/>
                  <w:szCs w:val="18"/>
                  <w:lang w:eastAsia="zh-CN"/>
                </w:rPr>
                <w:delText>)</w:delText>
              </w:r>
            </w:del>
          </w:p>
          <w:p w14:paraId="7118A91E" w14:textId="77777777" w:rsidR="00C2031D" w:rsidRPr="00BB7730" w:rsidRDefault="00010358">
            <w:pPr>
              <w:pStyle w:val="a7"/>
              <w:spacing w:after="0" w:line="360" w:lineRule="auto"/>
              <w:contextualSpacing/>
              <w:jc w:val="center"/>
              <w:rPr>
                <w:rFonts w:ascii="Times New Roman" w:eastAsia="仿宋_GB2312" w:hAnsi="Times New Roman"/>
                <w:b/>
                <w:iCs/>
                <w:color w:val="auto"/>
                <w:sz w:val="28"/>
                <w:szCs w:val="18"/>
                <w:lang w:eastAsia="zh-CN"/>
              </w:rPr>
            </w:pPr>
            <w:proofErr w:type="gramStart"/>
            <w:r w:rsidRPr="00BB7730">
              <w:rPr>
                <w:rFonts w:ascii="Times New Roman" w:eastAsia="仿宋_GB2312" w:hAnsi="Times New Roman"/>
                <w:b/>
                <w:iCs/>
                <w:color w:val="auto"/>
                <w:sz w:val="28"/>
                <w:szCs w:val="18"/>
                <w:lang w:eastAsia="zh-CN"/>
              </w:rPr>
              <w:t>at</w:t>
            </w:r>
            <w:proofErr w:type="gramEnd"/>
            <w:r w:rsidRPr="00BB7730">
              <w:rPr>
                <w:rFonts w:ascii="Times New Roman" w:eastAsia="仿宋_GB2312" w:hAnsi="Times New Roman"/>
                <w:b/>
                <w:iCs/>
                <w:color w:val="auto"/>
                <w:sz w:val="28"/>
                <w:szCs w:val="18"/>
                <w:lang w:eastAsia="zh-CN"/>
              </w:rPr>
              <w:t xml:space="preserve"> </w:t>
            </w:r>
            <w:proofErr w:type="spellStart"/>
            <w:r w:rsidR="00C2031D" w:rsidRPr="00BB7730">
              <w:rPr>
                <w:rFonts w:ascii="Times New Roman" w:eastAsia="仿宋_GB2312" w:hAnsi="Times New Roman"/>
                <w:b/>
                <w:iCs/>
                <w:color w:val="auto"/>
                <w:sz w:val="28"/>
                <w:szCs w:val="18"/>
                <w:lang w:eastAsia="zh-CN"/>
              </w:rPr>
              <w:t>Asymchem</w:t>
            </w:r>
            <w:proofErr w:type="spellEnd"/>
            <w:r w:rsidR="00C2031D" w:rsidRPr="00BB7730">
              <w:rPr>
                <w:rFonts w:ascii="Times New Roman" w:eastAsia="仿宋_GB2312" w:hAnsi="Times New Roman"/>
                <w:b/>
                <w:iCs/>
                <w:color w:val="auto"/>
                <w:sz w:val="28"/>
                <w:szCs w:val="18"/>
                <w:lang w:eastAsia="zh-CN"/>
              </w:rPr>
              <w:t xml:space="preserve"> Life Science (Tianjin) Co., Ltd.</w:t>
            </w:r>
          </w:p>
          <w:p w14:paraId="1F3DFF60" w14:textId="03348DF8" w:rsidR="005859C4" w:rsidRPr="00BB7730" w:rsidRDefault="005859C4">
            <w:pPr>
              <w:pStyle w:val="a7"/>
              <w:jc w:val="center"/>
              <w:rPr>
                <w:ins w:id="25" w:author="Xuning Wei12232" w:date="2026-10-15T15:35:00Z"/>
                <w:rFonts w:ascii="Times New Roman" w:eastAsia="仿宋_GB2312" w:hAnsi="Times New Roman"/>
                <w:b/>
                <w:iCs/>
                <w:color w:val="auto"/>
                <w:sz w:val="28"/>
                <w:szCs w:val="18"/>
                <w:lang w:eastAsia="zh-CN"/>
              </w:rPr>
              <w:pPrChange w:id="26" w:author="He Han" w:date="2026-10-19T17:03:00Z">
                <w:pPr>
                  <w:pStyle w:val="a7"/>
                  <w:spacing w:after="0" w:line="360" w:lineRule="auto"/>
                  <w:contextualSpacing/>
                  <w:jc w:val="center"/>
                  <w:outlineLvl w:val="0"/>
                </w:pPr>
              </w:pPrChange>
            </w:pPr>
            <w:ins w:id="27" w:author="Xuning Wei12232" w:date="2026-10-15T15:35:00Z">
              <w:r w:rsidRPr="00BB7730">
                <w:rPr>
                  <w:rFonts w:ascii="Times New Roman" w:eastAsia="仿宋_GB2312" w:hAnsi="Times New Roman"/>
                  <w:b/>
                  <w:iCs/>
                  <w:color w:val="auto"/>
                  <w:sz w:val="28"/>
                  <w:szCs w:val="18"/>
                  <w:lang w:eastAsia="zh-CN"/>
                </w:rPr>
                <w:t xml:space="preserve">(No.265, South Avenue, </w:t>
              </w:r>
              <w:proofErr w:type="spellStart"/>
              <w:r w:rsidRPr="00BB7730">
                <w:rPr>
                  <w:rFonts w:ascii="Times New Roman" w:eastAsia="仿宋_GB2312" w:hAnsi="Times New Roman"/>
                  <w:b/>
                  <w:iCs/>
                  <w:color w:val="auto"/>
                  <w:sz w:val="28"/>
                  <w:szCs w:val="18"/>
                  <w:lang w:eastAsia="zh-CN"/>
                </w:rPr>
                <w:t>Binhai</w:t>
              </w:r>
              <w:proofErr w:type="spellEnd"/>
              <w:r w:rsidRPr="00BB7730">
                <w:rPr>
                  <w:rFonts w:ascii="Times New Roman" w:eastAsia="仿宋_GB2312" w:hAnsi="Times New Roman"/>
                  <w:b/>
                  <w:iCs/>
                  <w:color w:val="auto"/>
                  <w:sz w:val="28"/>
                  <w:szCs w:val="18"/>
                  <w:lang w:eastAsia="zh-CN"/>
                </w:rPr>
                <w:t xml:space="preserve"> New Area TEDA, Tianjin, 300462, China)</w:t>
              </w:r>
            </w:ins>
          </w:p>
          <w:p w14:paraId="45105587" w14:textId="77777777" w:rsidR="00813D53" w:rsidRPr="00BB7730" w:rsidRDefault="00813D53">
            <w:pPr>
              <w:pStyle w:val="a7"/>
              <w:spacing w:after="0" w:line="360" w:lineRule="auto"/>
              <w:contextualSpacing/>
              <w:rPr>
                <w:rFonts w:ascii="Times New Roman" w:eastAsia="仿宋_GB2312" w:hAnsi="Times New Roman"/>
                <w:b/>
                <w:iCs/>
                <w:color w:val="auto"/>
                <w:sz w:val="28"/>
                <w:szCs w:val="18"/>
                <w:lang w:eastAsia="zh-CN"/>
              </w:rPr>
              <w:pPrChange w:id="28" w:author="Xuning Wei12232" w:date="2026-10-15T15:36:00Z">
                <w:pPr>
                  <w:pStyle w:val="a7"/>
                  <w:spacing w:after="0" w:line="360" w:lineRule="auto"/>
                  <w:contextualSpacing/>
                  <w:jc w:val="center"/>
                  <w:outlineLvl w:val="0"/>
                </w:pPr>
              </w:pPrChange>
            </w:pPr>
          </w:p>
        </w:tc>
      </w:tr>
      <w:tr w:rsidR="00987F75" w:rsidRPr="00BB7730" w14:paraId="0363B2FF" w14:textId="77777777" w:rsidTr="00CB2587">
        <w:trPr>
          <w:trHeight w:val="403"/>
          <w:jc w:val="center"/>
          <w:trPrChange w:id="29" w:author="He Han" w:date="2026-10-22T21:38:00Z">
            <w:trPr>
              <w:trHeight w:val="397"/>
              <w:jc w:val="center"/>
            </w:trPr>
          </w:trPrChange>
        </w:trPr>
        <w:tc>
          <w:tcPr>
            <w:tcW w:w="6737" w:type="dxa"/>
            <w:shd w:val="clear" w:color="auto" w:fill="FFFFFF" w:themeFill="background1"/>
            <w:vAlign w:val="center"/>
            <w:tcPrChange w:id="30" w:author="He Han" w:date="2026-10-22T21:38:00Z">
              <w:tcPr>
                <w:tcW w:w="7726" w:type="dxa"/>
                <w:shd w:val="clear" w:color="auto" w:fill="FFFFFF" w:themeFill="background1"/>
                <w:vAlign w:val="center"/>
              </w:tcPr>
            </w:tcPrChange>
          </w:tcPr>
          <w:p w14:paraId="12C75063" w14:textId="77777777" w:rsidR="00813D53" w:rsidRPr="00BB7730" w:rsidRDefault="00813D53">
            <w:pPr>
              <w:pStyle w:val="a7"/>
              <w:spacing w:after="0"/>
              <w:contextualSpacing/>
              <w:outlineLvl w:val="0"/>
              <w:rPr>
                <w:rFonts w:ascii="Times New Roman" w:eastAsia="仿宋_GB2312" w:hAnsi="Times New Roman"/>
                <w:b/>
                <w:bCs w:val="0"/>
                <w:iCs/>
                <w:color w:val="auto"/>
                <w:sz w:val="24"/>
                <w:szCs w:val="18"/>
                <w:lang w:eastAsia="zh-CN"/>
              </w:rPr>
            </w:pPr>
          </w:p>
        </w:tc>
      </w:tr>
    </w:tbl>
    <w:p w14:paraId="22D689A0" w14:textId="23112EB5" w:rsidR="00813D53" w:rsidRPr="00BB7730" w:rsidDel="00514426" w:rsidRDefault="00813D53">
      <w:pPr>
        <w:spacing w:line="276" w:lineRule="auto"/>
        <w:contextualSpacing/>
        <w:jc w:val="center"/>
        <w:rPr>
          <w:del w:id="31" w:author="He Han" w:date="2026-10-21T13:07:00Z"/>
          <w:rFonts w:ascii="Times New Roman" w:eastAsia="仿宋_GB2312" w:hAnsi="Times New Roman" w:cs="Times New Roman"/>
          <w:b/>
          <w:color w:val="auto"/>
          <w:sz w:val="24"/>
          <w:lang w:eastAsia="zh-CN"/>
        </w:rPr>
      </w:pPr>
    </w:p>
    <w:p w14:paraId="1B6A8051" w14:textId="274B0DB4" w:rsidR="00813D53" w:rsidRPr="00BB7730" w:rsidDel="00514426" w:rsidRDefault="00010358">
      <w:pPr>
        <w:pStyle w:val="ae"/>
        <w:pBdr>
          <w:bottom w:val="none" w:sz="0" w:space="0" w:color="auto"/>
        </w:pBdr>
        <w:snapToGrid/>
        <w:spacing w:line="276" w:lineRule="auto"/>
        <w:contextualSpacing/>
        <w:rPr>
          <w:del w:id="32" w:author="He Han" w:date="2026-10-21T13:07:00Z"/>
          <w:rFonts w:ascii="Times New Roman" w:eastAsia="仿宋_GB2312" w:hAnsi="Times New Roman" w:cs="Times New Roman"/>
          <w:color w:val="auto"/>
          <w:sz w:val="22"/>
          <w:szCs w:val="21"/>
          <w:lang w:eastAsia="zh-CN"/>
        </w:rPr>
      </w:pPr>
      <w:del w:id="33" w:author="He Han" w:date="2026-10-21T13:07:00Z">
        <w:r w:rsidRPr="00BB7730" w:rsidDel="00514426">
          <w:rPr>
            <w:rFonts w:ascii="Times New Roman" w:eastAsia="仿宋_GB2312" w:hAnsi="Times New Roman" w:cs="Times New Roman"/>
            <w:color w:val="auto"/>
            <w:sz w:val="22"/>
            <w:szCs w:val="21"/>
            <w:lang w:eastAsia="zh-CN"/>
          </w:rPr>
          <w:delText>Document No. and Version No</w:delText>
        </w:r>
        <w:r w:rsidRPr="00BB7730" w:rsidDel="00514426">
          <w:rPr>
            <w:rFonts w:ascii="Times New Roman" w:eastAsia="仿宋_GB2312" w:hAnsi="Times New Roman" w:cs="Times New Roman"/>
            <w:color w:val="FF0000"/>
            <w:sz w:val="22"/>
            <w:szCs w:val="21"/>
            <w:lang w:eastAsia="zh-CN"/>
          </w:rPr>
          <w:delText>.</w:delText>
        </w:r>
        <w:r w:rsidRPr="00BB7730" w:rsidDel="00514426">
          <w:rPr>
            <w:rFonts w:ascii="Times New Roman" w:hAnsi="Times New Roman" w:cs="Times New Roman"/>
            <w:color w:val="FF0000"/>
          </w:rPr>
          <w:delText xml:space="preserve"> </w:delText>
        </w:r>
        <w:r w:rsidRPr="00BB7730" w:rsidDel="00514426">
          <w:rPr>
            <w:rFonts w:ascii="Times New Roman" w:eastAsia="仿宋_GB2312" w:hAnsi="Times New Roman" w:cs="Times New Roman"/>
            <w:color w:val="auto"/>
            <w:sz w:val="22"/>
            <w:szCs w:val="21"/>
            <w:lang w:eastAsia="zh-CN"/>
          </w:rPr>
          <w:delText>RA-</w:delText>
        </w:r>
        <w:r w:rsidR="00AE5B3E" w:rsidRPr="00BB7730" w:rsidDel="00514426">
          <w:rPr>
            <w:rFonts w:ascii="Times New Roman" w:eastAsia="仿宋_GB2312" w:hAnsi="Times New Roman" w:cs="Times New Roman"/>
            <w:color w:val="auto"/>
            <w:sz w:val="22"/>
            <w:szCs w:val="21"/>
            <w:lang w:eastAsia="zh-CN"/>
          </w:rPr>
          <w:delText>1</w:delText>
        </w:r>
        <w:r w:rsidR="00981E96" w:rsidRPr="00BB7730" w:rsidDel="00514426">
          <w:rPr>
            <w:rFonts w:ascii="Times New Roman" w:eastAsia="仿宋_GB2312" w:hAnsi="Times New Roman" w:cs="Times New Roman"/>
            <w:color w:val="auto"/>
            <w:sz w:val="22"/>
            <w:szCs w:val="21"/>
            <w:lang w:eastAsia="zh-CN"/>
          </w:rPr>
          <w:delText>40020</w:delText>
        </w:r>
        <w:r w:rsidRPr="00BB7730" w:rsidDel="00514426">
          <w:rPr>
            <w:rFonts w:ascii="Times New Roman" w:eastAsia="仿宋_GB2312" w:hAnsi="Times New Roman" w:cs="Times New Roman"/>
            <w:color w:val="auto"/>
            <w:sz w:val="22"/>
            <w:szCs w:val="21"/>
            <w:lang w:eastAsia="zh-CN"/>
          </w:rPr>
          <w:delText>030</w:delText>
        </w:r>
        <w:r w:rsidR="00981E96" w:rsidRPr="00BB7730" w:rsidDel="00514426">
          <w:rPr>
            <w:rFonts w:ascii="Times New Roman" w:eastAsia="仿宋_GB2312" w:hAnsi="Times New Roman" w:cs="Times New Roman"/>
            <w:color w:val="auto"/>
            <w:sz w:val="22"/>
            <w:szCs w:val="21"/>
            <w:lang w:eastAsia="zh-CN"/>
          </w:rPr>
          <w:delText>1</w:delText>
        </w:r>
        <w:r w:rsidRPr="00BB7730" w:rsidDel="00514426">
          <w:rPr>
            <w:rFonts w:ascii="Times New Roman" w:eastAsia="仿宋_GB2312" w:hAnsi="Times New Roman" w:cs="Times New Roman"/>
            <w:color w:val="auto"/>
            <w:sz w:val="22"/>
            <w:szCs w:val="21"/>
            <w:lang w:eastAsia="zh-CN"/>
          </w:rPr>
          <w:delText>0</w:delText>
        </w:r>
        <w:r w:rsidR="00981E96" w:rsidRPr="00BB7730" w:rsidDel="00514426">
          <w:rPr>
            <w:rFonts w:ascii="Times New Roman" w:eastAsia="仿宋_GB2312" w:hAnsi="Times New Roman" w:cs="Times New Roman"/>
            <w:color w:val="auto"/>
            <w:sz w:val="22"/>
            <w:szCs w:val="21"/>
            <w:lang w:eastAsia="zh-CN"/>
          </w:rPr>
          <w:delText>1</w:delText>
        </w:r>
        <w:r w:rsidRPr="00BB7730" w:rsidDel="00514426">
          <w:rPr>
            <w:rFonts w:ascii="Times New Roman" w:eastAsia="仿宋_GB2312" w:hAnsi="Times New Roman" w:cs="Times New Roman"/>
            <w:color w:val="auto"/>
            <w:sz w:val="22"/>
            <w:szCs w:val="21"/>
            <w:lang w:eastAsia="zh-CN"/>
          </w:rPr>
          <w:delText>.01</w:delText>
        </w:r>
      </w:del>
    </w:p>
    <w:p w14:paraId="5FC957F3" w14:textId="77777777" w:rsidR="00813D53" w:rsidRPr="00BB7730" w:rsidDel="005859C4" w:rsidRDefault="00010358">
      <w:pPr>
        <w:tabs>
          <w:tab w:val="left" w:pos="7970"/>
        </w:tabs>
        <w:spacing w:line="276" w:lineRule="auto"/>
        <w:contextualSpacing/>
        <w:rPr>
          <w:del w:id="34" w:author="Xuning Wei12232" w:date="2026-10-15T15:38:00Z"/>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ab/>
      </w:r>
    </w:p>
    <w:p w14:paraId="4A3FEBC7" w14:textId="44F4473F" w:rsidR="00813D53" w:rsidRPr="00BB7730" w:rsidDel="005859C4" w:rsidRDefault="00813D53">
      <w:pPr>
        <w:spacing w:line="276" w:lineRule="auto"/>
        <w:contextualSpacing/>
        <w:jc w:val="center"/>
        <w:rPr>
          <w:del w:id="35" w:author="Xuning Wei12232" w:date="2026-10-15T15:38:00Z"/>
          <w:rFonts w:ascii="Times New Roman" w:eastAsia="仿宋_GB2312" w:hAnsi="Times New Roman" w:cs="Times New Roman"/>
          <w:color w:val="auto"/>
          <w:szCs w:val="21"/>
          <w:lang w:eastAsia="zh-CN"/>
        </w:rPr>
      </w:pPr>
    </w:p>
    <w:p w14:paraId="11451DB8" w14:textId="77777777" w:rsidR="00813D53" w:rsidRPr="00BB7730" w:rsidRDefault="00813D53">
      <w:pPr>
        <w:tabs>
          <w:tab w:val="left" w:pos="7970"/>
        </w:tabs>
        <w:spacing w:line="276" w:lineRule="auto"/>
        <w:contextualSpacing/>
        <w:rPr>
          <w:rFonts w:ascii="Times New Roman" w:eastAsia="仿宋_GB2312" w:hAnsi="Times New Roman" w:cs="Times New Roman"/>
          <w:color w:val="auto"/>
          <w:szCs w:val="21"/>
          <w:lang w:eastAsia="zh-CN"/>
        </w:rPr>
        <w:pPrChange w:id="36" w:author="Xuning Wei12232" w:date="2026-10-15T15:38:00Z">
          <w:pPr>
            <w:spacing w:line="276" w:lineRule="auto"/>
            <w:contextualSpacing/>
            <w:jc w:val="center"/>
          </w:pPr>
        </w:pPrChange>
      </w:pPr>
    </w:p>
    <w:tbl>
      <w:tblPr>
        <w:tblW w:w="0" w:type="auto"/>
        <w:jc w:val="center"/>
        <w:tblLook w:val="04A0" w:firstRow="1" w:lastRow="0" w:firstColumn="1" w:lastColumn="0" w:noHBand="0" w:noVBand="1"/>
        <w:tblPrChange w:id="37" w:author="He Han" w:date="2026-10-21T13:08:00Z">
          <w:tblPr>
            <w:tblW w:w="0" w:type="auto"/>
            <w:jc w:val="center"/>
            <w:tblLook w:val="04A0" w:firstRow="1" w:lastRow="0" w:firstColumn="1" w:lastColumn="0" w:noHBand="0" w:noVBand="1"/>
          </w:tblPr>
        </w:tblPrChange>
      </w:tblPr>
      <w:tblGrid>
        <w:gridCol w:w="3261"/>
        <w:gridCol w:w="2410"/>
        <w:gridCol w:w="3827"/>
        <w:tblGridChange w:id="38">
          <w:tblGrid>
            <w:gridCol w:w="3261"/>
            <w:gridCol w:w="2410"/>
            <w:gridCol w:w="1730"/>
          </w:tblGrid>
        </w:tblGridChange>
      </w:tblGrid>
      <w:tr w:rsidR="00514426" w:rsidRPr="00BB7730" w14:paraId="3E550A2E" w14:textId="77777777" w:rsidTr="00514426">
        <w:trPr>
          <w:trHeight w:hRule="exact" w:val="567"/>
          <w:jc w:val="center"/>
          <w:trPrChange w:id="39" w:author="He Han" w:date="2026-10-21T13:08:00Z">
            <w:trPr>
              <w:trHeight w:hRule="exact" w:val="567"/>
              <w:jc w:val="center"/>
            </w:trPr>
          </w:trPrChange>
        </w:trPr>
        <w:tc>
          <w:tcPr>
            <w:tcW w:w="3261" w:type="dxa"/>
            <w:vAlign w:val="bottom"/>
            <w:tcPrChange w:id="40" w:author="He Han" w:date="2026-10-21T13:08:00Z">
              <w:tcPr>
                <w:tcW w:w="3261" w:type="dxa"/>
                <w:vAlign w:val="bottom"/>
              </w:tcPr>
            </w:tcPrChange>
          </w:tcPr>
          <w:p w14:paraId="2391C8F4"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r w:rsidRPr="00BB7730">
              <w:rPr>
                <w:rFonts w:ascii="Times New Roman" w:eastAsia="仿宋_GB2312" w:hAnsi="Times New Roman" w:cs="Times New Roman"/>
                <w:b/>
                <w:color w:val="auto"/>
                <w:sz w:val="20"/>
                <w:szCs w:val="22"/>
                <w:lang w:eastAsia="zh-CN"/>
              </w:rPr>
              <w:t>Prepared by</w:t>
            </w:r>
          </w:p>
        </w:tc>
        <w:tc>
          <w:tcPr>
            <w:tcW w:w="2410" w:type="dxa"/>
            <w:vAlign w:val="bottom"/>
            <w:tcPrChange w:id="41" w:author="He Han" w:date="2026-10-21T13:08:00Z">
              <w:tcPr>
                <w:tcW w:w="2410" w:type="dxa"/>
                <w:vAlign w:val="bottom"/>
              </w:tcPr>
            </w:tcPrChange>
          </w:tcPr>
          <w:p w14:paraId="2AD6F975"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p w14:paraId="142CB58E"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p w14:paraId="123DB6F8"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p w14:paraId="64A10C47"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tc>
        <w:tc>
          <w:tcPr>
            <w:tcW w:w="3827" w:type="dxa"/>
            <w:vAlign w:val="bottom"/>
            <w:tcPrChange w:id="42" w:author="He Han" w:date="2026-10-21T13:08:00Z">
              <w:tcPr>
                <w:tcW w:w="1730" w:type="dxa"/>
                <w:vAlign w:val="bottom"/>
              </w:tcPr>
            </w:tcPrChange>
          </w:tcPr>
          <w:p w14:paraId="22AC12AC"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tc>
      </w:tr>
      <w:tr w:rsidR="00514426" w:rsidRPr="00BB7730" w14:paraId="6A377B33" w14:textId="77777777" w:rsidTr="00514426">
        <w:trPr>
          <w:trHeight w:hRule="exact" w:val="803"/>
          <w:jc w:val="center"/>
          <w:trPrChange w:id="43" w:author="He Han" w:date="2026-10-21T13:08:00Z">
            <w:trPr>
              <w:trHeight w:hRule="exact" w:val="567"/>
              <w:jc w:val="center"/>
            </w:trPr>
          </w:trPrChange>
        </w:trPr>
        <w:tc>
          <w:tcPr>
            <w:tcW w:w="3261" w:type="dxa"/>
            <w:vAlign w:val="bottom"/>
            <w:tcPrChange w:id="44" w:author="He Han" w:date="2026-10-21T13:08:00Z">
              <w:tcPr>
                <w:tcW w:w="3261" w:type="dxa"/>
                <w:vAlign w:val="bottom"/>
              </w:tcPr>
            </w:tcPrChange>
          </w:tcPr>
          <w:p w14:paraId="5F745B4E" w14:textId="52544F29" w:rsidR="00514426" w:rsidRPr="00BB7730" w:rsidRDefault="00514426">
            <w:pPr>
              <w:widowControl w:val="0"/>
              <w:autoSpaceDE w:val="0"/>
              <w:autoSpaceDN w:val="0"/>
              <w:adjustRightInd w:val="0"/>
              <w:spacing w:line="360" w:lineRule="auto"/>
              <w:contextualSpacing/>
              <w:jc w:val="both"/>
              <w:rPr>
                <w:rFonts w:ascii="Times New Roman" w:eastAsia="仿宋_GB2312" w:hAnsi="Times New Roman" w:cs="Times New Roman"/>
                <w:color w:val="auto"/>
                <w:sz w:val="20"/>
                <w:szCs w:val="18"/>
                <w:lang w:eastAsia="zh-CN"/>
              </w:rPr>
              <w:pPrChange w:id="45" w:author="He Han" w:date="2026-10-21T13:07:00Z">
                <w:pPr>
                  <w:widowControl w:val="0"/>
                  <w:autoSpaceDE w:val="0"/>
                  <w:autoSpaceDN w:val="0"/>
                  <w:adjustRightInd w:val="0"/>
                  <w:spacing w:line="276" w:lineRule="auto"/>
                  <w:contextualSpacing/>
                  <w:jc w:val="both"/>
                </w:pPr>
              </w:pPrChange>
            </w:pPr>
            <w:r w:rsidRPr="00BB7730">
              <w:rPr>
                <w:rFonts w:ascii="Times New Roman" w:eastAsia="仿宋_GB2312" w:hAnsi="Times New Roman" w:cs="Times New Roman"/>
                <w:color w:val="auto"/>
                <w:sz w:val="20"/>
                <w:szCs w:val="18"/>
                <w:lang w:eastAsia="zh-CN"/>
              </w:rPr>
              <w:t>Pengda Zhao</w:t>
            </w:r>
          </w:p>
          <w:p w14:paraId="0DDF9BF3" w14:textId="111E3CF6" w:rsidR="00514426" w:rsidRPr="00BB7730" w:rsidRDefault="00514426">
            <w:pPr>
              <w:widowControl w:val="0"/>
              <w:autoSpaceDE w:val="0"/>
              <w:autoSpaceDN w:val="0"/>
              <w:adjustRightInd w:val="0"/>
              <w:spacing w:line="360" w:lineRule="auto"/>
              <w:contextualSpacing/>
              <w:jc w:val="both"/>
              <w:rPr>
                <w:rFonts w:ascii="Times New Roman" w:eastAsia="仿宋_GB2312" w:hAnsi="Times New Roman" w:cs="Times New Roman"/>
                <w:b/>
                <w:color w:val="auto"/>
                <w:sz w:val="20"/>
                <w:szCs w:val="18"/>
                <w:lang w:eastAsia="zh-CN"/>
              </w:rPr>
              <w:pPrChange w:id="46" w:author="He Han" w:date="2026-10-21T13:07:00Z">
                <w:pPr>
                  <w:widowControl w:val="0"/>
                  <w:autoSpaceDE w:val="0"/>
                  <w:autoSpaceDN w:val="0"/>
                  <w:adjustRightInd w:val="0"/>
                  <w:spacing w:line="276" w:lineRule="auto"/>
                  <w:contextualSpacing/>
                  <w:jc w:val="both"/>
                </w:pPr>
              </w:pPrChange>
            </w:pPr>
            <w:ins w:id="47" w:author="Xuning Wei12232" w:date="2026-10-15T15:37:00Z">
              <w:r w:rsidRPr="00BB7730">
                <w:rPr>
                  <w:rFonts w:ascii="Times New Roman" w:hAnsi="Times New Roman" w:cs="Times New Roman"/>
                </w:rPr>
                <w:t>(Associate Director, CMMD)</w:t>
              </w:r>
            </w:ins>
            <w:del w:id="48" w:author="Xuning Wei12232" w:date="2026-10-15T15:37:00Z">
              <w:r w:rsidRPr="00BB7730" w:rsidDel="005859C4">
                <w:rPr>
                  <w:rFonts w:ascii="Times New Roman" w:eastAsia="仿宋_GB2312" w:hAnsi="Times New Roman" w:cs="Times New Roman"/>
                  <w:color w:val="auto"/>
                  <w:sz w:val="20"/>
                  <w:szCs w:val="18"/>
                  <w:lang w:eastAsia="zh-CN"/>
                </w:rPr>
                <w:delText>(Project manager, CMMD)</w:delText>
              </w:r>
            </w:del>
          </w:p>
        </w:tc>
        <w:tc>
          <w:tcPr>
            <w:tcW w:w="2410" w:type="dxa"/>
            <w:vAlign w:val="bottom"/>
            <w:tcPrChange w:id="49" w:author="He Han" w:date="2026-10-21T13:08:00Z">
              <w:tcPr>
                <w:tcW w:w="2410" w:type="dxa"/>
                <w:vAlign w:val="bottom"/>
              </w:tcPr>
            </w:tcPrChange>
          </w:tcPr>
          <w:p w14:paraId="566E803C" w14:textId="7D26A048"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18"/>
                <w:lang w:eastAsia="zh-CN"/>
              </w:rPr>
            </w:pPr>
            <w:r w:rsidRPr="00BB7730">
              <w:rPr>
                <w:rFonts w:ascii="Times New Roman" w:eastAsia="仿宋_GB2312" w:hAnsi="Times New Roman" w:cs="Times New Roman"/>
                <w:color w:val="auto"/>
                <w:sz w:val="20"/>
                <w:szCs w:val="18"/>
                <w:lang w:eastAsia="zh-CN"/>
              </w:rPr>
              <w:t>Signature</w:t>
            </w:r>
            <w:ins w:id="50" w:author="He Han" w:date="2026-10-21T13:05:00Z">
              <w:r w:rsidRPr="00BB7730">
                <w:rPr>
                  <w:rFonts w:ascii="Times New Roman" w:eastAsia="仿宋_GB2312" w:hAnsi="Times New Roman" w:cs="Times New Roman"/>
                  <w:color w:val="auto"/>
                  <w:sz w:val="20"/>
                  <w:szCs w:val="18"/>
                  <w:lang w:eastAsia="zh-CN"/>
                </w:rPr>
                <w:t xml:space="preserve"> &amp;</w:t>
              </w:r>
            </w:ins>
            <w:ins w:id="51" w:author="He Han" w:date="2026-10-21T13:06:00Z">
              <w:r w:rsidRPr="00BB7730">
                <w:rPr>
                  <w:rFonts w:ascii="Times New Roman" w:eastAsia="仿宋_GB2312" w:hAnsi="Times New Roman" w:cs="Times New Roman"/>
                  <w:color w:val="auto"/>
                  <w:sz w:val="20"/>
                  <w:szCs w:val="18"/>
                  <w:lang w:eastAsia="zh-CN"/>
                </w:rPr>
                <w:t xml:space="preserve"> </w:t>
              </w:r>
            </w:ins>
            <w:ins w:id="52" w:author="He Han" w:date="2026-10-21T13:05:00Z">
              <w:r w:rsidRPr="00BB7730">
                <w:rPr>
                  <w:rFonts w:ascii="Times New Roman" w:eastAsia="仿宋_GB2312" w:hAnsi="Times New Roman" w:cs="Times New Roman"/>
                  <w:color w:val="auto"/>
                  <w:sz w:val="20"/>
                  <w:szCs w:val="18"/>
                  <w:lang w:eastAsia="zh-CN"/>
                </w:rPr>
                <w:t>Date</w:t>
              </w:r>
            </w:ins>
          </w:p>
        </w:tc>
        <w:tc>
          <w:tcPr>
            <w:tcW w:w="3827" w:type="dxa"/>
            <w:tcBorders>
              <w:left w:val="nil"/>
              <w:bottom w:val="single" w:sz="4" w:space="0" w:color="auto"/>
            </w:tcBorders>
            <w:vAlign w:val="bottom"/>
            <w:tcPrChange w:id="53" w:author="He Han" w:date="2026-10-21T13:08:00Z">
              <w:tcPr>
                <w:tcW w:w="1730" w:type="dxa"/>
                <w:tcBorders>
                  <w:bottom w:val="single" w:sz="4" w:space="0" w:color="auto"/>
                </w:tcBorders>
                <w:vAlign w:val="bottom"/>
              </w:tcPr>
            </w:tcPrChange>
          </w:tcPr>
          <w:p w14:paraId="53E09817"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18"/>
                <w:lang w:eastAsia="zh-CN"/>
              </w:rPr>
            </w:pPr>
          </w:p>
        </w:tc>
      </w:tr>
      <w:tr w:rsidR="00514426" w:rsidRPr="00BB7730" w14:paraId="7E33CECB" w14:textId="77777777" w:rsidTr="00514426">
        <w:trPr>
          <w:trHeight w:hRule="exact" w:val="954"/>
          <w:jc w:val="center"/>
          <w:trPrChange w:id="54" w:author="He Han" w:date="2026-10-21T13:08:00Z">
            <w:trPr>
              <w:trHeight w:hRule="exact" w:val="954"/>
              <w:jc w:val="center"/>
            </w:trPr>
          </w:trPrChange>
        </w:trPr>
        <w:tc>
          <w:tcPr>
            <w:tcW w:w="3261" w:type="dxa"/>
            <w:vAlign w:val="bottom"/>
            <w:tcPrChange w:id="55" w:author="He Han" w:date="2026-10-21T13:08:00Z">
              <w:tcPr>
                <w:tcW w:w="3261" w:type="dxa"/>
                <w:vAlign w:val="bottom"/>
              </w:tcPr>
            </w:tcPrChange>
          </w:tcPr>
          <w:p w14:paraId="6D7E535A" w14:textId="77777777" w:rsidR="00514426" w:rsidRPr="00BB7730" w:rsidRDefault="00514426">
            <w:pPr>
              <w:widowControl w:val="0"/>
              <w:autoSpaceDE w:val="0"/>
              <w:autoSpaceDN w:val="0"/>
              <w:adjustRightInd w:val="0"/>
              <w:spacing w:line="360" w:lineRule="auto"/>
              <w:contextualSpacing/>
              <w:jc w:val="both"/>
              <w:rPr>
                <w:rFonts w:ascii="Times New Roman" w:eastAsia="仿宋_GB2312" w:hAnsi="Times New Roman" w:cs="Times New Roman"/>
                <w:b/>
                <w:color w:val="auto"/>
                <w:sz w:val="20"/>
                <w:szCs w:val="22"/>
                <w:lang w:eastAsia="zh-CN"/>
              </w:rPr>
              <w:pPrChange w:id="56" w:author="He Han" w:date="2026-10-21T13:07:00Z">
                <w:pPr>
                  <w:widowControl w:val="0"/>
                  <w:autoSpaceDE w:val="0"/>
                  <w:autoSpaceDN w:val="0"/>
                  <w:adjustRightInd w:val="0"/>
                  <w:spacing w:line="276" w:lineRule="auto"/>
                  <w:contextualSpacing/>
                  <w:jc w:val="both"/>
                </w:pPr>
              </w:pPrChange>
            </w:pPr>
            <w:r w:rsidRPr="00BB7730">
              <w:rPr>
                <w:rFonts w:ascii="Times New Roman" w:eastAsia="仿宋_GB2312" w:hAnsi="Times New Roman" w:cs="Times New Roman"/>
                <w:b/>
                <w:color w:val="auto"/>
                <w:sz w:val="20"/>
                <w:szCs w:val="22"/>
                <w:lang w:eastAsia="zh-CN"/>
              </w:rPr>
              <w:t>Reviewed by</w:t>
            </w:r>
          </w:p>
        </w:tc>
        <w:tc>
          <w:tcPr>
            <w:tcW w:w="2410" w:type="dxa"/>
            <w:vAlign w:val="bottom"/>
            <w:tcPrChange w:id="57" w:author="He Han" w:date="2026-10-21T13:08:00Z">
              <w:tcPr>
                <w:tcW w:w="2410" w:type="dxa"/>
                <w:vAlign w:val="bottom"/>
              </w:tcPr>
            </w:tcPrChange>
          </w:tcPr>
          <w:p w14:paraId="22509F41"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22"/>
                <w:lang w:eastAsia="zh-CN"/>
              </w:rPr>
            </w:pPr>
          </w:p>
        </w:tc>
        <w:tc>
          <w:tcPr>
            <w:tcW w:w="3827" w:type="dxa"/>
            <w:tcBorders>
              <w:top w:val="single" w:sz="4" w:space="0" w:color="auto"/>
              <w:left w:val="nil"/>
            </w:tcBorders>
            <w:vAlign w:val="bottom"/>
            <w:tcPrChange w:id="58" w:author="He Han" w:date="2026-10-21T13:08:00Z">
              <w:tcPr>
                <w:tcW w:w="1730" w:type="dxa"/>
                <w:tcBorders>
                  <w:top w:val="single" w:sz="4" w:space="0" w:color="auto"/>
                </w:tcBorders>
                <w:vAlign w:val="bottom"/>
              </w:tcPr>
            </w:tcPrChange>
          </w:tcPr>
          <w:p w14:paraId="02291C6A" w14:textId="77777777" w:rsidR="00514426" w:rsidRPr="00BB7730" w:rsidRDefault="00514426">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22"/>
                <w:lang w:eastAsia="zh-CN"/>
              </w:rPr>
            </w:pPr>
          </w:p>
        </w:tc>
      </w:tr>
      <w:tr w:rsidR="00514426" w:rsidRPr="00BB7730" w14:paraId="03BF399D" w14:textId="77777777" w:rsidTr="00514426">
        <w:trPr>
          <w:trHeight w:hRule="exact" w:val="1027"/>
          <w:jc w:val="center"/>
          <w:trPrChange w:id="59" w:author="He Han" w:date="2026-10-21T13:08:00Z">
            <w:trPr>
              <w:trHeight w:hRule="exact" w:val="732"/>
              <w:jc w:val="center"/>
            </w:trPr>
          </w:trPrChange>
        </w:trPr>
        <w:tc>
          <w:tcPr>
            <w:tcW w:w="3261" w:type="dxa"/>
            <w:vAlign w:val="bottom"/>
            <w:tcPrChange w:id="60" w:author="He Han" w:date="2026-10-21T13:08:00Z">
              <w:tcPr>
                <w:tcW w:w="3261" w:type="dxa"/>
                <w:vAlign w:val="bottom"/>
              </w:tcPr>
            </w:tcPrChange>
          </w:tcPr>
          <w:p w14:paraId="24913C1C" w14:textId="561C8A00" w:rsidR="00514426" w:rsidRPr="00BB7730" w:rsidRDefault="00514426">
            <w:pPr>
              <w:autoSpaceDE w:val="0"/>
              <w:autoSpaceDN w:val="0"/>
              <w:adjustRightInd w:val="0"/>
              <w:spacing w:line="360" w:lineRule="auto"/>
              <w:contextualSpacing/>
              <w:rPr>
                <w:rFonts w:ascii="Times New Roman" w:eastAsia="仿宋_GB2312" w:hAnsi="Times New Roman" w:cs="Times New Roman"/>
                <w:color w:val="auto"/>
                <w:sz w:val="20"/>
                <w:szCs w:val="18"/>
                <w:lang w:eastAsia="zh-CN"/>
              </w:rPr>
              <w:pPrChange w:id="61" w:author="He Han" w:date="2026-10-21T13:07:00Z">
                <w:pPr>
                  <w:autoSpaceDE w:val="0"/>
                  <w:autoSpaceDN w:val="0"/>
                  <w:adjustRightInd w:val="0"/>
                  <w:spacing w:line="276" w:lineRule="auto"/>
                  <w:contextualSpacing/>
                </w:pPr>
              </w:pPrChange>
            </w:pPr>
            <w:r w:rsidRPr="00BB7730">
              <w:rPr>
                <w:rFonts w:ascii="Times New Roman" w:eastAsia="仿宋_GB2312" w:hAnsi="Times New Roman" w:cs="Times New Roman"/>
                <w:color w:val="auto"/>
                <w:sz w:val="20"/>
                <w:szCs w:val="18"/>
                <w:lang w:eastAsia="zh-CN"/>
              </w:rPr>
              <w:t xml:space="preserve">Liang Li </w:t>
            </w:r>
          </w:p>
          <w:p w14:paraId="72BBBA09" w14:textId="417B055F" w:rsidR="00514426" w:rsidRPr="00BB7730" w:rsidRDefault="00514426">
            <w:pPr>
              <w:autoSpaceDE w:val="0"/>
              <w:autoSpaceDN w:val="0"/>
              <w:adjustRightInd w:val="0"/>
              <w:spacing w:line="360" w:lineRule="auto"/>
              <w:contextualSpacing/>
              <w:rPr>
                <w:rFonts w:ascii="Times New Roman" w:eastAsia="仿宋_GB2312" w:hAnsi="Times New Roman" w:cs="Times New Roman"/>
                <w:color w:val="auto"/>
                <w:sz w:val="20"/>
                <w:szCs w:val="18"/>
              </w:rPr>
              <w:pPrChange w:id="62" w:author="He Han" w:date="2026-10-21T13:07:00Z">
                <w:pPr>
                  <w:autoSpaceDE w:val="0"/>
                  <w:autoSpaceDN w:val="0"/>
                  <w:adjustRightInd w:val="0"/>
                  <w:spacing w:line="276" w:lineRule="auto"/>
                  <w:contextualSpacing/>
                </w:pPr>
              </w:pPrChange>
            </w:pPr>
            <w:r w:rsidRPr="00BB7730">
              <w:rPr>
                <w:rFonts w:ascii="Times New Roman" w:eastAsia="仿宋_GB2312" w:hAnsi="Times New Roman" w:cs="Times New Roman"/>
                <w:color w:val="auto"/>
                <w:sz w:val="20"/>
                <w:szCs w:val="18"/>
              </w:rPr>
              <w:t>(</w:t>
            </w:r>
            <w:ins w:id="63" w:author="Xuning Wei12232" w:date="2026-07-22T11:07:00Z">
              <w:r w:rsidRPr="00BB7730">
                <w:rPr>
                  <w:rFonts w:ascii="Times New Roman" w:eastAsia="仿宋_GB2312" w:hAnsi="Times New Roman" w:cs="Times New Roman"/>
                  <w:color w:val="auto"/>
                  <w:sz w:val="20"/>
                  <w:szCs w:val="18"/>
                </w:rPr>
                <w:t>Senior</w:t>
              </w:r>
              <w:r w:rsidRPr="00BB7730">
                <w:rPr>
                  <w:rFonts w:ascii="Times New Roman" w:eastAsia="仿宋_GB2312" w:hAnsi="Times New Roman" w:cs="Times New Roman"/>
                  <w:color w:val="auto"/>
                  <w:sz w:val="20"/>
                  <w:szCs w:val="18"/>
                  <w:lang w:eastAsia="zh-CN"/>
                </w:rPr>
                <w:t xml:space="preserve"> </w:t>
              </w:r>
            </w:ins>
            <w:r w:rsidRPr="00BB7730">
              <w:rPr>
                <w:rFonts w:ascii="Times New Roman" w:eastAsia="仿宋_GB2312" w:hAnsi="Times New Roman" w:cs="Times New Roman"/>
                <w:color w:val="auto"/>
                <w:sz w:val="20"/>
                <w:szCs w:val="18"/>
                <w:lang w:eastAsia="zh-CN"/>
              </w:rPr>
              <w:t>Director, CMMD</w:t>
            </w:r>
            <w:r w:rsidRPr="00BB7730">
              <w:rPr>
                <w:rFonts w:ascii="Times New Roman" w:eastAsia="仿宋_GB2312" w:hAnsi="Times New Roman" w:cs="Times New Roman"/>
                <w:color w:val="auto"/>
                <w:sz w:val="20"/>
                <w:szCs w:val="18"/>
              </w:rPr>
              <w:t>)</w:t>
            </w:r>
          </w:p>
        </w:tc>
        <w:tc>
          <w:tcPr>
            <w:tcW w:w="2410" w:type="dxa"/>
            <w:vAlign w:val="bottom"/>
            <w:tcPrChange w:id="64" w:author="He Han" w:date="2026-10-21T13:08:00Z">
              <w:tcPr>
                <w:tcW w:w="2410" w:type="dxa"/>
                <w:vAlign w:val="bottom"/>
              </w:tcPr>
            </w:tcPrChange>
          </w:tcPr>
          <w:p w14:paraId="26DCF07E" w14:textId="4ECB5067"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r w:rsidRPr="00BB7730">
              <w:rPr>
                <w:rFonts w:ascii="Times New Roman" w:eastAsia="仿宋_GB2312" w:hAnsi="Times New Roman" w:cs="Times New Roman"/>
                <w:color w:val="auto"/>
                <w:sz w:val="20"/>
                <w:szCs w:val="18"/>
                <w:lang w:eastAsia="zh-CN"/>
              </w:rPr>
              <w:t>Signature</w:t>
            </w:r>
            <w:ins w:id="65" w:author="He Han" w:date="2026-10-21T13:06:00Z">
              <w:r w:rsidRPr="00BB7730">
                <w:rPr>
                  <w:rFonts w:ascii="Times New Roman" w:eastAsia="仿宋_GB2312" w:hAnsi="Times New Roman" w:cs="Times New Roman"/>
                  <w:color w:val="auto"/>
                  <w:sz w:val="20"/>
                  <w:szCs w:val="18"/>
                  <w:lang w:eastAsia="zh-CN"/>
                </w:rPr>
                <w:t xml:space="preserve"> &amp; Date</w:t>
              </w:r>
            </w:ins>
          </w:p>
        </w:tc>
        <w:tc>
          <w:tcPr>
            <w:tcW w:w="3827" w:type="dxa"/>
            <w:tcBorders>
              <w:left w:val="nil"/>
              <w:bottom w:val="single" w:sz="4" w:space="0" w:color="auto"/>
            </w:tcBorders>
            <w:vAlign w:val="bottom"/>
            <w:tcPrChange w:id="66" w:author="He Han" w:date="2026-10-21T13:08:00Z">
              <w:tcPr>
                <w:tcW w:w="1730" w:type="dxa"/>
                <w:tcBorders>
                  <w:bottom w:val="single" w:sz="4" w:space="0" w:color="auto"/>
                </w:tcBorders>
                <w:vAlign w:val="bottom"/>
              </w:tcPr>
            </w:tcPrChange>
          </w:tcPr>
          <w:p w14:paraId="2AB52E55" w14:textId="77777777"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514426" w:rsidRPr="00BB7730" w14:paraId="0C91FE08" w14:textId="77777777" w:rsidTr="00514426">
        <w:trPr>
          <w:trHeight w:hRule="exact" w:val="732"/>
          <w:jc w:val="center"/>
          <w:ins w:id="67" w:author="Xuning Wei12232" w:date="2026-10-15T15:37:00Z"/>
          <w:trPrChange w:id="68" w:author="He Han" w:date="2026-10-21T13:08:00Z">
            <w:trPr>
              <w:trHeight w:hRule="exact" w:val="732"/>
              <w:jc w:val="center"/>
            </w:trPr>
          </w:trPrChange>
        </w:trPr>
        <w:tc>
          <w:tcPr>
            <w:tcW w:w="3261" w:type="dxa"/>
            <w:vAlign w:val="bottom"/>
            <w:tcPrChange w:id="69" w:author="He Han" w:date="2026-10-21T13:08:00Z">
              <w:tcPr>
                <w:tcW w:w="3261" w:type="dxa"/>
                <w:vAlign w:val="bottom"/>
              </w:tcPr>
            </w:tcPrChange>
          </w:tcPr>
          <w:p w14:paraId="2BDBBDF3" w14:textId="77777777" w:rsidR="00514426" w:rsidRPr="00BB7730" w:rsidRDefault="00514426">
            <w:pPr>
              <w:autoSpaceDE w:val="0"/>
              <w:autoSpaceDN w:val="0"/>
              <w:adjustRightInd w:val="0"/>
              <w:spacing w:line="360" w:lineRule="auto"/>
              <w:contextualSpacing/>
              <w:rPr>
                <w:ins w:id="70" w:author="Xuning Wei12232" w:date="2026-10-15T15:37:00Z"/>
                <w:rFonts w:ascii="Times New Roman" w:eastAsia="仿宋_GB2312" w:hAnsi="Times New Roman" w:cs="Times New Roman"/>
                <w:color w:val="auto"/>
                <w:sz w:val="20"/>
                <w:szCs w:val="18"/>
                <w:lang w:eastAsia="zh-CN"/>
              </w:rPr>
              <w:pPrChange w:id="71" w:author="He Han" w:date="2026-10-21T13:07:00Z">
                <w:pPr>
                  <w:autoSpaceDE w:val="0"/>
                  <w:autoSpaceDN w:val="0"/>
                  <w:adjustRightInd w:val="0"/>
                  <w:spacing w:line="276" w:lineRule="auto"/>
                  <w:contextualSpacing/>
                </w:pPr>
              </w:pPrChange>
            </w:pPr>
          </w:p>
        </w:tc>
        <w:tc>
          <w:tcPr>
            <w:tcW w:w="2410" w:type="dxa"/>
            <w:vAlign w:val="bottom"/>
            <w:tcPrChange w:id="72" w:author="He Han" w:date="2026-10-21T13:08:00Z">
              <w:tcPr>
                <w:tcW w:w="2410" w:type="dxa"/>
                <w:vAlign w:val="bottom"/>
              </w:tcPr>
            </w:tcPrChange>
          </w:tcPr>
          <w:p w14:paraId="2812DEE2" w14:textId="77777777" w:rsidR="00514426" w:rsidRPr="00BB7730" w:rsidRDefault="00514426">
            <w:pPr>
              <w:autoSpaceDE w:val="0"/>
              <w:autoSpaceDN w:val="0"/>
              <w:adjustRightInd w:val="0"/>
              <w:spacing w:line="276" w:lineRule="auto"/>
              <w:contextualSpacing/>
              <w:rPr>
                <w:ins w:id="73" w:author="Xuning Wei12232" w:date="2026-10-15T15:37:00Z"/>
                <w:rFonts w:ascii="Times New Roman" w:eastAsia="仿宋_GB2312" w:hAnsi="Times New Roman" w:cs="Times New Roman"/>
                <w:color w:val="auto"/>
                <w:sz w:val="20"/>
                <w:szCs w:val="18"/>
                <w:lang w:eastAsia="zh-CN"/>
              </w:rPr>
            </w:pPr>
          </w:p>
        </w:tc>
        <w:tc>
          <w:tcPr>
            <w:tcW w:w="3827" w:type="dxa"/>
            <w:tcBorders>
              <w:top w:val="single" w:sz="4" w:space="0" w:color="auto"/>
              <w:left w:val="nil"/>
            </w:tcBorders>
            <w:vAlign w:val="bottom"/>
            <w:tcPrChange w:id="74" w:author="He Han" w:date="2026-10-21T13:08:00Z">
              <w:tcPr>
                <w:tcW w:w="1730" w:type="dxa"/>
                <w:tcBorders>
                  <w:top w:val="single" w:sz="4" w:space="0" w:color="auto"/>
                </w:tcBorders>
                <w:vAlign w:val="bottom"/>
              </w:tcPr>
            </w:tcPrChange>
          </w:tcPr>
          <w:p w14:paraId="4CE1C6BC" w14:textId="77777777" w:rsidR="00514426" w:rsidRPr="00BB7730" w:rsidRDefault="00514426">
            <w:pPr>
              <w:autoSpaceDE w:val="0"/>
              <w:autoSpaceDN w:val="0"/>
              <w:adjustRightInd w:val="0"/>
              <w:spacing w:line="276" w:lineRule="auto"/>
              <w:contextualSpacing/>
              <w:rPr>
                <w:ins w:id="75" w:author="Xuning Wei12232" w:date="2026-10-15T15:37:00Z"/>
                <w:rFonts w:ascii="Times New Roman" w:eastAsia="仿宋_GB2312" w:hAnsi="Times New Roman" w:cs="Times New Roman"/>
                <w:color w:val="auto"/>
                <w:sz w:val="20"/>
                <w:szCs w:val="18"/>
              </w:rPr>
            </w:pPr>
          </w:p>
        </w:tc>
      </w:tr>
      <w:tr w:rsidR="00514426" w:rsidRPr="00BB7730" w14:paraId="3243BB34" w14:textId="77777777" w:rsidTr="00514426">
        <w:trPr>
          <w:trHeight w:hRule="exact" w:val="825"/>
          <w:jc w:val="center"/>
          <w:trPrChange w:id="76" w:author="He Han" w:date="2026-10-21T13:08:00Z">
            <w:trPr>
              <w:trHeight w:hRule="exact" w:val="732"/>
              <w:jc w:val="center"/>
            </w:trPr>
          </w:trPrChange>
        </w:trPr>
        <w:tc>
          <w:tcPr>
            <w:tcW w:w="3261" w:type="dxa"/>
            <w:vAlign w:val="bottom"/>
            <w:tcPrChange w:id="77" w:author="He Han" w:date="2026-10-21T13:08:00Z">
              <w:tcPr>
                <w:tcW w:w="3261" w:type="dxa"/>
                <w:vAlign w:val="bottom"/>
              </w:tcPr>
            </w:tcPrChange>
          </w:tcPr>
          <w:p w14:paraId="4EF761B9" w14:textId="0F27599F" w:rsidR="00514426" w:rsidRPr="00BB7730" w:rsidRDefault="00514426">
            <w:pPr>
              <w:autoSpaceDE w:val="0"/>
              <w:autoSpaceDN w:val="0"/>
              <w:adjustRightInd w:val="0"/>
              <w:spacing w:line="360" w:lineRule="auto"/>
              <w:contextualSpacing/>
              <w:rPr>
                <w:rFonts w:ascii="Times New Roman" w:eastAsia="仿宋_GB2312" w:hAnsi="Times New Roman" w:cs="Times New Roman"/>
                <w:color w:val="auto"/>
                <w:sz w:val="20"/>
                <w:szCs w:val="18"/>
                <w:lang w:eastAsia="zh-CN"/>
              </w:rPr>
              <w:pPrChange w:id="78" w:author="He Han" w:date="2026-10-21T13:07:00Z">
                <w:pPr>
                  <w:autoSpaceDE w:val="0"/>
                  <w:autoSpaceDN w:val="0"/>
                  <w:adjustRightInd w:val="0"/>
                  <w:spacing w:line="276" w:lineRule="auto"/>
                  <w:contextualSpacing/>
                </w:pPr>
              </w:pPrChange>
            </w:pPr>
            <w:r w:rsidRPr="00BB7730">
              <w:rPr>
                <w:rFonts w:ascii="Times New Roman" w:eastAsia="仿宋_GB2312" w:hAnsi="Times New Roman" w:cs="Times New Roman"/>
                <w:color w:val="auto"/>
                <w:sz w:val="20"/>
                <w:szCs w:val="18"/>
                <w:lang w:eastAsia="zh-CN"/>
              </w:rPr>
              <w:t xml:space="preserve">Zhongyao Zhang </w:t>
            </w:r>
          </w:p>
          <w:p w14:paraId="7FD02738" w14:textId="3EB0FF1E" w:rsidR="00514426" w:rsidRPr="00BB7730" w:rsidRDefault="00514426">
            <w:pPr>
              <w:autoSpaceDE w:val="0"/>
              <w:autoSpaceDN w:val="0"/>
              <w:adjustRightInd w:val="0"/>
              <w:spacing w:line="360" w:lineRule="auto"/>
              <w:contextualSpacing/>
              <w:rPr>
                <w:rFonts w:ascii="Times New Roman" w:eastAsia="仿宋_GB2312" w:hAnsi="Times New Roman" w:cs="Times New Roman"/>
                <w:color w:val="auto"/>
                <w:sz w:val="20"/>
                <w:szCs w:val="18"/>
              </w:rPr>
              <w:pPrChange w:id="79" w:author="He Han" w:date="2026-10-21T13:07:00Z">
                <w:pPr>
                  <w:autoSpaceDE w:val="0"/>
                  <w:autoSpaceDN w:val="0"/>
                  <w:adjustRightInd w:val="0"/>
                  <w:spacing w:line="276" w:lineRule="auto"/>
                  <w:contextualSpacing/>
                </w:pPr>
              </w:pPrChange>
            </w:pPr>
            <w:r w:rsidRPr="00BB7730">
              <w:rPr>
                <w:rFonts w:ascii="Times New Roman" w:eastAsia="仿宋_GB2312" w:hAnsi="Times New Roman" w:cs="Times New Roman"/>
                <w:color w:val="auto"/>
                <w:sz w:val="20"/>
                <w:szCs w:val="18"/>
              </w:rPr>
              <w:t>(</w:t>
            </w:r>
            <w:del w:id="80" w:author="Xuning Wei12232" w:date="2026-07-22T11:08:00Z">
              <w:r w:rsidRPr="00BB7730" w:rsidDel="00C4307E">
                <w:rPr>
                  <w:rFonts w:ascii="Times New Roman" w:eastAsia="仿宋_GB2312" w:hAnsi="Times New Roman" w:cs="Times New Roman"/>
                  <w:color w:val="auto"/>
                  <w:sz w:val="20"/>
                  <w:szCs w:val="18"/>
                </w:rPr>
                <w:delText xml:space="preserve">Associate </w:delText>
              </w:r>
            </w:del>
            <w:r w:rsidRPr="00BB7730">
              <w:rPr>
                <w:rFonts w:ascii="Times New Roman" w:eastAsia="仿宋_GB2312" w:hAnsi="Times New Roman" w:cs="Times New Roman"/>
                <w:color w:val="auto"/>
                <w:sz w:val="20"/>
                <w:szCs w:val="18"/>
                <w:lang w:eastAsia="zh-CN"/>
              </w:rPr>
              <w:t>Director, Production</w:t>
            </w:r>
            <w:r w:rsidRPr="00BB7730">
              <w:rPr>
                <w:rFonts w:ascii="Times New Roman" w:eastAsia="仿宋_GB2312" w:hAnsi="Times New Roman" w:cs="Times New Roman"/>
                <w:color w:val="auto"/>
                <w:sz w:val="20"/>
                <w:szCs w:val="18"/>
              </w:rPr>
              <w:t>)</w:t>
            </w:r>
          </w:p>
        </w:tc>
        <w:tc>
          <w:tcPr>
            <w:tcW w:w="2410" w:type="dxa"/>
            <w:vAlign w:val="bottom"/>
            <w:tcPrChange w:id="81" w:author="He Han" w:date="2026-10-21T13:08:00Z">
              <w:tcPr>
                <w:tcW w:w="2410" w:type="dxa"/>
                <w:vAlign w:val="bottom"/>
              </w:tcPr>
            </w:tcPrChange>
          </w:tcPr>
          <w:p w14:paraId="6F7D977C" w14:textId="6B5958F0"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r w:rsidRPr="00BB7730">
              <w:rPr>
                <w:rFonts w:ascii="Times New Roman" w:eastAsia="仿宋_GB2312" w:hAnsi="Times New Roman" w:cs="Times New Roman"/>
                <w:color w:val="auto"/>
                <w:sz w:val="20"/>
                <w:szCs w:val="18"/>
                <w:lang w:eastAsia="zh-CN"/>
              </w:rPr>
              <w:t>Signature</w:t>
            </w:r>
            <w:ins w:id="82" w:author="He Han" w:date="2026-10-21T13:06:00Z">
              <w:r w:rsidRPr="00BB7730">
                <w:rPr>
                  <w:rFonts w:ascii="Times New Roman" w:eastAsia="仿宋_GB2312" w:hAnsi="Times New Roman" w:cs="Times New Roman"/>
                  <w:color w:val="auto"/>
                  <w:sz w:val="20"/>
                  <w:szCs w:val="18"/>
                  <w:lang w:eastAsia="zh-CN"/>
                </w:rPr>
                <w:t xml:space="preserve"> &amp; Date</w:t>
              </w:r>
            </w:ins>
          </w:p>
        </w:tc>
        <w:tc>
          <w:tcPr>
            <w:tcW w:w="3827" w:type="dxa"/>
            <w:tcBorders>
              <w:left w:val="nil"/>
              <w:bottom w:val="single" w:sz="4" w:space="0" w:color="auto"/>
            </w:tcBorders>
            <w:vAlign w:val="bottom"/>
            <w:tcPrChange w:id="83" w:author="He Han" w:date="2026-10-21T13:08:00Z">
              <w:tcPr>
                <w:tcW w:w="1730" w:type="dxa"/>
                <w:tcBorders>
                  <w:bottom w:val="single" w:sz="4" w:space="0" w:color="auto"/>
                </w:tcBorders>
                <w:vAlign w:val="bottom"/>
              </w:tcPr>
            </w:tcPrChange>
          </w:tcPr>
          <w:p w14:paraId="480CE897" w14:textId="77777777"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514426" w:rsidRPr="00BB7730" w14:paraId="50835AFB" w14:textId="77777777" w:rsidTr="00514426">
        <w:trPr>
          <w:trHeight w:hRule="exact" w:val="732"/>
          <w:jc w:val="center"/>
          <w:ins w:id="84" w:author="Xuning Wei12232" w:date="2026-10-15T15:37:00Z"/>
          <w:trPrChange w:id="85" w:author="He Han" w:date="2026-10-21T13:08:00Z">
            <w:trPr>
              <w:trHeight w:hRule="exact" w:val="732"/>
              <w:jc w:val="center"/>
            </w:trPr>
          </w:trPrChange>
        </w:trPr>
        <w:tc>
          <w:tcPr>
            <w:tcW w:w="3261" w:type="dxa"/>
            <w:vAlign w:val="bottom"/>
            <w:tcPrChange w:id="86" w:author="He Han" w:date="2026-10-21T13:08:00Z">
              <w:tcPr>
                <w:tcW w:w="3261" w:type="dxa"/>
                <w:vAlign w:val="bottom"/>
              </w:tcPr>
            </w:tcPrChange>
          </w:tcPr>
          <w:p w14:paraId="78326F1A" w14:textId="77777777" w:rsidR="00514426" w:rsidRPr="00BB7730" w:rsidRDefault="00514426">
            <w:pPr>
              <w:spacing w:after="240" w:line="360" w:lineRule="auto"/>
              <w:rPr>
                <w:ins w:id="87" w:author="Xuning Wei12232" w:date="2026-10-15T15:37:00Z"/>
                <w:rFonts w:ascii="Times New Roman" w:hAnsi="Times New Roman" w:cs="Times New Roman"/>
              </w:rPr>
              <w:pPrChange w:id="88" w:author="He Han" w:date="2026-10-21T13:07:00Z">
                <w:pPr>
                  <w:spacing w:after="240" w:line="276" w:lineRule="auto"/>
                </w:pPr>
              </w:pPrChange>
            </w:pPr>
          </w:p>
        </w:tc>
        <w:tc>
          <w:tcPr>
            <w:tcW w:w="2410" w:type="dxa"/>
            <w:vAlign w:val="bottom"/>
            <w:tcPrChange w:id="89" w:author="He Han" w:date="2026-10-21T13:08:00Z">
              <w:tcPr>
                <w:tcW w:w="2410" w:type="dxa"/>
                <w:vAlign w:val="bottom"/>
              </w:tcPr>
            </w:tcPrChange>
          </w:tcPr>
          <w:p w14:paraId="41DD32A7" w14:textId="77777777" w:rsidR="00514426" w:rsidRPr="00BB7730" w:rsidRDefault="00514426">
            <w:pPr>
              <w:autoSpaceDE w:val="0"/>
              <w:autoSpaceDN w:val="0"/>
              <w:adjustRightInd w:val="0"/>
              <w:spacing w:line="276" w:lineRule="auto"/>
              <w:contextualSpacing/>
              <w:rPr>
                <w:ins w:id="90" w:author="Xuning Wei12232" w:date="2026-10-15T15:37:00Z"/>
                <w:rFonts w:ascii="Times New Roman" w:eastAsia="仿宋_GB2312" w:hAnsi="Times New Roman" w:cs="Times New Roman"/>
                <w:color w:val="auto"/>
                <w:sz w:val="20"/>
                <w:szCs w:val="18"/>
                <w:lang w:eastAsia="zh-CN"/>
              </w:rPr>
            </w:pPr>
          </w:p>
        </w:tc>
        <w:tc>
          <w:tcPr>
            <w:tcW w:w="3827" w:type="dxa"/>
            <w:tcBorders>
              <w:top w:val="single" w:sz="4" w:space="0" w:color="auto"/>
              <w:left w:val="nil"/>
            </w:tcBorders>
            <w:vAlign w:val="bottom"/>
            <w:tcPrChange w:id="91" w:author="He Han" w:date="2026-10-21T13:08:00Z">
              <w:tcPr>
                <w:tcW w:w="1730" w:type="dxa"/>
                <w:tcBorders>
                  <w:top w:val="single" w:sz="4" w:space="0" w:color="auto"/>
                </w:tcBorders>
                <w:vAlign w:val="bottom"/>
              </w:tcPr>
            </w:tcPrChange>
          </w:tcPr>
          <w:p w14:paraId="53006083" w14:textId="77777777" w:rsidR="00514426" w:rsidRPr="00BB7730" w:rsidRDefault="00514426">
            <w:pPr>
              <w:autoSpaceDE w:val="0"/>
              <w:autoSpaceDN w:val="0"/>
              <w:adjustRightInd w:val="0"/>
              <w:spacing w:line="276" w:lineRule="auto"/>
              <w:contextualSpacing/>
              <w:rPr>
                <w:ins w:id="92" w:author="Xuning Wei12232" w:date="2026-10-15T15:37:00Z"/>
                <w:rFonts w:ascii="Times New Roman" w:eastAsia="仿宋_GB2312" w:hAnsi="Times New Roman" w:cs="Times New Roman"/>
                <w:color w:val="auto"/>
                <w:sz w:val="20"/>
                <w:szCs w:val="18"/>
              </w:rPr>
            </w:pPr>
          </w:p>
        </w:tc>
      </w:tr>
      <w:tr w:rsidR="00514426" w:rsidRPr="00BB7730" w14:paraId="7561AF44" w14:textId="77777777" w:rsidTr="00514426">
        <w:trPr>
          <w:trHeight w:hRule="exact" w:val="833"/>
          <w:jc w:val="center"/>
          <w:trPrChange w:id="93" w:author="He Han" w:date="2026-10-21T13:08:00Z">
            <w:trPr>
              <w:trHeight w:hRule="exact" w:val="732"/>
              <w:jc w:val="center"/>
            </w:trPr>
          </w:trPrChange>
        </w:trPr>
        <w:tc>
          <w:tcPr>
            <w:tcW w:w="3261" w:type="dxa"/>
            <w:vAlign w:val="bottom"/>
            <w:tcPrChange w:id="94" w:author="He Han" w:date="2026-10-21T13:08:00Z">
              <w:tcPr>
                <w:tcW w:w="3261" w:type="dxa"/>
                <w:vAlign w:val="bottom"/>
              </w:tcPr>
            </w:tcPrChange>
          </w:tcPr>
          <w:p w14:paraId="2FD9FDAC" w14:textId="7E43A0CD" w:rsidR="00514426" w:rsidRPr="00BB7730" w:rsidDel="00514426" w:rsidRDefault="00514426">
            <w:pPr>
              <w:spacing w:line="360" w:lineRule="auto"/>
              <w:rPr>
                <w:del w:id="95" w:author="He Han" w:date="2026-10-21T13:08:00Z"/>
                <w:rFonts w:ascii="Times New Roman" w:hAnsi="Times New Roman" w:cs="Times New Roman"/>
              </w:rPr>
              <w:pPrChange w:id="96" w:author="He Han" w:date="2026-10-21T13:08:00Z">
                <w:pPr>
                  <w:autoSpaceDE w:val="0"/>
                  <w:autoSpaceDN w:val="0"/>
                  <w:adjustRightInd w:val="0"/>
                  <w:spacing w:line="276" w:lineRule="auto"/>
                  <w:contextualSpacing/>
                </w:pPr>
              </w:pPrChange>
            </w:pPr>
            <w:ins w:id="97" w:author="Xuning Wei12232" w:date="2026-10-15T15:37:00Z">
              <w:r w:rsidRPr="00BB7730">
                <w:rPr>
                  <w:rFonts w:ascii="Times New Roman" w:hAnsi="Times New Roman" w:cs="Times New Roman"/>
                </w:rPr>
                <w:t>Lu Li</w:t>
              </w:r>
            </w:ins>
          </w:p>
          <w:p w14:paraId="037CC6C5" w14:textId="77777777" w:rsidR="00514426" w:rsidRPr="00BB7730" w:rsidRDefault="00514426">
            <w:pPr>
              <w:spacing w:line="360" w:lineRule="auto"/>
              <w:rPr>
                <w:ins w:id="98" w:author="He Han" w:date="2026-10-21T13:08:00Z"/>
                <w:rFonts w:ascii="Times New Roman" w:hAnsi="Times New Roman" w:cs="Times New Roman"/>
              </w:rPr>
              <w:pPrChange w:id="99" w:author="He Han" w:date="2026-10-21T13:08:00Z">
                <w:pPr>
                  <w:spacing w:after="240" w:line="276" w:lineRule="auto"/>
                </w:pPr>
              </w:pPrChange>
            </w:pPr>
          </w:p>
          <w:p w14:paraId="6B718544" w14:textId="58E57FA8" w:rsidR="00514426" w:rsidRPr="00BB7730" w:rsidDel="005859C4" w:rsidRDefault="00514426">
            <w:pPr>
              <w:autoSpaceDE w:val="0"/>
              <w:autoSpaceDN w:val="0"/>
              <w:adjustRightInd w:val="0"/>
              <w:spacing w:line="360" w:lineRule="auto"/>
              <w:contextualSpacing/>
              <w:rPr>
                <w:del w:id="100" w:author="Xuning Wei12232" w:date="2026-10-15T15:37:00Z"/>
                <w:rFonts w:ascii="Times New Roman" w:eastAsia="仿宋_GB2312" w:hAnsi="Times New Roman" w:cs="Times New Roman"/>
                <w:color w:val="auto"/>
                <w:sz w:val="20"/>
                <w:szCs w:val="18"/>
              </w:rPr>
              <w:pPrChange w:id="101" w:author="He Han" w:date="2026-10-21T13:08:00Z">
                <w:pPr>
                  <w:autoSpaceDE w:val="0"/>
                  <w:autoSpaceDN w:val="0"/>
                  <w:adjustRightInd w:val="0"/>
                  <w:spacing w:line="276" w:lineRule="auto"/>
                  <w:contextualSpacing/>
                </w:pPr>
              </w:pPrChange>
            </w:pPr>
            <w:ins w:id="102" w:author="Xuning Wei12232" w:date="2026-10-15T15:37:00Z">
              <w:r w:rsidRPr="00BB7730">
                <w:rPr>
                  <w:rFonts w:ascii="Times New Roman" w:hAnsi="Times New Roman" w:cs="Times New Roman"/>
                </w:rPr>
                <w:t>(Director, QA)</w:t>
              </w:r>
            </w:ins>
            <w:del w:id="103" w:author="Xuning Wei12232" w:date="2026-10-15T15:37:00Z">
              <w:r w:rsidRPr="00BB7730" w:rsidDel="005859C4">
                <w:rPr>
                  <w:rFonts w:ascii="Times New Roman" w:eastAsia="仿宋_GB2312" w:hAnsi="Times New Roman" w:cs="Times New Roman"/>
                  <w:color w:val="auto"/>
                  <w:sz w:val="20"/>
                  <w:szCs w:val="18"/>
                  <w:lang w:eastAsia="zh-CN"/>
                </w:rPr>
                <w:delText>Chengxue Zhu</w:delText>
              </w:r>
              <w:r w:rsidRPr="00BB7730" w:rsidDel="005859C4">
                <w:rPr>
                  <w:rFonts w:ascii="Times New Roman" w:eastAsia="仿宋_GB2312" w:hAnsi="Times New Roman" w:cs="Times New Roman"/>
                  <w:color w:val="auto"/>
                  <w:sz w:val="20"/>
                  <w:szCs w:val="18"/>
                </w:rPr>
                <w:delText xml:space="preserve"> </w:delText>
              </w:r>
            </w:del>
          </w:p>
          <w:p w14:paraId="7D127790" w14:textId="4E30592D" w:rsidR="00514426" w:rsidRPr="00BB7730" w:rsidRDefault="00514426">
            <w:pPr>
              <w:spacing w:line="360" w:lineRule="auto"/>
              <w:rPr>
                <w:rFonts w:ascii="Times New Roman" w:eastAsia="仿宋_GB2312" w:hAnsi="Times New Roman" w:cs="Times New Roman"/>
                <w:b/>
                <w:color w:val="auto"/>
                <w:sz w:val="20"/>
                <w:szCs w:val="18"/>
              </w:rPr>
              <w:pPrChange w:id="104" w:author="He Han" w:date="2026-10-21T13:08:00Z">
                <w:pPr>
                  <w:autoSpaceDE w:val="0"/>
                  <w:autoSpaceDN w:val="0"/>
                  <w:adjustRightInd w:val="0"/>
                  <w:spacing w:line="276" w:lineRule="auto"/>
                  <w:contextualSpacing/>
                </w:pPr>
              </w:pPrChange>
            </w:pPr>
            <w:del w:id="105" w:author="Xuning Wei12232" w:date="2026-10-15T15:37:00Z">
              <w:r w:rsidRPr="00BB7730" w:rsidDel="005859C4">
                <w:rPr>
                  <w:rFonts w:ascii="Times New Roman" w:eastAsia="仿宋_GB2312" w:hAnsi="Times New Roman" w:cs="Times New Roman"/>
                  <w:color w:val="auto"/>
                  <w:sz w:val="20"/>
                  <w:szCs w:val="18"/>
                </w:rPr>
                <w:delText>(Manager, QA)</w:delText>
              </w:r>
            </w:del>
          </w:p>
        </w:tc>
        <w:tc>
          <w:tcPr>
            <w:tcW w:w="2410" w:type="dxa"/>
            <w:vAlign w:val="bottom"/>
            <w:tcPrChange w:id="106" w:author="He Han" w:date="2026-10-21T13:08:00Z">
              <w:tcPr>
                <w:tcW w:w="2410" w:type="dxa"/>
                <w:vAlign w:val="bottom"/>
              </w:tcPr>
            </w:tcPrChange>
          </w:tcPr>
          <w:p w14:paraId="4881C4E0" w14:textId="3889217C"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r w:rsidRPr="00BB7730">
              <w:rPr>
                <w:rFonts w:ascii="Times New Roman" w:eastAsia="仿宋_GB2312" w:hAnsi="Times New Roman" w:cs="Times New Roman"/>
                <w:color w:val="auto"/>
                <w:sz w:val="20"/>
                <w:szCs w:val="18"/>
                <w:lang w:eastAsia="zh-CN"/>
              </w:rPr>
              <w:t>Signature</w:t>
            </w:r>
            <w:ins w:id="107" w:author="He Han" w:date="2026-10-21T13:06:00Z">
              <w:r w:rsidRPr="00BB7730">
                <w:rPr>
                  <w:rFonts w:ascii="Times New Roman" w:eastAsia="仿宋_GB2312" w:hAnsi="Times New Roman" w:cs="Times New Roman"/>
                  <w:color w:val="auto"/>
                  <w:sz w:val="20"/>
                  <w:szCs w:val="18"/>
                  <w:lang w:eastAsia="zh-CN"/>
                </w:rPr>
                <w:t>&amp; Date</w:t>
              </w:r>
            </w:ins>
          </w:p>
        </w:tc>
        <w:tc>
          <w:tcPr>
            <w:tcW w:w="3827" w:type="dxa"/>
            <w:tcBorders>
              <w:left w:val="nil"/>
              <w:bottom w:val="single" w:sz="4" w:space="0" w:color="auto"/>
            </w:tcBorders>
            <w:vAlign w:val="bottom"/>
            <w:tcPrChange w:id="108" w:author="He Han" w:date="2026-10-21T13:08:00Z">
              <w:tcPr>
                <w:tcW w:w="1730" w:type="dxa"/>
                <w:tcBorders>
                  <w:bottom w:val="single" w:sz="4" w:space="0" w:color="auto"/>
                </w:tcBorders>
                <w:vAlign w:val="bottom"/>
              </w:tcPr>
            </w:tcPrChange>
          </w:tcPr>
          <w:p w14:paraId="7E935646" w14:textId="77777777"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514426" w:rsidRPr="00BB7730" w14:paraId="610C5EB5" w14:textId="77777777" w:rsidTr="00514426">
        <w:trPr>
          <w:trHeight w:hRule="exact" w:val="932"/>
          <w:jc w:val="center"/>
          <w:trPrChange w:id="109" w:author="He Han" w:date="2026-10-21T13:08:00Z">
            <w:trPr>
              <w:trHeight w:hRule="exact" w:val="932"/>
              <w:jc w:val="center"/>
            </w:trPr>
          </w:trPrChange>
        </w:trPr>
        <w:tc>
          <w:tcPr>
            <w:tcW w:w="3261" w:type="dxa"/>
            <w:vAlign w:val="bottom"/>
            <w:tcPrChange w:id="110" w:author="He Han" w:date="2026-10-21T13:08:00Z">
              <w:tcPr>
                <w:tcW w:w="3261" w:type="dxa"/>
                <w:vAlign w:val="bottom"/>
              </w:tcPr>
            </w:tcPrChange>
          </w:tcPr>
          <w:p w14:paraId="3F8DBD03" w14:textId="77777777" w:rsidR="00514426" w:rsidRPr="00BB7730" w:rsidRDefault="00514426">
            <w:pPr>
              <w:autoSpaceDE w:val="0"/>
              <w:autoSpaceDN w:val="0"/>
              <w:adjustRightInd w:val="0"/>
              <w:spacing w:line="360" w:lineRule="auto"/>
              <w:contextualSpacing/>
              <w:rPr>
                <w:rFonts w:ascii="Times New Roman" w:eastAsia="仿宋_GB2312" w:hAnsi="Times New Roman" w:cs="Times New Roman"/>
                <w:color w:val="auto"/>
                <w:sz w:val="20"/>
                <w:szCs w:val="18"/>
                <w:lang w:eastAsia="zh-CN"/>
              </w:rPr>
              <w:pPrChange w:id="111" w:author="He Han" w:date="2026-10-21T13:07:00Z">
                <w:pPr>
                  <w:autoSpaceDE w:val="0"/>
                  <w:autoSpaceDN w:val="0"/>
                  <w:adjustRightInd w:val="0"/>
                  <w:spacing w:line="276" w:lineRule="auto"/>
                  <w:contextualSpacing/>
                </w:pPr>
              </w:pPrChange>
            </w:pPr>
            <w:r w:rsidRPr="00BB7730">
              <w:rPr>
                <w:rFonts w:ascii="Times New Roman" w:eastAsia="仿宋_GB2312" w:hAnsi="Times New Roman" w:cs="Times New Roman"/>
                <w:b/>
                <w:color w:val="auto"/>
                <w:sz w:val="20"/>
                <w:szCs w:val="22"/>
                <w:lang w:eastAsia="zh-CN"/>
              </w:rPr>
              <w:t>Approved by</w:t>
            </w:r>
          </w:p>
        </w:tc>
        <w:tc>
          <w:tcPr>
            <w:tcW w:w="2410" w:type="dxa"/>
            <w:vAlign w:val="bottom"/>
            <w:tcPrChange w:id="112" w:author="He Han" w:date="2026-10-21T13:08:00Z">
              <w:tcPr>
                <w:tcW w:w="2410" w:type="dxa"/>
                <w:vAlign w:val="bottom"/>
              </w:tcPr>
            </w:tcPrChange>
          </w:tcPr>
          <w:p w14:paraId="3B98F8ED" w14:textId="77777777"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3827" w:type="dxa"/>
            <w:tcBorders>
              <w:top w:val="single" w:sz="4" w:space="0" w:color="auto"/>
              <w:left w:val="nil"/>
            </w:tcBorders>
            <w:vAlign w:val="bottom"/>
            <w:tcPrChange w:id="113" w:author="He Han" w:date="2026-10-21T13:08:00Z">
              <w:tcPr>
                <w:tcW w:w="1730" w:type="dxa"/>
                <w:tcBorders>
                  <w:top w:val="single" w:sz="4" w:space="0" w:color="auto"/>
                </w:tcBorders>
                <w:vAlign w:val="bottom"/>
              </w:tcPr>
            </w:tcPrChange>
          </w:tcPr>
          <w:p w14:paraId="5F62816F" w14:textId="77777777"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514426" w:rsidRPr="00BB7730" w14:paraId="20FF703D" w14:textId="77777777" w:rsidTr="00514426">
        <w:trPr>
          <w:trHeight w:hRule="exact" w:val="732"/>
          <w:jc w:val="center"/>
          <w:trPrChange w:id="114" w:author="He Han" w:date="2026-10-21T13:08:00Z">
            <w:trPr>
              <w:trHeight w:hRule="exact" w:val="732"/>
              <w:jc w:val="center"/>
            </w:trPr>
          </w:trPrChange>
        </w:trPr>
        <w:tc>
          <w:tcPr>
            <w:tcW w:w="3261" w:type="dxa"/>
            <w:vAlign w:val="bottom"/>
            <w:tcPrChange w:id="115" w:author="He Han" w:date="2026-10-21T13:08:00Z">
              <w:tcPr>
                <w:tcW w:w="3261" w:type="dxa"/>
                <w:vAlign w:val="bottom"/>
              </w:tcPr>
            </w:tcPrChange>
          </w:tcPr>
          <w:p w14:paraId="329A285C" w14:textId="493B8EF8" w:rsidR="00514426" w:rsidRPr="00BB7730" w:rsidRDefault="00514426">
            <w:pPr>
              <w:autoSpaceDE w:val="0"/>
              <w:autoSpaceDN w:val="0"/>
              <w:adjustRightInd w:val="0"/>
              <w:spacing w:line="360" w:lineRule="auto"/>
              <w:contextualSpacing/>
              <w:rPr>
                <w:rFonts w:ascii="Times New Roman" w:eastAsia="仿宋_GB2312" w:hAnsi="Times New Roman" w:cs="Times New Roman"/>
                <w:color w:val="00B0F0"/>
                <w:sz w:val="20"/>
                <w:szCs w:val="18"/>
                <w:lang w:eastAsia="zh-CN"/>
                <w:rPrChange w:id="116" w:author="He Han" w:date="2026-10-19T17:00:00Z">
                  <w:rPr>
                    <w:rFonts w:ascii="Times New Roman" w:eastAsia="仿宋_GB2312" w:hAnsi="Times New Roman" w:cs="Times New Roman"/>
                    <w:color w:val="auto"/>
                    <w:sz w:val="20"/>
                    <w:szCs w:val="18"/>
                    <w:lang w:eastAsia="zh-CN"/>
                  </w:rPr>
                </w:rPrChange>
              </w:rPr>
              <w:pPrChange w:id="117" w:author="He Han" w:date="2026-10-21T13:07:00Z">
                <w:pPr>
                  <w:autoSpaceDE w:val="0"/>
                  <w:autoSpaceDN w:val="0"/>
                  <w:adjustRightInd w:val="0"/>
                  <w:spacing w:line="276" w:lineRule="auto"/>
                  <w:contextualSpacing/>
                </w:pPr>
              </w:pPrChange>
            </w:pPr>
            <w:del w:id="118" w:author="He Han" w:date="2026-10-19T17:00:00Z">
              <w:r w:rsidRPr="00BB7730" w:rsidDel="001439C5">
                <w:rPr>
                  <w:rFonts w:ascii="Times New Roman" w:eastAsia="仿宋_GB2312" w:hAnsi="Times New Roman" w:cs="Times New Roman"/>
                  <w:color w:val="00B0F0"/>
                  <w:sz w:val="20"/>
                  <w:szCs w:val="18"/>
                  <w:lang w:eastAsia="zh-CN"/>
                  <w:rPrChange w:id="119" w:author="He Han" w:date="2026-10-19T17:00:00Z">
                    <w:rPr>
                      <w:rFonts w:ascii="Times New Roman" w:eastAsia="仿宋_GB2312" w:hAnsi="Times New Roman" w:cs="Times New Roman"/>
                      <w:color w:val="auto"/>
                      <w:sz w:val="20"/>
                      <w:szCs w:val="18"/>
                      <w:lang w:eastAsia="zh-CN"/>
                    </w:rPr>
                  </w:rPrChange>
                </w:rPr>
                <w:delText>Qi Wang</w:delText>
              </w:r>
            </w:del>
            <w:ins w:id="120" w:author="He Han" w:date="2026-10-19T17:00:00Z">
              <w:r w:rsidRPr="00BB7730">
                <w:rPr>
                  <w:rFonts w:ascii="Times New Roman" w:eastAsia="仿宋_GB2312" w:hAnsi="Times New Roman" w:cs="Times New Roman"/>
                  <w:color w:val="00B0F0"/>
                  <w:sz w:val="20"/>
                  <w:szCs w:val="18"/>
                  <w:lang w:eastAsia="zh-CN"/>
                  <w:rPrChange w:id="121" w:author="He Han" w:date="2026-10-19T17:00:00Z">
                    <w:rPr>
                      <w:rFonts w:ascii="Times New Roman" w:eastAsia="仿宋_GB2312" w:hAnsi="Times New Roman" w:cs="Times New Roman"/>
                      <w:color w:val="auto"/>
                      <w:sz w:val="20"/>
                      <w:szCs w:val="18"/>
                      <w:lang w:eastAsia="zh-CN"/>
                    </w:rPr>
                  </w:rPrChange>
                </w:rPr>
                <w:t>Mingyang Yang</w:t>
              </w:r>
            </w:ins>
          </w:p>
          <w:p w14:paraId="5F0B2CC2" w14:textId="1800BAD1" w:rsidR="00514426" w:rsidRPr="00BB7730" w:rsidRDefault="00514426">
            <w:pPr>
              <w:autoSpaceDE w:val="0"/>
              <w:autoSpaceDN w:val="0"/>
              <w:adjustRightInd w:val="0"/>
              <w:spacing w:line="360" w:lineRule="auto"/>
              <w:contextualSpacing/>
              <w:rPr>
                <w:rFonts w:ascii="Times New Roman" w:eastAsia="仿宋_GB2312" w:hAnsi="Times New Roman" w:cs="Times New Roman"/>
                <w:color w:val="00B0F0"/>
                <w:sz w:val="20"/>
                <w:szCs w:val="18"/>
                <w:lang w:eastAsia="zh-CN"/>
                <w:rPrChange w:id="122" w:author="He Han" w:date="2026-10-19T17:00:00Z">
                  <w:rPr>
                    <w:rFonts w:ascii="Times New Roman" w:eastAsia="仿宋_GB2312" w:hAnsi="Times New Roman" w:cs="Times New Roman"/>
                    <w:color w:val="auto"/>
                    <w:sz w:val="20"/>
                    <w:szCs w:val="18"/>
                    <w:lang w:eastAsia="zh-CN"/>
                  </w:rPr>
                </w:rPrChange>
              </w:rPr>
              <w:pPrChange w:id="123" w:author="He Han" w:date="2026-10-21T13:07:00Z">
                <w:pPr>
                  <w:autoSpaceDE w:val="0"/>
                  <w:autoSpaceDN w:val="0"/>
                  <w:adjustRightInd w:val="0"/>
                  <w:spacing w:line="276" w:lineRule="auto"/>
                  <w:contextualSpacing/>
                </w:pPr>
              </w:pPrChange>
            </w:pPr>
            <w:r w:rsidRPr="00BB7730">
              <w:rPr>
                <w:rFonts w:ascii="Times New Roman" w:eastAsia="仿宋_GB2312" w:hAnsi="Times New Roman" w:cs="Times New Roman"/>
                <w:color w:val="00B0F0"/>
                <w:sz w:val="20"/>
                <w:szCs w:val="18"/>
                <w:rPrChange w:id="124" w:author="He Han" w:date="2026-10-19T17:00:00Z">
                  <w:rPr>
                    <w:rFonts w:ascii="Times New Roman" w:eastAsia="仿宋_GB2312" w:hAnsi="Times New Roman" w:cs="Times New Roman"/>
                    <w:color w:val="auto"/>
                    <w:sz w:val="20"/>
                    <w:szCs w:val="18"/>
                  </w:rPr>
                </w:rPrChange>
              </w:rPr>
              <w:t>(</w:t>
            </w:r>
            <w:ins w:id="125" w:author="He Han" w:date="2026-10-19T17:00:00Z">
              <w:r w:rsidRPr="00BB7730">
                <w:rPr>
                  <w:rFonts w:ascii="Times New Roman" w:eastAsia="仿宋_GB2312" w:hAnsi="Times New Roman" w:cs="Times New Roman"/>
                  <w:color w:val="00B0F0"/>
                  <w:sz w:val="20"/>
                  <w:szCs w:val="18"/>
                  <w:lang w:eastAsia="zh-CN"/>
                  <w:rPrChange w:id="126" w:author="He Han" w:date="2026-10-19T17:00:00Z">
                    <w:rPr>
                      <w:rFonts w:ascii="Times New Roman" w:eastAsia="仿宋_GB2312" w:hAnsi="Times New Roman" w:cs="Times New Roman"/>
                      <w:color w:val="auto"/>
                      <w:sz w:val="20"/>
                      <w:szCs w:val="18"/>
                      <w:lang w:eastAsia="zh-CN"/>
                    </w:rPr>
                  </w:rPrChange>
                </w:rPr>
                <w:t>Executive</w:t>
              </w:r>
            </w:ins>
            <w:ins w:id="127" w:author="Xuning Wei12232" w:date="2026-07-22T11:07:00Z">
              <w:del w:id="128" w:author="He Han" w:date="2026-10-19T17:00:00Z">
                <w:r w:rsidRPr="00BB7730" w:rsidDel="001439C5">
                  <w:rPr>
                    <w:rFonts w:ascii="Times New Roman" w:eastAsia="仿宋_GB2312" w:hAnsi="Times New Roman" w:cs="Times New Roman"/>
                    <w:color w:val="00B0F0"/>
                    <w:sz w:val="20"/>
                    <w:szCs w:val="18"/>
                    <w:rPrChange w:id="129" w:author="He Han" w:date="2026-10-19T17:00:00Z">
                      <w:rPr>
                        <w:rFonts w:ascii="Times New Roman" w:eastAsia="仿宋_GB2312" w:hAnsi="Times New Roman" w:cs="Times New Roman"/>
                        <w:color w:val="auto"/>
                        <w:sz w:val="20"/>
                        <w:szCs w:val="18"/>
                      </w:rPr>
                    </w:rPrChange>
                  </w:rPr>
                  <w:delText>Senio</w:delText>
                </w:r>
              </w:del>
              <w:del w:id="130" w:author="He Han" w:date="2026-10-19T16:59:00Z">
                <w:r w:rsidRPr="00BB7730" w:rsidDel="001439C5">
                  <w:rPr>
                    <w:rFonts w:ascii="Times New Roman" w:eastAsia="仿宋_GB2312" w:hAnsi="Times New Roman" w:cs="Times New Roman"/>
                    <w:color w:val="00B0F0"/>
                    <w:sz w:val="20"/>
                    <w:szCs w:val="18"/>
                    <w:rPrChange w:id="131" w:author="He Han" w:date="2026-10-19T17:00:00Z">
                      <w:rPr>
                        <w:rFonts w:ascii="Times New Roman" w:eastAsia="仿宋_GB2312" w:hAnsi="Times New Roman" w:cs="Times New Roman"/>
                        <w:color w:val="auto"/>
                        <w:sz w:val="20"/>
                        <w:szCs w:val="18"/>
                      </w:rPr>
                    </w:rPrChange>
                  </w:rPr>
                  <w:delText>r</w:delText>
                </w:r>
              </w:del>
              <w:r w:rsidRPr="00BB7730">
                <w:rPr>
                  <w:rFonts w:ascii="Times New Roman" w:eastAsia="仿宋_GB2312" w:hAnsi="Times New Roman" w:cs="Times New Roman"/>
                  <w:color w:val="00B0F0"/>
                  <w:sz w:val="20"/>
                  <w:szCs w:val="18"/>
                  <w:lang w:eastAsia="zh-CN"/>
                  <w:rPrChange w:id="132" w:author="He Han" w:date="2026-10-19T17:00:00Z">
                    <w:rPr>
                      <w:rFonts w:ascii="Times New Roman" w:eastAsia="仿宋_GB2312" w:hAnsi="Times New Roman" w:cs="Times New Roman"/>
                      <w:color w:val="auto"/>
                      <w:sz w:val="20"/>
                      <w:szCs w:val="18"/>
                      <w:lang w:eastAsia="zh-CN"/>
                    </w:rPr>
                  </w:rPrChange>
                </w:rPr>
                <w:t xml:space="preserve"> </w:t>
              </w:r>
            </w:ins>
            <w:r w:rsidRPr="00BB7730">
              <w:rPr>
                <w:rFonts w:ascii="Times New Roman" w:eastAsia="仿宋_GB2312" w:hAnsi="Times New Roman" w:cs="Times New Roman"/>
                <w:color w:val="00B0F0"/>
                <w:sz w:val="20"/>
                <w:szCs w:val="18"/>
                <w:lang w:eastAsia="zh-CN"/>
                <w:rPrChange w:id="133" w:author="He Han" w:date="2026-10-19T17:00:00Z">
                  <w:rPr>
                    <w:rFonts w:ascii="Times New Roman" w:eastAsia="仿宋_GB2312" w:hAnsi="Times New Roman" w:cs="Times New Roman"/>
                    <w:color w:val="auto"/>
                    <w:sz w:val="20"/>
                    <w:szCs w:val="18"/>
                    <w:lang w:eastAsia="zh-CN"/>
                  </w:rPr>
                </w:rPrChange>
              </w:rPr>
              <w:t>Director, QA</w:t>
            </w:r>
            <w:r w:rsidRPr="00BB7730">
              <w:rPr>
                <w:rFonts w:ascii="Times New Roman" w:eastAsia="仿宋_GB2312" w:hAnsi="Times New Roman" w:cs="Times New Roman"/>
                <w:color w:val="00B0F0"/>
                <w:sz w:val="20"/>
                <w:szCs w:val="18"/>
                <w:rPrChange w:id="134" w:author="He Han" w:date="2026-10-19T17:00:00Z">
                  <w:rPr>
                    <w:rFonts w:ascii="Times New Roman" w:eastAsia="仿宋_GB2312" w:hAnsi="Times New Roman" w:cs="Times New Roman"/>
                    <w:color w:val="auto"/>
                    <w:sz w:val="20"/>
                    <w:szCs w:val="18"/>
                  </w:rPr>
                </w:rPrChange>
              </w:rPr>
              <w:t>)</w:t>
            </w:r>
          </w:p>
        </w:tc>
        <w:tc>
          <w:tcPr>
            <w:tcW w:w="2410" w:type="dxa"/>
            <w:vAlign w:val="bottom"/>
            <w:tcPrChange w:id="135" w:author="He Han" w:date="2026-10-21T13:08:00Z">
              <w:tcPr>
                <w:tcW w:w="2410" w:type="dxa"/>
                <w:vAlign w:val="bottom"/>
              </w:tcPr>
            </w:tcPrChange>
          </w:tcPr>
          <w:p w14:paraId="4AC0F86D" w14:textId="3ABA7B7E"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r w:rsidRPr="00BB7730">
              <w:rPr>
                <w:rFonts w:ascii="Times New Roman" w:eastAsia="仿宋_GB2312" w:hAnsi="Times New Roman" w:cs="Times New Roman"/>
                <w:color w:val="auto"/>
                <w:sz w:val="20"/>
                <w:szCs w:val="18"/>
                <w:lang w:eastAsia="zh-CN"/>
              </w:rPr>
              <w:t>Signature</w:t>
            </w:r>
            <w:ins w:id="136" w:author="He Han" w:date="2026-10-21T13:06:00Z">
              <w:r w:rsidRPr="00BB7730">
                <w:rPr>
                  <w:rFonts w:ascii="Times New Roman" w:eastAsia="仿宋_GB2312" w:hAnsi="Times New Roman" w:cs="Times New Roman"/>
                  <w:color w:val="auto"/>
                  <w:sz w:val="20"/>
                  <w:szCs w:val="18"/>
                  <w:lang w:eastAsia="zh-CN"/>
                </w:rPr>
                <w:t xml:space="preserve"> &amp; Date</w:t>
              </w:r>
            </w:ins>
          </w:p>
        </w:tc>
        <w:tc>
          <w:tcPr>
            <w:tcW w:w="3827" w:type="dxa"/>
            <w:tcBorders>
              <w:left w:val="nil"/>
              <w:bottom w:val="single" w:sz="4" w:space="0" w:color="auto"/>
            </w:tcBorders>
            <w:vAlign w:val="bottom"/>
            <w:tcPrChange w:id="137" w:author="He Han" w:date="2026-10-21T13:08:00Z">
              <w:tcPr>
                <w:tcW w:w="1730" w:type="dxa"/>
                <w:tcBorders>
                  <w:bottom w:val="single" w:sz="4" w:space="0" w:color="auto"/>
                </w:tcBorders>
                <w:vAlign w:val="bottom"/>
              </w:tcPr>
            </w:tcPrChange>
          </w:tcPr>
          <w:p w14:paraId="0D4B68C8" w14:textId="77777777" w:rsidR="00514426" w:rsidRPr="00BB7730" w:rsidRDefault="00514426">
            <w:pPr>
              <w:autoSpaceDE w:val="0"/>
              <w:autoSpaceDN w:val="0"/>
              <w:adjustRightInd w:val="0"/>
              <w:spacing w:line="276" w:lineRule="auto"/>
              <w:contextualSpacing/>
              <w:rPr>
                <w:rFonts w:ascii="Times New Roman" w:eastAsia="仿宋_GB2312" w:hAnsi="Times New Roman" w:cs="Times New Roman"/>
                <w:color w:val="auto"/>
                <w:sz w:val="20"/>
                <w:szCs w:val="18"/>
              </w:rPr>
            </w:pPr>
          </w:p>
        </w:tc>
      </w:tr>
    </w:tbl>
    <w:p w14:paraId="028194C1" w14:textId="77777777" w:rsidR="00813D53" w:rsidRPr="00BB7730" w:rsidRDefault="00813D53">
      <w:pPr>
        <w:spacing w:line="276" w:lineRule="auto"/>
        <w:contextualSpacing/>
        <w:rPr>
          <w:rFonts w:ascii="Times New Roman" w:eastAsia="仿宋_GB2312" w:hAnsi="Times New Roman" w:cs="Times New Roman"/>
          <w:b/>
          <w:color w:val="auto"/>
          <w:sz w:val="22"/>
          <w:szCs w:val="22"/>
          <w:lang w:eastAsia="zh-CN"/>
        </w:rPr>
      </w:pPr>
    </w:p>
    <w:p w14:paraId="40345341" w14:textId="77777777" w:rsidR="00813D53" w:rsidRPr="00BB7730" w:rsidRDefault="00813D53">
      <w:pPr>
        <w:spacing w:line="276" w:lineRule="auto"/>
        <w:contextualSpacing/>
        <w:jc w:val="center"/>
        <w:rPr>
          <w:rFonts w:ascii="Times New Roman" w:eastAsia="仿宋_GB2312" w:hAnsi="Times New Roman" w:cs="Times New Roman"/>
          <w:b/>
          <w:color w:val="auto"/>
          <w:sz w:val="22"/>
          <w:szCs w:val="22"/>
          <w:lang w:eastAsia="zh-CN"/>
        </w:rPr>
      </w:pPr>
    </w:p>
    <w:p w14:paraId="2C62A5DD" w14:textId="5CAB0D96" w:rsidR="00813D53" w:rsidRPr="00BB7730" w:rsidRDefault="00813D53">
      <w:pPr>
        <w:spacing w:line="276" w:lineRule="auto"/>
        <w:contextualSpacing/>
        <w:rPr>
          <w:rFonts w:ascii="Times New Roman" w:eastAsia="仿宋_GB2312" w:hAnsi="Times New Roman" w:cs="Times New Roman"/>
          <w:color w:val="auto"/>
          <w:szCs w:val="21"/>
          <w:lang w:eastAsia="zh-CN"/>
        </w:rPr>
        <w:sectPr w:rsidR="00813D53" w:rsidRPr="00BB7730" w:rsidSect="000B5026">
          <w:headerReference w:type="even" r:id="rId12"/>
          <w:headerReference w:type="default" r:id="rId13"/>
          <w:footerReference w:type="default" r:id="rId14"/>
          <w:headerReference w:type="first" r:id="rId15"/>
          <w:type w:val="continuous"/>
          <w:pgSz w:w="11907" w:h="16839"/>
          <w:pgMar w:top="720" w:right="1077" w:bottom="720" w:left="1077" w:header="720" w:footer="720" w:gutter="0"/>
          <w:cols w:space="720"/>
          <w:docGrid w:linePitch="360"/>
        </w:sectPr>
      </w:pPr>
    </w:p>
    <w:p w14:paraId="1E134CA5" w14:textId="77777777" w:rsidR="0052370A" w:rsidRPr="00BB7730" w:rsidRDefault="0052370A" w:rsidP="0052370A">
      <w:pPr>
        <w:spacing w:before="200" w:after="200" w:line="360" w:lineRule="auto"/>
        <w:rPr>
          <w:ins w:id="149" w:author="Xuning Wei12232" w:date="2026-10-15T15:39:00Z"/>
          <w:rFonts w:ascii="Times New Roman" w:eastAsia="Times New Roman" w:hAnsi="Times New Roman" w:cs="Times New Roman"/>
          <w:color w:val="000000" w:themeColor="text1"/>
          <w:szCs w:val="21"/>
        </w:rPr>
      </w:pPr>
      <w:ins w:id="150" w:author="Xuning Wei12232" w:date="2026-10-15T15:39:00Z">
        <w:r w:rsidRPr="00BB7730">
          <w:rPr>
            <w:rFonts w:ascii="Times New Roman" w:eastAsia="Times New Roman" w:hAnsi="Times New Roman" w:cs="Times New Roman"/>
            <w:color w:val="000000" w:themeColor="text1"/>
            <w:szCs w:val="21"/>
          </w:rPr>
          <w:lastRenderedPageBreak/>
          <w:t>This document is reviewed and approved by Eli Lilly and Company. Refer to signature page for EDMS signatures and dates for Eli Lilly and Company approval</w:t>
        </w:r>
      </w:ins>
    </w:p>
    <w:p w14:paraId="29D90D41" w14:textId="77777777" w:rsidR="0052370A" w:rsidRPr="00BB7730" w:rsidRDefault="0052370A">
      <w:pPr>
        <w:pStyle w:val="11"/>
        <w:rPr>
          <w:ins w:id="151" w:author="Xuning Wei12232" w:date="2026-10-15T15:39:00Z"/>
          <w:rFonts w:cs="Times New Roman"/>
        </w:rPr>
        <w:sectPr w:rsidR="0052370A" w:rsidRPr="00BB7730" w:rsidSect="00E9793E">
          <w:headerReference w:type="even" r:id="rId16"/>
          <w:headerReference w:type="default" r:id="rId17"/>
          <w:headerReference w:type="first" r:id="rId18"/>
          <w:pgSz w:w="11907" w:h="16839"/>
          <w:pgMar w:top="1077" w:right="720" w:bottom="1440" w:left="720" w:header="720" w:footer="720" w:gutter="0"/>
          <w:cols w:space="720"/>
          <w:docGrid w:linePitch="360"/>
        </w:sectPr>
      </w:pPr>
    </w:p>
    <w:p w14:paraId="5F81ECCB" w14:textId="6DE4951E" w:rsidR="00813D53" w:rsidRPr="00BB7730" w:rsidDel="00936306" w:rsidRDefault="00813D53">
      <w:pPr>
        <w:pStyle w:val="11"/>
        <w:rPr>
          <w:del w:id="212" w:author="He Han" w:date="2026-10-19T17:03:00Z"/>
          <w:rFonts w:cs="Times New Roman"/>
        </w:rPr>
      </w:pPr>
    </w:p>
    <w:p w14:paraId="16661BF6" w14:textId="7047A22F" w:rsidR="00813D53" w:rsidRPr="00BB7730" w:rsidDel="00936306" w:rsidRDefault="00010358">
      <w:pPr>
        <w:pStyle w:val="11"/>
        <w:jc w:val="center"/>
        <w:rPr>
          <w:del w:id="213" w:author="He Han" w:date="2026-10-19T17:04:00Z"/>
          <w:rFonts w:cs="Times New Roman"/>
        </w:rPr>
      </w:pPr>
      <w:r w:rsidRPr="00BB7730">
        <w:rPr>
          <w:rFonts w:cs="Times New Roman"/>
        </w:rPr>
        <w:t xml:space="preserve">Table of </w:t>
      </w:r>
      <w:r w:rsidR="00C57D5B" w:rsidRPr="00BB7730">
        <w:rPr>
          <w:rFonts w:cs="Times New Roman"/>
        </w:rPr>
        <w:t>Content</w:t>
      </w:r>
    </w:p>
    <w:p w14:paraId="664B7BA4" w14:textId="6F051B7F" w:rsidR="00813D53" w:rsidRPr="00BB7730" w:rsidRDefault="00B76CCA">
      <w:pPr>
        <w:pStyle w:val="11"/>
        <w:jc w:val="center"/>
        <w:rPr>
          <w:rFonts w:cs="Times New Roman"/>
          <w:lang w:eastAsia="zh-CN"/>
        </w:rPr>
        <w:pPrChange w:id="214" w:author="He Han" w:date="2026-10-19T17:04:00Z">
          <w:pPr>
            <w:tabs>
              <w:tab w:val="left" w:pos="4633"/>
            </w:tabs>
            <w:spacing w:line="276" w:lineRule="auto"/>
            <w:contextualSpacing/>
          </w:pPr>
        </w:pPrChange>
      </w:pPr>
      <w:del w:id="215" w:author="He Han" w:date="2026-10-19T17:04:00Z">
        <w:r w:rsidRPr="00BB7730" w:rsidDel="00936306">
          <w:rPr>
            <w:rFonts w:cs="Times New Roman"/>
            <w:lang w:eastAsia="zh-CN"/>
          </w:rPr>
          <w:tab/>
        </w:r>
      </w:del>
    </w:p>
    <w:customXmlInsRangeStart w:id="216" w:author="He Han" w:date="2026-10-21T17:14:00Z"/>
    <w:sdt>
      <w:sdtPr>
        <w:rPr>
          <w:rFonts w:ascii="Times New Roman" w:eastAsia="Arial" w:hAnsi="Times New Roman" w:cs="Times New Roman"/>
          <w:bCs/>
          <w:color w:val="000000"/>
          <w:kern w:val="32"/>
          <w:sz w:val="21"/>
          <w:lang w:val="zh-CN" w:eastAsia="en-US"/>
        </w:rPr>
        <w:id w:val="375363703"/>
        <w:docPartObj>
          <w:docPartGallery w:val="Table of Contents"/>
          <w:docPartUnique/>
        </w:docPartObj>
      </w:sdtPr>
      <w:sdtEndPr>
        <w:rPr>
          <w:b/>
        </w:rPr>
      </w:sdtEndPr>
      <w:sdtContent>
        <w:customXmlInsRangeEnd w:id="216"/>
        <w:p w14:paraId="3ED24662" w14:textId="04A4148A" w:rsidR="000550BB" w:rsidRPr="00BB7730" w:rsidRDefault="000550BB">
          <w:pPr>
            <w:pStyle w:val="TOC"/>
            <w:rPr>
              <w:ins w:id="217" w:author="He Han" w:date="2026-10-21T17:14:00Z"/>
              <w:rFonts w:ascii="Times New Roman" w:hAnsi="Times New Roman" w:cs="Times New Roman"/>
            </w:rPr>
          </w:pPr>
        </w:p>
        <w:p w14:paraId="524DF19F" w14:textId="087E19C6" w:rsidR="000550BB" w:rsidRPr="004705A0" w:rsidRDefault="000550BB" w:rsidP="005C7BD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sidRPr="004705A0">
            <w:rPr>
              <w:rFonts w:cs="Times New Roman"/>
            </w:rPr>
            <w:fldChar w:fldCharType="begin"/>
          </w:r>
          <w:r w:rsidRPr="00BB7730">
            <w:rPr>
              <w:rFonts w:cs="Times New Roman"/>
            </w:rPr>
            <w:instrText xml:space="preserve"> TOC \o "1-3" \h \z \u </w:instrText>
          </w:r>
          <w:r w:rsidRPr="004705A0">
            <w:rPr>
              <w:rFonts w:cs="Times New Roman"/>
            </w:rPr>
            <w:fldChar w:fldCharType="separate"/>
          </w:r>
          <w:r w:rsidR="003E162E">
            <w:rPr>
              <w:noProof/>
            </w:rPr>
            <w:fldChar w:fldCharType="begin"/>
          </w:r>
          <w:r w:rsidR="003E162E">
            <w:rPr>
              <w:noProof/>
            </w:rPr>
            <w:instrText xml:space="preserve"> HYPERLINK \l "_Toc243495689" </w:instrText>
          </w:r>
          <w:ins w:id="218" w:author="He Han" w:date="2026-10-27T17:27:00Z">
            <w:r w:rsidR="00024157">
              <w:rPr>
                <w:noProof/>
              </w:rPr>
            </w:r>
          </w:ins>
          <w:r w:rsidR="003E162E">
            <w:rPr>
              <w:noProof/>
            </w:rPr>
            <w:fldChar w:fldCharType="separate"/>
          </w:r>
          <w:r w:rsidRPr="00BB7730">
            <w:rPr>
              <w:rStyle w:val="afa"/>
              <w:rFonts w:cs="Times New Roman"/>
              <w:noProof/>
            </w:rPr>
            <w:t>1.</w:t>
          </w:r>
          <w:r w:rsidRPr="004705A0">
            <w:rPr>
              <w:rFonts w:eastAsiaTheme="minorEastAsia" w:cs="Times New Roman"/>
              <w:b w:val="0"/>
              <w:bCs w:val="0"/>
              <w:noProof/>
              <w:kern w:val="2"/>
              <w:szCs w:val="22"/>
              <w:lang w:eastAsia="zh-CN"/>
            </w:rPr>
            <w:tab/>
          </w:r>
          <w:r w:rsidRPr="00BB7730">
            <w:rPr>
              <w:rStyle w:val="afa"/>
              <w:rFonts w:cs="Times New Roman"/>
              <w:noProof/>
            </w:rPr>
            <w:t>Objective</w:t>
          </w:r>
          <w:r w:rsidRPr="00BB7730">
            <w:rPr>
              <w:rFonts w:cs="Times New Roman"/>
              <w:noProof/>
              <w:webHidden/>
            </w:rPr>
            <w:tab/>
          </w:r>
          <w:r w:rsidRPr="00BB7730">
            <w:rPr>
              <w:rFonts w:cs="Times New Roman"/>
              <w:noProof/>
              <w:webHidden/>
            </w:rPr>
            <w:fldChar w:fldCharType="begin"/>
          </w:r>
          <w:r w:rsidRPr="00BB7730">
            <w:rPr>
              <w:rFonts w:cs="Times New Roman"/>
              <w:noProof/>
              <w:webHidden/>
            </w:rPr>
            <w:instrText xml:space="preserve"> PAGEREF _Toc243495689 \h </w:instrText>
          </w:r>
          <w:r w:rsidRPr="00BB7730">
            <w:rPr>
              <w:rFonts w:cs="Times New Roman"/>
              <w:noProof/>
              <w:webHidden/>
            </w:rPr>
          </w:r>
          <w:r w:rsidRPr="00BB7730">
            <w:rPr>
              <w:rFonts w:cs="Times New Roman"/>
              <w:noProof/>
              <w:webHidden/>
            </w:rPr>
            <w:fldChar w:fldCharType="separate"/>
          </w:r>
          <w:r w:rsidR="00724B36">
            <w:rPr>
              <w:rFonts w:cs="Times New Roman"/>
              <w:noProof/>
              <w:webHidden/>
            </w:rPr>
            <w:t>4</w:t>
          </w:r>
          <w:r w:rsidRPr="00BB7730">
            <w:rPr>
              <w:rFonts w:cs="Times New Roman"/>
              <w:noProof/>
              <w:webHidden/>
            </w:rPr>
            <w:fldChar w:fldCharType="end"/>
          </w:r>
          <w:r w:rsidR="003E162E">
            <w:rPr>
              <w:rFonts w:cs="Times New Roman"/>
              <w:noProof/>
            </w:rPr>
            <w:fldChar w:fldCharType="end"/>
          </w:r>
        </w:p>
        <w:p w14:paraId="133B3968" w14:textId="30C08C8C" w:rsidR="000550BB" w:rsidRPr="004705A0" w:rsidRDefault="003E162E" w:rsidP="005C7BD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Pr>
              <w:noProof/>
            </w:rPr>
            <w:fldChar w:fldCharType="begin"/>
          </w:r>
          <w:r>
            <w:rPr>
              <w:noProof/>
            </w:rPr>
            <w:instrText xml:space="preserve"> HYPERLINK \l "_Toc243495690" </w:instrText>
          </w:r>
          <w:ins w:id="219" w:author="He Han" w:date="2026-10-27T17:27:00Z">
            <w:r w:rsidR="00024157">
              <w:rPr>
                <w:noProof/>
              </w:rPr>
            </w:r>
          </w:ins>
          <w:r>
            <w:rPr>
              <w:noProof/>
            </w:rPr>
            <w:fldChar w:fldCharType="separate"/>
          </w:r>
          <w:r w:rsidR="000550BB" w:rsidRPr="00BB7730">
            <w:rPr>
              <w:rStyle w:val="afa"/>
              <w:rFonts w:cs="Times New Roman"/>
              <w:noProof/>
            </w:rPr>
            <w:t>2.</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Scope</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_Toc243495690 \h </w:instrText>
          </w:r>
          <w:r w:rsidR="000550BB" w:rsidRPr="00BB7730">
            <w:rPr>
              <w:rFonts w:cs="Times New Roman"/>
              <w:noProof/>
              <w:webHidden/>
            </w:rPr>
          </w:r>
          <w:r w:rsidR="000550BB" w:rsidRPr="00BB7730">
            <w:rPr>
              <w:rFonts w:cs="Times New Roman"/>
              <w:noProof/>
              <w:webHidden/>
            </w:rPr>
            <w:fldChar w:fldCharType="separate"/>
          </w:r>
          <w:r w:rsidR="00724B36">
            <w:rPr>
              <w:rFonts w:cs="Times New Roman"/>
              <w:noProof/>
              <w:webHidden/>
            </w:rPr>
            <w:t>4</w:t>
          </w:r>
          <w:r w:rsidR="000550BB" w:rsidRPr="00BB7730">
            <w:rPr>
              <w:rFonts w:cs="Times New Roman"/>
              <w:noProof/>
              <w:webHidden/>
            </w:rPr>
            <w:fldChar w:fldCharType="end"/>
          </w:r>
          <w:r>
            <w:rPr>
              <w:rFonts w:cs="Times New Roman"/>
              <w:noProof/>
            </w:rPr>
            <w:fldChar w:fldCharType="end"/>
          </w:r>
        </w:p>
        <w:p w14:paraId="6215F9AF" w14:textId="5A82A217" w:rsidR="000550BB" w:rsidRPr="004705A0" w:rsidRDefault="003E162E" w:rsidP="005C7BD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Pr>
              <w:noProof/>
            </w:rPr>
            <w:fldChar w:fldCharType="begin"/>
          </w:r>
          <w:r>
            <w:rPr>
              <w:noProof/>
            </w:rPr>
            <w:instrText xml:space="preserve"> HYPERLINK \l "_Toc243495691" </w:instrText>
          </w:r>
          <w:ins w:id="220" w:author="He Han" w:date="2026-10-27T17:27:00Z">
            <w:r w:rsidR="00024157">
              <w:rPr>
                <w:noProof/>
              </w:rPr>
            </w:r>
          </w:ins>
          <w:r>
            <w:rPr>
              <w:noProof/>
            </w:rPr>
            <w:fldChar w:fldCharType="separate"/>
          </w:r>
          <w:r w:rsidR="000550BB" w:rsidRPr="00BB7730">
            <w:rPr>
              <w:rStyle w:val="afa"/>
              <w:rFonts w:cs="Times New Roman"/>
              <w:noProof/>
            </w:rPr>
            <w:t>3.</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Definition &amp; Abbreviations</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_Toc243495691 \h </w:instrText>
          </w:r>
          <w:r w:rsidR="000550BB" w:rsidRPr="00BB7730">
            <w:rPr>
              <w:rFonts w:cs="Times New Roman"/>
              <w:noProof/>
              <w:webHidden/>
            </w:rPr>
          </w:r>
          <w:r w:rsidR="000550BB" w:rsidRPr="00BB7730">
            <w:rPr>
              <w:rFonts w:cs="Times New Roman"/>
              <w:noProof/>
              <w:webHidden/>
            </w:rPr>
            <w:fldChar w:fldCharType="separate"/>
          </w:r>
          <w:r w:rsidR="00724B36">
            <w:rPr>
              <w:rFonts w:cs="Times New Roman"/>
              <w:noProof/>
              <w:webHidden/>
            </w:rPr>
            <w:t>4</w:t>
          </w:r>
          <w:r w:rsidR="000550BB" w:rsidRPr="00BB7730">
            <w:rPr>
              <w:rFonts w:cs="Times New Roman"/>
              <w:noProof/>
              <w:webHidden/>
            </w:rPr>
            <w:fldChar w:fldCharType="end"/>
          </w:r>
          <w:r>
            <w:rPr>
              <w:rFonts w:cs="Times New Roman"/>
              <w:noProof/>
            </w:rPr>
            <w:fldChar w:fldCharType="end"/>
          </w:r>
        </w:p>
        <w:p w14:paraId="0018A38B" w14:textId="3F6F8FED" w:rsidR="000550BB" w:rsidRPr="004705A0" w:rsidRDefault="003E162E" w:rsidP="005C7BD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Pr>
              <w:noProof/>
            </w:rPr>
            <w:fldChar w:fldCharType="begin"/>
          </w:r>
          <w:r>
            <w:rPr>
              <w:noProof/>
            </w:rPr>
            <w:instrText xml:space="preserve"> HYPERLINK \l "_Toc243495692" </w:instrText>
          </w:r>
          <w:ins w:id="221" w:author="He Han" w:date="2026-10-27T17:27:00Z">
            <w:r w:rsidR="00024157">
              <w:rPr>
                <w:noProof/>
              </w:rPr>
            </w:r>
          </w:ins>
          <w:r>
            <w:rPr>
              <w:noProof/>
            </w:rPr>
            <w:fldChar w:fldCharType="separate"/>
          </w:r>
          <w:r w:rsidR="000550BB" w:rsidRPr="00BB7730">
            <w:rPr>
              <w:rStyle w:val="afa"/>
              <w:rFonts w:cs="Times New Roman"/>
              <w:noProof/>
            </w:rPr>
            <w:t>4.</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Assessment Strategy</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_Toc243495692 \h </w:instrText>
          </w:r>
          <w:r w:rsidR="000550BB" w:rsidRPr="00BB7730">
            <w:rPr>
              <w:rFonts w:cs="Times New Roman"/>
              <w:noProof/>
              <w:webHidden/>
            </w:rPr>
          </w:r>
          <w:r w:rsidR="000550BB" w:rsidRPr="00BB7730">
            <w:rPr>
              <w:rFonts w:cs="Times New Roman"/>
              <w:noProof/>
              <w:webHidden/>
            </w:rPr>
            <w:fldChar w:fldCharType="separate"/>
          </w:r>
          <w:r w:rsidR="00724B36">
            <w:rPr>
              <w:rFonts w:cs="Times New Roman"/>
              <w:noProof/>
              <w:webHidden/>
            </w:rPr>
            <w:t>5</w:t>
          </w:r>
          <w:r w:rsidR="000550BB" w:rsidRPr="00BB7730">
            <w:rPr>
              <w:rFonts w:cs="Times New Roman"/>
              <w:noProof/>
              <w:webHidden/>
            </w:rPr>
            <w:fldChar w:fldCharType="end"/>
          </w:r>
          <w:r>
            <w:rPr>
              <w:rFonts w:cs="Times New Roman"/>
              <w:noProof/>
            </w:rPr>
            <w:fldChar w:fldCharType="end"/>
          </w:r>
        </w:p>
        <w:p w14:paraId="4C46AD5D" w14:textId="04E34290" w:rsidR="000550BB" w:rsidRPr="004705A0" w:rsidRDefault="003E162E" w:rsidP="005C7BD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Pr>
              <w:noProof/>
            </w:rPr>
            <w:fldChar w:fldCharType="begin"/>
          </w:r>
          <w:r>
            <w:rPr>
              <w:noProof/>
            </w:rPr>
            <w:instrText xml:space="preserve"> HYPERLINK \l "_Toc243495693" </w:instrText>
          </w:r>
          <w:ins w:id="222" w:author="He Han" w:date="2026-10-27T17:27:00Z">
            <w:r w:rsidR="00024157">
              <w:rPr>
                <w:noProof/>
              </w:rPr>
            </w:r>
          </w:ins>
          <w:r>
            <w:rPr>
              <w:noProof/>
            </w:rPr>
            <w:fldChar w:fldCharType="separate"/>
          </w:r>
          <w:r w:rsidR="000550BB" w:rsidRPr="00BB7730">
            <w:rPr>
              <w:rStyle w:val="afa"/>
              <w:rFonts w:cs="Times New Roman"/>
              <w:noProof/>
            </w:rPr>
            <w:t>5.</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Process Description</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_Toc243495693 \h </w:instrText>
          </w:r>
          <w:r w:rsidR="000550BB" w:rsidRPr="00BB7730">
            <w:rPr>
              <w:rFonts w:cs="Times New Roman"/>
              <w:noProof/>
              <w:webHidden/>
            </w:rPr>
          </w:r>
          <w:r w:rsidR="000550BB" w:rsidRPr="00BB7730">
            <w:rPr>
              <w:rFonts w:cs="Times New Roman"/>
              <w:noProof/>
              <w:webHidden/>
            </w:rPr>
            <w:fldChar w:fldCharType="separate"/>
          </w:r>
          <w:r w:rsidR="00724B36">
            <w:rPr>
              <w:rFonts w:cs="Times New Roman"/>
              <w:noProof/>
              <w:webHidden/>
            </w:rPr>
            <w:t>5</w:t>
          </w:r>
          <w:r w:rsidR="000550BB" w:rsidRPr="00BB7730">
            <w:rPr>
              <w:rFonts w:cs="Times New Roman"/>
              <w:noProof/>
              <w:webHidden/>
            </w:rPr>
            <w:fldChar w:fldCharType="end"/>
          </w:r>
          <w:r>
            <w:rPr>
              <w:rFonts w:cs="Times New Roman"/>
              <w:noProof/>
            </w:rPr>
            <w:fldChar w:fldCharType="end"/>
          </w:r>
        </w:p>
        <w:p w14:paraId="4E75A685" w14:textId="6993D114" w:rsidR="000550BB" w:rsidRPr="004705A0" w:rsidRDefault="003E162E" w:rsidP="004705A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Pr>
              <w:noProof/>
            </w:rPr>
            <w:fldChar w:fldCharType="begin"/>
          </w:r>
          <w:r>
            <w:rPr>
              <w:noProof/>
            </w:rPr>
            <w:instrText xml:space="preserve"> HYPERLINK \l "_Toc243495694" </w:instrText>
          </w:r>
          <w:ins w:id="223" w:author="He Han" w:date="2026-10-27T17:27:00Z">
            <w:r w:rsidR="00024157">
              <w:rPr>
                <w:noProof/>
              </w:rPr>
            </w:r>
          </w:ins>
          <w:r>
            <w:rPr>
              <w:noProof/>
            </w:rPr>
            <w:fldChar w:fldCharType="separate"/>
          </w:r>
          <w:r w:rsidR="000550BB" w:rsidRPr="00BB7730">
            <w:rPr>
              <w:rStyle w:val="afa"/>
              <w:rFonts w:cs="Times New Roman"/>
              <w:noProof/>
            </w:rPr>
            <w:t>6.</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Equipment List</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_Toc243495694 \h </w:instrText>
          </w:r>
          <w:r w:rsidR="000550BB" w:rsidRPr="00BB7730">
            <w:rPr>
              <w:rFonts w:cs="Times New Roman"/>
              <w:noProof/>
              <w:webHidden/>
            </w:rPr>
          </w:r>
          <w:r w:rsidR="000550BB" w:rsidRPr="00BB7730">
            <w:rPr>
              <w:rFonts w:cs="Times New Roman"/>
              <w:noProof/>
              <w:webHidden/>
            </w:rPr>
            <w:fldChar w:fldCharType="separate"/>
          </w:r>
          <w:ins w:id="224" w:author="He Han" w:date="2026-10-27T17:55:00Z">
            <w:r w:rsidR="00724B36">
              <w:rPr>
                <w:rFonts w:cs="Times New Roman"/>
                <w:noProof/>
                <w:webHidden/>
              </w:rPr>
              <w:t>18</w:t>
            </w:r>
          </w:ins>
          <w:del w:id="225" w:author="He Han" w:date="2026-10-27T17:27:00Z">
            <w:r w:rsidR="0058534E" w:rsidRPr="00BB7730" w:rsidDel="00024157">
              <w:rPr>
                <w:rFonts w:cs="Times New Roman"/>
                <w:noProof/>
                <w:webHidden/>
              </w:rPr>
              <w:delText>20</w:delText>
            </w:r>
          </w:del>
          <w:r w:rsidR="000550BB" w:rsidRPr="00BB7730">
            <w:rPr>
              <w:rFonts w:cs="Times New Roman"/>
              <w:noProof/>
              <w:webHidden/>
            </w:rPr>
            <w:fldChar w:fldCharType="end"/>
          </w:r>
          <w:r>
            <w:rPr>
              <w:rFonts w:cs="Times New Roman"/>
              <w:noProof/>
            </w:rPr>
            <w:fldChar w:fldCharType="end"/>
          </w:r>
        </w:p>
        <w:p w14:paraId="12822CB6" w14:textId="425E8936" w:rsidR="000550BB" w:rsidRPr="004705A0" w:rsidRDefault="003E162E" w:rsidP="004705A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Pr>
              <w:noProof/>
            </w:rPr>
            <w:fldChar w:fldCharType="begin"/>
          </w:r>
          <w:r>
            <w:rPr>
              <w:noProof/>
            </w:rPr>
            <w:instrText xml:space="preserve"> HYPERLINK \l "_Toc243495695" </w:instrText>
          </w:r>
          <w:ins w:id="226" w:author="He Han" w:date="2026-10-27T17:27:00Z">
            <w:r w:rsidR="00024157">
              <w:rPr>
                <w:noProof/>
              </w:rPr>
            </w:r>
          </w:ins>
          <w:r>
            <w:rPr>
              <w:noProof/>
            </w:rPr>
            <w:fldChar w:fldCharType="separate"/>
          </w:r>
          <w:r w:rsidR="000550BB" w:rsidRPr="00BB7730">
            <w:rPr>
              <w:rStyle w:val="afa"/>
              <w:rFonts w:cs="Times New Roman"/>
              <w:noProof/>
            </w:rPr>
            <w:t>7.</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Suitability Assessment on Function &amp; Capacity</w:t>
          </w:r>
          <w:r w:rsidR="00D33506"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_Toc243495695 \h </w:instrText>
          </w:r>
          <w:r w:rsidR="000550BB" w:rsidRPr="00BB7730">
            <w:rPr>
              <w:rFonts w:cs="Times New Roman"/>
              <w:noProof/>
              <w:webHidden/>
            </w:rPr>
          </w:r>
          <w:r w:rsidR="000550BB" w:rsidRPr="00BB7730">
            <w:rPr>
              <w:rFonts w:cs="Times New Roman"/>
              <w:noProof/>
              <w:webHidden/>
            </w:rPr>
            <w:fldChar w:fldCharType="separate"/>
          </w:r>
          <w:ins w:id="227" w:author="He Han" w:date="2026-10-27T17:55:00Z">
            <w:r w:rsidR="00724B36">
              <w:rPr>
                <w:rFonts w:cs="Times New Roman"/>
                <w:noProof/>
                <w:webHidden/>
              </w:rPr>
              <w:t>20</w:t>
            </w:r>
          </w:ins>
          <w:del w:id="228" w:author="He Han" w:date="2026-10-27T17:27:00Z">
            <w:r w:rsidR="0058534E" w:rsidRPr="00BB7730" w:rsidDel="00024157">
              <w:rPr>
                <w:rFonts w:cs="Times New Roman"/>
                <w:noProof/>
                <w:webHidden/>
              </w:rPr>
              <w:delText>22</w:delText>
            </w:r>
          </w:del>
          <w:r w:rsidR="000550BB" w:rsidRPr="00BB7730">
            <w:rPr>
              <w:rFonts w:cs="Times New Roman"/>
              <w:noProof/>
              <w:webHidden/>
            </w:rPr>
            <w:fldChar w:fldCharType="end"/>
          </w:r>
          <w:r>
            <w:rPr>
              <w:rFonts w:cs="Times New Roman"/>
              <w:noProof/>
            </w:rPr>
            <w:fldChar w:fldCharType="end"/>
          </w:r>
        </w:p>
        <w:p w14:paraId="26FA0747" w14:textId="291E37DD" w:rsidR="000550BB" w:rsidRPr="004705A0" w:rsidRDefault="003E162E" w:rsidP="004705A0">
          <w:pPr>
            <w:pStyle w:val="23"/>
            <w:tabs>
              <w:tab w:val="right" w:leader="dot" w:pos="10458"/>
            </w:tabs>
            <w:spacing w:line="360" w:lineRule="auto"/>
            <w:ind w:firstLine="285"/>
            <w:jc w:val="both"/>
            <w:rPr>
              <w:rStyle w:val="afa"/>
              <w:rFonts w:ascii="Times New Roman" w:hAnsi="Times New Roman" w:cs="Times New Roman"/>
              <w:noProof/>
            </w:rPr>
          </w:pPr>
          <w:r>
            <w:rPr>
              <w:noProof/>
            </w:rPr>
            <w:fldChar w:fldCharType="begin"/>
          </w:r>
          <w:r>
            <w:rPr>
              <w:noProof/>
            </w:rPr>
            <w:instrText xml:space="preserve"> HYPERLINK \l "_Toc243495696" </w:instrText>
          </w:r>
          <w:ins w:id="229" w:author="He Han" w:date="2026-10-27T17:27:00Z">
            <w:r w:rsidR="00024157">
              <w:rPr>
                <w:noProof/>
              </w:rPr>
            </w:r>
          </w:ins>
          <w:r>
            <w:rPr>
              <w:noProof/>
            </w:rPr>
            <w:fldChar w:fldCharType="separate"/>
          </w:r>
          <w:r w:rsidR="000550BB" w:rsidRPr="00BB7730">
            <w:rPr>
              <w:rStyle w:val="afa"/>
              <w:rFonts w:ascii="Times New Roman" w:hAnsi="Times New Roman" w:cs="Times New Roman"/>
              <w:noProof/>
            </w:rPr>
            <w:t>7.1</w:t>
          </w:r>
          <w:r w:rsidR="000550BB" w:rsidRPr="004705A0">
            <w:rPr>
              <w:rFonts w:ascii="Times New Roman" w:eastAsiaTheme="minorEastAsia" w:hAnsi="Times New Roman" w:cs="Times New Roman"/>
              <w:b w:val="0"/>
              <w:bCs w:val="0"/>
              <w:noProof/>
              <w:color w:val="auto"/>
              <w:kern w:val="2"/>
              <w:sz w:val="21"/>
              <w:szCs w:val="22"/>
              <w:lang w:eastAsia="zh-CN"/>
            </w:rPr>
            <w:tab/>
          </w:r>
          <w:r w:rsidR="000550BB" w:rsidRPr="00BB7730">
            <w:rPr>
              <w:rStyle w:val="afa"/>
              <w:rFonts w:ascii="Times New Roman" w:hAnsi="Times New Roman" w:cs="Times New Roman"/>
              <w:noProof/>
            </w:rPr>
            <w:t>Assessment on function &amp; capacity for Glove box</w:t>
          </w:r>
          <w:r w:rsidR="005C7BD0" w:rsidRPr="00BB7730">
            <w:rPr>
              <w:rFonts w:ascii="Times New Roman" w:hAnsi="Times New Roman" w:cs="Times New Roman"/>
              <w:noProof/>
              <w:webHidden/>
            </w:rPr>
            <w:tab/>
          </w:r>
          <w:r w:rsidR="005C7BD0" w:rsidRPr="00BB7730">
            <w:rPr>
              <w:rFonts w:ascii="Times New Roman" w:hAnsi="Times New Roman" w:cs="Times New Roman"/>
              <w:noProof/>
              <w:webHidden/>
            </w:rPr>
            <w:tab/>
          </w:r>
          <w:r w:rsidR="000550BB" w:rsidRPr="004705A0">
            <w:rPr>
              <w:rFonts w:ascii="Times New Roman" w:hAnsi="Times New Roman" w:cs="Times New Roman"/>
              <w:noProof/>
              <w:webHidden/>
            </w:rPr>
            <w:fldChar w:fldCharType="begin"/>
          </w:r>
          <w:r w:rsidR="000550BB" w:rsidRPr="004705A0">
            <w:rPr>
              <w:rFonts w:ascii="Times New Roman" w:hAnsi="Times New Roman" w:cs="Times New Roman"/>
              <w:noProof/>
              <w:webHidden/>
            </w:rPr>
            <w:instrText xml:space="preserve"> PAGEREF _Toc243495696 \h </w:instrText>
          </w:r>
          <w:r w:rsidR="000550BB" w:rsidRPr="004705A0">
            <w:rPr>
              <w:rFonts w:ascii="Times New Roman" w:hAnsi="Times New Roman" w:cs="Times New Roman"/>
              <w:noProof/>
              <w:webHidden/>
            </w:rPr>
          </w:r>
          <w:r w:rsidR="000550BB" w:rsidRPr="004705A0">
            <w:rPr>
              <w:rFonts w:ascii="Times New Roman" w:hAnsi="Times New Roman" w:cs="Times New Roman"/>
              <w:noProof/>
              <w:webHidden/>
            </w:rPr>
            <w:fldChar w:fldCharType="separate"/>
          </w:r>
          <w:ins w:id="230" w:author="He Han" w:date="2026-10-27T17:55:00Z">
            <w:r w:rsidR="00724B36">
              <w:rPr>
                <w:rFonts w:ascii="Times New Roman" w:hAnsi="Times New Roman" w:cs="Times New Roman"/>
                <w:noProof/>
                <w:webHidden/>
              </w:rPr>
              <w:t>20</w:t>
            </w:r>
          </w:ins>
          <w:del w:id="231" w:author="He Han" w:date="2026-10-27T17:27:00Z">
            <w:r w:rsidR="0058534E" w:rsidRPr="00BB7730" w:rsidDel="00024157">
              <w:rPr>
                <w:rFonts w:ascii="Times New Roman" w:hAnsi="Times New Roman" w:cs="Times New Roman"/>
                <w:noProof/>
                <w:webHidden/>
              </w:rPr>
              <w:delText>22</w:delText>
            </w:r>
          </w:del>
          <w:r w:rsidR="000550BB" w:rsidRPr="004705A0">
            <w:rPr>
              <w:rFonts w:ascii="Times New Roman" w:hAnsi="Times New Roman" w:cs="Times New Roman"/>
              <w:noProof/>
              <w:webHidden/>
            </w:rPr>
            <w:fldChar w:fldCharType="end"/>
          </w:r>
          <w:r>
            <w:rPr>
              <w:rFonts w:ascii="Times New Roman" w:hAnsi="Times New Roman" w:cs="Times New Roman"/>
              <w:noProof/>
            </w:rPr>
            <w:fldChar w:fldCharType="end"/>
          </w:r>
        </w:p>
        <w:p w14:paraId="7C599B91" w14:textId="69EC7235" w:rsidR="00690226" w:rsidRPr="004705A0" w:rsidRDefault="003E162E" w:rsidP="004705A0">
          <w:pPr>
            <w:pStyle w:val="23"/>
            <w:tabs>
              <w:tab w:val="right" w:leader="dot" w:pos="10458"/>
            </w:tabs>
            <w:spacing w:line="360" w:lineRule="auto"/>
            <w:ind w:firstLine="285"/>
            <w:jc w:val="both"/>
            <w:rPr>
              <w:rFonts w:ascii="Times New Roman" w:hAnsi="Times New Roman" w:cs="Times New Roman"/>
              <w:noProof/>
              <w:color w:val="0000FF"/>
              <w:u w:val="single"/>
            </w:rPr>
          </w:pPr>
          <w:r>
            <w:rPr>
              <w:noProof/>
            </w:rPr>
            <w:fldChar w:fldCharType="begin"/>
          </w:r>
          <w:r>
            <w:rPr>
              <w:noProof/>
            </w:rPr>
            <w:instrText xml:space="preserve"> HYPERLINK \l "_Toc243495696" </w:instrText>
          </w:r>
          <w:ins w:id="232" w:author="He Han" w:date="2026-10-27T17:27:00Z">
            <w:r w:rsidR="00024157">
              <w:rPr>
                <w:noProof/>
              </w:rPr>
            </w:r>
          </w:ins>
          <w:r>
            <w:rPr>
              <w:noProof/>
            </w:rPr>
            <w:fldChar w:fldCharType="separate"/>
          </w:r>
          <w:r w:rsidR="00690226" w:rsidRPr="00BB7730">
            <w:rPr>
              <w:rStyle w:val="afa"/>
              <w:rFonts w:ascii="Times New Roman" w:hAnsi="Times New Roman" w:cs="Times New Roman"/>
              <w:noProof/>
            </w:rPr>
            <w:t>7.1</w:t>
          </w:r>
          <w:r w:rsidR="00690226" w:rsidRPr="004705A0">
            <w:rPr>
              <w:rFonts w:ascii="Times New Roman" w:eastAsiaTheme="minorEastAsia" w:hAnsi="Times New Roman" w:cs="Times New Roman"/>
              <w:b w:val="0"/>
              <w:bCs w:val="0"/>
              <w:noProof/>
              <w:color w:val="auto"/>
              <w:kern w:val="2"/>
              <w:sz w:val="21"/>
              <w:szCs w:val="22"/>
              <w:lang w:eastAsia="zh-CN"/>
            </w:rPr>
            <w:tab/>
          </w:r>
          <w:r w:rsidR="00690226" w:rsidRPr="00BB7730">
            <w:rPr>
              <w:rStyle w:val="afa"/>
              <w:rFonts w:ascii="Times New Roman" w:hAnsi="Times New Roman" w:cs="Times New Roman"/>
              <w:noProof/>
            </w:rPr>
            <w:t>Assessment on function &amp; capacity for Agitator tank TJ4S-1213-SPS01-AT01</w:t>
          </w:r>
          <w:r w:rsidR="00DA6278" w:rsidRPr="00BB7730">
            <w:rPr>
              <w:rStyle w:val="afa"/>
              <w:rFonts w:ascii="Times New Roman" w:hAnsi="Times New Roman" w:cs="Times New Roman"/>
              <w:noProof/>
            </w:rPr>
            <w:tab/>
          </w:r>
          <w:r w:rsidR="00690226" w:rsidRPr="004705A0">
            <w:rPr>
              <w:rFonts w:ascii="Times New Roman" w:hAnsi="Times New Roman" w:cs="Times New Roman"/>
              <w:noProof/>
              <w:webHidden/>
            </w:rPr>
            <w:tab/>
          </w:r>
          <w:r w:rsidR="00690226" w:rsidRPr="004705A0">
            <w:rPr>
              <w:rFonts w:ascii="Times New Roman" w:hAnsi="Times New Roman" w:cs="Times New Roman"/>
              <w:noProof/>
              <w:webHidden/>
            </w:rPr>
            <w:fldChar w:fldCharType="begin"/>
          </w:r>
          <w:r w:rsidR="00690226" w:rsidRPr="004705A0">
            <w:rPr>
              <w:rFonts w:ascii="Times New Roman" w:hAnsi="Times New Roman" w:cs="Times New Roman"/>
              <w:noProof/>
              <w:webHidden/>
            </w:rPr>
            <w:instrText xml:space="preserve"> PAGEREF _Toc243495696 \h </w:instrText>
          </w:r>
          <w:r w:rsidR="00690226" w:rsidRPr="004705A0">
            <w:rPr>
              <w:rFonts w:ascii="Times New Roman" w:hAnsi="Times New Roman" w:cs="Times New Roman"/>
              <w:noProof/>
              <w:webHidden/>
            </w:rPr>
          </w:r>
          <w:r w:rsidR="00690226" w:rsidRPr="004705A0">
            <w:rPr>
              <w:rFonts w:ascii="Times New Roman" w:hAnsi="Times New Roman" w:cs="Times New Roman"/>
              <w:noProof/>
              <w:webHidden/>
            </w:rPr>
            <w:fldChar w:fldCharType="separate"/>
          </w:r>
          <w:ins w:id="233" w:author="He Han" w:date="2026-10-27T17:55:00Z">
            <w:r w:rsidR="00724B36">
              <w:rPr>
                <w:rFonts w:ascii="Times New Roman" w:hAnsi="Times New Roman" w:cs="Times New Roman"/>
                <w:noProof/>
                <w:webHidden/>
              </w:rPr>
              <w:t>20</w:t>
            </w:r>
          </w:ins>
          <w:del w:id="234" w:author="He Han" w:date="2026-10-27T17:27:00Z">
            <w:r w:rsidR="0058534E" w:rsidRPr="00BB7730" w:rsidDel="00024157">
              <w:rPr>
                <w:rFonts w:ascii="Times New Roman" w:hAnsi="Times New Roman" w:cs="Times New Roman"/>
                <w:noProof/>
                <w:webHidden/>
              </w:rPr>
              <w:delText>22</w:delText>
            </w:r>
          </w:del>
          <w:r w:rsidR="00690226" w:rsidRPr="004705A0">
            <w:rPr>
              <w:rFonts w:ascii="Times New Roman" w:hAnsi="Times New Roman" w:cs="Times New Roman"/>
              <w:noProof/>
              <w:webHidden/>
            </w:rPr>
            <w:fldChar w:fldCharType="end"/>
          </w:r>
          <w:r>
            <w:rPr>
              <w:rFonts w:ascii="Times New Roman" w:hAnsi="Times New Roman" w:cs="Times New Roman"/>
              <w:noProof/>
            </w:rPr>
            <w:fldChar w:fldCharType="end"/>
          </w:r>
        </w:p>
        <w:p w14:paraId="778FB76B" w14:textId="5144C33E" w:rsidR="000550BB" w:rsidRPr="004705A0" w:rsidRDefault="003E162E" w:rsidP="004705A0">
          <w:pPr>
            <w:pStyle w:val="23"/>
            <w:tabs>
              <w:tab w:val="right" w:leader="dot" w:pos="10458"/>
            </w:tabs>
            <w:spacing w:line="360" w:lineRule="auto"/>
            <w:ind w:firstLine="285"/>
            <w:jc w:val="both"/>
            <w:rPr>
              <w:rFonts w:ascii="Times New Roman" w:eastAsiaTheme="minorEastAsia" w:hAnsi="Times New Roman" w:cs="Times New Roman"/>
              <w:b w:val="0"/>
              <w:bCs w:val="0"/>
              <w:noProof/>
              <w:color w:val="auto"/>
              <w:kern w:val="2"/>
              <w:sz w:val="21"/>
              <w:szCs w:val="22"/>
              <w:lang w:eastAsia="zh-CN"/>
            </w:rPr>
          </w:pPr>
          <w:r>
            <w:rPr>
              <w:noProof/>
            </w:rPr>
            <w:fldChar w:fldCharType="begin"/>
          </w:r>
          <w:r>
            <w:rPr>
              <w:noProof/>
            </w:rPr>
            <w:instrText xml:space="preserve"> HYPERLINK \l "_Toc243495699" </w:instrText>
          </w:r>
          <w:ins w:id="235" w:author="He Han" w:date="2026-10-27T17:27:00Z">
            <w:r w:rsidR="00024157">
              <w:rPr>
                <w:noProof/>
              </w:rPr>
            </w:r>
          </w:ins>
          <w:r>
            <w:rPr>
              <w:noProof/>
            </w:rPr>
            <w:fldChar w:fldCharType="separate"/>
          </w:r>
          <w:r w:rsidR="000550BB" w:rsidRPr="00BB7730">
            <w:rPr>
              <w:rStyle w:val="afa"/>
              <w:rFonts w:ascii="Times New Roman" w:hAnsi="Times New Roman" w:cs="Times New Roman"/>
              <w:noProof/>
            </w:rPr>
            <w:t>7.3</w:t>
          </w:r>
          <w:r w:rsidR="000550BB" w:rsidRPr="004705A0">
            <w:rPr>
              <w:rFonts w:ascii="Times New Roman" w:eastAsiaTheme="minorEastAsia" w:hAnsi="Times New Roman" w:cs="Times New Roman"/>
              <w:b w:val="0"/>
              <w:bCs w:val="0"/>
              <w:noProof/>
              <w:color w:val="auto"/>
              <w:kern w:val="2"/>
              <w:sz w:val="21"/>
              <w:szCs w:val="22"/>
              <w:lang w:eastAsia="zh-CN"/>
            </w:rPr>
            <w:tab/>
          </w:r>
          <w:r w:rsidR="000550BB" w:rsidRPr="00BB7730">
            <w:rPr>
              <w:rStyle w:val="afa"/>
              <w:rFonts w:ascii="Times New Roman" w:hAnsi="Times New Roman" w:cs="Times New Roman"/>
              <w:noProof/>
            </w:rPr>
            <w:t>Assessment on function &amp; capacity for Agitator tank TJ4S-1213-SPS01-AT02</w:t>
          </w:r>
          <w:r w:rsidR="000550BB" w:rsidRPr="004705A0">
            <w:rPr>
              <w:rFonts w:ascii="Times New Roman" w:hAnsi="Times New Roman" w:cs="Times New Roman"/>
              <w:noProof/>
              <w:webHidden/>
            </w:rPr>
            <w:tab/>
          </w:r>
          <w:r w:rsidR="00DA6278" w:rsidRPr="00BB7730">
            <w:rPr>
              <w:rFonts w:ascii="Times New Roman" w:hAnsi="Times New Roman" w:cs="Times New Roman"/>
              <w:noProof/>
              <w:webHidden/>
            </w:rPr>
            <w:tab/>
          </w:r>
          <w:r w:rsidR="000550BB" w:rsidRPr="004705A0">
            <w:rPr>
              <w:rFonts w:ascii="Times New Roman" w:hAnsi="Times New Roman" w:cs="Times New Roman"/>
              <w:noProof/>
              <w:webHidden/>
            </w:rPr>
            <w:fldChar w:fldCharType="begin"/>
          </w:r>
          <w:r w:rsidR="000550BB" w:rsidRPr="004705A0">
            <w:rPr>
              <w:rFonts w:ascii="Times New Roman" w:hAnsi="Times New Roman" w:cs="Times New Roman"/>
              <w:noProof/>
              <w:webHidden/>
            </w:rPr>
            <w:instrText xml:space="preserve"> PAGEREF _Toc243495699 \h </w:instrText>
          </w:r>
          <w:r w:rsidR="000550BB" w:rsidRPr="004705A0">
            <w:rPr>
              <w:rFonts w:ascii="Times New Roman" w:hAnsi="Times New Roman" w:cs="Times New Roman"/>
              <w:noProof/>
              <w:webHidden/>
            </w:rPr>
          </w:r>
          <w:r w:rsidR="000550BB" w:rsidRPr="004705A0">
            <w:rPr>
              <w:rFonts w:ascii="Times New Roman" w:hAnsi="Times New Roman" w:cs="Times New Roman"/>
              <w:noProof/>
              <w:webHidden/>
            </w:rPr>
            <w:fldChar w:fldCharType="separate"/>
          </w:r>
          <w:ins w:id="236" w:author="He Han" w:date="2026-10-27T17:55:00Z">
            <w:r w:rsidR="00724B36">
              <w:rPr>
                <w:rFonts w:ascii="Times New Roman" w:hAnsi="Times New Roman" w:cs="Times New Roman"/>
                <w:noProof/>
                <w:webHidden/>
              </w:rPr>
              <w:t>22</w:t>
            </w:r>
          </w:ins>
          <w:del w:id="237" w:author="He Han" w:date="2026-10-27T17:27:00Z">
            <w:r w:rsidR="0058534E" w:rsidRPr="00BB7730" w:rsidDel="00024157">
              <w:rPr>
                <w:rFonts w:ascii="Times New Roman" w:hAnsi="Times New Roman" w:cs="Times New Roman"/>
                <w:noProof/>
                <w:webHidden/>
              </w:rPr>
              <w:delText>24</w:delText>
            </w:r>
          </w:del>
          <w:r w:rsidR="000550BB" w:rsidRPr="004705A0">
            <w:rPr>
              <w:rFonts w:ascii="Times New Roman" w:hAnsi="Times New Roman" w:cs="Times New Roman"/>
              <w:noProof/>
              <w:webHidden/>
            </w:rPr>
            <w:fldChar w:fldCharType="end"/>
          </w:r>
          <w:r>
            <w:rPr>
              <w:rFonts w:ascii="Times New Roman" w:hAnsi="Times New Roman" w:cs="Times New Roman"/>
              <w:noProof/>
            </w:rPr>
            <w:fldChar w:fldCharType="end"/>
          </w:r>
        </w:p>
        <w:p w14:paraId="5F7C82DF" w14:textId="4CB6C1D8" w:rsidR="000550BB" w:rsidRPr="004705A0" w:rsidRDefault="003E162E" w:rsidP="004705A0">
          <w:pPr>
            <w:pStyle w:val="23"/>
            <w:tabs>
              <w:tab w:val="right" w:leader="dot" w:pos="10458"/>
            </w:tabs>
            <w:spacing w:line="360" w:lineRule="auto"/>
            <w:ind w:firstLine="285"/>
            <w:jc w:val="both"/>
            <w:rPr>
              <w:rFonts w:ascii="Times New Roman" w:eastAsiaTheme="minorEastAsia" w:hAnsi="Times New Roman" w:cs="Times New Roman"/>
              <w:b w:val="0"/>
              <w:bCs w:val="0"/>
              <w:noProof/>
              <w:color w:val="auto"/>
              <w:kern w:val="2"/>
              <w:sz w:val="21"/>
              <w:szCs w:val="22"/>
              <w:lang w:eastAsia="zh-CN"/>
            </w:rPr>
          </w:pPr>
          <w:r>
            <w:rPr>
              <w:noProof/>
            </w:rPr>
            <w:fldChar w:fldCharType="begin"/>
          </w:r>
          <w:r>
            <w:rPr>
              <w:noProof/>
            </w:rPr>
            <w:instrText xml:space="preserve"> HYPERLINK \l "_Toc243495700" </w:instrText>
          </w:r>
          <w:ins w:id="238" w:author="He Han" w:date="2026-10-27T17:27:00Z">
            <w:r w:rsidR="00024157">
              <w:rPr>
                <w:noProof/>
              </w:rPr>
            </w:r>
          </w:ins>
          <w:r>
            <w:rPr>
              <w:noProof/>
            </w:rPr>
            <w:fldChar w:fldCharType="separate"/>
          </w:r>
          <w:r w:rsidR="000550BB" w:rsidRPr="00BB7730">
            <w:rPr>
              <w:rStyle w:val="afa"/>
              <w:rFonts w:ascii="Times New Roman" w:eastAsia="仿宋_GB2312" w:hAnsi="Times New Roman" w:cs="Times New Roman"/>
              <w:noProof/>
              <w:lang w:eastAsia="zh-CN"/>
            </w:rPr>
            <w:t>7.4</w:t>
          </w:r>
          <w:r w:rsidR="000550BB" w:rsidRPr="004705A0">
            <w:rPr>
              <w:rFonts w:ascii="Times New Roman" w:eastAsiaTheme="minorEastAsia" w:hAnsi="Times New Roman" w:cs="Times New Roman"/>
              <w:b w:val="0"/>
              <w:bCs w:val="0"/>
              <w:noProof/>
              <w:color w:val="auto"/>
              <w:kern w:val="2"/>
              <w:sz w:val="21"/>
              <w:szCs w:val="22"/>
              <w:lang w:eastAsia="zh-CN"/>
            </w:rPr>
            <w:tab/>
          </w:r>
          <w:r w:rsidR="000550BB" w:rsidRPr="00BB7730">
            <w:rPr>
              <w:rStyle w:val="afa"/>
              <w:rFonts w:ascii="Times New Roman" w:eastAsia="仿宋_GB2312" w:hAnsi="Times New Roman" w:cs="Times New Roman"/>
              <w:noProof/>
            </w:rPr>
            <w:t>Assessment on function &amp; capacity for 3000L Synthesizer Reactor TJ4S-1213-Sy15</w:t>
          </w:r>
          <w:r w:rsidR="000550BB" w:rsidRPr="004705A0">
            <w:rPr>
              <w:rFonts w:ascii="Times New Roman" w:hAnsi="Times New Roman" w:cs="Times New Roman"/>
              <w:noProof/>
              <w:webHidden/>
            </w:rPr>
            <w:tab/>
          </w:r>
          <w:r w:rsidR="00DA6278" w:rsidRPr="00BB7730">
            <w:rPr>
              <w:rFonts w:ascii="Times New Roman" w:hAnsi="Times New Roman" w:cs="Times New Roman"/>
              <w:noProof/>
              <w:webHidden/>
            </w:rPr>
            <w:tab/>
          </w:r>
          <w:r w:rsidR="000550BB" w:rsidRPr="004705A0">
            <w:rPr>
              <w:rFonts w:ascii="Times New Roman" w:hAnsi="Times New Roman" w:cs="Times New Roman"/>
              <w:noProof/>
              <w:webHidden/>
            </w:rPr>
            <w:fldChar w:fldCharType="begin"/>
          </w:r>
          <w:r w:rsidR="000550BB" w:rsidRPr="004705A0">
            <w:rPr>
              <w:rFonts w:ascii="Times New Roman" w:hAnsi="Times New Roman" w:cs="Times New Roman"/>
              <w:noProof/>
              <w:webHidden/>
            </w:rPr>
            <w:instrText xml:space="preserve"> PAGEREF _Toc243495700 \h </w:instrText>
          </w:r>
          <w:r w:rsidR="000550BB" w:rsidRPr="004705A0">
            <w:rPr>
              <w:rFonts w:ascii="Times New Roman" w:hAnsi="Times New Roman" w:cs="Times New Roman"/>
              <w:noProof/>
              <w:webHidden/>
            </w:rPr>
          </w:r>
          <w:r w:rsidR="000550BB" w:rsidRPr="004705A0">
            <w:rPr>
              <w:rFonts w:ascii="Times New Roman" w:hAnsi="Times New Roman" w:cs="Times New Roman"/>
              <w:noProof/>
              <w:webHidden/>
            </w:rPr>
            <w:fldChar w:fldCharType="separate"/>
          </w:r>
          <w:ins w:id="239" w:author="He Han" w:date="2026-10-27T17:55:00Z">
            <w:r w:rsidR="00724B36">
              <w:rPr>
                <w:rFonts w:ascii="Times New Roman" w:hAnsi="Times New Roman" w:cs="Times New Roman"/>
                <w:noProof/>
                <w:webHidden/>
              </w:rPr>
              <w:t>24</w:t>
            </w:r>
          </w:ins>
          <w:del w:id="240" w:author="He Han" w:date="2026-10-27T17:27:00Z">
            <w:r w:rsidR="0058534E" w:rsidRPr="00BB7730" w:rsidDel="00024157">
              <w:rPr>
                <w:rFonts w:ascii="Times New Roman" w:hAnsi="Times New Roman" w:cs="Times New Roman"/>
                <w:noProof/>
                <w:webHidden/>
              </w:rPr>
              <w:delText>26</w:delText>
            </w:r>
          </w:del>
          <w:r w:rsidR="000550BB" w:rsidRPr="004705A0">
            <w:rPr>
              <w:rFonts w:ascii="Times New Roman" w:hAnsi="Times New Roman" w:cs="Times New Roman"/>
              <w:noProof/>
              <w:webHidden/>
            </w:rPr>
            <w:fldChar w:fldCharType="end"/>
          </w:r>
          <w:r>
            <w:rPr>
              <w:rFonts w:ascii="Times New Roman" w:hAnsi="Times New Roman" w:cs="Times New Roman"/>
              <w:noProof/>
            </w:rPr>
            <w:fldChar w:fldCharType="end"/>
          </w:r>
        </w:p>
        <w:p w14:paraId="46B5A0B8" w14:textId="56F33354" w:rsidR="000550BB" w:rsidRPr="004705A0" w:rsidRDefault="003E162E" w:rsidP="004705A0">
          <w:pPr>
            <w:pStyle w:val="23"/>
            <w:tabs>
              <w:tab w:val="right" w:leader="dot" w:pos="10458"/>
            </w:tabs>
            <w:spacing w:line="360" w:lineRule="auto"/>
            <w:ind w:firstLine="285"/>
            <w:jc w:val="both"/>
            <w:rPr>
              <w:rFonts w:ascii="Times New Roman" w:eastAsiaTheme="minorEastAsia" w:hAnsi="Times New Roman" w:cs="Times New Roman"/>
              <w:b w:val="0"/>
              <w:bCs w:val="0"/>
              <w:noProof/>
              <w:color w:val="auto"/>
              <w:kern w:val="2"/>
              <w:sz w:val="21"/>
              <w:szCs w:val="22"/>
              <w:lang w:eastAsia="zh-CN"/>
            </w:rPr>
          </w:pPr>
          <w:r>
            <w:rPr>
              <w:noProof/>
            </w:rPr>
            <w:fldChar w:fldCharType="begin"/>
          </w:r>
          <w:r>
            <w:rPr>
              <w:noProof/>
            </w:rPr>
            <w:instrText xml:space="preserve"> HYPERLINK \l "_Toc243495702" </w:instrText>
          </w:r>
          <w:ins w:id="241" w:author="He Han" w:date="2026-10-27T17:27:00Z">
            <w:r w:rsidR="00024157">
              <w:rPr>
                <w:noProof/>
              </w:rPr>
            </w:r>
          </w:ins>
          <w:r>
            <w:rPr>
              <w:noProof/>
            </w:rPr>
            <w:fldChar w:fldCharType="separate"/>
          </w:r>
          <w:r w:rsidR="000550BB" w:rsidRPr="00BB7730">
            <w:rPr>
              <w:rStyle w:val="afa"/>
              <w:rFonts w:ascii="Times New Roman" w:eastAsia="仿宋_GB2312" w:hAnsi="Times New Roman" w:cs="Times New Roman"/>
              <w:noProof/>
            </w:rPr>
            <w:t>7.5</w:t>
          </w:r>
          <w:r w:rsidR="000550BB" w:rsidRPr="004705A0">
            <w:rPr>
              <w:rFonts w:ascii="Times New Roman" w:eastAsiaTheme="minorEastAsia" w:hAnsi="Times New Roman" w:cs="Times New Roman"/>
              <w:b w:val="0"/>
              <w:bCs w:val="0"/>
              <w:noProof/>
              <w:color w:val="auto"/>
              <w:kern w:val="2"/>
              <w:sz w:val="21"/>
              <w:szCs w:val="22"/>
              <w:lang w:eastAsia="zh-CN"/>
            </w:rPr>
            <w:tab/>
          </w:r>
          <w:r w:rsidR="000550BB" w:rsidRPr="00BB7730">
            <w:rPr>
              <w:rStyle w:val="afa"/>
              <w:rFonts w:ascii="Times New Roman" w:eastAsia="仿宋_GB2312" w:hAnsi="Times New Roman" w:cs="Times New Roman"/>
              <w:noProof/>
            </w:rPr>
            <w:t>Assessment on function &amp; capacity for 1500 L Activation Tank TJ4S-1213-Sy15-R01</w:t>
          </w:r>
          <w:r w:rsidR="000550BB" w:rsidRPr="004705A0">
            <w:rPr>
              <w:rFonts w:ascii="Times New Roman" w:hAnsi="Times New Roman" w:cs="Times New Roman"/>
              <w:noProof/>
              <w:webHidden/>
            </w:rPr>
            <w:tab/>
          </w:r>
          <w:r w:rsidR="00DA6278" w:rsidRPr="00BB7730">
            <w:rPr>
              <w:rFonts w:ascii="Times New Roman" w:hAnsi="Times New Roman" w:cs="Times New Roman"/>
              <w:noProof/>
              <w:webHidden/>
            </w:rPr>
            <w:tab/>
          </w:r>
          <w:r w:rsidR="000550BB" w:rsidRPr="004705A0">
            <w:rPr>
              <w:rFonts w:ascii="Times New Roman" w:hAnsi="Times New Roman" w:cs="Times New Roman"/>
              <w:noProof/>
              <w:webHidden/>
            </w:rPr>
            <w:fldChar w:fldCharType="begin"/>
          </w:r>
          <w:r w:rsidR="000550BB" w:rsidRPr="004705A0">
            <w:rPr>
              <w:rFonts w:ascii="Times New Roman" w:hAnsi="Times New Roman" w:cs="Times New Roman"/>
              <w:noProof/>
              <w:webHidden/>
            </w:rPr>
            <w:instrText xml:space="preserve"> PAGEREF _Toc243495702 \h </w:instrText>
          </w:r>
          <w:r w:rsidR="000550BB" w:rsidRPr="004705A0">
            <w:rPr>
              <w:rFonts w:ascii="Times New Roman" w:hAnsi="Times New Roman" w:cs="Times New Roman"/>
              <w:noProof/>
              <w:webHidden/>
            </w:rPr>
          </w:r>
          <w:r w:rsidR="000550BB" w:rsidRPr="004705A0">
            <w:rPr>
              <w:rFonts w:ascii="Times New Roman" w:hAnsi="Times New Roman" w:cs="Times New Roman"/>
              <w:noProof/>
              <w:webHidden/>
            </w:rPr>
            <w:fldChar w:fldCharType="separate"/>
          </w:r>
          <w:ins w:id="242" w:author="He Han" w:date="2026-10-27T17:55:00Z">
            <w:r w:rsidR="00724B36">
              <w:rPr>
                <w:rFonts w:ascii="Times New Roman" w:hAnsi="Times New Roman" w:cs="Times New Roman"/>
                <w:noProof/>
                <w:webHidden/>
              </w:rPr>
              <w:t>26</w:t>
            </w:r>
          </w:ins>
          <w:del w:id="243" w:author="He Han" w:date="2026-10-27T17:27:00Z">
            <w:r w:rsidR="0058534E" w:rsidRPr="00BB7730" w:rsidDel="00024157">
              <w:rPr>
                <w:rFonts w:ascii="Times New Roman" w:hAnsi="Times New Roman" w:cs="Times New Roman"/>
                <w:noProof/>
                <w:webHidden/>
              </w:rPr>
              <w:delText>28</w:delText>
            </w:r>
          </w:del>
          <w:r w:rsidR="000550BB" w:rsidRPr="004705A0">
            <w:rPr>
              <w:rFonts w:ascii="Times New Roman" w:hAnsi="Times New Roman" w:cs="Times New Roman"/>
              <w:noProof/>
              <w:webHidden/>
            </w:rPr>
            <w:fldChar w:fldCharType="end"/>
          </w:r>
          <w:r>
            <w:rPr>
              <w:rFonts w:ascii="Times New Roman" w:hAnsi="Times New Roman" w:cs="Times New Roman"/>
              <w:noProof/>
            </w:rPr>
            <w:fldChar w:fldCharType="end"/>
          </w:r>
        </w:p>
        <w:p w14:paraId="40E3886A" w14:textId="1A107E88" w:rsidR="000550BB" w:rsidRPr="004705A0" w:rsidRDefault="003E162E" w:rsidP="004705A0">
          <w:pPr>
            <w:pStyle w:val="23"/>
            <w:tabs>
              <w:tab w:val="right" w:leader="dot" w:pos="10458"/>
            </w:tabs>
            <w:spacing w:line="360" w:lineRule="auto"/>
            <w:ind w:firstLine="285"/>
            <w:jc w:val="both"/>
            <w:rPr>
              <w:rFonts w:ascii="Times New Roman" w:eastAsiaTheme="minorEastAsia" w:hAnsi="Times New Roman" w:cs="Times New Roman"/>
              <w:b w:val="0"/>
              <w:bCs w:val="0"/>
              <w:noProof/>
              <w:color w:val="auto"/>
              <w:kern w:val="2"/>
              <w:sz w:val="21"/>
              <w:szCs w:val="22"/>
              <w:lang w:eastAsia="zh-CN"/>
            </w:rPr>
          </w:pPr>
          <w:r>
            <w:rPr>
              <w:noProof/>
            </w:rPr>
            <w:fldChar w:fldCharType="begin"/>
          </w:r>
          <w:r>
            <w:rPr>
              <w:noProof/>
            </w:rPr>
            <w:instrText xml:space="preserve"> HYPERLINK \l "_Toc243495854" </w:instrText>
          </w:r>
          <w:ins w:id="244" w:author="He Han" w:date="2026-10-27T17:27:00Z">
            <w:r w:rsidR="00024157">
              <w:rPr>
                <w:noProof/>
              </w:rPr>
            </w:r>
          </w:ins>
          <w:r>
            <w:rPr>
              <w:noProof/>
            </w:rPr>
            <w:fldChar w:fldCharType="separate"/>
          </w:r>
          <w:r w:rsidR="000550BB" w:rsidRPr="00BB7730">
            <w:rPr>
              <w:rStyle w:val="afa"/>
              <w:rFonts w:ascii="Times New Roman" w:eastAsia="仿宋_GB2312" w:hAnsi="Times New Roman" w:cs="Times New Roman"/>
              <w:noProof/>
            </w:rPr>
            <w:t>7.6</w:t>
          </w:r>
          <w:r w:rsidR="000550BB" w:rsidRPr="004705A0">
            <w:rPr>
              <w:rFonts w:ascii="Times New Roman" w:eastAsiaTheme="minorEastAsia" w:hAnsi="Times New Roman" w:cs="Times New Roman"/>
              <w:b w:val="0"/>
              <w:bCs w:val="0"/>
              <w:noProof/>
              <w:color w:val="auto"/>
              <w:kern w:val="2"/>
              <w:sz w:val="21"/>
              <w:szCs w:val="22"/>
              <w:lang w:eastAsia="zh-CN"/>
            </w:rPr>
            <w:tab/>
          </w:r>
          <w:r w:rsidR="000550BB" w:rsidRPr="00BB7730">
            <w:rPr>
              <w:rStyle w:val="afa"/>
              <w:rFonts w:ascii="Times New Roman" w:eastAsia="仿宋_GB2312" w:hAnsi="Times New Roman" w:cs="Times New Roman"/>
              <w:noProof/>
            </w:rPr>
            <w:t>Assessment on function &amp; capacity for solid charge funnel TJ4S-1213-R22</w:t>
          </w:r>
          <w:r w:rsidR="000550BB" w:rsidRPr="004705A0">
            <w:rPr>
              <w:rFonts w:ascii="Times New Roman" w:hAnsi="Times New Roman" w:cs="Times New Roman"/>
              <w:noProof/>
              <w:webHidden/>
            </w:rPr>
            <w:tab/>
          </w:r>
          <w:r w:rsidR="00DA6278" w:rsidRPr="00BB7730">
            <w:rPr>
              <w:rFonts w:ascii="Times New Roman" w:hAnsi="Times New Roman" w:cs="Times New Roman"/>
              <w:noProof/>
              <w:webHidden/>
            </w:rPr>
            <w:tab/>
          </w:r>
          <w:r w:rsidR="000550BB" w:rsidRPr="004705A0">
            <w:rPr>
              <w:rFonts w:ascii="Times New Roman" w:hAnsi="Times New Roman" w:cs="Times New Roman"/>
              <w:noProof/>
              <w:webHidden/>
            </w:rPr>
            <w:fldChar w:fldCharType="begin"/>
          </w:r>
          <w:r w:rsidR="000550BB" w:rsidRPr="004705A0">
            <w:rPr>
              <w:rFonts w:ascii="Times New Roman" w:hAnsi="Times New Roman" w:cs="Times New Roman"/>
              <w:noProof/>
              <w:webHidden/>
            </w:rPr>
            <w:instrText xml:space="preserve"> PAGEREF _Toc243495854 \h </w:instrText>
          </w:r>
          <w:r w:rsidR="000550BB" w:rsidRPr="004705A0">
            <w:rPr>
              <w:rFonts w:ascii="Times New Roman" w:hAnsi="Times New Roman" w:cs="Times New Roman"/>
              <w:noProof/>
              <w:webHidden/>
            </w:rPr>
          </w:r>
          <w:r w:rsidR="000550BB" w:rsidRPr="004705A0">
            <w:rPr>
              <w:rFonts w:ascii="Times New Roman" w:hAnsi="Times New Roman" w:cs="Times New Roman"/>
              <w:noProof/>
              <w:webHidden/>
            </w:rPr>
            <w:fldChar w:fldCharType="separate"/>
          </w:r>
          <w:ins w:id="245" w:author="He Han" w:date="2026-10-27T17:55:00Z">
            <w:r w:rsidR="00724B36">
              <w:rPr>
                <w:rFonts w:ascii="Times New Roman" w:hAnsi="Times New Roman" w:cs="Times New Roman"/>
                <w:noProof/>
                <w:webHidden/>
              </w:rPr>
              <w:t>29</w:t>
            </w:r>
          </w:ins>
          <w:del w:id="246" w:author="He Han" w:date="2026-10-27T17:27:00Z">
            <w:r w:rsidR="0058534E" w:rsidRPr="00BB7730" w:rsidDel="00024157">
              <w:rPr>
                <w:rFonts w:ascii="Times New Roman" w:hAnsi="Times New Roman" w:cs="Times New Roman"/>
                <w:noProof/>
                <w:webHidden/>
              </w:rPr>
              <w:delText>31</w:delText>
            </w:r>
          </w:del>
          <w:r w:rsidR="000550BB" w:rsidRPr="004705A0">
            <w:rPr>
              <w:rFonts w:ascii="Times New Roman" w:hAnsi="Times New Roman" w:cs="Times New Roman"/>
              <w:noProof/>
              <w:webHidden/>
            </w:rPr>
            <w:fldChar w:fldCharType="end"/>
          </w:r>
          <w:r>
            <w:rPr>
              <w:rFonts w:ascii="Times New Roman" w:hAnsi="Times New Roman" w:cs="Times New Roman"/>
              <w:noProof/>
            </w:rPr>
            <w:fldChar w:fldCharType="end"/>
          </w:r>
        </w:p>
        <w:p w14:paraId="73F50E9D" w14:textId="092BD359" w:rsidR="000550BB" w:rsidRPr="004705A0" w:rsidRDefault="003E162E" w:rsidP="004705A0">
          <w:pPr>
            <w:pStyle w:val="23"/>
            <w:tabs>
              <w:tab w:val="right" w:leader="dot" w:pos="10458"/>
            </w:tabs>
            <w:spacing w:line="360" w:lineRule="auto"/>
            <w:ind w:firstLine="285"/>
            <w:jc w:val="both"/>
            <w:rPr>
              <w:rFonts w:ascii="Times New Roman" w:eastAsiaTheme="minorEastAsia" w:hAnsi="Times New Roman" w:cs="Times New Roman"/>
              <w:b w:val="0"/>
              <w:bCs w:val="0"/>
              <w:noProof/>
              <w:color w:val="auto"/>
              <w:kern w:val="2"/>
              <w:sz w:val="21"/>
              <w:szCs w:val="22"/>
              <w:lang w:eastAsia="zh-CN"/>
            </w:rPr>
          </w:pPr>
          <w:r>
            <w:rPr>
              <w:noProof/>
            </w:rPr>
            <w:fldChar w:fldCharType="begin"/>
          </w:r>
          <w:r>
            <w:rPr>
              <w:noProof/>
            </w:rPr>
            <w:instrText xml:space="preserve"> HYPERLINK \l "_Toc243495856" </w:instrText>
          </w:r>
          <w:ins w:id="247" w:author="He Han" w:date="2026-10-27T17:27:00Z">
            <w:r w:rsidR="00024157">
              <w:rPr>
                <w:noProof/>
              </w:rPr>
            </w:r>
          </w:ins>
          <w:r>
            <w:rPr>
              <w:noProof/>
            </w:rPr>
            <w:fldChar w:fldCharType="separate"/>
          </w:r>
          <w:r w:rsidR="000550BB" w:rsidRPr="00BB7730">
            <w:rPr>
              <w:rStyle w:val="afa"/>
              <w:rFonts w:ascii="Times New Roman" w:eastAsia="仿宋_GB2312" w:hAnsi="Times New Roman" w:cs="Times New Roman"/>
              <w:noProof/>
            </w:rPr>
            <w:t>7.7</w:t>
          </w:r>
          <w:r w:rsidR="000550BB" w:rsidRPr="004705A0">
            <w:rPr>
              <w:rFonts w:ascii="Times New Roman" w:eastAsiaTheme="minorEastAsia" w:hAnsi="Times New Roman" w:cs="Times New Roman"/>
              <w:b w:val="0"/>
              <w:bCs w:val="0"/>
              <w:noProof/>
              <w:color w:val="auto"/>
              <w:kern w:val="2"/>
              <w:sz w:val="21"/>
              <w:szCs w:val="22"/>
              <w:lang w:eastAsia="zh-CN"/>
            </w:rPr>
            <w:tab/>
          </w:r>
          <w:r w:rsidR="000550BB" w:rsidRPr="00BB7730">
            <w:rPr>
              <w:rStyle w:val="afa"/>
              <w:rFonts w:ascii="Times New Roman" w:eastAsia="仿宋_GB2312" w:hAnsi="Times New Roman" w:cs="Times New Roman"/>
              <w:noProof/>
            </w:rPr>
            <w:t>Assessment on function &amp; capacity for 200L Glass-line Reactor TJ4S-1200-AT02</w:t>
          </w:r>
          <w:r w:rsidR="000550BB" w:rsidRPr="004705A0">
            <w:rPr>
              <w:rFonts w:ascii="Times New Roman" w:hAnsi="Times New Roman" w:cs="Times New Roman"/>
              <w:noProof/>
              <w:webHidden/>
            </w:rPr>
            <w:tab/>
          </w:r>
          <w:r w:rsidR="00DA6278" w:rsidRPr="00BB7730">
            <w:rPr>
              <w:rFonts w:ascii="Times New Roman" w:hAnsi="Times New Roman" w:cs="Times New Roman"/>
              <w:noProof/>
              <w:webHidden/>
            </w:rPr>
            <w:tab/>
          </w:r>
          <w:r w:rsidR="000550BB" w:rsidRPr="004705A0">
            <w:rPr>
              <w:rFonts w:ascii="Times New Roman" w:hAnsi="Times New Roman" w:cs="Times New Roman"/>
              <w:noProof/>
              <w:webHidden/>
            </w:rPr>
            <w:fldChar w:fldCharType="begin"/>
          </w:r>
          <w:r w:rsidR="000550BB" w:rsidRPr="004705A0">
            <w:rPr>
              <w:rFonts w:ascii="Times New Roman" w:hAnsi="Times New Roman" w:cs="Times New Roman"/>
              <w:noProof/>
              <w:webHidden/>
            </w:rPr>
            <w:instrText xml:space="preserve"> PAGEREF _Toc243495856 \h </w:instrText>
          </w:r>
          <w:r w:rsidR="000550BB" w:rsidRPr="004705A0">
            <w:rPr>
              <w:rFonts w:ascii="Times New Roman" w:hAnsi="Times New Roman" w:cs="Times New Roman"/>
              <w:noProof/>
              <w:webHidden/>
            </w:rPr>
          </w:r>
          <w:r w:rsidR="000550BB" w:rsidRPr="004705A0">
            <w:rPr>
              <w:rFonts w:ascii="Times New Roman" w:hAnsi="Times New Roman" w:cs="Times New Roman"/>
              <w:noProof/>
              <w:webHidden/>
            </w:rPr>
            <w:fldChar w:fldCharType="separate"/>
          </w:r>
          <w:ins w:id="248" w:author="He Han" w:date="2026-10-27T17:55:00Z">
            <w:r w:rsidR="00724B36">
              <w:rPr>
                <w:rFonts w:ascii="Times New Roman" w:hAnsi="Times New Roman" w:cs="Times New Roman"/>
                <w:noProof/>
                <w:webHidden/>
              </w:rPr>
              <w:t>30</w:t>
            </w:r>
          </w:ins>
          <w:del w:id="249" w:author="He Han" w:date="2026-10-27T17:27:00Z">
            <w:r w:rsidR="0058534E" w:rsidRPr="00BB7730" w:rsidDel="00024157">
              <w:rPr>
                <w:rFonts w:ascii="Times New Roman" w:hAnsi="Times New Roman" w:cs="Times New Roman"/>
                <w:noProof/>
                <w:webHidden/>
              </w:rPr>
              <w:delText>32</w:delText>
            </w:r>
          </w:del>
          <w:r w:rsidR="000550BB" w:rsidRPr="004705A0">
            <w:rPr>
              <w:rFonts w:ascii="Times New Roman" w:hAnsi="Times New Roman" w:cs="Times New Roman"/>
              <w:noProof/>
              <w:webHidden/>
            </w:rPr>
            <w:fldChar w:fldCharType="end"/>
          </w:r>
          <w:r>
            <w:rPr>
              <w:rFonts w:ascii="Times New Roman" w:hAnsi="Times New Roman" w:cs="Times New Roman"/>
              <w:noProof/>
            </w:rPr>
            <w:fldChar w:fldCharType="end"/>
          </w:r>
        </w:p>
        <w:p w14:paraId="1B3EA183" w14:textId="4E968ACF" w:rsidR="000550BB" w:rsidRPr="004705A0" w:rsidRDefault="003E162E" w:rsidP="004705A0">
          <w:pPr>
            <w:pStyle w:val="11"/>
            <w:tabs>
              <w:tab w:val="left" w:pos="420"/>
              <w:tab w:val="right" w:leader="dot" w:pos="10457"/>
            </w:tabs>
            <w:spacing w:line="360" w:lineRule="auto"/>
            <w:jc w:val="both"/>
            <w:rPr>
              <w:rFonts w:eastAsiaTheme="minorEastAsia" w:cs="Times New Roman"/>
              <w:b w:val="0"/>
              <w:bCs w:val="0"/>
              <w:noProof/>
              <w:kern w:val="2"/>
              <w:szCs w:val="22"/>
              <w:lang w:eastAsia="zh-CN"/>
            </w:rPr>
          </w:pPr>
          <w:r>
            <w:rPr>
              <w:noProof/>
            </w:rPr>
            <w:fldChar w:fldCharType="begin"/>
          </w:r>
          <w:r>
            <w:rPr>
              <w:noProof/>
            </w:rPr>
            <w:instrText xml:space="preserve"> HYPERLINK \l "_Toc243495857" </w:instrText>
          </w:r>
          <w:ins w:id="250" w:author="He Han" w:date="2026-10-27T17:27:00Z">
            <w:r w:rsidR="00024157">
              <w:rPr>
                <w:noProof/>
              </w:rPr>
            </w:r>
          </w:ins>
          <w:r>
            <w:rPr>
              <w:noProof/>
            </w:rPr>
            <w:fldChar w:fldCharType="separate"/>
          </w:r>
          <w:r w:rsidR="000550BB" w:rsidRPr="00BB7730">
            <w:rPr>
              <w:rStyle w:val="afa"/>
              <w:rFonts w:cs="Times New Roman"/>
              <w:noProof/>
            </w:rPr>
            <w:t>8.</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Compatibility Study Based on the Process Flow</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_Toc243495857 \h </w:instrText>
          </w:r>
          <w:r w:rsidR="000550BB" w:rsidRPr="00BB7730">
            <w:rPr>
              <w:rFonts w:cs="Times New Roman"/>
              <w:noProof/>
              <w:webHidden/>
            </w:rPr>
          </w:r>
          <w:r w:rsidR="000550BB" w:rsidRPr="00BB7730">
            <w:rPr>
              <w:rFonts w:cs="Times New Roman"/>
              <w:noProof/>
              <w:webHidden/>
            </w:rPr>
            <w:fldChar w:fldCharType="separate"/>
          </w:r>
          <w:ins w:id="251" w:author="He Han" w:date="2026-10-27T17:55:00Z">
            <w:r w:rsidR="00724B36">
              <w:rPr>
                <w:rFonts w:cs="Times New Roman"/>
                <w:noProof/>
                <w:webHidden/>
              </w:rPr>
              <w:t>32</w:t>
            </w:r>
          </w:ins>
          <w:del w:id="252" w:author="He Han" w:date="2026-10-27T17:27:00Z">
            <w:r w:rsidR="0058534E" w:rsidRPr="00BB7730" w:rsidDel="00024157">
              <w:rPr>
                <w:rFonts w:cs="Times New Roman"/>
                <w:noProof/>
                <w:webHidden/>
              </w:rPr>
              <w:delText>34</w:delText>
            </w:r>
          </w:del>
          <w:r w:rsidR="000550BB" w:rsidRPr="00BB7730">
            <w:rPr>
              <w:rFonts w:cs="Times New Roman"/>
              <w:noProof/>
              <w:webHidden/>
            </w:rPr>
            <w:fldChar w:fldCharType="end"/>
          </w:r>
          <w:r>
            <w:rPr>
              <w:rFonts w:cs="Times New Roman"/>
              <w:noProof/>
            </w:rPr>
            <w:fldChar w:fldCharType="end"/>
          </w:r>
        </w:p>
        <w:p w14:paraId="4CC6D776" w14:textId="49554384" w:rsidR="000550BB" w:rsidRPr="004705A0" w:rsidRDefault="003E162E" w:rsidP="004705A0">
          <w:pPr>
            <w:pStyle w:val="11"/>
            <w:tabs>
              <w:tab w:val="left" w:pos="420"/>
              <w:tab w:val="right" w:leader="dot" w:pos="10457"/>
            </w:tabs>
            <w:spacing w:line="360" w:lineRule="auto"/>
            <w:rPr>
              <w:rFonts w:eastAsiaTheme="minorEastAsia" w:cs="Times New Roman"/>
              <w:b w:val="0"/>
              <w:bCs w:val="0"/>
              <w:noProof/>
              <w:kern w:val="2"/>
              <w:szCs w:val="22"/>
              <w:lang w:eastAsia="zh-CN"/>
            </w:rPr>
          </w:pPr>
          <w:r>
            <w:rPr>
              <w:noProof/>
            </w:rPr>
            <w:fldChar w:fldCharType="begin"/>
          </w:r>
          <w:r>
            <w:rPr>
              <w:noProof/>
            </w:rPr>
            <w:instrText xml:space="preserve"> HYPERLINK \l "_Toc243495860" </w:instrText>
          </w:r>
          <w:ins w:id="253" w:author="He Han" w:date="2026-10-27T17:27:00Z">
            <w:r w:rsidR="00024157">
              <w:rPr>
                <w:noProof/>
              </w:rPr>
            </w:r>
          </w:ins>
          <w:r>
            <w:rPr>
              <w:noProof/>
            </w:rPr>
            <w:fldChar w:fldCharType="separate"/>
          </w:r>
          <w:r w:rsidR="000550BB" w:rsidRPr="00BB7730">
            <w:rPr>
              <w:rStyle w:val="afa"/>
              <w:rFonts w:cs="Times New Roman"/>
              <w:noProof/>
            </w:rPr>
            <w:t>9.</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Suitability Assessment on Qualification Range and Accuracy of Instruments</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_Toc243495860 \h </w:instrText>
          </w:r>
          <w:r w:rsidR="000550BB" w:rsidRPr="00BB7730">
            <w:rPr>
              <w:rFonts w:cs="Times New Roman"/>
              <w:noProof/>
              <w:webHidden/>
            </w:rPr>
          </w:r>
          <w:r w:rsidR="000550BB" w:rsidRPr="00BB7730">
            <w:rPr>
              <w:rFonts w:cs="Times New Roman"/>
              <w:noProof/>
              <w:webHidden/>
            </w:rPr>
            <w:fldChar w:fldCharType="separate"/>
          </w:r>
          <w:ins w:id="254" w:author="He Han" w:date="2026-10-27T17:55:00Z">
            <w:r w:rsidR="00724B36">
              <w:rPr>
                <w:rFonts w:cs="Times New Roman"/>
                <w:noProof/>
                <w:webHidden/>
              </w:rPr>
              <w:t>71</w:t>
            </w:r>
          </w:ins>
          <w:del w:id="255" w:author="He Han" w:date="2026-10-27T17:27:00Z">
            <w:r w:rsidR="0058534E" w:rsidRPr="00BB7730" w:rsidDel="00024157">
              <w:rPr>
                <w:rFonts w:cs="Times New Roman"/>
                <w:noProof/>
                <w:webHidden/>
              </w:rPr>
              <w:delText>72</w:delText>
            </w:r>
          </w:del>
          <w:r w:rsidR="000550BB" w:rsidRPr="00BB7730">
            <w:rPr>
              <w:rFonts w:cs="Times New Roman"/>
              <w:noProof/>
              <w:webHidden/>
            </w:rPr>
            <w:fldChar w:fldCharType="end"/>
          </w:r>
          <w:r>
            <w:rPr>
              <w:rFonts w:cs="Times New Roman"/>
              <w:noProof/>
            </w:rPr>
            <w:fldChar w:fldCharType="end"/>
          </w:r>
        </w:p>
        <w:p w14:paraId="03449E8A" w14:textId="4F0FBDED" w:rsidR="000550BB" w:rsidRPr="004705A0" w:rsidRDefault="003E162E" w:rsidP="004705A0">
          <w:pPr>
            <w:pStyle w:val="11"/>
            <w:tabs>
              <w:tab w:val="left" w:pos="630"/>
              <w:tab w:val="right" w:leader="dot" w:pos="10457"/>
            </w:tabs>
            <w:spacing w:line="360" w:lineRule="auto"/>
            <w:rPr>
              <w:rFonts w:eastAsiaTheme="minorEastAsia" w:cs="Times New Roman"/>
              <w:b w:val="0"/>
              <w:bCs w:val="0"/>
              <w:noProof/>
              <w:kern w:val="2"/>
              <w:szCs w:val="22"/>
              <w:lang w:eastAsia="zh-CN"/>
            </w:rPr>
          </w:pPr>
          <w:r>
            <w:rPr>
              <w:noProof/>
            </w:rPr>
            <w:fldChar w:fldCharType="begin"/>
          </w:r>
          <w:r>
            <w:rPr>
              <w:noProof/>
            </w:rPr>
            <w:instrText xml:space="preserve"> HYPERLINK \l "_Toc243495862" </w:instrText>
          </w:r>
          <w:ins w:id="256" w:author="He Han" w:date="2026-10-27T17:27:00Z">
            <w:r w:rsidR="00024157">
              <w:rPr>
                <w:noProof/>
              </w:rPr>
            </w:r>
          </w:ins>
          <w:r>
            <w:rPr>
              <w:noProof/>
            </w:rPr>
            <w:fldChar w:fldCharType="separate"/>
          </w:r>
          <w:r w:rsidR="000550BB" w:rsidRPr="00BB7730">
            <w:rPr>
              <w:rStyle w:val="afa"/>
              <w:rFonts w:cs="Times New Roman"/>
              <w:noProof/>
            </w:rPr>
            <w:t>10.</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Other Considerations</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_Toc243495862 \h </w:instrText>
          </w:r>
          <w:r w:rsidR="000550BB" w:rsidRPr="00BB7730">
            <w:rPr>
              <w:rFonts w:cs="Times New Roman"/>
              <w:noProof/>
              <w:webHidden/>
            </w:rPr>
          </w:r>
          <w:r w:rsidR="000550BB" w:rsidRPr="00BB7730">
            <w:rPr>
              <w:rFonts w:cs="Times New Roman"/>
              <w:noProof/>
              <w:webHidden/>
            </w:rPr>
            <w:fldChar w:fldCharType="separate"/>
          </w:r>
          <w:ins w:id="257" w:author="He Han" w:date="2026-10-27T17:55:00Z">
            <w:r w:rsidR="00724B36">
              <w:rPr>
                <w:rFonts w:cs="Times New Roman"/>
                <w:noProof/>
                <w:webHidden/>
              </w:rPr>
              <w:t>77</w:t>
            </w:r>
          </w:ins>
          <w:del w:id="258" w:author="He Han" w:date="2026-10-27T17:27:00Z">
            <w:r w:rsidR="0058534E" w:rsidRPr="00BB7730" w:rsidDel="00024157">
              <w:rPr>
                <w:rFonts w:cs="Times New Roman"/>
                <w:noProof/>
                <w:webHidden/>
              </w:rPr>
              <w:delText>78</w:delText>
            </w:r>
          </w:del>
          <w:r w:rsidR="000550BB" w:rsidRPr="00BB7730">
            <w:rPr>
              <w:rFonts w:cs="Times New Roman"/>
              <w:noProof/>
              <w:webHidden/>
            </w:rPr>
            <w:fldChar w:fldCharType="end"/>
          </w:r>
          <w:r>
            <w:rPr>
              <w:rFonts w:cs="Times New Roman"/>
              <w:noProof/>
            </w:rPr>
            <w:fldChar w:fldCharType="end"/>
          </w:r>
        </w:p>
        <w:p w14:paraId="7A82D159" w14:textId="61B0D19D" w:rsidR="000550BB" w:rsidRPr="004705A0" w:rsidRDefault="003E162E" w:rsidP="004705A0">
          <w:pPr>
            <w:pStyle w:val="11"/>
            <w:tabs>
              <w:tab w:val="left" w:pos="630"/>
              <w:tab w:val="right" w:leader="dot" w:pos="10457"/>
            </w:tabs>
            <w:spacing w:line="360" w:lineRule="auto"/>
            <w:rPr>
              <w:rFonts w:eastAsiaTheme="minorEastAsia" w:cs="Times New Roman"/>
              <w:b w:val="0"/>
              <w:bCs w:val="0"/>
              <w:noProof/>
              <w:kern w:val="2"/>
              <w:szCs w:val="22"/>
              <w:lang w:eastAsia="zh-CN"/>
            </w:rPr>
          </w:pPr>
          <w:r>
            <w:rPr>
              <w:noProof/>
            </w:rPr>
            <w:fldChar w:fldCharType="begin"/>
          </w:r>
          <w:r>
            <w:rPr>
              <w:noProof/>
            </w:rPr>
            <w:instrText xml:space="preserve"> HYPERLINK \l "_Toc243495863" </w:instrText>
          </w:r>
          <w:ins w:id="259" w:author="He Han" w:date="2026-10-27T17:27:00Z">
            <w:r w:rsidR="00024157">
              <w:rPr>
                <w:noProof/>
              </w:rPr>
            </w:r>
          </w:ins>
          <w:r>
            <w:rPr>
              <w:noProof/>
            </w:rPr>
            <w:fldChar w:fldCharType="separate"/>
          </w:r>
          <w:r w:rsidR="000550BB" w:rsidRPr="00BB7730">
            <w:rPr>
              <w:rStyle w:val="afa"/>
              <w:rFonts w:cs="Times New Roman"/>
              <w:noProof/>
            </w:rPr>
            <w:t>11.</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Conclusion</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_Toc243495863 \h </w:instrText>
          </w:r>
          <w:r w:rsidR="000550BB" w:rsidRPr="00BB7730">
            <w:rPr>
              <w:rFonts w:cs="Times New Roman"/>
              <w:noProof/>
              <w:webHidden/>
            </w:rPr>
          </w:r>
          <w:r w:rsidR="000550BB" w:rsidRPr="00BB7730">
            <w:rPr>
              <w:rFonts w:cs="Times New Roman"/>
              <w:noProof/>
              <w:webHidden/>
            </w:rPr>
            <w:fldChar w:fldCharType="separate"/>
          </w:r>
          <w:ins w:id="260" w:author="He Han" w:date="2026-10-27T17:55:00Z">
            <w:r w:rsidR="00724B36">
              <w:rPr>
                <w:rFonts w:cs="Times New Roman"/>
                <w:noProof/>
                <w:webHidden/>
              </w:rPr>
              <w:t>82</w:t>
            </w:r>
          </w:ins>
          <w:del w:id="261" w:author="He Han" w:date="2026-10-27T17:27:00Z">
            <w:r w:rsidR="0058534E" w:rsidRPr="00BB7730" w:rsidDel="00024157">
              <w:rPr>
                <w:rFonts w:cs="Times New Roman"/>
                <w:noProof/>
                <w:webHidden/>
              </w:rPr>
              <w:delText>84</w:delText>
            </w:r>
          </w:del>
          <w:r w:rsidR="000550BB" w:rsidRPr="00BB7730">
            <w:rPr>
              <w:rFonts w:cs="Times New Roman"/>
              <w:noProof/>
              <w:webHidden/>
            </w:rPr>
            <w:fldChar w:fldCharType="end"/>
          </w:r>
          <w:r>
            <w:rPr>
              <w:rFonts w:cs="Times New Roman"/>
              <w:noProof/>
            </w:rPr>
            <w:fldChar w:fldCharType="end"/>
          </w:r>
        </w:p>
        <w:p w14:paraId="07A62C8A" w14:textId="0B1118B0" w:rsidR="000550BB" w:rsidRPr="004705A0" w:rsidRDefault="003E162E" w:rsidP="004705A0">
          <w:pPr>
            <w:pStyle w:val="11"/>
            <w:tabs>
              <w:tab w:val="left" w:pos="630"/>
              <w:tab w:val="right" w:leader="dot" w:pos="10457"/>
            </w:tabs>
            <w:spacing w:line="360" w:lineRule="auto"/>
            <w:rPr>
              <w:rFonts w:eastAsiaTheme="minorEastAsia" w:cs="Times New Roman"/>
              <w:b w:val="0"/>
              <w:bCs w:val="0"/>
              <w:noProof/>
              <w:kern w:val="2"/>
              <w:szCs w:val="22"/>
              <w:lang w:eastAsia="zh-CN"/>
            </w:rPr>
          </w:pPr>
          <w:r>
            <w:rPr>
              <w:noProof/>
            </w:rPr>
            <w:fldChar w:fldCharType="begin"/>
          </w:r>
          <w:r>
            <w:rPr>
              <w:noProof/>
            </w:rPr>
            <w:instrText xml:space="preserve"> HYPERLINK \l "_Toc243495864" </w:instrText>
          </w:r>
          <w:ins w:id="262" w:author="He Han" w:date="2026-10-27T17:27:00Z">
            <w:r w:rsidR="00024157">
              <w:rPr>
                <w:noProof/>
              </w:rPr>
            </w:r>
          </w:ins>
          <w:r>
            <w:rPr>
              <w:noProof/>
            </w:rPr>
            <w:fldChar w:fldCharType="separate"/>
          </w:r>
          <w:r w:rsidR="000550BB" w:rsidRPr="00BB7730">
            <w:rPr>
              <w:rStyle w:val="afa"/>
              <w:rFonts w:cs="Times New Roman"/>
              <w:noProof/>
            </w:rPr>
            <w:t>12.</w:t>
          </w:r>
          <w:r w:rsidR="000550BB" w:rsidRPr="004705A0">
            <w:rPr>
              <w:rFonts w:eastAsiaTheme="minorEastAsia" w:cs="Times New Roman"/>
              <w:b w:val="0"/>
              <w:bCs w:val="0"/>
              <w:noProof/>
              <w:kern w:val="2"/>
              <w:szCs w:val="22"/>
              <w:lang w:eastAsia="zh-CN"/>
            </w:rPr>
            <w:tab/>
          </w:r>
          <w:r w:rsidR="000550BB" w:rsidRPr="00BB7730">
            <w:rPr>
              <w:rStyle w:val="afa"/>
              <w:rFonts w:cs="Times New Roman"/>
              <w:noProof/>
            </w:rPr>
            <w:t>Revision History</w:t>
          </w:r>
          <w:r w:rsidR="000550BB" w:rsidRPr="00BB7730">
            <w:rPr>
              <w:rFonts w:cs="Times New Roman"/>
              <w:noProof/>
              <w:webHidden/>
            </w:rPr>
            <w:tab/>
          </w:r>
          <w:r w:rsidR="000550BB" w:rsidRPr="00BB7730">
            <w:rPr>
              <w:rFonts w:cs="Times New Roman"/>
              <w:noProof/>
              <w:webHidden/>
            </w:rPr>
            <w:fldChar w:fldCharType="begin"/>
          </w:r>
          <w:r w:rsidR="000550BB" w:rsidRPr="00BB7730">
            <w:rPr>
              <w:rFonts w:cs="Times New Roman"/>
              <w:noProof/>
              <w:webHidden/>
            </w:rPr>
            <w:instrText xml:space="preserve"> PAGEREF _Toc243495864 \h </w:instrText>
          </w:r>
          <w:r w:rsidR="000550BB" w:rsidRPr="00BB7730">
            <w:rPr>
              <w:rFonts w:cs="Times New Roman"/>
              <w:noProof/>
              <w:webHidden/>
            </w:rPr>
          </w:r>
          <w:r w:rsidR="000550BB" w:rsidRPr="00BB7730">
            <w:rPr>
              <w:rFonts w:cs="Times New Roman"/>
              <w:noProof/>
              <w:webHidden/>
            </w:rPr>
            <w:fldChar w:fldCharType="separate"/>
          </w:r>
          <w:ins w:id="263" w:author="He Han" w:date="2026-10-27T17:55:00Z">
            <w:r w:rsidR="00724B36">
              <w:rPr>
                <w:rFonts w:cs="Times New Roman"/>
                <w:noProof/>
                <w:webHidden/>
              </w:rPr>
              <w:t>82</w:t>
            </w:r>
          </w:ins>
          <w:del w:id="264" w:author="He Han" w:date="2026-10-27T17:27:00Z">
            <w:r w:rsidR="0058534E" w:rsidRPr="00BB7730" w:rsidDel="00024157">
              <w:rPr>
                <w:rFonts w:cs="Times New Roman"/>
                <w:noProof/>
                <w:webHidden/>
              </w:rPr>
              <w:delText>84</w:delText>
            </w:r>
          </w:del>
          <w:r w:rsidR="000550BB" w:rsidRPr="00BB7730">
            <w:rPr>
              <w:rFonts w:cs="Times New Roman"/>
              <w:noProof/>
              <w:webHidden/>
            </w:rPr>
            <w:fldChar w:fldCharType="end"/>
          </w:r>
          <w:r>
            <w:rPr>
              <w:rFonts w:cs="Times New Roman"/>
              <w:noProof/>
            </w:rPr>
            <w:fldChar w:fldCharType="end"/>
          </w:r>
        </w:p>
        <w:p w14:paraId="23E2ED1A" w14:textId="3922BCF2" w:rsidR="000550BB" w:rsidRPr="00BB7730" w:rsidRDefault="000550BB">
          <w:pPr>
            <w:rPr>
              <w:ins w:id="265" w:author="He Han" w:date="2026-10-21T17:14:00Z"/>
              <w:rFonts w:ascii="Times New Roman" w:hAnsi="Times New Roman" w:cs="Times New Roman"/>
            </w:rPr>
          </w:pPr>
          <w:r w:rsidRPr="004705A0">
            <w:rPr>
              <w:rFonts w:ascii="Times New Roman" w:hAnsi="Times New Roman" w:cs="Times New Roman"/>
              <w:b/>
              <w:lang w:val="zh-CN"/>
            </w:rPr>
            <w:fldChar w:fldCharType="end"/>
          </w:r>
        </w:p>
        <w:customXmlInsRangeStart w:id="266" w:author="He Han" w:date="2026-10-21T17:14:00Z"/>
      </w:sdtContent>
    </w:sdt>
    <w:customXmlInsRangeEnd w:id="266"/>
    <w:p w14:paraId="48B6A616" w14:textId="55A30D28" w:rsidR="00813D53" w:rsidRPr="00BB7730" w:rsidRDefault="00010358">
      <w:pPr>
        <w:spacing w:line="276" w:lineRule="auto"/>
        <w:contextualSpacing/>
        <w:rPr>
          <w:rFonts w:ascii="Times New Roman" w:eastAsia="仿宋_GB2312" w:hAnsi="Times New Roman" w:cs="Times New Roman"/>
          <w:b/>
          <w:color w:val="auto"/>
          <w:szCs w:val="22"/>
          <w:lang w:eastAsia="zh-CN"/>
        </w:rPr>
      </w:pPr>
      <w:r w:rsidRPr="00BB7730">
        <w:rPr>
          <w:rFonts w:ascii="Times New Roman" w:eastAsia="仿宋_GB2312" w:hAnsi="Times New Roman" w:cs="Times New Roman"/>
          <w:color w:val="auto"/>
          <w:lang w:eastAsia="zh-CN"/>
        </w:rPr>
        <w:br w:type="page"/>
      </w:r>
    </w:p>
    <w:p w14:paraId="220E8883" w14:textId="2E66CD79" w:rsidR="00813D53" w:rsidRPr="00BB7730" w:rsidRDefault="00010358">
      <w:pPr>
        <w:pStyle w:val="1"/>
        <w:numPr>
          <w:ilvl w:val="0"/>
          <w:numId w:val="8"/>
        </w:numPr>
        <w:pPrChange w:id="267" w:author="He Han" w:date="2026-08-27T14:26:00Z">
          <w:pPr>
            <w:pStyle w:val="1"/>
          </w:pPr>
        </w:pPrChange>
      </w:pPr>
      <w:bookmarkStart w:id="268" w:name="_Toc243495122"/>
      <w:bookmarkStart w:id="269" w:name="_Toc243495689"/>
      <w:r w:rsidRPr="00BB7730">
        <w:lastRenderedPageBreak/>
        <w:t>Objective</w:t>
      </w:r>
      <w:bookmarkEnd w:id="268"/>
      <w:bookmarkEnd w:id="269"/>
    </w:p>
    <w:p w14:paraId="2297E05C" w14:textId="27759F17" w:rsidR="00813D53" w:rsidRPr="00BB7730" w:rsidRDefault="00010358" w:rsidP="004705A0">
      <w:pPr>
        <w:spacing w:beforeLines="50" w:before="120" w:afterLines="50" w:after="120" w:line="360" w:lineRule="auto"/>
        <w:ind w:leftChars="150" w:left="315"/>
        <w:jc w:val="both"/>
        <w:rPr>
          <w:rFonts w:ascii="Times New Roman" w:eastAsia="仿宋_GB2312" w:hAnsi="Times New Roman" w:cs="Times New Roman"/>
          <w:color w:val="auto"/>
        </w:rPr>
      </w:pPr>
      <w:r w:rsidRPr="00BB7730">
        <w:rPr>
          <w:rFonts w:ascii="Times New Roman" w:eastAsia="仿宋_GB2312" w:hAnsi="Times New Roman" w:cs="Times New Roman"/>
          <w:color w:val="auto"/>
        </w:rPr>
        <w:t>This</w:t>
      </w:r>
      <w:r w:rsidR="008E2B4C" w:rsidRPr="00BB7730">
        <w:rPr>
          <w:rFonts w:ascii="Times New Roman" w:eastAsia="仿宋_GB2312" w:hAnsi="Times New Roman" w:cs="Times New Roman"/>
          <w:color w:val="auto"/>
        </w:rPr>
        <w:t xml:space="preserve"> </w:t>
      </w:r>
      <w:commentRangeStart w:id="270"/>
      <w:commentRangeStart w:id="271"/>
      <w:r w:rsidR="008E2B4C" w:rsidRPr="00BB7730">
        <w:rPr>
          <w:rFonts w:ascii="Times New Roman" w:eastAsia="仿宋_GB2312" w:hAnsi="Times New Roman" w:cs="Times New Roman"/>
          <w:color w:val="auto"/>
        </w:rPr>
        <w:t>risk assessment</w:t>
      </w:r>
      <w:commentRangeEnd w:id="270"/>
      <w:r w:rsidR="008E2B4C" w:rsidRPr="00BB7730">
        <w:rPr>
          <w:rStyle w:val="aff2"/>
          <w:rFonts w:ascii="Times New Roman" w:eastAsia="仿宋_GB2312" w:hAnsi="Times New Roman" w:cs="Times New Roman"/>
          <w:color w:val="auto"/>
          <w:szCs w:val="32"/>
        </w:rPr>
        <w:commentReference w:id="270"/>
      </w:r>
      <w:commentRangeEnd w:id="271"/>
      <w:r w:rsidRPr="00BB7730">
        <w:rPr>
          <w:rStyle w:val="aff2"/>
          <w:rFonts w:ascii="Times New Roman" w:eastAsia="仿宋_GB2312" w:hAnsi="Times New Roman" w:cs="Times New Roman"/>
          <w:color w:val="auto"/>
          <w:szCs w:val="32"/>
        </w:rPr>
        <w:commentReference w:id="271"/>
      </w:r>
      <w:r w:rsidRPr="00BB7730">
        <w:rPr>
          <w:rFonts w:ascii="Times New Roman" w:eastAsia="仿宋_GB2312" w:hAnsi="Times New Roman" w:cs="Times New Roman"/>
          <w:color w:val="auto"/>
        </w:rPr>
        <w:t xml:space="preserve"> is intended to verify the suitability for the equipment chosen for </w:t>
      </w:r>
      <w:commentRangeStart w:id="272"/>
      <w:commentRangeStart w:id="273"/>
      <w:r w:rsidR="004E38C4" w:rsidRPr="00BB7730">
        <w:rPr>
          <w:rFonts w:ascii="Times New Roman" w:eastAsia="仿宋_GB2312" w:hAnsi="Times New Roman" w:cs="Times New Roman"/>
          <w:color w:val="auto"/>
          <w:sz w:val="20"/>
          <w:szCs w:val="20"/>
        </w:rPr>
        <w:t>ASYM-1</w:t>
      </w:r>
      <w:r w:rsidR="00D969BF" w:rsidRPr="00BB7730">
        <w:rPr>
          <w:rFonts w:ascii="Times New Roman" w:eastAsia="仿宋_GB2312" w:hAnsi="Times New Roman" w:cs="Times New Roman"/>
          <w:color w:val="auto"/>
          <w:sz w:val="20"/>
          <w:szCs w:val="20"/>
        </w:rPr>
        <w:t>41366</w:t>
      </w:r>
      <w:commentRangeEnd w:id="272"/>
      <w:r w:rsidRPr="00BB7730">
        <w:rPr>
          <w:rStyle w:val="aff2"/>
          <w:rFonts w:ascii="Times New Roman" w:eastAsia="仿宋_GB2312" w:hAnsi="Times New Roman" w:cs="Times New Roman"/>
          <w:color w:val="auto"/>
          <w:sz w:val="20"/>
          <w:szCs w:val="20"/>
        </w:rPr>
        <w:commentReference w:id="272"/>
      </w:r>
      <w:commentRangeEnd w:id="273"/>
      <w:r w:rsidRPr="00BB7730">
        <w:rPr>
          <w:rStyle w:val="aff2"/>
          <w:rFonts w:ascii="Times New Roman" w:eastAsia="仿宋_GB2312" w:hAnsi="Times New Roman" w:cs="Times New Roman"/>
          <w:color w:val="auto"/>
          <w:sz w:val="20"/>
          <w:szCs w:val="20"/>
        </w:rPr>
        <w:commentReference w:id="273"/>
      </w:r>
      <w:r w:rsidRPr="00BB7730">
        <w:rPr>
          <w:rFonts w:ascii="Times New Roman" w:eastAsia="仿宋_GB2312" w:hAnsi="Times New Roman" w:cs="Times New Roman"/>
          <w:color w:val="auto"/>
          <w:sz w:val="20"/>
          <w:szCs w:val="20"/>
        </w:rPr>
        <w:t xml:space="preserve"> (</w:t>
      </w:r>
      <w:r w:rsidRPr="00BB7730">
        <w:rPr>
          <w:rFonts w:ascii="Times New Roman" w:eastAsia="仿宋_GB2312" w:hAnsi="Times New Roman" w:cs="Times New Roman"/>
          <w:color w:val="auto"/>
        </w:rPr>
        <w:t xml:space="preserve">step </w:t>
      </w:r>
      <w:r w:rsidR="000D3400" w:rsidRPr="00BB7730">
        <w:rPr>
          <w:rFonts w:ascii="Times New Roman" w:eastAsia="仿宋_GB2312" w:hAnsi="Times New Roman" w:cs="Times New Roman"/>
          <w:color w:val="auto"/>
        </w:rPr>
        <w:t>1</w:t>
      </w:r>
      <w:r w:rsidRPr="00BB7730">
        <w:rPr>
          <w:rFonts w:ascii="Times New Roman" w:eastAsia="仿宋_GB2312" w:hAnsi="Times New Roman" w:cs="Times New Roman"/>
          <w:color w:val="auto"/>
        </w:rPr>
        <w:t xml:space="preserve"> of </w:t>
      </w:r>
      <w:r w:rsidR="00E16333" w:rsidRPr="00BB7730">
        <w:rPr>
          <w:rFonts w:ascii="Times New Roman" w:eastAsia="仿宋_GB2312" w:hAnsi="Times New Roman" w:cs="Times New Roman"/>
          <w:color w:val="auto"/>
        </w:rPr>
        <w:t>CPo</w:t>
      </w:r>
      <w:r w:rsidR="00AE5B3E" w:rsidRPr="00BB7730">
        <w:rPr>
          <w:rFonts w:ascii="Times New Roman" w:eastAsia="仿宋_GB2312" w:hAnsi="Times New Roman" w:cs="Times New Roman"/>
          <w:color w:val="auto"/>
        </w:rPr>
        <w:t>1</w:t>
      </w:r>
      <w:r w:rsidR="000D3400" w:rsidRPr="00BB7730">
        <w:rPr>
          <w:rFonts w:ascii="Times New Roman" w:eastAsia="仿宋_GB2312" w:hAnsi="Times New Roman" w:cs="Times New Roman"/>
          <w:color w:val="auto"/>
        </w:rPr>
        <w:t>40020</w:t>
      </w:r>
      <w:r w:rsidRPr="00BB7730">
        <w:rPr>
          <w:rFonts w:ascii="Times New Roman" w:eastAsia="仿宋_GB2312" w:hAnsi="Times New Roman" w:cs="Times New Roman"/>
          <w:color w:val="auto"/>
        </w:rPr>
        <w:t>-03</w:t>
      </w:r>
      <w:r w:rsidRPr="00BB7730">
        <w:rPr>
          <w:rFonts w:ascii="Times New Roman" w:eastAsia="仿宋_GB2312" w:hAnsi="Times New Roman" w:cs="Times New Roman"/>
          <w:color w:val="auto"/>
          <w:sz w:val="20"/>
          <w:szCs w:val="20"/>
        </w:rPr>
        <w:t>)</w:t>
      </w:r>
      <w:r w:rsidRPr="00BB7730">
        <w:rPr>
          <w:rFonts w:ascii="Times New Roman" w:eastAsia="仿宋_GB2312" w:hAnsi="Times New Roman" w:cs="Times New Roman"/>
          <w:color w:val="auto"/>
        </w:rPr>
        <w:t xml:space="preserve"> manufacture based on the designed process in Master Operation Record (MOR) of MOR-</w:t>
      </w:r>
      <w:r w:rsidR="000D3400" w:rsidRPr="00BB7730">
        <w:rPr>
          <w:rFonts w:ascii="Times New Roman" w:eastAsia="仿宋_GB2312" w:hAnsi="Times New Roman" w:cs="Times New Roman"/>
          <w:color w:val="auto"/>
        </w:rPr>
        <w:t>TJ4</w:t>
      </w:r>
      <w:r w:rsidR="00AE5B3E" w:rsidRPr="00BB7730">
        <w:rPr>
          <w:rFonts w:ascii="Times New Roman" w:eastAsia="仿宋_GB2312" w:hAnsi="Times New Roman" w:cs="Times New Roman"/>
          <w:color w:val="auto"/>
        </w:rPr>
        <w:t>1</w:t>
      </w:r>
      <w:r w:rsidR="000D3400" w:rsidRPr="00BB7730">
        <w:rPr>
          <w:rFonts w:ascii="Times New Roman" w:eastAsia="仿宋_GB2312" w:hAnsi="Times New Roman" w:cs="Times New Roman"/>
          <w:color w:val="auto"/>
        </w:rPr>
        <w:t>40020</w:t>
      </w:r>
      <w:r w:rsidRPr="00BB7730">
        <w:rPr>
          <w:rFonts w:ascii="Times New Roman" w:eastAsia="仿宋_GB2312" w:hAnsi="Times New Roman" w:cs="Times New Roman"/>
          <w:color w:val="auto"/>
        </w:rPr>
        <w:t>0</w:t>
      </w:r>
      <w:r w:rsidR="000D3400" w:rsidRPr="00BB7730">
        <w:rPr>
          <w:rFonts w:ascii="Times New Roman" w:eastAsia="仿宋_GB2312" w:hAnsi="Times New Roman" w:cs="Times New Roman"/>
          <w:color w:val="auto"/>
        </w:rPr>
        <w:t>1</w:t>
      </w:r>
      <w:r w:rsidRPr="00BB7730">
        <w:rPr>
          <w:rFonts w:ascii="Times New Roman" w:eastAsia="仿宋_GB2312" w:hAnsi="Times New Roman" w:cs="Times New Roman"/>
          <w:color w:val="auto"/>
        </w:rPr>
        <w:t>.</w:t>
      </w:r>
      <w:ins w:id="274" w:author="Xuning Wei12232" w:date="2026-09-05T19:36:00Z">
        <w:r w:rsidR="005E103A" w:rsidRPr="00BB7730">
          <w:rPr>
            <w:rFonts w:ascii="Times New Roman" w:eastAsia="仿宋_GB2312" w:hAnsi="Times New Roman" w:cs="Times New Roman"/>
            <w:color w:val="auto"/>
          </w:rPr>
          <w:t>04</w:t>
        </w:r>
      </w:ins>
      <w:del w:id="275" w:author="Xuning Wei12232" w:date="2026-09-05T19:36:00Z">
        <w:r w:rsidRPr="00BB7730" w:rsidDel="005E103A">
          <w:rPr>
            <w:rFonts w:ascii="Times New Roman" w:eastAsia="仿宋_GB2312" w:hAnsi="Times New Roman" w:cs="Times New Roman"/>
            <w:color w:val="auto"/>
          </w:rPr>
          <w:delText>0</w:delText>
        </w:r>
        <w:r w:rsidR="000D3400" w:rsidRPr="00BB7730" w:rsidDel="005E103A">
          <w:rPr>
            <w:rFonts w:ascii="Times New Roman" w:eastAsia="仿宋_GB2312" w:hAnsi="Times New Roman" w:cs="Times New Roman"/>
            <w:color w:val="auto"/>
          </w:rPr>
          <w:delText>3</w:delText>
        </w:r>
      </w:del>
      <w:r w:rsidRPr="00BB7730">
        <w:rPr>
          <w:rFonts w:ascii="Times New Roman" w:eastAsia="仿宋_GB2312" w:hAnsi="Times New Roman" w:cs="Times New Roman"/>
          <w:color w:val="auto"/>
        </w:rPr>
        <w:t>.</w:t>
      </w:r>
    </w:p>
    <w:p w14:paraId="3786E9F0" w14:textId="1D055650" w:rsidR="00813D53" w:rsidRPr="00BB7730" w:rsidRDefault="00010358" w:rsidP="004705A0">
      <w:pPr>
        <w:pStyle w:val="1"/>
        <w:numPr>
          <w:ilvl w:val="0"/>
          <w:numId w:val="8"/>
        </w:numPr>
      </w:pPr>
      <w:bookmarkStart w:id="276" w:name="_Toc243495123"/>
      <w:bookmarkStart w:id="277" w:name="_Toc243495690"/>
      <w:r w:rsidRPr="00BB7730">
        <w:t>Scope</w:t>
      </w:r>
      <w:bookmarkEnd w:id="276"/>
      <w:bookmarkEnd w:id="277"/>
    </w:p>
    <w:p w14:paraId="7E482408" w14:textId="706946D2" w:rsidR="00222432" w:rsidRPr="00BB7730" w:rsidRDefault="00010358" w:rsidP="004705A0">
      <w:pPr>
        <w:pStyle w:val="a7"/>
        <w:spacing w:beforeLines="50" w:before="120" w:afterLines="50" w:line="360" w:lineRule="auto"/>
        <w:ind w:leftChars="150" w:left="315"/>
        <w:jc w:val="both"/>
        <w:rPr>
          <w:rFonts w:ascii="Times New Roman" w:eastAsia="仿宋_GB2312" w:hAnsi="Times New Roman"/>
          <w:color w:val="auto"/>
          <w:szCs w:val="21"/>
        </w:rPr>
      </w:pPr>
      <w:r w:rsidRPr="00BB7730">
        <w:rPr>
          <w:rFonts w:ascii="Times New Roman" w:eastAsia="仿宋_GB2312" w:hAnsi="Times New Roman"/>
          <w:color w:val="auto"/>
          <w:szCs w:val="21"/>
        </w:rPr>
        <w:t xml:space="preserve">The scope of this risk assessment covers the equipment involved in </w:t>
      </w:r>
      <w:r w:rsidR="004E38C4" w:rsidRPr="00BB7730">
        <w:rPr>
          <w:rFonts w:ascii="Times New Roman" w:eastAsia="仿宋_GB2312" w:hAnsi="Times New Roman"/>
          <w:color w:val="auto"/>
          <w:szCs w:val="21"/>
        </w:rPr>
        <w:t>ASYM-1</w:t>
      </w:r>
      <w:r w:rsidR="000D3400" w:rsidRPr="00BB7730">
        <w:rPr>
          <w:rFonts w:ascii="Times New Roman" w:eastAsia="仿宋_GB2312" w:hAnsi="Times New Roman"/>
          <w:color w:val="auto"/>
          <w:szCs w:val="21"/>
        </w:rPr>
        <w:t>41366</w:t>
      </w:r>
      <w:r w:rsidRPr="00BB7730">
        <w:rPr>
          <w:rFonts w:ascii="Times New Roman" w:eastAsia="仿宋_GB2312" w:hAnsi="Times New Roman"/>
          <w:color w:val="auto"/>
          <w:szCs w:val="21"/>
        </w:rPr>
        <w:t xml:space="preserve"> (step </w:t>
      </w:r>
      <w:r w:rsidR="000D3400" w:rsidRPr="00BB7730">
        <w:rPr>
          <w:rFonts w:ascii="Times New Roman" w:eastAsia="仿宋_GB2312" w:hAnsi="Times New Roman"/>
          <w:color w:val="auto"/>
          <w:szCs w:val="21"/>
        </w:rPr>
        <w:t>1</w:t>
      </w:r>
      <w:r w:rsidRPr="00BB7730">
        <w:rPr>
          <w:rFonts w:ascii="Times New Roman" w:eastAsia="仿宋_GB2312" w:hAnsi="Times New Roman"/>
          <w:color w:val="auto"/>
          <w:szCs w:val="21"/>
        </w:rPr>
        <w:t xml:space="preserve"> of </w:t>
      </w:r>
      <w:r w:rsidR="00E16333" w:rsidRPr="00BB7730">
        <w:rPr>
          <w:rFonts w:ascii="Times New Roman" w:eastAsia="仿宋_GB2312" w:hAnsi="Times New Roman"/>
          <w:color w:val="auto"/>
          <w:szCs w:val="21"/>
        </w:rPr>
        <w:t>CPo</w:t>
      </w:r>
      <w:r w:rsidR="00AE5B3E" w:rsidRPr="00BB7730">
        <w:rPr>
          <w:rFonts w:ascii="Times New Roman" w:eastAsia="仿宋_GB2312" w:hAnsi="Times New Roman"/>
          <w:color w:val="auto"/>
          <w:szCs w:val="21"/>
        </w:rPr>
        <w:t>1</w:t>
      </w:r>
      <w:r w:rsidR="000D3400" w:rsidRPr="00BB7730">
        <w:rPr>
          <w:rFonts w:ascii="Times New Roman" w:eastAsia="仿宋_GB2312" w:hAnsi="Times New Roman"/>
          <w:color w:val="auto"/>
          <w:szCs w:val="21"/>
        </w:rPr>
        <w:t>40020</w:t>
      </w:r>
      <w:r w:rsidRPr="00BB7730">
        <w:rPr>
          <w:rFonts w:ascii="Times New Roman" w:eastAsia="仿宋_GB2312" w:hAnsi="Times New Roman"/>
          <w:color w:val="auto"/>
          <w:szCs w:val="21"/>
        </w:rPr>
        <w:t xml:space="preserve">-03) manufacture at Building </w:t>
      </w:r>
      <w:r w:rsidR="000D3400" w:rsidRPr="00BB7730">
        <w:rPr>
          <w:rFonts w:ascii="Times New Roman" w:eastAsia="仿宋_GB2312" w:hAnsi="Times New Roman"/>
          <w:color w:val="auto"/>
          <w:szCs w:val="21"/>
        </w:rPr>
        <w:t>12</w:t>
      </w:r>
      <w:r w:rsidRPr="00BB7730">
        <w:rPr>
          <w:rFonts w:ascii="Times New Roman" w:eastAsia="仿宋_GB2312" w:hAnsi="Times New Roman"/>
          <w:color w:val="auto"/>
          <w:szCs w:val="21"/>
        </w:rPr>
        <w:t xml:space="preserve"> Module 1</w:t>
      </w:r>
      <w:r w:rsidR="000D3400" w:rsidRPr="00BB7730">
        <w:rPr>
          <w:rFonts w:ascii="Times New Roman" w:eastAsia="仿宋_GB2312" w:hAnsi="Times New Roman"/>
          <w:color w:val="auto"/>
          <w:szCs w:val="21"/>
        </w:rPr>
        <w:t xml:space="preserve">3 at </w:t>
      </w:r>
      <w:proofErr w:type="spellStart"/>
      <w:r w:rsidR="00E9793E" w:rsidRPr="00BB7730">
        <w:rPr>
          <w:rFonts w:ascii="Times New Roman" w:eastAsia="仿宋_GB2312" w:hAnsi="Times New Roman"/>
          <w:color w:val="auto"/>
          <w:szCs w:val="21"/>
        </w:rPr>
        <w:t>Asymchem</w:t>
      </w:r>
      <w:proofErr w:type="spellEnd"/>
      <w:r w:rsidR="00E9793E" w:rsidRPr="00BB7730">
        <w:rPr>
          <w:rFonts w:ascii="Times New Roman" w:eastAsia="仿宋_GB2312" w:hAnsi="Times New Roman"/>
          <w:color w:val="auto"/>
          <w:szCs w:val="21"/>
        </w:rPr>
        <w:t xml:space="preserve"> Life Science (Tianjin) Co., Ltd. (refer</w:t>
      </w:r>
      <w:ins w:id="278" w:author="Johan Granander" w:date="2026-05-04T09:59:00Z">
        <w:r w:rsidR="00B97298" w:rsidRPr="00BB7730">
          <w:rPr>
            <w:rFonts w:ascii="Times New Roman" w:eastAsia="仿宋_GB2312" w:hAnsi="Times New Roman"/>
            <w:color w:val="auto"/>
            <w:szCs w:val="21"/>
          </w:rPr>
          <w:t>red</w:t>
        </w:r>
      </w:ins>
      <w:r w:rsidR="00E9793E" w:rsidRPr="00BB7730">
        <w:rPr>
          <w:rFonts w:ascii="Times New Roman" w:eastAsia="仿宋_GB2312" w:hAnsi="Times New Roman"/>
          <w:color w:val="auto"/>
          <w:szCs w:val="21"/>
        </w:rPr>
        <w:t xml:space="preserve"> to </w:t>
      </w:r>
      <w:ins w:id="279" w:author="Johan Granander" w:date="2026-05-04T09:59:00Z">
        <w:r w:rsidR="00B97298" w:rsidRPr="00BB7730">
          <w:rPr>
            <w:rFonts w:ascii="Times New Roman" w:eastAsia="仿宋_GB2312" w:hAnsi="Times New Roman"/>
            <w:color w:val="auto"/>
            <w:szCs w:val="21"/>
          </w:rPr>
          <w:t xml:space="preserve">as </w:t>
        </w:r>
      </w:ins>
      <w:proofErr w:type="spellStart"/>
      <w:r w:rsidR="00E9793E" w:rsidRPr="00BB7730">
        <w:rPr>
          <w:rFonts w:ascii="Times New Roman" w:eastAsia="仿宋_GB2312" w:hAnsi="Times New Roman"/>
          <w:color w:val="auto"/>
          <w:szCs w:val="21"/>
        </w:rPr>
        <w:t>Asymchem</w:t>
      </w:r>
      <w:proofErr w:type="spellEnd"/>
      <w:r w:rsidR="00E9793E" w:rsidRPr="00BB7730">
        <w:rPr>
          <w:rFonts w:ascii="Times New Roman" w:eastAsia="仿宋_GB2312" w:hAnsi="Times New Roman"/>
          <w:color w:val="auto"/>
          <w:szCs w:val="21"/>
        </w:rPr>
        <w:t xml:space="preserve"> TJ4)</w:t>
      </w:r>
      <w:bookmarkStart w:id="280" w:name="_Toc135846185"/>
      <w:bookmarkStart w:id="281" w:name="_Toc518148150"/>
      <w:bookmarkStart w:id="282" w:name="_Toc25227724"/>
      <w:ins w:id="283" w:author="He Han" w:date="2026-10-19T17:14:00Z">
        <w:r w:rsidR="00111EBC" w:rsidRPr="00BB7730">
          <w:rPr>
            <w:rFonts w:ascii="Times New Roman" w:eastAsia="仿宋_GB2312" w:hAnsi="Times New Roman"/>
            <w:color w:val="auto"/>
            <w:szCs w:val="21"/>
            <w:lang w:eastAsia="zh-CN"/>
          </w:rPr>
          <w:t>.</w:t>
        </w:r>
      </w:ins>
    </w:p>
    <w:p w14:paraId="4143C46F" w14:textId="7C3139A0" w:rsidR="00813D53" w:rsidRPr="00BB7730" w:rsidRDefault="00010358">
      <w:pPr>
        <w:pStyle w:val="1"/>
        <w:numPr>
          <w:ilvl w:val="0"/>
          <w:numId w:val="8"/>
        </w:numPr>
        <w:pPrChange w:id="284" w:author="He Han" w:date="2026-08-27T14:27:00Z">
          <w:pPr>
            <w:pStyle w:val="1"/>
          </w:pPr>
        </w:pPrChange>
      </w:pPr>
      <w:bookmarkStart w:id="285" w:name="_Toc243495124"/>
      <w:bookmarkStart w:id="286" w:name="_Toc243495691"/>
      <w:r w:rsidRPr="00BB7730">
        <w:t>Definition &amp; Abbreviation</w:t>
      </w:r>
      <w:bookmarkEnd w:id="280"/>
      <w:bookmarkEnd w:id="281"/>
      <w:bookmarkEnd w:id="282"/>
      <w:ins w:id="287" w:author="Johan Granander" w:date="2026-05-04T10:00:00Z">
        <w:r w:rsidR="00B97298" w:rsidRPr="00BB7730">
          <w:t>s</w:t>
        </w:r>
      </w:ins>
      <w:bookmarkEnd w:id="285"/>
      <w:bookmarkEnd w:id="286"/>
    </w:p>
    <w:p w14:paraId="71C3E7DA" w14:textId="7D659E98" w:rsidR="004B4CDE" w:rsidRPr="00BB7730" w:rsidDel="003D77B9" w:rsidRDefault="004B4CDE" w:rsidP="004705A0">
      <w:pPr>
        <w:spacing w:afterLines="50" w:after="120" w:line="360" w:lineRule="auto"/>
        <w:ind w:leftChars="150" w:left="315"/>
        <w:contextualSpacing/>
        <w:jc w:val="both"/>
        <w:rPr>
          <w:del w:id="288" w:author="He Han" w:date="2026-10-21T13:14:00Z"/>
          <w:rFonts w:ascii="Times New Roman" w:eastAsia="仿宋_GB2312" w:hAnsi="Times New Roman" w:cs="Times New Roman"/>
          <w:color w:val="auto"/>
          <w:szCs w:val="21"/>
          <w:lang w:eastAsia="zh-CN"/>
        </w:rPr>
      </w:pPr>
      <w:del w:id="289" w:author="He Han" w:date="2026-10-21T13:14:00Z">
        <w:r w:rsidRPr="00BB7730" w:rsidDel="003D77B9">
          <w:rPr>
            <w:rFonts w:ascii="Times New Roman" w:eastAsia="仿宋_GB2312" w:hAnsi="Times New Roman" w:cs="Times New Roman"/>
            <w:color w:val="auto"/>
            <w:szCs w:val="21"/>
            <w:lang w:eastAsia="zh-CN"/>
          </w:rPr>
          <w:delText>RT: Room temperature</w:delText>
        </w:r>
      </w:del>
    </w:p>
    <w:p w14:paraId="73D3EACD" w14:textId="256B0D32" w:rsidR="003346B7" w:rsidRPr="00BB7730" w:rsidRDefault="00032BAE" w:rsidP="004705A0">
      <w:pPr>
        <w:spacing w:afterLines="50" w:after="120" w:line="360" w:lineRule="auto"/>
        <w:ind w:leftChars="150" w:left="315"/>
        <w:contextualSpacing/>
        <w:jc w:val="both"/>
        <w:rPr>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 xml:space="preserve">DMF: N, </w:t>
      </w:r>
      <w:r w:rsidR="003346B7" w:rsidRPr="00BB7730">
        <w:rPr>
          <w:rFonts w:ascii="Times New Roman" w:eastAsia="仿宋_GB2312" w:hAnsi="Times New Roman" w:cs="Times New Roman"/>
          <w:color w:val="auto"/>
          <w:szCs w:val="21"/>
          <w:lang w:eastAsia="zh-CN"/>
        </w:rPr>
        <w:t>N-</w:t>
      </w:r>
      <w:proofErr w:type="spellStart"/>
      <w:del w:id="290" w:author="Johan Granander" w:date="2026-07-28T13:53:00Z">
        <w:r w:rsidR="003346B7" w:rsidRPr="00BB7730" w:rsidDel="008F32D4">
          <w:rPr>
            <w:rFonts w:ascii="Times New Roman" w:eastAsia="仿宋_GB2312" w:hAnsi="Times New Roman" w:cs="Times New Roman"/>
            <w:color w:val="auto"/>
            <w:szCs w:val="21"/>
            <w:lang w:eastAsia="zh-CN"/>
          </w:rPr>
          <w:delText>dimethylformamide</w:delText>
        </w:r>
      </w:del>
      <w:ins w:id="291" w:author="Johan Granander" w:date="2026-07-28T13:53:00Z">
        <w:r w:rsidR="008F32D4" w:rsidRPr="00BB7730">
          <w:rPr>
            <w:rFonts w:ascii="Times New Roman" w:eastAsia="仿宋_GB2312" w:hAnsi="Times New Roman" w:cs="Times New Roman"/>
            <w:color w:val="auto"/>
            <w:szCs w:val="21"/>
            <w:lang w:eastAsia="zh-CN"/>
          </w:rPr>
          <w:t>Dimethylformamide</w:t>
        </w:r>
      </w:ins>
      <w:proofErr w:type="spellEnd"/>
    </w:p>
    <w:p w14:paraId="3071E408" w14:textId="241E1863" w:rsidR="003346B7" w:rsidRPr="00BB7730" w:rsidRDefault="003346B7" w:rsidP="004705A0">
      <w:pPr>
        <w:spacing w:afterLines="50" w:after="120" w:line="360" w:lineRule="auto"/>
        <w:ind w:leftChars="150" w:left="315"/>
        <w:contextualSpacing/>
        <w:jc w:val="both"/>
        <w:rPr>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DIC: N,</w:t>
      </w:r>
      <w:r w:rsidR="00032BAE" w:rsidRPr="00BB7730">
        <w:rPr>
          <w:rFonts w:ascii="Times New Roman" w:eastAsia="仿宋_GB2312" w:hAnsi="Times New Roman" w:cs="Times New Roman"/>
          <w:color w:val="auto"/>
          <w:szCs w:val="21"/>
          <w:lang w:eastAsia="zh-CN"/>
        </w:rPr>
        <w:t xml:space="preserve"> </w:t>
      </w:r>
      <w:r w:rsidRPr="00BB7730">
        <w:rPr>
          <w:rFonts w:ascii="Times New Roman" w:eastAsia="仿宋_GB2312" w:hAnsi="Times New Roman" w:cs="Times New Roman"/>
          <w:color w:val="auto"/>
          <w:szCs w:val="21"/>
          <w:lang w:eastAsia="zh-CN"/>
        </w:rPr>
        <w:t>N'-</w:t>
      </w:r>
      <w:proofErr w:type="spellStart"/>
      <w:r w:rsidRPr="00BB7730">
        <w:rPr>
          <w:rFonts w:ascii="Times New Roman" w:eastAsia="仿宋_GB2312" w:hAnsi="Times New Roman" w:cs="Times New Roman"/>
          <w:color w:val="auto"/>
          <w:szCs w:val="21"/>
          <w:lang w:eastAsia="zh-CN"/>
        </w:rPr>
        <w:t>Diisopropylcarbodiimide</w:t>
      </w:r>
      <w:proofErr w:type="spellEnd"/>
    </w:p>
    <w:p w14:paraId="28E5CF0C" w14:textId="556C9884" w:rsidR="003346B7" w:rsidRPr="00BB7730" w:rsidRDefault="003346B7" w:rsidP="004705A0">
      <w:pPr>
        <w:spacing w:afterLines="50" w:after="120" w:line="360" w:lineRule="auto"/>
        <w:ind w:leftChars="150" w:left="315"/>
        <w:contextualSpacing/>
        <w:jc w:val="both"/>
        <w:rPr>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IPAC: Isopropyl Acetate</w:t>
      </w:r>
    </w:p>
    <w:p w14:paraId="56FC47CA" w14:textId="1515C3A2" w:rsidR="003346B7" w:rsidRPr="00BB7730" w:rsidRDefault="003346B7" w:rsidP="004705A0">
      <w:pPr>
        <w:spacing w:afterLines="50" w:after="120" w:line="360" w:lineRule="auto"/>
        <w:ind w:leftChars="150" w:left="315"/>
        <w:contextualSpacing/>
        <w:jc w:val="both"/>
        <w:rPr>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DIPEA: N</w:t>
      </w:r>
      <w:proofErr w:type="gramStart"/>
      <w:r w:rsidRPr="00BB7730">
        <w:rPr>
          <w:rFonts w:ascii="Times New Roman" w:eastAsia="仿宋_GB2312" w:hAnsi="Times New Roman" w:cs="Times New Roman"/>
          <w:color w:val="auto"/>
          <w:szCs w:val="21"/>
          <w:lang w:eastAsia="zh-CN"/>
        </w:rPr>
        <w:t>,N</w:t>
      </w:r>
      <w:proofErr w:type="gramEnd"/>
      <w:r w:rsidRPr="00BB7730">
        <w:rPr>
          <w:rFonts w:ascii="Times New Roman" w:eastAsia="仿宋_GB2312" w:hAnsi="Times New Roman" w:cs="Times New Roman"/>
          <w:color w:val="auto"/>
          <w:szCs w:val="21"/>
          <w:lang w:eastAsia="zh-CN"/>
        </w:rPr>
        <w:t>-</w:t>
      </w:r>
      <w:proofErr w:type="spellStart"/>
      <w:r w:rsidRPr="00BB7730">
        <w:rPr>
          <w:rFonts w:ascii="Times New Roman" w:eastAsia="仿宋_GB2312" w:hAnsi="Times New Roman" w:cs="Times New Roman"/>
          <w:color w:val="auto"/>
          <w:szCs w:val="21"/>
          <w:lang w:eastAsia="zh-CN"/>
        </w:rPr>
        <w:t>Diisopropylethylamine</w:t>
      </w:r>
      <w:proofErr w:type="spellEnd"/>
    </w:p>
    <w:p w14:paraId="35A3F75C" w14:textId="04EF8527" w:rsidR="00197F24" w:rsidRPr="00BB7730" w:rsidRDefault="00197F24" w:rsidP="004705A0">
      <w:pPr>
        <w:spacing w:afterLines="50" w:after="120" w:line="360" w:lineRule="auto"/>
        <w:ind w:leftChars="150" w:left="315"/>
        <w:contextualSpacing/>
        <w:jc w:val="both"/>
        <w:rPr>
          <w:rFonts w:ascii="Times New Roman" w:eastAsia="仿宋_GB2312" w:hAnsi="Times New Roman" w:cs="Times New Roman"/>
          <w:color w:val="auto"/>
          <w:szCs w:val="21"/>
        </w:rPr>
      </w:pPr>
      <w:r w:rsidRPr="00BB7730">
        <w:rPr>
          <w:rFonts w:ascii="Times New Roman" w:eastAsia="仿宋_GB2312" w:hAnsi="Times New Roman" w:cs="Times New Roman"/>
          <w:color w:val="auto"/>
          <w:szCs w:val="21"/>
          <w:lang w:eastAsia="zh-CN"/>
        </w:rPr>
        <w:t>GL</w:t>
      </w:r>
      <w:r w:rsidRPr="00BB7730">
        <w:rPr>
          <w:rFonts w:ascii="Times New Roman" w:eastAsia="仿宋_GB2312" w:hAnsi="Times New Roman" w:cs="Times New Roman"/>
          <w:color w:val="auto"/>
          <w:szCs w:val="21"/>
        </w:rPr>
        <w:t>: Glass lined</w:t>
      </w:r>
    </w:p>
    <w:p w14:paraId="6E554CBA" w14:textId="77777777" w:rsidR="00197F24" w:rsidRPr="00BB7730" w:rsidRDefault="00197F24" w:rsidP="004705A0">
      <w:pPr>
        <w:spacing w:afterLines="50" w:after="120" w:line="360" w:lineRule="auto"/>
        <w:ind w:leftChars="150" w:left="315"/>
        <w:contextualSpacing/>
        <w:jc w:val="both"/>
        <w:rPr>
          <w:rFonts w:ascii="Times New Roman" w:eastAsia="仿宋_GB2312" w:hAnsi="Times New Roman" w:cs="Times New Roman"/>
          <w:color w:val="auto"/>
          <w:szCs w:val="21"/>
        </w:rPr>
      </w:pPr>
      <w:r w:rsidRPr="00BB7730">
        <w:rPr>
          <w:rFonts w:ascii="Times New Roman" w:eastAsia="仿宋_GB2312" w:hAnsi="Times New Roman" w:cs="Times New Roman"/>
          <w:color w:val="auto"/>
          <w:szCs w:val="21"/>
          <w:lang w:eastAsia="zh-CN"/>
        </w:rPr>
        <w:t>SS: Stainless steel</w:t>
      </w:r>
      <w:r w:rsidRPr="00BB7730" w:rsidDel="007850EE">
        <w:rPr>
          <w:rFonts w:ascii="Times New Roman" w:eastAsia="仿宋_GB2312" w:hAnsi="Times New Roman" w:cs="Times New Roman"/>
          <w:color w:val="auto"/>
          <w:szCs w:val="21"/>
          <w:lang w:eastAsia="zh-CN"/>
        </w:rPr>
        <w:t xml:space="preserve"> </w:t>
      </w:r>
    </w:p>
    <w:p w14:paraId="596D6046" w14:textId="67F2D693" w:rsidR="00197F24" w:rsidRPr="00BB7730" w:rsidRDefault="00E2663E" w:rsidP="004705A0">
      <w:pPr>
        <w:spacing w:afterLines="50" w:after="120" w:line="360" w:lineRule="auto"/>
        <w:ind w:leftChars="150" w:left="315"/>
        <w:contextualSpacing/>
        <w:jc w:val="both"/>
        <w:rPr>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316L</w:t>
      </w:r>
      <w:ins w:id="292" w:author="He Han" w:date="2026-10-21T13:14:00Z">
        <w:r w:rsidR="003D77B9" w:rsidRPr="00BB7730">
          <w:rPr>
            <w:rFonts w:ascii="Times New Roman" w:eastAsia="仿宋_GB2312" w:hAnsi="Times New Roman" w:cs="Times New Roman"/>
            <w:color w:val="auto"/>
            <w:szCs w:val="21"/>
            <w:lang w:eastAsia="zh-CN"/>
          </w:rPr>
          <w:t>SS</w:t>
        </w:r>
      </w:ins>
      <w:ins w:id="293" w:author="He Han" w:date="2026-10-21T13:15:00Z">
        <w:r w:rsidR="003D77B9" w:rsidRPr="00BB7730">
          <w:rPr>
            <w:rFonts w:ascii="Times New Roman" w:eastAsia="仿宋_GB2312" w:hAnsi="Times New Roman" w:cs="Times New Roman"/>
            <w:color w:val="auto"/>
            <w:szCs w:val="21"/>
            <w:lang w:eastAsia="zh-CN"/>
          </w:rPr>
          <w:t xml:space="preserve"> &amp; 31603</w:t>
        </w:r>
      </w:ins>
      <w:r w:rsidR="00197F24" w:rsidRPr="00BB7730">
        <w:rPr>
          <w:rFonts w:ascii="Times New Roman" w:eastAsia="仿宋_GB2312" w:hAnsi="Times New Roman" w:cs="Times New Roman"/>
          <w:color w:val="auto"/>
          <w:szCs w:val="21"/>
          <w:lang w:eastAsia="zh-CN"/>
        </w:rPr>
        <w:t>: 316 Low carbon stainless steel</w:t>
      </w:r>
      <w:r w:rsidR="00197F24" w:rsidRPr="00BB7730" w:rsidDel="007850EE">
        <w:rPr>
          <w:rFonts w:ascii="Times New Roman" w:eastAsia="仿宋_GB2312" w:hAnsi="Times New Roman" w:cs="Times New Roman"/>
          <w:color w:val="auto"/>
          <w:szCs w:val="21"/>
          <w:lang w:eastAsia="zh-CN"/>
        </w:rPr>
        <w:t xml:space="preserve"> </w:t>
      </w:r>
    </w:p>
    <w:p w14:paraId="54133C10" w14:textId="0A5FA995" w:rsidR="00197F24" w:rsidRPr="00BB7730" w:rsidRDefault="00197F24" w:rsidP="004705A0">
      <w:pPr>
        <w:spacing w:afterLines="50" w:after="120" w:line="360" w:lineRule="auto"/>
        <w:ind w:leftChars="150" w:left="315"/>
        <w:contextualSpacing/>
        <w:jc w:val="both"/>
        <w:rPr>
          <w:ins w:id="294" w:author="Xuning Wei12232" w:date="2026-09-05T19:37:00Z"/>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316SS: 316 Stainless steel</w:t>
      </w:r>
    </w:p>
    <w:p w14:paraId="12F96B7C" w14:textId="217D34EC" w:rsidR="00C12ACF" w:rsidRPr="00BB7730" w:rsidDel="00C12ACF" w:rsidRDefault="00C12ACF" w:rsidP="004705A0">
      <w:pPr>
        <w:spacing w:after="50" w:line="360" w:lineRule="auto"/>
        <w:ind w:leftChars="150" w:left="315"/>
        <w:contextualSpacing/>
        <w:jc w:val="both"/>
        <w:rPr>
          <w:del w:id="295" w:author="Xuning Wei12232" w:date="2026-09-05T19:37:00Z"/>
          <w:rFonts w:ascii="Times New Roman" w:eastAsia="仿宋_GB2312" w:hAnsi="Times New Roman" w:cs="Times New Roman"/>
          <w:color w:val="auto"/>
          <w:szCs w:val="21"/>
          <w:lang w:eastAsia="zh-CN"/>
        </w:rPr>
      </w:pPr>
      <w:ins w:id="296" w:author="Xuning Wei12232" w:date="2026-09-05T19:37:00Z">
        <w:r w:rsidRPr="00BB7730">
          <w:rPr>
            <w:rFonts w:ascii="Times New Roman" w:eastAsia="仿宋_GB2312" w:hAnsi="Times New Roman" w:cs="Times New Roman"/>
            <w:color w:val="auto"/>
            <w:szCs w:val="21"/>
            <w:lang w:eastAsia="zh-CN"/>
          </w:rPr>
          <w:t>304SS: 304 Stainless steel</w:t>
        </w:r>
      </w:ins>
    </w:p>
    <w:p w14:paraId="2A971426" w14:textId="15322D83" w:rsidR="00197F24" w:rsidRPr="00BB7730" w:rsidRDefault="00C12ACF" w:rsidP="004705A0">
      <w:pPr>
        <w:spacing w:after="50" w:line="360" w:lineRule="auto"/>
        <w:ind w:leftChars="150" w:left="315"/>
        <w:contextualSpacing/>
        <w:jc w:val="both"/>
        <w:rPr>
          <w:rFonts w:ascii="Times New Roman" w:eastAsia="仿宋_GB2312" w:hAnsi="Times New Roman" w:cs="Times New Roman"/>
          <w:color w:val="auto"/>
          <w:szCs w:val="21"/>
          <w:lang w:eastAsia="zh-CN"/>
        </w:rPr>
      </w:pPr>
      <w:ins w:id="297" w:author="Xuning Wei12232" w:date="2026-09-05T19:37:00Z">
        <w:r w:rsidRPr="00BB7730">
          <w:rPr>
            <w:rFonts w:ascii="Times New Roman" w:eastAsia="仿宋_GB2312" w:hAnsi="Times New Roman" w:cs="Times New Roman"/>
            <w:color w:val="auto"/>
            <w:szCs w:val="21"/>
            <w:lang w:eastAsia="zh-CN"/>
          </w:rPr>
          <w:br/>
        </w:r>
      </w:ins>
      <w:r w:rsidR="00197F24" w:rsidRPr="00BB7730">
        <w:rPr>
          <w:rFonts w:ascii="Times New Roman" w:eastAsia="仿宋_GB2312" w:hAnsi="Times New Roman" w:cs="Times New Roman"/>
          <w:color w:val="auto"/>
          <w:szCs w:val="21"/>
          <w:lang w:eastAsia="zh-CN"/>
        </w:rPr>
        <w:t xml:space="preserve">PTFE: </w:t>
      </w:r>
      <w:del w:id="298" w:author="Johan Granander" w:date="2026-05-04T10:00:00Z">
        <w:r w:rsidR="00197F24" w:rsidRPr="00BB7730" w:rsidDel="00B97298">
          <w:rPr>
            <w:rFonts w:ascii="Times New Roman" w:eastAsia="仿宋_GB2312" w:hAnsi="Times New Roman" w:cs="Times New Roman"/>
            <w:color w:val="auto"/>
            <w:szCs w:val="21"/>
            <w:lang w:eastAsia="zh-CN"/>
          </w:rPr>
          <w:delText>polytetrafluoroethylene</w:delText>
        </w:r>
      </w:del>
      <w:ins w:id="299" w:author="Johan Granander" w:date="2026-05-04T10:00:00Z">
        <w:r w:rsidR="00B97298" w:rsidRPr="00BB7730">
          <w:rPr>
            <w:rFonts w:ascii="Times New Roman" w:eastAsia="仿宋_GB2312" w:hAnsi="Times New Roman" w:cs="Times New Roman"/>
            <w:color w:val="auto"/>
            <w:szCs w:val="21"/>
            <w:lang w:eastAsia="zh-CN"/>
          </w:rPr>
          <w:t>Polytetrafluoroethylene</w:t>
        </w:r>
      </w:ins>
    </w:p>
    <w:p w14:paraId="15DD0617" w14:textId="4EA3FE02" w:rsidR="00197F24" w:rsidRPr="00BB7730" w:rsidRDefault="00197F24" w:rsidP="004705A0">
      <w:pPr>
        <w:spacing w:afterLines="50" w:after="120" w:line="360" w:lineRule="auto"/>
        <w:ind w:leftChars="150" w:left="315"/>
        <w:contextualSpacing/>
        <w:jc w:val="both"/>
        <w:rPr>
          <w:ins w:id="300" w:author="He Han" w:date="2026-10-21T13:16:00Z"/>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 xml:space="preserve">LDPE: </w:t>
      </w:r>
      <w:del w:id="301" w:author="Johan Granander" w:date="2026-05-04T10:00:00Z">
        <w:r w:rsidRPr="00BB7730" w:rsidDel="00B97298">
          <w:rPr>
            <w:rFonts w:ascii="Times New Roman" w:eastAsia="仿宋_GB2312" w:hAnsi="Times New Roman" w:cs="Times New Roman"/>
            <w:color w:val="auto"/>
            <w:szCs w:val="21"/>
            <w:lang w:eastAsia="zh-CN"/>
          </w:rPr>
          <w:delText>low</w:delText>
        </w:r>
      </w:del>
      <w:ins w:id="302" w:author="Johan Granander" w:date="2026-05-04T10:00:00Z">
        <w:r w:rsidR="00B97298" w:rsidRPr="00BB7730">
          <w:rPr>
            <w:rFonts w:ascii="Times New Roman" w:eastAsia="仿宋_GB2312" w:hAnsi="Times New Roman" w:cs="Times New Roman"/>
            <w:color w:val="auto"/>
            <w:szCs w:val="21"/>
            <w:lang w:eastAsia="zh-CN"/>
          </w:rPr>
          <w:t>Low</w:t>
        </w:r>
      </w:ins>
      <w:r w:rsidRPr="00BB7730">
        <w:rPr>
          <w:rFonts w:ascii="Times New Roman" w:eastAsia="仿宋_GB2312" w:hAnsi="Times New Roman" w:cs="Times New Roman"/>
          <w:color w:val="auto"/>
          <w:szCs w:val="21"/>
          <w:lang w:eastAsia="zh-CN"/>
        </w:rPr>
        <w:t>-density polyethylene</w:t>
      </w:r>
    </w:p>
    <w:p w14:paraId="045469DF" w14:textId="611DC85C" w:rsidR="003D77B9" w:rsidRPr="00BB7730" w:rsidRDefault="003D77B9" w:rsidP="004705A0">
      <w:pPr>
        <w:spacing w:afterLines="50" w:after="120" w:line="360" w:lineRule="auto"/>
        <w:ind w:leftChars="150" w:left="315"/>
        <w:contextualSpacing/>
        <w:jc w:val="both"/>
        <w:rPr>
          <w:rFonts w:ascii="Times New Roman" w:eastAsia="仿宋_GB2312" w:hAnsi="Times New Roman" w:cs="Times New Roman"/>
          <w:color w:val="auto"/>
          <w:szCs w:val="21"/>
          <w:lang w:eastAsia="zh-CN"/>
        </w:rPr>
      </w:pPr>
      <w:ins w:id="303" w:author="He Han" w:date="2026-10-21T13:16:00Z">
        <w:r w:rsidRPr="00BB7730">
          <w:rPr>
            <w:rFonts w:ascii="Times New Roman" w:eastAsia="仿宋_GB2312" w:hAnsi="Times New Roman" w:cs="Times New Roman"/>
            <w:color w:val="auto"/>
            <w:szCs w:val="21"/>
            <w:lang w:eastAsia="zh-CN"/>
          </w:rPr>
          <w:t>HDPE: High-density polyethylene</w:t>
        </w:r>
      </w:ins>
    </w:p>
    <w:p w14:paraId="72F36B74" w14:textId="30CBAD64" w:rsidR="00197F24" w:rsidRPr="00BB7730" w:rsidDel="00CE01D9" w:rsidRDefault="00197F24" w:rsidP="004705A0">
      <w:pPr>
        <w:spacing w:afterLines="50" w:after="120" w:line="360" w:lineRule="auto"/>
        <w:ind w:leftChars="150" w:left="315"/>
        <w:contextualSpacing/>
        <w:jc w:val="both"/>
        <w:rPr>
          <w:del w:id="304" w:author="Xuning Wei12232" w:date="2026-09-05T20:25:00Z"/>
          <w:rFonts w:ascii="Times New Roman" w:eastAsia="仿宋_GB2312" w:hAnsi="Times New Roman" w:cs="Times New Roman"/>
          <w:color w:val="auto"/>
          <w:szCs w:val="21"/>
        </w:rPr>
      </w:pPr>
      <w:del w:id="305" w:author="Xuning Wei12232" w:date="2026-09-05T20:25:00Z">
        <w:r w:rsidRPr="00BB7730" w:rsidDel="00CE01D9">
          <w:rPr>
            <w:rFonts w:ascii="Times New Roman" w:eastAsia="仿宋_GB2312" w:hAnsi="Times New Roman" w:cs="Times New Roman"/>
            <w:color w:val="auto"/>
            <w:szCs w:val="21"/>
          </w:rPr>
          <w:delText>PC:</w:delText>
        </w:r>
        <w:r w:rsidRPr="00BB7730" w:rsidDel="00CE01D9">
          <w:rPr>
            <w:rFonts w:ascii="Times New Roman" w:hAnsi="Times New Roman" w:cs="Times New Roman"/>
            <w:color w:val="auto"/>
          </w:rPr>
          <w:delText xml:space="preserve"> </w:delText>
        </w:r>
        <w:r w:rsidRPr="00BB7730" w:rsidDel="00CE01D9">
          <w:rPr>
            <w:rFonts w:ascii="Times New Roman" w:eastAsia="仿宋_GB2312" w:hAnsi="Times New Roman" w:cs="Times New Roman"/>
            <w:color w:val="auto"/>
            <w:szCs w:val="21"/>
          </w:rPr>
          <w:delText>Polycarbonate</w:delText>
        </w:r>
      </w:del>
    </w:p>
    <w:p w14:paraId="7F6E3A72" w14:textId="7237A94F" w:rsidR="00197F24" w:rsidRPr="00BB7730" w:rsidRDefault="00197F24" w:rsidP="004705A0">
      <w:pPr>
        <w:spacing w:afterLines="50" w:after="120" w:line="360" w:lineRule="auto"/>
        <w:ind w:leftChars="150" w:left="315"/>
        <w:contextualSpacing/>
        <w:jc w:val="both"/>
        <w:rPr>
          <w:rFonts w:ascii="Times New Roman" w:eastAsia="仿宋_GB2312" w:hAnsi="Times New Roman" w:cs="Times New Roman"/>
          <w:color w:val="auto"/>
          <w:szCs w:val="21"/>
          <w:lang w:eastAsia="zh-CN"/>
        </w:rPr>
      </w:pPr>
      <w:r w:rsidRPr="00BB7730">
        <w:rPr>
          <w:rFonts w:ascii="Times New Roman" w:eastAsia="仿宋_GB2312" w:hAnsi="Times New Roman" w:cs="Times New Roman"/>
          <w:color w:val="auto"/>
          <w:szCs w:val="21"/>
          <w:lang w:eastAsia="zh-CN"/>
        </w:rPr>
        <w:t xml:space="preserve">NOR: </w:t>
      </w:r>
      <w:bookmarkStart w:id="306" w:name="OLE_LINK2"/>
      <w:bookmarkStart w:id="307" w:name="OLE_LINK3"/>
      <w:del w:id="308" w:author="Johan Granander" w:date="2026-05-04T10:00:00Z">
        <w:r w:rsidRPr="00BB7730" w:rsidDel="00B97298">
          <w:rPr>
            <w:rFonts w:ascii="Times New Roman" w:eastAsia="仿宋_GB2312" w:hAnsi="Times New Roman" w:cs="Times New Roman"/>
            <w:color w:val="auto"/>
            <w:szCs w:val="21"/>
            <w:lang w:eastAsia="zh-CN"/>
          </w:rPr>
          <w:delText xml:space="preserve">normal </w:delText>
        </w:r>
      </w:del>
      <w:ins w:id="309" w:author="Johan Granander" w:date="2026-05-04T10:00:00Z">
        <w:r w:rsidR="00B97298" w:rsidRPr="00BB7730">
          <w:rPr>
            <w:rFonts w:ascii="Times New Roman" w:eastAsia="仿宋_GB2312" w:hAnsi="Times New Roman" w:cs="Times New Roman"/>
            <w:color w:val="auto"/>
            <w:szCs w:val="21"/>
            <w:lang w:eastAsia="zh-CN"/>
          </w:rPr>
          <w:t xml:space="preserve">Normal </w:t>
        </w:r>
      </w:ins>
      <w:r w:rsidRPr="00BB7730">
        <w:rPr>
          <w:rFonts w:ascii="Times New Roman" w:eastAsia="仿宋_GB2312" w:hAnsi="Times New Roman" w:cs="Times New Roman"/>
          <w:color w:val="auto"/>
          <w:szCs w:val="21"/>
          <w:lang w:eastAsia="zh-CN"/>
        </w:rPr>
        <w:t>operation range</w:t>
      </w:r>
      <w:bookmarkEnd w:id="306"/>
      <w:bookmarkEnd w:id="307"/>
    </w:p>
    <w:p w14:paraId="42C52A9D" w14:textId="0C310ABC" w:rsidR="00197F24" w:rsidRPr="00BB7730" w:rsidRDefault="00197F24" w:rsidP="004705A0">
      <w:pPr>
        <w:spacing w:afterLines="50" w:after="120" w:line="360" w:lineRule="auto"/>
        <w:ind w:leftChars="150" w:left="315"/>
        <w:contextualSpacing/>
        <w:jc w:val="both"/>
        <w:rPr>
          <w:rFonts w:ascii="Times New Roman" w:eastAsia="FangSong" w:hAnsi="Times New Roman" w:cs="Times New Roman"/>
          <w:color w:val="auto"/>
          <w:szCs w:val="21"/>
          <w:lang w:eastAsia="zh-CN"/>
        </w:rPr>
      </w:pPr>
      <w:r w:rsidRPr="00BB7730">
        <w:rPr>
          <w:rFonts w:ascii="Times New Roman" w:eastAsia="FangSong" w:hAnsi="Times New Roman" w:cs="Times New Roman"/>
          <w:color w:val="auto"/>
          <w:szCs w:val="21"/>
          <w:lang w:eastAsia="zh-CN"/>
        </w:rPr>
        <w:t>PAR</w:t>
      </w:r>
      <w:bookmarkStart w:id="310" w:name="OLE_LINK48"/>
      <w:bookmarkStart w:id="311" w:name="OLE_LINK51"/>
      <w:r w:rsidRPr="00BB7730">
        <w:rPr>
          <w:rFonts w:ascii="Times New Roman" w:eastAsia="FangSong" w:hAnsi="Times New Roman" w:cs="Times New Roman"/>
          <w:color w:val="auto"/>
          <w:szCs w:val="21"/>
          <w:lang w:eastAsia="zh-CN"/>
        </w:rPr>
        <w:t>: Proven acceptable range</w:t>
      </w:r>
      <w:bookmarkEnd w:id="310"/>
      <w:bookmarkEnd w:id="311"/>
      <w:r w:rsidRPr="00BB7730">
        <w:rPr>
          <w:rFonts w:ascii="Times New Roman" w:eastAsia="FangSong" w:hAnsi="Times New Roman" w:cs="Times New Roman"/>
          <w:color w:val="auto"/>
          <w:szCs w:val="21"/>
          <w:lang w:eastAsia="zh-CN"/>
        </w:rPr>
        <w:t xml:space="preserve"> </w:t>
      </w:r>
    </w:p>
    <w:p w14:paraId="2100A4F9" w14:textId="6A35A3B8" w:rsidR="00197F24" w:rsidRPr="00BB7730" w:rsidRDefault="00197F24" w:rsidP="004705A0">
      <w:pPr>
        <w:spacing w:afterLines="50" w:after="120" w:line="360" w:lineRule="auto"/>
        <w:ind w:leftChars="150" w:left="315"/>
        <w:contextualSpacing/>
        <w:jc w:val="both"/>
        <w:rPr>
          <w:rFonts w:ascii="Times New Roman" w:eastAsia="FangSong" w:hAnsi="Times New Roman" w:cs="Times New Roman"/>
          <w:color w:val="auto"/>
          <w:szCs w:val="21"/>
          <w:lang w:eastAsia="zh-CN"/>
        </w:rPr>
      </w:pPr>
      <w:r w:rsidRPr="00BB7730">
        <w:rPr>
          <w:rFonts w:ascii="Times New Roman" w:eastAsia="FangSong" w:hAnsi="Times New Roman" w:cs="Times New Roman"/>
          <w:color w:val="auto"/>
          <w:szCs w:val="21"/>
          <w:lang w:eastAsia="zh-CN"/>
        </w:rPr>
        <w:t xml:space="preserve">MPa: </w:t>
      </w:r>
      <w:proofErr w:type="spellStart"/>
      <w:r w:rsidRPr="00BB7730">
        <w:rPr>
          <w:rFonts w:ascii="Times New Roman" w:eastAsia="FangSong" w:hAnsi="Times New Roman" w:cs="Times New Roman"/>
          <w:color w:val="auto"/>
          <w:szCs w:val="21"/>
          <w:lang w:eastAsia="zh-CN"/>
        </w:rPr>
        <w:t>Megapascals</w:t>
      </w:r>
      <w:proofErr w:type="spellEnd"/>
    </w:p>
    <w:p w14:paraId="26D6C8A0" w14:textId="7E1D42FD" w:rsidR="00E82336" w:rsidRPr="00BB7730" w:rsidRDefault="00E82336" w:rsidP="004705A0">
      <w:pPr>
        <w:spacing w:afterLines="50" w:after="120" w:line="360" w:lineRule="auto"/>
        <w:ind w:leftChars="150" w:left="315"/>
        <w:contextualSpacing/>
        <w:jc w:val="both"/>
        <w:rPr>
          <w:rFonts w:ascii="Times New Roman" w:eastAsia="FangSong" w:hAnsi="Times New Roman" w:cs="Times New Roman"/>
          <w:color w:val="auto"/>
          <w:szCs w:val="21"/>
          <w:lang w:eastAsia="zh-CN"/>
        </w:rPr>
      </w:pPr>
      <w:r w:rsidRPr="00BB7730">
        <w:rPr>
          <w:rFonts w:ascii="Times New Roman" w:eastAsia="FangSong" w:hAnsi="Times New Roman" w:cs="Times New Roman"/>
          <w:color w:val="auto"/>
          <w:szCs w:val="21"/>
          <w:lang w:eastAsia="zh-CN"/>
        </w:rPr>
        <w:t>HSS: High‑Speed Steel</w:t>
      </w:r>
    </w:p>
    <w:p w14:paraId="439FE610" w14:textId="18A0EFF9" w:rsidR="0051149A" w:rsidRPr="00BB7730" w:rsidRDefault="0051149A" w:rsidP="004705A0">
      <w:pPr>
        <w:spacing w:afterLines="50" w:after="120" w:line="360" w:lineRule="auto"/>
        <w:ind w:leftChars="150" w:left="315"/>
        <w:contextualSpacing/>
        <w:jc w:val="both"/>
        <w:rPr>
          <w:rFonts w:ascii="Times New Roman" w:eastAsia="FangSong" w:hAnsi="Times New Roman" w:cs="Times New Roman"/>
          <w:color w:val="auto"/>
          <w:szCs w:val="21"/>
          <w:lang w:eastAsia="zh-CN"/>
        </w:rPr>
      </w:pPr>
      <w:r w:rsidRPr="00BB7730">
        <w:rPr>
          <w:rFonts w:ascii="Times New Roman" w:eastAsia="FangSong" w:hAnsi="Times New Roman" w:cs="Times New Roman"/>
          <w:color w:val="auto"/>
          <w:szCs w:val="21"/>
          <w:lang w:eastAsia="zh-CN"/>
        </w:rPr>
        <w:t>PP: Polypropylene</w:t>
      </w:r>
    </w:p>
    <w:p w14:paraId="71D9AC5C" w14:textId="2D60D4D7" w:rsidR="0061085F" w:rsidRPr="00BB7730" w:rsidRDefault="00766FDD" w:rsidP="004705A0">
      <w:pPr>
        <w:spacing w:afterLines="50" w:after="120" w:line="360" w:lineRule="auto"/>
        <w:ind w:leftChars="150" w:left="315"/>
        <w:contextualSpacing/>
        <w:jc w:val="both"/>
        <w:rPr>
          <w:rFonts w:ascii="Times New Roman" w:eastAsia="FangSong" w:hAnsi="Times New Roman" w:cs="Times New Roman"/>
          <w:color w:val="auto"/>
          <w:szCs w:val="21"/>
          <w:lang w:eastAsia="zh-CN"/>
        </w:rPr>
      </w:pPr>
      <w:r w:rsidRPr="00BB7730">
        <w:rPr>
          <w:rFonts w:ascii="Times New Roman" w:eastAsia="FangSong" w:hAnsi="Times New Roman" w:cs="Times New Roman"/>
          <w:color w:val="auto"/>
          <w:szCs w:val="21"/>
          <w:lang w:eastAsia="zh-CN"/>
        </w:rPr>
        <w:t xml:space="preserve">C-276: </w:t>
      </w:r>
      <w:proofErr w:type="spellStart"/>
      <w:r w:rsidR="00161EA5" w:rsidRPr="00BB7730">
        <w:rPr>
          <w:rFonts w:ascii="Times New Roman" w:eastAsia="FangSong" w:hAnsi="Times New Roman" w:cs="Times New Roman"/>
          <w:color w:val="auto"/>
          <w:szCs w:val="21"/>
          <w:lang w:eastAsia="zh-CN"/>
        </w:rPr>
        <w:t>Hastelloy</w:t>
      </w:r>
      <w:proofErr w:type="spellEnd"/>
      <w:ins w:id="312" w:author="He Han" w:date="2026-10-19T17:15:00Z">
        <w:r w:rsidR="00111EBC" w:rsidRPr="00BB7730">
          <w:rPr>
            <w:rFonts w:ascii="Times New Roman" w:eastAsia="FangSong" w:hAnsi="Times New Roman" w:cs="Times New Roman"/>
            <w:color w:val="auto"/>
            <w:szCs w:val="21"/>
            <w:lang w:eastAsia="zh-CN"/>
          </w:rPr>
          <w:t xml:space="preserve"> C-276</w:t>
        </w:r>
      </w:ins>
    </w:p>
    <w:p w14:paraId="4D522B8D" w14:textId="77777777" w:rsidR="003D77B9" w:rsidRPr="00BB7730" w:rsidRDefault="0061085F">
      <w:pPr>
        <w:spacing w:afterLines="50" w:after="120" w:line="360" w:lineRule="auto"/>
        <w:ind w:leftChars="150" w:left="315"/>
        <w:contextualSpacing/>
        <w:jc w:val="both"/>
        <w:rPr>
          <w:ins w:id="313" w:author="He Han" w:date="2026-10-21T13:20:00Z"/>
          <w:color w:val="00B0F0"/>
          <w:rPrChange w:id="314" w:author="He Han" w:date="2026-10-22T13:31:00Z">
            <w:rPr>
              <w:ins w:id="315" w:author="He Han" w:date="2026-10-21T13:20:00Z"/>
              <w:color w:val="0000FF"/>
            </w:rPr>
          </w:rPrChange>
        </w:rPr>
        <w:pPrChange w:id="316" w:author="He Han" w:date="2026-10-21T13:19:00Z">
          <w:pPr>
            <w:pStyle w:val="Default"/>
          </w:pPr>
        </w:pPrChange>
      </w:pPr>
      <w:r w:rsidRPr="00BB7730">
        <w:rPr>
          <w:rFonts w:ascii="Times New Roman" w:eastAsia="FangSong" w:hAnsi="Times New Roman" w:cs="Times New Roman"/>
          <w:color w:val="00B0F0"/>
          <w:szCs w:val="21"/>
          <w:lang w:eastAsia="zh-CN"/>
          <w:rPrChange w:id="317" w:author="He Han" w:date="2026-10-22T13:31:00Z">
            <w:rPr>
              <w:rFonts w:eastAsia="FangSong"/>
              <w:color w:val="0000FF"/>
              <w:szCs w:val="21"/>
            </w:rPr>
          </w:rPrChange>
        </w:rPr>
        <w:t>HC-22:</w:t>
      </w:r>
      <w:r w:rsidRPr="00BB7730">
        <w:rPr>
          <w:rFonts w:ascii="Times New Roman" w:hAnsi="Times New Roman" w:cs="Times New Roman"/>
          <w:color w:val="00B0F0"/>
          <w:rPrChange w:id="318" w:author="He Han" w:date="2026-10-22T13:31:00Z">
            <w:rPr>
              <w:color w:val="0000FF"/>
            </w:rPr>
          </w:rPrChange>
        </w:rPr>
        <w:t xml:space="preserve"> </w:t>
      </w:r>
      <w:proofErr w:type="spellStart"/>
      <w:r w:rsidRPr="00BB7730">
        <w:rPr>
          <w:rFonts w:ascii="Times New Roman" w:hAnsi="Times New Roman" w:cs="Times New Roman"/>
          <w:color w:val="00B0F0"/>
          <w:rPrChange w:id="319" w:author="He Han" w:date="2026-10-22T13:31:00Z">
            <w:rPr>
              <w:color w:val="0000FF"/>
            </w:rPr>
          </w:rPrChange>
        </w:rPr>
        <w:t>Hastelloy</w:t>
      </w:r>
      <w:proofErr w:type="spellEnd"/>
      <w:r w:rsidRPr="00BB7730">
        <w:rPr>
          <w:rFonts w:ascii="Times New Roman" w:hAnsi="Times New Roman" w:cs="Times New Roman"/>
          <w:color w:val="00B0F0"/>
          <w:rPrChange w:id="320" w:author="He Han" w:date="2026-10-22T13:31:00Z">
            <w:rPr>
              <w:color w:val="0000FF"/>
            </w:rPr>
          </w:rPrChange>
        </w:rPr>
        <w:t xml:space="preserve"> C</w:t>
      </w:r>
      <w:r w:rsidRPr="00BB7730">
        <w:rPr>
          <w:rFonts w:ascii="Times New Roman" w:hAnsi="Times New Roman" w:cs="Times New Roman"/>
          <w:color w:val="00B0F0"/>
          <w:rPrChange w:id="321" w:author="He Han" w:date="2026-10-22T13:31:00Z">
            <w:rPr>
              <w:color w:val="0000FF"/>
            </w:rPr>
          </w:rPrChange>
        </w:rPr>
        <w:noBreakHyphen/>
        <w:t>22</w:t>
      </w:r>
    </w:p>
    <w:p w14:paraId="24C1F479" w14:textId="77777777" w:rsidR="003D77B9" w:rsidRPr="00BB7730" w:rsidRDefault="003D77B9">
      <w:pPr>
        <w:spacing w:afterLines="50" w:after="120" w:line="360" w:lineRule="auto"/>
        <w:ind w:leftChars="150" w:left="315"/>
        <w:contextualSpacing/>
        <w:jc w:val="both"/>
        <w:rPr>
          <w:ins w:id="322" w:author="He Han" w:date="2026-10-21T13:20:00Z"/>
          <w:color w:val="00B0F0"/>
          <w:rPrChange w:id="323" w:author="He Han" w:date="2026-10-22T13:31:00Z">
            <w:rPr>
              <w:ins w:id="324" w:author="He Han" w:date="2026-10-21T13:20:00Z"/>
              <w:sz w:val="20"/>
              <w:szCs w:val="20"/>
            </w:rPr>
          </w:rPrChange>
        </w:rPr>
        <w:pPrChange w:id="325" w:author="He Han" w:date="2026-10-21T13:20:00Z">
          <w:pPr>
            <w:pStyle w:val="Default"/>
          </w:pPr>
        </w:pPrChange>
      </w:pPr>
      <w:ins w:id="326" w:author="He Han" w:date="2026-10-21T13:19:00Z">
        <w:r w:rsidRPr="00BB7730">
          <w:rPr>
            <w:rFonts w:ascii="Times New Roman" w:hAnsi="Times New Roman" w:cs="Times New Roman"/>
            <w:color w:val="00B0F0"/>
            <w:rPrChange w:id="327" w:author="He Han" w:date="2026-10-22T13:31:00Z">
              <w:rPr>
                <w:bCs/>
                <w:sz w:val="20"/>
                <w:szCs w:val="20"/>
              </w:rPr>
            </w:rPrChange>
          </w:rPr>
          <w:t xml:space="preserve">FFKM: </w:t>
        </w:r>
        <w:proofErr w:type="spellStart"/>
        <w:r w:rsidRPr="00BB7730">
          <w:rPr>
            <w:rFonts w:ascii="Times New Roman" w:hAnsi="Times New Roman" w:cs="Times New Roman"/>
            <w:color w:val="00B0F0"/>
            <w:rPrChange w:id="328" w:author="He Han" w:date="2026-10-22T13:31:00Z">
              <w:rPr>
                <w:bCs/>
                <w:sz w:val="20"/>
                <w:szCs w:val="20"/>
              </w:rPr>
            </w:rPrChange>
          </w:rPr>
          <w:t>Perfluoroelastomer</w:t>
        </w:r>
        <w:proofErr w:type="spellEnd"/>
        <w:r w:rsidRPr="00BB7730">
          <w:rPr>
            <w:rFonts w:ascii="Times New Roman" w:hAnsi="Times New Roman" w:cs="Times New Roman"/>
            <w:color w:val="00B0F0"/>
            <w:rPrChange w:id="329" w:author="He Han" w:date="2026-10-22T13:31:00Z">
              <w:rPr>
                <w:bCs/>
                <w:sz w:val="20"/>
                <w:szCs w:val="20"/>
              </w:rPr>
            </w:rPrChange>
          </w:rPr>
          <w:t xml:space="preserve"> </w:t>
        </w:r>
      </w:ins>
    </w:p>
    <w:p w14:paraId="51B87F4A" w14:textId="74E8A432" w:rsidR="003D77B9" w:rsidRPr="00BB7730" w:rsidRDefault="003D77B9">
      <w:pPr>
        <w:spacing w:afterLines="50" w:after="120" w:line="360" w:lineRule="auto"/>
        <w:ind w:leftChars="150" w:left="315"/>
        <w:contextualSpacing/>
        <w:jc w:val="both"/>
        <w:rPr>
          <w:ins w:id="330" w:author="He Han" w:date="2026-10-22T21:39:00Z"/>
          <w:color w:val="00B0F0"/>
        </w:rPr>
        <w:pPrChange w:id="331" w:author="He Han" w:date="2026-10-21T13:20:00Z">
          <w:pPr>
            <w:pStyle w:val="Default"/>
          </w:pPr>
        </w:pPrChange>
      </w:pPr>
      <w:ins w:id="332" w:author="He Han" w:date="2026-10-21T13:19:00Z">
        <w:r w:rsidRPr="00BB7730">
          <w:rPr>
            <w:rFonts w:ascii="Times New Roman" w:hAnsi="Times New Roman" w:cs="Times New Roman"/>
            <w:color w:val="00B0F0"/>
            <w:rPrChange w:id="333" w:author="He Han" w:date="2026-10-22T13:31:00Z">
              <w:rPr>
                <w:bCs/>
                <w:sz w:val="20"/>
                <w:szCs w:val="20"/>
              </w:rPr>
            </w:rPrChange>
          </w:rPr>
          <w:t xml:space="preserve">CSPE: </w:t>
        </w:r>
        <w:proofErr w:type="spellStart"/>
        <w:r w:rsidRPr="00BB7730">
          <w:rPr>
            <w:rFonts w:ascii="Times New Roman" w:hAnsi="Times New Roman" w:cs="Times New Roman"/>
            <w:color w:val="00B0F0"/>
            <w:rPrChange w:id="334" w:author="He Han" w:date="2026-10-22T13:31:00Z">
              <w:rPr>
                <w:bCs/>
                <w:sz w:val="20"/>
                <w:szCs w:val="20"/>
              </w:rPr>
            </w:rPrChange>
          </w:rPr>
          <w:t>Chlorosulfonated</w:t>
        </w:r>
        <w:proofErr w:type="spellEnd"/>
        <w:r w:rsidRPr="00BB7730">
          <w:rPr>
            <w:rFonts w:ascii="Times New Roman" w:hAnsi="Times New Roman" w:cs="Times New Roman"/>
            <w:color w:val="00B0F0"/>
            <w:rPrChange w:id="335" w:author="He Han" w:date="2026-10-22T13:31:00Z">
              <w:rPr>
                <w:bCs/>
                <w:sz w:val="20"/>
                <w:szCs w:val="20"/>
              </w:rPr>
            </w:rPrChange>
          </w:rPr>
          <w:t xml:space="preserve"> polyethylene </w:t>
        </w:r>
      </w:ins>
    </w:p>
    <w:p w14:paraId="1BF01511" w14:textId="4BF0236F" w:rsidR="00CB2587" w:rsidRPr="00BB7730" w:rsidRDefault="00CB2587">
      <w:pPr>
        <w:spacing w:afterLines="50" w:after="120" w:line="360" w:lineRule="auto"/>
        <w:ind w:leftChars="150" w:left="315"/>
        <w:contextualSpacing/>
        <w:jc w:val="both"/>
        <w:rPr>
          <w:ins w:id="336" w:author="He Han" w:date="2026-10-21T13:20:00Z"/>
          <w:color w:val="00B0F0"/>
          <w:rPrChange w:id="337" w:author="He Han" w:date="2026-10-22T13:31:00Z">
            <w:rPr>
              <w:ins w:id="338" w:author="He Han" w:date="2026-10-21T13:20:00Z"/>
              <w:sz w:val="20"/>
              <w:szCs w:val="20"/>
            </w:rPr>
          </w:rPrChange>
        </w:rPr>
        <w:pPrChange w:id="339" w:author="He Han" w:date="2026-10-21T13:20:00Z">
          <w:pPr>
            <w:pStyle w:val="Default"/>
          </w:pPr>
        </w:pPrChange>
      </w:pPr>
      <w:proofErr w:type="spellStart"/>
      <w:ins w:id="340" w:author="He Han" w:date="2026-10-22T21:39:00Z">
        <w:r w:rsidRPr="00BB7730">
          <w:rPr>
            <w:rFonts w:ascii="Times New Roman" w:hAnsi="Times New Roman" w:cs="Times New Roman"/>
            <w:color w:val="00B0F0"/>
            <w:rPrChange w:id="341" w:author="He Han" w:date="2026-10-22T21:39:00Z">
              <w:rPr>
                <w:bCs/>
                <w:sz w:val="20"/>
                <w:szCs w:val="20"/>
              </w:rPr>
            </w:rPrChange>
          </w:rPr>
          <w:t>Halar</w:t>
        </w:r>
        <w:proofErr w:type="spellEnd"/>
        <w:r w:rsidRPr="00BB7730">
          <w:rPr>
            <w:rFonts w:ascii="Times New Roman" w:hAnsi="Times New Roman" w:cs="Times New Roman"/>
            <w:color w:val="00B0F0"/>
            <w:rPrChange w:id="342" w:author="He Han" w:date="2026-10-22T21:39:00Z">
              <w:rPr>
                <w:bCs/>
                <w:sz w:val="20"/>
                <w:szCs w:val="20"/>
              </w:rPr>
            </w:rPrChange>
          </w:rPr>
          <w:t xml:space="preserve"> (ECTFE): Ethylene </w:t>
        </w:r>
        <w:proofErr w:type="spellStart"/>
        <w:r w:rsidRPr="00BB7730">
          <w:rPr>
            <w:rFonts w:ascii="Times New Roman" w:hAnsi="Times New Roman" w:cs="Times New Roman"/>
            <w:color w:val="00B0F0"/>
            <w:rPrChange w:id="343" w:author="He Han" w:date="2026-10-22T21:39:00Z">
              <w:rPr>
                <w:bCs/>
                <w:sz w:val="20"/>
                <w:szCs w:val="20"/>
              </w:rPr>
            </w:rPrChange>
          </w:rPr>
          <w:t>chlorotrifluoroethylene</w:t>
        </w:r>
      </w:ins>
      <w:proofErr w:type="spellEnd"/>
    </w:p>
    <w:p w14:paraId="6B80E163" w14:textId="77777777" w:rsidR="003D77B9" w:rsidRPr="00BB7730" w:rsidRDefault="003D77B9">
      <w:pPr>
        <w:spacing w:afterLines="50" w:after="120" w:line="360" w:lineRule="auto"/>
        <w:ind w:leftChars="150" w:left="315"/>
        <w:contextualSpacing/>
        <w:jc w:val="both"/>
        <w:rPr>
          <w:ins w:id="344" w:author="He Han" w:date="2026-10-21T13:20:00Z"/>
          <w:color w:val="00B0F0"/>
          <w:rPrChange w:id="345" w:author="He Han" w:date="2026-10-22T13:31:00Z">
            <w:rPr>
              <w:ins w:id="346" w:author="He Han" w:date="2026-10-21T13:20:00Z"/>
              <w:sz w:val="20"/>
              <w:szCs w:val="20"/>
            </w:rPr>
          </w:rPrChange>
        </w:rPr>
        <w:pPrChange w:id="347" w:author="He Han" w:date="2026-10-21T13:20:00Z">
          <w:pPr>
            <w:pStyle w:val="Default"/>
          </w:pPr>
        </w:pPrChange>
      </w:pPr>
      <w:ins w:id="348" w:author="He Han" w:date="2026-10-21T13:19:00Z">
        <w:r w:rsidRPr="00BB7730">
          <w:rPr>
            <w:rFonts w:ascii="Times New Roman" w:hAnsi="Times New Roman" w:cs="Times New Roman"/>
            <w:color w:val="00B0F0"/>
            <w:rPrChange w:id="349" w:author="He Han" w:date="2026-10-22T13:31:00Z">
              <w:rPr>
                <w:bCs/>
                <w:sz w:val="20"/>
                <w:szCs w:val="20"/>
              </w:rPr>
            </w:rPrChange>
          </w:rPr>
          <w:t xml:space="preserve">Tantalum: Tantalum metal </w:t>
        </w:r>
      </w:ins>
    </w:p>
    <w:p w14:paraId="512E7992" w14:textId="77777777" w:rsidR="003D77B9" w:rsidRPr="00BB7730" w:rsidRDefault="003D77B9">
      <w:pPr>
        <w:spacing w:afterLines="50" w:after="120" w:line="360" w:lineRule="auto"/>
        <w:ind w:leftChars="150" w:left="315"/>
        <w:contextualSpacing/>
        <w:jc w:val="both"/>
        <w:rPr>
          <w:ins w:id="350" w:author="He Han" w:date="2026-10-21T13:20:00Z"/>
          <w:color w:val="00B0F0"/>
          <w:rPrChange w:id="351" w:author="He Han" w:date="2026-10-22T13:31:00Z">
            <w:rPr>
              <w:ins w:id="352" w:author="He Han" w:date="2026-10-21T13:20:00Z"/>
              <w:sz w:val="20"/>
              <w:szCs w:val="20"/>
            </w:rPr>
          </w:rPrChange>
        </w:rPr>
        <w:pPrChange w:id="353" w:author="He Han" w:date="2026-10-21T13:20:00Z">
          <w:pPr>
            <w:pStyle w:val="Default"/>
          </w:pPr>
        </w:pPrChange>
      </w:pPr>
      <w:ins w:id="354" w:author="He Han" w:date="2026-10-21T13:19:00Z">
        <w:r w:rsidRPr="00BB7730">
          <w:rPr>
            <w:rFonts w:ascii="Times New Roman" w:hAnsi="Times New Roman" w:cs="Times New Roman"/>
            <w:color w:val="00B0F0"/>
            <w:rPrChange w:id="355" w:author="He Han" w:date="2026-10-22T13:31:00Z">
              <w:rPr>
                <w:bCs/>
                <w:sz w:val="20"/>
                <w:szCs w:val="20"/>
              </w:rPr>
            </w:rPrChange>
          </w:rPr>
          <w:t xml:space="preserve">FEP: Fluorinated ethylene propylene </w:t>
        </w:r>
      </w:ins>
    </w:p>
    <w:p w14:paraId="6A5E9572" w14:textId="77777777" w:rsidR="003D77B9" w:rsidRPr="00BB7730" w:rsidRDefault="003D77B9">
      <w:pPr>
        <w:spacing w:afterLines="50" w:after="120" w:line="360" w:lineRule="auto"/>
        <w:ind w:leftChars="150" w:left="315"/>
        <w:contextualSpacing/>
        <w:jc w:val="both"/>
        <w:rPr>
          <w:ins w:id="356" w:author="He Han" w:date="2026-10-21T13:20:00Z"/>
          <w:color w:val="00B0F0"/>
          <w:rPrChange w:id="357" w:author="He Han" w:date="2026-10-22T13:31:00Z">
            <w:rPr>
              <w:ins w:id="358" w:author="He Han" w:date="2026-10-21T13:20:00Z"/>
              <w:sz w:val="20"/>
              <w:szCs w:val="20"/>
            </w:rPr>
          </w:rPrChange>
        </w:rPr>
        <w:pPrChange w:id="359" w:author="He Han" w:date="2026-10-21T13:20:00Z">
          <w:pPr>
            <w:pStyle w:val="Default"/>
          </w:pPr>
        </w:pPrChange>
      </w:pPr>
      <w:ins w:id="360" w:author="He Han" w:date="2026-10-21T13:19:00Z">
        <w:r w:rsidRPr="00BB7730">
          <w:rPr>
            <w:rFonts w:ascii="Times New Roman" w:hAnsi="Times New Roman" w:cs="Times New Roman"/>
            <w:color w:val="00B0F0"/>
            <w:rPrChange w:id="361" w:author="He Han" w:date="2026-10-22T13:31:00Z">
              <w:rPr>
                <w:bCs/>
                <w:sz w:val="20"/>
                <w:szCs w:val="20"/>
              </w:rPr>
            </w:rPrChange>
          </w:rPr>
          <w:t xml:space="preserve">PFA: </w:t>
        </w:r>
        <w:proofErr w:type="spellStart"/>
        <w:r w:rsidRPr="00BB7730">
          <w:rPr>
            <w:rFonts w:ascii="Times New Roman" w:hAnsi="Times New Roman" w:cs="Times New Roman"/>
            <w:color w:val="00B0F0"/>
            <w:rPrChange w:id="362" w:author="He Han" w:date="2026-10-22T13:31:00Z">
              <w:rPr>
                <w:bCs/>
                <w:sz w:val="20"/>
                <w:szCs w:val="20"/>
              </w:rPr>
            </w:rPrChange>
          </w:rPr>
          <w:t>Perfluoroalkoxy</w:t>
        </w:r>
        <w:proofErr w:type="spellEnd"/>
        <w:r w:rsidRPr="00BB7730">
          <w:rPr>
            <w:rFonts w:ascii="Times New Roman" w:hAnsi="Times New Roman" w:cs="Times New Roman"/>
            <w:color w:val="00B0F0"/>
            <w:rPrChange w:id="363" w:author="He Han" w:date="2026-10-22T13:31:00Z">
              <w:rPr>
                <w:bCs/>
                <w:sz w:val="20"/>
                <w:szCs w:val="20"/>
              </w:rPr>
            </w:rPrChange>
          </w:rPr>
          <w:t xml:space="preserve"> alkane </w:t>
        </w:r>
      </w:ins>
    </w:p>
    <w:p w14:paraId="5E8E1344" w14:textId="620355DD" w:rsidR="003D77B9" w:rsidRPr="00BB7730" w:rsidRDefault="003D77B9">
      <w:pPr>
        <w:spacing w:afterLines="50" w:after="120" w:line="360" w:lineRule="auto"/>
        <w:ind w:leftChars="150" w:left="315"/>
        <w:contextualSpacing/>
        <w:jc w:val="both"/>
        <w:rPr>
          <w:ins w:id="364" w:author="He Han" w:date="2026-10-21T13:19:00Z"/>
          <w:color w:val="00B0F0"/>
          <w:rPrChange w:id="365" w:author="He Han" w:date="2026-10-22T13:31:00Z">
            <w:rPr>
              <w:ins w:id="366" w:author="He Han" w:date="2026-10-21T13:19:00Z"/>
              <w:sz w:val="20"/>
              <w:szCs w:val="20"/>
            </w:rPr>
          </w:rPrChange>
        </w:rPr>
        <w:pPrChange w:id="367" w:author="He Han" w:date="2026-10-21T13:20:00Z">
          <w:pPr>
            <w:pStyle w:val="Default"/>
          </w:pPr>
        </w:pPrChange>
      </w:pPr>
      <w:ins w:id="368" w:author="He Han" w:date="2026-10-21T13:19:00Z">
        <w:r w:rsidRPr="00BB7730">
          <w:rPr>
            <w:rFonts w:ascii="Times New Roman" w:hAnsi="Times New Roman" w:cs="Times New Roman"/>
            <w:color w:val="00B0F0"/>
            <w:rPrChange w:id="369" w:author="He Han" w:date="2026-10-22T13:31:00Z">
              <w:rPr>
                <w:bCs/>
                <w:sz w:val="20"/>
                <w:szCs w:val="20"/>
              </w:rPr>
            </w:rPrChange>
          </w:rPr>
          <w:t xml:space="preserve">NRL: Natural rubber latex </w:t>
        </w:r>
      </w:ins>
    </w:p>
    <w:p w14:paraId="148BF644" w14:textId="0B85EDE0" w:rsidR="00766FDD" w:rsidRPr="00BB7730" w:rsidRDefault="003D77B9">
      <w:pPr>
        <w:spacing w:afterLines="50" w:after="120" w:line="360" w:lineRule="auto"/>
        <w:ind w:leftChars="150" w:left="315"/>
        <w:contextualSpacing/>
        <w:jc w:val="both"/>
        <w:rPr>
          <w:rFonts w:ascii="Times New Roman" w:eastAsia="FangSong" w:hAnsi="Times New Roman" w:cs="Times New Roman"/>
          <w:color w:val="auto"/>
          <w:szCs w:val="21"/>
          <w:lang w:eastAsia="zh-CN"/>
        </w:rPr>
        <w:pPrChange w:id="370" w:author="He Han" w:date="2026-10-19T17:15:00Z">
          <w:pPr>
            <w:spacing w:beforeLines="50" w:before="120" w:afterLines="50" w:after="120"/>
            <w:ind w:leftChars="150" w:left="315"/>
            <w:contextualSpacing/>
            <w:jc w:val="both"/>
          </w:pPr>
        </w:pPrChange>
      </w:pPr>
      <w:proofErr w:type="spellStart"/>
      <w:ins w:id="371" w:author="He Han" w:date="2026-10-21T13:19:00Z">
        <w:r w:rsidRPr="00BB7730">
          <w:rPr>
            <w:rFonts w:ascii="Times New Roman" w:hAnsi="Times New Roman" w:cs="Times New Roman"/>
            <w:color w:val="00B0F0"/>
            <w:rPrChange w:id="372" w:author="He Han" w:date="2026-10-22T13:31:00Z">
              <w:rPr>
                <w:sz w:val="20"/>
                <w:szCs w:val="20"/>
              </w:rPr>
            </w:rPrChange>
          </w:rPr>
          <w:lastRenderedPageBreak/>
          <w:t>PharMed</w:t>
        </w:r>
        <w:proofErr w:type="spellEnd"/>
        <w:r w:rsidRPr="00BB7730">
          <w:rPr>
            <w:rFonts w:ascii="Times New Roman" w:hAnsi="Times New Roman" w:cs="Times New Roman"/>
            <w:color w:val="00B0F0"/>
            <w:rPrChange w:id="373" w:author="He Han" w:date="2026-10-22T13:31:00Z">
              <w:rPr>
                <w:sz w:val="20"/>
                <w:szCs w:val="20"/>
              </w:rPr>
            </w:rPrChange>
          </w:rPr>
          <w:t xml:space="preserve"> BPT: Metering pump tubing material</w:t>
        </w:r>
      </w:ins>
      <w:r w:rsidR="0061085F" w:rsidRPr="00BB7730">
        <w:rPr>
          <w:rFonts w:ascii="Times New Roman" w:hAnsi="Times New Roman" w:cs="Times New Roman"/>
          <w:color w:val="0000FF"/>
          <w:rPrChange w:id="374" w:author="He Han" w:date="2026-10-21T13:20:00Z">
            <w:rPr>
              <w:rFonts w:ascii="Times New Roman" w:eastAsia="FangSong" w:hAnsi="Times New Roman" w:cs="Times New Roman"/>
              <w:color w:val="auto"/>
              <w:szCs w:val="21"/>
              <w:lang w:eastAsia="zh-CN"/>
            </w:rPr>
          </w:rPrChange>
        </w:rPr>
        <w:br/>
      </w:r>
      <w:proofErr w:type="spellStart"/>
      <w:r w:rsidR="0061085F" w:rsidRPr="00BB7730">
        <w:rPr>
          <w:rFonts w:ascii="Times New Roman" w:eastAsia="FangSong" w:hAnsi="Times New Roman" w:cs="Times New Roman"/>
          <w:color w:val="auto"/>
          <w:szCs w:val="21"/>
          <w:lang w:eastAsia="zh-CN"/>
        </w:rPr>
        <w:t>PyBOP</w:t>
      </w:r>
      <w:proofErr w:type="spellEnd"/>
      <w:r w:rsidR="0061085F" w:rsidRPr="00BB7730">
        <w:rPr>
          <w:rFonts w:ascii="Times New Roman" w:eastAsia="FangSong" w:hAnsi="Times New Roman" w:cs="Times New Roman"/>
          <w:color w:val="auto"/>
          <w:szCs w:val="21"/>
          <w:lang w:eastAsia="zh-CN"/>
        </w:rPr>
        <w:t>:</w:t>
      </w:r>
      <w:r w:rsidR="0061085F" w:rsidRPr="00BB7730">
        <w:rPr>
          <w:rFonts w:ascii="Times New Roman" w:hAnsi="Times New Roman" w:cs="Times New Roman"/>
        </w:rPr>
        <w:t xml:space="preserve"> Benzotriazole-1-yl-oxytripyrrolidinophosphonium </w:t>
      </w:r>
      <w:proofErr w:type="spellStart"/>
      <w:r w:rsidR="0061085F" w:rsidRPr="00BB7730">
        <w:rPr>
          <w:rFonts w:ascii="Times New Roman" w:hAnsi="Times New Roman" w:cs="Times New Roman"/>
        </w:rPr>
        <w:t>hexafluorophosphate</w:t>
      </w:r>
      <w:proofErr w:type="spellEnd"/>
    </w:p>
    <w:p w14:paraId="2C343FF1" w14:textId="256E34BF" w:rsidR="00813D53" w:rsidRPr="00BB7730" w:rsidRDefault="00010358">
      <w:pPr>
        <w:pStyle w:val="1"/>
        <w:numPr>
          <w:ilvl w:val="0"/>
          <w:numId w:val="8"/>
        </w:numPr>
        <w:pPrChange w:id="375" w:author="He Han" w:date="2026-08-27T14:28:00Z">
          <w:pPr>
            <w:pStyle w:val="1"/>
          </w:pPr>
        </w:pPrChange>
      </w:pPr>
      <w:bookmarkStart w:id="376" w:name="_Toc243495125"/>
      <w:bookmarkStart w:id="377" w:name="_Toc243495692"/>
      <w:r w:rsidRPr="00BB7730">
        <w:t>Assessment Strategy</w:t>
      </w:r>
      <w:bookmarkEnd w:id="376"/>
      <w:bookmarkEnd w:id="377"/>
      <w:r w:rsidRPr="00BB7730">
        <w:t xml:space="preserve"> </w:t>
      </w:r>
    </w:p>
    <w:p w14:paraId="25BA31EA" w14:textId="6FD1AD2A" w:rsidR="00813D53" w:rsidRPr="00BB7730" w:rsidRDefault="00010358">
      <w:pPr>
        <w:spacing w:beforeLines="50" w:before="120" w:afterLines="50" w:after="120" w:line="360" w:lineRule="auto"/>
        <w:ind w:leftChars="150" w:left="315"/>
        <w:jc w:val="both"/>
        <w:rPr>
          <w:rFonts w:ascii="Times New Roman" w:eastAsia="仿宋_GB2312" w:hAnsi="Times New Roman" w:cs="Times New Roman"/>
          <w:color w:val="auto"/>
        </w:rPr>
        <w:pPrChange w:id="378" w:author="He Han" w:date="2026-10-19T17:19:00Z">
          <w:pPr>
            <w:spacing w:beforeLines="50" w:before="120" w:afterLines="50" w:after="120"/>
            <w:ind w:leftChars="150" w:left="315"/>
            <w:jc w:val="both"/>
          </w:pPr>
        </w:pPrChange>
      </w:pPr>
      <w:r w:rsidRPr="00BB7730">
        <w:rPr>
          <w:rFonts w:ascii="Times New Roman" w:eastAsia="仿宋_GB2312" w:hAnsi="Times New Roman" w:cs="Times New Roman"/>
          <w:color w:val="auto"/>
        </w:rPr>
        <w:t xml:space="preserve">A gap analysis method is applied for this risk assessment. The method is to compare the process requirement and the actual equipment characteristic to identify any gaps, followed by a justification for the </w:t>
      </w:r>
      <w:del w:id="379" w:author="Diedra Shorty-Duffie" w:date="2026-05-06T04:02:00Z">
        <w:r w:rsidRPr="00BB7730" w:rsidDel="00010358">
          <w:rPr>
            <w:rFonts w:ascii="Times New Roman" w:eastAsia="仿宋_GB2312" w:hAnsi="Times New Roman" w:cs="Times New Roman"/>
            <w:color w:val="auto"/>
          </w:rPr>
          <w:delText>suitability.</w:delText>
        </w:r>
      </w:del>
      <w:ins w:id="380" w:author="Diedra Shorty-Duffie" w:date="2026-05-06T04:02:00Z">
        <w:r w:rsidR="6A5D1BFE" w:rsidRPr="00BB7730">
          <w:rPr>
            <w:rFonts w:ascii="Times New Roman" w:eastAsia="仿宋_GB2312" w:hAnsi="Times New Roman" w:cs="Times New Roman"/>
            <w:color w:val="auto"/>
          </w:rPr>
          <w:t>suitability.</w:t>
        </w:r>
        <w:del w:id="381" w:author="He Han" w:date="2026-10-19T17:19:00Z">
          <w:r w:rsidR="6A5D1BFE" w:rsidRPr="00BB7730" w:rsidDel="00283182">
            <w:rPr>
              <w:rFonts w:ascii="Times New Roman" w:eastAsia="仿宋_GB2312" w:hAnsi="Times New Roman" w:cs="Times New Roman"/>
              <w:color w:val="auto"/>
            </w:rPr>
            <w:delText xml:space="preserve"> ￼</w:delText>
          </w:r>
        </w:del>
      </w:ins>
    </w:p>
    <w:p w14:paraId="04D3B126" w14:textId="67AFD63C" w:rsidR="00813D53" w:rsidRPr="00BB7730" w:rsidRDefault="00010358">
      <w:pPr>
        <w:pStyle w:val="1"/>
        <w:numPr>
          <w:ilvl w:val="0"/>
          <w:numId w:val="8"/>
        </w:numPr>
        <w:pPrChange w:id="382" w:author="He Han" w:date="2026-08-27T14:28:00Z">
          <w:pPr>
            <w:pStyle w:val="1"/>
          </w:pPr>
        </w:pPrChange>
      </w:pPr>
      <w:bookmarkStart w:id="383" w:name="_Toc243495126"/>
      <w:bookmarkStart w:id="384" w:name="_Toc243495693"/>
      <w:r w:rsidRPr="00BB7730">
        <w:t>Process Description</w:t>
      </w:r>
      <w:bookmarkEnd w:id="383"/>
      <w:bookmarkEnd w:id="384"/>
    </w:p>
    <w:p w14:paraId="5FD1EC82" w14:textId="77777777" w:rsidR="00F06248" w:rsidRPr="00BB7730" w:rsidRDefault="00010358" w:rsidP="000451B5">
      <w:pPr>
        <w:spacing w:beforeLines="50" w:before="120" w:afterLines="50" w:after="120"/>
        <w:ind w:leftChars="150" w:left="315"/>
        <w:contextualSpacing/>
        <w:jc w:val="both"/>
        <w:rPr>
          <w:rFonts w:ascii="Times New Roman" w:eastAsia="仿宋_GB2312" w:hAnsi="Times New Roman" w:cs="Times New Roman"/>
          <w:b/>
          <w:color w:val="auto"/>
          <w:szCs w:val="21"/>
          <w:lang w:eastAsia="zh-CN"/>
        </w:rPr>
      </w:pPr>
      <w:commentRangeStart w:id="385"/>
      <w:commentRangeStart w:id="386"/>
      <w:r w:rsidRPr="00BB7730">
        <w:rPr>
          <w:rFonts w:ascii="Times New Roman" w:eastAsia="仿宋_GB2312" w:hAnsi="Times New Roman" w:cs="Times New Roman"/>
          <w:b/>
          <w:color w:val="auto"/>
          <w:szCs w:val="21"/>
        </w:rPr>
        <w:t>Reaction scheme</w:t>
      </w:r>
      <w:r w:rsidR="00C55216" w:rsidRPr="00BB7730">
        <w:rPr>
          <w:rFonts w:ascii="Times New Roman" w:eastAsia="仿宋_GB2312" w:hAnsi="Times New Roman" w:cs="Times New Roman"/>
          <w:b/>
          <w:color w:val="auto"/>
          <w:szCs w:val="21"/>
          <w:lang w:eastAsia="zh-CN"/>
        </w:rPr>
        <w:t>：</w:t>
      </w:r>
      <w:commentRangeEnd w:id="385"/>
      <w:r w:rsidR="00BC47E2" w:rsidRPr="00BB7730">
        <w:rPr>
          <w:rStyle w:val="aff2"/>
          <w:rFonts w:ascii="Times New Roman" w:eastAsia="仿宋_GB2312" w:hAnsi="Times New Roman" w:cs="Times New Roman"/>
          <w:b/>
          <w:color w:val="auto"/>
          <w:lang w:eastAsia="zh-CN"/>
        </w:rPr>
        <w:commentReference w:id="385"/>
      </w:r>
      <w:commentRangeEnd w:id="386"/>
      <w:r w:rsidRPr="00BB7730">
        <w:rPr>
          <w:rStyle w:val="aff2"/>
          <w:rFonts w:ascii="Times New Roman" w:eastAsia="仿宋_GB2312" w:hAnsi="Times New Roman" w:cs="Times New Roman"/>
          <w:b/>
          <w:color w:val="auto"/>
          <w:lang w:eastAsia="zh-CN"/>
        </w:rPr>
        <w:commentReference w:id="386"/>
      </w:r>
    </w:p>
    <w:p w14:paraId="483FAB16" w14:textId="77E551FF" w:rsidR="00813D53" w:rsidRPr="00BB7730" w:rsidRDefault="007A2DF7" w:rsidP="00F06248">
      <w:pPr>
        <w:spacing w:beforeLines="50" w:before="120" w:afterLines="50" w:after="120"/>
        <w:ind w:leftChars="150" w:left="315"/>
        <w:contextualSpacing/>
        <w:jc w:val="center"/>
        <w:rPr>
          <w:rFonts w:ascii="Times New Roman" w:eastAsia="仿宋_GB2312" w:hAnsi="Times New Roman" w:cs="Times New Roman"/>
          <w:b/>
          <w:color w:val="auto"/>
          <w:szCs w:val="21"/>
        </w:rPr>
      </w:pPr>
      <w:ins w:id="387" w:author="Xuning Wei12232" w:date="2026-10-15T16:09:00Z">
        <w:r w:rsidRPr="00BB7730">
          <w:rPr>
            <w:rFonts w:ascii="Times New Roman" w:hAnsi="Times New Roman" w:cs="Times New Roman"/>
          </w:rPr>
          <w:object w:dxaOrig="7754" w:dyaOrig="12569" w14:anchorId="16C25C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05pt;height:491.5pt" o:ole="">
              <v:imagedata r:id="rId21" o:title=""/>
            </v:shape>
            <o:OLEObject Type="Embed" ProgID="ChemDraw.Document.6.0" ShapeID="_x0000_i1025" DrawAspect="Content" ObjectID="_1854629473" r:id="rId22"/>
          </w:object>
        </w:r>
      </w:ins>
      <w:del w:id="388" w:author="Xuning Wei12232" w:date="2026-10-15T15:42:00Z">
        <w:r w:rsidR="000241FD" w:rsidRPr="00BB7730" w:rsidDel="00F00D6D">
          <w:rPr>
            <w:rFonts w:ascii="Times New Roman" w:hAnsi="Times New Roman" w:cs="Times New Roman"/>
          </w:rPr>
          <w:object w:dxaOrig="9175" w:dyaOrig="11995" w14:anchorId="5961BABC">
            <v:shape id="_x0000_i1026" type="#_x0000_t75" style="width:398.8pt;height:521.55pt" o:ole="">
              <v:imagedata r:id="rId23" o:title=""/>
            </v:shape>
            <o:OLEObject Type="Embed" ProgID="ChemDraw.Document.6.0" ShapeID="_x0000_i1026" DrawAspect="Content" ObjectID="_1854629474" r:id="rId24"/>
          </w:object>
        </w:r>
      </w:del>
    </w:p>
    <w:p w14:paraId="4D93523E" w14:textId="48A887F9" w:rsidR="00813D53" w:rsidRPr="00BB7730" w:rsidRDefault="00813D53" w:rsidP="00C55216">
      <w:pPr>
        <w:spacing w:beforeLines="50" w:before="120" w:afterLines="50" w:after="120" w:line="319" w:lineRule="auto"/>
        <w:ind w:leftChars="134" w:left="281"/>
        <w:contextualSpacing/>
        <w:jc w:val="right"/>
        <w:rPr>
          <w:rFonts w:ascii="Times New Roman" w:eastAsia="仿宋_GB2312" w:hAnsi="Times New Roman" w:cs="Times New Roman"/>
          <w:color w:val="auto"/>
          <w:szCs w:val="21"/>
        </w:rPr>
      </w:pPr>
    </w:p>
    <w:p w14:paraId="09454AE6" w14:textId="24D414F1" w:rsidR="00813D53" w:rsidRPr="00BB7730" w:rsidRDefault="00010358" w:rsidP="00F06248">
      <w:pPr>
        <w:jc w:val="center"/>
        <w:rPr>
          <w:rFonts w:ascii="Times New Roman" w:eastAsia="仿宋_GB2312" w:hAnsi="Times New Roman" w:cs="Times New Roman"/>
          <w:color w:val="auto"/>
          <w:szCs w:val="21"/>
        </w:rPr>
      </w:pPr>
      <w:r w:rsidRPr="00BB7730">
        <w:rPr>
          <w:rFonts w:ascii="Times New Roman" w:eastAsia="仿宋_GB2312" w:hAnsi="Times New Roman" w:cs="Times New Roman"/>
          <w:b/>
          <w:color w:val="auto"/>
          <w:szCs w:val="21"/>
        </w:rPr>
        <w:t xml:space="preserve">Scheme 1: Process synthetic route for </w:t>
      </w:r>
      <w:r w:rsidR="00445A3B" w:rsidRPr="00BB7730">
        <w:rPr>
          <w:rFonts w:ascii="Times New Roman" w:eastAsia="仿宋_GB2312" w:hAnsi="Times New Roman" w:cs="Times New Roman"/>
          <w:b/>
          <w:color w:val="auto"/>
          <w:szCs w:val="21"/>
          <w:lang w:eastAsia="zh-CN"/>
        </w:rPr>
        <w:t>LSN</w:t>
      </w:r>
      <w:r w:rsidR="00445A3B" w:rsidRPr="00BB7730">
        <w:rPr>
          <w:rFonts w:ascii="Times New Roman" w:eastAsia="仿宋_GB2312" w:hAnsi="Times New Roman" w:cs="Times New Roman"/>
          <w:b/>
          <w:color w:val="auto"/>
          <w:szCs w:val="21"/>
        </w:rPr>
        <w:t>4182924</w:t>
      </w:r>
      <w:r w:rsidR="00445A3B" w:rsidRPr="00BB7730">
        <w:rPr>
          <w:rFonts w:ascii="Times New Roman" w:eastAsia="仿宋_GB2312" w:hAnsi="Times New Roman" w:cs="Times New Roman"/>
          <w:b/>
          <w:color w:val="auto"/>
          <w:szCs w:val="21"/>
          <w:lang w:eastAsia="zh-CN"/>
        </w:rPr>
        <w:t>/</w:t>
      </w:r>
      <w:r w:rsidR="004E38C4" w:rsidRPr="00BB7730">
        <w:rPr>
          <w:rFonts w:ascii="Times New Roman" w:eastAsia="仿宋_GB2312" w:hAnsi="Times New Roman" w:cs="Times New Roman"/>
          <w:b/>
          <w:color w:val="auto"/>
          <w:sz w:val="20"/>
          <w:szCs w:val="20"/>
        </w:rPr>
        <w:t>ASYM-1</w:t>
      </w:r>
      <w:r w:rsidR="00522220" w:rsidRPr="00BB7730">
        <w:rPr>
          <w:rFonts w:ascii="Times New Roman" w:eastAsia="仿宋_GB2312" w:hAnsi="Times New Roman" w:cs="Times New Roman"/>
          <w:b/>
          <w:color w:val="auto"/>
          <w:sz w:val="20"/>
          <w:szCs w:val="20"/>
        </w:rPr>
        <w:t>4136</w:t>
      </w:r>
      <w:r w:rsidR="004E38C4" w:rsidRPr="00BB7730">
        <w:rPr>
          <w:rFonts w:ascii="Times New Roman" w:eastAsia="仿宋_GB2312" w:hAnsi="Times New Roman" w:cs="Times New Roman"/>
          <w:b/>
          <w:color w:val="auto"/>
          <w:sz w:val="20"/>
          <w:szCs w:val="20"/>
        </w:rPr>
        <w:t>6</w:t>
      </w:r>
      <w:r w:rsidRPr="00BB7730">
        <w:rPr>
          <w:rFonts w:ascii="Times New Roman" w:eastAsia="仿宋_GB2312" w:hAnsi="Times New Roman" w:cs="Times New Roman"/>
          <w:b/>
          <w:color w:val="auto"/>
          <w:sz w:val="20"/>
          <w:szCs w:val="20"/>
        </w:rPr>
        <w:t xml:space="preserve"> (step </w:t>
      </w:r>
      <w:r w:rsidR="00522220" w:rsidRPr="00BB7730">
        <w:rPr>
          <w:rFonts w:ascii="Times New Roman" w:eastAsia="仿宋_GB2312" w:hAnsi="Times New Roman" w:cs="Times New Roman"/>
          <w:b/>
          <w:color w:val="auto"/>
          <w:sz w:val="20"/>
          <w:szCs w:val="20"/>
        </w:rPr>
        <w:t>1</w:t>
      </w:r>
      <w:r w:rsidRPr="00BB7730">
        <w:rPr>
          <w:rFonts w:ascii="Times New Roman" w:eastAsia="仿宋_GB2312" w:hAnsi="Times New Roman" w:cs="Times New Roman"/>
          <w:b/>
          <w:color w:val="auto"/>
          <w:sz w:val="20"/>
          <w:szCs w:val="20"/>
        </w:rPr>
        <w:t xml:space="preserve"> of </w:t>
      </w:r>
      <w:r w:rsidR="00E16333" w:rsidRPr="00BB7730">
        <w:rPr>
          <w:rFonts w:ascii="Times New Roman" w:eastAsia="仿宋_GB2312" w:hAnsi="Times New Roman" w:cs="Times New Roman"/>
          <w:b/>
          <w:color w:val="auto"/>
          <w:sz w:val="20"/>
          <w:szCs w:val="20"/>
        </w:rPr>
        <w:t>CPo</w:t>
      </w:r>
      <w:r w:rsidR="00AE5B3E" w:rsidRPr="00BB7730">
        <w:rPr>
          <w:rFonts w:ascii="Times New Roman" w:eastAsia="仿宋_GB2312" w:hAnsi="Times New Roman" w:cs="Times New Roman"/>
          <w:b/>
          <w:color w:val="auto"/>
          <w:sz w:val="20"/>
          <w:szCs w:val="20"/>
        </w:rPr>
        <w:t>1</w:t>
      </w:r>
      <w:r w:rsidR="00522220" w:rsidRPr="00BB7730">
        <w:rPr>
          <w:rFonts w:ascii="Times New Roman" w:eastAsia="仿宋_GB2312" w:hAnsi="Times New Roman" w:cs="Times New Roman"/>
          <w:b/>
          <w:color w:val="auto"/>
          <w:sz w:val="20"/>
          <w:szCs w:val="20"/>
        </w:rPr>
        <w:t>40020</w:t>
      </w:r>
      <w:r w:rsidRPr="00BB7730">
        <w:rPr>
          <w:rFonts w:ascii="Times New Roman" w:eastAsia="仿宋_GB2312" w:hAnsi="Times New Roman" w:cs="Times New Roman"/>
          <w:b/>
          <w:color w:val="auto"/>
          <w:sz w:val="20"/>
          <w:szCs w:val="20"/>
        </w:rPr>
        <w:t>-03)</w:t>
      </w:r>
    </w:p>
    <w:p w14:paraId="0E1BEEF7" w14:textId="343FA87B" w:rsidR="000127D9" w:rsidRPr="00BB7730" w:rsidDel="00283182" w:rsidRDefault="000127D9" w:rsidP="000127D9">
      <w:pPr>
        <w:spacing w:beforeLines="50" w:before="120" w:afterLines="50" w:after="120"/>
        <w:ind w:leftChars="100" w:left="210"/>
        <w:contextualSpacing/>
        <w:jc w:val="both"/>
        <w:rPr>
          <w:del w:id="389" w:author="He Han" w:date="2026-10-19T17:20:00Z"/>
          <w:rFonts w:ascii="Times New Roman" w:eastAsia="仿宋_GB2312" w:hAnsi="Times New Roman" w:cs="Times New Roman"/>
          <w:b/>
          <w:color w:val="auto"/>
          <w:szCs w:val="21"/>
        </w:rPr>
      </w:pPr>
    </w:p>
    <w:p w14:paraId="3E948298" w14:textId="65274390" w:rsidR="00860F4A" w:rsidRPr="00BB7730" w:rsidRDefault="00010358">
      <w:pPr>
        <w:spacing w:beforeLines="50" w:before="120" w:afterLines="50" w:after="120"/>
        <w:ind w:leftChars="150" w:left="315"/>
        <w:contextualSpacing/>
        <w:jc w:val="both"/>
        <w:rPr>
          <w:rFonts w:ascii="Times New Roman" w:eastAsia="仿宋_GB2312" w:hAnsi="Times New Roman" w:cs="Times New Roman"/>
          <w:b/>
          <w:color w:val="auto"/>
          <w:szCs w:val="21"/>
          <w:lang w:eastAsia="zh-CN"/>
        </w:rPr>
      </w:pPr>
      <w:r w:rsidRPr="00BB7730">
        <w:rPr>
          <w:rFonts w:ascii="Times New Roman" w:eastAsia="仿宋_GB2312" w:hAnsi="Times New Roman" w:cs="Times New Roman"/>
          <w:b/>
          <w:color w:val="auto"/>
          <w:szCs w:val="21"/>
        </w:rPr>
        <w:t>Process description</w:t>
      </w:r>
      <w:r w:rsidR="000127D9" w:rsidRPr="00BB7730">
        <w:rPr>
          <w:rFonts w:ascii="Times New Roman" w:eastAsia="仿宋_GB2312" w:hAnsi="Times New Roman" w:cs="Times New Roman"/>
          <w:b/>
          <w:color w:val="auto"/>
          <w:szCs w:val="21"/>
          <w:lang w:eastAsia="zh-CN"/>
        </w:rPr>
        <w:t>：</w:t>
      </w:r>
    </w:p>
    <w:p w14:paraId="55433FCD" w14:textId="762143AD" w:rsidR="00BC6AB5" w:rsidDel="00E63094" w:rsidRDefault="00BC6AB5" w:rsidP="00445A3B">
      <w:pPr>
        <w:spacing w:beforeLines="50" w:before="120" w:afterLines="50" w:after="120" w:line="360" w:lineRule="auto"/>
        <w:ind w:leftChars="150" w:left="315"/>
        <w:contextualSpacing/>
        <w:jc w:val="center"/>
        <w:rPr>
          <w:del w:id="390" w:author="He Han" w:date="2026-10-19T17:20:00Z"/>
          <w:rFonts w:ascii="Times New Roman" w:eastAsia="仿宋_GB2312" w:hAnsi="Times New Roman" w:cs="Times New Roman"/>
          <w:b/>
          <w:color w:val="0000FF"/>
          <w:szCs w:val="21"/>
        </w:rPr>
      </w:pPr>
      <w:ins w:id="391" w:author="He Han" w:date="2026-10-22T09:03:00Z">
        <w:r w:rsidRPr="00BB7730">
          <w:rPr>
            <w:rFonts w:ascii="Times New Roman" w:eastAsia="仿宋_GB2312" w:hAnsi="Times New Roman" w:cs="Times New Roman"/>
            <w:b/>
            <w:color w:val="0000FF"/>
            <w:szCs w:val="21"/>
            <w:rPrChange w:id="392" w:author="He Han" w:date="2026-10-22T09:03:00Z">
              <w:rPr>
                <w:rFonts w:ascii="Times New Roman" w:eastAsia="仿宋_GB2312" w:hAnsi="Times New Roman" w:cs="Times New Roman"/>
                <w:b/>
                <w:color w:val="auto"/>
                <w:szCs w:val="21"/>
              </w:rPr>
            </w:rPrChange>
          </w:rPr>
          <w:t>Table 5-1. Process description for the process performance qualification</w:t>
        </w:r>
      </w:ins>
    </w:p>
    <w:p w14:paraId="752E42B3" w14:textId="77777777" w:rsidR="00E63094" w:rsidRPr="00BB7730" w:rsidRDefault="00E63094" w:rsidP="00BC6AB5">
      <w:pPr>
        <w:spacing w:beforeLines="50" w:before="120" w:afterLines="50" w:after="120" w:line="360" w:lineRule="auto"/>
        <w:ind w:leftChars="134" w:left="281"/>
        <w:contextualSpacing/>
        <w:jc w:val="center"/>
        <w:rPr>
          <w:ins w:id="393" w:author="He Han" w:date="2026-10-27T13:59:00Z"/>
          <w:rFonts w:ascii="Times New Roman" w:eastAsia="仿宋_GB2312" w:hAnsi="Times New Roman" w:cs="Times New Roman"/>
          <w:b/>
          <w:color w:val="0000FF"/>
          <w:szCs w:val="21"/>
          <w:rPrChange w:id="394" w:author="He Han" w:date="2026-10-22T09:03:00Z">
            <w:rPr>
              <w:ins w:id="395" w:author="He Han" w:date="2026-10-27T13:59:00Z"/>
              <w:rFonts w:ascii="Times New Roman" w:eastAsia="仿宋_GB2312" w:hAnsi="Times New Roman" w:cs="Times New Roman"/>
              <w:b/>
              <w:color w:val="auto"/>
              <w:szCs w:val="21"/>
            </w:rPr>
          </w:rPrChang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276"/>
        <w:gridCol w:w="8619"/>
        <w:tblGridChange w:id="396">
          <w:tblGrid>
            <w:gridCol w:w="562"/>
            <w:gridCol w:w="1276"/>
            <w:gridCol w:w="8619"/>
          </w:tblGrid>
        </w:tblGridChange>
      </w:tblGrid>
      <w:tr w:rsidR="00E63094" w:rsidRPr="002079CD" w14:paraId="6E736190" w14:textId="77777777" w:rsidTr="002079CD">
        <w:trPr>
          <w:trHeight w:val="384"/>
          <w:ins w:id="397" w:author="He Han" w:date="2026-10-27T14:00:00Z"/>
        </w:trPr>
        <w:tc>
          <w:tcPr>
            <w:tcW w:w="26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E0526" w14:textId="77777777" w:rsidR="00E63094" w:rsidRPr="002079CD" w:rsidRDefault="00E63094" w:rsidP="002079CD">
            <w:pPr>
              <w:spacing w:beforeLines="50" w:before="120" w:afterLines="50" w:after="120"/>
              <w:contextualSpacing/>
              <w:jc w:val="center"/>
              <w:rPr>
                <w:ins w:id="398" w:author="He Han" w:date="2026-10-27T14:00:00Z"/>
                <w:rFonts w:ascii="Times New Roman" w:eastAsia="仿宋_GB2312" w:hAnsi="Times New Roman" w:cs="Times New Roman"/>
                <w:b/>
                <w:sz w:val="18"/>
                <w:szCs w:val="18"/>
                <w:lang w:eastAsia="zh-CN"/>
              </w:rPr>
            </w:pPr>
            <w:ins w:id="399" w:author="He Han" w:date="2026-10-27T14:00:00Z">
              <w:r w:rsidRPr="002079CD">
                <w:rPr>
                  <w:rFonts w:ascii="Times New Roman" w:eastAsia="仿宋_GB2312" w:hAnsi="Times New Roman" w:cs="Times New Roman"/>
                  <w:b/>
                  <w:sz w:val="18"/>
                  <w:szCs w:val="18"/>
                  <w:lang w:eastAsia="zh-CN"/>
                </w:rPr>
                <w:t>No.</w:t>
              </w:r>
            </w:ins>
          </w:p>
        </w:tc>
        <w:tc>
          <w:tcPr>
            <w:tcW w:w="61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D88435" w14:textId="77777777" w:rsidR="00E63094" w:rsidRPr="002079CD" w:rsidRDefault="00E63094" w:rsidP="002079CD">
            <w:pPr>
              <w:spacing w:beforeLines="50" w:before="120" w:afterLines="50" w:after="120"/>
              <w:contextualSpacing/>
              <w:jc w:val="center"/>
              <w:rPr>
                <w:ins w:id="400" w:author="He Han" w:date="2026-10-27T14:00:00Z"/>
                <w:rFonts w:ascii="Times New Roman" w:eastAsia="仿宋_GB2312" w:hAnsi="Times New Roman" w:cs="Times New Roman"/>
                <w:b/>
                <w:color w:val="auto"/>
                <w:sz w:val="18"/>
                <w:szCs w:val="18"/>
                <w:lang w:eastAsia="zh-CN"/>
              </w:rPr>
            </w:pPr>
            <w:ins w:id="401" w:author="He Han" w:date="2026-10-27T14:00:00Z">
              <w:r w:rsidRPr="002079CD">
                <w:rPr>
                  <w:rFonts w:ascii="Times New Roman" w:eastAsia="仿宋_GB2312" w:hAnsi="Times New Roman" w:cs="Times New Roman"/>
                  <w:b/>
                  <w:color w:val="auto"/>
                  <w:sz w:val="18"/>
                  <w:szCs w:val="18"/>
                  <w:lang w:eastAsia="zh-CN"/>
                </w:rPr>
                <w:t>Unit operation name</w:t>
              </w:r>
            </w:ins>
          </w:p>
        </w:tc>
        <w:tc>
          <w:tcPr>
            <w:tcW w:w="41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54B368" w14:textId="77777777" w:rsidR="00E63094" w:rsidRPr="002079CD" w:rsidRDefault="00E63094" w:rsidP="002079CD">
            <w:pPr>
              <w:spacing w:beforeLines="50" w:before="120" w:afterLines="50" w:after="120"/>
              <w:contextualSpacing/>
              <w:jc w:val="center"/>
              <w:rPr>
                <w:ins w:id="402" w:author="He Han" w:date="2026-10-27T14:00:00Z"/>
                <w:rFonts w:ascii="Times New Roman" w:eastAsia="仿宋_GB2312" w:hAnsi="Times New Roman" w:cs="Times New Roman"/>
                <w:b/>
                <w:color w:val="auto"/>
                <w:sz w:val="18"/>
                <w:szCs w:val="18"/>
              </w:rPr>
            </w:pPr>
            <w:ins w:id="403" w:author="He Han" w:date="2026-10-27T14:00:00Z">
              <w:r w:rsidRPr="002079CD">
                <w:rPr>
                  <w:rFonts w:ascii="Times New Roman" w:eastAsia="仿宋_GB2312" w:hAnsi="Times New Roman" w:cs="Times New Roman"/>
                  <w:b/>
                  <w:color w:val="auto"/>
                  <w:sz w:val="18"/>
                  <w:szCs w:val="18"/>
                </w:rPr>
                <w:t>Process Description</w:t>
              </w:r>
            </w:ins>
          </w:p>
        </w:tc>
      </w:tr>
      <w:tr w:rsidR="00E63094" w:rsidRPr="00C34334" w14:paraId="68B1BD09" w14:textId="77777777" w:rsidTr="002079CD">
        <w:trPr>
          <w:trHeight w:val="384"/>
          <w:ins w:id="40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B72C7C6" w14:textId="77777777" w:rsidR="00E63094" w:rsidRPr="002079CD" w:rsidRDefault="00E63094" w:rsidP="002079CD">
            <w:pPr>
              <w:spacing w:beforeLines="50" w:before="120" w:afterLines="50" w:after="120"/>
              <w:contextualSpacing/>
              <w:jc w:val="center"/>
              <w:rPr>
                <w:ins w:id="405" w:author="He Han" w:date="2026-10-27T14:00:00Z"/>
                <w:rFonts w:ascii="Times New Roman" w:eastAsia="仿宋_GB2312" w:hAnsi="Times New Roman" w:cs="Times New Roman"/>
                <w:sz w:val="18"/>
                <w:szCs w:val="18"/>
                <w:lang w:eastAsia="zh-CN"/>
              </w:rPr>
            </w:pPr>
            <w:ins w:id="406" w:author="He Han" w:date="2026-10-27T14:00:00Z">
              <w:r w:rsidRPr="002079CD">
                <w:rPr>
                  <w:rFonts w:ascii="Times New Roman" w:eastAsia="仿宋_GB2312" w:hAnsi="Times New Roman" w:cs="Times New Roman"/>
                  <w:sz w:val="18"/>
                  <w:szCs w:val="18"/>
                  <w:lang w:eastAsia="zh-CN"/>
                </w:rPr>
                <w:t>1</w:t>
              </w:r>
            </w:ins>
          </w:p>
        </w:tc>
        <w:tc>
          <w:tcPr>
            <w:tcW w:w="610" w:type="pct"/>
            <w:tcBorders>
              <w:top w:val="single" w:sz="4" w:space="0" w:color="auto"/>
              <w:left w:val="single" w:sz="4" w:space="0" w:color="auto"/>
              <w:bottom w:val="single" w:sz="4" w:space="0" w:color="auto"/>
              <w:right w:val="single" w:sz="4" w:space="0" w:color="auto"/>
            </w:tcBorders>
            <w:vAlign w:val="center"/>
          </w:tcPr>
          <w:p w14:paraId="5D66D783" w14:textId="77777777" w:rsidR="00E63094" w:rsidRPr="00C34334" w:rsidRDefault="00E63094" w:rsidP="002079CD">
            <w:pPr>
              <w:spacing w:beforeLines="50" w:before="120" w:afterLines="50" w:after="120"/>
              <w:contextualSpacing/>
              <w:jc w:val="center"/>
              <w:rPr>
                <w:ins w:id="407" w:author="He Han" w:date="2026-10-27T14:00:00Z"/>
                <w:rFonts w:ascii="Times New Roman" w:eastAsia="仿宋_GB2312" w:hAnsi="Times New Roman" w:cs="Times New Roman"/>
                <w:color w:val="auto"/>
                <w:sz w:val="18"/>
                <w:szCs w:val="18"/>
                <w:lang w:eastAsia="zh-CN"/>
              </w:rPr>
            </w:pPr>
            <w:ins w:id="408" w:author="He Han" w:date="2026-10-27T14:00:00Z">
              <w:r w:rsidRPr="00C34334">
                <w:rPr>
                  <w:rFonts w:ascii="Times New Roman" w:eastAsia="仿宋_GB2312" w:hAnsi="Times New Roman" w:cs="Times New Roman"/>
                  <w:color w:val="auto"/>
                  <w:sz w:val="18"/>
                  <w:szCs w:val="18"/>
                  <w:lang w:eastAsia="zh-CN"/>
                </w:rPr>
                <w:t>Dispense &amp; Solvent confirmation</w:t>
              </w:r>
            </w:ins>
          </w:p>
        </w:tc>
        <w:tc>
          <w:tcPr>
            <w:tcW w:w="4121" w:type="pct"/>
            <w:tcBorders>
              <w:top w:val="single" w:sz="4" w:space="0" w:color="auto"/>
              <w:left w:val="single" w:sz="4" w:space="0" w:color="auto"/>
              <w:bottom w:val="single" w:sz="4" w:space="0" w:color="auto"/>
              <w:right w:val="single" w:sz="4" w:space="0" w:color="auto"/>
            </w:tcBorders>
            <w:vAlign w:val="center"/>
          </w:tcPr>
          <w:p w14:paraId="4D669B99" w14:textId="77777777" w:rsidR="00E63094" w:rsidRPr="00C34334" w:rsidRDefault="00E63094" w:rsidP="00C2448B">
            <w:pPr>
              <w:spacing w:beforeLines="50" w:before="120" w:afterLines="50" w:after="120"/>
              <w:contextualSpacing/>
              <w:jc w:val="both"/>
              <w:rPr>
                <w:ins w:id="409" w:author="He Han" w:date="2026-10-27T14:00:00Z"/>
                <w:rFonts w:ascii="Times New Roman" w:eastAsia="仿宋_GB2312" w:hAnsi="Times New Roman" w:cs="Times New Roman"/>
                <w:color w:val="auto"/>
                <w:sz w:val="18"/>
                <w:szCs w:val="18"/>
              </w:rPr>
              <w:pPrChange w:id="410" w:author="He Han" w:date="2026-10-27T15:35:00Z">
                <w:pPr>
                  <w:spacing w:beforeLines="50" w:before="120" w:afterLines="50" w:after="120"/>
                  <w:contextualSpacing/>
                  <w:jc w:val="both"/>
                </w:pPr>
              </w:pPrChange>
            </w:pPr>
            <w:ins w:id="411" w:author="He Han" w:date="2026-10-27T14:00:00Z">
              <w:r w:rsidRPr="00C34334">
                <w:rPr>
                  <w:rFonts w:ascii="Times New Roman" w:eastAsia="仿宋_GB2312" w:hAnsi="Times New Roman" w:cs="Times New Roman"/>
                  <w:color w:val="auto"/>
                  <w:sz w:val="18"/>
                  <w:szCs w:val="18"/>
                </w:rPr>
                <w:t xml:space="preserve">Materials involved in dispensing: 2-CTC Resin;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Gly</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Phe</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-L-N-Me-</w:t>
              </w:r>
              <w:proofErr w:type="spellStart"/>
              <w:r w:rsidRPr="00C34334">
                <w:rPr>
                  <w:rFonts w:ascii="Times New Roman" w:eastAsia="仿宋_GB2312" w:hAnsi="Times New Roman" w:cs="Times New Roman"/>
                  <w:color w:val="auto"/>
                  <w:sz w:val="18"/>
                  <w:szCs w:val="18"/>
                </w:rPr>
                <w:t>Asn</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Trt</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Asn</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Trt</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Ser</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tBu</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Arg</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Pbf</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 xml:space="preserve">-L-Val-OH;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Leu</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-L-α-Me-</w:t>
              </w:r>
              <w:proofErr w:type="spellStart"/>
              <w:r w:rsidRPr="00C34334">
                <w:rPr>
                  <w:rFonts w:ascii="Times New Roman" w:eastAsia="仿宋_GB2312" w:hAnsi="Times New Roman" w:cs="Times New Roman"/>
                  <w:color w:val="auto"/>
                  <w:sz w:val="18"/>
                  <w:szCs w:val="18"/>
                </w:rPr>
                <w:t>Phe</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Glu</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OtBu</w:t>
              </w:r>
              <w:proofErr w:type="spellEnd"/>
              <w:r w:rsidRPr="00C34334">
                <w:rPr>
                  <w:rFonts w:ascii="Times New Roman" w:eastAsia="仿宋_GB2312" w:hAnsi="Times New Roman" w:cs="Times New Roman"/>
                  <w:color w:val="auto"/>
                  <w:sz w:val="18"/>
                  <w:szCs w:val="18"/>
                </w:rPr>
                <w:t xml:space="preserve">)-OH·H2O; Fmoc-L-Ala-OH·H2O;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Orn</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Boc</w:t>
              </w:r>
              <w:proofErr w:type="spellEnd"/>
              <w:r w:rsidRPr="00C34334">
                <w:rPr>
                  <w:rFonts w:ascii="Times New Roman" w:eastAsia="仿宋_GB2312" w:hAnsi="Times New Roman" w:cs="Times New Roman"/>
                  <w:color w:val="auto"/>
                  <w:sz w:val="18"/>
                  <w:szCs w:val="18"/>
                </w:rPr>
                <w:t xml:space="preserve">)-OH; </w:t>
              </w:r>
              <w:proofErr w:type="spellStart"/>
              <w:r w:rsidRPr="00C34334">
                <w:rPr>
                  <w:rFonts w:ascii="Times New Roman" w:eastAsia="仿宋_GB2312" w:hAnsi="Times New Roman" w:cs="Times New Roman"/>
                  <w:color w:val="auto"/>
                  <w:sz w:val="18"/>
                  <w:szCs w:val="18"/>
                </w:rPr>
                <w:t>Oxyma</w:t>
              </w:r>
              <w:proofErr w:type="spellEnd"/>
              <w:r w:rsidRPr="00C34334">
                <w:rPr>
                  <w:rFonts w:ascii="Times New Roman" w:eastAsia="仿宋_GB2312" w:hAnsi="Times New Roman" w:cs="Times New Roman"/>
                  <w:color w:val="auto"/>
                  <w:sz w:val="18"/>
                  <w:szCs w:val="18"/>
                </w:rPr>
                <w:t xml:space="preserve"> Pure; </w:t>
              </w:r>
              <w:proofErr w:type="spellStart"/>
              <w:r w:rsidRPr="00C34334">
                <w:rPr>
                  <w:rFonts w:ascii="Times New Roman" w:eastAsia="仿宋_GB2312" w:hAnsi="Times New Roman" w:cs="Times New Roman"/>
                  <w:color w:val="auto"/>
                  <w:sz w:val="18"/>
                  <w:szCs w:val="18"/>
                </w:rPr>
                <w:t>PyBop</w:t>
              </w:r>
              <w:proofErr w:type="spellEnd"/>
              <w:r w:rsidRPr="00C34334">
                <w:rPr>
                  <w:rFonts w:ascii="Times New Roman" w:eastAsia="仿宋_GB2312" w:hAnsi="Times New Roman" w:cs="Times New Roman"/>
                  <w:color w:val="auto"/>
                  <w:sz w:val="18"/>
                  <w:szCs w:val="18"/>
                </w:rPr>
                <w:t>;</w:t>
              </w:r>
            </w:ins>
          </w:p>
          <w:p w14:paraId="746C22B5" w14:textId="77777777" w:rsidR="00E63094" w:rsidRPr="00C34334" w:rsidRDefault="00E63094" w:rsidP="00C2448B">
            <w:pPr>
              <w:spacing w:beforeLines="50" w:before="120" w:afterLines="50" w:after="120"/>
              <w:contextualSpacing/>
              <w:jc w:val="both"/>
              <w:rPr>
                <w:ins w:id="412" w:author="He Han" w:date="2026-10-27T14:00:00Z"/>
                <w:rFonts w:ascii="Times New Roman" w:eastAsia="仿宋_GB2312" w:hAnsi="Times New Roman" w:cs="Times New Roman"/>
                <w:color w:val="auto"/>
                <w:sz w:val="18"/>
                <w:szCs w:val="18"/>
              </w:rPr>
              <w:pPrChange w:id="413" w:author="He Han" w:date="2026-10-27T15:35:00Z">
                <w:pPr>
                  <w:spacing w:beforeLines="50" w:before="120" w:afterLines="50" w:after="120"/>
                  <w:contextualSpacing/>
                  <w:jc w:val="both"/>
                </w:pPr>
              </w:pPrChange>
            </w:pPr>
            <w:ins w:id="414" w:author="He Han" w:date="2026-10-27T14:00:00Z">
              <w:r w:rsidRPr="00C34334">
                <w:rPr>
                  <w:rFonts w:ascii="Times New Roman" w:eastAsia="仿宋_GB2312" w:hAnsi="Times New Roman" w:cs="Times New Roman"/>
                  <w:color w:val="auto"/>
                  <w:sz w:val="18"/>
                  <w:szCs w:val="18"/>
                </w:rPr>
                <w:t xml:space="preserve">20.00%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/DMF (V/V) solution confirmation: The 20.00% v/v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/DMF solution is prepared and the bottom valve of tank is opened.</w:t>
              </w:r>
            </w:ins>
          </w:p>
          <w:p w14:paraId="737C69B2" w14:textId="77777777" w:rsidR="00E63094" w:rsidRPr="00C34334" w:rsidRDefault="00E63094" w:rsidP="00C2448B">
            <w:pPr>
              <w:spacing w:beforeLines="50" w:before="120" w:afterLines="50" w:after="120"/>
              <w:contextualSpacing/>
              <w:jc w:val="both"/>
              <w:rPr>
                <w:ins w:id="415" w:author="He Han" w:date="2026-10-27T14:00:00Z"/>
                <w:rFonts w:ascii="Times New Roman" w:eastAsia="仿宋_GB2312" w:hAnsi="Times New Roman" w:cs="Times New Roman"/>
                <w:color w:val="auto"/>
                <w:sz w:val="18"/>
                <w:szCs w:val="18"/>
              </w:rPr>
              <w:pPrChange w:id="416" w:author="He Han" w:date="2026-10-27T15:35:00Z">
                <w:pPr>
                  <w:spacing w:beforeLines="50" w:before="120" w:afterLines="50" w:after="120"/>
                  <w:contextualSpacing/>
                  <w:jc w:val="both"/>
                </w:pPr>
              </w:pPrChange>
            </w:pPr>
            <w:ins w:id="417" w:author="He Han" w:date="2026-10-27T14:00:00Z">
              <w:r w:rsidRPr="00C34334">
                <w:rPr>
                  <w:rFonts w:ascii="Times New Roman" w:eastAsia="仿宋_GB2312" w:hAnsi="Times New Roman" w:cs="Times New Roman"/>
                  <w:color w:val="auto"/>
                  <w:sz w:val="18"/>
                  <w:szCs w:val="18"/>
                </w:rPr>
                <w:t xml:space="preserve">Confirmed that the DMF supply system from tank farm was supplied.  </w:t>
              </w:r>
            </w:ins>
          </w:p>
          <w:p w14:paraId="06EFB9E5" w14:textId="77777777" w:rsidR="00E63094" w:rsidRPr="00C34334" w:rsidRDefault="00E63094" w:rsidP="00C2448B">
            <w:pPr>
              <w:spacing w:beforeLines="50" w:before="120" w:afterLines="50" w:after="120"/>
              <w:contextualSpacing/>
              <w:jc w:val="both"/>
              <w:rPr>
                <w:ins w:id="418" w:author="He Han" w:date="2026-10-27T14:00:00Z"/>
                <w:rFonts w:ascii="Times New Roman" w:eastAsia="仿宋_GB2312" w:hAnsi="Times New Roman" w:cs="Times New Roman"/>
                <w:color w:val="auto"/>
                <w:sz w:val="18"/>
                <w:szCs w:val="18"/>
              </w:rPr>
              <w:pPrChange w:id="419" w:author="He Han" w:date="2026-10-27T15:35:00Z">
                <w:pPr>
                  <w:spacing w:beforeLines="50" w:before="120" w:afterLines="50" w:after="120"/>
                  <w:contextualSpacing/>
                  <w:jc w:val="both"/>
                </w:pPr>
              </w:pPrChange>
            </w:pPr>
            <w:ins w:id="420" w:author="He Han" w:date="2026-10-27T14:00:00Z">
              <w:r w:rsidRPr="00C34334">
                <w:rPr>
                  <w:rFonts w:ascii="Times New Roman" w:eastAsia="仿宋_GB2312" w:hAnsi="Times New Roman" w:cs="Times New Roman"/>
                  <w:color w:val="auto"/>
                  <w:sz w:val="18"/>
                  <w:szCs w:val="18"/>
                </w:rPr>
                <w:t xml:space="preserve">Confirmed that the IPAC supply system from tank farm was supplied.  </w:t>
              </w:r>
            </w:ins>
          </w:p>
          <w:p w14:paraId="35BB2CC8" w14:textId="77777777" w:rsidR="00E63094" w:rsidRPr="00C34334" w:rsidRDefault="00E63094" w:rsidP="00C2448B">
            <w:pPr>
              <w:spacing w:beforeLines="50" w:before="120" w:afterLines="50" w:after="120"/>
              <w:contextualSpacing/>
              <w:jc w:val="both"/>
              <w:rPr>
                <w:ins w:id="421" w:author="He Han" w:date="2026-10-27T14:00:00Z"/>
                <w:rFonts w:ascii="Times New Roman" w:eastAsia="仿宋_GB2312" w:hAnsi="Times New Roman" w:cs="Times New Roman"/>
                <w:color w:val="auto"/>
                <w:sz w:val="18"/>
                <w:szCs w:val="18"/>
              </w:rPr>
              <w:pPrChange w:id="422" w:author="He Han" w:date="2026-10-27T15:35:00Z">
                <w:pPr>
                  <w:spacing w:beforeLines="50" w:before="120" w:afterLines="50" w:after="120"/>
                  <w:contextualSpacing/>
                  <w:jc w:val="both"/>
                </w:pPr>
              </w:pPrChange>
            </w:pPr>
            <w:ins w:id="423" w:author="He Han" w:date="2026-10-27T14:00:00Z">
              <w:r w:rsidRPr="00C34334">
                <w:rPr>
                  <w:rFonts w:ascii="Times New Roman" w:eastAsia="仿宋_GB2312" w:hAnsi="Times New Roman" w:cs="Times New Roman"/>
                  <w:color w:val="auto"/>
                  <w:sz w:val="18"/>
                  <w:szCs w:val="18"/>
                </w:rPr>
                <w:t>Confirmed that the MTBE supply system from tank farm was prepared.</w:t>
              </w:r>
            </w:ins>
          </w:p>
        </w:tc>
      </w:tr>
      <w:tr w:rsidR="00E63094" w:rsidRPr="00C34334" w14:paraId="060DA5D7" w14:textId="77777777" w:rsidTr="002079CD">
        <w:trPr>
          <w:trHeight w:val="384"/>
          <w:ins w:id="42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5ADEDF2" w14:textId="77777777" w:rsidR="00E63094" w:rsidRPr="002079CD" w:rsidRDefault="00E63094" w:rsidP="002079CD">
            <w:pPr>
              <w:spacing w:beforeLines="50" w:before="120" w:afterLines="50" w:after="120"/>
              <w:contextualSpacing/>
              <w:jc w:val="center"/>
              <w:rPr>
                <w:ins w:id="425" w:author="He Han" w:date="2026-10-27T14:00:00Z"/>
                <w:rFonts w:ascii="Times New Roman" w:eastAsia="仿宋_GB2312" w:hAnsi="Times New Roman" w:cs="Times New Roman"/>
                <w:sz w:val="18"/>
                <w:szCs w:val="18"/>
                <w:lang w:eastAsia="zh-CN"/>
              </w:rPr>
            </w:pPr>
            <w:ins w:id="426" w:author="He Han" w:date="2026-10-27T14:00:00Z">
              <w:r w:rsidRPr="002079CD">
                <w:rPr>
                  <w:rFonts w:ascii="Times New Roman" w:eastAsia="仿宋_GB2312" w:hAnsi="Times New Roman" w:cs="Times New Roman"/>
                  <w:sz w:val="18"/>
                  <w:szCs w:val="18"/>
                  <w:lang w:eastAsia="zh-CN"/>
                </w:rPr>
                <w:t>2</w:t>
              </w:r>
            </w:ins>
          </w:p>
        </w:tc>
        <w:tc>
          <w:tcPr>
            <w:tcW w:w="610" w:type="pct"/>
            <w:tcBorders>
              <w:top w:val="single" w:sz="4" w:space="0" w:color="auto"/>
              <w:left w:val="single" w:sz="4" w:space="0" w:color="auto"/>
              <w:bottom w:val="single" w:sz="4" w:space="0" w:color="auto"/>
              <w:right w:val="single" w:sz="4" w:space="0" w:color="auto"/>
            </w:tcBorders>
            <w:vAlign w:val="center"/>
          </w:tcPr>
          <w:p w14:paraId="7C8E1110" w14:textId="77777777" w:rsidR="00E63094" w:rsidRPr="00C34334" w:rsidRDefault="00E63094" w:rsidP="002079CD">
            <w:pPr>
              <w:spacing w:beforeLines="50" w:before="120" w:afterLines="50" w:after="120"/>
              <w:contextualSpacing/>
              <w:jc w:val="center"/>
              <w:rPr>
                <w:ins w:id="427" w:author="He Han" w:date="2026-10-27T14:00:00Z"/>
                <w:rFonts w:ascii="Times New Roman" w:eastAsia="仿宋_GB2312" w:hAnsi="Times New Roman" w:cs="Times New Roman"/>
                <w:color w:val="auto"/>
                <w:sz w:val="18"/>
                <w:szCs w:val="18"/>
                <w:lang w:eastAsia="zh-CN"/>
              </w:rPr>
            </w:pPr>
            <w:ins w:id="428" w:author="He Han" w:date="2026-10-27T14:00:00Z">
              <w:r w:rsidRPr="00C34334">
                <w:rPr>
                  <w:rFonts w:ascii="Times New Roman" w:eastAsia="仿宋_GB2312" w:hAnsi="Times New Roman" w:cs="Times New Roman"/>
                  <w:color w:val="auto"/>
                  <w:sz w:val="18"/>
                  <w:szCs w:val="18"/>
                  <w:lang w:eastAsia="zh-CN"/>
                </w:rPr>
                <w:t>Pre-treatment</w:t>
              </w:r>
            </w:ins>
          </w:p>
        </w:tc>
        <w:tc>
          <w:tcPr>
            <w:tcW w:w="4121" w:type="pct"/>
            <w:tcBorders>
              <w:top w:val="single" w:sz="4" w:space="0" w:color="auto"/>
              <w:left w:val="single" w:sz="4" w:space="0" w:color="auto"/>
              <w:bottom w:val="single" w:sz="4" w:space="0" w:color="auto"/>
              <w:right w:val="single" w:sz="4" w:space="0" w:color="auto"/>
            </w:tcBorders>
            <w:vAlign w:val="center"/>
          </w:tcPr>
          <w:p w14:paraId="71317CD5" w14:textId="77777777" w:rsidR="00E63094" w:rsidRPr="00C34334" w:rsidRDefault="00E63094" w:rsidP="00C2448B">
            <w:pPr>
              <w:widowControl w:val="0"/>
              <w:numPr>
                <w:ilvl w:val="0"/>
                <w:numId w:val="195"/>
              </w:numPr>
              <w:spacing w:beforeLines="50" w:before="120" w:afterLines="50" w:after="120"/>
              <w:contextualSpacing/>
              <w:jc w:val="both"/>
              <w:rPr>
                <w:ins w:id="429" w:author="He Han" w:date="2026-10-27T14:00:00Z"/>
                <w:rFonts w:ascii="Times New Roman" w:eastAsia="仿宋_GB2312" w:hAnsi="Times New Roman" w:cs="Times New Roman"/>
                <w:color w:val="auto"/>
                <w:sz w:val="18"/>
                <w:szCs w:val="18"/>
              </w:rPr>
              <w:pPrChange w:id="430" w:author="He Han" w:date="2026-10-27T15:35:00Z">
                <w:pPr>
                  <w:widowControl w:val="0"/>
                  <w:numPr>
                    <w:numId w:val="195"/>
                  </w:numPr>
                  <w:spacing w:beforeLines="50" w:before="120" w:afterLines="50" w:after="120"/>
                  <w:ind w:left="420" w:hanging="420"/>
                  <w:contextualSpacing/>
                  <w:jc w:val="both"/>
                </w:pPr>
              </w:pPrChange>
            </w:pPr>
            <w:ins w:id="431" w:author="He Han" w:date="2026-10-27T14:00:00Z">
              <w:r w:rsidRPr="00C34334">
                <w:rPr>
                  <w:rFonts w:ascii="Times New Roman" w:eastAsia="仿宋_GB2312" w:hAnsi="Times New Roman" w:cs="Times New Roman"/>
                  <w:color w:val="auto"/>
                  <w:sz w:val="18"/>
                  <w:szCs w:val="18"/>
                </w:rPr>
                <w:t xml:space="preserve">Add DMF (5.50 V, 5.21 kg/kg) into activation tank (TJ4S-1213-Sy15-R01). Then transfer the solution into synthesis reactor (TJ4S-1213-Sy15). </w:t>
              </w:r>
            </w:ins>
          </w:p>
          <w:p w14:paraId="128EF87C" w14:textId="77777777" w:rsidR="00E63094" w:rsidRPr="00C34334" w:rsidRDefault="00E63094" w:rsidP="00C2448B">
            <w:pPr>
              <w:widowControl w:val="0"/>
              <w:numPr>
                <w:ilvl w:val="0"/>
                <w:numId w:val="195"/>
              </w:numPr>
              <w:spacing w:beforeLines="50" w:before="120" w:afterLines="50" w:after="120"/>
              <w:contextualSpacing/>
              <w:jc w:val="both"/>
              <w:rPr>
                <w:ins w:id="432" w:author="He Han" w:date="2026-10-27T14:00:00Z"/>
                <w:rFonts w:ascii="Times New Roman" w:eastAsia="仿宋_GB2312" w:hAnsi="Times New Roman" w:cs="Times New Roman"/>
                <w:color w:val="auto"/>
                <w:sz w:val="18"/>
                <w:szCs w:val="18"/>
              </w:rPr>
              <w:pPrChange w:id="433" w:author="He Han" w:date="2026-10-27T15:35:00Z">
                <w:pPr>
                  <w:widowControl w:val="0"/>
                  <w:numPr>
                    <w:numId w:val="195"/>
                  </w:numPr>
                  <w:spacing w:beforeLines="50" w:before="120" w:afterLines="50" w:after="120"/>
                  <w:ind w:left="420" w:hanging="420"/>
                  <w:contextualSpacing/>
                  <w:jc w:val="both"/>
                </w:pPr>
              </w:pPrChange>
            </w:pPr>
            <w:ins w:id="434" w:author="He Han" w:date="2026-10-27T14:00:00Z">
              <w:r w:rsidRPr="00C34334">
                <w:rPr>
                  <w:rFonts w:ascii="Times New Roman" w:eastAsia="仿宋_GB2312" w:hAnsi="Times New Roman" w:cs="Times New Roman"/>
                  <w:color w:val="auto"/>
                  <w:sz w:val="18"/>
                  <w:szCs w:val="18"/>
                </w:rPr>
                <w:t>Start the agitator, bubble with nitrogen, then stop the agitator and nitrogen, drain.</w:t>
              </w:r>
            </w:ins>
          </w:p>
          <w:p w14:paraId="11DF5F54" w14:textId="77777777" w:rsidR="00E63094" w:rsidRPr="00C34334" w:rsidRDefault="00E63094" w:rsidP="00C2448B">
            <w:pPr>
              <w:widowControl w:val="0"/>
              <w:numPr>
                <w:ilvl w:val="0"/>
                <w:numId w:val="195"/>
              </w:numPr>
              <w:spacing w:beforeLines="50" w:before="120" w:afterLines="50" w:after="120"/>
              <w:contextualSpacing/>
              <w:jc w:val="both"/>
              <w:rPr>
                <w:ins w:id="435" w:author="He Han" w:date="2026-10-27T14:00:00Z"/>
                <w:rFonts w:ascii="Times New Roman" w:eastAsia="仿宋_GB2312" w:hAnsi="Times New Roman" w:cs="Times New Roman"/>
                <w:color w:val="auto"/>
                <w:sz w:val="18"/>
                <w:szCs w:val="18"/>
              </w:rPr>
              <w:pPrChange w:id="436" w:author="He Han" w:date="2026-10-27T15:35:00Z">
                <w:pPr>
                  <w:widowControl w:val="0"/>
                  <w:numPr>
                    <w:numId w:val="195"/>
                  </w:numPr>
                  <w:spacing w:beforeLines="50" w:before="120" w:afterLines="50" w:after="120"/>
                  <w:ind w:left="420" w:hanging="420"/>
                  <w:contextualSpacing/>
                  <w:jc w:val="both"/>
                </w:pPr>
              </w:pPrChange>
            </w:pPr>
            <w:ins w:id="437" w:author="He Han" w:date="2026-10-27T14:00:00Z">
              <w:r w:rsidRPr="00C34334">
                <w:rPr>
                  <w:rFonts w:ascii="Times New Roman" w:eastAsia="仿宋_GB2312" w:hAnsi="Times New Roman" w:cs="Times New Roman"/>
                  <w:color w:val="auto"/>
                  <w:sz w:val="18"/>
                  <w:szCs w:val="18"/>
                </w:rPr>
                <w:t xml:space="preserve">Sample the mixture for Water content analysis. If Water content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 xml:space="preserve"> 500ppm, proceed to next operation if Water content &gt;500 ppm, repeat, until the Water content is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 xml:space="preserve"> 500ppm.</w:t>
              </w:r>
            </w:ins>
          </w:p>
          <w:p w14:paraId="4158C86C" w14:textId="77777777" w:rsidR="00E63094" w:rsidRPr="00C34334" w:rsidRDefault="00E63094" w:rsidP="00C2448B">
            <w:pPr>
              <w:contextualSpacing/>
              <w:jc w:val="both"/>
              <w:rPr>
                <w:ins w:id="438" w:author="He Han" w:date="2026-10-27T14:00:00Z"/>
                <w:rFonts w:ascii="Times New Roman" w:eastAsia="仿宋_GB2312" w:hAnsi="Times New Roman" w:cs="Times New Roman"/>
                <w:color w:val="auto"/>
                <w:sz w:val="18"/>
                <w:szCs w:val="18"/>
              </w:rPr>
              <w:pPrChange w:id="439" w:author="He Han" w:date="2026-10-27T15:35:00Z">
                <w:pPr>
                  <w:contextualSpacing/>
                  <w:jc w:val="both"/>
                </w:pPr>
              </w:pPrChange>
            </w:pPr>
            <w:ins w:id="440" w:author="He Han" w:date="2026-10-27T14:00:00Z">
              <w:r w:rsidRPr="00C34334">
                <w:rPr>
                  <w:rFonts w:ascii="Times New Roman" w:eastAsia="仿宋_GB2312" w:hAnsi="Times New Roman" w:cs="Times New Roman"/>
                  <w:color w:val="auto"/>
                  <w:sz w:val="18"/>
                  <w:szCs w:val="18"/>
                </w:rPr>
                <w:t>Note: In all the following operations, unless otherwise noted. The agitation speed of synthesis reactor is set as 20 ± 10 rpm, the agitation speed of activation tank is set as 95 ± 10 rpm, and the nitrogen flow rate is set to 5 ± 2 m³/h.</w:t>
              </w:r>
            </w:ins>
          </w:p>
        </w:tc>
      </w:tr>
      <w:tr w:rsidR="00E63094" w:rsidRPr="00C34334" w14:paraId="603B83B3" w14:textId="77777777" w:rsidTr="002079CD">
        <w:trPr>
          <w:trHeight w:val="384"/>
          <w:ins w:id="44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49FCAF9" w14:textId="77777777" w:rsidR="00E63094" w:rsidRPr="002079CD" w:rsidRDefault="00E63094" w:rsidP="002079CD">
            <w:pPr>
              <w:spacing w:beforeLines="50" w:before="120" w:afterLines="50" w:after="120"/>
              <w:contextualSpacing/>
              <w:jc w:val="center"/>
              <w:rPr>
                <w:ins w:id="442" w:author="He Han" w:date="2026-10-27T14:00:00Z"/>
                <w:rFonts w:ascii="Times New Roman" w:eastAsia="仿宋_GB2312" w:hAnsi="Times New Roman" w:cs="Times New Roman"/>
                <w:sz w:val="18"/>
                <w:szCs w:val="18"/>
                <w:lang w:eastAsia="zh-CN"/>
              </w:rPr>
            </w:pPr>
            <w:ins w:id="443" w:author="He Han" w:date="2026-10-27T14:00:00Z">
              <w:r w:rsidRPr="002079CD">
                <w:rPr>
                  <w:rFonts w:ascii="Times New Roman" w:eastAsia="仿宋_GB2312" w:hAnsi="Times New Roman" w:cs="Times New Roman"/>
                  <w:sz w:val="18"/>
                  <w:szCs w:val="18"/>
                  <w:lang w:eastAsia="zh-CN"/>
                </w:rPr>
                <w:t>3</w:t>
              </w:r>
            </w:ins>
          </w:p>
        </w:tc>
        <w:tc>
          <w:tcPr>
            <w:tcW w:w="610" w:type="pct"/>
            <w:tcBorders>
              <w:top w:val="single" w:sz="4" w:space="0" w:color="auto"/>
              <w:left w:val="single" w:sz="4" w:space="0" w:color="auto"/>
              <w:bottom w:val="single" w:sz="4" w:space="0" w:color="auto"/>
              <w:right w:val="single" w:sz="4" w:space="0" w:color="auto"/>
            </w:tcBorders>
            <w:vAlign w:val="center"/>
          </w:tcPr>
          <w:p w14:paraId="113A9032" w14:textId="77777777" w:rsidR="00E63094" w:rsidRPr="00C34334" w:rsidRDefault="00E63094" w:rsidP="002079CD">
            <w:pPr>
              <w:spacing w:beforeLines="50" w:before="120" w:afterLines="50" w:after="120"/>
              <w:contextualSpacing/>
              <w:jc w:val="center"/>
              <w:rPr>
                <w:ins w:id="444" w:author="He Han" w:date="2026-10-27T14:00:00Z"/>
                <w:rFonts w:ascii="Times New Roman" w:eastAsia="仿宋_GB2312" w:hAnsi="Times New Roman" w:cs="Times New Roman"/>
                <w:color w:val="auto"/>
                <w:sz w:val="18"/>
                <w:szCs w:val="18"/>
                <w:lang w:eastAsia="zh-CN"/>
              </w:rPr>
            </w:pPr>
            <w:ins w:id="445" w:author="He Han" w:date="2026-10-27T14:00:00Z">
              <w:r w:rsidRPr="00C34334">
                <w:rPr>
                  <w:rFonts w:ascii="Times New Roman" w:eastAsia="仿宋_GB2312" w:hAnsi="Times New Roman" w:cs="Times New Roman"/>
                  <w:color w:val="auto"/>
                  <w:sz w:val="18"/>
                  <w:szCs w:val="18"/>
                  <w:lang w:eastAsia="zh-CN"/>
                </w:rPr>
                <w:t xml:space="preserve">Add 2-CTC resin &amp; </w:t>
              </w:r>
              <w:proofErr w:type="spellStart"/>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Gly</w:t>
              </w:r>
              <w:proofErr w:type="spellEnd"/>
              <w:r w:rsidRPr="00C34334">
                <w:rPr>
                  <w:rFonts w:ascii="Times New Roman" w:eastAsia="仿宋_GB2312" w:hAnsi="Times New Roman" w:cs="Times New Roman"/>
                  <w:color w:val="auto"/>
                  <w:sz w:val="18"/>
                  <w:szCs w:val="18"/>
                  <w:lang w:eastAsia="zh-CN"/>
                </w:rPr>
                <w:t>-OH dissolve</w:t>
              </w:r>
            </w:ins>
          </w:p>
        </w:tc>
        <w:tc>
          <w:tcPr>
            <w:tcW w:w="4121" w:type="pct"/>
            <w:tcBorders>
              <w:top w:val="single" w:sz="4" w:space="0" w:color="auto"/>
              <w:left w:val="single" w:sz="4" w:space="0" w:color="auto"/>
              <w:bottom w:val="single" w:sz="4" w:space="0" w:color="auto"/>
              <w:right w:val="single" w:sz="4" w:space="0" w:color="auto"/>
            </w:tcBorders>
            <w:vAlign w:val="center"/>
          </w:tcPr>
          <w:p w14:paraId="0EBA8A8F" w14:textId="77777777" w:rsidR="00E63094" w:rsidRPr="00C34334" w:rsidRDefault="00E63094" w:rsidP="00C2448B">
            <w:pPr>
              <w:numPr>
                <w:ilvl w:val="0"/>
                <w:numId w:val="196"/>
              </w:numPr>
              <w:spacing w:beforeLines="50" w:before="120" w:afterLines="50" w:after="120"/>
              <w:ind w:leftChars="50" w:left="525"/>
              <w:contextualSpacing/>
              <w:jc w:val="both"/>
              <w:rPr>
                <w:ins w:id="446" w:author="He Han" w:date="2026-10-27T14:00:00Z"/>
                <w:rFonts w:ascii="Times New Roman" w:eastAsia="仿宋_GB2312" w:hAnsi="Times New Roman" w:cs="Times New Roman"/>
                <w:color w:val="auto"/>
                <w:sz w:val="18"/>
                <w:szCs w:val="18"/>
              </w:rPr>
              <w:pPrChange w:id="447" w:author="He Han" w:date="2026-10-27T15:35:00Z">
                <w:pPr>
                  <w:numPr>
                    <w:numId w:val="196"/>
                  </w:numPr>
                  <w:spacing w:beforeLines="50" w:before="120" w:afterLines="50" w:after="120"/>
                  <w:ind w:leftChars="50" w:left="525" w:hanging="420"/>
                  <w:contextualSpacing/>
                  <w:jc w:val="both"/>
                </w:pPr>
              </w:pPrChange>
            </w:pPr>
            <w:ins w:id="448" w:author="He Han" w:date="2026-10-27T14:00:00Z">
              <w:r w:rsidRPr="00C34334">
                <w:rPr>
                  <w:rFonts w:ascii="Times New Roman" w:eastAsia="仿宋_GB2312" w:hAnsi="Times New Roman" w:cs="Times New Roman"/>
                  <w:color w:val="auto"/>
                  <w:sz w:val="18"/>
                  <w:szCs w:val="18"/>
                </w:rPr>
                <w:t xml:space="preserve">Add 2-CTC (48.00 kg, 1.00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resin into TJ4S-1213-Sy15. </w:t>
              </w:r>
            </w:ins>
          </w:p>
          <w:p w14:paraId="256252DD" w14:textId="77777777" w:rsidR="00E63094" w:rsidRPr="00C34334" w:rsidRDefault="00E63094" w:rsidP="00C2448B">
            <w:pPr>
              <w:numPr>
                <w:ilvl w:val="0"/>
                <w:numId w:val="196"/>
              </w:numPr>
              <w:spacing w:beforeLines="50" w:before="120" w:afterLines="50" w:after="120"/>
              <w:ind w:leftChars="50" w:left="525"/>
              <w:contextualSpacing/>
              <w:jc w:val="both"/>
              <w:rPr>
                <w:ins w:id="449" w:author="He Han" w:date="2026-10-27T14:00:00Z"/>
                <w:rFonts w:ascii="Times New Roman" w:eastAsia="仿宋_GB2312" w:hAnsi="Times New Roman" w:cs="Times New Roman"/>
                <w:color w:val="auto"/>
                <w:sz w:val="18"/>
                <w:szCs w:val="18"/>
              </w:rPr>
              <w:pPrChange w:id="450" w:author="He Han" w:date="2026-10-27T15:35:00Z">
                <w:pPr>
                  <w:numPr>
                    <w:numId w:val="196"/>
                  </w:numPr>
                  <w:spacing w:beforeLines="50" w:before="120" w:afterLines="50" w:after="120"/>
                  <w:ind w:leftChars="50" w:left="525" w:hanging="420"/>
                  <w:contextualSpacing/>
                  <w:jc w:val="both"/>
                </w:pPr>
              </w:pPrChange>
            </w:pPr>
            <w:ins w:id="451" w:author="He Han" w:date="2026-10-27T14:00:00Z">
              <w:r w:rsidRPr="00C34334">
                <w:rPr>
                  <w:rFonts w:ascii="Times New Roman" w:eastAsia="仿宋_GB2312" w:hAnsi="Times New Roman" w:cs="Times New Roman"/>
                  <w:color w:val="auto"/>
                  <w:sz w:val="18"/>
                  <w:szCs w:val="18"/>
                </w:rPr>
                <w:t>Add DMF (4.25 V, 4.03 kg/kg) into the TJ4S-1213-Sy15-R01. Start the agitator</w:t>
              </w:r>
            </w:ins>
          </w:p>
          <w:p w14:paraId="4811A3A1" w14:textId="77777777" w:rsidR="00E63094" w:rsidRPr="00C34334" w:rsidRDefault="00E63094" w:rsidP="00C2448B">
            <w:pPr>
              <w:numPr>
                <w:ilvl w:val="0"/>
                <w:numId w:val="196"/>
              </w:numPr>
              <w:spacing w:beforeLines="50" w:before="120" w:afterLines="50" w:after="120"/>
              <w:ind w:leftChars="50" w:left="525"/>
              <w:contextualSpacing/>
              <w:jc w:val="both"/>
              <w:rPr>
                <w:ins w:id="452" w:author="He Han" w:date="2026-10-27T14:00:00Z"/>
                <w:rFonts w:ascii="Times New Roman" w:eastAsia="仿宋_GB2312" w:hAnsi="Times New Roman" w:cs="Times New Roman"/>
                <w:color w:val="auto"/>
                <w:sz w:val="18"/>
                <w:szCs w:val="18"/>
              </w:rPr>
              <w:pPrChange w:id="453" w:author="He Han" w:date="2026-10-27T15:35:00Z">
                <w:pPr>
                  <w:numPr>
                    <w:numId w:val="196"/>
                  </w:numPr>
                  <w:spacing w:beforeLines="50" w:before="120" w:afterLines="50" w:after="120"/>
                  <w:ind w:leftChars="50" w:left="525" w:hanging="420"/>
                  <w:contextualSpacing/>
                  <w:jc w:val="both"/>
                </w:pPr>
              </w:pPrChange>
            </w:pPr>
            <w:ins w:id="454" w:author="He Han" w:date="2026-10-27T14:00:00Z">
              <w:r w:rsidRPr="00C34334">
                <w:rPr>
                  <w:rFonts w:ascii="Times New Roman" w:eastAsia="仿宋_GB2312" w:hAnsi="Times New Roman" w:cs="Times New Roman"/>
                  <w:color w:val="auto"/>
                  <w:sz w:val="18"/>
                  <w:szCs w:val="18"/>
                </w:rPr>
                <w:t>Adjust the activation tank (TJ4S-1213-Sy15-R01) jacket temperature to 25.0 ± 5.0 °C (target: 25.0 °C).</w:t>
              </w:r>
            </w:ins>
          </w:p>
          <w:p w14:paraId="67BF2BEE" w14:textId="77777777" w:rsidR="00E63094" w:rsidRPr="00C34334" w:rsidRDefault="00E63094" w:rsidP="00C2448B">
            <w:pPr>
              <w:numPr>
                <w:ilvl w:val="0"/>
                <w:numId w:val="196"/>
              </w:numPr>
              <w:spacing w:beforeLines="50" w:before="120" w:afterLines="50" w:after="120"/>
              <w:ind w:leftChars="50" w:left="525"/>
              <w:contextualSpacing/>
              <w:jc w:val="both"/>
              <w:rPr>
                <w:ins w:id="455" w:author="He Han" w:date="2026-10-27T14:00:00Z"/>
                <w:rFonts w:ascii="Times New Roman" w:eastAsia="仿宋_GB2312" w:hAnsi="Times New Roman" w:cs="Times New Roman"/>
                <w:color w:val="auto"/>
                <w:sz w:val="18"/>
                <w:szCs w:val="18"/>
              </w:rPr>
              <w:pPrChange w:id="456" w:author="He Han" w:date="2026-10-27T15:35:00Z">
                <w:pPr>
                  <w:numPr>
                    <w:numId w:val="196"/>
                  </w:numPr>
                  <w:spacing w:beforeLines="50" w:before="120" w:afterLines="50" w:after="120"/>
                  <w:ind w:leftChars="50" w:left="525" w:hanging="420"/>
                  <w:contextualSpacing/>
                  <w:jc w:val="both"/>
                </w:pPr>
              </w:pPrChange>
            </w:pPr>
            <w:ins w:id="457"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w:t>
              </w:r>
              <w:proofErr w:type="spellStart"/>
              <w:r w:rsidRPr="00C34334">
                <w:rPr>
                  <w:rFonts w:ascii="Times New Roman" w:eastAsia="仿宋_GB2312" w:hAnsi="Times New Roman" w:cs="Times New Roman"/>
                  <w:color w:val="auto"/>
                  <w:sz w:val="18"/>
                  <w:szCs w:val="18"/>
                </w:rPr>
                <w:t>Gly</w:t>
              </w:r>
              <w:proofErr w:type="spellEnd"/>
              <w:r w:rsidRPr="00C34334">
                <w:rPr>
                  <w:rFonts w:ascii="Times New Roman" w:eastAsia="仿宋_GB2312" w:hAnsi="Times New Roman" w:cs="Times New Roman"/>
                  <w:color w:val="auto"/>
                  <w:sz w:val="18"/>
                  <w:szCs w:val="18"/>
                </w:rPr>
                <w:t xml:space="preserve">-OH (2.25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Rinse reactor wall with DMF (1.0 V, 0.95 kg/kg). </w:t>
              </w:r>
            </w:ins>
          </w:p>
          <w:p w14:paraId="2C053E80" w14:textId="77777777" w:rsidR="00E63094" w:rsidRPr="00C34334" w:rsidRDefault="00E63094" w:rsidP="00C2448B">
            <w:pPr>
              <w:numPr>
                <w:ilvl w:val="0"/>
                <w:numId w:val="196"/>
              </w:numPr>
              <w:spacing w:beforeLines="50" w:before="120" w:afterLines="50" w:after="120"/>
              <w:ind w:leftChars="50" w:left="525"/>
              <w:contextualSpacing/>
              <w:jc w:val="both"/>
              <w:rPr>
                <w:ins w:id="458" w:author="He Han" w:date="2026-10-27T14:00:00Z"/>
                <w:rFonts w:ascii="Times New Roman" w:eastAsia="仿宋_GB2312" w:hAnsi="Times New Roman" w:cs="Times New Roman"/>
                <w:color w:val="auto"/>
                <w:sz w:val="18"/>
                <w:szCs w:val="18"/>
              </w:rPr>
              <w:pPrChange w:id="459" w:author="He Han" w:date="2026-10-27T15:35:00Z">
                <w:pPr>
                  <w:numPr>
                    <w:numId w:val="196"/>
                  </w:numPr>
                  <w:spacing w:beforeLines="50" w:before="120" w:afterLines="50" w:after="120"/>
                  <w:ind w:leftChars="50" w:left="525" w:hanging="420"/>
                  <w:contextualSpacing/>
                  <w:jc w:val="both"/>
                </w:pPr>
              </w:pPrChange>
            </w:pPr>
            <w:ins w:id="460" w:author="He Han" w:date="2026-10-27T14:00:00Z">
              <w:r w:rsidRPr="00C34334">
                <w:rPr>
                  <w:rFonts w:ascii="Times New Roman" w:eastAsia="仿宋_GB2312" w:hAnsi="Times New Roman" w:cs="Times New Roman"/>
                  <w:color w:val="auto"/>
                  <w:sz w:val="18"/>
                  <w:szCs w:val="18"/>
                </w:rPr>
                <w:t>Stir for at least 15 minutes, Confirm no visible solids and later use.</w:t>
              </w:r>
            </w:ins>
          </w:p>
        </w:tc>
      </w:tr>
      <w:tr w:rsidR="00E63094" w:rsidRPr="00C34334" w14:paraId="61CDD163" w14:textId="77777777" w:rsidTr="002079CD">
        <w:trPr>
          <w:trHeight w:val="384"/>
          <w:ins w:id="46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63843A4" w14:textId="77777777" w:rsidR="00E63094" w:rsidRPr="002079CD" w:rsidRDefault="00E63094" w:rsidP="002079CD">
            <w:pPr>
              <w:spacing w:beforeLines="50" w:before="120" w:afterLines="50" w:after="120"/>
              <w:contextualSpacing/>
              <w:jc w:val="center"/>
              <w:rPr>
                <w:ins w:id="462" w:author="He Han" w:date="2026-10-27T14:00:00Z"/>
                <w:rFonts w:ascii="Times New Roman" w:eastAsia="仿宋_GB2312" w:hAnsi="Times New Roman" w:cs="Times New Roman"/>
                <w:sz w:val="18"/>
                <w:szCs w:val="18"/>
                <w:lang w:eastAsia="zh-CN"/>
              </w:rPr>
            </w:pPr>
            <w:ins w:id="463" w:author="He Han" w:date="2026-10-27T14:00:00Z">
              <w:r w:rsidRPr="002079CD">
                <w:rPr>
                  <w:rFonts w:ascii="Times New Roman" w:eastAsia="仿宋_GB2312" w:hAnsi="Times New Roman" w:cs="Times New Roman"/>
                  <w:sz w:val="18"/>
                  <w:szCs w:val="18"/>
                  <w:lang w:eastAsia="zh-CN"/>
                </w:rPr>
                <w:t>4</w:t>
              </w:r>
            </w:ins>
          </w:p>
        </w:tc>
        <w:tc>
          <w:tcPr>
            <w:tcW w:w="610" w:type="pct"/>
            <w:tcBorders>
              <w:top w:val="single" w:sz="4" w:space="0" w:color="auto"/>
              <w:left w:val="single" w:sz="4" w:space="0" w:color="auto"/>
              <w:bottom w:val="single" w:sz="4" w:space="0" w:color="auto"/>
              <w:right w:val="single" w:sz="4" w:space="0" w:color="auto"/>
            </w:tcBorders>
            <w:vAlign w:val="center"/>
          </w:tcPr>
          <w:p w14:paraId="1787CDB6" w14:textId="77777777" w:rsidR="00E63094" w:rsidRPr="00C34334" w:rsidRDefault="00E63094" w:rsidP="002079CD">
            <w:pPr>
              <w:spacing w:beforeLines="50" w:before="120" w:afterLines="50" w:after="120"/>
              <w:contextualSpacing/>
              <w:jc w:val="center"/>
              <w:rPr>
                <w:ins w:id="464" w:author="He Han" w:date="2026-10-27T14:00:00Z"/>
                <w:rFonts w:ascii="Times New Roman" w:eastAsia="仿宋_GB2312" w:hAnsi="Times New Roman" w:cs="Times New Roman"/>
                <w:color w:val="auto"/>
                <w:sz w:val="18"/>
                <w:szCs w:val="18"/>
                <w:lang w:eastAsia="zh-CN"/>
              </w:rPr>
            </w:pPr>
            <w:ins w:id="465" w:author="He Han" w:date="2026-10-27T14:00:00Z">
              <w:r w:rsidRPr="00C34334">
                <w:rPr>
                  <w:rFonts w:ascii="Times New Roman" w:eastAsia="仿宋_GB2312" w:hAnsi="Times New Roman" w:cs="Times New Roman"/>
                  <w:color w:val="auto"/>
                  <w:sz w:val="18"/>
                  <w:szCs w:val="18"/>
                  <w:lang w:eastAsia="zh-CN"/>
                </w:rPr>
                <w:t>Resin swelling &amp; Resin wash</w:t>
              </w:r>
            </w:ins>
          </w:p>
        </w:tc>
        <w:tc>
          <w:tcPr>
            <w:tcW w:w="4121" w:type="pct"/>
            <w:tcBorders>
              <w:top w:val="single" w:sz="4" w:space="0" w:color="auto"/>
              <w:left w:val="single" w:sz="4" w:space="0" w:color="auto"/>
              <w:bottom w:val="single" w:sz="4" w:space="0" w:color="auto"/>
              <w:right w:val="single" w:sz="4" w:space="0" w:color="auto"/>
            </w:tcBorders>
            <w:vAlign w:val="center"/>
          </w:tcPr>
          <w:p w14:paraId="4FEB7E82" w14:textId="77777777" w:rsidR="00E63094" w:rsidRPr="00C34334" w:rsidRDefault="00E63094" w:rsidP="00C2448B">
            <w:pPr>
              <w:widowControl w:val="0"/>
              <w:numPr>
                <w:ilvl w:val="0"/>
                <w:numId w:val="197"/>
              </w:numPr>
              <w:ind w:leftChars="50" w:left="525"/>
              <w:contextualSpacing/>
              <w:jc w:val="both"/>
              <w:rPr>
                <w:ins w:id="466" w:author="He Han" w:date="2026-10-27T14:00:00Z"/>
                <w:rFonts w:ascii="Times New Roman" w:eastAsia="仿宋_GB2312" w:hAnsi="Times New Roman" w:cs="Times New Roman"/>
                <w:color w:val="auto"/>
                <w:sz w:val="18"/>
                <w:szCs w:val="18"/>
              </w:rPr>
              <w:pPrChange w:id="467" w:author="He Han" w:date="2026-10-27T15:35:00Z">
                <w:pPr>
                  <w:widowControl w:val="0"/>
                  <w:numPr>
                    <w:numId w:val="197"/>
                  </w:numPr>
                  <w:ind w:leftChars="50" w:left="525" w:hanging="420"/>
                  <w:contextualSpacing/>
                  <w:jc w:val="both"/>
                </w:pPr>
              </w:pPrChange>
            </w:pPr>
            <w:ins w:id="468" w:author="He Han" w:date="2026-10-27T14:00:00Z">
              <w:r w:rsidRPr="00C34334">
                <w:rPr>
                  <w:rFonts w:ascii="Times New Roman" w:eastAsia="仿宋_GB2312" w:hAnsi="Times New Roman" w:cs="Times New Roman"/>
                  <w:color w:val="auto"/>
                  <w:sz w:val="18"/>
                  <w:szCs w:val="18"/>
                </w:rPr>
                <w:t>Rinse synthesis reactor (TJ4S-1213-Sy15) wall with DMF (7.0 V, 6.64 kg/kg).</w:t>
              </w:r>
            </w:ins>
          </w:p>
          <w:p w14:paraId="18610E55" w14:textId="77777777" w:rsidR="00E63094" w:rsidRPr="00C34334" w:rsidRDefault="00E63094" w:rsidP="00C2448B">
            <w:pPr>
              <w:widowControl w:val="0"/>
              <w:numPr>
                <w:ilvl w:val="0"/>
                <w:numId w:val="197"/>
              </w:numPr>
              <w:ind w:leftChars="50" w:left="525"/>
              <w:contextualSpacing/>
              <w:jc w:val="both"/>
              <w:rPr>
                <w:ins w:id="469" w:author="He Han" w:date="2026-10-27T14:00:00Z"/>
                <w:rFonts w:ascii="Times New Roman" w:eastAsia="仿宋_GB2312" w:hAnsi="Times New Roman" w:cs="Times New Roman"/>
                <w:color w:val="auto"/>
                <w:sz w:val="18"/>
                <w:szCs w:val="18"/>
              </w:rPr>
              <w:pPrChange w:id="470" w:author="He Han" w:date="2026-10-27T15:35:00Z">
                <w:pPr>
                  <w:widowControl w:val="0"/>
                  <w:numPr>
                    <w:numId w:val="197"/>
                  </w:numPr>
                  <w:ind w:leftChars="50" w:left="525" w:hanging="420"/>
                  <w:contextualSpacing/>
                  <w:jc w:val="both"/>
                </w:pPr>
              </w:pPrChange>
            </w:pPr>
            <w:ins w:id="471" w:author="He Han" w:date="2026-10-27T14:00:00Z">
              <w:r w:rsidRPr="00C34334">
                <w:rPr>
                  <w:rFonts w:ascii="Times New Roman" w:eastAsia="仿宋_GB2312" w:hAnsi="Times New Roman" w:cs="Times New Roman"/>
                  <w:color w:val="auto"/>
                  <w:sz w:val="18"/>
                  <w:szCs w:val="18"/>
                </w:rPr>
                <w:t xml:space="preserve">Bubble with nitrogen, then start the agitator. </w:t>
              </w:r>
            </w:ins>
          </w:p>
          <w:p w14:paraId="5E6F82D5" w14:textId="77777777" w:rsidR="00E63094" w:rsidRPr="00C34334" w:rsidRDefault="00E63094" w:rsidP="00C2448B">
            <w:pPr>
              <w:widowControl w:val="0"/>
              <w:numPr>
                <w:ilvl w:val="0"/>
                <w:numId w:val="197"/>
              </w:numPr>
              <w:ind w:leftChars="50" w:left="525"/>
              <w:contextualSpacing/>
              <w:jc w:val="both"/>
              <w:rPr>
                <w:ins w:id="472" w:author="He Han" w:date="2026-10-27T14:00:00Z"/>
                <w:rFonts w:ascii="Times New Roman" w:eastAsia="仿宋_GB2312" w:hAnsi="Times New Roman" w:cs="Times New Roman"/>
                <w:color w:val="auto"/>
                <w:sz w:val="18"/>
                <w:szCs w:val="18"/>
              </w:rPr>
              <w:pPrChange w:id="473" w:author="He Han" w:date="2026-10-27T15:35:00Z">
                <w:pPr>
                  <w:widowControl w:val="0"/>
                  <w:numPr>
                    <w:numId w:val="197"/>
                  </w:numPr>
                  <w:ind w:leftChars="50" w:left="525" w:hanging="420"/>
                  <w:contextualSpacing/>
                  <w:jc w:val="both"/>
                </w:pPr>
              </w:pPrChange>
            </w:pPr>
            <w:ins w:id="474" w:author="He Han" w:date="2026-10-27T14:00:00Z">
              <w:r w:rsidRPr="00C34334">
                <w:rPr>
                  <w:rFonts w:ascii="Times New Roman" w:eastAsia="仿宋_GB2312" w:hAnsi="Times New Roman" w:cs="Times New Roman"/>
                  <w:color w:val="auto"/>
                  <w:sz w:val="18"/>
                  <w:szCs w:val="18"/>
                </w:rPr>
                <w:t xml:space="preserve">Rinse reactor wall with DMF (1.0 V, 0.95 kg/kg). </w:t>
              </w:r>
            </w:ins>
          </w:p>
          <w:p w14:paraId="76FB08CE" w14:textId="77777777" w:rsidR="00E63094" w:rsidRPr="00C34334" w:rsidRDefault="00E63094" w:rsidP="00C2448B">
            <w:pPr>
              <w:widowControl w:val="0"/>
              <w:numPr>
                <w:ilvl w:val="0"/>
                <w:numId w:val="197"/>
              </w:numPr>
              <w:ind w:leftChars="50" w:left="525"/>
              <w:contextualSpacing/>
              <w:jc w:val="both"/>
              <w:rPr>
                <w:ins w:id="475" w:author="He Han" w:date="2026-10-27T14:00:00Z"/>
                <w:rFonts w:ascii="Times New Roman" w:eastAsia="仿宋_GB2312" w:hAnsi="Times New Roman" w:cs="Times New Roman"/>
                <w:color w:val="auto"/>
                <w:sz w:val="18"/>
                <w:szCs w:val="18"/>
              </w:rPr>
              <w:pPrChange w:id="476" w:author="He Han" w:date="2026-10-27T15:35:00Z">
                <w:pPr>
                  <w:widowControl w:val="0"/>
                  <w:numPr>
                    <w:numId w:val="197"/>
                  </w:numPr>
                  <w:ind w:leftChars="50" w:left="525" w:hanging="420"/>
                  <w:contextualSpacing/>
                  <w:jc w:val="both"/>
                </w:pPr>
              </w:pPrChange>
            </w:pPr>
            <w:ins w:id="477" w:author="He Han" w:date="2026-10-27T14:00:00Z">
              <w:r w:rsidRPr="00C34334">
                <w:rPr>
                  <w:rFonts w:ascii="Times New Roman" w:eastAsia="仿宋_GB2312" w:hAnsi="Times New Roman" w:cs="Times New Roman"/>
                  <w:color w:val="auto"/>
                  <w:sz w:val="18"/>
                  <w:szCs w:val="18"/>
                </w:rPr>
                <w:t xml:space="preserve">Adjust the mixture to 25.0 ± 5.0 °C (target: 25.0 °C). </w:t>
              </w:r>
            </w:ins>
          </w:p>
          <w:p w14:paraId="178DC877" w14:textId="77777777" w:rsidR="00E63094" w:rsidRPr="00C34334" w:rsidRDefault="00E63094" w:rsidP="00C2448B">
            <w:pPr>
              <w:widowControl w:val="0"/>
              <w:numPr>
                <w:ilvl w:val="0"/>
                <w:numId w:val="197"/>
              </w:numPr>
              <w:ind w:leftChars="50" w:left="525"/>
              <w:contextualSpacing/>
              <w:jc w:val="both"/>
              <w:rPr>
                <w:ins w:id="478" w:author="He Han" w:date="2026-10-27T14:00:00Z"/>
                <w:rFonts w:ascii="Times New Roman" w:eastAsia="仿宋_GB2312" w:hAnsi="Times New Roman" w:cs="Times New Roman"/>
                <w:color w:val="auto"/>
                <w:sz w:val="18"/>
                <w:szCs w:val="18"/>
              </w:rPr>
              <w:pPrChange w:id="479" w:author="He Han" w:date="2026-10-27T15:35:00Z">
                <w:pPr>
                  <w:widowControl w:val="0"/>
                  <w:numPr>
                    <w:numId w:val="197"/>
                  </w:numPr>
                  <w:ind w:leftChars="50" w:left="525" w:hanging="420"/>
                  <w:contextualSpacing/>
                  <w:jc w:val="both"/>
                </w:pPr>
              </w:pPrChange>
            </w:pPr>
            <w:ins w:id="480" w:author="He Han" w:date="2026-10-27T14:00:00Z">
              <w:r w:rsidRPr="00C34334">
                <w:rPr>
                  <w:rFonts w:ascii="Times New Roman" w:eastAsia="仿宋_GB2312" w:hAnsi="Times New Roman" w:cs="Times New Roman"/>
                  <w:color w:val="auto"/>
                  <w:sz w:val="18"/>
                  <w:szCs w:val="18"/>
                </w:rPr>
                <w:t>After stirring for 35 ± 5 min (target: 35 min) at 25.0 ± 5.0 °C (target: 25.0 °C), turn off the nitrogen, stop stirring, and drain until there is no obvious dripping.</w:t>
              </w:r>
            </w:ins>
          </w:p>
          <w:p w14:paraId="35503A00" w14:textId="77777777" w:rsidR="00E63094" w:rsidRPr="00C34334" w:rsidRDefault="00E63094" w:rsidP="00C2448B">
            <w:pPr>
              <w:spacing w:beforeLines="50" w:before="120" w:afterLines="50" w:after="120"/>
              <w:ind w:leftChars="50" w:left="105"/>
              <w:contextualSpacing/>
              <w:jc w:val="both"/>
              <w:rPr>
                <w:ins w:id="481" w:author="He Han" w:date="2026-10-27T14:00:00Z"/>
                <w:rFonts w:ascii="Times New Roman" w:eastAsia="仿宋_GB2312" w:hAnsi="Times New Roman" w:cs="Times New Roman"/>
                <w:color w:val="auto"/>
                <w:sz w:val="18"/>
                <w:szCs w:val="18"/>
              </w:rPr>
              <w:pPrChange w:id="482" w:author="He Han" w:date="2026-10-27T15:35:00Z">
                <w:pPr>
                  <w:spacing w:beforeLines="50" w:before="120" w:afterLines="50" w:after="120"/>
                  <w:ind w:leftChars="50" w:left="105"/>
                  <w:contextualSpacing/>
                  <w:jc w:val="both"/>
                </w:pPr>
              </w:pPrChange>
            </w:pPr>
            <w:ins w:id="483" w:author="He Han" w:date="2026-10-27T14:00:00Z">
              <w:r w:rsidRPr="00C34334">
                <w:rPr>
                  <w:rFonts w:ascii="Times New Roman" w:eastAsia="仿宋_GB2312" w:hAnsi="Times New Roman" w:cs="Times New Roman"/>
                  <w:color w:val="auto"/>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ins>
          </w:p>
        </w:tc>
      </w:tr>
      <w:tr w:rsidR="00E63094" w:rsidRPr="00C34334" w14:paraId="2BA3C9B8" w14:textId="77777777" w:rsidTr="002079CD">
        <w:trPr>
          <w:trHeight w:val="384"/>
          <w:ins w:id="48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2FE6B66E" w14:textId="77777777" w:rsidR="00E63094" w:rsidRPr="002079CD" w:rsidRDefault="00E63094" w:rsidP="002079CD">
            <w:pPr>
              <w:spacing w:beforeLines="50" w:before="120" w:afterLines="50" w:after="120"/>
              <w:contextualSpacing/>
              <w:jc w:val="center"/>
              <w:rPr>
                <w:ins w:id="485" w:author="He Han" w:date="2026-10-27T14:00:00Z"/>
                <w:rFonts w:ascii="Times New Roman" w:eastAsia="仿宋_GB2312" w:hAnsi="Times New Roman" w:cs="Times New Roman"/>
                <w:sz w:val="18"/>
                <w:szCs w:val="18"/>
                <w:lang w:eastAsia="zh-CN"/>
              </w:rPr>
            </w:pPr>
            <w:ins w:id="486" w:author="He Han" w:date="2026-10-27T14:00:00Z">
              <w:r w:rsidRPr="002079CD">
                <w:rPr>
                  <w:rFonts w:ascii="Times New Roman" w:eastAsia="仿宋_GB2312" w:hAnsi="Times New Roman" w:cs="Times New Roman"/>
                  <w:sz w:val="18"/>
                  <w:szCs w:val="18"/>
                  <w:lang w:eastAsia="zh-CN"/>
                </w:rPr>
                <w:t>5</w:t>
              </w:r>
            </w:ins>
          </w:p>
        </w:tc>
        <w:tc>
          <w:tcPr>
            <w:tcW w:w="610" w:type="pct"/>
            <w:tcBorders>
              <w:top w:val="single" w:sz="4" w:space="0" w:color="auto"/>
              <w:left w:val="single" w:sz="4" w:space="0" w:color="auto"/>
              <w:bottom w:val="single" w:sz="4" w:space="0" w:color="auto"/>
              <w:right w:val="single" w:sz="4" w:space="0" w:color="auto"/>
            </w:tcBorders>
            <w:vAlign w:val="center"/>
          </w:tcPr>
          <w:p w14:paraId="40F17047" w14:textId="77777777" w:rsidR="00E63094" w:rsidRPr="00C34334" w:rsidRDefault="00E63094" w:rsidP="002079CD">
            <w:pPr>
              <w:spacing w:beforeLines="50" w:before="120" w:afterLines="50" w:after="120"/>
              <w:contextualSpacing/>
              <w:jc w:val="center"/>
              <w:rPr>
                <w:ins w:id="487" w:author="He Han" w:date="2026-10-27T14:00:00Z"/>
                <w:rFonts w:ascii="Times New Roman" w:eastAsia="仿宋_GB2312" w:hAnsi="Times New Roman" w:cs="Times New Roman"/>
                <w:color w:val="auto"/>
                <w:sz w:val="18"/>
                <w:szCs w:val="18"/>
                <w:lang w:eastAsia="zh-CN"/>
              </w:rPr>
            </w:pPr>
            <w:ins w:id="488"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096D373A" w14:textId="77777777" w:rsidR="00E63094" w:rsidRPr="00C34334" w:rsidRDefault="00E63094" w:rsidP="00C2448B">
            <w:pPr>
              <w:widowControl w:val="0"/>
              <w:numPr>
                <w:ilvl w:val="0"/>
                <w:numId w:val="198"/>
              </w:numPr>
              <w:spacing w:beforeLines="50" w:before="120" w:afterLines="50" w:after="120"/>
              <w:ind w:leftChars="50" w:left="525"/>
              <w:contextualSpacing/>
              <w:jc w:val="both"/>
              <w:rPr>
                <w:ins w:id="489" w:author="He Han" w:date="2026-10-27T14:00:00Z"/>
                <w:rFonts w:ascii="Times New Roman" w:eastAsia="仿宋_GB2312" w:hAnsi="Times New Roman" w:cs="Times New Roman"/>
                <w:color w:val="auto"/>
                <w:sz w:val="18"/>
                <w:szCs w:val="18"/>
              </w:rPr>
              <w:pPrChange w:id="490" w:author="He Han" w:date="2026-10-27T15:35:00Z">
                <w:pPr>
                  <w:widowControl w:val="0"/>
                  <w:numPr>
                    <w:numId w:val="198"/>
                  </w:numPr>
                  <w:spacing w:beforeLines="50" w:before="120" w:afterLines="50" w:after="120"/>
                  <w:ind w:leftChars="50" w:left="525" w:hanging="420"/>
                  <w:contextualSpacing/>
                  <w:jc w:val="both"/>
                </w:pPr>
              </w:pPrChange>
            </w:pPr>
            <w:ins w:id="491" w:author="He Han" w:date="2026-10-27T14:00:00Z">
              <w:r w:rsidRPr="00C34334">
                <w:rPr>
                  <w:rFonts w:ascii="Times New Roman" w:eastAsia="仿宋_GB2312" w:hAnsi="Times New Roman" w:cs="Times New Roman"/>
                  <w:color w:val="auto"/>
                  <w:sz w:val="18"/>
                  <w:szCs w:val="18"/>
                </w:rPr>
                <w:t xml:space="preserve">Add DMF (5.0 V, 4.74 kg/kg) into synthesis reactor (TJ4S-1213-Sy15). </w:t>
              </w:r>
            </w:ins>
          </w:p>
          <w:p w14:paraId="3DEC60F8" w14:textId="77777777" w:rsidR="00E63094" w:rsidRPr="00C34334" w:rsidRDefault="00E63094" w:rsidP="00C2448B">
            <w:pPr>
              <w:widowControl w:val="0"/>
              <w:numPr>
                <w:ilvl w:val="0"/>
                <w:numId w:val="198"/>
              </w:numPr>
              <w:spacing w:beforeLines="50" w:before="120" w:afterLines="50" w:after="120"/>
              <w:ind w:leftChars="50" w:left="525"/>
              <w:contextualSpacing/>
              <w:jc w:val="both"/>
              <w:rPr>
                <w:ins w:id="492" w:author="He Han" w:date="2026-10-27T14:00:00Z"/>
                <w:rFonts w:ascii="Times New Roman" w:eastAsia="仿宋_GB2312" w:hAnsi="Times New Roman" w:cs="Times New Roman"/>
                <w:color w:val="auto"/>
                <w:sz w:val="18"/>
                <w:szCs w:val="18"/>
              </w:rPr>
              <w:pPrChange w:id="493" w:author="He Han" w:date="2026-10-27T15:35:00Z">
                <w:pPr>
                  <w:widowControl w:val="0"/>
                  <w:numPr>
                    <w:numId w:val="198"/>
                  </w:numPr>
                  <w:spacing w:beforeLines="50" w:before="120" w:afterLines="50" w:after="120"/>
                  <w:ind w:leftChars="50" w:left="525" w:hanging="420"/>
                  <w:contextualSpacing/>
                  <w:jc w:val="both"/>
                </w:pPr>
              </w:pPrChange>
            </w:pPr>
            <w:ins w:id="494" w:author="He Han" w:date="2026-10-27T14:00:00Z">
              <w:r w:rsidRPr="00C34334">
                <w:rPr>
                  <w:rFonts w:ascii="Times New Roman" w:eastAsia="仿宋_GB2312" w:hAnsi="Times New Roman" w:cs="Times New Roman"/>
                  <w:color w:val="auto"/>
                  <w:sz w:val="18"/>
                  <w:szCs w:val="18"/>
                </w:rPr>
                <w:t xml:space="preserve">Bubble with nitrogen for 5 ± 2 min (target: 5 min), then start the agitator. </w:t>
              </w:r>
            </w:ins>
          </w:p>
          <w:p w14:paraId="3050ED13" w14:textId="77777777" w:rsidR="00E63094" w:rsidRPr="00C34334" w:rsidRDefault="00E63094" w:rsidP="00C2448B">
            <w:pPr>
              <w:widowControl w:val="0"/>
              <w:numPr>
                <w:ilvl w:val="0"/>
                <w:numId w:val="198"/>
              </w:numPr>
              <w:spacing w:beforeLines="50" w:before="120" w:afterLines="50" w:after="120"/>
              <w:ind w:leftChars="50" w:left="525"/>
              <w:contextualSpacing/>
              <w:jc w:val="both"/>
              <w:rPr>
                <w:ins w:id="495" w:author="He Han" w:date="2026-10-27T14:00:00Z"/>
                <w:rFonts w:ascii="Times New Roman" w:eastAsia="仿宋_GB2312" w:hAnsi="Times New Roman" w:cs="Times New Roman"/>
                <w:color w:val="auto"/>
                <w:sz w:val="18"/>
                <w:szCs w:val="18"/>
              </w:rPr>
              <w:pPrChange w:id="496" w:author="He Han" w:date="2026-10-27T15:35:00Z">
                <w:pPr>
                  <w:widowControl w:val="0"/>
                  <w:numPr>
                    <w:numId w:val="198"/>
                  </w:numPr>
                  <w:spacing w:beforeLines="50" w:before="120" w:afterLines="50" w:after="120"/>
                  <w:ind w:leftChars="50" w:left="525" w:hanging="420"/>
                  <w:contextualSpacing/>
                  <w:jc w:val="both"/>
                </w:pPr>
              </w:pPrChange>
            </w:pPr>
            <w:ins w:id="497" w:author="He Han" w:date="2026-10-27T14:00:00Z">
              <w:r w:rsidRPr="00C34334">
                <w:rPr>
                  <w:rFonts w:ascii="Times New Roman" w:eastAsia="仿宋_GB2312" w:hAnsi="Times New Roman" w:cs="Times New Roman"/>
                  <w:color w:val="auto"/>
                  <w:sz w:val="18"/>
                  <w:szCs w:val="18"/>
                </w:rPr>
                <w:t>Stirring for 12 ± 2 min (target: 12 min), stop stirring, turn off the nitrogen. Drain until there is no obvious drip.</w:t>
              </w:r>
            </w:ins>
          </w:p>
        </w:tc>
      </w:tr>
      <w:tr w:rsidR="00E63094" w:rsidRPr="00C34334" w14:paraId="5C984911" w14:textId="77777777" w:rsidTr="002079CD">
        <w:trPr>
          <w:trHeight w:val="384"/>
          <w:ins w:id="49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57E6D30" w14:textId="77777777" w:rsidR="00E63094" w:rsidRPr="002079CD" w:rsidRDefault="00E63094" w:rsidP="002079CD">
            <w:pPr>
              <w:spacing w:beforeLines="50" w:before="120" w:afterLines="50" w:after="120"/>
              <w:contextualSpacing/>
              <w:jc w:val="center"/>
              <w:rPr>
                <w:ins w:id="499" w:author="He Han" w:date="2026-10-27T14:00:00Z"/>
                <w:rFonts w:ascii="Times New Roman" w:eastAsia="仿宋_GB2312" w:hAnsi="Times New Roman" w:cs="Times New Roman"/>
                <w:sz w:val="18"/>
                <w:szCs w:val="18"/>
                <w:lang w:eastAsia="zh-CN"/>
              </w:rPr>
            </w:pPr>
            <w:ins w:id="500" w:author="He Han" w:date="2026-10-27T14:00:00Z">
              <w:r w:rsidRPr="002079CD">
                <w:rPr>
                  <w:rFonts w:ascii="Times New Roman" w:eastAsia="仿宋_GB2312" w:hAnsi="Times New Roman" w:cs="Times New Roman"/>
                  <w:sz w:val="18"/>
                  <w:szCs w:val="18"/>
                  <w:lang w:eastAsia="zh-CN"/>
                </w:rPr>
                <w:t>6</w:t>
              </w:r>
            </w:ins>
          </w:p>
        </w:tc>
        <w:tc>
          <w:tcPr>
            <w:tcW w:w="610" w:type="pct"/>
            <w:tcBorders>
              <w:top w:val="single" w:sz="4" w:space="0" w:color="auto"/>
              <w:left w:val="single" w:sz="4" w:space="0" w:color="auto"/>
              <w:bottom w:val="single" w:sz="4" w:space="0" w:color="auto"/>
              <w:right w:val="single" w:sz="4" w:space="0" w:color="auto"/>
            </w:tcBorders>
            <w:vAlign w:val="center"/>
          </w:tcPr>
          <w:p w14:paraId="1E2FA002" w14:textId="77777777" w:rsidR="00E63094" w:rsidRPr="00C34334" w:rsidRDefault="00E63094" w:rsidP="002079CD">
            <w:pPr>
              <w:spacing w:beforeLines="50" w:before="120" w:afterLines="50" w:after="120"/>
              <w:contextualSpacing/>
              <w:jc w:val="center"/>
              <w:rPr>
                <w:ins w:id="501" w:author="He Han" w:date="2026-10-27T14:00:00Z"/>
                <w:rFonts w:ascii="Times New Roman" w:eastAsia="仿宋_GB2312" w:hAnsi="Times New Roman" w:cs="Times New Roman"/>
                <w:color w:val="auto"/>
                <w:sz w:val="18"/>
                <w:szCs w:val="18"/>
                <w:lang w:eastAsia="zh-CN"/>
              </w:rPr>
            </w:pPr>
            <w:proofErr w:type="spellStart"/>
            <w:ins w:id="502"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Gly</w:t>
              </w:r>
              <w:proofErr w:type="spellEnd"/>
              <w:r w:rsidRPr="00C34334">
                <w:rPr>
                  <w:rFonts w:ascii="Times New Roman" w:eastAsia="仿宋_GB2312" w:hAnsi="Times New Roman" w:cs="Times New Roman"/>
                  <w:color w:val="auto"/>
                  <w:sz w:val="18"/>
                  <w:szCs w:val="18"/>
                  <w:lang w:eastAsia="zh-CN"/>
                </w:rPr>
                <w:t>-OH Activate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241A30D7" w14:textId="77777777" w:rsidR="00E63094" w:rsidRPr="00C34334" w:rsidRDefault="00E63094" w:rsidP="00C2448B">
            <w:pPr>
              <w:widowControl w:val="0"/>
              <w:numPr>
                <w:ilvl w:val="0"/>
                <w:numId w:val="199"/>
              </w:numPr>
              <w:spacing w:beforeLines="50" w:before="120" w:afterLines="50" w:after="120"/>
              <w:ind w:leftChars="50" w:left="525"/>
              <w:contextualSpacing/>
              <w:jc w:val="both"/>
              <w:rPr>
                <w:ins w:id="503" w:author="He Han" w:date="2026-10-27T14:00:00Z"/>
                <w:rFonts w:ascii="Times New Roman" w:eastAsia="仿宋_GB2312" w:hAnsi="Times New Roman" w:cs="Times New Roman"/>
                <w:color w:val="auto"/>
                <w:sz w:val="18"/>
                <w:szCs w:val="18"/>
              </w:rPr>
              <w:pPrChange w:id="504" w:author="He Han" w:date="2026-10-27T15:35:00Z">
                <w:pPr>
                  <w:widowControl w:val="0"/>
                  <w:numPr>
                    <w:numId w:val="199"/>
                  </w:numPr>
                  <w:spacing w:beforeLines="50" w:before="120" w:afterLines="50" w:after="120"/>
                  <w:ind w:leftChars="50" w:left="525" w:hanging="420"/>
                  <w:contextualSpacing/>
                  <w:jc w:val="both"/>
                </w:pPr>
              </w:pPrChange>
            </w:pPr>
            <w:ins w:id="505" w:author="He Han" w:date="2026-10-27T14:00:00Z">
              <w:r w:rsidRPr="00C34334">
                <w:rPr>
                  <w:rFonts w:ascii="Times New Roman" w:eastAsia="仿宋_GB2312" w:hAnsi="Times New Roman" w:cs="Times New Roman"/>
                  <w:color w:val="auto"/>
                  <w:sz w:val="18"/>
                  <w:szCs w:val="18"/>
                </w:rPr>
                <w:t xml:space="preserve">Add DIPEA (6.00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into the activation tank (TJ4S-1213-Sy15-R01) at 25.0 ± 5.0 °C (target: 25.0 °C).</w:t>
              </w:r>
            </w:ins>
          </w:p>
          <w:p w14:paraId="1BD05FDB" w14:textId="77777777" w:rsidR="00E63094" w:rsidRPr="00C34334" w:rsidRDefault="00E63094" w:rsidP="00C2448B">
            <w:pPr>
              <w:widowControl w:val="0"/>
              <w:numPr>
                <w:ilvl w:val="0"/>
                <w:numId w:val="199"/>
              </w:numPr>
              <w:spacing w:beforeLines="50" w:before="120" w:afterLines="50" w:after="120"/>
              <w:ind w:leftChars="50" w:left="525"/>
              <w:contextualSpacing/>
              <w:jc w:val="both"/>
              <w:rPr>
                <w:ins w:id="506" w:author="He Han" w:date="2026-10-27T14:00:00Z"/>
                <w:rFonts w:ascii="Times New Roman" w:eastAsia="仿宋_GB2312" w:hAnsi="Times New Roman" w:cs="Times New Roman"/>
                <w:color w:val="auto"/>
                <w:sz w:val="18"/>
                <w:szCs w:val="18"/>
              </w:rPr>
              <w:pPrChange w:id="507" w:author="He Han" w:date="2026-10-27T15:35:00Z">
                <w:pPr>
                  <w:widowControl w:val="0"/>
                  <w:numPr>
                    <w:numId w:val="199"/>
                  </w:numPr>
                  <w:spacing w:beforeLines="50" w:before="120" w:afterLines="50" w:after="120"/>
                  <w:ind w:leftChars="50" w:left="525" w:hanging="420"/>
                  <w:contextualSpacing/>
                  <w:jc w:val="both"/>
                </w:pPr>
              </w:pPrChange>
            </w:pPr>
            <w:ins w:id="508" w:author="He Han" w:date="2026-10-27T14:00:00Z">
              <w:r w:rsidRPr="00C34334">
                <w:rPr>
                  <w:rFonts w:ascii="Times New Roman" w:eastAsia="仿宋_GB2312" w:hAnsi="Times New Roman" w:cs="Times New Roman"/>
                  <w:color w:val="auto"/>
                  <w:sz w:val="18"/>
                  <w:szCs w:val="18"/>
                </w:rPr>
                <w:t xml:space="preserve">Stir for 5 ± 2 min (target: 5 min) after addition, stop stirring. </w:t>
              </w:r>
            </w:ins>
          </w:p>
          <w:p w14:paraId="23FA0D6E" w14:textId="77777777" w:rsidR="00E63094" w:rsidRPr="00C34334" w:rsidRDefault="00E63094" w:rsidP="00C2448B">
            <w:pPr>
              <w:widowControl w:val="0"/>
              <w:numPr>
                <w:ilvl w:val="0"/>
                <w:numId w:val="199"/>
              </w:numPr>
              <w:spacing w:beforeLines="50" w:before="120" w:afterLines="50" w:after="120"/>
              <w:ind w:leftChars="50" w:left="525"/>
              <w:contextualSpacing/>
              <w:jc w:val="both"/>
              <w:rPr>
                <w:ins w:id="509" w:author="He Han" w:date="2026-10-27T14:00:00Z"/>
                <w:rFonts w:ascii="Times New Roman" w:eastAsia="仿宋_GB2312" w:hAnsi="Times New Roman" w:cs="Times New Roman"/>
                <w:color w:val="auto"/>
                <w:sz w:val="18"/>
                <w:szCs w:val="18"/>
              </w:rPr>
              <w:pPrChange w:id="510" w:author="He Han" w:date="2026-10-27T15:35:00Z">
                <w:pPr>
                  <w:widowControl w:val="0"/>
                  <w:numPr>
                    <w:numId w:val="199"/>
                  </w:numPr>
                  <w:spacing w:beforeLines="50" w:before="120" w:afterLines="50" w:after="120"/>
                  <w:ind w:leftChars="50" w:left="525" w:hanging="420"/>
                  <w:contextualSpacing/>
                  <w:jc w:val="both"/>
                </w:pPr>
              </w:pPrChange>
            </w:pPr>
            <w:ins w:id="511" w:author="He Han" w:date="2026-10-27T14:00:00Z">
              <w:r w:rsidRPr="00C34334">
                <w:rPr>
                  <w:rFonts w:ascii="Times New Roman" w:eastAsia="仿宋_GB2312" w:hAnsi="Times New Roman" w:cs="Times New Roman"/>
                  <w:color w:val="auto"/>
                  <w:sz w:val="18"/>
                  <w:szCs w:val="18"/>
                </w:rPr>
                <w:t xml:space="preserve">Transfer the mixture in activation tank (TJ4S-1213-Sy15-R01) into synthesis reactor (TJ4S-1213-Sy15) </w:t>
              </w:r>
            </w:ins>
          </w:p>
          <w:p w14:paraId="4AE209A1" w14:textId="77777777" w:rsidR="00E63094" w:rsidRPr="00C34334" w:rsidRDefault="00E63094" w:rsidP="00C2448B">
            <w:pPr>
              <w:widowControl w:val="0"/>
              <w:numPr>
                <w:ilvl w:val="0"/>
                <w:numId w:val="199"/>
              </w:numPr>
              <w:spacing w:beforeLines="50" w:before="120" w:afterLines="50" w:after="120"/>
              <w:ind w:leftChars="50" w:left="525"/>
              <w:contextualSpacing/>
              <w:jc w:val="both"/>
              <w:rPr>
                <w:ins w:id="512" w:author="He Han" w:date="2026-10-27T14:00:00Z"/>
                <w:rFonts w:ascii="Times New Roman" w:eastAsia="仿宋_GB2312" w:hAnsi="Times New Roman" w:cs="Times New Roman"/>
                <w:color w:val="auto"/>
                <w:sz w:val="18"/>
                <w:szCs w:val="18"/>
              </w:rPr>
              <w:pPrChange w:id="513" w:author="He Han" w:date="2026-10-27T15:35:00Z">
                <w:pPr>
                  <w:widowControl w:val="0"/>
                  <w:numPr>
                    <w:numId w:val="199"/>
                  </w:numPr>
                  <w:spacing w:beforeLines="50" w:before="120" w:afterLines="50" w:after="120"/>
                  <w:ind w:leftChars="50" w:left="525" w:hanging="420"/>
                  <w:contextualSpacing/>
                  <w:jc w:val="both"/>
                </w:pPr>
              </w:pPrChange>
            </w:pPr>
            <w:ins w:id="514" w:author="He Han" w:date="2026-10-27T14:00:00Z">
              <w:r w:rsidRPr="00C34334">
                <w:rPr>
                  <w:rFonts w:ascii="Times New Roman" w:eastAsia="仿宋_GB2312" w:hAnsi="Times New Roman" w:cs="Times New Roman"/>
                  <w:color w:val="auto"/>
                  <w:sz w:val="18"/>
                  <w:szCs w:val="18"/>
                </w:rPr>
                <w:t>Add DMF (1.0 V, 0.95 kg/kg) into TJ4S-1213-Sy15-R01 to rinse the wall.</w:t>
              </w:r>
            </w:ins>
          </w:p>
        </w:tc>
      </w:tr>
      <w:tr w:rsidR="00E63094" w:rsidRPr="00C34334" w14:paraId="6B48F67E" w14:textId="77777777" w:rsidTr="002079CD">
        <w:trPr>
          <w:trHeight w:val="384"/>
          <w:ins w:id="51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937FA60" w14:textId="77777777" w:rsidR="00E63094" w:rsidRPr="002079CD" w:rsidRDefault="00E63094" w:rsidP="002079CD">
            <w:pPr>
              <w:spacing w:beforeLines="50" w:before="120" w:afterLines="50" w:after="120"/>
              <w:contextualSpacing/>
              <w:jc w:val="center"/>
              <w:rPr>
                <w:ins w:id="516" w:author="He Han" w:date="2026-10-27T14:00:00Z"/>
                <w:rFonts w:ascii="Times New Roman" w:eastAsia="仿宋_GB2312" w:hAnsi="Times New Roman" w:cs="Times New Roman"/>
                <w:sz w:val="18"/>
                <w:szCs w:val="18"/>
                <w:lang w:eastAsia="zh-CN"/>
              </w:rPr>
            </w:pPr>
            <w:ins w:id="517" w:author="He Han" w:date="2026-10-27T14:00:00Z">
              <w:r w:rsidRPr="002079CD">
                <w:rPr>
                  <w:rFonts w:ascii="Times New Roman" w:eastAsia="仿宋_GB2312" w:hAnsi="Times New Roman" w:cs="Times New Roman"/>
                  <w:sz w:val="18"/>
                  <w:szCs w:val="18"/>
                  <w:lang w:eastAsia="zh-CN"/>
                </w:rPr>
                <w:t>7</w:t>
              </w:r>
            </w:ins>
          </w:p>
        </w:tc>
        <w:tc>
          <w:tcPr>
            <w:tcW w:w="610" w:type="pct"/>
            <w:tcBorders>
              <w:top w:val="single" w:sz="4" w:space="0" w:color="auto"/>
              <w:left w:val="single" w:sz="4" w:space="0" w:color="auto"/>
              <w:bottom w:val="single" w:sz="4" w:space="0" w:color="auto"/>
              <w:right w:val="single" w:sz="4" w:space="0" w:color="auto"/>
            </w:tcBorders>
            <w:vAlign w:val="center"/>
          </w:tcPr>
          <w:p w14:paraId="538D0F9D" w14:textId="77777777" w:rsidR="00E63094" w:rsidRPr="00C34334" w:rsidRDefault="00E63094" w:rsidP="002079CD">
            <w:pPr>
              <w:spacing w:beforeLines="50" w:before="120" w:afterLines="50" w:after="120"/>
              <w:contextualSpacing/>
              <w:jc w:val="center"/>
              <w:rPr>
                <w:ins w:id="518" w:author="He Han" w:date="2026-10-27T14:00:00Z"/>
                <w:rFonts w:ascii="Times New Roman" w:eastAsia="仿宋_GB2312" w:hAnsi="Times New Roman" w:cs="Times New Roman"/>
                <w:color w:val="auto"/>
                <w:sz w:val="18"/>
                <w:szCs w:val="18"/>
                <w:lang w:eastAsia="zh-CN"/>
              </w:rPr>
            </w:pPr>
            <w:proofErr w:type="spellStart"/>
            <w:ins w:id="519"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Gly</w:t>
              </w:r>
              <w:proofErr w:type="spellEnd"/>
              <w:r w:rsidRPr="00C34334">
                <w:rPr>
                  <w:rFonts w:ascii="Times New Roman" w:eastAsia="仿宋_GB2312" w:hAnsi="Times New Roman" w:cs="Times New Roman"/>
                  <w:color w:val="auto"/>
                  <w:sz w:val="18"/>
                  <w:szCs w:val="18"/>
                  <w:lang w:eastAsia="zh-CN"/>
                </w:rPr>
                <w:t>-OH 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659CD299" w14:textId="77777777" w:rsidR="00E63094" w:rsidRPr="00C34334" w:rsidRDefault="00E63094" w:rsidP="00C2448B">
            <w:pPr>
              <w:widowControl w:val="0"/>
              <w:numPr>
                <w:ilvl w:val="0"/>
                <w:numId w:val="200"/>
              </w:numPr>
              <w:spacing w:beforeLines="50" w:before="120" w:afterLines="50" w:after="120"/>
              <w:ind w:leftChars="50" w:left="525"/>
              <w:contextualSpacing/>
              <w:jc w:val="both"/>
              <w:rPr>
                <w:ins w:id="520" w:author="He Han" w:date="2026-10-27T14:00:00Z"/>
                <w:rFonts w:ascii="Times New Roman" w:eastAsia="仿宋_GB2312" w:hAnsi="Times New Roman" w:cs="Times New Roman"/>
                <w:color w:val="auto"/>
                <w:sz w:val="18"/>
                <w:szCs w:val="18"/>
              </w:rPr>
              <w:pPrChange w:id="521" w:author="He Han" w:date="2026-10-27T15:35:00Z">
                <w:pPr>
                  <w:widowControl w:val="0"/>
                  <w:numPr>
                    <w:numId w:val="200"/>
                  </w:numPr>
                  <w:spacing w:beforeLines="50" w:before="120" w:afterLines="50" w:after="120"/>
                  <w:ind w:leftChars="50" w:left="525" w:hanging="420"/>
                  <w:contextualSpacing/>
                  <w:jc w:val="both"/>
                </w:pPr>
              </w:pPrChange>
            </w:pPr>
            <w:ins w:id="522" w:author="He Han" w:date="2026-10-27T14:00:00Z">
              <w:r w:rsidRPr="00C34334">
                <w:rPr>
                  <w:rFonts w:ascii="Times New Roman" w:eastAsia="仿宋_GB2312" w:hAnsi="Times New Roman" w:cs="Times New Roman"/>
                  <w:color w:val="auto"/>
                  <w:sz w:val="18"/>
                  <w:szCs w:val="18"/>
                </w:rPr>
                <w:t>Bubble with nitrogen to the synthesis reactor (TJ4S-1213-Sy15), then start the agitator.</w:t>
              </w:r>
            </w:ins>
          </w:p>
          <w:p w14:paraId="4C482C3F" w14:textId="77777777" w:rsidR="00E63094" w:rsidRPr="00C34334" w:rsidRDefault="00E63094" w:rsidP="00C2448B">
            <w:pPr>
              <w:widowControl w:val="0"/>
              <w:numPr>
                <w:ilvl w:val="0"/>
                <w:numId w:val="200"/>
              </w:numPr>
              <w:spacing w:beforeLines="50" w:before="120" w:afterLines="50" w:after="120"/>
              <w:ind w:leftChars="50" w:left="525"/>
              <w:contextualSpacing/>
              <w:jc w:val="both"/>
              <w:rPr>
                <w:ins w:id="523" w:author="He Han" w:date="2026-10-27T14:00:00Z"/>
                <w:rFonts w:ascii="Times New Roman" w:eastAsia="仿宋_GB2312" w:hAnsi="Times New Roman" w:cs="Times New Roman"/>
                <w:color w:val="auto"/>
                <w:sz w:val="18"/>
                <w:szCs w:val="18"/>
              </w:rPr>
              <w:pPrChange w:id="524" w:author="He Han" w:date="2026-10-27T15:35:00Z">
                <w:pPr>
                  <w:widowControl w:val="0"/>
                  <w:numPr>
                    <w:numId w:val="200"/>
                  </w:numPr>
                  <w:spacing w:beforeLines="50" w:before="120" w:afterLines="50" w:after="120"/>
                  <w:ind w:leftChars="50" w:left="525" w:hanging="420"/>
                  <w:contextualSpacing/>
                  <w:jc w:val="both"/>
                </w:pPr>
              </w:pPrChange>
            </w:pPr>
            <w:ins w:id="525" w:author="He Han" w:date="2026-10-27T14:00:00Z">
              <w:r w:rsidRPr="00C34334">
                <w:rPr>
                  <w:rFonts w:ascii="Times New Roman" w:eastAsia="仿宋_GB2312" w:hAnsi="Times New Roman" w:cs="Times New Roman"/>
                  <w:color w:val="auto"/>
                  <w:sz w:val="18"/>
                  <w:szCs w:val="18"/>
                </w:rPr>
                <w:t>Transfer the mixture in activation tank (TJ4S-1213-Sy15-R01) into synthesis reactor (TJ4S-1213-Sy15)</w:t>
              </w:r>
            </w:ins>
          </w:p>
          <w:p w14:paraId="07D63F9C" w14:textId="77777777" w:rsidR="00E63094" w:rsidRPr="00C34334" w:rsidRDefault="00E63094" w:rsidP="00C2448B">
            <w:pPr>
              <w:widowControl w:val="0"/>
              <w:numPr>
                <w:ilvl w:val="0"/>
                <w:numId w:val="200"/>
              </w:numPr>
              <w:spacing w:beforeLines="50" w:before="120" w:afterLines="50" w:after="120"/>
              <w:ind w:leftChars="50" w:left="525"/>
              <w:contextualSpacing/>
              <w:jc w:val="both"/>
              <w:rPr>
                <w:ins w:id="526" w:author="He Han" w:date="2026-10-27T14:00:00Z"/>
                <w:rFonts w:ascii="Times New Roman" w:eastAsia="仿宋_GB2312" w:hAnsi="Times New Roman" w:cs="Times New Roman"/>
                <w:color w:val="auto"/>
                <w:sz w:val="18"/>
                <w:szCs w:val="18"/>
              </w:rPr>
              <w:pPrChange w:id="527" w:author="He Han" w:date="2026-10-27T15:35:00Z">
                <w:pPr>
                  <w:widowControl w:val="0"/>
                  <w:numPr>
                    <w:numId w:val="200"/>
                  </w:numPr>
                  <w:spacing w:beforeLines="50" w:before="120" w:afterLines="50" w:after="120"/>
                  <w:ind w:leftChars="50" w:left="525" w:hanging="420"/>
                  <w:contextualSpacing/>
                  <w:jc w:val="both"/>
                </w:pPr>
              </w:pPrChange>
            </w:pPr>
            <w:ins w:id="528" w:author="He Han" w:date="2026-10-27T14:00:00Z">
              <w:r w:rsidRPr="00C34334">
                <w:rPr>
                  <w:rFonts w:ascii="Times New Roman" w:eastAsia="仿宋_GB2312" w:hAnsi="Times New Roman" w:cs="Times New Roman"/>
                  <w:color w:val="auto"/>
                  <w:sz w:val="18"/>
                  <w:szCs w:val="18"/>
                </w:rPr>
                <w:t>Adjust temperature to 25.0 ± 5.0 °C.</w:t>
              </w:r>
            </w:ins>
          </w:p>
          <w:p w14:paraId="41530B87" w14:textId="77777777" w:rsidR="00E63094" w:rsidRPr="00C34334" w:rsidRDefault="00E63094" w:rsidP="00C2448B">
            <w:pPr>
              <w:widowControl w:val="0"/>
              <w:numPr>
                <w:ilvl w:val="0"/>
                <w:numId w:val="200"/>
              </w:numPr>
              <w:spacing w:beforeLines="50" w:before="120" w:afterLines="50" w:after="120"/>
              <w:ind w:leftChars="50" w:left="525"/>
              <w:contextualSpacing/>
              <w:jc w:val="both"/>
              <w:rPr>
                <w:ins w:id="529" w:author="He Han" w:date="2026-10-27T14:00:00Z"/>
                <w:rFonts w:ascii="Times New Roman" w:eastAsia="仿宋_GB2312" w:hAnsi="Times New Roman" w:cs="Times New Roman"/>
                <w:color w:val="auto"/>
                <w:sz w:val="18"/>
                <w:szCs w:val="18"/>
              </w:rPr>
              <w:pPrChange w:id="530" w:author="He Han" w:date="2026-10-27T15:35:00Z">
                <w:pPr>
                  <w:widowControl w:val="0"/>
                  <w:numPr>
                    <w:numId w:val="200"/>
                  </w:numPr>
                  <w:spacing w:beforeLines="50" w:before="120" w:afterLines="50" w:after="120"/>
                  <w:ind w:leftChars="50" w:left="525" w:hanging="420"/>
                  <w:contextualSpacing/>
                  <w:jc w:val="both"/>
                </w:pPr>
              </w:pPrChange>
            </w:pPr>
            <w:ins w:id="531" w:author="He Han" w:date="2026-10-27T14:00:00Z">
              <w:r w:rsidRPr="00C34334">
                <w:rPr>
                  <w:rFonts w:ascii="Times New Roman" w:eastAsia="仿宋_GB2312" w:hAnsi="Times New Roman" w:cs="Times New Roman"/>
                  <w:color w:val="auto"/>
                  <w:sz w:val="18"/>
                  <w:szCs w:val="18"/>
                </w:rPr>
                <w:t>The mixture is allowed to react for 3.5 h ± 15 min (target: 3.5 h) at 25.0 ± 5.0 °C (target: 25.0 °C).</w:t>
              </w:r>
            </w:ins>
          </w:p>
          <w:p w14:paraId="29EE1B4D" w14:textId="77777777" w:rsidR="00E63094" w:rsidRPr="00C34334" w:rsidRDefault="00E63094" w:rsidP="00C2448B">
            <w:pPr>
              <w:widowControl w:val="0"/>
              <w:numPr>
                <w:ilvl w:val="0"/>
                <w:numId w:val="200"/>
              </w:numPr>
              <w:spacing w:beforeLines="50" w:before="120" w:afterLines="50" w:after="120"/>
              <w:ind w:leftChars="50" w:left="525"/>
              <w:contextualSpacing/>
              <w:jc w:val="both"/>
              <w:rPr>
                <w:ins w:id="532" w:author="He Han" w:date="2026-10-27T14:00:00Z"/>
                <w:rFonts w:ascii="Times New Roman" w:eastAsia="仿宋_GB2312" w:hAnsi="Times New Roman" w:cs="Times New Roman"/>
                <w:color w:val="auto"/>
                <w:sz w:val="18"/>
                <w:szCs w:val="18"/>
              </w:rPr>
              <w:pPrChange w:id="533" w:author="He Han" w:date="2026-10-27T15:35:00Z">
                <w:pPr>
                  <w:widowControl w:val="0"/>
                  <w:numPr>
                    <w:numId w:val="200"/>
                  </w:numPr>
                  <w:spacing w:beforeLines="50" w:before="120" w:afterLines="50" w:after="120"/>
                  <w:ind w:leftChars="50" w:left="525" w:hanging="420"/>
                  <w:contextualSpacing/>
                  <w:jc w:val="both"/>
                </w:pPr>
              </w:pPrChange>
            </w:pPr>
            <w:ins w:id="534" w:author="He Han" w:date="2026-10-27T14:00:00Z">
              <w:r w:rsidRPr="00C34334">
                <w:rPr>
                  <w:rFonts w:ascii="Times New Roman" w:eastAsia="仿宋_GB2312" w:hAnsi="Times New Roman" w:cs="Times New Roman"/>
                  <w:color w:val="auto"/>
                  <w:sz w:val="18"/>
                  <w:szCs w:val="18"/>
                </w:rPr>
                <w:t>Stop the agitator, turn off the nitrogen. Drain until there is no drip.</w:t>
              </w:r>
            </w:ins>
          </w:p>
          <w:p w14:paraId="2E9A29F9" w14:textId="77777777" w:rsidR="00E63094" w:rsidRPr="00C34334" w:rsidRDefault="00E63094" w:rsidP="00C2448B">
            <w:pPr>
              <w:spacing w:beforeLines="50" w:before="120" w:afterLines="50" w:after="120"/>
              <w:ind w:leftChars="50" w:left="105"/>
              <w:contextualSpacing/>
              <w:jc w:val="both"/>
              <w:rPr>
                <w:ins w:id="535" w:author="He Han" w:date="2026-10-27T14:00:00Z"/>
                <w:rFonts w:ascii="Times New Roman" w:eastAsia="仿宋_GB2312" w:hAnsi="Times New Roman" w:cs="Times New Roman"/>
                <w:color w:val="auto"/>
                <w:sz w:val="18"/>
                <w:szCs w:val="18"/>
              </w:rPr>
              <w:pPrChange w:id="536" w:author="He Han" w:date="2026-10-27T15:35:00Z">
                <w:pPr>
                  <w:spacing w:beforeLines="50" w:before="120" w:afterLines="50" w:after="120"/>
                  <w:ind w:leftChars="50" w:left="105"/>
                  <w:contextualSpacing/>
                  <w:jc w:val="both"/>
                </w:pPr>
              </w:pPrChange>
            </w:pPr>
            <w:ins w:id="537"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 ~ 5.00 kg DMF each time.</w:t>
              </w:r>
            </w:ins>
          </w:p>
        </w:tc>
      </w:tr>
      <w:tr w:rsidR="00E63094" w:rsidRPr="00C34334" w14:paraId="67ABAAE9" w14:textId="77777777" w:rsidTr="002079CD">
        <w:trPr>
          <w:trHeight w:val="384"/>
          <w:ins w:id="53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9253316" w14:textId="77777777" w:rsidR="00E63094" w:rsidRPr="002079CD" w:rsidRDefault="00E63094" w:rsidP="002079CD">
            <w:pPr>
              <w:spacing w:beforeLines="50" w:before="120" w:afterLines="50" w:after="120"/>
              <w:contextualSpacing/>
              <w:jc w:val="center"/>
              <w:rPr>
                <w:ins w:id="539" w:author="He Han" w:date="2026-10-27T14:00:00Z"/>
                <w:rFonts w:ascii="Times New Roman" w:eastAsia="仿宋_GB2312" w:hAnsi="Times New Roman" w:cs="Times New Roman"/>
                <w:sz w:val="18"/>
                <w:szCs w:val="18"/>
                <w:lang w:eastAsia="zh-CN"/>
              </w:rPr>
            </w:pPr>
            <w:ins w:id="540" w:author="He Han" w:date="2026-10-27T14:00:00Z">
              <w:r w:rsidRPr="002079CD">
                <w:rPr>
                  <w:rFonts w:ascii="Times New Roman" w:eastAsia="仿宋_GB2312" w:hAnsi="Times New Roman" w:cs="Times New Roman"/>
                  <w:sz w:val="18"/>
                  <w:szCs w:val="18"/>
                  <w:lang w:eastAsia="zh-CN"/>
                </w:rPr>
                <w:t>8</w:t>
              </w:r>
            </w:ins>
          </w:p>
        </w:tc>
        <w:tc>
          <w:tcPr>
            <w:tcW w:w="610" w:type="pct"/>
            <w:tcBorders>
              <w:top w:val="single" w:sz="4" w:space="0" w:color="auto"/>
              <w:left w:val="single" w:sz="4" w:space="0" w:color="auto"/>
              <w:bottom w:val="single" w:sz="4" w:space="0" w:color="auto"/>
              <w:right w:val="single" w:sz="4" w:space="0" w:color="auto"/>
            </w:tcBorders>
            <w:vAlign w:val="center"/>
          </w:tcPr>
          <w:p w14:paraId="5325C1CF" w14:textId="77777777" w:rsidR="00E63094" w:rsidRPr="00C34334" w:rsidRDefault="00E63094" w:rsidP="002079CD">
            <w:pPr>
              <w:spacing w:beforeLines="50" w:before="120" w:afterLines="50" w:after="120"/>
              <w:contextualSpacing/>
              <w:jc w:val="center"/>
              <w:rPr>
                <w:ins w:id="541" w:author="He Han" w:date="2026-10-27T14:00:00Z"/>
                <w:rFonts w:ascii="Times New Roman" w:eastAsia="仿宋_GB2312" w:hAnsi="Times New Roman" w:cs="Times New Roman"/>
                <w:color w:val="auto"/>
                <w:sz w:val="18"/>
                <w:szCs w:val="18"/>
                <w:lang w:eastAsia="zh-CN"/>
              </w:rPr>
            </w:pPr>
            <w:ins w:id="542" w:author="He Han" w:date="2026-10-27T14:00:00Z">
              <w:r w:rsidRPr="00C34334">
                <w:rPr>
                  <w:rFonts w:ascii="Times New Roman" w:eastAsia="仿宋_GB2312" w:hAnsi="Times New Roman" w:cs="Times New Roman"/>
                  <w:color w:val="auto"/>
                  <w:sz w:val="18"/>
                  <w:szCs w:val="18"/>
                  <w:lang w:eastAsia="zh-CN"/>
                </w:rPr>
                <w:t>Wash activation tank and 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6A8914D6" w14:textId="77777777" w:rsidR="00E63094" w:rsidRPr="00C34334" w:rsidRDefault="00E63094" w:rsidP="00C2448B">
            <w:pPr>
              <w:widowControl w:val="0"/>
              <w:numPr>
                <w:ilvl w:val="0"/>
                <w:numId w:val="201"/>
              </w:numPr>
              <w:spacing w:beforeLines="50" w:before="120" w:afterLines="50" w:after="120"/>
              <w:ind w:leftChars="50" w:left="525"/>
              <w:contextualSpacing/>
              <w:jc w:val="both"/>
              <w:rPr>
                <w:ins w:id="543" w:author="He Han" w:date="2026-10-27T14:00:00Z"/>
                <w:rFonts w:ascii="Times New Roman" w:eastAsia="仿宋_GB2312" w:hAnsi="Times New Roman" w:cs="Times New Roman"/>
                <w:color w:val="auto"/>
                <w:sz w:val="18"/>
                <w:szCs w:val="18"/>
              </w:rPr>
              <w:pPrChange w:id="544" w:author="He Han" w:date="2026-10-27T15:35:00Z">
                <w:pPr>
                  <w:widowControl w:val="0"/>
                  <w:numPr>
                    <w:numId w:val="201"/>
                  </w:numPr>
                  <w:spacing w:beforeLines="50" w:before="120" w:afterLines="50" w:after="120"/>
                  <w:ind w:leftChars="50" w:left="525" w:hanging="420"/>
                  <w:contextualSpacing/>
                  <w:jc w:val="both"/>
                </w:pPr>
              </w:pPrChange>
            </w:pPr>
            <w:ins w:id="545" w:author="He Han" w:date="2026-10-27T14:00:00Z">
              <w:r w:rsidRPr="00C34334">
                <w:rPr>
                  <w:rFonts w:ascii="Times New Roman" w:eastAsia="仿宋_GB2312" w:hAnsi="Times New Roman" w:cs="Times New Roman"/>
                  <w:color w:val="auto"/>
                  <w:sz w:val="18"/>
                  <w:szCs w:val="18"/>
                </w:rPr>
                <w:t xml:space="preserve">Add DMF (8.0 V, 7.58 kg/kg) into the activation tank (TJ4S-1213-Sy15-R01). Circulate and clean the activating liquid transfer pipeline, solid charging port cleaning pipeline and liquid charging port cleaning pipeline. </w:t>
              </w:r>
            </w:ins>
          </w:p>
          <w:p w14:paraId="27F15280" w14:textId="77777777" w:rsidR="00E63094" w:rsidRPr="00C34334" w:rsidRDefault="00E63094" w:rsidP="00C2448B">
            <w:pPr>
              <w:widowControl w:val="0"/>
              <w:numPr>
                <w:ilvl w:val="0"/>
                <w:numId w:val="201"/>
              </w:numPr>
              <w:spacing w:beforeLines="50" w:before="120" w:afterLines="50" w:after="120"/>
              <w:ind w:leftChars="50" w:left="525"/>
              <w:contextualSpacing/>
              <w:jc w:val="both"/>
              <w:rPr>
                <w:ins w:id="546" w:author="He Han" w:date="2026-10-27T14:00:00Z"/>
                <w:rFonts w:ascii="Times New Roman" w:eastAsia="仿宋_GB2312" w:hAnsi="Times New Roman" w:cs="Times New Roman"/>
                <w:color w:val="auto"/>
                <w:sz w:val="18"/>
                <w:szCs w:val="18"/>
              </w:rPr>
              <w:pPrChange w:id="547" w:author="He Han" w:date="2026-10-27T15:35:00Z">
                <w:pPr>
                  <w:widowControl w:val="0"/>
                  <w:numPr>
                    <w:numId w:val="201"/>
                  </w:numPr>
                  <w:spacing w:beforeLines="50" w:before="120" w:afterLines="50" w:after="120"/>
                  <w:ind w:leftChars="50" w:left="525" w:hanging="420"/>
                  <w:contextualSpacing/>
                  <w:jc w:val="both"/>
                </w:pPr>
              </w:pPrChange>
            </w:pPr>
            <w:ins w:id="548"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6FF6BC88" w14:textId="77777777" w:rsidR="00E63094" w:rsidRPr="00C34334" w:rsidRDefault="00E63094" w:rsidP="00C2448B">
            <w:pPr>
              <w:widowControl w:val="0"/>
              <w:numPr>
                <w:ilvl w:val="0"/>
                <w:numId w:val="201"/>
              </w:numPr>
              <w:spacing w:beforeLines="50" w:before="120" w:afterLines="50" w:after="120"/>
              <w:ind w:leftChars="50" w:left="525"/>
              <w:contextualSpacing/>
              <w:jc w:val="both"/>
              <w:rPr>
                <w:ins w:id="549" w:author="He Han" w:date="2026-10-27T14:00:00Z"/>
                <w:rFonts w:ascii="Times New Roman" w:eastAsia="仿宋_GB2312" w:hAnsi="Times New Roman" w:cs="Times New Roman"/>
                <w:color w:val="auto"/>
                <w:sz w:val="18"/>
                <w:szCs w:val="18"/>
              </w:rPr>
              <w:pPrChange w:id="550" w:author="He Han" w:date="2026-10-27T15:35:00Z">
                <w:pPr>
                  <w:widowControl w:val="0"/>
                  <w:numPr>
                    <w:numId w:val="201"/>
                  </w:numPr>
                  <w:spacing w:beforeLines="50" w:before="120" w:afterLines="50" w:after="120"/>
                  <w:ind w:leftChars="50" w:left="525" w:hanging="420"/>
                  <w:contextualSpacing/>
                  <w:jc w:val="both"/>
                </w:pPr>
              </w:pPrChange>
            </w:pPr>
            <w:ins w:id="551"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tc>
      </w:tr>
      <w:tr w:rsidR="00E63094" w:rsidRPr="00C34334" w14:paraId="302EDE88" w14:textId="77777777" w:rsidTr="002079CD">
        <w:trPr>
          <w:trHeight w:val="384"/>
          <w:ins w:id="55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FC89013" w14:textId="77777777" w:rsidR="00E63094" w:rsidRPr="002079CD" w:rsidRDefault="00E63094" w:rsidP="002079CD">
            <w:pPr>
              <w:spacing w:beforeLines="50" w:before="120" w:afterLines="50" w:after="120"/>
              <w:contextualSpacing/>
              <w:jc w:val="center"/>
              <w:rPr>
                <w:ins w:id="553" w:author="He Han" w:date="2026-10-27T14:00:00Z"/>
                <w:rFonts w:ascii="Times New Roman" w:eastAsia="仿宋_GB2312" w:hAnsi="Times New Roman" w:cs="Times New Roman"/>
                <w:sz w:val="18"/>
                <w:szCs w:val="18"/>
                <w:lang w:eastAsia="zh-CN"/>
              </w:rPr>
            </w:pPr>
            <w:ins w:id="554" w:author="He Han" w:date="2026-10-27T14:00:00Z">
              <w:r w:rsidRPr="002079CD">
                <w:rPr>
                  <w:rFonts w:ascii="Times New Roman" w:eastAsia="仿宋_GB2312" w:hAnsi="Times New Roman" w:cs="Times New Roman"/>
                  <w:sz w:val="18"/>
                  <w:szCs w:val="18"/>
                  <w:lang w:eastAsia="zh-CN"/>
                </w:rPr>
                <w:t>9</w:t>
              </w:r>
            </w:ins>
          </w:p>
        </w:tc>
        <w:tc>
          <w:tcPr>
            <w:tcW w:w="610" w:type="pct"/>
            <w:tcBorders>
              <w:top w:val="single" w:sz="4" w:space="0" w:color="auto"/>
              <w:left w:val="single" w:sz="4" w:space="0" w:color="auto"/>
              <w:bottom w:val="single" w:sz="4" w:space="0" w:color="auto"/>
              <w:right w:val="single" w:sz="4" w:space="0" w:color="auto"/>
            </w:tcBorders>
            <w:vAlign w:val="center"/>
          </w:tcPr>
          <w:p w14:paraId="0C4C042B" w14:textId="77777777" w:rsidR="00E63094" w:rsidRPr="00C34334" w:rsidRDefault="00E63094" w:rsidP="002079CD">
            <w:pPr>
              <w:spacing w:beforeLines="50" w:before="120" w:afterLines="50" w:after="120"/>
              <w:contextualSpacing/>
              <w:jc w:val="center"/>
              <w:rPr>
                <w:ins w:id="555" w:author="He Han" w:date="2026-10-27T14:00:00Z"/>
                <w:rFonts w:ascii="Times New Roman" w:eastAsia="仿宋_GB2312" w:hAnsi="Times New Roman" w:cs="Times New Roman"/>
                <w:color w:val="auto"/>
                <w:sz w:val="18"/>
                <w:szCs w:val="18"/>
                <w:lang w:eastAsia="zh-CN"/>
              </w:rPr>
            </w:pPr>
            <w:ins w:id="556" w:author="He Han" w:date="2026-10-27T14:00:00Z">
              <w:r w:rsidRPr="00C34334">
                <w:rPr>
                  <w:rFonts w:ascii="Times New Roman" w:eastAsia="仿宋_GB2312" w:hAnsi="Times New Roman" w:cs="Times New Roman"/>
                  <w:color w:val="auto"/>
                  <w:sz w:val="18"/>
                  <w:szCs w:val="18"/>
                  <w:lang w:eastAsia="zh-CN"/>
                </w:rPr>
                <w:t>Resin Capping</w:t>
              </w:r>
            </w:ins>
          </w:p>
        </w:tc>
        <w:tc>
          <w:tcPr>
            <w:tcW w:w="4121" w:type="pct"/>
            <w:tcBorders>
              <w:top w:val="single" w:sz="4" w:space="0" w:color="auto"/>
              <w:left w:val="single" w:sz="4" w:space="0" w:color="auto"/>
              <w:bottom w:val="single" w:sz="4" w:space="0" w:color="auto"/>
              <w:right w:val="single" w:sz="4" w:space="0" w:color="auto"/>
            </w:tcBorders>
            <w:vAlign w:val="center"/>
          </w:tcPr>
          <w:p w14:paraId="5B48A23D" w14:textId="77777777" w:rsidR="00E63094" w:rsidRPr="00C34334" w:rsidRDefault="00E63094" w:rsidP="00C2448B">
            <w:pPr>
              <w:widowControl w:val="0"/>
              <w:numPr>
                <w:ilvl w:val="0"/>
                <w:numId w:val="202"/>
              </w:numPr>
              <w:spacing w:beforeLines="50" w:before="120" w:afterLines="50" w:after="120"/>
              <w:ind w:leftChars="50" w:left="525"/>
              <w:contextualSpacing/>
              <w:jc w:val="both"/>
              <w:rPr>
                <w:ins w:id="557" w:author="He Han" w:date="2026-10-27T14:00:00Z"/>
                <w:rFonts w:ascii="Times New Roman" w:eastAsia="仿宋_GB2312" w:hAnsi="Times New Roman" w:cs="Times New Roman"/>
                <w:color w:val="auto"/>
                <w:sz w:val="18"/>
                <w:szCs w:val="18"/>
              </w:rPr>
              <w:pPrChange w:id="558" w:author="He Han" w:date="2026-10-27T15:35:00Z">
                <w:pPr>
                  <w:widowControl w:val="0"/>
                  <w:numPr>
                    <w:numId w:val="202"/>
                  </w:numPr>
                  <w:spacing w:beforeLines="50" w:before="120" w:afterLines="50" w:after="120"/>
                  <w:ind w:leftChars="50" w:left="525" w:hanging="420"/>
                  <w:contextualSpacing/>
                  <w:jc w:val="both"/>
                </w:pPr>
              </w:pPrChange>
            </w:pPr>
            <w:ins w:id="559" w:author="He Han" w:date="2026-10-27T14:00:00Z">
              <w:r w:rsidRPr="00C34334">
                <w:rPr>
                  <w:rFonts w:ascii="Times New Roman" w:eastAsia="仿宋_GB2312" w:hAnsi="Times New Roman" w:cs="Times New Roman"/>
                  <w:color w:val="auto"/>
                  <w:sz w:val="18"/>
                  <w:szCs w:val="18"/>
                </w:rPr>
                <w:t xml:space="preserve">Add DMF (9.0 V, 8.53 kg/kg) into synthesis reactor (TJ4S-1213-Sy15). </w:t>
              </w:r>
            </w:ins>
          </w:p>
          <w:p w14:paraId="0C84D5FB" w14:textId="77777777" w:rsidR="00E63094" w:rsidRPr="00C34334" w:rsidRDefault="00E63094" w:rsidP="00C2448B">
            <w:pPr>
              <w:widowControl w:val="0"/>
              <w:numPr>
                <w:ilvl w:val="0"/>
                <w:numId w:val="202"/>
              </w:numPr>
              <w:spacing w:beforeLines="50" w:before="120" w:afterLines="50" w:after="120"/>
              <w:ind w:leftChars="50" w:left="525"/>
              <w:contextualSpacing/>
              <w:jc w:val="both"/>
              <w:rPr>
                <w:ins w:id="560" w:author="He Han" w:date="2026-10-27T14:00:00Z"/>
                <w:rFonts w:ascii="Times New Roman" w:eastAsia="仿宋_GB2312" w:hAnsi="Times New Roman" w:cs="Times New Roman"/>
                <w:color w:val="auto"/>
                <w:sz w:val="18"/>
                <w:szCs w:val="18"/>
              </w:rPr>
              <w:pPrChange w:id="561" w:author="He Han" w:date="2026-10-27T15:35:00Z">
                <w:pPr>
                  <w:widowControl w:val="0"/>
                  <w:numPr>
                    <w:numId w:val="202"/>
                  </w:numPr>
                  <w:spacing w:beforeLines="50" w:before="120" w:afterLines="50" w:after="120"/>
                  <w:ind w:leftChars="50" w:left="525" w:hanging="420"/>
                  <w:contextualSpacing/>
                  <w:jc w:val="both"/>
                </w:pPr>
              </w:pPrChange>
            </w:pPr>
            <w:ins w:id="562" w:author="He Han" w:date="2026-10-27T14:00:00Z">
              <w:r w:rsidRPr="00C34334">
                <w:rPr>
                  <w:rFonts w:ascii="Times New Roman" w:eastAsia="仿宋_GB2312" w:hAnsi="Times New Roman" w:cs="Times New Roman"/>
                  <w:color w:val="auto"/>
                  <w:sz w:val="18"/>
                  <w:szCs w:val="18"/>
                </w:rPr>
                <w:t>Bubble with nitrogen, then start the agitator.</w:t>
              </w:r>
            </w:ins>
          </w:p>
          <w:p w14:paraId="5F11AD29" w14:textId="77777777" w:rsidR="00E63094" w:rsidRPr="00C34334" w:rsidRDefault="00E63094" w:rsidP="00C2448B">
            <w:pPr>
              <w:widowControl w:val="0"/>
              <w:numPr>
                <w:ilvl w:val="0"/>
                <w:numId w:val="202"/>
              </w:numPr>
              <w:spacing w:beforeLines="50" w:before="120" w:afterLines="50" w:after="120"/>
              <w:ind w:leftChars="50" w:left="525"/>
              <w:contextualSpacing/>
              <w:jc w:val="both"/>
              <w:rPr>
                <w:ins w:id="563" w:author="He Han" w:date="2026-10-27T14:00:00Z"/>
                <w:rFonts w:ascii="Times New Roman" w:eastAsia="仿宋_GB2312" w:hAnsi="Times New Roman" w:cs="Times New Roman"/>
                <w:color w:val="auto"/>
                <w:sz w:val="18"/>
                <w:szCs w:val="18"/>
              </w:rPr>
              <w:pPrChange w:id="564" w:author="He Han" w:date="2026-10-27T15:35:00Z">
                <w:pPr>
                  <w:widowControl w:val="0"/>
                  <w:numPr>
                    <w:numId w:val="202"/>
                  </w:numPr>
                  <w:spacing w:beforeLines="50" w:before="120" w:afterLines="50" w:after="120"/>
                  <w:ind w:leftChars="50" w:left="525" w:hanging="420"/>
                  <w:contextualSpacing/>
                  <w:jc w:val="both"/>
                </w:pPr>
              </w:pPrChange>
            </w:pPr>
            <w:ins w:id="565" w:author="He Han" w:date="2026-10-27T14:00:00Z">
              <w:r w:rsidRPr="00C34334">
                <w:rPr>
                  <w:rFonts w:ascii="Times New Roman" w:eastAsia="仿宋_GB2312" w:hAnsi="Times New Roman" w:cs="Times New Roman"/>
                  <w:color w:val="auto"/>
                  <w:sz w:val="18"/>
                  <w:szCs w:val="18"/>
                </w:rPr>
                <w:t xml:space="preserve">Turn off the nitrogen, manually weigh and add Methanol (10.00 eq.) with stainless steel hose and peristaltic pump. </w:t>
              </w:r>
            </w:ins>
          </w:p>
          <w:p w14:paraId="442CF9D3" w14:textId="77777777" w:rsidR="00E63094" w:rsidRPr="00C34334" w:rsidRDefault="00E63094" w:rsidP="00C2448B">
            <w:pPr>
              <w:widowControl w:val="0"/>
              <w:numPr>
                <w:ilvl w:val="0"/>
                <w:numId w:val="202"/>
              </w:numPr>
              <w:spacing w:beforeLines="50" w:before="120" w:afterLines="50" w:after="120"/>
              <w:ind w:leftChars="50" w:left="525"/>
              <w:contextualSpacing/>
              <w:jc w:val="both"/>
              <w:rPr>
                <w:ins w:id="566" w:author="He Han" w:date="2026-10-27T14:00:00Z"/>
                <w:rFonts w:ascii="Times New Roman" w:eastAsia="仿宋_GB2312" w:hAnsi="Times New Roman" w:cs="Times New Roman"/>
                <w:color w:val="auto"/>
                <w:sz w:val="18"/>
                <w:szCs w:val="18"/>
              </w:rPr>
              <w:pPrChange w:id="567" w:author="He Han" w:date="2026-10-27T15:35:00Z">
                <w:pPr>
                  <w:widowControl w:val="0"/>
                  <w:numPr>
                    <w:numId w:val="202"/>
                  </w:numPr>
                  <w:spacing w:beforeLines="50" w:before="120" w:afterLines="50" w:after="120"/>
                  <w:ind w:leftChars="50" w:left="525" w:hanging="420"/>
                  <w:contextualSpacing/>
                  <w:jc w:val="both"/>
                </w:pPr>
              </w:pPrChange>
            </w:pPr>
            <w:ins w:id="568" w:author="He Han" w:date="2026-10-27T14:00:00Z">
              <w:r w:rsidRPr="00C34334">
                <w:rPr>
                  <w:rFonts w:ascii="Times New Roman" w:eastAsia="仿宋_GB2312" w:hAnsi="Times New Roman" w:cs="Times New Roman"/>
                  <w:color w:val="auto"/>
                  <w:sz w:val="18"/>
                  <w:szCs w:val="18"/>
                </w:rPr>
                <w:t xml:space="preserve">Adjust to 20.0 ± 5.0 °C (target: 20.0 °C). Add DIPEA (5.00 eq.) at 20.0 ± 5.0 °C with stainless steel hose and peristaltic pump at 20.0 ± 5.0 °C (target: 20.0 °C). </w:t>
              </w:r>
            </w:ins>
          </w:p>
          <w:p w14:paraId="0C78FE21" w14:textId="77777777" w:rsidR="00E63094" w:rsidRPr="00C34334" w:rsidRDefault="00E63094" w:rsidP="00C2448B">
            <w:pPr>
              <w:widowControl w:val="0"/>
              <w:numPr>
                <w:ilvl w:val="0"/>
                <w:numId w:val="202"/>
              </w:numPr>
              <w:spacing w:beforeLines="50" w:before="120" w:afterLines="50" w:after="120"/>
              <w:ind w:leftChars="50" w:left="525"/>
              <w:contextualSpacing/>
              <w:jc w:val="both"/>
              <w:rPr>
                <w:ins w:id="569" w:author="He Han" w:date="2026-10-27T14:00:00Z"/>
                <w:rFonts w:ascii="Times New Roman" w:eastAsia="仿宋_GB2312" w:hAnsi="Times New Roman" w:cs="Times New Roman"/>
                <w:color w:val="auto"/>
                <w:sz w:val="18"/>
                <w:szCs w:val="18"/>
              </w:rPr>
              <w:pPrChange w:id="570" w:author="He Han" w:date="2026-10-27T15:35:00Z">
                <w:pPr>
                  <w:widowControl w:val="0"/>
                  <w:numPr>
                    <w:numId w:val="202"/>
                  </w:numPr>
                  <w:spacing w:beforeLines="50" w:before="120" w:afterLines="50" w:after="120"/>
                  <w:ind w:leftChars="50" w:left="525" w:hanging="420"/>
                  <w:contextualSpacing/>
                  <w:jc w:val="both"/>
                </w:pPr>
              </w:pPrChange>
            </w:pPr>
            <w:ins w:id="571" w:author="He Han" w:date="2026-10-27T14:00:00Z">
              <w:r w:rsidRPr="00C34334">
                <w:rPr>
                  <w:rFonts w:ascii="Times New Roman" w:eastAsia="仿宋_GB2312" w:hAnsi="Times New Roman" w:cs="Times New Roman"/>
                  <w:color w:val="auto"/>
                  <w:sz w:val="18"/>
                  <w:szCs w:val="18"/>
                </w:rPr>
                <w:t xml:space="preserve">Bubble with nitrogen after addition. Adjust to 25.0 ± 5.0 °C (target: 25.0 °C), the mixture is allowed to react for 1 h ± 15 min (target: 1 h) at 25.0 ± 5.0 °C (target: 25.0 °C). </w:t>
              </w:r>
            </w:ins>
          </w:p>
          <w:p w14:paraId="18B9EFBD" w14:textId="77777777" w:rsidR="00E63094" w:rsidRPr="00C34334" w:rsidRDefault="00E63094" w:rsidP="00C2448B">
            <w:pPr>
              <w:widowControl w:val="0"/>
              <w:numPr>
                <w:ilvl w:val="0"/>
                <w:numId w:val="202"/>
              </w:numPr>
              <w:spacing w:beforeLines="50" w:before="120" w:afterLines="50" w:after="120"/>
              <w:ind w:leftChars="50" w:left="525"/>
              <w:contextualSpacing/>
              <w:jc w:val="both"/>
              <w:rPr>
                <w:ins w:id="572" w:author="He Han" w:date="2026-10-27T14:00:00Z"/>
                <w:rFonts w:ascii="Times New Roman" w:eastAsia="仿宋_GB2312" w:hAnsi="Times New Roman" w:cs="Times New Roman"/>
                <w:color w:val="auto"/>
                <w:sz w:val="18"/>
                <w:szCs w:val="18"/>
              </w:rPr>
              <w:pPrChange w:id="573" w:author="He Han" w:date="2026-10-27T15:35:00Z">
                <w:pPr>
                  <w:widowControl w:val="0"/>
                  <w:numPr>
                    <w:numId w:val="202"/>
                  </w:numPr>
                  <w:spacing w:beforeLines="50" w:before="120" w:afterLines="50" w:after="120"/>
                  <w:ind w:leftChars="50" w:left="525" w:hanging="420"/>
                  <w:contextualSpacing/>
                  <w:jc w:val="both"/>
                </w:pPr>
              </w:pPrChange>
            </w:pPr>
            <w:ins w:id="574" w:author="He Han" w:date="2026-10-27T14:00:00Z">
              <w:r w:rsidRPr="00C34334">
                <w:rPr>
                  <w:rFonts w:ascii="Times New Roman" w:eastAsia="仿宋_GB2312" w:hAnsi="Times New Roman" w:cs="Times New Roman"/>
                  <w:color w:val="auto"/>
                  <w:sz w:val="18"/>
                  <w:szCs w:val="18"/>
                </w:rPr>
                <w:lastRenderedPageBreak/>
                <w:t>Stop stirring and turn off the nitrogen. Drain until there is no reaction mixture drip.</w:t>
              </w:r>
            </w:ins>
          </w:p>
        </w:tc>
      </w:tr>
      <w:tr w:rsidR="00E63094" w:rsidRPr="00C34334" w14:paraId="41D7B7C9" w14:textId="77777777" w:rsidTr="002079CD">
        <w:trPr>
          <w:trHeight w:val="384"/>
          <w:ins w:id="57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11BDC14" w14:textId="77777777" w:rsidR="00E63094" w:rsidRPr="002079CD" w:rsidRDefault="00E63094" w:rsidP="002079CD">
            <w:pPr>
              <w:spacing w:beforeLines="50" w:before="120" w:afterLines="50" w:after="120"/>
              <w:contextualSpacing/>
              <w:jc w:val="center"/>
              <w:rPr>
                <w:ins w:id="576" w:author="He Han" w:date="2026-10-27T14:00:00Z"/>
                <w:rFonts w:ascii="Times New Roman" w:eastAsia="仿宋_GB2312" w:hAnsi="Times New Roman" w:cs="Times New Roman"/>
                <w:sz w:val="18"/>
                <w:szCs w:val="18"/>
                <w:lang w:eastAsia="zh-CN"/>
              </w:rPr>
            </w:pPr>
            <w:ins w:id="577" w:author="He Han" w:date="2026-10-27T14:00:00Z">
              <w:r w:rsidRPr="002079CD">
                <w:rPr>
                  <w:rFonts w:ascii="Times New Roman" w:eastAsia="仿宋_GB2312" w:hAnsi="Times New Roman" w:cs="Times New Roman"/>
                  <w:sz w:val="18"/>
                  <w:szCs w:val="18"/>
                  <w:lang w:eastAsia="zh-CN"/>
                </w:rPr>
                <w:lastRenderedPageBreak/>
                <w:t>10</w:t>
              </w:r>
            </w:ins>
          </w:p>
        </w:tc>
        <w:tc>
          <w:tcPr>
            <w:tcW w:w="610" w:type="pct"/>
            <w:tcBorders>
              <w:top w:val="single" w:sz="4" w:space="0" w:color="auto"/>
              <w:left w:val="single" w:sz="4" w:space="0" w:color="auto"/>
              <w:bottom w:val="single" w:sz="4" w:space="0" w:color="auto"/>
              <w:right w:val="single" w:sz="4" w:space="0" w:color="auto"/>
            </w:tcBorders>
            <w:vAlign w:val="center"/>
          </w:tcPr>
          <w:p w14:paraId="74D6A87B" w14:textId="77777777" w:rsidR="00E63094" w:rsidRPr="00C34334" w:rsidRDefault="00E63094" w:rsidP="002079CD">
            <w:pPr>
              <w:spacing w:beforeLines="50" w:before="120" w:afterLines="50" w:after="120"/>
              <w:contextualSpacing/>
              <w:jc w:val="center"/>
              <w:rPr>
                <w:ins w:id="578" w:author="He Han" w:date="2026-10-27T14:00:00Z"/>
                <w:rFonts w:ascii="Times New Roman" w:eastAsia="仿宋_GB2312" w:hAnsi="Times New Roman" w:cs="Times New Roman"/>
                <w:color w:val="auto"/>
                <w:sz w:val="18"/>
                <w:szCs w:val="18"/>
                <w:lang w:eastAsia="zh-CN"/>
              </w:rPr>
            </w:pPr>
            <w:ins w:id="579"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6A0A5FE1" w14:textId="77777777" w:rsidR="00E63094" w:rsidRPr="00C34334" w:rsidRDefault="00E63094" w:rsidP="00C2448B">
            <w:pPr>
              <w:widowControl w:val="0"/>
              <w:numPr>
                <w:ilvl w:val="0"/>
                <w:numId w:val="203"/>
              </w:numPr>
              <w:spacing w:beforeLines="50" w:before="120" w:afterLines="50" w:after="120"/>
              <w:ind w:leftChars="50" w:left="525"/>
              <w:contextualSpacing/>
              <w:jc w:val="both"/>
              <w:rPr>
                <w:ins w:id="580" w:author="He Han" w:date="2026-10-27T14:00:00Z"/>
                <w:rFonts w:ascii="Times New Roman" w:eastAsia="仿宋_GB2312" w:hAnsi="Times New Roman" w:cs="Times New Roman"/>
                <w:color w:val="auto"/>
                <w:sz w:val="18"/>
                <w:szCs w:val="18"/>
              </w:rPr>
              <w:pPrChange w:id="581" w:author="He Han" w:date="2026-10-27T15:35:00Z">
                <w:pPr>
                  <w:widowControl w:val="0"/>
                  <w:numPr>
                    <w:numId w:val="203"/>
                  </w:numPr>
                  <w:spacing w:beforeLines="50" w:before="120" w:afterLines="50" w:after="120"/>
                  <w:ind w:leftChars="50" w:left="525" w:hanging="420"/>
                  <w:contextualSpacing/>
                  <w:jc w:val="both"/>
                </w:pPr>
              </w:pPrChange>
            </w:pPr>
            <w:ins w:id="582" w:author="He Han" w:date="2026-10-27T14:00:00Z">
              <w:r w:rsidRPr="00C34334">
                <w:rPr>
                  <w:rFonts w:ascii="Times New Roman" w:eastAsia="仿宋_GB2312" w:hAnsi="Times New Roman" w:cs="Times New Roman"/>
                  <w:color w:val="auto"/>
                  <w:sz w:val="18"/>
                  <w:szCs w:val="18"/>
                </w:rPr>
                <w:t>Add 9.0 V DMF (8.53 kg/kg) into the activation tank (TJ4S-1213-Sy15-R01). Circulate and clean the activating liquid transfer pipeline, solid charging port cleaning pipeline and liquid charging port cleaning pipeline.</w:t>
              </w:r>
            </w:ins>
          </w:p>
          <w:p w14:paraId="2B0D3BD7" w14:textId="77777777" w:rsidR="00E63094" w:rsidRPr="00C34334" w:rsidRDefault="00E63094" w:rsidP="00C2448B">
            <w:pPr>
              <w:widowControl w:val="0"/>
              <w:numPr>
                <w:ilvl w:val="0"/>
                <w:numId w:val="203"/>
              </w:numPr>
              <w:spacing w:beforeLines="50" w:before="120" w:afterLines="50" w:after="120"/>
              <w:ind w:leftChars="50" w:left="525"/>
              <w:contextualSpacing/>
              <w:jc w:val="both"/>
              <w:rPr>
                <w:ins w:id="583" w:author="He Han" w:date="2026-10-27T14:00:00Z"/>
                <w:rFonts w:ascii="Times New Roman" w:eastAsia="仿宋_GB2312" w:hAnsi="Times New Roman" w:cs="Times New Roman"/>
                <w:color w:val="auto"/>
                <w:sz w:val="18"/>
                <w:szCs w:val="18"/>
              </w:rPr>
              <w:pPrChange w:id="584" w:author="He Han" w:date="2026-10-27T15:35:00Z">
                <w:pPr>
                  <w:widowControl w:val="0"/>
                  <w:numPr>
                    <w:numId w:val="203"/>
                  </w:numPr>
                  <w:spacing w:beforeLines="50" w:before="120" w:afterLines="50" w:after="120"/>
                  <w:ind w:leftChars="50" w:left="525" w:hanging="420"/>
                  <w:contextualSpacing/>
                  <w:jc w:val="both"/>
                </w:pPr>
              </w:pPrChange>
            </w:pPr>
            <w:ins w:id="585"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35BD7FAC" w14:textId="77777777" w:rsidR="00E63094" w:rsidRPr="00C34334" w:rsidRDefault="00E63094" w:rsidP="00C2448B">
            <w:pPr>
              <w:widowControl w:val="0"/>
              <w:numPr>
                <w:ilvl w:val="0"/>
                <w:numId w:val="203"/>
              </w:numPr>
              <w:spacing w:beforeLines="50" w:before="120" w:afterLines="50" w:after="120"/>
              <w:ind w:leftChars="50" w:left="525"/>
              <w:contextualSpacing/>
              <w:jc w:val="both"/>
              <w:rPr>
                <w:ins w:id="586" w:author="He Han" w:date="2026-10-27T14:00:00Z"/>
                <w:rFonts w:ascii="Times New Roman" w:eastAsia="仿宋_GB2312" w:hAnsi="Times New Roman" w:cs="Times New Roman"/>
                <w:color w:val="auto"/>
                <w:sz w:val="18"/>
                <w:szCs w:val="18"/>
              </w:rPr>
              <w:pPrChange w:id="587" w:author="He Han" w:date="2026-10-27T15:35:00Z">
                <w:pPr>
                  <w:widowControl w:val="0"/>
                  <w:numPr>
                    <w:numId w:val="203"/>
                  </w:numPr>
                  <w:spacing w:beforeLines="50" w:before="120" w:afterLines="50" w:after="120"/>
                  <w:ind w:leftChars="50" w:left="525" w:hanging="420"/>
                  <w:contextualSpacing/>
                  <w:jc w:val="both"/>
                </w:pPr>
              </w:pPrChange>
            </w:pPr>
            <w:ins w:id="588"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r w:rsidRPr="00C34334">
                <w:rPr>
                  <w:rFonts w:ascii="Times New Roman" w:eastAsia="仿宋_GB2312" w:hAnsi="Times New Roman" w:cs="Times New Roman"/>
                  <w:color w:val="auto"/>
                  <w:sz w:val="18"/>
                  <w:szCs w:val="18"/>
                </w:rPr>
                <w:br/>
                <w:t>Note: Perform this operation 3 times.</w:t>
              </w:r>
            </w:ins>
          </w:p>
        </w:tc>
      </w:tr>
      <w:tr w:rsidR="00E63094" w:rsidRPr="00C34334" w14:paraId="22FBCA0F" w14:textId="77777777" w:rsidTr="002079CD">
        <w:trPr>
          <w:trHeight w:val="384"/>
          <w:ins w:id="58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BB26CBE" w14:textId="77777777" w:rsidR="00E63094" w:rsidRPr="002079CD" w:rsidRDefault="00E63094" w:rsidP="002079CD">
            <w:pPr>
              <w:spacing w:beforeLines="50" w:before="120" w:afterLines="50" w:after="120"/>
              <w:contextualSpacing/>
              <w:jc w:val="center"/>
              <w:rPr>
                <w:ins w:id="590" w:author="He Han" w:date="2026-10-27T14:00:00Z"/>
                <w:rFonts w:ascii="Times New Roman" w:eastAsia="仿宋_GB2312" w:hAnsi="Times New Roman" w:cs="Times New Roman"/>
                <w:sz w:val="18"/>
                <w:szCs w:val="18"/>
                <w:lang w:eastAsia="zh-CN"/>
              </w:rPr>
            </w:pPr>
            <w:ins w:id="591" w:author="He Han" w:date="2026-10-27T14:00:00Z">
              <w:r w:rsidRPr="002079CD">
                <w:rPr>
                  <w:rFonts w:ascii="Times New Roman" w:eastAsia="仿宋_GB2312" w:hAnsi="Times New Roman" w:cs="Times New Roman"/>
                  <w:sz w:val="18"/>
                  <w:szCs w:val="18"/>
                  <w:lang w:eastAsia="zh-CN"/>
                </w:rPr>
                <w:t>11</w:t>
              </w:r>
            </w:ins>
          </w:p>
        </w:tc>
        <w:tc>
          <w:tcPr>
            <w:tcW w:w="610" w:type="pct"/>
            <w:tcBorders>
              <w:top w:val="single" w:sz="4" w:space="0" w:color="auto"/>
              <w:left w:val="single" w:sz="4" w:space="0" w:color="auto"/>
              <w:bottom w:val="single" w:sz="4" w:space="0" w:color="auto"/>
              <w:right w:val="single" w:sz="4" w:space="0" w:color="auto"/>
            </w:tcBorders>
            <w:vAlign w:val="center"/>
          </w:tcPr>
          <w:p w14:paraId="57027CE1" w14:textId="77777777" w:rsidR="00E63094" w:rsidRPr="00C34334" w:rsidRDefault="00E63094" w:rsidP="002079CD">
            <w:pPr>
              <w:spacing w:beforeLines="50" w:before="120" w:afterLines="50" w:after="120"/>
              <w:contextualSpacing/>
              <w:jc w:val="center"/>
              <w:rPr>
                <w:ins w:id="592" w:author="He Han" w:date="2026-10-27T14:00:00Z"/>
                <w:rFonts w:ascii="Times New Roman" w:eastAsia="仿宋_GB2312" w:hAnsi="Times New Roman" w:cs="Times New Roman"/>
                <w:color w:val="auto"/>
                <w:sz w:val="18"/>
                <w:szCs w:val="18"/>
                <w:lang w:eastAsia="zh-CN"/>
              </w:rPr>
            </w:pPr>
            <w:ins w:id="593"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157DA500" w14:textId="77777777" w:rsidR="00E63094" w:rsidRPr="00C34334" w:rsidRDefault="00E63094" w:rsidP="00C2448B">
            <w:pPr>
              <w:widowControl w:val="0"/>
              <w:numPr>
                <w:ilvl w:val="0"/>
                <w:numId w:val="204"/>
              </w:numPr>
              <w:spacing w:beforeLines="50" w:before="120" w:afterLines="50" w:after="120"/>
              <w:ind w:leftChars="50" w:left="525"/>
              <w:contextualSpacing/>
              <w:jc w:val="both"/>
              <w:rPr>
                <w:ins w:id="594" w:author="He Han" w:date="2026-10-27T14:00:00Z"/>
                <w:rFonts w:ascii="Times New Roman" w:eastAsia="仿宋_GB2312" w:hAnsi="Times New Roman" w:cs="Times New Roman"/>
                <w:color w:val="auto"/>
                <w:sz w:val="18"/>
                <w:szCs w:val="18"/>
              </w:rPr>
              <w:pPrChange w:id="595" w:author="He Han" w:date="2026-10-27T15:35:00Z">
                <w:pPr>
                  <w:widowControl w:val="0"/>
                  <w:numPr>
                    <w:numId w:val="204"/>
                  </w:numPr>
                  <w:spacing w:beforeLines="50" w:before="120" w:afterLines="50" w:after="120"/>
                  <w:ind w:leftChars="50" w:left="525" w:hanging="420"/>
                  <w:contextualSpacing/>
                  <w:jc w:val="both"/>
                </w:pPr>
              </w:pPrChange>
            </w:pPr>
            <w:ins w:id="596"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102F9BA3" w14:textId="77777777" w:rsidR="00E63094" w:rsidRPr="00C34334" w:rsidRDefault="00E63094" w:rsidP="00C2448B">
            <w:pPr>
              <w:widowControl w:val="0"/>
              <w:numPr>
                <w:ilvl w:val="0"/>
                <w:numId w:val="204"/>
              </w:numPr>
              <w:spacing w:beforeLines="50" w:before="120" w:afterLines="50" w:after="120"/>
              <w:ind w:leftChars="50" w:left="525"/>
              <w:contextualSpacing/>
              <w:jc w:val="both"/>
              <w:rPr>
                <w:ins w:id="597" w:author="He Han" w:date="2026-10-27T14:00:00Z"/>
                <w:rFonts w:ascii="Times New Roman" w:eastAsia="仿宋_GB2312" w:hAnsi="Times New Roman" w:cs="Times New Roman"/>
                <w:color w:val="auto"/>
                <w:sz w:val="18"/>
                <w:szCs w:val="18"/>
              </w:rPr>
              <w:pPrChange w:id="598" w:author="He Han" w:date="2026-10-27T15:35:00Z">
                <w:pPr>
                  <w:widowControl w:val="0"/>
                  <w:numPr>
                    <w:numId w:val="204"/>
                  </w:numPr>
                  <w:spacing w:beforeLines="50" w:before="120" w:afterLines="50" w:after="120"/>
                  <w:ind w:leftChars="50" w:left="525" w:hanging="420"/>
                  <w:contextualSpacing/>
                  <w:jc w:val="both"/>
                </w:pPr>
              </w:pPrChange>
            </w:pPr>
            <w:ins w:id="599" w:author="He Han" w:date="2026-10-27T14:00:00Z">
              <w:r w:rsidRPr="00C34334">
                <w:rPr>
                  <w:rFonts w:ascii="Times New Roman" w:eastAsia="仿宋_GB2312" w:hAnsi="Times New Roman" w:cs="Times New Roman"/>
                  <w:color w:val="auto"/>
                  <w:sz w:val="18"/>
                  <w:szCs w:val="18"/>
                </w:rPr>
                <w:t xml:space="preserve">Bubble with nitrogen, then start the agitator. </w:t>
              </w:r>
            </w:ins>
          </w:p>
          <w:p w14:paraId="0D727D42" w14:textId="77777777" w:rsidR="00E63094" w:rsidRPr="00C34334" w:rsidRDefault="00E63094" w:rsidP="00C2448B">
            <w:pPr>
              <w:widowControl w:val="0"/>
              <w:numPr>
                <w:ilvl w:val="0"/>
                <w:numId w:val="204"/>
              </w:numPr>
              <w:spacing w:beforeLines="50" w:before="120" w:afterLines="50" w:after="120"/>
              <w:ind w:leftChars="50" w:left="525"/>
              <w:contextualSpacing/>
              <w:jc w:val="both"/>
              <w:rPr>
                <w:ins w:id="600" w:author="He Han" w:date="2026-10-27T14:00:00Z"/>
                <w:rFonts w:ascii="Times New Roman" w:eastAsia="仿宋_GB2312" w:hAnsi="Times New Roman" w:cs="Times New Roman"/>
                <w:color w:val="auto"/>
                <w:sz w:val="18"/>
                <w:szCs w:val="18"/>
              </w:rPr>
              <w:pPrChange w:id="601" w:author="He Han" w:date="2026-10-27T15:35:00Z">
                <w:pPr>
                  <w:widowControl w:val="0"/>
                  <w:numPr>
                    <w:numId w:val="204"/>
                  </w:numPr>
                  <w:spacing w:beforeLines="50" w:before="120" w:afterLines="50" w:after="120"/>
                  <w:ind w:leftChars="50" w:left="525" w:hanging="420"/>
                  <w:contextualSpacing/>
                  <w:jc w:val="both"/>
                </w:pPr>
              </w:pPrChange>
            </w:pPr>
            <w:ins w:id="602" w:author="He Han" w:date="2026-10-27T14:00:00Z">
              <w:r w:rsidRPr="00C34334">
                <w:rPr>
                  <w:rFonts w:ascii="Times New Roman" w:eastAsia="仿宋_GB2312" w:hAnsi="Times New Roman" w:cs="Times New Roman"/>
                  <w:color w:val="auto"/>
                  <w:sz w:val="18"/>
                  <w:szCs w:val="18"/>
                </w:rPr>
                <w:t xml:space="preserve">Adjust to 25.0 ± 5.0 °C (target: 25.0 °C) and stir for 110 -130 min (target: 2 h) at 25.0 ± 5.0 °C (target: 25.0 °C). </w:t>
              </w:r>
            </w:ins>
          </w:p>
          <w:p w14:paraId="7C3BF390" w14:textId="77777777" w:rsidR="00E63094" w:rsidRPr="00C34334" w:rsidRDefault="00E63094" w:rsidP="00C2448B">
            <w:pPr>
              <w:widowControl w:val="0"/>
              <w:numPr>
                <w:ilvl w:val="0"/>
                <w:numId w:val="204"/>
              </w:numPr>
              <w:spacing w:beforeLines="50" w:before="120" w:afterLines="50" w:after="120"/>
              <w:ind w:leftChars="50" w:left="525"/>
              <w:contextualSpacing/>
              <w:jc w:val="both"/>
              <w:rPr>
                <w:ins w:id="603" w:author="He Han" w:date="2026-10-27T14:00:00Z"/>
                <w:rFonts w:ascii="Times New Roman" w:eastAsia="仿宋_GB2312" w:hAnsi="Times New Roman" w:cs="Times New Roman"/>
                <w:color w:val="auto"/>
                <w:sz w:val="18"/>
                <w:szCs w:val="18"/>
              </w:rPr>
              <w:pPrChange w:id="604" w:author="He Han" w:date="2026-10-27T15:35:00Z">
                <w:pPr>
                  <w:widowControl w:val="0"/>
                  <w:numPr>
                    <w:numId w:val="204"/>
                  </w:numPr>
                  <w:spacing w:beforeLines="50" w:before="120" w:afterLines="50" w:after="120"/>
                  <w:ind w:leftChars="50" w:left="525" w:hanging="420"/>
                  <w:contextualSpacing/>
                  <w:jc w:val="both"/>
                </w:pPr>
              </w:pPrChange>
            </w:pPr>
            <w:ins w:id="605" w:author="He Han" w:date="2026-10-27T14:00:00Z">
              <w:r w:rsidRPr="00C34334">
                <w:rPr>
                  <w:rFonts w:ascii="Times New Roman" w:eastAsia="仿宋_GB2312" w:hAnsi="Times New Roman" w:cs="Times New Roman"/>
                  <w:color w:val="auto"/>
                  <w:sz w:val="18"/>
                  <w:szCs w:val="18"/>
                </w:rPr>
                <w:t>Stop stirring, turn off the nitrogen. Drain until there is no obvious drip.</w:t>
              </w:r>
            </w:ins>
          </w:p>
        </w:tc>
      </w:tr>
      <w:tr w:rsidR="00E63094" w:rsidRPr="00C34334" w14:paraId="7F4459F5" w14:textId="77777777" w:rsidTr="002079CD">
        <w:trPr>
          <w:trHeight w:val="384"/>
          <w:ins w:id="606"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08366E9" w14:textId="77777777" w:rsidR="00E63094" w:rsidRPr="002079CD" w:rsidRDefault="00E63094" w:rsidP="002079CD">
            <w:pPr>
              <w:spacing w:beforeLines="50" w:before="120" w:afterLines="50" w:after="120"/>
              <w:contextualSpacing/>
              <w:jc w:val="center"/>
              <w:rPr>
                <w:ins w:id="607" w:author="He Han" w:date="2026-10-27T14:00:00Z"/>
                <w:rFonts w:ascii="Times New Roman" w:eastAsia="仿宋_GB2312" w:hAnsi="Times New Roman" w:cs="Times New Roman"/>
                <w:sz w:val="18"/>
                <w:szCs w:val="18"/>
                <w:lang w:eastAsia="zh-CN"/>
              </w:rPr>
            </w:pPr>
            <w:ins w:id="608" w:author="He Han" w:date="2026-10-27T14:00:00Z">
              <w:r w:rsidRPr="002079CD">
                <w:rPr>
                  <w:rFonts w:ascii="Times New Roman" w:eastAsia="仿宋_GB2312" w:hAnsi="Times New Roman" w:cs="Times New Roman"/>
                  <w:sz w:val="18"/>
                  <w:szCs w:val="18"/>
                  <w:lang w:eastAsia="zh-CN"/>
                </w:rPr>
                <w:t>12</w:t>
              </w:r>
            </w:ins>
          </w:p>
        </w:tc>
        <w:tc>
          <w:tcPr>
            <w:tcW w:w="610" w:type="pct"/>
            <w:tcBorders>
              <w:top w:val="single" w:sz="4" w:space="0" w:color="auto"/>
              <w:left w:val="single" w:sz="4" w:space="0" w:color="auto"/>
              <w:bottom w:val="single" w:sz="4" w:space="0" w:color="auto"/>
              <w:right w:val="single" w:sz="4" w:space="0" w:color="auto"/>
            </w:tcBorders>
            <w:vAlign w:val="center"/>
          </w:tcPr>
          <w:p w14:paraId="3C0FBABB" w14:textId="77777777" w:rsidR="00E63094" w:rsidRPr="00C34334" w:rsidRDefault="00E63094" w:rsidP="002079CD">
            <w:pPr>
              <w:spacing w:beforeLines="50" w:before="120" w:afterLines="50" w:after="120"/>
              <w:contextualSpacing/>
              <w:jc w:val="center"/>
              <w:rPr>
                <w:ins w:id="609" w:author="He Han" w:date="2026-10-27T14:00:00Z"/>
                <w:rFonts w:ascii="Times New Roman" w:eastAsia="仿宋_GB2312" w:hAnsi="Times New Roman" w:cs="Times New Roman"/>
                <w:color w:val="auto"/>
                <w:sz w:val="18"/>
                <w:szCs w:val="18"/>
                <w:lang w:eastAsia="zh-CN"/>
              </w:rPr>
            </w:pPr>
            <w:ins w:id="610"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427B79B7" w14:textId="77777777" w:rsidR="00E63094" w:rsidRPr="00C34334" w:rsidRDefault="00E63094" w:rsidP="00C2448B">
            <w:pPr>
              <w:widowControl w:val="0"/>
              <w:numPr>
                <w:ilvl w:val="0"/>
                <w:numId w:val="205"/>
              </w:numPr>
              <w:spacing w:beforeLines="50" w:before="120" w:afterLines="50" w:after="120"/>
              <w:ind w:leftChars="50" w:left="525"/>
              <w:contextualSpacing/>
              <w:jc w:val="both"/>
              <w:rPr>
                <w:ins w:id="611" w:author="He Han" w:date="2026-10-27T14:00:00Z"/>
                <w:rFonts w:ascii="Times New Roman" w:eastAsia="仿宋_GB2312" w:hAnsi="Times New Roman" w:cs="Times New Roman"/>
                <w:color w:val="auto"/>
                <w:sz w:val="18"/>
                <w:szCs w:val="18"/>
              </w:rPr>
              <w:pPrChange w:id="612" w:author="He Han" w:date="2026-10-27T15:35:00Z">
                <w:pPr>
                  <w:widowControl w:val="0"/>
                  <w:numPr>
                    <w:numId w:val="205"/>
                  </w:numPr>
                  <w:spacing w:beforeLines="50" w:before="120" w:afterLines="50" w:after="120"/>
                  <w:ind w:leftChars="50" w:left="525" w:hanging="420"/>
                  <w:contextualSpacing/>
                  <w:jc w:val="both"/>
                </w:pPr>
              </w:pPrChange>
            </w:pPr>
            <w:ins w:id="613" w:author="He Han" w:date="2026-10-27T14:00:00Z">
              <w:r w:rsidRPr="00C34334">
                <w:rPr>
                  <w:rFonts w:ascii="Times New Roman" w:eastAsia="仿宋_GB2312" w:hAnsi="Times New Roman" w:cs="Times New Roman"/>
                  <w:color w:val="auto"/>
                  <w:sz w:val="18"/>
                  <w:szCs w:val="18"/>
                </w:rPr>
                <w:t xml:space="preserve">Adjust the jacket of synthesis reactor TJ4S-1213-Sy15 to 20±5 </w:t>
              </w:r>
              <w:r w:rsidRPr="00FF1B4B">
                <w:rPr>
                  <w:rFonts w:ascii="Times New Roman" w:eastAsia="仿宋_GB2312" w:hAnsi="Times New Roman" w:cs="Times New Roman"/>
                  <w:color w:val="auto"/>
                  <w:sz w:val="18"/>
                  <w:szCs w:val="18"/>
                </w:rPr>
                <w:t>°C</w:t>
              </w:r>
              <w:r w:rsidRPr="00C34334">
                <w:rPr>
                  <w:rFonts w:ascii="Times New Roman" w:eastAsia="仿宋_GB2312" w:hAnsi="Times New Roman" w:cs="Times New Roman"/>
                  <w:color w:val="auto"/>
                  <w:sz w:val="18"/>
                  <w:szCs w:val="18"/>
                </w:rPr>
                <w:t xml:space="preserve"> (target: 20.0 °C).</w:t>
              </w:r>
            </w:ins>
          </w:p>
          <w:p w14:paraId="15F93CE5" w14:textId="77777777" w:rsidR="00E63094" w:rsidRPr="00C34334" w:rsidRDefault="00E63094" w:rsidP="00C2448B">
            <w:pPr>
              <w:widowControl w:val="0"/>
              <w:numPr>
                <w:ilvl w:val="0"/>
                <w:numId w:val="205"/>
              </w:numPr>
              <w:spacing w:beforeLines="50" w:before="120" w:afterLines="50" w:after="120"/>
              <w:ind w:leftChars="50" w:left="525"/>
              <w:contextualSpacing/>
              <w:jc w:val="both"/>
              <w:rPr>
                <w:ins w:id="614" w:author="He Han" w:date="2026-10-27T14:00:00Z"/>
                <w:rFonts w:ascii="Times New Roman" w:eastAsia="仿宋_GB2312" w:hAnsi="Times New Roman" w:cs="Times New Roman"/>
                <w:color w:val="auto"/>
                <w:sz w:val="18"/>
                <w:szCs w:val="18"/>
              </w:rPr>
              <w:pPrChange w:id="615" w:author="He Han" w:date="2026-10-27T15:35:00Z">
                <w:pPr>
                  <w:widowControl w:val="0"/>
                  <w:numPr>
                    <w:numId w:val="205"/>
                  </w:numPr>
                  <w:spacing w:beforeLines="50" w:before="120" w:afterLines="50" w:after="120"/>
                  <w:ind w:leftChars="50" w:left="525" w:hanging="420"/>
                  <w:contextualSpacing/>
                  <w:jc w:val="both"/>
                </w:pPr>
              </w:pPrChange>
            </w:pPr>
            <w:ins w:id="616"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15A1E7BF" w14:textId="77777777" w:rsidR="00E63094" w:rsidRPr="00C34334" w:rsidRDefault="00E63094" w:rsidP="00C2448B">
            <w:pPr>
              <w:widowControl w:val="0"/>
              <w:numPr>
                <w:ilvl w:val="0"/>
                <w:numId w:val="205"/>
              </w:numPr>
              <w:spacing w:beforeLines="50" w:before="120" w:afterLines="50" w:after="120"/>
              <w:ind w:leftChars="50" w:left="525"/>
              <w:contextualSpacing/>
              <w:jc w:val="both"/>
              <w:rPr>
                <w:ins w:id="617" w:author="He Han" w:date="2026-10-27T14:00:00Z"/>
                <w:rFonts w:ascii="Times New Roman" w:eastAsia="仿宋_GB2312" w:hAnsi="Times New Roman" w:cs="Times New Roman"/>
                <w:color w:val="auto"/>
                <w:sz w:val="18"/>
                <w:szCs w:val="18"/>
              </w:rPr>
              <w:pPrChange w:id="618" w:author="He Han" w:date="2026-10-27T15:35:00Z">
                <w:pPr>
                  <w:widowControl w:val="0"/>
                  <w:numPr>
                    <w:numId w:val="205"/>
                  </w:numPr>
                  <w:spacing w:beforeLines="50" w:before="120" w:afterLines="50" w:after="120"/>
                  <w:ind w:leftChars="50" w:left="525" w:hanging="420"/>
                  <w:contextualSpacing/>
                  <w:jc w:val="both"/>
                </w:pPr>
              </w:pPrChange>
            </w:pPr>
            <w:ins w:id="619"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r w:rsidRPr="00C34334">
                <w:rPr>
                  <w:rFonts w:ascii="Times New Roman" w:eastAsia="仿宋_GB2312" w:hAnsi="Times New Roman" w:cs="Times New Roman"/>
                  <w:color w:val="auto"/>
                  <w:sz w:val="18"/>
                  <w:szCs w:val="18"/>
                </w:rPr>
                <w:br/>
                <w:t>Perform this operation 4 times.</w:t>
              </w:r>
            </w:ins>
          </w:p>
        </w:tc>
      </w:tr>
      <w:tr w:rsidR="00E63094" w:rsidRPr="00C34334" w14:paraId="758C429C" w14:textId="77777777" w:rsidTr="002079CD">
        <w:trPr>
          <w:trHeight w:val="384"/>
          <w:ins w:id="62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C3C0875" w14:textId="77777777" w:rsidR="00E63094" w:rsidRPr="002079CD" w:rsidRDefault="00E63094" w:rsidP="002079CD">
            <w:pPr>
              <w:spacing w:beforeLines="50" w:before="120" w:afterLines="50" w:after="120"/>
              <w:contextualSpacing/>
              <w:jc w:val="center"/>
              <w:rPr>
                <w:ins w:id="621" w:author="He Han" w:date="2026-10-27T14:00:00Z"/>
                <w:rFonts w:ascii="Times New Roman" w:eastAsia="仿宋_GB2312" w:hAnsi="Times New Roman" w:cs="Times New Roman"/>
                <w:sz w:val="18"/>
                <w:szCs w:val="18"/>
                <w:lang w:eastAsia="zh-CN"/>
              </w:rPr>
            </w:pPr>
            <w:ins w:id="622" w:author="He Han" w:date="2026-10-27T14:00:00Z">
              <w:r w:rsidRPr="002079CD">
                <w:rPr>
                  <w:rFonts w:ascii="Times New Roman" w:eastAsia="仿宋_GB2312" w:hAnsi="Times New Roman" w:cs="Times New Roman"/>
                  <w:sz w:val="18"/>
                  <w:szCs w:val="18"/>
                  <w:lang w:eastAsia="zh-CN"/>
                </w:rPr>
                <w:t>13</w:t>
              </w:r>
            </w:ins>
          </w:p>
        </w:tc>
        <w:tc>
          <w:tcPr>
            <w:tcW w:w="610" w:type="pct"/>
            <w:tcBorders>
              <w:top w:val="single" w:sz="4" w:space="0" w:color="auto"/>
              <w:left w:val="single" w:sz="4" w:space="0" w:color="auto"/>
              <w:bottom w:val="single" w:sz="4" w:space="0" w:color="auto"/>
              <w:right w:val="single" w:sz="4" w:space="0" w:color="auto"/>
            </w:tcBorders>
            <w:vAlign w:val="center"/>
          </w:tcPr>
          <w:p w14:paraId="261D6578" w14:textId="77777777" w:rsidR="00E63094" w:rsidRPr="00C34334" w:rsidRDefault="00E63094" w:rsidP="002079CD">
            <w:pPr>
              <w:spacing w:beforeLines="50" w:before="120" w:afterLines="50" w:after="120"/>
              <w:contextualSpacing/>
              <w:jc w:val="center"/>
              <w:rPr>
                <w:ins w:id="623" w:author="He Han" w:date="2026-10-27T14:00:00Z"/>
                <w:rFonts w:ascii="Times New Roman" w:eastAsia="仿宋_GB2312" w:hAnsi="Times New Roman" w:cs="Times New Roman"/>
                <w:color w:val="auto"/>
                <w:sz w:val="18"/>
                <w:szCs w:val="18"/>
                <w:lang w:eastAsia="zh-CN"/>
              </w:rPr>
            </w:pPr>
            <w:ins w:id="624"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50CA74E6" w14:textId="77777777" w:rsidR="00E63094" w:rsidRPr="00C34334" w:rsidRDefault="00E63094" w:rsidP="00C2448B">
            <w:pPr>
              <w:widowControl w:val="0"/>
              <w:numPr>
                <w:ilvl w:val="0"/>
                <w:numId w:val="206"/>
              </w:numPr>
              <w:spacing w:beforeLines="50" w:before="120" w:afterLines="50" w:after="120"/>
              <w:ind w:leftChars="50" w:left="525"/>
              <w:contextualSpacing/>
              <w:jc w:val="both"/>
              <w:rPr>
                <w:ins w:id="625" w:author="He Han" w:date="2026-10-27T14:00:00Z"/>
                <w:rFonts w:ascii="Times New Roman" w:eastAsia="仿宋_GB2312" w:hAnsi="Times New Roman" w:cs="Times New Roman"/>
                <w:color w:val="auto"/>
                <w:sz w:val="18"/>
                <w:szCs w:val="18"/>
              </w:rPr>
              <w:pPrChange w:id="626" w:author="He Han" w:date="2026-10-27T15:35:00Z">
                <w:pPr>
                  <w:widowControl w:val="0"/>
                  <w:numPr>
                    <w:numId w:val="206"/>
                  </w:numPr>
                  <w:spacing w:beforeLines="50" w:before="120" w:afterLines="50" w:after="120"/>
                  <w:ind w:leftChars="50" w:left="525" w:hanging="420"/>
                  <w:contextualSpacing/>
                  <w:jc w:val="both"/>
                </w:pPr>
              </w:pPrChange>
            </w:pPr>
            <w:ins w:id="627" w:author="He Han" w:date="2026-10-27T14:00:00Z">
              <w:r w:rsidRPr="00C34334">
                <w:rPr>
                  <w:rFonts w:ascii="Times New Roman" w:eastAsia="仿宋_GB2312" w:hAnsi="Times New Roman" w:cs="Times New Roman"/>
                  <w:color w:val="auto"/>
                  <w:sz w:val="18"/>
                  <w:szCs w:val="18"/>
                </w:rPr>
                <w:t xml:space="preserve">Add DMF (12.0 V, 11.38 kg/kg) into TJ4S-1213-Sy15. </w:t>
              </w:r>
            </w:ins>
          </w:p>
          <w:p w14:paraId="01F38043" w14:textId="77777777" w:rsidR="00E63094" w:rsidRPr="00C34334" w:rsidRDefault="00E63094" w:rsidP="00C2448B">
            <w:pPr>
              <w:widowControl w:val="0"/>
              <w:numPr>
                <w:ilvl w:val="0"/>
                <w:numId w:val="206"/>
              </w:numPr>
              <w:spacing w:beforeLines="50" w:before="120" w:afterLines="50" w:after="120"/>
              <w:ind w:leftChars="50" w:left="525"/>
              <w:contextualSpacing/>
              <w:jc w:val="both"/>
              <w:rPr>
                <w:ins w:id="628" w:author="He Han" w:date="2026-10-27T14:00:00Z"/>
                <w:rFonts w:ascii="Times New Roman" w:eastAsia="仿宋_GB2312" w:hAnsi="Times New Roman" w:cs="Times New Roman"/>
                <w:color w:val="auto"/>
                <w:sz w:val="18"/>
                <w:szCs w:val="18"/>
              </w:rPr>
              <w:pPrChange w:id="629" w:author="He Han" w:date="2026-10-27T15:35:00Z">
                <w:pPr>
                  <w:widowControl w:val="0"/>
                  <w:numPr>
                    <w:numId w:val="206"/>
                  </w:numPr>
                  <w:spacing w:beforeLines="50" w:before="120" w:afterLines="50" w:after="120"/>
                  <w:ind w:leftChars="50" w:left="525" w:hanging="420"/>
                  <w:contextualSpacing/>
                  <w:jc w:val="both"/>
                </w:pPr>
              </w:pPrChange>
            </w:pPr>
            <w:ins w:id="630"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r w:rsidRPr="00C34334">
                <w:rPr>
                  <w:rFonts w:ascii="Times New Roman" w:eastAsia="仿宋_GB2312" w:hAnsi="Times New Roman" w:cs="Times New Roman"/>
                  <w:color w:val="auto"/>
                  <w:sz w:val="18"/>
                  <w:szCs w:val="18"/>
                </w:rPr>
                <w:br/>
                <w:t xml:space="preserve">Perform this operation 2 times. </w:t>
              </w:r>
            </w:ins>
          </w:p>
        </w:tc>
      </w:tr>
      <w:tr w:rsidR="00E63094" w:rsidRPr="00C34334" w14:paraId="56F519E9" w14:textId="77777777" w:rsidTr="002079CD">
        <w:trPr>
          <w:trHeight w:val="384"/>
          <w:ins w:id="63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20E44453" w14:textId="77777777" w:rsidR="00E63094" w:rsidRPr="002079CD" w:rsidRDefault="00E63094" w:rsidP="002079CD">
            <w:pPr>
              <w:spacing w:beforeLines="50" w:before="120" w:afterLines="50" w:after="120"/>
              <w:contextualSpacing/>
              <w:jc w:val="center"/>
              <w:rPr>
                <w:ins w:id="632" w:author="He Han" w:date="2026-10-27T14:00:00Z"/>
                <w:rFonts w:ascii="Times New Roman" w:eastAsia="仿宋_GB2312" w:hAnsi="Times New Roman" w:cs="Times New Roman"/>
                <w:sz w:val="18"/>
                <w:szCs w:val="18"/>
                <w:lang w:eastAsia="zh-CN"/>
              </w:rPr>
            </w:pPr>
            <w:ins w:id="633" w:author="He Han" w:date="2026-10-27T14:00:00Z">
              <w:r w:rsidRPr="002079CD">
                <w:rPr>
                  <w:rFonts w:ascii="Times New Roman" w:eastAsia="仿宋_GB2312" w:hAnsi="Times New Roman" w:cs="Times New Roman"/>
                  <w:sz w:val="18"/>
                  <w:szCs w:val="18"/>
                  <w:lang w:eastAsia="zh-CN"/>
                </w:rPr>
                <w:t>14</w:t>
              </w:r>
            </w:ins>
          </w:p>
        </w:tc>
        <w:tc>
          <w:tcPr>
            <w:tcW w:w="610" w:type="pct"/>
            <w:tcBorders>
              <w:top w:val="single" w:sz="4" w:space="0" w:color="auto"/>
              <w:left w:val="single" w:sz="4" w:space="0" w:color="auto"/>
              <w:bottom w:val="single" w:sz="4" w:space="0" w:color="auto"/>
              <w:right w:val="single" w:sz="4" w:space="0" w:color="auto"/>
            </w:tcBorders>
            <w:vAlign w:val="center"/>
          </w:tcPr>
          <w:p w14:paraId="701DF30D" w14:textId="77777777" w:rsidR="00E63094" w:rsidRPr="00C34334" w:rsidRDefault="00E63094" w:rsidP="002079CD">
            <w:pPr>
              <w:spacing w:beforeLines="50" w:before="120" w:afterLines="50" w:after="120"/>
              <w:contextualSpacing/>
              <w:jc w:val="center"/>
              <w:rPr>
                <w:ins w:id="634" w:author="He Han" w:date="2026-10-27T14:00:00Z"/>
                <w:rFonts w:ascii="Times New Roman" w:eastAsia="仿宋_GB2312" w:hAnsi="Times New Roman" w:cs="Times New Roman"/>
                <w:color w:val="auto"/>
                <w:sz w:val="18"/>
                <w:szCs w:val="18"/>
                <w:lang w:eastAsia="zh-CN"/>
              </w:rPr>
            </w:pPr>
            <w:proofErr w:type="spellStart"/>
            <w:ins w:id="635"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Phe</w:t>
              </w:r>
              <w:proofErr w:type="spellEnd"/>
              <w:r w:rsidRPr="00C34334">
                <w:rPr>
                  <w:rFonts w:ascii="Times New Roman" w:eastAsia="仿宋_GB2312" w:hAnsi="Times New Roman" w:cs="Times New Roman"/>
                  <w:color w:val="auto"/>
                  <w:sz w:val="18"/>
                  <w:szCs w:val="18"/>
                  <w:lang w:eastAsia="zh-CN"/>
                </w:rPr>
                <w:t>-OH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48021DD4" w14:textId="77777777" w:rsidR="00E63094" w:rsidRPr="00C34334" w:rsidRDefault="00E63094" w:rsidP="00C2448B">
            <w:pPr>
              <w:widowControl w:val="0"/>
              <w:numPr>
                <w:ilvl w:val="0"/>
                <w:numId w:val="207"/>
              </w:numPr>
              <w:spacing w:beforeLines="50" w:before="120" w:afterLines="50" w:after="120"/>
              <w:ind w:leftChars="50" w:left="525"/>
              <w:contextualSpacing/>
              <w:jc w:val="both"/>
              <w:rPr>
                <w:ins w:id="636" w:author="He Han" w:date="2026-10-27T14:00:00Z"/>
                <w:rFonts w:ascii="Times New Roman" w:eastAsia="仿宋_GB2312" w:hAnsi="Times New Roman" w:cs="Times New Roman"/>
                <w:color w:val="auto"/>
                <w:sz w:val="18"/>
                <w:szCs w:val="18"/>
              </w:rPr>
              <w:pPrChange w:id="637" w:author="He Han" w:date="2026-10-27T15:35:00Z">
                <w:pPr>
                  <w:widowControl w:val="0"/>
                  <w:numPr>
                    <w:numId w:val="207"/>
                  </w:numPr>
                  <w:spacing w:beforeLines="50" w:before="120" w:afterLines="50" w:after="120"/>
                  <w:ind w:leftChars="50" w:left="525" w:hanging="420"/>
                  <w:contextualSpacing/>
                  <w:jc w:val="both"/>
                </w:pPr>
              </w:pPrChange>
            </w:pPr>
            <w:ins w:id="638" w:author="He Han" w:date="2026-10-27T14:00:00Z">
              <w:r w:rsidRPr="00C34334">
                <w:rPr>
                  <w:rFonts w:ascii="Times New Roman" w:eastAsia="仿宋_GB2312" w:hAnsi="Times New Roman" w:cs="Times New Roman"/>
                  <w:color w:val="auto"/>
                  <w:sz w:val="18"/>
                  <w:szCs w:val="18"/>
                </w:rPr>
                <w:t>Add DMF (4.0 V, 3.79 kg/kg) into TJ4S-1213-Sy15-R01. Start the agitator. Adjust the jacket temperature to 20±5 °C.</w:t>
              </w:r>
            </w:ins>
          </w:p>
          <w:p w14:paraId="143F1B45" w14:textId="77777777" w:rsidR="00E63094" w:rsidRPr="00C34334" w:rsidRDefault="00E63094" w:rsidP="00C2448B">
            <w:pPr>
              <w:widowControl w:val="0"/>
              <w:numPr>
                <w:ilvl w:val="0"/>
                <w:numId w:val="208"/>
              </w:numPr>
              <w:spacing w:beforeLines="50" w:before="120" w:afterLines="50" w:after="120"/>
              <w:ind w:leftChars="50" w:left="525"/>
              <w:contextualSpacing/>
              <w:jc w:val="both"/>
              <w:rPr>
                <w:ins w:id="639" w:author="He Han" w:date="2026-10-27T14:00:00Z"/>
                <w:rFonts w:ascii="Times New Roman" w:eastAsia="仿宋_GB2312" w:hAnsi="Times New Roman" w:cs="Times New Roman"/>
                <w:color w:val="auto"/>
                <w:sz w:val="18"/>
                <w:szCs w:val="18"/>
              </w:rPr>
              <w:pPrChange w:id="640" w:author="He Han" w:date="2026-10-27T15:35:00Z">
                <w:pPr>
                  <w:widowControl w:val="0"/>
                  <w:numPr>
                    <w:numId w:val="208"/>
                  </w:numPr>
                  <w:spacing w:beforeLines="50" w:before="120" w:afterLines="50" w:after="120"/>
                  <w:ind w:leftChars="50" w:left="525" w:hanging="420"/>
                  <w:contextualSpacing/>
                  <w:jc w:val="both"/>
                </w:pPr>
              </w:pPrChange>
            </w:pPr>
            <w:ins w:id="641" w:author="He Han" w:date="2026-10-27T14:00:00Z">
              <w:r w:rsidRPr="00C34334">
                <w:rPr>
                  <w:rFonts w:ascii="Times New Roman" w:eastAsia="仿宋_GB2312" w:hAnsi="Times New Roman" w:cs="Times New Roman"/>
                  <w:color w:val="auto"/>
                  <w:sz w:val="18"/>
                  <w:szCs w:val="18"/>
                </w:rPr>
                <w:t xml:space="preserve"> 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Phe</w:t>
              </w:r>
              <w:proofErr w:type="spellEnd"/>
              <w:r w:rsidRPr="00C34334">
                <w:rPr>
                  <w:rFonts w:ascii="Times New Roman" w:eastAsia="仿宋_GB2312" w:hAnsi="Times New Roman" w:cs="Times New Roman"/>
                  <w:color w:val="auto"/>
                  <w:sz w:val="18"/>
                  <w:szCs w:val="18"/>
                </w:rPr>
                <w:t>-OH (2.00 eq.). Stir at least 15minutes at 20.0 ± 5</w:t>
              </w:r>
              <w:r>
                <w:rPr>
                  <w:rFonts w:ascii="Times New Roman" w:eastAsia="仿宋_GB2312" w:hAnsi="Times New Roman" w:cs="Times New Roman"/>
                  <w:color w:val="auto"/>
                  <w:sz w:val="18"/>
                  <w:szCs w:val="18"/>
                </w:rPr>
                <w:t>.0 °C (target: 20.0 °C).</w:t>
              </w:r>
            </w:ins>
          </w:p>
          <w:p w14:paraId="5405E3F5" w14:textId="77777777" w:rsidR="00E63094" w:rsidRPr="00C34334" w:rsidRDefault="00E63094" w:rsidP="00C2448B">
            <w:pPr>
              <w:widowControl w:val="0"/>
              <w:numPr>
                <w:ilvl w:val="0"/>
                <w:numId w:val="208"/>
              </w:numPr>
              <w:spacing w:beforeLines="50" w:before="120" w:afterLines="50" w:after="120"/>
              <w:ind w:leftChars="50" w:left="525"/>
              <w:contextualSpacing/>
              <w:jc w:val="both"/>
              <w:rPr>
                <w:ins w:id="642" w:author="He Han" w:date="2026-10-27T14:00:00Z"/>
                <w:rFonts w:ascii="Times New Roman" w:eastAsia="仿宋_GB2312" w:hAnsi="Times New Roman" w:cs="Times New Roman"/>
                <w:color w:val="auto"/>
                <w:sz w:val="18"/>
                <w:szCs w:val="18"/>
              </w:rPr>
              <w:pPrChange w:id="643" w:author="He Han" w:date="2026-10-27T15:35:00Z">
                <w:pPr>
                  <w:widowControl w:val="0"/>
                  <w:numPr>
                    <w:numId w:val="208"/>
                  </w:numPr>
                  <w:spacing w:beforeLines="50" w:before="120" w:afterLines="50" w:after="120"/>
                  <w:ind w:leftChars="50" w:left="525" w:hanging="420"/>
                  <w:contextualSpacing/>
                  <w:jc w:val="both"/>
                </w:pPr>
              </w:pPrChange>
            </w:pPr>
            <w:ins w:id="644" w:author="He Han" w:date="2026-10-27T14:00:00Z">
              <w:r w:rsidRPr="00C34334">
                <w:rPr>
                  <w:rFonts w:ascii="Times New Roman" w:eastAsia="仿宋_GB2312" w:hAnsi="Times New Roman" w:cs="Times New Roman"/>
                  <w:color w:val="auto"/>
                  <w:sz w:val="18"/>
                  <w:szCs w:val="18"/>
                </w:rPr>
                <w:t xml:space="preserve"> Cool the mixture to 5 ± 5 °C. Maintain for next operation at 5 ± 5 °C (target: 5 °C). </w:t>
              </w:r>
            </w:ins>
          </w:p>
          <w:p w14:paraId="01070932" w14:textId="77777777" w:rsidR="00E63094" w:rsidRPr="00C34334" w:rsidRDefault="00E63094" w:rsidP="00C2448B">
            <w:pPr>
              <w:widowControl w:val="0"/>
              <w:numPr>
                <w:ilvl w:val="0"/>
                <w:numId w:val="208"/>
              </w:numPr>
              <w:spacing w:beforeLines="50" w:before="120" w:afterLines="50" w:after="120"/>
              <w:ind w:leftChars="50" w:left="525"/>
              <w:contextualSpacing/>
              <w:jc w:val="both"/>
              <w:rPr>
                <w:ins w:id="645" w:author="He Han" w:date="2026-10-27T14:00:00Z"/>
                <w:rFonts w:ascii="Times New Roman" w:eastAsia="仿宋_GB2312" w:hAnsi="Times New Roman" w:cs="Times New Roman"/>
                <w:color w:val="auto"/>
                <w:sz w:val="18"/>
                <w:szCs w:val="18"/>
              </w:rPr>
              <w:pPrChange w:id="646" w:author="He Han" w:date="2026-10-27T15:35:00Z">
                <w:pPr>
                  <w:widowControl w:val="0"/>
                  <w:numPr>
                    <w:numId w:val="208"/>
                  </w:numPr>
                  <w:spacing w:beforeLines="50" w:before="120" w:afterLines="50" w:after="120"/>
                  <w:ind w:leftChars="50" w:left="525" w:hanging="420"/>
                  <w:contextualSpacing/>
                  <w:jc w:val="both"/>
                </w:pPr>
              </w:pPrChange>
            </w:pPr>
            <w:ins w:id="647"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PyBOP</w:t>
              </w:r>
              <w:proofErr w:type="spellEnd"/>
              <w:r w:rsidRPr="00C34334">
                <w:rPr>
                  <w:rFonts w:ascii="Times New Roman" w:eastAsia="仿宋_GB2312" w:hAnsi="Times New Roman" w:cs="Times New Roman"/>
                  <w:color w:val="auto"/>
                  <w:sz w:val="18"/>
                  <w:szCs w:val="18"/>
                </w:rPr>
                <w:t xml:space="preserve"> (2.00 eq.) and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TJ4S-1213-Sy15-R01 with DMF (1.0 V, 0.95 kg/kg). </w:t>
              </w:r>
            </w:ins>
          </w:p>
          <w:p w14:paraId="05F878D1" w14:textId="77777777" w:rsidR="00E63094" w:rsidRPr="00C34334" w:rsidRDefault="00E63094" w:rsidP="00C2448B">
            <w:pPr>
              <w:widowControl w:val="0"/>
              <w:numPr>
                <w:ilvl w:val="0"/>
                <w:numId w:val="208"/>
              </w:numPr>
              <w:spacing w:beforeLines="50" w:before="120" w:afterLines="50" w:after="120"/>
              <w:ind w:leftChars="50" w:left="525"/>
              <w:contextualSpacing/>
              <w:jc w:val="both"/>
              <w:rPr>
                <w:ins w:id="648" w:author="He Han" w:date="2026-10-27T14:00:00Z"/>
                <w:rFonts w:ascii="Times New Roman" w:eastAsia="仿宋_GB2312" w:hAnsi="Times New Roman" w:cs="Times New Roman"/>
                <w:color w:val="auto"/>
                <w:sz w:val="18"/>
                <w:szCs w:val="18"/>
              </w:rPr>
              <w:pPrChange w:id="649" w:author="He Han" w:date="2026-10-27T15:35:00Z">
                <w:pPr>
                  <w:widowControl w:val="0"/>
                  <w:numPr>
                    <w:numId w:val="208"/>
                  </w:numPr>
                  <w:spacing w:beforeLines="50" w:before="120" w:afterLines="50" w:after="120"/>
                  <w:ind w:leftChars="50" w:left="525" w:hanging="420"/>
                  <w:contextualSpacing/>
                  <w:jc w:val="both"/>
                </w:pPr>
              </w:pPrChange>
            </w:pPr>
            <w:ins w:id="650" w:author="He Han" w:date="2026-10-27T14:00:00Z">
              <w:r w:rsidRPr="00C34334">
                <w:rPr>
                  <w:rFonts w:ascii="Times New Roman" w:eastAsia="仿宋_GB2312" w:hAnsi="Times New Roman" w:cs="Times New Roman"/>
                  <w:color w:val="auto"/>
                  <w:sz w:val="18"/>
                  <w:szCs w:val="18"/>
                </w:rPr>
                <w:t xml:space="preserve">Add DIPEA (3.00 eq.) into TJ4S-1213-Sy15-R01, the addition rate depends on temperature control. Activate for 20 ± 5 min at 5 ± 5 °C (target: 5 °C). </w:t>
              </w:r>
            </w:ins>
          </w:p>
          <w:p w14:paraId="283F9F81" w14:textId="77777777" w:rsidR="00E63094" w:rsidRPr="00C34334" w:rsidRDefault="00E63094" w:rsidP="00C2448B">
            <w:pPr>
              <w:widowControl w:val="0"/>
              <w:numPr>
                <w:ilvl w:val="0"/>
                <w:numId w:val="208"/>
              </w:numPr>
              <w:spacing w:beforeLines="50" w:before="120" w:afterLines="50" w:after="120"/>
              <w:ind w:leftChars="50" w:left="525"/>
              <w:contextualSpacing/>
              <w:jc w:val="both"/>
              <w:rPr>
                <w:ins w:id="651" w:author="He Han" w:date="2026-10-27T14:00:00Z"/>
                <w:rFonts w:ascii="Times New Roman" w:eastAsia="仿宋_GB2312" w:hAnsi="Times New Roman" w:cs="Times New Roman"/>
                <w:color w:val="auto"/>
                <w:sz w:val="18"/>
                <w:szCs w:val="18"/>
              </w:rPr>
              <w:pPrChange w:id="652" w:author="He Han" w:date="2026-10-27T15:35:00Z">
                <w:pPr>
                  <w:widowControl w:val="0"/>
                  <w:numPr>
                    <w:numId w:val="208"/>
                  </w:numPr>
                  <w:spacing w:beforeLines="50" w:before="120" w:afterLines="50" w:after="120"/>
                  <w:ind w:leftChars="50" w:left="525" w:hanging="420"/>
                  <w:contextualSpacing/>
                  <w:jc w:val="both"/>
                </w:pPr>
              </w:pPrChange>
            </w:pPr>
            <w:ins w:id="653" w:author="He Han" w:date="2026-10-27T14:00:00Z">
              <w:r w:rsidRPr="00C34334">
                <w:rPr>
                  <w:rFonts w:ascii="Times New Roman" w:eastAsia="仿宋_GB2312" w:hAnsi="Times New Roman" w:cs="Times New Roman"/>
                  <w:color w:val="auto"/>
                  <w:sz w:val="18"/>
                  <w:szCs w:val="18"/>
                </w:rPr>
                <w:t xml:space="preserve">Add DMF (2.0 V, 1.90 kg/kg) into TJ4S-1213-Sy15, Start the agitator. </w:t>
              </w:r>
            </w:ins>
          </w:p>
          <w:p w14:paraId="2BD6D1F8" w14:textId="77777777" w:rsidR="00E63094" w:rsidRPr="00C34334" w:rsidRDefault="00E63094" w:rsidP="00C2448B">
            <w:pPr>
              <w:widowControl w:val="0"/>
              <w:numPr>
                <w:ilvl w:val="0"/>
                <w:numId w:val="208"/>
              </w:numPr>
              <w:spacing w:beforeLines="50" w:before="120" w:afterLines="50" w:after="120"/>
              <w:ind w:leftChars="50" w:left="525"/>
              <w:contextualSpacing/>
              <w:jc w:val="both"/>
              <w:rPr>
                <w:ins w:id="654" w:author="He Han" w:date="2026-10-27T14:00:00Z"/>
                <w:rFonts w:ascii="Times New Roman" w:eastAsia="仿宋_GB2312" w:hAnsi="Times New Roman" w:cs="Times New Roman"/>
                <w:color w:val="auto"/>
                <w:sz w:val="18"/>
                <w:szCs w:val="18"/>
              </w:rPr>
              <w:pPrChange w:id="655" w:author="He Han" w:date="2026-10-27T15:35:00Z">
                <w:pPr>
                  <w:widowControl w:val="0"/>
                  <w:numPr>
                    <w:numId w:val="208"/>
                  </w:numPr>
                  <w:spacing w:beforeLines="50" w:before="120" w:afterLines="50" w:after="120"/>
                  <w:ind w:leftChars="50" w:left="525" w:hanging="420"/>
                  <w:contextualSpacing/>
                  <w:jc w:val="both"/>
                </w:pPr>
              </w:pPrChange>
            </w:pPr>
            <w:ins w:id="656" w:author="He Han" w:date="2026-10-27T14:00:00Z">
              <w:r w:rsidRPr="00C34334">
                <w:rPr>
                  <w:rFonts w:ascii="Times New Roman" w:eastAsia="仿宋_GB2312" w:hAnsi="Times New Roman" w:cs="Times New Roman"/>
                  <w:color w:val="auto"/>
                  <w:sz w:val="18"/>
                  <w:szCs w:val="18"/>
                </w:rPr>
                <w:t>Transfer the mixture in TJ4S-1213-Sy15-R01 into TJ4S-1213-Sy15. Add DMF (1.0 V, 0.95 kg/kg) into TJ4S-1213-Sy15-R01 to rinse the wall.</w:t>
              </w:r>
            </w:ins>
          </w:p>
          <w:p w14:paraId="6B41D0D3" w14:textId="77777777" w:rsidR="00E63094" w:rsidRPr="00C34334" w:rsidRDefault="00E63094" w:rsidP="00C2448B">
            <w:pPr>
              <w:widowControl w:val="0"/>
              <w:numPr>
                <w:ilvl w:val="0"/>
                <w:numId w:val="208"/>
              </w:numPr>
              <w:spacing w:beforeLines="50" w:before="120" w:afterLines="50" w:after="120"/>
              <w:ind w:leftChars="50" w:left="525"/>
              <w:contextualSpacing/>
              <w:jc w:val="both"/>
              <w:rPr>
                <w:ins w:id="657" w:author="He Han" w:date="2026-10-27T14:00:00Z"/>
                <w:rFonts w:ascii="Times New Roman" w:eastAsia="仿宋_GB2312" w:hAnsi="Times New Roman" w:cs="Times New Roman"/>
                <w:color w:val="auto"/>
                <w:sz w:val="18"/>
                <w:szCs w:val="18"/>
              </w:rPr>
              <w:pPrChange w:id="658" w:author="He Han" w:date="2026-10-27T15:35:00Z">
                <w:pPr>
                  <w:widowControl w:val="0"/>
                  <w:numPr>
                    <w:numId w:val="208"/>
                  </w:numPr>
                  <w:spacing w:beforeLines="50" w:before="120" w:afterLines="50" w:after="120"/>
                  <w:ind w:leftChars="50" w:left="525" w:hanging="420"/>
                  <w:contextualSpacing/>
                  <w:jc w:val="both"/>
                </w:pPr>
              </w:pPrChange>
            </w:pPr>
            <w:ins w:id="659"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333BFEA5" w14:textId="77777777" w:rsidTr="002079CD">
        <w:trPr>
          <w:trHeight w:val="384"/>
          <w:ins w:id="66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3EFED6B" w14:textId="77777777" w:rsidR="00E63094" w:rsidRPr="002079CD" w:rsidRDefault="00E63094" w:rsidP="002079CD">
            <w:pPr>
              <w:spacing w:beforeLines="50" w:before="120" w:afterLines="50" w:after="120"/>
              <w:contextualSpacing/>
              <w:jc w:val="center"/>
              <w:rPr>
                <w:ins w:id="661" w:author="He Han" w:date="2026-10-27T14:00:00Z"/>
                <w:rFonts w:ascii="Times New Roman" w:eastAsia="仿宋_GB2312" w:hAnsi="Times New Roman" w:cs="Times New Roman"/>
                <w:sz w:val="18"/>
                <w:szCs w:val="18"/>
                <w:lang w:eastAsia="zh-CN"/>
              </w:rPr>
            </w:pPr>
            <w:ins w:id="662" w:author="He Han" w:date="2026-10-27T14:00:00Z">
              <w:r w:rsidRPr="002079CD">
                <w:rPr>
                  <w:rFonts w:ascii="Times New Roman" w:eastAsia="仿宋_GB2312" w:hAnsi="Times New Roman" w:cs="Times New Roman"/>
                  <w:sz w:val="18"/>
                  <w:szCs w:val="18"/>
                  <w:lang w:eastAsia="zh-CN"/>
                </w:rPr>
                <w:t>15</w:t>
              </w:r>
            </w:ins>
          </w:p>
        </w:tc>
        <w:tc>
          <w:tcPr>
            <w:tcW w:w="610" w:type="pct"/>
            <w:tcBorders>
              <w:top w:val="single" w:sz="4" w:space="0" w:color="auto"/>
              <w:left w:val="single" w:sz="4" w:space="0" w:color="auto"/>
              <w:bottom w:val="single" w:sz="4" w:space="0" w:color="auto"/>
              <w:right w:val="single" w:sz="4" w:space="0" w:color="auto"/>
            </w:tcBorders>
            <w:vAlign w:val="center"/>
          </w:tcPr>
          <w:p w14:paraId="7673D951" w14:textId="77777777" w:rsidR="00E63094" w:rsidRPr="00C34334" w:rsidRDefault="00E63094" w:rsidP="002079CD">
            <w:pPr>
              <w:spacing w:beforeLines="50" w:before="120" w:afterLines="50" w:after="120"/>
              <w:contextualSpacing/>
              <w:jc w:val="center"/>
              <w:rPr>
                <w:ins w:id="663" w:author="He Han" w:date="2026-10-27T14:00:00Z"/>
                <w:rFonts w:ascii="Times New Roman" w:eastAsia="仿宋_GB2312" w:hAnsi="Times New Roman" w:cs="Times New Roman"/>
                <w:color w:val="auto"/>
                <w:sz w:val="18"/>
                <w:szCs w:val="18"/>
                <w:lang w:eastAsia="zh-CN"/>
              </w:rPr>
            </w:pPr>
            <w:ins w:id="664"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5564E226" w14:textId="5E9B1C98" w:rsidR="00E63094" w:rsidRPr="00C34334" w:rsidRDefault="00E63094" w:rsidP="00C2448B">
            <w:pPr>
              <w:widowControl w:val="0"/>
              <w:numPr>
                <w:ilvl w:val="0"/>
                <w:numId w:val="209"/>
              </w:numPr>
              <w:spacing w:beforeLines="50" w:before="120" w:afterLines="50" w:after="120"/>
              <w:ind w:leftChars="50" w:left="525"/>
              <w:contextualSpacing/>
              <w:jc w:val="both"/>
              <w:rPr>
                <w:ins w:id="665" w:author="He Han" w:date="2026-10-27T14:00:00Z"/>
                <w:rFonts w:ascii="Times New Roman" w:eastAsia="仿宋_GB2312" w:hAnsi="Times New Roman" w:cs="Times New Roman"/>
                <w:color w:val="auto"/>
                <w:sz w:val="18"/>
                <w:szCs w:val="18"/>
              </w:rPr>
              <w:pPrChange w:id="666" w:author="He Han" w:date="2026-10-27T15:35:00Z">
                <w:pPr>
                  <w:widowControl w:val="0"/>
                  <w:numPr>
                    <w:numId w:val="209"/>
                  </w:numPr>
                  <w:spacing w:beforeLines="50" w:before="120" w:afterLines="50" w:after="120"/>
                  <w:ind w:leftChars="50" w:left="525" w:hanging="420"/>
                  <w:contextualSpacing/>
                  <w:jc w:val="both"/>
                </w:pPr>
              </w:pPrChange>
            </w:pPr>
            <w:ins w:id="667" w:author="He Han" w:date="2026-10-27T14:00:00Z">
              <w:r w:rsidRPr="00C34334">
                <w:rPr>
                  <w:rFonts w:ascii="Times New Roman" w:eastAsia="仿宋_GB2312" w:hAnsi="Times New Roman" w:cs="Times New Roman"/>
                  <w:color w:val="auto"/>
                  <w:sz w:val="18"/>
                  <w:szCs w:val="18"/>
                </w:rPr>
                <w:t>Heat the mixture t</w:t>
              </w:r>
              <w:r w:rsidR="00381C64">
                <w:rPr>
                  <w:rFonts w:ascii="Times New Roman" w:eastAsia="仿宋_GB2312" w:hAnsi="Times New Roman" w:cs="Times New Roman"/>
                  <w:color w:val="auto"/>
                  <w:sz w:val="18"/>
                  <w:szCs w:val="18"/>
                </w:rPr>
                <w:t>o 19 ~ 28 °C (target: 25.0 °C).</w:t>
              </w:r>
              <w:r w:rsidRPr="00C34334">
                <w:rPr>
                  <w:rFonts w:ascii="Times New Roman" w:eastAsia="仿宋_GB2312" w:hAnsi="Times New Roman" w:cs="Times New Roman"/>
                  <w:color w:val="auto"/>
                  <w:sz w:val="18"/>
                  <w:szCs w:val="18"/>
                </w:rPr>
                <w:t xml:space="preserve"> Start timing when temperature reaches 20 °C. The mixture is allowed to react at 19 ~ 28 °C (target: 25.0 °C). </w:t>
              </w:r>
            </w:ins>
          </w:p>
          <w:p w14:paraId="1A44B109" w14:textId="77777777" w:rsidR="00E63094" w:rsidRPr="00C34334" w:rsidRDefault="00E63094" w:rsidP="00C2448B">
            <w:pPr>
              <w:widowControl w:val="0"/>
              <w:numPr>
                <w:ilvl w:val="0"/>
                <w:numId w:val="209"/>
              </w:numPr>
              <w:spacing w:beforeLines="50" w:before="120" w:afterLines="50" w:after="120"/>
              <w:ind w:leftChars="50" w:left="525"/>
              <w:contextualSpacing/>
              <w:jc w:val="both"/>
              <w:rPr>
                <w:ins w:id="668" w:author="He Han" w:date="2026-10-27T14:00:00Z"/>
                <w:rFonts w:ascii="Times New Roman" w:eastAsia="仿宋_GB2312" w:hAnsi="Times New Roman" w:cs="Times New Roman"/>
                <w:color w:val="auto"/>
                <w:sz w:val="18"/>
                <w:szCs w:val="18"/>
              </w:rPr>
              <w:pPrChange w:id="669" w:author="He Han" w:date="2026-10-27T15:35:00Z">
                <w:pPr>
                  <w:widowControl w:val="0"/>
                  <w:numPr>
                    <w:numId w:val="209"/>
                  </w:numPr>
                  <w:spacing w:beforeLines="50" w:before="120" w:afterLines="50" w:after="120"/>
                  <w:ind w:leftChars="50" w:left="525" w:hanging="420"/>
                  <w:contextualSpacing/>
                  <w:jc w:val="both"/>
                </w:pPr>
              </w:pPrChange>
            </w:pPr>
            <w:ins w:id="670" w:author="He Han" w:date="2026-10-27T14:00:00Z">
              <w:r w:rsidRPr="00C34334">
                <w:rPr>
                  <w:rFonts w:ascii="Times New Roman" w:eastAsia="仿宋_GB2312" w:hAnsi="Times New Roman" w:cs="Times New Roman" w:hint="eastAsia"/>
                  <w:color w:val="auto"/>
                  <w:sz w:val="18"/>
                  <w:szCs w:val="18"/>
                </w:rPr>
                <w:t>After 4 h</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15 min (target: 4 h), sample the mixture every 0.5~1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The mixture should be stirred for coupling time (6.5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13.5 h). </w:t>
              </w:r>
            </w:ins>
          </w:p>
          <w:p w14:paraId="584868F4" w14:textId="77777777" w:rsidR="00E63094" w:rsidRPr="00C34334" w:rsidRDefault="00E63094" w:rsidP="00C2448B">
            <w:pPr>
              <w:widowControl w:val="0"/>
              <w:numPr>
                <w:ilvl w:val="0"/>
                <w:numId w:val="209"/>
              </w:numPr>
              <w:spacing w:beforeLines="50" w:before="120" w:afterLines="50" w:after="120"/>
              <w:ind w:leftChars="50" w:left="525"/>
              <w:contextualSpacing/>
              <w:jc w:val="both"/>
              <w:rPr>
                <w:ins w:id="671" w:author="He Han" w:date="2026-10-27T14:00:00Z"/>
                <w:rFonts w:ascii="Times New Roman" w:eastAsia="仿宋_GB2312" w:hAnsi="Times New Roman" w:cs="Times New Roman"/>
                <w:color w:val="auto"/>
                <w:sz w:val="18"/>
                <w:szCs w:val="18"/>
              </w:rPr>
              <w:pPrChange w:id="672" w:author="He Han" w:date="2026-10-27T15:35:00Z">
                <w:pPr>
                  <w:widowControl w:val="0"/>
                  <w:numPr>
                    <w:numId w:val="209"/>
                  </w:numPr>
                  <w:spacing w:beforeLines="50" w:before="120" w:afterLines="50" w:after="120"/>
                  <w:ind w:leftChars="50" w:left="525" w:hanging="420"/>
                  <w:contextualSpacing/>
                  <w:jc w:val="both"/>
                </w:pPr>
              </w:pPrChange>
            </w:pPr>
            <w:ins w:id="673"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6CEF4BCE" w14:textId="77777777" w:rsidR="00E63094" w:rsidRPr="00C34334" w:rsidRDefault="00E63094" w:rsidP="00C2448B">
            <w:pPr>
              <w:spacing w:beforeLines="50" w:before="120" w:afterLines="50" w:after="120"/>
              <w:ind w:leftChars="50" w:left="105"/>
              <w:contextualSpacing/>
              <w:jc w:val="both"/>
              <w:rPr>
                <w:ins w:id="674" w:author="He Han" w:date="2026-10-27T14:00:00Z"/>
                <w:rFonts w:ascii="Times New Roman" w:eastAsia="仿宋_GB2312" w:hAnsi="Times New Roman" w:cs="Times New Roman"/>
                <w:color w:val="auto"/>
                <w:sz w:val="18"/>
                <w:szCs w:val="18"/>
              </w:rPr>
              <w:pPrChange w:id="675" w:author="He Han" w:date="2026-10-27T15:35:00Z">
                <w:pPr>
                  <w:spacing w:beforeLines="50" w:before="120" w:afterLines="50" w:after="120"/>
                  <w:ind w:leftChars="50" w:left="105"/>
                  <w:contextualSpacing/>
                  <w:jc w:val="both"/>
                </w:pPr>
              </w:pPrChange>
            </w:pPr>
            <w:ins w:id="676"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5F7BBEE9" w14:textId="77777777" w:rsidTr="002079CD">
        <w:trPr>
          <w:trHeight w:val="384"/>
          <w:ins w:id="67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FA4CD7F" w14:textId="77777777" w:rsidR="00E63094" w:rsidRPr="002079CD" w:rsidRDefault="00E63094" w:rsidP="002079CD">
            <w:pPr>
              <w:spacing w:beforeLines="50" w:before="120" w:afterLines="50" w:after="120"/>
              <w:contextualSpacing/>
              <w:jc w:val="center"/>
              <w:rPr>
                <w:ins w:id="678" w:author="He Han" w:date="2026-10-27T14:00:00Z"/>
                <w:rFonts w:ascii="Times New Roman" w:eastAsia="仿宋_GB2312" w:hAnsi="Times New Roman" w:cs="Times New Roman"/>
                <w:sz w:val="18"/>
                <w:szCs w:val="18"/>
                <w:lang w:eastAsia="zh-CN"/>
              </w:rPr>
            </w:pPr>
            <w:ins w:id="679" w:author="He Han" w:date="2026-10-27T14:00:00Z">
              <w:r w:rsidRPr="002079CD">
                <w:rPr>
                  <w:rFonts w:ascii="Times New Roman" w:eastAsia="仿宋_GB2312" w:hAnsi="Times New Roman" w:cs="Times New Roman"/>
                  <w:sz w:val="18"/>
                  <w:szCs w:val="18"/>
                  <w:lang w:eastAsia="zh-CN"/>
                </w:rPr>
                <w:t>16</w:t>
              </w:r>
            </w:ins>
          </w:p>
        </w:tc>
        <w:tc>
          <w:tcPr>
            <w:tcW w:w="610" w:type="pct"/>
            <w:tcBorders>
              <w:top w:val="single" w:sz="4" w:space="0" w:color="auto"/>
              <w:left w:val="single" w:sz="4" w:space="0" w:color="auto"/>
              <w:bottom w:val="single" w:sz="4" w:space="0" w:color="auto"/>
              <w:right w:val="single" w:sz="4" w:space="0" w:color="auto"/>
            </w:tcBorders>
            <w:vAlign w:val="center"/>
          </w:tcPr>
          <w:p w14:paraId="106C348A" w14:textId="77777777" w:rsidR="00E63094" w:rsidRPr="00C34334" w:rsidRDefault="00E63094" w:rsidP="002079CD">
            <w:pPr>
              <w:spacing w:beforeLines="50" w:before="120" w:afterLines="50" w:after="120"/>
              <w:contextualSpacing/>
              <w:jc w:val="center"/>
              <w:rPr>
                <w:ins w:id="680" w:author="He Han" w:date="2026-10-27T14:00:00Z"/>
                <w:rFonts w:ascii="Times New Roman" w:eastAsia="仿宋_GB2312" w:hAnsi="Times New Roman" w:cs="Times New Roman"/>
                <w:color w:val="auto"/>
                <w:sz w:val="18"/>
                <w:szCs w:val="18"/>
                <w:lang w:eastAsia="zh-CN"/>
              </w:rPr>
            </w:pPr>
            <w:ins w:id="681"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22285CD7" w14:textId="77777777" w:rsidR="00E63094" w:rsidRPr="00C34334" w:rsidRDefault="00E63094" w:rsidP="00C2448B">
            <w:pPr>
              <w:widowControl w:val="0"/>
              <w:numPr>
                <w:ilvl w:val="0"/>
                <w:numId w:val="210"/>
              </w:numPr>
              <w:spacing w:beforeLines="50" w:before="120" w:afterLines="50" w:after="120"/>
              <w:ind w:leftChars="50" w:left="525"/>
              <w:contextualSpacing/>
              <w:jc w:val="both"/>
              <w:rPr>
                <w:ins w:id="682" w:author="He Han" w:date="2026-10-27T14:00:00Z"/>
                <w:rFonts w:ascii="Times New Roman" w:eastAsia="仿宋_GB2312" w:hAnsi="Times New Roman" w:cs="Times New Roman"/>
                <w:color w:val="auto"/>
                <w:sz w:val="18"/>
                <w:szCs w:val="18"/>
              </w:rPr>
              <w:pPrChange w:id="683" w:author="He Han" w:date="2026-10-27T15:35:00Z">
                <w:pPr>
                  <w:widowControl w:val="0"/>
                  <w:numPr>
                    <w:numId w:val="210"/>
                  </w:numPr>
                  <w:spacing w:beforeLines="50" w:before="120" w:afterLines="50" w:after="120"/>
                  <w:ind w:leftChars="50" w:left="525" w:hanging="420"/>
                  <w:contextualSpacing/>
                  <w:jc w:val="both"/>
                </w:pPr>
              </w:pPrChange>
            </w:pPr>
            <w:ins w:id="684"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017E5B42" w14:textId="77777777" w:rsidR="00E63094" w:rsidRPr="00C34334" w:rsidRDefault="00E63094" w:rsidP="00C2448B">
            <w:pPr>
              <w:widowControl w:val="0"/>
              <w:numPr>
                <w:ilvl w:val="0"/>
                <w:numId w:val="210"/>
              </w:numPr>
              <w:spacing w:beforeLines="50" w:before="120" w:afterLines="50" w:after="120"/>
              <w:ind w:leftChars="50" w:left="525"/>
              <w:contextualSpacing/>
              <w:jc w:val="both"/>
              <w:rPr>
                <w:ins w:id="685" w:author="He Han" w:date="2026-10-27T14:00:00Z"/>
                <w:rFonts w:ascii="Times New Roman" w:eastAsia="仿宋_GB2312" w:hAnsi="Times New Roman" w:cs="Times New Roman"/>
                <w:color w:val="auto"/>
                <w:sz w:val="18"/>
                <w:szCs w:val="18"/>
              </w:rPr>
              <w:pPrChange w:id="686" w:author="He Han" w:date="2026-10-27T15:35:00Z">
                <w:pPr>
                  <w:widowControl w:val="0"/>
                  <w:numPr>
                    <w:numId w:val="210"/>
                  </w:numPr>
                  <w:spacing w:beforeLines="50" w:before="120" w:afterLines="50" w:after="120"/>
                  <w:ind w:leftChars="50" w:left="525" w:hanging="420"/>
                  <w:contextualSpacing/>
                  <w:jc w:val="both"/>
                </w:pPr>
              </w:pPrChange>
            </w:pPr>
            <w:ins w:id="687"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677F9A76" w14:textId="77777777" w:rsidR="00E63094" w:rsidRPr="00C34334" w:rsidRDefault="00E63094" w:rsidP="00C2448B">
            <w:pPr>
              <w:widowControl w:val="0"/>
              <w:numPr>
                <w:ilvl w:val="0"/>
                <w:numId w:val="210"/>
              </w:numPr>
              <w:spacing w:beforeLines="50" w:before="120" w:afterLines="50" w:after="120"/>
              <w:ind w:leftChars="50" w:left="525"/>
              <w:contextualSpacing/>
              <w:jc w:val="both"/>
              <w:rPr>
                <w:ins w:id="688" w:author="He Han" w:date="2026-10-27T14:00:00Z"/>
                <w:rFonts w:ascii="Times New Roman" w:eastAsia="仿宋_GB2312" w:hAnsi="Times New Roman" w:cs="Times New Roman"/>
                <w:color w:val="auto"/>
                <w:sz w:val="18"/>
                <w:szCs w:val="18"/>
              </w:rPr>
              <w:pPrChange w:id="689" w:author="He Han" w:date="2026-10-27T15:35:00Z">
                <w:pPr>
                  <w:widowControl w:val="0"/>
                  <w:numPr>
                    <w:numId w:val="210"/>
                  </w:numPr>
                  <w:spacing w:beforeLines="50" w:before="120" w:afterLines="50" w:after="120"/>
                  <w:ind w:leftChars="50" w:left="525" w:hanging="420"/>
                  <w:contextualSpacing/>
                  <w:jc w:val="both"/>
                </w:pPr>
              </w:pPrChange>
            </w:pPr>
            <w:ins w:id="690"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25559682" w14:textId="77777777" w:rsidR="00E63094" w:rsidRPr="00C34334" w:rsidRDefault="00E63094" w:rsidP="00C2448B">
            <w:pPr>
              <w:spacing w:beforeLines="50" w:before="120" w:afterLines="50" w:after="120"/>
              <w:ind w:leftChars="50" w:left="105"/>
              <w:contextualSpacing/>
              <w:jc w:val="both"/>
              <w:rPr>
                <w:ins w:id="691" w:author="He Han" w:date="2026-10-27T14:00:00Z"/>
                <w:rFonts w:ascii="Times New Roman" w:eastAsia="仿宋_GB2312" w:hAnsi="Times New Roman" w:cs="Times New Roman"/>
                <w:color w:val="auto"/>
                <w:sz w:val="18"/>
                <w:szCs w:val="18"/>
              </w:rPr>
              <w:pPrChange w:id="692" w:author="He Han" w:date="2026-10-27T15:35:00Z">
                <w:pPr>
                  <w:spacing w:beforeLines="50" w:before="120" w:afterLines="50" w:after="120"/>
                  <w:ind w:leftChars="50" w:left="105"/>
                  <w:contextualSpacing/>
                  <w:jc w:val="both"/>
                </w:pPr>
              </w:pPrChange>
            </w:pPr>
            <w:ins w:id="693"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4744E85B" w14:textId="77777777" w:rsidTr="002079CD">
        <w:trPr>
          <w:trHeight w:val="384"/>
          <w:ins w:id="69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2957C7A3" w14:textId="77777777" w:rsidR="00E63094" w:rsidRPr="002079CD" w:rsidRDefault="00E63094" w:rsidP="002079CD">
            <w:pPr>
              <w:spacing w:beforeLines="50" w:before="120" w:afterLines="50" w:after="120"/>
              <w:contextualSpacing/>
              <w:jc w:val="center"/>
              <w:rPr>
                <w:ins w:id="695" w:author="He Han" w:date="2026-10-27T14:00:00Z"/>
                <w:rFonts w:ascii="Times New Roman" w:eastAsia="仿宋_GB2312" w:hAnsi="Times New Roman" w:cs="Times New Roman"/>
                <w:sz w:val="18"/>
                <w:szCs w:val="18"/>
                <w:lang w:eastAsia="zh-CN"/>
              </w:rPr>
            </w:pPr>
            <w:ins w:id="696" w:author="He Han" w:date="2026-10-27T14:00:00Z">
              <w:r w:rsidRPr="002079CD">
                <w:rPr>
                  <w:rFonts w:ascii="Times New Roman" w:eastAsia="仿宋_GB2312" w:hAnsi="Times New Roman" w:cs="Times New Roman"/>
                  <w:sz w:val="18"/>
                  <w:szCs w:val="18"/>
                  <w:lang w:eastAsia="zh-CN"/>
                </w:rPr>
                <w:t>17</w:t>
              </w:r>
            </w:ins>
          </w:p>
        </w:tc>
        <w:tc>
          <w:tcPr>
            <w:tcW w:w="610" w:type="pct"/>
            <w:tcBorders>
              <w:top w:val="single" w:sz="4" w:space="0" w:color="auto"/>
              <w:left w:val="single" w:sz="4" w:space="0" w:color="auto"/>
              <w:bottom w:val="single" w:sz="4" w:space="0" w:color="auto"/>
              <w:right w:val="single" w:sz="4" w:space="0" w:color="auto"/>
            </w:tcBorders>
            <w:vAlign w:val="center"/>
          </w:tcPr>
          <w:p w14:paraId="27928DA3" w14:textId="77777777" w:rsidR="00E63094" w:rsidRPr="00C34334" w:rsidRDefault="00E63094" w:rsidP="002079CD">
            <w:pPr>
              <w:spacing w:beforeLines="50" w:before="120" w:afterLines="50" w:after="120"/>
              <w:contextualSpacing/>
              <w:jc w:val="center"/>
              <w:rPr>
                <w:ins w:id="697" w:author="He Han" w:date="2026-10-27T14:00:00Z"/>
                <w:rFonts w:ascii="Times New Roman" w:eastAsia="仿宋_GB2312" w:hAnsi="Times New Roman" w:cs="Times New Roman"/>
                <w:color w:val="auto"/>
                <w:sz w:val="18"/>
                <w:szCs w:val="18"/>
                <w:lang w:eastAsia="zh-CN"/>
              </w:rPr>
            </w:pPr>
            <w:ins w:id="698"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3C505C63" w14:textId="2DCE9278" w:rsidR="00E63094" w:rsidRPr="00C34334" w:rsidRDefault="00E63094" w:rsidP="00C2448B">
            <w:pPr>
              <w:widowControl w:val="0"/>
              <w:numPr>
                <w:ilvl w:val="0"/>
                <w:numId w:val="211"/>
              </w:numPr>
              <w:spacing w:beforeLines="50" w:before="120" w:afterLines="50" w:after="120"/>
              <w:ind w:leftChars="50" w:left="525"/>
              <w:contextualSpacing/>
              <w:jc w:val="both"/>
              <w:rPr>
                <w:ins w:id="699" w:author="He Han" w:date="2026-10-27T14:00:00Z"/>
                <w:rFonts w:ascii="Times New Roman" w:eastAsia="仿宋_GB2312" w:hAnsi="Times New Roman" w:cs="Times New Roman"/>
                <w:color w:val="auto"/>
                <w:sz w:val="18"/>
                <w:szCs w:val="18"/>
              </w:rPr>
              <w:pPrChange w:id="700" w:author="He Han" w:date="2026-10-27T15:35:00Z">
                <w:pPr>
                  <w:widowControl w:val="0"/>
                  <w:numPr>
                    <w:numId w:val="211"/>
                  </w:numPr>
                  <w:spacing w:beforeLines="50" w:before="120" w:afterLines="50" w:after="120"/>
                  <w:ind w:leftChars="50" w:left="525" w:hanging="420"/>
                  <w:contextualSpacing/>
                  <w:jc w:val="both"/>
                </w:pPr>
              </w:pPrChange>
            </w:pPr>
            <w:ins w:id="701"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w:t>
              </w:r>
              <w:r w:rsidR="00B055AC">
                <w:rPr>
                  <w:rFonts w:ascii="Times New Roman" w:eastAsia="仿宋_GB2312" w:hAnsi="Times New Roman" w:cs="Times New Roman"/>
                  <w:color w:val="auto"/>
                  <w:sz w:val="18"/>
                  <w:szCs w:val="18"/>
                </w:rPr>
                <w:t>kg/kg)</w:t>
              </w:r>
              <w:r w:rsidRPr="00C34334">
                <w:rPr>
                  <w:rFonts w:ascii="Times New Roman" w:eastAsia="仿宋_GB2312" w:hAnsi="Times New Roman" w:cs="Times New Roman"/>
                  <w:color w:val="auto"/>
                  <w:sz w:val="18"/>
                  <w:szCs w:val="18"/>
                </w:rPr>
                <w:t xml:space="preserve"> into TJ4S-1213-Sy15. </w:t>
              </w:r>
            </w:ins>
          </w:p>
          <w:p w14:paraId="71F52850" w14:textId="77777777" w:rsidR="00E63094" w:rsidRPr="00C34334" w:rsidRDefault="00E63094" w:rsidP="00C2448B">
            <w:pPr>
              <w:widowControl w:val="0"/>
              <w:numPr>
                <w:ilvl w:val="0"/>
                <w:numId w:val="211"/>
              </w:numPr>
              <w:spacing w:beforeLines="50" w:before="120" w:afterLines="50" w:after="120"/>
              <w:ind w:leftChars="50" w:left="525"/>
              <w:contextualSpacing/>
              <w:jc w:val="both"/>
              <w:rPr>
                <w:ins w:id="702" w:author="He Han" w:date="2026-10-27T14:00:00Z"/>
                <w:rFonts w:ascii="Times New Roman" w:eastAsia="仿宋_GB2312" w:hAnsi="Times New Roman" w:cs="Times New Roman"/>
                <w:color w:val="auto"/>
                <w:sz w:val="18"/>
                <w:szCs w:val="18"/>
              </w:rPr>
              <w:pPrChange w:id="703" w:author="He Han" w:date="2026-10-27T15:35:00Z">
                <w:pPr>
                  <w:widowControl w:val="0"/>
                  <w:numPr>
                    <w:numId w:val="211"/>
                  </w:numPr>
                  <w:spacing w:beforeLines="50" w:before="120" w:afterLines="50" w:after="120"/>
                  <w:ind w:leftChars="50" w:left="525" w:hanging="420"/>
                  <w:contextualSpacing/>
                  <w:jc w:val="both"/>
                </w:pPr>
              </w:pPrChange>
            </w:pPr>
            <w:ins w:id="704"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651889E9" w14:textId="77777777" w:rsidR="00E63094" w:rsidRPr="00C34334" w:rsidRDefault="00E63094" w:rsidP="00C2448B">
            <w:pPr>
              <w:widowControl w:val="0"/>
              <w:numPr>
                <w:ilvl w:val="0"/>
                <w:numId w:val="211"/>
              </w:numPr>
              <w:spacing w:beforeLines="50" w:before="120" w:afterLines="50" w:after="120"/>
              <w:ind w:leftChars="50" w:left="525"/>
              <w:contextualSpacing/>
              <w:jc w:val="both"/>
              <w:rPr>
                <w:ins w:id="705" w:author="He Han" w:date="2026-10-27T14:00:00Z"/>
                <w:rFonts w:ascii="Times New Roman" w:eastAsia="仿宋_GB2312" w:hAnsi="Times New Roman" w:cs="Times New Roman"/>
                <w:color w:val="auto"/>
                <w:sz w:val="18"/>
                <w:szCs w:val="18"/>
              </w:rPr>
              <w:pPrChange w:id="706" w:author="He Han" w:date="2026-10-27T15:35:00Z">
                <w:pPr>
                  <w:widowControl w:val="0"/>
                  <w:numPr>
                    <w:numId w:val="211"/>
                  </w:numPr>
                  <w:spacing w:beforeLines="50" w:before="120" w:afterLines="50" w:after="120"/>
                  <w:ind w:leftChars="50" w:left="525" w:hanging="420"/>
                  <w:contextualSpacing/>
                  <w:jc w:val="both"/>
                </w:pPr>
              </w:pPrChange>
            </w:pPr>
            <w:ins w:id="707" w:author="He Han" w:date="2026-10-27T14:00:00Z">
              <w:r w:rsidRPr="00C34334">
                <w:rPr>
                  <w:rFonts w:ascii="Times New Roman" w:eastAsia="仿宋_GB2312" w:hAnsi="Times New Roman" w:cs="Times New Roman"/>
                  <w:color w:val="auto"/>
                  <w:sz w:val="18"/>
                  <w:szCs w:val="18"/>
                </w:rPr>
                <w:t>Adjust to 25.0 ± 5.0 °C (target: 25.0 °C) and stir for 110 -130 min (target: 2 h) at 25.0 ± 5.0 °C (target: 25.0 °C).</w:t>
              </w:r>
            </w:ins>
          </w:p>
          <w:p w14:paraId="796F8B6E" w14:textId="77777777" w:rsidR="00E63094" w:rsidRPr="00C34334" w:rsidRDefault="00E63094" w:rsidP="00C2448B">
            <w:pPr>
              <w:widowControl w:val="0"/>
              <w:numPr>
                <w:ilvl w:val="0"/>
                <w:numId w:val="211"/>
              </w:numPr>
              <w:spacing w:beforeLines="50" w:before="120" w:afterLines="50" w:after="120"/>
              <w:ind w:leftChars="50" w:left="525"/>
              <w:contextualSpacing/>
              <w:jc w:val="both"/>
              <w:rPr>
                <w:ins w:id="708" w:author="He Han" w:date="2026-10-27T14:00:00Z"/>
                <w:rFonts w:ascii="Times New Roman" w:eastAsia="仿宋_GB2312" w:hAnsi="Times New Roman" w:cs="Times New Roman"/>
                <w:color w:val="auto"/>
                <w:sz w:val="18"/>
                <w:szCs w:val="18"/>
              </w:rPr>
              <w:pPrChange w:id="709" w:author="He Han" w:date="2026-10-27T15:35:00Z">
                <w:pPr>
                  <w:widowControl w:val="0"/>
                  <w:numPr>
                    <w:numId w:val="211"/>
                  </w:numPr>
                  <w:spacing w:beforeLines="50" w:before="120" w:afterLines="50" w:after="120"/>
                  <w:ind w:leftChars="50" w:left="525" w:hanging="420"/>
                  <w:contextualSpacing/>
                  <w:jc w:val="both"/>
                </w:pPr>
              </w:pPrChange>
            </w:pPr>
            <w:ins w:id="710" w:author="He Han" w:date="2026-10-27T14:00:00Z">
              <w:r w:rsidRPr="00C34334">
                <w:rPr>
                  <w:rFonts w:ascii="Times New Roman" w:eastAsia="仿宋_GB2312" w:hAnsi="Times New Roman" w:cs="Times New Roman"/>
                  <w:color w:val="auto"/>
                  <w:sz w:val="18"/>
                  <w:szCs w:val="18"/>
                </w:rPr>
                <w:t xml:space="preserve">Stop stirring, turn off the nitrogen. Drain until there is no obvious drip. </w:t>
              </w:r>
            </w:ins>
          </w:p>
        </w:tc>
      </w:tr>
      <w:tr w:rsidR="00E63094" w:rsidRPr="00C34334" w14:paraId="751B48A7" w14:textId="77777777" w:rsidTr="002079CD">
        <w:trPr>
          <w:trHeight w:val="384"/>
          <w:ins w:id="71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992CC64" w14:textId="77777777" w:rsidR="00E63094" w:rsidRPr="002079CD" w:rsidRDefault="00E63094" w:rsidP="002079CD">
            <w:pPr>
              <w:spacing w:beforeLines="50" w:before="120" w:afterLines="50" w:after="120"/>
              <w:contextualSpacing/>
              <w:jc w:val="center"/>
              <w:rPr>
                <w:ins w:id="712" w:author="He Han" w:date="2026-10-27T14:00:00Z"/>
                <w:rFonts w:ascii="Times New Roman" w:eastAsia="仿宋_GB2312" w:hAnsi="Times New Roman" w:cs="Times New Roman"/>
                <w:sz w:val="18"/>
                <w:szCs w:val="18"/>
                <w:lang w:eastAsia="zh-CN"/>
              </w:rPr>
            </w:pPr>
            <w:ins w:id="713" w:author="He Han" w:date="2026-10-27T14:00:00Z">
              <w:r w:rsidRPr="002079CD">
                <w:rPr>
                  <w:rFonts w:ascii="Times New Roman" w:eastAsia="仿宋_GB2312" w:hAnsi="Times New Roman" w:cs="Times New Roman"/>
                  <w:sz w:val="18"/>
                  <w:szCs w:val="18"/>
                  <w:lang w:eastAsia="zh-CN"/>
                </w:rPr>
                <w:t>18</w:t>
              </w:r>
            </w:ins>
          </w:p>
        </w:tc>
        <w:tc>
          <w:tcPr>
            <w:tcW w:w="610" w:type="pct"/>
            <w:tcBorders>
              <w:top w:val="single" w:sz="4" w:space="0" w:color="auto"/>
              <w:left w:val="single" w:sz="4" w:space="0" w:color="auto"/>
              <w:bottom w:val="single" w:sz="4" w:space="0" w:color="auto"/>
              <w:right w:val="single" w:sz="4" w:space="0" w:color="auto"/>
            </w:tcBorders>
            <w:vAlign w:val="center"/>
          </w:tcPr>
          <w:p w14:paraId="4FB7F04B" w14:textId="77777777" w:rsidR="00E63094" w:rsidRPr="00C34334" w:rsidRDefault="00E63094" w:rsidP="002079CD">
            <w:pPr>
              <w:spacing w:beforeLines="50" w:before="120" w:afterLines="50" w:after="120"/>
              <w:contextualSpacing/>
              <w:jc w:val="center"/>
              <w:rPr>
                <w:ins w:id="714" w:author="He Han" w:date="2026-10-27T14:00:00Z"/>
                <w:rFonts w:ascii="Times New Roman" w:eastAsia="仿宋_GB2312" w:hAnsi="Times New Roman" w:cs="Times New Roman"/>
                <w:color w:val="auto"/>
                <w:sz w:val="18"/>
                <w:szCs w:val="18"/>
                <w:lang w:eastAsia="zh-CN"/>
              </w:rPr>
            </w:pPr>
            <w:ins w:id="715"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5E8A5086" w14:textId="77777777" w:rsidR="00E63094" w:rsidRPr="00C34334" w:rsidRDefault="00E63094" w:rsidP="00C2448B">
            <w:pPr>
              <w:widowControl w:val="0"/>
              <w:numPr>
                <w:ilvl w:val="0"/>
                <w:numId w:val="212"/>
              </w:numPr>
              <w:spacing w:beforeLines="50" w:before="120" w:afterLines="50" w:after="120"/>
              <w:ind w:leftChars="50" w:left="525"/>
              <w:contextualSpacing/>
              <w:jc w:val="both"/>
              <w:rPr>
                <w:ins w:id="716" w:author="He Han" w:date="2026-10-27T14:00:00Z"/>
                <w:rFonts w:ascii="Times New Roman" w:eastAsia="仿宋_GB2312" w:hAnsi="Times New Roman" w:cs="Times New Roman"/>
                <w:color w:val="auto"/>
                <w:sz w:val="18"/>
                <w:szCs w:val="18"/>
              </w:rPr>
              <w:pPrChange w:id="717" w:author="He Han" w:date="2026-10-27T15:35:00Z">
                <w:pPr>
                  <w:widowControl w:val="0"/>
                  <w:numPr>
                    <w:numId w:val="212"/>
                  </w:numPr>
                  <w:spacing w:beforeLines="50" w:before="120" w:afterLines="50" w:after="120"/>
                  <w:ind w:leftChars="50" w:left="525" w:hanging="420"/>
                  <w:contextualSpacing/>
                  <w:jc w:val="both"/>
                </w:pPr>
              </w:pPrChange>
            </w:pPr>
            <w:ins w:id="718"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7B40185E" w14:textId="1CF43165" w:rsidR="00E63094" w:rsidRPr="00C34334" w:rsidRDefault="00E63094" w:rsidP="00C2448B">
            <w:pPr>
              <w:widowControl w:val="0"/>
              <w:numPr>
                <w:ilvl w:val="0"/>
                <w:numId w:val="212"/>
              </w:numPr>
              <w:spacing w:beforeLines="50" w:before="120" w:afterLines="50" w:after="120"/>
              <w:ind w:leftChars="50" w:left="525"/>
              <w:contextualSpacing/>
              <w:jc w:val="both"/>
              <w:rPr>
                <w:ins w:id="719" w:author="He Han" w:date="2026-10-27T14:00:00Z"/>
                <w:rFonts w:ascii="Times New Roman" w:eastAsia="仿宋_GB2312" w:hAnsi="Times New Roman" w:cs="Times New Roman"/>
                <w:color w:val="auto"/>
                <w:sz w:val="18"/>
                <w:szCs w:val="18"/>
              </w:rPr>
              <w:pPrChange w:id="720" w:author="He Han" w:date="2026-10-27T15:35:00Z">
                <w:pPr>
                  <w:widowControl w:val="0"/>
                  <w:numPr>
                    <w:numId w:val="212"/>
                  </w:numPr>
                  <w:spacing w:beforeLines="50" w:before="120" w:afterLines="50" w:after="120"/>
                  <w:ind w:leftChars="50" w:left="525" w:hanging="420"/>
                  <w:contextualSpacing/>
                  <w:jc w:val="both"/>
                </w:pPr>
              </w:pPrChange>
            </w:pPr>
            <w:ins w:id="721" w:author="He Han" w:date="2026-10-27T14:00:00Z">
              <w:r w:rsidRPr="00C34334">
                <w:rPr>
                  <w:rFonts w:ascii="Times New Roman" w:eastAsia="仿宋_GB2312" w:hAnsi="Times New Roman" w:cs="Times New Roman"/>
                  <w:color w:val="auto"/>
                  <w:sz w:val="18"/>
                  <w:szCs w:val="18"/>
                </w:rPr>
                <w:t>Add Isopropyl Acetate (10.0 V, 8.</w:t>
              </w:r>
              <w:r w:rsidR="00B055AC">
                <w:rPr>
                  <w:rFonts w:ascii="Times New Roman" w:eastAsia="仿宋_GB2312" w:hAnsi="Times New Roman" w:cs="Times New Roman"/>
                  <w:color w:val="auto"/>
                  <w:sz w:val="18"/>
                  <w:szCs w:val="18"/>
                </w:rPr>
                <w:t>73 kg/kg) into TJ4S-1213-Sy15.</w:t>
              </w:r>
            </w:ins>
          </w:p>
          <w:p w14:paraId="64F3B95E" w14:textId="77777777" w:rsidR="00E63094" w:rsidRPr="00C34334" w:rsidRDefault="00E63094" w:rsidP="00C2448B">
            <w:pPr>
              <w:widowControl w:val="0"/>
              <w:numPr>
                <w:ilvl w:val="0"/>
                <w:numId w:val="212"/>
              </w:numPr>
              <w:spacing w:beforeLines="50" w:before="120" w:afterLines="50" w:after="120"/>
              <w:ind w:leftChars="50" w:left="525"/>
              <w:contextualSpacing/>
              <w:jc w:val="both"/>
              <w:rPr>
                <w:ins w:id="722" w:author="He Han" w:date="2026-10-27T14:00:00Z"/>
                <w:rFonts w:ascii="Times New Roman" w:eastAsia="仿宋_GB2312" w:hAnsi="Times New Roman" w:cs="Times New Roman"/>
                <w:color w:val="auto"/>
                <w:sz w:val="18"/>
                <w:szCs w:val="18"/>
              </w:rPr>
              <w:pPrChange w:id="723" w:author="He Han" w:date="2026-10-27T15:35:00Z">
                <w:pPr>
                  <w:widowControl w:val="0"/>
                  <w:numPr>
                    <w:numId w:val="212"/>
                  </w:numPr>
                  <w:spacing w:beforeLines="50" w:before="120" w:afterLines="50" w:after="120"/>
                  <w:ind w:leftChars="50" w:left="525" w:hanging="420"/>
                  <w:contextualSpacing/>
                  <w:jc w:val="both"/>
                </w:pPr>
              </w:pPrChange>
            </w:pPr>
            <w:ins w:id="724"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r w:rsidRPr="00C34334">
                <w:rPr>
                  <w:rFonts w:ascii="Times New Roman" w:eastAsia="仿宋_GB2312" w:hAnsi="Times New Roman" w:cs="Times New Roman"/>
                  <w:color w:val="auto"/>
                  <w:sz w:val="18"/>
                  <w:szCs w:val="18"/>
                </w:rPr>
                <w:br/>
                <w:t>Perform this operation 4 times.</w:t>
              </w:r>
            </w:ins>
          </w:p>
        </w:tc>
      </w:tr>
      <w:tr w:rsidR="00E63094" w:rsidRPr="00C34334" w14:paraId="64CF2D36" w14:textId="77777777" w:rsidTr="002079CD">
        <w:trPr>
          <w:trHeight w:val="384"/>
          <w:ins w:id="72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2BF1206" w14:textId="77777777" w:rsidR="00E63094" w:rsidRPr="002079CD" w:rsidRDefault="00E63094" w:rsidP="002079CD">
            <w:pPr>
              <w:spacing w:beforeLines="50" w:before="120" w:afterLines="50" w:after="120"/>
              <w:contextualSpacing/>
              <w:jc w:val="center"/>
              <w:rPr>
                <w:ins w:id="726" w:author="He Han" w:date="2026-10-27T14:00:00Z"/>
                <w:rFonts w:ascii="Times New Roman" w:eastAsia="仿宋_GB2312" w:hAnsi="Times New Roman" w:cs="Times New Roman"/>
                <w:sz w:val="18"/>
                <w:szCs w:val="18"/>
                <w:lang w:eastAsia="zh-CN"/>
              </w:rPr>
            </w:pPr>
            <w:ins w:id="727" w:author="He Han" w:date="2026-10-27T14:00:00Z">
              <w:r w:rsidRPr="002079CD">
                <w:rPr>
                  <w:rFonts w:ascii="Times New Roman" w:eastAsia="仿宋_GB2312" w:hAnsi="Times New Roman" w:cs="Times New Roman"/>
                  <w:sz w:val="18"/>
                  <w:szCs w:val="18"/>
                  <w:lang w:eastAsia="zh-CN"/>
                </w:rPr>
                <w:t>19</w:t>
              </w:r>
            </w:ins>
          </w:p>
        </w:tc>
        <w:tc>
          <w:tcPr>
            <w:tcW w:w="610" w:type="pct"/>
            <w:tcBorders>
              <w:top w:val="single" w:sz="4" w:space="0" w:color="auto"/>
              <w:left w:val="single" w:sz="4" w:space="0" w:color="auto"/>
              <w:bottom w:val="single" w:sz="4" w:space="0" w:color="auto"/>
              <w:right w:val="single" w:sz="4" w:space="0" w:color="auto"/>
            </w:tcBorders>
            <w:vAlign w:val="center"/>
          </w:tcPr>
          <w:p w14:paraId="6723449F" w14:textId="77777777" w:rsidR="00E63094" w:rsidRPr="00C34334" w:rsidRDefault="00E63094" w:rsidP="002079CD">
            <w:pPr>
              <w:spacing w:beforeLines="50" w:before="120" w:afterLines="50" w:after="120"/>
              <w:contextualSpacing/>
              <w:jc w:val="center"/>
              <w:rPr>
                <w:ins w:id="728" w:author="He Han" w:date="2026-10-27T14:00:00Z"/>
                <w:rFonts w:ascii="Times New Roman" w:eastAsia="仿宋_GB2312" w:hAnsi="Times New Roman" w:cs="Times New Roman"/>
                <w:color w:val="auto"/>
                <w:sz w:val="18"/>
                <w:szCs w:val="18"/>
                <w:lang w:eastAsia="zh-CN"/>
              </w:rPr>
            </w:pPr>
            <w:ins w:id="729"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4F0C7CCD" w14:textId="7982A514" w:rsidR="00E63094" w:rsidRPr="00C34334" w:rsidRDefault="00E63094" w:rsidP="00C2448B">
            <w:pPr>
              <w:widowControl w:val="0"/>
              <w:numPr>
                <w:ilvl w:val="0"/>
                <w:numId w:val="213"/>
              </w:numPr>
              <w:spacing w:beforeLines="50" w:before="120" w:afterLines="50" w:after="120"/>
              <w:ind w:leftChars="50" w:left="525"/>
              <w:contextualSpacing/>
              <w:jc w:val="both"/>
              <w:rPr>
                <w:ins w:id="730" w:author="He Han" w:date="2026-10-27T14:00:00Z"/>
                <w:rFonts w:ascii="Times New Roman" w:eastAsia="仿宋_GB2312" w:hAnsi="Times New Roman" w:cs="Times New Roman"/>
                <w:color w:val="auto"/>
                <w:sz w:val="18"/>
                <w:szCs w:val="18"/>
              </w:rPr>
              <w:pPrChange w:id="731" w:author="He Han" w:date="2026-10-27T15:35:00Z">
                <w:pPr>
                  <w:widowControl w:val="0"/>
                  <w:numPr>
                    <w:numId w:val="213"/>
                  </w:numPr>
                  <w:spacing w:beforeLines="50" w:before="120" w:afterLines="50" w:after="120"/>
                  <w:ind w:leftChars="50" w:left="525" w:hanging="420"/>
                  <w:contextualSpacing/>
                  <w:jc w:val="both"/>
                </w:pPr>
              </w:pPrChange>
            </w:pPr>
            <w:ins w:id="732" w:author="He Han" w:date="2026-10-27T14:00:00Z">
              <w:r w:rsidRPr="00C34334">
                <w:rPr>
                  <w:rFonts w:ascii="Times New Roman" w:eastAsia="仿宋_GB2312" w:hAnsi="Times New Roman" w:cs="Times New Roman"/>
                  <w:color w:val="auto"/>
                  <w:sz w:val="18"/>
                  <w:szCs w:val="18"/>
                </w:rPr>
                <w:t>Add DMF (12.0 V, 11.38 kg/kg)</w:t>
              </w:r>
            </w:ins>
            <w:ins w:id="733" w:author="He Han" w:date="2026-10-27T15:39:00Z">
              <w:r w:rsidR="00982B44">
                <w:rPr>
                  <w:rFonts w:ascii="Times New Roman" w:eastAsia="仿宋_GB2312" w:hAnsi="Times New Roman" w:cs="Times New Roman"/>
                  <w:color w:val="auto"/>
                  <w:sz w:val="18"/>
                  <w:szCs w:val="18"/>
                </w:rPr>
                <w:t xml:space="preserve"> </w:t>
              </w:r>
            </w:ins>
            <w:ins w:id="734" w:author="He Han" w:date="2026-10-27T14:00:00Z">
              <w:r w:rsidRPr="00C34334">
                <w:rPr>
                  <w:rFonts w:ascii="Times New Roman" w:eastAsia="仿宋_GB2312" w:hAnsi="Times New Roman" w:cs="Times New Roman"/>
                  <w:color w:val="auto"/>
                  <w:sz w:val="18"/>
                  <w:szCs w:val="18"/>
                </w:rPr>
                <w:t xml:space="preserve">into TJ4S-1213-Sy15. </w:t>
              </w:r>
            </w:ins>
          </w:p>
          <w:p w14:paraId="2D1C93AC" w14:textId="77777777" w:rsidR="00E63094" w:rsidRPr="00C34334" w:rsidRDefault="00E63094" w:rsidP="00C2448B">
            <w:pPr>
              <w:widowControl w:val="0"/>
              <w:numPr>
                <w:ilvl w:val="0"/>
                <w:numId w:val="213"/>
              </w:numPr>
              <w:spacing w:beforeLines="50" w:before="120" w:afterLines="50" w:after="120"/>
              <w:ind w:leftChars="50" w:left="525"/>
              <w:contextualSpacing/>
              <w:jc w:val="both"/>
              <w:rPr>
                <w:ins w:id="735" w:author="He Han" w:date="2026-10-27T14:00:00Z"/>
                <w:rFonts w:ascii="Times New Roman" w:eastAsia="仿宋_GB2312" w:hAnsi="Times New Roman" w:cs="Times New Roman"/>
                <w:color w:val="auto"/>
                <w:sz w:val="18"/>
                <w:szCs w:val="18"/>
              </w:rPr>
              <w:pPrChange w:id="736" w:author="He Han" w:date="2026-10-27T15:35:00Z">
                <w:pPr>
                  <w:widowControl w:val="0"/>
                  <w:numPr>
                    <w:numId w:val="213"/>
                  </w:numPr>
                  <w:spacing w:beforeLines="50" w:before="120" w:afterLines="50" w:after="120"/>
                  <w:ind w:leftChars="50" w:left="525" w:hanging="420"/>
                  <w:contextualSpacing/>
                  <w:jc w:val="both"/>
                </w:pPr>
              </w:pPrChange>
            </w:pPr>
            <w:ins w:id="737"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3C5A0719" w14:textId="77777777" w:rsidR="00E63094" w:rsidRPr="00C34334" w:rsidRDefault="00E63094" w:rsidP="00C2448B">
            <w:pPr>
              <w:ind w:leftChars="50" w:left="105"/>
              <w:contextualSpacing/>
              <w:jc w:val="both"/>
              <w:rPr>
                <w:ins w:id="738" w:author="He Han" w:date="2026-10-27T14:00:00Z"/>
                <w:rFonts w:ascii="Times New Roman" w:eastAsia="仿宋_GB2312" w:hAnsi="Times New Roman" w:cs="Times New Roman"/>
                <w:color w:val="auto"/>
                <w:sz w:val="18"/>
                <w:szCs w:val="18"/>
              </w:rPr>
              <w:pPrChange w:id="739" w:author="He Han" w:date="2026-10-27T15:35:00Z">
                <w:pPr>
                  <w:ind w:leftChars="50" w:left="105"/>
                  <w:contextualSpacing/>
                  <w:jc w:val="both"/>
                </w:pPr>
              </w:pPrChange>
            </w:pPr>
            <w:ins w:id="740"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24C0D452" w14:textId="77777777" w:rsidTr="002079CD">
        <w:trPr>
          <w:trHeight w:val="384"/>
          <w:ins w:id="74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B06565E" w14:textId="77777777" w:rsidR="00E63094" w:rsidRPr="002079CD" w:rsidRDefault="00E63094" w:rsidP="002079CD">
            <w:pPr>
              <w:spacing w:beforeLines="50" w:before="120" w:afterLines="50" w:after="120"/>
              <w:contextualSpacing/>
              <w:jc w:val="center"/>
              <w:rPr>
                <w:ins w:id="742" w:author="He Han" w:date="2026-10-27T14:00:00Z"/>
                <w:rFonts w:ascii="Times New Roman" w:eastAsia="仿宋_GB2312" w:hAnsi="Times New Roman" w:cs="Times New Roman"/>
                <w:sz w:val="18"/>
                <w:szCs w:val="18"/>
                <w:lang w:eastAsia="zh-CN"/>
              </w:rPr>
            </w:pPr>
            <w:ins w:id="743" w:author="He Han" w:date="2026-10-27T14:00:00Z">
              <w:r w:rsidRPr="002079CD">
                <w:rPr>
                  <w:rFonts w:ascii="Times New Roman" w:eastAsia="仿宋_GB2312" w:hAnsi="Times New Roman" w:cs="Times New Roman"/>
                  <w:sz w:val="18"/>
                  <w:szCs w:val="18"/>
                  <w:lang w:eastAsia="zh-CN"/>
                </w:rPr>
                <w:t>20</w:t>
              </w:r>
            </w:ins>
          </w:p>
        </w:tc>
        <w:tc>
          <w:tcPr>
            <w:tcW w:w="610" w:type="pct"/>
            <w:tcBorders>
              <w:top w:val="single" w:sz="4" w:space="0" w:color="auto"/>
              <w:left w:val="single" w:sz="4" w:space="0" w:color="auto"/>
              <w:bottom w:val="single" w:sz="4" w:space="0" w:color="auto"/>
              <w:right w:val="single" w:sz="4" w:space="0" w:color="auto"/>
            </w:tcBorders>
            <w:vAlign w:val="center"/>
          </w:tcPr>
          <w:p w14:paraId="3D2C479D" w14:textId="77777777" w:rsidR="00E63094" w:rsidRPr="00C34334" w:rsidRDefault="00E63094" w:rsidP="002079CD">
            <w:pPr>
              <w:spacing w:beforeLines="50" w:before="120" w:afterLines="50" w:after="120"/>
              <w:contextualSpacing/>
              <w:jc w:val="center"/>
              <w:rPr>
                <w:ins w:id="744" w:author="He Han" w:date="2026-10-27T14:00:00Z"/>
                <w:rFonts w:ascii="Times New Roman" w:eastAsia="仿宋_GB2312" w:hAnsi="Times New Roman" w:cs="Times New Roman"/>
                <w:color w:val="auto"/>
                <w:sz w:val="18"/>
                <w:szCs w:val="18"/>
                <w:lang w:eastAsia="zh-CN"/>
              </w:rPr>
            </w:pPr>
            <w:proofErr w:type="spellStart"/>
            <w:ins w:id="745"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-L-N-Me-</w:t>
              </w:r>
              <w:proofErr w:type="spellStart"/>
              <w:r w:rsidRPr="00C34334">
                <w:rPr>
                  <w:rFonts w:ascii="Times New Roman" w:eastAsia="仿宋_GB2312" w:hAnsi="Times New Roman" w:cs="Times New Roman"/>
                  <w:color w:val="auto"/>
                  <w:sz w:val="18"/>
                  <w:szCs w:val="18"/>
                  <w:lang w:eastAsia="zh-CN"/>
                </w:rPr>
                <w:t>Asn</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Trt</w:t>
              </w:r>
              <w:proofErr w:type="spellEnd"/>
              <w:r w:rsidRPr="00C34334">
                <w:rPr>
                  <w:rFonts w:ascii="Times New Roman" w:eastAsia="仿宋_GB2312" w:hAnsi="Times New Roman" w:cs="Times New Roman"/>
                  <w:color w:val="auto"/>
                  <w:sz w:val="18"/>
                  <w:szCs w:val="18"/>
                  <w:lang w:eastAsia="zh-CN"/>
                </w:rPr>
                <w:t>)-</w:t>
              </w:r>
              <w:r w:rsidRPr="00C34334">
                <w:rPr>
                  <w:rFonts w:ascii="Times New Roman" w:eastAsia="仿宋_GB2312" w:hAnsi="Times New Roman" w:cs="Times New Roman"/>
                  <w:color w:val="auto"/>
                  <w:sz w:val="18"/>
                  <w:szCs w:val="18"/>
                  <w:lang w:eastAsia="zh-CN"/>
                </w:rPr>
                <w:lastRenderedPageBreak/>
                <w:t>OH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66C4286D" w14:textId="77777777" w:rsidR="00E63094" w:rsidRPr="00C34334" w:rsidRDefault="00E63094" w:rsidP="00C2448B">
            <w:pPr>
              <w:widowControl w:val="0"/>
              <w:numPr>
                <w:ilvl w:val="0"/>
                <w:numId w:val="214"/>
              </w:numPr>
              <w:spacing w:beforeLines="50" w:before="120" w:afterLines="50" w:after="120"/>
              <w:ind w:leftChars="50" w:left="525"/>
              <w:contextualSpacing/>
              <w:jc w:val="both"/>
              <w:rPr>
                <w:ins w:id="746" w:author="He Han" w:date="2026-10-27T14:00:00Z"/>
                <w:rFonts w:ascii="Times New Roman" w:eastAsia="仿宋_GB2312" w:hAnsi="Times New Roman" w:cs="Times New Roman"/>
                <w:color w:val="auto"/>
                <w:sz w:val="18"/>
                <w:szCs w:val="18"/>
              </w:rPr>
              <w:pPrChange w:id="747" w:author="He Han" w:date="2026-10-27T15:35:00Z">
                <w:pPr>
                  <w:widowControl w:val="0"/>
                  <w:numPr>
                    <w:numId w:val="214"/>
                  </w:numPr>
                  <w:spacing w:beforeLines="50" w:before="120" w:afterLines="50" w:after="120"/>
                  <w:ind w:leftChars="50" w:left="525" w:hanging="420"/>
                  <w:contextualSpacing/>
                  <w:jc w:val="both"/>
                </w:pPr>
              </w:pPrChange>
            </w:pPr>
            <w:ins w:id="748" w:author="He Han" w:date="2026-10-27T14:00:00Z">
              <w:r w:rsidRPr="00C34334">
                <w:rPr>
                  <w:rFonts w:ascii="Times New Roman" w:eastAsia="仿宋_GB2312" w:hAnsi="Times New Roman" w:cs="Times New Roman"/>
                  <w:color w:val="auto"/>
                  <w:sz w:val="18"/>
                  <w:szCs w:val="18"/>
                </w:rPr>
                <w:lastRenderedPageBreak/>
                <w:t xml:space="preserve">Add DMF (4 V, 3.79 kg/kg) into </w:t>
              </w:r>
              <w:bookmarkStart w:id="749" w:name="OLE_LINK4"/>
              <w:r w:rsidRPr="00C34334">
                <w:rPr>
                  <w:rFonts w:ascii="Times New Roman" w:eastAsia="仿宋_GB2312" w:hAnsi="Times New Roman" w:cs="Times New Roman"/>
                  <w:color w:val="auto"/>
                  <w:sz w:val="18"/>
                  <w:szCs w:val="18"/>
                </w:rPr>
                <w:t>TJ4S-1213-Sy15-R01</w:t>
              </w:r>
              <w:bookmarkEnd w:id="749"/>
              <w:r w:rsidRPr="00C34334">
                <w:rPr>
                  <w:rFonts w:ascii="Times New Roman" w:eastAsia="仿宋_GB2312" w:hAnsi="Times New Roman" w:cs="Times New Roman"/>
                  <w:color w:val="auto"/>
                  <w:sz w:val="18"/>
                  <w:szCs w:val="18"/>
                </w:rPr>
                <w:t xml:space="preserve">. Start the agitator. </w:t>
              </w:r>
            </w:ins>
          </w:p>
          <w:p w14:paraId="0E4FC800" w14:textId="77777777" w:rsidR="00E63094" w:rsidRPr="00C34334" w:rsidRDefault="00E63094" w:rsidP="00C2448B">
            <w:pPr>
              <w:widowControl w:val="0"/>
              <w:numPr>
                <w:ilvl w:val="0"/>
                <w:numId w:val="214"/>
              </w:numPr>
              <w:spacing w:beforeLines="50" w:before="120" w:afterLines="50" w:after="120"/>
              <w:ind w:leftChars="50" w:left="525"/>
              <w:contextualSpacing/>
              <w:jc w:val="both"/>
              <w:rPr>
                <w:ins w:id="750" w:author="He Han" w:date="2026-10-27T14:00:00Z"/>
                <w:rFonts w:ascii="Times New Roman" w:eastAsia="仿宋_GB2312" w:hAnsi="Times New Roman" w:cs="Times New Roman"/>
                <w:color w:val="auto"/>
                <w:sz w:val="18"/>
                <w:szCs w:val="18"/>
              </w:rPr>
              <w:pPrChange w:id="751" w:author="He Han" w:date="2026-10-27T15:35:00Z">
                <w:pPr>
                  <w:widowControl w:val="0"/>
                  <w:numPr>
                    <w:numId w:val="214"/>
                  </w:numPr>
                  <w:spacing w:beforeLines="50" w:before="120" w:afterLines="50" w:after="120"/>
                  <w:ind w:leftChars="50" w:left="525" w:hanging="420"/>
                  <w:contextualSpacing/>
                  <w:jc w:val="both"/>
                </w:pPr>
              </w:pPrChange>
            </w:pPr>
            <w:ins w:id="752" w:author="He Han" w:date="2026-10-27T14:00:00Z">
              <w:r w:rsidRPr="00C34334">
                <w:rPr>
                  <w:rFonts w:ascii="Times New Roman" w:eastAsia="仿宋_GB2312" w:hAnsi="Times New Roman" w:cs="Times New Roman"/>
                  <w:color w:val="auto"/>
                  <w:sz w:val="18"/>
                  <w:szCs w:val="18"/>
                </w:rPr>
                <w:t>Adjust the jacket temperature to 20.0 ± 5.0 °C (target: 20.0 °C).</w:t>
              </w:r>
            </w:ins>
          </w:p>
          <w:p w14:paraId="25B858C8" w14:textId="77777777" w:rsidR="00E63094" w:rsidRPr="00C34334" w:rsidRDefault="00E63094" w:rsidP="00C2448B">
            <w:pPr>
              <w:widowControl w:val="0"/>
              <w:numPr>
                <w:ilvl w:val="0"/>
                <w:numId w:val="214"/>
              </w:numPr>
              <w:spacing w:beforeLines="50" w:before="120" w:afterLines="50" w:after="120"/>
              <w:ind w:leftChars="50" w:left="525"/>
              <w:contextualSpacing/>
              <w:jc w:val="both"/>
              <w:rPr>
                <w:ins w:id="753" w:author="He Han" w:date="2026-10-27T14:00:00Z"/>
                <w:rFonts w:ascii="Times New Roman" w:eastAsia="仿宋_GB2312" w:hAnsi="Times New Roman" w:cs="Times New Roman"/>
                <w:color w:val="auto"/>
                <w:sz w:val="18"/>
                <w:szCs w:val="18"/>
              </w:rPr>
              <w:pPrChange w:id="754" w:author="He Han" w:date="2026-10-27T15:35:00Z">
                <w:pPr>
                  <w:widowControl w:val="0"/>
                  <w:numPr>
                    <w:numId w:val="214"/>
                  </w:numPr>
                  <w:spacing w:beforeLines="50" w:before="120" w:afterLines="50" w:after="120"/>
                  <w:ind w:leftChars="50" w:left="525" w:hanging="420"/>
                  <w:contextualSpacing/>
                  <w:jc w:val="both"/>
                </w:pPr>
              </w:pPrChange>
            </w:pPr>
            <w:ins w:id="755" w:author="He Han" w:date="2026-10-27T14:00:00Z">
              <w:r w:rsidRPr="00C34334">
                <w:rPr>
                  <w:rFonts w:ascii="Times New Roman" w:eastAsia="仿宋_GB2312" w:hAnsi="Times New Roman" w:cs="Times New Roman"/>
                  <w:color w:val="auto"/>
                  <w:sz w:val="18"/>
                  <w:szCs w:val="18"/>
                </w:rPr>
                <w:lastRenderedPageBreak/>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-L-N-Me-</w:t>
              </w:r>
              <w:proofErr w:type="spellStart"/>
              <w:proofErr w:type="gramStart"/>
              <w:r w:rsidRPr="00C34334">
                <w:rPr>
                  <w:rFonts w:ascii="Times New Roman" w:eastAsia="仿宋_GB2312" w:hAnsi="Times New Roman" w:cs="Times New Roman"/>
                  <w:color w:val="auto"/>
                  <w:sz w:val="18"/>
                  <w:szCs w:val="18"/>
                </w:rPr>
                <w:t>Asn</w:t>
              </w:r>
              <w:proofErr w:type="spellEnd"/>
              <w:r w:rsidRPr="00C34334">
                <w:rPr>
                  <w:rFonts w:ascii="Times New Roman" w:eastAsia="仿宋_GB2312" w:hAnsi="Times New Roman" w:cs="Times New Roman"/>
                  <w:color w:val="auto"/>
                  <w:sz w:val="18"/>
                  <w:szCs w:val="18"/>
                </w:rPr>
                <w:t>(</w:t>
              </w:r>
              <w:proofErr w:type="spellStart"/>
              <w:proofErr w:type="gramEnd"/>
              <w:r w:rsidRPr="00C34334">
                <w:rPr>
                  <w:rFonts w:ascii="Times New Roman" w:eastAsia="仿宋_GB2312" w:hAnsi="Times New Roman" w:cs="Times New Roman"/>
                  <w:color w:val="auto"/>
                  <w:sz w:val="18"/>
                  <w:szCs w:val="18"/>
                </w:rPr>
                <w:t>Trt</w:t>
              </w:r>
              <w:proofErr w:type="spellEnd"/>
              <w:r w:rsidRPr="00C34334">
                <w:rPr>
                  <w:rFonts w:ascii="Times New Roman" w:eastAsia="仿宋_GB2312" w:hAnsi="Times New Roman" w:cs="Times New Roman"/>
                  <w:color w:val="auto"/>
                  <w:sz w:val="18"/>
                  <w:szCs w:val="18"/>
                </w:rPr>
                <w:t xml:space="preserve">)-OH (1.75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Stir at least 15 minutes at 20.0 ± 5.0 °C (target: 20.0 °C), Confirm no visible solids and later use. </w:t>
              </w:r>
            </w:ins>
          </w:p>
          <w:p w14:paraId="2C32ADA6" w14:textId="63D6FC21" w:rsidR="00E63094" w:rsidRPr="00C34334" w:rsidRDefault="00381C64" w:rsidP="00C2448B">
            <w:pPr>
              <w:widowControl w:val="0"/>
              <w:numPr>
                <w:ilvl w:val="0"/>
                <w:numId w:val="214"/>
              </w:numPr>
              <w:spacing w:beforeLines="50" w:before="120" w:afterLines="50" w:after="120"/>
              <w:ind w:leftChars="50" w:left="525"/>
              <w:contextualSpacing/>
              <w:jc w:val="both"/>
              <w:rPr>
                <w:ins w:id="756" w:author="He Han" w:date="2026-10-27T14:00:00Z"/>
                <w:rFonts w:ascii="Times New Roman" w:eastAsia="仿宋_GB2312" w:hAnsi="Times New Roman" w:cs="Times New Roman"/>
                <w:color w:val="auto"/>
                <w:sz w:val="18"/>
                <w:szCs w:val="18"/>
              </w:rPr>
              <w:pPrChange w:id="757" w:author="He Han" w:date="2026-10-27T15:35:00Z">
                <w:pPr>
                  <w:widowControl w:val="0"/>
                  <w:numPr>
                    <w:numId w:val="214"/>
                  </w:numPr>
                  <w:spacing w:beforeLines="50" w:before="120" w:afterLines="50" w:after="120"/>
                  <w:ind w:leftChars="50" w:left="525" w:hanging="420"/>
                  <w:contextualSpacing/>
                  <w:jc w:val="both"/>
                </w:pPr>
              </w:pPrChange>
            </w:pPr>
            <w:ins w:id="758" w:author="He Han" w:date="2026-10-27T14:00:00Z">
              <w:r>
                <w:rPr>
                  <w:rFonts w:ascii="Times New Roman" w:eastAsia="仿宋_GB2312" w:hAnsi="Times New Roman" w:cs="Times New Roman"/>
                  <w:color w:val="auto"/>
                  <w:sz w:val="18"/>
                  <w:szCs w:val="18"/>
                </w:rPr>
                <w:t>Add</w:t>
              </w:r>
              <w:r w:rsidR="00E63094" w:rsidRPr="00C34334">
                <w:rPr>
                  <w:rFonts w:ascii="Times New Roman" w:eastAsia="仿宋_GB2312" w:hAnsi="Times New Roman" w:cs="Times New Roman"/>
                  <w:color w:val="auto"/>
                  <w:sz w:val="18"/>
                  <w:szCs w:val="18"/>
                </w:rPr>
                <w:t xml:space="preserve"> </w:t>
              </w:r>
              <w:proofErr w:type="spellStart"/>
              <w:r w:rsidR="00E63094" w:rsidRPr="00C34334">
                <w:rPr>
                  <w:rFonts w:ascii="Times New Roman" w:eastAsia="仿宋_GB2312" w:hAnsi="Times New Roman" w:cs="Times New Roman"/>
                  <w:color w:val="auto"/>
                  <w:sz w:val="18"/>
                  <w:szCs w:val="18"/>
                </w:rPr>
                <w:t>OxymaPure</w:t>
              </w:r>
              <w:proofErr w:type="spellEnd"/>
              <w:r w:rsidR="00E63094" w:rsidRPr="00C34334">
                <w:rPr>
                  <w:rFonts w:ascii="Times New Roman" w:eastAsia="仿宋_GB2312" w:hAnsi="Times New Roman" w:cs="Times New Roman"/>
                  <w:color w:val="auto"/>
                  <w:sz w:val="18"/>
                  <w:szCs w:val="18"/>
                </w:rPr>
                <w:t xml:space="preserve"> (1.80 </w:t>
              </w:r>
              <w:proofErr w:type="spellStart"/>
              <w:r w:rsidR="00E63094" w:rsidRPr="00C34334">
                <w:rPr>
                  <w:rFonts w:ascii="Times New Roman" w:eastAsia="仿宋_GB2312" w:hAnsi="Times New Roman" w:cs="Times New Roman"/>
                  <w:color w:val="auto"/>
                  <w:sz w:val="18"/>
                  <w:szCs w:val="18"/>
                </w:rPr>
                <w:t>eq</w:t>
              </w:r>
              <w:proofErr w:type="spellEnd"/>
              <w:r w:rsidR="00E63094" w:rsidRPr="00C34334">
                <w:rPr>
                  <w:rFonts w:ascii="Times New Roman" w:eastAsia="仿宋_GB2312" w:hAnsi="Times New Roman" w:cs="Times New Roman"/>
                  <w:color w:val="auto"/>
                  <w:sz w:val="18"/>
                  <w:szCs w:val="18"/>
                </w:rPr>
                <w:t xml:space="preserve">) into TJ4S-1213-Sy15-R01, rinse the TJ4S-1213-Sy15-R01 with DMF (2.0 V, 1.90 kg/kg). </w:t>
              </w:r>
            </w:ins>
          </w:p>
          <w:p w14:paraId="2F3C8D9A" w14:textId="77777777" w:rsidR="00E63094" w:rsidRPr="00C34334" w:rsidRDefault="00E63094" w:rsidP="00C2448B">
            <w:pPr>
              <w:widowControl w:val="0"/>
              <w:numPr>
                <w:ilvl w:val="0"/>
                <w:numId w:val="214"/>
              </w:numPr>
              <w:spacing w:beforeLines="50" w:before="120" w:afterLines="50" w:after="120"/>
              <w:ind w:leftChars="50" w:left="525"/>
              <w:contextualSpacing/>
              <w:jc w:val="both"/>
              <w:rPr>
                <w:ins w:id="759" w:author="He Han" w:date="2026-10-27T14:00:00Z"/>
                <w:rFonts w:ascii="Times New Roman" w:eastAsia="仿宋_GB2312" w:hAnsi="Times New Roman" w:cs="Times New Roman"/>
                <w:color w:val="auto"/>
                <w:sz w:val="18"/>
                <w:szCs w:val="18"/>
              </w:rPr>
              <w:pPrChange w:id="760" w:author="He Han" w:date="2026-10-27T15:35:00Z">
                <w:pPr>
                  <w:widowControl w:val="0"/>
                  <w:numPr>
                    <w:numId w:val="214"/>
                  </w:numPr>
                  <w:spacing w:beforeLines="50" w:before="120" w:afterLines="50" w:after="120"/>
                  <w:ind w:leftChars="50" w:left="525" w:hanging="420"/>
                  <w:contextualSpacing/>
                  <w:jc w:val="both"/>
                </w:pPr>
              </w:pPrChange>
            </w:pPr>
            <w:ins w:id="761" w:author="He Han" w:date="2026-10-27T14:00:00Z">
              <w:r w:rsidRPr="00C34334">
                <w:rPr>
                  <w:rFonts w:ascii="Times New Roman" w:eastAsia="仿宋_GB2312" w:hAnsi="Times New Roman" w:cs="Times New Roman"/>
                  <w:color w:val="auto"/>
                  <w:sz w:val="18"/>
                  <w:szCs w:val="18"/>
                </w:rPr>
                <w:t xml:space="preserve">Add DIC (2.00 eq.) at 20.0 ± 5.0 °C (target: 20.0 °C). Stir for 20 ± 5 min (target: 20 min) after addition at 20.0 ± 5.0 °C (target: 20.0 °C). </w:t>
              </w:r>
            </w:ins>
          </w:p>
          <w:p w14:paraId="41110DAF" w14:textId="77777777" w:rsidR="00E63094" w:rsidRPr="00C34334" w:rsidRDefault="00E63094" w:rsidP="00C2448B">
            <w:pPr>
              <w:widowControl w:val="0"/>
              <w:numPr>
                <w:ilvl w:val="0"/>
                <w:numId w:val="214"/>
              </w:numPr>
              <w:spacing w:beforeLines="50" w:before="120" w:afterLines="50" w:after="120"/>
              <w:ind w:leftChars="50" w:left="525"/>
              <w:contextualSpacing/>
              <w:jc w:val="both"/>
              <w:rPr>
                <w:ins w:id="762" w:author="He Han" w:date="2026-10-27T14:00:00Z"/>
                <w:rFonts w:ascii="Times New Roman" w:eastAsia="仿宋_GB2312" w:hAnsi="Times New Roman" w:cs="Times New Roman"/>
                <w:color w:val="auto"/>
                <w:sz w:val="18"/>
                <w:szCs w:val="18"/>
              </w:rPr>
              <w:pPrChange w:id="763" w:author="He Han" w:date="2026-10-27T15:35:00Z">
                <w:pPr>
                  <w:widowControl w:val="0"/>
                  <w:numPr>
                    <w:numId w:val="214"/>
                  </w:numPr>
                  <w:spacing w:beforeLines="50" w:before="120" w:afterLines="50" w:after="120"/>
                  <w:ind w:leftChars="50" w:left="525" w:hanging="420"/>
                  <w:contextualSpacing/>
                  <w:jc w:val="both"/>
                </w:pPr>
              </w:pPrChange>
            </w:pPr>
            <w:ins w:id="764" w:author="He Han" w:date="2026-10-27T14:00:00Z">
              <w:r w:rsidRPr="00C34334">
                <w:rPr>
                  <w:rFonts w:ascii="Times New Roman" w:eastAsia="仿宋_GB2312" w:hAnsi="Times New Roman" w:cs="Times New Roman"/>
                  <w:color w:val="auto"/>
                  <w:sz w:val="18"/>
                  <w:szCs w:val="18"/>
                </w:rPr>
                <w:t xml:space="preserve">Transfer the mixture in TJ4S-1213-Sy15-R01 into TJ4S-1213-Sy15. Add DMF (1.0 V, 0.95 kg/kg) into TJ4S-1213-Sy15-R01 to rinse the wall. </w:t>
              </w:r>
            </w:ins>
          </w:p>
          <w:p w14:paraId="4646CA04" w14:textId="77777777" w:rsidR="00E63094" w:rsidRPr="00C34334" w:rsidRDefault="00E63094" w:rsidP="00C2448B">
            <w:pPr>
              <w:widowControl w:val="0"/>
              <w:numPr>
                <w:ilvl w:val="0"/>
                <w:numId w:val="214"/>
              </w:numPr>
              <w:spacing w:beforeLines="50" w:before="120" w:afterLines="50" w:after="120"/>
              <w:ind w:leftChars="50" w:left="525"/>
              <w:contextualSpacing/>
              <w:jc w:val="both"/>
              <w:rPr>
                <w:ins w:id="765" w:author="He Han" w:date="2026-10-27T14:00:00Z"/>
                <w:rFonts w:ascii="Times New Roman" w:eastAsia="仿宋_GB2312" w:hAnsi="Times New Roman" w:cs="Times New Roman"/>
                <w:color w:val="auto"/>
                <w:sz w:val="18"/>
                <w:szCs w:val="18"/>
              </w:rPr>
              <w:pPrChange w:id="766" w:author="He Han" w:date="2026-10-27T15:35:00Z">
                <w:pPr>
                  <w:widowControl w:val="0"/>
                  <w:numPr>
                    <w:numId w:val="214"/>
                  </w:numPr>
                  <w:spacing w:beforeLines="50" w:before="120" w:afterLines="50" w:after="120"/>
                  <w:ind w:leftChars="50" w:left="525" w:hanging="420"/>
                  <w:contextualSpacing/>
                  <w:jc w:val="both"/>
                </w:pPr>
              </w:pPrChange>
            </w:pPr>
            <w:ins w:id="767"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43DE0A90" w14:textId="77777777" w:rsidTr="002079CD">
        <w:trPr>
          <w:trHeight w:val="384"/>
          <w:ins w:id="76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49E119A" w14:textId="77777777" w:rsidR="00E63094" w:rsidRPr="002079CD" w:rsidRDefault="00E63094" w:rsidP="002079CD">
            <w:pPr>
              <w:spacing w:beforeLines="50" w:before="120" w:afterLines="50" w:after="120"/>
              <w:contextualSpacing/>
              <w:jc w:val="center"/>
              <w:rPr>
                <w:ins w:id="769" w:author="He Han" w:date="2026-10-27T14:00:00Z"/>
                <w:rFonts w:ascii="Times New Roman" w:eastAsia="仿宋_GB2312" w:hAnsi="Times New Roman" w:cs="Times New Roman"/>
                <w:sz w:val="18"/>
                <w:szCs w:val="18"/>
                <w:lang w:eastAsia="zh-CN"/>
              </w:rPr>
            </w:pPr>
            <w:ins w:id="770" w:author="He Han" w:date="2026-10-27T14:00:00Z">
              <w:r w:rsidRPr="002079CD">
                <w:rPr>
                  <w:rFonts w:ascii="Times New Roman" w:eastAsia="仿宋_GB2312" w:hAnsi="Times New Roman" w:cs="Times New Roman"/>
                  <w:sz w:val="18"/>
                  <w:szCs w:val="18"/>
                  <w:lang w:eastAsia="zh-CN"/>
                </w:rPr>
                <w:lastRenderedPageBreak/>
                <w:t>21</w:t>
              </w:r>
            </w:ins>
          </w:p>
        </w:tc>
        <w:tc>
          <w:tcPr>
            <w:tcW w:w="610" w:type="pct"/>
            <w:tcBorders>
              <w:top w:val="single" w:sz="4" w:space="0" w:color="auto"/>
              <w:left w:val="single" w:sz="4" w:space="0" w:color="auto"/>
              <w:bottom w:val="single" w:sz="4" w:space="0" w:color="auto"/>
              <w:right w:val="single" w:sz="4" w:space="0" w:color="auto"/>
            </w:tcBorders>
            <w:vAlign w:val="center"/>
          </w:tcPr>
          <w:p w14:paraId="0F16032F" w14:textId="77777777" w:rsidR="00E63094" w:rsidRPr="00C34334" w:rsidRDefault="00E63094" w:rsidP="002079CD">
            <w:pPr>
              <w:spacing w:beforeLines="50" w:before="120" w:afterLines="50" w:after="120"/>
              <w:contextualSpacing/>
              <w:jc w:val="center"/>
              <w:rPr>
                <w:ins w:id="771" w:author="He Han" w:date="2026-10-27T14:00:00Z"/>
                <w:rFonts w:ascii="Times New Roman" w:eastAsia="仿宋_GB2312" w:hAnsi="Times New Roman" w:cs="Times New Roman"/>
                <w:color w:val="auto"/>
                <w:sz w:val="18"/>
                <w:szCs w:val="18"/>
                <w:lang w:eastAsia="zh-CN"/>
              </w:rPr>
            </w:pPr>
            <w:ins w:id="772"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5A84EB6D" w14:textId="77777777" w:rsidR="00E63094" w:rsidRPr="00C34334" w:rsidRDefault="00E63094" w:rsidP="00C2448B">
            <w:pPr>
              <w:widowControl w:val="0"/>
              <w:numPr>
                <w:ilvl w:val="0"/>
                <w:numId w:val="215"/>
              </w:numPr>
              <w:spacing w:beforeLines="50" w:before="120" w:afterLines="50" w:after="120"/>
              <w:ind w:leftChars="50" w:left="525"/>
              <w:contextualSpacing/>
              <w:jc w:val="both"/>
              <w:rPr>
                <w:ins w:id="773" w:author="He Han" w:date="2026-10-27T14:00:00Z"/>
                <w:rFonts w:ascii="Times New Roman" w:eastAsia="仿宋_GB2312" w:hAnsi="Times New Roman" w:cs="Times New Roman"/>
                <w:color w:val="auto"/>
                <w:sz w:val="18"/>
                <w:szCs w:val="18"/>
              </w:rPr>
              <w:pPrChange w:id="774" w:author="He Han" w:date="2026-10-27T15:35:00Z">
                <w:pPr>
                  <w:widowControl w:val="0"/>
                  <w:numPr>
                    <w:numId w:val="215"/>
                  </w:numPr>
                  <w:spacing w:beforeLines="50" w:before="120" w:afterLines="50" w:after="120"/>
                  <w:ind w:leftChars="50" w:left="525" w:hanging="420"/>
                  <w:contextualSpacing/>
                  <w:jc w:val="both"/>
                </w:pPr>
              </w:pPrChange>
            </w:pPr>
            <w:ins w:id="775" w:author="He Han" w:date="2026-10-27T14:00:00Z">
              <w:r w:rsidRPr="00C34334">
                <w:rPr>
                  <w:rFonts w:ascii="Times New Roman" w:eastAsia="仿宋_GB2312" w:hAnsi="Times New Roman" w:cs="Times New Roman"/>
                  <w:color w:val="auto"/>
                  <w:sz w:val="18"/>
                  <w:szCs w:val="18"/>
                </w:rPr>
                <w:t xml:space="preserve">Heat the mixture to 19.0 ~ 27.0 °C (target: 25.0 °C). The mixture is allowed to react at 19.0 ~ 27.0 °C (target: 25.0 °C). </w:t>
              </w:r>
            </w:ins>
          </w:p>
          <w:p w14:paraId="3848AE22" w14:textId="77777777" w:rsidR="00E63094" w:rsidRPr="00C34334" w:rsidRDefault="00E63094" w:rsidP="00C2448B">
            <w:pPr>
              <w:widowControl w:val="0"/>
              <w:numPr>
                <w:ilvl w:val="0"/>
                <w:numId w:val="215"/>
              </w:numPr>
              <w:spacing w:beforeLines="50" w:before="120" w:afterLines="50" w:after="120"/>
              <w:ind w:leftChars="50" w:left="525"/>
              <w:contextualSpacing/>
              <w:jc w:val="both"/>
              <w:rPr>
                <w:ins w:id="776" w:author="He Han" w:date="2026-10-27T14:00:00Z"/>
                <w:rFonts w:ascii="Times New Roman" w:eastAsia="仿宋_GB2312" w:hAnsi="Times New Roman" w:cs="Times New Roman"/>
                <w:color w:val="auto"/>
                <w:sz w:val="18"/>
                <w:szCs w:val="18"/>
              </w:rPr>
              <w:pPrChange w:id="777" w:author="He Han" w:date="2026-10-27T15:35:00Z">
                <w:pPr>
                  <w:widowControl w:val="0"/>
                  <w:numPr>
                    <w:numId w:val="215"/>
                  </w:numPr>
                  <w:spacing w:beforeLines="50" w:before="120" w:afterLines="50" w:after="120"/>
                  <w:ind w:leftChars="50" w:left="525" w:hanging="420"/>
                  <w:contextualSpacing/>
                  <w:jc w:val="both"/>
                </w:pPr>
              </w:pPrChange>
            </w:pPr>
            <w:ins w:id="778" w:author="He Han" w:date="2026-10-27T14:00:00Z">
              <w:r w:rsidRPr="00C34334">
                <w:rPr>
                  <w:rFonts w:ascii="Times New Roman" w:eastAsia="仿宋_GB2312" w:hAnsi="Times New Roman" w:cs="Times New Roman" w:hint="eastAsia"/>
                  <w:color w:val="auto"/>
                  <w:sz w:val="18"/>
                  <w:szCs w:val="18"/>
                </w:rPr>
                <w:t xml:space="preserve">After 4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15 min (target: 4 h), sample the mixture every 0.5 ~ 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6.5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13.5 h). </w:t>
              </w:r>
            </w:ins>
          </w:p>
          <w:p w14:paraId="574D19A7" w14:textId="77777777" w:rsidR="00E63094" w:rsidRPr="00C34334" w:rsidRDefault="00E63094" w:rsidP="00C2448B">
            <w:pPr>
              <w:widowControl w:val="0"/>
              <w:numPr>
                <w:ilvl w:val="0"/>
                <w:numId w:val="215"/>
              </w:numPr>
              <w:spacing w:beforeLines="50" w:before="120" w:afterLines="50" w:after="120"/>
              <w:ind w:leftChars="50" w:left="525"/>
              <w:contextualSpacing/>
              <w:jc w:val="both"/>
              <w:rPr>
                <w:ins w:id="779" w:author="He Han" w:date="2026-10-27T14:00:00Z"/>
                <w:rFonts w:ascii="Times New Roman" w:eastAsia="仿宋_GB2312" w:hAnsi="Times New Roman" w:cs="Times New Roman"/>
                <w:color w:val="auto"/>
                <w:sz w:val="18"/>
                <w:szCs w:val="18"/>
              </w:rPr>
              <w:pPrChange w:id="780" w:author="He Han" w:date="2026-10-27T15:35:00Z">
                <w:pPr>
                  <w:widowControl w:val="0"/>
                  <w:numPr>
                    <w:numId w:val="215"/>
                  </w:numPr>
                  <w:spacing w:beforeLines="50" w:before="120" w:afterLines="50" w:after="120"/>
                  <w:ind w:leftChars="50" w:left="525" w:hanging="420"/>
                  <w:contextualSpacing/>
                  <w:jc w:val="both"/>
                </w:pPr>
              </w:pPrChange>
            </w:pPr>
            <w:ins w:id="781"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tc>
      </w:tr>
      <w:tr w:rsidR="00E63094" w:rsidRPr="00C34334" w14:paraId="611D3E76" w14:textId="77777777" w:rsidTr="002079CD">
        <w:trPr>
          <w:trHeight w:val="384"/>
          <w:ins w:id="78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848098F" w14:textId="77777777" w:rsidR="00E63094" w:rsidRPr="002079CD" w:rsidRDefault="00E63094" w:rsidP="002079CD">
            <w:pPr>
              <w:spacing w:beforeLines="50" w:before="120" w:afterLines="50" w:after="120"/>
              <w:contextualSpacing/>
              <w:jc w:val="center"/>
              <w:rPr>
                <w:ins w:id="783" w:author="He Han" w:date="2026-10-27T14:00:00Z"/>
                <w:rFonts w:ascii="Times New Roman" w:eastAsia="仿宋_GB2312" w:hAnsi="Times New Roman" w:cs="Times New Roman"/>
                <w:sz w:val="18"/>
                <w:szCs w:val="18"/>
                <w:lang w:eastAsia="zh-CN"/>
              </w:rPr>
            </w:pPr>
            <w:ins w:id="784" w:author="He Han" w:date="2026-10-27T14:00:00Z">
              <w:r w:rsidRPr="002079CD">
                <w:rPr>
                  <w:rFonts w:ascii="Times New Roman" w:eastAsia="仿宋_GB2312" w:hAnsi="Times New Roman" w:cs="Times New Roman"/>
                  <w:sz w:val="18"/>
                  <w:szCs w:val="18"/>
                  <w:lang w:eastAsia="zh-CN"/>
                </w:rPr>
                <w:t>22</w:t>
              </w:r>
            </w:ins>
          </w:p>
        </w:tc>
        <w:tc>
          <w:tcPr>
            <w:tcW w:w="610" w:type="pct"/>
            <w:tcBorders>
              <w:top w:val="single" w:sz="4" w:space="0" w:color="auto"/>
              <w:left w:val="single" w:sz="4" w:space="0" w:color="auto"/>
              <w:bottom w:val="single" w:sz="4" w:space="0" w:color="auto"/>
              <w:right w:val="single" w:sz="4" w:space="0" w:color="auto"/>
            </w:tcBorders>
            <w:vAlign w:val="center"/>
          </w:tcPr>
          <w:p w14:paraId="3EA38539" w14:textId="77777777" w:rsidR="00E63094" w:rsidRPr="00C34334" w:rsidRDefault="00E63094" w:rsidP="002079CD">
            <w:pPr>
              <w:spacing w:beforeLines="50" w:before="120" w:afterLines="50" w:after="120"/>
              <w:contextualSpacing/>
              <w:jc w:val="center"/>
              <w:rPr>
                <w:ins w:id="785" w:author="He Han" w:date="2026-10-27T14:00:00Z"/>
                <w:rFonts w:ascii="Times New Roman" w:eastAsia="仿宋_GB2312" w:hAnsi="Times New Roman" w:cs="Times New Roman"/>
                <w:color w:val="auto"/>
                <w:sz w:val="18"/>
                <w:szCs w:val="18"/>
                <w:lang w:eastAsia="zh-CN"/>
              </w:rPr>
            </w:pPr>
            <w:ins w:id="786"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223AA01E" w14:textId="77777777" w:rsidR="00E63094" w:rsidRPr="00C34334" w:rsidRDefault="00E63094" w:rsidP="00C2448B">
            <w:pPr>
              <w:widowControl w:val="0"/>
              <w:numPr>
                <w:ilvl w:val="0"/>
                <w:numId w:val="216"/>
              </w:numPr>
              <w:spacing w:beforeLines="50" w:before="120" w:afterLines="50" w:after="120"/>
              <w:ind w:leftChars="50" w:left="525"/>
              <w:contextualSpacing/>
              <w:jc w:val="both"/>
              <w:rPr>
                <w:ins w:id="787" w:author="He Han" w:date="2026-10-27T14:00:00Z"/>
                <w:rFonts w:ascii="Times New Roman" w:eastAsia="仿宋_GB2312" w:hAnsi="Times New Roman" w:cs="Times New Roman"/>
                <w:color w:val="auto"/>
                <w:sz w:val="18"/>
                <w:szCs w:val="18"/>
              </w:rPr>
              <w:pPrChange w:id="788" w:author="He Han" w:date="2026-10-27T15:35:00Z">
                <w:pPr>
                  <w:widowControl w:val="0"/>
                  <w:numPr>
                    <w:numId w:val="216"/>
                  </w:numPr>
                  <w:spacing w:beforeLines="50" w:before="120" w:afterLines="50" w:after="120"/>
                  <w:ind w:leftChars="50" w:left="525" w:hanging="420"/>
                  <w:contextualSpacing/>
                  <w:jc w:val="both"/>
                </w:pPr>
              </w:pPrChange>
            </w:pPr>
            <w:ins w:id="789" w:author="He Han" w:date="2026-10-27T14:00:00Z">
              <w:r w:rsidRPr="00C34334">
                <w:rPr>
                  <w:rFonts w:ascii="Times New Roman" w:eastAsia="仿宋_GB2312" w:hAnsi="Times New Roman" w:cs="Times New Roman"/>
                  <w:color w:val="auto"/>
                  <w:sz w:val="18"/>
                  <w:szCs w:val="18"/>
                </w:rPr>
                <w:t xml:space="preserve">Add DMF (8.0 V, 7.58 kg/kg) into the activation tank (TJ4S-1213-Sy15-R01). Circulate and clean the activating liquid transfer pipeline, solid charging port cleaning pipeline and liquid charging port cleaning pipeline. </w:t>
              </w:r>
            </w:ins>
          </w:p>
          <w:p w14:paraId="3E1D7285" w14:textId="77777777" w:rsidR="00E63094" w:rsidRPr="00C34334" w:rsidRDefault="00E63094" w:rsidP="00C2448B">
            <w:pPr>
              <w:widowControl w:val="0"/>
              <w:numPr>
                <w:ilvl w:val="0"/>
                <w:numId w:val="216"/>
              </w:numPr>
              <w:spacing w:beforeLines="50" w:before="120" w:afterLines="50" w:after="120"/>
              <w:ind w:leftChars="50" w:left="525"/>
              <w:contextualSpacing/>
              <w:jc w:val="both"/>
              <w:rPr>
                <w:ins w:id="790" w:author="He Han" w:date="2026-10-27T14:00:00Z"/>
                <w:rFonts w:ascii="Times New Roman" w:eastAsia="仿宋_GB2312" w:hAnsi="Times New Roman" w:cs="Times New Roman"/>
                <w:color w:val="auto"/>
                <w:sz w:val="18"/>
                <w:szCs w:val="18"/>
              </w:rPr>
              <w:pPrChange w:id="791" w:author="He Han" w:date="2026-10-27T15:35:00Z">
                <w:pPr>
                  <w:widowControl w:val="0"/>
                  <w:numPr>
                    <w:numId w:val="216"/>
                  </w:numPr>
                  <w:spacing w:beforeLines="50" w:before="120" w:afterLines="50" w:after="120"/>
                  <w:ind w:leftChars="50" w:left="525" w:hanging="420"/>
                  <w:contextualSpacing/>
                  <w:jc w:val="both"/>
                </w:pPr>
              </w:pPrChange>
            </w:pPr>
            <w:ins w:id="792"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0ABF2712" w14:textId="77777777" w:rsidR="00E63094" w:rsidRPr="00C34334" w:rsidRDefault="00E63094" w:rsidP="00C2448B">
            <w:pPr>
              <w:widowControl w:val="0"/>
              <w:numPr>
                <w:ilvl w:val="0"/>
                <w:numId w:val="216"/>
              </w:numPr>
              <w:spacing w:beforeLines="50" w:before="120" w:afterLines="50" w:after="120"/>
              <w:ind w:leftChars="50" w:left="525"/>
              <w:contextualSpacing/>
              <w:jc w:val="both"/>
              <w:rPr>
                <w:ins w:id="793" w:author="He Han" w:date="2026-10-27T14:00:00Z"/>
                <w:rFonts w:ascii="Times New Roman" w:eastAsia="仿宋_GB2312" w:hAnsi="Times New Roman" w:cs="Times New Roman"/>
                <w:color w:val="auto"/>
                <w:sz w:val="18"/>
                <w:szCs w:val="18"/>
              </w:rPr>
              <w:pPrChange w:id="794" w:author="He Han" w:date="2026-10-27T15:35:00Z">
                <w:pPr>
                  <w:widowControl w:val="0"/>
                  <w:numPr>
                    <w:numId w:val="216"/>
                  </w:numPr>
                  <w:spacing w:beforeLines="50" w:before="120" w:afterLines="50" w:after="120"/>
                  <w:ind w:leftChars="50" w:left="525" w:hanging="420"/>
                  <w:contextualSpacing/>
                  <w:jc w:val="both"/>
                </w:pPr>
              </w:pPrChange>
            </w:pPr>
            <w:ins w:id="795" w:author="He Han" w:date="2026-10-27T14:00:00Z">
              <w:r w:rsidRPr="00C34334">
                <w:rPr>
                  <w:rFonts w:ascii="Times New Roman" w:eastAsia="仿宋_GB2312" w:hAnsi="Times New Roman" w:cs="Times New Roman"/>
                  <w:color w:val="auto"/>
                  <w:sz w:val="18"/>
                  <w:szCs w:val="18"/>
                </w:rPr>
                <w:t xml:space="preserve"> Bubble with nitrogen, after stirring, turn off the nitrogen. Drain until there is no obvious drip</w:t>
              </w:r>
            </w:ins>
          </w:p>
          <w:p w14:paraId="624A8D57" w14:textId="77777777" w:rsidR="00E63094" w:rsidRPr="00C34334" w:rsidRDefault="00E63094" w:rsidP="00C2448B">
            <w:pPr>
              <w:spacing w:beforeLines="50" w:before="120" w:afterLines="50" w:after="120"/>
              <w:ind w:leftChars="50" w:left="105"/>
              <w:contextualSpacing/>
              <w:jc w:val="both"/>
              <w:rPr>
                <w:ins w:id="796" w:author="He Han" w:date="2026-10-27T14:00:00Z"/>
                <w:rFonts w:ascii="Times New Roman" w:eastAsia="仿宋_GB2312" w:hAnsi="Times New Roman" w:cs="Times New Roman"/>
                <w:color w:val="auto"/>
                <w:sz w:val="18"/>
                <w:szCs w:val="18"/>
              </w:rPr>
              <w:pPrChange w:id="797" w:author="He Han" w:date="2026-10-27T15:35:00Z">
                <w:pPr>
                  <w:spacing w:beforeLines="50" w:before="120" w:afterLines="50" w:after="120"/>
                  <w:ind w:leftChars="50" w:left="105"/>
                  <w:contextualSpacing/>
                  <w:jc w:val="both"/>
                </w:pPr>
              </w:pPrChange>
            </w:pPr>
            <w:ins w:id="798"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65E75BD8" w14:textId="77777777" w:rsidTr="002079CD">
        <w:trPr>
          <w:trHeight w:val="384"/>
          <w:ins w:id="79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9F2185F" w14:textId="77777777" w:rsidR="00E63094" w:rsidRPr="002079CD" w:rsidRDefault="00E63094" w:rsidP="002079CD">
            <w:pPr>
              <w:spacing w:beforeLines="50" w:before="120" w:afterLines="50" w:after="120"/>
              <w:contextualSpacing/>
              <w:jc w:val="center"/>
              <w:rPr>
                <w:ins w:id="800" w:author="He Han" w:date="2026-10-27T14:00:00Z"/>
                <w:rFonts w:ascii="Times New Roman" w:eastAsia="仿宋_GB2312" w:hAnsi="Times New Roman" w:cs="Times New Roman"/>
                <w:sz w:val="18"/>
                <w:szCs w:val="18"/>
                <w:lang w:eastAsia="zh-CN"/>
              </w:rPr>
            </w:pPr>
            <w:ins w:id="801" w:author="He Han" w:date="2026-10-27T14:00:00Z">
              <w:r w:rsidRPr="002079CD">
                <w:rPr>
                  <w:rFonts w:ascii="Times New Roman" w:eastAsia="仿宋_GB2312" w:hAnsi="Times New Roman" w:cs="Times New Roman"/>
                  <w:sz w:val="18"/>
                  <w:szCs w:val="18"/>
                  <w:lang w:eastAsia="zh-CN"/>
                </w:rPr>
                <w:t>23</w:t>
              </w:r>
            </w:ins>
          </w:p>
        </w:tc>
        <w:tc>
          <w:tcPr>
            <w:tcW w:w="610" w:type="pct"/>
            <w:tcBorders>
              <w:top w:val="single" w:sz="4" w:space="0" w:color="auto"/>
              <w:left w:val="single" w:sz="4" w:space="0" w:color="auto"/>
              <w:bottom w:val="single" w:sz="4" w:space="0" w:color="auto"/>
              <w:right w:val="single" w:sz="4" w:space="0" w:color="auto"/>
            </w:tcBorders>
            <w:vAlign w:val="center"/>
          </w:tcPr>
          <w:p w14:paraId="179DD6BF" w14:textId="77777777" w:rsidR="00E63094" w:rsidRPr="00C34334" w:rsidRDefault="00E63094" w:rsidP="002079CD">
            <w:pPr>
              <w:spacing w:beforeLines="50" w:before="120" w:afterLines="50" w:after="120"/>
              <w:contextualSpacing/>
              <w:jc w:val="center"/>
              <w:rPr>
                <w:ins w:id="802" w:author="He Han" w:date="2026-10-27T14:00:00Z"/>
                <w:rFonts w:ascii="Times New Roman" w:eastAsia="仿宋_GB2312" w:hAnsi="Times New Roman" w:cs="Times New Roman"/>
                <w:color w:val="auto"/>
                <w:sz w:val="18"/>
                <w:szCs w:val="18"/>
                <w:lang w:eastAsia="zh-CN"/>
              </w:rPr>
            </w:pPr>
            <w:ins w:id="803"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1D4415E3" w14:textId="77777777" w:rsidR="00E63094" w:rsidRPr="00C34334" w:rsidRDefault="00E63094" w:rsidP="00C2448B">
            <w:pPr>
              <w:widowControl w:val="0"/>
              <w:numPr>
                <w:ilvl w:val="0"/>
                <w:numId w:val="217"/>
              </w:numPr>
              <w:spacing w:beforeLines="50" w:before="120" w:afterLines="50" w:after="120"/>
              <w:ind w:leftChars="50" w:left="525"/>
              <w:contextualSpacing/>
              <w:jc w:val="both"/>
              <w:rPr>
                <w:ins w:id="804" w:author="He Han" w:date="2026-10-27T14:00:00Z"/>
                <w:rFonts w:ascii="Times New Roman" w:eastAsia="仿宋_GB2312" w:hAnsi="Times New Roman" w:cs="Times New Roman"/>
                <w:color w:val="auto"/>
                <w:sz w:val="18"/>
                <w:szCs w:val="18"/>
              </w:rPr>
              <w:pPrChange w:id="805" w:author="He Han" w:date="2026-10-27T15:35:00Z">
                <w:pPr>
                  <w:widowControl w:val="0"/>
                  <w:numPr>
                    <w:numId w:val="217"/>
                  </w:numPr>
                  <w:spacing w:beforeLines="50" w:before="120" w:afterLines="50" w:after="120"/>
                  <w:ind w:leftChars="50" w:left="525" w:hanging="420"/>
                  <w:contextualSpacing/>
                  <w:jc w:val="both"/>
                </w:pPr>
              </w:pPrChange>
            </w:pPr>
            <w:ins w:id="806"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w:t>
              </w:r>
            </w:ins>
          </w:p>
          <w:p w14:paraId="5808574B" w14:textId="77777777" w:rsidR="00E63094" w:rsidRPr="00C34334" w:rsidRDefault="00E63094" w:rsidP="00C2448B">
            <w:pPr>
              <w:widowControl w:val="0"/>
              <w:numPr>
                <w:ilvl w:val="0"/>
                <w:numId w:val="217"/>
              </w:numPr>
              <w:spacing w:beforeLines="50" w:before="120" w:afterLines="50" w:after="120"/>
              <w:ind w:leftChars="50" w:left="525"/>
              <w:contextualSpacing/>
              <w:jc w:val="both"/>
              <w:rPr>
                <w:ins w:id="807" w:author="He Han" w:date="2026-10-27T14:00:00Z"/>
                <w:rFonts w:ascii="Times New Roman" w:eastAsia="仿宋_GB2312" w:hAnsi="Times New Roman" w:cs="Times New Roman"/>
                <w:color w:val="auto"/>
                <w:sz w:val="18"/>
                <w:szCs w:val="18"/>
              </w:rPr>
              <w:pPrChange w:id="808" w:author="He Han" w:date="2026-10-27T15:35:00Z">
                <w:pPr>
                  <w:widowControl w:val="0"/>
                  <w:numPr>
                    <w:numId w:val="217"/>
                  </w:numPr>
                  <w:spacing w:beforeLines="50" w:before="120" w:afterLines="50" w:after="120"/>
                  <w:ind w:leftChars="50" w:left="525" w:hanging="420"/>
                  <w:contextualSpacing/>
                  <w:jc w:val="both"/>
                </w:pPr>
              </w:pPrChange>
            </w:pPr>
            <w:ins w:id="809"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5309AA11" w14:textId="77777777" w:rsidR="00E63094" w:rsidRPr="00C34334" w:rsidRDefault="00E63094" w:rsidP="00C2448B">
            <w:pPr>
              <w:widowControl w:val="0"/>
              <w:numPr>
                <w:ilvl w:val="0"/>
                <w:numId w:val="217"/>
              </w:numPr>
              <w:spacing w:beforeLines="50" w:before="120" w:afterLines="50" w:after="120"/>
              <w:ind w:leftChars="50" w:left="525"/>
              <w:contextualSpacing/>
              <w:jc w:val="both"/>
              <w:rPr>
                <w:ins w:id="810" w:author="He Han" w:date="2026-10-27T14:00:00Z"/>
                <w:rFonts w:ascii="Times New Roman" w:eastAsia="仿宋_GB2312" w:hAnsi="Times New Roman" w:cs="Times New Roman"/>
                <w:color w:val="auto"/>
                <w:sz w:val="18"/>
                <w:szCs w:val="18"/>
              </w:rPr>
              <w:pPrChange w:id="811" w:author="He Han" w:date="2026-10-27T15:35:00Z">
                <w:pPr>
                  <w:widowControl w:val="0"/>
                  <w:numPr>
                    <w:numId w:val="217"/>
                  </w:numPr>
                  <w:spacing w:beforeLines="50" w:before="120" w:afterLines="50" w:after="120"/>
                  <w:ind w:leftChars="50" w:left="525" w:hanging="420"/>
                  <w:contextualSpacing/>
                  <w:jc w:val="both"/>
                </w:pPr>
              </w:pPrChange>
            </w:pPr>
            <w:ins w:id="812" w:author="He Han" w:date="2026-10-27T14:00:00Z">
              <w:r w:rsidRPr="00C34334">
                <w:rPr>
                  <w:rFonts w:ascii="Times New Roman" w:eastAsia="仿宋_GB2312" w:hAnsi="Times New Roman" w:cs="Times New Roman"/>
                  <w:color w:val="auto"/>
                  <w:sz w:val="18"/>
                  <w:szCs w:val="18"/>
                </w:rPr>
                <w:t>Adjust to 25.0 ± 5.0 °C (target: 25.0 °C) and stir for 110 -130 min (target: 2 h) at 25.0 ± 5.0 °C (target: 25.0 °C).</w:t>
              </w:r>
            </w:ins>
          </w:p>
          <w:p w14:paraId="34CE3581" w14:textId="77777777" w:rsidR="00E63094" w:rsidRPr="00C34334" w:rsidRDefault="00E63094" w:rsidP="00C2448B">
            <w:pPr>
              <w:widowControl w:val="0"/>
              <w:numPr>
                <w:ilvl w:val="0"/>
                <w:numId w:val="217"/>
              </w:numPr>
              <w:spacing w:beforeLines="50" w:before="120" w:afterLines="50" w:after="120"/>
              <w:ind w:leftChars="50" w:left="525"/>
              <w:contextualSpacing/>
              <w:jc w:val="both"/>
              <w:rPr>
                <w:ins w:id="813" w:author="He Han" w:date="2026-10-27T14:00:00Z"/>
                <w:rFonts w:ascii="Times New Roman" w:eastAsia="仿宋_GB2312" w:hAnsi="Times New Roman" w:cs="Times New Roman"/>
                <w:color w:val="auto"/>
                <w:sz w:val="18"/>
                <w:szCs w:val="18"/>
              </w:rPr>
              <w:pPrChange w:id="814" w:author="He Han" w:date="2026-10-27T15:35:00Z">
                <w:pPr>
                  <w:widowControl w:val="0"/>
                  <w:numPr>
                    <w:numId w:val="217"/>
                  </w:numPr>
                  <w:spacing w:beforeLines="50" w:before="120" w:afterLines="50" w:after="120"/>
                  <w:ind w:leftChars="50" w:left="525" w:hanging="420"/>
                  <w:contextualSpacing/>
                  <w:jc w:val="both"/>
                </w:pPr>
              </w:pPrChange>
            </w:pPr>
            <w:ins w:id="815" w:author="He Han" w:date="2026-10-27T14:00:00Z">
              <w:r w:rsidRPr="00C34334">
                <w:rPr>
                  <w:rFonts w:ascii="Times New Roman" w:eastAsia="仿宋_GB2312" w:hAnsi="Times New Roman" w:cs="Times New Roman"/>
                  <w:color w:val="auto"/>
                  <w:sz w:val="18"/>
                  <w:szCs w:val="18"/>
                </w:rPr>
                <w:t>Stop stirring, turn off the nitrogen. Drain until there is no obvious drip.</w:t>
              </w:r>
            </w:ins>
          </w:p>
        </w:tc>
      </w:tr>
      <w:tr w:rsidR="00E63094" w:rsidRPr="00C34334" w14:paraId="1C2AE28D" w14:textId="77777777" w:rsidTr="002079CD">
        <w:trPr>
          <w:trHeight w:val="384"/>
          <w:ins w:id="816"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7BB6055" w14:textId="77777777" w:rsidR="00E63094" w:rsidRPr="002079CD" w:rsidRDefault="00E63094" w:rsidP="002079CD">
            <w:pPr>
              <w:spacing w:beforeLines="50" w:before="120" w:afterLines="50" w:after="120"/>
              <w:contextualSpacing/>
              <w:jc w:val="center"/>
              <w:rPr>
                <w:ins w:id="817" w:author="He Han" w:date="2026-10-27T14:00:00Z"/>
                <w:rFonts w:ascii="Times New Roman" w:eastAsia="仿宋_GB2312" w:hAnsi="Times New Roman" w:cs="Times New Roman"/>
                <w:sz w:val="18"/>
                <w:szCs w:val="18"/>
                <w:lang w:eastAsia="zh-CN"/>
              </w:rPr>
            </w:pPr>
            <w:ins w:id="818" w:author="He Han" w:date="2026-10-27T14:00:00Z">
              <w:r w:rsidRPr="002079CD">
                <w:rPr>
                  <w:rFonts w:ascii="Times New Roman" w:eastAsia="仿宋_GB2312" w:hAnsi="Times New Roman" w:cs="Times New Roman"/>
                  <w:sz w:val="18"/>
                  <w:szCs w:val="18"/>
                  <w:lang w:eastAsia="zh-CN"/>
                </w:rPr>
                <w:t>24</w:t>
              </w:r>
            </w:ins>
          </w:p>
        </w:tc>
        <w:tc>
          <w:tcPr>
            <w:tcW w:w="610" w:type="pct"/>
            <w:tcBorders>
              <w:top w:val="single" w:sz="4" w:space="0" w:color="auto"/>
              <w:left w:val="single" w:sz="4" w:space="0" w:color="auto"/>
              <w:bottom w:val="single" w:sz="4" w:space="0" w:color="auto"/>
              <w:right w:val="single" w:sz="4" w:space="0" w:color="auto"/>
            </w:tcBorders>
            <w:vAlign w:val="center"/>
          </w:tcPr>
          <w:p w14:paraId="6A6B882D" w14:textId="77777777" w:rsidR="00E63094" w:rsidRPr="00C34334" w:rsidRDefault="00E63094" w:rsidP="002079CD">
            <w:pPr>
              <w:spacing w:beforeLines="50" w:before="120" w:afterLines="50" w:after="120"/>
              <w:contextualSpacing/>
              <w:jc w:val="center"/>
              <w:rPr>
                <w:ins w:id="819" w:author="He Han" w:date="2026-10-27T14:00:00Z"/>
                <w:rFonts w:ascii="Times New Roman" w:eastAsia="仿宋_GB2312" w:hAnsi="Times New Roman" w:cs="Times New Roman"/>
                <w:color w:val="auto"/>
                <w:sz w:val="18"/>
                <w:szCs w:val="18"/>
                <w:lang w:eastAsia="zh-CN"/>
              </w:rPr>
            </w:pPr>
            <w:ins w:id="820"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A540462" w14:textId="77777777" w:rsidR="00E63094" w:rsidRPr="00C34334" w:rsidRDefault="00E63094" w:rsidP="00C2448B">
            <w:pPr>
              <w:widowControl w:val="0"/>
              <w:numPr>
                <w:ilvl w:val="0"/>
                <w:numId w:val="218"/>
              </w:numPr>
              <w:spacing w:beforeLines="50" w:before="120" w:afterLines="50" w:after="120"/>
              <w:ind w:leftChars="50" w:left="525"/>
              <w:contextualSpacing/>
              <w:jc w:val="both"/>
              <w:rPr>
                <w:ins w:id="821" w:author="He Han" w:date="2026-10-27T14:00:00Z"/>
                <w:rFonts w:ascii="Times New Roman" w:eastAsia="仿宋_GB2312" w:hAnsi="Times New Roman" w:cs="Times New Roman"/>
                <w:color w:val="auto"/>
                <w:sz w:val="18"/>
                <w:szCs w:val="18"/>
              </w:rPr>
              <w:pPrChange w:id="822" w:author="He Han" w:date="2026-10-27T15:35:00Z">
                <w:pPr>
                  <w:widowControl w:val="0"/>
                  <w:numPr>
                    <w:numId w:val="218"/>
                  </w:numPr>
                  <w:spacing w:beforeLines="50" w:before="120" w:afterLines="50" w:after="120"/>
                  <w:ind w:leftChars="50" w:left="525" w:hanging="420"/>
                  <w:contextualSpacing/>
                  <w:jc w:val="both"/>
                </w:pPr>
              </w:pPrChange>
            </w:pPr>
            <w:ins w:id="823"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4438FBDE" w14:textId="77777777" w:rsidR="00E63094" w:rsidRPr="00C34334" w:rsidRDefault="00E63094" w:rsidP="00C2448B">
            <w:pPr>
              <w:widowControl w:val="0"/>
              <w:numPr>
                <w:ilvl w:val="0"/>
                <w:numId w:val="218"/>
              </w:numPr>
              <w:spacing w:beforeLines="50" w:before="120" w:afterLines="50" w:after="120"/>
              <w:ind w:leftChars="50" w:left="525"/>
              <w:contextualSpacing/>
              <w:jc w:val="both"/>
              <w:rPr>
                <w:ins w:id="824" w:author="He Han" w:date="2026-10-27T14:00:00Z"/>
                <w:rFonts w:ascii="Times New Roman" w:eastAsia="仿宋_GB2312" w:hAnsi="Times New Roman" w:cs="Times New Roman"/>
                <w:color w:val="auto"/>
                <w:sz w:val="18"/>
                <w:szCs w:val="18"/>
              </w:rPr>
              <w:pPrChange w:id="825" w:author="He Han" w:date="2026-10-27T15:35:00Z">
                <w:pPr>
                  <w:widowControl w:val="0"/>
                  <w:numPr>
                    <w:numId w:val="218"/>
                  </w:numPr>
                  <w:spacing w:beforeLines="50" w:before="120" w:afterLines="50" w:after="120"/>
                  <w:ind w:leftChars="50" w:left="525" w:hanging="420"/>
                  <w:contextualSpacing/>
                  <w:jc w:val="both"/>
                </w:pPr>
              </w:pPrChange>
            </w:pPr>
            <w:ins w:id="826"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59234C70" w14:textId="77777777" w:rsidR="00E63094" w:rsidRPr="00C34334" w:rsidRDefault="00E63094" w:rsidP="00C2448B">
            <w:pPr>
              <w:widowControl w:val="0"/>
              <w:numPr>
                <w:ilvl w:val="0"/>
                <w:numId w:val="218"/>
              </w:numPr>
              <w:spacing w:beforeLines="50" w:before="120" w:afterLines="50" w:after="120"/>
              <w:ind w:leftChars="50" w:left="525"/>
              <w:contextualSpacing/>
              <w:jc w:val="both"/>
              <w:rPr>
                <w:ins w:id="827" w:author="He Han" w:date="2026-10-27T14:00:00Z"/>
                <w:rFonts w:ascii="Times New Roman" w:eastAsia="仿宋_GB2312" w:hAnsi="Times New Roman" w:cs="Times New Roman"/>
                <w:color w:val="auto"/>
                <w:sz w:val="18"/>
                <w:szCs w:val="18"/>
              </w:rPr>
              <w:pPrChange w:id="828" w:author="He Han" w:date="2026-10-27T15:35:00Z">
                <w:pPr>
                  <w:widowControl w:val="0"/>
                  <w:numPr>
                    <w:numId w:val="218"/>
                  </w:numPr>
                  <w:spacing w:beforeLines="50" w:before="120" w:afterLines="50" w:after="120"/>
                  <w:ind w:leftChars="50" w:left="525" w:hanging="420"/>
                  <w:contextualSpacing/>
                  <w:jc w:val="both"/>
                </w:pPr>
              </w:pPrChange>
            </w:pPr>
            <w:ins w:id="829"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3A3847E5" w14:textId="77777777" w:rsidR="00E63094" w:rsidRPr="00C34334" w:rsidRDefault="00E63094" w:rsidP="00C2448B">
            <w:pPr>
              <w:spacing w:beforeLines="50" w:before="120" w:afterLines="50" w:after="120"/>
              <w:ind w:leftChars="50" w:left="105"/>
              <w:contextualSpacing/>
              <w:jc w:val="both"/>
              <w:rPr>
                <w:ins w:id="830" w:author="He Han" w:date="2026-10-27T14:00:00Z"/>
                <w:rFonts w:ascii="Times New Roman" w:eastAsia="仿宋_GB2312" w:hAnsi="Times New Roman" w:cs="Times New Roman"/>
                <w:color w:val="auto"/>
                <w:sz w:val="18"/>
                <w:szCs w:val="18"/>
              </w:rPr>
              <w:pPrChange w:id="831" w:author="He Han" w:date="2026-10-27T15:35:00Z">
                <w:pPr>
                  <w:spacing w:beforeLines="50" w:before="120" w:afterLines="50" w:after="120"/>
                  <w:ind w:leftChars="50" w:left="105"/>
                  <w:contextualSpacing/>
                  <w:jc w:val="both"/>
                </w:pPr>
              </w:pPrChange>
            </w:pPr>
            <w:ins w:id="832"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050066DF" w14:textId="77777777" w:rsidTr="002079CD">
        <w:trPr>
          <w:trHeight w:val="384"/>
          <w:ins w:id="833"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4420434" w14:textId="77777777" w:rsidR="00E63094" w:rsidRPr="002079CD" w:rsidRDefault="00E63094" w:rsidP="002079CD">
            <w:pPr>
              <w:spacing w:beforeLines="50" w:before="120" w:afterLines="50" w:after="120"/>
              <w:contextualSpacing/>
              <w:jc w:val="center"/>
              <w:rPr>
                <w:ins w:id="834" w:author="He Han" w:date="2026-10-27T14:00:00Z"/>
                <w:rFonts w:ascii="Times New Roman" w:eastAsia="仿宋_GB2312" w:hAnsi="Times New Roman" w:cs="Times New Roman"/>
                <w:sz w:val="18"/>
                <w:szCs w:val="18"/>
                <w:lang w:eastAsia="zh-CN"/>
              </w:rPr>
            </w:pPr>
            <w:ins w:id="835" w:author="He Han" w:date="2026-10-27T14:00:00Z">
              <w:r w:rsidRPr="002079CD">
                <w:rPr>
                  <w:rFonts w:ascii="Times New Roman" w:eastAsia="仿宋_GB2312" w:hAnsi="Times New Roman" w:cs="Times New Roman"/>
                  <w:sz w:val="18"/>
                  <w:szCs w:val="18"/>
                  <w:lang w:eastAsia="zh-CN"/>
                </w:rPr>
                <w:t>25</w:t>
              </w:r>
            </w:ins>
          </w:p>
        </w:tc>
        <w:tc>
          <w:tcPr>
            <w:tcW w:w="610" w:type="pct"/>
            <w:tcBorders>
              <w:top w:val="single" w:sz="4" w:space="0" w:color="auto"/>
              <w:left w:val="single" w:sz="4" w:space="0" w:color="auto"/>
              <w:bottom w:val="single" w:sz="4" w:space="0" w:color="auto"/>
              <w:right w:val="single" w:sz="4" w:space="0" w:color="auto"/>
            </w:tcBorders>
            <w:vAlign w:val="center"/>
          </w:tcPr>
          <w:p w14:paraId="63A81595" w14:textId="77777777" w:rsidR="00E63094" w:rsidRPr="00C34334" w:rsidRDefault="00E63094" w:rsidP="002079CD">
            <w:pPr>
              <w:spacing w:beforeLines="50" w:before="120" w:afterLines="50" w:after="120"/>
              <w:contextualSpacing/>
              <w:jc w:val="center"/>
              <w:rPr>
                <w:ins w:id="836" w:author="He Han" w:date="2026-10-27T14:00:00Z"/>
                <w:rFonts w:ascii="Times New Roman" w:eastAsia="仿宋_GB2312" w:hAnsi="Times New Roman" w:cs="Times New Roman"/>
                <w:color w:val="auto"/>
                <w:sz w:val="18"/>
                <w:szCs w:val="18"/>
                <w:lang w:eastAsia="zh-CN"/>
              </w:rPr>
            </w:pPr>
            <w:ins w:id="837"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4250D50A" w14:textId="5343A466" w:rsidR="00E63094" w:rsidRPr="00C34334" w:rsidRDefault="00381C64" w:rsidP="00C2448B">
            <w:pPr>
              <w:widowControl w:val="0"/>
              <w:numPr>
                <w:ilvl w:val="0"/>
                <w:numId w:val="219"/>
              </w:numPr>
              <w:spacing w:beforeLines="50" w:before="120" w:afterLines="50" w:after="120"/>
              <w:ind w:leftChars="50" w:left="525"/>
              <w:contextualSpacing/>
              <w:jc w:val="both"/>
              <w:rPr>
                <w:ins w:id="838" w:author="He Han" w:date="2026-10-27T14:00:00Z"/>
                <w:rFonts w:ascii="Times New Roman" w:eastAsia="仿宋_GB2312" w:hAnsi="Times New Roman" w:cs="Times New Roman"/>
                <w:color w:val="auto"/>
                <w:sz w:val="18"/>
                <w:szCs w:val="18"/>
              </w:rPr>
              <w:pPrChange w:id="839" w:author="He Han" w:date="2026-10-27T15:35:00Z">
                <w:pPr>
                  <w:widowControl w:val="0"/>
                  <w:numPr>
                    <w:numId w:val="219"/>
                  </w:numPr>
                  <w:spacing w:beforeLines="50" w:before="120" w:afterLines="50" w:after="120"/>
                  <w:ind w:leftChars="50" w:left="525" w:hanging="420"/>
                  <w:contextualSpacing/>
                  <w:jc w:val="both"/>
                </w:pPr>
              </w:pPrChange>
            </w:pPr>
            <w:ins w:id="840" w:author="He Han" w:date="2026-10-27T14:00:00Z">
              <w:r>
                <w:rPr>
                  <w:rFonts w:ascii="Times New Roman" w:eastAsia="仿宋_GB2312" w:hAnsi="Times New Roman" w:cs="Times New Roman"/>
                  <w:color w:val="auto"/>
                  <w:sz w:val="18"/>
                  <w:szCs w:val="18"/>
                </w:rPr>
                <w:t>Add DMF (12.0 V, 11.38 kg/kg)</w:t>
              </w:r>
              <w:r w:rsidR="00E63094" w:rsidRPr="00C34334">
                <w:rPr>
                  <w:rFonts w:ascii="Times New Roman" w:eastAsia="仿宋_GB2312" w:hAnsi="Times New Roman" w:cs="Times New Roman"/>
                  <w:color w:val="auto"/>
                  <w:sz w:val="18"/>
                  <w:szCs w:val="18"/>
                </w:rPr>
                <w:t xml:space="preserve"> into TJ4S-1213-Sy15. </w:t>
              </w:r>
            </w:ins>
          </w:p>
          <w:p w14:paraId="3209A74B" w14:textId="77777777" w:rsidR="00E63094" w:rsidRPr="00C34334" w:rsidRDefault="00E63094" w:rsidP="00C2448B">
            <w:pPr>
              <w:widowControl w:val="0"/>
              <w:numPr>
                <w:ilvl w:val="0"/>
                <w:numId w:val="219"/>
              </w:numPr>
              <w:spacing w:beforeLines="50" w:before="120" w:afterLines="50" w:after="120"/>
              <w:ind w:leftChars="50" w:left="525"/>
              <w:contextualSpacing/>
              <w:jc w:val="both"/>
              <w:rPr>
                <w:ins w:id="841" w:author="He Han" w:date="2026-10-27T14:00:00Z"/>
                <w:rFonts w:ascii="Times New Roman" w:eastAsia="仿宋_GB2312" w:hAnsi="Times New Roman" w:cs="Times New Roman"/>
                <w:color w:val="auto"/>
                <w:sz w:val="18"/>
                <w:szCs w:val="18"/>
              </w:rPr>
              <w:pPrChange w:id="842" w:author="He Han" w:date="2026-10-27T15:35:00Z">
                <w:pPr>
                  <w:widowControl w:val="0"/>
                  <w:numPr>
                    <w:numId w:val="219"/>
                  </w:numPr>
                  <w:spacing w:beforeLines="50" w:before="120" w:afterLines="50" w:after="120"/>
                  <w:ind w:leftChars="50" w:left="525" w:hanging="420"/>
                  <w:contextualSpacing/>
                  <w:jc w:val="both"/>
                </w:pPr>
              </w:pPrChange>
            </w:pPr>
            <w:ins w:id="843"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3763A6BD" w14:textId="77777777" w:rsidR="00E63094" w:rsidRPr="00C34334" w:rsidRDefault="00E63094" w:rsidP="00C2448B">
            <w:pPr>
              <w:spacing w:beforeLines="50" w:before="120" w:afterLines="50" w:after="120"/>
              <w:ind w:leftChars="50" w:left="105"/>
              <w:contextualSpacing/>
              <w:jc w:val="both"/>
              <w:rPr>
                <w:ins w:id="844" w:author="He Han" w:date="2026-10-27T14:00:00Z"/>
                <w:rFonts w:ascii="Times New Roman" w:eastAsia="仿宋_GB2312" w:hAnsi="Times New Roman" w:cs="Times New Roman"/>
                <w:color w:val="auto"/>
                <w:sz w:val="18"/>
                <w:szCs w:val="18"/>
              </w:rPr>
              <w:pPrChange w:id="845" w:author="He Han" w:date="2026-10-27T15:35:00Z">
                <w:pPr>
                  <w:spacing w:beforeLines="50" w:before="120" w:afterLines="50" w:after="120"/>
                  <w:ind w:leftChars="50" w:left="105"/>
                  <w:contextualSpacing/>
                  <w:jc w:val="both"/>
                </w:pPr>
              </w:pPrChange>
            </w:pPr>
            <w:ins w:id="846"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469F9EA7" w14:textId="77777777" w:rsidTr="002079CD">
        <w:trPr>
          <w:trHeight w:val="384"/>
          <w:ins w:id="84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B77340D" w14:textId="77777777" w:rsidR="00E63094" w:rsidRPr="002079CD" w:rsidRDefault="00E63094" w:rsidP="002079CD">
            <w:pPr>
              <w:spacing w:beforeLines="50" w:before="120" w:afterLines="50" w:after="120"/>
              <w:contextualSpacing/>
              <w:jc w:val="center"/>
              <w:rPr>
                <w:ins w:id="848" w:author="He Han" w:date="2026-10-27T14:00:00Z"/>
                <w:rFonts w:ascii="Times New Roman" w:eastAsia="仿宋_GB2312" w:hAnsi="Times New Roman" w:cs="Times New Roman"/>
                <w:sz w:val="18"/>
                <w:szCs w:val="18"/>
                <w:lang w:eastAsia="zh-CN"/>
              </w:rPr>
            </w:pPr>
            <w:ins w:id="849" w:author="He Han" w:date="2026-10-27T14:00:00Z">
              <w:r w:rsidRPr="002079CD">
                <w:rPr>
                  <w:rFonts w:ascii="Times New Roman" w:eastAsia="仿宋_GB2312" w:hAnsi="Times New Roman" w:cs="Times New Roman"/>
                  <w:sz w:val="18"/>
                  <w:szCs w:val="18"/>
                  <w:lang w:eastAsia="zh-CN"/>
                </w:rPr>
                <w:t>26</w:t>
              </w:r>
            </w:ins>
          </w:p>
        </w:tc>
        <w:tc>
          <w:tcPr>
            <w:tcW w:w="610" w:type="pct"/>
            <w:tcBorders>
              <w:top w:val="single" w:sz="4" w:space="0" w:color="auto"/>
              <w:left w:val="single" w:sz="4" w:space="0" w:color="auto"/>
              <w:bottom w:val="single" w:sz="4" w:space="0" w:color="auto"/>
              <w:right w:val="single" w:sz="4" w:space="0" w:color="auto"/>
            </w:tcBorders>
            <w:vAlign w:val="center"/>
          </w:tcPr>
          <w:p w14:paraId="2714DC06" w14:textId="77777777" w:rsidR="00E63094" w:rsidRPr="00C34334" w:rsidRDefault="00E63094" w:rsidP="002079CD">
            <w:pPr>
              <w:spacing w:beforeLines="50" w:before="120" w:afterLines="50" w:after="120"/>
              <w:contextualSpacing/>
              <w:jc w:val="center"/>
              <w:rPr>
                <w:ins w:id="850" w:author="He Han" w:date="2026-10-27T14:00:00Z"/>
                <w:rFonts w:ascii="Times New Roman" w:eastAsia="仿宋_GB2312" w:hAnsi="Times New Roman" w:cs="Times New Roman"/>
                <w:color w:val="auto"/>
                <w:sz w:val="18"/>
                <w:szCs w:val="18"/>
                <w:lang w:eastAsia="zh-CN"/>
              </w:rPr>
            </w:pPr>
            <w:proofErr w:type="spellStart"/>
            <w:ins w:id="851"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Asn</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Trt</w:t>
              </w:r>
              <w:proofErr w:type="spellEnd"/>
              <w:r w:rsidRPr="00C34334">
                <w:rPr>
                  <w:rFonts w:ascii="Times New Roman" w:eastAsia="仿宋_GB2312" w:hAnsi="Times New Roman" w:cs="Times New Roman"/>
                  <w:color w:val="auto"/>
                  <w:sz w:val="18"/>
                  <w:szCs w:val="18"/>
                  <w:lang w:eastAsia="zh-CN"/>
                </w:rPr>
                <w:t>)-OH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66498B0C" w14:textId="77777777" w:rsidR="00E63094" w:rsidRPr="00C34334" w:rsidRDefault="00E63094" w:rsidP="00C2448B">
            <w:pPr>
              <w:widowControl w:val="0"/>
              <w:numPr>
                <w:ilvl w:val="0"/>
                <w:numId w:val="220"/>
              </w:numPr>
              <w:spacing w:beforeLines="50" w:before="120" w:afterLines="50" w:after="120"/>
              <w:ind w:leftChars="50" w:left="525"/>
              <w:contextualSpacing/>
              <w:jc w:val="both"/>
              <w:rPr>
                <w:ins w:id="852" w:author="He Han" w:date="2026-10-27T14:00:00Z"/>
                <w:rFonts w:ascii="Times New Roman" w:eastAsia="仿宋_GB2312" w:hAnsi="Times New Roman" w:cs="Times New Roman"/>
                <w:color w:val="auto"/>
                <w:sz w:val="18"/>
                <w:szCs w:val="18"/>
              </w:rPr>
              <w:pPrChange w:id="853" w:author="He Han" w:date="2026-10-27T15:35:00Z">
                <w:pPr>
                  <w:widowControl w:val="0"/>
                  <w:numPr>
                    <w:numId w:val="220"/>
                  </w:numPr>
                  <w:spacing w:beforeLines="50" w:before="120" w:afterLines="50" w:after="120"/>
                  <w:ind w:leftChars="50" w:left="525" w:hanging="420"/>
                  <w:contextualSpacing/>
                  <w:jc w:val="both"/>
                </w:pPr>
              </w:pPrChange>
            </w:pPr>
            <w:ins w:id="854" w:author="He Han" w:date="2026-10-27T14:00:00Z">
              <w:r w:rsidRPr="00C34334">
                <w:rPr>
                  <w:rFonts w:ascii="Times New Roman" w:eastAsia="仿宋_GB2312" w:hAnsi="Times New Roman" w:cs="Times New Roman"/>
                  <w:color w:val="auto"/>
                  <w:sz w:val="18"/>
                  <w:szCs w:val="18"/>
                </w:rPr>
                <w:t xml:space="preserve">Add DMF (4.0 V, 3.79 kg/kg) into TJ4S-1213-Sy15-R01. Start the agitator. </w:t>
              </w:r>
            </w:ins>
          </w:p>
          <w:p w14:paraId="2E684665" w14:textId="77777777" w:rsidR="00E63094" w:rsidRPr="00C34334" w:rsidRDefault="00E63094" w:rsidP="00C2448B">
            <w:pPr>
              <w:widowControl w:val="0"/>
              <w:numPr>
                <w:ilvl w:val="0"/>
                <w:numId w:val="220"/>
              </w:numPr>
              <w:spacing w:beforeLines="50" w:before="120" w:afterLines="50" w:after="120"/>
              <w:ind w:leftChars="50" w:left="525"/>
              <w:contextualSpacing/>
              <w:jc w:val="both"/>
              <w:rPr>
                <w:ins w:id="855" w:author="He Han" w:date="2026-10-27T14:00:00Z"/>
                <w:rFonts w:ascii="Times New Roman" w:eastAsia="仿宋_GB2312" w:hAnsi="Times New Roman" w:cs="Times New Roman"/>
                <w:color w:val="auto"/>
                <w:sz w:val="18"/>
                <w:szCs w:val="18"/>
              </w:rPr>
              <w:pPrChange w:id="856" w:author="He Han" w:date="2026-10-27T15:35:00Z">
                <w:pPr>
                  <w:widowControl w:val="0"/>
                  <w:numPr>
                    <w:numId w:val="220"/>
                  </w:numPr>
                  <w:spacing w:beforeLines="50" w:before="120" w:afterLines="50" w:after="120"/>
                  <w:ind w:leftChars="50" w:left="525" w:hanging="420"/>
                  <w:contextualSpacing/>
                  <w:jc w:val="both"/>
                </w:pPr>
              </w:pPrChange>
            </w:pPr>
            <w:ins w:id="857"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71614DE8" w14:textId="77777777" w:rsidR="00E63094" w:rsidRPr="00C34334" w:rsidRDefault="00E63094" w:rsidP="00C2448B">
            <w:pPr>
              <w:widowControl w:val="0"/>
              <w:numPr>
                <w:ilvl w:val="0"/>
                <w:numId w:val="220"/>
              </w:numPr>
              <w:spacing w:beforeLines="50" w:before="120" w:afterLines="50" w:after="120"/>
              <w:ind w:leftChars="50" w:left="525"/>
              <w:contextualSpacing/>
              <w:jc w:val="both"/>
              <w:rPr>
                <w:ins w:id="858" w:author="He Han" w:date="2026-10-27T14:00:00Z"/>
                <w:rFonts w:ascii="Times New Roman" w:eastAsia="仿宋_GB2312" w:hAnsi="Times New Roman" w:cs="Times New Roman"/>
                <w:color w:val="auto"/>
                <w:sz w:val="18"/>
                <w:szCs w:val="18"/>
              </w:rPr>
              <w:pPrChange w:id="859" w:author="He Han" w:date="2026-10-27T15:35:00Z">
                <w:pPr>
                  <w:widowControl w:val="0"/>
                  <w:numPr>
                    <w:numId w:val="220"/>
                  </w:numPr>
                  <w:spacing w:beforeLines="50" w:before="120" w:afterLines="50" w:after="120"/>
                  <w:ind w:leftChars="50" w:left="525" w:hanging="420"/>
                  <w:contextualSpacing/>
                  <w:jc w:val="both"/>
                </w:pPr>
              </w:pPrChange>
            </w:pPr>
            <w:ins w:id="860"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proofErr w:type="gramStart"/>
              <w:r w:rsidRPr="00C34334">
                <w:rPr>
                  <w:rFonts w:ascii="Times New Roman" w:eastAsia="仿宋_GB2312" w:hAnsi="Times New Roman" w:cs="Times New Roman"/>
                  <w:color w:val="auto"/>
                  <w:sz w:val="18"/>
                  <w:szCs w:val="18"/>
                </w:rPr>
                <w:t>Asn</w:t>
              </w:r>
              <w:proofErr w:type="spellEnd"/>
              <w:r w:rsidRPr="00C34334">
                <w:rPr>
                  <w:rFonts w:ascii="Times New Roman" w:eastAsia="仿宋_GB2312" w:hAnsi="Times New Roman" w:cs="Times New Roman"/>
                  <w:color w:val="auto"/>
                  <w:sz w:val="18"/>
                  <w:szCs w:val="18"/>
                </w:rPr>
                <w:t>(</w:t>
              </w:r>
              <w:proofErr w:type="spellStart"/>
              <w:proofErr w:type="gramEnd"/>
              <w:r w:rsidRPr="00C34334">
                <w:rPr>
                  <w:rFonts w:ascii="Times New Roman" w:eastAsia="仿宋_GB2312" w:hAnsi="Times New Roman" w:cs="Times New Roman"/>
                  <w:color w:val="auto"/>
                  <w:sz w:val="18"/>
                  <w:szCs w:val="18"/>
                </w:rPr>
                <w:t>Trt</w:t>
              </w:r>
              <w:proofErr w:type="spellEnd"/>
              <w:r w:rsidRPr="00C34334">
                <w:rPr>
                  <w:rFonts w:ascii="Times New Roman" w:eastAsia="仿宋_GB2312" w:hAnsi="Times New Roman" w:cs="Times New Roman"/>
                  <w:color w:val="auto"/>
                  <w:sz w:val="18"/>
                  <w:szCs w:val="18"/>
                </w:rPr>
                <w:t xml:space="preserve">)-OH (2.50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Stir at least 15 minutes at 20.0 ± 5.0 °C (target: 20.0 °C)., Confirm no visible solids and later use</w:t>
              </w:r>
            </w:ins>
          </w:p>
          <w:p w14:paraId="3CF6A67B" w14:textId="77777777" w:rsidR="00E63094" w:rsidRPr="00C34334" w:rsidRDefault="00E63094" w:rsidP="00C2448B">
            <w:pPr>
              <w:widowControl w:val="0"/>
              <w:numPr>
                <w:ilvl w:val="0"/>
                <w:numId w:val="220"/>
              </w:numPr>
              <w:spacing w:beforeLines="50" w:before="120" w:afterLines="50" w:after="120"/>
              <w:ind w:leftChars="50" w:left="525"/>
              <w:contextualSpacing/>
              <w:jc w:val="both"/>
              <w:rPr>
                <w:ins w:id="861" w:author="He Han" w:date="2026-10-27T14:00:00Z"/>
                <w:rFonts w:ascii="Times New Roman" w:eastAsia="仿宋_GB2312" w:hAnsi="Times New Roman" w:cs="Times New Roman"/>
                <w:color w:val="auto"/>
                <w:sz w:val="18"/>
                <w:szCs w:val="18"/>
              </w:rPr>
              <w:pPrChange w:id="862" w:author="He Han" w:date="2026-10-27T15:35:00Z">
                <w:pPr>
                  <w:widowControl w:val="0"/>
                  <w:numPr>
                    <w:numId w:val="220"/>
                  </w:numPr>
                  <w:spacing w:beforeLines="50" w:before="120" w:afterLines="50" w:after="120"/>
                  <w:ind w:leftChars="50" w:left="525" w:hanging="420"/>
                  <w:contextualSpacing/>
                  <w:jc w:val="both"/>
                </w:pPr>
              </w:pPrChange>
            </w:pPr>
            <w:ins w:id="863"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w:t>
              </w:r>
              <w:proofErr w:type="spellEnd"/>
              <w:r w:rsidRPr="00C34334">
                <w:rPr>
                  <w:rFonts w:ascii="Times New Roman" w:eastAsia="仿宋_GB2312" w:hAnsi="Times New Roman" w:cs="Times New Roman"/>
                  <w:color w:val="auto"/>
                  <w:sz w:val="18"/>
                  <w:szCs w:val="18"/>
                </w:rPr>
                <w:t xml:space="preserve"> Pure (2.60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into TJ4S-1213-Sy15-R01 at 20.0 ± 5.0 °C (target: 20.0 °C), rinse the TJ4S-1213-Sy15-R01 with DMF (2.0 V, 1.90 kg/kg). </w:t>
              </w:r>
            </w:ins>
          </w:p>
          <w:p w14:paraId="5D5D976C" w14:textId="77777777" w:rsidR="00E63094" w:rsidRPr="00C34334" w:rsidRDefault="00E63094" w:rsidP="00C2448B">
            <w:pPr>
              <w:widowControl w:val="0"/>
              <w:numPr>
                <w:ilvl w:val="0"/>
                <w:numId w:val="220"/>
              </w:numPr>
              <w:spacing w:beforeLines="50" w:before="120" w:afterLines="50" w:after="120"/>
              <w:ind w:leftChars="50" w:left="525"/>
              <w:contextualSpacing/>
              <w:jc w:val="both"/>
              <w:rPr>
                <w:ins w:id="864" w:author="He Han" w:date="2026-10-27T14:00:00Z"/>
                <w:rFonts w:ascii="Times New Roman" w:eastAsia="仿宋_GB2312" w:hAnsi="Times New Roman" w:cs="Times New Roman"/>
                <w:color w:val="auto"/>
                <w:sz w:val="18"/>
                <w:szCs w:val="18"/>
              </w:rPr>
              <w:pPrChange w:id="865" w:author="He Han" w:date="2026-10-27T15:35:00Z">
                <w:pPr>
                  <w:widowControl w:val="0"/>
                  <w:numPr>
                    <w:numId w:val="220"/>
                  </w:numPr>
                  <w:spacing w:beforeLines="50" w:before="120" w:afterLines="50" w:after="120"/>
                  <w:ind w:leftChars="50" w:left="525" w:hanging="420"/>
                  <w:contextualSpacing/>
                  <w:jc w:val="both"/>
                </w:pPr>
              </w:pPrChange>
            </w:pPr>
            <w:ins w:id="866" w:author="He Han" w:date="2026-10-27T14:00:00Z">
              <w:r w:rsidRPr="00C34334">
                <w:rPr>
                  <w:rFonts w:ascii="Times New Roman" w:eastAsia="仿宋_GB2312" w:hAnsi="Times New Roman" w:cs="Times New Roman"/>
                  <w:color w:val="auto"/>
                  <w:sz w:val="18"/>
                  <w:szCs w:val="18"/>
                </w:rPr>
                <w:t xml:space="preserve">Add DIC (2.90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at 20±5 °C (target: 20.0 °C). The addition rate depends on temperature control. Stir for 20±5 min (target: 20 min) after addition at 20±5 °C (target: 20.0 °C).</w:t>
              </w:r>
            </w:ins>
          </w:p>
          <w:p w14:paraId="6A86E2CC" w14:textId="77777777" w:rsidR="00E63094" w:rsidRPr="00C34334" w:rsidRDefault="00E63094" w:rsidP="00C2448B">
            <w:pPr>
              <w:widowControl w:val="0"/>
              <w:numPr>
                <w:ilvl w:val="0"/>
                <w:numId w:val="220"/>
              </w:numPr>
              <w:spacing w:beforeLines="50" w:before="120" w:afterLines="50" w:after="120"/>
              <w:ind w:leftChars="50" w:left="525"/>
              <w:contextualSpacing/>
              <w:jc w:val="both"/>
              <w:rPr>
                <w:ins w:id="867" w:author="He Han" w:date="2026-10-27T14:00:00Z"/>
                <w:rFonts w:ascii="Times New Roman" w:eastAsia="仿宋_GB2312" w:hAnsi="Times New Roman" w:cs="Times New Roman"/>
                <w:color w:val="auto"/>
                <w:sz w:val="18"/>
                <w:szCs w:val="18"/>
              </w:rPr>
              <w:pPrChange w:id="868" w:author="He Han" w:date="2026-10-27T15:35:00Z">
                <w:pPr>
                  <w:widowControl w:val="0"/>
                  <w:numPr>
                    <w:numId w:val="220"/>
                  </w:numPr>
                  <w:spacing w:beforeLines="50" w:before="120" w:afterLines="50" w:after="120"/>
                  <w:ind w:leftChars="50" w:left="525" w:hanging="420"/>
                  <w:contextualSpacing/>
                  <w:jc w:val="both"/>
                </w:pPr>
              </w:pPrChange>
            </w:pPr>
            <w:ins w:id="869" w:author="He Han" w:date="2026-10-27T14:00:00Z">
              <w:r w:rsidRPr="00C34334">
                <w:rPr>
                  <w:rFonts w:ascii="Times New Roman" w:eastAsia="仿宋_GB2312" w:hAnsi="Times New Roman" w:cs="Times New Roman"/>
                  <w:color w:val="auto"/>
                  <w:sz w:val="18"/>
                  <w:szCs w:val="18"/>
                </w:rPr>
                <w:t xml:space="preserve"> Transfer the mixture in TJ4S-1213-Sy15-R01 into TJ4S-1213-Sy15. Add DMF (1.0 V, 0.95 kg/kg) into TJ4S-1213-Sy15-R01 to rinse the wall. </w:t>
              </w:r>
            </w:ins>
          </w:p>
          <w:p w14:paraId="53B7A0C6" w14:textId="77777777" w:rsidR="00E63094" w:rsidRPr="00C34334" w:rsidRDefault="00E63094" w:rsidP="00C2448B">
            <w:pPr>
              <w:widowControl w:val="0"/>
              <w:numPr>
                <w:ilvl w:val="0"/>
                <w:numId w:val="220"/>
              </w:numPr>
              <w:spacing w:beforeLines="50" w:before="120" w:afterLines="50" w:after="120"/>
              <w:ind w:leftChars="50" w:left="525"/>
              <w:contextualSpacing/>
              <w:jc w:val="both"/>
              <w:rPr>
                <w:ins w:id="870" w:author="He Han" w:date="2026-10-27T14:00:00Z"/>
                <w:rFonts w:ascii="Times New Roman" w:eastAsia="仿宋_GB2312" w:hAnsi="Times New Roman" w:cs="Times New Roman"/>
                <w:color w:val="auto"/>
                <w:sz w:val="18"/>
                <w:szCs w:val="18"/>
              </w:rPr>
              <w:pPrChange w:id="871" w:author="He Han" w:date="2026-10-27T15:35:00Z">
                <w:pPr>
                  <w:widowControl w:val="0"/>
                  <w:numPr>
                    <w:numId w:val="220"/>
                  </w:numPr>
                  <w:spacing w:beforeLines="50" w:before="120" w:afterLines="50" w:after="120"/>
                  <w:ind w:leftChars="50" w:left="525" w:hanging="420"/>
                  <w:contextualSpacing/>
                  <w:jc w:val="both"/>
                </w:pPr>
              </w:pPrChange>
            </w:pPr>
            <w:ins w:id="872"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0B21149D" w14:textId="77777777" w:rsidTr="002079CD">
        <w:trPr>
          <w:trHeight w:val="384"/>
          <w:ins w:id="873"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4963485" w14:textId="77777777" w:rsidR="00E63094" w:rsidRPr="002079CD" w:rsidRDefault="00E63094" w:rsidP="002079CD">
            <w:pPr>
              <w:spacing w:beforeLines="50" w:before="120" w:afterLines="50" w:after="120"/>
              <w:contextualSpacing/>
              <w:jc w:val="center"/>
              <w:rPr>
                <w:ins w:id="874" w:author="He Han" w:date="2026-10-27T14:00:00Z"/>
                <w:rFonts w:ascii="Times New Roman" w:eastAsia="仿宋_GB2312" w:hAnsi="Times New Roman" w:cs="Times New Roman"/>
                <w:sz w:val="18"/>
                <w:szCs w:val="18"/>
                <w:lang w:eastAsia="zh-CN"/>
              </w:rPr>
            </w:pPr>
            <w:ins w:id="875" w:author="He Han" w:date="2026-10-27T14:00:00Z">
              <w:r w:rsidRPr="002079CD">
                <w:rPr>
                  <w:rFonts w:ascii="Times New Roman" w:eastAsia="仿宋_GB2312" w:hAnsi="Times New Roman" w:cs="Times New Roman"/>
                  <w:sz w:val="18"/>
                  <w:szCs w:val="18"/>
                  <w:lang w:eastAsia="zh-CN"/>
                </w:rPr>
                <w:t>27</w:t>
              </w:r>
            </w:ins>
          </w:p>
        </w:tc>
        <w:tc>
          <w:tcPr>
            <w:tcW w:w="610" w:type="pct"/>
            <w:tcBorders>
              <w:top w:val="single" w:sz="4" w:space="0" w:color="auto"/>
              <w:left w:val="single" w:sz="4" w:space="0" w:color="auto"/>
              <w:bottom w:val="single" w:sz="4" w:space="0" w:color="auto"/>
              <w:right w:val="single" w:sz="4" w:space="0" w:color="auto"/>
            </w:tcBorders>
            <w:vAlign w:val="center"/>
          </w:tcPr>
          <w:p w14:paraId="4169D9F0" w14:textId="77777777" w:rsidR="00E63094" w:rsidRPr="00C34334" w:rsidRDefault="00E63094" w:rsidP="002079CD">
            <w:pPr>
              <w:spacing w:beforeLines="50" w:before="120" w:afterLines="50" w:after="120"/>
              <w:contextualSpacing/>
              <w:jc w:val="center"/>
              <w:rPr>
                <w:ins w:id="876" w:author="He Han" w:date="2026-10-27T14:00:00Z"/>
                <w:rFonts w:ascii="Times New Roman" w:eastAsia="仿宋_GB2312" w:hAnsi="Times New Roman" w:cs="Times New Roman"/>
                <w:color w:val="auto"/>
                <w:sz w:val="18"/>
                <w:szCs w:val="18"/>
                <w:lang w:eastAsia="zh-CN"/>
              </w:rPr>
            </w:pPr>
            <w:proofErr w:type="spellStart"/>
            <w:ins w:id="877"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Asn</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Trt</w:t>
              </w:r>
              <w:proofErr w:type="spellEnd"/>
              <w:r w:rsidRPr="00C34334">
                <w:rPr>
                  <w:rFonts w:ascii="Times New Roman" w:eastAsia="仿宋_GB2312" w:hAnsi="Times New Roman" w:cs="Times New Roman"/>
                  <w:color w:val="auto"/>
                  <w:sz w:val="18"/>
                  <w:szCs w:val="18"/>
                  <w:lang w:eastAsia="zh-CN"/>
                </w:rPr>
                <w:t>)-OH 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14DA9D56" w14:textId="77777777" w:rsidR="00E63094" w:rsidRPr="00C34334" w:rsidRDefault="00E63094" w:rsidP="00C2448B">
            <w:pPr>
              <w:widowControl w:val="0"/>
              <w:numPr>
                <w:ilvl w:val="0"/>
                <w:numId w:val="221"/>
              </w:numPr>
              <w:spacing w:beforeLines="50" w:before="120" w:afterLines="50" w:after="120"/>
              <w:ind w:leftChars="50" w:left="525"/>
              <w:contextualSpacing/>
              <w:jc w:val="both"/>
              <w:rPr>
                <w:ins w:id="878" w:author="He Han" w:date="2026-10-27T14:00:00Z"/>
                <w:rFonts w:ascii="Times New Roman" w:eastAsia="仿宋_GB2312" w:hAnsi="Times New Roman" w:cs="Times New Roman"/>
                <w:color w:val="auto"/>
                <w:sz w:val="18"/>
                <w:szCs w:val="18"/>
              </w:rPr>
              <w:pPrChange w:id="879" w:author="He Han" w:date="2026-10-27T15:35:00Z">
                <w:pPr>
                  <w:widowControl w:val="0"/>
                  <w:numPr>
                    <w:numId w:val="221"/>
                  </w:numPr>
                  <w:spacing w:beforeLines="50" w:before="120" w:afterLines="50" w:after="120"/>
                  <w:ind w:leftChars="50" w:left="525" w:hanging="420"/>
                  <w:contextualSpacing/>
                  <w:jc w:val="both"/>
                </w:pPr>
              </w:pPrChange>
            </w:pPr>
            <w:ins w:id="880" w:author="He Han" w:date="2026-10-27T14:00:00Z">
              <w:r w:rsidRPr="00C34334">
                <w:rPr>
                  <w:rFonts w:ascii="Times New Roman" w:eastAsia="仿宋_GB2312" w:hAnsi="Times New Roman" w:cs="Times New Roman"/>
                  <w:color w:val="auto"/>
                  <w:sz w:val="18"/>
                  <w:szCs w:val="18"/>
                </w:rPr>
                <w:t>Heat the mixture to 19.0 ~ 28.0 °C (target: 25.0 °C) The mixture is allowed to react at 19.0 ~ 28.0 °C (target: 25.0 °C)</w:t>
              </w:r>
            </w:ins>
          </w:p>
          <w:p w14:paraId="21D2BB38" w14:textId="77777777" w:rsidR="00E63094" w:rsidRPr="00C34334" w:rsidRDefault="00E63094" w:rsidP="00C2448B">
            <w:pPr>
              <w:widowControl w:val="0"/>
              <w:numPr>
                <w:ilvl w:val="0"/>
                <w:numId w:val="221"/>
              </w:numPr>
              <w:spacing w:beforeLines="50" w:before="120" w:afterLines="50" w:after="120"/>
              <w:ind w:leftChars="50" w:left="525"/>
              <w:contextualSpacing/>
              <w:jc w:val="both"/>
              <w:rPr>
                <w:ins w:id="881" w:author="He Han" w:date="2026-10-27T14:00:00Z"/>
                <w:rFonts w:ascii="Times New Roman" w:eastAsia="仿宋_GB2312" w:hAnsi="Times New Roman" w:cs="Times New Roman"/>
                <w:color w:val="auto"/>
                <w:sz w:val="18"/>
                <w:szCs w:val="18"/>
              </w:rPr>
              <w:pPrChange w:id="882" w:author="He Han" w:date="2026-10-27T15:35:00Z">
                <w:pPr>
                  <w:widowControl w:val="0"/>
                  <w:numPr>
                    <w:numId w:val="221"/>
                  </w:numPr>
                  <w:spacing w:beforeLines="50" w:before="120" w:afterLines="50" w:after="120"/>
                  <w:ind w:leftChars="50" w:left="525" w:hanging="420"/>
                  <w:contextualSpacing/>
                  <w:jc w:val="both"/>
                </w:pPr>
              </w:pPrChange>
            </w:pPr>
            <w:ins w:id="883" w:author="He Han" w:date="2026-10-27T14:00:00Z">
              <w:r w:rsidRPr="00C34334">
                <w:rPr>
                  <w:rFonts w:ascii="Times New Roman" w:eastAsia="仿宋_GB2312" w:hAnsi="Times New Roman" w:cs="Times New Roman" w:hint="eastAsia"/>
                  <w:color w:val="auto"/>
                  <w:sz w:val="18"/>
                  <w:szCs w:val="18"/>
                </w:rPr>
                <w:t xml:space="preserve">Once the total reaction time has reached 8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15 min, add additional </w:t>
              </w:r>
              <w:proofErr w:type="spellStart"/>
              <w:r w:rsidRPr="00C34334">
                <w:rPr>
                  <w:rFonts w:ascii="Times New Roman" w:eastAsia="仿宋_GB2312" w:hAnsi="Times New Roman" w:cs="Times New Roman" w:hint="eastAsia"/>
                  <w:color w:val="auto"/>
                  <w:sz w:val="18"/>
                  <w:szCs w:val="18"/>
                </w:rPr>
                <w:t>OxymaPure</w:t>
              </w:r>
              <w:proofErr w:type="spellEnd"/>
              <w:r w:rsidRPr="00C34334">
                <w:rPr>
                  <w:rFonts w:ascii="Times New Roman" w:eastAsia="仿宋_GB2312" w:hAnsi="Times New Roman" w:cs="Times New Roman" w:hint="eastAsia"/>
                  <w:color w:val="auto"/>
                  <w:sz w:val="18"/>
                  <w:szCs w:val="18"/>
                </w:rPr>
                <w:t xml:space="preserve"> (1.00 </w:t>
              </w:r>
              <w:proofErr w:type="spellStart"/>
              <w:r w:rsidRPr="00C34334">
                <w:rPr>
                  <w:rFonts w:ascii="Times New Roman" w:eastAsia="仿宋_GB2312" w:hAnsi="Times New Roman" w:cs="Times New Roman" w:hint="eastAsia"/>
                  <w:color w:val="auto"/>
                  <w:sz w:val="18"/>
                  <w:szCs w:val="18"/>
                </w:rPr>
                <w:t>eq</w:t>
              </w:r>
              <w:proofErr w:type="spellEnd"/>
              <w:r w:rsidRPr="00C34334">
                <w:rPr>
                  <w:rFonts w:ascii="Times New Roman" w:eastAsia="仿宋_GB2312" w:hAnsi="Times New Roman" w:cs="Times New Roman" w:hint="eastAsia"/>
                  <w:color w:val="auto"/>
                  <w:sz w:val="18"/>
                  <w:szCs w:val="18"/>
                </w:rPr>
                <w:t xml:space="preserve">) and DMF (1.0 V, 0.95 kg/kg) solution (the mixture should be prepared in TJ4S-1200-AT02 just before use) with dedicated process lines and diaphragm pump and DIC (1.10 </w:t>
              </w:r>
              <w:proofErr w:type="spellStart"/>
              <w:r w:rsidRPr="00C34334">
                <w:rPr>
                  <w:rFonts w:ascii="Times New Roman" w:eastAsia="仿宋_GB2312" w:hAnsi="Times New Roman" w:cs="Times New Roman" w:hint="eastAsia"/>
                  <w:color w:val="auto"/>
                  <w:sz w:val="18"/>
                  <w:szCs w:val="18"/>
                </w:rPr>
                <w:t>eq</w:t>
              </w:r>
              <w:proofErr w:type="spellEnd"/>
              <w:r w:rsidRPr="00C34334">
                <w:rPr>
                  <w:rFonts w:ascii="Times New Roman" w:eastAsia="仿宋_GB2312" w:hAnsi="Times New Roman" w:cs="Times New Roman" w:hint="eastAsia"/>
                  <w:color w:val="auto"/>
                  <w:sz w:val="18"/>
                  <w:szCs w:val="18"/>
                </w:rPr>
                <w:t xml:space="preserve">) with PTFE and peristaltic pump. After 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15 min (target: 5 h), the mixture should be stirred for total time (13.5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total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27.5 h). </w:t>
              </w:r>
            </w:ins>
          </w:p>
          <w:p w14:paraId="2C65180E" w14:textId="77777777" w:rsidR="00E63094" w:rsidRPr="00C34334" w:rsidRDefault="00E63094" w:rsidP="00C2448B">
            <w:pPr>
              <w:widowControl w:val="0"/>
              <w:numPr>
                <w:ilvl w:val="0"/>
                <w:numId w:val="221"/>
              </w:numPr>
              <w:spacing w:beforeLines="50" w:before="120" w:afterLines="50" w:after="120"/>
              <w:ind w:leftChars="50" w:left="525"/>
              <w:contextualSpacing/>
              <w:jc w:val="both"/>
              <w:rPr>
                <w:ins w:id="884" w:author="He Han" w:date="2026-10-27T14:00:00Z"/>
                <w:rFonts w:ascii="Times New Roman" w:eastAsia="仿宋_GB2312" w:hAnsi="Times New Roman" w:cs="Times New Roman"/>
                <w:color w:val="auto"/>
                <w:sz w:val="18"/>
                <w:szCs w:val="18"/>
              </w:rPr>
              <w:pPrChange w:id="885" w:author="He Han" w:date="2026-10-27T15:35:00Z">
                <w:pPr>
                  <w:widowControl w:val="0"/>
                  <w:numPr>
                    <w:numId w:val="221"/>
                  </w:numPr>
                  <w:spacing w:beforeLines="50" w:before="120" w:afterLines="50" w:after="120"/>
                  <w:ind w:leftChars="50" w:left="525" w:hanging="420"/>
                  <w:contextualSpacing/>
                  <w:jc w:val="both"/>
                </w:pPr>
              </w:pPrChange>
            </w:pPr>
            <w:ins w:id="886" w:author="He Han" w:date="2026-10-27T14:00:00Z">
              <w:r w:rsidRPr="00C34334">
                <w:rPr>
                  <w:rFonts w:ascii="Times New Roman" w:eastAsia="仿宋_GB2312" w:hAnsi="Times New Roman" w:cs="Times New Roman"/>
                  <w:color w:val="auto"/>
                  <w:sz w:val="18"/>
                  <w:szCs w:val="18"/>
                </w:rPr>
                <w:t xml:space="preserve"> Stop stirring, turn off the nitrogen. Drain until there is no reaction mixture drip.</w:t>
              </w:r>
            </w:ins>
          </w:p>
          <w:p w14:paraId="3D589A37" w14:textId="77777777" w:rsidR="00E63094" w:rsidRPr="00C34334" w:rsidRDefault="00E63094" w:rsidP="00C2448B">
            <w:pPr>
              <w:spacing w:beforeLines="50" w:before="120" w:afterLines="50" w:after="120"/>
              <w:ind w:leftChars="50" w:left="105"/>
              <w:contextualSpacing/>
              <w:jc w:val="both"/>
              <w:rPr>
                <w:ins w:id="887" w:author="He Han" w:date="2026-10-27T14:00:00Z"/>
                <w:rFonts w:ascii="Times New Roman" w:eastAsia="仿宋_GB2312" w:hAnsi="Times New Roman" w:cs="Times New Roman"/>
                <w:color w:val="auto"/>
                <w:sz w:val="18"/>
                <w:szCs w:val="18"/>
              </w:rPr>
              <w:pPrChange w:id="888" w:author="He Han" w:date="2026-10-27T15:35:00Z">
                <w:pPr>
                  <w:spacing w:beforeLines="50" w:before="120" w:afterLines="50" w:after="120"/>
                  <w:ind w:leftChars="50" w:left="105"/>
                  <w:contextualSpacing/>
                  <w:jc w:val="both"/>
                </w:pPr>
              </w:pPrChange>
            </w:pPr>
            <w:ins w:id="889"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397F0E8F" w14:textId="77777777" w:rsidTr="002079CD">
        <w:trPr>
          <w:trHeight w:val="384"/>
          <w:ins w:id="89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F207C57" w14:textId="77777777" w:rsidR="00E63094" w:rsidRPr="002079CD" w:rsidRDefault="00E63094" w:rsidP="002079CD">
            <w:pPr>
              <w:spacing w:beforeLines="50" w:before="120" w:afterLines="50" w:after="120"/>
              <w:contextualSpacing/>
              <w:jc w:val="center"/>
              <w:rPr>
                <w:ins w:id="891" w:author="He Han" w:date="2026-10-27T14:00:00Z"/>
                <w:rFonts w:ascii="Times New Roman" w:eastAsia="仿宋_GB2312" w:hAnsi="Times New Roman" w:cs="Times New Roman"/>
                <w:sz w:val="18"/>
                <w:szCs w:val="18"/>
                <w:lang w:eastAsia="zh-CN"/>
              </w:rPr>
            </w:pPr>
            <w:ins w:id="892" w:author="He Han" w:date="2026-10-27T14:00:00Z">
              <w:r w:rsidRPr="002079CD">
                <w:rPr>
                  <w:rFonts w:ascii="Times New Roman" w:eastAsia="仿宋_GB2312" w:hAnsi="Times New Roman" w:cs="Times New Roman"/>
                  <w:sz w:val="18"/>
                  <w:szCs w:val="18"/>
                  <w:lang w:eastAsia="zh-CN"/>
                </w:rPr>
                <w:t>28</w:t>
              </w:r>
            </w:ins>
          </w:p>
        </w:tc>
        <w:tc>
          <w:tcPr>
            <w:tcW w:w="610" w:type="pct"/>
            <w:tcBorders>
              <w:top w:val="single" w:sz="4" w:space="0" w:color="auto"/>
              <w:left w:val="single" w:sz="4" w:space="0" w:color="auto"/>
              <w:bottom w:val="single" w:sz="4" w:space="0" w:color="auto"/>
              <w:right w:val="single" w:sz="4" w:space="0" w:color="auto"/>
            </w:tcBorders>
            <w:vAlign w:val="center"/>
          </w:tcPr>
          <w:p w14:paraId="6C4EDD02" w14:textId="77777777" w:rsidR="00E63094" w:rsidRPr="00C34334" w:rsidRDefault="00E63094" w:rsidP="002079CD">
            <w:pPr>
              <w:spacing w:beforeLines="50" w:before="120" w:afterLines="50" w:after="120"/>
              <w:contextualSpacing/>
              <w:jc w:val="center"/>
              <w:rPr>
                <w:ins w:id="893" w:author="He Han" w:date="2026-10-27T14:00:00Z"/>
                <w:rFonts w:ascii="Times New Roman" w:eastAsia="仿宋_GB2312" w:hAnsi="Times New Roman" w:cs="Times New Roman"/>
                <w:color w:val="auto"/>
                <w:sz w:val="18"/>
                <w:szCs w:val="18"/>
                <w:lang w:eastAsia="zh-CN"/>
              </w:rPr>
            </w:pPr>
            <w:ins w:id="894"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288199E7" w14:textId="77777777" w:rsidR="00E63094" w:rsidRPr="00C34334" w:rsidRDefault="00E63094" w:rsidP="00C2448B">
            <w:pPr>
              <w:widowControl w:val="0"/>
              <w:numPr>
                <w:ilvl w:val="0"/>
                <w:numId w:val="222"/>
              </w:numPr>
              <w:spacing w:beforeLines="50" w:before="120" w:afterLines="50" w:after="120"/>
              <w:ind w:leftChars="50" w:left="525"/>
              <w:contextualSpacing/>
              <w:jc w:val="both"/>
              <w:rPr>
                <w:ins w:id="895" w:author="He Han" w:date="2026-10-27T14:00:00Z"/>
                <w:rFonts w:ascii="Times New Roman" w:eastAsia="仿宋_GB2312" w:hAnsi="Times New Roman" w:cs="Times New Roman"/>
                <w:color w:val="auto"/>
                <w:sz w:val="18"/>
                <w:szCs w:val="18"/>
              </w:rPr>
              <w:pPrChange w:id="896" w:author="He Han" w:date="2026-10-27T15:35:00Z">
                <w:pPr>
                  <w:widowControl w:val="0"/>
                  <w:numPr>
                    <w:numId w:val="222"/>
                  </w:numPr>
                  <w:spacing w:beforeLines="50" w:before="120" w:afterLines="50" w:after="120"/>
                  <w:ind w:leftChars="50" w:left="525" w:hanging="420"/>
                  <w:contextualSpacing/>
                  <w:jc w:val="both"/>
                </w:pPr>
              </w:pPrChange>
            </w:pPr>
            <w:ins w:id="897"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0EF9F648" w14:textId="77777777" w:rsidR="00E63094" w:rsidRPr="00C34334" w:rsidRDefault="00E63094" w:rsidP="00C2448B">
            <w:pPr>
              <w:widowControl w:val="0"/>
              <w:numPr>
                <w:ilvl w:val="0"/>
                <w:numId w:val="222"/>
              </w:numPr>
              <w:spacing w:beforeLines="50" w:before="120" w:afterLines="50" w:after="120"/>
              <w:ind w:leftChars="50" w:left="525"/>
              <w:contextualSpacing/>
              <w:jc w:val="both"/>
              <w:rPr>
                <w:ins w:id="898" w:author="He Han" w:date="2026-10-27T14:00:00Z"/>
                <w:rFonts w:ascii="Times New Roman" w:eastAsia="仿宋_GB2312" w:hAnsi="Times New Roman" w:cs="Times New Roman"/>
                <w:color w:val="auto"/>
                <w:sz w:val="18"/>
                <w:szCs w:val="18"/>
              </w:rPr>
              <w:pPrChange w:id="899" w:author="He Han" w:date="2026-10-27T15:35:00Z">
                <w:pPr>
                  <w:widowControl w:val="0"/>
                  <w:numPr>
                    <w:numId w:val="222"/>
                  </w:numPr>
                  <w:spacing w:beforeLines="50" w:before="120" w:afterLines="50" w:after="120"/>
                  <w:ind w:leftChars="50" w:left="525" w:hanging="420"/>
                  <w:contextualSpacing/>
                  <w:jc w:val="both"/>
                </w:pPr>
              </w:pPrChange>
            </w:pPr>
            <w:ins w:id="900"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2669E6F3" w14:textId="77777777" w:rsidR="00E63094" w:rsidRPr="00C34334" w:rsidRDefault="00E63094" w:rsidP="00C2448B">
            <w:pPr>
              <w:widowControl w:val="0"/>
              <w:numPr>
                <w:ilvl w:val="0"/>
                <w:numId w:val="222"/>
              </w:numPr>
              <w:spacing w:beforeLines="50" w:before="120" w:afterLines="50" w:after="120"/>
              <w:ind w:leftChars="50" w:left="525"/>
              <w:contextualSpacing/>
              <w:jc w:val="both"/>
              <w:rPr>
                <w:ins w:id="901" w:author="He Han" w:date="2026-10-27T14:00:00Z"/>
                <w:rFonts w:ascii="Times New Roman" w:eastAsia="仿宋_GB2312" w:hAnsi="Times New Roman" w:cs="Times New Roman"/>
                <w:color w:val="auto"/>
                <w:sz w:val="18"/>
                <w:szCs w:val="18"/>
              </w:rPr>
              <w:pPrChange w:id="902" w:author="He Han" w:date="2026-10-27T15:35:00Z">
                <w:pPr>
                  <w:widowControl w:val="0"/>
                  <w:numPr>
                    <w:numId w:val="222"/>
                  </w:numPr>
                  <w:spacing w:beforeLines="50" w:before="120" w:afterLines="50" w:after="120"/>
                  <w:ind w:leftChars="50" w:left="525" w:hanging="420"/>
                  <w:contextualSpacing/>
                  <w:jc w:val="both"/>
                </w:pPr>
              </w:pPrChange>
            </w:pPr>
            <w:ins w:id="903" w:author="He Han" w:date="2026-10-27T14:00:00Z">
              <w:r w:rsidRPr="00C34334">
                <w:rPr>
                  <w:rFonts w:ascii="Times New Roman" w:eastAsia="仿宋_GB2312" w:hAnsi="Times New Roman" w:cs="Times New Roman"/>
                  <w:color w:val="auto"/>
                  <w:sz w:val="18"/>
                  <w:szCs w:val="18"/>
                </w:rPr>
                <w:lastRenderedPageBreak/>
                <w:t>Bubble with nitrogen, after stirring, turn off the nitrogen. Drain until there is no obvious drip</w:t>
              </w:r>
            </w:ins>
          </w:p>
          <w:p w14:paraId="47CDB3FF" w14:textId="77777777" w:rsidR="00E63094" w:rsidRPr="00C34334" w:rsidRDefault="00E63094" w:rsidP="00C2448B">
            <w:pPr>
              <w:spacing w:beforeLines="50" w:before="120" w:afterLines="50" w:after="120"/>
              <w:ind w:leftChars="50" w:left="105"/>
              <w:contextualSpacing/>
              <w:jc w:val="both"/>
              <w:rPr>
                <w:ins w:id="904" w:author="He Han" w:date="2026-10-27T14:00:00Z"/>
                <w:rFonts w:ascii="Times New Roman" w:eastAsia="仿宋_GB2312" w:hAnsi="Times New Roman" w:cs="Times New Roman"/>
                <w:color w:val="auto"/>
                <w:sz w:val="18"/>
                <w:szCs w:val="18"/>
              </w:rPr>
              <w:pPrChange w:id="905" w:author="He Han" w:date="2026-10-27T15:35:00Z">
                <w:pPr>
                  <w:spacing w:beforeLines="50" w:before="120" w:afterLines="50" w:after="120"/>
                  <w:ind w:leftChars="50" w:left="105"/>
                  <w:contextualSpacing/>
                  <w:jc w:val="both"/>
                </w:pPr>
              </w:pPrChange>
            </w:pPr>
            <w:ins w:id="906"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75A37D93" w14:textId="77777777" w:rsidTr="002079CD">
        <w:trPr>
          <w:trHeight w:val="384"/>
          <w:ins w:id="90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A5E6461" w14:textId="77777777" w:rsidR="00E63094" w:rsidRPr="002079CD" w:rsidRDefault="00E63094" w:rsidP="002079CD">
            <w:pPr>
              <w:spacing w:beforeLines="50" w:before="120" w:afterLines="50" w:after="120"/>
              <w:contextualSpacing/>
              <w:jc w:val="center"/>
              <w:rPr>
                <w:ins w:id="908" w:author="He Han" w:date="2026-10-27T14:00:00Z"/>
                <w:rFonts w:ascii="Times New Roman" w:eastAsia="仿宋_GB2312" w:hAnsi="Times New Roman" w:cs="Times New Roman"/>
                <w:sz w:val="18"/>
                <w:szCs w:val="18"/>
                <w:lang w:eastAsia="zh-CN"/>
              </w:rPr>
            </w:pPr>
            <w:ins w:id="909" w:author="He Han" w:date="2026-10-27T14:00:00Z">
              <w:r w:rsidRPr="002079CD">
                <w:rPr>
                  <w:rFonts w:ascii="Times New Roman" w:eastAsia="仿宋_GB2312" w:hAnsi="Times New Roman" w:cs="Times New Roman"/>
                  <w:sz w:val="18"/>
                  <w:szCs w:val="18"/>
                  <w:lang w:eastAsia="zh-CN"/>
                </w:rPr>
                <w:lastRenderedPageBreak/>
                <w:t>29</w:t>
              </w:r>
            </w:ins>
          </w:p>
        </w:tc>
        <w:tc>
          <w:tcPr>
            <w:tcW w:w="610" w:type="pct"/>
            <w:tcBorders>
              <w:top w:val="single" w:sz="4" w:space="0" w:color="auto"/>
              <w:left w:val="single" w:sz="4" w:space="0" w:color="auto"/>
              <w:bottom w:val="single" w:sz="4" w:space="0" w:color="auto"/>
              <w:right w:val="single" w:sz="4" w:space="0" w:color="auto"/>
            </w:tcBorders>
            <w:vAlign w:val="center"/>
          </w:tcPr>
          <w:p w14:paraId="723DD4AC" w14:textId="77777777" w:rsidR="00E63094" w:rsidRPr="00C34334" w:rsidRDefault="00E63094" w:rsidP="002079CD">
            <w:pPr>
              <w:spacing w:beforeLines="50" w:before="120" w:afterLines="50" w:after="120"/>
              <w:contextualSpacing/>
              <w:jc w:val="center"/>
              <w:rPr>
                <w:ins w:id="910" w:author="He Han" w:date="2026-10-27T14:00:00Z"/>
                <w:rFonts w:ascii="Times New Roman" w:eastAsia="仿宋_GB2312" w:hAnsi="Times New Roman" w:cs="Times New Roman"/>
                <w:color w:val="auto"/>
                <w:sz w:val="18"/>
                <w:szCs w:val="18"/>
                <w:lang w:eastAsia="zh-CN"/>
              </w:rPr>
            </w:pPr>
            <w:ins w:id="911" w:author="He Han" w:date="2026-10-27T14:00:00Z">
              <w:r w:rsidRPr="00C34334">
                <w:rPr>
                  <w:rFonts w:ascii="Times New Roman" w:eastAsia="仿宋_GB2312" w:hAnsi="Times New Roman" w:cs="Times New Roman"/>
                  <w:color w:val="auto"/>
                  <w:sz w:val="18"/>
                  <w:szCs w:val="18"/>
                  <w:lang w:eastAsia="zh-CN"/>
                </w:rPr>
                <w:t>Prepare capping solution</w:t>
              </w:r>
            </w:ins>
          </w:p>
        </w:tc>
        <w:tc>
          <w:tcPr>
            <w:tcW w:w="4121" w:type="pct"/>
            <w:tcBorders>
              <w:top w:val="single" w:sz="4" w:space="0" w:color="auto"/>
              <w:left w:val="single" w:sz="4" w:space="0" w:color="auto"/>
              <w:bottom w:val="single" w:sz="4" w:space="0" w:color="auto"/>
              <w:right w:val="single" w:sz="4" w:space="0" w:color="auto"/>
            </w:tcBorders>
            <w:vAlign w:val="center"/>
          </w:tcPr>
          <w:p w14:paraId="4914B8DB" w14:textId="77777777" w:rsidR="00E63094" w:rsidRPr="00C34334" w:rsidRDefault="00E63094" w:rsidP="00C2448B">
            <w:pPr>
              <w:widowControl w:val="0"/>
              <w:numPr>
                <w:ilvl w:val="0"/>
                <w:numId w:val="223"/>
              </w:numPr>
              <w:spacing w:beforeLines="50" w:before="120" w:afterLines="50" w:after="120"/>
              <w:ind w:leftChars="50" w:left="525"/>
              <w:contextualSpacing/>
              <w:jc w:val="both"/>
              <w:rPr>
                <w:ins w:id="912" w:author="He Han" w:date="2026-10-27T14:00:00Z"/>
                <w:rFonts w:ascii="Times New Roman" w:eastAsia="仿宋_GB2312" w:hAnsi="Times New Roman" w:cs="Times New Roman"/>
                <w:color w:val="auto"/>
                <w:sz w:val="18"/>
                <w:szCs w:val="18"/>
              </w:rPr>
              <w:pPrChange w:id="913" w:author="He Han" w:date="2026-10-27T15:35:00Z">
                <w:pPr>
                  <w:widowControl w:val="0"/>
                  <w:numPr>
                    <w:numId w:val="223"/>
                  </w:numPr>
                  <w:spacing w:beforeLines="50" w:before="120" w:afterLines="50" w:after="120"/>
                  <w:ind w:leftChars="50" w:left="525" w:hanging="420"/>
                  <w:contextualSpacing/>
                  <w:jc w:val="both"/>
                </w:pPr>
              </w:pPrChange>
            </w:pPr>
            <w:ins w:id="914" w:author="He Han" w:date="2026-10-27T14:00:00Z">
              <w:r w:rsidRPr="00C34334">
                <w:rPr>
                  <w:rFonts w:ascii="Times New Roman" w:eastAsia="仿宋_GB2312" w:hAnsi="Times New Roman" w:cs="Times New Roman"/>
                  <w:color w:val="auto"/>
                  <w:sz w:val="18"/>
                  <w:szCs w:val="18"/>
                </w:rPr>
                <w:t>Add DMF (6.0 V, 5.69 kg/kg) into TJ4S-1213- R22. Start the agitator.</w:t>
              </w:r>
            </w:ins>
          </w:p>
          <w:p w14:paraId="3B047277" w14:textId="77777777" w:rsidR="00E63094" w:rsidRPr="00C34334" w:rsidRDefault="00E63094" w:rsidP="00C2448B">
            <w:pPr>
              <w:widowControl w:val="0"/>
              <w:numPr>
                <w:ilvl w:val="0"/>
                <w:numId w:val="223"/>
              </w:numPr>
              <w:spacing w:beforeLines="50" w:before="120" w:afterLines="50" w:after="120"/>
              <w:ind w:leftChars="50" w:left="525"/>
              <w:contextualSpacing/>
              <w:jc w:val="both"/>
              <w:rPr>
                <w:ins w:id="915" w:author="He Han" w:date="2026-10-27T14:00:00Z"/>
                <w:rFonts w:ascii="Times New Roman" w:eastAsia="仿宋_GB2312" w:hAnsi="Times New Roman" w:cs="Times New Roman"/>
                <w:color w:val="auto"/>
                <w:sz w:val="18"/>
                <w:szCs w:val="18"/>
              </w:rPr>
              <w:pPrChange w:id="916" w:author="He Han" w:date="2026-10-27T15:35:00Z">
                <w:pPr>
                  <w:widowControl w:val="0"/>
                  <w:numPr>
                    <w:numId w:val="223"/>
                  </w:numPr>
                  <w:spacing w:beforeLines="50" w:before="120" w:afterLines="50" w:after="120"/>
                  <w:ind w:leftChars="50" w:left="525" w:hanging="420"/>
                  <w:contextualSpacing/>
                  <w:jc w:val="both"/>
                </w:pPr>
              </w:pPrChange>
            </w:pPr>
            <w:ins w:id="917" w:author="He Han" w:date="2026-10-27T14:00:00Z">
              <w:r w:rsidRPr="00C34334">
                <w:rPr>
                  <w:rFonts w:ascii="Times New Roman" w:eastAsia="仿宋_GB2312" w:hAnsi="Times New Roman" w:cs="Times New Roman"/>
                  <w:color w:val="auto"/>
                  <w:sz w:val="18"/>
                  <w:szCs w:val="18"/>
                </w:rPr>
                <w:t xml:space="preserve">Add Pyridine (1.50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with PTFE and peristaltic pump and Acetic Anhydride (1.25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with PTFE and peristaltic pump. </w:t>
              </w:r>
            </w:ins>
          </w:p>
          <w:p w14:paraId="34A80EF5" w14:textId="77777777" w:rsidR="00E63094" w:rsidRPr="00C34334" w:rsidRDefault="00E63094" w:rsidP="00C2448B">
            <w:pPr>
              <w:widowControl w:val="0"/>
              <w:numPr>
                <w:ilvl w:val="0"/>
                <w:numId w:val="223"/>
              </w:numPr>
              <w:spacing w:beforeLines="50" w:before="120" w:afterLines="50" w:after="120"/>
              <w:ind w:leftChars="50" w:left="525"/>
              <w:contextualSpacing/>
              <w:jc w:val="both"/>
              <w:rPr>
                <w:ins w:id="918" w:author="He Han" w:date="2026-10-27T14:00:00Z"/>
                <w:rFonts w:ascii="Times New Roman" w:eastAsia="仿宋_GB2312" w:hAnsi="Times New Roman" w:cs="Times New Roman"/>
                <w:color w:val="auto"/>
                <w:sz w:val="18"/>
                <w:szCs w:val="18"/>
              </w:rPr>
              <w:pPrChange w:id="919" w:author="He Han" w:date="2026-10-27T15:35:00Z">
                <w:pPr>
                  <w:widowControl w:val="0"/>
                  <w:numPr>
                    <w:numId w:val="223"/>
                  </w:numPr>
                  <w:spacing w:beforeLines="50" w:before="120" w:afterLines="50" w:after="120"/>
                  <w:ind w:leftChars="50" w:left="525" w:hanging="420"/>
                  <w:contextualSpacing/>
                  <w:jc w:val="both"/>
                </w:pPr>
              </w:pPrChange>
            </w:pPr>
            <w:ins w:id="920" w:author="He Han" w:date="2026-10-27T14:00:00Z">
              <w:r w:rsidRPr="00C34334">
                <w:rPr>
                  <w:rFonts w:ascii="Times New Roman" w:eastAsia="仿宋_GB2312" w:hAnsi="Times New Roman" w:cs="Times New Roman"/>
                  <w:color w:val="auto"/>
                  <w:sz w:val="18"/>
                  <w:szCs w:val="18"/>
                </w:rPr>
                <w:t xml:space="preserve">Adjust the mixture to 25.0 ± 5.0 °C (target: 25.0 °C). Maintain for next operation at 25±5 °C (target: 25.0 °C). Stir for at least 5 minutes after addition, </w:t>
              </w:r>
            </w:ins>
          </w:p>
          <w:p w14:paraId="2E528AAC" w14:textId="77777777" w:rsidR="00E63094" w:rsidRPr="00C34334" w:rsidRDefault="00E63094" w:rsidP="00C2448B">
            <w:pPr>
              <w:widowControl w:val="0"/>
              <w:numPr>
                <w:ilvl w:val="0"/>
                <w:numId w:val="223"/>
              </w:numPr>
              <w:spacing w:beforeLines="50" w:before="120" w:afterLines="50" w:after="120"/>
              <w:ind w:leftChars="50" w:left="525"/>
              <w:contextualSpacing/>
              <w:jc w:val="both"/>
              <w:rPr>
                <w:ins w:id="921" w:author="He Han" w:date="2026-10-27T14:00:00Z"/>
                <w:rFonts w:ascii="Times New Roman" w:eastAsia="仿宋_GB2312" w:hAnsi="Times New Roman" w:cs="Times New Roman"/>
                <w:color w:val="auto"/>
                <w:sz w:val="18"/>
                <w:szCs w:val="18"/>
              </w:rPr>
              <w:pPrChange w:id="922" w:author="He Han" w:date="2026-10-27T15:35:00Z">
                <w:pPr>
                  <w:widowControl w:val="0"/>
                  <w:numPr>
                    <w:numId w:val="223"/>
                  </w:numPr>
                  <w:spacing w:beforeLines="50" w:before="120" w:afterLines="50" w:after="120"/>
                  <w:ind w:leftChars="50" w:left="525" w:hanging="420"/>
                  <w:contextualSpacing/>
                  <w:jc w:val="both"/>
                </w:pPr>
              </w:pPrChange>
            </w:pPr>
            <w:ins w:id="923" w:author="He Han" w:date="2026-10-27T14:00:00Z">
              <w:r w:rsidRPr="00C34334">
                <w:rPr>
                  <w:rFonts w:ascii="Times New Roman" w:eastAsia="仿宋_GB2312" w:hAnsi="Times New Roman" w:cs="Times New Roman"/>
                  <w:color w:val="auto"/>
                  <w:sz w:val="18"/>
                  <w:szCs w:val="18"/>
                </w:rPr>
                <w:t xml:space="preserve">Transfer the mixture in TJ4S-1213- R22 into TJ4S-1213-Sy15. Add DMF (1.0 V, 0.95 kg/kg) into TJ4S-1213- R22 to rinse the wall. </w:t>
              </w:r>
            </w:ins>
          </w:p>
          <w:p w14:paraId="2F9EAEC5" w14:textId="77777777" w:rsidR="00E63094" w:rsidRPr="00C34334" w:rsidRDefault="00E63094" w:rsidP="00C2448B">
            <w:pPr>
              <w:widowControl w:val="0"/>
              <w:numPr>
                <w:ilvl w:val="0"/>
                <w:numId w:val="223"/>
              </w:numPr>
              <w:spacing w:beforeLines="50" w:before="120" w:afterLines="50" w:after="120"/>
              <w:ind w:leftChars="50" w:left="525"/>
              <w:contextualSpacing/>
              <w:jc w:val="both"/>
              <w:rPr>
                <w:ins w:id="924" w:author="He Han" w:date="2026-10-27T14:00:00Z"/>
                <w:rFonts w:ascii="Times New Roman" w:eastAsia="仿宋_GB2312" w:hAnsi="Times New Roman" w:cs="Times New Roman"/>
                <w:color w:val="auto"/>
                <w:sz w:val="18"/>
                <w:szCs w:val="18"/>
              </w:rPr>
              <w:pPrChange w:id="925" w:author="He Han" w:date="2026-10-27T15:35:00Z">
                <w:pPr>
                  <w:widowControl w:val="0"/>
                  <w:numPr>
                    <w:numId w:val="223"/>
                  </w:numPr>
                  <w:spacing w:beforeLines="50" w:before="120" w:afterLines="50" w:after="120"/>
                  <w:ind w:leftChars="50" w:left="525" w:hanging="420"/>
                  <w:contextualSpacing/>
                  <w:jc w:val="both"/>
                </w:pPr>
              </w:pPrChange>
            </w:pPr>
            <w:ins w:id="926"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 R22 into synthesis reactor (TJ4S-1213-Sy15)</w:t>
              </w:r>
            </w:ins>
          </w:p>
        </w:tc>
      </w:tr>
      <w:tr w:rsidR="00E63094" w:rsidRPr="00C34334" w14:paraId="09FF4212" w14:textId="77777777" w:rsidTr="002079CD">
        <w:trPr>
          <w:trHeight w:val="384"/>
          <w:ins w:id="92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C157195" w14:textId="77777777" w:rsidR="00E63094" w:rsidRPr="002079CD" w:rsidRDefault="00E63094" w:rsidP="002079CD">
            <w:pPr>
              <w:spacing w:beforeLines="50" w:before="120" w:afterLines="50" w:after="120"/>
              <w:contextualSpacing/>
              <w:jc w:val="center"/>
              <w:rPr>
                <w:ins w:id="928" w:author="He Han" w:date="2026-10-27T14:00:00Z"/>
                <w:rFonts w:ascii="Times New Roman" w:eastAsia="仿宋_GB2312" w:hAnsi="Times New Roman" w:cs="Times New Roman"/>
                <w:sz w:val="18"/>
                <w:szCs w:val="18"/>
                <w:lang w:eastAsia="zh-CN"/>
              </w:rPr>
            </w:pPr>
            <w:ins w:id="929" w:author="He Han" w:date="2026-10-27T14:00:00Z">
              <w:r w:rsidRPr="002079CD">
                <w:rPr>
                  <w:rFonts w:ascii="Times New Roman" w:eastAsia="仿宋_GB2312" w:hAnsi="Times New Roman" w:cs="Times New Roman"/>
                  <w:sz w:val="18"/>
                  <w:szCs w:val="18"/>
                  <w:lang w:eastAsia="zh-CN"/>
                </w:rPr>
                <w:t>30</w:t>
              </w:r>
            </w:ins>
          </w:p>
        </w:tc>
        <w:tc>
          <w:tcPr>
            <w:tcW w:w="610" w:type="pct"/>
            <w:tcBorders>
              <w:top w:val="single" w:sz="4" w:space="0" w:color="auto"/>
              <w:left w:val="single" w:sz="4" w:space="0" w:color="auto"/>
              <w:bottom w:val="single" w:sz="4" w:space="0" w:color="auto"/>
              <w:right w:val="single" w:sz="4" w:space="0" w:color="auto"/>
            </w:tcBorders>
            <w:vAlign w:val="center"/>
          </w:tcPr>
          <w:p w14:paraId="7DB31A4C" w14:textId="77777777" w:rsidR="00E63094" w:rsidRPr="00C34334" w:rsidRDefault="00E63094" w:rsidP="002079CD">
            <w:pPr>
              <w:spacing w:beforeLines="50" w:before="120" w:afterLines="50" w:after="120"/>
              <w:contextualSpacing/>
              <w:jc w:val="center"/>
              <w:rPr>
                <w:ins w:id="930" w:author="He Han" w:date="2026-10-27T14:00:00Z"/>
                <w:rFonts w:ascii="Times New Roman" w:eastAsia="仿宋_GB2312" w:hAnsi="Times New Roman" w:cs="Times New Roman"/>
                <w:color w:val="auto"/>
                <w:sz w:val="18"/>
                <w:szCs w:val="18"/>
                <w:lang w:eastAsia="zh-CN"/>
              </w:rPr>
            </w:pPr>
            <w:ins w:id="931" w:author="He Han" w:date="2026-10-27T14:00:00Z">
              <w:r w:rsidRPr="00C34334">
                <w:rPr>
                  <w:rFonts w:ascii="Times New Roman" w:eastAsia="仿宋_GB2312" w:hAnsi="Times New Roman" w:cs="Times New Roman"/>
                  <w:color w:val="auto"/>
                  <w:sz w:val="18"/>
                  <w:szCs w:val="18"/>
                  <w:lang w:eastAsia="zh-CN"/>
                </w:rPr>
                <w:t xml:space="preserve">Capping </w:t>
              </w:r>
            </w:ins>
          </w:p>
        </w:tc>
        <w:tc>
          <w:tcPr>
            <w:tcW w:w="4121" w:type="pct"/>
            <w:tcBorders>
              <w:top w:val="single" w:sz="4" w:space="0" w:color="auto"/>
              <w:left w:val="single" w:sz="4" w:space="0" w:color="auto"/>
              <w:bottom w:val="single" w:sz="4" w:space="0" w:color="auto"/>
              <w:right w:val="single" w:sz="4" w:space="0" w:color="auto"/>
            </w:tcBorders>
            <w:vAlign w:val="center"/>
          </w:tcPr>
          <w:p w14:paraId="5B04C626" w14:textId="77777777" w:rsidR="00E63094" w:rsidRPr="00C34334" w:rsidRDefault="00E63094" w:rsidP="00C2448B">
            <w:pPr>
              <w:widowControl w:val="0"/>
              <w:numPr>
                <w:ilvl w:val="0"/>
                <w:numId w:val="224"/>
              </w:numPr>
              <w:spacing w:beforeLines="50" w:before="120" w:afterLines="50" w:after="120"/>
              <w:ind w:leftChars="50" w:left="525"/>
              <w:contextualSpacing/>
              <w:jc w:val="both"/>
              <w:rPr>
                <w:ins w:id="932" w:author="He Han" w:date="2026-10-27T14:00:00Z"/>
                <w:rFonts w:ascii="Times New Roman" w:eastAsia="仿宋_GB2312" w:hAnsi="Times New Roman" w:cs="Times New Roman"/>
                <w:color w:val="auto"/>
                <w:sz w:val="18"/>
                <w:szCs w:val="18"/>
              </w:rPr>
              <w:pPrChange w:id="933" w:author="He Han" w:date="2026-10-27T15:35:00Z">
                <w:pPr>
                  <w:widowControl w:val="0"/>
                  <w:numPr>
                    <w:numId w:val="224"/>
                  </w:numPr>
                  <w:spacing w:beforeLines="50" w:before="120" w:afterLines="50" w:after="120"/>
                  <w:ind w:leftChars="50" w:left="525" w:hanging="420"/>
                  <w:contextualSpacing/>
                  <w:jc w:val="both"/>
                </w:pPr>
              </w:pPrChange>
            </w:pPr>
            <w:ins w:id="934" w:author="He Han" w:date="2026-10-27T14:00:00Z">
              <w:r w:rsidRPr="00C34334">
                <w:rPr>
                  <w:rFonts w:ascii="Times New Roman" w:eastAsia="仿宋_GB2312" w:hAnsi="Times New Roman" w:cs="Times New Roman"/>
                  <w:color w:val="auto"/>
                  <w:sz w:val="18"/>
                  <w:szCs w:val="18"/>
                </w:rPr>
                <w:t xml:space="preserve">Adjust the mixture in synthesis reactor (TJ4S-1213-Sy15) to 25.0 ± 5.0 °C (target: 25.0 °C). </w:t>
              </w:r>
            </w:ins>
          </w:p>
          <w:p w14:paraId="61329969" w14:textId="77777777" w:rsidR="00E63094" w:rsidRPr="00C34334" w:rsidRDefault="00E63094" w:rsidP="00C2448B">
            <w:pPr>
              <w:widowControl w:val="0"/>
              <w:numPr>
                <w:ilvl w:val="0"/>
                <w:numId w:val="224"/>
              </w:numPr>
              <w:spacing w:beforeLines="50" w:before="120" w:afterLines="50" w:after="120"/>
              <w:ind w:leftChars="50" w:left="525"/>
              <w:contextualSpacing/>
              <w:jc w:val="both"/>
              <w:rPr>
                <w:ins w:id="935" w:author="He Han" w:date="2026-10-27T14:00:00Z"/>
                <w:rFonts w:ascii="Times New Roman" w:eastAsia="仿宋_GB2312" w:hAnsi="Times New Roman" w:cs="Times New Roman"/>
                <w:color w:val="auto"/>
                <w:sz w:val="18"/>
                <w:szCs w:val="18"/>
              </w:rPr>
              <w:pPrChange w:id="936" w:author="He Han" w:date="2026-10-27T15:35:00Z">
                <w:pPr>
                  <w:widowControl w:val="0"/>
                  <w:numPr>
                    <w:numId w:val="224"/>
                  </w:numPr>
                  <w:spacing w:beforeLines="50" w:before="120" w:afterLines="50" w:after="120"/>
                  <w:ind w:leftChars="50" w:left="525" w:hanging="420"/>
                  <w:contextualSpacing/>
                  <w:jc w:val="both"/>
                </w:pPr>
              </w:pPrChange>
            </w:pPr>
            <w:ins w:id="937" w:author="He Han" w:date="2026-10-27T14:00:00Z">
              <w:r w:rsidRPr="00C34334">
                <w:rPr>
                  <w:rFonts w:ascii="Times New Roman" w:eastAsia="仿宋_GB2312" w:hAnsi="Times New Roman" w:cs="Times New Roman"/>
                  <w:color w:val="auto"/>
                  <w:sz w:val="18"/>
                  <w:szCs w:val="18"/>
                </w:rPr>
                <w:t xml:space="preserve">The mixture is allowed to react at 25.0 ±5.0°C (target: 25°C) for 1 h ± 15 min (target: 1 h). </w:t>
              </w:r>
            </w:ins>
          </w:p>
          <w:p w14:paraId="6D3449C7" w14:textId="77777777" w:rsidR="00E63094" w:rsidRPr="00C34334" w:rsidRDefault="00E63094" w:rsidP="00C2448B">
            <w:pPr>
              <w:widowControl w:val="0"/>
              <w:numPr>
                <w:ilvl w:val="0"/>
                <w:numId w:val="224"/>
              </w:numPr>
              <w:spacing w:beforeLines="50" w:before="120" w:afterLines="50" w:after="120"/>
              <w:ind w:leftChars="50" w:left="525"/>
              <w:contextualSpacing/>
              <w:jc w:val="both"/>
              <w:rPr>
                <w:ins w:id="938" w:author="He Han" w:date="2026-10-27T14:00:00Z"/>
                <w:rFonts w:ascii="Times New Roman" w:eastAsia="仿宋_GB2312" w:hAnsi="Times New Roman" w:cs="Times New Roman"/>
                <w:color w:val="auto"/>
                <w:sz w:val="18"/>
                <w:szCs w:val="18"/>
              </w:rPr>
              <w:pPrChange w:id="939" w:author="He Han" w:date="2026-10-27T15:35:00Z">
                <w:pPr>
                  <w:widowControl w:val="0"/>
                  <w:numPr>
                    <w:numId w:val="224"/>
                  </w:numPr>
                  <w:spacing w:beforeLines="50" w:before="120" w:afterLines="50" w:after="120"/>
                  <w:ind w:leftChars="50" w:left="525" w:hanging="420"/>
                  <w:contextualSpacing/>
                  <w:jc w:val="both"/>
                </w:pPr>
              </w:pPrChange>
            </w:pPr>
            <w:ins w:id="940"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tc>
      </w:tr>
      <w:tr w:rsidR="00E63094" w:rsidRPr="00C34334" w14:paraId="0D0C5A62" w14:textId="77777777" w:rsidTr="002079CD">
        <w:trPr>
          <w:trHeight w:val="384"/>
          <w:ins w:id="94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209659DF" w14:textId="77777777" w:rsidR="00E63094" w:rsidRPr="002079CD" w:rsidRDefault="00E63094" w:rsidP="002079CD">
            <w:pPr>
              <w:spacing w:beforeLines="50" w:before="120" w:afterLines="50" w:after="120"/>
              <w:contextualSpacing/>
              <w:jc w:val="center"/>
              <w:rPr>
                <w:ins w:id="942" w:author="He Han" w:date="2026-10-27T14:00:00Z"/>
                <w:rFonts w:ascii="Times New Roman" w:eastAsia="仿宋_GB2312" w:hAnsi="Times New Roman" w:cs="Times New Roman"/>
                <w:sz w:val="18"/>
                <w:szCs w:val="18"/>
                <w:lang w:eastAsia="zh-CN"/>
              </w:rPr>
            </w:pPr>
            <w:ins w:id="943" w:author="He Han" w:date="2026-10-27T14:00:00Z">
              <w:r w:rsidRPr="002079CD">
                <w:rPr>
                  <w:rFonts w:ascii="Times New Roman" w:eastAsia="仿宋_GB2312" w:hAnsi="Times New Roman" w:cs="Times New Roman"/>
                  <w:sz w:val="18"/>
                  <w:szCs w:val="18"/>
                  <w:lang w:eastAsia="zh-CN"/>
                </w:rPr>
                <w:t>31</w:t>
              </w:r>
            </w:ins>
          </w:p>
        </w:tc>
        <w:tc>
          <w:tcPr>
            <w:tcW w:w="610" w:type="pct"/>
            <w:tcBorders>
              <w:top w:val="single" w:sz="4" w:space="0" w:color="auto"/>
              <w:left w:val="single" w:sz="4" w:space="0" w:color="auto"/>
              <w:bottom w:val="single" w:sz="4" w:space="0" w:color="auto"/>
              <w:right w:val="single" w:sz="4" w:space="0" w:color="auto"/>
            </w:tcBorders>
            <w:vAlign w:val="center"/>
          </w:tcPr>
          <w:p w14:paraId="430295BB" w14:textId="77777777" w:rsidR="00E63094" w:rsidRPr="00C34334" w:rsidRDefault="00E63094" w:rsidP="002079CD">
            <w:pPr>
              <w:spacing w:beforeLines="50" w:before="120" w:afterLines="50" w:after="120"/>
              <w:contextualSpacing/>
              <w:jc w:val="center"/>
              <w:rPr>
                <w:ins w:id="944" w:author="He Han" w:date="2026-10-27T14:00:00Z"/>
                <w:rFonts w:ascii="Times New Roman" w:eastAsia="仿宋_GB2312" w:hAnsi="Times New Roman" w:cs="Times New Roman"/>
                <w:color w:val="auto"/>
                <w:sz w:val="18"/>
                <w:szCs w:val="18"/>
                <w:lang w:eastAsia="zh-CN"/>
              </w:rPr>
            </w:pPr>
            <w:ins w:id="945"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5536F8FB" w14:textId="4833FD17" w:rsidR="00E63094" w:rsidRPr="00C34334" w:rsidRDefault="00E63094" w:rsidP="00C2448B">
            <w:pPr>
              <w:widowControl w:val="0"/>
              <w:numPr>
                <w:ilvl w:val="0"/>
                <w:numId w:val="225"/>
              </w:numPr>
              <w:spacing w:beforeLines="50" w:before="120" w:afterLines="50" w:after="120"/>
              <w:ind w:leftChars="50" w:left="525"/>
              <w:contextualSpacing/>
              <w:jc w:val="both"/>
              <w:rPr>
                <w:ins w:id="946" w:author="He Han" w:date="2026-10-27T14:00:00Z"/>
                <w:rFonts w:ascii="Times New Roman" w:eastAsia="仿宋_GB2312" w:hAnsi="Times New Roman" w:cs="Times New Roman"/>
                <w:color w:val="auto"/>
                <w:sz w:val="18"/>
                <w:szCs w:val="18"/>
              </w:rPr>
              <w:pPrChange w:id="947" w:author="He Han" w:date="2026-10-27T15:35:00Z">
                <w:pPr>
                  <w:widowControl w:val="0"/>
                  <w:numPr>
                    <w:numId w:val="225"/>
                  </w:numPr>
                  <w:spacing w:beforeLines="50" w:before="120" w:afterLines="50" w:after="120"/>
                  <w:ind w:leftChars="50" w:left="525" w:hanging="420"/>
                  <w:contextualSpacing/>
                  <w:jc w:val="both"/>
                </w:pPr>
              </w:pPrChange>
            </w:pPr>
            <w:ins w:id="948" w:author="He Han" w:date="2026-10-27T14:00:00Z">
              <w:r w:rsidRPr="00C34334">
                <w:rPr>
                  <w:rFonts w:ascii="Times New Roman" w:eastAsia="仿宋_GB2312" w:hAnsi="Times New Roman" w:cs="Times New Roman"/>
                  <w:color w:val="auto"/>
                  <w:sz w:val="18"/>
                  <w:szCs w:val="18"/>
                </w:rPr>
                <w:t>After the liquid is filtered out of the synthesis react</w:t>
              </w:r>
              <w:r w:rsidR="00381C64">
                <w:rPr>
                  <w:rFonts w:ascii="Times New Roman" w:eastAsia="仿宋_GB2312" w:hAnsi="Times New Roman" w:cs="Times New Roman"/>
                  <w:color w:val="auto"/>
                  <w:sz w:val="18"/>
                  <w:szCs w:val="18"/>
                </w:rPr>
                <w:t>or. Add DMF (8.0 V, 7.58 kg/kg)</w:t>
              </w:r>
              <w:r w:rsidRPr="00C34334">
                <w:rPr>
                  <w:rFonts w:ascii="Times New Roman" w:eastAsia="仿宋_GB2312" w:hAnsi="Times New Roman" w:cs="Times New Roman"/>
                  <w:color w:val="auto"/>
                  <w:sz w:val="18"/>
                  <w:szCs w:val="18"/>
                </w:rPr>
                <w:t xml:space="preserve"> into the synthesis reactor (TJ4S-1213-Sy15).</w:t>
              </w:r>
            </w:ins>
          </w:p>
          <w:p w14:paraId="38FA8B0D" w14:textId="77777777" w:rsidR="00E63094" w:rsidRPr="00C34334" w:rsidRDefault="00E63094" w:rsidP="00C2448B">
            <w:pPr>
              <w:widowControl w:val="0"/>
              <w:numPr>
                <w:ilvl w:val="0"/>
                <w:numId w:val="225"/>
              </w:numPr>
              <w:spacing w:beforeLines="50" w:before="120" w:afterLines="50" w:after="120"/>
              <w:ind w:leftChars="50" w:left="525"/>
              <w:contextualSpacing/>
              <w:jc w:val="both"/>
              <w:rPr>
                <w:ins w:id="949" w:author="He Han" w:date="2026-10-27T14:00:00Z"/>
                <w:rFonts w:ascii="Times New Roman" w:eastAsia="仿宋_GB2312" w:hAnsi="Times New Roman" w:cs="Times New Roman"/>
                <w:color w:val="auto"/>
                <w:sz w:val="18"/>
                <w:szCs w:val="18"/>
              </w:rPr>
              <w:pPrChange w:id="950" w:author="He Han" w:date="2026-10-27T15:35:00Z">
                <w:pPr>
                  <w:widowControl w:val="0"/>
                  <w:numPr>
                    <w:numId w:val="225"/>
                  </w:numPr>
                  <w:spacing w:beforeLines="50" w:before="120" w:afterLines="50" w:after="120"/>
                  <w:ind w:leftChars="50" w:left="525" w:hanging="420"/>
                  <w:contextualSpacing/>
                  <w:jc w:val="both"/>
                </w:pPr>
              </w:pPrChange>
            </w:pPr>
            <w:ins w:id="951"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7EB551B4" w14:textId="77777777" w:rsidR="00E63094" w:rsidRPr="00C34334" w:rsidRDefault="00E63094" w:rsidP="00C2448B">
            <w:pPr>
              <w:spacing w:beforeLines="50" w:before="120" w:afterLines="50" w:after="120"/>
              <w:ind w:leftChars="50" w:left="105"/>
              <w:contextualSpacing/>
              <w:jc w:val="both"/>
              <w:rPr>
                <w:ins w:id="952" w:author="He Han" w:date="2026-10-27T14:00:00Z"/>
                <w:rFonts w:ascii="Times New Roman" w:eastAsia="仿宋_GB2312" w:hAnsi="Times New Roman" w:cs="Times New Roman"/>
                <w:color w:val="auto"/>
                <w:sz w:val="18"/>
                <w:szCs w:val="18"/>
              </w:rPr>
              <w:pPrChange w:id="953" w:author="He Han" w:date="2026-10-27T15:35:00Z">
                <w:pPr>
                  <w:spacing w:beforeLines="50" w:before="120" w:afterLines="50" w:after="120"/>
                  <w:ind w:leftChars="50" w:left="105"/>
                  <w:contextualSpacing/>
                  <w:jc w:val="both"/>
                </w:pPr>
              </w:pPrChange>
            </w:pPr>
            <w:ins w:id="954"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4AF7CB9B" w14:textId="77777777" w:rsidTr="002079CD">
        <w:trPr>
          <w:trHeight w:val="384"/>
          <w:ins w:id="95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2DF41BF9" w14:textId="77777777" w:rsidR="00E63094" w:rsidRPr="002079CD" w:rsidRDefault="00E63094" w:rsidP="002079CD">
            <w:pPr>
              <w:spacing w:beforeLines="50" w:before="120" w:afterLines="50" w:after="120"/>
              <w:contextualSpacing/>
              <w:jc w:val="center"/>
              <w:rPr>
                <w:ins w:id="956" w:author="He Han" w:date="2026-10-27T14:00:00Z"/>
                <w:rFonts w:ascii="Times New Roman" w:eastAsia="仿宋_GB2312" w:hAnsi="Times New Roman" w:cs="Times New Roman"/>
                <w:sz w:val="18"/>
                <w:szCs w:val="18"/>
                <w:lang w:eastAsia="zh-CN"/>
              </w:rPr>
            </w:pPr>
            <w:ins w:id="957" w:author="He Han" w:date="2026-10-27T14:00:00Z">
              <w:r w:rsidRPr="002079CD">
                <w:rPr>
                  <w:rFonts w:ascii="Times New Roman" w:eastAsia="仿宋_GB2312" w:hAnsi="Times New Roman" w:cs="Times New Roman"/>
                  <w:sz w:val="18"/>
                  <w:szCs w:val="18"/>
                  <w:lang w:eastAsia="zh-CN"/>
                </w:rPr>
                <w:t>32</w:t>
              </w:r>
            </w:ins>
          </w:p>
        </w:tc>
        <w:tc>
          <w:tcPr>
            <w:tcW w:w="610" w:type="pct"/>
            <w:tcBorders>
              <w:top w:val="single" w:sz="4" w:space="0" w:color="auto"/>
              <w:left w:val="single" w:sz="4" w:space="0" w:color="auto"/>
              <w:bottom w:val="single" w:sz="4" w:space="0" w:color="auto"/>
              <w:right w:val="single" w:sz="4" w:space="0" w:color="auto"/>
            </w:tcBorders>
            <w:vAlign w:val="center"/>
          </w:tcPr>
          <w:p w14:paraId="08E1E60B" w14:textId="77777777" w:rsidR="00E63094" w:rsidRPr="00C34334" w:rsidRDefault="00E63094" w:rsidP="002079CD">
            <w:pPr>
              <w:spacing w:beforeLines="50" w:before="120" w:afterLines="50" w:after="120"/>
              <w:contextualSpacing/>
              <w:jc w:val="center"/>
              <w:rPr>
                <w:ins w:id="958" w:author="He Han" w:date="2026-10-27T14:00:00Z"/>
                <w:rFonts w:ascii="Times New Roman" w:eastAsia="仿宋_GB2312" w:hAnsi="Times New Roman" w:cs="Times New Roman"/>
                <w:color w:val="auto"/>
                <w:sz w:val="18"/>
                <w:szCs w:val="18"/>
                <w:lang w:eastAsia="zh-CN"/>
              </w:rPr>
            </w:pPr>
            <w:ins w:id="959"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5D42EB84" w14:textId="77777777" w:rsidR="00E63094" w:rsidRPr="00C34334" w:rsidRDefault="00E63094" w:rsidP="00C2448B">
            <w:pPr>
              <w:widowControl w:val="0"/>
              <w:numPr>
                <w:ilvl w:val="0"/>
                <w:numId w:val="226"/>
              </w:numPr>
              <w:spacing w:beforeLines="50" w:before="120" w:afterLines="50" w:after="120"/>
              <w:ind w:leftChars="50" w:left="525"/>
              <w:contextualSpacing/>
              <w:jc w:val="both"/>
              <w:rPr>
                <w:ins w:id="960" w:author="He Han" w:date="2026-10-27T14:00:00Z"/>
                <w:rFonts w:ascii="Times New Roman" w:eastAsia="仿宋_GB2312" w:hAnsi="Times New Roman" w:cs="Times New Roman"/>
                <w:color w:val="auto"/>
                <w:sz w:val="18"/>
                <w:szCs w:val="18"/>
              </w:rPr>
              <w:pPrChange w:id="961" w:author="He Han" w:date="2026-10-27T15:35:00Z">
                <w:pPr>
                  <w:widowControl w:val="0"/>
                  <w:numPr>
                    <w:numId w:val="226"/>
                  </w:numPr>
                  <w:spacing w:beforeLines="50" w:before="120" w:afterLines="50" w:after="120"/>
                  <w:ind w:leftChars="50" w:left="525" w:hanging="420"/>
                  <w:contextualSpacing/>
                  <w:jc w:val="both"/>
                </w:pPr>
              </w:pPrChange>
            </w:pPr>
            <w:ins w:id="962" w:author="He Han" w:date="2026-10-27T14:00:00Z">
              <w:r w:rsidRPr="00C34334">
                <w:rPr>
                  <w:rFonts w:ascii="Times New Roman" w:eastAsia="仿宋_GB2312" w:hAnsi="Times New Roman" w:cs="Times New Roman"/>
                  <w:color w:val="auto"/>
                  <w:sz w:val="18"/>
                  <w:szCs w:val="18"/>
                </w:rPr>
                <w:t xml:space="preserve">Add 20%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the TJ4S-1213-Sy15. </w:t>
              </w:r>
            </w:ins>
          </w:p>
          <w:p w14:paraId="6B5217A5" w14:textId="77777777" w:rsidR="00E63094" w:rsidRPr="00C34334" w:rsidRDefault="00E63094" w:rsidP="00C2448B">
            <w:pPr>
              <w:widowControl w:val="0"/>
              <w:numPr>
                <w:ilvl w:val="0"/>
                <w:numId w:val="226"/>
              </w:numPr>
              <w:spacing w:beforeLines="50" w:before="120" w:afterLines="50" w:after="120"/>
              <w:ind w:leftChars="50" w:left="525"/>
              <w:contextualSpacing/>
              <w:jc w:val="both"/>
              <w:rPr>
                <w:ins w:id="963" w:author="He Han" w:date="2026-10-27T14:00:00Z"/>
                <w:rFonts w:ascii="Times New Roman" w:eastAsia="仿宋_GB2312" w:hAnsi="Times New Roman" w:cs="Times New Roman"/>
                <w:color w:val="auto"/>
                <w:sz w:val="18"/>
                <w:szCs w:val="18"/>
              </w:rPr>
              <w:pPrChange w:id="964" w:author="He Han" w:date="2026-10-27T15:35:00Z">
                <w:pPr>
                  <w:widowControl w:val="0"/>
                  <w:numPr>
                    <w:numId w:val="226"/>
                  </w:numPr>
                  <w:spacing w:beforeLines="50" w:before="120" w:afterLines="50" w:after="120"/>
                  <w:ind w:leftChars="50" w:left="525" w:hanging="420"/>
                  <w:contextualSpacing/>
                  <w:jc w:val="both"/>
                </w:pPr>
              </w:pPrChange>
            </w:pPr>
            <w:ins w:id="965" w:author="He Han" w:date="2026-10-27T14:00:00Z">
              <w:r w:rsidRPr="00C34334">
                <w:rPr>
                  <w:rFonts w:ascii="Times New Roman" w:eastAsia="仿宋_GB2312" w:hAnsi="Times New Roman" w:cs="Times New Roman"/>
                  <w:color w:val="auto"/>
                  <w:sz w:val="18"/>
                  <w:szCs w:val="18"/>
                </w:rPr>
                <w:t>Bubble with nitrogen for 3 ± 2 min (target: 3 min), then start the agitator. Adjust to 25.0 ± 5.0 °C (target: 25.0 °C). After stirring for 11 - 36 min (target: 15 min) at 25.0 ± 5.0 °C (target: 25.0 °C).</w:t>
              </w:r>
            </w:ins>
          </w:p>
          <w:p w14:paraId="4761F5F9" w14:textId="77777777" w:rsidR="00E63094" w:rsidRPr="00C34334" w:rsidRDefault="00E63094" w:rsidP="00C2448B">
            <w:pPr>
              <w:widowControl w:val="0"/>
              <w:numPr>
                <w:ilvl w:val="0"/>
                <w:numId w:val="226"/>
              </w:numPr>
              <w:spacing w:beforeLines="50" w:before="120" w:afterLines="50" w:after="120"/>
              <w:ind w:leftChars="50" w:left="525"/>
              <w:contextualSpacing/>
              <w:jc w:val="both"/>
              <w:rPr>
                <w:ins w:id="966" w:author="He Han" w:date="2026-10-27T14:00:00Z"/>
                <w:rFonts w:ascii="Times New Roman" w:eastAsia="仿宋_GB2312" w:hAnsi="Times New Roman" w:cs="Times New Roman"/>
                <w:color w:val="auto"/>
                <w:sz w:val="18"/>
                <w:szCs w:val="18"/>
              </w:rPr>
              <w:pPrChange w:id="967" w:author="He Han" w:date="2026-10-27T15:35:00Z">
                <w:pPr>
                  <w:widowControl w:val="0"/>
                  <w:numPr>
                    <w:numId w:val="226"/>
                  </w:numPr>
                  <w:spacing w:beforeLines="50" w:before="120" w:afterLines="50" w:after="120"/>
                  <w:ind w:leftChars="50" w:left="525" w:hanging="420"/>
                  <w:contextualSpacing/>
                  <w:jc w:val="both"/>
                </w:pPr>
              </w:pPrChange>
            </w:pPr>
            <w:ins w:id="968" w:author="He Han" w:date="2026-10-27T14:00:00Z">
              <w:r w:rsidRPr="00C34334">
                <w:rPr>
                  <w:rFonts w:ascii="Times New Roman" w:eastAsia="仿宋_GB2312" w:hAnsi="Times New Roman" w:cs="Times New Roman"/>
                  <w:color w:val="auto"/>
                  <w:sz w:val="18"/>
                  <w:szCs w:val="18"/>
                </w:rPr>
                <w:t>Stop stirring, turn off the nitrogen. Drain until there is no obvious drip.</w:t>
              </w:r>
            </w:ins>
          </w:p>
          <w:p w14:paraId="142633FE" w14:textId="77777777" w:rsidR="00E63094" w:rsidRPr="00C34334" w:rsidRDefault="00E63094" w:rsidP="00C2448B">
            <w:pPr>
              <w:widowControl w:val="0"/>
              <w:numPr>
                <w:ilvl w:val="0"/>
                <w:numId w:val="226"/>
              </w:numPr>
              <w:spacing w:beforeLines="50" w:before="120" w:afterLines="50" w:after="120"/>
              <w:ind w:leftChars="50" w:left="525"/>
              <w:contextualSpacing/>
              <w:jc w:val="both"/>
              <w:rPr>
                <w:ins w:id="969" w:author="He Han" w:date="2026-10-27T14:00:00Z"/>
                <w:rFonts w:ascii="Times New Roman" w:eastAsia="仿宋_GB2312" w:hAnsi="Times New Roman" w:cs="Times New Roman"/>
                <w:color w:val="auto"/>
                <w:sz w:val="18"/>
                <w:szCs w:val="18"/>
              </w:rPr>
              <w:pPrChange w:id="970" w:author="He Han" w:date="2026-10-27T15:35:00Z">
                <w:pPr>
                  <w:widowControl w:val="0"/>
                  <w:numPr>
                    <w:numId w:val="226"/>
                  </w:numPr>
                  <w:spacing w:beforeLines="50" w:before="120" w:afterLines="50" w:after="120"/>
                  <w:ind w:leftChars="50" w:left="525" w:hanging="420"/>
                  <w:contextualSpacing/>
                  <w:jc w:val="both"/>
                </w:pPr>
              </w:pPrChange>
            </w:pPr>
            <w:ins w:id="971" w:author="He Han" w:date="2026-10-27T14:00:00Z">
              <w:r w:rsidRPr="00C34334">
                <w:rPr>
                  <w:rFonts w:ascii="Times New Roman" w:eastAsia="仿宋_GB2312" w:hAnsi="Times New Roman" w:cs="Times New Roman"/>
                  <w:color w:val="auto"/>
                  <w:sz w:val="18"/>
                  <w:szCs w:val="18"/>
                </w:rPr>
                <w:t xml:space="preserve">Add 20%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(10.39 V, 9.68 kg) into TJ4S-1213-Sy15.</w:t>
              </w:r>
            </w:ins>
          </w:p>
          <w:p w14:paraId="18A54548" w14:textId="77777777" w:rsidR="00E63094" w:rsidRPr="00C34334" w:rsidRDefault="00E63094" w:rsidP="00C2448B">
            <w:pPr>
              <w:widowControl w:val="0"/>
              <w:numPr>
                <w:ilvl w:val="0"/>
                <w:numId w:val="226"/>
              </w:numPr>
              <w:spacing w:beforeLines="50" w:before="120" w:afterLines="50" w:after="120"/>
              <w:ind w:leftChars="50" w:left="525"/>
              <w:contextualSpacing/>
              <w:jc w:val="both"/>
              <w:rPr>
                <w:ins w:id="972" w:author="He Han" w:date="2026-10-27T14:00:00Z"/>
                <w:rFonts w:ascii="Times New Roman" w:eastAsia="仿宋_GB2312" w:hAnsi="Times New Roman" w:cs="Times New Roman"/>
                <w:color w:val="auto"/>
                <w:sz w:val="18"/>
                <w:szCs w:val="18"/>
              </w:rPr>
              <w:pPrChange w:id="973" w:author="He Han" w:date="2026-10-27T15:35:00Z">
                <w:pPr>
                  <w:widowControl w:val="0"/>
                  <w:numPr>
                    <w:numId w:val="226"/>
                  </w:numPr>
                  <w:spacing w:beforeLines="50" w:before="120" w:afterLines="50" w:after="120"/>
                  <w:ind w:leftChars="50" w:left="525" w:hanging="420"/>
                  <w:contextualSpacing/>
                  <w:jc w:val="both"/>
                </w:pPr>
              </w:pPrChange>
            </w:pPr>
            <w:ins w:id="974" w:author="He Han" w:date="2026-10-27T14:00:00Z">
              <w:r w:rsidRPr="00C34334">
                <w:rPr>
                  <w:rFonts w:ascii="Times New Roman" w:eastAsia="仿宋_GB2312" w:hAnsi="Times New Roman" w:cs="Times New Roman"/>
                  <w:color w:val="auto"/>
                  <w:sz w:val="18"/>
                  <w:szCs w:val="18"/>
                </w:rPr>
                <w:t>Bubble with nitrogen for 3 ± 2 min (target: 3 min), then start the agitator. After stirring for 20 - 51 min (target: 30 min) at 25.0 ± 5.0 °C (target: 25.0 °C).</w:t>
              </w:r>
            </w:ins>
          </w:p>
          <w:p w14:paraId="175FA2DE" w14:textId="77777777" w:rsidR="00E63094" w:rsidRPr="00C34334" w:rsidRDefault="00E63094" w:rsidP="00C2448B">
            <w:pPr>
              <w:widowControl w:val="0"/>
              <w:numPr>
                <w:ilvl w:val="0"/>
                <w:numId w:val="226"/>
              </w:numPr>
              <w:spacing w:beforeLines="50" w:before="120" w:afterLines="50" w:after="120"/>
              <w:ind w:leftChars="50" w:left="525"/>
              <w:contextualSpacing/>
              <w:jc w:val="both"/>
              <w:rPr>
                <w:ins w:id="975" w:author="He Han" w:date="2026-10-27T14:00:00Z"/>
                <w:rFonts w:ascii="Times New Roman" w:eastAsia="仿宋_GB2312" w:hAnsi="Times New Roman" w:cs="Times New Roman"/>
                <w:color w:val="auto"/>
                <w:sz w:val="18"/>
                <w:szCs w:val="18"/>
              </w:rPr>
              <w:pPrChange w:id="976" w:author="He Han" w:date="2026-10-27T15:35:00Z">
                <w:pPr>
                  <w:widowControl w:val="0"/>
                  <w:numPr>
                    <w:numId w:val="226"/>
                  </w:numPr>
                  <w:spacing w:beforeLines="50" w:before="120" w:afterLines="50" w:after="120"/>
                  <w:ind w:leftChars="50" w:left="525" w:hanging="420"/>
                  <w:contextualSpacing/>
                  <w:jc w:val="both"/>
                </w:pPr>
              </w:pPrChange>
            </w:pPr>
            <w:ins w:id="977" w:author="He Han" w:date="2026-10-27T14:00:00Z">
              <w:r w:rsidRPr="00C34334">
                <w:rPr>
                  <w:rFonts w:ascii="Times New Roman" w:eastAsia="仿宋_GB2312" w:hAnsi="Times New Roman" w:cs="Times New Roman"/>
                  <w:color w:val="auto"/>
                  <w:sz w:val="18"/>
                  <w:szCs w:val="18"/>
                </w:rPr>
                <w:t>Stop stirring, turn off the nitrogen. Drain until there is no obvious drip.</w:t>
              </w:r>
            </w:ins>
          </w:p>
        </w:tc>
      </w:tr>
      <w:tr w:rsidR="00E63094" w:rsidRPr="00C34334" w14:paraId="27C885B9" w14:textId="77777777" w:rsidTr="002079CD">
        <w:trPr>
          <w:trHeight w:val="384"/>
          <w:ins w:id="97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F4AD28D" w14:textId="77777777" w:rsidR="00E63094" w:rsidRPr="002079CD" w:rsidRDefault="00E63094" w:rsidP="002079CD">
            <w:pPr>
              <w:spacing w:beforeLines="50" w:before="120" w:afterLines="50" w:after="120"/>
              <w:contextualSpacing/>
              <w:jc w:val="center"/>
              <w:rPr>
                <w:ins w:id="979" w:author="He Han" w:date="2026-10-27T14:00:00Z"/>
                <w:rFonts w:ascii="Times New Roman" w:eastAsia="仿宋_GB2312" w:hAnsi="Times New Roman" w:cs="Times New Roman"/>
                <w:sz w:val="18"/>
                <w:szCs w:val="18"/>
                <w:lang w:eastAsia="zh-CN"/>
              </w:rPr>
            </w:pPr>
            <w:ins w:id="980" w:author="He Han" w:date="2026-10-27T14:00:00Z">
              <w:r w:rsidRPr="002079CD">
                <w:rPr>
                  <w:rFonts w:ascii="Times New Roman" w:eastAsia="仿宋_GB2312" w:hAnsi="Times New Roman" w:cs="Times New Roman"/>
                  <w:sz w:val="18"/>
                  <w:szCs w:val="18"/>
                  <w:lang w:eastAsia="zh-CN"/>
                </w:rPr>
                <w:t>33</w:t>
              </w:r>
            </w:ins>
          </w:p>
        </w:tc>
        <w:tc>
          <w:tcPr>
            <w:tcW w:w="610" w:type="pct"/>
            <w:tcBorders>
              <w:top w:val="single" w:sz="4" w:space="0" w:color="auto"/>
              <w:left w:val="single" w:sz="4" w:space="0" w:color="auto"/>
              <w:bottom w:val="single" w:sz="4" w:space="0" w:color="auto"/>
              <w:right w:val="single" w:sz="4" w:space="0" w:color="auto"/>
            </w:tcBorders>
            <w:vAlign w:val="center"/>
          </w:tcPr>
          <w:p w14:paraId="147C2B84" w14:textId="77777777" w:rsidR="00E63094" w:rsidRPr="00C34334" w:rsidRDefault="00E63094" w:rsidP="002079CD">
            <w:pPr>
              <w:spacing w:beforeLines="50" w:before="120" w:afterLines="50" w:after="120"/>
              <w:contextualSpacing/>
              <w:jc w:val="center"/>
              <w:rPr>
                <w:ins w:id="981" w:author="He Han" w:date="2026-10-27T14:00:00Z"/>
                <w:rFonts w:ascii="Times New Roman" w:eastAsia="仿宋_GB2312" w:hAnsi="Times New Roman" w:cs="Times New Roman"/>
                <w:color w:val="auto"/>
                <w:sz w:val="18"/>
                <w:szCs w:val="18"/>
                <w:lang w:eastAsia="zh-CN"/>
              </w:rPr>
            </w:pPr>
            <w:ins w:id="982"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7A9E1495" w14:textId="77777777" w:rsidR="00E63094" w:rsidRPr="00C34334" w:rsidRDefault="00E63094" w:rsidP="00C2448B">
            <w:pPr>
              <w:widowControl w:val="0"/>
              <w:numPr>
                <w:ilvl w:val="0"/>
                <w:numId w:val="227"/>
              </w:numPr>
              <w:spacing w:beforeLines="50" w:before="120" w:afterLines="50" w:after="120"/>
              <w:ind w:leftChars="50" w:left="525"/>
              <w:contextualSpacing/>
              <w:jc w:val="both"/>
              <w:rPr>
                <w:ins w:id="983" w:author="He Han" w:date="2026-10-27T14:00:00Z"/>
                <w:rFonts w:ascii="Times New Roman" w:eastAsia="仿宋_GB2312" w:hAnsi="Times New Roman" w:cs="Times New Roman"/>
                <w:color w:val="auto"/>
                <w:sz w:val="18"/>
                <w:szCs w:val="18"/>
              </w:rPr>
              <w:pPrChange w:id="984" w:author="He Han" w:date="2026-10-27T15:35:00Z">
                <w:pPr>
                  <w:widowControl w:val="0"/>
                  <w:numPr>
                    <w:numId w:val="227"/>
                  </w:numPr>
                  <w:spacing w:beforeLines="50" w:before="120" w:afterLines="50" w:after="120"/>
                  <w:ind w:leftChars="50" w:left="525" w:hanging="420"/>
                  <w:contextualSpacing/>
                  <w:jc w:val="both"/>
                </w:pPr>
              </w:pPrChange>
            </w:pPr>
            <w:ins w:id="985"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1D8889B9" w14:textId="77777777" w:rsidR="00E63094" w:rsidRPr="00C34334" w:rsidRDefault="00E63094" w:rsidP="00C2448B">
            <w:pPr>
              <w:widowControl w:val="0"/>
              <w:numPr>
                <w:ilvl w:val="0"/>
                <w:numId w:val="227"/>
              </w:numPr>
              <w:spacing w:beforeLines="50" w:before="120" w:afterLines="50" w:after="120"/>
              <w:ind w:leftChars="50" w:left="525"/>
              <w:contextualSpacing/>
              <w:jc w:val="both"/>
              <w:rPr>
                <w:ins w:id="986" w:author="He Han" w:date="2026-10-27T14:00:00Z"/>
                <w:rFonts w:ascii="Times New Roman" w:eastAsia="仿宋_GB2312" w:hAnsi="Times New Roman" w:cs="Times New Roman"/>
                <w:color w:val="auto"/>
                <w:sz w:val="18"/>
                <w:szCs w:val="18"/>
              </w:rPr>
              <w:pPrChange w:id="987" w:author="He Han" w:date="2026-10-27T15:35:00Z">
                <w:pPr>
                  <w:widowControl w:val="0"/>
                  <w:numPr>
                    <w:numId w:val="227"/>
                  </w:numPr>
                  <w:spacing w:beforeLines="50" w:before="120" w:afterLines="50" w:after="120"/>
                  <w:ind w:leftChars="50" w:left="525" w:hanging="420"/>
                  <w:contextualSpacing/>
                  <w:jc w:val="both"/>
                </w:pPr>
              </w:pPrChange>
            </w:pPr>
            <w:ins w:id="988"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1A183FC6" w14:textId="77777777" w:rsidR="00E63094" w:rsidRPr="00C34334" w:rsidRDefault="00E63094" w:rsidP="00C2448B">
            <w:pPr>
              <w:widowControl w:val="0"/>
              <w:numPr>
                <w:ilvl w:val="0"/>
                <w:numId w:val="227"/>
              </w:numPr>
              <w:spacing w:beforeLines="50" w:before="120" w:afterLines="50" w:after="120"/>
              <w:ind w:leftChars="50" w:left="525"/>
              <w:contextualSpacing/>
              <w:jc w:val="both"/>
              <w:rPr>
                <w:ins w:id="989" w:author="He Han" w:date="2026-10-27T14:00:00Z"/>
                <w:rFonts w:ascii="Times New Roman" w:eastAsia="仿宋_GB2312" w:hAnsi="Times New Roman" w:cs="Times New Roman"/>
                <w:color w:val="auto"/>
                <w:sz w:val="18"/>
                <w:szCs w:val="18"/>
              </w:rPr>
              <w:pPrChange w:id="990" w:author="He Han" w:date="2026-10-27T15:35:00Z">
                <w:pPr>
                  <w:widowControl w:val="0"/>
                  <w:numPr>
                    <w:numId w:val="227"/>
                  </w:numPr>
                  <w:spacing w:beforeLines="50" w:before="120" w:afterLines="50" w:after="120"/>
                  <w:ind w:leftChars="50" w:left="525" w:hanging="420"/>
                  <w:contextualSpacing/>
                  <w:jc w:val="both"/>
                </w:pPr>
              </w:pPrChange>
            </w:pPr>
            <w:ins w:id="991"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2F533FEF" w14:textId="77777777" w:rsidR="00E63094" w:rsidRPr="00C34334" w:rsidRDefault="00E63094" w:rsidP="00C2448B">
            <w:pPr>
              <w:spacing w:beforeLines="50" w:before="120" w:afterLines="50" w:after="120"/>
              <w:ind w:leftChars="50" w:left="105"/>
              <w:contextualSpacing/>
              <w:jc w:val="both"/>
              <w:rPr>
                <w:ins w:id="992" w:author="He Han" w:date="2026-10-27T14:00:00Z"/>
                <w:rFonts w:ascii="Times New Roman" w:eastAsia="仿宋_GB2312" w:hAnsi="Times New Roman" w:cs="Times New Roman"/>
                <w:color w:val="auto"/>
                <w:sz w:val="18"/>
                <w:szCs w:val="18"/>
              </w:rPr>
              <w:pPrChange w:id="993" w:author="He Han" w:date="2026-10-27T15:35:00Z">
                <w:pPr>
                  <w:spacing w:beforeLines="50" w:before="120" w:afterLines="50" w:after="120"/>
                  <w:ind w:leftChars="50" w:left="105"/>
                  <w:contextualSpacing/>
                  <w:jc w:val="both"/>
                </w:pPr>
              </w:pPrChange>
            </w:pPr>
            <w:ins w:id="994"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78CA4141" w14:textId="77777777" w:rsidTr="002079CD">
        <w:trPr>
          <w:trHeight w:val="384"/>
          <w:ins w:id="99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2BED223" w14:textId="77777777" w:rsidR="00E63094" w:rsidRPr="002079CD" w:rsidRDefault="00E63094" w:rsidP="002079CD">
            <w:pPr>
              <w:spacing w:beforeLines="50" w:before="120" w:afterLines="50" w:after="120"/>
              <w:contextualSpacing/>
              <w:jc w:val="center"/>
              <w:rPr>
                <w:ins w:id="996" w:author="He Han" w:date="2026-10-27T14:00:00Z"/>
                <w:rFonts w:ascii="Times New Roman" w:eastAsia="仿宋_GB2312" w:hAnsi="Times New Roman" w:cs="Times New Roman"/>
                <w:sz w:val="18"/>
                <w:szCs w:val="18"/>
                <w:lang w:eastAsia="zh-CN"/>
              </w:rPr>
            </w:pPr>
            <w:ins w:id="997" w:author="He Han" w:date="2026-10-27T14:00:00Z">
              <w:r w:rsidRPr="002079CD">
                <w:rPr>
                  <w:rFonts w:ascii="Times New Roman" w:eastAsia="仿宋_GB2312" w:hAnsi="Times New Roman" w:cs="Times New Roman"/>
                  <w:sz w:val="18"/>
                  <w:szCs w:val="18"/>
                  <w:lang w:eastAsia="zh-CN"/>
                </w:rPr>
                <w:t>34</w:t>
              </w:r>
            </w:ins>
          </w:p>
        </w:tc>
        <w:tc>
          <w:tcPr>
            <w:tcW w:w="610" w:type="pct"/>
            <w:tcBorders>
              <w:top w:val="single" w:sz="4" w:space="0" w:color="auto"/>
              <w:left w:val="single" w:sz="4" w:space="0" w:color="auto"/>
              <w:bottom w:val="single" w:sz="4" w:space="0" w:color="auto"/>
              <w:right w:val="single" w:sz="4" w:space="0" w:color="auto"/>
            </w:tcBorders>
            <w:vAlign w:val="center"/>
          </w:tcPr>
          <w:p w14:paraId="7D9070F0" w14:textId="77777777" w:rsidR="00E63094" w:rsidRPr="00C34334" w:rsidRDefault="00E63094" w:rsidP="002079CD">
            <w:pPr>
              <w:spacing w:beforeLines="50" w:before="120" w:afterLines="50" w:after="120"/>
              <w:contextualSpacing/>
              <w:jc w:val="center"/>
              <w:rPr>
                <w:ins w:id="998" w:author="He Han" w:date="2026-10-27T14:00:00Z"/>
                <w:rFonts w:ascii="Times New Roman" w:eastAsia="仿宋_GB2312" w:hAnsi="Times New Roman" w:cs="Times New Roman"/>
                <w:color w:val="auto"/>
                <w:sz w:val="18"/>
                <w:szCs w:val="18"/>
                <w:lang w:eastAsia="zh-CN"/>
              </w:rPr>
            </w:pPr>
            <w:ins w:id="999"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29499A6E" w14:textId="77777777" w:rsidR="00E63094" w:rsidRPr="00C34334" w:rsidRDefault="00E63094" w:rsidP="00C2448B">
            <w:pPr>
              <w:widowControl w:val="0"/>
              <w:numPr>
                <w:ilvl w:val="0"/>
                <w:numId w:val="228"/>
              </w:numPr>
              <w:spacing w:beforeLines="50" w:before="120" w:afterLines="50" w:after="120"/>
              <w:ind w:leftChars="50" w:left="525"/>
              <w:contextualSpacing/>
              <w:jc w:val="both"/>
              <w:rPr>
                <w:ins w:id="1000" w:author="He Han" w:date="2026-10-27T14:00:00Z"/>
                <w:rFonts w:ascii="Times New Roman" w:eastAsia="仿宋_GB2312" w:hAnsi="Times New Roman" w:cs="Times New Roman"/>
                <w:color w:val="auto"/>
                <w:sz w:val="18"/>
                <w:szCs w:val="18"/>
              </w:rPr>
              <w:pPrChange w:id="1001" w:author="He Han" w:date="2026-10-27T15:35:00Z">
                <w:pPr>
                  <w:widowControl w:val="0"/>
                  <w:numPr>
                    <w:numId w:val="228"/>
                  </w:numPr>
                  <w:spacing w:beforeLines="50" w:before="120" w:afterLines="50" w:after="120"/>
                  <w:ind w:leftChars="50" w:left="525" w:hanging="420"/>
                  <w:contextualSpacing/>
                  <w:jc w:val="both"/>
                </w:pPr>
              </w:pPrChange>
            </w:pPr>
            <w:ins w:id="1002" w:author="He Han" w:date="2026-10-27T14:00:00Z">
              <w:r w:rsidRPr="00C34334">
                <w:rPr>
                  <w:rFonts w:ascii="Times New Roman" w:eastAsia="仿宋_GB2312" w:hAnsi="Times New Roman" w:cs="Times New Roman"/>
                  <w:color w:val="auto"/>
                  <w:sz w:val="18"/>
                  <w:szCs w:val="18"/>
                </w:rPr>
                <w:t xml:space="preserve">Add DMF (13.0 V, 12.32 kg/kg) into TJ4S-1213-Sy15. </w:t>
              </w:r>
            </w:ins>
          </w:p>
          <w:p w14:paraId="07B62F87" w14:textId="77777777" w:rsidR="00E63094" w:rsidRPr="00C34334" w:rsidRDefault="00E63094" w:rsidP="00C2448B">
            <w:pPr>
              <w:widowControl w:val="0"/>
              <w:numPr>
                <w:ilvl w:val="0"/>
                <w:numId w:val="228"/>
              </w:numPr>
              <w:spacing w:beforeLines="50" w:before="120" w:afterLines="50" w:after="120"/>
              <w:ind w:leftChars="50" w:left="525"/>
              <w:contextualSpacing/>
              <w:jc w:val="both"/>
              <w:rPr>
                <w:ins w:id="1003" w:author="He Han" w:date="2026-10-27T14:00:00Z"/>
                <w:rFonts w:ascii="Times New Roman" w:eastAsia="仿宋_GB2312" w:hAnsi="Times New Roman" w:cs="Times New Roman"/>
                <w:color w:val="auto"/>
                <w:sz w:val="18"/>
                <w:szCs w:val="18"/>
              </w:rPr>
              <w:pPrChange w:id="1004" w:author="He Han" w:date="2026-10-27T15:35:00Z">
                <w:pPr>
                  <w:widowControl w:val="0"/>
                  <w:numPr>
                    <w:numId w:val="228"/>
                  </w:numPr>
                  <w:spacing w:beforeLines="50" w:before="120" w:afterLines="50" w:after="120"/>
                  <w:ind w:leftChars="50" w:left="525" w:hanging="420"/>
                  <w:contextualSpacing/>
                  <w:jc w:val="both"/>
                </w:pPr>
              </w:pPrChange>
            </w:pPr>
            <w:ins w:id="1005"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7349FF0B" w14:textId="77777777" w:rsidR="00E63094" w:rsidRPr="00C34334" w:rsidRDefault="00E63094" w:rsidP="00C2448B">
            <w:pPr>
              <w:spacing w:beforeLines="50" w:before="120" w:afterLines="50" w:after="120"/>
              <w:ind w:leftChars="50" w:left="105"/>
              <w:contextualSpacing/>
              <w:jc w:val="both"/>
              <w:rPr>
                <w:ins w:id="1006" w:author="He Han" w:date="2026-10-27T14:00:00Z"/>
                <w:rFonts w:ascii="Times New Roman" w:eastAsia="仿宋_GB2312" w:hAnsi="Times New Roman" w:cs="Times New Roman"/>
                <w:color w:val="auto"/>
                <w:sz w:val="18"/>
                <w:szCs w:val="18"/>
              </w:rPr>
              <w:pPrChange w:id="1007" w:author="He Han" w:date="2026-10-27T15:35:00Z">
                <w:pPr>
                  <w:spacing w:beforeLines="50" w:before="120" w:afterLines="50" w:after="120"/>
                  <w:ind w:leftChars="50" w:left="105"/>
                  <w:contextualSpacing/>
                  <w:jc w:val="both"/>
                </w:pPr>
              </w:pPrChange>
            </w:pPr>
            <w:ins w:id="1008"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6C4BC0F2" w14:textId="77777777" w:rsidTr="002079CD">
        <w:trPr>
          <w:trHeight w:val="384"/>
          <w:ins w:id="100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23648FD" w14:textId="77777777" w:rsidR="00E63094" w:rsidRPr="002079CD" w:rsidRDefault="00E63094" w:rsidP="002079CD">
            <w:pPr>
              <w:spacing w:beforeLines="50" w:before="120" w:afterLines="50" w:after="120"/>
              <w:contextualSpacing/>
              <w:jc w:val="center"/>
              <w:rPr>
                <w:ins w:id="1010" w:author="He Han" w:date="2026-10-27T14:00:00Z"/>
                <w:rFonts w:ascii="Times New Roman" w:eastAsia="仿宋_GB2312" w:hAnsi="Times New Roman" w:cs="Times New Roman"/>
                <w:sz w:val="18"/>
                <w:szCs w:val="18"/>
                <w:lang w:eastAsia="zh-CN"/>
              </w:rPr>
            </w:pPr>
            <w:ins w:id="1011" w:author="He Han" w:date="2026-10-27T14:00:00Z">
              <w:r w:rsidRPr="002079CD">
                <w:rPr>
                  <w:rFonts w:ascii="Times New Roman" w:eastAsia="仿宋_GB2312" w:hAnsi="Times New Roman" w:cs="Times New Roman"/>
                  <w:sz w:val="18"/>
                  <w:szCs w:val="18"/>
                  <w:lang w:eastAsia="zh-CN"/>
                </w:rPr>
                <w:t>35</w:t>
              </w:r>
            </w:ins>
          </w:p>
        </w:tc>
        <w:tc>
          <w:tcPr>
            <w:tcW w:w="610" w:type="pct"/>
            <w:tcBorders>
              <w:top w:val="single" w:sz="4" w:space="0" w:color="auto"/>
              <w:left w:val="single" w:sz="4" w:space="0" w:color="auto"/>
              <w:bottom w:val="single" w:sz="4" w:space="0" w:color="auto"/>
              <w:right w:val="single" w:sz="4" w:space="0" w:color="auto"/>
            </w:tcBorders>
            <w:vAlign w:val="center"/>
          </w:tcPr>
          <w:p w14:paraId="779AB473" w14:textId="77777777" w:rsidR="00E63094" w:rsidRPr="00C34334" w:rsidRDefault="00E63094" w:rsidP="002079CD">
            <w:pPr>
              <w:spacing w:beforeLines="50" w:before="120" w:afterLines="50" w:after="120"/>
              <w:contextualSpacing/>
              <w:jc w:val="center"/>
              <w:rPr>
                <w:ins w:id="1012" w:author="He Han" w:date="2026-10-27T14:00:00Z"/>
                <w:rFonts w:ascii="Times New Roman" w:eastAsia="仿宋_GB2312" w:hAnsi="Times New Roman" w:cs="Times New Roman"/>
                <w:color w:val="auto"/>
                <w:sz w:val="18"/>
                <w:szCs w:val="18"/>
                <w:lang w:eastAsia="zh-CN"/>
              </w:rPr>
            </w:pPr>
            <w:proofErr w:type="spellStart"/>
            <w:ins w:id="1013"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Ser</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tBu</w:t>
              </w:r>
              <w:proofErr w:type="spellEnd"/>
              <w:r w:rsidRPr="00C34334">
                <w:rPr>
                  <w:rFonts w:ascii="Times New Roman" w:eastAsia="仿宋_GB2312" w:hAnsi="Times New Roman" w:cs="Times New Roman"/>
                  <w:color w:val="auto"/>
                  <w:sz w:val="18"/>
                  <w:szCs w:val="18"/>
                  <w:lang w:eastAsia="zh-CN"/>
                </w:rPr>
                <w:t>)-OH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050995DF" w14:textId="77777777" w:rsidR="00E63094" w:rsidRPr="00C34334" w:rsidRDefault="00E63094" w:rsidP="00C2448B">
            <w:pPr>
              <w:widowControl w:val="0"/>
              <w:numPr>
                <w:ilvl w:val="0"/>
                <w:numId w:val="229"/>
              </w:numPr>
              <w:spacing w:beforeLines="50" w:before="120" w:afterLines="50" w:after="120"/>
              <w:ind w:leftChars="50" w:left="525"/>
              <w:contextualSpacing/>
              <w:jc w:val="both"/>
              <w:rPr>
                <w:ins w:id="1014" w:author="He Han" w:date="2026-10-27T14:00:00Z"/>
                <w:rFonts w:ascii="Times New Roman" w:eastAsia="仿宋_GB2312" w:hAnsi="Times New Roman" w:cs="Times New Roman"/>
                <w:color w:val="auto"/>
                <w:sz w:val="18"/>
                <w:szCs w:val="18"/>
              </w:rPr>
              <w:pPrChange w:id="1015" w:author="He Han" w:date="2026-10-27T15:35:00Z">
                <w:pPr>
                  <w:widowControl w:val="0"/>
                  <w:numPr>
                    <w:numId w:val="229"/>
                  </w:numPr>
                  <w:spacing w:beforeLines="50" w:before="120" w:afterLines="50" w:after="120"/>
                  <w:ind w:leftChars="50" w:left="525" w:hanging="420"/>
                  <w:contextualSpacing/>
                  <w:jc w:val="both"/>
                </w:pPr>
              </w:pPrChange>
            </w:pPr>
            <w:ins w:id="1016"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5BC73A64" w14:textId="77777777" w:rsidR="00E63094" w:rsidRPr="00C34334" w:rsidRDefault="00E63094" w:rsidP="00C2448B">
            <w:pPr>
              <w:widowControl w:val="0"/>
              <w:numPr>
                <w:ilvl w:val="0"/>
                <w:numId w:val="229"/>
              </w:numPr>
              <w:spacing w:beforeLines="50" w:before="120" w:afterLines="50" w:after="120"/>
              <w:ind w:leftChars="50" w:left="525"/>
              <w:contextualSpacing/>
              <w:jc w:val="both"/>
              <w:rPr>
                <w:ins w:id="1017" w:author="He Han" w:date="2026-10-27T14:00:00Z"/>
                <w:rFonts w:ascii="Times New Roman" w:eastAsia="仿宋_GB2312" w:hAnsi="Times New Roman" w:cs="Times New Roman"/>
                <w:color w:val="auto"/>
                <w:sz w:val="18"/>
                <w:szCs w:val="18"/>
              </w:rPr>
              <w:pPrChange w:id="1018" w:author="He Han" w:date="2026-10-27T15:35:00Z">
                <w:pPr>
                  <w:widowControl w:val="0"/>
                  <w:numPr>
                    <w:numId w:val="229"/>
                  </w:numPr>
                  <w:spacing w:beforeLines="50" w:before="120" w:afterLines="50" w:after="120"/>
                  <w:ind w:leftChars="50" w:left="525" w:hanging="420"/>
                  <w:contextualSpacing/>
                  <w:jc w:val="both"/>
                </w:pPr>
              </w:pPrChange>
            </w:pPr>
            <w:ins w:id="1019"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0517F8E1" w14:textId="77777777" w:rsidR="00E63094" w:rsidRPr="00C34334" w:rsidRDefault="00E63094" w:rsidP="00C2448B">
            <w:pPr>
              <w:widowControl w:val="0"/>
              <w:numPr>
                <w:ilvl w:val="0"/>
                <w:numId w:val="229"/>
              </w:numPr>
              <w:spacing w:beforeLines="50" w:before="120" w:afterLines="50" w:after="120"/>
              <w:ind w:leftChars="50" w:left="525"/>
              <w:contextualSpacing/>
              <w:jc w:val="both"/>
              <w:rPr>
                <w:ins w:id="1020" w:author="He Han" w:date="2026-10-27T14:00:00Z"/>
                <w:rFonts w:ascii="Times New Roman" w:eastAsia="仿宋_GB2312" w:hAnsi="Times New Roman" w:cs="Times New Roman"/>
                <w:color w:val="auto"/>
                <w:sz w:val="18"/>
                <w:szCs w:val="18"/>
              </w:rPr>
              <w:pPrChange w:id="1021" w:author="He Han" w:date="2026-10-27T15:35:00Z">
                <w:pPr>
                  <w:widowControl w:val="0"/>
                  <w:numPr>
                    <w:numId w:val="229"/>
                  </w:numPr>
                  <w:spacing w:beforeLines="50" w:before="120" w:afterLines="50" w:after="120"/>
                  <w:ind w:leftChars="50" w:left="525" w:hanging="420"/>
                  <w:contextualSpacing/>
                  <w:jc w:val="both"/>
                </w:pPr>
              </w:pPrChange>
            </w:pPr>
            <w:ins w:id="1022"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proofErr w:type="gramStart"/>
              <w:r w:rsidRPr="00C34334">
                <w:rPr>
                  <w:rFonts w:ascii="Times New Roman" w:eastAsia="仿宋_GB2312" w:hAnsi="Times New Roman" w:cs="Times New Roman"/>
                  <w:color w:val="auto"/>
                  <w:sz w:val="18"/>
                  <w:szCs w:val="18"/>
                </w:rPr>
                <w:t>Ser</w:t>
              </w:r>
              <w:proofErr w:type="spellEnd"/>
              <w:r w:rsidRPr="00C34334">
                <w:rPr>
                  <w:rFonts w:ascii="Times New Roman" w:eastAsia="仿宋_GB2312" w:hAnsi="Times New Roman" w:cs="Times New Roman"/>
                  <w:color w:val="auto"/>
                  <w:sz w:val="18"/>
                  <w:szCs w:val="18"/>
                </w:rPr>
                <w:t>(</w:t>
              </w:r>
              <w:proofErr w:type="spellStart"/>
              <w:proofErr w:type="gramEnd"/>
              <w:r w:rsidRPr="00C34334">
                <w:rPr>
                  <w:rFonts w:ascii="Times New Roman" w:eastAsia="仿宋_GB2312" w:hAnsi="Times New Roman" w:cs="Times New Roman"/>
                  <w:color w:val="auto"/>
                  <w:sz w:val="18"/>
                  <w:szCs w:val="18"/>
                </w:rPr>
                <w:t>tBu</w:t>
              </w:r>
              <w:proofErr w:type="spellEnd"/>
              <w:r w:rsidRPr="00C34334">
                <w:rPr>
                  <w:rFonts w:ascii="Times New Roman" w:eastAsia="仿宋_GB2312" w:hAnsi="Times New Roman" w:cs="Times New Roman"/>
                  <w:color w:val="auto"/>
                  <w:sz w:val="18"/>
                  <w:szCs w:val="18"/>
                </w:rPr>
                <w:t>)-OH (2.00 eq.). Stir at least 15 minutes at 20.0 ± 5.0 °C (target: 20.0 °C). Confirm no visible solids and later use.</w:t>
              </w:r>
            </w:ins>
          </w:p>
          <w:p w14:paraId="03B38E75" w14:textId="77777777" w:rsidR="00E63094" w:rsidRPr="00C34334" w:rsidRDefault="00E63094" w:rsidP="00C2448B">
            <w:pPr>
              <w:widowControl w:val="0"/>
              <w:numPr>
                <w:ilvl w:val="0"/>
                <w:numId w:val="229"/>
              </w:numPr>
              <w:spacing w:beforeLines="50" w:before="120" w:afterLines="50" w:after="120"/>
              <w:ind w:leftChars="50" w:left="525"/>
              <w:contextualSpacing/>
              <w:jc w:val="both"/>
              <w:rPr>
                <w:ins w:id="1023" w:author="He Han" w:date="2026-10-27T14:00:00Z"/>
                <w:rFonts w:ascii="Times New Roman" w:eastAsia="仿宋_GB2312" w:hAnsi="Times New Roman" w:cs="Times New Roman"/>
                <w:color w:val="auto"/>
                <w:sz w:val="18"/>
                <w:szCs w:val="18"/>
              </w:rPr>
              <w:pPrChange w:id="1024" w:author="He Han" w:date="2026-10-27T15:35:00Z">
                <w:pPr>
                  <w:widowControl w:val="0"/>
                  <w:numPr>
                    <w:numId w:val="229"/>
                  </w:numPr>
                  <w:spacing w:beforeLines="50" w:before="120" w:afterLines="50" w:after="120"/>
                  <w:ind w:leftChars="50" w:left="525" w:hanging="420"/>
                  <w:contextualSpacing/>
                  <w:jc w:val="both"/>
                </w:pPr>
              </w:pPrChange>
            </w:pPr>
            <w:ins w:id="1025"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TJ4S-1213-Sy15-R01 with DMF (2.0 V, 1.90 kg/kg).</w:t>
              </w:r>
            </w:ins>
          </w:p>
          <w:p w14:paraId="1A6CD342" w14:textId="77777777" w:rsidR="00E63094" w:rsidRPr="00C34334" w:rsidRDefault="00E63094" w:rsidP="00C2448B">
            <w:pPr>
              <w:widowControl w:val="0"/>
              <w:numPr>
                <w:ilvl w:val="0"/>
                <w:numId w:val="229"/>
              </w:numPr>
              <w:spacing w:beforeLines="50" w:before="120" w:afterLines="50" w:after="120"/>
              <w:ind w:leftChars="50" w:left="525"/>
              <w:contextualSpacing/>
              <w:jc w:val="both"/>
              <w:rPr>
                <w:ins w:id="1026" w:author="He Han" w:date="2026-10-27T14:00:00Z"/>
                <w:rFonts w:ascii="Times New Roman" w:eastAsia="仿宋_GB2312" w:hAnsi="Times New Roman" w:cs="Times New Roman"/>
                <w:color w:val="auto"/>
                <w:sz w:val="18"/>
                <w:szCs w:val="18"/>
              </w:rPr>
              <w:pPrChange w:id="1027" w:author="He Han" w:date="2026-10-27T15:35:00Z">
                <w:pPr>
                  <w:widowControl w:val="0"/>
                  <w:numPr>
                    <w:numId w:val="229"/>
                  </w:numPr>
                  <w:spacing w:beforeLines="50" w:before="120" w:afterLines="50" w:after="120"/>
                  <w:ind w:leftChars="50" w:left="525" w:hanging="420"/>
                  <w:contextualSpacing/>
                  <w:jc w:val="both"/>
                </w:pPr>
              </w:pPrChange>
            </w:pPr>
            <w:ins w:id="1028" w:author="He Han" w:date="2026-10-27T14:00:00Z">
              <w:r w:rsidRPr="00C34334">
                <w:rPr>
                  <w:rFonts w:ascii="Times New Roman" w:eastAsia="仿宋_GB2312" w:hAnsi="Times New Roman" w:cs="Times New Roman"/>
                  <w:color w:val="auto"/>
                  <w:sz w:val="18"/>
                  <w:szCs w:val="18"/>
                </w:rPr>
                <w:t xml:space="preserve">Add DIC (2.20 eq.) into TJ4S-1213-Sy15-R01 at 20.0 ± 5.0 °C (target: 20.0 °C, activate for 20±5 min (target: 20 min) at 20.0 ± 5.0 °C (target: 20.0 °C).  </w:t>
              </w:r>
            </w:ins>
          </w:p>
          <w:p w14:paraId="5BF139A8" w14:textId="77777777" w:rsidR="00E63094" w:rsidRPr="00C34334" w:rsidRDefault="00E63094" w:rsidP="00C2448B">
            <w:pPr>
              <w:widowControl w:val="0"/>
              <w:numPr>
                <w:ilvl w:val="0"/>
                <w:numId w:val="229"/>
              </w:numPr>
              <w:spacing w:beforeLines="50" w:before="120" w:afterLines="50" w:after="120"/>
              <w:ind w:leftChars="50" w:left="525"/>
              <w:contextualSpacing/>
              <w:jc w:val="both"/>
              <w:rPr>
                <w:ins w:id="1029" w:author="He Han" w:date="2026-10-27T14:00:00Z"/>
                <w:rFonts w:ascii="Times New Roman" w:eastAsia="仿宋_GB2312" w:hAnsi="Times New Roman" w:cs="Times New Roman"/>
                <w:color w:val="auto"/>
                <w:sz w:val="18"/>
                <w:szCs w:val="18"/>
              </w:rPr>
              <w:pPrChange w:id="1030" w:author="He Han" w:date="2026-10-27T15:35:00Z">
                <w:pPr>
                  <w:widowControl w:val="0"/>
                  <w:numPr>
                    <w:numId w:val="229"/>
                  </w:numPr>
                  <w:spacing w:beforeLines="50" w:before="120" w:afterLines="50" w:after="120"/>
                  <w:ind w:leftChars="50" w:left="525" w:hanging="420"/>
                  <w:contextualSpacing/>
                  <w:jc w:val="both"/>
                </w:pPr>
              </w:pPrChange>
            </w:pPr>
            <w:ins w:id="1031"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0.95 kg/kg) into TJ4S-1213-Sy15-R01 to rinse the wall.</w:t>
              </w:r>
            </w:ins>
          </w:p>
          <w:p w14:paraId="503DC217" w14:textId="77777777" w:rsidR="00E63094" w:rsidRPr="00C34334" w:rsidRDefault="00E63094" w:rsidP="00C2448B">
            <w:pPr>
              <w:widowControl w:val="0"/>
              <w:numPr>
                <w:ilvl w:val="0"/>
                <w:numId w:val="229"/>
              </w:numPr>
              <w:spacing w:beforeLines="50" w:before="120" w:afterLines="50" w:after="120"/>
              <w:ind w:leftChars="50" w:left="525"/>
              <w:contextualSpacing/>
              <w:jc w:val="both"/>
              <w:rPr>
                <w:ins w:id="1032" w:author="He Han" w:date="2026-10-27T14:00:00Z"/>
                <w:rFonts w:ascii="Times New Roman" w:eastAsia="仿宋_GB2312" w:hAnsi="Times New Roman" w:cs="Times New Roman"/>
                <w:color w:val="auto"/>
                <w:sz w:val="18"/>
                <w:szCs w:val="18"/>
              </w:rPr>
              <w:pPrChange w:id="1033" w:author="He Han" w:date="2026-10-27T15:35:00Z">
                <w:pPr>
                  <w:widowControl w:val="0"/>
                  <w:numPr>
                    <w:numId w:val="229"/>
                  </w:numPr>
                  <w:spacing w:beforeLines="50" w:before="120" w:afterLines="50" w:after="120"/>
                  <w:ind w:leftChars="50" w:left="525" w:hanging="420"/>
                  <w:contextualSpacing/>
                  <w:jc w:val="both"/>
                </w:pPr>
              </w:pPrChange>
            </w:pPr>
            <w:ins w:id="1034"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7A4D0445" w14:textId="77777777" w:rsidTr="002079CD">
        <w:trPr>
          <w:trHeight w:val="384"/>
          <w:ins w:id="103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13606E4" w14:textId="77777777" w:rsidR="00E63094" w:rsidRPr="002079CD" w:rsidRDefault="00E63094" w:rsidP="002079CD">
            <w:pPr>
              <w:spacing w:beforeLines="50" w:before="120" w:afterLines="50" w:after="120"/>
              <w:contextualSpacing/>
              <w:jc w:val="center"/>
              <w:rPr>
                <w:ins w:id="1036" w:author="He Han" w:date="2026-10-27T14:00:00Z"/>
                <w:rFonts w:ascii="Times New Roman" w:eastAsia="仿宋_GB2312" w:hAnsi="Times New Roman" w:cs="Times New Roman"/>
                <w:sz w:val="18"/>
                <w:szCs w:val="18"/>
                <w:lang w:eastAsia="zh-CN"/>
              </w:rPr>
            </w:pPr>
            <w:ins w:id="1037" w:author="He Han" w:date="2026-10-27T14:00:00Z">
              <w:r w:rsidRPr="002079CD">
                <w:rPr>
                  <w:rFonts w:ascii="Times New Roman" w:eastAsia="仿宋_GB2312" w:hAnsi="Times New Roman" w:cs="Times New Roman"/>
                  <w:sz w:val="18"/>
                  <w:szCs w:val="18"/>
                  <w:lang w:eastAsia="zh-CN"/>
                </w:rPr>
                <w:t>36</w:t>
              </w:r>
            </w:ins>
          </w:p>
        </w:tc>
        <w:tc>
          <w:tcPr>
            <w:tcW w:w="610" w:type="pct"/>
            <w:tcBorders>
              <w:top w:val="single" w:sz="4" w:space="0" w:color="auto"/>
              <w:left w:val="single" w:sz="4" w:space="0" w:color="auto"/>
              <w:bottom w:val="single" w:sz="4" w:space="0" w:color="auto"/>
              <w:right w:val="single" w:sz="4" w:space="0" w:color="auto"/>
            </w:tcBorders>
            <w:vAlign w:val="center"/>
          </w:tcPr>
          <w:p w14:paraId="00B31FCA" w14:textId="77777777" w:rsidR="00E63094" w:rsidRPr="00C34334" w:rsidRDefault="00E63094" w:rsidP="002079CD">
            <w:pPr>
              <w:spacing w:beforeLines="50" w:before="120" w:afterLines="50" w:after="120"/>
              <w:contextualSpacing/>
              <w:jc w:val="center"/>
              <w:rPr>
                <w:ins w:id="1038" w:author="He Han" w:date="2026-10-27T14:00:00Z"/>
                <w:rFonts w:ascii="Times New Roman" w:eastAsia="仿宋_GB2312" w:hAnsi="Times New Roman" w:cs="Times New Roman"/>
                <w:color w:val="auto"/>
                <w:sz w:val="18"/>
                <w:szCs w:val="18"/>
                <w:lang w:eastAsia="zh-CN"/>
              </w:rPr>
            </w:pPr>
            <w:proofErr w:type="spellStart"/>
            <w:ins w:id="1039"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Ser</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tBu</w:t>
              </w:r>
              <w:proofErr w:type="spellEnd"/>
              <w:r w:rsidRPr="00C34334">
                <w:rPr>
                  <w:rFonts w:ascii="Times New Roman" w:eastAsia="仿宋_GB2312" w:hAnsi="Times New Roman" w:cs="Times New Roman"/>
                  <w:color w:val="auto"/>
                  <w:sz w:val="18"/>
                  <w:szCs w:val="18"/>
                  <w:lang w:eastAsia="zh-CN"/>
                </w:rPr>
                <w:t>)-OH 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72D73C61" w14:textId="77777777" w:rsidR="00E63094" w:rsidRPr="00C34334" w:rsidRDefault="00E63094" w:rsidP="00C2448B">
            <w:pPr>
              <w:widowControl w:val="0"/>
              <w:numPr>
                <w:ilvl w:val="0"/>
                <w:numId w:val="230"/>
              </w:numPr>
              <w:spacing w:beforeLines="50" w:before="120" w:afterLines="50" w:after="120"/>
              <w:ind w:leftChars="50" w:left="525"/>
              <w:contextualSpacing/>
              <w:jc w:val="both"/>
              <w:rPr>
                <w:ins w:id="1040" w:author="He Han" w:date="2026-10-27T14:00:00Z"/>
                <w:rFonts w:ascii="Times New Roman" w:eastAsia="仿宋_GB2312" w:hAnsi="Times New Roman" w:cs="Times New Roman"/>
                <w:color w:val="auto"/>
                <w:sz w:val="18"/>
                <w:szCs w:val="18"/>
              </w:rPr>
              <w:pPrChange w:id="1041" w:author="He Han" w:date="2026-10-27T15:35:00Z">
                <w:pPr>
                  <w:widowControl w:val="0"/>
                  <w:numPr>
                    <w:numId w:val="230"/>
                  </w:numPr>
                  <w:spacing w:beforeLines="50" w:before="120" w:afterLines="50" w:after="120"/>
                  <w:ind w:leftChars="50" w:left="525" w:hanging="420"/>
                  <w:contextualSpacing/>
                  <w:jc w:val="both"/>
                </w:pPr>
              </w:pPrChange>
            </w:pPr>
            <w:ins w:id="1042" w:author="He Han" w:date="2026-10-27T14:00:00Z">
              <w:r w:rsidRPr="00C34334">
                <w:rPr>
                  <w:rFonts w:ascii="Times New Roman" w:eastAsia="仿宋_GB2312" w:hAnsi="Times New Roman" w:cs="Times New Roman"/>
                  <w:color w:val="auto"/>
                  <w:sz w:val="18"/>
                  <w:szCs w:val="18"/>
                </w:rPr>
                <w:t>Heat the mixture to 20.0 ~27.0 °C (target: 25.0 °C). The mixture is allowed to react at 20.0 ~27.0 °C (target: 25.0 °C).</w:t>
              </w:r>
            </w:ins>
          </w:p>
          <w:p w14:paraId="463457B1" w14:textId="77777777" w:rsidR="00E63094" w:rsidRPr="00C34334" w:rsidRDefault="00E63094" w:rsidP="00C2448B">
            <w:pPr>
              <w:widowControl w:val="0"/>
              <w:numPr>
                <w:ilvl w:val="0"/>
                <w:numId w:val="230"/>
              </w:numPr>
              <w:spacing w:beforeLines="50" w:before="120" w:afterLines="50" w:after="120"/>
              <w:ind w:leftChars="50" w:left="525"/>
              <w:contextualSpacing/>
              <w:jc w:val="both"/>
              <w:rPr>
                <w:ins w:id="1043" w:author="He Han" w:date="2026-10-27T14:00:00Z"/>
                <w:rFonts w:ascii="Times New Roman" w:eastAsia="仿宋_GB2312" w:hAnsi="Times New Roman" w:cs="Times New Roman"/>
                <w:color w:val="auto"/>
                <w:sz w:val="18"/>
                <w:szCs w:val="18"/>
              </w:rPr>
              <w:pPrChange w:id="1044" w:author="He Han" w:date="2026-10-27T15:35:00Z">
                <w:pPr>
                  <w:widowControl w:val="0"/>
                  <w:numPr>
                    <w:numId w:val="230"/>
                  </w:numPr>
                  <w:spacing w:beforeLines="50" w:before="120" w:afterLines="50" w:after="120"/>
                  <w:ind w:leftChars="50" w:left="525" w:hanging="420"/>
                  <w:contextualSpacing/>
                  <w:jc w:val="both"/>
                </w:pPr>
              </w:pPrChange>
            </w:pPr>
            <w:ins w:id="1045" w:author="He Han" w:date="2026-10-27T14:00:00Z">
              <w:r w:rsidRPr="00C34334">
                <w:rPr>
                  <w:rFonts w:ascii="Times New Roman" w:eastAsia="仿宋_GB2312" w:hAnsi="Times New Roman" w:cs="Times New Roman" w:hint="eastAsia"/>
                  <w:color w:val="auto"/>
                  <w:sz w:val="18"/>
                  <w:szCs w:val="18"/>
                </w:rPr>
                <w:t>After 3 h</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15 min (target: 3 h), sample the mixture every 0.5~1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(colorless, react completely).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9.5 h). </w:t>
              </w:r>
            </w:ins>
          </w:p>
          <w:p w14:paraId="6114E974" w14:textId="77777777" w:rsidR="00E63094" w:rsidRPr="00C34334" w:rsidRDefault="00E63094" w:rsidP="00C2448B">
            <w:pPr>
              <w:widowControl w:val="0"/>
              <w:numPr>
                <w:ilvl w:val="0"/>
                <w:numId w:val="230"/>
              </w:numPr>
              <w:spacing w:beforeLines="50" w:before="120" w:afterLines="50" w:after="120"/>
              <w:ind w:leftChars="50" w:left="525"/>
              <w:contextualSpacing/>
              <w:jc w:val="both"/>
              <w:rPr>
                <w:ins w:id="1046" w:author="He Han" w:date="2026-10-27T14:00:00Z"/>
                <w:rFonts w:ascii="Times New Roman" w:eastAsia="仿宋_GB2312" w:hAnsi="Times New Roman" w:cs="Times New Roman"/>
                <w:color w:val="auto"/>
                <w:sz w:val="18"/>
                <w:szCs w:val="18"/>
              </w:rPr>
              <w:pPrChange w:id="1047" w:author="He Han" w:date="2026-10-27T15:35:00Z">
                <w:pPr>
                  <w:widowControl w:val="0"/>
                  <w:numPr>
                    <w:numId w:val="230"/>
                  </w:numPr>
                  <w:spacing w:beforeLines="50" w:before="120" w:afterLines="50" w:after="120"/>
                  <w:ind w:leftChars="50" w:left="525" w:hanging="420"/>
                  <w:contextualSpacing/>
                  <w:jc w:val="both"/>
                </w:pPr>
              </w:pPrChange>
            </w:pPr>
            <w:ins w:id="1048"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tc>
      </w:tr>
      <w:tr w:rsidR="00E63094" w:rsidRPr="00C34334" w14:paraId="350A580E" w14:textId="77777777" w:rsidTr="002079CD">
        <w:trPr>
          <w:trHeight w:val="384"/>
          <w:ins w:id="104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7A9B1F1" w14:textId="77777777" w:rsidR="00E63094" w:rsidRPr="002079CD" w:rsidRDefault="00E63094" w:rsidP="002079CD">
            <w:pPr>
              <w:spacing w:beforeLines="50" w:before="120" w:afterLines="50" w:after="120"/>
              <w:contextualSpacing/>
              <w:jc w:val="center"/>
              <w:rPr>
                <w:ins w:id="1050" w:author="He Han" w:date="2026-10-27T14:00:00Z"/>
                <w:rFonts w:ascii="Times New Roman" w:eastAsia="仿宋_GB2312" w:hAnsi="Times New Roman" w:cs="Times New Roman"/>
                <w:sz w:val="18"/>
                <w:szCs w:val="18"/>
                <w:lang w:eastAsia="zh-CN"/>
              </w:rPr>
            </w:pPr>
            <w:ins w:id="1051" w:author="He Han" w:date="2026-10-27T14:00:00Z">
              <w:r w:rsidRPr="002079CD">
                <w:rPr>
                  <w:rFonts w:ascii="Times New Roman" w:eastAsia="仿宋_GB2312" w:hAnsi="Times New Roman" w:cs="Times New Roman"/>
                  <w:sz w:val="18"/>
                  <w:szCs w:val="18"/>
                  <w:lang w:eastAsia="zh-CN"/>
                </w:rPr>
                <w:t>37</w:t>
              </w:r>
            </w:ins>
          </w:p>
        </w:tc>
        <w:tc>
          <w:tcPr>
            <w:tcW w:w="610" w:type="pct"/>
            <w:tcBorders>
              <w:top w:val="single" w:sz="4" w:space="0" w:color="auto"/>
              <w:left w:val="single" w:sz="4" w:space="0" w:color="auto"/>
              <w:bottom w:val="single" w:sz="4" w:space="0" w:color="auto"/>
              <w:right w:val="single" w:sz="4" w:space="0" w:color="auto"/>
            </w:tcBorders>
            <w:vAlign w:val="center"/>
          </w:tcPr>
          <w:p w14:paraId="441C5387" w14:textId="77777777" w:rsidR="00E63094" w:rsidRPr="00C34334" w:rsidRDefault="00E63094" w:rsidP="002079CD">
            <w:pPr>
              <w:spacing w:beforeLines="50" w:before="120" w:afterLines="50" w:after="120"/>
              <w:contextualSpacing/>
              <w:jc w:val="center"/>
              <w:rPr>
                <w:ins w:id="1052" w:author="He Han" w:date="2026-10-27T14:00:00Z"/>
                <w:rFonts w:ascii="Times New Roman" w:eastAsia="仿宋_GB2312" w:hAnsi="Times New Roman" w:cs="Times New Roman"/>
                <w:color w:val="auto"/>
                <w:sz w:val="18"/>
                <w:szCs w:val="18"/>
                <w:lang w:eastAsia="zh-CN"/>
              </w:rPr>
            </w:pPr>
            <w:ins w:id="1053"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0DBD27F4" w14:textId="77777777" w:rsidR="00E63094" w:rsidRPr="00C34334" w:rsidRDefault="00E63094" w:rsidP="00C2448B">
            <w:pPr>
              <w:widowControl w:val="0"/>
              <w:numPr>
                <w:ilvl w:val="0"/>
                <w:numId w:val="231"/>
              </w:numPr>
              <w:spacing w:beforeLines="50" w:before="120" w:afterLines="50" w:after="120"/>
              <w:ind w:leftChars="50" w:left="525"/>
              <w:contextualSpacing/>
              <w:jc w:val="both"/>
              <w:rPr>
                <w:ins w:id="1054" w:author="He Han" w:date="2026-10-27T14:00:00Z"/>
                <w:rFonts w:ascii="Times New Roman" w:eastAsia="仿宋_GB2312" w:hAnsi="Times New Roman" w:cs="Times New Roman"/>
                <w:color w:val="auto"/>
                <w:sz w:val="18"/>
                <w:szCs w:val="18"/>
              </w:rPr>
              <w:pPrChange w:id="1055" w:author="He Han" w:date="2026-10-27T15:35:00Z">
                <w:pPr>
                  <w:widowControl w:val="0"/>
                  <w:numPr>
                    <w:numId w:val="231"/>
                  </w:numPr>
                  <w:spacing w:beforeLines="50" w:before="120" w:afterLines="50" w:after="120"/>
                  <w:ind w:leftChars="50" w:left="525" w:hanging="420"/>
                  <w:contextualSpacing/>
                  <w:jc w:val="both"/>
                </w:pPr>
              </w:pPrChange>
            </w:pPr>
            <w:ins w:id="1056"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2CB2812D" w14:textId="77777777" w:rsidR="00E63094" w:rsidRPr="00C34334" w:rsidRDefault="00E63094" w:rsidP="00C2448B">
            <w:pPr>
              <w:widowControl w:val="0"/>
              <w:numPr>
                <w:ilvl w:val="0"/>
                <w:numId w:val="231"/>
              </w:numPr>
              <w:spacing w:beforeLines="50" w:before="120" w:afterLines="50" w:after="120"/>
              <w:ind w:leftChars="50" w:left="525"/>
              <w:contextualSpacing/>
              <w:jc w:val="both"/>
              <w:rPr>
                <w:ins w:id="1057" w:author="He Han" w:date="2026-10-27T14:00:00Z"/>
                <w:rFonts w:ascii="Times New Roman" w:eastAsia="仿宋_GB2312" w:hAnsi="Times New Roman" w:cs="Times New Roman"/>
                <w:color w:val="auto"/>
                <w:sz w:val="18"/>
                <w:szCs w:val="18"/>
              </w:rPr>
              <w:pPrChange w:id="1058" w:author="He Han" w:date="2026-10-27T15:35:00Z">
                <w:pPr>
                  <w:widowControl w:val="0"/>
                  <w:numPr>
                    <w:numId w:val="231"/>
                  </w:numPr>
                  <w:spacing w:beforeLines="50" w:before="120" w:afterLines="50" w:after="120"/>
                  <w:ind w:leftChars="50" w:left="525" w:hanging="420"/>
                  <w:contextualSpacing/>
                  <w:jc w:val="both"/>
                </w:pPr>
              </w:pPrChange>
            </w:pPr>
            <w:ins w:id="1059"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57126467" w14:textId="77777777" w:rsidR="00E63094" w:rsidRPr="00C34334" w:rsidRDefault="00E63094" w:rsidP="00C2448B">
            <w:pPr>
              <w:widowControl w:val="0"/>
              <w:numPr>
                <w:ilvl w:val="0"/>
                <w:numId w:val="231"/>
              </w:numPr>
              <w:spacing w:beforeLines="50" w:before="120" w:afterLines="50" w:after="120"/>
              <w:ind w:leftChars="50" w:left="525"/>
              <w:contextualSpacing/>
              <w:jc w:val="both"/>
              <w:rPr>
                <w:ins w:id="1060" w:author="He Han" w:date="2026-10-27T14:00:00Z"/>
                <w:rFonts w:ascii="Times New Roman" w:eastAsia="仿宋_GB2312" w:hAnsi="Times New Roman" w:cs="Times New Roman"/>
                <w:color w:val="auto"/>
                <w:sz w:val="18"/>
                <w:szCs w:val="18"/>
              </w:rPr>
              <w:pPrChange w:id="1061" w:author="He Han" w:date="2026-10-27T15:35:00Z">
                <w:pPr>
                  <w:widowControl w:val="0"/>
                  <w:numPr>
                    <w:numId w:val="231"/>
                  </w:numPr>
                  <w:spacing w:beforeLines="50" w:before="120" w:afterLines="50" w:after="120"/>
                  <w:ind w:leftChars="50" w:left="525" w:hanging="420"/>
                  <w:contextualSpacing/>
                  <w:jc w:val="both"/>
                </w:pPr>
              </w:pPrChange>
            </w:pPr>
            <w:ins w:id="1062"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77A2A113" w14:textId="77777777" w:rsidR="00E63094" w:rsidRPr="00C34334" w:rsidRDefault="00E63094" w:rsidP="00C2448B">
            <w:pPr>
              <w:spacing w:beforeLines="50" w:before="120" w:afterLines="50" w:after="120"/>
              <w:ind w:leftChars="50" w:left="105"/>
              <w:contextualSpacing/>
              <w:jc w:val="both"/>
              <w:rPr>
                <w:ins w:id="1063" w:author="He Han" w:date="2026-10-27T14:00:00Z"/>
                <w:rFonts w:ascii="Times New Roman" w:eastAsia="仿宋_GB2312" w:hAnsi="Times New Roman" w:cs="Times New Roman"/>
                <w:color w:val="auto"/>
                <w:sz w:val="18"/>
                <w:szCs w:val="18"/>
              </w:rPr>
              <w:pPrChange w:id="1064" w:author="He Han" w:date="2026-10-27T15:35:00Z">
                <w:pPr>
                  <w:spacing w:beforeLines="50" w:before="120" w:afterLines="50" w:after="120"/>
                  <w:ind w:leftChars="50" w:left="105"/>
                  <w:contextualSpacing/>
                  <w:jc w:val="both"/>
                </w:pPr>
              </w:pPrChange>
            </w:pPr>
            <w:ins w:id="1065"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3C14B68F" w14:textId="77777777" w:rsidTr="002079CD">
        <w:trPr>
          <w:trHeight w:val="384"/>
          <w:ins w:id="1066"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8E0D831" w14:textId="77777777" w:rsidR="00E63094" w:rsidRPr="002079CD" w:rsidRDefault="00E63094" w:rsidP="002079CD">
            <w:pPr>
              <w:spacing w:beforeLines="50" w:before="120" w:afterLines="50" w:after="120"/>
              <w:contextualSpacing/>
              <w:jc w:val="center"/>
              <w:rPr>
                <w:ins w:id="1067" w:author="He Han" w:date="2026-10-27T14:00:00Z"/>
                <w:rFonts w:ascii="Times New Roman" w:eastAsia="仿宋_GB2312" w:hAnsi="Times New Roman" w:cs="Times New Roman"/>
                <w:sz w:val="18"/>
                <w:szCs w:val="18"/>
                <w:lang w:eastAsia="zh-CN"/>
              </w:rPr>
            </w:pPr>
            <w:ins w:id="1068" w:author="He Han" w:date="2026-10-27T14:00:00Z">
              <w:r w:rsidRPr="002079CD">
                <w:rPr>
                  <w:rFonts w:ascii="Times New Roman" w:eastAsia="仿宋_GB2312" w:hAnsi="Times New Roman" w:cs="Times New Roman"/>
                  <w:sz w:val="18"/>
                  <w:szCs w:val="18"/>
                  <w:lang w:eastAsia="zh-CN"/>
                </w:rPr>
                <w:t>38</w:t>
              </w:r>
            </w:ins>
          </w:p>
        </w:tc>
        <w:tc>
          <w:tcPr>
            <w:tcW w:w="610" w:type="pct"/>
            <w:tcBorders>
              <w:top w:val="single" w:sz="4" w:space="0" w:color="auto"/>
              <w:left w:val="single" w:sz="4" w:space="0" w:color="auto"/>
              <w:bottom w:val="single" w:sz="4" w:space="0" w:color="auto"/>
              <w:right w:val="single" w:sz="4" w:space="0" w:color="auto"/>
            </w:tcBorders>
            <w:vAlign w:val="center"/>
          </w:tcPr>
          <w:p w14:paraId="14D2B81B" w14:textId="77777777" w:rsidR="00E63094" w:rsidRPr="00C34334" w:rsidRDefault="00E63094" w:rsidP="002079CD">
            <w:pPr>
              <w:spacing w:beforeLines="50" w:before="120" w:afterLines="50" w:after="120"/>
              <w:contextualSpacing/>
              <w:jc w:val="center"/>
              <w:rPr>
                <w:ins w:id="1069" w:author="He Han" w:date="2026-10-27T14:00:00Z"/>
                <w:rFonts w:ascii="Times New Roman" w:eastAsia="仿宋_GB2312" w:hAnsi="Times New Roman" w:cs="Times New Roman"/>
                <w:color w:val="auto"/>
                <w:sz w:val="18"/>
                <w:szCs w:val="18"/>
                <w:lang w:eastAsia="zh-CN"/>
              </w:rPr>
            </w:pPr>
            <w:ins w:id="1070"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72ED914A" w14:textId="77777777" w:rsidR="00E63094" w:rsidRPr="00C34334" w:rsidRDefault="00E63094" w:rsidP="00C2448B">
            <w:pPr>
              <w:widowControl w:val="0"/>
              <w:numPr>
                <w:ilvl w:val="0"/>
                <w:numId w:val="232"/>
              </w:numPr>
              <w:spacing w:beforeLines="50" w:before="120" w:afterLines="50" w:after="120"/>
              <w:ind w:leftChars="50" w:left="525"/>
              <w:contextualSpacing/>
              <w:jc w:val="both"/>
              <w:rPr>
                <w:ins w:id="1071" w:author="He Han" w:date="2026-10-27T14:00:00Z"/>
                <w:rFonts w:ascii="Times New Roman" w:eastAsia="仿宋_GB2312" w:hAnsi="Times New Roman" w:cs="Times New Roman"/>
                <w:color w:val="auto"/>
                <w:sz w:val="18"/>
                <w:szCs w:val="18"/>
              </w:rPr>
              <w:pPrChange w:id="1072" w:author="He Han" w:date="2026-10-27T15:35:00Z">
                <w:pPr>
                  <w:widowControl w:val="0"/>
                  <w:numPr>
                    <w:numId w:val="232"/>
                  </w:numPr>
                  <w:spacing w:beforeLines="50" w:before="120" w:afterLines="50" w:after="120"/>
                  <w:ind w:leftChars="50" w:left="525" w:hanging="420"/>
                  <w:contextualSpacing/>
                  <w:jc w:val="both"/>
                </w:pPr>
              </w:pPrChange>
            </w:pPr>
            <w:ins w:id="1073"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1EEBA78A" w14:textId="77777777" w:rsidR="00E63094" w:rsidRPr="00C34334" w:rsidRDefault="00E63094" w:rsidP="00C2448B">
            <w:pPr>
              <w:widowControl w:val="0"/>
              <w:numPr>
                <w:ilvl w:val="0"/>
                <w:numId w:val="232"/>
              </w:numPr>
              <w:spacing w:beforeLines="50" w:before="120" w:afterLines="50" w:after="120"/>
              <w:ind w:leftChars="50" w:left="525"/>
              <w:contextualSpacing/>
              <w:jc w:val="both"/>
              <w:rPr>
                <w:ins w:id="1074" w:author="He Han" w:date="2026-10-27T14:00:00Z"/>
                <w:rFonts w:ascii="Times New Roman" w:eastAsia="仿宋_GB2312" w:hAnsi="Times New Roman" w:cs="Times New Roman"/>
                <w:color w:val="auto"/>
                <w:sz w:val="18"/>
                <w:szCs w:val="18"/>
              </w:rPr>
              <w:pPrChange w:id="1075" w:author="He Han" w:date="2026-10-27T15:35:00Z">
                <w:pPr>
                  <w:widowControl w:val="0"/>
                  <w:numPr>
                    <w:numId w:val="232"/>
                  </w:numPr>
                  <w:spacing w:beforeLines="50" w:before="120" w:afterLines="50" w:after="120"/>
                  <w:ind w:leftChars="50" w:left="525" w:hanging="420"/>
                  <w:contextualSpacing/>
                  <w:jc w:val="both"/>
                </w:pPr>
              </w:pPrChange>
            </w:pPr>
            <w:ins w:id="1076"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51872316" w14:textId="77777777" w:rsidR="00E63094" w:rsidRPr="00C34334" w:rsidRDefault="00E63094" w:rsidP="00C2448B">
            <w:pPr>
              <w:widowControl w:val="0"/>
              <w:numPr>
                <w:ilvl w:val="0"/>
                <w:numId w:val="232"/>
              </w:numPr>
              <w:spacing w:beforeLines="50" w:before="120" w:afterLines="50" w:after="120"/>
              <w:ind w:leftChars="50" w:left="525"/>
              <w:contextualSpacing/>
              <w:jc w:val="both"/>
              <w:rPr>
                <w:ins w:id="1077" w:author="He Han" w:date="2026-10-27T14:00:00Z"/>
                <w:rFonts w:ascii="Times New Roman" w:eastAsia="仿宋_GB2312" w:hAnsi="Times New Roman" w:cs="Times New Roman"/>
                <w:color w:val="auto"/>
                <w:sz w:val="18"/>
                <w:szCs w:val="18"/>
              </w:rPr>
              <w:pPrChange w:id="1078" w:author="He Han" w:date="2026-10-27T15:35:00Z">
                <w:pPr>
                  <w:widowControl w:val="0"/>
                  <w:numPr>
                    <w:numId w:val="232"/>
                  </w:numPr>
                  <w:spacing w:beforeLines="50" w:before="120" w:afterLines="50" w:after="120"/>
                  <w:ind w:leftChars="50" w:left="525" w:hanging="420"/>
                  <w:contextualSpacing/>
                  <w:jc w:val="both"/>
                </w:pPr>
              </w:pPrChange>
            </w:pPr>
            <w:ins w:id="1079" w:author="He Han" w:date="2026-10-27T14:00:00Z">
              <w:r w:rsidRPr="00C34334">
                <w:rPr>
                  <w:rFonts w:ascii="Times New Roman" w:eastAsia="仿宋_GB2312" w:hAnsi="Times New Roman" w:cs="Times New Roman"/>
                  <w:color w:val="auto"/>
                  <w:sz w:val="18"/>
                  <w:szCs w:val="18"/>
                </w:rPr>
                <w:t>Adjust to 25.0 ± 5.0 °C (target: 25.0 °C) and stir for 110 -130 min (target: 2 h) at 25.0 ± 5.0 °C (target: 25.0 °C).</w:t>
              </w:r>
            </w:ins>
          </w:p>
          <w:p w14:paraId="4859E78C" w14:textId="77777777" w:rsidR="00E63094" w:rsidRPr="00C34334" w:rsidRDefault="00E63094" w:rsidP="00C2448B">
            <w:pPr>
              <w:widowControl w:val="0"/>
              <w:numPr>
                <w:ilvl w:val="0"/>
                <w:numId w:val="232"/>
              </w:numPr>
              <w:spacing w:beforeLines="50" w:before="120" w:afterLines="50" w:after="120"/>
              <w:ind w:leftChars="50" w:left="525"/>
              <w:contextualSpacing/>
              <w:jc w:val="both"/>
              <w:rPr>
                <w:ins w:id="1080" w:author="He Han" w:date="2026-10-27T14:00:00Z"/>
                <w:rFonts w:ascii="Times New Roman" w:eastAsia="仿宋_GB2312" w:hAnsi="Times New Roman" w:cs="Times New Roman"/>
                <w:color w:val="auto"/>
                <w:sz w:val="18"/>
                <w:szCs w:val="18"/>
              </w:rPr>
              <w:pPrChange w:id="1081" w:author="He Han" w:date="2026-10-27T15:35:00Z">
                <w:pPr>
                  <w:widowControl w:val="0"/>
                  <w:numPr>
                    <w:numId w:val="232"/>
                  </w:numPr>
                  <w:spacing w:beforeLines="50" w:before="120" w:afterLines="50" w:after="120"/>
                  <w:ind w:leftChars="50" w:left="525" w:hanging="420"/>
                  <w:contextualSpacing/>
                  <w:jc w:val="both"/>
                </w:pPr>
              </w:pPrChange>
            </w:pPr>
            <w:ins w:id="1082" w:author="He Han" w:date="2026-10-27T14:00:00Z">
              <w:r w:rsidRPr="00C34334">
                <w:rPr>
                  <w:rFonts w:ascii="Times New Roman" w:eastAsia="仿宋_GB2312" w:hAnsi="Times New Roman" w:cs="Times New Roman"/>
                  <w:color w:val="auto"/>
                  <w:sz w:val="18"/>
                  <w:szCs w:val="18"/>
                </w:rPr>
                <w:lastRenderedPageBreak/>
                <w:t>Stop stirring, turn off the nitrogen. Drain until there is no obvious drip.</w:t>
              </w:r>
            </w:ins>
          </w:p>
        </w:tc>
      </w:tr>
      <w:tr w:rsidR="00E63094" w:rsidRPr="00C34334" w14:paraId="625AC9AA" w14:textId="77777777" w:rsidTr="002079CD">
        <w:trPr>
          <w:trHeight w:val="384"/>
          <w:ins w:id="1083"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1AC577B" w14:textId="77777777" w:rsidR="00E63094" w:rsidRPr="002079CD" w:rsidRDefault="00E63094" w:rsidP="002079CD">
            <w:pPr>
              <w:spacing w:beforeLines="50" w:before="120" w:afterLines="50" w:after="120"/>
              <w:contextualSpacing/>
              <w:jc w:val="center"/>
              <w:rPr>
                <w:ins w:id="1084" w:author="He Han" w:date="2026-10-27T14:00:00Z"/>
                <w:rFonts w:ascii="Times New Roman" w:eastAsia="仿宋_GB2312" w:hAnsi="Times New Roman" w:cs="Times New Roman"/>
                <w:sz w:val="18"/>
                <w:szCs w:val="18"/>
                <w:lang w:eastAsia="zh-CN"/>
              </w:rPr>
            </w:pPr>
            <w:ins w:id="1085" w:author="He Han" w:date="2026-10-27T14:00:00Z">
              <w:r w:rsidRPr="002079CD">
                <w:rPr>
                  <w:rFonts w:ascii="Times New Roman" w:eastAsia="仿宋_GB2312" w:hAnsi="Times New Roman" w:cs="Times New Roman"/>
                  <w:sz w:val="18"/>
                  <w:szCs w:val="18"/>
                  <w:lang w:eastAsia="zh-CN"/>
                </w:rPr>
                <w:lastRenderedPageBreak/>
                <w:t>39</w:t>
              </w:r>
            </w:ins>
          </w:p>
        </w:tc>
        <w:tc>
          <w:tcPr>
            <w:tcW w:w="610" w:type="pct"/>
            <w:tcBorders>
              <w:top w:val="single" w:sz="4" w:space="0" w:color="auto"/>
              <w:left w:val="single" w:sz="4" w:space="0" w:color="auto"/>
              <w:bottom w:val="single" w:sz="4" w:space="0" w:color="auto"/>
              <w:right w:val="single" w:sz="4" w:space="0" w:color="auto"/>
            </w:tcBorders>
            <w:vAlign w:val="center"/>
          </w:tcPr>
          <w:p w14:paraId="4BA4C0C1" w14:textId="77777777" w:rsidR="00E63094" w:rsidRPr="00C34334" w:rsidRDefault="00E63094" w:rsidP="002079CD">
            <w:pPr>
              <w:spacing w:beforeLines="50" w:before="120" w:afterLines="50" w:after="120"/>
              <w:contextualSpacing/>
              <w:jc w:val="center"/>
              <w:rPr>
                <w:ins w:id="1086" w:author="He Han" w:date="2026-10-27T14:00:00Z"/>
                <w:rFonts w:ascii="Times New Roman" w:eastAsia="仿宋_GB2312" w:hAnsi="Times New Roman" w:cs="Times New Roman"/>
                <w:color w:val="auto"/>
                <w:sz w:val="18"/>
                <w:szCs w:val="18"/>
                <w:lang w:eastAsia="zh-CN"/>
              </w:rPr>
            </w:pPr>
            <w:ins w:id="1087"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0A83995D" w14:textId="77777777" w:rsidR="00E63094" w:rsidRPr="00C34334" w:rsidRDefault="00E63094" w:rsidP="00C2448B">
            <w:pPr>
              <w:widowControl w:val="0"/>
              <w:numPr>
                <w:ilvl w:val="0"/>
                <w:numId w:val="233"/>
              </w:numPr>
              <w:spacing w:beforeLines="50" w:before="120" w:afterLines="50" w:after="120"/>
              <w:ind w:leftChars="50" w:left="525"/>
              <w:contextualSpacing/>
              <w:jc w:val="both"/>
              <w:rPr>
                <w:ins w:id="1088" w:author="He Han" w:date="2026-10-27T14:00:00Z"/>
                <w:rFonts w:ascii="Times New Roman" w:eastAsia="仿宋_GB2312" w:hAnsi="Times New Roman" w:cs="Times New Roman"/>
                <w:color w:val="auto"/>
                <w:sz w:val="18"/>
                <w:szCs w:val="18"/>
              </w:rPr>
              <w:pPrChange w:id="1089" w:author="He Han" w:date="2026-10-27T15:35:00Z">
                <w:pPr>
                  <w:widowControl w:val="0"/>
                  <w:numPr>
                    <w:numId w:val="233"/>
                  </w:numPr>
                  <w:spacing w:beforeLines="50" w:before="120" w:afterLines="50" w:after="120"/>
                  <w:ind w:leftChars="50" w:left="525" w:hanging="420"/>
                  <w:contextualSpacing/>
                  <w:jc w:val="both"/>
                </w:pPr>
              </w:pPrChange>
            </w:pPr>
            <w:ins w:id="1090"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759F48D1" w14:textId="77777777" w:rsidR="00E63094" w:rsidRPr="00C34334" w:rsidRDefault="00E63094" w:rsidP="00C2448B">
            <w:pPr>
              <w:widowControl w:val="0"/>
              <w:numPr>
                <w:ilvl w:val="0"/>
                <w:numId w:val="233"/>
              </w:numPr>
              <w:spacing w:beforeLines="50" w:before="120" w:afterLines="50" w:after="120"/>
              <w:ind w:leftChars="50" w:left="525"/>
              <w:contextualSpacing/>
              <w:jc w:val="both"/>
              <w:rPr>
                <w:ins w:id="1091" w:author="He Han" w:date="2026-10-27T14:00:00Z"/>
                <w:rFonts w:ascii="Times New Roman" w:eastAsia="仿宋_GB2312" w:hAnsi="Times New Roman" w:cs="Times New Roman"/>
                <w:color w:val="auto"/>
                <w:sz w:val="18"/>
                <w:szCs w:val="18"/>
              </w:rPr>
              <w:pPrChange w:id="1092" w:author="He Han" w:date="2026-10-27T15:35:00Z">
                <w:pPr>
                  <w:widowControl w:val="0"/>
                  <w:numPr>
                    <w:numId w:val="233"/>
                  </w:numPr>
                  <w:spacing w:beforeLines="50" w:before="120" w:afterLines="50" w:after="120"/>
                  <w:ind w:leftChars="50" w:left="525" w:hanging="420"/>
                  <w:contextualSpacing/>
                  <w:jc w:val="both"/>
                </w:pPr>
              </w:pPrChange>
            </w:pPr>
            <w:ins w:id="1093"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7AB9776D" w14:textId="77777777" w:rsidR="00E63094" w:rsidRPr="00C34334" w:rsidRDefault="00E63094" w:rsidP="00C2448B">
            <w:pPr>
              <w:widowControl w:val="0"/>
              <w:numPr>
                <w:ilvl w:val="0"/>
                <w:numId w:val="233"/>
              </w:numPr>
              <w:spacing w:beforeLines="50" w:before="120" w:afterLines="50" w:after="120"/>
              <w:ind w:leftChars="50" w:left="525"/>
              <w:contextualSpacing/>
              <w:jc w:val="both"/>
              <w:rPr>
                <w:ins w:id="1094" w:author="He Han" w:date="2026-10-27T14:00:00Z"/>
                <w:rFonts w:ascii="Times New Roman" w:eastAsia="仿宋_GB2312" w:hAnsi="Times New Roman" w:cs="Times New Roman"/>
                <w:color w:val="auto"/>
                <w:sz w:val="18"/>
                <w:szCs w:val="18"/>
              </w:rPr>
              <w:pPrChange w:id="1095" w:author="He Han" w:date="2026-10-27T15:35:00Z">
                <w:pPr>
                  <w:widowControl w:val="0"/>
                  <w:numPr>
                    <w:numId w:val="233"/>
                  </w:numPr>
                  <w:spacing w:beforeLines="50" w:before="120" w:afterLines="50" w:after="120"/>
                  <w:ind w:leftChars="50" w:left="525" w:hanging="420"/>
                  <w:contextualSpacing/>
                  <w:jc w:val="both"/>
                </w:pPr>
              </w:pPrChange>
            </w:pPr>
            <w:ins w:id="1096"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38279A64" w14:textId="77777777" w:rsidR="00E63094" w:rsidRPr="00C34334" w:rsidRDefault="00E63094" w:rsidP="00C2448B">
            <w:pPr>
              <w:spacing w:beforeLines="50" w:before="120" w:afterLines="50" w:after="120"/>
              <w:ind w:leftChars="50" w:left="105"/>
              <w:contextualSpacing/>
              <w:jc w:val="both"/>
              <w:rPr>
                <w:ins w:id="1097" w:author="He Han" w:date="2026-10-27T14:00:00Z"/>
                <w:rFonts w:ascii="Times New Roman" w:eastAsia="仿宋_GB2312" w:hAnsi="Times New Roman" w:cs="Times New Roman"/>
                <w:color w:val="auto"/>
                <w:sz w:val="18"/>
                <w:szCs w:val="18"/>
              </w:rPr>
              <w:pPrChange w:id="1098" w:author="He Han" w:date="2026-10-27T15:35:00Z">
                <w:pPr>
                  <w:spacing w:beforeLines="50" w:before="120" w:afterLines="50" w:after="120"/>
                  <w:ind w:leftChars="50" w:left="105"/>
                  <w:contextualSpacing/>
                  <w:jc w:val="both"/>
                </w:pPr>
              </w:pPrChange>
            </w:pPr>
            <w:ins w:id="1099"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694C6767" w14:textId="77777777" w:rsidTr="002079CD">
        <w:trPr>
          <w:trHeight w:val="384"/>
          <w:ins w:id="110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FF768B5" w14:textId="77777777" w:rsidR="00E63094" w:rsidRPr="002079CD" w:rsidRDefault="00E63094" w:rsidP="002079CD">
            <w:pPr>
              <w:spacing w:beforeLines="50" w:before="120" w:afterLines="50" w:after="120"/>
              <w:contextualSpacing/>
              <w:jc w:val="center"/>
              <w:rPr>
                <w:ins w:id="1101" w:author="He Han" w:date="2026-10-27T14:00:00Z"/>
                <w:rFonts w:ascii="Times New Roman" w:eastAsia="仿宋_GB2312" w:hAnsi="Times New Roman" w:cs="Times New Roman"/>
                <w:sz w:val="18"/>
                <w:szCs w:val="18"/>
                <w:lang w:eastAsia="zh-CN"/>
              </w:rPr>
            </w:pPr>
            <w:ins w:id="1102" w:author="He Han" w:date="2026-10-27T14:00:00Z">
              <w:r w:rsidRPr="002079CD">
                <w:rPr>
                  <w:rFonts w:ascii="Times New Roman" w:eastAsia="仿宋_GB2312" w:hAnsi="Times New Roman" w:cs="Times New Roman"/>
                  <w:sz w:val="18"/>
                  <w:szCs w:val="18"/>
                  <w:lang w:eastAsia="zh-CN"/>
                </w:rPr>
                <w:t>40</w:t>
              </w:r>
            </w:ins>
          </w:p>
        </w:tc>
        <w:tc>
          <w:tcPr>
            <w:tcW w:w="610" w:type="pct"/>
            <w:tcBorders>
              <w:top w:val="single" w:sz="4" w:space="0" w:color="auto"/>
              <w:left w:val="single" w:sz="4" w:space="0" w:color="auto"/>
              <w:bottom w:val="single" w:sz="4" w:space="0" w:color="auto"/>
              <w:right w:val="single" w:sz="4" w:space="0" w:color="auto"/>
            </w:tcBorders>
            <w:vAlign w:val="center"/>
          </w:tcPr>
          <w:p w14:paraId="6178BB72" w14:textId="77777777" w:rsidR="00E63094" w:rsidRPr="00C34334" w:rsidRDefault="00E63094" w:rsidP="002079CD">
            <w:pPr>
              <w:spacing w:beforeLines="50" w:before="120" w:afterLines="50" w:after="120"/>
              <w:contextualSpacing/>
              <w:jc w:val="center"/>
              <w:rPr>
                <w:ins w:id="1103" w:author="He Han" w:date="2026-10-27T14:00:00Z"/>
                <w:rFonts w:ascii="Times New Roman" w:eastAsia="仿宋_GB2312" w:hAnsi="Times New Roman" w:cs="Times New Roman"/>
                <w:color w:val="auto"/>
                <w:sz w:val="18"/>
                <w:szCs w:val="18"/>
                <w:lang w:eastAsia="zh-CN"/>
              </w:rPr>
            </w:pPr>
            <w:ins w:id="1104"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6FBC007E" w14:textId="77777777" w:rsidR="00E63094" w:rsidRPr="00C34334" w:rsidRDefault="00E63094" w:rsidP="00C2448B">
            <w:pPr>
              <w:widowControl w:val="0"/>
              <w:numPr>
                <w:ilvl w:val="0"/>
                <w:numId w:val="234"/>
              </w:numPr>
              <w:spacing w:beforeLines="50" w:before="120" w:afterLines="50" w:after="120"/>
              <w:ind w:leftChars="50" w:left="525"/>
              <w:contextualSpacing/>
              <w:jc w:val="both"/>
              <w:rPr>
                <w:ins w:id="1105" w:author="He Han" w:date="2026-10-27T14:00:00Z"/>
                <w:rFonts w:ascii="Times New Roman" w:eastAsia="仿宋_GB2312" w:hAnsi="Times New Roman" w:cs="Times New Roman"/>
                <w:color w:val="auto"/>
                <w:sz w:val="18"/>
                <w:szCs w:val="18"/>
              </w:rPr>
              <w:pPrChange w:id="1106" w:author="He Han" w:date="2026-10-27T15:35:00Z">
                <w:pPr>
                  <w:widowControl w:val="0"/>
                  <w:numPr>
                    <w:numId w:val="234"/>
                  </w:numPr>
                  <w:spacing w:beforeLines="50" w:before="120" w:afterLines="50" w:after="120"/>
                  <w:ind w:leftChars="50" w:left="525" w:hanging="420"/>
                  <w:contextualSpacing/>
                  <w:jc w:val="both"/>
                </w:pPr>
              </w:pPrChange>
            </w:pPr>
            <w:ins w:id="1107" w:author="He Han" w:date="2026-10-27T14:00:00Z">
              <w:r w:rsidRPr="00C34334">
                <w:rPr>
                  <w:rFonts w:ascii="Times New Roman" w:eastAsia="仿宋_GB2312" w:hAnsi="Times New Roman" w:cs="Times New Roman"/>
                  <w:color w:val="auto"/>
                  <w:sz w:val="18"/>
                  <w:szCs w:val="18"/>
                </w:rPr>
                <w:t xml:space="preserve">Add DMF (12.0 V, 11.38 kg/kg) into TJ4S-1213-Sy15. </w:t>
              </w:r>
            </w:ins>
          </w:p>
          <w:p w14:paraId="1A6BDA30" w14:textId="77777777" w:rsidR="00E63094" w:rsidRPr="00C34334" w:rsidRDefault="00E63094" w:rsidP="00C2448B">
            <w:pPr>
              <w:widowControl w:val="0"/>
              <w:numPr>
                <w:ilvl w:val="0"/>
                <w:numId w:val="234"/>
              </w:numPr>
              <w:spacing w:beforeLines="50" w:before="120" w:afterLines="50" w:after="120"/>
              <w:ind w:leftChars="50" w:left="525"/>
              <w:contextualSpacing/>
              <w:jc w:val="both"/>
              <w:rPr>
                <w:ins w:id="1108" w:author="He Han" w:date="2026-10-27T14:00:00Z"/>
                <w:rFonts w:ascii="Times New Roman" w:eastAsia="仿宋_GB2312" w:hAnsi="Times New Roman" w:cs="Times New Roman"/>
                <w:color w:val="auto"/>
                <w:sz w:val="18"/>
                <w:szCs w:val="18"/>
              </w:rPr>
              <w:pPrChange w:id="1109" w:author="He Han" w:date="2026-10-27T15:35:00Z">
                <w:pPr>
                  <w:widowControl w:val="0"/>
                  <w:numPr>
                    <w:numId w:val="234"/>
                  </w:numPr>
                  <w:spacing w:beforeLines="50" w:before="120" w:afterLines="50" w:after="120"/>
                  <w:ind w:leftChars="50" w:left="525" w:hanging="420"/>
                  <w:contextualSpacing/>
                  <w:jc w:val="both"/>
                </w:pPr>
              </w:pPrChange>
            </w:pPr>
            <w:ins w:id="1110"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369E1305" w14:textId="77777777" w:rsidR="00E63094" w:rsidRPr="00C34334" w:rsidRDefault="00E63094" w:rsidP="00C2448B">
            <w:pPr>
              <w:spacing w:beforeLines="50" w:before="120" w:afterLines="50" w:after="120"/>
              <w:ind w:leftChars="50" w:left="105"/>
              <w:contextualSpacing/>
              <w:jc w:val="both"/>
              <w:rPr>
                <w:ins w:id="1111" w:author="He Han" w:date="2026-10-27T14:00:00Z"/>
                <w:rFonts w:ascii="Times New Roman" w:eastAsia="仿宋_GB2312" w:hAnsi="Times New Roman" w:cs="Times New Roman"/>
                <w:color w:val="auto"/>
                <w:sz w:val="18"/>
                <w:szCs w:val="18"/>
              </w:rPr>
              <w:pPrChange w:id="1112" w:author="He Han" w:date="2026-10-27T15:35:00Z">
                <w:pPr>
                  <w:spacing w:beforeLines="50" w:before="120" w:afterLines="50" w:after="120"/>
                  <w:ind w:leftChars="50" w:left="105"/>
                  <w:contextualSpacing/>
                  <w:jc w:val="both"/>
                </w:pPr>
              </w:pPrChange>
            </w:pPr>
            <w:ins w:id="1113"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0C4B5CAD" w14:textId="77777777" w:rsidTr="002079CD">
        <w:trPr>
          <w:trHeight w:val="384"/>
          <w:ins w:id="111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327CA49" w14:textId="77777777" w:rsidR="00E63094" w:rsidRPr="002079CD" w:rsidRDefault="00E63094" w:rsidP="002079CD">
            <w:pPr>
              <w:spacing w:beforeLines="50" w:before="120" w:afterLines="50" w:after="120"/>
              <w:contextualSpacing/>
              <w:jc w:val="center"/>
              <w:rPr>
                <w:ins w:id="1115" w:author="He Han" w:date="2026-10-27T14:00:00Z"/>
                <w:rFonts w:ascii="Times New Roman" w:eastAsia="仿宋_GB2312" w:hAnsi="Times New Roman" w:cs="Times New Roman"/>
                <w:sz w:val="18"/>
                <w:szCs w:val="18"/>
                <w:lang w:eastAsia="zh-CN"/>
              </w:rPr>
            </w:pPr>
            <w:ins w:id="1116" w:author="He Han" w:date="2026-10-27T14:00:00Z">
              <w:r w:rsidRPr="002079CD">
                <w:rPr>
                  <w:rFonts w:ascii="Times New Roman" w:eastAsia="仿宋_GB2312" w:hAnsi="Times New Roman" w:cs="Times New Roman"/>
                  <w:sz w:val="18"/>
                  <w:szCs w:val="18"/>
                  <w:lang w:eastAsia="zh-CN"/>
                </w:rPr>
                <w:t>41</w:t>
              </w:r>
            </w:ins>
          </w:p>
        </w:tc>
        <w:tc>
          <w:tcPr>
            <w:tcW w:w="610" w:type="pct"/>
            <w:tcBorders>
              <w:top w:val="single" w:sz="4" w:space="0" w:color="auto"/>
              <w:left w:val="single" w:sz="4" w:space="0" w:color="auto"/>
              <w:bottom w:val="single" w:sz="4" w:space="0" w:color="auto"/>
              <w:right w:val="single" w:sz="4" w:space="0" w:color="auto"/>
            </w:tcBorders>
            <w:vAlign w:val="center"/>
          </w:tcPr>
          <w:p w14:paraId="188833A1" w14:textId="77777777" w:rsidR="00E63094" w:rsidRPr="00C34334" w:rsidRDefault="00E63094" w:rsidP="002079CD">
            <w:pPr>
              <w:spacing w:beforeLines="50" w:before="120" w:afterLines="50" w:after="120"/>
              <w:contextualSpacing/>
              <w:jc w:val="center"/>
              <w:rPr>
                <w:ins w:id="1117" w:author="He Han" w:date="2026-10-27T14:00:00Z"/>
                <w:rFonts w:ascii="Times New Roman" w:eastAsia="仿宋_GB2312" w:hAnsi="Times New Roman" w:cs="Times New Roman"/>
                <w:color w:val="auto"/>
                <w:sz w:val="18"/>
                <w:szCs w:val="18"/>
                <w:lang w:eastAsia="zh-CN"/>
              </w:rPr>
            </w:pPr>
            <w:proofErr w:type="spellStart"/>
            <w:ins w:id="1118"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Ser</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tBu</w:t>
              </w:r>
              <w:proofErr w:type="spellEnd"/>
              <w:r w:rsidRPr="00C34334">
                <w:rPr>
                  <w:rFonts w:ascii="Times New Roman" w:eastAsia="仿宋_GB2312" w:hAnsi="Times New Roman" w:cs="Times New Roman"/>
                  <w:color w:val="auto"/>
                  <w:sz w:val="18"/>
                  <w:szCs w:val="18"/>
                  <w:lang w:eastAsia="zh-CN"/>
                </w:rPr>
                <w:t>)-OH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3C316A8D" w14:textId="77777777" w:rsidR="00E63094" w:rsidRPr="00C34334" w:rsidRDefault="00E63094" w:rsidP="00C2448B">
            <w:pPr>
              <w:widowControl w:val="0"/>
              <w:numPr>
                <w:ilvl w:val="0"/>
                <w:numId w:val="235"/>
              </w:numPr>
              <w:spacing w:beforeLines="50" w:before="120" w:afterLines="50" w:after="120"/>
              <w:ind w:leftChars="50" w:left="525"/>
              <w:contextualSpacing/>
              <w:jc w:val="both"/>
              <w:rPr>
                <w:ins w:id="1119" w:author="He Han" w:date="2026-10-27T14:00:00Z"/>
                <w:rFonts w:ascii="Times New Roman" w:eastAsia="仿宋_GB2312" w:hAnsi="Times New Roman" w:cs="Times New Roman"/>
                <w:color w:val="auto"/>
                <w:sz w:val="18"/>
                <w:szCs w:val="18"/>
              </w:rPr>
              <w:pPrChange w:id="1120" w:author="He Han" w:date="2026-10-27T15:35:00Z">
                <w:pPr>
                  <w:widowControl w:val="0"/>
                  <w:numPr>
                    <w:numId w:val="235"/>
                  </w:numPr>
                  <w:spacing w:beforeLines="50" w:before="120" w:afterLines="50" w:after="120"/>
                  <w:ind w:leftChars="50" w:left="525" w:hanging="420"/>
                  <w:contextualSpacing/>
                  <w:jc w:val="both"/>
                </w:pPr>
              </w:pPrChange>
            </w:pPr>
            <w:ins w:id="1121"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4ED16C80" w14:textId="77777777" w:rsidR="00E63094" w:rsidRPr="00C34334" w:rsidRDefault="00E63094" w:rsidP="00C2448B">
            <w:pPr>
              <w:widowControl w:val="0"/>
              <w:numPr>
                <w:ilvl w:val="0"/>
                <w:numId w:val="235"/>
              </w:numPr>
              <w:spacing w:beforeLines="50" w:before="120" w:afterLines="50" w:after="120"/>
              <w:ind w:leftChars="50" w:left="525"/>
              <w:contextualSpacing/>
              <w:jc w:val="both"/>
              <w:rPr>
                <w:ins w:id="1122" w:author="He Han" w:date="2026-10-27T14:00:00Z"/>
                <w:rFonts w:ascii="Times New Roman" w:eastAsia="仿宋_GB2312" w:hAnsi="Times New Roman" w:cs="Times New Roman"/>
                <w:color w:val="auto"/>
                <w:sz w:val="18"/>
                <w:szCs w:val="18"/>
              </w:rPr>
              <w:pPrChange w:id="1123" w:author="He Han" w:date="2026-10-27T15:35:00Z">
                <w:pPr>
                  <w:widowControl w:val="0"/>
                  <w:numPr>
                    <w:numId w:val="235"/>
                  </w:numPr>
                  <w:spacing w:beforeLines="50" w:before="120" w:afterLines="50" w:after="120"/>
                  <w:ind w:leftChars="50" w:left="525" w:hanging="420"/>
                  <w:contextualSpacing/>
                  <w:jc w:val="both"/>
                </w:pPr>
              </w:pPrChange>
            </w:pPr>
            <w:ins w:id="1124"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533C5D11" w14:textId="77777777" w:rsidR="00E63094" w:rsidRPr="00C34334" w:rsidRDefault="00E63094" w:rsidP="00C2448B">
            <w:pPr>
              <w:widowControl w:val="0"/>
              <w:numPr>
                <w:ilvl w:val="0"/>
                <w:numId w:val="235"/>
              </w:numPr>
              <w:spacing w:beforeLines="50" w:before="120" w:afterLines="50" w:after="120"/>
              <w:ind w:leftChars="50" w:left="525"/>
              <w:contextualSpacing/>
              <w:jc w:val="both"/>
              <w:rPr>
                <w:ins w:id="1125" w:author="He Han" w:date="2026-10-27T14:00:00Z"/>
                <w:rFonts w:ascii="Times New Roman" w:eastAsia="仿宋_GB2312" w:hAnsi="Times New Roman" w:cs="Times New Roman"/>
                <w:color w:val="auto"/>
                <w:sz w:val="18"/>
                <w:szCs w:val="18"/>
              </w:rPr>
              <w:pPrChange w:id="1126" w:author="He Han" w:date="2026-10-27T15:35:00Z">
                <w:pPr>
                  <w:widowControl w:val="0"/>
                  <w:numPr>
                    <w:numId w:val="235"/>
                  </w:numPr>
                  <w:spacing w:beforeLines="50" w:before="120" w:afterLines="50" w:after="120"/>
                  <w:ind w:leftChars="50" w:left="525" w:hanging="420"/>
                  <w:contextualSpacing/>
                  <w:jc w:val="both"/>
                </w:pPr>
              </w:pPrChange>
            </w:pPr>
            <w:ins w:id="1127"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proofErr w:type="gramStart"/>
              <w:r w:rsidRPr="00C34334">
                <w:rPr>
                  <w:rFonts w:ascii="Times New Roman" w:eastAsia="仿宋_GB2312" w:hAnsi="Times New Roman" w:cs="Times New Roman"/>
                  <w:color w:val="auto"/>
                  <w:sz w:val="18"/>
                  <w:szCs w:val="18"/>
                </w:rPr>
                <w:t>Ser</w:t>
              </w:r>
              <w:proofErr w:type="spellEnd"/>
              <w:r w:rsidRPr="00C34334">
                <w:rPr>
                  <w:rFonts w:ascii="Times New Roman" w:eastAsia="仿宋_GB2312" w:hAnsi="Times New Roman" w:cs="Times New Roman"/>
                  <w:color w:val="auto"/>
                  <w:sz w:val="18"/>
                  <w:szCs w:val="18"/>
                </w:rPr>
                <w:t>(</w:t>
              </w:r>
              <w:proofErr w:type="spellStart"/>
              <w:proofErr w:type="gramEnd"/>
              <w:r w:rsidRPr="00C34334">
                <w:rPr>
                  <w:rFonts w:ascii="Times New Roman" w:eastAsia="仿宋_GB2312" w:hAnsi="Times New Roman" w:cs="Times New Roman"/>
                  <w:color w:val="auto"/>
                  <w:sz w:val="18"/>
                  <w:szCs w:val="18"/>
                </w:rPr>
                <w:t>tBu</w:t>
              </w:r>
              <w:proofErr w:type="spellEnd"/>
              <w:r w:rsidRPr="00C34334">
                <w:rPr>
                  <w:rFonts w:ascii="Times New Roman" w:eastAsia="仿宋_GB2312" w:hAnsi="Times New Roman" w:cs="Times New Roman"/>
                  <w:color w:val="auto"/>
                  <w:sz w:val="18"/>
                  <w:szCs w:val="18"/>
                </w:rPr>
                <w:t>)-OH (2.00 eq.). Stir at least 15 minutes at 20.0 ± 5.0 °C (target: 20.0 °C), Confirm no visible solids and later use.</w:t>
              </w:r>
            </w:ins>
          </w:p>
          <w:p w14:paraId="4DCB2499" w14:textId="7F14E7A4" w:rsidR="00E63094" w:rsidRPr="00C34334" w:rsidRDefault="00E63094" w:rsidP="00C2448B">
            <w:pPr>
              <w:widowControl w:val="0"/>
              <w:numPr>
                <w:ilvl w:val="0"/>
                <w:numId w:val="235"/>
              </w:numPr>
              <w:spacing w:beforeLines="50" w:before="120" w:afterLines="50" w:after="120"/>
              <w:ind w:leftChars="50" w:left="525"/>
              <w:contextualSpacing/>
              <w:jc w:val="both"/>
              <w:rPr>
                <w:ins w:id="1128" w:author="He Han" w:date="2026-10-27T14:00:00Z"/>
                <w:rFonts w:ascii="Times New Roman" w:eastAsia="仿宋_GB2312" w:hAnsi="Times New Roman" w:cs="Times New Roman"/>
                <w:color w:val="auto"/>
                <w:sz w:val="18"/>
                <w:szCs w:val="18"/>
              </w:rPr>
              <w:pPrChange w:id="1129" w:author="He Han" w:date="2026-10-27T15:35:00Z">
                <w:pPr>
                  <w:widowControl w:val="0"/>
                  <w:numPr>
                    <w:numId w:val="235"/>
                  </w:numPr>
                  <w:spacing w:beforeLines="50" w:before="120" w:afterLines="50" w:after="120"/>
                  <w:ind w:leftChars="50" w:left="525" w:hanging="420"/>
                  <w:contextualSpacing/>
                  <w:jc w:val="both"/>
                </w:pPr>
              </w:pPrChange>
            </w:pPr>
            <w:ins w:id="1130"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TJ4S-1213-Sy15-R01</w:t>
              </w:r>
              <w:r w:rsidR="00381C64">
                <w:rPr>
                  <w:rFonts w:ascii="Times New Roman" w:eastAsia="仿宋_GB2312" w:hAnsi="Times New Roman" w:cs="Times New Roman"/>
                  <w:color w:val="auto"/>
                  <w:sz w:val="18"/>
                  <w:szCs w:val="18"/>
                </w:rPr>
                <w:t xml:space="preserve"> with DMF (2.0 V, 1.90 kg/kg). </w:t>
              </w:r>
            </w:ins>
          </w:p>
          <w:p w14:paraId="0547F01B" w14:textId="77777777" w:rsidR="00E63094" w:rsidRPr="00C34334" w:rsidRDefault="00E63094" w:rsidP="00C2448B">
            <w:pPr>
              <w:widowControl w:val="0"/>
              <w:numPr>
                <w:ilvl w:val="0"/>
                <w:numId w:val="235"/>
              </w:numPr>
              <w:spacing w:beforeLines="50" w:before="120" w:afterLines="50" w:after="120"/>
              <w:ind w:leftChars="50" w:left="525"/>
              <w:contextualSpacing/>
              <w:jc w:val="both"/>
              <w:rPr>
                <w:ins w:id="1131" w:author="He Han" w:date="2026-10-27T14:00:00Z"/>
                <w:rFonts w:ascii="Times New Roman" w:eastAsia="仿宋_GB2312" w:hAnsi="Times New Roman" w:cs="Times New Roman"/>
                <w:color w:val="auto"/>
                <w:sz w:val="18"/>
                <w:szCs w:val="18"/>
              </w:rPr>
              <w:pPrChange w:id="1132" w:author="He Han" w:date="2026-10-27T15:35:00Z">
                <w:pPr>
                  <w:widowControl w:val="0"/>
                  <w:numPr>
                    <w:numId w:val="235"/>
                  </w:numPr>
                  <w:spacing w:beforeLines="50" w:before="120" w:afterLines="50" w:after="120"/>
                  <w:ind w:leftChars="50" w:left="525" w:hanging="420"/>
                  <w:contextualSpacing/>
                  <w:jc w:val="both"/>
                </w:pPr>
              </w:pPrChange>
            </w:pPr>
            <w:ins w:id="1133" w:author="He Han" w:date="2026-10-27T14:00:00Z">
              <w:r w:rsidRPr="00C34334">
                <w:rPr>
                  <w:rFonts w:ascii="Times New Roman" w:eastAsia="仿宋_GB2312" w:hAnsi="Times New Roman" w:cs="Times New Roman"/>
                  <w:color w:val="auto"/>
                  <w:sz w:val="18"/>
                  <w:szCs w:val="18"/>
                </w:rPr>
                <w:t xml:space="preserve">Add DIC (2.20 eq.) into TJ4S-1213-Sy15-R01 at 20.0 ± 5.0 °C (target: 20.0 °C, activate for 20±5 min (target: 20 min) at 20.0 ± 5.0 °C (target: 20.0 °C).  </w:t>
              </w:r>
            </w:ins>
          </w:p>
          <w:p w14:paraId="33D2EC37" w14:textId="77777777" w:rsidR="00E63094" w:rsidRPr="00C34334" w:rsidRDefault="00E63094" w:rsidP="00C2448B">
            <w:pPr>
              <w:widowControl w:val="0"/>
              <w:numPr>
                <w:ilvl w:val="0"/>
                <w:numId w:val="235"/>
              </w:numPr>
              <w:spacing w:beforeLines="50" w:before="120" w:afterLines="50" w:after="120"/>
              <w:ind w:leftChars="50" w:left="525"/>
              <w:contextualSpacing/>
              <w:jc w:val="both"/>
              <w:rPr>
                <w:ins w:id="1134" w:author="He Han" w:date="2026-10-27T14:00:00Z"/>
                <w:rFonts w:ascii="Times New Roman" w:eastAsia="仿宋_GB2312" w:hAnsi="Times New Roman" w:cs="Times New Roman"/>
                <w:color w:val="auto"/>
                <w:sz w:val="18"/>
                <w:szCs w:val="18"/>
              </w:rPr>
              <w:pPrChange w:id="1135" w:author="He Han" w:date="2026-10-27T15:35:00Z">
                <w:pPr>
                  <w:widowControl w:val="0"/>
                  <w:numPr>
                    <w:numId w:val="235"/>
                  </w:numPr>
                  <w:spacing w:beforeLines="50" w:before="120" w:afterLines="50" w:after="120"/>
                  <w:ind w:leftChars="50" w:left="525" w:hanging="420"/>
                  <w:contextualSpacing/>
                  <w:jc w:val="both"/>
                </w:pPr>
              </w:pPrChange>
            </w:pPr>
            <w:ins w:id="1136"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0.95 kg/kg) into TJ4S-1213-Sy15-R01 to rinse the wall.</w:t>
              </w:r>
            </w:ins>
          </w:p>
          <w:p w14:paraId="3DBCBA7F" w14:textId="77777777" w:rsidR="00E63094" w:rsidRPr="00C34334" w:rsidRDefault="00E63094" w:rsidP="00C2448B">
            <w:pPr>
              <w:widowControl w:val="0"/>
              <w:numPr>
                <w:ilvl w:val="0"/>
                <w:numId w:val="235"/>
              </w:numPr>
              <w:spacing w:beforeLines="50" w:before="120" w:afterLines="50" w:after="120"/>
              <w:ind w:leftChars="50" w:left="525"/>
              <w:contextualSpacing/>
              <w:jc w:val="both"/>
              <w:rPr>
                <w:ins w:id="1137" w:author="He Han" w:date="2026-10-27T14:00:00Z"/>
                <w:rFonts w:ascii="Times New Roman" w:eastAsia="仿宋_GB2312" w:hAnsi="Times New Roman" w:cs="Times New Roman"/>
                <w:color w:val="auto"/>
                <w:sz w:val="18"/>
                <w:szCs w:val="18"/>
              </w:rPr>
              <w:pPrChange w:id="1138" w:author="He Han" w:date="2026-10-27T15:35:00Z">
                <w:pPr>
                  <w:widowControl w:val="0"/>
                  <w:numPr>
                    <w:numId w:val="235"/>
                  </w:numPr>
                  <w:spacing w:beforeLines="50" w:before="120" w:afterLines="50" w:after="120"/>
                  <w:ind w:leftChars="50" w:left="525" w:hanging="420"/>
                  <w:contextualSpacing/>
                  <w:jc w:val="both"/>
                </w:pPr>
              </w:pPrChange>
            </w:pPr>
            <w:ins w:id="1139"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7BDFC3D4" w14:textId="77777777" w:rsidTr="002079CD">
        <w:trPr>
          <w:trHeight w:val="384"/>
          <w:ins w:id="114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22F17B6" w14:textId="77777777" w:rsidR="00E63094" w:rsidRPr="002079CD" w:rsidRDefault="00E63094" w:rsidP="002079CD">
            <w:pPr>
              <w:spacing w:beforeLines="50" w:before="120" w:afterLines="50" w:after="120"/>
              <w:contextualSpacing/>
              <w:jc w:val="center"/>
              <w:rPr>
                <w:ins w:id="1141" w:author="He Han" w:date="2026-10-27T14:00:00Z"/>
                <w:rFonts w:ascii="Times New Roman" w:eastAsia="仿宋_GB2312" w:hAnsi="Times New Roman" w:cs="Times New Roman"/>
                <w:sz w:val="18"/>
                <w:szCs w:val="18"/>
                <w:lang w:eastAsia="zh-CN"/>
              </w:rPr>
            </w:pPr>
            <w:ins w:id="1142" w:author="He Han" w:date="2026-10-27T14:00:00Z">
              <w:r w:rsidRPr="002079CD">
                <w:rPr>
                  <w:rFonts w:ascii="Times New Roman" w:eastAsia="仿宋_GB2312" w:hAnsi="Times New Roman" w:cs="Times New Roman"/>
                  <w:sz w:val="18"/>
                  <w:szCs w:val="18"/>
                  <w:lang w:eastAsia="zh-CN"/>
                </w:rPr>
                <w:t>42</w:t>
              </w:r>
            </w:ins>
          </w:p>
        </w:tc>
        <w:tc>
          <w:tcPr>
            <w:tcW w:w="610" w:type="pct"/>
            <w:tcBorders>
              <w:top w:val="single" w:sz="4" w:space="0" w:color="auto"/>
              <w:left w:val="single" w:sz="4" w:space="0" w:color="auto"/>
              <w:bottom w:val="single" w:sz="4" w:space="0" w:color="auto"/>
              <w:right w:val="single" w:sz="4" w:space="0" w:color="auto"/>
            </w:tcBorders>
            <w:vAlign w:val="center"/>
          </w:tcPr>
          <w:p w14:paraId="23AD8A2B" w14:textId="77777777" w:rsidR="00E63094" w:rsidRPr="00C34334" w:rsidRDefault="00E63094" w:rsidP="002079CD">
            <w:pPr>
              <w:spacing w:beforeLines="50" w:before="120" w:afterLines="50" w:after="120"/>
              <w:contextualSpacing/>
              <w:jc w:val="center"/>
              <w:rPr>
                <w:ins w:id="1143" w:author="He Han" w:date="2026-10-27T14:00:00Z"/>
                <w:rFonts w:ascii="Times New Roman" w:eastAsia="仿宋_GB2312" w:hAnsi="Times New Roman" w:cs="Times New Roman"/>
                <w:color w:val="auto"/>
                <w:sz w:val="18"/>
                <w:szCs w:val="18"/>
                <w:lang w:eastAsia="zh-CN"/>
              </w:rPr>
            </w:pPr>
            <w:proofErr w:type="spellStart"/>
            <w:ins w:id="1144"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Ser</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tBu</w:t>
              </w:r>
              <w:proofErr w:type="spellEnd"/>
              <w:r w:rsidRPr="00C34334">
                <w:rPr>
                  <w:rFonts w:ascii="Times New Roman" w:eastAsia="仿宋_GB2312" w:hAnsi="Times New Roman" w:cs="Times New Roman"/>
                  <w:color w:val="auto"/>
                  <w:sz w:val="18"/>
                  <w:szCs w:val="18"/>
                  <w:lang w:eastAsia="zh-CN"/>
                </w:rPr>
                <w:t>)-OH 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539A606C" w14:textId="77777777" w:rsidR="00E63094" w:rsidRPr="00C34334" w:rsidRDefault="00E63094" w:rsidP="00C2448B">
            <w:pPr>
              <w:widowControl w:val="0"/>
              <w:numPr>
                <w:ilvl w:val="0"/>
                <w:numId w:val="236"/>
              </w:numPr>
              <w:spacing w:beforeLines="50" w:before="120" w:afterLines="50" w:after="120"/>
              <w:ind w:leftChars="50" w:left="525"/>
              <w:contextualSpacing/>
              <w:jc w:val="both"/>
              <w:rPr>
                <w:ins w:id="1145" w:author="He Han" w:date="2026-10-27T14:00:00Z"/>
                <w:rFonts w:ascii="Times New Roman" w:eastAsia="仿宋_GB2312" w:hAnsi="Times New Roman" w:cs="Times New Roman"/>
                <w:color w:val="auto"/>
                <w:sz w:val="18"/>
                <w:szCs w:val="18"/>
              </w:rPr>
              <w:pPrChange w:id="1146" w:author="He Han" w:date="2026-10-27T15:35:00Z">
                <w:pPr>
                  <w:widowControl w:val="0"/>
                  <w:numPr>
                    <w:numId w:val="236"/>
                  </w:numPr>
                  <w:spacing w:beforeLines="50" w:before="120" w:afterLines="50" w:after="120"/>
                  <w:ind w:leftChars="50" w:left="525" w:hanging="420"/>
                  <w:contextualSpacing/>
                  <w:jc w:val="both"/>
                </w:pPr>
              </w:pPrChange>
            </w:pPr>
            <w:ins w:id="1147" w:author="He Han" w:date="2026-10-27T14:00:00Z">
              <w:r w:rsidRPr="00C34334">
                <w:rPr>
                  <w:rFonts w:ascii="Times New Roman" w:eastAsia="仿宋_GB2312" w:hAnsi="Times New Roman" w:cs="Times New Roman"/>
                  <w:color w:val="auto"/>
                  <w:sz w:val="18"/>
                  <w:szCs w:val="18"/>
                </w:rPr>
                <w:t xml:space="preserve">Heat the mixture to 20.0 ~27.0 °C (target: 25.0 °C). The mixture is allowed to react at 20.0 ~27.0 °C (target: 25.0 °C). </w:t>
              </w:r>
            </w:ins>
          </w:p>
          <w:p w14:paraId="6471F00A" w14:textId="77777777" w:rsidR="00E63094" w:rsidRPr="00C34334" w:rsidRDefault="00E63094" w:rsidP="00C2448B">
            <w:pPr>
              <w:widowControl w:val="0"/>
              <w:numPr>
                <w:ilvl w:val="0"/>
                <w:numId w:val="236"/>
              </w:numPr>
              <w:spacing w:beforeLines="50" w:before="120" w:afterLines="50" w:after="120"/>
              <w:ind w:leftChars="50" w:left="525"/>
              <w:contextualSpacing/>
              <w:jc w:val="both"/>
              <w:rPr>
                <w:ins w:id="1148" w:author="He Han" w:date="2026-10-27T14:00:00Z"/>
                <w:rFonts w:ascii="Times New Roman" w:eastAsia="仿宋_GB2312" w:hAnsi="Times New Roman" w:cs="Times New Roman"/>
                <w:color w:val="auto"/>
                <w:sz w:val="18"/>
                <w:szCs w:val="18"/>
              </w:rPr>
              <w:pPrChange w:id="1149" w:author="He Han" w:date="2026-10-27T15:35:00Z">
                <w:pPr>
                  <w:widowControl w:val="0"/>
                  <w:numPr>
                    <w:numId w:val="236"/>
                  </w:numPr>
                  <w:spacing w:beforeLines="50" w:before="120" w:afterLines="50" w:after="120"/>
                  <w:ind w:leftChars="50" w:left="525" w:hanging="420"/>
                  <w:contextualSpacing/>
                  <w:jc w:val="both"/>
                </w:pPr>
              </w:pPrChange>
            </w:pPr>
            <w:ins w:id="1150" w:author="He Han" w:date="2026-10-27T14:00:00Z">
              <w:r w:rsidRPr="00C34334">
                <w:rPr>
                  <w:rFonts w:ascii="Times New Roman" w:eastAsia="仿宋_GB2312" w:hAnsi="Times New Roman" w:cs="Times New Roman" w:hint="eastAsia"/>
                  <w:color w:val="auto"/>
                  <w:sz w:val="18"/>
                  <w:szCs w:val="18"/>
                </w:rPr>
                <w:t>After 3 h</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15 min (target: 3 h), sample the mixture every 0.5~1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9.5 h). </w:t>
              </w:r>
            </w:ins>
          </w:p>
          <w:p w14:paraId="0212A38D" w14:textId="77777777" w:rsidR="00E63094" w:rsidRPr="00C34334" w:rsidRDefault="00E63094" w:rsidP="00C2448B">
            <w:pPr>
              <w:widowControl w:val="0"/>
              <w:numPr>
                <w:ilvl w:val="0"/>
                <w:numId w:val="236"/>
              </w:numPr>
              <w:spacing w:beforeLines="50" w:before="120" w:afterLines="50" w:after="120"/>
              <w:ind w:leftChars="50" w:left="525"/>
              <w:contextualSpacing/>
              <w:jc w:val="both"/>
              <w:rPr>
                <w:ins w:id="1151" w:author="He Han" w:date="2026-10-27T14:00:00Z"/>
                <w:rFonts w:ascii="Times New Roman" w:eastAsia="仿宋_GB2312" w:hAnsi="Times New Roman" w:cs="Times New Roman"/>
                <w:color w:val="auto"/>
                <w:sz w:val="18"/>
                <w:szCs w:val="18"/>
              </w:rPr>
              <w:pPrChange w:id="1152" w:author="He Han" w:date="2026-10-27T15:35:00Z">
                <w:pPr>
                  <w:widowControl w:val="0"/>
                  <w:numPr>
                    <w:numId w:val="236"/>
                  </w:numPr>
                  <w:spacing w:beforeLines="50" w:before="120" w:afterLines="50" w:after="120"/>
                  <w:ind w:leftChars="50" w:left="525" w:hanging="420"/>
                  <w:contextualSpacing/>
                  <w:jc w:val="both"/>
                </w:pPr>
              </w:pPrChange>
            </w:pPr>
            <w:ins w:id="1153"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20190BA0" w14:textId="77777777" w:rsidR="00E63094" w:rsidRPr="00C34334" w:rsidRDefault="00E63094" w:rsidP="00C2448B">
            <w:pPr>
              <w:spacing w:beforeLines="50" w:before="120" w:afterLines="50" w:after="120"/>
              <w:ind w:leftChars="50" w:left="105"/>
              <w:contextualSpacing/>
              <w:jc w:val="both"/>
              <w:rPr>
                <w:ins w:id="1154" w:author="He Han" w:date="2026-10-27T14:00:00Z"/>
                <w:rFonts w:ascii="Times New Roman" w:eastAsia="仿宋_GB2312" w:hAnsi="Times New Roman" w:cs="Times New Roman"/>
                <w:color w:val="auto"/>
                <w:sz w:val="18"/>
                <w:szCs w:val="18"/>
              </w:rPr>
              <w:pPrChange w:id="1155" w:author="He Han" w:date="2026-10-27T15:35:00Z">
                <w:pPr>
                  <w:spacing w:beforeLines="50" w:before="120" w:afterLines="50" w:after="120"/>
                  <w:ind w:leftChars="50" w:left="105"/>
                  <w:contextualSpacing/>
                  <w:jc w:val="both"/>
                </w:pPr>
              </w:pPrChange>
            </w:pPr>
            <w:ins w:id="1156"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47D0F486" w14:textId="77777777" w:rsidTr="002079CD">
        <w:trPr>
          <w:trHeight w:val="384"/>
          <w:ins w:id="115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2689087" w14:textId="77777777" w:rsidR="00E63094" w:rsidRPr="002079CD" w:rsidRDefault="00E63094" w:rsidP="002079CD">
            <w:pPr>
              <w:spacing w:beforeLines="50" w:before="120" w:afterLines="50" w:after="120"/>
              <w:contextualSpacing/>
              <w:jc w:val="center"/>
              <w:rPr>
                <w:ins w:id="1158" w:author="He Han" w:date="2026-10-27T14:00:00Z"/>
                <w:rFonts w:ascii="Times New Roman" w:eastAsia="仿宋_GB2312" w:hAnsi="Times New Roman" w:cs="Times New Roman"/>
                <w:sz w:val="18"/>
                <w:szCs w:val="18"/>
                <w:lang w:eastAsia="zh-CN"/>
              </w:rPr>
            </w:pPr>
            <w:ins w:id="1159" w:author="He Han" w:date="2026-10-27T14:00:00Z">
              <w:r w:rsidRPr="002079CD">
                <w:rPr>
                  <w:rFonts w:ascii="Times New Roman" w:eastAsia="仿宋_GB2312" w:hAnsi="Times New Roman" w:cs="Times New Roman"/>
                  <w:sz w:val="18"/>
                  <w:szCs w:val="18"/>
                  <w:lang w:eastAsia="zh-CN"/>
                </w:rPr>
                <w:t>43</w:t>
              </w:r>
            </w:ins>
          </w:p>
        </w:tc>
        <w:tc>
          <w:tcPr>
            <w:tcW w:w="610" w:type="pct"/>
            <w:tcBorders>
              <w:top w:val="single" w:sz="4" w:space="0" w:color="auto"/>
              <w:left w:val="single" w:sz="4" w:space="0" w:color="auto"/>
              <w:bottom w:val="single" w:sz="4" w:space="0" w:color="auto"/>
              <w:right w:val="single" w:sz="4" w:space="0" w:color="auto"/>
            </w:tcBorders>
            <w:vAlign w:val="center"/>
          </w:tcPr>
          <w:p w14:paraId="107D7645" w14:textId="77777777" w:rsidR="00E63094" w:rsidRPr="00C34334" w:rsidRDefault="00E63094" w:rsidP="002079CD">
            <w:pPr>
              <w:spacing w:beforeLines="50" w:before="120" w:afterLines="50" w:after="120"/>
              <w:contextualSpacing/>
              <w:jc w:val="center"/>
              <w:rPr>
                <w:ins w:id="1160" w:author="He Han" w:date="2026-10-27T14:00:00Z"/>
                <w:rFonts w:ascii="Times New Roman" w:eastAsia="仿宋_GB2312" w:hAnsi="Times New Roman" w:cs="Times New Roman"/>
                <w:color w:val="auto"/>
                <w:sz w:val="18"/>
                <w:szCs w:val="18"/>
                <w:lang w:eastAsia="zh-CN"/>
              </w:rPr>
            </w:pPr>
            <w:ins w:id="1161"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82EE5C5" w14:textId="77777777" w:rsidR="00E63094" w:rsidRPr="00C34334" w:rsidRDefault="00E63094" w:rsidP="00C2448B">
            <w:pPr>
              <w:widowControl w:val="0"/>
              <w:numPr>
                <w:ilvl w:val="0"/>
                <w:numId w:val="237"/>
              </w:numPr>
              <w:spacing w:beforeLines="50" w:before="120" w:afterLines="50" w:after="120"/>
              <w:ind w:leftChars="50" w:left="525"/>
              <w:contextualSpacing/>
              <w:jc w:val="both"/>
              <w:rPr>
                <w:ins w:id="1162" w:author="He Han" w:date="2026-10-27T14:00:00Z"/>
                <w:rFonts w:ascii="Times New Roman" w:eastAsia="仿宋_GB2312" w:hAnsi="Times New Roman" w:cs="Times New Roman"/>
                <w:color w:val="auto"/>
                <w:sz w:val="18"/>
                <w:szCs w:val="18"/>
              </w:rPr>
              <w:pPrChange w:id="1163" w:author="He Han" w:date="2026-10-27T15:35:00Z">
                <w:pPr>
                  <w:widowControl w:val="0"/>
                  <w:numPr>
                    <w:numId w:val="237"/>
                  </w:numPr>
                  <w:spacing w:beforeLines="50" w:before="120" w:afterLines="50" w:after="120"/>
                  <w:ind w:leftChars="50" w:left="525" w:hanging="420"/>
                  <w:contextualSpacing/>
                  <w:jc w:val="both"/>
                </w:pPr>
              </w:pPrChange>
            </w:pPr>
            <w:ins w:id="1164"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7A3192F3" w14:textId="77777777" w:rsidR="00E63094" w:rsidRPr="00C34334" w:rsidRDefault="00E63094" w:rsidP="00C2448B">
            <w:pPr>
              <w:widowControl w:val="0"/>
              <w:numPr>
                <w:ilvl w:val="0"/>
                <w:numId w:val="237"/>
              </w:numPr>
              <w:spacing w:beforeLines="50" w:before="120" w:afterLines="50" w:after="120"/>
              <w:ind w:leftChars="50" w:left="525"/>
              <w:contextualSpacing/>
              <w:jc w:val="both"/>
              <w:rPr>
                <w:ins w:id="1165" w:author="He Han" w:date="2026-10-27T14:00:00Z"/>
                <w:rFonts w:ascii="Times New Roman" w:eastAsia="仿宋_GB2312" w:hAnsi="Times New Roman" w:cs="Times New Roman"/>
                <w:color w:val="auto"/>
                <w:sz w:val="18"/>
                <w:szCs w:val="18"/>
              </w:rPr>
              <w:pPrChange w:id="1166" w:author="He Han" w:date="2026-10-27T15:35:00Z">
                <w:pPr>
                  <w:widowControl w:val="0"/>
                  <w:numPr>
                    <w:numId w:val="237"/>
                  </w:numPr>
                  <w:spacing w:beforeLines="50" w:before="120" w:afterLines="50" w:after="120"/>
                  <w:ind w:leftChars="50" w:left="525" w:hanging="420"/>
                  <w:contextualSpacing/>
                  <w:jc w:val="both"/>
                </w:pPr>
              </w:pPrChange>
            </w:pPr>
            <w:ins w:id="1167"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5ADF730E" w14:textId="77777777" w:rsidR="00E63094" w:rsidRPr="00C34334" w:rsidRDefault="00E63094" w:rsidP="00C2448B">
            <w:pPr>
              <w:widowControl w:val="0"/>
              <w:numPr>
                <w:ilvl w:val="0"/>
                <w:numId w:val="237"/>
              </w:numPr>
              <w:spacing w:beforeLines="50" w:before="120" w:afterLines="50" w:after="120"/>
              <w:ind w:leftChars="50" w:left="525"/>
              <w:contextualSpacing/>
              <w:jc w:val="both"/>
              <w:rPr>
                <w:ins w:id="1168" w:author="He Han" w:date="2026-10-27T14:00:00Z"/>
                <w:rFonts w:ascii="Times New Roman" w:eastAsia="仿宋_GB2312" w:hAnsi="Times New Roman" w:cs="Times New Roman"/>
                <w:color w:val="auto"/>
                <w:sz w:val="18"/>
                <w:szCs w:val="18"/>
              </w:rPr>
              <w:pPrChange w:id="1169" w:author="He Han" w:date="2026-10-27T15:35:00Z">
                <w:pPr>
                  <w:widowControl w:val="0"/>
                  <w:numPr>
                    <w:numId w:val="237"/>
                  </w:numPr>
                  <w:spacing w:beforeLines="50" w:before="120" w:afterLines="50" w:after="120"/>
                  <w:ind w:leftChars="50" w:left="525" w:hanging="420"/>
                  <w:contextualSpacing/>
                  <w:jc w:val="both"/>
                </w:pPr>
              </w:pPrChange>
            </w:pPr>
            <w:ins w:id="1170"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494DC6D0" w14:textId="77777777" w:rsidR="00E63094" w:rsidRPr="00C34334" w:rsidRDefault="00E63094" w:rsidP="00C2448B">
            <w:pPr>
              <w:spacing w:beforeLines="50" w:before="120" w:afterLines="50" w:after="120"/>
              <w:ind w:leftChars="50" w:left="105"/>
              <w:contextualSpacing/>
              <w:jc w:val="both"/>
              <w:rPr>
                <w:ins w:id="1171" w:author="He Han" w:date="2026-10-27T14:00:00Z"/>
                <w:rFonts w:ascii="Times New Roman" w:eastAsia="仿宋_GB2312" w:hAnsi="Times New Roman" w:cs="Times New Roman"/>
                <w:color w:val="auto"/>
                <w:sz w:val="18"/>
                <w:szCs w:val="18"/>
              </w:rPr>
              <w:pPrChange w:id="1172" w:author="He Han" w:date="2026-10-27T15:35:00Z">
                <w:pPr>
                  <w:spacing w:beforeLines="50" w:before="120" w:afterLines="50" w:after="120"/>
                  <w:ind w:leftChars="50" w:left="105"/>
                  <w:contextualSpacing/>
                  <w:jc w:val="both"/>
                </w:pPr>
              </w:pPrChange>
            </w:pPr>
            <w:ins w:id="1173"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33B8BFB2" w14:textId="77777777" w:rsidTr="002079CD">
        <w:trPr>
          <w:trHeight w:val="384"/>
          <w:ins w:id="117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641A627" w14:textId="77777777" w:rsidR="00E63094" w:rsidRPr="002079CD" w:rsidRDefault="00E63094" w:rsidP="002079CD">
            <w:pPr>
              <w:spacing w:beforeLines="50" w:before="120" w:afterLines="50" w:after="120"/>
              <w:contextualSpacing/>
              <w:jc w:val="center"/>
              <w:rPr>
                <w:ins w:id="1175" w:author="He Han" w:date="2026-10-27T14:00:00Z"/>
                <w:rFonts w:ascii="Times New Roman" w:eastAsia="仿宋_GB2312" w:hAnsi="Times New Roman" w:cs="Times New Roman"/>
                <w:sz w:val="18"/>
                <w:szCs w:val="18"/>
                <w:lang w:eastAsia="zh-CN"/>
              </w:rPr>
            </w:pPr>
            <w:ins w:id="1176" w:author="He Han" w:date="2026-10-27T14:00:00Z">
              <w:r w:rsidRPr="002079CD">
                <w:rPr>
                  <w:rFonts w:ascii="Times New Roman" w:eastAsia="仿宋_GB2312" w:hAnsi="Times New Roman" w:cs="Times New Roman"/>
                  <w:sz w:val="18"/>
                  <w:szCs w:val="18"/>
                  <w:lang w:eastAsia="zh-CN"/>
                </w:rPr>
                <w:t>44</w:t>
              </w:r>
            </w:ins>
          </w:p>
        </w:tc>
        <w:tc>
          <w:tcPr>
            <w:tcW w:w="610" w:type="pct"/>
            <w:tcBorders>
              <w:top w:val="single" w:sz="4" w:space="0" w:color="auto"/>
              <w:left w:val="single" w:sz="4" w:space="0" w:color="auto"/>
              <w:bottom w:val="single" w:sz="4" w:space="0" w:color="auto"/>
              <w:right w:val="single" w:sz="4" w:space="0" w:color="auto"/>
            </w:tcBorders>
            <w:vAlign w:val="center"/>
          </w:tcPr>
          <w:p w14:paraId="0F8FE81C" w14:textId="77777777" w:rsidR="00E63094" w:rsidRPr="00C34334" w:rsidRDefault="00E63094" w:rsidP="002079CD">
            <w:pPr>
              <w:spacing w:beforeLines="50" w:before="120" w:afterLines="50" w:after="120"/>
              <w:contextualSpacing/>
              <w:jc w:val="center"/>
              <w:rPr>
                <w:ins w:id="1177" w:author="He Han" w:date="2026-10-27T14:00:00Z"/>
                <w:rFonts w:ascii="Times New Roman" w:eastAsia="仿宋_GB2312" w:hAnsi="Times New Roman" w:cs="Times New Roman"/>
                <w:color w:val="auto"/>
                <w:sz w:val="18"/>
                <w:szCs w:val="18"/>
                <w:lang w:eastAsia="zh-CN"/>
              </w:rPr>
            </w:pPr>
            <w:ins w:id="1178"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1EC827A8" w14:textId="77777777" w:rsidR="00E63094" w:rsidRPr="00C34334" w:rsidRDefault="00E63094" w:rsidP="00C2448B">
            <w:pPr>
              <w:widowControl w:val="0"/>
              <w:numPr>
                <w:ilvl w:val="0"/>
                <w:numId w:val="238"/>
              </w:numPr>
              <w:spacing w:beforeLines="50" w:before="120" w:afterLines="50" w:after="120"/>
              <w:ind w:leftChars="50" w:left="525"/>
              <w:contextualSpacing/>
              <w:jc w:val="both"/>
              <w:rPr>
                <w:ins w:id="1179" w:author="He Han" w:date="2026-10-27T14:00:00Z"/>
                <w:rFonts w:ascii="Times New Roman" w:eastAsia="仿宋_GB2312" w:hAnsi="Times New Roman" w:cs="Times New Roman"/>
                <w:color w:val="auto"/>
                <w:sz w:val="18"/>
                <w:szCs w:val="18"/>
              </w:rPr>
              <w:pPrChange w:id="1180" w:author="He Han" w:date="2026-10-27T15:35:00Z">
                <w:pPr>
                  <w:widowControl w:val="0"/>
                  <w:numPr>
                    <w:numId w:val="238"/>
                  </w:numPr>
                  <w:spacing w:beforeLines="50" w:before="120" w:afterLines="50" w:after="120"/>
                  <w:ind w:leftChars="50" w:left="525" w:hanging="420"/>
                  <w:contextualSpacing/>
                  <w:jc w:val="both"/>
                </w:pPr>
              </w:pPrChange>
            </w:pPr>
            <w:ins w:id="1181"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7FA61552" w14:textId="77777777" w:rsidR="00E63094" w:rsidRPr="00C34334" w:rsidRDefault="00E63094" w:rsidP="00C2448B">
            <w:pPr>
              <w:widowControl w:val="0"/>
              <w:numPr>
                <w:ilvl w:val="0"/>
                <w:numId w:val="238"/>
              </w:numPr>
              <w:spacing w:beforeLines="50" w:before="120" w:afterLines="50" w:after="120"/>
              <w:ind w:leftChars="50" w:left="525"/>
              <w:contextualSpacing/>
              <w:jc w:val="both"/>
              <w:rPr>
                <w:ins w:id="1182" w:author="He Han" w:date="2026-10-27T14:00:00Z"/>
                <w:rFonts w:ascii="Times New Roman" w:eastAsia="仿宋_GB2312" w:hAnsi="Times New Roman" w:cs="Times New Roman"/>
                <w:color w:val="auto"/>
                <w:sz w:val="18"/>
                <w:szCs w:val="18"/>
              </w:rPr>
              <w:pPrChange w:id="1183" w:author="He Han" w:date="2026-10-27T15:35:00Z">
                <w:pPr>
                  <w:widowControl w:val="0"/>
                  <w:numPr>
                    <w:numId w:val="238"/>
                  </w:numPr>
                  <w:spacing w:beforeLines="50" w:before="120" w:afterLines="50" w:after="120"/>
                  <w:ind w:leftChars="50" w:left="525" w:hanging="420"/>
                  <w:contextualSpacing/>
                  <w:jc w:val="both"/>
                </w:pPr>
              </w:pPrChange>
            </w:pPr>
            <w:ins w:id="1184" w:author="He Han" w:date="2026-10-27T14:00:00Z">
              <w:r w:rsidRPr="00C34334">
                <w:rPr>
                  <w:rFonts w:ascii="Times New Roman" w:eastAsia="仿宋_GB2312" w:hAnsi="Times New Roman" w:cs="Times New Roman"/>
                  <w:color w:val="auto"/>
                  <w:sz w:val="18"/>
                  <w:szCs w:val="18"/>
                </w:rPr>
                <w:t xml:space="preserve">Bubble with nitrogen for 5 ± 2 min, then start the agitator. </w:t>
              </w:r>
            </w:ins>
          </w:p>
          <w:p w14:paraId="218CDAF5" w14:textId="77777777" w:rsidR="00E63094" w:rsidRPr="00C34334" w:rsidRDefault="00E63094" w:rsidP="00C2448B">
            <w:pPr>
              <w:widowControl w:val="0"/>
              <w:numPr>
                <w:ilvl w:val="0"/>
                <w:numId w:val="238"/>
              </w:numPr>
              <w:spacing w:beforeLines="50" w:before="120" w:afterLines="50" w:after="120"/>
              <w:ind w:leftChars="50" w:left="525"/>
              <w:contextualSpacing/>
              <w:jc w:val="both"/>
              <w:rPr>
                <w:ins w:id="1185" w:author="He Han" w:date="2026-10-27T14:00:00Z"/>
                <w:rFonts w:ascii="Times New Roman" w:eastAsia="仿宋_GB2312" w:hAnsi="Times New Roman" w:cs="Times New Roman"/>
                <w:color w:val="auto"/>
                <w:sz w:val="18"/>
                <w:szCs w:val="18"/>
              </w:rPr>
              <w:pPrChange w:id="1186" w:author="He Han" w:date="2026-10-27T15:35:00Z">
                <w:pPr>
                  <w:widowControl w:val="0"/>
                  <w:numPr>
                    <w:numId w:val="238"/>
                  </w:numPr>
                  <w:spacing w:beforeLines="50" w:before="120" w:afterLines="50" w:after="120"/>
                  <w:ind w:leftChars="50" w:left="525" w:hanging="420"/>
                  <w:contextualSpacing/>
                  <w:jc w:val="both"/>
                </w:pPr>
              </w:pPrChange>
            </w:pPr>
            <w:ins w:id="1187" w:author="He Han" w:date="2026-10-27T14:00:00Z">
              <w:r w:rsidRPr="00C34334">
                <w:rPr>
                  <w:rFonts w:ascii="Times New Roman" w:eastAsia="仿宋_GB2312" w:hAnsi="Times New Roman" w:cs="Times New Roman"/>
                  <w:color w:val="auto"/>
                  <w:sz w:val="18"/>
                  <w:szCs w:val="18"/>
                </w:rPr>
                <w:t xml:space="preserve">Adjust to 25.0 ± 5.0 °C (target: 25.0 °C). And stir for 110 -130 min (target: 2 h) at 25.0 ± 5.0 °C (target: 25.0 °C). Stop stirring, turn off the nitrogen. Drain until there is no obvious drip. </w:t>
              </w:r>
            </w:ins>
          </w:p>
        </w:tc>
      </w:tr>
      <w:tr w:rsidR="00E63094" w:rsidRPr="00C34334" w14:paraId="4FA6725B" w14:textId="77777777" w:rsidTr="002079CD">
        <w:trPr>
          <w:trHeight w:val="384"/>
          <w:ins w:id="118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19EEF92" w14:textId="77777777" w:rsidR="00E63094" w:rsidRPr="002079CD" w:rsidRDefault="00E63094" w:rsidP="002079CD">
            <w:pPr>
              <w:spacing w:beforeLines="50" w:before="120" w:afterLines="50" w:after="120"/>
              <w:contextualSpacing/>
              <w:jc w:val="center"/>
              <w:rPr>
                <w:ins w:id="1189" w:author="He Han" w:date="2026-10-27T14:00:00Z"/>
                <w:rFonts w:ascii="Times New Roman" w:eastAsia="仿宋_GB2312" w:hAnsi="Times New Roman" w:cs="Times New Roman"/>
                <w:sz w:val="18"/>
                <w:szCs w:val="18"/>
                <w:lang w:eastAsia="zh-CN"/>
              </w:rPr>
            </w:pPr>
            <w:ins w:id="1190" w:author="He Han" w:date="2026-10-27T14:00:00Z">
              <w:r w:rsidRPr="002079CD">
                <w:rPr>
                  <w:rFonts w:ascii="Times New Roman" w:eastAsia="仿宋_GB2312" w:hAnsi="Times New Roman" w:cs="Times New Roman"/>
                  <w:sz w:val="18"/>
                  <w:szCs w:val="18"/>
                  <w:lang w:eastAsia="zh-CN"/>
                </w:rPr>
                <w:t>45</w:t>
              </w:r>
            </w:ins>
          </w:p>
        </w:tc>
        <w:tc>
          <w:tcPr>
            <w:tcW w:w="610" w:type="pct"/>
            <w:tcBorders>
              <w:top w:val="single" w:sz="4" w:space="0" w:color="auto"/>
              <w:left w:val="single" w:sz="4" w:space="0" w:color="auto"/>
              <w:bottom w:val="single" w:sz="4" w:space="0" w:color="auto"/>
              <w:right w:val="single" w:sz="4" w:space="0" w:color="auto"/>
            </w:tcBorders>
            <w:vAlign w:val="center"/>
          </w:tcPr>
          <w:p w14:paraId="5959A10F" w14:textId="77777777" w:rsidR="00E63094" w:rsidRPr="00C34334" w:rsidRDefault="00E63094" w:rsidP="002079CD">
            <w:pPr>
              <w:spacing w:beforeLines="50" w:before="120" w:afterLines="50" w:after="120"/>
              <w:contextualSpacing/>
              <w:jc w:val="center"/>
              <w:rPr>
                <w:ins w:id="1191" w:author="He Han" w:date="2026-10-27T14:00:00Z"/>
                <w:rFonts w:ascii="Times New Roman" w:eastAsia="仿宋_GB2312" w:hAnsi="Times New Roman" w:cs="Times New Roman"/>
                <w:color w:val="auto"/>
                <w:sz w:val="18"/>
                <w:szCs w:val="18"/>
                <w:lang w:eastAsia="zh-CN"/>
              </w:rPr>
            </w:pPr>
            <w:ins w:id="1192"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5E84A14D" w14:textId="77777777" w:rsidR="00E63094" w:rsidRPr="00C34334" w:rsidRDefault="00E63094" w:rsidP="00C2448B">
            <w:pPr>
              <w:widowControl w:val="0"/>
              <w:numPr>
                <w:ilvl w:val="0"/>
                <w:numId w:val="239"/>
              </w:numPr>
              <w:spacing w:beforeLines="50" w:before="120" w:afterLines="50" w:after="120"/>
              <w:ind w:leftChars="50" w:left="525"/>
              <w:contextualSpacing/>
              <w:jc w:val="both"/>
              <w:rPr>
                <w:ins w:id="1193" w:author="He Han" w:date="2026-10-27T14:00:00Z"/>
                <w:rFonts w:ascii="Times New Roman" w:eastAsia="仿宋_GB2312" w:hAnsi="Times New Roman" w:cs="Times New Roman"/>
                <w:color w:val="auto"/>
                <w:sz w:val="18"/>
                <w:szCs w:val="18"/>
              </w:rPr>
              <w:pPrChange w:id="1194" w:author="He Han" w:date="2026-10-27T15:35:00Z">
                <w:pPr>
                  <w:widowControl w:val="0"/>
                  <w:numPr>
                    <w:numId w:val="239"/>
                  </w:numPr>
                  <w:spacing w:beforeLines="50" w:before="120" w:afterLines="50" w:after="120"/>
                  <w:ind w:leftChars="50" w:left="525" w:hanging="420"/>
                  <w:contextualSpacing/>
                  <w:jc w:val="both"/>
                </w:pPr>
              </w:pPrChange>
            </w:pPr>
            <w:ins w:id="1195"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212CF38C" w14:textId="77777777" w:rsidR="00E63094" w:rsidRPr="00C34334" w:rsidRDefault="00E63094" w:rsidP="00C2448B">
            <w:pPr>
              <w:widowControl w:val="0"/>
              <w:numPr>
                <w:ilvl w:val="0"/>
                <w:numId w:val="239"/>
              </w:numPr>
              <w:spacing w:beforeLines="50" w:before="120" w:afterLines="50" w:after="120"/>
              <w:ind w:leftChars="50" w:left="525"/>
              <w:contextualSpacing/>
              <w:jc w:val="both"/>
              <w:rPr>
                <w:ins w:id="1196" w:author="He Han" w:date="2026-10-27T14:00:00Z"/>
                <w:rFonts w:ascii="Times New Roman" w:eastAsia="仿宋_GB2312" w:hAnsi="Times New Roman" w:cs="Times New Roman"/>
                <w:color w:val="auto"/>
                <w:sz w:val="18"/>
                <w:szCs w:val="18"/>
              </w:rPr>
              <w:pPrChange w:id="1197" w:author="He Han" w:date="2026-10-27T15:35:00Z">
                <w:pPr>
                  <w:widowControl w:val="0"/>
                  <w:numPr>
                    <w:numId w:val="239"/>
                  </w:numPr>
                  <w:spacing w:beforeLines="50" w:before="120" w:afterLines="50" w:after="120"/>
                  <w:ind w:leftChars="50" w:left="525" w:hanging="420"/>
                  <w:contextualSpacing/>
                  <w:jc w:val="both"/>
                </w:pPr>
              </w:pPrChange>
            </w:pPr>
            <w:ins w:id="1198"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5487FCE7" w14:textId="77777777" w:rsidR="00E63094" w:rsidRPr="00C34334" w:rsidRDefault="00E63094" w:rsidP="00C2448B">
            <w:pPr>
              <w:widowControl w:val="0"/>
              <w:numPr>
                <w:ilvl w:val="0"/>
                <w:numId w:val="239"/>
              </w:numPr>
              <w:spacing w:beforeLines="50" w:before="120" w:afterLines="50" w:after="120"/>
              <w:ind w:leftChars="50" w:left="525"/>
              <w:contextualSpacing/>
              <w:jc w:val="both"/>
              <w:rPr>
                <w:ins w:id="1199" w:author="He Han" w:date="2026-10-27T14:00:00Z"/>
                <w:rFonts w:ascii="Times New Roman" w:eastAsia="仿宋_GB2312" w:hAnsi="Times New Roman" w:cs="Times New Roman"/>
                <w:color w:val="auto"/>
                <w:sz w:val="18"/>
                <w:szCs w:val="18"/>
              </w:rPr>
              <w:pPrChange w:id="1200" w:author="He Han" w:date="2026-10-27T15:35:00Z">
                <w:pPr>
                  <w:widowControl w:val="0"/>
                  <w:numPr>
                    <w:numId w:val="239"/>
                  </w:numPr>
                  <w:spacing w:beforeLines="50" w:before="120" w:afterLines="50" w:after="120"/>
                  <w:ind w:leftChars="50" w:left="525" w:hanging="420"/>
                  <w:contextualSpacing/>
                  <w:jc w:val="both"/>
                </w:pPr>
              </w:pPrChange>
            </w:pPr>
            <w:ins w:id="1201"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7FFE08D9" w14:textId="77777777" w:rsidR="00E63094" w:rsidRPr="00C34334" w:rsidRDefault="00E63094" w:rsidP="00C2448B">
            <w:pPr>
              <w:spacing w:beforeLines="50" w:before="120" w:afterLines="50" w:after="120"/>
              <w:ind w:leftChars="50" w:left="105"/>
              <w:contextualSpacing/>
              <w:jc w:val="both"/>
              <w:rPr>
                <w:ins w:id="1202" w:author="He Han" w:date="2026-10-27T14:00:00Z"/>
                <w:rFonts w:ascii="Times New Roman" w:eastAsia="仿宋_GB2312" w:hAnsi="Times New Roman" w:cs="Times New Roman"/>
                <w:color w:val="auto"/>
                <w:sz w:val="18"/>
                <w:szCs w:val="18"/>
              </w:rPr>
              <w:pPrChange w:id="1203" w:author="He Han" w:date="2026-10-27T15:35:00Z">
                <w:pPr>
                  <w:spacing w:beforeLines="50" w:before="120" w:afterLines="50" w:after="120"/>
                  <w:ind w:leftChars="50" w:left="105"/>
                  <w:contextualSpacing/>
                  <w:jc w:val="both"/>
                </w:pPr>
              </w:pPrChange>
            </w:pPr>
            <w:ins w:id="1204"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30E5CEFB" w14:textId="77777777" w:rsidTr="002079CD">
        <w:trPr>
          <w:trHeight w:val="384"/>
          <w:ins w:id="120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F7DDAE9" w14:textId="77777777" w:rsidR="00E63094" w:rsidRPr="002079CD" w:rsidRDefault="00E63094" w:rsidP="002079CD">
            <w:pPr>
              <w:spacing w:beforeLines="50" w:before="120" w:afterLines="50" w:after="120"/>
              <w:contextualSpacing/>
              <w:jc w:val="center"/>
              <w:rPr>
                <w:ins w:id="1206" w:author="He Han" w:date="2026-10-27T14:00:00Z"/>
                <w:rFonts w:ascii="Times New Roman" w:eastAsia="仿宋_GB2312" w:hAnsi="Times New Roman" w:cs="Times New Roman"/>
                <w:sz w:val="18"/>
                <w:szCs w:val="18"/>
                <w:lang w:eastAsia="zh-CN"/>
              </w:rPr>
            </w:pPr>
            <w:ins w:id="1207" w:author="He Han" w:date="2026-10-27T14:00:00Z">
              <w:r w:rsidRPr="002079CD">
                <w:rPr>
                  <w:rFonts w:ascii="Times New Roman" w:eastAsia="仿宋_GB2312" w:hAnsi="Times New Roman" w:cs="Times New Roman"/>
                  <w:sz w:val="18"/>
                  <w:szCs w:val="18"/>
                  <w:lang w:eastAsia="zh-CN"/>
                </w:rPr>
                <w:t>46</w:t>
              </w:r>
            </w:ins>
          </w:p>
        </w:tc>
        <w:tc>
          <w:tcPr>
            <w:tcW w:w="610" w:type="pct"/>
            <w:tcBorders>
              <w:top w:val="single" w:sz="4" w:space="0" w:color="auto"/>
              <w:left w:val="single" w:sz="4" w:space="0" w:color="auto"/>
              <w:bottom w:val="single" w:sz="4" w:space="0" w:color="auto"/>
              <w:right w:val="single" w:sz="4" w:space="0" w:color="auto"/>
            </w:tcBorders>
            <w:vAlign w:val="center"/>
          </w:tcPr>
          <w:p w14:paraId="5A43EBEB" w14:textId="77777777" w:rsidR="00E63094" w:rsidRPr="00C34334" w:rsidRDefault="00E63094" w:rsidP="002079CD">
            <w:pPr>
              <w:spacing w:beforeLines="50" w:before="120" w:afterLines="50" w:after="120"/>
              <w:contextualSpacing/>
              <w:jc w:val="center"/>
              <w:rPr>
                <w:ins w:id="1208" w:author="He Han" w:date="2026-10-27T14:00:00Z"/>
                <w:rFonts w:ascii="Times New Roman" w:eastAsia="仿宋_GB2312" w:hAnsi="Times New Roman" w:cs="Times New Roman"/>
                <w:color w:val="auto"/>
                <w:sz w:val="18"/>
                <w:szCs w:val="18"/>
                <w:lang w:eastAsia="zh-CN"/>
              </w:rPr>
            </w:pPr>
            <w:ins w:id="1209"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7ABE76F3" w14:textId="77777777" w:rsidR="00E63094" w:rsidRPr="00C34334" w:rsidRDefault="00E63094" w:rsidP="00C2448B">
            <w:pPr>
              <w:widowControl w:val="0"/>
              <w:numPr>
                <w:ilvl w:val="0"/>
                <w:numId w:val="240"/>
              </w:numPr>
              <w:spacing w:beforeLines="50" w:before="120" w:afterLines="50" w:after="120"/>
              <w:ind w:leftChars="50" w:left="525"/>
              <w:contextualSpacing/>
              <w:jc w:val="both"/>
              <w:rPr>
                <w:ins w:id="1210" w:author="He Han" w:date="2026-10-27T14:00:00Z"/>
                <w:rFonts w:ascii="Times New Roman" w:eastAsia="仿宋_GB2312" w:hAnsi="Times New Roman" w:cs="Times New Roman"/>
                <w:color w:val="auto"/>
                <w:sz w:val="18"/>
                <w:szCs w:val="18"/>
              </w:rPr>
              <w:pPrChange w:id="1211" w:author="He Han" w:date="2026-10-27T15:35:00Z">
                <w:pPr>
                  <w:widowControl w:val="0"/>
                  <w:numPr>
                    <w:numId w:val="240"/>
                  </w:numPr>
                  <w:spacing w:beforeLines="50" w:before="120" w:afterLines="50" w:after="120"/>
                  <w:ind w:leftChars="50" w:left="525" w:hanging="420"/>
                  <w:contextualSpacing/>
                  <w:jc w:val="both"/>
                </w:pPr>
              </w:pPrChange>
            </w:pPr>
            <w:ins w:id="1212" w:author="He Han" w:date="2026-10-27T14:00:00Z">
              <w:r w:rsidRPr="00C34334">
                <w:rPr>
                  <w:rFonts w:ascii="Times New Roman" w:eastAsia="仿宋_GB2312" w:hAnsi="Times New Roman" w:cs="Times New Roman"/>
                  <w:color w:val="auto"/>
                  <w:sz w:val="18"/>
                  <w:szCs w:val="18"/>
                </w:rPr>
                <w:t xml:space="preserve">Add DMF (12.0 V, 11.38 kg/kg) into TJ4S-1213-Sy15. </w:t>
              </w:r>
            </w:ins>
          </w:p>
          <w:p w14:paraId="77E64DA6" w14:textId="77777777" w:rsidR="00E63094" w:rsidRPr="00C34334" w:rsidRDefault="00E63094" w:rsidP="00C2448B">
            <w:pPr>
              <w:widowControl w:val="0"/>
              <w:numPr>
                <w:ilvl w:val="0"/>
                <w:numId w:val="240"/>
              </w:numPr>
              <w:spacing w:beforeLines="50" w:before="120" w:afterLines="50" w:after="120"/>
              <w:ind w:leftChars="50" w:left="525"/>
              <w:contextualSpacing/>
              <w:jc w:val="both"/>
              <w:rPr>
                <w:ins w:id="1213" w:author="He Han" w:date="2026-10-27T14:00:00Z"/>
                <w:rFonts w:ascii="Times New Roman" w:eastAsia="仿宋_GB2312" w:hAnsi="Times New Roman" w:cs="Times New Roman"/>
                <w:color w:val="auto"/>
                <w:sz w:val="18"/>
                <w:szCs w:val="18"/>
              </w:rPr>
              <w:pPrChange w:id="1214" w:author="He Han" w:date="2026-10-27T15:35:00Z">
                <w:pPr>
                  <w:widowControl w:val="0"/>
                  <w:numPr>
                    <w:numId w:val="240"/>
                  </w:numPr>
                  <w:spacing w:beforeLines="50" w:before="120" w:afterLines="50" w:after="120"/>
                  <w:ind w:leftChars="50" w:left="525" w:hanging="420"/>
                  <w:contextualSpacing/>
                  <w:jc w:val="both"/>
                </w:pPr>
              </w:pPrChange>
            </w:pPr>
            <w:ins w:id="1215"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593DBF6E" w14:textId="77777777" w:rsidR="00E63094" w:rsidRPr="00C34334" w:rsidRDefault="00E63094" w:rsidP="00C2448B">
            <w:pPr>
              <w:spacing w:beforeLines="50" w:before="120" w:afterLines="50" w:after="120"/>
              <w:ind w:leftChars="50" w:left="105"/>
              <w:contextualSpacing/>
              <w:jc w:val="both"/>
              <w:rPr>
                <w:ins w:id="1216" w:author="He Han" w:date="2026-10-27T14:00:00Z"/>
                <w:rFonts w:ascii="Times New Roman" w:eastAsia="仿宋_GB2312" w:hAnsi="Times New Roman" w:cs="Times New Roman"/>
                <w:color w:val="auto"/>
                <w:sz w:val="18"/>
                <w:szCs w:val="18"/>
              </w:rPr>
              <w:pPrChange w:id="1217" w:author="He Han" w:date="2026-10-27T15:35:00Z">
                <w:pPr>
                  <w:spacing w:beforeLines="50" w:before="120" w:afterLines="50" w:after="120"/>
                  <w:ind w:leftChars="50" w:left="105"/>
                  <w:contextualSpacing/>
                  <w:jc w:val="both"/>
                </w:pPr>
              </w:pPrChange>
            </w:pPr>
            <w:ins w:id="1218"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550ECB81" w14:textId="77777777" w:rsidTr="002079CD">
        <w:trPr>
          <w:trHeight w:val="384"/>
          <w:ins w:id="121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B423BDC" w14:textId="77777777" w:rsidR="00E63094" w:rsidRPr="002079CD" w:rsidRDefault="00E63094" w:rsidP="002079CD">
            <w:pPr>
              <w:spacing w:beforeLines="50" w:before="120" w:afterLines="50" w:after="120"/>
              <w:contextualSpacing/>
              <w:jc w:val="center"/>
              <w:rPr>
                <w:ins w:id="1220" w:author="He Han" w:date="2026-10-27T14:00:00Z"/>
                <w:rFonts w:ascii="Times New Roman" w:eastAsia="仿宋_GB2312" w:hAnsi="Times New Roman" w:cs="Times New Roman"/>
                <w:sz w:val="18"/>
                <w:szCs w:val="18"/>
                <w:lang w:eastAsia="zh-CN"/>
              </w:rPr>
            </w:pPr>
            <w:ins w:id="1221" w:author="He Han" w:date="2026-10-27T14:00:00Z">
              <w:r w:rsidRPr="002079CD">
                <w:rPr>
                  <w:rFonts w:ascii="Times New Roman" w:eastAsia="仿宋_GB2312" w:hAnsi="Times New Roman" w:cs="Times New Roman"/>
                  <w:sz w:val="18"/>
                  <w:szCs w:val="18"/>
                  <w:lang w:eastAsia="zh-CN"/>
                </w:rPr>
                <w:t>47</w:t>
              </w:r>
            </w:ins>
          </w:p>
        </w:tc>
        <w:tc>
          <w:tcPr>
            <w:tcW w:w="610" w:type="pct"/>
            <w:tcBorders>
              <w:top w:val="single" w:sz="4" w:space="0" w:color="auto"/>
              <w:left w:val="single" w:sz="4" w:space="0" w:color="auto"/>
              <w:bottom w:val="single" w:sz="4" w:space="0" w:color="auto"/>
              <w:right w:val="single" w:sz="4" w:space="0" w:color="auto"/>
            </w:tcBorders>
            <w:vAlign w:val="center"/>
          </w:tcPr>
          <w:p w14:paraId="36FF6E78" w14:textId="77777777" w:rsidR="00E63094" w:rsidRPr="00C34334" w:rsidRDefault="00E63094" w:rsidP="002079CD">
            <w:pPr>
              <w:spacing w:beforeLines="50" w:before="120" w:afterLines="50" w:after="120"/>
              <w:contextualSpacing/>
              <w:jc w:val="center"/>
              <w:rPr>
                <w:ins w:id="1222" w:author="He Han" w:date="2026-10-27T14:00:00Z"/>
                <w:rFonts w:ascii="Times New Roman" w:eastAsia="仿宋_GB2312" w:hAnsi="Times New Roman" w:cs="Times New Roman"/>
                <w:color w:val="auto"/>
                <w:sz w:val="18"/>
                <w:szCs w:val="18"/>
                <w:lang w:eastAsia="zh-CN"/>
              </w:rPr>
            </w:pPr>
            <w:proofErr w:type="spellStart"/>
            <w:ins w:id="1223"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Arg</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Pbf</w:t>
              </w:r>
              <w:proofErr w:type="spellEnd"/>
              <w:r w:rsidRPr="00C34334">
                <w:rPr>
                  <w:rFonts w:ascii="Times New Roman" w:eastAsia="仿宋_GB2312" w:hAnsi="Times New Roman" w:cs="Times New Roman"/>
                  <w:color w:val="auto"/>
                  <w:sz w:val="18"/>
                  <w:szCs w:val="18"/>
                  <w:lang w:eastAsia="zh-CN"/>
                </w:rPr>
                <w:t>)-OH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003DBBB4" w14:textId="77777777" w:rsidR="00E63094" w:rsidRPr="00C34334" w:rsidRDefault="00E63094" w:rsidP="00C2448B">
            <w:pPr>
              <w:widowControl w:val="0"/>
              <w:numPr>
                <w:ilvl w:val="0"/>
                <w:numId w:val="241"/>
              </w:numPr>
              <w:spacing w:beforeLines="50" w:before="120" w:afterLines="50" w:after="120"/>
              <w:ind w:leftChars="50" w:left="525"/>
              <w:contextualSpacing/>
              <w:jc w:val="both"/>
              <w:rPr>
                <w:ins w:id="1224" w:author="He Han" w:date="2026-10-27T14:00:00Z"/>
                <w:rFonts w:ascii="Times New Roman" w:eastAsia="仿宋_GB2312" w:hAnsi="Times New Roman" w:cs="Times New Roman"/>
                <w:color w:val="auto"/>
                <w:sz w:val="18"/>
                <w:szCs w:val="18"/>
              </w:rPr>
              <w:pPrChange w:id="1225" w:author="He Han" w:date="2026-10-27T15:35:00Z">
                <w:pPr>
                  <w:widowControl w:val="0"/>
                  <w:numPr>
                    <w:numId w:val="241"/>
                  </w:numPr>
                  <w:spacing w:beforeLines="50" w:before="120" w:afterLines="50" w:after="120"/>
                  <w:ind w:leftChars="50" w:left="525" w:hanging="420"/>
                  <w:contextualSpacing/>
                  <w:jc w:val="both"/>
                </w:pPr>
              </w:pPrChange>
            </w:pPr>
            <w:ins w:id="1226"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5B568E27" w14:textId="77777777" w:rsidR="00E63094" w:rsidRPr="00C34334" w:rsidRDefault="00E63094" w:rsidP="00C2448B">
            <w:pPr>
              <w:widowControl w:val="0"/>
              <w:numPr>
                <w:ilvl w:val="0"/>
                <w:numId w:val="241"/>
              </w:numPr>
              <w:spacing w:beforeLines="50" w:before="120" w:afterLines="50" w:after="120"/>
              <w:ind w:leftChars="50" w:left="525"/>
              <w:contextualSpacing/>
              <w:jc w:val="both"/>
              <w:rPr>
                <w:ins w:id="1227" w:author="He Han" w:date="2026-10-27T14:00:00Z"/>
                <w:rFonts w:ascii="Times New Roman" w:eastAsia="仿宋_GB2312" w:hAnsi="Times New Roman" w:cs="Times New Roman"/>
                <w:color w:val="auto"/>
                <w:sz w:val="18"/>
                <w:szCs w:val="18"/>
              </w:rPr>
              <w:pPrChange w:id="1228" w:author="He Han" w:date="2026-10-27T15:35:00Z">
                <w:pPr>
                  <w:widowControl w:val="0"/>
                  <w:numPr>
                    <w:numId w:val="241"/>
                  </w:numPr>
                  <w:spacing w:beforeLines="50" w:before="120" w:afterLines="50" w:after="120"/>
                  <w:ind w:leftChars="50" w:left="525" w:hanging="420"/>
                  <w:contextualSpacing/>
                  <w:jc w:val="both"/>
                </w:pPr>
              </w:pPrChange>
            </w:pPr>
            <w:ins w:id="1229"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22985CFE" w14:textId="77777777" w:rsidR="00E63094" w:rsidRPr="00C34334" w:rsidRDefault="00E63094" w:rsidP="00C2448B">
            <w:pPr>
              <w:widowControl w:val="0"/>
              <w:numPr>
                <w:ilvl w:val="0"/>
                <w:numId w:val="241"/>
              </w:numPr>
              <w:spacing w:beforeLines="50" w:before="120" w:afterLines="50" w:after="120"/>
              <w:ind w:leftChars="50" w:left="525"/>
              <w:contextualSpacing/>
              <w:jc w:val="both"/>
              <w:rPr>
                <w:ins w:id="1230" w:author="He Han" w:date="2026-10-27T14:00:00Z"/>
                <w:rFonts w:ascii="Times New Roman" w:eastAsia="仿宋_GB2312" w:hAnsi="Times New Roman" w:cs="Times New Roman"/>
                <w:color w:val="auto"/>
                <w:sz w:val="18"/>
                <w:szCs w:val="18"/>
              </w:rPr>
              <w:pPrChange w:id="1231" w:author="He Han" w:date="2026-10-27T15:35:00Z">
                <w:pPr>
                  <w:widowControl w:val="0"/>
                  <w:numPr>
                    <w:numId w:val="241"/>
                  </w:numPr>
                  <w:spacing w:beforeLines="50" w:before="120" w:afterLines="50" w:after="120"/>
                  <w:ind w:leftChars="50" w:left="525" w:hanging="420"/>
                  <w:contextualSpacing/>
                  <w:jc w:val="both"/>
                </w:pPr>
              </w:pPrChange>
            </w:pPr>
            <w:ins w:id="1232"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proofErr w:type="gramStart"/>
              <w:r w:rsidRPr="00C34334">
                <w:rPr>
                  <w:rFonts w:ascii="Times New Roman" w:eastAsia="仿宋_GB2312" w:hAnsi="Times New Roman" w:cs="Times New Roman"/>
                  <w:color w:val="auto"/>
                  <w:sz w:val="18"/>
                  <w:szCs w:val="18"/>
                </w:rPr>
                <w:t>Arg</w:t>
              </w:r>
              <w:proofErr w:type="spellEnd"/>
              <w:r w:rsidRPr="00C34334">
                <w:rPr>
                  <w:rFonts w:ascii="Times New Roman" w:eastAsia="仿宋_GB2312" w:hAnsi="Times New Roman" w:cs="Times New Roman"/>
                  <w:color w:val="auto"/>
                  <w:sz w:val="18"/>
                  <w:szCs w:val="18"/>
                </w:rPr>
                <w:t>(</w:t>
              </w:r>
              <w:proofErr w:type="spellStart"/>
              <w:proofErr w:type="gramEnd"/>
              <w:r w:rsidRPr="00C34334">
                <w:rPr>
                  <w:rFonts w:ascii="Times New Roman" w:eastAsia="仿宋_GB2312" w:hAnsi="Times New Roman" w:cs="Times New Roman"/>
                  <w:color w:val="auto"/>
                  <w:sz w:val="18"/>
                  <w:szCs w:val="18"/>
                </w:rPr>
                <w:t>Pbf</w:t>
              </w:r>
              <w:proofErr w:type="spellEnd"/>
              <w:r w:rsidRPr="00C34334">
                <w:rPr>
                  <w:rFonts w:ascii="Times New Roman" w:eastAsia="仿宋_GB2312" w:hAnsi="Times New Roman" w:cs="Times New Roman"/>
                  <w:color w:val="auto"/>
                  <w:sz w:val="18"/>
                  <w:szCs w:val="18"/>
                </w:rPr>
                <w:t xml:space="preserve">)-OH (2.00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Stir at least 15minutes at 20.0 ± 5.0 °C (target: 20.0 °C)</w:t>
              </w:r>
              <w:proofErr w:type="gramStart"/>
              <w:r w:rsidRPr="00C34334">
                <w:rPr>
                  <w:rFonts w:ascii="Times New Roman" w:eastAsia="仿宋_GB2312" w:hAnsi="Times New Roman" w:cs="Times New Roman"/>
                  <w:color w:val="auto"/>
                  <w:sz w:val="18"/>
                  <w:szCs w:val="18"/>
                </w:rPr>
                <w:t>.,</w:t>
              </w:r>
              <w:proofErr w:type="gramEnd"/>
              <w:r w:rsidRPr="00C34334">
                <w:rPr>
                  <w:rFonts w:ascii="Times New Roman" w:eastAsia="仿宋_GB2312" w:hAnsi="Times New Roman" w:cs="Times New Roman"/>
                  <w:color w:val="auto"/>
                  <w:sz w:val="18"/>
                  <w:szCs w:val="18"/>
                </w:rPr>
                <w:t xml:space="preserve"> Confirm no visible solids and later use.</w:t>
              </w:r>
            </w:ins>
          </w:p>
          <w:p w14:paraId="4A343093" w14:textId="77777777" w:rsidR="00E63094" w:rsidRPr="00C34334" w:rsidRDefault="00E63094" w:rsidP="00C2448B">
            <w:pPr>
              <w:widowControl w:val="0"/>
              <w:numPr>
                <w:ilvl w:val="0"/>
                <w:numId w:val="241"/>
              </w:numPr>
              <w:spacing w:beforeLines="50" w:before="120" w:afterLines="50" w:after="120"/>
              <w:ind w:leftChars="50" w:left="525"/>
              <w:contextualSpacing/>
              <w:jc w:val="both"/>
              <w:rPr>
                <w:ins w:id="1233" w:author="He Han" w:date="2026-10-27T14:00:00Z"/>
                <w:rFonts w:ascii="Times New Roman" w:eastAsia="仿宋_GB2312" w:hAnsi="Times New Roman" w:cs="Times New Roman"/>
                <w:color w:val="auto"/>
                <w:sz w:val="18"/>
                <w:szCs w:val="18"/>
              </w:rPr>
              <w:pPrChange w:id="1234" w:author="He Han" w:date="2026-10-27T15:35:00Z">
                <w:pPr>
                  <w:widowControl w:val="0"/>
                  <w:numPr>
                    <w:numId w:val="241"/>
                  </w:numPr>
                  <w:spacing w:beforeLines="50" w:before="120" w:afterLines="50" w:after="120"/>
                  <w:ind w:leftChars="50" w:left="525" w:hanging="420"/>
                  <w:contextualSpacing/>
                  <w:jc w:val="both"/>
                </w:pPr>
              </w:pPrChange>
            </w:pPr>
            <w:ins w:id="1235"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at 20.0 ± 5.0 °C (target: 20.0 °C), rinse the TJ4S-1213-Sy15-R01 with DMF (2.0 V, 1.90 kg/kg)</w:t>
              </w:r>
            </w:ins>
          </w:p>
          <w:p w14:paraId="4F384900" w14:textId="77777777" w:rsidR="00E63094" w:rsidRPr="00C34334" w:rsidRDefault="00E63094" w:rsidP="00C2448B">
            <w:pPr>
              <w:widowControl w:val="0"/>
              <w:numPr>
                <w:ilvl w:val="0"/>
                <w:numId w:val="241"/>
              </w:numPr>
              <w:spacing w:beforeLines="50" w:before="120" w:afterLines="50" w:after="120"/>
              <w:ind w:leftChars="50" w:left="525"/>
              <w:contextualSpacing/>
              <w:jc w:val="both"/>
              <w:rPr>
                <w:ins w:id="1236" w:author="He Han" w:date="2026-10-27T14:00:00Z"/>
                <w:rFonts w:ascii="Times New Roman" w:eastAsia="仿宋_GB2312" w:hAnsi="Times New Roman" w:cs="Times New Roman"/>
                <w:color w:val="auto"/>
                <w:sz w:val="18"/>
                <w:szCs w:val="18"/>
              </w:rPr>
              <w:pPrChange w:id="1237" w:author="He Han" w:date="2026-10-27T15:35:00Z">
                <w:pPr>
                  <w:widowControl w:val="0"/>
                  <w:numPr>
                    <w:numId w:val="241"/>
                  </w:numPr>
                  <w:spacing w:beforeLines="50" w:before="120" w:afterLines="50" w:after="120"/>
                  <w:ind w:leftChars="50" w:left="525" w:hanging="420"/>
                  <w:contextualSpacing/>
                  <w:jc w:val="both"/>
                </w:pPr>
              </w:pPrChange>
            </w:pPr>
            <w:ins w:id="1238" w:author="He Han" w:date="2026-10-27T14:00:00Z">
              <w:r w:rsidRPr="00C34334">
                <w:rPr>
                  <w:rFonts w:ascii="Times New Roman" w:eastAsia="仿宋_GB2312" w:hAnsi="Times New Roman" w:cs="Times New Roman"/>
                  <w:color w:val="auto"/>
                  <w:sz w:val="18"/>
                  <w:szCs w:val="18"/>
                </w:rPr>
                <w:t xml:space="preserve">Add DIC (2.20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into TJ4S-1213-Sy15-R01. Activate for 20±5 min (target: 20 min) at 20.0 ± 5.0 °C (target: 20.0 °C).  </w:t>
              </w:r>
            </w:ins>
          </w:p>
          <w:p w14:paraId="3D55576C" w14:textId="77777777" w:rsidR="00E63094" w:rsidRPr="00C34334" w:rsidRDefault="00E63094" w:rsidP="00C2448B">
            <w:pPr>
              <w:widowControl w:val="0"/>
              <w:numPr>
                <w:ilvl w:val="0"/>
                <w:numId w:val="241"/>
              </w:numPr>
              <w:spacing w:beforeLines="50" w:before="120" w:afterLines="50" w:after="120"/>
              <w:ind w:leftChars="50" w:left="525"/>
              <w:contextualSpacing/>
              <w:jc w:val="both"/>
              <w:rPr>
                <w:ins w:id="1239" w:author="He Han" w:date="2026-10-27T14:00:00Z"/>
                <w:rFonts w:ascii="Times New Roman" w:eastAsia="仿宋_GB2312" w:hAnsi="Times New Roman" w:cs="Times New Roman"/>
                <w:color w:val="auto"/>
                <w:sz w:val="18"/>
                <w:szCs w:val="18"/>
              </w:rPr>
              <w:pPrChange w:id="1240" w:author="He Han" w:date="2026-10-27T15:35:00Z">
                <w:pPr>
                  <w:widowControl w:val="0"/>
                  <w:numPr>
                    <w:numId w:val="241"/>
                  </w:numPr>
                  <w:spacing w:beforeLines="50" w:before="120" w:afterLines="50" w:after="120"/>
                  <w:ind w:leftChars="50" w:left="525" w:hanging="420"/>
                  <w:contextualSpacing/>
                  <w:jc w:val="both"/>
                </w:pPr>
              </w:pPrChange>
            </w:pPr>
            <w:ins w:id="1241" w:author="He Han" w:date="2026-10-27T14:00:00Z">
              <w:r w:rsidRPr="00C34334">
                <w:rPr>
                  <w:rFonts w:ascii="Times New Roman" w:eastAsia="仿宋_GB2312" w:hAnsi="Times New Roman" w:cs="Times New Roman"/>
                  <w:color w:val="auto"/>
                  <w:sz w:val="18"/>
                  <w:szCs w:val="18"/>
                </w:rPr>
                <w:t>Transfer the mixture in TJ4S-1213-Sy15-R01 into TJ4S-1213-Sy15. Add DMF (1.0 V, 0.95 kg/kg) into TJ4S-1213-Sy15-R01 to rinse the wall.</w:t>
              </w:r>
            </w:ins>
          </w:p>
          <w:p w14:paraId="0E079C95" w14:textId="77777777" w:rsidR="00E63094" w:rsidRPr="00C34334" w:rsidRDefault="00E63094" w:rsidP="00C2448B">
            <w:pPr>
              <w:widowControl w:val="0"/>
              <w:numPr>
                <w:ilvl w:val="0"/>
                <w:numId w:val="241"/>
              </w:numPr>
              <w:spacing w:beforeLines="50" w:before="120" w:afterLines="50" w:after="120"/>
              <w:ind w:leftChars="50" w:left="525"/>
              <w:contextualSpacing/>
              <w:jc w:val="both"/>
              <w:rPr>
                <w:ins w:id="1242" w:author="He Han" w:date="2026-10-27T14:00:00Z"/>
                <w:rFonts w:ascii="Times New Roman" w:eastAsia="仿宋_GB2312" w:hAnsi="Times New Roman" w:cs="Times New Roman"/>
                <w:color w:val="auto"/>
                <w:sz w:val="18"/>
                <w:szCs w:val="18"/>
              </w:rPr>
              <w:pPrChange w:id="1243" w:author="He Han" w:date="2026-10-27T15:35:00Z">
                <w:pPr>
                  <w:widowControl w:val="0"/>
                  <w:numPr>
                    <w:numId w:val="241"/>
                  </w:numPr>
                  <w:spacing w:beforeLines="50" w:before="120" w:afterLines="50" w:after="120"/>
                  <w:ind w:leftChars="50" w:left="525" w:hanging="420"/>
                  <w:contextualSpacing/>
                  <w:jc w:val="both"/>
                </w:pPr>
              </w:pPrChange>
            </w:pPr>
            <w:ins w:id="1244"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069A3898" w14:textId="77777777" w:rsidTr="002079CD">
        <w:trPr>
          <w:trHeight w:val="384"/>
          <w:ins w:id="124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3A209BA" w14:textId="77777777" w:rsidR="00E63094" w:rsidRPr="002079CD" w:rsidRDefault="00E63094" w:rsidP="002079CD">
            <w:pPr>
              <w:spacing w:beforeLines="50" w:before="120" w:afterLines="50" w:after="120"/>
              <w:contextualSpacing/>
              <w:jc w:val="center"/>
              <w:rPr>
                <w:ins w:id="1246" w:author="He Han" w:date="2026-10-27T14:00:00Z"/>
                <w:rFonts w:ascii="Times New Roman" w:eastAsia="仿宋_GB2312" w:hAnsi="Times New Roman" w:cs="Times New Roman"/>
                <w:sz w:val="18"/>
                <w:szCs w:val="18"/>
                <w:lang w:eastAsia="zh-CN"/>
              </w:rPr>
            </w:pPr>
            <w:ins w:id="1247" w:author="He Han" w:date="2026-10-27T14:00:00Z">
              <w:r w:rsidRPr="002079CD">
                <w:rPr>
                  <w:rFonts w:ascii="Times New Roman" w:eastAsia="仿宋_GB2312" w:hAnsi="Times New Roman" w:cs="Times New Roman"/>
                  <w:sz w:val="18"/>
                  <w:szCs w:val="18"/>
                  <w:lang w:eastAsia="zh-CN"/>
                </w:rPr>
                <w:lastRenderedPageBreak/>
                <w:t>48</w:t>
              </w:r>
            </w:ins>
          </w:p>
        </w:tc>
        <w:tc>
          <w:tcPr>
            <w:tcW w:w="610" w:type="pct"/>
            <w:tcBorders>
              <w:top w:val="single" w:sz="4" w:space="0" w:color="auto"/>
              <w:left w:val="single" w:sz="4" w:space="0" w:color="auto"/>
              <w:bottom w:val="single" w:sz="4" w:space="0" w:color="auto"/>
              <w:right w:val="single" w:sz="4" w:space="0" w:color="auto"/>
            </w:tcBorders>
            <w:vAlign w:val="center"/>
          </w:tcPr>
          <w:p w14:paraId="6A5BF3B1" w14:textId="77777777" w:rsidR="00E63094" w:rsidRPr="00C34334" w:rsidRDefault="00E63094" w:rsidP="002079CD">
            <w:pPr>
              <w:spacing w:beforeLines="50" w:before="120" w:afterLines="50" w:after="120"/>
              <w:contextualSpacing/>
              <w:jc w:val="center"/>
              <w:rPr>
                <w:ins w:id="1248" w:author="He Han" w:date="2026-10-27T14:00:00Z"/>
                <w:rFonts w:ascii="Times New Roman" w:eastAsia="仿宋_GB2312" w:hAnsi="Times New Roman" w:cs="Times New Roman"/>
                <w:color w:val="auto"/>
                <w:sz w:val="18"/>
                <w:szCs w:val="18"/>
                <w:lang w:eastAsia="zh-CN"/>
              </w:rPr>
            </w:pPr>
            <w:ins w:id="1249"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64A0C64F" w14:textId="77777777" w:rsidR="00E63094" w:rsidRPr="00C34334" w:rsidRDefault="00E63094" w:rsidP="00C2448B">
            <w:pPr>
              <w:widowControl w:val="0"/>
              <w:numPr>
                <w:ilvl w:val="0"/>
                <w:numId w:val="242"/>
              </w:numPr>
              <w:spacing w:beforeLines="50" w:before="120" w:afterLines="50" w:after="120"/>
              <w:ind w:leftChars="50" w:left="525"/>
              <w:contextualSpacing/>
              <w:jc w:val="both"/>
              <w:rPr>
                <w:ins w:id="1250" w:author="He Han" w:date="2026-10-27T14:00:00Z"/>
                <w:rFonts w:ascii="Times New Roman" w:eastAsia="仿宋_GB2312" w:hAnsi="Times New Roman" w:cs="Times New Roman"/>
                <w:color w:val="auto"/>
                <w:sz w:val="18"/>
                <w:szCs w:val="18"/>
              </w:rPr>
              <w:pPrChange w:id="1251" w:author="He Han" w:date="2026-10-27T15:35:00Z">
                <w:pPr>
                  <w:widowControl w:val="0"/>
                  <w:numPr>
                    <w:numId w:val="242"/>
                  </w:numPr>
                  <w:spacing w:beforeLines="50" w:before="120" w:afterLines="50" w:after="120"/>
                  <w:ind w:leftChars="50" w:left="525" w:hanging="420"/>
                  <w:contextualSpacing/>
                  <w:jc w:val="both"/>
                </w:pPr>
              </w:pPrChange>
            </w:pPr>
            <w:ins w:id="1252" w:author="He Han" w:date="2026-10-27T14:00:00Z">
              <w:r w:rsidRPr="00C34334">
                <w:rPr>
                  <w:rFonts w:ascii="Times New Roman" w:eastAsia="仿宋_GB2312" w:hAnsi="Times New Roman" w:cs="Times New Roman"/>
                  <w:color w:val="auto"/>
                  <w:sz w:val="18"/>
                  <w:szCs w:val="18"/>
                </w:rPr>
                <w:t>Heat the mixture to 20.0 ~27.0 °C (target: 25.0 °C). The mixture is allowed to react at 20.0 ~27.0 °C (target: 25.0 °C).</w:t>
              </w:r>
            </w:ins>
          </w:p>
          <w:p w14:paraId="06E4ABF4" w14:textId="77777777" w:rsidR="00E63094" w:rsidRPr="00C34334" w:rsidRDefault="00E63094" w:rsidP="00C2448B">
            <w:pPr>
              <w:widowControl w:val="0"/>
              <w:numPr>
                <w:ilvl w:val="0"/>
                <w:numId w:val="242"/>
              </w:numPr>
              <w:spacing w:beforeLines="50" w:before="120" w:afterLines="50" w:after="120"/>
              <w:ind w:leftChars="50" w:left="525"/>
              <w:contextualSpacing/>
              <w:jc w:val="both"/>
              <w:rPr>
                <w:ins w:id="1253" w:author="He Han" w:date="2026-10-27T14:00:00Z"/>
                <w:rFonts w:ascii="Times New Roman" w:eastAsia="仿宋_GB2312" w:hAnsi="Times New Roman" w:cs="Times New Roman"/>
                <w:color w:val="auto"/>
                <w:sz w:val="18"/>
                <w:szCs w:val="18"/>
              </w:rPr>
              <w:pPrChange w:id="1254" w:author="He Han" w:date="2026-10-27T15:35:00Z">
                <w:pPr>
                  <w:widowControl w:val="0"/>
                  <w:numPr>
                    <w:numId w:val="242"/>
                  </w:numPr>
                  <w:spacing w:beforeLines="50" w:before="120" w:afterLines="50" w:after="120"/>
                  <w:ind w:leftChars="50" w:left="525" w:hanging="420"/>
                  <w:contextualSpacing/>
                  <w:jc w:val="both"/>
                </w:pPr>
              </w:pPrChange>
            </w:pPr>
            <w:ins w:id="1255" w:author="He Han" w:date="2026-10-27T14:00:00Z">
              <w:r w:rsidRPr="00C34334">
                <w:rPr>
                  <w:rFonts w:ascii="Times New Roman" w:eastAsia="仿宋_GB2312" w:hAnsi="Times New Roman" w:cs="Times New Roman" w:hint="eastAsia"/>
                  <w:color w:val="auto"/>
                  <w:sz w:val="18"/>
                  <w:szCs w:val="18"/>
                </w:rPr>
                <w:t>After 3 h</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15 min (target: 3 h), sample the mixture every 0.5~1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9.5 h). </w:t>
              </w:r>
            </w:ins>
          </w:p>
          <w:p w14:paraId="0DA56EA9" w14:textId="77777777" w:rsidR="00E63094" w:rsidRPr="00C34334" w:rsidRDefault="00E63094" w:rsidP="00C2448B">
            <w:pPr>
              <w:widowControl w:val="0"/>
              <w:numPr>
                <w:ilvl w:val="0"/>
                <w:numId w:val="242"/>
              </w:numPr>
              <w:spacing w:beforeLines="50" w:before="120" w:afterLines="50" w:after="120"/>
              <w:ind w:leftChars="50" w:left="525"/>
              <w:contextualSpacing/>
              <w:jc w:val="both"/>
              <w:rPr>
                <w:ins w:id="1256" w:author="He Han" w:date="2026-10-27T14:00:00Z"/>
                <w:rFonts w:ascii="Times New Roman" w:eastAsia="仿宋_GB2312" w:hAnsi="Times New Roman" w:cs="Times New Roman"/>
                <w:color w:val="auto"/>
                <w:sz w:val="18"/>
                <w:szCs w:val="18"/>
              </w:rPr>
              <w:pPrChange w:id="1257" w:author="He Han" w:date="2026-10-27T15:35:00Z">
                <w:pPr>
                  <w:widowControl w:val="0"/>
                  <w:numPr>
                    <w:numId w:val="242"/>
                  </w:numPr>
                  <w:spacing w:beforeLines="50" w:before="120" w:afterLines="50" w:after="120"/>
                  <w:ind w:leftChars="50" w:left="525" w:hanging="420"/>
                  <w:contextualSpacing/>
                  <w:jc w:val="both"/>
                </w:pPr>
              </w:pPrChange>
            </w:pPr>
            <w:ins w:id="1258"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1E92F3A8" w14:textId="77777777" w:rsidR="00E63094" w:rsidRPr="00C34334" w:rsidRDefault="00E63094" w:rsidP="00C2448B">
            <w:pPr>
              <w:spacing w:beforeLines="50" w:before="120" w:afterLines="50" w:after="120"/>
              <w:ind w:leftChars="50" w:left="105"/>
              <w:contextualSpacing/>
              <w:jc w:val="both"/>
              <w:rPr>
                <w:ins w:id="1259" w:author="He Han" w:date="2026-10-27T14:00:00Z"/>
                <w:rFonts w:ascii="Times New Roman" w:eastAsia="仿宋_GB2312" w:hAnsi="Times New Roman" w:cs="Times New Roman"/>
                <w:color w:val="auto"/>
                <w:sz w:val="18"/>
                <w:szCs w:val="18"/>
              </w:rPr>
              <w:pPrChange w:id="1260" w:author="He Han" w:date="2026-10-27T15:35:00Z">
                <w:pPr>
                  <w:spacing w:beforeLines="50" w:before="120" w:afterLines="50" w:after="120"/>
                  <w:ind w:leftChars="50" w:left="105"/>
                  <w:contextualSpacing/>
                  <w:jc w:val="both"/>
                </w:pPr>
              </w:pPrChange>
            </w:pPr>
            <w:ins w:id="1261"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5202F56D" w14:textId="77777777" w:rsidTr="002079CD">
        <w:trPr>
          <w:trHeight w:val="384"/>
          <w:ins w:id="126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579DA69" w14:textId="77777777" w:rsidR="00E63094" w:rsidRPr="002079CD" w:rsidRDefault="00E63094" w:rsidP="002079CD">
            <w:pPr>
              <w:spacing w:beforeLines="50" w:before="120" w:afterLines="50" w:after="120"/>
              <w:contextualSpacing/>
              <w:jc w:val="center"/>
              <w:rPr>
                <w:ins w:id="1263" w:author="He Han" w:date="2026-10-27T14:00:00Z"/>
                <w:rFonts w:ascii="Times New Roman" w:eastAsia="仿宋_GB2312" w:hAnsi="Times New Roman" w:cs="Times New Roman"/>
                <w:sz w:val="18"/>
                <w:szCs w:val="18"/>
                <w:lang w:eastAsia="zh-CN"/>
              </w:rPr>
            </w:pPr>
            <w:ins w:id="1264" w:author="He Han" w:date="2026-10-27T14:00:00Z">
              <w:r w:rsidRPr="002079CD">
                <w:rPr>
                  <w:rFonts w:ascii="Times New Roman" w:eastAsia="仿宋_GB2312" w:hAnsi="Times New Roman" w:cs="Times New Roman"/>
                  <w:sz w:val="18"/>
                  <w:szCs w:val="18"/>
                  <w:lang w:eastAsia="zh-CN"/>
                </w:rPr>
                <w:t>49</w:t>
              </w:r>
            </w:ins>
          </w:p>
        </w:tc>
        <w:tc>
          <w:tcPr>
            <w:tcW w:w="610" w:type="pct"/>
            <w:tcBorders>
              <w:top w:val="single" w:sz="4" w:space="0" w:color="auto"/>
              <w:left w:val="single" w:sz="4" w:space="0" w:color="auto"/>
              <w:bottom w:val="single" w:sz="4" w:space="0" w:color="auto"/>
              <w:right w:val="single" w:sz="4" w:space="0" w:color="auto"/>
            </w:tcBorders>
            <w:vAlign w:val="center"/>
          </w:tcPr>
          <w:p w14:paraId="0EBCDB05" w14:textId="77777777" w:rsidR="00E63094" w:rsidRPr="00C34334" w:rsidRDefault="00E63094" w:rsidP="002079CD">
            <w:pPr>
              <w:spacing w:beforeLines="50" w:before="120" w:afterLines="50" w:after="120"/>
              <w:contextualSpacing/>
              <w:jc w:val="center"/>
              <w:rPr>
                <w:ins w:id="1265" w:author="He Han" w:date="2026-10-27T14:00:00Z"/>
                <w:rFonts w:ascii="Times New Roman" w:eastAsia="仿宋_GB2312" w:hAnsi="Times New Roman" w:cs="Times New Roman"/>
                <w:color w:val="auto"/>
                <w:sz w:val="18"/>
                <w:szCs w:val="18"/>
                <w:lang w:eastAsia="zh-CN"/>
              </w:rPr>
            </w:pPr>
            <w:ins w:id="1266"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7E2AFF5E" w14:textId="77777777" w:rsidR="00E63094" w:rsidRPr="00C34334" w:rsidRDefault="00E63094" w:rsidP="00C2448B">
            <w:pPr>
              <w:widowControl w:val="0"/>
              <w:numPr>
                <w:ilvl w:val="0"/>
                <w:numId w:val="243"/>
              </w:numPr>
              <w:spacing w:beforeLines="50" w:before="120" w:afterLines="50" w:after="120"/>
              <w:ind w:leftChars="50" w:left="525"/>
              <w:contextualSpacing/>
              <w:jc w:val="both"/>
              <w:rPr>
                <w:ins w:id="1267" w:author="He Han" w:date="2026-10-27T14:00:00Z"/>
                <w:rFonts w:ascii="Times New Roman" w:eastAsia="仿宋_GB2312" w:hAnsi="Times New Roman" w:cs="Times New Roman"/>
                <w:color w:val="auto"/>
                <w:sz w:val="18"/>
                <w:szCs w:val="18"/>
              </w:rPr>
              <w:pPrChange w:id="1268" w:author="He Han" w:date="2026-10-27T15:35:00Z">
                <w:pPr>
                  <w:widowControl w:val="0"/>
                  <w:numPr>
                    <w:numId w:val="243"/>
                  </w:numPr>
                  <w:spacing w:beforeLines="50" w:before="120" w:afterLines="50" w:after="120"/>
                  <w:ind w:leftChars="50" w:left="525" w:hanging="420"/>
                  <w:contextualSpacing/>
                  <w:jc w:val="both"/>
                </w:pPr>
              </w:pPrChange>
            </w:pPr>
            <w:ins w:id="1269"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5293ADF6" w14:textId="77777777" w:rsidR="00E63094" w:rsidRPr="00C34334" w:rsidRDefault="00E63094" w:rsidP="00C2448B">
            <w:pPr>
              <w:widowControl w:val="0"/>
              <w:numPr>
                <w:ilvl w:val="0"/>
                <w:numId w:val="243"/>
              </w:numPr>
              <w:spacing w:beforeLines="50" w:before="120" w:afterLines="50" w:after="120"/>
              <w:ind w:leftChars="50" w:left="525"/>
              <w:contextualSpacing/>
              <w:jc w:val="both"/>
              <w:rPr>
                <w:ins w:id="1270" w:author="He Han" w:date="2026-10-27T14:00:00Z"/>
                <w:rFonts w:ascii="Times New Roman" w:eastAsia="仿宋_GB2312" w:hAnsi="Times New Roman" w:cs="Times New Roman"/>
                <w:color w:val="auto"/>
                <w:sz w:val="18"/>
                <w:szCs w:val="18"/>
              </w:rPr>
              <w:pPrChange w:id="1271" w:author="He Han" w:date="2026-10-27T15:35:00Z">
                <w:pPr>
                  <w:widowControl w:val="0"/>
                  <w:numPr>
                    <w:numId w:val="243"/>
                  </w:numPr>
                  <w:spacing w:beforeLines="50" w:before="120" w:afterLines="50" w:after="120"/>
                  <w:ind w:leftChars="50" w:left="525" w:hanging="420"/>
                  <w:contextualSpacing/>
                  <w:jc w:val="both"/>
                </w:pPr>
              </w:pPrChange>
            </w:pPr>
            <w:ins w:id="1272"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0685971A" w14:textId="77777777" w:rsidR="00E63094" w:rsidRPr="00C34334" w:rsidRDefault="00E63094" w:rsidP="00C2448B">
            <w:pPr>
              <w:widowControl w:val="0"/>
              <w:numPr>
                <w:ilvl w:val="0"/>
                <w:numId w:val="243"/>
              </w:numPr>
              <w:spacing w:beforeLines="50" w:before="120" w:afterLines="50" w:after="120"/>
              <w:ind w:leftChars="50" w:left="525"/>
              <w:contextualSpacing/>
              <w:jc w:val="both"/>
              <w:rPr>
                <w:ins w:id="1273" w:author="He Han" w:date="2026-10-27T14:00:00Z"/>
                <w:rFonts w:ascii="Times New Roman" w:eastAsia="仿宋_GB2312" w:hAnsi="Times New Roman" w:cs="Times New Roman"/>
                <w:color w:val="auto"/>
                <w:sz w:val="18"/>
                <w:szCs w:val="18"/>
              </w:rPr>
              <w:pPrChange w:id="1274" w:author="He Han" w:date="2026-10-27T15:35:00Z">
                <w:pPr>
                  <w:widowControl w:val="0"/>
                  <w:numPr>
                    <w:numId w:val="243"/>
                  </w:numPr>
                  <w:spacing w:beforeLines="50" w:before="120" w:afterLines="50" w:after="120"/>
                  <w:ind w:leftChars="50" w:left="525" w:hanging="420"/>
                  <w:contextualSpacing/>
                  <w:jc w:val="both"/>
                </w:pPr>
              </w:pPrChange>
            </w:pPr>
            <w:ins w:id="1275"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4E028707" w14:textId="77777777" w:rsidR="00E63094" w:rsidRPr="00C34334" w:rsidRDefault="00E63094" w:rsidP="00C2448B">
            <w:pPr>
              <w:spacing w:beforeLines="50" w:before="120" w:afterLines="50" w:after="120"/>
              <w:ind w:leftChars="50" w:left="105"/>
              <w:contextualSpacing/>
              <w:jc w:val="both"/>
              <w:rPr>
                <w:ins w:id="1276" w:author="He Han" w:date="2026-10-27T14:00:00Z"/>
                <w:rFonts w:ascii="Times New Roman" w:eastAsia="仿宋_GB2312" w:hAnsi="Times New Roman" w:cs="Times New Roman"/>
                <w:color w:val="auto"/>
                <w:sz w:val="18"/>
                <w:szCs w:val="18"/>
              </w:rPr>
              <w:pPrChange w:id="1277" w:author="He Han" w:date="2026-10-27T15:35:00Z">
                <w:pPr>
                  <w:spacing w:beforeLines="50" w:before="120" w:afterLines="50" w:after="120"/>
                  <w:ind w:leftChars="50" w:left="105"/>
                  <w:contextualSpacing/>
                  <w:jc w:val="both"/>
                </w:pPr>
              </w:pPrChange>
            </w:pPr>
            <w:ins w:id="1278"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23401C2F" w14:textId="77777777" w:rsidTr="002079CD">
        <w:trPr>
          <w:trHeight w:val="384"/>
          <w:ins w:id="127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68E474A" w14:textId="77777777" w:rsidR="00E63094" w:rsidRPr="002079CD" w:rsidRDefault="00E63094" w:rsidP="002079CD">
            <w:pPr>
              <w:spacing w:beforeLines="50" w:before="120" w:afterLines="50" w:after="120"/>
              <w:contextualSpacing/>
              <w:jc w:val="center"/>
              <w:rPr>
                <w:ins w:id="1280" w:author="He Han" w:date="2026-10-27T14:00:00Z"/>
                <w:rFonts w:ascii="Times New Roman" w:eastAsia="仿宋_GB2312" w:hAnsi="Times New Roman" w:cs="Times New Roman"/>
                <w:sz w:val="18"/>
                <w:szCs w:val="18"/>
                <w:lang w:eastAsia="zh-CN"/>
              </w:rPr>
            </w:pPr>
            <w:ins w:id="1281" w:author="He Han" w:date="2026-10-27T14:00:00Z">
              <w:r w:rsidRPr="002079CD">
                <w:rPr>
                  <w:rFonts w:ascii="Times New Roman" w:eastAsia="仿宋_GB2312" w:hAnsi="Times New Roman" w:cs="Times New Roman"/>
                  <w:sz w:val="18"/>
                  <w:szCs w:val="18"/>
                  <w:lang w:eastAsia="zh-CN"/>
                </w:rPr>
                <w:t>50</w:t>
              </w:r>
            </w:ins>
          </w:p>
        </w:tc>
        <w:tc>
          <w:tcPr>
            <w:tcW w:w="610" w:type="pct"/>
            <w:tcBorders>
              <w:top w:val="single" w:sz="4" w:space="0" w:color="auto"/>
              <w:left w:val="single" w:sz="4" w:space="0" w:color="auto"/>
              <w:bottom w:val="single" w:sz="4" w:space="0" w:color="auto"/>
              <w:right w:val="single" w:sz="4" w:space="0" w:color="auto"/>
            </w:tcBorders>
            <w:vAlign w:val="center"/>
          </w:tcPr>
          <w:p w14:paraId="2B51C2EB" w14:textId="77777777" w:rsidR="00E63094" w:rsidRPr="00C34334" w:rsidRDefault="00E63094" w:rsidP="002079CD">
            <w:pPr>
              <w:spacing w:beforeLines="50" w:before="120" w:afterLines="50" w:after="120"/>
              <w:contextualSpacing/>
              <w:jc w:val="center"/>
              <w:rPr>
                <w:ins w:id="1282" w:author="He Han" w:date="2026-10-27T14:00:00Z"/>
                <w:rFonts w:ascii="Times New Roman" w:eastAsia="仿宋_GB2312" w:hAnsi="Times New Roman" w:cs="Times New Roman"/>
                <w:color w:val="auto"/>
                <w:sz w:val="18"/>
                <w:szCs w:val="18"/>
                <w:lang w:eastAsia="zh-CN"/>
              </w:rPr>
            </w:pPr>
            <w:ins w:id="1283"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7AAF6D76" w14:textId="77777777" w:rsidR="00E63094" w:rsidRPr="00C34334" w:rsidRDefault="00E63094" w:rsidP="00C2448B">
            <w:pPr>
              <w:widowControl w:val="0"/>
              <w:numPr>
                <w:ilvl w:val="0"/>
                <w:numId w:val="244"/>
              </w:numPr>
              <w:spacing w:beforeLines="50" w:before="120" w:afterLines="50" w:after="120"/>
              <w:ind w:leftChars="50" w:left="525"/>
              <w:contextualSpacing/>
              <w:jc w:val="both"/>
              <w:rPr>
                <w:ins w:id="1284" w:author="He Han" w:date="2026-10-27T14:00:00Z"/>
                <w:rFonts w:ascii="Times New Roman" w:eastAsia="仿宋_GB2312" w:hAnsi="Times New Roman" w:cs="Times New Roman"/>
                <w:color w:val="auto"/>
                <w:sz w:val="18"/>
                <w:szCs w:val="18"/>
              </w:rPr>
              <w:pPrChange w:id="1285" w:author="He Han" w:date="2026-10-27T15:35:00Z">
                <w:pPr>
                  <w:widowControl w:val="0"/>
                  <w:numPr>
                    <w:numId w:val="244"/>
                  </w:numPr>
                  <w:spacing w:beforeLines="50" w:before="120" w:afterLines="50" w:after="120"/>
                  <w:ind w:leftChars="50" w:left="525" w:hanging="420"/>
                  <w:contextualSpacing/>
                  <w:jc w:val="both"/>
                </w:pPr>
              </w:pPrChange>
            </w:pPr>
            <w:ins w:id="1286"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37073BA2" w14:textId="77777777" w:rsidR="00E63094" w:rsidRPr="00C34334" w:rsidRDefault="00E63094" w:rsidP="00C2448B">
            <w:pPr>
              <w:widowControl w:val="0"/>
              <w:numPr>
                <w:ilvl w:val="0"/>
                <w:numId w:val="244"/>
              </w:numPr>
              <w:spacing w:beforeLines="50" w:before="120" w:afterLines="50" w:after="120"/>
              <w:ind w:leftChars="50" w:left="525"/>
              <w:contextualSpacing/>
              <w:jc w:val="both"/>
              <w:rPr>
                <w:ins w:id="1287" w:author="He Han" w:date="2026-10-27T14:00:00Z"/>
                <w:rFonts w:ascii="Times New Roman" w:eastAsia="仿宋_GB2312" w:hAnsi="Times New Roman" w:cs="Times New Roman"/>
                <w:color w:val="auto"/>
                <w:sz w:val="18"/>
                <w:szCs w:val="18"/>
              </w:rPr>
              <w:pPrChange w:id="1288" w:author="He Han" w:date="2026-10-27T15:35:00Z">
                <w:pPr>
                  <w:widowControl w:val="0"/>
                  <w:numPr>
                    <w:numId w:val="244"/>
                  </w:numPr>
                  <w:spacing w:beforeLines="50" w:before="120" w:afterLines="50" w:after="120"/>
                  <w:ind w:leftChars="50" w:left="525" w:hanging="420"/>
                  <w:contextualSpacing/>
                  <w:jc w:val="both"/>
                </w:pPr>
              </w:pPrChange>
            </w:pPr>
            <w:ins w:id="1289"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2B8781C1" w14:textId="2DB0D17A" w:rsidR="00E63094" w:rsidRPr="00C34334" w:rsidRDefault="00E63094" w:rsidP="00C2448B">
            <w:pPr>
              <w:widowControl w:val="0"/>
              <w:numPr>
                <w:ilvl w:val="0"/>
                <w:numId w:val="244"/>
              </w:numPr>
              <w:spacing w:beforeLines="50" w:before="120" w:afterLines="50" w:after="120"/>
              <w:ind w:leftChars="50" w:left="525"/>
              <w:contextualSpacing/>
              <w:jc w:val="both"/>
              <w:rPr>
                <w:ins w:id="1290" w:author="He Han" w:date="2026-10-27T14:00:00Z"/>
                <w:rFonts w:ascii="Times New Roman" w:eastAsia="仿宋_GB2312" w:hAnsi="Times New Roman" w:cs="Times New Roman"/>
                <w:color w:val="auto"/>
                <w:sz w:val="18"/>
                <w:szCs w:val="18"/>
              </w:rPr>
              <w:pPrChange w:id="1291" w:author="He Han" w:date="2026-10-27T15:35:00Z">
                <w:pPr>
                  <w:widowControl w:val="0"/>
                  <w:numPr>
                    <w:numId w:val="244"/>
                  </w:numPr>
                  <w:spacing w:beforeLines="50" w:before="120" w:afterLines="50" w:after="120"/>
                  <w:ind w:leftChars="50" w:left="525" w:hanging="420"/>
                  <w:contextualSpacing/>
                  <w:jc w:val="both"/>
                </w:pPr>
              </w:pPrChange>
            </w:pPr>
            <w:ins w:id="1292" w:author="He Han" w:date="2026-10-27T14:00:00Z">
              <w:r w:rsidRPr="00C34334">
                <w:rPr>
                  <w:rFonts w:ascii="Times New Roman" w:eastAsia="仿宋_GB2312" w:hAnsi="Times New Roman" w:cs="Times New Roman"/>
                  <w:color w:val="auto"/>
                  <w:sz w:val="18"/>
                  <w:szCs w:val="18"/>
                </w:rPr>
                <w:t>Adjust to 25.0 ± 5.0 °C (target: 25.0 °C). And stir for 110 -130 min (target: 2 h) at 25.0 ± 5.0 °C (target: 25.0</w:t>
              </w:r>
              <w:r w:rsidR="00381C64">
                <w:rPr>
                  <w:rFonts w:ascii="Times New Roman" w:eastAsia="仿宋_GB2312" w:hAnsi="Times New Roman" w:cs="Times New Roman"/>
                  <w:color w:val="auto"/>
                  <w:sz w:val="18"/>
                  <w:szCs w:val="18"/>
                </w:rPr>
                <w:t xml:space="preserve"> °C)</w:t>
              </w:r>
              <w:r w:rsidRPr="00C34334">
                <w:rPr>
                  <w:rFonts w:ascii="Times New Roman" w:eastAsia="仿宋_GB2312" w:hAnsi="Times New Roman" w:cs="Times New Roman"/>
                  <w:color w:val="auto"/>
                  <w:sz w:val="18"/>
                  <w:szCs w:val="18"/>
                </w:rPr>
                <w:t>.</w:t>
              </w:r>
            </w:ins>
          </w:p>
          <w:p w14:paraId="0889A308" w14:textId="77777777" w:rsidR="00E63094" w:rsidRPr="00C34334" w:rsidRDefault="00E63094" w:rsidP="00C2448B">
            <w:pPr>
              <w:widowControl w:val="0"/>
              <w:numPr>
                <w:ilvl w:val="0"/>
                <w:numId w:val="244"/>
              </w:numPr>
              <w:spacing w:beforeLines="50" w:before="120" w:afterLines="50" w:after="120"/>
              <w:ind w:leftChars="50" w:left="525"/>
              <w:contextualSpacing/>
              <w:jc w:val="both"/>
              <w:rPr>
                <w:ins w:id="1293" w:author="He Han" w:date="2026-10-27T14:00:00Z"/>
                <w:rFonts w:ascii="Times New Roman" w:eastAsia="仿宋_GB2312" w:hAnsi="Times New Roman" w:cs="Times New Roman"/>
                <w:color w:val="auto"/>
                <w:sz w:val="18"/>
                <w:szCs w:val="18"/>
              </w:rPr>
              <w:pPrChange w:id="1294" w:author="He Han" w:date="2026-10-27T15:35:00Z">
                <w:pPr>
                  <w:widowControl w:val="0"/>
                  <w:numPr>
                    <w:numId w:val="244"/>
                  </w:numPr>
                  <w:spacing w:beforeLines="50" w:before="120" w:afterLines="50" w:after="120"/>
                  <w:ind w:leftChars="50" w:left="525" w:hanging="420"/>
                  <w:contextualSpacing/>
                  <w:jc w:val="both"/>
                </w:pPr>
              </w:pPrChange>
            </w:pPr>
            <w:ins w:id="1295" w:author="He Han" w:date="2026-10-27T14:00:00Z">
              <w:r w:rsidRPr="00C34334">
                <w:rPr>
                  <w:rFonts w:ascii="Times New Roman" w:eastAsia="仿宋_GB2312" w:hAnsi="Times New Roman" w:cs="Times New Roman"/>
                  <w:color w:val="auto"/>
                  <w:sz w:val="18"/>
                  <w:szCs w:val="18"/>
                </w:rPr>
                <w:t xml:space="preserve">Stop stirring, turn off the nitrogen. Drain until there is no obvious drip. </w:t>
              </w:r>
            </w:ins>
          </w:p>
        </w:tc>
      </w:tr>
      <w:tr w:rsidR="00E63094" w:rsidRPr="00C34334" w14:paraId="3FE9DD0B" w14:textId="77777777" w:rsidTr="002079CD">
        <w:trPr>
          <w:trHeight w:val="384"/>
          <w:ins w:id="1296"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D860C57" w14:textId="77777777" w:rsidR="00E63094" w:rsidRPr="002079CD" w:rsidRDefault="00E63094" w:rsidP="002079CD">
            <w:pPr>
              <w:spacing w:beforeLines="50" w:before="120" w:afterLines="50" w:after="120"/>
              <w:contextualSpacing/>
              <w:jc w:val="center"/>
              <w:rPr>
                <w:ins w:id="1297" w:author="He Han" w:date="2026-10-27T14:00:00Z"/>
                <w:rFonts w:ascii="Times New Roman" w:eastAsia="仿宋_GB2312" w:hAnsi="Times New Roman" w:cs="Times New Roman"/>
                <w:sz w:val="18"/>
                <w:szCs w:val="18"/>
                <w:lang w:eastAsia="zh-CN"/>
              </w:rPr>
            </w:pPr>
            <w:ins w:id="1298" w:author="He Han" w:date="2026-10-27T14:00:00Z">
              <w:r w:rsidRPr="002079CD">
                <w:rPr>
                  <w:rFonts w:ascii="Times New Roman" w:eastAsia="仿宋_GB2312" w:hAnsi="Times New Roman" w:cs="Times New Roman"/>
                  <w:sz w:val="18"/>
                  <w:szCs w:val="18"/>
                  <w:lang w:eastAsia="zh-CN"/>
                </w:rPr>
                <w:t>51</w:t>
              </w:r>
            </w:ins>
          </w:p>
        </w:tc>
        <w:tc>
          <w:tcPr>
            <w:tcW w:w="610" w:type="pct"/>
            <w:tcBorders>
              <w:top w:val="single" w:sz="4" w:space="0" w:color="auto"/>
              <w:left w:val="single" w:sz="4" w:space="0" w:color="auto"/>
              <w:bottom w:val="single" w:sz="4" w:space="0" w:color="auto"/>
              <w:right w:val="single" w:sz="4" w:space="0" w:color="auto"/>
            </w:tcBorders>
            <w:vAlign w:val="center"/>
          </w:tcPr>
          <w:p w14:paraId="4A945A91" w14:textId="77777777" w:rsidR="00E63094" w:rsidRPr="00C34334" w:rsidRDefault="00E63094" w:rsidP="002079CD">
            <w:pPr>
              <w:spacing w:beforeLines="50" w:before="120" w:afterLines="50" w:after="120"/>
              <w:contextualSpacing/>
              <w:jc w:val="center"/>
              <w:rPr>
                <w:ins w:id="1299" w:author="He Han" w:date="2026-10-27T14:00:00Z"/>
                <w:rFonts w:ascii="Times New Roman" w:eastAsia="仿宋_GB2312" w:hAnsi="Times New Roman" w:cs="Times New Roman"/>
                <w:color w:val="auto"/>
                <w:sz w:val="18"/>
                <w:szCs w:val="18"/>
                <w:lang w:eastAsia="zh-CN"/>
              </w:rPr>
            </w:pPr>
            <w:ins w:id="1300"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8635B58" w14:textId="77777777" w:rsidR="00E63094" w:rsidRPr="00C34334" w:rsidRDefault="00E63094" w:rsidP="00C2448B">
            <w:pPr>
              <w:widowControl w:val="0"/>
              <w:numPr>
                <w:ilvl w:val="0"/>
                <w:numId w:val="245"/>
              </w:numPr>
              <w:spacing w:beforeLines="50" w:before="120" w:afterLines="50" w:after="120"/>
              <w:ind w:leftChars="50" w:left="525"/>
              <w:contextualSpacing/>
              <w:jc w:val="both"/>
              <w:rPr>
                <w:ins w:id="1301" w:author="He Han" w:date="2026-10-27T14:00:00Z"/>
                <w:rFonts w:ascii="Times New Roman" w:eastAsia="仿宋_GB2312" w:hAnsi="Times New Roman" w:cs="Times New Roman"/>
                <w:color w:val="auto"/>
                <w:sz w:val="18"/>
                <w:szCs w:val="18"/>
              </w:rPr>
              <w:pPrChange w:id="1302" w:author="He Han" w:date="2026-10-27T15:35:00Z">
                <w:pPr>
                  <w:widowControl w:val="0"/>
                  <w:numPr>
                    <w:numId w:val="245"/>
                  </w:numPr>
                  <w:spacing w:beforeLines="50" w:before="120" w:afterLines="50" w:after="120"/>
                  <w:ind w:leftChars="50" w:left="525" w:hanging="420"/>
                  <w:contextualSpacing/>
                  <w:jc w:val="both"/>
                </w:pPr>
              </w:pPrChange>
            </w:pPr>
            <w:ins w:id="1303"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56B423AC" w14:textId="77777777" w:rsidR="00E63094" w:rsidRPr="00C34334" w:rsidRDefault="00E63094" w:rsidP="00C2448B">
            <w:pPr>
              <w:widowControl w:val="0"/>
              <w:numPr>
                <w:ilvl w:val="0"/>
                <w:numId w:val="245"/>
              </w:numPr>
              <w:spacing w:beforeLines="50" w:before="120" w:afterLines="50" w:after="120"/>
              <w:ind w:leftChars="50" w:left="525"/>
              <w:contextualSpacing/>
              <w:jc w:val="both"/>
              <w:rPr>
                <w:ins w:id="1304" w:author="He Han" w:date="2026-10-27T14:00:00Z"/>
                <w:rFonts w:ascii="Times New Roman" w:eastAsia="仿宋_GB2312" w:hAnsi="Times New Roman" w:cs="Times New Roman"/>
                <w:color w:val="auto"/>
                <w:sz w:val="18"/>
                <w:szCs w:val="18"/>
              </w:rPr>
              <w:pPrChange w:id="1305" w:author="He Han" w:date="2026-10-27T15:35:00Z">
                <w:pPr>
                  <w:widowControl w:val="0"/>
                  <w:numPr>
                    <w:numId w:val="245"/>
                  </w:numPr>
                  <w:spacing w:beforeLines="50" w:before="120" w:afterLines="50" w:after="120"/>
                  <w:ind w:leftChars="50" w:left="525" w:hanging="420"/>
                  <w:contextualSpacing/>
                  <w:jc w:val="both"/>
                </w:pPr>
              </w:pPrChange>
            </w:pPr>
            <w:ins w:id="1306"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57C95C1E" w14:textId="77777777" w:rsidR="00E63094" w:rsidRPr="00C34334" w:rsidRDefault="00E63094" w:rsidP="00C2448B">
            <w:pPr>
              <w:widowControl w:val="0"/>
              <w:numPr>
                <w:ilvl w:val="0"/>
                <w:numId w:val="245"/>
              </w:numPr>
              <w:spacing w:beforeLines="50" w:before="120" w:afterLines="50" w:after="120"/>
              <w:ind w:leftChars="50" w:left="525"/>
              <w:contextualSpacing/>
              <w:jc w:val="both"/>
              <w:rPr>
                <w:ins w:id="1307" w:author="He Han" w:date="2026-10-27T14:00:00Z"/>
                <w:rFonts w:ascii="Times New Roman" w:eastAsia="仿宋_GB2312" w:hAnsi="Times New Roman" w:cs="Times New Roman"/>
                <w:color w:val="auto"/>
                <w:sz w:val="18"/>
                <w:szCs w:val="18"/>
              </w:rPr>
              <w:pPrChange w:id="1308" w:author="He Han" w:date="2026-10-27T15:35:00Z">
                <w:pPr>
                  <w:widowControl w:val="0"/>
                  <w:numPr>
                    <w:numId w:val="245"/>
                  </w:numPr>
                  <w:spacing w:beforeLines="50" w:before="120" w:afterLines="50" w:after="120"/>
                  <w:ind w:leftChars="50" w:left="525" w:hanging="420"/>
                  <w:contextualSpacing/>
                  <w:jc w:val="both"/>
                </w:pPr>
              </w:pPrChange>
            </w:pPr>
            <w:ins w:id="1309"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62DFD48C" w14:textId="77777777" w:rsidR="00E63094" w:rsidRPr="00C34334" w:rsidRDefault="00E63094" w:rsidP="00C2448B">
            <w:pPr>
              <w:spacing w:beforeLines="50" w:before="120" w:afterLines="50" w:after="120"/>
              <w:ind w:leftChars="50" w:left="105"/>
              <w:contextualSpacing/>
              <w:jc w:val="both"/>
              <w:rPr>
                <w:ins w:id="1310" w:author="He Han" w:date="2026-10-27T14:00:00Z"/>
                <w:rFonts w:ascii="Times New Roman" w:eastAsia="仿宋_GB2312" w:hAnsi="Times New Roman" w:cs="Times New Roman"/>
                <w:color w:val="auto"/>
                <w:sz w:val="18"/>
                <w:szCs w:val="18"/>
              </w:rPr>
              <w:pPrChange w:id="1311" w:author="He Han" w:date="2026-10-27T15:35:00Z">
                <w:pPr>
                  <w:spacing w:beforeLines="50" w:before="120" w:afterLines="50" w:after="120"/>
                  <w:ind w:leftChars="50" w:left="105"/>
                  <w:contextualSpacing/>
                  <w:jc w:val="both"/>
                </w:pPr>
              </w:pPrChange>
            </w:pPr>
            <w:ins w:id="1312"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056D2AB0" w14:textId="77777777" w:rsidTr="002079CD">
        <w:trPr>
          <w:trHeight w:val="384"/>
          <w:ins w:id="1313"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9D1D534" w14:textId="77777777" w:rsidR="00E63094" w:rsidRPr="002079CD" w:rsidRDefault="00E63094" w:rsidP="002079CD">
            <w:pPr>
              <w:spacing w:beforeLines="50" w:before="120" w:afterLines="50" w:after="120"/>
              <w:contextualSpacing/>
              <w:jc w:val="center"/>
              <w:rPr>
                <w:ins w:id="1314" w:author="He Han" w:date="2026-10-27T14:00:00Z"/>
                <w:rFonts w:ascii="Times New Roman" w:eastAsia="仿宋_GB2312" w:hAnsi="Times New Roman" w:cs="Times New Roman"/>
                <w:sz w:val="18"/>
                <w:szCs w:val="18"/>
                <w:lang w:eastAsia="zh-CN"/>
              </w:rPr>
            </w:pPr>
            <w:ins w:id="1315" w:author="He Han" w:date="2026-10-27T14:00:00Z">
              <w:r w:rsidRPr="002079CD">
                <w:rPr>
                  <w:rFonts w:ascii="Times New Roman" w:eastAsia="仿宋_GB2312" w:hAnsi="Times New Roman" w:cs="Times New Roman"/>
                  <w:sz w:val="18"/>
                  <w:szCs w:val="18"/>
                  <w:lang w:eastAsia="zh-CN"/>
                </w:rPr>
                <w:t>52</w:t>
              </w:r>
            </w:ins>
          </w:p>
        </w:tc>
        <w:tc>
          <w:tcPr>
            <w:tcW w:w="610" w:type="pct"/>
            <w:tcBorders>
              <w:top w:val="single" w:sz="4" w:space="0" w:color="auto"/>
              <w:left w:val="single" w:sz="4" w:space="0" w:color="auto"/>
              <w:bottom w:val="single" w:sz="4" w:space="0" w:color="auto"/>
              <w:right w:val="single" w:sz="4" w:space="0" w:color="auto"/>
            </w:tcBorders>
            <w:vAlign w:val="center"/>
          </w:tcPr>
          <w:p w14:paraId="51ECD613" w14:textId="77777777" w:rsidR="00E63094" w:rsidRPr="00C34334" w:rsidRDefault="00E63094" w:rsidP="002079CD">
            <w:pPr>
              <w:spacing w:beforeLines="50" w:before="120" w:afterLines="50" w:after="120"/>
              <w:contextualSpacing/>
              <w:jc w:val="center"/>
              <w:rPr>
                <w:ins w:id="1316" w:author="He Han" w:date="2026-10-27T14:00:00Z"/>
                <w:rFonts w:ascii="Times New Roman" w:eastAsia="仿宋_GB2312" w:hAnsi="Times New Roman" w:cs="Times New Roman"/>
                <w:color w:val="auto"/>
                <w:sz w:val="18"/>
                <w:szCs w:val="18"/>
                <w:lang w:eastAsia="zh-CN"/>
              </w:rPr>
            </w:pPr>
            <w:ins w:id="1317"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05DD7ADC" w14:textId="77777777" w:rsidR="00E63094" w:rsidRPr="00C34334" w:rsidRDefault="00E63094" w:rsidP="00C2448B">
            <w:pPr>
              <w:widowControl w:val="0"/>
              <w:numPr>
                <w:ilvl w:val="0"/>
                <w:numId w:val="246"/>
              </w:numPr>
              <w:spacing w:beforeLines="50" w:before="120" w:afterLines="50" w:after="120"/>
              <w:ind w:leftChars="50" w:left="525"/>
              <w:contextualSpacing/>
              <w:jc w:val="both"/>
              <w:rPr>
                <w:ins w:id="1318" w:author="He Han" w:date="2026-10-27T14:00:00Z"/>
                <w:rFonts w:ascii="Times New Roman" w:eastAsia="仿宋_GB2312" w:hAnsi="Times New Roman" w:cs="Times New Roman"/>
                <w:color w:val="auto"/>
                <w:sz w:val="18"/>
                <w:szCs w:val="18"/>
              </w:rPr>
              <w:pPrChange w:id="1319" w:author="He Han" w:date="2026-10-27T15:35:00Z">
                <w:pPr>
                  <w:widowControl w:val="0"/>
                  <w:numPr>
                    <w:numId w:val="246"/>
                  </w:numPr>
                  <w:spacing w:beforeLines="50" w:before="120" w:afterLines="50" w:after="120"/>
                  <w:ind w:leftChars="50" w:left="525" w:hanging="420"/>
                  <w:contextualSpacing/>
                  <w:jc w:val="both"/>
                </w:pPr>
              </w:pPrChange>
            </w:pPr>
            <w:ins w:id="1320" w:author="He Han" w:date="2026-10-27T14:00:00Z">
              <w:r w:rsidRPr="00C34334">
                <w:rPr>
                  <w:rFonts w:ascii="Times New Roman" w:eastAsia="仿宋_GB2312" w:hAnsi="Times New Roman" w:cs="Times New Roman"/>
                  <w:color w:val="auto"/>
                  <w:sz w:val="18"/>
                  <w:szCs w:val="18"/>
                </w:rPr>
                <w:t xml:space="preserve">Add DMF (10.0 V, 9.48 kg/kg) into TJ4S-1213-Sy15. </w:t>
              </w:r>
            </w:ins>
          </w:p>
          <w:p w14:paraId="1CBF093D" w14:textId="77777777" w:rsidR="00E63094" w:rsidRPr="00C34334" w:rsidRDefault="00E63094" w:rsidP="00C2448B">
            <w:pPr>
              <w:widowControl w:val="0"/>
              <w:numPr>
                <w:ilvl w:val="0"/>
                <w:numId w:val="246"/>
              </w:numPr>
              <w:spacing w:beforeLines="50" w:before="120" w:afterLines="50" w:after="120"/>
              <w:ind w:leftChars="50" w:left="525"/>
              <w:contextualSpacing/>
              <w:jc w:val="both"/>
              <w:rPr>
                <w:ins w:id="1321" w:author="He Han" w:date="2026-10-27T14:00:00Z"/>
                <w:rFonts w:ascii="Times New Roman" w:eastAsia="仿宋_GB2312" w:hAnsi="Times New Roman" w:cs="Times New Roman"/>
                <w:color w:val="auto"/>
                <w:sz w:val="18"/>
                <w:szCs w:val="18"/>
              </w:rPr>
              <w:pPrChange w:id="1322" w:author="He Han" w:date="2026-10-27T15:35:00Z">
                <w:pPr>
                  <w:widowControl w:val="0"/>
                  <w:numPr>
                    <w:numId w:val="246"/>
                  </w:numPr>
                  <w:spacing w:beforeLines="50" w:before="120" w:afterLines="50" w:after="120"/>
                  <w:ind w:leftChars="50" w:left="525" w:hanging="420"/>
                  <w:contextualSpacing/>
                  <w:jc w:val="both"/>
                </w:pPr>
              </w:pPrChange>
            </w:pPr>
            <w:ins w:id="1323"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67D22F4A" w14:textId="77777777" w:rsidR="00E63094" w:rsidRPr="00C34334" w:rsidRDefault="00E63094" w:rsidP="00C2448B">
            <w:pPr>
              <w:spacing w:beforeLines="50" w:before="120" w:afterLines="50" w:after="120"/>
              <w:ind w:leftChars="50" w:left="105"/>
              <w:contextualSpacing/>
              <w:jc w:val="both"/>
              <w:rPr>
                <w:ins w:id="1324" w:author="He Han" w:date="2026-10-27T14:00:00Z"/>
                <w:rFonts w:ascii="Times New Roman" w:eastAsia="仿宋_GB2312" w:hAnsi="Times New Roman" w:cs="Times New Roman"/>
                <w:color w:val="auto"/>
                <w:sz w:val="18"/>
                <w:szCs w:val="18"/>
              </w:rPr>
              <w:pPrChange w:id="1325" w:author="He Han" w:date="2026-10-27T15:35:00Z">
                <w:pPr>
                  <w:spacing w:beforeLines="50" w:before="120" w:afterLines="50" w:after="120"/>
                  <w:ind w:leftChars="50" w:left="105"/>
                  <w:contextualSpacing/>
                  <w:jc w:val="both"/>
                </w:pPr>
              </w:pPrChange>
            </w:pPr>
            <w:ins w:id="1326"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727CFA4F" w14:textId="77777777" w:rsidTr="002079CD">
        <w:trPr>
          <w:trHeight w:val="384"/>
          <w:ins w:id="132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80B5EA1" w14:textId="77777777" w:rsidR="00E63094" w:rsidRPr="002079CD" w:rsidRDefault="00E63094" w:rsidP="002079CD">
            <w:pPr>
              <w:spacing w:beforeLines="50" w:before="120" w:afterLines="50" w:after="120"/>
              <w:contextualSpacing/>
              <w:jc w:val="center"/>
              <w:rPr>
                <w:ins w:id="1328" w:author="He Han" w:date="2026-10-27T14:00:00Z"/>
                <w:rFonts w:ascii="Times New Roman" w:eastAsia="仿宋_GB2312" w:hAnsi="Times New Roman" w:cs="Times New Roman"/>
                <w:sz w:val="18"/>
                <w:szCs w:val="18"/>
                <w:lang w:eastAsia="zh-CN"/>
              </w:rPr>
            </w:pPr>
            <w:ins w:id="1329" w:author="He Han" w:date="2026-10-27T14:00:00Z">
              <w:r w:rsidRPr="002079CD">
                <w:rPr>
                  <w:rFonts w:ascii="Times New Roman" w:eastAsia="仿宋_GB2312" w:hAnsi="Times New Roman" w:cs="Times New Roman"/>
                  <w:sz w:val="18"/>
                  <w:szCs w:val="18"/>
                  <w:lang w:eastAsia="zh-CN"/>
                </w:rPr>
                <w:t>53</w:t>
              </w:r>
            </w:ins>
          </w:p>
        </w:tc>
        <w:tc>
          <w:tcPr>
            <w:tcW w:w="610" w:type="pct"/>
            <w:tcBorders>
              <w:top w:val="single" w:sz="4" w:space="0" w:color="auto"/>
              <w:left w:val="single" w:sz="4" w:space="0" w:color="auto"/>
              <w:bottom w:val="single" w:sz="4" w:space="0" w:color="auto"/>
              <w:right w:val="single" w:sz="4" w:space="0" w:color="auto"/>
            </w:tcBorders>
            <w:vAlign w:val="center"/>
          </w:tcPr>
          <w:p w14:paraId="773A2545" w14:textId="77777777" w:rsidR="00E63094" w:rsidRPr="00C34334" w:rsidRDefault="00E63094" w:rsidP="002079CD">
            <w:pPr>
              <w:spacing w:beforeLines="50" w:before="120" w:afterLines="50" w:after="120"/>
              <w:contextualSpacing/>
              <w:jc w:val="center"/>
              <w:rPr>
                <w:ins w:id="1330" w:author="He Han" w:date="2026-10-27T14:00:00Z"/>
                <w:rFonts w:ascii="Times New Roman" w:eastAsia="仿宋_GB2312" w:hAnsi="Times New Roman" w:cs="Times New Roman"/>
                <w:color w:val="auto"/>
                <w:sz w:val="18"/>
                <w:szCs w:val="18"/>
                <w:lang w:eastAsia="zh-CN"/>
              </w:rPr>
            </w:pPr>
            <w:proofErr w:type="spellStart"/>
            <w:ins w:id="1331"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 xml:space="preserve">-L-Val-OH </w:t>
              </w:r>
            </w:ins>
          </w:p>
          <w:p w14:paraId="0CB4BFA8" w14:textId="77777777" w:rsidR="00E63094" w:rsidRPr="00C34334" w:rsidRDefault="00E63094" w:rsidP="002079CD">
            <w:pPr>
              <w:spacing w:beforeLines="50" w:before="120" w:afterLines="50" w:after="120"/>
              <w:contextualSpacing/>
              <w:jc w:val="center"/>
              <w:rPr>
                <w:ins w:id="1332" w:author="He Han" w:date="2026-10-27T14:00:00Z"/>
                <w:rFonts w:ascii="Times New Roman" w:eastAsia="仿宋_GB2312" w:hAnsi="Times New Roman" w:cs="Times New Roman"/>
                <w:color w:val="auto"/>
                <w:sz w:val="18"/>
                <w:szCs w:val="18"/>
                <w:lang w:eastAsia="zh-CN"/>
              </w:rPr>
            </w:pPr>
            <w:ins w:id="1333" w:author="He Han" w:date="2026-10-27T14:00:00Z">
              <w:r w:rsidRPr="00C34334">
                <w:rPr>
                  <w:rFonts w:ascii="Times New Roman" w:eastAsia="仿宋_GB2312" w:hAnsi="Times New Roman" w:cs="Times New Roman"/>
                  <w:color w:val="auto"/>
                  <w:sz w:val="18"/>
                  <w:szCs w:val="18"/>
                  <w:lang w:eastAsia="zh-CN"/>
                </w:rPr>
                <w:t>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0D293F9D" w14:textId="77777777" w:rsidR="00E63094" w:rsidRPr="00C34334" w:rsidRDefault="00E63094" w:rsidP="00C2448B">
            <w:pPr>
              <w:widowControl w:val="0"/>
              <w:numPr>
                <w:ilvl w:val="0"/>
                <w:numId w:val="247"/>
              </w:numPr>
              <w:spacing w:beforeLines="50" w:before="120" w:afterLines="50" w:after="120"/>
              <w:ind w:leftChars="50" w:left="525"/>
              <w:contextualSpacing/>
              <w:jc w:val="both"/>
              <w:rPr>
                <w:ins w:id="1334" w:author="He Han" w:date="2026-10-27T14:00:00Z"/>
                <w:rFonts w:ascii="Times New Roman" w:eastAsia="仿宋_GB2312" w:hAnsi="Times New Roman" w:cs="Times New Roman"/>
                <w:color w:val="auto"/>
                <w:sz w:val="18"/>
                <w:szCs w:val="18"/>
              </w:rPr>
              <w:pPrChange w:id="1335" w:author="He Han" w:date="2026-10-27T15:35:00Z">
                <w:pPr>
                  <w:widowControl w:val="0"/>
                  <w:numPr>
                    <w:numId w:val="247"/>
                  </w:numPr>
                  <w:spacing w:beforeLines="50" w:before="120" w:afterLines="50" w:after="120"/>
                  <w:ind w:leftChars="50" w:left="525" w:hanging="420"/>
                  <w:contextualSpacing/>
                  <w:jc w:val="both"/>
                </w:pPr>
              </w:pPrChange>
            </w:pPr>
            <w:ins w:id="1336"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027A2AA1" w14:textId="77777777" w:rsidR="00E63094" w:rsidRPr="00C34334" w:rsidRDefault="00E63094" w:rsidP="00C2448B">
            <w:pPr>
              <w:widowControl w:val="0"/>
              <w:numPr>
                <w:ilvl w:val="0"/>
                <w:numId w:val="247"/>
              </w:numPr>
              <w:spacing w:beforeLines="50" w:before="120" w:afterLines="50" w:after="120"/>
              <w:ind w:leftChars="50" w:left="525"/>
              <w:contextualSpacing/>
              <w:jc w:val="both"/>
              <w:rPr>
                <w:ins w:id="1337" w:author="He Han" w:date="2026-10-27T14:00:00Z"/>
                <w:rFonts w:ascii="Times New Roman" w:eastAsia="仿宋_GB2312" w:hAnsi="Times New Roman" w:cs="Times New Roman"/>
                <w:color w:val="auto"/>
                <w:sz w:val="18"/>
                <w:szCs w:val="18"/>
              </w:rPr>
              <w:pPrChange w:id="1338" w:author="He Han" w:date="2026-10-27T15:35:00Z">
                <w:pPr>
                  <w:widowControl w:val="0"/>
                  <w:numPr>
                    <w:numId w:val="247"/>
                  </w:numPr>
                  <w:spacing w:beforeLines="50" w:before="120" w:afterLines="50" w:after="120"/>
                  <w:ind w:leftChars="50" w:left="525" w:hanging="420"/>
                  <w:contextualSpacing/>
                  <w:jc w:val="both"/>
                </w:pPr>
              </w:pPrChange>
            </w:pPr>
            <w:ins w:id="1339"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23C205A2" w14:textId="77777777" w:rsidR="00E63094" w:rsidRPr="00C34334" w:rsidRDefault="00E63094" w:rsidP="00C2448B">
            <w:pPr>
              <w:widowControl w:val="0"/>
              <w:numPr>
                <w:ilvl w:val="0"/>
                <w:numId w:val="247"/>
              </w:numPr>
              <w:spacing w:beforeLines="50" w:before="120" w:afterLines="50" w:after="120"/>
              <w:ind w:leftChars="50" w:left="525"/>
              <w:contextualSpacing/>
              <w:jc w:val="both"/>
              <w:rPr>
                <w:ins w:id="1340" w:author="He Han" w:date="2026-10-27T14:00:00Z"/>
                <w:rFonts w:ascii="Times New Roman" w:eastAsia="仿宋_GB2312" w:hAnsi="Times New Roman" w:cs="Times New Roman"/>
                <w:color w:val="auto"/>
                <w:sz w:val="18"/>
                <w:szCs w:val="18"/>
              </w:rPr>
              <w:pPrChange w:id="1341" w:author="He Han" w:date="2026-10-27T15:35:00Z">
                <w:pPr>
                  <w:widowControl w:val="0"/>
                  <w:numPr>
                    <w:numId w:val="247"/>
                  </w:numPr>
                  <w:spacing w:beforeLines="50" w:before="120" w:afterLines="50" w:after="120"/>
                  <w:ind w:leftChars="50" w:left="525" w:hanging="420"/>
                  <w:contextualSpacing/>
                  <w:jc w:val="both"/>
                </w:pPr>
              </w:pPrChange>
            </w:pPr>
            <w:ins w:id="1342"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 xml:space="preserve">-L-Val-OH (2.00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Stir at least 15minutes at 20.0 ± 5.0 °C (target: 20.0 °C)</w:t>
              </w:r>
              <w:proofErr w:type="gramStart"/>
              <w:r w:rsidRPr="00C34334">
                <w:rPr>
                  <w:rFonts w:ascii="Times New Roman" w:eastAsia="仿宋_GB2312" w:hAnsi="Times New Roman" w:cs="Times New Roman"/>
                  <w:color w:val="auto"/>
                  <w:sz w:val="18"/>
                  <w:szCs w:val="18"/>
                </w:rPr>
                <w:t>.,</w:t>
              </w:r>
              <w:proofErr w:type="gramEnd"/>
              <w:r w:rsidRPr="00C34334">
                <w:rPr>
                  <w:rFonts w:ascii="Times New Roman" w:eastAsia="仿宋_GB2312" w:hAnsi="Times New Roman" w:cs="Times New Roman"/>
                  <w:color w:val="auto"/>
                  <w:sz w:val="18"/>
                  <w:szCs w:val="18"/>
                </w:rPr>
                <w:t xml:space="preserve"> Confirm no visible solids and later use.</w:t>
              </w:r>
            </w:ins>
          </w:p>
          <w:p w14:paraId="655ED299" w14:textId="77777777" w:rsidR="00E63094" w:rsidRPr="00C34334" w:rsidRDefault="00E63094" w:rsidP="00C2448B">
            <w:pPr>
              <w:widowControl w:val="0"/>
              <w:numPr>
                <w:ilvl w:val="0"/>
                <w:numId w:val="247"/>
              </w:numPr>
              <w:spacing w:beforeLines="50" w:before="120" w:afterLines="50" w:after="120"/>
              <w:ind w:leftChars="50" w:left="525"/>
              <w:contextualSpacing/>
              <w:jc w:val="both"/>
              <w:rPr>
                <w:ins w:id="1343" w:author="He Han" w:date="2026-10-27T14:00:00Z"/>
                <w:rFonts w:ascii="Times New Roman" w:eastAsia="仿宋_GB2312" w:hAnsi="Times New Roman" w:cs="Times New Roman"/>
                <w:color w:val="auto"/>
                <w:sz w:val="18"/>
                <w:szCs w:val="18"/>
              </w:rPr>
              <w:pPrChange w:id="1344" w:author="He Han" w:date="2026-10-27T15:35:00Z">
                <w:pPr>
                  <w:widowControl w:val="0"/>
                  <w:numPr>
                    <w:numId w:val="247"/>
                  </w:numPr>
                  <w:spacing w:beforeLines="50" w:before="120" w:afterLines="50" w:after="120"/>
                  <w:ind w:leftChars="50" w:left="525" w:hanging="420"/>
                  <w:contextualSpacing/>
                  <w:jc w:val="both"/>
                </w:pPr>
              </w:pPrChange>
            </w:pPr>
            <w:ins w:id="1345"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TJ4S-1213-Sy15-R01 with DMF (2.0 V, 1.90 kg/kg).  </w:t>
              </w:r>
            </w:ins>
          </w:p>
          <w:p w14:paraId="01C211A6" w14:textId="77777777" w:rsidR="00E63094" w:rsidRPr="00C34334" w:rsidRDefault="00E63094" w:rsidP="00C2448B">
            <w:pPr>
              <w:widowControl w:val="0"/>
              <w:numPr>
                <w:ilvl w:val="0"/>
                <w:numId w:val="247"/>
              </w:numPr>
              <w:spacing w:beforeLines="50" w:before="120" w:afterLines="50" w:after="120"/>
              <w:ind w:leftChars="50" w:left="525"/>
              <w:contextualSpacing/>
              <w:jc w:val="both"/>
              <w:rPr>
                <w:ins w:id="1346" w:author="He Han" w:date="2026-10-27T14:00:00Z"/>
                <w:rFonts w:ascii="Times New Roman" w:eastAsia="仿宋_GB2312" w:hAnsi="Times New Roman" w:cs="Times New Roman"/>
                <w:color w:val="auto"/>
                <w:sz w:val="18"/>
                <w:szCs w:val="18"/>
              </w:rPr>
              <w:pPrChange w:id="1347" w:author="He Han" w:date="2026-10-27T15:35:00Z">
                <w:pPr>
                  <w:widowControl w:val="0"/>
                  <w:numPr>
                    <w:numId w:val="247"/>
                  </w:numPr>
                  <w:spacing w:beforeLines="50" w:before="120" w:afterLines="50" w:after="120"/>
                  <w:ind w:leftChars="50" w:left="525" w:hanging="420"/>
                  <w:contextualSpacing/>
                  <w:jc w:val="both"/>
                </w:pPr>
              </w:pPrChange>
            </w:pPr>
            <w:ins w:id="1348" w:author="He Han" w:date="2026-10-27T14:00:00Z">
              <w:r w:rsidRPr="00C34334">
                <w:rPr>
                  <w:rFonts w:ascii="Times New Roman" w:eastAsia="仿宋_GB2312" w:hAnsi="Times New Roman" w:cs="Times New Roman"/>
                  <w:color w:val="auto"/>
                  <w:sz w:val="18"/>
                  <w:szCs w:val="18"/>
                </w:rPr>
                <w:t xml:space="preserve">Add DIC (2.20 eq.) into TJ4S-1213-Sy15-R01 at 20.0 ± 5.0 °C (target: 20.0 °C, activate for 20±5 min (target: 20 min) at 20.0 ± 5.0 °C (target: 20.0 °C).   </w:t>
              </w:r>
            </w:ins>
          </w:p>
          <w:p w14:paraId="0D2BCD86" w14:textId="77777777" w:rsidR="00E63094" w:rsidRPr="00C34334" w:rsidRDefault="00E63094" w:rsidP="00C2448B">
            <w:pPr>
              <w:widowControl w:val="0"/>
              <w:numPr>
                <w:ilvl w:val="0"/>
                <w:numId w:val="247"/>
              </w:numPr>
              <w:spacing w:beforeLines="50" w:before="120" w:afterLines="50" w:after="120"/>
              <w:ind w:leftChars="50" w:left="525"/>
              <w:contextualSpacing/>
              <w:jc w:val="both"/>
              <w:rPr>
                <w:ins w:id="1349" w:author="He Han" w:date="2026-10-27T14:00:00Z"/>
                <w:rFonts w:ascii="Times New Roman" w:eastAsia="仿宋_GB2312" w:hAnsi="Times New Roman" w:cs="Times New Roman"/>
                <w:color w:val="auto"/>
                <w:sz w:val="18"/>
                <w:szCs w:val="18"/>
              </w:rPr>
              <w:pPrChange w:id="1350" w:author="He Han" w:date="2026-10-27T15:35:00Z">
                <w:pPr>
                  <w:widowControl w:val="0"/>
                  <w:numPr>
                    <w:numId w:val="247"/>
                  </w:numPr>
                  <w:spacing w:beforeLines="50" w:before="120" w:afterLines="50" w:after="120"/>
                  <w:ind w:leftChars="50" w:left="525" w:hanging="420"/>
                  <w:contextualSpacing/>
                  <w:jc w:val="both"/>
                </w:pPr>
              </w:pPrChange>
            </w:pPr>
            <w:ins w:id="1351"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0.95 kg/kg) into TJ4S-1213-Sy15-R01 to rinse the wall.</w:t>
              </w:r>
            </w:ins>
          </w:p>
          <w:p w14:paraId="64783458" w14:textId="77777777" w:rsidR="00E63094" w:rsidRPr="00C34334" w:rsidRDefault="00E63094" w:rsidP="00C2448B">
            <w:pPr>
              <w:widowControl w:val="0"/>
              <w:numPr>
                <w:ilvl w:val="0"/>
                <w:numId w:val="247"/>
              </w:numPr>
              <w:spacing w:beforeLines="50" w:before="120" w:afterLines="50" w:after="120"/>
              <w:ind w:leftChars="50" w:left="525"/>
              <w:contextualSpacing/>
              <w:jc w:val="both"/>
              <w:rPr>
                <w:ins w:id="1352" w:author="He Han" w:date="2026-10-27T14:00:00Z"/>
                <w:rFonts w:ascii="Times New Roman" w:eastAsia="仿宋_GB2312" w:hAnsi="Times New Roman" w:cs="Times New Roman"/>
                <w:color w:val="auto"/>
                <w:sz w:val="18"/>
                <w:szCs w:val="18"/>
              </w:rPr>
              <w:pPrChange w:id="1353" w:author="He Han" w:date="2026-10-27T15:35:00Z">
                <w:pPr>
                  <w:widowControl w:val="0"/>
                  <w:numPr>
                    <w:numId w:val="247"/>
                  </w:numPr>
                  <w:spacing w:beforeLines="50" w:before="120" w:afterLines="50" w:after="120"/>
                  <w:ind w:leftChars="50" w:left="525" w:hanging="420"/>
                  <w:contextualSpacing/>
                  <w:jc w:val="both"/>
                </w:pPr>
              </w:pPrChange>
            </w:pPr>
            <w:ins w:id="1354"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3228E3C7" w14:textId="77777777" w:rsidTr="002079CD">
        <w:trPr>
          <w:trHeight w:val="384"/>
          <w:ins w:id="135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F9B9E43" w14:textId="77777777" w:rsidR="00E63094" w:rsidRPr="002079CD" w:rsidRDefault="00E63094" w:rsidP="002079CD">
            <w:pPr>
              <w:spacing w:beforeLines="50" w:before="120" w:afterLines="50" w:after="120"/>
              <w:contextualSpacing/>
              <w:jc w:val="center"/>
              <w:rPr>
                <w:ins w:id="1356" w:author="He Han" w:date="2026-10-27T14:00:00Z"/>
                <w:rFonts w:ascii="Times New Roman" w:eastAsia="仿宋_GB2312" w:hAnsi="Times New Roman" w:cs="Times New Roman"/>
                <w:sz w:val="18"/>
                <w:szCs w:val="18"/>
                <w:lang w:eastAsia="zh-CN"/>
              </w:rPr>
            </w:pPr>
            <w:ins w:id="1357" w:author="He Han" w:date="2026-10-27T14:00:00Z">
              <w:r w:rsidRPr="002079CD">
                <w:rPr>
                  <w:rFonts w:ascii="Times New Roman" w:eastAsia="仿宋_GB2312" w:hAnsi="Times New Roman" w:cs="Times New Roman"/>
                  <w:sz w:val="18"/>
                  <w:szCs w:val="18"/>
                  <w:lang w:eastAsia="zh-CN"/>
                </w:rPr>
                <w:t>54</w:t>
              </w:r>
            </w:ins>
          </w:p>
        </w:tc>
        <w:tc>
          <w:tcPr>
            <w:tcW w:w="610" w:type="pct"/>
            <w:tcBorders>
              <w:top w:val="single" w:sz="4" w:space="0" w:color="auto"/>
              <w:left w:val="single" w:sz="4" w:space="0" w:color="auto"/>
              <w:bottom w:val="single" w:sz="4" w:space="0" w:color="auto"/>
              <w:right w:val="single" w:sz="4" w:space="0" w:color="auto"/>
            </w:tcBorders>
            <w:vAlign w:val="center"/>
          </w:tcPr>
          <w:p w14:paraId="50134A07" w14:textId="77777777" w:rsidR="00E63094" w:rsidRPr="00C34334" w:rsidRDefault="00E63094" w:rsidP="002079CD">
            <w:pPr>
              <w:spacing w:beforeLines="50" w:before="120" w:afterLines="50" w:after="120"/>
              <w:contextualSpacing/>
              <w:jc w:val="center"/>
              <w:rPr>
                <w:ins w:id="1358" w:author="He Han" w:date="2026-10-27T14:00:00Z"/>
                <w:rFonts w:ascii="Times New Roman" w:eastAsia="仿宋_GB2312" w:hAnsi="Times New Roman" w:cs="Times New Roman"/>
                <w:color w:val="auto"/>
                <w:sz w:val="18"/>
                <w:szCs w:val="18"/>
                <w:lang w:eastAsia="zh-CN"/>
              </w:rPr>
            </w:pPr>
            <w:ins w:id="1359"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0F0BD8A5" w14:textId="77777777" w:rsidR="00E63094" w:rsidRPr="00C34334" w:rsidRDefault="00E63094" w:rsidP="00C2448B">
            <w:pPr>
              <w:widowControl w:val="0"/>
              <w:numPr>
                <w:ilvl w:val="0"/>
                <w:numId w:val="248"/>
              </w:numPr>
              <w:spacing w:beforeLines="50" w:before="120" w:afterLines="50" w:after="120"/>
              <w:ind w:leftChars="50" w:left="525"/>
              <w:contextualSpacing/>
              <w:jc w:val="both"/>
              <w:rPr>
                <w:ins w:id="1360" w:author="He Han" w:date="2026-10-27T14:00:00Z"/>
                <w:rFonts w:ascii="Times New Roman" w:eastAsia="仿宋_GB2312" w:hAnsi="Times New Roman" w:cs="Times New Roman"/>
                <w:color w:val="auto"/>
                <w:sz w:val="18"/>
                <w:szCs w:val="18"/>
              </w:rPr>
              <w:pPrChange w:id="1361" w:author="He Han" w:date="2026-10-27T15:35:00Z">
                <w:pPr>
                  <w:widowControl w:val="0"/>
                  <w:numPr>
                    <w:numId w:val="248"/>
                  </w:numPr>
                  <w:spacing w:beforeLines="50" w:before="120" w:afterLines="50" w:after="120"/>
                  <w:ind w:leftChars="50" w:left="525" w:hanging="420"/>
                  <w:contextualSpacing/>
                  <w:jc w:val="both"/>
                </w:pPr>
              </w:pPrChange>
            </w:pPr>
            <w:ins w:id="1362" w:author="He Han" w:date="2026-10-27T14:00:00Z">
              <w:r w:rsidRPr="00C34334">
                <w:rPr>
                  <w:rFonts w:ascii="Times New Roman" w:eastAsia="仿宋_GB2312" w:hAnsi="Times New Roman" w:cs="Times New Roman"/>
                  <w:color w:val="auto"/>
                  <w:sz w:val="18"/>
                  <w:szCs w:val="18"/>
                </w:rPr>
                <w:t>Heat the mixture to 20.0 ~27.0 °C (target: 25.0 °C). The mixture is allowed to react at 20.0 ~27.0 °C (target: 25.0 °C).</w:t>
              </w:r>
            </w:ins>
          </w:p>
          <w:p w14:paraId="5482ED35" w14:textId="583B12D8" w:rsidR="00E63094" w:rsidRPr="00C34334" w:rsidRDefault="00E63094" w:rsidP="00C2448B">
            <w:pPr>
              <w:widowControl w:val="0"/>
              <w:numPr>
                <w:ilvl w:val="0"/>
                <w:numId w:val="248"/>
              </w:numPr>
              <w:spacing w:beforeLines="50" w:before="120" w:afterLines="50" w:after="120"/>
              <w:ind w:leftChars="50" w:left="525"/>
              <w:contextualSpacing/>
              <w:jc w:val="both"/>
              <w:rPr>
                <w:ins w:id="1363" w:author="He Han" w:date="2026-10-27T14:00:00Z"/>
                <w:rFonts w:ascii="Times New Roman" w:eastAsia="仿宋_GB2312" w:hAnsi="Times New Roman" w:cs="Times New Roman"/>
                <w:color w:val="auto"/>
                <w:sz w:val="18"/>
                <w:szCs w:val="18"/>
              </w:rPr>
              <w:pPrChange w:id="1364" w:author="He Han" w:date="2026-10-27T15:35:00Z">
                <w:pPr>
                  <w:widowControl w:val="0"/>
                  <w:numPr>
                    <w:numId w:val="248"/>
                  </w:numPr>
                  <w:spacing w:beforeLines="50" w:before="120" w:afterLines="50" w:after="120"/>
                  <w:ind w:leftChars="50" w:left="525" w:hanging="420"/>
                  <w:contextualSpacing/>
                  <w:jc w:val="both"/>
                </w:pPr>
              </w:pPrChange>
            </w:pPr>
            <w:ins w:id="1365" w:author="He Han" w:date="2026-10-27T14:00:00Z">
              <w:r w:rsidRPr="00C34334">
                <w:rPr>
                  <w:rFonts w:ascii="Times New Roman" w:eastAsia="仿宋_GB2312" w:hAnsi="Times New Roman" w:cs="Times New Roman" w:hint="eastAsia"/>
                  <w:color w:val="auto"/>
                  <w:sz w:val="18"/>
                  <w:szCs w:val="18"/>
                </w:rPr>
                <w:t>After 3 h</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15 min (target: 3 h), sample the mixture every 0.5~1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00381C64">
                <w:rPr>
                  <w:rFonts w:ascii="Times New Roman" w:eastAsia="仿宋_GB2312" w:hAnsi="Times New Roman" w:cs="Times New Roman" w:hint="eastAsia"/>
                  <w:color w:val="auto"/>
                  <w:sz w:val="18"/>
                  <w:szCs w:val="18"/>
                </w:rPr>
                <w:t xml:space="preserve"> 9.5 h).</w:t>
              </w:r>
            </w:ins>
          </w:p>
          <w:p w14:paraId="3DD2FE18" w14:textId="77777777" w:rsidR="00E63094" w:rsidRPr="00C34334" w:rsidRDefault="00E63094" w:rsidP="00C2448B">
            <w:pPr>
              <w:widowControl w:val="0"/>
              <w:numPr>
                <w:ilvl w:val="0"/>
                <w:numId w:val="248"/>
              </w:numPr>
              <w:spacing w:beforeLines="50" w:before="120" w:afterLines="50" w:after="120"/>
              <w:ind w:leftChars="50" w:left="525"/>
              <w:contextualSpacing/>
              <w:jc w:val="both"/>
              <w:rPr>
                <w:ins w:id="1366" w:author="He Han" w:date="2026-10-27T14:00:00Z"/>
                <w:rFonts w:ascii="Times New Roman" w:eastAsia="仿宋_GB2312" w:hAnsi="Times New Roman" w:cs="Times New Roman"/>
                <w:color w:val="auto"/>
                <w:sz w:val="18"/>
                <w:szCs w:val="18"/>
              </w:rPr>
              <w:pPrChange w:id="1367" w:author="He Han" w:date="2026-10-27T15:35:00Z">
                <w:pPr>
                  <w:widowControl w:val="0"/>
                  <w:numPr>
                    <w:numId w:val="248"/>
                  </w:numPr>
                  <w:spacing w:beforeLines="50" w:before="120" w:afterLines="50" w:after="120"/>
                  <w:ind w:leftChars="50" w:left="525" w:hanging="420"/>
                  <w:contextualSpacing/>
                  <w:jc w:val="both"/>
                </w:pPr>
              </w:pPrChange>
            </w:pPr>
            <w:ins w:id="1368"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626AB183" w14:textId="77777777" w:rsidR="00E63094" w:rsidRPr="00C34334" w:rsidRDefault="00E63094" w:rsidP="00C2448B">
            <w:pPr>
              <w:spacing w:beforeLines="50" w:before="120" w:afterLines="50" w:after="120"/>
              <w:ind w:leftChars="50" w:left="105"/>
              <w:contextualSpacing/>
              <w:jc w:val="both"/>
              <w:rPr>
                <w:ins w:id="1369" w:author="He Han" w:date="2026-10-27T14:00:00Z"/>
                <w:rFonts w:ascii="Times New Roman" w:eastAsia="仿宋_GB2312" w:hAnsi="Times New Roman" w:cs="Times New Roman"/>
                <w:color w:val="auto"/>
                <w:sz w:val="18"/>
                <w:szCs w:val="18"/>
              </w:rPr>
              <w:pPrChange w:id="1370" w:author="He Han" w:date="2026-10-27T15:35:00Z">
                <w:pPr>
                  <w:spacing w:beforeLines="50" w:before="120" w:afterLines="50" w:after="120"/>
                  <w:ind w:leftChars="50" w:left="105"/>
                  <w:contextualSpacing/>
                  <w:jc w:val="both"/>
                </w:pPr>
              </w:pPrChange>
            </w:pPr>
            <w:ins w:id="1371"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677C1D5C" w14:textId="77777777" w:rsidTr="002079CD">
        <w:trPr>
          <w:trHeight w:val="384"/>
          <w:ins w:id="137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5B7266D" w14:textId="77777777" w:rsidR="00E63094" w:rsidRPr="002079CD" w:rsidRDefault="00E63094" w:rsidP="002079CD">
            <w:pPr>
              <w:spacing w:beforeLines="50" w:before="120" w:afterLines="50" w:after="120"/>
              <w:contextualSpacing/>
              <w:jc w:val="center"/>
              <w:rPr>
                <w:ins w:id="1373" w:author="He Han" w:date="2026-10-27T14:00:00Z"/>
                <w:rFonts w:ascii="Times New Roman" w:eastAsia="仿宋_GB2312" w:hAnsi="Times New Roman" w:cs="Times New Roman"/>
                <w:sz w:val="18"/>
                <w:szCs w:val="18"/>
                <w:lang w:eastAsia="zh-CN"/>
              </w:rPr>
            </w:pPr>
            <w:ins w:id="1374" w:author="He Han" w:date="2026-10-27T14:00:00Z">
              <w:r w:rsidRPr="002079CD">
                <w:rPr>
                  <w:rFonts w:ascii="Times New Roman" w:eastAsia="仿宋_GB2312" w:hAnsi="Times New Roman" w:cs="Times New Roman"/>
                  <w:sz w:val="18"/>
                  <w:szCs w:val="18"/>
                  <w:lang w:eastAsia="zh-CN"/>
                </w:rPr>
                <w:t>55</w:t>
              </w:r>
            </w:ins>
          </w:p>
        </w:tc>
        <w:tc>
          <w:tcPr>
            <w:tcW w:w="610" w:type="pct"/>
            <w:tcBorders>
              <w:top w:val="single" w:sz="4" w:space="0" w:color="auto"/>
              <w:left w:val="single" w:sz="4" w:space="0" w:color="auto"/>
              <w:bottom w:val="single" w:sz="4" w:space="0" w:color="auto"/>
              <w:right w:val="single" w:sz="4" w:space="0" w:color="auto"/>
            </w:tcBorders>
            <w:vAlign w:val="center"/>
          </w:tcPr>
          <w:p w14:paraId="3E4A1B55" w14:textId="77777777" w:rsidR="00E63094" w:rsidRPr="00C34334" w:rsidRDefault="00E63094" w:rsidP="002079CD">
            <w:pPr>
              <w:spacing w:beforeLines="50" w:before="120" w:afterLines="50" w:after="120"/>
              <w:contextualSpacing/>
              <w:jc w:val="center"/>
              <w:rPr>
                <w:ins w:id="1375" w:author="He Han" w:date="2026-10-27T14:00:00Z"/>
                <w:rFonts w:ascii="Times New Roman" w:eastAsia="仿宋_GB2312" w:hAnsi="Times New Roman" w:cs="Times New Roman"/>
                <w:color w:val="auto"/>
                <w:sz w:val="18"/>
                <w:szCs w:val="18"/>
                <w:lang w:eastAsia="zh-CN"/>
              </w:rPr>
            </w:pPr>
            <w:ins w:id="1376"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C076FC2" w14:textId="77777777" w:rsidR="00E63094" w:rsidRPr="00C34334" w:rsidRDefault="00E63094" w:rsidP="00C2448B">
            <w:pPr>
              <w:widowControl w:val="0"/>
              <w:numPr>
                <w:ilvl w:val="0"/>
                <w:numId w:val="249"/>
              </w:numPr>
              <w:spacing w:beforeLines="50" w:before="120" w:afterLines="50" w:after="120"/>
              <w:ind w:leftChars="50" w:left="525"/>
              <w:contextualSpacing/>
              <w:jc w:val="both"/>
              <w:rPr>
                <w:ins w:id="1377" w:author="He Han" w:date="2026-10-27T14:00:00Z"/>
                <w:rFonts w:ascii="Times New Roman" w:eastAsia="仿宋_GB2312" w:hAnsi="Times New Roman" w:cs="Times New Roman"/>
                <w:color w:val="auto"/>
                <w:sz w:val="18"/>
                <w:szCs w:val="18"/>
              </w:rPr>
              <w:pPrChange w:id="1378" w:author="He Han" w:date="2026-10-27T15:35:00Z">
                <w:pPr>
                  <w:widowControl w:val="0"/>
                  <w:numPr>
                    <w:numId w:val="249"/>
                  </w:numPr>
                  <w:spacing w:beforeLines="50" w:before="120" w:afterLines="50" w:after="120"/>
                  <w:ind w:leftChars="50" w:left="525" w:hanging="420"/>
                  <w:contextualSpacing/>
                  <w:jc w:val="both"/>
                </w:pPr>
              </w:pPrChange>
            </w:pPr>
            <w:ins w:id="1379"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04574431" w14:textId="77777777" w:rsidR="00E63094" w:rsidRPr="00C34334" w:rsidRDefault="00E63094" w:rsidP="00C2448B">
            <w:pPr>
              <w:widowControl w:val="0"/>
              <w:numPr>
                <w:ilvl w:val="0"/>
                <w:numId w:val="249"/>
              </w:numPr>
              <w:spacing w:beforeLines="50" w:before="120" w:afterLines="50" w:after="120"/>
              <w:ind w:leftChars="50" w:left="525"/>
              <w:contextualSpacing/>
              <w:jc w:val="both"/>
              <w:rPr>
                <w:ins w:id="1380" w:author="He Han" w:date="2026-10-27T14:00:00Z"/>
                <w:rFonts w:ascii="Times New Roman" w:eastAsia="仿宋_GB2312" w:hAnsi="Times New Roman" w:cs="Times New Roman"/>
                <w:color w:val="auto"/>
                <w:sz w:val="18"/>
                <w:szCs w:val="18"/>
              </w:rPr>
              <w:pPrChange w:id="1381" w:author="He Han" w:date="2026-10-27T15:35:00Z">
                <w:pPr>
                  <w:widowControl w:val="0"/>
                  <w:numPr>
                    <w:numId w:val="249"/>
                  </w:numPr>
                  <w:spacing w:beforeLines="50" w:before="120" w:afterLines="50" w:after="120"/>
                  <w:ind w:leftChars="50" w:left="525" w:hanging="420"/>
                  <w:contextualSpacing/>
                  <w:jc w:val="both"/>
                </w:pPr>
              </w:pPrChange>
            </w:pPr>
            <w:ins w:id="1382"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22DFAFB2" w14:textId="77777777" w:rsidR="00E63094" w:rsidRPr="00C34334" w:rsidRDefault="00E63094" w:rsidP="00C2448B">
            <w:pPr>
              <w:widowControl w:val="0"/>
              <w:numPr>
                <w:ilvl w:val="0"/>
                <w:numId w:val="249"/>
              </w:numPr>
              <w:spacing w:beforeLines="50" w:before="120" w:afterLines="50" w:after="120"/>
              <w:ind w:leftChars="50" w:left="525"/>
              <w:contextualSpacing/>
              <w:jc w:val="both"/>
              <w:rPr>
                <w:ins w:id="1383" w:author="He Han" w:date="2026-10-27T14:00:00Z"/>
                <w:rFonts w:ascii="Times New Roman" w:eastAsia="仿宋_GB2312" w:hAnsi="Times New Roman" w:cs="Times New Roman"/>
                <w:color w:val="auto"/>
                <w:sz w:val="18"/>
                <w:szCs w:val="18"/>
              </w:rPr>
              <w:pPrChange w:id="1384" w:author="He Han" w:date="2026-10-27T15:35:00Z">
                <w:pPr>
                  <w:widowControl w:val="0"/>
                  <w:numPr>
                    <w:numId w:val="249"/>
                  </w:numPr>
                  <w:spacing w:beforeLines="50" w:before="120" w:afterLines="50" w:after="120"/>
                  <w:ind w:leftChars="50" w:left="525" w:hanging="420"/>
                  <w:contextualSpacing/>
                  <w:jc w:val="both"/>
                </w:pPr>
              </w:pPrChange>
            </w:pPr>
            <w:ins w:id="1385"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7A63F35D" w14:textId="77777777" w:rsidR="00E63094" w:rsidRPr="00C34334" w:rsidRDefault="00E63094" w:rsidP="00C2448B">
            <w:pPr>
              <w:spacing w:beforeLines="50" w:before="120" w:afterLines="50" w:after="120"/>
              <w:ind w:leftChars="50" w:left="105"/>
              <w:contextualSpacing/>
              <w:jc w:val="both"/>
              <w:rPr>
                <w:ins w:id="1386" w:author="He Han" w:date="2026-10-27T14:00:00Z"/>
                <w:rFonts w:ascii="Times New Roman" w:eastAsia="仿宋_GB2312" w:hAnsi="Times New Roman" w:cs="Times New Roman"/>
                <w:color w:val="auto"/>
                <w:sz w:val="18"/>
                <w:szCs w:val="18"/>
              </w:rPr>
              <w:pPrChange w:id="1387" w:author="He Han" w:date="2026-10-27T15:35:00Z">
                <w:pPr>
                  <w:spacing w:beforeLines="50" w:before="120" w:afterLines="50" w:after="120"/>
                  <w:ind w:leftChars="50" w:left="105"/>
                  <w:contextualSpacing/>
                  <w:jc w:val="both"/>
                </w:pPr>
              </w:pPrChange>
            </w:pPr>
            <w:ins w:id="1388"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2A06EEED" w14:textId="77777777" w:rsidTr="002079CD">
        <w:trPr>
          <w:trHeight w:val="384"/>
          <w:ins w:id="138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F7F45E4" w14:textId="77777777" w:rsidR="00E63094" w:rsidRPr="002079CD" w:rsidRDefault="00E63094" w:rsidP="002079CD">
            <w:pPr>
              <w:spacing w:beforeLines="50" w:before="120" w:afterLines="50" w:after="120"/>
              <w:contextualSpacing/>
              <w:jc w:val="center"/>
              <w:rPr>
                <w:ins w:id="1390" w:author="He Han" w:date="2026-10-27T14:00:00Z"/>
                <w:rFonts w:ascii="Times New Roman" w:eastAsia="仿宋_GB2312" w:hAnsi="Times New Roman" w:cs="Times New Roman"/>
                <w:sz w:val="18"/>
                <w:szCs w:val="18"/>
                <w:lang w:eastAsia="zh-CN"/>
              </w:rPr>
            </w:pPr>
            <w:ins w:id="1391" w:author="He Han" w:date="2026-10-27T14:00:00Z">
              <w:r w:rsidRPr="002079CD">
                <w:rPr>
                  <w:rFonts w:ascii="Times New Roman" w:eastAsia="仿宋_GB2312" w:hAnsi="Times New Roman" w:cs="Times New Roman"/>
                  <w:sz w:val="18"/>
                  <w:szCs w:val="18"/>
                  <w:lang w:eastAsia="zh-CN"/>
                </w:rPr>
                <w:t>56</w:t>
              </w:r>
            </w:ins>
          </w:p>
        </w:tc>
        <w:tc>
          <w:tcPr>
            <w:tcW w:w="610" w:type="pct"/>
            <w:tcBorders>
              <w:top w:val="single" w:sz="4" w:space="0" w:color="auto"/>
              <w:left w:val="single" w:sz="4" w:space="0" w:color="auto"/>
              <w:bottom w:val="single" w:sz="4" w:space="0" w:color="auto"/>
              <w:right w:val="single" w:sz="4" w:space="0" w:color="auto"/>
            </w:tcBorders>
            <w:vAlign w:val="center"/>
          </w:tcPr>
          <w:p w14:paraId="70A8EBC8" w14:textId="77777777" w:rsidR="00E63094" w:rsidRPr="00C34334" w:rsidRDefault="00E63094" w:rsidP="002079CD">
            <w:pPr>
              <w:spacing w:beforeLines="50" w:before="120" w:afterLines="50" w:after="120"/>
              <w:contextualSpacing/>
              <w:jc w:val="center"/>
              <w:rPr>
                <w:ins w:id="1392" w:author="He Han" w:date="2026-10-27T14:00:00Z"/>
                <w:rFonts w:ascii="Times New Roman" w:eastAsia="仿宋_GB2312" w:hAnsi="Times New Roman" w:cs="Times New Roman"/>
                <w:color w:val="auto"/>
                <w:sz w:val="18"/>
                <w:szCs w:val="18"/>
                <w:lang w:eastAsia="zh-CN"/>
              </w:rPr>
            </w:pPr>
            <w:ins w:id="1393"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1B6A3B17" w14:textId="77777777" w:rsidR="00E63094" w:rsidRPr="00C34334" w:rsidRDefault="00E63094" w:rsidP="00C2448B">
            <w:pPr>
              <w:widowControl w:val="0"/>
              <w:numPr>
                <w:ilvl w:val="0"/>
                <w:numId w:val="250"/>
              </w:numPr>
              <w:spacing w:beforeLines="50" w:before="120" w:afterLines="50" w:after="120"/>
              <w:ind w:leftChars="50" w:left="525"/>
              <w:contextualSpacing/>
              <w:jc w:val="both"/>
              <w:rPr>
                <w:ins w:id="1394" w:author="He Han" w:date="2026-10-27T14:00:00Z"/>
                <w:rFonts w:ascii="Times New Roman" w:eastAsia="仿宋_GB2312" w:hAnsi="Times New Roman" w:cs="Times New Roman"/>
                <w:color w:val="auto"/>
                <w:sz w:val="18"/>
                <w:szCs w:val="18"/>
              </w:rPr>
              <w:pPrChange w:id="1395" w:author="He Han" w:date="2026-10-27T15:35:00Z">
                <w:pPr>
                  <w:widowControl w:val="0"/>
                  <w:numPr>
                    <w:numId w:val="250"/>
                  </w:numPr>
                  <w:spacing w:beforeLines="50" w:before="120" w:afterLines="50" w:after="120"/>
                  <w:ind w:leftChars="50" w:left="525" w:hanging="420"/>
                  <w:contextualSpacing/>
                  <w:jc w:val="both"/>
                </w:pPr>
              </w:pPrChange>
            </w:pPr>
            <w:ins w:id="1396"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55699654" w14:textId="77777777" w:rsidR="00E63094" w:rsidRPr="00C34334" w:rsidRDefault="00E63094" w:rsidP="00C2448B">
            <w:pPr>
              <w:widowControl w:val="0"/>
              <w:numPr>
                <w:ilvl w:val="0"/>
                <w:numId w:val="250"/>
              </w:numPr>
              <w:spacing w:beforeLines="50" w:before="120" w:afterLines="50" w:after="120"/>
              <w:ind w:leftChars="50" w:left="525"/>
              <w:contextualSpacing/>
              <w:jc w:val="both"/>
              <w:rPr>
                <w:ins w:id="1397" w:author="He Han" w:date="2026-10-27T14:00:00Z"/>
                <w:rFonts w:ascii="Times New Roman" w:eastAsia="仿宋_GB2312" w:hAnsi="Times New Roman" w:cs="Times New Roman"/>
                <w:color w:val="auto"/>
                <w:sz w:val="18"/>
                <w:szCs w:val="18"/>
              </w:rPr>
              <w:pPrChange w:id="1398" w:author="He Han" w:date="2026-10-27T15:35:00Z">
                <w:pPr>
                  <w:widowControl w:val="0"/>
                  <w:numPr>
                    <w:numId w:val="250"/>
                  </w:numPr>
                  <w:spacing w:beforeLines="50" w:before="120" w:afterLines="50" w:after="120"/>
                  <w:ind w:leftChars="50" w:left="525" w:hanging="420"/>
                  <w:contextualSpacing/>
                  <w:jc w:val="both"/>
                </w:pPr>
              </w:pPrChange>
            </w:pPr>
            <w:ins w:id="1399"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4EB8FE77" w14:textId="77777777" w:rsidR="00E63094" w:rsidRPr="00C34334" w:rsidRDefault="00E63094" w:rsidP="00C2448B">
            <w:pPr>
              <w:widowControl w:val="0"/>
              <w:numPr>
                <w:ilvl w:val="0"/>
                <w:numId w:val="250"/>
              </w:numPr>
              <w:spacing w:beforeLines="50" w:before="120" w:afterLines="50" w:after="120"/>
              <w:ind w:leftChars="50" w:left="525"/>
              <w:contextualSpacing/>
              <w:jc w:val="both"/>
              <w:rPr>
                <w:ins w:id="1400" w:author="He Han" w:date="2026-10-27T14:00:00Z"/>
                <w:rFonts w:ascii="Times New Roman" w:eastAsia="仿宋_GB2312" w:hAnsi="Times New Roman" w:cs="Times New Roman"/>
                <w:color w:val="auto"/>
                <w:sz w:val="18"/>
                <w:szCs w:val="18"/>
              </w:rPr>
              <w:pPrChange w:id="1401" w:author="He Han" w:date="2026-10-27T15:35:00Z">
                <w:pPr>
                  <w:widowControl w:val="0"/>
                  <w:numPr>
                    <w:numId w:val="250"/>
                  </w:numPr>
                  <w:spacing w:beforeLines="50" w:before="120" w:afterLines="50" w:after="120"/>
                  <w:ind w:leftChars="50" w:left="525" w:hanging="420"/>
                  <w:contextualSpacing/>
                  <w:jc w:val="both"/>
                </w:pPr>
              </w:pPrChange>
            </w:pPr>
            <w:ins w:id="1402" w:author="He Han" w:date="2026-10-27T14:00:00Z">
              <w:r w:rsidRPr="00C34334">
                <w:rPr>
                  <w:rFonts w:ascii="Times New Roman" w:eastAsia="仿宋_GB2312" w:hAnsi="Times New Roman" w:cs="Times New Roman"/>
                  <w:color w:val="auto"/>
                  <w:sz w:val="18"/>
                  <w:szCs w:val="18"/>
                </w:rPr>
                <w:t xml:space="preserve">Adjust to 25.0 ± 5.0 °C (target: 25.0 °C), and stir for 110 -130 min (target: 2 h) at 25.0 ± 5.0 °C (target: 25.0 °C).Stop stirring, turn off the nitrogen. Drain until there is no obvious drip. </w:t>
              </w:r>
            </w:ins>
          </w:p>
        </w:tc>
      </w:tr>
      <w:tr w:rsidR="00E63094" w:rsidRPr="00C34334" w14:paraId="521D7230" w14:textId="77777777" w:rsidTr="002079CD">
        <w:trPr>
          <w:trHeight w:val="384"/>
          <w:ins w:id="1403"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708CFD0" w14:textId="77777777" w:rsidR="00E63094" w:rsidRPr="002079CD" w:rsidRDefault="00E63094" w:rsidP="002079CD">
            <w:pPr>
              <w:spacing w:beforeLines="50" w:before="120" w:afterLines="50" w:after="120"/>
              <w:contextualSpacing/>
              <w:jc w:val="center"/>
              <w:rPr>
                <w:ins w:id="1404" w:author="He Han" w:date="2026-10-27T14:00:00Z"/>
                <w:rFonts w:ascii="Times New Roman" w:eastAsia="仿宋_GB2312" w:hAnsi="Times New Roman" w:cs="Times New Roman"/>
                <w:sz w:val="18"/>
                <w:szCs w:val="18"/>
                <w:lang w:eastAsia="zh-CN"/>
              </w:rPr>
            </w:pPr>
            <w:ins w:id="1405" w:author="He Han" w:date="2026-10-27T14:00:00Z">
              <w:r w:rsidRPr="002079CD">
                <w:rPr>
                  <w:rFonts w:ascii="Times New Roman" w:eastAsia="仿宋_GB2312" w:hAnsi="Times New Roman" w:cs="Times New Roman"/>
                  <w:sz w:val="18"/>
                  <w:szCs w:val="18"/>
                  <w:lang w:eastAsia="zh-CN"/>
                </w:rPr>
                <w:lastRenderedPageBreak/>
                <w:t>57</w:t>
              </w:r>
            </w:ins>
          </w:p>
        </w:tc>
        <w:tc>
          <w:tcPr>
            <w:tcW w:w="610" w:type="pct"/>
            <w:tcBorders>
              <w:top w:val="single" w:sz="4" w:space="0" w:color="auto"/>
              <w:left w:val="single" w:sz="4" w:space="0" w:color="auto"/>
              <w:bottom w:val="single" w:sz="4" w:space="0" w:color="auto"/>
              <w:right w:val="single" w:sz="4" w:space="0" w:color="auto"/>
            </w:tcBorders>
            <w:vAlign w:val="center"/>
          </w:tcPr>
          <w:p w14:paraId="581956F9" w14:textId="77777777" w:rsidR="00E63094" w:rsidRPr="00C34334" w:rsidRDefault="00E63094" w:rsidP="002079CD">
            <w:pPr>
              <w:spacing w:beforeLines="50" w:before="120" w:afterLines="50" w:after="120"/>
              <w:contextualSpacing/>
              <w:jc w:val="center"/>
              <w:rPr>
                <w:ins w:id="1406" w:author="He Han" w:date="2026-10-27T14:00:00Z"/>
                <w:rFonts w:ascii="Times New Roman" w:eastAsia="仿宋_GB2312" w:hAnsi="Times New Roman" w:cs="Times New Roman"/>
                <w:color w:val="auto"/>
                <w:sz w:val="18"/>
                <w:szCs w:val="18"/>
                <w:lang w:eastAsia="zh-CN"/>
              </w:rPr>
            </w:pPr>
            <w:ins w:id="1407"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5F2A6453" w14:textId="77777777" w:rsidR="00E63094" w:rsidRPr="00C34334" w:rsidRDefault="00E63094" w:rsidP="00C2448B">
            <w:pPr>
              <w:widowControl w:val="0"/>
              <w:numPr>
                <w:ilvl w:val="0"/>
                <w:numId w:val="251"/>
              </w:numPr>
              <w:spacing w:beforeLines="50" w:before="120" w:afterLines="50" w:after="120"/>
              <w:ind w:leftChars="50" w:left="525"/>
              <w:contextualSpacing/>
              <w:jc w:val="both"/>
              <w:rPr>
                <w:ins w:id="1408" w:author="He Han" w:date="2026-10-27T14:00:00Z"/>
                <w:rFonts w:ascii="Times New Roman" w:eastAsia="仿宋_GB2312" w:hAnsi="Times New Roman" w:cs="Times New Roman"/>
                <w:color w:val="auto"/>
                <w:sz w:val="18"/>
                <w:szCs w:val="18"/>
              </w:rPr>
              <w:pPrChange w:id="1409" w:author="He Han" w:date="2026-10-27T15:35:00Z">
                <w:pPr>
                  <w:widowControl w:val="0"/>
                  <w:numPr>
                    <w:numId w:val="251"/>
                  </w:numPr>
                  <w:spacing w:beforeLines="50" w:before="120" w:afterLines="50" w:after="120"/>
                  <w:ind w:leftChars="50" w:left="525" w:hanging="420"/>
                  <w:contextualSpacing/>
                  <w:jc w:val="both"/>
                </w:pPr>
              </w:pPrChange>
            </w:pPr>
            <w:ins w:id="1410"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7857A422" w14:textId="77777777" w:rsidR="00E63094" w:rsidRPr="00C34334" w:rsidRDefault="00E63094" w:rsidP="00C2448B">
            <w:pPr>
              <w:widowControl w:val="0"/>
              <w:numPr>
                <w:ilvl w:val="0"/>
                <w:numId w:val="251"/>
              </w:numPr>
              <w:spacing w:beforeLines="50" w:before="120" w:afterLines="50" w:after="120"/>
              <w:ind w:leftChars="50" w:left="525"/>
              <w:contextualSpacing/>
              <w:jc w:val="both"/>
              <w:rPr>
                <w:ins w:id="1411" w:author="He Han" w:date="2026-10-27T14:00:00Z"/>
                <w:rFonts w:ascii="Times New Roman" w:eastAsia="仿宋_GB2312" w:hAnsi="Times New Roman" w:cs="Times New Roman"/>
                <w:color w:val="auto"/>
                <w:sz w:val="18"/>
                <w:szCs w:val="18"/>
              </w:rPr>
              <w:pPrChange w:id="1412" w:author="He Han" w:date="2026-10-27T15:35:00Z">
                <w:pPr>
                  <w:widowControl w:val="0"/>
                  <w:numPr>
                    <w:numId w:val="251"/>
                  </w:numPr>
                  <w:spacing w:beforeLines="50" w:before="120" w:afterLines="50" w:after="120"/>
                  <w:ind w:leftChars="50" w:left="525" w:hanging="420"/>
                  <w:contextualSpacing/>
                  <w:jc w:val="both"/>
                </w:pPr>
              </w:pPrChange>
            </w:pPr>
            <w:ins w:id="1413"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5540A057" w14:textId="77777777" w:rsidR="00E63094" w:rsidRPr="00C34334" w:rsidRDefault="00E63094" w:rsidP="00C2448B">
            <w:pPr>
              <w:widowControl w:val="0"/>
              <w:numPr>
                <w:ilvl w:val="0"/>
                <w:numId w:val="251"/>
              </w:numPr>
              <w:spacing w:beforeLines="50" w:before="120" w:afterLines="50" w:after="120"/>
              <w:ind w:leftChars="50" w:left="525"/>
              <w:contextualSpacing/>
              <w:jc w:val="both"/>
              <w:rPr>
                <w:ins w:id="1414" w:author="He Han" w:date="2026-10-27T14:00:00Z"/>
                <w:rFonts w:ascii="Times New Roman" w:eastAsia="仿宋_GB2312" w:hAnsi="Times New Roman" w:cs="Times New Roman"/>
                <w:color w:val="auto"/>
                <w:sz w:val="18"/>
                <w:szCs w:val="18"/>
              </w:rPr>
              <w:pPrChange w:id="1415" w:author="He Han" w:date="2026-10-27T15:35:00Z">
                <w:pPr>
                  <w:widowControl w:val="0"/>
                  <w:numPr>
                    <w:numId w:val="251"/>
                  </w:numPr>
                  <w:spacing w:beforeLines="50" w:before="120" w:afterLines="50" w:after="120"/>
                  <w:ind w:leftChars="50" w:left="525" w:hanging="420"/>
                  <w:contextualSpacing/>
                  <w:jc w:val="both"/>
                </w:pPr>
              </w:pPrChange>
            </w:pPr>
            <w:ins w:id="1416"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2B540A57" w14:textId="77777777" w:rsidR="00E63094" w:rsidRPr="00C34334" w:rsidRDefault="00E63094" w:rsidP="00C2448B">
            <w:pPr>
              <w:spacing w:beforeLines="50" w:before="120" w:afterLines="50" w:after="120"/>
              <w:ind w:leftChars="50" w:left="105"/>
              <w:contextualSpacing/>
              <w:jc w:val="both"/>
              <w:rPr>
                <w:ins w:id="1417" w:author="He Han" w:date="2026-10-27T14:00:00Z"/>
                <w:rFonts w:ascii="Times New Roman" w:eastAsia="仿宋_GB2312" w:hAnsi="Times New Roman" w:cs="Times New Roman"/>
                <w:color w:val="auto"/>
                <w:sz w:val="18"/>
                <w:szCs w:val="18"/>
              </w:rPr>
              <w:pPrChange w:id="1418" w:author="He Han" w:date="2026-10-27T15:35:00Z">
                <w:pPr>
                  <w:spacing w:beforeLines="50" w:before="120" w:afterLines="50" w:after="120"/>
                  <w:ind w:leftChars="50" w:left="105"/>
                  <w:contextualSpacing/>
                  <w:jc w:val="both"/>
                </w:pPr>
              </w:pPrChange>
            </w:pPr>
            <w:ins w:id="1419"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4986C8C2" w14:textId="77777777" w:rsidTr="002079CD">
        <w:trPr>
          <w:trHeight w:val="384"/>
          <w:ins w:id="142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EB27952" w14:textId="77777777" w:rsidR="00E63094" w:rsidRPr="002079CD" w:rsidRDefault="00E63094" w:rsidP="002079CD">
            <w:pPr>
              <w:spacing w:beforeLines="50" w:before="120" w:afterLines="50" w:after="120"/>
              <w:contextualSpacing/>
              <w:jc w:val="center"/>
              <w:rPr>
                <w:ins w:id="1421" w:author="He Han" w:date="2026-10-27T14:00:00Z"/>
                <w:rFonts w:ascii="Times New Roman" w:eastAsia="仿宋_GB2312" w:hAnsi="Times New Roman" w:cs="Times New Roman"/>
                <w:sz w:val="18"/>
                <w:szCs w:val="18"/>
                <w:lang w:eastAsia="zh-CN"/>
              </w:rPr>
            </w:pPr>
            <w:ins w:id="1422" w:author="He Han" w:date="2026-10-27T14:00:00Z">
              <w:r w:rsidRPr="002079CD">
                <w:rPr>
                  <w:rFonts w:ascii="Times New Roman" w:eastAsia="仿宋_GB2312" w:hAnsi="Times New Roman" w:cs="Times New Roman"/>
                  <w:sz w:val="18"/>
                  <w:szCs w:val="18"/>
                  <w:lang w:eastAsia="zh-CN"/>
                </w:rPr>
                <w:t>58</w:t>
              </w:r>
            </w:ins>
          </w:p>
        </w:tc>
        <w:tc>
          <w:tcPr>
            <w:tcW w:w="610" w:type="pct"/>
            <w:tcBorders>
              <w:top w:val="single" w:sz="4" w:space="0" w:color="auto"/>
              <w:left w:val="single" w:sz="4" w:space="0" w:color="auto"/>
              <w:bottom w:val="single" w:sz="4" w:space="0" w:color="auto"/>
              <w:right w:val="single" w:sz="4" w:space="0" w:color="auto"/>
            </w:tcBorders>
            <w:vAlign w:val="center"/>
          </w:tcPr>
          <w:p w14:paraId="2FE52F7C" w14:textId="77777777" w:rsidR="00E63094" w:rsidRPr="00C34334" w:rsidRDefault="00E63094" w:rsidP="002079CD">
            <w:pPr>
              <w:spacing w:beforeLines="50" w:before="120" w:afterLines="50" w:after="120"/>
              <w:contextualSpacing/>
              <w:jc w:val="center"/>
              <w:rPr>
                <w:ins w:id="1423" w:author="He Han" w:date="2026-10-27T14:00:00Z"/>
                <w:rFonts w:ascii="Times New Roman" w:eastAsia="仿宋_GB2312" w:hAnsi="Times New Roman" w:cs="Times New Roman"/>
                <w:color w:val="auto"/>
                <w:sz w:val="18"/>
                <w:szCs w:val="18"/>
                <w:lang w:eastAsia="zh-CN"/>
              </w:rPr>
            </w:pPr>
            <w:ins w:id="1424"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065B62B8" w14:textId="77777777" w:rsidR="00E63094" w:rsidRPr="00C34334" w:rsidRDefault="00E63094" w:rsidP="00C2448B">
            <w:pPr>
              <w:widowControl w:val="0"/>
              <w:numPr>
                <w:ilvl w:val="0"/>
                <w:numId w:val="252"/>
              </w:numPr>
              <w:spacing w:beforeLines="50" w:before="120" w:afterLines="50" w:after="120"/>
              <w:ind w:leftChars="50" w:left="525"/>
              <w:contextualSpacing/>
              <w:jc w:val="both"/>
              <w:rPr>
                <w:ins w:id="1425" w:author="He Han" w:date="2026-10-27T14:00:00Z"/>
                <w:rFonts w:ascii="Times New Roman" w:eastAsia="仿宋_GB2312" w:hAnsi="Times New Roman" w:cs="Times New Roman"/>
                <w:color w:val="auto"/>
                <w:sz w:val="18"/>
                <w:szCs w:val="18"/>
              </w:rPr>
              <w:pPrChange w:id="1426" w:author="He Han" w:date="2026-10-27T15:35:00Z">
                <w:pPr>
                  <w:widowControl w:val="0"/>
                  <w:numPr>
                    <w:numId w:val="252"/>
                  </w:numPr>
                  <w:spacing w:beforeLines="50" w:before="120" w:afterLines="50" w:after="120"/>
                  <w:ind w:leftChars="50" w:left="525" w:hanging="420"/>
                  <w:contextualSpacing/>
                  <w:jc w:val="both"/>
                </w:pPr>
              </w:pPrChange>
            </w:pPr>
            <w:ins w:id="1427" w:author="He Han" w:date="2026-10-27T14:00:00Z">
              <w:r w:rsidRPr="00C34334">
                <w:rPr>
                  <w:rFonts w:ascii="Times New Roman" w:eastAsia="仿宋_GB2312" w:hAnsi="Times New Roman" w:cs="Times New Roman"/>
                  <w:color w:val="auto"/>
                  <w:sz w:val="18"/>
                  <w:szCs w:val="18"/>
                </w:rPr>
                <w:t>Add DMF (12.0 V, 11.38 kg/kg) into TJ4S-1213-Sy15.</w:t>
              </w:r>
            </w:ins>
          </w:p>
          <w:p w14:paraId="7AE6E8EF" w14:textId="77777777" w:rsidR="00E63094" w:rsidRPr="00C34334" w:rsidRDefault="00E63094" w:rsidP="00C2448B">
            <w:pPr>
              <w:widowControl w:val="0"/>
              <w:numPr>
                <w:ilvl w:val="0"/>
                <w:numId w:val="252"/>
              </w:numPr>
              <w:spacing w:beforeLines="50" w:before="120" w:afterLines="50" w:after="120"/>
              <w:ind w:leftChars="50" w:left="525"/>
              <w:contextualSpacing/>
              <w:jc w:val="both"/>
              <w:rPr>
                <w:ins w:id="1428" w:author="He Han" w:date="2026-10-27T14:00:00Z"/>
                <w:rFonts w:ascii="Times New Roman" w:eastAsia="仿宋_GB2312" w:hAnsi="Times New Roman" w:cs="Times New Roman"/>
                <w:color w:val="auto"/>
                <w:sz w:val="18"/>
                <w:szCs w:val="18"/>
              </w:rPr>
              <w:pPrChange w:id="1429" w:author="He Han" w:date="2026-10-27T15:35:00Z">
                <w:pPr>
                  <w:widowControl w:val="0"/>
                  <w:numPr>
                    <w:numId w:val="252"/>
                  </w:numPr>
                  <w:spacing w:beforeLines="50" w:before="120" w:afterLines="50" w:after="120"/>
                  <w:ind w:leftChars="50" w:left="525" w:hanging="420"/>
                  <w:contextualSpacing/>
                  <w:jc w:val="both"/>
                </w:pPr>
              </w:pPrChange>
            </w:pPr>
            <w:ins w:id="1430"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07830C98" w14:textId="77777777" w:rsidR="00E63094" w:rsidRPr="00C34334" w:rsidRDefault="00E63094" w:rsidP="00C2448B">
            <w:pPr>
              <w:spacing w:beforeLines="50" w:before="120" w:afterLines="50" w:after="120"/>
              <w:ind w:leftChars="50" w:left="105"/>
              <w:contextualSpacing/>
              <w:jc w:val="both"/>
              <w:rPr>
                <w:ins w:id="1431" w:author="He Han" w:date="2026-10-27T14:00:00Z"/>
                <w:rFonts w:ascii="Times New Roman" w:eastAsia="仿宋_GB2312" w:hAnsi="Times New Roman" w:cs="Times New Roman"/>
                <w:color w:val="auto"/>
                <w:sz w:val="18"/>
                <w:szCs w:val="18"/>
              </w:rPr>
              <w:pPrChange w:id="1432" w:author="He Han" w:date="2026-10-27T15:35:00Z">
                <w:pPr>
                  <w:spacing w:beforeLines="50" w:before="120" w:afterLines="50" w:after="120"/>
                  <w:ind w:leftChars="50" w:left="105"/>
                  <w:contextualSpacing/>
                  <w:jc w:val="both"/>
                </w:pPr>
              </w:pPrChange>
            </w:pPr>
            <w:ins w:id="1433"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75E8134D" w14:textId="77777777" w:rsidTr="002079CD">
        <w:trPr>
          <w:trHeight w:val="384"/>
          <w:ins w:id="143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2D09464" w14:textId="77777777" w:rsidR="00E63094" w:rsidRPr="002079CD" w:rsidRDefault="00E63094" w:rsidP="002079CD">
            <w:pPr>
              <w:spacing w:beforeLines="50" w:before="120" w:afterLines="50" w:after="120"/>
              <w:contextualSpacing/>
              <w:jc w:val="center"/>
              <w:rPr>
                <w:ins w:id="1435" w:author="He Han" w:date="2026-10-27T14:00:00Z"/>
                <w:rFonts w:ascii="Times New Roman" w:eastAsia="仿宋_GB2312" w:hAnsi="Times New Roman" w:cs="Times New Roman"/>
                <w:sz w:val="18"/>
                <w:szCs w:val="18"/>
                <w:lang w:eastAsia="zh-CN"/>
              </w:rPr>
            </w:pPr>
            <w:ins w:id="1436" w:author="He Han" w:date="2026-10-27T14:00:00Z">
              <w:r w:rsidRPr="002079CD">
                <w:rPr>
                  <w:rFonts w:ascii="Times New Roman" w:eastAsia="仿宋_GB2312" w:hAnsi="Times New Roman" w:cs="Times New Roman"/>
                  <w:sz w:val="18"/>
                  <w:szCs w:val="18"/>
                  <w:lang w:eastAsia="zh-CN"/>
                </w:rPr>
                <w:t>59</w:t>
              </w:r>
            </w:ins>
          </w:p>
        </w:tc>
        <w:tc>
          <w:tcPr>
            <w:tcW w:w="610" w:type="pct"/>
            <w:tcBorders>
              <w:top w:val="single" w:sz="4" w:space="0" w:color="auto"/>
              <w:left w:val="single" w:sz="4" w:space="0" w:color="auto"/>
              <w:bottom w:val="single" w:sz="4" w:space="0" w:color="auto"/>
              <w:right w:val="single" w:sz="4" w:space="0" w:color="auto"/>
            </w:tcBorders>
            <w:vAlign w:val="center"/>
          </w:tcPr>
          <w:p w14:paraId="26D998F8" w14:textId="77777777" w:rsidR="00E63094" w:rsidRPr="00C34334" w:rsidRDefault="00E63094" w:rsidP="002079CD">
            <w:pPr>
              <w:spacing w:beforeLines="50" w:before="120" w:afterLines="50" w:after="120"/>
              <w:contextualSpacing/>
              <w:jc w:val="center"/>
              <w:rPr>
                <w:ins w:id="1437" w:author="He Han" w:date="2026-10-27T14:00:00Z"/>
                <w:rFonts w:ascii="Times New Roman" w:eastAsia="仿宋_GB2312" w:hAnsi="Times New Roman" w:cs="Times New Roman"/>
                <w:color w:val="auto"/>
                <w:sz w:val="18"/>
                <w:szCs w:val="18"/>
                <w:lang w:eastAsia="zh-CN"/>
              </w:rPr>
            </w:pPr>
            <w:proofErr w:type="spellStart"/>
            <w:ins w:id="1438"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Leu</w:t>
              </w:r>
              <w:proofErr w:type="spellEnd"/>
              <w:r w:rsidRPr="00C34334">
                <w:rPr>
                  <w:rFonts w:ascii="Times New Roman" w:eastAsia="仿宋_GB2312" w:hAnsi="Times New Roman" w:cs="Times New Roman"/>
                  <w:color w:val="auto"/>
                  <w:sz w:val="18"/>
                  <w:szCs w:val="18"/>
                  <w:lang w:eastAsia="zh-CN"/>
                </w:rPr>
                <w:t xml:space="preserve">-OH </w:t>
              </w:r>
            </w:ins>
          </w:p>
          <w:p w14:paraId="04CE375E" w14:textId="77777777" w:rsidR="00E63094" w:rsidRPr="00C34334" w:rsidRDefault="00E63094" w:rsidP="002079CD">
            <w:pPr>
              <w:spacing w:beforeLines="50" w:before="120" w:afterLines="50" w:after="120"/>
              <w:contextualSpacing/>
              <w:jc w:val="center"/>
              <w:rPr>
                <w:ins w:id="1439" w:author="He Han" w:date="2026-10-27T14:00:00Z"/>
                <w:rFonts w:ascii="Times New Roman" w:eastAsia="仿宋_GB2312" w:hAnsi="Times New Roman" w:cs="Times New Roman"/>
                <w:color w:val="auto"/>
                <w:sz w:val="18"/>
                <w:szCs w:val="18"/>
                <w:lang w:eastAsia="zh-CN"/>
              </w:rPr>
            </w:pPr>
            <w:ins w:id="1440" w:author="He Han" w:date="2026-10-27T14:00:00Z">
              <w:r w:rsidRPr="00C34334">
                <w:rPr>
                  <w:rFonts w:ascii="Times New Roman" w:eastAsia="仿宋_GB2312" w:hAnsi="Times New Roman" w:cs="Times New Roman"/>
                  <w:color w:val="auto"/>
                  <w:sz w:val="18"/>
                  <w:szCs w:val="18"/>
                  <w:lang w:eastAsia="zh-CN"/>
                </w:rPr>
                <w:t>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762EB962" w14:textId="77777777" w:rsidR="00E63094" w:rsidRPr="00C34334" w:rsidRDefault="00E63094" w:rsidP="00C2448B">
            <w:pPr>
              <w:widowControl w:val="0"/>
              <w:numPr>
                <w:ilvl w:val="0"/>
                <w:numId w:val="253"/>
              </w:numPr>
              <w:spacing w:beforeLines="50" w:before="120" w:afterLines="50" w:after="120"/>
              <w:ind w:leftChars="50" w:left="525"/>
              <w:contextualSpacing/>
              <w:jc w:val="both"/>
              <w:rPr>
                <w:ins w:id="1441" w:author="He Han" w:date="2026-10-27T14:00:00Z"/>
                <w:rFonts w:ascii="Times New Roman" w:eastAsia="仿宋_GB2312" w:hAnsi="Times New Roman" w:cs="Times New Roman"/>
                <w:color w:val="auto"/>
                <w:sz w:val="18"/>
                <w:szCs w:val="18"/>
              </w:rPr>
              <w:pPrChange w:id="1442" w:author="He Han" w:date="2026-10-27T15:35:00Z">
                <w:pPr>
                  <w:widowControl w:val="0"/>
                  <w:numPr>
                    <w:numId w:val="253"/>
                  </w:numPr>
                  <w:spacing w:beforeLines="50" w:before="120" w:afterLines="50" w:after="120"/>
                  <w:ind w:leftChars="50" w:left="525" w:hanging="420"/>
                  <w:contextualSpacing/>
                  <w:jc w:val="both"/>
                </w:pPr>
              </w:pPrChange>
            </w:pPr>
            <w:ins w:id="1443"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798AD331" w14:textId="77777777" w:rsidR="00E63094" w:rsidRPr="00C34334" w:rsidRDefault="00E63094" w:rsidP="00C2448B">
            <w:pPr>
              <w:widowControl w:val="0"/>
              <w:numPr>
                <w:ilvl w:val="0"/>
                <w:numId w:val="253"/>
              </w:numPr>
              <w:spacing w:beforeLines="50" w:before="120" w:afterLines="50" w:after="120"/>
              <w:ind w:leftChars="50" w:left="525"/>
              <w:contextualSpacing/>
              <w:jc w:val="both"/>
              <w:rPr>
                <w:ins w:id="1444" w:author="He Han" w:date="2026-10-27T14:00:00Z"/>
                <w:rFonts w:ascii="Times New Roman" w:eastAsia="仿宋_GB2312" w:hAnsi="Times New Roman" w:cs="Times New Roman"/>
                <w:color w:val="auto"/>
                <w:sz w:val="18"/>
                <w:szCs w:val="18"/>
              </w:rPr>
              <w:pPrChange w:id="1445" w:author="He Han" w:date="2026-10-27T15:35:00Z">
                <w:pPr>
                  <w:widowControl w:val="0"/>
                  <w:numPr>
                    <w:numId w:val="253"/>
                  </w:numPr>
                  <w:spacing w:beforeLines="50" w:before="120" w:afterLines="50" w:after="120"/>
                  <w:ind w:leftChars="50" w:left="525" w:hanging="420"/>
                  <w:contextualSpacing/>
                  <w:jc w:val="both"/>
                </w:pPr>
              </w:pPrChange>
            </w:pPr>
            <w:ins w:id="1446"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5DD502E6" w14:textId="77777777" w:rsidR="00E63094" w:rsidRPr="00C34334" w:rsidRDefault="00E63094" w:rsidP="00C2448B">
            <w:pPr>
              <w:widowControl w:val="0"/>
              <w:numPr>
                <w:ilvl w:val="0"/>
                <w:numId w:val="253"/>
              </w:numPr>
              <w:spacing w:beforeLines="50" w:before="120" w:afterLines="50" w:after="120"/>
              <w:ind w:leftChars="50" w:left="525"/>
              <w:contextualSpacing/>
              <w:jc w:val="both"/>
              <w:rPr>
                <w:ins w:id="1447" w:author="He Han" w:date="2026-10-27T14:00:00Z"/>
                <w:rFonts w:ascii="Times New Roman" w:eastAsia="仿宋_GB2312" w:hAnsi="Times New Roman" w:cs="Times New Roman"/>
                <w:color w:val="auto"/>
                <w:sz w:val="18"/>
                <w:szCs w:val="18"/>
              </w:rPr>
              <w:pPrChange w:id="1448" w:author="He Han" w:date="2026-10-27T15:35:00Z">
                <w:pPr>
                  <w:widowControl w:val="0"/>
                  <w:numPr>
                    <w:numId w:val="253"/>
                  </w:numPr>
                  <w:spacing w:beforeLines="50" w:before="120" w:afterLines="50" w:after="120"/>
                  <w:ind w:leftChars="50" w:left="525" w:hanging="420"/>
                  <w:contextualSpacing/>
                  <w:jc w:val="both"/>
                </w:pPr>
              </w:pPrChange>
            </w:pPr>
            <w:ins w:id="1449"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Leu</w:t>
              </w:r>
              <w:proofErr w:type="spellEnd"/>
              <w:r w:rsidRPr="00C34334">
                <w:rPr>
                  <w:rFonts w:ascii="Times New Roman" w:eastAsia="仿宋_GB2312" w:hAnsi="Times New Roman" w:cs="Times New Roman"/>
                  <w:color w:val="auto"/>
                  <w:sz w:val="18"/>
                  <w:szCs w:val="18"/>
                </w:rPr>
                <w:t xml:space="preserve">-OH (2.00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Stir at least 15minutes at 20.0 ± 5.0 °C (target: 20.0 °C)</w:t>
              </w:r>
              <w:proofErr w:type="gramStart"/>
              <w:r w:rsidRPr="00C34334">
                <w:rPr>
                  <w:rFonts w:ascii="Times New Roman" w:eastAsia="仿宋_GB2312" w:hAnsi="Times New Roman" w:cs="Times New Roman"/>
                  <w:color w:val="auto"/>
                  <w:sz w:val="18"/>
                  <w:szCs w:val="18"/>
                </w:rPr>
                <w:t>.,</w:t>
              </w:r>
              <w:proofErr w:type="gramEnd"/>
              <w:r w:rsidRPr="00C34334">
                <w:rPr>
                  <w:rFonts w:ascii="Times New Roman" w:eastAsia="仿宋_GB2312" w:hAnsi="Times New Roman" w:cs="Times New Roman"/>
                  <w:color w:val="auto"/>
                  <w:sz w:val="18"/>
                  <w:szCs w:val="18"/>
                </w:rPr>
                <w:t xml:space="preserve"> Confirm no visible solids and later use.</w:t>
              </w:r>
            </w:ins>
          </w:p>
          <w:p w14:paraId="4FDD1462" w14:textId="51152489" w:rsidR="00E63094" w:rsidRPr="00C34334" w:rsidRDefault="00E63094" w:rsidP="00C2448B">
            <w:pPr>
              <w:widowControl w:val="0"/>
              <w:numPr>
                <w:ilvl w:val="0"/>
                <w:numId w:val="253"/>
              </w:numPr>
              <w:spacing w:beforeLines="50" w:before="120" w:afterLines="50" w:after="120"/>
              <w:ind w:leftChars="50" w:left="525"/>
              <w:contextualSpacing/>
              <w:jc w:val="both"/>
              <w:rPr>
                <w:ins w:id="1450" w:author="He Han" w:date="2026-10-27T14:00:00Z"/>
                <w:rFonts w:ascii="Times New Roman" w:eastAsia="仿宋_GB2312" w:hAnsi="Times New Roman" w:cs="Times New Roman"/>
                <w:color w:val="auto"/>
                <w:sz w:val="18"/>
                <w:szCs w:val="18"/>
              </w:rPr>
              <w:pPrChange w:id="1451" w:author="He Han" w:date="2026-10-27T15:35:00Z">
                <w:pPr>
                  <w:widowControl w:val="0"/>
                  <w:numPr>
                    <w:numId w:val="253"/>
                  </w:numPr>
                  <w:spacing w:beforeLines="50" w:before="120" w:afterLines="50" w:after="120"/>
                  <w:ind w:leftChars="50" w:left="525" w:hanging="420"/>
                  <w:contextualSpacing/>
                  <w:jc w:val="both"/>
                </w:pPr>
              </w:pPrChange>
            </w:pPr>
            <w:ins w:id="1452"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TJ4S-1213-Sy15-R01 </w:t>
              </w:r>
              <w:r w:rsidR="00381C64">
                <w:rPr>
                  <w:rFonts w:ascii="Times New Roman" w:eastAsia="仿宋_GB2312" w:hAnsi="Times New Roman" w:cs="Times New Roman"/>
                  <w:color w:val="auto"/>
                  <w:sz w:val="18"/>
                  <w:szCs w:val="18"/>
                </w:rPr>
                <w:t>with DMF (2.0 V, 1.90 kg/kg).</w:t>
              </w:r>
            </w:ins>
          </w:p>
          <w:p w14:paraId="6F63E3D7" w14:textId="77777777" w:rsidR="00E63094" w:rsidRPr="00C34334" w:rsidRDefault="00E63094" w:rsidP="00C2448B">
            <w:pPr>
              <w:widowControl w:val="0"/>
              <w:numPr>
                <w:ilvl w:val="0"/>
                <w:numId w:val="253"/>
              </w:numPr>
              <w:spacing w:beforeLines="50" w:before="120" w:afterLines="50" w:after="120"/>
              <w:ind w:leftChars="50" w:left="525"/>
              <w:contextualSpacing/>
              <w:jc w:val="both"/>
              <w:rPr>
                <w:ins w:id="1453" w:author="He Han" w:date="2026-10-27T14:00:00Z"/>
                <w:rFonts w:ascii="Times New Roman" w:eastAsia="仿宋_GB2312" w:hAnsi="Times New Roman" w:cs="Times New Roman"/>
                <w:color w:val="auto"/>
                <w:sz w:val="18"/>
                <w:szCs w:val="18"/>
              </w:rPr>
              <w:pPrChange w:id="1454" w:author="He Han" w:date="2026-10-27T15:35:00Z">
                <w:pPr>
                  <w:widowControl w:val="0"/>
                  <w:numPr>
                    <w:numId w:val="253"/>
                  </w:numPr>
                  <w:spacing w:beforeLines="50" w:before="120" w:afterLines="50" w:after="120"/>
                  <w:ind w:leftChars="50" w:left="525" w:hanging="420"/>
                  <w:contextualSpacing/>
                  <w:jc w:val="both"/>
                </w:pPr>
              </w:pPrChange>
            </w:pPr>
            <w:ins w:id="1455" w:author="He Han" w:date="2026-10-27T14:00:00Z">
              <w:r w:rsidRPr="00C34334">
                <w:rPr>
                  <w:rFonts w:ascii="Times New Roman" w:eastAsia="仿宋_GB2312" w:hAnsi="Times New Roman" w:cs="Times New Roman"/>
                  <w:color w:val="auto"/>
                  <w:sz w:val="18"/>
                  <w:szCs w:val="18"/>
                </w:rPr>
                <w:t xml:space="preserve">Add DIC (2.20 eq.) into TJ4S-1213-Sy15-R01 at 20.0 ± 5.0 °C (target: 20.0 °C, activate for 20±5 min (target: 20 min) at 20.0 ± 5.0 °C (target: 20.0 °C).  </w:t>
              </w:r>
            </w:ins>
          </w:p>
          <w:p w14:paraId="6628B30D" w14:textId="77777777" w:rsidR="00E63094" w:rsidRPr="00C34334" w:rsidRDefault="00E63094" w:rsidP="00C2448B">
            <w:pPr>
              <w:widowControl w:val="0"/>
              <w:numPr>
                <w:ilvl w:val="0"/>
                <w:numId w:val="253"/>
              </w:numPr>
              <w:spacing w:beforeLines="50" w:before="120" w:afterLines="50" w:after="120"/>
              <w:ind w:leftChars="50" w:left="525"/>
              <w:contextualSpacing/>
              <w:jc w:val="both"/>
              <w:rPr>
                <w:ins w:id="1456" w:author="He Han" w:date="2026-10-27T14:00:00Z"/>
                <w:rFonts w:ascii="Times New Roman" w:eastAsia="仿宋_GB2312" w:hAnsi="Times New Roman" w:cs="Times New Roman"/>
                <w:color w:val="auto"/>
                <w:sz w:val="18"/>
                <w:szCs w:val="18"/>
              </w:rPr>
              <w:pPrChange w:id="1457" w:author="He Han" w:date="2026-10-27T15:35:00Z">
                <w:pPr>
                  <w:widowControl w:val="0"/>
                  <w:numPr>
                    <w:numId w:val="253"/>
                  </w:numPr>
                  <w:spacing w:beforeLines="50" w:before="120" w:afterLines="50" w:after="120"/>
                  <w:ind w:leftChars="50" w:left="525" w:hanging="420"/>
                  <w:contextualSpacing/>
                  <w:jc w:val="both"/>
                </w:pPr>
              </w:pPrChange>
            </w:pPr>
            <w:ins w:id="1458"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0.95 kg/kg) into TJ4S-1213-Sy15-R01 to rinse the wall.</w:t>
              </w:r>
            </w:ins>
          </w:p>
          <w:p w14:paraId="4269F4FB" w14:textId="77777777" w:rsidR="00E63094" w:rsidRPr="00C34334" w:rsidRDefault="00E63094" w:rsidP="00C2448B">
            <w:pPr>
              <w:widowControl w:val="0"/>
              <w:numPr>
                <w:ilvl w:val="0"/>
                <w:numId w:val="253"/>
              </w:numPr>
              <w:spacing w:beforeLines="50" w:before="120" w:afterLines="50" w:after="120"/>
              <w:ind w:leftChars="50" w:left="525"/>
              <w:contextualSpacing/>
              <w:jc w:val="both"/>
              <w:rPr>
                <w:ins w:id="1459" w:author="He Han" w:date="2026-10-27T14:00:00Z"/>
                <w:rFonts w:ascii="Times New Roman" w:eastAsia="仿宋_GB2312" w:hAnsi="Times New Roman" w:cs="Times New Roman"/>
                <w:color w:val="auto"/>
                <w:sz w:val="18"/>
                <w:szCs w:val="18"/>
              </w:rPr>
              <w:pPrChange w:id="1460" w:author="He Han" w:date="2026-10-27T15:35:00Z">
                <w:pPr>
                  <w:widowControl w:val="0"/>
                  <w:numPr>
                    <w:numId w:val="253"/>
                  </w:numPr>
                  <w:spacing w:beforeLines="50" w:before="120" w:afterLines="50" w:after="120"/>
                  <w:ind w:leftChars="50" w:left="525" w:hanging="420"/>
                  <w:contextualSpacing/>
                  <w:jc w:val="both"/>
                </w:pPr>
              </w:pPrChange>
            </w:pPr>
            <w:ins w:id="1461"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3468EEBA" w14:textId="77777777" w:rsidTr="002079CD">
        <w:trPr>
          <w:trHeight w:val="384"/>
          <w:ins w:id="146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339742C" w14:textId="77777777" w:rsidR="00E63094" w:rsidRPr="002079CD" w:rsidRDefault="00E63094" w:rsidP="002079CD">
            <w:pPr>
              <w:spacing w:beforeLines="50" w:before="120" w:afterLines="50" w:after="120"/>
              <w:contextualSpacing/>
              <w:jc w:val="center"/>
              <w:rPr>
                <w:ins w:id="1463" w:author="He Han" w:date="2026-10-27T14:00:00Z"/>
                <w:rFonts w:ascii="Times New Roman" w:eastAsia="仿宋_GB2312" w:hAnsi="Times New Roman" w:cs="Times New Roman"/>
                <w:sz w:val="18"/>
                <w:szCs w:val="18"/>
                <w:lang w:eastAsia="zh-CN"/>
              </w:rPr>
            </w:pPr>
            <w:ins w:id="1464" w:author="He Han" w:date="2026-10-27T14:00:00Z">
              <w:r w:rsidRPr="002079CD">
                <w:rPr>
                  <w:rFonts w:ascii="Times New Roman" w:eastAsia="仿宋_GB2312" w:hAnsi="Times New Roman" w:cs="Times New Roman"/>
                  <w:sz w:val="18"/>
                  <w:szCs w:val="18"/>
                  <w:lang w:eastAsia="zh-CN"/>
                </w:rPr>
                <w:t>60</w:t>
              </w:r>
            </w:ins>
          </w:p>
        </w:tc>
        <w:tc>
          <w:tcPr>
            <w:tcW w:w="610" w:type="pct"/>
            <w:tcBorders>
              <w:top w:val="single" w:sz="4" w:space="0" w:color="auto"/>
              <w:left w:val="single" w:sz="4" w:space="0" w:color="auto"/>
              <w:bottom w:val="single" w:sz="4" w:space="0" w:color="auto"/>
              <w:right w:val="single" w:sz="4" w:space="0" w:color="auto"/>
            </w:tcBorders>
            <w:vAlign w:val="center"/>
          </w:tcPr>
          <w:p w14:paraId="2E2A97EC" w14:textId="77777777" w:rsidR="00E63094" w:rsidRPr="00C34334" w:rsidRDefault="00E63094" w:rsidP="002079CD">
            <w:pPr>
              <w:spacing w:beforeLines="50" w:before="120" w:afterLines="50" w:after="120"/>
              <w:contextualSpacing/>
              <w:jc w:val="center"/>
              <w:rPr>
                <w:ins w:id="1465" w:author="He Han" w:date="2026-10-27T14:00:00Z"/>
                <w:rFonts w:ascii="Times New Roman" w:eastAsia="仿宋_GB2312" w:hAnsi="Times New Roman" w:cs="Times New Roman"/>
                <w:color w:val="auto"/>
                <w:sz w:val="18"/>
                <w:szCs w:val="18"/>
                <w:lang w:eastAsia="zh-CN"/>
              </w:rPr>
            </w:pPr>
            <w:ins w:id="1466"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33130DB4" w14:textId="77777777" w:rsidR="00E63094" w:rsidRPr="00C34334" w:rsidRDefault="00E63094" w:rsidP="00C2448B">
            <w:pPr>
              <w:widowControl w:val="0"/>
              <w:numPr>
                <w:ilvl w:val="0"/>
                <w:numId w:val="254"/>
              </w:numPr>
              <w:spacing w:beforeLines="50" w:before="120" w:afterLines="50" w:after="120"/>
              <w:ind w:leftChars="50" w:left="525"/>
              <w:contextualSpacing/>
              <w:jc w:val="both"/>
              <w:rPr>
                <w:ins w:id="1467" w:author="He Han" w:date="2026-10-27T14:00:00Z"/>
                <w:rFonts w:ascii="Times New Roman" w:eastAsia="仿宋_GB2312" w:hAnsi="Times New Roman" w:cs="Times New Roman"/>
                <w:color w:val="auto"/>
                <w:sz w:val="18"/>
                <w:szCs w:val="18"/>
              </w:rPr>
              <w:pPrChange w:id="1468" w:author="He Han" w:date="2026-10-27T15:35:00Z">
                <w:pPr>
                  <w:widowControl w:val="0"/>
                  <w:numPr>
                    <w:numId w:val="254"/>
                  </w:numPr>
                  <w:spacing w:beforeLines="50" w:before="120" w:afterLines="50" w:after="120"/>
                  <w:ind w:leftChars="50" w:left="525" w:hanging="420"/>
                  <w:contextualSpacing/>
                  <w:jc w:val="both"/>
                </w:pPr>
              </w:pPrChange>
            </w:pPr>
            <w:ins w:id="1469" w:author="He Han" w:date="2026-10-27T14:00:00Z">
              <w:r w:rsidRPr="00C34334">
                <w:rPr>
                  <w:rFonts w:ascii="Times New Roman" w:eastAsia="仿宋_GB2312" w:hAnsi="Times New Roman" w:cs="Times New Roman"/>
                  <w:color w:val="auto"/>
                  <w:sz w:val="18"/>
                  <w:szCs w:val="18"/>
                </w:rPr>
                <w:t>Heat the mixture to 20.0 ~27.0 °C (target: 25.0 °C). The mixture is allowed to react at 20.0 ~27.0 °C (target: 25.0 °C).</w:t>
              </w:r>
            </w:ins>
          </w:p>
          <w:p w14:paraId="7D018B7A" w14:textId="77777777" w:rsidR="00E63094" w:rsidRPr="00C34334" w:rsidRDefault="00E63094" w:rsidP="00C2448B">
            <w:pPr>
              <w:widowControl w:val="0"/>
              <w:numPr>
                <w:ilvl w:val="0"/>
                <w:numId w:val="254"/>
              </w:numPr>
              <w:spacing w:beforeLines="50" w:before="120" w:afterLines="50" w:after="120"/>
              <w:ind w:leftChars="50" w:left="525"/>
              <w:contextualSpacing/>
              <w:jc w:val="both"/>
              <w:rPr>
                <w:ins w:id="1470" w:author="He Han" w:date="2026-10-27T14:00:00Z"/>
                <w:rFonts w:ascii="Times New Roman" w:eastAsia="仿宋_GB2312" w:hAnsi="Times New Roman" w:cs="Times New Roman"/>
                <w:color w:val="auto"/>
                <w:sz w:val="18"/>
                <w:szCs w:val="18"/>
              </w:rPr>
              <w:pPrChange w:id="1471" w:author="He Han" w:date="2026-10-27T15:35:00Z">
                <w:pPr>
                  <w:widowControl w:val="0"/>
                  <w:numPr>
                    <w:numId w:val="254"/>
                  </w:numPr>
                  <w:spacing w:beforeLines="50" w:before="120" w:afterLines="50" w:after="120"/>
                  <w:ind w:leftChars="50" w:left="525" w:hanging="420"/>
                  <w:contextualSpacing/>
                  <w:jc w:val="both"/>
                </w:pPr>
              </w:pPrChange>
            </w:pPr>
            <w:ins w:id="1472" w:author="He Han" w:date="2026-10-27T14:00:00Z">
              <w:r w:rsidRPr="00C34334">
                <w:rPr>
                  <w:rFonts w:ascii="Times New Roman" w:eastAsia="仿宋_GB2312" w:hAnsi="Times New Roman" w:cs="Times New Roman" w:hint="eastAsia"/>
                  <w:color w:val="auto"/>
                  <w:sz w:val="18"/>
                  <w:szCs w:val="18"/>
                </w:rPr>
                <w:t>After 3 h</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15 min (target: 3 h), sample the mixture every 0.5~1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9.5 h). </w:t>
              </w:r>
            </w:ins>
          </w:p>
          <w:p w14:paraId="3F50C666" w14:textId="77777777" w:rsidR="00E63094" w:rsidRPr="00C34334" w:rsidRDefault="00E63094" w:rsidP="00C2448B">
            <w:pPr>
              <w:widowControl w:val="0"/>
              <w:numPr>
                <w:ilvl w:val="0"/>
                <w:numId w:val="254"/>
              </w:numPr>
              <w:spacing w:beforeLines="50" w:before="120" w:afterLines="50" w:after="120"/>
              <w:ind w:leftChars="50" w:left="525"/>
              <w:contextualSpacing/>
              <w:jc w:val="both"/>
              <w:rPr>
                <w:ins w:id="1473" w:author="He Han" w:date="2026-10-27T14:00:00Z"/>
                <w:rFonts w:ascii="Times New Roman" w:eastAsia="仿宋_GB2312" w:hAnsi="Times New Roman" w:cs="Times New Roman"/>
                <w:color w:val="auto"/>
                <w:sz w:val="18"/>
                <w:szCs w:val="18"/>
              </w:rPr>
              <w:pPrChange w:id="1474" w:author="He Han" w:date="2026-10-27T15:35:00Z">
                <w:pPr>
                  <w:widowControl w:val="0"/>
                  <w:numPr>
                    <w:numId w:val="254"/>
                  </w:numPr>
                  <w:spacing w:beforeLines="50" w:before="120" w:afterLines="50" w:after="120"/>
                  <w:ind w:leftChars="50" w:left="525" w:hanging="420"/>
                  <w:contextualSpacing/>
                  <w:jc w:val="both"/>
                </w:pPr>
              </w:pPrChange>
            </w:pPr>
            <w:ins w:id="1475"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18D8134B" w14:textId="77777777" w:rsidR="00E63094" w:rsidRPr="00C34334" w:rsidRDefault="00E63094" w:rsidP="00C2448B">
            <w:pPr>
              <w:spacing w:beforeLines="50" w:before="120" w:afterLines="50" w:after="120"/>
              <w:ind w:leftChars="50" w:left="105"/>
              <w:contextualSpacing/>
              <w:jc w:val="both"/>
              <w:rPr>
                <w:ins w:id="1476" w:author="He Han" w:date="2026-10-27T14:00:00Z"/>
                <w:rFonts w:ascii="Times New Roman" w:eastAsia="仿宋_GB2312" w:hAnsi="Times New Roman" w:cs="Times New Roman"/>
                <w:color w:val="auto"/>
                <w:sz w:val="18"/>
                <w:szCs w:val="18"/>
              </w:rPr>
              <w:pPrChange w:id="1477" w:author="He Han" w:date="2026-10-27T15:35:00Z">
                <w:pPr>
                  <w:spacing w:beforeLines="50" w:before="120" w:afterLines="50" w:after="120"/>
                  <w:ind w:leftChars="50" w:left="105"/>
                  <w:contextualSpacing/>
                  <w:jc w:val="both"/>
                </w:pPr>
              </w:pPrChange>
            </w:pPr>
            <w:ins w:id="1478"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026855FA" w14:textId="77777777" w:rsidTr="002079CD">
        <w:trPr>
          <w:trHeight w:val="384"/>
          <w:ins w:id="147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89B1E2D" w14:textId="77777777" w:rsidR="00E63094" w:rsidRPr="002079CD" w:rsidRDefault="00E63094" w:rsidP="002079CD">
            <w:pPr>
              <w:spacing w:beforeLines="50" w:before="120" w:afterLines="50" w:after="120"/>
              <w:contextualSpacing/>
              <w:jc w:val="center"/>
              <w:rPr>
                <w:ins w:id="1480" w:author="He Han" w:date="2026-10-27T14:00:00Z"/>
                <w:rFonts w:ascii="Times New Roman" w:eastAsia="仿宋_GB2312" w:hAnsi="Times New Roman" w:cs="Times New Roman"/>
                <w:sz w:val="18"/>
                <w:szCs w:val="18"/>
                <w:lang w:eastAsia="zh-CN"/>
              </w:rPr>
            </w:pPr>
            <w:ins w:id="1481" w:author="He Han" w:date="2026-10-27T14:00:00Z">
              <w:r w:rsidRPr="002079CD">
                <w:rPr>
                  <w:rFonts w:ascii="Times New Roman" w:eastAsia="仿宋_GB2312" w:hAnsi="Times New Roman" w:cs="Times New Roman"/>
                  <w:sz w:val="18"/>
                  <w:szCs w:val="18"/>
                  <w:lang w:eastAsia="zh-CN"/>
                </w:rPr>
                <w:t>61</w:t>
              </w:r>
            </w:ins>
          </w:p>
        </w:tc>
        <w:tc>
          <w:tcPr>
            <w:tcW w:w="610" w:type="pct"/>
            <w:tcBorders>
              <w:top w:val="single" w:sz="4" w:space="0" w:color="auto"/>
              <w:left w:val="single" w:sz="4" w:space="0" w:color="auto"/>
              <w:bottom w:val="single" w:sz="4" w:space="0" w:color="auto"/>
              <w:right w:val="single" w:sz="4" w:space="0" w:color="auto"/>
            </w:tcBorders>
            <w:vAlign w:val="center"/>
          </w:tcPr>
          <w:p w14:paraId="31E17E90" w14:textId="77777777" w:rsidR="00E63094" w:rsidRPr="00C34334" w:rsidRDefault="00E63094" w:rsidP="002079CD">
            <w:pPr>
              <w:spacing w:beforeLines="50" w:before="120" w:afterLines="50" w:after="120"/>
              <w:contextualSpacing/>
              <w:jc w:val="center"/>
              <w:rPr>
                <w:ins w:id="1482" w:author="He Han" w:date="2026-10-27T14:00:00Z"/>
                <w:rFonts w:ascii="Times New Roman" w:eastAsia="仿宋_GB2312" w:hAnsi="Times New Roman" w:cs="Times New Roman"/>
                <w:color w:val="auto"/>
                <w:sz w:val="18"/>
                <w:szCs w:val="18"/>
                <w:lang w:eastAsia="zh-CN"/>
              </w:rPr>
            </w:pPr>
            <w:ins w:id="1483"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2C12877" w14:textId="77777777" w:rsidR="00E63094" w:rsidRPr="00C34334" w:rsidRDefault="00E63094" w:rsidP="00C2448B">
            <w:pPr>
              <w:widowControl w:val="0"/>
              <w:numPr>
                <w:ilvl w:val="0"/>
                <w:numId w:val="255"/>
              </w:numPr>
              <w:spacing w:beforeLines="50" w:before="120" w:afterLines="50" w:after="120"/>
              <w:ind w:leftChars="50" w:left="525"/>
              <w:contextualSpacing/>
              <w:jc w:val="both"/>
              <w:rPr>
                <w:ins w:id="1484" w:author="He Han" w:date="2026-10-27T14:00:00Z"/>
                <w:rFonts w:ascii="Times New Roman" w:eastAsia="仿宋_GB2312" w:hAnsi="Times New Roman" w:cs="Times New Roman"/>
                <w:color w:val="auto"/>
                <w:sz w:val="18"/>
                <w:szCs w:val="18"/>
              </w:rPr>
              <w:pPrChange w:id="1485" w:author="He Han" w:date="2026-10-27T15:35:00Z">
                <w:pPr>
                  <w:widowControl w:val="0"/>
                  <w:numPr>
                    <w:numId w:val="255"/>
                  </w:numPr>
                  <w:spacing w:beforeLines="50" w:before="120" w:afterLines="50" w:after="120"/>
                  <w:ind w:leftChars="50" w:left="525" w:hanging="420"/>
                  <w:contextualSpacing/>
                  <w:jc w:val="both"/>
                </w:pPr>
              </w:pPrChange>
            </w:pPr>
            <w:ins w:id="1486"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373A2204" w14:textId="77777777" w:rsidR="00E63094" w:rsidRPr="00C34334" w:rsidRDefault="00E63094" w:rsidP="00C2448B">
            <w:pPr>
              <w:widowControl w:val="0"/>
              <w:numPr>
                <w:ilvl w:val="0"/>
                <w:numId w:val="255"/>
              </w:numPr>
              <w:spacing w:beforeLines="50" w:before="120" w:afterLines="50" w:after="120"/>
              <w:ind w:leftChars="50" w:left="525"/>
              <w:contextualSpacing/>
              <w:jc w:val="both"/>
              <w:rPr>
                <w:ins w:id="1487" w:author="He Han" w:date="2026-10-27T14:00:00Z"/>
                <w:rFonts w:ascii="Times New Roman" w:eastAsia="仿宋_GB2312" w:hAnsi="Times New Roman" w:cs="Times New Roman"/>
                <w:color w:val="auto"/>
                <w:sz w:val="18"/>
                <w:szCs w:val="18"/>
              </w:rPr>
              <w:pPrChange w:id="1488" w:author="He Han" w:date="2026-10-27T15:35:00Z">
                <w:pPr>
                  <w:widowControl w:val="0"/>
                  <w:numPr>
                    <w:numId w:val="255"/>
                  </w:numPr>
                  <w:spacing w:beforeLines="50" w:before="120" w:afterLines="50" w:after="120"/>
                  <w:ind w:leftChars="50" w:left="525" w:hanging="420"/>
                  <w:contextualSpacing/>
                  <w:jc w:val="both"/>
                </w:pPr>
              </w:pPrChange>
            </w:pPr>
            <w:ins w:id="1489"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4C37C38D" w14:textId="77777777" w:rsidR="00E63094" w:rsidRPr="00C34334" w:rsidRDefault="00E63094" w:rsidP="00C2448B">
            <w:pPr>
              <w:widowControl w:val="0"/>
              <w:numPr>
                <w:ilvl w:val="0"/>
                <w:numId w:val="255"/>
              </w:numPr>
              <w:spacing w:beforeLines="50" w:before="120" w:afterLines="50" w:after="120"/>
              <w:ind w:leftChars="50" w:left="525"/>
              <w:contextualSpacing/>
              <w:jc w:val="both"/>
              <w:rPr>
                <w:ins w:id="1490" w:author="He Han" w:date="2026-10-27T14:00:00Z"/>
                <w:rFonts w:ascii="Times New Roman" w:eastAsia="仿宋_GB2312" w:hAnsi="Times New Roman" w:cs="Times New Roman"/>
                <w:color w:val="auto"/>
                <w:sz w:val="18"/>
                <w:szCs w:val="18"/>
              </w:rPr>
              <w:pPrChange w:id="1491" w:author="He Han" w:date="2026-10-27T15:35:00Z">
                <w:pPr>
                  <w:widowControl w:val="0"/>
                  <w:numPr>
                    <w:numId w:val="255"/>
                  </w:numPr>
                  <w:spacing w:beforeLines="50" w:before="120" w:afterLines="50" w:after="120"/>
                  <w:ind w:leftChars="50" w:left="525" w:hanging="420"/>
                  <w:contextualSpacing/>
                  <w:jc w:val="both"/>
                </w:pPr>
              </w:pPrChange>
            </w:pPr>
            <w:ins w:id="1492"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1255D8BC" w14:textId="77777777" w:rsidR="00E63094" w:rsidRPr="00C34334" w:rsidRDefault="00E63094" w:rsidP="00C2448B">
            <w:pPr>
              <w:spacing w:beforeLines="50" w:before="120" w:afterLines="50" w:after="120"/>
              <w:ind w:leftChars="50" w:left="105"/>
              <w:contextualSpacing/>
              <w:jc w:val="both"/>
              <w:rPr>
                <w:ins w:id="1493" w:author="He Han" w:date="2026-10-27T14:00:00Z"/>
                <w:rFonts w:ascii="Times New Roman" w:eastAsia="仿宋_GB2312" w:hAnsi="Times New Roman" w:cs="Times New Roman"/>
                <w:color w:val="auto"/>
                <w:sz w:val="18"/>
                <w:szCs w:val="18"/>
              </w:rPr>
              <w:pPrChange w:id="1494" w:author="He Han" w:date="2026-10-27T15:35:00Z">
                <w:pPr>
                  <w:spacing w:beforeLines="50" w:before="120" w:afterLines="50" w:after="120"/>
                  <w:ind w:leftChars="50" w:left="105"/>
                  <w:contextualSpacing/>
                  <w:jc w:val="both"/>
                </w:pPr>
              </w:pPrChange>
            </w:pPr>
            <w:ins w:id="1495"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41FF8AC7" w14:textId="77777777" w:rsidTr="002079CD">
        <w:trPr>
          <w:trHeight w:val="384"/>
          <w:ins w:id="1496"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7B71BB4" w14:textId="77777777" w:rsidR="00E63094" w:rsidRPr="002079CD" w:rsidRDefault="00E63094" w:rsidP="002079CD">
            <w:pPr>
              <w:spacing w:beforeLines="50" w:before="120" w:afterLines="50" w:after="120"/>
              <w:contextualSpacing/>
              <w:jc w:val="center"/>
              <w:rPr>
                <w:ins w:id="1497" w:author="He Han" w:date="2026-10-27T14:00:00Z"/>
                <w:rFonts w:ascii="Times New Roman" w:eastAsia="仿宋_GB2312" w:hAnsi="Times New Roman" w:cs="Times New Roman"/>
                <w:sz w:val="18"/>
                <w:szCs w:val="18"/>
                <w:lang w:eastAsia="zh-CN"/>
              </w:rPr>
            </w:pPr>
            <w:ins w:id="1498" w:author="He Han" w:date="2026-10-27T14:00:00Z">
              <w:r w:rsidRPr="002079CD">
                <w:rPr>
                  <w:rFonts w:ascii="Times New Roman" w:eastAsia="仿宋_GB2312" w:hAnsi="Times New Roman" w:cs="Times New Roman"/>
                  <w:sz w:val="18"/>
                  <w:szCs w:val="18"/>
                  <w:lang w:eastAsia="zh-CN"/>
                </w:rPr>
                <w:t>62</w:t>
              </w:r>
            </w:ins>
          </w:p>
        </w:tc>
        <w:tc>
          <w:tcPr>
            <w:tcW w:w="610" w:type="pct"/>
            <w:tcBorders>
              <w:top w:val="single" w:sz="4" w:space="0" w:color="auto"/>
              <w:left w:val="single" w:sz="4" w:space="0" w:color="auto"/>
              <w:bottom w:val="single" w:sz="4" w:space="0" w:color="auto"/>
              <w:right w:val="single" w:sz="4" w:space="0" w:color="auto"/>
            </w:tcBorders>
            <w:vAlign w:val="center"/>
          </w:tcPr>
          <w:p w14:paraId="46AEB7F6" w14:textId="77777777" w:rsidR="00E63094" w:rsidRPr="00C34334" w:rsidRDefault="00E63094" w:rsidP="002079CD">
            <w:pPr>
              <w:spacing w:beforeLines="50" w:before="120" w:afterLines="50" w:after="120"/>
              <w:contextualSpacing/>
              <w:jc w:val="center"/>
              <w:rPr>
                <w:ins w:id="1499" w:author="He Han" w:date="2026-10-27T14:00:00Z"/>
                <w:rFonts w:ascii="Times New Roman" w:eastAsia="仿宋_GB2312" w:hAnsi="Times New Roman" w:cs="Times New Roman"/>
                <w:color w:val="auto"/>
                <w:sz w:val="18"/>
                <w:szCs w:val="18"/>
                <w:lang w:eastAsia="zh-CN"/>
              </w:rPr>
            </w:pPr>
            <w:ins w:id="1500"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37D4349B" w14:textId="77777777" w:rsidR="00E63094" w:rsidRPr="00C34334" w:rsidRDefault="00E63094" w:rsidP="00C2448B">
            <w:pPr>
              <w:widowControl w:val="0"/>
              <w:numPr>
                <w:ilvl w:val="0"/>
                <w:numId w:val="256"/>
              </w:numPr>
              <w:spacing w:beforeLines="50" w:before="120" w:afterLines="50" w:after="120"/>
              <w:ind w:leftChars="50" w:left="525"/>
              <w:contextualSpacing/>
              <w:jc w:val="both"/>
              <w:rPr>
                <w:ins w:id="1501" w:author="He Han" w:date="2026-10-27T14:00:00Z"/>
                <w:rFonts w:ascii="Times New Roman" w:eastAsia="仿宋_GB2312" w:hAnsi="Times New Roman" w:cs="Times New Roman"/>
                <w:color w:val="auto"/>
                <w:sz w:val="18"/>
                <w:szCs w:val="18"/>
              </w:rPr>
              <w:pPrChange w:id="1502" w:author="He Han" w:date="2026-10-27T15:35:00Z">
                <w:pPr>
                  <w:widowControl w:val="0"/>
                  <w:numPr>
                    <w:numId w:val="256"/>
                  </w:numPr>
                  <w:spacing w:beforeLines="50" w:before="120" w:afterLines="50" w:after="120"/>
                  <w:ind w:leftChars="50" w:left="525" w:hanging="420"/>
                  <w:contextualSpacing/>
                  <w:jc w:val="both"/>
                </w:pPr>
              </w:pPrChange>
            </w:pPr>
            <w:ins w:id="1503"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w:t>
              </w:r>
            </w:ins>
          </w:p>
          <w:p w14:paraId="62F2E8C9" w14:textId="77777777" w:rsidR="00E63094" w:rsidRPr="00C34334" w:rsidRDefault="00E63094" w:rsidP="00C2448B">
            <w:pPr>
              <w:widowControl w:val="0"/>
              <w:numPr>
                <w:ilvl w:val="0"/>
                <w:numId w:val="256"/>
              </w:numPr>
              <w:spacing w:beforeLines="50" w:before="120" w:afterLines="50" w:after="120"/>
              <w:ind w:leftChars="50" w:left="525"/>
              <w:contextualSpacing/>
              <w:jc w:val="both"/>
              <w:rPr>
                <w:ins w:id="1504" w:author="He Han" w:date="2026-10-27T14:00:00Z"/>
                <w:rFonts w:ascii="Times New Roman" w:eastAsia="仿宋_GB2312" w:hAnsi="Times New Roman" w:cs="Times New Roman"/>
                <w:color w:val="auto"/>
                <w:sz w:val="18"/>
                <w:szCs w:val="18"/>
              </w:rPr>
              <w:pPrChange w:id="1505" w:author="He Han" w:date="2026-10-27T15:35:00Z">
                <w:pPr>
                  <w:widowControl w:val="0"/>
                  <w:numPr>
                    <w:numId w:val="256"/>
                  </w:numPr>
                  <w:spacing w:beforeLines="50" w:before="120" w:afterLines="50" w:after="120"/>
                  <w:ind w:leftChars="50" w:left="525" w:hanging="420"/>
                  <w:contextualSpacing/>
                  <w:jc w:val="both"/>
                </w:pPr>
              </w:pPrChange>
            </w:pPr>
            <w:ins w:id="1506"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1BD955FE" w14:textId="7E424C55" w:rsidR="00E63094" w:rsidRPr="00C34334" w:rsidRDefault="00E63094" w:rsidP="00C2448B">
            <w:pPr>
              <w:widowControl w:val="0"/>
              <w:numPr>
                <w:ilvl w:val="0"/>
                <w:numId w:val="256"/>
              </w:numPr>
              <w:spacing w:beforeLines="50" w:before="120" w:afterLines="50" w:after="120"/>
              <w:ind w:leftChars="50" w:left="525"/>
              <w:contextualSpacing/>
              <w:jc w:val="both"/>
              <w:rPr>
                <w:ins w:id="1507" w:author="He Han" w:date="2026-10-27T14:00:00Z"/>
                <w:rFonts w:ascii="Times New Roman" w:eastAsia="仿宋_GB2312" w:hAnsi="Times New Roman" w:cs="Times New Roman"/>
                <w:color w:val="auto"/>
                <w:sz w:val="18"/>
                <w:szCs w:val="18"/>
              </w:rPr>
              <w:pPrChange w:id="1508" w:author="He Han" w:date="2026-10-27T15:35:00Z">
                <w:pPr>
                  <w:widowControl w:val="0"/>
                  <w:numPr>
                    <w:numId w:val="256"/>
                  </w:numPr>
                  <w:spacing w:beforeLines="50" w:before="120" w:afterLines="50" w:after="120"/>
                  <w:ind w:leftChars="50" w:left="525" w:hanging="420"/>
                  <w:contextualSpacing/>
                  <w:jc w:val="both"/>
                </w:pPr>
              </w:pPrChange>
            </w:pPr>
            <w:ins w:id="1509" w:author="He Han" w:date="2026-10-27T14:00:00Z">
              <w:r w:rsidRPr="00C34334">
                <w:rPr>
                  <w:rFonts w:ascii="Times New Roman" w:eastAsia="仿宋_GB2312" w:hAnsi="Times New Roman" w:cs="Times New Roman"/>
                  <w:color w:val="auto"/>
                  <w:sz w:val="18"/>
                  <w:szCs w:val="18"/>
                </w:rPr>
                <w:t xml:space="preserve"> Adjust to 25</w:t>
              </w:r>
              <w:r w:rsidR="00381C64">
                <w:rPr>
                  <w:rFonts w:ascii="Times New Roman" w:eastAsia="仿宋_GB2312" w:hAnsi="Times New Roman" w:cs="Times New Roman"/>
                  <w:color w:val="auto"/>
                  <w:sz w:val="18"/>
                  <w:szCs w:val="18"/>
                </w:rPr>
                <w:t xml:space="preserve">.0 ± 5.0 °C (target: 25.0 °C), </w:t>
              </w:r>
              <w:r w:rsidRPr="00C34334">
                <w:rPr>
                  <w:rFonts w:ascii="Times New Roman" w:eastAsia="仿宋_GB2312" w:hAnsi="Times New Roman" w:cs="Times New Roman"/>
                  <w:color w:val="auto"/>
                  <w:sz w:val="18"/>
                  <w:szCs w:val="18"/>
                </w:rPr>
                <w:t>stir for 110 -130 min (target: 2 h) at 25.0 ± 5.0 °C (target: 25.0 °C).</w:t>
              </w:r>
            </w:ins>
          </w:p>
          <w:p w14:paraId="7BC4A51F" w14:textId="77777777" w:rsidR="00E63094" w:rsidRPr="00C34334" w:rsidRDefault="00E63094" w:rsidP="00C2448B">
            <w:pPr>
              <w:widowControl w:val="0"/>
              <w:numPr>
                <w:ilvl w:val="0"/>
                <w:numId w:val="256"/>
              </w:numPr>
              <w:spacing w:beforeLines="50" w:before="120" w:afterLines="50" w:after="120"/>
              <w:ind w:leftChars="50" w:left="525"/>
              <w:contextualSpacing/>
              <w:jc w:val="both"/>
              <w:rPr>
                <w:ins w:id="1510" w:author="He Han" w:date="2026-10-27T14:00:00Z"/>
                <w:rFonts w:ascii="Times New Roman" w:eastAsia="仿宋_GB2312" w:hAnsi="Times New Roman" w:cs="Times New Roman"/>
                <w:color w:val="auto"/>
                <w:sz w:val="18"/>
                <w:szCs w:val="18"/>
              </w:rPr>
              <w:pPrChange w:id="1511" w:author="He Han" w:date="2026-10-27T15:35:00Z">
                <w:pPr>
                  <w:widowControl w:val="0"/>
                  <w:numPr>
                    <w:numId w:val="256"/>
                  </w:numPr>
                  <w:spacing w:beforeLines="50" w:before="120" w:afterLines="50" w:after="120"/>
                  <w:ind w:leftChars="50" w:left="525" w:hanging="420"/>
                  <w:contextualSpacing/>
                  <w:jc w:val="both"/>
                </w:pPr>
              </w:pPrChange>
            </w:pPr>
            <w:ins w:id="1512" w:author="He Han" w:date="2026-10-27T14:00:00Z">
              <w:r w:rsidRPr="00C34334">
                <w:rPr>
                  <w:rFonts w:ascii="Times New Roman" w:eastAsia="仿宋_GB2312" w:hAnsi="Times New Roman" w:cs="Times New Roman"/>
                  <w:color w:val="auto"/>
                  <w:sz w:val="18"/>
                  <w:szCs w:val="18"/>
                </w:rPr>
                <w:t xml:space="preserve">Stop stirring, turn off the nitrogen. Drain until there is no obvious drip. </w:t>
              </w:r>
            </w:ins>
          </w:p>
        </w:tc>
      </w:tr>
      <w:tr w:rsidR="00E63094" w:rsidRPr="00C34334" w14:paraId="2B5DB553" w14:textId="77777777" w:rsidTr="002079CD">
        <w:trPr>
          <w:trHeight w:val="384"/>
          <w:ins w:id="1513"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37BB928" w14:textId="77777777" w:rsidR="00E63094" w:rsidRPr="002079CD" w:rsidRDefault="00E63094" w:rsidP="002079CD">
            <w:pPr>
              <w:spacing w:beforeLines="50" w:before="120" w:afterLines="50" w:after="120"/>
              <w:contextualSpacing/>
              <w:jc w:val="center"/>
              <w:rPr>
                <w:ins w:id="1514" w:author="He Han" w:date="2026-10-27T14:00:00Z"/>
                <w:rFonts w:ascii="Times New Roman" w:eastAsia="仿宋_GB2312" w:hAnsi="Times New Roman" w:cs="Times New Roman"/>
                <w:sz w:val="18"/>
                <w:szCs w:val="18"/>
                <w:lang w:eastAsia="zh-CN"/>
              </w:rPr>
            </w:pPr>
            <w:ins w:id="1515" w:author="He Han" w:date="2026-10-27T14:00:00Z">
              <w:r w:rsidRPr="002079CD">
                <w:rPr>
                  <w:rFonts w:ascii="Times New Roman" w:eastAsia="仿宋_GB2312" w:hAnsi="Times New Roman" w:cs="Times New Roman"/>
                  <w:sz w:val="18"/>
                  <w:szCs w:val="18"/>
                  <w:lang w:eastAsia="zh-CN"/>
                </w:rPr>
                <w:t>63</w:t>
              </w:r>
            </w:ins>
          </w:p>
        </w:tc>
        <w:tc>
          <w:tcPr>
            <w:tcW w:w="610" w:type="pct"/>
            <w:tcBorders>
              <w:top w:val="single" w:sz="4" w:space="0" w:color="auto"/>
              <w:left w:val="single" w:sz="4" w:space="0" w:color="auto"/>
              <w:bottom w:val="single" w:sz="4" w:space="0" w:color="auto"/>
              <w:right w:val="single" w:sz="4" w:space="0" w:color="auto"/>
            </w:tcBorders>
            <w:vAlign w:val="center"/>
          </w:tcPr>
          <w:p w14:paraId="3C7AE43C" w14:textId="77777777" w:rsidR="00E63094" w:rsidRPr="00C34334" w:rsidRDefault="00E63094" w:rsidP="002079CD">
            <w:pPr>
              <w:spacing w:beforeLines="50" w:before="120" w:afterLines="50" w:after="120"/>
              <w:contextualSpacing/>
              <w:jc w:val="center"/>
              <w:rPr>
                <w:ins w:id="1516" w:author="He Han" w:date="2026-10-27T14:00:00Z"/>
                <w:rFonts w:ascii="Times New Roman" w:eastAsia="仿宋_GB2312" w:hAnsi="Times New Roman" w:cs="Times New Roman"/>
                <w:color w:val="auto"/>
                <w:sz w:val="18"/>
                <w:szCs w:val="18"/>
                <w:lang w:eastAsia="zh-CN"/>
              </w:rPr>
            </w:pPr>
            <w:ins w:id="1517"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5192AE2F" w14:textId="77777777" w:rsidR="00E63094" w:rsidRPr="00C34334" w:rsidRDefault="00E63094" w:rsidP="00C2448B">
            <w:pPr>
              <w:widowControl w:val="0"/>
              <w:numPr>
                <w:ilvl w:val="0"/>
                <w:numId w:val="257"/>
              </w:numPr>
              <w:spacing w:beforeLines="50" w:before="120" w:afterLines="50" w:after="120"/>
              <w:ind w:leftChars="50" w:left="525"/>
              <w:contextualSpacing/>
              <w:jc w:val="both"/>
              <w:rPr>
                <w:ins w:id="1518" w:author="He Han" w:date="2026-10-27T14:00:00Z"/>
                <w:rFonts w:ascii="Times New Roman" w:eastAsia="仿宋_GB2312" w:hAnsi="Times New Roman" w:cs="Times New Roman"/>
                <w:color w:val="auto"/>
                <w:sz w:val="18"/>
                <w:szCs w:val="18"/>
              </w:rPr>
              <w:pPrChange w:id="1519" w:author="He Han" w:date="2026-10-27T15:35:00Z">
                <w:pPr>
                  <w:widowControl w:val="0"/>
                  <w:numPr>
                    <w:numId w:val="257"/>
                  </w:numPr>
                  <w:spacing w:beforeLines="50" w:before="120" w:afterLines="50" w:after="120"/>
                  <w:ind w:leftChars="50" w:left="525" w:hanging="420"/>
                  <w:contextualSpacing/>
                  <w:jc w:val="both"/>
                </w:pPr>
              </w:pPrChange>
            </w:pPr>
            <w:ins w:id="1520"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0331197E" w14:textId="77777777" w:rsidR="00E63094" w:rsidRPr="00C34334" w:rsidRDefault="00E63094" w:rsidP="00C2448B">
            <w:pPr>
              <w:widowControl w:val="0"/>
              <w:numPr>
                <w:ilvl w:val="0"/>
                <w:numId w:val="257"/>
              </w:numPr>
              <w:spacing w:beforeLines="50" w:before="120" w:afterLines="50" w:after="120"/>
              <w:ind w:leftChars="50" w:left="525"/>
              <w:contextualSpacing/>
              <w:jc w:val="both"/>
              <w:rPr>
                <w:ins w:id="1521" w:author="He Han" w:date="2026-10-27T14:00:00Z"/>
                <w:rFonts w:ascii="Times New Roman" w:eastAsia="仿宋_GB2312" w:hAnsi="Times New Roman" w:cs="Times New Roman"/>
                <w:color w:val="auto"/>
                <w:sz w:val="18"/>
                <w:szCs w:val="18"/>
              </w:rPr>
              <w:pPrChange w:id="1522" w:author="He Han" w:date="2026-10-27T15:35:00Z">
                <w:pPr>
                  <w:widowControl w:val="0"/>
                  <w:numPr>
                    <w:numId w:val="257"/>
                  </w:numPr>
                  <w:spacing w:beforeLines="50" w:before="120" w:afterLines="50" w:after="120"/>
                  <w:ind w:leftChars="50" w:left="525" w:hanging="420"/>
                  <w:contextualSpacing/>
                  <w:jc w:val="both"/>
                </w:pPr>
              </w:pPrChange>
            </w:pPr>
            <w:ins w:id="1523" w:author="He Han" w:date="2026-10-27T14:00:00Z">
              <w:r w:rsidRPr="00C34334">
                <w:rPr>
                  <w:rFonts w:ascii="Times New Roman" w:eastAsia="仿宋_GB2312" w:hAnsi="Times New Roman" w:cs="Times New Roman"/>
                  <w:color w:val="auto"/>
                  <w:sz w:val="18"/>
                  <w:szCs w:val="18"/>
                </w:rPr>
                <w:t>Add Isopropyl Acetate (10.0 V, 8.73 kg/kg) into TJ4S-1213-Sy15.</w:t>
              </w:r>
            </w:ins>
          </w:p>
          <w:p w14:paraId="0DABB724" w14:textId="77777777" w:rsidR="00E63094" w:rsidRPr="00C34334" w:rsidRDefault="00E63094" w:rsidP="00C2448B">
            <w:pPr>
              <w:widowControl w:val="0"/>
              <w:numPr>
                <w:ilvl w:val="0"/>
                <w:numId w:val="257"/>
              </w:numPr>
              <w:spacing w:beforeLines="50" w:before="120" w:afterLines="50" w:after="120"/>
              <w:ind w:leftChars="50" w:left="525"/>
              <w:contextualSpacing/>
              <w:jc w:val="both"/>
              <w:rPr>
                <w:ins w:id="1524" w:author="He Han" w:date="2026-10-27T14:00:00Z"/>
                <w:rFonts w:ascii="Times New Roman" w:eastAsia="仿宋_GB2312" w:hAnsi="Times New Roman" w:cs="Times New Roman"/>
                <w:color w:val="auto"/>
                <w:sz w:val="18"/>
                <w:szCs w:val="18"/>
              </w:rPr>
              <w:pPrChange w:id="1525" w:author="He Han" w:date="2026-10-27T15:35:00Z">
                <w:pPr>
                  <w:widowControl w:val="0"/>
                  <w:numPr>
                    <w:numId w:val="257"/>
                  </w:numPr>
                  <w:spacing w:beforeLines="50" w:before="120" w:afterLines="50" w:after="120"/>
                  <w:ind w:leftChars="50" w:left="525" w:hanging="420"/>
                  <w:contextualSpacing/>
                  <w:jc w:val="both"/>
                </w:pPr>
              </w:pPrChange>
            </w:pPr>
            <w:ins w:id="1526"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0F9D94AF" w14:textId="77777777" w:rsidR="00E63094" w:rsidRPr="00C34334" w:rsidRDefault="00E63094" w:rsidP="00C2448B">
            <w:pPr>
              <w:spacing w:beforeLines="50" w:before="120" w:afterLines="50" w:after="120"/>
              <w:ind w:leftChars="50" w:left="105"/>
              <w:contextualSpacing/>
              <w:jc w:val="both"/>
              <w:rPr>
                <w:ins w:id="1527" w:author="He Han" w:date="2026-10-27T14:00:00Z"/>
                <w:rFonts w:ascii="Times New Roman" w:eastAsia="仿宋_GB2312" w:hAnsi="Times New Roman" w:cs="Times New Roman"/>
                <w:color w:val="auto"/>
                <w:sz w:val="18"/>
                <w:szCs w:val="18"/>
              </w:rPr>
              <w:pPrChange w:id="1528" w:author="He Han" w:date="2026-10-27T15:35:00Z">
                <w:pPr>
                  <w:spacing w:beforeLines="50" w:before="120" w:afterLines="50" w:after="120"/>
                  <w:ind w:leftChars="50" w:left="105"/>
                  <w:contextualSpacing/>
                  <w:jc w:val="both"/>
                </w:pPr>
              </w:pPrChange>
            </w:pPr>
            <w:ins w:id="1529"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357A1536" w14:textId="77777777" w:rsidTr="002079CD">
        <w:trPr>
          <w:trHeight w:val="384"/>
          <w:ins w:id="153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501EA06" w14:textId="77777777" w:rsidR="00E63094" w:rsidRPr="002079CD" w:rsidRDefault="00E63094" w:rsidP="002079CD">
            <w:pPr>
              <w:spacing w:beforeLines="50" w:before="120" w:afterLines="50" w:after="120"/>
              <w:contextualSpacing/>
              <w:jc w:val="center"/>
              <w:rPr>
                <w:ins w:id="1531" w:author="He Han" w:date="2026-10-27T14:00:00Z"/>
                <w:rFonts w:ascii="Times New Roman" w:eastAsia="仿宋_GB2312" w:hAnsi="Times New Roman" w:cs="Times New Roman"/>
                <w:sz w:val="18"/>
                <w:szCs w:val="18"/>
                <w:lang w:eastAsia="zh-CN"/>
              </w:rPr>
            </w:pPr>
            <w:ins w:id="1532" w:author="He Han" w:date="2026-10-27T14:00:00Z">
              <w:r w:rsidRPr="002079CD">
                <w:rPr>
                  <w:rFonts w:ascii="Times New Roman" w:eastAsia="仿宋_GB2312" w:hAnsi="Times New Roman" w:cs="Times New Roman"/>
                  <w:sz w:val="18"/>
                  <w:szCs w:val="18"/>
                  <w:lang w:eastAsia="zh-CN"/>
                </w:rPr>
                <w:t>64</w:t>
              </w:r>
            </w:ins>
          </w:p>
        </w:tc>
        <w:tc>
          <w:tcPr>
            <w:tcW w:w="610" w:type="pct"/>
            <w:tcBorders>
              <w:top w:val="single" w:sz="4" w:space="0" w:color="auto"/>
              <w:left w:val="single" w:sz="4" w:space="0" w:color="auto"/>
              <w:bottom w:val="single" w:sz="4" w:space="0" w:color="auto"/>
              <w:right w:val="single" w:sz="4" w:space="0" w:color="auto"/>
            </w:tcBorders>
            <w:vAlign w:val="center"/>
          </w:tcPr>
          <w:p w14:paraId="757BBCD9" w14:textId="77777777" w:rsidR="00E63094" w:rsidRPr="00C34334" w:rsidRDefault="00E63094" w:rsidP="002079CD">
            <w:pPr>
              <w:spacing w:beforeLines="50" w:before="120" w:afterLines="50" w:after="120"/>
              <w:contextualSpacing/>
              <w:jc w:val="center"/>
              <w:rPr>
                <w:ins w:id="1533" w:author="He Han" w:date="2026-10-27T14:00:00Z"/>
                <w:rFonts w:ascii="Times New Roman" w:eastAsia="仿宋_GB2312" w:hAnsi="Times New Roman" w:cs="Times New Roman"/>
                <w:color w:val="auto"/>
                <w:sz w:val="18"/>
                <w:szCs w:val="18"/>
                <w:lang w:eastAsia="zh-CN"/>
              </w:rPr>
            </w:pPr>
            <w:ins w:id="1534"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2708B46A" w14:textId="77777777" w:rsidR="00E63094" w:rsidRPr="00C34334" w:rsidRDefault="00E63094" w:rsidP="00C2448B">
            <w:pPr>
              <w:widowControl w:val="0"/>
              <w:numPr>
                <w:ilvl w:val="0"/>
                <w:numId w:val="258"/>
              </w:numPr>
              <w:spacing w:beforeLines="50" w:before="120" w:afterLines="50" w:after="120"/>
              <w:ind w:leftChars="50" w:left="525"/>
              <w:contextualSpacing/>
              <w:jc w:val="both"/>
              <w:rPr>
                <w:ins w:id="1535" w:author="He Han" w:date="2026-10-27T14:00:00Z"/>
                <w:rFonts w:ascii="Times New Roman" w:eastAsia="仿宋_GB2312" w:hAnsi="Times New Roman" w:cs="Times New Roman"/>
                <w:color w:val="auto"/>
                <w:sz w:val="18"/>
                <w:szCs w:val="18"/>
              </w:rPr>
              <w:pPrChange w:id="1536" w:author="He Han" w:date="2026-10-27T15:35:00Z">
                <w:pPr>
                  <w:widowControl w:val="0"/>
                  <w:numPr>
                    <w:numId w:val="258"/>
                  </w:numPr>
                  <w:spacing w:beforeLines="50" w:before="120" w:afterLines="50" w:after="120"/>
                  <w:ind w:leftChars="50" w:left="525" w:hanging="420"/>
                  <w:contextualSpacing/>
                  <w:jc w:val="both"/>
                </w:pPr>
              </w:pPrChange>
            </w:pPr>
            <w:ins w:id="1537" w:author="He Han" w:date="2026-10-27T14:00:00Z">
              <w:r w:rsidRPr="00C34334">
                <w:rPr>
                  <w:rFonts w:ascii="Times New Roman" w:eastAsia="仿宋_GB2312" w:hAnsi="Times New Roman" w:cs="Times New Roman"/>
                  <w:color w:val="auto"/>
                  <w:sz w:val="18"/>
                  <w:szCs w:val="18"/>
                </w:rPr>
                <w:t xml:space="preserve">Add DMF (12.0 V, 11.38 kg/kg) into TJ4S-1213-Sy15. </w:t>
              </w:r>
            </w:ins>
          </w:p>
          <w:p w14:paraId="13FE096C" w14:textId="77777777" w:rsidR="00E63094" w:rsidRPr="00C34334" w:rsidRDefault="00E63094" w:rsidP="00C2448B">
            <w:pPr>
              <w:widowControl w:val="0"/>
              <w:numPr>
                <w:ilvl w:val="0"/>
                <w:numId w:val="258"/>
              </w:numPr>
              <w:spacing w:beforeLines="50" w:before="120" w:afterLines="50" w:after="120"/>
              <w:ind w:leftChars="50" w:left="525"/>
              <w:contextualSpacing/>
              <w:jc w:val="both"/>
              <w:rPr>
                <w:ins w:id="1538" w:author="He Han" w:date="2026-10-27T14:00:00Z"/>
                <w:rFonts w:ascii="Times New Roman" w:eastAsia="仿宋_GB2312" w:hAnsi="Times New Roman" w:cs="Times New Roman"/>
                <w:color w:val="auto"/>
                <w:sz w:val="18"/>
                <w:szCs w:val="18"/>
              </w:rPr>
              <w:pPrChange w:id="1539" w:author="He Han" w:date="2026-10-27T15:35:00Z">
                <w:pPr>
                  <w:widowControl w:val="0"/>
                  <w:numPr>
                    <w:numId w:val="258"/>
                  </w:numPr>
                  <w:spacing w:beforeLines="50" w:before="120" w:afterLines="50" w:after="120"/>
                  <w:ind w:leftChars="50" w:left="525" w:hanging="420"/>
                  <w:contextualSpacing/>
                  <w:jc w:val="both"/>
                </w:pPr>
              </w:pPrChange>
            </w:pPr>
            <w:ins w:id="1540" w:author="He Han" w:date="2026-10-27T14:00:00Z">
              <w:r w:rsidRPr="00C34334">
                <w:rPr>
                  <w:rFonts w:ascii="Times New Roman" w:eastAsia="仿宋_GB2312" w:hAnsi="Times New Roman" w:cs="Times New Roman"/>
                  <w:color w:val="auto"/>
                  <w:sz w:val="18"/>
                  <w:szCs w:val="18"/>
                </w:rPr>
                <w:t xml:space="preserve">Bubble with nitrogen, then start the agitator. Stirring and turn off the nitrogen. Drain until there is no obvious drip. </w:t>
              </w:r>
            </w:ins>
          </w:p>
          <w:p w14:paraId="13BC2F95" w14:textId="77777777" w:rsidR="00E63094" w:rsidRPr="00C34334" w:rsidRDefault="00E63094" w:rsidP="00C2448B">
            <w:pPr>
              <w:spacing w:beforeLines="50" w:before="120" w:afterLines="50" w:after="120"/>
              <w:ind w:leftChars="50" w:left="105"/>
              <w:contextualSpacing/>
              <w:jc w:val="both"/>
              <w:rPr>
                <w:ins w:id="1541" w:author="He Han" w:date="2026-10-27T14:00:00Z"/>
                <w:rFonts w:ascii="Times New Roman" w:eastAsia="仿宋_GB2312" w:hAnsi="Times New Roman" w:cs="Times New Roman"/>
                <w:color w:val="auto"/>
                <w:sz w:val="18"/>
                <w:szCs w:val="18"/>
              </w:rPr>
              <w:pPrChange w:id="1542" w:author="He Han" w:date="2026-10-27T15:35:00Z">
                <w:pPr>
                  <w:spacing w:beforeLines="50" w:before="120" w:afterLines="50" w:after="120"/>
                  <w:ind w:leftChars="50" w:left="105"/>
                  <w:contextualSpacing/>
                  <w:jc w:val="both"/>
                </w:pPr>
              </w:pPrChange>
            </w:pPr>
            <w:ins w:id="1543"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45932CD7" w14:textId="77777777" w:rsidTr="002079CD">
        <w:trPr>
          <w:trHeight w:val="384"/>
          <w:ins w:id="154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278C874B" w14:textId="77777777" w:rsidR="00E63094" w:rsidRPr="002079CD" w:rsidRDefault="00E63094" w:rsidP="002079CD">
            <w:pPr>
              <w:spacing w:beforeLines="50" w:before="120" w:afterLines="50" w:after="120"/>
              <w:contextualSpacing/>
              <w:jc w:val="center"/>
              <w:rPr>
                <w:ins w:id="1545" w:author="He Han" w:date="2026-10-27T14:00:00Z"/>
                <w:rFonts w:ascii="Times New Roman" w:eastAsia="仿宋_GB2312" w:hAnsi="Times New Roman" w:cs="Times New Roman"/>
                <w:sz w:val="18"/>
                <w:szCs w:val="18"/>
                <w:lang w:eastAsia="zh-CN"/>
              </w:rPr>
            </w:pPr>
            <w:ins w:id="1546" w:author="He Han" w:date="2026-10-27T14:00:00Z">
              <w:r w:rsidRPr="002079CD">
                <w:rPr>
                  <w:rFonts w:ascii="Times New Roman" w:eastAsia="仿宋_GB2312" w:hAnsi="Times New Roman" w:cs="Times New Roman"/>
                  <w:sz w:val="18"/>
                  <w:szCs w:val="18"/>
                  <w:lang w:eastAsia="zh-CN"/>
                </w:rPr>
                <w:t>65</w:t>
              </w:r>
            </w:ins>
          </w:p>
        </w:tc>
        <w:tc>
          <w:tcPr>
            <w:tcW w:w="610" w:type="pct"/>
            <w:tcBorders>
              <w:top w:val="single" w:sz="4" w:space="0" w:color="auto"/>
              <w:left w:val="single" w:sz="4" w:space="0" w:color="auto"/>
              <w:bottom w:val="single" w:sz="4" w:space="0" w:color="auto"/>
              <w:right w:val="single" w:sz="4" w:space="0" w:color="auto"/>
            </w:tcBorders>
            <w:vAlign w:val="center"/>
          </w:tcPr>
          <w:p w14:paraId="552F1772" w14:textId="77777777" w:rsidR="00E63094" w:rsidRPr="00C34334" w:rsidRDefault="00E63094" w:rsidP="002079CD">
            <w:pPr>
              <w:spacing w:beforeLines="50" w:before="120" w:afterLines="50" w:after="120"/>
              <w:contextualSpacing/>
              <w:jc w:val="center"/>
              <w:rPr>
                <w:ins w:id="1547" w:author="He Han" w:date="2026-10-27T14:00:00Z"/>
                <w:rFonts w:ascii="Times New Roman" w:eastAsia="仿宋_GB2312" w:hAnsi="Times New Roman" w:cs="Times New Roman"/>
                <w:color w:val="auto"/>
                <w:sz w:val="18"/>
                <w:szCs w:val="18"/>
                <w:lang w:eastAsia="zh-CN"/>
              </w:rPr>
            </w:pPr>
            <w:proofErr w:type="spellStart"/>
            <w:ins w:id="1548"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-L-α-Me-</w:t>
              </w:r>
              <w:proofErr w:type="spellStart"/>
              <w:r w:rsidRPr="00C34334">
                <w:rPr>
                  <w:rFonts w:ascii="Times New Roman" w:eastAsia="仿宋_GB2312" w:hAnsi="Times New Roman" w:cs="Times New Roman"/>
                  <w:color w:val="auto"/>
                  <w:sz w:val="18"/>
                  <w:szCs w:val="18"/>
                  <w:lang w:eastAsia="zh-CN"/>
                </w:rPr>
                <w:t>Phe</w:t>
              </w:r>
              <w:proofErr w:type="spellEnd"/>
              <w:r w:rsidRPr="00C34334">
                <w:rPr>
                  <w:rFonts w:ascii="Times New Roman" w:eastAsia="仿宋_GB2312" w:hAnsi="Times New Roman" w:cs="Times New Roman"/>
                  <w:color w:val="auto"/>
                  <w:sz w:val="18"/>
                  <w:szCs w:val="18"/>
                  <w:lang w:eastAsia="zh-CN"/>
                </w:rPr>
                <w:t>-OH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0AA34A08" w14:textId="77777777" w:rsidR="00E63094" w:rsidRPr="00C34334" w:rsidRDefault="00E63094" w:rsidP="00C2448B">
            <w:pPr>
              <w:widowControl w:val="0"/>
              <w:numPr>
                <w:ilvl w:val="0"/>
                <w:numId w:val="259"/>
              </w:numPr>
              <w:spacing w:beforeLines="50" w:before="120" w:afterLines="50" w:after="120"/>
              <w:ind w:leftChars="50" w:left="525"/>
              <w:contextualSpacing/>
              <w:jc w:val="both"/>
              <w:rPr>
                <w:ins w:id="1549" w:author="He Han" w:date="2026-10-27T14:00:00Z"/>
                <w:rFonts w:ascii="Times New Roman" w:eastAsia="仿宋_GB2312" w:hAnsi="Times New Roman" w:cs="Times New Roman"/>
                <w:color w:val="auto"/>
                <w:sz w:val="18"/>
                <w:szCs w:val="18"/>
              </w:rPr>
              <w:pPrChange w:id="1550" w:author="He Han" w:date="2026-10-27T15:35:00Z">
                <w:pPr>
                  <w:widowControl w:val="0"/>
                  <w:numPr>
                    <w:numId w:val="259"/>
                  </w:numPr>
                  <w:spacing w:beforeLines="50" w:before="120" w:afterLines="50" w:after="120"/>
                  <w:ind w:leftChars="50" w:left="525" w:hanging="420"/>
                  <w:contextualSpacing/>
                  <w:jc w:val="both"/>
                </w:pPr>
              </w:pPrChange>
            </w:pPr>
            <w:ins w:id="1551" w:author="He Han" w:date="2026-10-27T14:00:00Z">
              <w:r w:rsidRPr="00C34334">
                <w:rPr>
                  <w:rFonts w:ascii="Times New Roman" w:eastAsia="仿宋_GB2312" w:hAnsi="Times New Roman" w:cs="Times New Roman"/>
                  <w:color w:val="auto"/>
                  <w:sz w:val="18"/>
                  <w:szCs w:val="18"/>
                </w:rPr>
                <w:t xml:space="preserve">Add DMF (4 V, 3.79 kg/kg) into TJ4S-1213-Sy15-R01. Start the agitator. </w:t>
              </w:r>
            </w:ins>
          </w:p>
          <w:p w14:paraId="355BD1AD" w14:textId="77777777" w:rsidR="00E63094" w:rsidRPr="00C34334" w:rsidRDefault="00E63094" w:rsidP="00C2448B">
            <w:pPr>
              <w:widowControl w:val="0"/>
              <w:numPr>
                <w:ilvl w:val="0"/>
                <w:numId w:val="259"/>
              </w:numPr>
              <w:spacing w:beforeLines="50" w:before="120" w:afterLines="50" w:after="120"/>
              <w:ind w:leftChars="50" w:left="525"/>
              <w:contextualSpacing/>
              <w:jc w:val="both"/>
              <w:rPr>
                <w:ins w:id="1552" w:author="He Han" w:date="2026-10-27T14:00:00Z"/>
                <w:rFonts w:ascii="Times New Roman" w:eastAsia="仿宋_GB2312" w:hAnsi="Times New Roman" w:cs="Times New Roman"/>
                <w:color w:val="auto"/>
                <w:sz w:val="18"/>
                <w:szCs w:val="18"/>
              </w:rPr>
              <w:pPrChange w:id="1553" w:author="He Han" w:date="2026-10-27T15:35:00Z">
                <w:pPr>
                  <w:widowControl w:val="0"/>
                  <w:numPr>
                    <w:numId w:val="259"/>
                  </w:numPr>
                  <w:spacing w:beforeLines="50" w:before="120" w:afterLines="50" w:after="120"/>
                  <w:ind w:leftChars="50" w:left="525" w:hanging="420"/>
                  <w:contextualSpacing/>
                  <w:jc w:val="both"/>
                </w:pPr>
              </w:pPrChange>
            </w:pPr>
            <w:ins w:id="1554"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1E87993D" w14:textId="77777777" w:rsidR="00E63094" w:rsidRPr="00C34334" w:rsidRDefault="00E63094" w:rsidP="00C2448B">
            <w:pPr>
              <w:widowControl w:val="0"/>
              <w:numPr>
                <w:ilvl w:val="0"/>
                <w:numId w:val="259"/>
              </w:numPr>
              <w:spacing w:beforeLines="50" w:before="120" w:afterLines="50" w:after="120"/>
              <w:ind w:leftChars="50" w:left="525"/>
              <w:contextualSpacing/>
              <w:jc w:val="both"/>
              <w:rPr>
                <w:ins w:id="1555" w:author="He Han" w:date="2026-10-27T14:00:00Z"/>
                <w:rFonts w:ascii="Times New Roman" w:eastAsia="仿宋_GB2312" w:hAnsi="Times New Roman" w:cs="Times New Roman"/>
                <w:color w:val="auto"/>
                <w:sz w:val="18"/>
                <w:szCs w:val="18"/>
              </w:rPr>
              <w:pPrChange w:id="1556" w:author="He Han" w:date="2026-10-27T15:35:00Z">
                <w:pPr>
                  <w:widowControl w:val="0"/>
                  <w:numPr>
                    <w:numId w:val="259"/>
                  </w:numPr>
                  <w:spacing w:beforeLines="50" w:before="120" w:afterLines="50" w:after="120"/>
                  <w:ind w:leftChars="50" w:left="525" w:hanging="420"/>
                  <w:contextualSpacing/>
                  <w:jc w:val="both"/>
                </w:pPr>
              </w:pPrChange>
            </w:pPr>
            <w:ins w:id="1557" w:author="He Han" w:date="2026-10-27T14:00:00Z">
              <w:r w:rsidRPr="00C34334">
                <w:rPr>
                  <w:rFonts w:ascii="Times New Roman" w:eastAsia="仿宋_GB2312" w:hAnsi="Times New Roman" w:cs="Times New Roman"/>
                  <w:color w:val="auto"/>
                  <w:sz w:val="18"/>
                  <w:szCs w:val="18"/>
                </w:rPr>
                <w:t xml:space="preserve"> 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-L-α-Me-</w:t>
              </w:r>
              <w:proofErr w:type="spellStart"/>
              <w:r w:rsidRPr="00C34334">
                <w:rPr>
                  <w:rFonts w:ascii="Times New Roman" w:eastAsia="仿宋_GB2312" w:hAnsi="Times New Roman" w:cs="Times New Roman"/>
                  <w:color w:val="auto"/>
                  <w:sz w:val="18"/>
                  <w:szCs w:val="18"/>
                </w:rPr>
                <w:t>Phe</w:t>
              </w:r>
              <w:proofErr w:type="spellEnd"/>
              <w:r w:rsidRPr="00C34334">
                <w:rPr>
                  <w:rFonts w:ascii="Times New Roman" w:eastAsia="仿宋_GB2312" w:hAnsi="Times New Roman" w:cs="Times New Roman"/>
                  <w:color w:val="auto"/>
                  <w:sz w:val="18"/>
                  <w:szCs w:val="18"/>
                </w:rPr>
                <w:t xml:space="preserve">-OH (1.75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Stir at least 15 minutes at 20.0 ± 5.0 °C (target: 20.0 °C). Confirm no visible solids and later use.</w:t>
              </w:r>
            </w:ins>
          </w:p>
          <w:p w14:paraId="530E8643" w14:textId="07704314" w:rsidR="00E63094" w:rsidRPr="00C34334" w:rsidRDefault="00E63094" w:rsidP="00C2448B">
            <w:pPr>
              <w:widowControl w:val="0"/>
              <w:numPr>
                <w:ilvl w:val="0"/>
                <w:numId w:val="259"/>
              </w:numPr>
              <w:spacing w:beforeLines="50" w:before="120" w:afterLines="50" w:after="120"/>
              <w:ind w:leftChars="50" w:left="525"/>
              <w:contextualSpacing/>
              <w:jc w:val="both"/>
              <w:rPr>
                <w:ins w:id="1558" w:author="He Han" w:date="2026-10-27T14:00:00Z"/>
                <w:rFonts w:ascii="Times New Roman" w:eastAsia="仿宋_GB2312" w:hAnsi="Times New Roman" w:cs="Times New Roman"/>
                <w:color w:val="auto"/>
                <w:sz w:val="18"/>
                <w:szCs w:val="18"/>
              </w:rPr>
              <w:pPrChange w:id="1559" w:author="He Han" w:date="2026-10-27T15:35:00Z">
                <w:pPr>
                  <w:widowControl w:val="0"/>
                  <w:numPr>
                    <w:numId w:val="259"/>
                  </w:numPr>
                  <w:spacing w:beforeLines="50" w:before="120" w:afterLines="50" w:after="120"/>
                  <w:ind w:leftChars="50" w:left="525" w:hanging="420"/>
                  <w:contextualSpacing/>
                  <w:jc w:val="both"/>
                </w:pPr>
              </w:pPrChange>
            </w:pPr>
            <w:ins w:id="1560"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(1.80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into TJ4S-1213-Sy15-R01 at 20.0 ± 5.0 °C (target: 20.0 °C), rinse the TJ4S-1213-Sy15-R01</w:t>
              </w:r>
              <w:r w:rsidR="000D48A2">
                <w:rPr>
                  <w:rFonts w:ascii="Times New Roman" w:eastAsia="仿宋_GB2312" w:hAnsi="Times New Roman" w:cs="Times New Roman"/>
                  <w:color w:val="auto"/>
                  <w:sz w:val="18"/>
                  <w:szCs w:val="18"/>
                </w:rPr>
                <w:t xml:space="preserve"> with DMF (2.0 V, 1.90 kg/kg).</w:t>
              </w:r>
            </w:ins>
          </w:p>
          <w:p w14:paraId="6F418EA8" w14:textId="77777777" w:rsidR="00E63094" w:rsidRPr="00C34334" w:rsidRDefault="00E63094" w:rsidP="00C2448B">
            <w:pPr>
              <w:widowControl w:val="0"/>
              <w:numPr>
                <w:ilvl w:val="0"/>
                <w:numId w:val="259"/>
              </w:numPr>
              <w:spacing w:beforeLines="50" w:before="120" w:afterLines="50" w:after="120"/>
              <w:ind w:leftChars="50" w:left="525"/>
              <w:contextualSpacing/>
              <w:jc w:val="both"/>
              <w:rPr>
                <w:ins w:id="1561" w:author="He Han" w:date="2026-10-27T14:00:00Z"/>
                <w:rFonts w:ascii="Times New Roman" w:eastAsia="仿宋_GB2312" w:hAnsi="Times New Roman" w:cs="Times New Roman"/>
                <w:color w:val="auto"/>
                <w:sz w:val="18"/>
                <w:szCs w:val="18"/>
              </w:rPr>
              <w:pPrChange w:id="1562" w:author="He Han" w:date="2026-10-27T15:35:00Z">
                <w:pPr>
                  <w:widowControl w:val="0"/>
                  <w:numPr>
                    <w:numId w:val="259"/>
                  </w:numPr>
                  <w:spacing w:beforeLines="50" w:before="120" w:afterLines="50" w:after="120"/>
                  <w:ind w:leftChars="50" w:left="525" w:hanging="420"/>
                  <w:contextualSpacing/>
                  <w:jc w:val="both"/>
                </w:pPr>
              </w:pPrChange>
            </w:pPr>
            <w:ins w:id="1563" w:author="He Han" w:date="2026-10-27T14:00:00Z">
              <w:r w:rsidRPr="00C34334">
                <w:rPr>
                  <w:rFonts w:ascii="Times New Roman" w:eastAsia="仿宋_GB2312" w:hAnsi="Times New Roman" w:cs="Times New Roman"/>
                  <w:color w:val="auto"/>
                  <w:sz w:val="18"/>
                  <w:szCs w:val="18"/>
                </w:rPr>
                <w:t xml:space="preserve"> Add DIC (2.00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xml:space="preserve">) into TJ4S-1213-Sy15-R01, the addition rate depends on temperature control. Activate for 20 ± 5 min (target: 20 min) at 20.0 ± 5.0 °C (target: 20.0 °C). </w:t>
              </w:r>
            </w:ins>
          </w:p>
          <w:p w14:paraId="410AA676" w14:textId="77777777" w:rsidR="00E63094" w:rsidRPr="00C34334" w:rsidRDefault="00E63094" w:rsidP="00C2448B">
            <w:pPr>
              <w:widowControl w:val="0"/>
              <w:numPr>
                <w:ilvl w:val="0"/>
                <w:numId w:val="259"/>
              </w:numPr>
              <w:spacing w:beforeLines="50" w:before="120" w:afterLines="50" w:after="120"/>
              <w:ind w:leftChars="50" w:left="525"/>
              <w:contextualSpacing/>
              <w:jc w:val="both"/>
              <w:rPr>
                <w:ins w:id="1564" w:author="He Han" w:date="2026-10-27T14:00:00Z"/>
                <w:rFonts w:ascii="Times New Roman" w:eastAsia="仿宋_GB2312" w:hAnsi="Times New Roman" w:cs="Times New Roman"/>
                <w:color w:val="auto"/>
                <w:sz w:val="18"/>
                <w:szCs w:val="18"/>
              </w:rPr>
              <w:pPrChange w:id="1565" w:author="He Han" w:date="2026-10-27T15:35:00Z">
                <w:pPr>
                  <w:widowControl w:val="0"/>
                  <w:numPr>
                    <w:numId w:val="259"/>
                  </w:numPr>
                  <w:spacing w:beforeLines="50" w:before="120" w:afterLines="50" w:after="120"/>
                  <w:ind w:leftChars="50" w:left="525" w:hanging="420"/>
                  <w:contextualSpacing/>
                  <w:jc w:val="both"/>
                </w:pPr>
              </w:pPrChange>
            </w:pPr>
            <w:ins w:id="1566" w:author="He Han" w:date="2026-10-27T14:00:00Z">
              <w:r w:rsidRPr="00C34334">
                <w:rPr>
                  <w:rFonts w:ascii="Times New Roman" w:eastAsia="仿宋_GB2312" w:hAnsi="Times New Roman" w:cs="Times New Roman"/>
                  <w:color w:val="auto"/>
                  <w:sz w:val="18"/>
                  <w:szCs w:val="18"/>
                </w:rPr>
                <w:t xml:space="preserve">Transfer the mixture in TJ4S-1213-Sy15-R01 into TJ4S-1213-Sy15. Add DMF (1.0 V, 0.948 kg/kg) into TJ4S-1213-Sy15-R01 to rinse the wall. </w:t>
              </w:r>
            </w:ins>
          </w:p>
          <w:p w14:paraId="50A0D834" w14:textId="77777777" w:rsidR="00E63094" w:rsidRPr="00C34334" w:rsidRDefault="00E63094" w:rsidP="00C2448B">
            <w:pPr>
              <w:widowControl w:val="0"/>
              <w:numPr>
                <w:ilvl w:val="0"/>
                <w:numId w:val="259"/>
              </w:numPr>
              <w:spacing w:beforeLines="50" w:before="120" w:afterLines="50" w:after="120"/>
              <w:ind w:leftChars="50" w:left="525"/>
              <w:contextualSpacing/>
              <w:jc w:val="both"/>
              <w:rPr>
                <w:ins w:id="1567" w:author="He Han" w:date="2026-10-27T14:00:00Z"/>
                <w:rFonts w:ascii="Times New Roman" w:eastAsia="仿宋_GB2312" w:hAnsi="Times New Roman" w:cs="Times New Roman"/>
                <w:color w:val="auto"/>
                <w:sz w:val="18"/>
                <w:szCs w:val="18"/>
              </w:rPr>
              <w:pPrChange w:id="1568" w:author="He Han" w:date="2026-10-27T15:35:00Z">
                <w:pPr>
                  <w:widowControl w:val="0"/>
                  <w:numPr>
                    <w:numId w:val="259"/>
                  </w:numPr>
                  <w:spacing w:beforeLines="50" w:before="120" w:afterLines="50" w:after="120"/>
                  <w:ind w:leftChars="50" w:left="525" w:hanging="420"/>
                  <w:contextualSpacing/>
                  <w:jc w:val="both"/>
                </w:pPr>
              </w:pPrChange>
            </w:pPr>
            <w:ins w:id="1569"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5min), then start the agitator. Transfer the mixture in activation tank (TJ4S-1213-Sy15-R01) into synthesis reactor (TJ4S-1213-Sy15)</w:t>
              </w:r>
            </w:ins>
          </w:p>
        </w:tc>
      </w:tr>
      <w:tr w:rsidR="00E63094" w:rsidRPr="00C34334" w14:paraId="4F897836" w14:textId="77777777" w:rsidTr="002079CD">
        <w:trPr>
          <w:trHeight w:val="384"/>
          <w:ins w:id="157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A2C07CD" w14:textId="77777777" w:rsidR="00E63094" w:rsidRPr="002079CD" w:rsidRDefault="00E63094" w:rsidP="002079CD">
            <w:pPr>
              <w:spacing w:beforeLines="50" w:before="120" w:afterLines="50" w:after="120"/>
              <w:contextualSpacing/>
              <w:jc w:val="center"/>
              <w:rPr>
                <w:ins w:id="1571" w:author="He Han" w:date="2026-10-27T14:00:00Z"/>
                <w:rFonts w:ascii="Times New Roman" w:eastAsia="仿宋_GB2312" w:hAnsi="Times New Roman" w:cs="Times New Roman"/>
                <w:sz w:val="18"/>
                <w:szCs w:val="18"/>
                <w:lang w:eastAsia="zh-CN"/>
              </w:rPr>
            </w:pPr>
            <w:ins w:id="1572" w:author="He Han" w:date="2026-10-27T14:00:00Z">
              <w:r w:rsidRPr="002079CD">
                <w:rPr>
                  <w:rFonts w:ascii="Times New Roman" w:eastAsia="仿宋_GB2312" w:hAnsi="Times New Roman" w:cs="Times New Roman"/>
                  <w:sz w:val="18"/>
                  <w:szCs w:val="18"/>
                  <w:lang w:eastAsia="zh-CN"/>
                </w:rPr>
                <w:t>66</w:t>
              </w:r>
            </w:ins>
          </w:p>
        </w:tc>
        <w:tc>
          <w:tcPr>
            <w:tcW w:w="610" w:type="pct"/>
            <w:tcBorders>
              <w:top w:val="single" w:sz="4" w:space="0" w:color="auto"/>
              <w:left w:val="single" w:sz="4" w:space="0" w:color="auto"/>
              <w:bottom w:val="single" w:sz="4" w:space="0" w:color="auto"/>
              <w:right w:val="single" w:sz="4" w:space="0" w:color="auto"/>
            </w:tcBorders>
            <w:vAlign w:val="center"/>
          </w:tcPr>
          <w:p w14:paraId="46341931" w14:textId="77777777" w:rsidR="00E63094" w:rsidRPr="00C34334" w:rsidRDefault="00E63094" w:rsidP="002079CD">
            <w:pPr>
              <w:spacing w:beforeLines="50" w:before="120" w:afterLines="50" w:after="120"/>
              <w:contextualSpacing/>
              <w:jc w:val="center"/>
              <w:rPr>
                <w:ins w:id="1573" w:author="He Han" w:date="2026-10-27T14:00:00Z"/>
                <w:rFonts w:ascii="Times New Roman" w:eastAsia="仿宋_GB2312" w:hAnsi="Times New Roman" w:cs="Times New Roman"/>
                <w:color w:val="auto"/>
                <w:sz w:val="18"/>
                <w:szCs w:val="18"/>
                <w:lang w:eastAsia="zh-CN"/>
              </w:rPr>
            </w:pPr>
            <w:ins w:id="1574"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57B73ED9" w14:textId="77777777" w:rsidR="00E63094" w:rsidRPr="00C34334" w:rsidRDefault="00E63094" w:rsidP="00C2448B">
            <w:pPr>
              <w:widowControl w:val="0"/>
              <w:numPr>
                <w:ilvl w:val="0"/>
                <w:numId w:val="260"/>
              </w:numPr>
              <w:spacing w:beforeLines="50" w:before="120" w:afterLines="50" w:after="120"/>
              <w:ind w:leftChars="50" w:left="525"/>
              <w:contextualSpacing/>
              <w:jc w:val="both"/>
              <w:rPr>
                <w:ins w:id="1575" w:author="He Han" w:date="2026-10-27T14:00:00Z"/>
                <w:rFonts w:ascii="Times New Roman" w:eastAsia="仿宋_GB2312" w:hAnsi="Times New Roman" w:cs="Times New Roman"/>
                <w:color w:val="auto"/>
                <w:sz w:val="18"/>
                <w:szCs w:val="18"/>
              </w:rPr>
              <w:pPrChange w:id="1576" w:author="He Han" w:date="2026-10-27T15:35:00Z">
                <w:pPr>
                  <w:widowControl w:val="0"/>
                  <w:numPr>
                    <w:numId w:val="260"/>
                  </w:numPr>
                  <w:spacing w:beforeLines="50" w:before="120" w:afterLines="50" w:after="120"/>
                  <w:ind w:leftChars="50" w:left="525" w:hanging="420"/>
                  <w:contextualSpacing/>
                  <w:jc w:val="both"/>
                </w:pPr>
              </w:pPrChange>
            </w:pPr>
            <w:ins w:id="1577" w:author="He Han" w:date="2026-10-27T14:00:00Z">
              <w:r w:rsidRPr="00C34334">
                <w:rPr>
                  <w:rFonts w:ascii="Times New Roman" w:eastAsia="仿宋_GB2312" w:hAnsi="Times New Roman" w:cs="Times New Roman"/>
                  <w:color w:val="auto"/>
                  <w:sz w:val="18"/>
                  <w:szCs w:val="18"/>
                </w:rPr>
                <w:t xml:space="preserve">Heat the mixture to 19.0 ~ 27.0°C (target: 25.0 °C). The mixture is allowed to react at 19.0 ~27.0 °C (target: </w:t>
              </w:r>
              <w:r w:rsidRPr="00C34334">
                <w:rPr>
                  <w:rFonts w:ascii="Times New Roman" w:eastAsia="仿宋_GB2312" w:hAnsi="Times New Roman" w:cs="Times New Roman"/>
                  <w:color w:val="auto"/>
                  <w:sz w:val="18"/>
                  <w:szCs w:val="18"/>
                </w:rPr>
                <w:lastRenderedPageBreak/>
                <w:t>25.0 °C).</w:t>
              </w:r>
            </w:ins>
          </w:p>
          <w:p w14:paraId="2BF2E0B4" w14:textId="77777777" w:rsidR="00E63094" w:rsidRPr="00C34334" w:rsidRDefault="00E63094" w:rsidP="00C2448B">
            <w:pPr>
              <w:widowControl w:val="0"/>
              <w:numPr>
                <w:ilvl w:val="0"/>
                <w:numId w:val="260"/>
              </w:numPr>
              <w:spacing w:beforeLines="50" w:before="120" w:afterLines="50" w:after="120"/>
              <w:ind w:leftChars="50" w:left="525"/>
              <w:contextualSpacing/>
              <w:jc w:val="both"/>
              <w:rPr>
                <w:ins w:id="1578" w:author="He Han" w:date="2026-10-27T14:00:00Z"/>
                <w:rFonts w:ascii="Times New Roman" w:eastAsia="仿宋_GB2312" w:hAnsi="Times New Roman" w:cs="Times New Roman"/>
                <w:color w:val="auto"/>
                <w:sz w:val="18"/>
                <w:szCs w:val="18"/>
              </w:rPr>
              <w:pPrChange w:id="1579" w:author="He Han" w:date="2026-10-27T15:35:00Z">
                <w:pPr>
                  <w:widowControl w:val="0"/>
                  <w:numPr>
                    <w:numId w:val="260"/>
                  </w:numPr>
                  <w:spacing w:beforeLines="50" w:before="120" w:afterLines="50" w:after="120"/>
                  <w:ind w:leftChars="50" w:left="525" w:hanging="420"/>
                  <w:contextualSpacing/>
                  <w:jc w:val="both"/>
                </w:pPr>
              </w:pPrChange>
            </w:pPr>
            <w:ins w:id="1580" w:author="He Han" w:date="2026-10-27T14:00:00Z">
              <w:r w:rsidRPr="00C34334">
                <w:rPr>
                  <w:rFonts w:ascii="Times New Roman" w:eastAsia="仿宋_GB2312" w:hAnsi="Times New Roman" w:cs="Times New Roman"/>
                  <w:color w:val="auto"/>
                  <w:sz w:val="18"/>
                  <w:szCs w:val="18"/>
                </w:rPr>
                <w:t xml:space="preserve">After 4 h±15 min (target: 4 h), sample the mixture every 0.5~1 h for </w:t>
              </w:r>
              <w:proofErr w:type="spellStart"/>
              <w:r w:rsidRPr="00C34334">
                <w:rPr>
                  <w:rFonts w:ascii="Times New Roman" w:eastAsia="仿宋_GB2312" w:hAnsi="Times New Roman" w:cs="Times New Roman"/>
                  <w:color w:val="auto"/>
                  <w:sz w:val="18"/>
                  <w:szCs w:val="18"/>
                </w:rPr>
                <w:t>ninhydrin</w:t>
              </w:r>
              <w:proofErr w:type="spellEnd"/>
              <w:r w:rsidRPr="00C34334">
                <w:rPr>
                  <w:rFonts w:ascii="Times New Roman" w:eastAsia="仿宋_GB2312" w:hAnsi="Times New Roman" w:cs="Times New Roman"/>
                  <w:color w:val="auto"/>
                  <w:sz w:val="18"/>
                  <w:szCs w:val="18"/>
                </w:rPr>
                <w:t xml:space="preserve"> test analysis until two consecutive samples test as negative (Yellow to Light pink Report Negative= Complete coupling; Blue to Purple Positive= Incomplete coupling). And the mixture should be stirred for coupling time (6.5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13.5</w:t>
              </w:r>
              <w:r w:rsidRPr="00C34334">
                <w:rPr>
                  <w:rFonts w:ascii="Times New Roman" w:eastAsia="仿宋_GB2312" w:hAnsi="Times New Roman" w:cs="Times New Roman"/>
                  <w:color w:val="auto"/>
                  <w:sz w:val="18"/>
                  <w:szCs w:val="18"/>
                </w:rPr>
                <w:t xml:space="preserve"> h).</w:t>
              </w:r>
            </w:ins>
          </w:p>
          <w:p w14:paraId="1FA31303" w14:textId="77777777" w:rsidR="00E63094" w:rsidRPr="00C34334" w:rsidRDefault="00E63094" w:rsidP="00C2448B">
            <w:pPr>
              <w:widowControl w:val="0"/>
              <w:numPr>
                <w:ilvl w:val="0"/>
                <w:numId w:val="260"/>
              </w:numPr>
              <w:spacing w:beforeLines="50" w:before="120" w:afterLines="50" w:after="120"/>
              <w:ind w:leftChars="50" w:left="525"/>
              <w:contextualSpacing/>
              <w:jc w:val="both"/>
              <w:rPr>
                <w:ins w:id="1581" w:author="He Han" w:date="2026-10-27T14:00:00Z"/>
                <w:rFonts w:ascii="Times New Roman" w:eastAsia="仿宋_GB2312" w:hAnsi="Times New Roman" w:cs="Times New Roman"/>
                <w:color w:val="auto"/>
                <w:sz w:val="18"/>
                <w:szCs w:val="18"/>
              </w:rPr>
              <w:pPrChange w:id="1582" w:author="He Han" w:date="2026-10-27T15:35:00Z">
                <w:pPr>
                  <w:widowControl w:val="0"/>
                  <w:numPr>
                    <w:numId w:val="260"/>
                  </w:numPr>
                  <w:spacing w:beforeLines="50" w:before="120" w:afterLines="50" w:after="120"/>
                  <w:ind w:leftChars="50" w:left="525" w:hanging="420"/>
                  <w:contextualSpacing/>
                  <w:jc w:val="both"/>
                </w:pPr>
              </w:pPrChange>
            </w:pPr>
            <w:ins w:id="1583"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4E1D27B7" w14:textId="77777777" w:rsidR="00E63094" w:rsidRPr="00C34334" w:rsidRDefault="00E63094" w:rsidP="00C2448B">
            <w:pPr>
              <w:spacing w:beforeLines="50" w:before="120" w:afterLines="50" w:after="120"/>
              <w:ind w:leftChars="50" w:left="105"/>
              <w:contextualSpacing/>
              <w:jc w:val="both"/>
              <w:rPr>
                <w:ins w:id="1584" w:author="He Han" w:date="2026-10-27T14:00:00Z"/>
                <w:rFonts w:ascii="Times New Roman" w:eastAsia="仿宋_GB2312" w:hAnsi="Times New Roman" w:cs="Times New Roman"/>
                <w:color w:val="auto"/>
                <w:sz w:val="18"/>
                <w:szCs w:val="18"/>
              </w:rPr>
              <w:pPrChange w:id="1585" w:author="He Han" w:date="2026-10-27T15:35:00Z">
                <w:pPr>
                  <w:spacing w:beforeLines="50" w:before="120" w:afterLines="50" w:after="120"/>
                  <w:ind w:leftChars="50" w:left="105"/>
                  <w:contextualSpacing/>
                  <w:jc w:val="both"/>
                </w:pPr>
              </w:pPrChange>
            </w:pPr>
            <w:ins w:id="1586"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0ED0EC10" w14:textId="77777777" w:rsidTr="002079CD">
        <w:trPr>
          <w:trHeight w:val="384"/>
          <w:ins w:id="158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7D59C90" w14:textId="77777777" w:rsidR="00E63094" w:rsidRPr="002079CD" w:rsidRDefault="00E63094" w:rsidP="002079CD">
            <w:pPr>
              <w:spacing w:beforeLines="50" w:before="120" w:afterLines="50" w:after="120"/>
              <w:contextualSpacing/>
              <w:jc w:val="center"/>
              <w:rPr>
                <w:ins w:id="1588" w:author="He Han" w:date="2026-10-27T14:00:00Z"/>
                <w:rFonts w:ascii="Times New Roman" w:eastAsia="仿宋_GB2312" w:hAnsi="Times New Roman" w:cs="Times New Roman"/>
                <w:sz w:val="18"/>
                <w:szCs w:val="18"/>
                <w:lang w:eastAsia="zh-CN"/>
              </w:rPr>
            </w:pPr>
            <w:ins w:id="1589" w:author="He Han" w:date="2026-10-27T14:00:00Z">
              <w:r w:rsidRPr="002079CD">
                <w:rPr>
                  <w:rFonts w:ascii="Times New Roman" w:eastAsia="仿宋_GB2312" w:hAnsi="Times New Roman" w:cs="Times New Roman"/>
                  <w:sz w:val="18"/>
                  <w:szCs w:val="18"/>
                  <w:lang w:eastAsia="zh-CN"/>
                </w:rPr>
                <w:lastRenderedPageBreak/>
                <w:t>67</w:t>
              </w:r>
            </w:ins>
          </w:p>
        </w:tc>
        <w:tc>
          <w:tcPr>
            <w:tcW w:w="610" w:type="pct"/>
            <w:tcBorders>
              <w:top w:val="single" w:sz="4" w:space="0" w:color="auto"/>
              <w:left w:val="single" w:sz="4" w:space="0" w:color="auto"/>
              <w:bottom w:val="single" w:sz="4" w:space="0" w:color="auto"/>
              <w:right w:val="single" w:sz="4" w:space="0" w:color="auto"/>
            </w:tcBorders>
            <w:vAlign w:val="center"/>
          </w:tcPr>
          <w:p w14:paraId="08E41E34" w14:textId="77777777" w:rsidR="00E63094" w:rsidRPr="00C34334" w:rsidRDefault="00E63094" w:rsidP="002079CD">
            <w:pPr>
              <w:spacing w:beforeLines="50" w:before="120" w:afterLines="50" w:after="120"/>
              <w:contextualSpacing/>
              <w:jc w:val="center"/>
              <w:rPr>
                <w:ins w:id="1590" w:author="He Han" w:date="2026-10-27T14:00:00Z"/>
                <w:rFonts w:ascii="Times New Roman" w:eastAsia="仿宋_GB2312" w:hAnsi="Times New Roman" w:cs="Times New Roman"/>
                <w:color w:val="auto"/>
                <w:sz w:val="18"/>
                <w:szCs w:val="18"/>
                <w:lang w:eastAsia="zh-CN"/>
              </w:rPr>
            </w:pPr>
            <w:ins w:id="1591"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26754DB" w14:textId="77777777" w:rsidR="00E63094" w:rsidRPr="00C34334" w:rsidRDefault="00E63094" w:rsidP="00C2448B">
            <w:pPr>
              <w:widowControl w:val="0"/>
              <w:numPr>
                <w:ilvl w:val="0"/>
                <w:numId w:val="261"/>
              </w:numPr>
              <w:spacing w:beforeLines="50" w:before="120" w:afterLines="50" w:after="120"/>
              <w:ind w:leftChars="50" w:left="525"/>
              <w:contextualSpacing/>
              <w:jc w:val="both"/>
              <w:rPr>
                <w:ins w:id="1592" w:author="He Han" w:date="2026-10-27T14:00:00Z"/>
                <w:rFonts w:ascii="Times New Roman" w:eastAsia="仿宋_GB2312" w:hAnsi="Times New Roman" w:cs="Times New Roman"/>
                <w:color w:val="auto"/>
                <w:sz w:val="18"/>
                <w:szCs w:val="18"/>
              </w:rPr>
              <w:pPrChange w:id="1593" w:author="He Han" w:date="2026-10-27T15:35:00Z">
                <w:pPr>
                  <w:widowControl w:val="0"/>
                  <w:numPr>
                    <w:numId w:val="261"/>
                  </w:numPr>
                  <w:spacing w:beforeLines="50" w:before="120" w:afterLines="50" w:after="120"/>
                  <w:ind w:leftChars="50" w:left="525" w:hanging="420"/>
                  <w:contextualSpacing/>
                  <w:jc w:val="both"/>
                </w:pPr>
              </w:pPrChange>
            </w:pPr>
            <w:ins w:id="1594" w:author="He Han" w:date="2026-10-27T14:00:00Z">
              <w:r w:rsidRPr="00C34334">
                <w:rPr>
                  <w:rFonts w:ascii="Times New Roman" w:eastAsia="仿宋_GB2312" w:hAnsi="Times New Roman" w:cs="Times New Roman"/>
                  <w:color w:val="auto"/>
                  <w:sz w:val="18"/>
                  <w:szCs w:val="18"/>
                </w:rPr>
                <w:t xml:space="preserve">Add DMF (8.0 V, 7.58 kg/kg) into the activation tank (TJ4S-1213-Sy15-R01). Circulate and clean the activating liquid transfer pipeline, solid charging port cleaning pipeline and liquid charging port cleaning pipeline. </w:t>
              </w:r>
            </w:ins>
          </w:p>
          <w:p w14:paraId="412F3697" w14:textId="77777777" w:rsidR="00E63094" w:rsidRPr="00C34334" w:rsidRDefault="00E63094" w:rsidP="00C2448B">
            <w:pPr>
              <w:widowControl w:val="0"/>
              <w:numPr>
                <w:ilvl w:val="0"/>
                <w:numId w:val="261"/>
              </w:numPr>
              <w:spacing w:beforeLines="50" w:before="120" w:afterLines="50" w:after="120"/>
              <w:ind w:leftChars="50" w:left="525"/>
              <w:contextualSpacing/>
              <w:jc w:val="both"/>
              <w:rPr>
                <w:ins w:id="1595" w:author="He Han" w:date="2026-10-27T14:00:00Z"/>
                <w:rFonts w:ascii="Times New Roman" w:eastAsia="仿宋_GB2312" w:hAnsi="Times New Roman" w:cs="Times New Roman"/>
                <w:color w:val="auto"/>
                <w:sz w:val="18"/>
                <w:szCs w:val="18"/>
              </w:rPr>
              <w:pPrChange w:id="1596" w:author="He Han" w:date="2026-10-27T15:35:00Z">
                <w:pPr>
                  <w:widowControl w:val="0"/>
                  <w:numPr>
                    <w:numId w:val="261"/>
                  </w:numPr>
                  <w:spacing w:beforeLines="50" w:before="120" w:afterLines="50" w:after="120"/>
                  <w:ind w:leftChars="50" w:left="525" w:hanging="420"/>
                  <w:contextualSpacing/>
                  <w:jc w:val="both"/>
                </w:pPr>
              </w:pPrChange>
            </w:pPr>
            <w:ins w:id="1597"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4B4E2150" w14:textId="77777777" w:rsidR="00E63094" w:rsidRPr="00C34334" w:rsidRDefault="00E63094" w:rsidP="00C2448B">
            <w:pPr>
              <w:widowControl w:val="0"/>
              <w:numPr>
                <w:ilvl w:val="0"/>
                <w:numId w:val="261"/>
              </w:numPr>
              <w:spacing w:beforeLines="50" w:before="120" w:afterLines="50" w:after="120"/>
              <w:ind w:leftChars="50" w:left="525"/>
              <w:contextualSpacing/>
              <w:jc w:val="both"/>
              <w:rPr>
                <w:ins w:id="1598" w:author="He Han" w:date="2026-10-27T14:00:00Z"/>
                <w:rFonts w:ascii="Times New Roman" w:eastAsia="仿宋_GB2312" w:hAnsi="Times New Roman" w:cs="Times New Roman"/>
                <w:color w:val="auto"/>
                <w:sz w:val="18"/>
                <w:szCs w:val="18"/>
              </w:rPr>
              <w:pPrChange w:id="1599" w:author="He Han" w:date="2026-10-27T15:35:00Z">
                <w:pPr>
                  <w:widowControl w:val="0"/>
                  <w:numPr>
                    <w:numId w:val="261"/>
                  </w:numPr>
                  <w:spacing w:beforeLines="50" w:before="120" w:afterLines="50" w:after="120"/>
                  <w:ind w:leftChars="50" w:left="525" w:hanging="420"/>
                  <w:contextualSpacing/>
                  <w:jc w:val="both"/>
                </w:pPr>
              </w:pPrChange>
            </w:pPr>
            <w:ins w:id="1600"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0F60C777" w14:textId="77777777" w:rsidR="00E63094" w:rsidRPr="00C34334" w:rsidRDefault="00E63094" w:rsidP="00C2448B">
            <w:pPr>
              <w:spacing w:beforeLines="50" w:before="120" w:afterLines="50" w:after="120"/>
              <w:ind w:leftChars="50" w:left="105"/>
              <w:contextualSpacing/>
              <w:jc w:val="both"/>
              <w:rPr>
                <w:ins w:id="1601" w:author="He Han" w:date="2026-10-27T14:00:00Z"/>
                <w:rFonts w:ascii="Times New Roman" w:eastAsia="仿宋_GB2312" w:hAnsi="Times New Roman" w:cs="Times New Roman"/>
                <w:color w:val="auto"/>
                <w:sz w:val="18"/>
                <w:szCs w:val="18"/>
              </w:rPr>
              <w:pPrChange w:id="1602" w:author="He Han" w:date="2026-10-27T15:35:00Z">
                <w:pPr>
                  <w:spacing w:beforeLines="50" w:before="120" w:afterLines="50" w:after="120"/>
                  <w:ind w:leftChars="50" w:left="105"/>
                  <w:contextualSpacing/>
                  <w:jc w:val="both"/>
                </w:pPr>
              </w:pPrChange>
            </w:pPr>
            <w:ins w:id="1603"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0E9E50A8" w14:textId="77777777" w:rsidTr="002079CD">
        <w:trPr>
          <w:trHeight w:val="384"/>
          <w:ins w:id="160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FFCCE64" w14:textId="77777777" w:rsidR="00E63094" w:rsidRPr="002079CD" w:rsidRDefault="00E63094" w:rsidP="002079CD">
            <w:pPr>
              <w:spacing w:beforeLines="50" w:before="120" w:afterLines="50" w:after="120"/>
              <w:contextualSpacing/>
              <w:jc w:val="center"/>
              <w:rPr>
                <w:ins w:id="1605" w:author="He Han" w:date="2026-10-27T14:00:00Z"/>
                <w:rFonts w:ascii="Times New Roman" w:eastAsia="仿宋_GB2312" w:hAnsi="Times New Roman" w:cs="Times New Roman"/>
                <w:sz w:val="18"/>
                <w:szCs w:val="18"/>
                <w:lang w:eastAsia="zh-CN"/>
              </w:rPr>
            </w:pPr>
            <w:ins w:id="1606" w:author="He Han" w:date="2026-10-27T14:00:00Z">
              <w:r w:rsidRPr="002079CD">
                <w:rPr>
                  <w:rFonts w:ascii="Times New Roman" w:eastAsia="仿宋_GB2312" w:hAnsi="Times New Roman" w:cs="Times New Roman"/>
                  <w:sz w:val="18"/>
                  <w:szCs w:val="18"/>
                  <w:lang w:eastAsia="zh-CN"/>
                </w:rPr>
                <w:t>68</w:t>
              </w:r>
            </w:ins>
          </w:p>
        </w:tc>
        <w:tc>
          <w:tcPr>
            <w:tcW w:w="610" w:type="pct"/>
            <w:tcBorders>
              <w:top w:val="single" w:sz="4" w:space="0" w:color="auto"/>
              <w:left w:val="single" w:sz="4" w:space="0" w:color="auto"/>
              <w:bottom w:val="single" w:sz="4" w:space="0" w:color="auto"/>
              <w:right w:val="single" w:sz="4" w:space="0" w:color="auto"/>
            </w:tcBorders>
            <w:vAlign w:val="center"/>
          </w:tcPr>
          <w:p w14:paraId="2086D574" w14:textId="77777777" w:rsidR="00E63094" w:rsidRPr="00C34334" w:rsidRDefault="00E63094" w:rsidP="002079CD">
            <w:pPr>
              <w:spacing w:beforeLines="50" w:before="120" w:afterLines="50" w:after="120"/>
              <w:contextualSpacing/>
              <w:jc w:val="center"/>
              <w:rPr>
                <w:ins w:id="1607" w:author="He Han" w:date="2026-10-27T14:00:00Z"/>
                <w:rFonts w:ascii="Times New Roman" w:eastAsia="仿宋_GB2312" w:hAnsi="Times New Roman" w:cs="Times New Roman"/>
                <w:color w:val="auto"/>
                <w:sz w:val="18"/>
                <w:szCs w:val="18"/>
                <w:lang w:eastAsia="zh-CN"/>
              </w:rPr>
            </w:pPr>
            <w:ins w:id="1608"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6FB7982F" w14:textId="77777777" w:rsidR="00E63094" w:rsidRPr="00C34334" w:rsidRDefault="00E63094" w:rsidP="00C2448B">
            <w:pPr>
              <w:widowControl w:val="0"/>
              <w:numPr>
                <w:ilvl w:val="0"/>
                <w:numId w:val="262"/>
              </w:numPr>
              <w:spacing w:beforeLines="50" w:before="120" w:afterLines="50" w:after="120"/>
              <w:ind w:leftChars="50" w:left="525"/>
              <w:contextualSpacing/>
              <w:jc w:val="both"/>
              <w:rPr>
                <w:ins w:id="1609" w:author="He Han" w:date="2026-10-27T14:00:00Z"/>
                <w:rFonts w:ascii="Times New Roman" w:eastAsia="仿宋_GB2312" w:hAnsi="Times New Roman" w:cs="Times New Roman"/>
                <w:color w:val="auto"/>
                <w:sz w:val="18"/>
                <w:szCs w:val="18"/>
              </w:rPr>
              <w:pPrChange w:id="1610" w:author="He Han" w:date="2026-10-27T15:35:00Z">
                <w:pPr>
                  <w:widowControl w:val="0"/>
                  <w:numPr>
                    <w:numId w:val="262"/>
                  </w:numPr>
                  <w:spacing w:beforeLines="50" w:before="120" w:afterLines="50" w:after="120"/>
                  <w:ind w:leftChars="50" w:left="525" w:hanging="420"/>
                  <w:contextualSpacing/>
                  <w:jc w:val="both"/>
                </w:pPr>
              </w:pPrChange>
            </w:pPr>
            <w:ins w:id="1611"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w:t>
              </w:r>
            </w:ins>
          </w:p>
          <w:p w14:paraId="71562321" w14:textId="77777777" w:rsidR="00E63094" w:rsidRPr="00C34334" w:rsidRDefault="00E63094" w:rsidP="00C2448B">
            <w:pPr>
              <w:widowControl w:val="0"/>
              <w:numPr>
                <w:ilvl w:val="0"/>
                <w:numId w:val="262"/>
              </w:numPr>
              <w:spacing w:beforeLines="50" w:before="120" w:afterLines="50" w:after="120"/>
              <w:ind w:leftChars="50" w:left="525"/>
              <w:contextualSpacing/>
              <w:jc w:val="both"/>
              <w:rPr>
                <w:ins w:id="1612" w:author="He Han" w:date="2026-10-27T14:00:00Z"/>
                <w:rFonts w:ascii="Times New Roman" w:eastAsia="仿宋_GB2312" w:hAnsi="Times New Roman" w:cs="Times New Roman"/>
                <w:color w:val="auto"/>
                <w:sz w:val="18"/>
                <w:szCs w:val="18"/>
              </w:rPr>
              <w:pPrChange w:id="1613" w:author="He Han" w:date="2026-10-27T15:35:00Z">
                <w:pPr>
                  <w:widowControl w:val="0"/>
                  <w:numPr>
                    <w:numId w:val="262"/>
                  </w:numPr>
                  <w:spacing w:beforeLines="50" w:before="120" w:afterLines="50" w:after="120"/>
                  <w:ind w:leftChars="50" w:left="525" w:hanging="420"/>
                  <w:contextualSpacing/>
                  <w:jc w:val="both"/>
                </w:pPr>
              </w:pPrChange>
            </w:pPr>
            <w:ins w:id="1614"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108EA419" w14:textId="77777777" w:rsidR="00E63094" w:rsidRPr="00C34334" w:rsidRDefault="00E63094" w:rsidP="00C2448B">
            <w:pPr>
              <w:widowControl w:val="0"/>
              <w:numPr>
                <w:ilvl w:val="0"/>
                <w:numId w:val="262"/>
              </w:numPr>
              <w:spacing w:beforeLines="50" w:before="120" w:afterLines="50" w:after="120"/>
              <w:ind w:leftChars="50" w:left="525"/>
              <w:contextualSpacing/>
              <w:jc w:val="both"/>
              <w:rPr>
                <w:ins w:id="1615" w:author="He Han" w:date="2026-10-27T14:00:00Z"/>
                <w:rFonts w:ascii="Times New Roman" w:eastAsia="仿宋_GB2312" w:hAnsi="Times New Roman" w:cs="Times New Roman"/>
                <w:color w:val="auto"/>
                <w:sz w:val="18"/>
                <w:szCs w:val="18"/>
              </w:rPr>
              <w:pPrChange w:id="1616" w:author="He Han" w:date="2026-10-27T15:35:00Z">
                <w:pPr>
                  <w:widowControl w:val="0"/>
                  <w:numPr>
                    <w:numId w:val="262"/>
                  </w:numPr>
                  <w:spacing w:beforeLines="50" w:before="120" w:afterLines="50" w:after="120"/>
                  <w:ind w:leftChars="50" w:left="525" w:hanging="420"/>
                  <w:contextualSpacing/>
                  <w:jc w:val="both"/>
                </w:pPr>
              </w:pPrChange>
            </w:pPr>
            <w:ins w:id="1617" w:author="He Han" w:date="2026-10-27T14:00:00Z">
              <w:r w:rsidRPr="00C34334">
                <w:rPr>
                  <w:rFonts w:ascii="Times New Roman" w:eastAsia="仿宋_GB2312" w:hAnsi="Times New Roman" w:cs="Times New Roman"/>
                  <w:color w:val="auto"/>
                  <w:sz w:val="18"/>
                  <w:szCs w:val="18"/>
                </w:rPr>
                <w:t>Adjust to 25.0 ± 5.0 °C (target: 25.0 °C), and stir for 110 -130 min (target: 2 h) at 25.0 ± 5.0 °C (target: 25.0 °C).</w:t>
              </w:r>
            </w:ins>
          </w:p>
          <w:p w14:paraId="4B3A1757" w14:textId="77777777" w:rsidR="00E63094" w:rsidRPr="00C34334" w:rsidRDefault="00E63094" w:rsidP="00C2448B">
            <w:pPr>
              <w:widowControl w:val="0"/>
              <w:numPr>
                <w:ilvl w:val="0"/>
                <w:numId w:val="262"/>
              </w:numPr>
              <w:spacing w:beforeLines="50" w:before="120" w:afterLines="50" w:after="120"/>
              <w:ind w:leftChars="50" w:left="525"/>
              <w:contextualSpacing/>
              <w:jc w:val="both"/>
              <w:rPr>
                <w:ins w:id="1618" w:author="He Han" w:date="2026-10-27T14:00:00Z"/>
                <w:rFonts w:ascii="Times New Roman" w:eastAsia="仿宋_GB2312" w:hAnsi="Times New Roman" w:cs="Times New Roman"/>
                <w:color w:val="auto"/>
                <w:sz w:val="18"/>
                <w:szCs w:val="18"/>
              </w:rPr>
              <w:pPrChange w:id="1619" w:author="He Han" w:date="2026-10-27T15:35:00Z">
                <w:pPr>
                  <w:widowControl w:val="0"/>
                  <w:numPr>
                    <w:numId w:val="262"/>
                  </w:numPr>
                  <w:spacing w:beforeLines="50" w:before="120" w:afterLines="50" w:after="120"/>
                  <w:ind w:leftChars="50" w:left="525" w:hanging="420"/>
                  <w:contextualSpacing/>
                  <w:jc w:val="both"/>
                </w:pPr>
              </w:pPrChange>
            </w:pPr>
            <w:ins w:id="1620" w:author="He Han" w:date="2026-10-27T14:00:00Z">
              <w:r w:rsidRPr="00C34334">
                <w:rPr>
                  <w:rFonts w:ascii="Times New Roman" w:eastAsia="仿宋_GB2312" w:hAnsi="Times New Roman" w:cs="Times New Roman"/>
                  <w:color w:val="auto"/>
                  <w:sz w:val="18"/>
                  <w:szCs w:val="18"/>
                </w:rPr>
                <w:t xml:space="preserve">Stop stirring, turn off the nitrogen. Drain until there is no obvious drip. </w:t>
              </w:r>
            </w:ins>
          </w:p>
        </w:tc>
      </w:tr>
      <w:tr w:rsidR="00E63094" w:rsidRPr="00C34334" w14:paraId="1D119F13" w14:textId="77777777" w:rsidTr="002079CD">
        <w:trPr>
          <w:trHeight w:val="384"/>
          <w:ins w:id="162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A88EDA8" w14:textId="77777777" w:rsidR="00E63094" w:rsidRPr="002079CD" w:rsidRDefault="00E63094" w:rsidP="002079CD">
            <w:pPr>
              <w:spacing w:beforeLines="50" w:before="120" w:afterLines="50" w:after="120"/>
              <w:contextualSpacing/>
              <w:jc w:val="center"/>
              <w:rPr>
                <w:ins w:id="1622" w:author="He Han" w:date="2026-10-27T14:00:00Z"/>
                <w:rFonts w:ascii="Times New Roman" w:eastAsia="仿宋_GB2312" w:hAnsi="Times New Roman" w:cs="Times New Roman"/>
                <w:sz w:val="18"/>
                <w:szCs w:val="18"/>
                <w:lang w:eastAsia="zh-CN"/>
              </w:rPr>
            </w:pPr>
            <w:ins w:id="1623" w:author="He Han" w:date="2026-10-27T14:00:00Z">
              <w:r w:rsidRPr="002079CD">
                <w:rPr>
                  <w:rFonts w:ascii="Times New Roman" w:eastAsia="仿宋_GB2312" w:hAnsi="Times New Roman" w:cs="Times New Roman"/>
                  <w:sz w:val="18"/>
                  <w:szCs w:val="18"/>
                  <w:lang w:eastAsia="zh-CN"/>
                </w:rPr>
                <w:t>69</w:t>
              </w:r>
            </w:ins>
          </w:p>
        </w:tc>
        <w:tc>
          <w:tcPr>
            <w:tcW w:w="610" w:type="pct"/>
            <w:tcBorders>
              <w:top w:val="single" w:sz="4" w:space="0" w:color="auto"/>
              <w:left w:val="single" w:sz="4" w:space="0" w:color="auto"/>
              <w:bottom w:val="single" w:sz="4" w:space="0" w:color="auto"/>
              <w:right w:val="single" w:sz="4" w:space="0" w:color="auto"/>
            </w:tcBorders>
            <w:vAlign w:val="center"/>
          </w:tcPr>
          <w:p w14:paraId="221241D1" w14:textId="77777777" w:rsidR="00E63094" w:rsidRPr="00C34334" w:rsidRDefault="00E63094" w:rsidP="002079CD">
            <w:pPr>
              <w:spacing w:beforeLines="50" w:before="120" w:afterLines="50" w:after="120"/>
              <w:contextualSpacing/>
              <w:jc w:val="center"/>
              <w:rPr>
                <w:ins w:id="1624" w:author="He Han" w:date="2026-10-27T14:00:00Z"/>
                <w:rFonts w:ascii="Times New Roman" w:eastAsia="仿宋_GB2312" w:hAnsi="Times New Roman" w:cs="Times New Roman"/>
                <w:color w:val="auto"/>
                <w:sz w:val="18"/>
                <w:szCs w:val="18"/>
                <w:lang w:eastAsia="zh-CN"/>
              </w:rPr>
            </w:pPr>
            <w:ins w:id="1625"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173A51A" w14:textId="77777777" w:rsidR="00E63094" w:rsidRPr="00C34334" w:rsidRDefault="00E63094" w:rsidP="00C2448B">
            <w:pPr>
              <w:widowControl w:val="0"/>
              <w:numPr>
                <w:ilvl w:val="0"/>
                <w:numId w:val="263"/>
              </w:numPr>
              <w:spacing w:beforeLines="50" w:before="120" w:afterLines="50" w:after="120"/>
              <w:ind w:leftChars="50" w:left="525"/>
              <w:contextualSpacing/>
              <w:jc w:val="both"/>
              <w:rPr>
                <w:ins w:id="1626" w:author="He Han" w:date="2026-10-27T14:00:00Z"/>
                <w:rFonts w:ascii="Times New Roman" w:eastAsia="仿宋_GB2312" w:hAnsi="Times New Roman" w:cs="Times New Roman"/>
                <w:color w:val="auto"/>
                <w:sz w:val="18"/>
                <w:szCs w:val="18"/>
              </w:rPr>
              <w:pPrChange w:id="1627" w:author="He Han" w:date="2026-10-27T15:35:00Z">
                <w:pPr>
                  <w:widowControl w:val="0"/>
                  <w:numPr>
                    <w:numId w:val="263"/>
                  </w:numPr>
                  <w:spacing w:beforeLines="50" w:before="120" w:afterLines="50" w:after="120"/>
                  <w:ind w:leftChars="50" w:left="525" w:hanging="420"/>
                  <w:contextualSpacing/>
                  <w:jc w:val="both"/>
                </w:pPr>
              </w:pPrChange>
            </w:pPr>
            <w:ins w:id="1628" w:author="He Han" w:date="2026-10-27T14:00:00Z">
              <w:r w:rsidRPr="00C34334">
                <w:rPr>
                  <w:rFonts w:ascii="Times New Roman" w:eastAsia="仿宋_GB2312" w:hAnsi="Times New Roman" w:cs="Times New Roman"/>
                  <w:color w:val="auto"/>
                  <w:sz w:val="18"/>
                  <w:szCs w:val="18"/>
                </w:rPr>
                <w:t xml:space="preserve">Adjust the jacket of synthesis reactor TJ4S-1213-Sy15 to 20±5 </w:t>
              </w:r>
              <w:proofErr w:type="spellStart"/>
              <w:r w:rsidRPr="00381C64">
                <w:rPr>
                  <w:rFonts w:ascii="Times New Roman" w:eastAsia="仿宋_GB2312" w:hAnsi="Times New Roman" w:cs="Times New Roman"/>
                  <w:color w:val="auto"/>
                  <w:sz w:val="18"/>
                  <w:szCs w:val="18"/>
                  <w:vertAlign w:val="superscript"/>
                  <w:rPrChange w:id="1629" w:author="He Han" w:date="2026-10-27T17:56:00Z">
                    <w:rPr>
                      <w:rFonts w:ascii="Times New Roman" w:eastAsia="仿宋_GB2312" w:hAnsi="Times New Roman" w:cs="Times New Roman"/>
                      <w:color w:val="auto"/>
                      <w:sz w:val="18"/>
                      <w:szCs w:val="18"/>
                    </w:rPr>
                  </w:rPrChange>
                </w:rPr>
                <w:t>o</w:t>
              </w:r>
              <w:r w:rsidRPr="00C34334">
                <w:rPr>
                  <w:rFonts w:ascii="Times New Roman" w:eastAsia="仿宋_GB2312" w:hAnsi="Times New Roman" w:cs="Times New Roman"/>
                  <w:color w:val="auto"/>
                  <w:sz w:val="18"/>
                  <w:szCs w:val="18"/>
                </w:rPr>
                <w:t>C</w:t>
              </w:r>
              <w:proofErr w:type="spellEnd"/>
              <w:r w:rsidRPr="00C34334">
                <w:rPr>
                  <w:rFonts w:ascii="Times New Roman" w:eastAsia="仿宋_GB2312" w:hAnsi="Times New Roman" w:cs="Times New Roman"/>
                  <w:color w:val="auto"/>
                  <w:sz w:val="18"/>
                  <w:szCs w:val="18"/>
                </w:rPr>
                <w:t xml:space="preserve"> (target: 20.0 </w:t>
              </w:r>
              <w:proofErr w:type="spellStart"/>
              <w:r w:rsidRPr="00381C64">
                <w:rPr>
                  <w:rFonts w:ascii="Times New Roman" w:eastAsia="仿宋_GB2312" w:hAnsi="Times New Roman" w:cs="Times New Roman"/>
                  <w:color w:val="auto"/>
                  <w:sz w:val="18"/>
                  <w:szCs w:val="18"/>
                  <w:vertAlign w:val="superscript"/>
                  <w:rPrChange w:id="1630" w:author="He Han" w:date="2026-10-27T17:56:00Z">
                    <w:rPr>
                      <w:rFonts w:ascii="Times New Roman" w:eastAsia="仿宋_GB2312" w:hAnsi="Times New Roman" w:cs="Times New Roman"/>
                      <w:color w:val="auto"/>
                      <w:sz w:val="18"/>
                      <w:szCs w:val="18"/>
                    </w:rPr>
                  </w:rPrChange>
                </w:rPr>
                <w:t>o</w:t>
              </w:r>
              <w:r w:rsidRPr="00C34334">
                <w:rPr>
                  <w:rFonts w:ascii="Times New Roman" w:eastAsia="仿宋_GB2312" w:hAnsi="Times New Roman" w:cs="Times New Roman"/>
                  <w:color w:val="auto"/>
                  <w:sz w:val="18"/>
                  <w:szCs w:val="18"/>
                </w:rPr>
                <w:t>C</w:t>
              </w:r>
              <w:proofErr w:type="spellEnd"/>
              <w:r w:rsidRPr="00C34334">
                <w:rPr>
                  <w:rFonts w:ascii="Times New Roman" w:eastAsia="仿宋_GB2312" w:hAnsi="Times New Roman" w:cs="Times New Roman"/>
                  <w:color w:val="auto"/>
                  <w:sz w:val="18"/>
                  <w:szCs w:val="18"/>
                </w:rPr>
                <w:t>).</w:t>
              </w:r>
            </w:ins>
          </w:p>
          <w:p w14:paraId="3C91966F" w14:textId="77777777" w:rsidR="00E63094" w:rsidRPr="00C34334" w:rsidRDefault="00E63094" w:rsidP="00C2448B">
            <w:pPr>
              <w:widowControl w:val="0"/>
              <w:numPr>
                <w:ilvl w:val="0"/>
                <w:numId w:val="263"/>
              </w:numPr>
              <w:spacing w:beforeLines="50" w:before="120" w:afterLines="50" w:after="120"/>
              <w:ind w:leftChars="50" w:left="525"/>
              <w:contextualSpacing/>
              <w:jc w:val="both"/>
              <w:rPr>
                <w:ins w:id="1631" w:author="He Han" w:date="2026-10-27T14:00:00Z"/>
                <w:rFonts w:ascii="Times New Roman" w:eastAsia="仿宋_GB2312" w:hAnsi="Times New Roman" w:cs="Times New Roman"/>
                <w:color w:val="auto"/>
                <w:sz w:val="18"/>
                <w:szCs w:val="18"/>
              </w:rPr>
              <w:pPrChange w:id="1632" w:author="He Han" w:date="2026-10-27T15:35:00Z">
                <w:pPr>
                  <w:widowControl w:val="0"/>
                  <w:numPr>
                    <w:numId w:val="263"/>
                  </w:numPr>
                  <w:spacing w:beforeLines="50" w:before="120" w:afterLines="50" w:after="120"/>
                  <w:ind w:leftChars="50" w:left="525" w:hanging="420"/>
                  <w:contextualSpacing/>
                  <w:jc w:val="both"/>
                </w:pPr>
              </w:pPrChange>
            </w:pPr>
            <w:ins w:id="1633"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3844FECF" w14:textId="77777777" w:rsidR="00E63094" w:rsidRPr="00C34334" w:rsidRDefault="00E63094" w:rsidP="00C2448B">
            <w:pPr>
              <w:widowControl w:val="0"/>
              <w:numPr>
                <w:ilvl w:val="0"/>
                <w:numId w:val="263"/>
              </w:numPr>
              <w:spacing w:beforeLines="50" w:before="120" w:afterLines="50" w:after="120"/>
              <w:ind w:leftChars="50" w:left="525"/>
              <w:contextualSpacing/>
              <w:jc w:val="both"/>
              <w:rPr>
                <w:ins w:id="1634" w:author="He Han" w:date="2026-10-27T14:00:00Z"/>
                <w:rFonts w:ascii="Times New Roman" w:eastAsia="仿宋_GB2312" w:hAnsi="Times New Roman" w:cs="Times New Roman"/>
                <w:color w:val="auto"/>
                <w:sz w:val="18"/>
                <w:szCs w:val="18"/>
              </w:rPr>
              <w:pPrChange w:id="1635" w:author="He Han" w:date="2026-10-27T15:35:00Z">
                <w:pPr>
                  <w:widowControl w:val="0"/>
                  <w:numPr>
                    <w:numId w:val="263"/>
                  </w:numPr>
                  <w:spacing w:beforeLines="50" w:before="120" w:afterLines="50" w:after="120"/>
                  <w:ind w:leftChars="50" w:left="525" w:hanging="420"/>
                  <w:contextualSpacing/>
                  <w:jc w:val="both"/>
                </w:pPr>
              </w:pPrChange>
            </w:pPr>
            <w:ins w:id="1636"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49F026E9" w14:textId="77777777" w:rsidR="00E63094" w:rsidRPr="00C34334" w:rsidRDefault="00E63094" w:rsidP="00C2448B">
            <w:pPr>
              <w:spacing w:beforeLines="50" w:before="120" w:afterLines="50" w:after="120"/>
              <w:ind w:leftChars="50" w:left="105"/>
              <w:contextualSpacing/>
              <w:jc w:val="both"/>
              <w:rPr>
                <w:ins w:id="1637" w:author="He Han" w:date="2026-10-27T14:00:00Z"/>
                <w:rFonts w:ascii="Times New Roman" w:eastAsia="仿宋_GB2312" w:hAnsi="Times New Roman" w:cs="Times New Roman"/>
                <w:color w:val="auto"/>
                <w:sz w:val="18"/>
                <w:szCs w:val="18"/>
              </w:rPr>
              <w:pPrChange w:id="1638" w:author="He Han" w:date="2026-10-27T15:35:00Z">
                <w:pPr>
                  <w:spacing w:beforeLines="50" w:before="120" w:afterLines="50" w:after="120"/>
                  <w:ind w:leftChars="50" w:left="105"/>
                  <w:contextualSpacing/>
                  <w:jc w:val="both"/>
                </w:pPr>
              </w:pPrChange>
            </w:pPr>
            <w:ins w:id="1639"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79993073" w14:textId="77777777" w:rsidTr="002079CD">
        <w:trPr>
          <w:trHeight w:val="384"/>
          <w:ins w:id="164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8105AFE" w14:textId="77777777" w:rsidR="00E63094" w:rsidRPr="002079CD" w:rsidRDefault="00E63094" w:rsidP="002079CD">
            <w:pPr>
              <w:spacing w:beforeLines="50" w:before="120" w:afterLines="50" w:after="120"/>
              <w:contextualSpacing/>
              <w:jc w:val="center"/>
              <w:rPr>
                <w:ins w:id="1641" w:author="He Han" w:date="2026-10-27T14:00:00Z"/>
                <w:rFonts w:ascii="Times New Roman" w:eastAsia="仿宋_GB2312" w:hAnsi="Times New Roman" w:cs="Times New Roman"/>
                <w:sz w:val="18"/>
                <w:szCs w:val="18"/>
                <w:lang w:eastAsia="zh-CN"/>
              </w:rPr>
            </w:pPr>
            <w:ins w:id="1642" w:author="He Han" w:date="2026-10-27T14:00:00Z">
              <w:r w:rsidRPr="002079CD">
                <w:rPr>
                  <w:rFonts w:ascii="Times New Roman" w:eastAsia="仿宋_GB2312" w:hAnsi="Times New Roman" w:cs="Times New Roman"/>
                  <w:sz w:val="18"/>
                  <w:szCs w:val="18"/>
                  <w:lang w:eastAsia="zh-CN"/>
                </w:rPr>
                <w:t>70</w:t>
              </w:r>
            </w:ins>
          </w:p>
        </w:tc>
        <w:tc>
          <w:tcPr>
            <w:tcW w:w="610" w:type="pct"/>
            <w:tcBorders>
              <w:top w:val="single" w:sz="4" w:space="0" w:color="auto"/>
              <w:left w:val="single" w:sz="4" w:space="0" w:color="auto"/>
              <w:bottom w:val="single" w:sz="4" w:space="0" w:color="auto"/>
              <w:right w:val="single" w:sz="4" w:space="0" w:color="auto"/>
            </w:tcBorders>
            <w:vAlign w:val="center"/>
          </w:tcPr>
          <w:p w14:paraId="367F99DE" w14:textId="77777777" w:rsidR="00E63094" w:rsidRPr="00C34334" w:rsidRDefault="00E63094" w:rsidP="002079CD">
            <w:pPr>
              <w:spacing w:beforeLines="50" w:before="120" w:afterLines="50" w:after="120"/>
              <w:contextualSpacing/>
              <w:jc w:val="center"/>
              <w:rPr>
                <w:ins w:id="1643" w:author="He Han" w:date="2026-10-27T14:00:00Z"/>
                <w:rFonts w:ascii="Times New Roman" w:eastAsia="仿宋_GB2312" w:hAnsi="Times New Roman" w:cs="Times New Roman"/>
                <w:color w:val="auto"/>
                <w:sz w:val="18"/>
                <w:szCs w:val="18"/>
                <w:lang w:eastAsia="zh-CN"/>
              </w:rPr>
            </w:pPr>
            <w:ins w:id="1644"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583E9A16" w14:textId="77777777" w:rsidR="00E63094" w:rsidRPr="00C34334" w:rsidRDefault="00E63094" w:rsidP="00C2448B">
            <w:pPr>
              <w:widowControl w:val="0"/>
              <w:numPr>
                <w:ilvl w:val="0"/>
                <w:numId w:val="264"/>
              </w:numPr>
              <w:spacing w:beforeLines="50" w:before="120" w:afterLines="50" w:after="120"/>
              <w:ind w:leftChars="50" w:left="525"/>
              <w:contextualSpacing/>
              <w:jc w:val="both"/>
              <w:rPr>
                <w:ins w:id="1645" w:author="He Han" w:date="2026-10-27T14:00:00Z"/>
                <w:rFonts w:ascii="Times New Roman" w:eastAsia="仿宋_GB2312" w:hAnsi="Times New Roman" w:cs="Times New Roman"/>
                <w:color w:val="auto"/>
                <w:sz w:val="18"/>
                <w:szCs w:val="18"/>
              </w:rPr>
              <w:pPrChange w:id="1646" w:author="He Han" w:date="2026-10-27T15:35:00Z">
                <w:pPr>
                  <w:widowControl w:val="0"/>
                  <w:numPr>
                    <w:numId w:val="264"/>
                  </w:numPr>
                  <w:spacing w:beforeLines="50" w:before="120" w:afterLines="50" w:after="120"/>
                  <w:ind w:leftChars="50" w:left="525" w:hanging="420"/>
                  <w:contextualSpacing/>
                  <w:jc w:val="both"/>
                </w:pPr>
              </w:pPrChange>
            </w:pPr>
            <w:ins w:id="1647" w:author="He Han" w:date="2026-10-27T14:00:00Z">
              <w:r w:rsidRPr="00C34334">
                <w:rPr>
                  <w:rFonts w:ascii="Times New Roman" w:eastAsia="仿宋_GB2312" w:hAnsi="Times New Roman" w:cs="Times New Roman"/>
                  <w:color w:val="auto"/>
                  <w:sz w:val="18"/>
                  <w:szCs w:val="18"/>
                </w:rPr>
                <w:t>Add DMF (12.0 V, 11.38 kg/kg) into TJ4S-1213-Sy15.</w:t>
              </w:r>
            </w:ins>
          </w:p>
          <w:p w14:paraId="74AA1FEC" w14:textId="77777777" w:rsidR="00E63094" w:rsidRPr="00C34334" w:rsidRDefault="00E63094" w:rsidP="00C2448B">
            <w:pPr>
              <w:widowControl w:val="0"/>
              <w:numPr>
                <w:ilvl w:val="0"/>
                <w:numId w:val="264"/>
              </w:numPr>
              <w:spacing w:beforeLines="50" w:before="120" w:afterLines="50" w:after="120"/>
              <w:ind w:leftChars="50" w:left="525"/>
              <w:contextualSpacing/>
              <w:jc w:val="both"/>
              <w:rPr>
                <w:ins w:id="1648" w:author="He Han" w:date="2026-10-27T14:00:00Z"/>
                <w:rFonts w:ascii="Times New Roman" w:eastAsia="仿宋_GB2312" w:hAnsi="Times New Roman" w:cs="Times New Roman"/>
                <w:color w:val="auto"/>
                <w:sz w:val="18"/>
                <w:szCs w:val="18"/>
              </w:rPr>
              <w:pPrChange w:id="1649" w:author="He Han" w:date="2026-10-27T15:35:00Z">
                <w:pPr>
                  <w:widowControl w:val="0"/>
                  <w:numPr>
                    <w:numId w:val="264"/>
                  </w:numPr>
                  <w:spacing w:beforeLines="50" w:before="120" w:afterLines="50" w:after="120"/>
                  <w:ind w:leftChars="50" w:left="525" w:hanging="420"/>
                  <w:contextualSpacing/>
                  <w:jc w:val="both"/>
                </w:pPr>
              </w:pPrChange>
            </w:pPr>
            <w:ins w:id="1650" w:author="He Han" w:date="2026-10-27T14:00:00Z">
              <w:r w:rsidRPr="00C34334">
                <w:rPr>
                  <w:rFonts w:ascii="Times New Roman" w:eastAsia="仿宋_GB2312" w:hAnsi="Times New Roman" w:cs="Times New Roman"/>
                  <w:color w:val="auto"/>
                  <w:sz w:val="18"/>
                  <w:szCs w:val="18"/>
                </w:rPr>
                <w:t xml:space="preserve"> Bubble with nitrogen, after stirring, turn off the nitrogen. Drain until there is no obvious drip</w:t>
              </w:r>
            </w:ins>
          </w:p>
          <w:p w14:paraId="3D978A16" w14:textId="77777777" w:rsidR="00E63094" w:rsidRPr="00C34334" w:rsidRDefault="00E63094" w:rsidP="00C2448B">
            <w:pPr>
              <w:spacing w:beforeLines="50" w:before="120" w:afterLines="50" w:after="120"/>
              <w:ind w:leftChars="50" w:left="105"/>
              <w:contextualSpacing/>
              <w:jc w:val="both"/>
              <w:rPr>
                <w:ins w:id="1651" w:author="He Han" w:date="2026-10-27T14:00:00Z"/>
                <w:rFonts w:ascii="Times New Roman" w:eastAsia="仿宋_GB2312" w:hAnsi="Times New Roman" w:cs="Times New Roman"/>
                <w:color w:val="auto"/>
                <w:sz w:val="18"/>
                <w:szCs w:val="18"/>
              </w:rPr>
              <w:pPrChange w:id="1652" w:author="He Han" w:date="2026-10-27T15:35:00Z">
                <w:pPr>
                  <w:spacing w:beforeLines="50" w:before="120" w:afterLines="50" w:after="120"/>
                  <w:ind w:leftChars="50" w:left="105"/>
                  <w:contextualSpacing/>
                  <w:jc w:val="both"/>
                </w:pPr>
              </w:pPrChange>
            </w:pPr>
            <w:ins w:id="1653"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0F4E41E2" w14:textId="77777777" w:rsidTr="002079CD">
        <w:trPr>
          <w:trHeight w:val="384"/>
          <w:ins w:id="165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4E4B068" w14:textId="77777777" w:rsidR="00E63094" w:rsidRPr="002079CD" w:rsidRDefault="00E63094" w:rsidP="002079CD">
            <w:pPr>
              <w:spacing w:beforeLines="50" w:before="120" w:afterLines="50" w:after="120"/>
              <w:contextualSpacing/>
              <w:jc w:val="center"/>
              <w:rPr>
                <w:ins w:id="1655" w:author="He Han" w:date="2026-10-27T14:00:00Z"/>
                <w:rFonts w:ascii="Times New Roman" w:eastAsia="仿宋_GB2312" w:hAnsi="Times New Roman" w:cs="Times New Roman"/>
                <w:sz w:val="18"/>
                <w:szCs w:val="18"/>
                <w:lang w:eastAsia="zh-CN"/>
              </w:rPr>
            </w:pPr>
            <w:ins w:id="1656" w:author="He Han" w:date="2026-10-27T14:00:00Z">
              <w:r w:rsidRPr="002079CD">
                <w:rPr>
                  <w:rFonts w:ascii="Times New Roman" w:eastAsia="仿宋_GB2312" w:hAnsi="Times New Roman" w:cs="Times New Roman"/>
                  <w:sz w:val="18"/>
                  <w:szCs w:val="18"/>
                  <w:lang w:eastAsia="zh-CN"/>
                </w:rPr>
                <w:t>71</w:t>
              </w:r>
            </w:ins>
          </w:p>
        </w:tc>
        <w:tc>
          <w:tcPr>
            <w:tcW w:w="610" w:type="pct"/>
            <w:tcBorders>
              <w:top w:val="single" w:sz="4" w:space="0" w:color="auto"/>
              <w:left w:val="single" w:sz="4" w:space="0" w:color="auto"/>
              <w:bottom w:val="single" w:sz="4" w:space="0" w:color="auto"/>
              <w:right w:val="single" w:sz="4" w:space="0" w:color="auto"/>
            </w:tcBorders>
            <w:vAlign w:val="center"/>
          </w:tcPr>
          <w:p w14:paraId="54502660" w14:textId="77777777" w:rsidR="00E63094" w:rsidRPr="00C34334" w:rsidRDefault="00E63094" w:rsidP="002079CD">
            <w:pPr>
              <w:spacing w:beforeLines="50" w:before="120" w:afterLines="50" w:after="120"/>
              <w:contextualSpacing/>
              <w:jc w:val="center"/>
              <w:rPr>
                <w:ins w:id="1657" w:author="He Han" w:date="2026-10-27T14:00:00Z"/>
                <w:rFonts w:ascii="Times New Roman" w:eastAsia="仿宋_GB2312" w:hAnsi="Times New Roman" w:cs="Times New Roman"/>
                <w:color w:val="auto"/>
                <w:sz w:val="18"/>
                <w:szCs w:val="18"/>
                <w:lang w:eastAsia="zh-CN"/>
              </w:rPr>
            </w:pPr>
            <w:proofErr w:type="spellStart"/>
            <w:ins w:id="1658"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Glu</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OtBu</w:t>
              </w:r>
              <w:proofErr w:type="spellEnd"/>
              <w:r w:rsidRPr="00C34334">
                <w:rPr>
                  <w:rFonts w:ascii="Times New Roman" w:eastAsia="仿宋_GB2312" w:hAnsi="Times New Roman" w:cs="Times New Roman"/>
                  <w:color w:val="auto"/>
                  <w:sz w:val="18"/>
                  <w:szCs w:val="18"/>
                  <w:lang w:eastAsia="zh-CN"/>
                </w:rPr>
                <w:t>)-OH·H2O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21DD0B3E" w14:textId="77777777" w:rsidR="00E63094" w:rsidRPr="00C34334" w:rsidRDefault="00E63094" w:rsidP="00C2448B">
            <w:pPr>
              <w:widowControl w:val="0"/>
              <w:numPr>
                <w:ilvl w:val="0"/>
                <w:numId w:val="265"/>
              </w:numPr>
              <w:spacing w:beforeLines="50" w:before="120" w:afterLines="50" w:after="120"/>
              <w:ind w:leftChars="50" w:left="525"/>
              <w:contextualSpacing/>
              <w:jc w:val="both"/>
              <w:rPr>
                <w:ins w:id="1659" w:author="He Han" w:date="2026-10-27T14:00:00Z"/>
                <w:rFonts w:ascii="Times New Roman" w:eastAsia="仿宋_GB2312" w:hAnsi="Times New Roman" w:cs="Times New Roman"/>
                <w:color w:val="auto"/>
                <w:sz w:val="18"/>
                <w:szCs w:val="18"/>
              </w:rPr>
              <w:pPrChange w:id="1660" w:author="He Han" w:date="2026-10-27T15:35:00Z">
                <w:pPr>
                  <w:widowControl w:val="0"/>
                  <w:numPr>
                    <w:numId w:val="265"/>
                  </w:numPr>
                  <w:spacing w:beforeLines="50" w:before="120" w:afterLines="50" w:after="120"/>
                  <w:ind w:leftChars="50" w:left="525" w:hanging="420"/>
                  <w:contextualSpacing/>
                  <w:jc w:val="both"/>
                </w:pPr>
              </w:pPrChange>
            </w:pPr>
            <w:ins w:id="1661" w:author="He Han" w:date="2026-10-27T14:00:00Z">
              <w:r w:rsidRPr="00C34334">
                <w:rPr>
                  <w:rFonts w:ascii="Times New Roman" w:eastAsia="仿宋_GB2312" w:hAnsi="Times New Roman" w:cs="Times New Roman"/>
                  <w:color w:val="auto"/>
                  <w:sz w:val="18"/>
                  <w:szCs w:val="18"/>
                </w:rPr>
                <w:t>Add DMF (5.0 V, 4.74 kg/kg) into TJ4S-1213-Sy15-R01. Start the agitator.</w:t>
              </w:r>
            </w:ins>
          </w:p>
          <w:p w14:paraId="3804FF3F" w14:textId="77777777" w:rsidR="00E63094" w:rsidRPr="00C34334" w:rsidRDefault="00E63094" w:rsidP="00C2448B">
            <w:pPr>
              <w:widowControl w:val="0"/>
              <w:numPr>
                <w:ilvl w:val="0"/>
                <w:numId w:val="265"/>
              </w:numPr>
              <w:spacing w:beforeLines="50" w:before="120" w:afterLines="50" w:after="120"/>
              <w:ind w:leftChars="50" w:left="525"/>
              <w:contextualSpacing/>
              <w:jc w:val="both"/>
              <w:rPr>
                <w:ins w:id="1662" w:author="He Han" w:date="2026-10-27T14:00:00Z"/>
                <w:rFonts w:ascii="Times New Roman" w:eastAsia="仿宋_GB2312" w:hAnsi="Times New Roman" w:cs="Times New Roman"/>
                <w:color w:val="auto"/>
                <w:sz w:val="18"/>
                <w:szCs w:val="18"/>
              </w:rPr>
              <w:pPrChange w:id="1663" w:author="He Han" w:date="2026-10-27T15:35:00Z">
                <w:pPr>
                  <w:widowControl w:val="0"/>
                  <w:numPr>
                    <w:numId w:val="265"/>
                  </w:numPr>
                  <w:spacing w:beforeLines="50" w:before="120" w:afterLines="50" w:after="120"/>
                  <w:ind w:leftChars="50" w:left="525" w:hanging="420"/>
                  <w:contextualSpacing/>
                  <w:jc w:val="both"/>
                </w:pPr>
              </w:pPrChange>
            </w:pPr>
            <w:ins w:id="1664"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32C0F6CB" w14:textId="77777777" w:rsidR="00E63094" w:rsidRPr="00C34334" w:rsidRDefault="00E63094" w:rsidP="00C2448B">
            <w:pPr>
              <w:widowControl w:val="0"/>
              <w:numPr>
                <w:ilvl w:val="0"/>
                <w:numId w:val="265"/>
              </w:numPr>
              <w:spacing w:beforeLines="50" w:before="120" w:afterLines="50" w:after="120"/>
              <w:ind w:leftChars="50" w:left="525"/>
              <w:contextualSpacing/>
              <w:jc w:val="both"/>
              <w:rPr>
                <w:ins w:id="1665" w:author="He Han" w:date="2026-10-27T14:00:00Z"/>
                <w:rFonts w:ascii="Times New Roman" w:eastAsia="仿宋_GB2312" w:hAnsi="Times New Roman" w:cs="Times New Roman"/>
                <w:color w:val="auto"/>
                <w:sz w:val="18"/>
                <w:szCs w:val="18"/>
              </w:rPr>
              <w:pPrChange w:id="1666" w:author="He Han" w:date="2026-10-27T15:35:00Z">
                <w:pPr>
                  <w:widowControl w:val="0"/>
                  <w:numPr>
                    <w:numId w:val="265"/>
                  </w:numPr>
                  <w:spacing w:beforeLines="50" w:before="120" w:afterLines="50" w:after="120"/>
                  <w:ind w:leftChars="50" w:left="525" w:hanging="420"/>
                  <w:contextualSpacing/>
                  <w:jc w:val="both"/>
                </w:pPr>
              </w:pPrChange>
            </w:pPr>
            <w:ins w:id="1667"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proofErr w:type="gramStart"/>
              <w:r w:rsidRPr="00C34334">
                <w:rPr>
                  <w:rFonts w:ascii="Times New Roman" w:eastAsia="仿宋_GB2312" w:hAnsi="Times New Roman" w:cs="Times New Roman"/>
                  <w:color w:val="auto"/>
                  <w:sz w:val="18"/>
                  <w:szCs w:val="18"/>
                </w:rPr>
                <w:t>Glu</w:t>
              </w:r>
              <w:proofErr w:type="spellEnd"/>
              <w:r w:rsidRPr="00C34334">
                <w:rPr>
                  <w:rFonts w:ascii="Times New Roman" w:eastAsia="仿宋_GB2312" w:hAnsi="Times New Roman" w:cs="Times New Roman"/>
                  <w:color w:val="auto"/>
                  <w:sz w:val="18"/>
                  <w:szCs w:val="18"/>
                </w:rPr>
                <w:t>(</w:t>
              </w:r>
              <w:proofErr w:type="spellStart"/>
              <w:proofErr w:type="gramEnd"/>
              <w:r w:rsidRPr="00C34334">
                <w:rPr>
                  <w:rFonts w:ascii="Times New Roman" w:eastAsia="仿宋_GB2312" w:hAnsi="Times New Roman" w:cs="Times New Roman"/>
                  <w:color w:val="auto"/>
                  <w:sz w:val="18"/>
                  <w:szCs w:val="18"/>
                </w:rPr>
                <w:t>OtBu</w:t>
              </w:r>
              <w:proofErr w:type="spellEnd"/>
              <w:r w:rsidRPr="00C34334">
                <w:rPr>
                  <w:rFonts w:ascii="Times New Roman" w:eastAsia="仿宋_GB2312" w:hAnsi="Times New Roman" w:cs="Times New Roman"/>
                  <w:color w:val="auto"/>
                  <w:sz w:val="18"/>
                  <w:szCs w:val="18"/>
                </w:rPr>
                <w:t>)-OH·H2O (2.00 eq.). Stir at least 15minutes at 20.0 ± 5.0 °C (target: 20.0 °C)</w:t>
              </w:r>
              <w:proofErr w:type="gramStart"/>
              <w:r w:rsidRPr="00C34334">
                <w:rPr>
                  <w:rFonts w:ascii="Times New Roman" w:eastAsia="仿宋_GB2312" w:hAnsi="Times New Roman" w:cs="Times New Roman"/>
                  <w:color w:val="auto"/>
                  <w:sz w:val="18"/>
                  <w:szCs w:val="18"/>
                </w:rPr>
                <w:t>.,</w:t>
              </w:r>
              <w:proofErr w:type="gramEnd"/>
              <w:r w:rsidRPr="00C34334">
                <w:rPr>
                  <w:rFonts w:ascii="Times New Roman" w:eastAsia="仿宋_GB2312" w:hAnsi="Times New Roman" w:cs="Times New Roman"/>
                  <w:color w:val="auto"/>
                  <w:sz w:val="18"/>
                  <w:szCs w:val="18"/>
                </w:rPr>
                <w:t xml:space="preserve"> Confirm no visible solids and later use.</w:t>
              </w:r>
            </w:ins>
          </w:p>
          <w:p w14:paraId="2FC89A98" w14:textId="5E45201D" w:rsidR="00E63094" w:rsidRPr="00C34334" w:rsidRDefault="00E63094" w:rsidP="00C2448B">
            <w:pPr>
              <w:widowControl w:val="0"/>
              <w:numPr>
                <w:ilvl w:val="0"/>
                <w:numId w:val="265"/>
              </w:numPr>
              <w:spacing w:beforeLines="50" w:before="120" w:afterLines="50" w:after="120"/>
              <w:ind w:leftChars="50" w:left="525"/>
              <w:contextualSpacing/>
              <w:jc w:val="both"/>
              <w:rPr>
                <w:ins w:id="1668" w:author="He Han" w:date="2026-10-27T14:00:00Z"/>
                <w:rFonts w:ascii="Times New Roman" w:eastAsia="仿宋_GB2312" w:hAnsi="Times New Roman" w:cs="Times New Roman"/>
                <w:color w:val="auto"/>
                <w:sz w:val="18"/>
                <w:szCs w:val="18"/>
              </w:rPr>
              <w:pPrChange w:id="1669" w:author="He Han" w:date="2026-10-27T15:35:00Z">
                <w:pPr>
                  <w:widowControl w:val="0"/>
                  <w:numPr>
                    <w:numId w:val="265"/>
                  </w:numPr>
                  <w:spacing w:beforeLines="50" w:before="120" w:afterLines="50" w:after="120"/>
                  <w:ind w:leftChars="50" w:left="525" w:hanging="420"/>
                  <w:contextualSpacing/>
                  <w:jc w:val="both"/>
                </w:pPr>
              </w:pPrChange>
            </w:pPr>
            <w:ins w:id="1670"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w:t>
              </w:r>
              <w:r w:rsidR="000B3A7E">
                <w:rPr>
                  <w:rFonts w:ascii="Times New Roman" w:eastAsia="仿宋_GB2312" w:hAnsi="Times New Roman" w:cs="Times New Roman"/>
                  <w:color w:val="auto"/>
                  <w:sz w:val="18"/>
                  <w:szCs w:val="18"/>
                </w:rPr>
                <w:t>1 with DMF (2.0 V, 1.90 kg/kg).</w:t>
              </w:r>
            </w:ins>
          </w:p>
          <w:p w14:paraId="3DDF92AF" w14:textId="77777777" w:rsidR="00E63094" w:rsidRPr="00C34334" w:rsidRDefault="00E63094" w:rsidP="00C2448B">
            <w:pPr>
              <w:widowControl w:val="0"/>
              <w:numPr>
                <w:ilvl w:val="0"/>
                <w:numId w:val="265"/>
              </w:numPr>
              <w:spacing w:beforeLines="50" w:before="120" w:afterLines="50" w:after="120"/>
              <w:ind w:leftChars="50" w:left="525"/>
              <w:contextualSpacing/>
              <w:jc w:val="both"/>
              <w:rPr>
                <w:ins w:id="1671" w:author="He Han" w:date="2026-10-27T14:00:00Z"/>
                <w:rFonts w:ascii="Times New Roman" w:eastAsia="仿宋_GB2312" w:hAnsi="Times New Roman" w:cs="Times New Roman"/>
                <w:color w:val="auto"/>
                <w:sz w:val="18"/>
                <w:szCs w:val="18"/>
              </w:rPr>
              <w:pPrChange w:id="1672" w:author="He Han" w:date="2026-10-27T15:35:00Z">
                <w:pPr>
                  <w:widowControl w:val="0"/>
                  <w:numPr>
                    <w:numId w:val="265"/>
                  </w:numPr>
                  <w:spacing w:beforeLines="50" w:before="120" w:afterLines="50" w:after="120"/>
                  <w:ind w:leftChars="50" w:left="525" w:hanging="420"/>
                  <w:contextualSpacing/>
                  <w:jc w:val="both"/>
                </w:pPr>
              </w:pPrChange>
            </w:pPr>
            <w:ins w:id="1673" w:author="He Han" w:date="2026-10-27T14:00:00Z">
              <w:r w:rsidRPr="00C34334">
                <w:rPr>
                  <w:rFonts w:ascii="Times New Roman" w:eastAsia="仿宋_GB2312" w:hAnsi="Times New Roman" w:cs="Times New Roman"/>
                  <w:color w:val="auto"/>
                  <w:sz w:val="18"/>
                  <w:szCs w:val="18"/>
                </w:rPr>
                <w:t xml:space="preserve">Add DIC (2.20 eq.) into TJ4S-1213-Sy15-R01 at 20.0 ± 5.0 °C (target: 20.0 °C, activate for 20±5 min (target: 20 min) at 20.0 ± 5.0 °C (target: 20.0 °C).  </w:t>
              </w:r>
            </w:ins>
          </w:p>
          <w:p w14:paraId="450B18C5" w14:textId="77777777" w:rsidR="00E63094" w:rsidRPr="00C34334" w:rsidRDefault="00E63094" w:rsidP="00C2448B">
            <w:pPr>
              <w:widowControl w:val="0"/>
              <w:numPr>
                <w:ilvl w:val="0"/>
                <w:numId w:val="265"/>
              </w:numPr>
              <w:spacing w:beforeLines="50" w:before="120" w:afterLines="50" w:after="120"/>
              <w:ind w:leftChars="50" w:left="525"/>
              <w:contextualSpacing/>
              <w:jc w:val="both"/>
              <w:rPr>
                <w:ins w:id="1674" w:author="He Han" w:date="2026-10-27T14:00:00Z"/>
                <w:rFonts w:ascii="Times New Roman" w:eastAsia="仿宋_GB2312" w:hAnsi="Times New Roman" w:cs="Times New Roman"/>
                <w:color w:val="auto"/>
                <w:sz w:val="18"/>
                <w:szCs w:val="18"/>
              </w:rPr>
              <w:pPrChange w:id="1675" w:author="He Han" w:date="2026-10-27T15:35:00Z">
                <w:pPr>
                  <w:widowControl w:val="0"/>
                  <w:numPr>
                    <w:numId w:val="265"/>
                  </w:numPr>
                  <w:spacing w:beforeLines="50" w:before="120" w:afterLines="50" w:after="120"/>
                  <w:ind w:leftChars="50" w:left="525" w:hanging="420"/>
                  <w:contextualSpacing/>
                  <w:jc w:val="both"/>
                </w:pPr>
              </w:pPrChange>
            </w:pPr>
            <w:ins w:id="1676"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 xml:space="preserve">0.95 kg/kg) into TJ4S-1213-Sy15-R01 to rinse the wall. </w:t>
              </w:r>
            </w:ins>
          </w:p>
          <w:p w14:paraId="55C20532" w14:textId="77777777" w:rsidR="00E63094" w:rsidRPr="00C34334" w:rsidRDefault="00E63094" w:rsidP="00C2448B">
            <w:pPr>
              <w:widowControl w:val="0"/>
              <w:numPr>
                <w:ilvl w:val="0"/>
                <w:numId w:val="265"/>
              </w:numPr>
              <w:spacing w:beforeLines="50" w:before="120" w:afterLines="50" w:after="120"/>
              <w:ind w:leftChars="50" w:left="525"/>
              <w:contextualSpacing/>
              <w:jc w:val="both"/>
              <w:rPr>
                <w:ins w:id="1677" w:author="He Han" w:date="2026-10-27T14:00:00Z"/>
                <w:rFonts w:ascii="Times New Roman" w:eastAsia="仿宋_GB2312" w:hAnsi="Times New Roman" w:cs="Times New Roman"/>
                <w:color w:val="auto"/>
                <w:sz w:val="18"/>
                <w:szCs w:val="18"/>
              </w:rPr>
              <w:pPrChange w:id="1678" w:author="He Han" w:date="2026-10-27T15:35:00Z">
                <w:pPr>
                  <w:widowControl w:val="0"/>
                  <w:numPr>
                    <w:numId w:val="265"/>
                  </w:numPr>
                  <w:spacing w:beforeLines="50" w:before="120" w:afterLines="50" w:after="120"/>
                  <w:ind w:leftChars="50" w:left="525" w:hanging="420"/>
                  <w:contextualSpacing/>
                  <w:jc w:val="both"/>
                </w:pPr>
              </w:pPrChange>
            </w:pPr>
            <w:ins w:id="1679"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3BD51C09" w14:textId="77777777" w:rsidTr="002079CD">
        <w:trPr>
          <w:trHeight w:val="384"/>
          <w:ins w:id="168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8423219" w14:textId="77777777" w:rsidR="00E63094" w:rsidRPr="002079CD" w:rsidRDefault="00E63094" w:rsidP="002079CD">
            <w:pPr>
              <w:spacing w:beforeLines="50" w:before="120" w:afterLines="50" w:after="120"/>
              <w:contextualSpacing/>
              <w:jc w:val="center"/>
              <w:rPr>
                <w:ins w:id="1681" w:author="He Han" w:date="2026-10-27T14:00:00Z"/>
                <w:rFonts w:ascii="Times New Roman" w:eastAsia="仿宋_GB2312" w:hAnsi="Times New Roman" w:cs="Times New Roman"/>
                <w:sz w:val="18"/>
                <w:szCs w:val="18"/>
                <w:lang w:eastAsia="zh-CN"/>
              </w:rPr>
            </w:pPr>
            <w:ins w:id="1682" w:author="He Han" w:date="2026-10-27T14:00:00Z">
              <w:r w:rsidRPr="002079CD">
                <w:rPr>
                  <w:rFonts w:ascii="Times New Roman" w:eastAsia="仿宋_GB2312" w:hAnsi="Times New Roman" w:cs="Times New Roman"/>
                  <w:sz w:val="18"/>
                  <w:szCs w:val="18"/>
                  <w:lang w:eastAsia="zh-CN"/>
                </w:rPr>
                <w:t>72</w:t>
              </w:r>
            </w:ins>
          </w:p>
        </w:tc>
        <w:tc>
          <w:tcPr>
            <w:tcW w:w="610" w:type="pct"/>
            <w:tcBorders>
              <w:top w:val="single" w:sz="4" w:space="0" w:color="auto"/>
              <w:left w:val="single" w:sz="4" w:space="0" w:color="auto"/>
              <w:bottom w:val="single" w:sz="4" w:space="0" w:color="auto"/>
              <w:right w:val="single" w:sz="4" w:space="0" w:color="auto"/>
            </w:tcBorders>
            <w:vAlign w:val="center"/>
          </w:tcPr>
          <w:p w14:paraId="2E88CF5C" w14:textId="77777777" w:rsidR="00E63094" w:rsidRPr="00C34334" w:rsidRDefault="00E63094" w:rsidP="002079CD">
            <w:pPr>
              <w:spacing w:beforeLines="50" w:before="120" w:afterLines="50" w:after="120"/>
              <w:contextualSpacing/>
              <w:jc w:val="center"/>
              <w:rPr>
                <w:ins w:id="1683" w:author="He Han" w:date="2026-10-27T14:00:00Z"/>
                <w:rFonts w:ascii="Times New Roman" w:eastAsia="仿宋_GB2312" w:hAnsi="Times New Roman" w:cs="Times New Roman"/>
                <w:color w:val="auto"/>
                <w:sz w:val="18"/>
                <w:szCs w:val="18"/>
                <w:lang w:eastAsia="zh-CN"/>
              </w:rPr>
            </w:pPr>
            <w:ins w:id="1684"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5187D3F0" w14:textId="77777777" w:rsidR="00E63094" w:rsidRPr="00C34334" w:rsidRDefault="00E63094" w:rsidP="00C2448B">
            <w:pPr>
              <w:widowControl w:val="0"/>
              <w:numPr>
                <w:ilvl w:val="0"/>
                <w:numId w:val="266"/>
              </w:numPr>
              <w:spacing w:beforeLines="50" w:before="120" w:afterLines="50" w:after="120"/>
              <w:ind w:leftChars="50" w:left="525"/>
              <w:contextualSpacing/>
              <w:jc w:val="both"/>
              <w:rPr>
                <w:ins w:id="1685" w:author="He Han" w:date="2026-10-27T14:00:00Z"/>
                <w:rFonts w:ascii="Times New Roman" w:eastAsia="仿宋_GB2312" w:hAnsi="Times New Roman" w:cs="Times New Roman"/>
                <w:color w:val="auto"/>
                <w:sz w:val="18"/>
                <w:szCs w:val="18"/>
              </w:rPr>
              <w:pPrChange w:id="1686" w:author="He Han" w:date="2026-10-27T15:35:00Z">
                <w:pPr>
                  <w:widowControl w:val="0"/>
                  <w:numPr>
                    <w:numId w:val="266"/>
                  </w:numPr>
                  <w:spacing w:beforeLines="50" w:before="120" w:afterLines="50" w:after="120"/>
                  <w:ind w:leftChars="50" w:left="525" w:hanging="420"/>
                  <w:contextualSpacing/>
                  <w:jc w:val="both"/>
                </w:pPr>
              </w:pPrChange>
            </w:pPr>
            <w:ins w:id="1687" w:author="He Han" w:date="2026-10-27T14:00:00Z">
              <w:r w:rsidRPr="00C34334">
                <w:rPr>
                  <w:rFonts w:ascii="Times New Roman" w:eastAsia="仿宋_GB2312" w:hAnsi="Times New Roman" w:cs="Times New Roman"/>
                  <w:color w:val="auto"/>
                  <w:sz w:val="18"/>
                  <w:szCs w:val="18"/>
                </w:rPr>
                <w:t xml:space="preserve">Heat the mixture to 20.0 ~27.0 °C (target: 25.0 °C). The mixture is allowed to react at 20.0 ~27.0 °C (target: 25.0 °C). </w:t>
              </w:r>
            </w:ins>
          </w:p>
          <w:p w14:paraId="62DA7E05" w14:textId="77777777" w:rsidR="00E63094" w:rsidRPr="00C34334" w:rsidRDefault="00E63094" w:rsidP="00C2448B">
            <w:pPr>
              <w:widowControl w:val="0"/>
              <w:numPr>
                <w:ilvl w:val="0"/>
                <w:numId w:val="266"/>
              </w:numPr>
              <w:spacing w:beforeLines="50" w:before="120" w:afterLines="50" w:after="120"/>
              <w:ind w:leftChars="50" w:left="525"/>
              <w:contextualSpacing/>
              <w:jc w:val="both"/>
              <w:rPr>
                <w:ins w:id="1688" w:author="He Han" w:date="2026-10-27T14:00:00Z"/>
                <w:rFonts w:ascii="Times New Roman" w:eastAsia="仿宋_GB2312" w:hAnsi="Times New Roman" w:cs="Times New Roman"/>
                <w:color w:val="auto"/>
                <w:sz w:val="18"/>
                <w:szCs w:val="18"/>
              </w:rPr>
              <w:pPrChange w:id="1689" w:author="He Han" w:date="2026-10-27T15:35:00Z">
                <w:pPr>
                  <w:widowControl w:val="0"/>
                  <w:numPr>
                    <w:numId w:val="266"/>
                  </w:numPr>
                  <w:spacing w:beforeLines="50" w:before="120" w:afterLines="50" w:after="120"/>
                  <w:ind w:leftChars="50" w:left="525" w:hanging="420"/>
                  <w:contextualSpacing/>
                  <w:jc w:val="both"/>
                </w:pPr>
              </w:pPrChange>
            </w:pPr>
            <w:ins w:id="1690" w:author="He Han" w:date="2026-10-27T14:00:00Z">
              <w:r w:rsidRPr="00C34334">
                <w:rPr>
                  <w:rFonts w:ascii="Times New Roman" w:eastAsia="仿宋_GB2312" w:hAnsi="Times New Roman" w:cs="Times New Roman" w:hint="eastAsia"/>
                  <w:color w:val="auto"/>
                  <w:sz w:val="18"/>
                  <w:szCs w:val="18"/>
                </w:rPr>
                <w:t xml:space="preserve">After 6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15 min (target: 6 h), sample the mixture every 0.5 ~ 1 h for bromophenol blue analysis until two consecutive samples test as negative (Yellow to Orange Report Negative= Complete coupling; Blue to Black Positive= Incomplete coupling). And the mixture should be stirred for coupling time (8.5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17.5 h). </w:t>
              </w:r>
            </w:ins>
          </w:p>
          <w:p w14:paraId="73216BDE" w14:textId="77777777" w:rsidR="00E63094" w:rsidRPr="00C34334" w:rsidRDefault="00E63094" w:rsidP="00C2448B">
            <w:pPr>
              <w:widowControl w:val="0"/>
              <w:numPr>
                <w:ilvl w:val="0"/>
                <w:numId w:val="266"/>
              </w:numPr>
              <w:spacing w:beforeLines="50" w:before="120" w:afterLines="50" w:after="120"/>
              <w:ind w:leftChars="50" w:left="525"/>
              <w:contextualSpacing/>
              <w:jc w:val="both"/>
              <w:rPr>
                <w:ins w:id="1691" w:author="He Han" w:date="2026-10-27T14:00:00Z"/>
                <w:rFonts w:ascii="Times New Roman" w:eastAsia="仿宋_GB2312" w:hAnsi="Times New Roman" w:cs="Times New Roman"/>
                <w:color w:val="auto"/>
                <w:sz w:val="18"/>
                <w:szCs w:val="18"/>
              </w:rPr>
              <w:pPrChange w:id="1692" w:author="He Han" w:date="2026-10-27T15:35:00Z">
                <w:pPr>
                  <w:widowControl w:val="0"/>
                  <w:numPr>
                    <w:numId w:val="266"/>
                  </w:numPr>
                  <w:spacing w:beforeLines="50" w:before="120" w:afterLines="50" w:after="120"/>
                  <w:ind w:leftChars="50" w:left="525" w:hanging="420"/>
                  <w:contextualSpacing/>
                  <w:jc w:val="both"/>
                </w:pPr>
              </w:pPrChange>
            </w:pPr>
            <w:ins w:id="1693"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64340C9F" w14:textId="77777777" w:rsidR="00E63094" w:rsidRPr="00C34334" w:rsidRDefault="00E63094" w:rsidP="00C2448B">
            <w:pPr>
              <w:spacing w:beforeLines="50" w:before="120" w:afterLines="50" w:after="120"/>
              <w:ind w:leftChars="50" w:left="105"/>
              <w:contextualSpacing/>
              <w:jc w:val="both"/>
              <w:rPr>
                <w:ins w:id="1694" w:author="He Han" w:date="2026-10-27T14:00:00Z"/>
                <w:rFonts w:ascii="Times New Roman" w:eastAsia="仿宋_GB2312" w:hAnsi="Times New Roman" w:cs="Times New Roman"/>
                <w:color w:val="auto"/>
                <w:sz w:val="18"/>
                <w:szCs w:val="18"/>
              </w:rPr>
              <w:pPrChange w:id="1695" w:author="He Han" w:date="2026-10-27T15:35:00Z">
                <w:pPr>
                  <w:spacing w:beforeLines="50" w:before="120" w:afterLines="50" w:after="120"/>
                  <w:ind w:leftChars="50" w:left="105"/>
                  <w:contextualSpacing/>
                  <w:jc w:val="both"/>
                </w:pPr>
              </w:pPrChange>
            </w:pPr>
            <w:ins w:id="1696"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1F145F5D" w14:textId="77777777" w:rsidTr="002079CD">
        <w:trPr>
          <w:trHeight w:val="384"/>
          <w:ins w:id="1697"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9A14ACD" w14:textId="77777777" w:rsidR="00E63094" w:rsidRPr="002079CD" w:rsidRDefault="00E63094" w:rsidP="002079CD">
            <w:pPr>
              <w:spacing w:beforeLines="50" w:before="120" w:afterLines="50" w:after="120"/>
              <w:contextualSpacing/>
              <w:jc w:val="center"/>
              <w:rPr>
                <w:ins w:id="1698" w:author="He Han" w:date="2026-10-27T14:00:00Z"/>
                <w:rFonts w:ascii="Times New Roman" w:eastAsia="仿宋_GB2312" w:hAnsi="Times New Roman" w:cs="Times New Roman"/>
                <w:sz w:val="18"/>
                <w:szCs w:val="18"/>
                <w:lang w:eastAsia="zh-CN"/>
              </w:rPr>
            </w:pPr>
            <w:ins w:id="1699" w:author="He Han" w:date="2026-10-27T14:00:00Z">
              <w:r w:rsidRPr="002079CD">
                <w:rPr>
                  <w:rFonts w:ascii="Times New Roman" w:eastAsia="仿宋_GB2312" w:hAnsi="Times New Roman" w:cs="Times New Roman"/>
                  <w:sz w:val="18"/>
                  <w:szCs w:val="18"/>
                  <w:lang w:eastAsia="zh-CN"/>
                </w:rPr>
                <w:t>73</w:t>
              </w:r>
            </w:ins>
          </w:p>
        </w:tc>
        <w:tc>
          <w:tcPr>
            <w:tcW w:w="610" w:type="pct"/>
            <w:tcBorders>
              <w:top w:val="single" w:sz="4" w:space="0" w:color="auto"/>
              <w:left w:val="single" w:sz="4" w:space="0" w:color="auto"/>
              <w:bottom w:val="single" w:sz="4" w:space="0" w:color="auto"/>
              <w:right w:val="single" w:sz="4" w:space="0" w:color="auto"/>
            </w:tcBorders>
            <w:vAlign w:val="center"/>
          </w:tcPr>
          <w:p w14:paraId="3BBF89E4" w14:textId="77777777" w:rsidR="00E63094" w:rsidRPr="00C34334" w:rsidRDefault="00E63094" w:rsidP="002079CD">
            <w:pPr>
              <w:spacing w:beforeLines="50" w:before="120" w:afterLines="50" w:after="120"/>
              <w:contextualSpacing/>
              <w:jc w:val="center"/>
              <w:rPr>
                <w:ins w:id="1700" w:author="He Han" w:date="2026-10-27T14:00:00Z"/>
                <w:rFonts w:ascii="Times New Roman" w:eastAsia="仿宋_GB2312" w:hAnsi="Times New Roman" w:cs="Times New Roman"/>
                <w:color w:val="auto"/>
                <w:sz w:val="18"/>
                <w:szCs w:val="18"/>
                <w:lang w:eastAsia="zh-CN"/>
              </w:rPr>
            </w:pPr>
            <w:ins w:id="1701"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E19CD90" w14:textId="77777777" w:rsidR="00E63094" w:rsidRPr="00C34334" w:rsidRDefault="00E63094" w:rsidP="00C2448B">
            <w:pPr>
              <w:widowControl w:val="0"/>
              <w:numPr>
                <w:ilvl w:val="0"/>
                <w:numId w:val="267"/>
              </w:numPr>
              <w:spacing w:beforeLines="50" w:before="120" w:afterLines="50" w:after="120"/>
              <w:ind w:leftChars="50" w:left="525"/>
              <w:contextualSpacing/>
              <w:jc w:val="both"/>
              <w:rPr>
                <w:ins w:id="1702" w:author="He Han" w:date="2026-10-27T14:00:00Z"/>
                <w:rFonts w:ascii="Times New Roman" w:eastAsia="仿宋_GB2312" w:hAnsi="Times New Roman" w:cs="Times New Roman"/>
                <w:color w:val="auto"/>
                <w:sz w:val="18"/>
                <w:szCs w:val="18"/>
              </w:rPr>
              <w:pPrChange w:id="1703" w:author="He Han" w:date="2026-10-27T15:35:00Z">
                <w:pPr>
                  <w:widowControl w:val="0"/>
                  <w:numPr>
                    <w:numId w:val="267"/>
                  </w:numPr>
                  <w:spacing w:beforeLines="50" w:before="120" w:afterLines="50" w:after="120"/>
                  <w:ind w:leftChars="50" w:left="525" w:hanging="420"/>
                  <w:contextualSpacing/>
                  <w:jc w:val="both"/>
                </w:pPr>
              </w:pPrChange>
            </w:pPr>
            <w:ins w:id="1704" w:author="He Han" w:date="2026-10-27T14:00:00Z">
              <w:r w:rsidRPr="00C34334">
                <w:rPr>
                  <w:rFonts w:ascii="Times New Roman" w:eastAsia="仿宋_GB2312" w:hAnsi="Times New Roman" w:cs="Times New Roman"/>
                  <w:color w:val="auto"/>
                  <w:sz w:val="18"/>
                  <w:szCs w:val="18"/>
                </w:rPr>
                <w:t xml:space="preserve">Add DMF (8.0 V, 7.58 kg/kg) into the activation tank (TJ4S-1213-Sy15-R01). Circulate and clean the activating liquid transfer pipeline, solid charging port cleaning pipeline and liquid charging port cleaning pipeline. </w:t>
              </w:r>
            </w:ins>
          </w:p>
          <w:p w14:paraId="7EEFF011" w14:textId="77777777" w:rsidR="00E63094" w:rsidRPr="00C34334" w:rsidRDefault="00E63094" w:rsidP="00C2448B">
            <w:pPr>
              <w:widowControl w:val="0"/>
              <w:numPr>
                <w:ilvl w:val="0"/>
                <w:numId w:val="267"/>
              </w:numPr>
              <w:spacing w:beforeLines="50" w:before="120" w:afterLines="50" w:after="120"/>
              <w:ind w:leftChars="50" w:left="525"/>
              <w:contextualSpacing/>
              <w:jc w:val="both"/>
              <w:rPr>
                <w:ins w:id="1705" w:author="He Han" w:date="2026-10-27T14:00:00Z"/>
                <w:rFonts w:ascii="Times New Roman" w:eastAsia="仿宋_GB2312" w:hAnsi="Times New Roman" w:cs="Times New Roman"/>
                <w:color w:val="auto"/>
                <w:sz w:val="18"/>
                <w:szCs w:val="18"/>
              </w:rPr>
              <w:pPrChange w:id="1706" w:author="He Han" w:date="2026-10-27T15:35:00Z">
                <w:pPr>
                  <w:widowControl w:val="0"/>
                  <w:numPr>
                    <w:numId w:val="267"/>
                  </w:numPr>
                  <w:spacing w:beforeLines="50" w:before="120" w:afterLines="50" w:after="120"/>
                  <w:ind w:leftChars="50" w:left="525" w:hanging="420"/>
                  <w:contextualSpacing/>
                  <w:jc w:val="both"/>
                </w:pPr>
              </w:pPrChange>
            </w:pPr>
            <w:ins w:id="1707"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55D9A573" w14:textId="77777777" w:rsidR="00E63094" w:rsidRPr="00C34334" w:rsidRDefault="00E63094" w:rsidP="00C2448B">
            <w:pPr>
              <w:widowControl w:val="0"/>
              <w:numPr>
                <w:ilvl w:val="0"/>
                <w:numId w:val="267"/>
              </w:numPr>
              <w:spacing w:beforeLines="50" w:before="120" w:afterLines="50" w:after="120"/>
              <w:ind w:leftChars="50" w:left="525"/>
              <w:contextualSpacing/>
              <w:jc w:val="both"/>
              <w:rPr>
                <w:ins w:id="1708" w:author="He Han" w:date="2026-10-27T14:00:00Z"/>
                <w:rFonts w:ascii="Times New Roman" w:eastAsia="仿宋_GB2312" w:hAnsi="Times New Roman" w:cs="Times New Roman"/>
                <w:color w:val="auto"/>
                <w:sz w:val="18"/>
                <w:szCs w:val="18"/>
              </w:rPr>
              <w:pPrChange w:id="1709" w:author="He Han" w:date="2026-10-27T15:35:00Z">
                <w:pPr>
                  <w:widowControl w:val="0"/>
                  <w:numPr>
                    <w:numId w:val="267"/>
                  </w:numPr>
                  <w:spacing w:beforeLines="50" w:before="120" w:afterLines="50" w:after="120"/>
                  <w:ind w:leftChars="50" w:left="525" w:hanging="420"/>
                  <w:contextualSpacing/>
                  <w:jc w:val="both"/>
                </w:pPr>
              </w:pPrChange>
            </w:pPr>
            <w:ins w:id="1710"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19AD0E90" w14:textId="77777777" w:rsidR="00E63094" w:rsidRPr="00C34334" w:rsidRDefault="00E63094" w:rsidP="00C2448B">
            <w:pPr>
              <w:spacing w:beforeLines="50" w:before="120" w:afterLines="50" w:after="120"/>
              <w:ind w:leftChars="50" w:left="105"/>
              <w:contextualSpacing/>
              <w:jc w:val="both"/>
              <w:rPr>
                <w:ins w:id="1711" w:author="He Han" w:date="2026-10-27T14:00:00Z"/>
                <w:rFonts w:ascii="Times New Roman" w:eastAsia="仿宋_GB2312" w:hAnsi="Times New Roman" w:cs="Times New Roman"/>
                <w:color w:val="auto"/>
                <w:sz w:val="18"/>
                <w:szCs w:val="18"/>
              </w:rPr>
              <w:pPrChange w:id="1712" w:author="He Han" w:date="2026-10-27T15:35:00Z">
                <w:pPr>
                  <w:spacing w:beforeLines="50" w:before="120" w:afterLines="50" w:after="120"/>
                  <w:ind w:leftChars="50" w:left="105"/>
                  <w:contextualSpacing/>
                  <w:jc w:val="both"/>
                </w:pPr>
              </w:pPrChange>
            </w:pPr>
            <w:ins w:id="1713"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2418131A" w14:textId="77777777" w:rsidTr="002079CD">
        <w:trPr>
          <w:trHeight w:val="384"/>
          <w:ins w:id="171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B9B3D56" w14:textId="77777777" w:rsidR="00E63094" w:rsidRPr="002079CD" w:rsidRDefault="00E63094" w:rsidP="002079CD">
            <w:pPr>
              <w:spacing w:beforeLines="50" w:before="120" w:afterLines="50" w:after="120"/>
              <w:contextualSpacing/>
              <w:jc w:val="center"/>
              <w:rPr>
                <w:ins w:id="1715" w:author="He Han" w:date="2026-10-27T14:00:00Z"/>
                <w:rFonts w:ascii="Times New Roman" w:eastAsia="仿宋_GB2312" w:hAnsi="Times New Roman" w:cs="Times New Roman"/>
                <w:sz w:val="18"/>
                <w:szCs w:val="18"/>
                <w:lang w:eastAsia="zh-CN"/>
              </w:rPr>
            </w:pPr>
            <w:ins w:id="1716" w:author="He Han" w:date="2026-10-27T14:00:00Z">
              <w:r w:rsidRPr="002079CD">
                <w:rPr>
                  <w:rFonts w:ascii="Times New Roman" w:eastAsia="仿宋_GB2312" w:hAnsi="Times New Roman" w:cs="Times New Roman"/>
                  <w:sz w:val="18"/>
                  <w:szCs w:val="18"/>
                  <w:lang w:eastAsia="zh-CN"/>
                </w:rPr>
                <w:t>74</w:t>
              </w:r>
            </w:ins>
          </w:p>
        </w:tc>
        <w:tc>
          <w:tcPr>
            <w:tcW w:w="610" w:type="pct"/>
            <w:tcBorders>
              <w:top w:val="single" w:sz="4" w:space="0" w:color="auto"/>
              <w:left w:val="single" w:sz="4" w:space="0" w:color="auto"/>
              <w:bottom w:val="single" w:sz="4" w:space="0" w:color="auto"/>
              <w:right w:val="single" w:sz="4" w:space="0" w:color="auto"/>
            </w:tcBorders>
            <w:vAlign w:val="center"/>
          </w:tcPr>
          <w:p w14:paraId="3D8D022E" w14:textId="77777777" w:rsidR="00E63094" w:rsidRPr="00C34334" w:rsidRDefault="00E63094" w:rsidP="002079CD">
            <w:pPr>
              <w:spacing w:beforeLines="50" w:before="120" w:afterLines="50" w:after="120"/>
              <w:contextualSpacing/>
              <w:jc w:val="center"/>
              <w:rPr>
                <w:ins w:id="1717" w:author="He Han" w:date="2026-10-27T14:00:00Z"/>
                <w:rFonts w:ascii="Times New Roman" w:eastAsia="仿宋_GB2312" w:hAnsi="Times New Roman" w:cs="Times New Roman"/>
                <w:color w:val="auto"/>
                <w:sz w:val="18"/>
                <w:szCs w:val="18"/>
                <w:lang w:eastAsia="zh-CN"/>
              </w:rPr>
            </w:pPr>
            <w:ins w:id="1718"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659974F4" w14:textId="77777777" w:rsidR="00E63094" w:rsidRPr="00C34334" w:rsidRDefault="00E63094" w:rsidP="00C2448B">
            <w:pPr>
              <w:widowControl w:val="0"/>
              <w:numPr>
                <w:ilvl w:val="0"/>
                <w:numId w:val="268"/>
              </w:numPr>
              <w:spacing w:beforeLines="50" w:before="120" w:afterLines="50" w:after="120"/>
              <w:ind w:leftChars="50" w:left="525"/>
              <w:contextualSpacing/>
              <w:jc w:val="both"/>
              <w:rPr>
                <w:ins w:id="1719" w:author="He Han" w:date="2026-10-27T14:00:00Z"/>
                <w:rFonts w:ascii="Times New Roman" w:eastAsia="仿宋_GB2312" w:hAnsi="Times New Roman" w:cs="Times New Roman"/>
                <w:color w:val="auto"/>
                <w:sz w:val="18"/>
                <w:szCs w:val="18"/>
              </w:rPr>
              <w:pPrChange w:id="1720" w:author="He Han" w:date="2026-10-27T15:35:00Z">
                <w:pPr>
                  <w:widowControl w:val="0"/>
                  <w:numPr>
                    <w:numId w:val="268"/>
                  </w:numPr>
                  <w:spacing w:beforeLines="50" w:before="120" w:afterLines="50" w:after="120"/>
                  <w:ind w:leftChars="50" w:left="525" w:hanging="420"/>
                  <w:contextualSpacing/>
                  <w:jc w:val="both"/>
                </w:pPr>
              </w:pPrChange>
            </w:pPr>
            <w:ins w:id="1721"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4B28911A" w14:textId="77777777" w:rsidR="00E63094" w:rsidRPr="00C34334" w:rsidRDefault="00E63094" w:rsidP="00C2448B">
            <w:pPr>
              <w:widowControl w:val="0"/>
              <w:numPr>
                <w:ilvl w:val="0"/>
                <w:numId w:val="268"/>
              </w:numPr>
              <w:spacing w:beforeLines="50" w:before="120" w:afterLines="50" w:after="120"/>
              <w:ind w:leftChars="50" w:left="525"/>
              <w:contextualSpacing/>
              <w:jc w:val="both"/>
              <w:rPr>
                <w:ins w:id="1722" w:author="He Han" w:date="2026-10-27T14:00:00Z"/>
                <w:rFonts w:ascii="Times New Roman" w:eastAsia="仿宋_GB2312" w:hAnsi="Times New Roman" w:cs="Times New Roman"/>
                <w:color w:val="auto"/>
                <w:sz w:val="18"/>
                <w:szCs w:val="18"/>
              </w:rPr>
              <w:pPrChange w:id="1723" w:author="He Han" w:date="2026-10-27T15:35:00Z">
                <w:pPr>
                  <w:widowControl w:val="0"/>
                  <w:numPr>
                    <w:numId w:val="268"/>
                  </w:numPr>
                  <w:spacing w:beforeLines="50" w:before="120" w:afterLines="50" w:after="120"/>
                  <w:ind w:leftChars="50" w:left="525" w:hanging="420"/>
                  <w:contextualSpacing/>
                  <w:jc w:val="both"/>
                </w:pPr>
              </w:pPrChange>
            </w:pPr>
            <w:ins w:id="1724"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6E5371D4" w14:textId="77777777" w:rsidR="00E63094" w:rsidRPr="00C34334" w:rsidRDefault="00E63094" w:rsidP="00C2448B">
            <w:pPr>
              <w:widowControl w:val="0"/>
              <w:numPr>
                <w:ilvl w:val="0"/>
                <w:numId w:val="268"/>
              </w:numPr>
              <w:spacing w:beforeLines="50" w:before="120" w:afterLines="50" w:after="120"/>
              <w:ind w:leftChars="50" w:left="525"/>
              <w:contextualSpacing/>
              <w:jc w:val="both"/>
              <w:rPr>
                <w:ins w:id="1725" w:author="He Han" w:date="2026-10-27T14:00:00Z"/>
                <w:rFonts w:ascii="Times New Roman" w:eastAsia="仿宋_GB2312" w:hAnsi="Times New Roman" w:cs="Times New Roman"/>
                <w:color w:val="auto"/>
                <w:sz w:val="18"/>
                <w:szCs w:val="18"/>
              </w:rPr>
              <w:pPrChange w:id="1726" w:author="He Han" w:date="2026-10-27T15:35:00Z">
                <w:pPr>
                  <w:widowControl w:val="0"/>
                  <w:numPr>
                    <w:numId w:val="268"/>
                  </w:numPr>
                  <w:spacing w:beforeLines="50" w:before="120" w:afterLines="50" w:after="120"/>
                  <w:ind w:leftChars="50" w:left="525" w:hanging="420"/>
                  <w:contextualSpacing/>
                  <w:jc w:val="both"/>
                </w:pPr>
              </w:pPrChange>
            </w:pPr>
            <w:ins w:id="1727" w:author="He Han" w:date="2026-10-27T14:00:00Z">
              <w:r w:rsidRPr="00C34334">
                <w:rPr>
                  <w:rFonts w:ascii="Times New Roman" w:eastAsia="仿宋_GB2312" w:hAnsi="Times New Roman" w:cs="Times New Roman"/>
                  <w:color w:val="auto"/>
                  <w:sz w:val="18"/>
                  <w:szCs w:val="18"/>
                </w:rPr>
                <w:t xml:space="preserve"> Adjust to 25.0 ± 5.0 °C (target: 25.0 °C), and stir for 110 -130 min (target: 2 h) at 25.0 ± 5.0 °C (target: 25.0 °C).</w:t>
              </w:r>
            </w:ins>
          </w:p>
          <w:p w14:paraId="1242B4A0" w14:textId="77777777" w:rsidR="00E63094" w:rsidRPr="00C34334" w:rsidRDefault="00E63094" w:rsidP="00C2448B">
            <w:pPr>
              <w:widowControl w:val="0"/>
              <w:numPr>
                <w:ilvl w:val="0"/>
                <w:numId w:val="268"/>
              </w:numPr>
              <w:spacing w:beforeLines="50" w:before="120" w:afterLines="50" w:after="120"/>
              <w:ind w:leftChars="50" w:left="525"/>
              <w:contextualSpacing/>
              <w:jc w:val="both"/>
              <w:rPr>
                <w:ins w:id="1728" w:author="He Han" w:date="2026-10-27T14:00:00Z"/>
                <w:rFonts w:ascii="Times New Roman" w:eastAsia="仿宋_GB2312" w:hAnsi="Times New Roman" w:cs="Times New Roman"/>
                <w:color w:val="auto"/>
                <w:sz w:val="18"/>
                <w:szCs w:val="18"/>
              </w:rPr>
              <w:pPrChange w:id="1729" w:author="He Han" w:date="2026-10-27T15:35:00Z">
                <w:pPr>
                  <w:widowControl w:val="0"/>
                  <w:numPr>
                    <w:numId w:val="268"/>
                  </w:numPr>
                  <w:spacing w:beforeLines="50" w:before="120" w:afterLines="50" w:after="120"/>
                  <w:ind w:leftChars="50" w:left="525" w:hanging="420"/>
                  <w:contextualSpacing/>
                  <w:jc w:val="both"/>
                </w:pPr>
              </w:pPrChange>
            </w:pPr>
            <w:ins w:id="1730" w:author="He Han" w:date="2026-10-27T14:00:00Z">
              <w:r w:rsidRPr="00C34334">
                <w:rPr>
                  <w:rFonts w:ascii="Times New Roman" w:eastAsia="仿宋_GB2312" w:hAnsi="Times New Roman" w:cs="Times New Roman"/>
                  <w:color w:val="auto"/>
                  <w:sz w:val="18"/>
                  <w:szCs w:val="18"/>
                </w:rPr>
                <w:t xml:space="preserve">Stop stirring, turn off the nitrogen. Drain until there is no obvious drip. </w:t>
              </w:r>
            </w:ins>
          </w:p>
        </w:tc>
      </w:tr>
      <w:tr w:rsidR="00E63094" w:rsidRPr="00C34334" w14:paraId="1191A781" w14:textId="77777777" w:rsidTr="002079CD">
        <w:trPr>
          <w:trHeight w:val="384"/>
          <w:ins w:id="173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AA19008" w14:textId="77777777" w:rsidR="00E63094" w:rsidRPr="002079CD" w:rsidRDefault="00E63094" w:rsidP="002079CD">
            <w:pPr>
              <w:spacing w:beforeLines="50" w:before="120" w:afterLines="50" w:after="120"/>
              <w:contextualSpacing/>
              <w:jc w:val="center"/>
              <w:rPr>
                <w:ins w:id="1732" w:author="He Han" w:date="2026-10-27T14:00:00Z"/>
                <w:rFonts w:ascii="Times New Roman" w:eastAsia="仿宋_GB2312" w:hAnsi="Times New Roman" w:cs="Times New Roman"/>
                <w:sz w:val="18"/>
                <w:szCs w:val="18"/>
                <w:lang w:eastAsia="zh-CN"/>
              </w:rPr>
            </w:pPr>
            <w:ins w:id="1733" w:author="He Han" w:date="2026-10-27T14:00:00Z">
              <w:r w:rsidRPr="002079CD">
                <w:rPr>
                  <w:rFonts w:ascii="Times New Roman" w:eastAsia="仿宋_GB2312" w:hAnsi="Times New Roman" w:cs="Times New Roman"/>
                  <w:sz w:val="18"/>
                  <w:szCs w:val="18"/>
                  <w:lang w:eastAsia="zh-CN"/>
                </w:rPr>
                <w:lastRenderedPageBreak/>
                <w:t>75</w:t>
              </w:r>
            </w:ins>
          </w:p>
        </w:tc>
        <w:tc>
          <w:tcPr>
            <w:tcW w:w="610" w:type="pct"/>
            <w:tcBorders>
              <w:top w:val="single" w:sz="4" w:space="0" w:color="auto"/>
              <w:left w:val="single" w:sz="4" w:space="0" w:color="auto"/>
              <w:bottom w:val="single" w:sz="4" w:space="0" w:color="auto"/>
              <w:right w:val="single" w:sz="4" w:space="0" w:color="auto"/>
            </w:tcBorders>
            <w:vAlign w:val="center"/>
          </w:tcPr>
          <w:p w14:paraId="331F569A" w14:textId="77777777" w:rsidR="00E63094" w:rsidRPr="00C34334" w:rsidRDefault="00E63094" w:rsidP="002079CD">
            <w:pPr>
              <w:spacing w:beforeLines="50" w:before="120" w:afterLines="50" w:after="120"/>
              <w:contextualSpacing/>
              <w:jc w:val="center"/>
              <w:rPr>
                <w:ins w:id="1734" w:author="He Han" w:date="2026-10-27T14:00:00Z"/>
                <w:rFonts w:ascii="Times New Roman" w:eastAsia="仿宋_GB2312" w:hAnsi="Times New Roman" w:cs="Times New Roman"/>
                <w:color w:val="auto"/>
                <w:sz w:val="18"/>
                <w:szCs w:val="18"/>
                <w:lang w:eastAsia="zh-CN"/>
              </w:rPr>
            </w:pPr>
            <w:ins w:id="1735"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544A27AA" w14:textId="77777777" w:rsidR="00E63094" w:rsidRPr="00C34334" w:rsidRDefault="00E63094" w:rsidP="00C2448B">
            <w:pPr>
              <w:widowControl w:val="0"/>
              <w:numPr>
                <w:ilvl w:val="0"/>
                <w:numId w:val="269"/>
              </w:numPr>
              <w:spacing w:beforeLines="50" w:before="120" w:afterLines="50" w:after="120"/>
              <w:ind w:leftChars="50" w:left="525"/>
              <w:contextualSpacing/>
              <w:jc w:val="both"/>
              <w:rPr>
                <w:ins w:id="1736" w:author="He Han" w:date="2026-10-27T14:00:00Z"/>
                <w:rFonts w:ascii="Times New Roman" w:eastAsia="仿宋_GB2312" w:hAnsi="Times New Roman" w:cs="Times New Roman"/>
                <w:color w:val="auto"/>
                <w:sz w:val="18"/>
                <w:szCs w:val="18"/>
              </w:rPr>
              <w:pPrChange w:id="1737" w:author="He Han" w:date="2026-10-27T15:35:00Z">
                <w:pPr>
                  <w:widowControl w:val="0"/>
                  <w:numPr>
                    <w:numId w:val="269"/>
                  </w:numPr>
                  <w:spacing w:beforeLines="50" w:before="120" w:afterLines="50" w:after="120"/>
                  <w:ind w:leftChars="50" w:left="525" w:hanging="420"/>
                  <w:contextualSpacing/>
                  <w:jc w:val="both"/>
                </w:pPr>
              </w:pPrChange>
            </w:pPr>
            <w:ins w:id="1738"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3BE076CE" w14:textId="77777777" w:rsidR="00E63094" w:rsidRPr="00C34334" w:rsidRDefault="00E63094" w:rsidP="00C2448B">
            <w:pPr>
              <w:widowControl w:val="0"/>
              <w:numPr>
                <w:ilvl w:val="0"/>
                <w:numId w:val="269"/>
              </w:numPr>
              <w:spacing w:beforeLines="50" w:before="120" w:afterLines="50" w:after="120"/>
              <w:ind w:leftChars="50" w:left="525"/>
              <w:contextualSpacing/>
              <w:jc w:val="both"/>
              <w:rPr>
                <w:ins w:id="1739" w:author="He Han" w:date="2026-10-27T14:00:00Z"/>
                <w:rFonts w:ascii="Times New Roman" w:eastAsia="仿宋_GB2312" w:hAnsi="Times New Roman" w:cs="Times New Roman"/>
                <w:color w:val="auto"/>
                <w:sz w:val="18"/>
                <w:szCs w:val="18"/>
              </w:rPr>
              <w:pPrChange w:id="1740" w:author="He Han" w:date="2026-10-27T15:35:00Z">
                <w:pPr>
                  <w:widowControl w:val="0"/>
                  <w:numPr>
                    <w:numId w:val="269"/>
                  </w:numPr>
                  <w:spacing w:beforeLines="50" w:before="120" w:afterLines="50" w:after="120"/>
                  <w:ind w:leftChars="50" w:left="525" w:hanging="420"/>
                  <w:contextualSpacing/>
                  <w:jc w:val="both"/>
                </w:pPr>
              </w:pPrChange>
            </w:pPr>
            <w:ins w:id="1741" w:author="He Han" w:date="2026-10-27T14:00:00Z">
              <w:r w:rsidRPr="00C34334">
                <w:rPr>
                  <w:rFonts w:ascii="Times New Roman" w:eastAsia="仿宋_GB2312" w:hAnsi="Times New Roman" w:cs="Times New Roman"/>
                  <w:color w:val="auto"/>
                  <w:sz w:val="18"/>
                  <w:szCs w:val="18"/>
                </w:rPr>
                <w:t xml:space="preserve">Add Isopropyl Acetate (10.0 V, 8.73 kg/kg) into TJ4S-1213-Sy15. </w:t>
              </w:r>
            </w:ins>
          </w:p>
          <w:p w14:paraId="2D3A92B5" w14:textId="77777777" w:rsidR="00E63094" w:rsidRPr="00C34334" w:rsidRDefault="00E63094" w:rsidP="00C2448B">
            <w:pPr>
              <w:widowControl w:val="0"/>
              <w:numPr>
                <w:ilvl w:val="0"/>
                <w:numId w:val="269"/>
              </w:numPr>
              <w:spacing w:beforeLines="50" w:before="120" w:afterLines="50" w:after="120"/>
              <w:ind w:leftChars="50" w:left="525"/>
              <w:contextualSpacing/>
              <w:jc w:val="both"/>
              <w:rPr>
                <w:ins w:id="1742" w:author="He Han" w:date="2026-10-27T14:00:00Z"/>
                <w:rFonts w:ascii="Times New Roman" w:eastAsia="仿宋_GB2312" w:hAnsi="Times New Roman" w:cs="Times New Roman"/>
                <w:color w:val="auto"/>
                <w:sz w:val="18"/>
                <w:szCs w:val="18"/>
              </w:rPr>
              <w:pPrChange w:id="1743" w:author="He Han" w:date="2026-10-27T15:35:00Z">
                <w:pPr>
                  <w:widowControl w:val="0"/>
                  <w:numPr>
                    <w:numId w:val="269"/>
                  </w:numPr>
                  <w:spacing w:beforeLines="50" w:before="120" w:afterLines="50" w:after="120"/>
                  <w:ind w:leftChars="50" w:left="525" w:hanging="420"/>
                  <w:contextualSpacing/>
                  <w:jc w:val="both"/>
                </w:pPr>
              </w:pPrChange>
            </w:pPr>
            <w:ins w:id="1744"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3B1AE360" w14:textId="77777777" w:rsidR="00E63094" w:rsidRPr="00C34334" w:rsidRDefault="00E63094" w:rsidP="00C2448B">
            <w:pPr>
              <w:spacing w:beforeLines="50" w:before="120" w:afterLines="50" w:after="120"/>
              <w:ind w:leftChars="50" w:left="105"/>
              <w:contextualSpacing/>
              <w:jc w:val="both"/>
              <w:rPr>
                <w:ins w:id="1745" w:author="He Han" w:date="2026-10-27T14:00:00Z"/>
                <w:rFonts w:ascii="Times New Roman" w:eastAsia="仿宋_GB2312" w:hAnsi="Times New Roman" w:cs="Times New Roman"/>
                <w:color w:val="auto"/>
                <w:sz w:val="18"/>
                <w:szCs w:val="18"/>
              </w:rPr>
              <w:pPrChange w:id="1746" w:author="He Han" w:date="2026-10-27T15:35:00Z">
                <w:pPr>
                  <w:spacing w:beforeLines="50" w:before="120" w:afterLines="50" w:after="120"/>
                  <w:ind w:leftChars="50" w:left="105"/>
                  <w:contextualSpacing/>
                  <w:jc w:val="both"/>
                </w:pPr>
              </w:pPrChange>
            </w:pPr>
            <w:ins w:id="1747"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18EEEBF1" w14:textId="77777777" w:rsidTr="002079CD">
        <w:trPr>
          <w:trHeight w:val="384"/>
          <w:ins w:id="174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BD3BA3C" w14:textId="77777777" w:rsidR="00E63094" w:rsidRPr="002079CD" w:rsidRDefault="00E63094" w:rsidP="002079CD">
            <w:pPr>
              <w:spacing w:beforeLines="50" w:before="120" w:afterLines="50" w:after="120"/>
              <w:contextualSpacing/>
              <w:jc w:val="center"/>
              <w:rPr>
                <w:ins w:id="1749" w:author="He Han" w:date="2026-10-27T14:00:00Z"/>
                <w:rFonts w:ascii="Times New Roman" w:eastAsia="仿宋_GB2312" w:hAnsi="Times New Roman" w:cs="Times New Roman"/>
                <w:sz w:val="18"/>
                <w:szCs w:val="18"/>
                <w:lang w:eastAsia="zh-CN"/>
              </w:rPr>
            </w:pPr>
            <w:ins w:id="1750" w:author="He Han" w:date="2026-10-27T14:00:00Z">
              <w:r w:rsidRPr="002079CD">
                <w:rPr>
                  <w:rFonts w:ascii="Times New Roman" w:eastAsia="仿宋_GB2312" w:hAnsi="Times New Roman" w:cs="Times New Roman"/>
                  <w:sz w:val="18"/>
                  <w:szCs w:val="18"/>
                  <w:lang w:eastAsia="zh-CN"/>
                </w:rPr>
                <w:t>76</w:t>
              </w:r>
            </w:ins>
          </w:p>
        </w:tc>
        <w:tc>
          <w:tcPr>
            <w:tcW w:w="610" w:type="pct"/>
            <w:tcBorders>
              <w:top w:val="single" w:sz="4" w:space="0" w:color="auto"/>
              <w:left w:val="single" w:sz="4" w:space="0" w:color="auto"/>
              <w:bottom w:val="single" w:sz="4" w:space="0" w:color="auto"/>
              <w:right w:val="single" w:sz="4" w:space="0" w:color="auto"/>
            </w:tcBorders>
            <w:vAlign w:val="center"/>
          </w:tcPr>
          <w:p w14:paraId="249C5662" w14:textId="77777777" w:rsidR="00E63094" w:rsidRPr="00C34334" w:rsidRDefault="00E63094" w:rsidP="002079CD">
            <w:pPr>
              <w:spacing w:beforeLines="50" w:before="120" w:afterLines="50" w:after="120"/>
              <w:contextualSpacing/>
              <w:jc w:val="center"/>
              <w:rPr>
                <w:ins w:id="1751" w:author="He Han" w:date="2026-10-27T14:00:00Z"/>
                <w:rFonts w:ascii="Times New Roman" w:eastAsia="仿宋_GB2312" w:hAnsi="Times New Roman" w:cs="Times New Roman"/>
                <w:color w:val="auto"/>
                <w:sz w:val="18"/>
                <w:szCs w:val="18"/>
                <w:lang w:eastAsia="zh-CN"/>
              </w:rPr>
            </w:pPr>
            <w:ins w:id="1752"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1CAAA520" w14:textId="77777777" w:rsidR="00E63094" w:rsidRPr="00C34334" w:rsidRDefault="00E63094" w:rsidP="00C2448B">
            <w:pPr>
              <w:widowControl w:val="0"/>
              <w:numPr>
                <w:ilvl w:val="0"/>
                <w:numId w:val="270"/>
              </w:numPr>
              <w:spacing w:beforeLines="50" w:before="120" w:afterLines="50" w:after="120"/>
              <w:ind w:leftChars="50" w:left="525"/>
              <w:contextualSpacing/>
              <w:jc w:val="both"/>
              <w:rPr>
                <w:ins w:id="1753" w:author="He Han" w:date="2026-10-27T14:00:00Z"/>
                <w:rFonts w:ascii="Times New Roman" w:eastAsia="仿宋_GB2312" w:hAnsi="Times New Roman" w:cs="Times New Roman"/>
                <w:color w:val="auto"/>
                <w:sz w:val="18"/>
                <w:szCs w:val="18"/>
              </w:rPr>
              <w:pPrChange w:id="1754" w:author="He Han" w:date="2026-10-27T15:35:00Z">
                <w:pPr>
                  <w:widowControl w:val="0"/>
                  <w:numPr>
                    <w:numId w:val="270"/>
                  </w:numPr>
                  <w:spacing w:beforeLines="50" w:before="120" w:afterLines="50" w:after="120"/>
                  <w:ind w:leftChars="50" w:left="525" w:hanging="420"/>
                  <w:contextualSpacing/>
                  <w:jc w:val="both"/>
                </w:pPr>
              </w:pPrChange>
            </w:pPr>
            <w:ins w:id="1755" w:author="He Han" w:date="2026-10-27T14:00:00Z">
              <w:r w:rsidRPr="00C34334">
                <w:rPr>
                  <w:rFonts w:ascii="Times New Roman" w:eastAsia="仿宋_GB2312" w:hAnsi="Times New Roman" w:cs="Times New Roman"/>
                  <w:color w:val="auto"/>
                  <w:sz w:val="18"/>
                  <w:szCs w:val="18"/>
                </w:rPr>
                <w:t xml:space="preserve">Add DMF (12.0 V, 11.38 kg/kg) into TJ4S-1213-Sy15. </w:t>
              </w:r>
            </w:ins>
          </w:p>
          <w:p w14:paraId="598D86F4" w14:textId="77777777" w:rsidR="00E63094" w:rsidRPr="00C34334" w:rsidRDefault="00E63094" w:rsidP="00C2448B">
            <w:pPr>
              <w:widowControl w:val="0"/>
              <w:numPr>
                <w:ilvl w:val="0"/>
                <w:numId w:val="270"/>
              </w:numPr>
              <w:spacing w:beforeLines="50" w:before="120" w:afterLines="50" w:after="120"/>
              <w:ind w:leftChars="50" w:left="525"/>
              <w:contextualSpacing/>
              <w:jc w:val="both"/>
              <w:rPr>
                <w:ins w:id="1756" w:author="He Han" w:date="2026-10-27T14:00:00Z"/>
                <w:rFonts w:ascii="Times New Roman" w:eastAsia="仿宋_GB2312" w:hAnsi="Times New Roman" w:cs="Times New Roman"/>
                <w:color w:val="auto"/>
                <w:sz w:val="18"/>
                <w:szCs w:val="18"/>
              </w:rPr>
              <w:pPrChange w:id="1757" w:author="He Han" w:date="2026-10-27T15:35:00Z">
                <w:pPr>
                  <w:widowControl w:val="0"/>
                  <w:numPr>
                    <w:numId w:val="270"/>
                  </w:numPr>
                  <w:spacing w:beforeLines="50" w:before="120" w:afterLines="50" w:after="120"/>
                  <w:ind w:leftChars="50" w:left="525" w:hanging="420"/>
                  <w:contextualSpacing/>
                  <w:jc w:val="both"/>
                </w:pPr>
              </w:pPrChange>
            </w:pPr>
            <w:ins w:id="1758"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257F1FAD" w14:textId="77777777" w:rsidR="00E63094" w:rsidRPr="00C34334" w:rsidRDefault="00E63094" w:rsidP="00C2448B">
            <w:pPr>
              <w:spacing w:beforeLines="50" w:before="120" w:afterLines="50" w:after="120"/>
              <w:ind w:leftChars="50" w:left="105"/>
              <w:contextualSpacing/>
              <w:jc w:val="both"/>
              <w:rPr>
                <w:ins w:id="1759" w:author="He Han" w:date="2026-10-27T14:00:00Z"/>
                <w:rFonts w:ascii="Times New Roman" w:eastAsia="仿宋_GB2312" w:hAnsi="Times New Roman" w:cs="Times New Roman"/>
                <w:color w:val="auto"/>
                <w:sz w:val="18"/>
                <w:szCs w:val="18"/>
              </w:rPr>
              <w:pPrChange w:id="1760" w:author="He Han" w:date="2026-10-27T15:35:00Z">
                <w:pPr>
                  <w:spacing w:beforeLines="50" w:before="120" w:afterLines="50" w:after="120"/>
                  <w:ind w:leftChars="50" w:left="105"/>
                  <w:contextualSpacing/>
                  <w:jc w:val="both"/>
                </w:pPr>
              </w:pPrChange>
            </w:pPr>
            <w:ins w:id="1761"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4CAC7428" w14:textId="77777777" w:rsidTr="002079CD">
        <w:trPr>
          <w:trHeight w:val="384"/>
          <w:ins w:id="176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20DE49F4" w14:textId="77777777" w:rsidR="00E63094" w:rsidRPr="002079CD" w:rsidRDefault="00E63094" w:rsidP="002079CD">
            <w:pPr>
              <w:spacing w:beforeLines="50" w:before="120" w:afterLines="50" w:after="120"/>
              <w:contextualSpacing/>
              <w:jc w:val="center"/>
              <w:rPr>
                <w:ins w:id="1763" w:author="He Han" w:date="2026-10-27T14:00:00Z"/>
                <w:rFonts w:ascii="Times New Roman" w:eastAsia="仿宋_GB2312" w:hAnsi="Times New Roman" w:cs="Times New Roman"/>
                <w:sz w:val="18"/>
                <w:szCs w:val="18"/>
                <w:lang w:eastAsia="zh-CN"/>
              </w:rPr>
            </w:pPr>
            <w:ins w:id="1764" w:author="He Han" w:date="2026-10-27T14:00:00Z">
              <w:r w:rsidRPr="002079CD">
                <w:rPr>
                  <w:rFonts w:ascii="Times New Roman" w:eastAsia="仿宋_GB2312" w:hAnsi="Times New Roman" w:cs="Times New Roman"/>
                  <w:sz w:val="18"/>
                  <w:szCs w:val="18"/>
                  <w:lang w:eastAsia="zh-CN"/>
                </w:rPr>
                <w:t>77</w:t>
              </w:r>
            </w:ins>
          </w:p>
        </w:tc>
        <w:tc>
          <w:tcPr>
            <w:tcW w:w="610" w:type="pct"/>
            <w:tcBorders>
              <w:top w:val="single" w:sz="4" w:space="0" w:color="auto"/>
              <w:left w:val="single" w:sz="4" w:space="0" w:color="auto"/>
              <w:bottom w:val="single" w:sz="4" w:space="0" w:color="auto"/>
              <w:right w:val="single" w:sz="4" w:space="0" w:color="auto"/>
            </w:tcBorders>
            <w:vAlign w:val="center"/>
          </w:tcPr>
          <w:p w14:paraId="0AC7E179" w14:textId="77777777" w:rsidR="00E63094" w:rsidRPr="00C34334" w:rsidRDefault="00E63094" w:rsidP="002079CD">
            <w:pPr>
              <w:spacing w:beforeLines="50" w:before="120" w:afterLines="50" w:after="120"/>
              <w:contextualSpacing/>
              <w:jc w:val="center"/>
              <w:rPr>
                <w:ins w:id="1765" w:author="He Han" w:date="2026-10-27T14:00:00Z"/>
                <w:rFonts w:ascii="Times New Roman" w:eastAsia="仿宋_GB2312" w:hAnsi="Times New Roman" w:cs="Times New Roman"/>
                <w:color w:val="auto"/>
                <w:sz w:val="18"/>
                <w:szCs w:val="18"/>
                <w:lang w:eastAsia="zh-CN"/>
              </w:rPr>
            </w:pPr>
            <w:ins w:id="1766" w:author="He Han" w:date="2026-10-27T14:00:00Z">
              <w:r w:rsidRPr="00C34334">
                <w:rPr>
                  <w:rFonts w:ascii="Times New Roman" w:eastAsia="仿宋_GB2312" w:hAnsi="Times New Roman" w:cs="Times New Roman"/>
                  <w:color w:val="auto"/>
                  <w:sz w:val="18"/>
                  <w:szCs w:val="18"/>
                  <w:lang w:eastAsia="zh-CN"/>
                </w:rPr>
                <w:t>Fmoc-L-Ala-OH·H2O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31218B8A" w14:textId="77777777" w:rsidR="00E63094" w:rsidRPr="00C34334" w:rsidRDefault="00E63094" w:rsidP="00C2448B">
            <w:pPr>
              <w:widowControl w:val="0"/>
              <w:numPr>
                <w:ilvl w:val="0"/>
                <w:numId w:val="271"/>
              </w:numPr>
              <w:spacing w:beforeLines="50" w:before="120" w:afterLines="50" w:after="120"/>
              <w:ind w:leftChars="50" w:left="525"/>
              <w:contextualSpacing/>
              <w:jc w:val="both"/>
              <w:rPr>
                <w:ins w:id="1767" w:author="He Han" w:date="2026-10-27T14:00:00Z"/>
                <w:rFonts w:ascii="Times New Roman" w:eastAsia="仿宋_GB2312" w:hAnsi="Times New Roman" w:cs="Times New Roman"/>
                <w:color w:val="auto"/>
                <w:sz w:val="18"/>
                <w:szCs w:val="18"/>
              </w:rPr>
              <w:pPrChange w:id="1768" w:author="He Han" w:date="2026-10-27T15:35:00Z">
                <w:pPr>
                  <w:widowControl w:val="0"/>
                  <w:numPr>
                    <w:numId w:val="271"/>
                  </w:numPr>
                  <w:spacing w:beforeLines="50" w:before="120" w:afterLines="50" w:after="120"/>
                  <w:ind w:leftChars="50" w:left="525" w:hanging="420"/>
                  <w:contextualSpacing/>
                  <w:jc w:val="both"/>
                </w:pPr>
              </w:pPrChange>
            </w:pPr>
            <w:ins w:id="1769"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6EF309E4" w14:textId="77777777" w:rsidR="00E63094" w:rsidRPr="00C34334" w:rsidRDefault="00E63094" w:rsidP="00C2448B">
            <w:pPr>
              <w:widowControl w:val="0"/>
              <w:numPr>
                <w:ilvl w:val="0"/>
                <w:numId w:val="271"/>
              </w:numPr>
              <w:spacing w:beforeLines="50" w:before="120" w:afterLines="50" w:after="120"/>
              <w:ind w:leftChars="50" w:left="525"/>
              <w:contextualSpacing/>
              <w:jc w:val="both"/>
              <w:rPr>
                <w:ins w:id="1770" w:author="He Han" w:date="2026-10-27T14:00:00Z"/>
                <w:rFonts w:ascii="Times New Roman" w:eastAsia="仿宋_GB2312" w:hAnsi="Times New Roman" w:cs="Times New Roman"/>
                <w:color w:val="auto"/>
                <w:sz w:val="18"/>
                <w:szCs w:val="18"/>
              </w:rPr>
              <w:pPrChange w:id="1771" w:author="He Han" w:date="2026-10-27T15:35:00Z">
                <w:pPr>
                  <w:widowControl w:val="0"/>
                  <w:numPr>
                    <w:numId w:val="271"/>
                  </w:numPr>
                  <w:spacing w:beforeLines="50" w:before="120" w:afterLines="50" w:after="120"/>
                  <w:ind w:leftChars="50" w:left="525" w:hanging="420"/>
                  <w:contextualSpacing/>
                  <w:jc w:val="both"/>
                </w:pPr>
              </w:pPrChange>
            </w:pPr>
            <w:ins w:id="1772" w:author="He Han" w:date="2026-10-27T14:00:00Z">
              <w:r w:rsidRPr="00C34334">
                <w:rPr>
                  <w:rFonts w:ascii="Times New Roman" w:eastAsia="仿宋_GB2312" w:hAnsi="Times New Roman" w:cs="Times New Roman"/>
                  <w:color w:val="auto"/>
                  <w:sz w:val="18"/>
                  <w:szCs w:val="18"/>
                </w:rPr>
                <w:t>Adjust the jacket temperature to 20.0 ± 5.0 °C (target: 20.0 °C).</w:t>
              </w:r>
            </w:ins>
          </w:p>
          <w:p w14:paraId="7CCF6B15" w14:textId="77777777" w:rsidR="00E63094" w:rsidRPr="00C34334" w:rsidRDefault="00E63094" w:rsidP="00C2448B">
            <w:pPr>
              <w:widowControl w:val="0"/>
              <w:numPr>
                <w:ilvl w:val="0"/>
                <w:numId w:val="271"/>
              </w:numPr>
              <w:spacing w:beforeLines="50" w:before="120" w:afterLines="50" w:after="120"/>
              <w:ind w:leftChars="50" w:left="525"/>
              <w:contextualSpacing/>
              <w:jc w:val="both"/>
              <w:rPr>
                <w:ins w:id="1773" w:author="He Han" w:date="2026-10-27T14:00:00Z"/>
                <w:rFonts w:ascii="Times New Roman" w:eastAsia="仿宋_GB2312" w:hAnsi="Times New Roman" w:cs="Times New Roman"/>
                <w:color w:val="auto"/>
                <w:sz w:val="18"/>
                <w:szCs w:val="18"/>
              </w:rPr>
              <w:pPrChange w:id="1774" w:author="He Han" w:date="2026-10-27T15:35:00Z">
                <w:pPr>
                  <w:widowControl w:val="0"/>
                  <w:numPr>
                    <w:numId w:val="271"/>
                  </w:numPr>
                  <w:spacing w:beforeLines="50" w:before="120" w:afterLines="50" w:after="120"/>
                  <w:ind w:leftChars="50" w:left="525" w:hanging="420"/>
                  <w:contextualSpacing/>
                  <w:jc w:val="both"/>
                </w:pPr>
              </w:pPrChange>
            </w:pPr>
            <w:ins w:id="1775" w:author="He Han" w:date="2026-10-27T14:00:00Z">
              <w:r w:rsidRPr="00C34334">
                <w:rPr>
                  <w:rFonts w:ascii="Times New Roman" w:eastAsia="仿宋_GB2312" w:hAnsi="Times New Roman" w:cs="Times New Roman"/>
                  <w:color w:val="auto"/>
                  <w:sz w:val="18"/>
                  <w:szCs w:val="18"/>
                </w:rPr>
                <w:t xml:space="preserve">Add Fmoc-L-Ala-OH·H2O (2.00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Stir at least 15 minutes at 20.0 ± 5.0 °C (target: 20.0 °C), Confirm no visible solids and later use.</w:t>
              </w:r>
            </w:ins>
          </w:p>
          <w:p w14:paraId="3C4BFD30" w14:textId="5E8F9FD2" w:rsidR="00E63094" w:rsidRPr="00C34334" w:rsidRDefault="00E63094" w:rsidP="00C2448B">
            <w:pPr>
              <w:widowControl w:val="0"/>
              <w:numPr>
                <w:ilvl w:val="0"/>
                <w:numId w:val="271"/>
              </w:numPr>
              <w:spacing w:beforeLines="50" w:before="120" w:afterLines="50" w:after="120"/>
              <w:ind w:leftChars="50" w:left="525"/>
              <w:contextualSpacing/>
              <w:jc w:val="both"/>
              <w:rPr>
                <w:ins w:id="1776" w:author="He Han" w:date="2026-10-27T14:00:00Z"/>
                <w:rFonts w:ascii="Times New Roman" w:eastAsia="仿宋_GB2312" w:hAnsi="Times New Roman" w:cs="Times New Roman"/>
                <w:color w:val="auto"/>
                <w:sz w:val="18"/>
                <w:szCs w:val="18"/>
              </w:rPr>
              <w:pPrChange w:id="1777" w:author="He Han" w:date="2026-10-27T15:35:00Z">
                <w:pPr>
                  <w:widowControl w:val="0"/>
                  <w:numPr>
                    <w:numId w:val="271"/>
                  </w:numPr>
                  <w:spacing w:beforeLines="50" w:before="120" w:afterLines="50" w:after="120"/>
                  <w:ind w:leftChars="50" w:left="525" w:hanging="420"/>
                  <w:contextualSpacing/>
                  <w:jc w:val="both"/>
                </w:pPr>
              </w:pPrChange>
            </w:pPr>
            <w:ins w:id="1778"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w:t>
              </w:r>
              <w:r w:rsidR="000B3A7E">
                <w:rPr>
                  <w:rFonts w:ascii="Times New Roman" w:eastAsia="仿宋_GB2312" w:hAnsi="Times New Roman" w:cs="Times New Roman"/>
                  <w:color w:val="auto"/>
                  <w:sz w:val="18"/>
                  <w:szCs w:val="18"/>
                </w:rPr>
                <w:t>1 with DMF (2.0 V, 1.90 kg/kg).</w:t>
              </w:r>
            </w:ins>
          </w:p>
          <w:p w14:paraId="4A3CFE51" w14:textId="2C347816" w:rsidR="00E63094" w:rsidRPr="00C34334" w:rsidRDefault="00E63094" w:rsidP="00C2448B">
            <w:pPr>
              <w:widowControl w:val="0"/>
              <w:numPr>
                <w:ilvl w:val="0"/>
                <w:numId w:val="271"/>
              </w:numPr>
              <w:spacing w:beforeLines="50" w:before="120" w:afterLines="50" w:after="120"/>
              <w:ind w:leftChars="50" w:left="525"/>
              <w:contextualSpacing/>
              <w:jc w:val="both"/>
              <w:rPr>
                <w:ins w:id="1779" w:author="He Han" w:date="2026-10-27T14:00:00Z"/>
                <w:rFonts w:ascii="Times New Roman" w:eastAsia="仿宋_GB2312" w:hAnsi="Times New Roman" w:cs="Times New Roman"/>
                <w:color w:val="auto"/>
                <w:sz w:val="18"/>
                <w:szCs w:val="18"/>
              </w:rPr>
              <w:pPrChange w:id="1780" w:author="He Han" w:date="2026-10-27T15:35:00Z">
                <w:pPr>
                  <w:widowControl w:val="0"/>
                  <w:numPr>
                    <w:numId w:val="271"/>
                  </w:numPr>
                  <w:spacing w:beforeLines="50" w:before="120" w:afterLines="50" w:after="120"/>
                  <w:ind w:leftChars="50" w:left="525" w:hanging="420"/>
                  <w:contextualSpacing/>
                  <w:jc w:val="both"/>
                </w:pPr>
              </w:pPrChange>
            </w:pPr>
            <w:ins w:id="1781" w:author="He Han" w:date="2026-10-27T14:00:00Z">
              <w:r w:rsidRPr="00C34334">
                <w:rPr>
                  <w:rFonts w:ascii="Times New Roman" w:eastAsia="仿宋_GB2312" w:hAnsi="Times New Roman" w:cs="Times New Roman"/>
                  <w:color w:val="auto"/>
                  <w:sz w:val="18"/>
                  <w:szCs w:val="18"/>
                </w:rPr>
                <w:t>Add DIC (2.20 eq.) into TJ4S-1213-Sy15-R01 at 20.0 ± 5.0 °C (target: 20.0 °C, activate for 20±5 min (target: 20 min) at 20.0 ±</w:t>
              </w:r>
              <w:r w:rsidR="000B3A7E">
                <w:rPr>
                  <w:rFonts w:ascii="Times New Roman" w:eastAsia="仿宋_GB2312" w:hAnsi="Times New Roman" w:cs="Times New Roman"/>
                  <w:color w:val="auto"/>
                  <w:sz w:val="18"/>
                  <w:szCs w:val="18"/>
                </w:rPr>
                <w:t xml:space="preserve"> 5.0 °C (target: 20.0 °C).</w:t>
              </w:r>
            </w:ins>
          </w:p>
          <w:p w14:paraId="20F54823" w14:textId="77777777" w:rsidR="00E63094" w:rsidRPr="00C34334" w:rsidRDefault="00E63094" w:rsidP="00C2448B">
            <w:pPr>
              <w:widowControl w:val="0"/>
              <w:numPr>
                <w:ilvl w:val="0"/>
                <w:numId w:val="271"/>
              </w:numPr>
              <w:spacing w:beforeLines="50" w:before="120" w:afterLines="50" w:after="120"/>
              <w:ind w:leftChars="50" w:left="525"/>
              <w:contextualSpacing/>
              <w:jc w:val="both"/>
              <w:rPr>
                <w:ins w:id="1782" w:author="He Han" w:date="2026-10-27T14:00:00Z"/>
                <w:rFonts w:ascii="Times New Roman" w:eastAsia="仿宋_GB2312" w:hAnsi="Times New Roman" w:cs="Times New Roman"/>
                <w:color w:val="auto"/>
                <w:sz w:val="18"/>
                <w:szCs w:val="18"/>
              </w:rPr>
              <w:pPrChange w:id="1783" w:author="He Han" w:date="2026-10-27T15:35:00Z">
                <w:pPr>
                  <w:widowControl w:val="0"/>
                  <w:numPr>
                    <w:numId w:val="271"/>
                  </w:numPr>
                  <w:spacing w:beforeLines="50" w:before="120" w:afterLines="50" w:after="120"/>
                  <w:ind w:leftChars="50" w:left="525" w:hanging="420"/>
                  <w:contextualSpacing/>
                  <w:jc w:val="both"/>
                </w:pPr>
              </w:pPrChange>
            </w:pPr>
            <w:ins w:id="1784"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0.95 kg/kg) into TJ4S-1213-Sy15-R01 to rinse the wall.</w:t>
              </w:r>
            </w:ins>
          </w:p>
          <w:p w14:paraId="7CDD30F7" w14:textId="77777777" w:rsidR="00E63094" w:rsidRPr="00C34334" w:rsidRDefault="00E63094" w:rsidP="00C2448B">
            <w:pPr>
              <w:widowControl w:val="0"/>
              <w:numPr>
                <w:ilvl w:val="0"/>
                <w:numId w:val="271"/>
              </w:numPr>
              <w:spacing w:beforeLines="50" w:before="120" w:afterLines="50" w:after="120"/>
              <w:ind w:leftChars="50" w:left="525"/>
              <w:contextualSpacing/>
              <w:jc w:val="both"/>
              <w:rPr>
                <w:ins w:id="1785" w:author="He Han" w:date="2026-10-27T14:00:00Z"/>
                <w:rFonts w:ascii="Times New Roman" w:eastAsia="仿宋_GB2312" w:hAnsi="Times New Roman" w:cs="Times New Roman"/>
                <w:color w:val="auto"/>
                <w:sz w:val="18"/>
                <w:szCs w:val="18"/>
              </w:rPr>
              <w:pPrChange w:id="1786" w:author="He Han" w:date="2026-10-27T15:35:00Z">
                <w:pPr>
                  <w:widowControl w:val="0"/>
                  <w:numPr>
                    <w:numId w:val="271"/>
                  </w:numPr>
                  <w:spacing w:beforeLines="50" w:before="120" w:afterLines="50" w:after="120"/>
                  <w:ind w:leftChars="50" w:left="525" w:hanging="420"/>
                  <w:contextualSpacing/>
                  <w:jc w:val="both"/>
                </w:pPr>
              </w:pPrChange>
            </w:pPr>
            <w:ins w:id="1787"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71B4F816" w14:textId="77777777" w:rsidTr="002079CD">
        <w:trPr>
          <w:trHeight w:val="384"/>
          <w:ins w:id="178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EF10943" w14:textId="77777777" w:rsidR="00E63094" w:rsidRPr="002079CD" w:rsidRDefault="00E63094" w:rsidP="002079CD">
            <w:pPr>
              <w:spacing w:beforeLines="50" w:before="120" w:afterLines="50" w:after="120"/>
              <w:contextualSpacing/>
              <w:jc w:val="center"/>
              <w:rPr>
                <w:ins w:id="1789" w:author="He Han" w:date="2026-10-27T14:00:00Z"/>
                <w:rFonts w:ascii="Times New Roman" w:eastAsia="仿宋_GB2312" w:hAnsi="Times New Roman" w:cs="Times New Roman"/>
                <w:sz w:val="18"/>
                <w:szCs w:val="18"/>
                <w:lang w:eastAsia="zh-CN"/>
              </w:rPr>
            </w:pPr>
            <w:ins w:id="1790" w:author="He Han" w:date="2026-10-27T14:00:00Z">
              <w:r w:rsidRPr="002079CD">
                <w:rPr>
                  <w:rFonts w:ascii="Times New Roman" w:eastAsia="仿宋_GB2312" w:hAnsi="Times New Roman" w:cs="Times New Roman"/>
                  <w:sz w:val="18"/>
                  <w:szCs w:val="18"/>
                  <w:lang w:eastAsia="zh-CN"/>
                </w:rPr>
                <w:t>78</w:t>
              </w:r>
            </w:ins>
          </w:p>
        </w:tc>
        <w:tc>
          <w:tcPr>
            <w:tcW w:w="610" w:type="pct"/>
            <w:tcBorders>
              <w:top w:val="single" w:sz="4" w:space="0" w:color="auto"/>
              <w:left w:val="single" w:sz="4" w:space="0" w:color="auto"/>
              <w:bottom w:val="single" w:sz="4" w:space="0" w:color="auto"/>
              <w:right w:val="single" w:sz="4" w:space="0" w:color="auto"/>
            </w:tcBorders>
            <w:vAlign w:val="center"/>
          </w:tcPr>
          <w:p w14:paraId="4FFD03F0" w14:textId="77777777" w:rsidR="00E63094" w:rsidRPr="00C34334" w:rsidRDefault="00E63094" w:rsidP="002079CD">
            <w:pPr>
              <w:spacing w:beforeLines="50" w:before="120" w:afterLines="50" w:after="120"/>
              <w:contextualSpacing/>
              <w:jc w:val="center"/>
              <w:rPr>
                <w:ins w:id="1791" w:author="He Han" w:date="2026-10-27T14:00:00Z"/>
                <w:rFonts w:ascii="Times New Roman" w:eastAsia="仿宋_GB2312" w:hAnsi="Times New Roman" w:cs="Times New Roman"/>
                <w:color w:val="auto"/>
                <w:sz w:val="18"/>
                <w:szCs w:val="18"/>
                <w:lang w:eastAsia="zh-CN"/>
              </w:rPr>
            </w:pPr>
            <w:ins w:id="1792"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388CFBA9" w14:textId="77777777" w:rsidR="00E63094" w:rsidRPr="00C34334" w:rsidRDefault="00E63094" w:rsidP="00C2448B">
            <w:pPr>
              <w:widowControl w:val="0"/>
              <w:numPr>
                <w:ilvl w:val="0"/>
                <w:numId w:val="272"/>
              </w:numPr>
              <w:spacing w:beforeLines="50" w:before="120" w:afterLines="50" w:after="120"/>
              <w:ind w:leftChars="50" w:left="525"/>
              <w:contextualSpacing/>
              <w:jc w:val="both"/>
              <w:rPr>
                <w:ins w:id="1793" w:author="He Han" w:date="2026-10-27T14:00:00Z"/>
                <w:rFonts w:ascii="Times New Roman" w:eastAsia="仿宋_GB2312" w:hAnsi="Times New Roman" w:cs="Times New Roman"/>
                <w:color w:val="auto"/>
                <w:sz w:val="18"/>
                <w:szCs w:val="18"/>
              </w:rPr>
              <w:pPrChange w:id="1794" w:author="He Han" w:date="2026-10-27T15:35:00Z">
                <w:pPr>
                  <w:widowControl w:val="0"/>
                  <w:numPr>
                    <w:numId w:val="272"/>
                  </w:numPr>
                  <w:spacing w:beforeLines="50" w:before="120" w:afterLines="50" w:after="120"/>
                  <w:ind w:leftChars="50" w:left="525" w:hanging="420"/>
                  <w:contextualSpacing/>
                  <w:jc w:val="both"/>
                </w:pPr>
              </w:pPrChange>
            </w:pPr>
            <w:ins w:id="1795" w:author="He Han" w:date="2026-10-27T14:00:00Z">
              <w:r w:rsidRPr="00C34334">
                <w:rPr>
                  <w:rFonts w:ascii="Times New Roman" w:eastAsia="仿宋_GB2312" w:hAnsi="Times New Roman" w:cs="Times New Roman"/>
                  <w:color w:val="auto"/>
                  <w:sz w:val="18"/>
                  <w:szCs w:val="18"/>
                </w:rPr>
                <w:t>Heat the mixture to 20.0 ~27.0 °C (target: 25.0 °C). The mixture is allowed to react at 20.0 ~27.0 °C (target: 25.0 °C).</w:t>
              </w:r>
            </w:ins>
          </w:p>
          <w:p w14:paraId="139F4456" w14:textId="77777777" w:rsidR="00E63094" w:rsidRPr="00C34334" w:rsidRDefault="00E63094" w:rsidP="00C2448B">
            <w:pPr>
              <w:widowControl w:val="0"/>
              <w:numPr>
                <w:ilvl w:val="0"/>
                <w:numId w:val="272"/>
              </w:numPr>
              <w:spacing w:beforeLines="50" w:before="120" w:afterLines="50" w:after="120"/>
              <w:ind w:leftChars="50" w:left="525"/>
              <w:contextualSpacing/>
              <w:jc w:val="both"/>
              <w:rPr>
                <w:ins w:id="1796" w:author="He Han" w:date="2026-10-27T14:00:00Z"/>
                <w:rFonts w:ascii="Times New Roman" w:eastAsia="仿宋_GB2312" w:hAnsi="Times New Roman" w:cs="Times New Roman"/>
                <w:color w:val="auto"/>
                <w:sz w:val="18"/>
                <w:szCs w:val="18"/>
              </w:rPr>
              <w:pPrChange w:id="1797" w:author="He Han" w:date="2026-10-27T15:35:00Z">
                <w:pPr>
                  <w:widowControl w:val="0"/>
                  <w:numPr>
                    <w:numId w:val="272"/>
                  </w:numPr>
                  <w:spacing w:beforeLines="50" w:before="120" w:afterLines="50" w:after="120"/>
                  <w:ind w:leftChars="50" w:left="525" w:hanging="420"/>
                  <w:contextualSpacing/>
                  <w:jc w:val="both"/>
                </w:pPr>
              </w:pPrChange>
            </w:pPr>
            <w:ins w:id="1798" w:author="He Han" w:date="2026-10-27T14:00:00Z">
              <w:r w:rsidRPr="00C34334">
                <w:rPr>
                  <w:rFonts w:ascii="Times New Roman" w:eastAsia="仿宋_GB2312" w:hAnsi="Times New Roman" w:cs="Times New Roman"/>
                  <w:color w:val="auto"/>
                  <w:sz w:val="18"/>
                  <w:szCs w:val="18"/>
                </w:rPr>
                <w:t xml:space="preserve">After 3 h±15 min (target: 3 h), sample the mixture every 0.5~1 h for </w:t>
              </w:r>
              <w:proofErr w:type="spellStart"/>
              <w:r w:rsidRPr="00C34334">
                <w:rPr>
                  <w:rFonts w:ascii="Times New Roman" w:eastAsia="仿宋_GB2312" w:hAnsi="Times New Roman" w:cs="Times New Roman"/>
                  <w:color w:val="auto"/>
                  <w:sz w:val="18"/>
                  <w:szCs w:val="18"/>
                </w:rPr>
                <w:t>ninhydrin</w:t>
              </w:r>
              <w:proofErr w:type="spellEnd"/>
              <w:r w:rsidRPr="00C34334">
                <w:rPr>
                  <w:rFonts w:ascii="Times New Roman" w:eastAsia="仿宋_GB2312" w:hAnsi="Times New Roman" w:cs="Times New Roman"/>
                  <w:color w:val="auto"/>
                  <w:sz w:val="18"/>
                  <w:szCs w:val="18"/>
                </w:rPr>
                <w:t xml:space="preserve"> test analysis until two consecutive samples test as negative (Yellow to Light pink Report Negative= Complete coupling; Blue to Purple Positive= Incomplete coupling).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 xml:space="preserve"> 9.5 h).</w:t>
              </w:r>
            </w:ins>
          </w:p>
          <w:p w14:paraId="600D44B9" w14:textId="77777777" w:rsidR="00E63094" w:rsidRPr="00C34334" w:rsidRDefault="00E63094" w:rsidP="00C2448B">
            <w:pPr>
              <w:widowControl w:val="0"/>
              <w:numPr>
                <w:ilvl w:val="0"/>
                <w:numId w:val="272"/>
              </w:numPr>
              <w:spacing w:beforeLines="50" w:before="120" w:afterLines="50" w:after="120"/>
              <w:ind w:leftChars="50" w:left="525"/>
              <w:contextualSpacing/>
              <w:jc w:val="both"/>
              <w:rPr>
                <w:ins w:id="1799" w:author="He Han" w:date="2026-10-27T14:00:00Z"/>
                <w:rFonts w:ascii="Times New Roman" w:eastAsia="仿宋_GB2312" w:hAnsi="Times New Roman" w:cs="Times New Roman"/>
                <w:color w:val="auto"/>
                <w:sz w:val="18"/>
                <w:szCs w:val="18"/>
              </w:rPr>
              <w:pPrChange w:id="1800" w:author="He Han" w:date="2026-10-27T15:35:00Z">
                <w:pPr>
                  <w:widowControl w:val="0"/>
                  <w:numPr>
                    <w:numId w:val="272"/>
                  </w:numPr>
                  <w:spacing w:beforeLines="50" w:before="120" w:afterLines="50" w:after="120"/>
                  <w:ind w:leftChars="50" w:left="525" w:hanging="420"/>
                  <w:contextualSpacing/>
                  <w:jc w:val="both"/>
                </w:pPr>
              </w:pPrChange>
            </w:pPr>
            <w:ins w:id="1801"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781250DC" w14:textId="77777777" w:rsidR="00E63094" w:rsidRPr="00C34334" w:rsidRDefault="00E63094" w:rsidP="00C2448B">
            <w:pPr>
              <w:spacing w:beforeLines="50" w:before="120" w:afterLines="50" w:after="120"/>
              <w:ind w:leftChars="50" w:left="105"/>
              <w:contextualSpacing/>
              <w:jc w:val="both"/>
              <w:rPr>
                <w:ins w:id="1802" w:author="He Han" w:date="2026-10-27T14:00:00Z"/>
                <w:rFonts w:ascii="Times New Roman" w:eastAsia="仿宋_GB2312" w:hAnsi="Times New Roman" w:cs="Times New Roman"/>
                <w:color w:val="auto"/>
                <w:sz w:val="18"/>
                <w:szCs w:val="18"/>
              </w:rPr>
              <w:pPrChange w:id="1803" w:author="He Han" w:date="2026-10-27T15:35:00Z">
                <w:pPr>
                  <w:spacing w:beforeLines="50" w:before="120" w:afterLines="50" w:after="120"/>
                  <w:ind w:leftChars="50" w:left="105"/>
                  <w:contextualSpacing/>
                  <w:jc w:val="both"/>
                </w:pPr>
              </w:pPrChange>
            </w:pPr>
            <w:ins w:id="1804"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3FAC2D8C" w14:textId="77777777" w:rsidTr="002079CD">
        <w:trPr>
          <w:trHeight w:val="384"/>
          <w:ins w:id="180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69E610C" w14:textId="77777777" w:rsidR="00E63094" w:rsidRPr="002079CD" w:rsidRDefault="00E63094" w:rsidP="002079CD">
            <w:pPr>
              <w:spacing w:beforeLines="50" w:before="120" w:afterLines="50" w:after="120"/>
              <w:contextualSpacing/>
              <w:jc w:val="center"/>
              <w:rPr>
                <w:ins w:id="1806" w:author="He Han" w:date="2026-10-27T14:00:00Z"/>
                <w:rFonts w:ascii="Times New Roman" w:eastAsia="仿宋_GB2312" w:hAnsi="Times New Roman" w:cs="Times New Roman"/>
                <w:sz w:val="18"/>
                <w:szCs w:val="18"/>
                <w:lang w:eastAsia="zh-CN"/>
              </w:rPr>
            </w:pPr>
            <w:ins w:id="1807" w:author="He Han" w:date="2026-10-27T14:00:00Z">
              <w:r w:rsidRPr="002079CD">
                <w:rPr>
                  <w:rFonts w:ascii="Times New Roman" w:eastAsia="仿宋_GB2312" w:hAnsi="Times New Roman" w:cs="Times New Roman"/>
                  <w:sz w:val="18"/>
                  <w:szCs w:val="18"/>
                  <w:lang w:eastAsia="zh-CN"/>
                </w:rPr>
                <w:t>79</w:t>
              </w:r>
            </w:ins>
          </w:p>
        </w:tc>
        <w:tc>
          <w:tcPr>
            <w:tcW w:w="610" w:type="pct"/>
            <w:tcBorders>
              <w:top w:val="single" w:sz="4" w:space="0" w:color="auto"/>
              <w:left w:val="single" w:sz="4" w:space="0" w:color="auto"/>
              <w:bottom w:val="single" w:sz="4" w:space="0" w:color="auto"/>
              <w:right w:val="single" w:sz="4" w:space="0" w:color="auto"/>
            </w:tcBorders>
            <w:vAlign w:val="center"/>
          </w:tcPr>
          <w:p w14:paraId="44FDE958" w14:textId="77777777" w:rsidR="00E63094" w:rsidRPr="00C34334" w:rsidRDefault="00E63094" w:rsidP="002079CD">
            <w:pPr>
              <w:spacing w:beforeLines="50" w:before="120" w:afterLines="50" w:after="120"/>
              <w:contextualSpacing/>
              <w:jc w:val="center"/>
              <w:rPr>
                <w:ins w:id="1808" w:author="He Han" w:date="2026-10-27T14:00:00Z"/>
                <w:rFonts w:ascii="Times New Roman" w:eastAsia="仿宋_GB2312" w:hAnsi="Times New Roman" w:cs="Times New Roman"/>
                <w:color w:val="auto"/>
                <w:sz w:val="18"/>
                <w:szCs w:val="18"/>
                <w:lang w:eastAsia="zh-CN"/>
              </w:rPr>
            </w:pPr>
            <w:ins w:id="1809"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5BEDA298" w14:textId="77777777" w:rsidR="00E63094" w:rsidRPr="00C34334" w:rsidRDefault="00E63094" w:rsidP="00C2448B">
            <w:pPr>
              <w:widowControl w:val="0"/>
              <w:numPr>
                <w:ilvl w:val="0"/>
                <w:numId w:val="273"/>
              </w:numPr>
              <w:spacing w:beforeLines="50" w:before="120" w:afterLines="50" w:after="120"/>
              <w:ind w:leftChars="50" w:left="525"/>
              <w:contextualSpacing/>
              <w:jc w:val="both"/>
              <w:rPr>
                <w:ins w:id="1810" w:author="He Han" w:date="2026-10-27T14:00:00Z"/>
                <w:rFonts w:ascii="Times New Roman" w:eastAsia="仿宋_GB2312" w:hAnsi="Times New Roman" w:cs="Times New Roman"/>
                <w:color w:val="auto"/>
                <w:sz w:val="18"/>
                <w:szCs w:val="18"/>
              </w:rPr>
              <w:pPrChange w:id="1811" w:author="He Han" w:date="2026-10-27T15:35:00Z">
                <w:pPr>
                  <w:widowControl w:val="0"/>
                  <w:numPr>
                    <w:numId w:val="273"/>
                  </w:numPr>
                  <w:spacing w:beforeLines="50" w:before="120" w:afterLines="50" w:after="120"/>
                  <w:ind w:leftChars="50" w:left="525" w:hanging="420"/>
                  <w:contextualSpacing/>
                  <w:jc w:val="both"/>
                </w:pPr>
              </w:pPrChange>
            </w:pPr>
            <w:ins w:id="1812"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468381F3" w14:textId="77777777" w:rsidR="00E63094" w:rsidRPr="00C34334" w:rsidRDefault="00E63094" w:rsidP="00C2448B">
            <w:pPr>
              <w:widowControl w:val="0"/>
              <w:numPr>
                <w:ilvl w:val="0"/>
                <w:numId w:val="273"/>
              </w:numPr>
              <w:spacing w:beforeLines="50" w:before="120" w:afterLines="50" w:after="120"/>
              <w:ind w:leftChars="50" w:left="525"/>
              <w:contextualSpacing/>
              <w:jc w:val="both"/>
              <w:rPr>
                <w:ins w:id="1813" w:author="He Han" w:date="2026-10-27T14:00:00Z"/>
                <w:rFonts w:ascii="Times New Roman" w:eastAsia="仿宋_GB2312" w:hAnsi="Times New Roman" w:cs="Times New Roman"/>
                <w:color w:val="auto"/>
                <w:sz w:val="18"/>
                <w:szCs w:val="18"/>
              </w:rPr>
              <w:pPrChange w:id="1814" w:author="He Han" w:date="2026-10-27T15:35:00Z">
                <w:pPr>
                  <w:widowControl w:val="0"/>
                  <w:numPr>
                    <w:numId w:val="273"/>
                  </w:numPr>
                  <w:spacing w:beforeLines="50" w:before="120" w:afterLines="50" w:after="120"/>
                  <w:ind w:leftChars="50" w:left="525" w:hanging="420"/>
                  <w:contextualSpacing/>
                  <w:jc w:val="both"/>
                </w:pPr>
              </w:pPrChange>
            </w:pPr>
            <w:ins w:id="1815"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3E1D3439" w14:textId="77777777" w:rsidR="00E63094" w:rsidRPr="00C34334" w:rsidRDefault="00E63094" w:rsidP="00C2448B">
            <w:pPr>
              <w:widowControl w:val="0"/>
              <w:numPr>
                <w:ilvl w:val="0"/>
                <w:numId w:val="273"/>
              </w:numPr>
              <w:spacing w:beforeLines="50" w:before="120" w:afterLines="50" w:after="120"/>
              <w:ind w:leftChars="50" w:left="525"/>
              <w:contextualSpacing/>
              <w:jc w:val="both"/>
              <w:rPr>
                <w:ins w:id="1816" w:author="He Han" w:date="2026-10-27T14:00:00Z"/>
                <w:rFonts w:ascii="Times New Roman" w:eastAsia="仿宋_GB2312" w:hAnsi="Times New Roman" w:cs="Times New Roman"/>
                <w:color w:val="auto"/>
                <w:sz w:val="18"/>
                <w:szCs w:val="18"/>
              </w:rPr>
              <w:pPrChange w:id="1817" w:author="He Han" w:date="2026-10-27T15:35:00Z">
                <w:pPr>
                  <w:widowControl w:val="0"/>
                  <w:numPr>
                    <w:numId w:val="273"/>
                  </w:numPr>
                  <w:spacing w:beforeLines="50" w:before="120" w:afterLines="50" w:after="120"/>
                  <w:ind w:leftChars="50" w:left="525" w:hanging="420"/>
                  <w:contextualSpacing/>
                  <w:jc w:val="both"/>
                </w:pPr>
              </w:pPrChange>
            </w:pPr>
            <w:ins w:id="1818"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01694C99" w14:textId="77777777" w:rsidR="00E63094" w:rsidRPr="00C34334" w:rsidRDefault="00E63094" w:rsidP="00C2448B">
            <w:pPr>
              <w:spacing w:beforeLines="50" w:before="120" w:afterLines="50" w:after="120"/>
              <w:ind w:leftChars="50" w:left="105"/>
              <w:contextualSpacing/>
              <w:jc w:val="both"/>
              <w:rPr>
                <w:ins w:id="1819" w:author="He Han" w:date="2026-10-27T14:00:00Z"/>
                <w:rFonts w:ascii="Times New Roman" w:eastAsia="仿宋_GB2312" w:hAnsi="Times New Roman" w:cs="Times New Roman"/>
                <w:color w:val="auto"/>
                <w:sz w:val="18"/>
                <w:szCs w:val="18"/>
              </w:rPr>
              <w:pPrChange w:id="1820" w:author="He Han" w:date="2026-10-27T15:35:00Z">
                <w:pPr>
                  <w:spacing w:beforeLines="50" w:before="120" w:afterLines="50" w:after="120"/>
                  <w:ind w:leftChars="50" w:left="105"/>
                  <w:contextualSpacing/>
                  <w:jc w:val="both"/>
                </w:pPr>
              </w:pPrChange>
            </w:pPr>
            <w:ins w:id="1821"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3F4C168E" w14:textId="77777777" w:rsidTr="002079CD">
        <w:trPr>
          <w:trHeight w:val="384"/>
          <w:ins w:id="182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B5C34E4" w14:textId="77777777" w:rsidR="00E63094" w:rsidRPr="002079CD" w:rsidRDefault="00E63094" w:rsidP="002079CD">
            <w:pPr>
              <w:spacing w:beforeLines="50" w:before="120" w:afterLines="50" w:after="120"/>
              <w:contextualSpacing/>
              <w:jc w:val="center"/>
              <w:rPr>
                <w:ins w:id="1823" w:author="He Han" w:date="2026-10-27T14:00:00Z"/>
                <w:rFonts w:ascii="Times New Roman" w:eastAsia="仿宋_GB2312" w:hAnsi="Times New Roman" w:cs="Times New Roman"/>
                <w:sz w:val="18"/>
                <w:szCs w:val="18"/>
                <w:lang w:eastAsia="zh-CN"/>
              </w:rPr>
            </w:pPr>
            <w:ins w:id="1824" w:author="He Han" w:date="2026-10-27T14:00:00Z">
              <w:r w:rsidRPr="002079CD">
                <w:rPr>
                  <w:rFonts w:ascii="Times New Roman" w:eastAsia="仿宋_GB2312" w:hAnsi="Times New Roman" w:cs="Times New Roman"/>
                  <w:sz w:val="18"/>
                  <w:szCs w:val="18"/>
                  <w:lang w:eastAsia="zh-CN"/>
                </w:rPr>
                <w:t>80</w:t>
              </w:r>
            </w:ins>
          </w:p>
        </w:tc>
        <w:tc>
          <w:tcPr>
            <w:tcW w:w="610" w:type="pct"/>
            <w:tcBorders>
              <w:top w:val="single" w:sz="4" w:space="0" w:color="auto"/>
              <w:left w:val="single" w:sz="4" w:space="0" w:color="auto"/>
              <w:bottom w:val="single" w:sz="4" w:space="0" w:color="auto"/>
              <w:right w:val="single" w:sz="4" w:space="0" w:color="auto"/>
            </w:tcBorders>
            <w:vAlign w:val="center"/>
          </w:tcPr>
          <w:p w14:paraId="2B65FCC0" w14:textId="77777777" w:rsidR="00E63094" w:rsidRPr="00C34334" w:rsidRDefault="00E63094" w:rsidP="002079CD">
            <w:pPr>
              <w:spacing w:beforeLines="50" w:before="120" w:afterLines="50" w:after="120"/>
              <w:contextualSpacing/>
              <w:jc w:val="center"/>
              <w:rPr>
                <w:ins w:id="1825" w:author="He Han" w:date="2026-10-27T14:00:00Z"/>
                <w:rFonts w:ascii="Times New Roman" w:eastAsia="仿宋_GB2312" w:hAnsi="Times New Roman" w:cs="Times New Roman"/>
                <w:color w:val="auto"/>
                <w:sz w:val="18"/>
                <w:szCs w:val="18"/>
                <w:lang w:eastAsia="zh-CN"/>
              </w:rPr>
            </w:pPr>
            <w:ins w:id="1826"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029E1723" w14:textId="77777777" w:rsidR="00E63094" w:rsidRPr="00C34334" w:rsidRDefault="00E63094" w:rsidP="00C2448B">
            <w:pPr>
              <w:widowControl w:val="0"/>
              <w:numPr>
                <w:ilvl w:val="0"/>
                <w:numId w:val="274"/>
              </w:numPr>
              <w:spacing w:beforeLines="50" w:before="120" w:afterLines="50" w:after="120"/>
              <w:ind w:leftChars="50" w:left="525"/>
              <w:contextualSpacing/>
              <w:jc w:val="both"/>
              <w:rPr>
                <w:ins w:id="1827" w:author="He Han" w:date="2026-10-27T14:00:00Z"/>
                <w:rFonts w:ascii="Times New Roman" w:eastAsia="仿宋_GB2312" w:hAnsi="Times New Roman" w:cs="Times New Roman"/>
                <w:color w:val="auto"/>
                <w:sz w:val="18"/>
                <w:szCs w:val="18"/>
              </w:rPr>
              <w:pPrChange w:id="1828" w:author="He Han" w:date="2026-10-27T15:35:00Z">
                <w:pPr>
                  <w:widowControl w:val="0"/>
                  <w:numPr>
                    <w:numId w:val="274"/>
                  </w:numPr>
                  <w:spacing w:beforeLines="50" w:before="120" w:afterLines="50" w:after="120"/>
                  <w:ind w:leftChars="50" w:left="525" w:hanging="420"/>
                  <w:contextualSpacing/>
                  <w:jc w:val="both"/>
                </w:pPr>
              </w:pPrChange>
            </w:pPr>
            <w:ins w:id="1829"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05EA54D6" w14:textId="77777777" w:rsidR="00E63094" w:rsidRPr="00C34334" w:rsidRDefault="00E63094" w:rsidP="00C2448B">
            <w:pPr>
              <w:widowControl w:val="0"/>
              <w:numPr>
                <w:ilvl w:val="0"/>
                <w:numId w:val="274"/>
              </w:numPr>
              <w:spacing w:beforeLines="50" w:before="120" w:afterLines="50" w:after="120"/>
              <w:ind w:leftChars="50" w:left="525"/>
              <w:contextualSpacing/>
              <w:jc w:val="both"/>
              <w:rPr>
                <w:ins w:id="1830" w:author="He Han" w:date="2026-10-27T14:00:00Z"/>
                <w:rFonts w:ascii="Times New Roman" w:eastAsia="仿宋_GB2312" w:hAnsi="Times New Roman" w:cs="Times New Roman"/>
                <w:color w:val="auto"/>
                <w:sz w:val="18"/>
                <w:szCs w:val="18"/>
              </w:rPr>
              <w:pPrChange w:id="1831" w:author="He Han" w:date="2026-10-27T15:35:00Z">
                <w:pPr>
                  <w:widowControl w:val="0"/>
                  <w:numPr>
                    <w:numId w:val="274"/>
                  </w:numPr>
                  <w:spacing w:beforeLines="50" w:before="120" w:afterLines="50" w:after="120"/>
                  <w:ind w:leftChars="50" w:left="525" w:hanging="420"/>
                  <w:contextualSpacing/>
                  <w:jc w:val="both"/>
                </w:pPr>
              </w:pPrChange>
            </w:pPr>
            <w:ins w:id="1832"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09C5554A" w14:textId="77777777" w:rsidR="00E63094" w:rsidRPr="00C34334" w:rsidRDefault="00E63094" w:rsidP="00C2448B">
            <w:pPr>
              <w:widowControl w:val="0"/>
              <w:numPr>
                <w:ilvl w:val="0"/>
                <w:numId w:val="274"/>
              </w:numPr>
              <w:spacing w:beforeLines="50" w:before="120" w:afterLines="50" w:after="120"/>
              <w:ind w:leftChars="50" w:left="525"/>
              <w:contextualSpacing/>
              <w:jc w:val="both"/>
              <w:rPr>
                <w:ins w:id="1833" w:author="He Han" w:date="2026-10-27T14:00:00Z"/>
                <w:rFonts w:ascii="Times New Roman" w:eastAsia="仿宋_GB2312" w:hAnsi="Times New Roman" w:cs="Times New Roman"/>
                <w:color w:val="auto"/>
                <w:sz w:val="18"/>
                <w:szCs w:val="18"/>
              </w:rPr>
              <w:pPrChange w:id="1834" w:author="He Han" w:date="2026-10-27T15:35:00Z">
                <w:pPr>
                  <w:widowControl w:val="0"/>
                  <w:numPr>
                    <w:numId w:val="274"/>
                  </w:numPr>
                  <w:spacing w:beforeLines="50" w:before="120" w:afterLines="50" w:after="120"/>
                  <w:ind w:leftChars="50" w:left="525" w:hanging="420"/>
                  <w:contextualSpacing/>
                  <w:jc w:val="both"/>
                </w:pPr>
              </w:pPrChange>
            </w:pPr>
            <w:ins w:id="1835" w:author="He Han" w:date="2026-10-27T14:00:00Z">
              <w:r w:rsidRPr="00C34334">
                <w:rPr>
                  <w:rFonts w:ascii="Times New Roman" w:eastAsia="仿宋_GB2312" w:hAnsi="Times New Roman" w:cs="Times New Roman"/>
                  <w:color w:val="auto"/>
                  <w:sz w:val="18"/>
                  <w:szCs w:val="18"/>
                </w:rPr>
                <w:t>Adjust to 25.0 ± 5.0 °C (target: 25.0 °C), and stir for 110 -130 min (target: 2 h) at 25.0 ± 5.0 °C (target: 25.0 °C).</w:t>
              </w:r>
            </w:ins>
          </w:p>
          <w:p w14:paraId="72659D2F" w14:textId="77777777" w:rsidR="00E63094" w:rsidRPr="00C34334" w:rsidRDefault="00E63094" w:rsidP="00C2448B">
            <w:pPr>
              <w:widowControl w:val="0"/>
              <w:numPr>
                <w:ilvl w:val="0"/>
                <w:numId w:val="274"/>
              </w:numPr>
              <w:spacing w:beforeLines="50" w:before="120" w:afterLines="50" w:after="120"/>
              <w:ind w:leftChars="50" w:left="525"/>
              <w:contextualSpacing/>
              <w:jc w:val="both"/>
              <w:rPr>
                <w:ins w:id="1836" w:author="He Han" w:date="2026-10-27T14:00:00Z"/>
                <w:rFonts w:ascii="Times New Roman" w:eastAsia="仿宋_GB2312" w:hAnsi="Times New Roman" w:cs="Times New Roman"/>
                <w:color w:val="auto"/>
                <w:sz w:val="18"/>
                <w:szCs w:val="18"/>
              </w:rPr>
              <w:pPrChange w:id="1837" w:author="He Han" w:date="2026-10-27T15:35:00Z">
                <w:pPr>
                  <w:widowControl w:val="0"/>
                  <w:numPr>
                    <w:numId w:val="274"/>
                  </w:numPr>
                  <w:spacing w:beforeLines="50" w:before="120" w:afterLines="50" w:after="120"/>
                  <w:ind w:leftChars="50" w:left="525" w:hanging="420"/>
                  <w:contextualSpacing/>
                  <w:jc w:val="both"/>
                </w:pPr>
              </w:pPrChange>
            </w:pPr>
            <w:ins w:id="1838" w:author="He Han" w:date="2026-10-27T14:00:00Z">
              <w:r w:rsidRPr="00C34334">
                <w:rPr>
                  <w:rFonts w:ascii="Times New Roman" w:eastAsia="仿宋_GB2312" w:hAnsi="Times New Roman" w:cs="Times New Roman"/>
                  <w:color w:val="auto"/>
                  <w:sz w:val="18"/>
                  <w:szCs w:val="18"/>
                </w:rPr>
                <w:t xml:space="preserve">Stop stirring, turn off the nitrogen. Drain until there is no obvious drip. </w:t>
              </w:r>
            </w:ins>
          </w:p>
        </w:tc>
      </w:tr>
      <w:tr w:rsidR="00E63094" w:rsidRPr="00C34334" w14:paraId="0F515CBD" w14:textId="77777777" w:rsidTr="002079CD">
        <w:trPr>
          <w:trHeight w:val="384"/>
          <w:ins w:id="183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50A098B" w14:textId="77777777" w:rsidR="00E63094" w:rsidRPr="002079CD" w:rsidRDefault="00E63094" w:rsidP="002079CD">
            <w:pPr>
              <w:spacing w:beforeLines="50" w:before="120" w:afterLines="50" w:after="120"/>
              <w:contextualSpacing/>
              <w:jc w:val="center"/>
              <w:rPr>
                <w:ins w:id="1840" w:author="He Han" w:date="2026-10-27T14:00:00Z"/>
                <w:rFonts w:ascii="Times New Roman" w:eastAsia="仿宋_GB2312" w:hAnsi="Times New Roman" w:cs="Times New Roman"/>
                <w:sz w:val="18"/>
                <w:szCs w:val="18"/>
                <w:lang w:eastAsia="zh-CN"/>
              </w:rPr>
            </w:pPr>
            <w:ins w:id="1841" w:author="He Han" w:date="2026-10-27T14:00:00Z">
              <w:r w:rsidRPr="002079CD">
                <w:rPr>
                  <w:rFonts w:ascii="Times New Roman" w:eastAsia="仿宋_GB2312" w:hAnsi="Times New Roman" w:cs="Times New Roman"/>
                  <w:sz w:val="18"/>
                  <w:szCs w:val="18"/>
                  <w:lang w:eastAsia="zh-CN"/>
                </w:rPr>
                <w:t>81</w:t>
              </w:r>
            </w:ins>
          </w:p>
        </w:tc>
        <w:tc>
          <w:tcPr>
            <w:tcW w:w="610" w:type="pct"/>
            <w:tcBorders>
              <w:top w:val="single" w:sz="4" w:space="0" w:color="auto"/>
              <w:left w:val="single" w:sz="4" w:space="0" w:color="auto"/>
              <w:bottom w:val="single" w:sz="4" w:space="0" w:color="auto"/>
              <w:right w:val="single" w:sz="4" w:space="0" w:color="auto"/>
            </w:tcBorders>
            <w:vAlign w:val="center"/>
          </w:tcPr>
          <w:p w14:paraId="4D1D1008" w14:textId="77777777" w:rsidR="00E63094" w:rsidRPr="00C34334" w:rsidRDefault="00E63094" w:rsidP="002079CD">
            <w:pPr>
              <w:spacing w:beforeLines="50" w:before="120" w:afterLines="50" w:after="120"/>
              <w:contextualSpacing/>
              <w:jc w:val="center"/>
              <w:rPr>
                <w:ins w:id="1842" w:author="He Han" w:date="2026-10-27T14:00:00Z"/>
                <w:rFonts w:ascii="Times New Roman" w:eastAsia="仿宋_GB2312" w:hAnsi="Times New Roman" w:cs="Times New Roman"/>
                <w:color w:val="auto"/>
                <w:sz w:val="18"/>
                <w:szCs w:val="18"/>
                <w:lang w:eastAsia="zh-CN"/>
              </w:rPr>
            </w:pPr>
            <w:ins w:id="1843"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6EFCEA61" w14:textId="77777777" w:rsidR="00E63094" w:rsidRPr="00C34334" w:rsidRDefault="00E63094" w:rsidP="00C2448B">
            <w:pPr>
              <w:widowControl w:val="0"/>
              <w:numPr>
                <w:ilvl w:val="0"/>
                <w:numId w:val="275"/>
              </w:numPr>
              <w:spacing w:beforeLines="50" w:before="120" w:afterLines="50" w:after="120"/>
              <w:ind w:leftChars="50" w:left="525"/>
              <w:contextualSpacing/>
              <w:jc w:val="both"/>
              <w:rPr>
                <w:ins w:id="1844" w:author="He Han" w:date="2026-10-27T14:00:00Z"/>
                <w:rFonts w:ascii="Times New Roman" w:eastAsia="仿宋_GB2312" w:hAnsi="Times New Roman" w:cs="Times New Roman"/>
                <w:color w:val="auto"/>
                <w:sz w:val="18"/>
                <w:szCs w:val="18"/>
              </w:rPr>
              <w:pPrChange w:id="1845" w:author="He Han" w:date="2026-10-27T15:35:00Z">
                <w:pPr>
                  <w:widowControl w:val="0"/>
                  <w:numPr>
                    <w:numId w:val="275"/>
                  </w:numPr>
                  <w:spacing w:beforeLines="50" w:before="120" w:afterLines="50" w:after="120"/>
                  <w:ind w:leftChars="50" w:left="525" w:hanging="420"/>
                  <w:contextualSpacing/>
                  <w:jc w:val="both"/>
                </w:pPr>
              </w:pPrChange>
            </w:pPr>
            <w:ins w:id="1846"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77B88585" w14:textId="77777777" w:rsidR="00E63094" w:rsidRPr="00C34334" w:rsidRDefault="00E63094" w:rsidP="00C2448B">
            <w:pPr>
              <w:widowControl w:val="0"/>
              <w:numPr>
                <w:ilvl w:val="0"/>
                <w:numId w:val="275"/>
              </w:numPr>
              <w:spacing w:beforeLines="50" w:before="120" w:afterLines="50" w:after="120"/>
              <w:ind w:leftChars="50" w:left="525"/>
              <w:contextualSpacing/>
              <w:jc w:val="both"/>
              <w:rPr>
                <w:ins w:id="1847" w:author="He Han" w:date="2026-10-27T14:00:00Z"/>
                <w:rFonts w:ascii="Times New Roman" w:eastAsia="仿宋_GB2312" w:hAnsi="Times New Roman" w:cs="Times New Roman"/>
                <w:color w:val="auto"/>
                <w:sz w:val="18"/>
                <w:szCs w:val="18"/>
              </w:rPr>
              <w:pPrChange w:id="1848" w:author="He Han" w:date="2026-10-27T15:35:00Z">
                <w:pPr>
                  <w:widowControl w:val="0"/>
                  <w:numPr>
                    <w:numId w:val="275"/>
                  </w:numPr>
                  <w:spacing w:beforeLines="50" w:before="120" w:afterLines="50" w:after="120"/>
                  <w:ind w:leftChars="50" w:left="525" w:hanging="420"/>
                  <w:contextualSpacing/>
                  <w:jc w:val="both"/>
                </w:pPr>
              </w:pPrChange>
            </w:pPr>
            <w:ins w:id="1849" w:author="He Han" w:date="2026-10-27T14:00:00Z">
              <w:r w:rsidRPr="00C34334">
                <w:rPr>
                  <w:rFonts w:ascii="Times New Roman" w:eastAsia="仿宋_GB2312" w:hAnsi="Times New Roman" w:cs="Times New Roman"/>
                  <w:color w:val="auto"/>
                  <w:sz w:val="18"/>
                  <w:szCs w:val="18"/>
                </w:rPr>
                <w:t>Add Isopropyl Acetate (10.0 V, 8.73 kg/kg) into TJ4S-1213-Sy15.</w:t>
              </w:r>
            </w:ins>
          </w:p>
          <w:p w14:paraId="7CE729F0" w14:textId="77777777" w:rsidR="00E63094" w:rsidRPr="00C34334" w:rsidRDefault="00E63094" w:rsidP="00C2448B">
            <w:pPr>
              <w:widowControl w:val="0"/>
              <w:numPr>
                <w:ilvl w:val="0"/>
                <w:numId w:val="275"/>
              </w:numPr>
              <w:spacing w:beforeLines="50" w:before="120" w:afterLines="50" w:after="120"/>
              <w:ind w:leftChars="50" w:left="525"/>
              <w:contextualSpacing/>
              <w:jc w:val="both"/>
              <w:rPr>
                <w:ins w:id="1850" w:author="He Han" w:date="2026-10-27T14:00:00Z"/>
                <w:rFonts w:ascii="Times New Roman" w:eastAsia="仿宋_GB2312" w:hAnsi="Times New Roman" w:cs="Times New Roman"/>
                <w:color w:val="auto"/>
                <w:sz w:val="18"/>
                <w:szCs w:val="18"/>
              </w:rPr>
              <w:pPrChange w:id="1851" w:author="He Han" w:date="2026-10-27T15:35:00Z">
                <w:pPr>
                  <w:widowControl w:val="0"/>
                  <w:numPr>
                    <w:numId w:val="275"/>
                  </w:numPr>
                  <w:spacing w:beforeLines="50" w:before="120" w:afterLines="50" w:after="120"/>
                  <w:ind w:leftChars="50" w:left="525" w:hanging="420"/>
                  <w:contextualSpacing/>
                  <w:jc w:val="both"/>
                </w:pPr>
              </w:pPrChange>
            </w:pPr>
            <w:ins w:id="1852"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4B40C84F" w14:textId="77777777" w:rsidR="00E63094" w:rsidRPr="00C34334" w:rsidRDefault="00E63094" w:rsidP="00C2448B">
            <w:pPr>
              <w:spacing w:beforeLines="50" w:before="120" w:afterLines="50" w:after="120"/>
              <w:ind w:leftChars="50" w:left="105"/>
              <w:contextualSpacing/>
              <w:jc w:val="both"/>
              <w:rPr>
                <w:ins w:id="1853" w:author="He Han" w:date="2026-10-27T14:00:00Z"/>
                <w:rFonts w:ascii="Times New Roman" w:eastAsia="仿宋_GB2312" w:hAnsi="Times New Roman" w:cs="Times New Roman"/>
                <w:color w:val="auto"/>
                <w:sz w:val="18"/>
                <w:szCs w:val="18"/>
              </w:rPr>
              <w:pPrChange w:id="1854" w:author="He Han" w:date="2026-10-27T15:35:00Z">
                <w:pPr>
                  <w:spacing w:beforeLines="50" w:before="120" w:afterLines="50" w:after="120"/>
                  <w:ind w:leftChars="50" w:left="105"/>
                  <w:contextualSpacing/>
                  <w:jc w:val="both"/>
                </w:pPr>
              </w:pPrChange>
            </w:pPr>
            <w:ins w:id="1855" w:author="He Han" w:date="2026-10-27T14:00:00Z">
              <w:r w:rsidRPr="00C34334">
                <w:rPr>
                  <w:rFonts w:ascii="Times New Roman" w:eastAsia="仿宋_GB2312" w:hAnsi="Times New Roman" w:cs="Times New Roman"/>
                  <w:color w:val="auto"/>
                  <w:sz w:val="18"/>
                  <w:szCs w:val="18"/>
                </w:rPr>
                <w:t>Perform this operation 4 times.</w:t>
              </w:r>
            </w:ins>
          </w:p>
        </w:tc>
      </w:tr>
      <w:tr w:rsidR="00E63094" w:rsidRPr="00C34334" w14:paraId="26F0D660" w14:textId="77777777" w:rsidTr="002079CD">
        <w:trPr>
          <w:trHeight w:val="384"/>
          <w:ins w:id="1856"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F5F7090" w14:textId="77777777" w:rsidR="00E63094" w:rsidRPr="002079CD" w:rsidRDefault="00E63094" w:rsidP="002079CD">
            <w:pPr>
              <w:spacing w:beforeLines="50" w:before="120" w:afterLines="50" w:after="120"/>
              <w:contextualSpacing/>
              <w:jc w:val="center"/>
              <w:rPr>
                <w:ins w:id="1857" w:author="He Han" w:date="2026-10-27T14:00:00Z"/>
                <w:rFonts w:ascii="Times New Roman" w:eastAsia="仿宋_GB2312" w:hAnsi="Times New Roman" w:cs="Times New Roman"/>
                <w:sz w:val="18"/>
                <w:szCs w:val="18"/>
                <w:lang w:eastAsia="zh-CN"/>
              </w:rPr>
            </w:pPr>
            <w:ins w:id="1858" w:author="He Han" w:date="2026-10-27T14:00:00Z">
              <w:r w:rsidRPr="002079CD">
                <w:rPr>
                  <w:rFonts w:ascii="Times New Roman" w:eastAsia="仿宋_GB2312" w:hAnsi="Times New Roman" w:cs="Times New Roman"/>
                  <w:sz w:val="18"/>
                  <w:szCs w:val="18"/>
                  <w:lang w:eastAsia="zh-CN"/>
                </w:rPr>
                <w:t>82</w:t>
              </w:r>
            </w:ins>
          </w:p>
        </w:tc>
        <w:tc>
          <w:tcPr>
            <w:tcW w:w="610" w:type="pct"/>
            <w:tcBorders>
              <w:top w:val="single" w:sz="4" w:space="0" w:color="auto"/>
              <w:left w:val="single" w:sz="4" w:space="0" w:color="auto"/>
              <w:bottom w:val="single" w:sz="4" w:space="0" w:color="auto"/>
              <w:right w:val="single" w:sz="4" w:space="0" w:color="auto"/>
            </w:tcBorders>
            <w:vAlign w:val="center"/>
          </w:tcPr>
          <w:p w14:paraId="4B6E1D1A" w14:textId="77777777" w:rsidR="00E63094" w:rsidRPr="00C34334" w:rsidRDefault="00E63094" w:rsidP="002079CD">
            <w:pPr>
              <w:spacing w:beforeLines="50" w:before="120" w:afterLines="50" w:after="120"/>
              <w:contextualSpacing/>
              <w:jc w:val="center"/>
              <w:rPr>
                <w:ins w:id="1859" w:author="He Han" w:date="2026-10-27T14:00:00Z"/>
                <w:rFonts w:ascii="Times New Roman" w:eastAsia="仿宋_GB2312" w:hAnsi="Times New Roman" w:cs="Times New Roman"/>
                <w:color w:val="auto"/>
                <w:sz w:val="18"/>
                <w:szCs w:val="18"/>
                <w:lang w:eastAsia="zh-CN"/>
              </w:rPr>
            </w:pPr>
            <w:ins w:id="1860"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5A5F51A6" w14:textId="77777777" w:rsidR="00E63094" w:rsidRPr="00C34334" w:rsidRDefault="00E63094" w:rsidP="00C2448B">
            <w:pPr>
              <w:widowControl w:val="0"/>
              <w:numPr>
                <w:ilvl w:val="0"/>
                <w:numId w:val="276"/>
              </w:numPr>
              <w:spacing w:beforeLines="50" w:before="120" w:afterLines="50" w:after="120"/>
              <w:ind w:leftChars="50" w:left="525"/>
              <w:contextualSpacing/>
              <w:jc w:val="both"/>
              <w:rPr>
                <w:ins w:id="1861" w:author="He Han" w:date="2026-10-27T14:00:00Z"/>
                <w:rFonts w:ascii="Times New Roman" w:eastAsia="仿宋_GB2312" w:hAnsi="Times New Roman" w:cs="Times New Roman"/>
                <w:color w:val="auto"/>
                <w:sz w:val="18"/>
                <w:szCs w:val="18"/>
              </w:rPr>
              <w:pPrChange w:id="1862" w:author="He Han" w:date="2026-10-27T15:35:00Z">
                <w:pPr>
                  <w:widowControl w:val="0"/>
                  <w:numPr>
                    <w:numId w:val="276"/>
                  </w:numPr>
                  <w:spacing w:beforeLines="50" w:before="120" w:afterLines="50" w:after="120"/>
                  <w:ind w:leftChars="50" w:left="525" w:hanging="420"/>
                  <w:contextualSpacing/>
                  <w:jc w:val="both"/>
                </w:pPr>
              </w:pPrChange>
            </w:pPr>
            <w:ins w:id="1863" w:author="He Han" w:date="2026-10-27T14:00:00Z">
              <w:r w:rsidRPr="00C34334">
                <w:rPr>
                  <w:rFonts w:ascii="Times New Roman" w:eastAsia="仿宋_GB2312" w:hAnsi="Times New Roman" w:cs="Times New Roman"/>
                  <w:color w:val="auto"/>
                  <w:sz w:val="18"/>
                  <w:szCs w:val="18"/>
                </w:rPr>
                <w:t>Add DMF (10.0 V, 9.48 kg/kg) into TJ4S-1213-Sy15.</w:t>
              </w:r>
            </w:ins>
          </w:p>
          <w:p w14:paraId="15CC3A07" w14:textId="77777777" w:rsidR="00E63094" w:rsidRPr="00C34334" w:rsidRDefault="00E63094" w:rsidP="00C2448B">
            <w:pPr>
              <w:widowControl w:val="0"/>
              <w:numPr>
                <w:ilvl w:val="0"/>
                <w:numId w:val="276"/>
              </w:numPr>
              <w:spacing w:beforeLines="50" w:before="120" w:afterLines="50" w:after="120"/>
              <w:ind w:leftChars="50" w:left="525"/>
              <w:contextualSpacing/>
              <w:jc w:val="both"/>
              <w:rPr>
                <w:ins w:id="1864" w:author="He Han" w:date="2026-10-27T14:00:00Z"/>
                <w:rFonts w:ascii="Times New Roman" w:eastAsia="仿宋_GB2312" w:hAnsi="Times New Roman" w:cs="Times New Roman"/>
                <w:color w:val="auto"/>
                <w:sz w:val="18"/>
                <w:szCs w:val="18"/>
              </w:rPr>
              <w:pPrChange w:id="1865" w:author="He Han" w:date="2026-10-27T15:35:00Z">
                <w:pPr>
                  <w:widowControl w:val="0"/>
                  <w:numPr>
                    <w:numId w:val="276"/>
                  </w:numPr>
                  <w:spacing w:beforeLines="50" w:before="120" w:afterLines="50" w:after="120"/>
                  <w:ind w:leftChars="50" w:left="525" w:hanging="420"/>
                  <w:contextualSpacing/>
                  <w:jc w:val="both"/>
                </w:pPr>
              </w:pPrChange>
            </w:pPr>
            <w:ins w:id="1866" w:author="He Han" w:date="2026-10-27T14:00:00Z">
              <w:r w:rsidRPr="00C34334">
                <w:rPr>
                  <w:rFonts w:ascii="Times New Roman" w:eastAsia="仿宋_GB2312" w:hAnsi="Times New Roman" w:cs="Times New Roman"/>
                  <w:color w:val="auto"/>
                  <w:sz w:val="18"/>
                  <w:szCs w:val="18"/>
                </w:rPr>
                <w:t xml:space="preserve">Bubble with nitrogen, then start the agitator. Stirring and turn off the nitrogen. Drain until there is no obvious drip. </w:t>
              </w:r>
            </w:ins>
          </w:p>
          <w:p w14:paraId="56DAE786" w14:textId="77777777" w:rsidR="00E63094" w:rsidRPr="00C34334" w:rsidRDefault="00E63094" w:rsidP="00C2448B">
            <w:pPr>
              <w:spacing w:beforeLines="50" w:before="120" w:afterLines="50" w:after="120"/>
              <w:ind w:leftChars="50" w:left="105"/>
              <w:contextualSpacing/>
              <w:jc w:val="both"/>
              <w:rPr>
                <w:ins w:id="1867" w:author="He Han" w:date="2026-10-27T14:00:00Z"/>
                <w:rFonts w:ascii="Times New Roman" w:eastAsia="仿宋_GB2312" w:hAnsi="Times New Roman" w:cs="Times New Roman"/>
                <w:color w:val="auto"/>
                <w:sz w:val="18"/>
                <w:szCs w:val="18"/>
              </w:rPr>
              <w:pPrChange w:id="1868" w:author="He Han" w:date="2026-10-27T15:35:00Z">
                <w:pPr>
                  <w:spacing w:beforeLines="50" w:before="120" w:afterLines="50" w:after="120"/>
                  <w:ind w:leftChars="50" w:left="105"/>
                  <w:contextualSpacing/>
                  <w:jc w:val="both"/>
                </w:pPr>
              </w:pPrChange>
            </w:pPr>
            <w:ins w:id="1869"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1E7ED021" w14:textId="77777777" w:rsidTr="002079CD">
        <w:trPr>
          <w:trHeight w:val="384"/>
          <w:ins w:id="187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05CDA6D" w14:textId="77777777" w:rsidR="00E63094" w:rsidRPr="002079CD" w:rsidRDefault="00E63094" w:rsidP="002079CD">
            <w:pPr>
              <w:spacing w:beforeLines="50" w:before="120" w:afterLines="50" w:after="120"/>
              <w:contextualSpacing/>
              <w:jc w:val="center"/>
              <w:rPr>
                <w:ins w:id="1871" w:author="He Han" w:date="2026-10-27T14:00:00Z"/>
                <w:rFonts w:ascii="Times New Roman" w:eastAsia="仿宋_GB2312" w:hAnsi="Times New Roman" w:cs="Times New Roman"/>
                <w:sz w:val="18"/>
                <w:szCs w:val="18"/>
                <w:lang w:eastAsia="zh-CN"/>
              </w:rPr>
            </w:pPr>
            <w:ins w:id="1872" w:author="He Han" w:date="2026-10-27T14:00:00Z">
              <w:r w:rsidRPr="002079CD">
                <w:rPr>
                  <w:rFonts w:ascii="Times New Roman" w:eastAsia="仿宋_GB2312" w:hAnsi="Times New Roman" w:cs="Times New Roman"/>
                  <w:sz w:val="18"/>
                  <w:szCs w:val="18"/>
                  <w:lang w:eastAsia="zh-CN"/>
                </w:rPr>
                <w:t>83</w:t>
              </w:r>
            </w:ins>
          </w:p>
        </w:tc>
        <w:tc>
          <w:tcPr>
            <w:tcW w:w="610" w:type="pct"/>
            <w:tcBorders>
              <w:top w:val="single" w:sz="4" w:space="0" w:color="auto"/>
              <w:left w:val="single" w:sz="4" w:space="0" w:color="auto"/>
              <w:bottom w:val="single" w:sz="4" w:space="0" w:color="auto"/>
              <w:right w:val="single" w:sz="4" w:space="0" w:color="auto"/>
            </w:tcBorders>
            <w:vAlign w:val="center"/>
          </w:tcPr>
          <w:p w14:paraId="053427E5" w14:textId="77777777" w:rsidR="00E63094" w:rsidRPr="00C34334" w:rsidRDefault="00E63094" w:rsidP="002079CD">
            <w:pPr>
              <w:spacing w:beforeLines="50" w:before="120" w:afterLines="50" w:after="120"/>
              <w:contextualSpacing/>
              <w:jc w:val="center"/>
              <w:rPr>
                <w:ins w:id="1873" w:author="He Han" w:date="2026-10-27T14:00:00Z"/>
                <w:rFonts w:ascii="Times New Roman" w:eastAsia="仿宋_GB2312" w:hAnsi="Times New Roman" w:cs="Times New Roman"/>
                <w:color w:val="auto"/>
                <w:sz w:val="18"/>
                <w:szCs w:val="18"/>
                <w:lang w:eastAsia="zh-CN"/>
              </w:rPr>
            </w:pPr>
            <w:proofErr w:type="spellStart"/>
            <w:ins w:id="1874"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-L-</w:t>
              </w:r>
              <w:proofErr w:type="spellStart"/>
              <w:r w:rsidRPr="00C34334">
                <w:rPr>
                  <w:rFonts w:ascii="Times New Roman" w:eastAsia="仿宋_GB2312" w:hAnsi="Times New Roman" w:cs="Times New Roman"/>
                  <w:color w:val="auto"/>
                  <w:sz w:val="18"/>
                  <w:szCs w:val="18"/>
                  <w:lang w:eastAsia="zh-CN"/>
                </w:rPr>
                <w:t>Leu</w:t>
              </w:r>
              <w:proofErr w:type="spellEnd"/>
              <w:r w:rsidRPr="00C34334">
                <w:rPr>
                  <w:rFonts w:ascii="Times New Roman" w:eastAsia="仿宋_GB2312" w:hAnsi="Times New Roman" w:cs="Times New Roman"/>
                  <w:color w:val="auto"/>
                  <w:sz w:val="18"/>
                  <w:szCs w:val="18"/>
                  <w:lang w:eastAsia="zh-CN"/>
                </w:rPr>
                <w:t xml:space="preserve">-OH </w:t>
              </w:r>
            </w:ins>
          </w:p>
          <w:p w14:paraId="3CEB3AAF" w14:textId="77777777" w:rsidR="00E63094" w:rsidRPr="00C34334" w:rsidRDefault="00E63094" w:rsidP="002079CD">
            <w:pPr>
              <w:spacing w:beforeLines="50" w:before="120" w:afterLines="50" w:after="120"/>
              <w:contextualSpacing/>
              <w:jc w:val="center"/>
              <w:rPr>
                <w:ins w:id="1875" w:author="He Han" w:date="2026-10-27T14:00:00Z"/>
                <w:rFonts w:ascii="Times New Roman" w:eastAsia="仿宋_GB2312" w:hAnsi="Times New Roman" w:cs="Times New Roman"/>
                <w:color w:val="auto"/>
                <w:sz w:val="18"/>
                <w:szCs w:val="18"/>
                <w:lang w:eastAsia="zh-CN"/>
              </w:rPr>
            </w:pPr>
            <w:ins w:id="1876" w:author="He Han" w:date="2026-10-27T14:00:00Z">
              <w:r w:rsidRPr="00C34334">
                <w:rPr>
                  <w:rFonts w:ascii="Times New Roman" w:eastAsia="仿宋_GB2312" w:hAnsi="Times New Roman" w:cs="Times New Roman"/>
                  <w:color w:val="auto"/>
                  <w:sz w:val="18"/>
                  <w:szCs w:val="18"/>
                  <w:lang w:eastAsia="zh-CN"/>
                </w:rPr>
                <w:t>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27372028" w14:textId="77777777" w:rsidR="00E63094" w:rsidRPr="00C34334" w:rsidRDefault="00E63094" w:rsidP="00C2448B">
            <w:pPr>
              <w:widowControl w:val="0"/>
              <w:numPr>
                <w:ilvl w:val="0"/>
                <w:numId w:val="277"/>
              </w:numPr>
              <w:spacing w:beforeLines="50" w:before="120" w:afterLines="50" w:after="120"/>
              <w:ind w:leftChars="50" w:left="525"/>
              <w:contextualSpacing/>
              <w:jc w:val="both"/>
              <w:rPr>
                <w:ins w:id="1877" w:author="He Han" w:date="2026-10-27T14:00:00Z"/>
                <w:rFonts w:ascii="Times New Roman" w:eastAsia="仿宋_GB2312" w:hAnsi="Times New Roman" w:cs="Times New Roman"/>
                <w:color w:val="auto"/>
                <w:sz w:val="18"/>
                <w:szCs w:val="18"/>
              </w:rPr>
              <w:pPrChange w:id="1878" w:author="He Han" w:date="2026-10-27T15:35:00Z">
                <w:pPr>
                  <w:widowControl w:val="0"/>
                  <w:numPr>
                    <w:numId w:val="277"/>
                  </w:numPr>
                  <w:spacing w:beforeLines="50" w:before="120" w:afterLines="50" w:after="120"/>
                  <w:ind w:leftChars="50" w:left="525" w:hanging="420"/>
                  <w:contextualSpacing/>
                  <w:jc w:val="both"/>
                </w:pPr>
              </w:pPrChange>
            </w:pPr>
            <w:ins w:id="1879"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08D9644B" w14:textId="77777777" w:rsidR="00E63094" w:rsidRPr="00C34334" w:rsidRDefault="00E63094" w:rsidP="00C2448B">
            <w:pPr>
              <w:widowControl w:val="0"/>
              <w:numPr>
                <w:ilvl w:val="0"/>
                <w:numId w:val="277"/>
              </w:numPr>
              <w:spacing w:beforeLines="50" w:before="120" w:afterLines="50" w:after="120"/>
              <w:ind w:leftChars="50" w:left="525"/>
              <w:contextualSpacing/>
              <w:jc w:val="both"/>
              <w:rPr>
                <w:ins w:id="1880" w:author="He Han" w:date="2026-10-27T14:00:00Z"/>
                <w:rFonts w:ascii="Times New Roman" w:eastAsia="仿宋_GB2312" w:hAnsi="Times New Roman" w:cs="Times New Roman"/>
                <w:color w:val="auto"/>
                <w:sz w:val="18"/>
                <w:szCs w:val="18"/>
              </w:rPr>
              <w:pPrChange w:id="1881" w:author="He Han" w:date="2026-10-27T15:35:00Z">
                <w:pPr>
                  <w:widowControl w:val="0"/>
                  <w:numPr>
                    <w:numId w:val="277"/>
                  </w:numPr>
                  <w:spacing w:beforeLines="50" w:before="120" w:afterLines="50" w:after="120"/>
                  <w:ind w:leftChars="50" w:left="525" w:hanging="420"/>
                  <w:contextualSpacing/>
                  <w:jc w:val="both"/>
                </w:pPr>
              </w:pPrChange>
            </w:pPr>
            <w:ins w:id="1882"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16E948D9" w14:textId="788BC0F7" w:rsidR="00E63094" w:rsidRPr="00C34334" w:rsidRDefault="00E63094" w:rsidP="00C2448B">
            <w:pPr>
              <w:widowControl w:val="0"/>
              <w:numPr>
                <w:ilvl w:val="0"/>
                <w:numId w:val="277"/>
              </w:numPr>
              <w:spacing w:beforeLines="50" w:before="120" w:afterLines="50" w:after="120"/>
              <w:ind w:leftChars="50" w:left="525"/>
              <w:contextualSpacing/>
              <w:jc w:val="both"/>
              <w:rPr>
                <w:ins w:id="1883" w:author="He Han" w:date="2026-10-27T14:00:00Z"/>
                <w:rFonts w:ascii="Times New Roman" w:eastAsia="仿宋_GB2312" w:hAnsi="Times New Roman" w:cs="Times New Roman"/>
                <w:color w:val="auto"/>
                <w:sz w:val="18"/>
                <w:szCs w:val="18"/>
              </w:rPr>
              <w:pPrChange w:id="1884" w:author="He Han" w:date="2026-10-27T15:35:00Z">
                <w:pPr>
                  <w:widowControl w:val="0"/>
                  <w:numPr>
                    <w:numId w:val="277"/>
                  </w:numPr>
                  <w:spacing w:beforeLines="50" w:before="120" w:afterLines="50" w:after="120"/>
                  <w:ind w:leftChars="50" w:left="525" w:hanging="420"/>
                  <w:contextualSpacing/>
                  <w:jc w:val="both"/>
                </w:pPr>
              </w:pPrChange>
            </w:pPr>
            <w:ins w:id="1885"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-L-</w:t>
              </w:r>
              <w:proofErr w:type="spellStart"/>
              <w:r w:rsidRPr="00C34334">
                <w:rPr>
                  <w:rFonts w:ascii="Times New Roman" w:eastAsia="仿宋_GB2312" w:hAnsi="Times New Roman" w:cs="Times New Roman"/>
                  <w:color w:val="auto"/>
                  <w:sz w:val="18"/>
                  <w:szCs w:val="18"/>
                </w:rPr>
                <w:t>Leu</w:t>
              </w:r>
              <w:proofErr w:type="spellEnd"/>
              <w:r w:rsidRPr="00C34334">
                <w:rPr>
                  <w:rFonts w:ascii="Times New Roman" w:eastAsia="仿宋_GB2312" w:hAnsi="Times New Roman" w:cs="Times New Roman"/>
                  <w:color w:val="auto"/>
                  <w:sz w:val="18"/>
                  <w:szCs w:val="18"/>
                </w:rPr>
                <w:t xml:space="preserve">-OH (2.00 </w:t>
              </w:r>
              <w:proofErr w:type="spellStart"/>
              <w:r w:rsidRPr="00C34334">
                <w:rPr>
                  <w:rFonts w:ascii="Times New Roman" w:eastAsia="仿宋_GB2312" w:hAnsi="Times New Roman" w:cs="Times New Roman"/>
                  <w:color w:val="auto"/>
                  <w:sz w:val="18"/>
                  <w:szCs w:val="18"/>
                </w:rPr>
                <w:t>eq</w:t>
              </w:r>
              <w:proofErr w:type="spellEnd"/>
              <w:r w:rsidRPr="00C34334">
                <w:rPr>
                  <w:rFonts w:ascii="Times New Roman" w:eastAsia="仿宋_GB2312" w:hAnsi="Times New Roman" w:cs="Times New Roman"/>
                  <w:color w:val="auto"/>
                  <w:sz w:val="18"/>
                  <w:szCs w:val="18"/>
                </w:rPr>
                <w:t>). Stir at least 15 minutes at 20.0 ± 5.0 °C (target: 20.0 °C), Confirm no visible solids and later use.</w:t>
              </w:r>
            </w:ins>
          </w:p>
          <w:p w14:paraId="0E9C57C5" w14:textId="77777777" w:rsidR="00E63094" w:rsidRPr="00C34334" w:rsidRDefault="00E63094" w:rsidP="00C2448B">
            <w:pPr>
              <w:widowControl w:val="0"/>
              <w:numPr>
                <w:ilvl w:val="0"/>
                <w:numId w:val="277"/>
              </w:numPr>
              <w:spacing w:beforeLines="50" w:before="120" w:afterLines="50" w:after="120"/>
              <w:ind w:leftChars="50" w:left="525"/>
              <w:contextualSpacing/>
              <w:jc w:val="both"/>
              <w:rPr>
                <w:ins w:id="1886" w:author="He Han" w:date="2026-10-27T14:00:00Z"/>
                <w:rFonts w:ascii="Times New Roman" w:eastAsia="仿宋_GB2312" w:hAnsi="Times New Roman" w:cs="Times New Roman"/>
                <w:color w:val="auto"/>
                <w:sz w:val="18"/>
                <w:szCs w:val="18"/>
              </w:rPr>
              <w:pPrChange w:id="1887" w:author="He Han" w:date="2026-10-27T15:35:00Z">
                <w:pPr>
                  <w:widowControl w:val="0"/>
                  <w:numPr>
                    <w:numId w:val="277"/>
                  </w:numPr>
                  <w:spacing w:beforeLines="50" w:before="120" w:afterLines="50" w:after="120"/>
                  <w:ind w:leftChars="50" w:left="525" w:hanging="420"/>
                  <w:contextualSpacing/>
                  <w:jc w:val="both"/>
                </w:pPr>
              </w:pPrChange>
            </w:pPr>
            <w:ins w:id="1888"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TJ4S-1213-Sy15-R01 with DMF (2.0 V, 1.90 kg/kg). </w:t>
              </w:r>
            </w:ins>
          </w:p>
          <w:p w14:paraId="1EDFD71E" w14:textId="3BEA9422" w:rsidR="00E63094" w:rsidRPr="00C34334" w:rsidRDefault="00E63094" w:rsidP="00C2448B">
            <w:pPr>
              <w:widowControl w:val="0"/>
              <w:numPr>
                <w:ilvl w:val="0"/>
                <w:numId w:val="277"/>
              </w:numPr>
              <w:spacing w:beforeLines="50" w:before="120" w:afterLines="50" w:after="120"/>
              <w:ind w:leftChars="50" w:left="525"/>
              <w:contextualSpacing/>
              <w:jc w:val="both"/>
              <w:rPr>
                <w:ins w:id="1889" w:author="He Han" w:date="2026-10-27T14:00:00Z"/>
                <w:rFonts w:ascii="Times New Roman" w:eastAsia="仿宋_GB2312" w:hAnsi="Times New Roman" w:cs="Times New Roman"/>
                <w:color w:val="auto"/>
                <w:sz w:val="18"/>
                <w:szCs w:val="18"/>
              </w:rPr>
              <w:pPrChange w:id="1890" w:author="He Han" w:date="2026-10-27T15:35:00Z">
                <w:pPr>
                  <w:widowControl w:val="0"/>
                  <w:numPr>
                    <w:numId w:val="277"/>
                  </w:numPr>
                  <w:spacing w:beforeLines="50" w:before="120" w:afterLines="50" w:after="120"/>
                  <w:ind w:leftChars="50" w:left="525" w:hanging="420"/>
                  <w:contextualSpacing/>
                  <w:jc w:val="both"/>
                </w:pPr>
              </w:pPrChange>
            </w:pPr>
            <w:ins w:id="1891" w:author="He Han" w:date="2026-10-27T14:00:00Z">
              <w:r w:rsidRPr="00C34334">
                <w:rPr>
                  <w:rFonts w:ascii="Times New Roman" w:eastAsia="仿宋_GB2312" w:hAnsi="Times New Roman" w:cs="Times New Roman"/>
                  <w:color w:val="auto"/>
                  <w:sz w:val="18"/>
                  <w:szCs w:val="18"/>
                </w:rPr>
                <w:t>Add DIC (2.20 eq.) into TJ4S-1213-Sy15-R01 at 20.0 ± 5.0 °C (target: 20.0 °C, activate for 20±5 min (target: 20 min) at 20.0 ± 5</w:t>
              </w:r>
              <w:r w:rsidR="00381C64">
                <w:rPr>
                  <w:rFonts w:ascii="Times New Roman" w:eastAsia="仿宋_GB2312" w:hAnsi="Times New Roman" w:cs="Times New Roman"/>
                  <w:color w:val="auto"/>
                  <w:sz w:val="18"/>
                  <w:szCs w:val="18"/>
                </w:rPr>
                <w:t>.0 °C (target: 20.0 °C).</w:t>
              </w:r>
            </w:ins>
          </w:p>
          <w:p w14:paraId="0C4C565E" w14:textId="77777777" w:rsidR="00E63094" w:rsidRPr="00C34334" w:rsidRDefault="00E63094" w:rsidP="00C2448B">
            <w:pPr>
              <w:widowControl w:val="0"/>
              <w:numPr>
                <w:ilvl w:val="0"/>
                <w:numId w:val="277"/>
              </w:numPr>
              <w:spacing w:beforeLines="50" w:before="120" w:afterLines="50" w:after="120"/>
              <w:ind w:leftChars="50" w:left="525"/>
              <w:contextualSpacing/>
              <w:jc w:val="both"/>
              <w:rPr>
                <w:ins w:id="1892" w:author="He Han" w:date="2026-10-27T14:00:00Z"/>
                <w:rFonts w:ascii="Times New Roman" w:eastAsia="仿宋_GB2312" w:hAnsi="Times New Roman" w:cs="Times New Roman"/>
                <w:color w:val="auto"/>
                <w:sz w:val="18"/>
                <w:szCs w:val="18"/>
              </w:rPr>
              <w:pPrChange w:id="1893" w:author="He Han" w:date="2026-10-27T15:35:00Z">
                <w:pPr>
                  <w:widowControl w:val="0"/>
                  <w:numPr>
                    <w:numId w:val="277"/>
                  </w:numPr>
                  <w:spacing w:beforeLines="50" w:before="120" w:afterLines="50" w:after="120"/>
                  <w:ind w:leftChars="50" w:left="525" w:hanging="420"/>
                  <w:contextualSpacing/>
                  <w:jc w:val="both"/>
                </w:pPr>
              </w:pPrChange>
            </w:pPr>
            <w:ins w:id="1894"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0.95 kg/kg) into TJ4S-1213-Sy15-R01 to rinse the wall.</w:t>
              </w:r>
            </w:ins>
          </w:p>
          <w:p w14:paraId="679A1E07" w14:textId="77777777" w:rsidR="00E63094" w:rsidRPr="00C34334" w:rsidRDefault="00E63094" w:rsidP="00C2448B">
            <w:pPr>
              <w:widowControl w:val="0"/>
              <w:numPr>
                <w:ilvl w:val="0"/>
                <w:numId w:val="277"/>
              </w:numPr>
              <w:spacing w:beforeLines="50" w:before="120" w:afterLines="50" w:after="120"/>
              <w:ind w:leftChars="50" w:left="525"/>
              <w:contextualSpacing/>
              <w:jc w:val="both"/>
              <w:rPr>
                <w:ins w:id="1895" w:author="He Han" w:date="2026-10-27T14:00:00Z"/>
                <w:rFonts w:ascii="Times New Roman" w:eastAsia="仿宋_GB2312" w:hAnsi="Times New Roman" w:cs="Times New Roman"/>
                <w:color w:val="auto"/>
                <w:sz w:val="18"/>
                <w:szCs w:val="18"/>
              </w:rPr>
              <w:pPrChange w:id="1896" w:author="He Han" w:date="2026-10-27T15:35:00Z">
                <w:pPr>
                  <w:widowControl w:val="0"/>
                  <w:numPr>
                    <w:numId w:val="277"/>
                  </w:numPr>
                  <w:spacing w:beforeLines="50" w:before="120" w:afterLines="50" w:after="120"/>
                  <w:ind w:leftChars="50" w:left="525" w:hanging="420"/>
                  <w:contextualSpacing/>
                  <w:jc w:val="both"/>
                </w:pPr>
              </w:pPrChange>
            </w:pPr>
            <w:ins w:id="1897"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7BFD23D9" w14:textId="77777777" w:rsidTr="002079CD">
        <w:trPr>
          <w:trHeight w:val="384"/>
          <w:ins w:id="1898"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20356D0" w14:textId="77777777" w:rsidR="00E63094" w:rsidRPr="002079CD" w:rsidRDefault="00E63094" w:rsidP="002079CD">
            <w:pPr>
              <w:spacing w:beforeLines="50" w:before="120" w:afterLines="50" w:after="120"/>
              <w:contextualSpacing/>
              <w:jc w:val="center"/>
              <w:rPr>
                <w:ins w:id="1899" w:author="He Han" w:date="2026-10-27T14:00:00Z"/>
                <w:rFonts w:ascii="Times New Roman" w:eastAsia="仿宋_GB2312" w:hAnsi="Times New Roman" w:cs="Times New Roman"/>
                <w:sz w:val="18"/>
                <w:szCs w:val="18"/>
                <w:lang w:eastAsia="zh-CN"/>
              </w:rPr>
            </w:pPr>
            <w:ins w:id="1900" w:author="He Han" w:date="2026-10-27T14:00:00Z">
              <w:r w:rsidRPr="002079CD">
                <w:rPr>
                  <w:rFonts w:ascii="Times New Roman" w:eastAsia="仿宋_GB2312" w:hAnsi="Times New Roman" w:cs="Times New Roman"/>
                  <w:sz w:val="18"/>
                  <w:szCs w:val="18"/>
                  <w:lang w:eastAsia="zh-CN"/>
                </w:rPr>
                <w:lastRenderedPageBreak/>
                <w:t>84</w:t>
              </w:r>
            </w:ins>
          </w:p>
        </w:tc>
        <w:tc>
          <w:tcPr>
            <w:tcW w:w="610" w:type="pct"/>
            <w:tcBorders>
              <w:top w:val="single" w:sz="4" w:space="0" w:color="auto"/>
              <w:left w:val="single" w:sz="4" w:space="0" w:color="auto"/>
              <w:bottom w:val="single" w:sz="4" w:space="0" w:color="auto"/>
              <w:right w:val="single" w:sz="4" w:space="0" w:color="auto"/>
            </w:tcBorders>
            <w:vAlign w:val="center"/>
          </w:tcPr>
          <w:p w14:paraId="55260E5A" w14:textId="77777777" w:rsidR="00E63094" w:rsidRPr="00C34334" w:rsidRDefault="00E63094" w:rsidP="002079CD">
            <w:pPr>
              <w:spacing w:beforeLines="50" w:before="120" w:afterLines="50" w:after="120"/>
              <w:contextualSpacing/>
              <w:jc w:val="center"/>
              <w:rPr>
                <w:ins w:id="1901" w:author="He Han" w:date="2026-10-27T14:00:00Z"/>
                <w:rFonts w:ascii="Times New Roman" w:eastAsia="仿宋_GB2312" w:hAnsi="Times New Roman" w:cs="Times New Roman"/>
                <w:color w:val="auto"/>
                <w:sz w:val="18"/>
                <w:szCs w:val="18"/>
                <w:lang w:eastAsia="zh-CN"/>
              </w:rPr>
            </w:pPr>
            <w:ins w:id="1902"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300173A8" w14:textId="77777777" w:rsidR="00E63094" w:rsidRPr="00C34334" w:rsidRDefault="00E63094" w:rsidP="00C2448B">
            <w:pPr>
              <w:widowControl w:val="0"/>
              <w:numPr>
                <w:ilvl w:val="0"/>
                <w:numId w:val="278"/>
              </w:numPr>
              <w:spacing w:beforeLines="50" w:before="120" w:afterLines="50" w:after="120"/>
              <w:ind w:leftChars="50" w:left="525"/>
              <w:contextualSpacing/>
              <w:jc w:val="both"/>
              <w:rPr>
                <w:ins w:id="1903" w:author="He Han" w:date="2026-10-27T14:00:00Z"/>
                <w:rFonts w:ascii="Times New Roman" w:eastAsia="仿宋_GB2312" w:hAnsi="Times New Roman" w:cs="Times New Roman"/>
                <w:color w:val="auto"/>
                <w:sz w:val="18"/>
                <w:szCs w:val="18"/>
              </w:rPr>
              <w:pPrChange w:id="1904" w:author="He Han" w:date="2026-10-27T15:35:00Z">
                <w:pPr>
                  <w:widowControl w:val="0"/>
                  <w:numPr>
                    <w:numId w:val="278"/>
                  </w:numPr>
                  <w:spacing w:beforeLines="50" w:before="120" w:afterLines="50" w:after="120"/>
                  <w:ind w:leftChars="50" w:left="525" w:hanging="420"/>
                  <w:contextualSpacing/>
                  <w:jc w:val="both"/>
                </w:pPr>
              </w:pPrChange>
            </w:pPr>
            <w:ins w:id="1905" w:author="He Han" w:date="2026-10-27T14:00:00Z">
              <w:r w:rsidRPr="00C34334">
                <w:rPr>
                  <w:rFonts w:ascii="Times New Roman" w:eastAsia="仿宋_GB2312" w:hAnsi="Times New Roman" w:cs="Times New Roman"/>
                  <w:color w:val="auto"/>
                  <w:sz w:val="18"/>
                  <w:szCs w:val="18"/>
                </w:rPr>
                <w:t>Heat the mixture to 20.0 ~27.0 °C (target: 25.0 °C). The mixture is allowed to react at 20.0 ~27.0 °C (target: 25.0 °C).</w:t>
              </w:r>
            </w:ins>
          </w:p>
          <w:p w14:paraId="42BEC029" w14:textId="6FE374D2" w:rsidR="00E63094" w:rsidRPr="00C34334" w:rsidRDefault="00E63094" w:rsidP="00C2448B">
            <w:pPr>
              <w:widowControl w:val="0"/>
              <w:numPr>
                <w:ilvl w:val="0"/>
                <w:numId w:val="278"/>
              </w:numPr>
              <w:spacing w:beforeLines="50" w:before="120" w:afterLines="50" w:after="120"/>
              <w:ind w:leftChars="50" w:left="525"/>
              <w:contextualSpacing/>
              <w:jc w:val="both"/>
              <w:rPr>
                <w:ins w:id="1906" w:author="He Han" w:date="2026-10-27T14:00:00Z"/>
                <w:rFonts w:ascii="Times New Roman" w:eastAsia="仿宋_GB2312" w:hAnsi="Times New Roman" w:cs="Times New Roman"/>
                <w:color w:val="auto"/>
                <w:sz w:val="18"/>
                <w:szCs w:val="18"/>
              </w:rPr>
              <w:pPrChange w:id="1907" w:author="He Han" w:date="2026-10-27T15:35:00Z">
                <w:pPr>
                  <w:widowControl w:val="0"/>
                  <w:numPr>
                    <w:numId w:val="278"/>
                  </w:numPr>
                  <w:spacing w:beforeLines="50" w:before="120" w:afterLines="50" w:after="120"/>
                  <w:ind w:leftChars="50" w:left="525" w:hanging="420"/>
                  <w:contextualSpacing/>
                  <w:jc w:val="both"/>
                </w:pPr>
              </w:pPrChange>
            </w:pPr>
            <w:ins w:id="1908" w:author="He Han" w:date="2026-10-27T14:00:00Z">
              <w:r w:rsidRPr="00C34334">
                <w:rPr>
                  <w:rFonts w:ascii="Times New Roman" w:eastAsia="仿宋_GB2312" w:hAnsi="Times New Roman" w:cs="Times New Roman" w:hint="eastAsia"/>
                  <w:color w:val="auto"/>
                  <w:sz w:val="18"/>
                  <w:szCs w:val="18"/>
                </w:rPr>
                <w:t>After 3 h</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15 min (target: 3 h), sample the mixture every 0.5~1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00655525">
                <w:rPr>
                  <w:rFonts w:ascii="Times New Roman" w:eastAsia="仿宋_GB2312" w:hAnsi="Times New Roman" w:cs="Times New Roman" w:hint="eastAsia"/>
                  <w:color w:val="auto"/>
                  <w:sz w:val="18"/>
                  <w:szCs w:val="18"/>
                </w:rPr>
                <w:t xml:space="preserve"> 9.5 h).</w:t>
              </w:r>
            </w:ins>
          </w:p>
          <w:p w14:paraId="2ADEAD5A" w14:textId="77777777" w:rsidR="00E63094" w:rsidRPr="00C34334" w:rsidRDefault="00E63094" w:rsidP="00C2448B">
            <w:pPr>
              <w:widowControl w:val="0"/>
              <w:numPr>
                <w:ilvl w:val="0"/>
                <w:numId w:val="278"/>
              </w:numPr>
              <w:spacing w:beforeLines="50" w:before="120" w:afterLines="50" w:after="120"/>
              <w:ind w:leftChars="50" w:left="525"/>
              <w:contextualSpacing/>
              <w:jc w:val="both"/>
              <w:rPr>
                <w:ins w:id="1909" w:author="He Han" w:date="2026-10-27T14:00:00Z"/>
                <w:rFonts w:ascii="Times New Roman" w:eastAsia="仿宋_GB2312" w:hAnsi="Times New Roman" w:cs="Times New Roman"/>
                <w:color w:val="auto"/>
                <w:sz w:val="18"/>
                <w:szCs w:val="18"/>
              </w:rPr>
              <w:pPrChange w:id="1910" w:author="He Han" w:date="2026-10-27T15:35:00Z">
                <w:pPr>
                  <w:widowControl w:val="0"/>
                  <w:numPr>
                    <w:numId w:val="278"/>
                  </w:numPr>
                  <w:spacing w:beforeLines="50" w:before="120" w:afterLines="50" w:after="120"/>
                  <w:ind w:leftChars="50" w:left="525" w:hanging="420"/>
                  <w:contextualSpacing/>
                  <w:jc w:val="both"/>
                </w:pPr>
              </w:pPrChange>
            </w:pPr>
            <w:ins w:id="1911"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3BAD21F9" w14:textId="77777777" w:rsidR="00E63094" w:rsidRPr="00C34334" w:rsidRDefault="00E63094" w:rsidP="00C2448B">
            <w:pPr>
              <w:spacing w:beforeLines="50" w:before="120" w:afterLines="50" w:after="120"/>
              <w:ind w:leftChars="50" w:left="105"/>
              <w:contextualSpacing/>
              <w:jc w:val="both"/>
              <w:rPr>
                <w:ins w:id="1912" w:author="He Han" w:date="2026-10-27T14:00:00Z"/>
                <w:rFonts w:ascii="Times New Roman" w:eastAsia="仿宋_GB2312" w:hAnsi="Times New Roman" w:cs="Times New Roman"/>
                <w:color w:val="auto"/>
                <w:sz w:val="18"/>
                <w:szCs w:val="18"/>
              </w:rPr>
              <w:pPrChange w:id="1913" w:author="He Han" w:date="2026-10-27T15:35:00Z">
                <w:pPr>
                  <w:spacing w:beforeLines="50" w:before="120" w:afterLines="50" w:after="120"/>
                  <w:ind w:leftChars="50" w:left="105"/>
                  <w:contextualSpacing/>
                  <w:jc w:val="both"/>
                </w:pPr>
              </w:pPrChange>
            </w:pPr>
            <w:ins w:id="1914"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7A03C82D" w14:textId="77777777" w:rsidTr="002079CD">
        <w:trPr>
          <w:trHeight w:val="384"/>
          <w:ins w:id="1915"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3955263B" w14:textId="77777777" w:rsidR="00E63094" w:rsidRPr="002079CD" w:rsidRDefault="00E63094" w:rsidP="002079CD">
            <w:pPr>
              <w:spacing w:beforeLines="50" w:before="120" w:afterLines="50" w:after="120"/>
              <w:contextualSpacing/>
              <w:jc w:val="center"/>
              <w:rPr>
                <w:ins w:id="1916" w:author="He Han" w:date="2026-10-27T14:00:00Z"/>
                <w:rFonts w:ascii="Times New Roman" w:eastAsia="仿宋_GB2312" w:hAnsi="Times New Roman" w:cs="Times New Roman"/>
                <w:sz w:val="18"/>
                <w:szCs w:val="18"/>
                <w:lang w:eastAsia="zh-CN"/>
              </w:rPr>
            </w:pPr>
            <w:ins w:id="1917" w:author="He Han" w:date="2026-10-27T14:00:00Z">
              <w:r w:rsidRPr="002079CD">
                <w:rPr>
                  <w:rFonts w:ascii="Times New Roman" w:eastAsia="仿宋_GB2312" w:hAnsi="Times New Roman" w:cs="Times New Roman"/>
                  <w:sz w:val="18"/>
                  <w:szCs w:val="18"/>
                  <w:lang w:eastAsia="zh-CN"/>
                </w:rPr>
                <w:t>85</w:t>
              </w:r>
            </w:ins>
          </w:p>
        </w:tc>
        <w:tc>
          <w:tcPr>
            <w:tcW w:w="610" w:type="pct"/>
            <w:tcBorders>
              <w:top w:val="single" w:sz="4" w:space="0" w:color="auto"/>
              <w:left w:val="single" w:sz="4" w:space="0" w:color="auto"/>
              <w:bottom w:val="single" w:sz="4" w:space="0" w:color="auto"/>
              <w:right w:val="single" w:sz="4" w:space="0" w:color="auto"/>
            </w:tcBorders>
            <w:vAlign w:val="center"/>
          </w:tcPr>
          <w:p w14:paraId="12A87C94" w14:textId="77777777" w:rsidR="00E63094" w:rsidRPr="00C34334" w:rsidRDefault="00E63094" w:rsidP="002079CD">
            <w:pPr>
              <w:spacing w:beforeLines="50" w:before="120" w:afterLines="50" w:after="120"/>
              <w:contextualSpacing/>
              <w:jc w:val="center"/>
              <w:rPr>
                <w:ins w:id="1918" w:author="He Han" w:date="2026-10-27T14:00:00Z"/>
                <w:rFonts w:ascii="Times New Roman" w:eastAsia="仿宋_GB2312" w:hAnsi="Times New Roman" w:cs="Times New Roman"/>
                <w:color w:val="auto"/>
                <w:sz w:val="18"/>
                <w:szCs w:val="18"/>
                <w:lang w:eastAsia="zh-CN"/>
              </w:rPr>
            </w:pPr>
            <w:ins w:id="1919"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64BFF6C1" w14:textId="77777777" w:rsidR="00E63094" w:rsidRPr="00C34334" w:rsidRDefault="00E63094" w:rsidP="00C2448B">
            <w:pPr>
              <w:widowControl w:val="0"/>
              <w:numPr>
                <w:ilvl w:val="0"/>
                <w:numId w:val="279"/>
              </w:numPr>
              <w:spacing w:beforeLines="50" w:before="120" w:afterLines="50" w:after="120"/>
              <w:ind w:leftChars="50" w:left="525"/>
              <w:contextualSpacing/>
              <w:jc w:val="both"/>
              <w:rPr>
                <w:ins w:id="1920" w:author="He Han" w:date="2026-10-27T14:00:00Z"/>
                <w:rFonts w:ascii="Times New Roman" w:eastAsia="仿宋_GB2312" w:hAnsi="Times New Roman" w:cs="Times New Roman"/>
                <w:color w:val="auto"/>
                <w:sz w:val="18"/>
                <w:szCs w:val="18"/>
              </w:rPr>
              <w:pPrChange w:id="1921" w:author="He Han" w:date="2026-10-27T15:35:00Z">
                <w:pPr>
                  <w:widowControl w:val="0"/>
                  <w:numPr>
                    <w:numId w:val="279"/>
                  </w:numPr>
                  <w:spacing w:beforeLines="50" w:before="120" w:afterLines="50" w:after="120"/>
                  <w:ind w:leftChars="50" w:left="525" w:hanging="420"/>
                  <w:contextualSpacing/>
                  <w:jc w:val="both"/>
                </w:pPr>
              </w:pPrChange>
            </w:pPr>
            <w:ins w:id="1922" w:author="He Han" w:date="2026-10-27T14:00:00Z">
              <w:r w:rsidRPr="00C34334">
                <w:rPr>
                  <w:rFonts w:ascii="Times New Roman" w:eastAsia="仿宋_GB2312" w:hAnsi="Times New Roman" w:cs="Times New Roman"/>
                  <w:color w:val="auto"/>
                  <w:sz w:val="18"/>
                  <w:szCs w:val="18"/>
                </w:rPr>
                <w:t>Add DMF (8.0 V, 7.58 kg/kg) into the activation tank (TJ4S-1213-Sy15-R01). Circulate and clean the activating liquid transfer pipeline, solid charging port cleaning pipeline and liquid charging port cleaning pipeline.</w:t>
              </w:r>
            </w:ins>
          </w:p>
          <w:p w14:paraId="336A44C6" w14:textId="77777777" w:rsidR="00E63094" w:rsidRPr="00C34334" w:rsidRDefault="00E63094" w:rsidP="00C2448B">
            <w:pPr>
              <w:widowControl w:val="0"/>
              <w:numPr>
                <w:ilvl w:val="0"/>
                <w:numId w:val="279"/>
              </w:numPr>
              <w:spacing w:beforeLines="50" w:before="120" w:afterLines="50" w:after="120"/>
              <w:ind w:leftChars="50" w:left="525"/>
              <w:contextualSpacing/>
              <w:jc w:val="both"/>
              <w:rPr>
                <w:ins w:id="1923" w:author="He Han" w:date="2026-10-27T14:00:00Z"/>
                <w:rFonts w:ascii="Times New Roman" w:eastAsia="仿宋_GB2312" w:hAnsi="Times New Roman" w:cs="Times New Roman"/>
                <w:color w:val="auto"/>
                <w:sz w:val="18"/>
                <w:szCs w:val="18"/>
              </w:rPr>
              <w:pPrChange w:id="1924" w:author="He Han" w:date="2026-10-27T15:35:00Z">
                <w:pPr>
                  <w:widowControl w:val="0"/>
                  <w:numPr>
                    <w:numId w:val="279"/>
                  </w:numPr>
                  <w:spacing w:beforeLines="50" w:before="120" w:afterLines="50" w:after="120"/>
                  <w:ind w:leftChars="50" w:left="525" w:hanging="420"/>
                  <w:contextualSpacing/>
                  <w:jc w:val="both"/>
                </w:pPr>
              </w:pPrChange>
            </w:pPr>
            <w:ins w:id="1925" w:author="He Han" w:date="2026-10-27T14:00:00Z">
              <w:r w:rsidRPr="00C34334">
                <w:rPr>
                  <w:rFonts w:ascii="Times New Roman" w:eastAsia="仿宋_GB2312" w:hAnsi="Times New Roman" w:cs="Times New Roman"/>
                  <w:color w:val="auto"/>
                  <w:sz w:val="18"/>
                  <w:szCs w:val="18"/>
                </w:rPr>
                <w:t>After the liquid is filtered out of the synthesis reactor. Transfer the mixture in activation tank (TJ4S-1213-Sy15-R01) to synthesis reactor (TJ4S-1213-Sy15).</w:t>
              </w:r>
            </w:ins>
          </w:p>
          <w:p w14:paraId="0EDD20AC" w14:textId="77777777" w:rsidR="00E63094" w:rsidRPr="00C34334" w:rsidRDefault="00E63094" w:rsidP="00C2448B">
            <w:pPr>
              <w:widowControl w:val="0"/>
              <w:numPr>
                <w:ilvl w:val="0"/>
                <w:numId w:val="279"/>
              </w:numPr>
              <w:spacing w:beforeLines="50" w:before="120" w:afterLines="50" w:after="120"/>
              <w:ind w:leftChars="50" w:left="525"/>
              <w:contextualSpacing/>
              <w:jc w:val="both"/>
              <w:rPr>
                <w:ins w:id="1926" w:author="He Han" w:date="2026-10-27T14:00:00Z"/>
                <w:rFonts w:ascii="Times New Roman" w:eastAsia="仿宋_GB2312" w:hAnsi="Times New Roman" w:cs="Times New Roman"/>
                <w:color w:val="auto"/>
                <w:sz w:val="18"/>
                <w:szCs w:val="18"/>
              </w:rPr>
              <w:pPrChange w:id="1927" w:author="He Han" w:date="2026-10-27T15:35:00Z">
                <w:pPr>
                  <w:widowControl w:val="0"/>
                  <w:numPr>
                    <w:numId w:val="279"/>
                  </w:numPr>
                  <w:spacing w:beforeLines="50" w:before="120" w:afterLines="50" w:after="120"/>
                  <w:ind w:leftChars="50" w:left="525" w:hanging="420"/>
                  <w:contextualSpacing/>
                  <w:jc w:val="both"/>
                </w:pPr>
              </w:pPrChange>
            </w:pPr>
            <w:ins w:id="1928" w:author="He Han" w:date="2026-10-27T14:00:00Z">
              <w:r w:rsidRPr="00C34334">
                <w:rPr>
                  <w:rFonts w:ascii="Times New Roman" w:eastAsia="仿宋_GB2312" w:hAnsi="Times New Roman" w:cs="Times New Roman"/>
                  <w:color w:val="auto"/>
                  <w:sz w:val="18"/>
                  <w:szCs w:val="18"/>
                </w:rPr>
                <w:t>Bubble with nitrogen, after stirring, turn off the nitrogen. Drain until there is no obvious drip</w:t>
              </w:r>
            </w:ins>
          </w:p>
          <w:p w14:paraId="543B1790" w14:textId="77777777" w:rsidR="00E63094" w:rsidRPr="00C34334" w:rsidRDefault="00E63094" w:rsidP="00C2448B">
            <w:pPr>
              <w:spacing w:beforeLines="50" w:before="120" w:afterLines="50" w:after="120"/>
              <w:ind w:leftChars="50" w:left="105"/>
              <w:contextualSpacing/>
              <w:jc w:val="both"/>
              <w:rPr>
                <w:ins w:id="1929" w:author="He Han" w:date="2026-10-27T14:00:00Z"/>
                <w:rFonts w:ascii="Times New Roman" w:eastAsia="仿宋_GB2312" w:hAnsi="Times New Roman" w:cs="Times New Roman"/>
                <w:color w:val="auto"/>
                <w:sz w:val="18"/>
                <w:szCs w:val="18"/>
              </w:rPr>
              <w:pPrChange w:id="1930" w:author="He Han" w:date="2026-10-27T15:35:00Z">
                <w:pPr>
                  <w:spacing w:beforeLines="50" w:before="120" w:afterLines="50" w:after="120"/>
                  <w:ind w:leftChars="50" w:left="105"/>
                  <w:contextualSpacing/>
                  <w:jc w:val="both"/>
                </w:pPr>
              </w:pPrChange>
            </w:pPr>
            <w:ins w:id="1931" w:author="He Han" w:date="2026-10-27T14:00:00Z">
              <w:r w:rsidRPr="00C34334">
                <w:rPr>
                  <w:rFonts w:ascii="Times New Roman" w:eastAsia="仿宋_GB2312" w:hAnsi="Times New Roman" w:cs="Times New Roman"/>
                  <w:color w:val="auto"/>
                  <w:sz w:val="18"/>
                  <w:szCs w:val="18"/>
                </w:rPr>
                <w:t>Note: Perform this operation 3 times.</w:t>
              </w:r>
            </w:ins>
          </w:p>
        </w:tc>
      </w:tr>
      <w:tr w:rsidR="00E63094" w:rsidRPr="00C34334" w14:paraId="590E0907" w14:textId="77777777" w:rsidTr="002079CD">
        <w:trPr>
          <w:trHeight w:val="384"/>
          <w:ins w:id="1932"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E235085" w14:textId="77777777" w:rsidR="00E63094" w:rsidRPr="002079CD" w:rsidRDefault="00E63094" w:rsidP="002079CD">
            <w:pPr>
              <w:spacing w:beforeLines="50" w:before="120" w:afterLines="50" w:after="120"/>
              <w:contextualSpacing/>
              <w:jc w:val="center"/>
              <w:rPr>
                <w:ins w:id="1933" w:author="He Han" w:date="2026-10-27T14:00:00Z"/>
                <w:rFonts w:ascii="Times New Roman" w:eastAsia="仿宋_GB2312" w:hAnsi="Times New Roman" w:cs="Times New Roman"/>
                <w:sz w:val="18"/>
                <w:szCs w:val="18"/>
                <w:lang w:eastAsia="zh-CN"/>
              </w:rPr>
            </w:pPr>
            <w:ins w:id="1934" w:author="He Han" w:date="2026-10-27T14:00:00Z">
              <w:r w:rsidRPr="002079CD">
                <w:rPr>
                  <w:rFonts w:ascii="Times New Roman" w:eastAsia="仿宋_GB2312" w:hAnsi="Times New Roman" w:cs="Times New Roman"/>
                  <w:sz w:val="18"/>
                  <w:szCs w:val="18"/>
                  <w:lang w:eastAsia="zh-CN"/>
                </w:rPr>
                <w:t>86</w:t>
              </w:r>
            </w:ins>
          </w:p>
        </w:tc>
        <w:tc>
          <w:tcPr>
            <w:tcW w:w="610" w:type="pct"/>
            <w:tcBorders>
              <w:top w:val="single" w:sz="4" w:space="0" w:color="auto"/>
              <w:left w:val="single" w:sz="4" w:space="0" w:color="auto"/>
              <w:bottom w:val="single" w:sz="4" w:space="0" w:color="auto"/>
              <w:right w:val="single" w:sz="4" w:space="0" w:color="auto"/>
            </w:tcBorders>
            <w:vAlign w:val="center"/>
          </w:tcPr>
          <w:p w14:paraId="2BD4E6FE" w14:textId="77777777" w:rsidR="00E63094" w:rsidRPr="00C34334" w:rsidRDefault="00E63094" w:rsidP="002079CD">
            <w:pPr>
              <w:spacing w:beforeLines="50" w:before="120" w:afterLines="50" w:after="120"/>
              <w:contextualSpacing/>
              <w:jc w:val="center"/>
              <w:rPr>
                <w:ins w:id="1935" w:author="He Han" w:date="2026-10-27T14:00:00Z"/>
                <w:rFonts w:ascii="Times New Roman" w:eastAsia="仿宋_GB2312" w:hAnsi="Times New Roman" w:cs="Times New Roman"/>
                <w:color w:val="auto"/>
                <w:sz w:val="18"/>
                <w:szCs w:val="18"/>
                <w:lang w:eastAsia="zh-CN"/>
              </w:rPr>
            </w:pPr>
            <w:ins w:id="1936" w:author="He Han" w:date="2026-10-27T14:00:00Z">
              <w:r w:rsidRPr="00C34334">
                <w:rPr>
                  <w:rFonts w:ascii="Times New Roman" w:eastAsia="仿宋_GB2312" w:hAnsi="Times New Roman" w:cs="Times New Roman"/>
                  <w:color w:val="auto"/>
                  <w:sz w:val="18"/>
                  <w:szCs w:val="18"/>
                  <w:lang w:eastAsia="zh-CN"/>
                </w:rPr>
                <w:t>De-</w:t>
              </w:r>
              <w:proofErr w:type="spellStart"/>
              <w:r w:rsidRPr="00C34334">
                <w:rPr>
                  <w:rFonts w:ascii="Times New Roman" w:eastAsia="仿宋_GB2312" w:hAnsi="Times New Roman" w:cs="Times New Roman"/>
                  <w:color w:val="auto"/>
                  <w:sz w:val="18"/>
                  <w:szCs w:val="18"/>
                  <w:lang w:eastAsia="zh-CN"/>
                </w:rPr>
                <w:t>Fmoc</w:t>
              </w:r>
              <w:proofErr w:type="spellEnd"/>
            </w:ins>
          </w:p>
        </w:tc>
        <w:tc>
          <w:tcPr>
            <w:tcW w:w="4121" w:type="pct"/>
            <w:tcBorders>
              <w:top w:val="single" w:sz="4" w:space="0" w:color="auto"/>
              <w:left w:val="single" w:sz="4" w:space="0" w:color="auto"/>
              <w:bottom w:val="single" w:sz="4" w:space="0" w:color="auto"/>
              <w:right w:val="single" w:sz="4" w:space="0" w:color="auto"/>
            </w:tcBorders>
            <w:vAlign w:val="center"/>
          </w:tcPr>
          <w:p w14:paraId="21AE6EAC" w14:textId="77777777" w:rsidR="00E63094" w:rsidRPr="00C34334" w:rsidRDefault="00E63094" w:rsidP="00C2448B">
            <w:pPr>
              <w:widowControl w:val="0"/>
              <w:numPr>
                <w:ilvl w:val="0"/>
                <w:numId w:val="280"/>
              </w:numPr>
              <w:spacing w:beforeLines="50" w:before="120" w:afterLines="50" w:after="120"/>
              <w:ind w:leftChars="50" w:left="525"/>
              <w:contextualSpacing/>
              <w:jc w:val="both"/>
              <w:rPr>
                <w:ins w:id="1937" w:author="He Han" w:date="2026-10-27T14:00:00Z"/>
                <w:rFonts w:ascii="Times New Roman" w:eastAsia="仿宋_GB2312" w:hAnsi="Times New Roman" w:cs="Times New Roman"/>
                <w:color w:val="auto"/>
                <w:sz w:val="18"/>
                <w:szCs w:val="18"/>
              </w:rPr>
              <w:pPrChange w:id="1938" w:author="He Han" w:date="2026-10-27T15:35:00Z">
                <w:pPr>
                  <w:widowControl w:val="0"/>
                  <w:numPr>
                    <w:numId w:val="280"/>
                  </w:numPr>
                  <w:spacing w:beforeLines="50" w:before="120" w:afterLines="50" w:after="120"/>
                  <w:ind w:leftChars="50" w:left="525" w:hanging="420"/>
                  <w:contextualSpacing/>
                  <w:jc w:val="both"/>
                </w:pPr>
              </w:pPrChange>
            </w:pPr>
            <w:ins w:id="1939" w:author="He Han" w:date="2026-10-27T14:00:00Z">
              <w:r w:rsidRPr="00C34334">
                <w:rPr>
                  <w:rFonts w:ascii="Times New Roman" w:eastAsia="仿宋_GB2312" w:hAnsi="Times New Roman" w:cs="Times New Roman"/>
                  <w:color w:val="auto"/>
                  <w:sz w:val="18"/>
                  <w:szCs w:val="18"/>
                </w:rPr>
                <w:t xml:space="preserve">Add 20 %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DMF (8.0 V, 7.45 kg/kg) into TJ4S-1213-Sy15. </w:t>
              </w:r>
            </w:ins>
          </w:p>
          <w:p w14:paraId="3BD89281" w14:textId="77777777" w:rsidR="00E63094" w:rsidRPr="00C34334" w:rsidRDefault="00E63094" w:rsidP="00C2448B">
            <w:pPr>
              <w:widowControl w:val="0"/>
              <w:numPr>
                <w:ilvl w:val="0"/>
                <w:numId w:val="280"/>
              </w:numPr>
              <w:spacing w:beforeLines="50" w:before="120" w:afterLines="50" w:after="120"/>
              <w:ind w:leftChars="50" w:left="525"/>
              <w:contextualSpacing/>
              <w:jc w:val="both"/>
              <w:rPr>
                <w:ins w:id="1940" w:author="He Han" w:date="2026-10-27T14:00:00Z"/>
                <w:rFonts w:ascii="Times New Roman" w:eastAsia="仿宋_GB2312" w:hAnsi="Times New Roman" w:cs="Times New Roman"/>
                <w:color w:val="auto"/>
                <w:sz w:val="18"/>
                <w:szCs w:val="18"/>
              </w:rPr>
              <w:pPrChange w:id="1941" w:author="He Han" w:date="2026-10-27T15:35:00Z">
                <w:pPr>
                  <w:widowControl w:val="0"/>
                  <w:numPr>
                    <w:numId w:val="280"/>
                  </w:numPr>
                  <w:spacing w:beforeLines="50" w:before="120" w:afterLines="50" w:after="120"/>
                  <w:ind w:leftChars="50" w:left="525" w:hanging="420"/>
                  <w:contextualSpacing/>
                  <w:jc w:val="both"/>
                </w:pPr>
              </w:pPrChange>
            </w:pPr>
            <w:ins w:id="1942" w:author="He Han" w:date="2026-10-27T14:00:00Z">
              <w:r w:rsidRPr="00C34334">
                <w:rPr>
                  <w:rFonts w:ascii="Times New Roman" w:eastAsia="仿宋_GB2312" w:hAnsi="Times New Roman" w:cs="Times New Roman"/>
                  <w:color w:val="auto"/>
                  <w:sz w:val="18"/>
                  <w:szCs w:val="18"/>
                </w:rPr>
                <w:t>Bubble with nitrogen for 5 ± 2 min, then start the agitator.</w:t>
              </w:r>
            </w:ins>
          </w:p>
          <w:p w14:paraId="7E79266B" w14:textId="77777777" w:rsidR="00E63094" w:rsidRPr="00C34334" w:rsidRDefault="00E63094" w:rsidP="00C2448B">
            <w:pPr>
              <w:widowControl w:val="0"/>
              <w:numPr>
                <w:ilvl w:val="0"/>
                <w:numId w:val="280"/>
              </w:numPr>
              <w:spacing w:beforeLines="50" w:before="120" w:afterLines="50" w:after="120"/>
              <w:ind w:leftChars="50" w:left="525"/>
              <w:contextualSpacing/>
              <w:jc w:val="both"/>
              <w:rPr>
                <w:ins w:id="1943" w:author="He Han" w:date="2026-10-27T14:00:00Z"/>
                <w:rFonts w:ascii="Times New Roman" w:eastAsia="仿宋_GB2312" w:hAnsi="Times New Roman" w:cs="Times New Roman"/>
                <w:color w:val="auto"/>
                <w:sz w:val="18"/>
                <w:szCs w:val="18"/>
              </w:rPr>
              <w:pPrChange w:id="1944" w:author="He Han" w:date="2026-10-27T15:35:00Z">
                <w:pPr>
                  <w:widowControl w:val="0"/>
                  <w:numPr>
                    <w:numId w:val="280"/>
                  </w:numPr>
                  <w:spacing w:beforeLines="50" w:before="120" w:afterLines="50" w:after="120"/>
                  <w:ind w:leftChars="50" w:left="525" w:hanging="420"/>
                  <w:contextualSpacing/>
                  <w:jc w:val="both"/>
                </w:pPr>
              </w:pPrChange>
            </w:pPr>
            <w:ins w:id="1945" w:author="He Han" w:date="2026-10-27T14:00:00Z">
              <w:r w:rsidRPr="00C34334">
                <w:rPr>
                  <w:rFonts w:ascii="Times New Roman" w:eastAsia="仿宋_GB2312" w:hAnsi="Times New Roman" w:cs="Times New Roman"/>
                  <w:color w:val="auto"/>
                  <w:sz w:val="18"/>
                  <w:szCs w:val="18"/>
                </w:rPr>
                <w:t>Adjust to 25.0 ± 5.0 °C (target: 25.0 °C), and stir for 110 -130 min (target: 2 h) at 25.0 ± 5.0 °C (target: 25.0 °C).</w:t>
              </w:r>
            </w:ins>
          </w:p>
          <w:p w14:paraId="08C3C29F" w14:textId="77777777" w:rsidR="00E63094" w:rsidRPr="00C34334" w:rsidRDefault="00E63094" w:rsidP="00C2448B">
            <w:pPr>
              <w:widowControl w:val="0"/>
              <w:numPr>
                <w:ilvl w:val="0"/>
                <w:numId w:val="280"/>
              </w:numPr>
              <w:spacing w:beforeLines="50" w:before="120" w:afterLines="50" w:after="120"/>
              <w:ind w:leftChars="50" w:left="525"/>
              <w:contextualSpacing/>
              <w:jc w:val="both"/>
              <w:rPr>
                <w:ins w:id="1946" w:author="He Han" w:date="2026-10-27T14:00:00Z"/>
                <w:rFonts w:ascii="Times New Roman" w:eastAsia="仿宋_GB2312" w:hAnsi="Times New Roman" w:cs="Times New Roman"/>
                <w:color w:val="auto"/>
                <w:sz w:val="18"/>
                <w:szCs w:val="18"/>
              </w:rPr>
              <w:pPrChange w:id="1947" w:author="He Han" w:date="2026-10-27T15:35:00Z">
                <w:pPr>
                  <w:widowControl w:val="0"/>
                  <w:numPr>
                    <w:numId w:val="280"/>
                  </w:numPr>
                  <w:spacing w:beforeLines="50" w:before="120" w:afterLines="50" w:after="120"/>
                  <w:ind w:leftChars="50" w:left="525" w:hanging="420"/>
                  <w:contextualSpacing/>
                  <w:jc w:val="both"/>
                </w:pPr>
              </w:pPrChange>
            </w:pPr>
            <w:ins w:id="1948" w:author="He Han" w:date="2026-10-27T14:00:00Z">
              <w:r w:rsidRPr="00C34334">
                <w:rPr>
                  <w:rFonts w:ascii="Times New Roman" w:eastAsia="仿宋_GB2312" w:hAnsi="Times New Roman" w:cs="Times New Roman"/>
                  <w:color w:val="auto"/>
                  <w:sz w:val="18"/>
                  <w:szCs w:val="18"/>
                </w:rPr>
                <w:t xml:space="preserve">Stop stirring, turn off the nitrogen. Drain until there is no obvious drip. </w:t>
              </w:r>
            </w:ins>
          </w:p>
        </w:tc>
      </w:tr>
      <w:tr w:rsidR="00E63094" w:rsidRPr="00C34334" w14:paraId="6C5B8D02" w14:textId="77777777" w:rsidTr="002079CD">
        <w:trPr>
          <w:trHeight w:val="384"/>
          <w:ins w:id="194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A7D4563" w14:textId="77777777" w:rsidR="00E63094" w:rsidRPr="002079CD" w:rsidRDefault="00E63094" w:rsidP="002079CD">
            <w:pPr>
              <w:spacing w:beforeLines="50" w:before="120" w:afterLines="50" w:after="120"/>
              <w:contextualSpacing/>
              <w:jc w:val="center"/>
              <w:rPr>
                <w:ins w:id="1950" w:author="He Han" w:date="2026-10-27T14:00:00Z"/>
                <w:rFonts w:ascii="Times New Roman" w:eastAsia="仿宋_GB2312" w:hAnsi="Times New Roman" w:cs="Times New Roman"/>
                <w:sz w:val="18"/>
                <w:szCs w:val="18"/>
                <w:lang w:eastAsia="zh-CN"/>
              </w:rPr>
            </w:pPr>
            <w:ins w:id="1951" w:author="He Han" w:date="2026-10-27T14:00:00Z">
              <w:r w:rsidRPr="002079CD">
                <w:rPr>
                  <w:rFonts w:ascii="Times New Roman" w:eastAsia="仿宋_GB2312" w:hAnsi="Times New Roman" w:cs="Times New Roman"/>
                  <w:sz w:val="18"/>
                  <w:szCs w:val="18"/>
                  <w:lang w:eastAsia="zh-CN"/>
                </w:rPr>
                <w:t>87</w:t>
              </w:r>
            </w:ins>
          </w:p>
        </w:tc>
        <w:tc>
          <w:tcPr>
            <w:tcW w:w="610" w:type="pct"/>
            <w:tcBorders>
              <w:top w:val="single" w:sz="4" w:space="0" w:color="auto"/>
              <w:left w:val="single" w:sz="4" w:space="0" w:color="auto"/>
              <w:bottom w:val="single" w:sz="4" w:space="0" w:color="auto"/>
              <w:right w:val="single" w:sz="4" w:space="0" w:color="auto"/>
            </w:tcBorders>
            <w:vAlign w:val="center"/>
          </w:tcPr>
          <w:p w14:paraId="02DB9367" w14:textId="77777777" w:rsidR="00E63094" w:rsidRPr="00C34334" w:rsidRDefault="00E63094" w:rsidP="002079CD">
            <w:pPr>
              <w:spacing w:beforeLines="50" w:before="120" w:afterLines="50" w:after="120"/>
              <w:contextualSpacing/>
              <w:jc w:val="center"/>
              <w:rPr>
                <w:ins w:id="1952" w:author="He Han" w:date="2026-10-27T14:00:00Z"/>
                <w:rFonts w:ascii="Times New Roman" w:eastAsia="仿宋_GB2312" w:hAnsi="Times New Roman" w:cs="Times New Roman"/>
                <w:color w:val="auto"/>
                <w:sz w:val="18"/>
                <w:szCs w:val="18"/>
                <w:lang w:eastAsia="zh-CN"/>
              </w:rPr>
            </w:pPr>
            <w:ins w:id="1953"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3CB27EE1" w14:textId="77777777" w:rsidR="00E63094" w:rsidRPr="00C34334" w:rsidRDefault="00E63094" w:rsidP="00C2448B">
            <w:pPr>
              <w:widowControl w:val="0"/>
              <w:numPr>
                <w:ilvl w:val="0"/>
                <w:numId w:val="281"/>
              </w:numPr>
              <w:spacing w:beforeLines="50" w:before="120" w:afterLines="50" w:after="120"/>
              <w:ind w:leftChars="50" w:left="525"/>
              <w:contextualSpacing/>
              <w:jc w:val="both"/>
              <w:rPr>
                <w:ins w:id="1954" w:author="He Han" w:date="2026-10-27T14:00:00Z"/>
                <w:rFonts w:ascii="Times New Roman" w:eastAsia="仿宋_GB2312" w:hAnsi="Times New Roman" w:cs="Times New Roman"/>
                <w:color w:val="auto"/>
                <w:sz w:val="18"/>
                <w:szCs w:val="18"/>
              </w:rPr>
              <w:pPrChange w:id="1955" w:author="He Han" w:date="2026-10-27T15:35:00Z">
                <w:pPr>
                  <w:widowControl w:val="0"/>
                  <w:numPr>
                    <w:numId w:val="281"/>
                  </w:numPr>
                  <w:spacing w:beforeLines="50" w:before="120" w:afterLines="50" w:after="120"/>
                  <w:ind w:leftChars="50" w:left="525" w:hanging="420"/>
                  <w:contextualSpacing/>
                  <w:jc w:val="both"/>
                </w:pPr>
              </w:pPrChange>
            </w:pPr>
            <w:ins w:id="1956" w:author="He Han" w:date="2026-10-27T14:00:00Z">
              <w:r w:rsidRPr="00C34334">
                <w:rPr>
                  <w:rFonts w:ascii="Times New Roman" w:eastAsia="仿宋_GB2312" w:hAnsi="Times New Roman" w:cs="Times New Roman"/>
                  <w:color w:val="auto"/>
                  <w:sz w:val="18"/>
                  <w:szCs w:val="18"/>
                </w:rPr>
                <w:t>Adjust the jacket of synthesis reactor TJ4S-1213-Sy15 to 20±5 °C (target: 20.0 °C).</w:t>
              </w:r>
            </w:ins>
          </w:p>
          <w:p w14:paraId="26BA5AE1" w14:textId="77777777" w:rsidR="00E63094" w:rsidRPr="00C34334" w:rsidRDefault="00E63094" w:rsidP="00C2448B">
            <w:pPr>
              <w:widowControl w:val="0"/>
              <w:numPr>
                <w:ilvl w:val="0"/>
                <w:numId w:val="281"/>
              </w:numPr>
              <w:spacing w:beforeLines="50" w:before="120" w:afterLines="50" w:after="120"/>
              <w:ind w:leftChars="50" w:left="525"/>
              <w:contextualSpacing/>
              <w:jc w:val="both"/>
              <w:rPr>
                <w:ins w:id="1957" w:author="He Han" w:date="2026-10-27T14:00:00Z"/>
                <w:rFonts w:ascii="Times New Roman" w:eastAsia="仿宋_GB2312" w:hAnsi="Times New Roman" w:cs="Times New Roman"/>
                <w:color w:val="auto"/>
                <w:sz w:val="18"/>
                <w:szCs w:val="18"/>
              </w:rPr>
              <w:pPrChange w:id="1958" w:author="He Han" w:date="2026-10-27T15:35:00Z">
                <w:pPr>
                  <w:widowControl w:val="0"/>
                  <w:numPr>
                    <w:numId w:val="281"/>
                  </w:numPr>
                  <w:spacing w:beforeLines="50" w:before="120" w:afterLines="50" w:after="120"/>
                  <w:ind w:leftChars="50" w:left="525" w:hanging="420"/>
                  <w:contextualSpacing/>
                  <w:jc w:val="both"/>
                </w:pPr>
              </w:pPrChange>
            </w:pPr>
            <w:ins w:id="1959" w:author="He Han" w:date="2026-10-27T14:00:00Z">
              <w:r w:rsidRPr="00C34334">
                <w:rPr>
                  <w:rFonts w:ascii="Times New Roman" w:eastAsia="仿宋_GB2312" w:hAnsi="Times New Roman" w:cs="Times New Roman"/>
                  <w:color w:val="auto"/>
                  <w:sz w:val="18"/>
                  <w:szCs w:val="18"/>
                </w:rPr>
                <w:t>Add Isopropyl Acetate (10.0 V, 8.73 kg/kg) into TJ4S-1213-Sy15.</w:t>
              </w:r>
            </w:ins>
          </w:p>
          <w:p w14:paraId="563D2BC0" w14:textId="77777777" w:rsidR="00E63094" w:rsidRPr="00C34334" w:rsidRDefault="00E63094" w:rsidP="00C2448B">
            <w:pPr>
              <w:widowControl w:val="0"/>
              <w:numPr>
                <w:ilvl w:val="0"/>
                <w:numId w:val="281"/>
              </w:numPr>
              <w:spacing w:beforeLines="50" w:before="120" w:afterLines="50" w:after="120"/>
              <w:ind w:leftChars="50" w:left="525"/>
              <w:contextualSpacing/>
              <w:jc w:val="both"/>
              <w:rPr>
                <w:ins w:id="1960" w:author="He Han" w:date="2026-10-27T14:00:00Z"/>
                <w:rFonts w:ascii="Times New Roman" w:eastAsia="仿宋_GB2312" w:hAnsi="Times New Roman" w:cs="Times New Roman"/>
                <w:color w:val="auto"/>
                <w:sz w:val="18"/>
                <w:szCs w:val="18"/>
              </w:rPr>
              <w:pPrChange w:id="1961" w:author="He Han" w:date="2026-10-27T15:35:00Z">
                <w:pPr>
                  <w:widowControl w:val="0"/>
                  <w:numPr>
                    <w:numId w:val="281"/>
                  </w:numPr>
                  <w:spacing w:beforeLines="50" w:before="120" w:afterLines="50" w:after="120"/>
                  <w:ind w:leftChars="50" w:left="525" w:hanging="420"/>
                  <w:contextualSpacing/>
                  <w:jc w:val="both"/>
                </w:pPr>
              </w:pPrChange>
            </w:pPr>
            <w:ins w:id="1962" w:author="He Han" w:date="2026-10-27T14:00:00Z">
              <w:r w:rsidRPr="00C34334">
                <w:rPr>
                  <w:rFonts w:ascii="Times New Roman" w:eastAsia="仿宋_GB2312" w:hAnsi="Times New Roman" w:cs="Times New Roman"/>
                  <w:color w:val="auto"/>
                  <w:sz w:val="18"/>
                  <w:szCs w:val="18"/>
                </w:rPr>
                <w:t xml:space="preserve"> Bubble with nitrogen, after stirring, turn off the nitrogen. Drain until there is no obvious drip. </w:t>
              </w:r>
            </w:ins>
          </w:p>
          <w:p w14:paraId="03C43F91" w14:textId="77777777" w:rsidR="00E63094" w:rsidRPr="00C34334" w:rsidRDefault="00E63094" w:rsidP="00C2448B">
            <w:pPr>
              <w:widowControl w:val="0"/>
              <w:numPr>
                <w:ilvl w:val="0"/>
                <w:numId w:val="281"/>
              </w:numPr>
              <w:spacing w:beforeLines="50" w:before="120" w:afterLines="50" w:after="120"/>
              <w:ind w:leftChars="50" w:left="525"/>
              <w:contextualSpacing/>
              <w:jc w:val="both"/>
              <w:rPr>
                <w:ins w:id="1963" w:author="He Han" w:date="2026-10-27T14:00:00Z"/>
                <w:rFonts w:ascii="Times New Roman" w:eastAsia="仿宋_GB2312" w:hAnsi="Times New Roman" w:cs="Times New Roman"/>
                <w:color w:val="auto"/>
                <w:sz w:val="18"/>
                <w:szCs w:val="18"/>
              </w:rPr>
              <w:pPrChange w:id="1964" w:author="He Han" w:date="2026-10-27T15:35:00Z">
                <w:pPr>
                  <w:widowControl w:val="0"/>
                  <w:numPr>
                    <w:numId w:val="281"/>
                  </w:numPr>
                  <w:spacing w:beforeLines="50" w:before="120" w:afterLines="50" w:after="120"/>
                  <w:ind w:leftChars="50" w:left="525" w:hanging="420"/>
                  <w:contextualSpacing/>
                  <w:jc w:val="both"/>
                </w:pPr>
              </w:pPrChange>
            </w:pPr>
            <w:ins w:id="1965" w:author="He Han" w:date="2026-10-27T14:00:00Z">
              <w:r w:rsidRPr="00C34334">
                <w:rPr>
                  <w:rFonts w:ascii="Times New Roman" w:eastAsia="仿宋_GB2312" w:hAnsi="Times New Roman" w:cs="Times New Roman"/>
                  <w:color w:val="auto"/>
                  <w:sz w:val="18"/>
                  <w:szCs w:val="18"/>
                </w:rPr>
                <w:t>Perform this operation 10 times.</w:t>
              </w:r>
            </w:ins>
          </w:p>
          <w:p w14:paraId="1AC756D9" w14:textId="77777777" w:rsidR="00E63094" w:rsidRPr="00C34334" w:rsidRDefault="00E63094" w:rsidP="00C2448B">
            <w:pPr>
              <w:widowControl w:val="0"/>
              <w:numPr>
                <w:ilvl w:val="0"/>
                <w:numId w:val="281"/>
              </w:numPr>
              <w:spacing w:beforeLines="50" w:before="120" w:afterLines="50" w:after="120"/>
              <w:ind w:leftChars="50" w:left="525"/>
              <w:contextualSpacing/>
              <w:jc w:val="both"/>
              <w:rPr>
                <w:ins w:id="1966" w:author="He Han" w:date="2026-10-27T14:00:00Z"/>
                <w:rFonts w:ascii="Times New Roman" w:eastAsia="仿宋_GB2312" w:hAnsi="Times New Roman" w:cs="Times New Roman"/>
                <w:color w:val="auto"/>
                <w:sz w:val="18"/>
                <w:szCs w:val="18"/>
              </w:rPr>
              <w:pPrChange w:id="1967" w:author="He Han" w:date="2026-10-27T15:35:00Z">
                <w:pPr>
                  <w:widowControl w:val="0"/>
                  <w:numPr>
                    <w:numId w:val="281"/>
                  </w:numPr>
                  <w:spacing w:beforeLines="50" w:before="120" w:afterLines="50" w:after="120"/>
                  <w:ind w:leftChars="50" w:left="525" w:hanging="420"/>
                  <w:contextualSpacing/>
                  <w:jc w:val="both"/>
                </w:pPr>
              </w:pPrChange>
            </w:pPr>
            <w:ins w:id="1968" w:author="He Han" w:date="2026-10-27T14:00:00Z">
              <w:r w:rsidRPr="00C34334">
                <w:rPr>
                  <w:rFonts w:ascii="Times New Roman" w:eastAsia="仿宋_GB2312" w:hAnsi="Times New Roman" w:cs="Times New Roman"/>
                  <w:color w:val="auto"/>
                  <w:sz w:val="18"/>
                  <w:szCs w:val="18"/>
                </w:rPr>
                <w:t xml:space="preserve">Starting with the 10th wash, sample the isopropyl acetate washing solution during stirring and develop with </w:t>
              </w:r>
              <w:proofErr w:type="spellStart"/>
              <w:r w:rsidRPr="00C34334">
                <w:rPr>
                  <w:rFonts w:ascii="Times New Roman" w:eastAsia="仿宋_GB2312" w:hAnsi="Times New Roman" w:cs="Times New Roman"/>
                  <w:color w:val="auto"/>
                  <w:sz w:val="18"/>
                  <w:szCs w:val="18"/>
                </w:rPr>
                <w:t>chloranil</w:t>
              </w:r>
              <w:proofErr w:type="spellEnd"/>
              <w:r w:rsidRPr="00C34334">
                <w:rPr>
                  <w:rFonts w:ascii="Times New Roman" w:eastAsia="仿宋_GB2312" w:hAnsi="Times New Roman" w:cs="Times New Roman"/>
                  <w:color w:val="auto"/>
                  <w:sz w:val="18"/>
                  <w:szCs w:val="18"/>
                </w:rPr>
                <w:t xml:space="preserve">, compare the color with the standard 500 ppm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Isopropyl Acetate as reference solution.  If the color is darker than the reference solution, repeat the IPAC wash twice. Sample again. Repeat until the color of the washing solution’s </w:t>
              </w:r>
              <w:proofErr w:type="spellStart"/>
              <w:r w:rsidRPr="00C34334">
                <w:rPr>
                  <w:rFonts w:ascii="Times New Roman" w:eastAsia="仿宋_GB2312" w:hAnsi="Times New Roman" w:cs="Times New Roman"/>
                  <w:color w:val="auto"/>
                  <w:sz w:val="18"/>
                  <w:szCs w:val="18"/>
                </w:rPr>
                <w:t>chloranil</w:t>
              </w:r>
              <w:proofErr w:type="spellEnd"/>
              <w:r w:rsidRPr="00C34334">
                <w:rPr>
                  <w:rFonts w:ascii="Times New Roman" w:eastAsia="仿宋_GB2312" w:hAnsi="Times New Roman" w:cs="Times New Roman"/>
                  <w:color w:val="auto"/>
                  <w:sz w:val="18"/>
                  <w:szCs w:val="18"/>
                </w:rPr>
                <w:t xml:space="preserve"> test is lighter or consistent with the reference solution and then </w:t>
              </w:r>
            </w:ins>
          </w:p>
        </w:tc>
      </w:tr>
      <w:tr w:rsidR="00E63094" w:rsidRPr="00C34334" w14:paraId="301D0C22" w14:textId="77777777" w:rsidTr="002079CD">
        <w:trPr>
          <w:trHeight w:val="384"/>
          <w:ins w:id="196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0F3D7F30" w14:textId="77777777" w:rsidR="00E63094" w:rsidRPr="002079CD" w:rsidRDefault="00E63094" w:rsidP="002079CD">
            <w:pPr>
              <w:spacing w:beforeLines="50" w:before="120" w:afterLines="50" w:after="120"/>
              <w:contextualSpacing/>
              <w:jc w:val="center"/>
              <w:rPr>
                <w:ins w:id="1970" w:author="He Han" w:date="2026-10-27T14:00:00Z"/>
                <w:rFonts w:ascii="Times New Roman" w:eastAsia="仿宋_GB2312" w:hAnsi="Times New Roman" w:cs="Times New Roman"/>
                <w:sz w:val="18"/>
                <w:szCs w:val="18"/>
                <w:lang w:eastAsia="zh-CN"/>
              </w:rPr>
            </w:pPr>
            <w:ins w:id="1971" w:author="He Han" w:date="2026-10-27T14:00:00Z">
              <w:r w:rsidRPr="002079CD">
                <w:rPr>
                  <w:rFonts w:ascii="Times New Roman" w:eastAsia="仿宋_GB2312" w:hAnsi="Times New Roman" w:cs="Times New Roman"/>
                  <w:sz w:val="18"/>
                  <w:szCs w:val="18"/>
                  <w:lang w:eastAsia="zh-CN"/>
                </w:rPr>
                <w:t>88</w:t>
              </w:r>
            </w:ins>
          </w:p>
        </w:tc>
        <w:tc>
          <w:tcPr>
            <w:tcW w:w="610" w:type="pct"/>
            <w:tcBorders>
              <w:top w:val="single" w:sz="4" w:space="0" w:color="auto"/>
              <w:left w:val="single" w:sz="4" w:space="0" w:color="auto"/>
              <w:bottom w:val="single" w:sz="4" w:space="0" w:color="auto"/>
              <w:right w:val="single" w:sz="4" w:space="0" w:color="auto"/>
            </w:tcBorders>
            <w:vAlign w:val="center"/>
          </w:tcPr>
          <w:p w14:paraId="454518D9" w14:textId="77777777" w:rsidR="00E63094" w:rsidRPr="00C34334" w:rsidRDefault="00E63094" w:rsidP="002079CD">
            <w:pPr>
              <w:spacing w:beforeLines="50" w:before="120" w:afterLines="50" w:after="120"/>
              <w:contextualSpacing/>
              <w:jc w:val="center"/>
              <w:rPr>
                <w:ins w:id="1972" w:author="He Han" w:date="2026-10-27T14:00:00Z"/>
                <w:rFonts w:ascii="Times New Roman" w:eastAsia="仿宋_GB2312" w:hAnsi="Times New Roman" w:cs="Times New Roman"/>
                <w:color w:val="auto"/>
                <w:sz w:val="18"/>
                <w:szCs w:val="18"/>
                <w:lang w:eastAsia="zh-CN"/>
              </w:rPr>
            </w:pPr>
            <w:ins w:id="1973" w:author="He Han" w:date="2026-10-27T14:00:00Z">
              <w:r w:rsidRPr="00C34334">
                <w:rPr>
                  <w:rFonts w:ascii="Times New Roman" w:eastAsia="仿宋_GB2312" w:hAnsi="Times New Roman" w:cs="Times New Roman"/>
                  <w:color w:val="auto"/>
                  <w:sz w:val="18"/>
                  <w:szCs w:val="18"/>
                  <w:lang w:eastAsia="zh-CN"/>
                </w:rPr>
                <w:t>Re-swelling</w:t>
              </w:r>
            </w:ins>
          </w:p>
        </w:tc>
        <w:tc>
          <w:tcPr>
            <w:tcW w:w="4121" w:type="pct"/>
            <w:tcBorders>
              <w:top w:val="single" w:sz="4" w:space="0" w:color="auto"/>
              <w:left w:val="single" w:sz="4" w:space="0" w:color="auto"/>
              <w:bottom w:val="single" w:sz="4" w:space="0" w:color="auto"/>
              <w:right w:val="single" w:sz="4" w:space="0" w:color="auto"/>
            </w:tcBorders>
            <w:vAlign w:val="center"/>
          </w:tcPr>
          <w:p w14:paraId="06D71075" w14:textId="77777777" w:rsidR="00E63094" w:rsidRPr="00C34334" w:rsidRDefault="00E63094" w:rsidP="00C2448B">
            <w:pPr>
              <w:widowControl w:val="0"/>
              <w:numPr>
                <w:ilvl w:val="0"/>
                <w:numId w:val="282"/>
              </w:numPr>
              <w:spacing w:beforeLines="50" w:before="120" w:afterLines="50" w:after="120"/>
              <w:ind w:leftChars="50" w:left="525"/>
              <w:contextualSpacing/>
              <w:jc w:val="both"/>
              <w:rPr>
                <w:ins w:id="1974" w:author="He Han" w:date="2026-10-27T14:00:00Z"/>
                <w:rFonts w:ascii="Times New Roman" w:eastAsia="仿宋_GB2312" w:hAnsi="Times New Roman" w:cs="Times New Roman"/>
                <w:color w:val="auto"/>
                <w:sz w:val="18"/>
                <w:szCs w:val="18"/>
              </w:rPr>
              <w:pPrChange w:id="1975" w:author="He Han" w:date="2026-10-27T15:35:00Z">
                <w:pPr>
                  <w:widowControl w:val="0"/>
                  <w:numPr>
                    <w:numId w:val="282"/>
                  </w:numPr>
                  <w:spacing w:beforeLines="50" w:before="120" w:afterLines="50" w:after="120"/>
                  <w:ind w:leftChars="50" w:left="525" w:hanging="420"/>
                  <w:contextualSpacing/>
                  <w:jc w:val="both"/>
                </w:pPr>
              </w:pPrChange>
            </w:pPr>
            <w:ins w:id="1976" w:author="He Han" w:date="2026-10-27T14:00:00Z">
              <w:r w:rsidRPr="00C34334">
                <w:rPr>
                  <w:rFonts w:ascii="Times New Roman" w:eastAsia="仿宋_GB2312" w:hAnsi="Times New Roman" w:cs="Times New Roman"/>
                  <w:color w:val="auto"/>
                  <w:sz w:val="18"/>
                  <w:szCs w:val="18"/>
                </w:rPr>
                <w:t>Add DMF (12.0 V, 11.38 kg/kg) into TJ4S-1213-Sy15.</w:t>
              </w:r>
            </w:ins>
          </w:p>
          <w:p w14:paraId="039F00E5" w14:textId="77777777" w:rsidR="00E63094" w:rsidRPr="00C34334" w:rsidRDefault="00E63094" w:rsidP="00C2448B">
            <w:pPr>
              <w:widowControl w:val="0"/>
              <w:numPr>
                <w:ilvl w:val="0"/>
                <w:numId w:val="282"/>
              </w:numPr>
              <w:spacing w:beforeLines="50" w:before="120" w:afterLines="50" w:after="120"/>
              <w:ind w:leftChars="50" w:left="525"/>
              <w:contextualSpacing/>
              <w:jc w:val="both"/>
              <w:rPr>
                <w:ins w:id="1977" w:author="He Han" w:date="2026-10-27T14:00:00Z"/>
                <w:rFonts w:ascii="Times New Roman" w:eastAsia="仿宋_GB2312" w:hAnsi="Times New Roman" w:cs="Times New Roman"/>
                <w:color w:val="auto"/>
                <w:sz w:val="18"/>
                <w:szCs w:val="18"/>
              </w:rPr>
              <w:pPrChange w:id="1978" w:author="He Han" w:date="2026-10-27T15:35:00Z">
                <w:pPr>
                  <w:widowControl w:val="0"/>
                  <w:numPr>
                    <w:numId w:val="282"/>
                  </w:numPr>
                  <w:spacing w:beforeLines="50" w:before="120" w:afterLines="50" w:after="120"/>
                  <w:ind w:leftChars="50" w:left="525" w:hanging="420"/>
                  <w:contextualSpacing/>
                  <w:jc w:val="both"/>
                </w:pPr>
              </w:pPrChange>
            </w:pPr>
            <w:ins w:id="1979" w:author="He Han" w:date="2026-10-27T14:00:00Z">
              <w:r w:rsidRPr="00C34334">
                <w:rPr>
                  <w:rFonts w:ascii="Times New Roman" w:eastAsia="仿宋_GB2312" w:hAnsi="Times New Roman" w:cs="Times New Roman"/>
                  <w:color w:val="auto"/>
                  <w:sz w:val="18"/>
                  <w:szCs w:val="18"/>
                </w:rPr>
                <w:t xml:space="preserve">Bubble with nitrogen, after stirring, turn off the nitrogen. Drain until there is no obvious drip. </w:t>
              </w:r>
            </w:ins>
          </w:p>
          <w:p w14:paraId="05F20100" w14:textId="77777777" w:rsidR="00E63094" w:rsidRPr="00C34334" w:rsidRDefault="00E63094" w:rsidP="00C2448B">
            <w:pPr>
              <w:spacing w:beforeLines="50" w:before="120" w:afterLines="50" w:after="120"/>
              <w:ind w:leftChars="50" w:left="105"/>
              <w:contextualSpacing/>
              <w:jc w:val="both"/>
              <w:rPr>
                <w:ins w:id="1980" w:author="He Han" w:date="2026-10-27T14:00:00Z"/>
                <w:rFonts w:ascii="Times New Roman" w:eastAsia="仿宋_GB2312" w:hAnsi="Times New Roman" w:cs="Times New Roman"/>
                <w:color w:val="auto"/>
                <w:sz w:val="18"/>
                <w:szCs w:val="18"/>
              </w:rPr>
              <w:pPrChange w:id="1981" w:author="He Han" w:date="2026-10-27T15:35:00Z">
                <w:pPr>
                  <w:spacing w:beforeLines="50" w:before="120" w:afterLines="50" w:after="120"/>
                  <w:ind w:leftChars="50" w:left="105"/>
                  <w:contextualSpacing/>
                  <w:jc w:val="both"/>
                </w:pPr>
              </w:pPrChange>
            </w:pPr>
            <w:ins w:id="1982" w:author="He Han" w:date="2026-10-27T14:00:00Z">
              <w:r w:rsidRPr="00C34334">
                <w:rPr>
                  <w:rFonts w:ascii="Times New Roman" w:eastAsia="仿宋_GB2312" w:hAnsi="Times New Roman" w:cs="Times New Roman"/>
                  <w:color w:val="auto"/>
                  <w:sz w:val="18"/>
                  <w:szCs w:val="18"/>
                </w:rPr>
                <w:t xml:space="preserve">Perform this operation 2 times. </w:t>
              </w:r>
            </w:ins>
          </w:p>
        </w:tc>
      </w:tr>
      <w:tr w:rsidR="00E63094" w:rsidRPr="00C34334" w14:paraId="4C00B085" w14:textId="77777777" w:rsidTr="002079CD">
        <w:trPr>
          <w:trHeight w:val="384"/>
          <w:ins w:id="1983"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6567317E" w14:textId="77777777" w:rsidR="00E63094" w:rsidRPr="002079CD" w:rsidRDefault="00E63094" w:rsidP="002079CD">
            <w:pPr>
              <w:spacing w:beforeLines="50" w:before="120" w:afterLines="50" w:after="120"/>
              <w:contextualSpacing/>
              <w:jc w:val="center"/>
              <w:rPr>
                <w:ins w:id="1984" w:author="He Han" w:date="2026-10-27T14:00:00Z"/>
                <w:rFonts w:ascii="Times New Roman" w:eastAsia="仿宋_GB2312" w:hAnsi="Times New Roman" w:cs="Times New Roman"/>
                <w:sz w:val="18"/>
                <w:szCs w:val="18"/>
                <w:lang w:eastAsia="zh-CN"/>
              </w:rPr>
            </w:pPr>
            <w:ins w:id="1985" w:author="He Han" w:date="2026-10-27T14:00:00Z">
              <w:r w:rsidRPr="002079CD">
                <w:rPr>
                  <w:rFonts w:ascii="Times New Roman" w:eastAsia="仿宋_GB2312" w:hAnsi="Times New Roman" w:cs="Times New Roman"/>
                  <w:sz w:val="18"/>
                  <w:szCs w:val="18"/>
                  <w:lang w:eastAsia="zh-CN"/>
                </w:rPr>
                <w:t>89</w:t>
              </w:r>
            </w:ins>
          </w:p>
        </w:tc>
        <w:tc>
          <w:tcPr>
            <w:tcW w:w="610" w:type="pct"/>
            <w:tcBorders>
              <w:top w:val="single" w:sz="4" w:space="0" w:color="auto"/>
              <w:left w:val="single" w:sz="4" w:space="0" w:color="auto"/>
              <w:bottom w:val="single" w:sz="4" w:space="0" w:color="auto"/>
              <w:right w:val="single" w:sz="4" w:space="0" w:color="auto"/>
            </w:tcBorders>
            <w:vAlign w:val="center"/>
          </w:tcPr>
          <w:p w14:paraId="42E29101" w14:textId="77777777" w:rsidR="00E63094" w:rsidRPr="00C34334" w:rsidRDefault="00E63094" w:rsidP="002079CD">
            <w:pPr>
              <w:spacing w:beforeLines="50" w:before="120" w:afterLines="50" w:after="120"/>
              <w:contextualSpacing/>
              <w:jc w:val="center"/>
              <w:rPr>
                <w:ins w:id="1986" w:author="He Han" w:date="2026-10-27T14:00:00Z"/>
                <w:rFonts w:ascii="Times New Roman" w:eastAsia="仿宋_GB2312" w:hAnsi="Times New Roman" w:cs="Times New Roman"/>
                <w:color w:val="auto"/>
                <w:sz w:val="18"/>
                <w:szCs w:val="18"/>
                <w:lang w:eastAsia="zh-CN"/>
              </w:rPr>
            </w:pPr>
            <w:proofErr w:type="spellStart"/>
            <w:ins w:id="1987" w:author="He Han" w:date="2026-10-27T14:00:00Z">
              <w:r w:rsidRPr="00C34334">
                <w:rPr>
                  <w:rFonts w:ascii="Times New Roman" w:eastAsia="仿宋_GB2312" w:hAnsi="Times New Roman" w:cs="Times New Roman"/>
                  <w:color w:val="auto"/>
                  <w:sz w:val="18"/>
                  <w:szCs w:val="18"/>
                  <w:lang w:eastAsia="zh-CN"/>
                </w:rPr>
                <w:t>Fmoc</w:t>
              </w:r>
              <w:proofErr w:type="spellEnd"/>
              <w:r w:rsidRPr="00C34334">
                <w:rPr>
                  <w:rFonts w:ascii="Times New Roman" w:eastAsia="仿宋_GB2312" w:hAnsi="Times New Roman" w:cs="Times New Roman"/>
                  <w:color w:val="auto"/>
                  <w:sz w:val="18"/>
                  <w:szCs w:val="18"/>
                  <w:lang w:eastAsia="zh-CN"/>
                </w:rPr>
                <w:t xml:space="preserve">-L- </w:t>
              </w:r>
              <w:proofErr w:type="spellStart"/>
              <w:r w:rsidRPr="00C34334">
                <w:rPr>
                  <w:rFonts w:ascii="Times New Roman" w:eastAsia="仿宋_GB2312" w:hAnsi="Times New Roman" w:cs="Times New Roman"/>
                  <w:color w:val="auto"/>
                  <w:sz w:val="18"/>
                  <w:szCs w:val="18"/>
                  <w:lang w:eastAsia="zh-CN"/>
                </w:rPr>
                <w:t>Orn</w:t>
              </w:r>
              <w:proofErr w:type="spellEnd"/>
              <w:r w:rsidRPr="00C34334">
                <w:rPr>
                  <w:rFonts w:ascii="Times New Roman" w:eastAsia="仿宋_GB2312" w:hAnsi="Times New Roman" w:cs="Times New Roman"/>
                  <w:color w:val="auto"/>
                  <w:sz w:val="18"/>
                  <w:szCs w:val="18"/>
                  <w:lang w:eastAsia="zh-CN"/>
                </w:rPr>
                <w:t>(</w:t>
              </w:r>
              <w:proofErr w:type="spellStart"/>
              <w:r w:rsidRPr="00C34334">
                <w:rPr>
                  <w:rFonts w:ascii="Times New Roman" w:eastAsia="仿宋_GB2312" w:hAnsi="Times New Roman" w:cs="Times New Roman"/>
                  <w:color w:val="auto"/>
                  <w:sz w:val="18"/>
                  <w:szCs w:val="18"/>
                  <w:lang w:eastAsia="zh-CN"/>
                </w:rPr>
                <w:t>Boc</w:t>
              </w:r>
              <w:proofErr w:type="spellEnd"/>
              <w:r w:rsidRPr="00C34334">
                <w:rPr>
                  <w:rFonts w:ascii="Times New Roman" w:eastAsia="仿宋_GB2312" w:hAnsi="Times New Roman" w:cs="Times New Roman"/>
                  <w:color w:val="auto"/>
                  <w:sz w:val="18"/>
                  <w:szCs w:val="18"/>
                  <w:lang w:eastAsia="zh-CN"/>
                </w:rPr>
                <w:t>)-OH coupling activation and transfer</w:t>
              </w:r>
            </w:ins>
          </w:p>
        </w:tc>
        <w:tc>
          <w:tcPr>
            <w:tcW w:w="4121" w:type="pct"/>
            <w:tcBorders>
              <w:top w:val="single" w:sz="4" w:space="0" w:color="auto"/>
              <w:left w:val="single" w:sz="4" w:space="0" w:color="auto"/>
              <w:bottom w:val="single" w:sz="4" w:space="0" w:color="auto"/>
              <w:right w:val="single" w:sz="4" w:space="0" w:color="auto"/>
            </w:tcBorders>
            <w:vAlign w:val="center"/>
          </w:tcPr>
          <w:p w14:paraId="08E1B23A" w14:textId="77777777" w:rsidR="00E63094" w:rsidRPr="00C34334" w:rsidRDefault="00E63094" w:rsidP="00C2448B">
            <w:pPr>
              <w:widowControl w:val="0"/>
              <w:numPr>
                <w:ilvl w:val="0"/>
                <w:numId w:val="283"/>
              </w:numPr>
              <w:spacing w:beforeLines="50" w:before="120" w:afterLines="50" w:after="120"/>
              <w:ind w:leftChars="50" w:left="525"/>
              <w:contextualSpacing/>
              <w:jc w:val="both"/>
              <w:rPr>
                <w:ins w:id="1988" w:author="He Han" w:date="2026-10-27T14:00:00Z"/>
                <w:rFonts w:ascii="Times New Roman" w:eastAsia="仿宋_GB2312" w:hAnsi="Times New Roman" w:cs="Times New Roman"/>
                <w:color w:val="auto"/>
                <w:sz w:val="18"/>
                <w:szCs w:val="18"/>
              </w:rPr>
              <w:pPrChange w:id="1989" w:author="He Han" w:date="2026-10-27T15:35:00Z">
                <w:pPr>
                  <w:widowControl w:val="0"/>
                  <w:numPr>
                    <w:numId w:val="283"/>
                  </w:numPr>
                  <w:spacing w:beforeLines="50" w:before="120" w:afterLines="50" w:after="120"/>
                  <w:ind w:leftChars="50" w:left="525" w:hanging="420"/>
                  <w:contextualSpacing/>
                  <w:jc w:val="both"/>
                </w:pPr>
              </w:pPrChange>
            </w:pPr>
            <w:ins w:id="1990" w:author="He Han" w:date="2026-10-27T14:00:00Z">
              <w:r w:rsidRPr="00C34334">
                <w:rPr>
                  <w:rFonts w:ascii="Times New Roman" w:eastAsia="仿宋_GB2312" w:hAnsi="Times New Roman" w:cs="Times New Roman"/>
                  <w:color w:val="auto"/>
                  <w:sz w:val="18"/>
                  <w:szCs w:val="18"/>
                </w:rPr>
                <w:t xml:space="preserve">Add DMF (5.0 V, 4.74 kg/kg) into TJ4S-1213-Sy15-R01. Start the agitator. </w:t>
              </w:r>
            </w:ins>
          </w:p>
          <w:p w14:paraId="557F0CE6" w14:textId="77777777" w:rsidR="00E63094" w:rsidRPr="00C34334" w:rsidRDefault="00E63094" w:rsidP="00C2448B">
            <w:pPr>
              <w:widowControl w:val="0"/>
              <w:numPr>
                <w:ilvl w:val="0"/>
                <w:numId w:val="283"/>
              </w:numPr>
              <w:spacing w:beforeLines="50" w:before="120" w:afterLines="50" w:after="120"/>
              <w:ind w:leftChars="50" w:left="525"/>
              <w:contextualSpacing/>
              <w:jc w:val="both"/>
              <w:rPr>
                <w:ins w:id="1991" w:author="He Han" w:date="2026-10-27T14:00:00Z"/>
                <w:rFonts w:ascii="Times New Roman" w:eastAsia="仿宋_GB2312" w:hAnsi="Times New Roman" w:cs="Times New Roman"/>
                <w:color w:val="auto"/>
                <w:sz w:val="18"/>
                <w:szCs w:val="18"/>
              </w:rPr>
              <w:pPrChange w:id="1992" w:author="He Han" w:date="2026-10-27T15:35:00Z">
                <w:pPr>
                  <w:widowControl w:val="0"/>
                  <w:numPr>
                    <w:numId w:val="283"/>
                  </w:numPr>
                  <w:spacing w:beforeLines="50" w:before="120" w:afterLines="50" w:after="120"/>
                  <w:ind w:leftChars="50" w:left="525" w:hanging="420"/>
                  <w:contextualSpacing/>
                  <w:jc w:val="both"/>
                </w:pPr>
              </w:pPrChange>
            </w:pPr>
            <w:ins w:id="1993" w:author="He Han" w:date="2026-10-27T14:00:00Z">
              <w:r w:rsidRPr="00C34334">
                <w:rPr>
                  <w:rFonts w:ascii="Times New Roman" w:eastAsia="仿宋_GB2312" w:hAnsi="Times New Roman" w:cs="Times New Roman"/>
                  <w:color w:val="auto"/>
                  <w:sz w:val="18"/>
                  <w:szCs w:val="18"/>
                </w:rPr>
                <w:t xml:space="preserve">Adjust the jacket temperature to 20.0 ± 5.0 °C (target: 20.0 °C). </w:t>
              </w:r>
            </w:ins>
          </w:p>
          <w:p w14:paraId="061EA561" w14:textId="77777777" w:rsidR="00E63094" w:rsidRPr="00C34334" w:rsidRDefault="00E63094" w:rsidP="00C2448B">
            <w:pPr>
              <w:widowControl w:val="0"/>
              <w:numPr>
                <w:ilvl w:val="0"/>
                <w:numId w:val="283"/>
              </w:numPr>
              <w:spacing w:beforeLines="50" w:before="120" w:afterLines="50" w:after="120"/>
              <w:ind w:leftChars="50" w:left="525"/>
              <w:contextualSpacing/>
              <w:jc w:val="both"/>
              <w:rPr>
                <w:ins w:id="1994" w:author="He Han" w:date="2026-10-27T14:00:00Z"/>
                <w:rFonts w:ascii="Times New Roman" w:eastAsia="仿宋_GB2312" w:hAnsi="Times New Roman" w:cs="Times New Roman"/>
                <w:color w:val="auto"/>
                <w:sz w:val="18"/>
                <w:szCs w:val="18"/>
              </w:rPr>
              <w:pPrChange w:id="1995" w:author="He Han" w:date="2026-10-27T15:35:00Z">
                <w:pPr>
                  <w:widowControl w:val="0"/>
                  <w:numPr>
                    <w:numId w:val="283"/>
                  </w:numPr>
                  <w:spacing w:beforeLines="50" w:before="120" w:afterLines="50" w:after="120"/>
                  <w:ind w:leftChars="50" w:left="525" w:hanging="420"/>
                  <w:contextualSpacing/>
                  <w:jc w:val="both"/>
                </w:pPr>
              </w:pPrChange>
            </w:pPr>
            <w:ins w:id="1996"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Fmoc</w:t>
              </w:r>
              <w:proofErr w:type="spellEnd"/>
              <w:r w:rsidRPr="00C34334">
                <w:rPr>
                  <w:rFonts w:ascii="Times New Roman" w:eastAsia="仿宋_GB2312" w:hAnsi="Times New Roman" w:cs="Times New Roman"/>
                  <w:color w:val="auto"/>
                  <w:sz w:val="18"/>
                  <w:szCs w:val="18"/>
                </w:rPr>
                <w:t xml:space="preserve">-L- </w:t>
              </w:r>
              <w:proofErr w:type="spellStart"/>
              <w:proofErr w:type="gramStart"/>
              <w:r w:rsidRPr="00C34334">
                <w:rPr>
                  <w:rFonts w:ascii="Times New Roman" w:eastAsia="仿宋_GB2312" w:hAnsi="Times New Roman" w:cs="Times New Roman"/>
                  <w:color w:val="auto"/>
                  <w:sz w:val="18"/>
                  <w:szCs w:val="18"/>
                </w:rPr>
                <w:t>Orn</w:t>
              </w:r>
              <w:proofErr w:type="spellEnd"/>
              <w:r w:rsidRPr="00C34334">
                <w:rPr>
                  <w:rFonts w:ascii="Times New Roman" w:eastAsia="仿宋_GB2312" w:hAnsi="Times New Roman" w:cs="Times New Roman"/>
                  <w:color w:val="auto"/>
                  <w:sz w:val="18"/>
                  <w:szCs w:val="18"/>
                </w:rPr>
                <w:t>(</w:t>
              </w:r>
              <w:proofErr w:type="spellStart"/>
              <w:proofErr w:type="gramEnd"/>
              <w:r w:rsidRPr="00C34334">
                <w:rPr>
                  <w:rFonts w:ascii="Times New Roman" w:eastAsia="仿宋_GB2312" w:hAnsi="Times New Roman" w:cs="Times New Roman"/>
                  <w:color w:val="auto"/>
                  <w:sz w:val="18"/>
                  <w:szCs w:val="18"/>
                </w:rPr>
                <w:t>Boc</w:t>
              </w:r>
              <w:proofErr w:type="spellEnd"/>
              <w:r w:rsidRPr="00C34334">
                <w:rPr>
                  <w:rFonts w:ascii="Times New Roman" w:eastAsia="仿宋_GB2312" w:hAnsi="Times New Roman" w:cs="Times New Roman"/>
                  <w:color w:val="auto"/>
                  <w:sz w:val="18"/>
                  <w:szCs w:val="18"/>
                </w:rPr>
                <w:t>)-OH (2.00 eq.) coupling. Stir at least 15 minutes at 20.0 ± 5.0 °C (target: 20.0 °C), Confirm no visible solids and later use.</w:t>
              </w:r>
            </w:ins>
          </w:p>
          <w:p w14:paraId="60BB3B33" w14:textId="77777777" w:rsidR="00E63094" w:rsidRPr="00C34334" w:rsidRDefault="00E63094" w:rsidP="00C2448B">
            <w:pPr>
              <w:widowControl w:val="0"/>
              <w:numPr>
                <w:ilvl w:val="0"/>
                <w:numId w:val="283"/>
              </w:numPr>
              <w:spacing w:beforeLines="50" w:before="120" w:afterLines="50" w:after="120"/>
              <w:ind w:leftChars="50" w:left="525"/>
              <w:contextualSpacing/>
              <w:jc w:val="both"/>
              <w:rPr>
                <w:ins w:id="1997" w:author="He Han" w:date="2026-10-27T14:00:00Z"/>
                <w:rFonts w:ascii="Times New Roman" w:eastAsia="仿宋_GB2312" w:hAnsi="Times New Roman" w:cs="Times New Roman"/>
                <w:color w:val="auto"/>
                <w:sz w:val="18"/>
                <w:szCs w:val="18"/>
              </w:rPr>
              <w:pPrChange w:id="1998" w:author="He Han" w:date="2026-10-27T15:35:00Z">
                <w:pPr>
                  <w:widowControl w:val="0"/>
                  <w:numPr>
                    <w:numId w:val="283"/>
                  </w:numPr>
                  <w:spacing w:beforeLines="50" w:before="120" w:afterLines="50" w:after="120"/>
                  <w:ind w:leftChars="50" w:left="525" w:hanging="420"/>
                  <w:contextualSpacing/>
                  <w:jc w:val="both"/>
                </w:pPr>
              </w:pPrChange>
            </w:pPr>
            <w:ins w:id="1999" w:author="He Han" w:date="2026-10-27T14:00:00Z">
              <w:r w:rsidRPr="00C34334">
                <w:rPr>
                  <w:rFonts w:ascii="Times New Roman" w:eastAsia="仿宋_GB2312" w:hAnsi="Times New Roman" w:cs="Times New Roman"/>
                  <w:color w:val="auto"/>
                  <w:sz w:val="18"/>
                  <w:szCs w:val="18"/>
                </w:rPr>
                <w:t xml:space="preserve">Add </w:t>
              </w:r>
              <w:proofErr w:type="spellStart"/>
              <w:r w:rsidRPr="00C34334">
                <w:rPr>
                  <w:rFonts w:ascii="Times New Roman" w:eastAsia="仿宋_GB2312" w:hAnsi="Times New Roman" w:cs="Times New Roman"/>
                  <w:color w:val="auto"/>
                  <w:sz w:val="18"/>
                  <w:szCs w:val="18"/>
                </w:rPr>
                <w:t>OxymaPure</w:t>
              </w:r>
              <w:proofErr w:type="spellEnd"/>
              <w:r w:rsidRPr="00C34334">
                <w:rPr>
                  <w:rFonts w:ascii="Times New Roman" w:eastAsia="仿宋_GB2312" w:hAnsi="Times New Roman" w:cs="Times New Roman"/>
                  <w:color w:val="auto"/>
                  <w:sz w:val="18"/>
                  <w:szCs w:val="18"/>
                </w:rPr>
                <w:t xml:space="preserve"> (2.00 eq.) into TJ4S-1213-Sy15-R01), rinse the TJ4S-1213-Sy15-R01 with DMF (2.0 V, 1.90 kg/kg).</w:t>
              </w:r>
            </w:ins>
          </w:p>
          <w:p w14:paraId="09DAFFE1" w14:textId="77777777" w:rsidR="00E63094" w:rsidRPr="00C34334" w:rsidRDefault="00E63094" w:rsidP="00C2448B">
            <w:pPr>
              <w:widowControl w:val="0"/>
              <w:numPr>
                <w:ilvl w:val="0"/>
                <w:numId w:val="283"/>
              </w:numPr>
              <w:spacing w:beforeLines="50" w:before="120" w:afterLines="50" w:after="120"/>
              <w:ind w:leftChars="50" w:left="525"/>
              <w:contextualSpacing/>
              <w:jc w:val="both"/>
              <w:rPr>
                <w:ins w:id="2000" w:author="He Han" w:date="2026-10-27T14:00:00Z"/>
                <w:rFonts w:ascii="Times New Roman" w:eastAsia="仿宋_GB2312" w:hAnsi="Times New Roman" w:cs="Times New Roman"/>
                <w:color w:val="auto"/>
                <w:sz w:val="18"/>
                <w:szCs w:val="18"/>
              </w:rPr>
              <w:pPrChange w:id="2001" w:author="He Han" w:date="2026-10-27T15:35:00Z">
                <w:pPr>
                  <w:widowControl w:val="0"/>
                  <w:numPr>
                    <w:numId w:val="283"/>
                  </w:numPr>
                  <w:spacing w:beforeLines="50" w:before="120" w:afterLines="50" w:after="120"/>
                  <w:ind w:leftChars="50" w:left="525" w:hanging="420"/>
                  <w:contextualSpacing/>
                  <w:jc w:val="both"/>
                </w:pPr>
              </w:pPrChange>
            </w:pPr>
            <w:ins w:id="2002" w:author="He Han" w:date="2026-10-27T14:00:00Z">
              <w:r w:rsidRPr="00C34334">
                <w:rPr>
                  <w:rFonts w:ascii="Times New Roman" w:eastAsia="仿宋_GB2312" w:hAnsi="Times New Roman" w:cs="Times New Roman"/>
                  <w:color w:val="auto"/>
                  <w:sz w:val="18"/>
                  <w:szCs w:val="18"/>
                </w:rPr>
                <w:t xml:space="preserve">Add DIC (2.20 eq.) into TJ4S-1213-Sy15-R01 at 20.0 ± 5.0 °C (target: 20.0 °C, activate for 20±5 min (target: 20 min) at 20.0 ± 5.0 °C (target: 20.0 °C). </w:t>
              </w:r>
            </w:ins>
          </w:p>
          <w:p w14:paraId="319700E1" w14:textId="77777777" w:rsidR="00E63094" w:rsidRPr="00C34334" w:rsidRDefault="00E63094" w:rsidP="00C2448B">
            <w:pPr>
              <w:widowControl w:val="0"/>
              <w:numPr>
                <w:ilvl w:val="0"/>
                <w:numId w:val="283"/>
              </w:numPr>
              <w:spacing w:beforeLines="50" w:before="120" w:afterLines="50" w:after="120"/>
              <w:ind w:leftChars="50" w:left="525"/>
              <w:contextualSpacing/>
              <w:jc w:val="both"/>
              <w:rPr>
                <w:ins w:id="2003" w:author="He Han" w:date="2026-10-27T14:00:00Z"/>
                <w:rFonts w:ascii="Times New Roman" w:eastAsia="仿宋_GB2312" w:hAnsi="Times New Roman" w:cs="Times New Roman"/>
                <w:color w:val="auto"/>
                <w:sz w:val="18"/>
                <w:szCs w:val="18"/>
              </w:rPr>
              <w:pPrChange w:id="2004" w:author="He Han" w:date="2026-10-27T15:35:00Z">
                <w:pPr>
                  <w:widowControl w:val="0"/>
                  <w:numPr>
                    <w:numId w:val="283"/>
                  </w:numPr>
                  <w:spacing w:beforeLines="50" w:before="120" w:afterLines="50" w:after="120"/>
                  <w:ind w:leftChars="50" w:left="525" w:hanging="420"/>
                  <w:contextualSpacing/>
                  <w:jc w:val="both"/>
                </w:pPr>
              </w:pPrChange>
            </w:pPr>
            <w:ins w:id="2005" w:author="He Han" w:date="2026-10-27T14:00:00Z">
              <w:r w:rsidRPr="00C34334">
                <w:rPr>
                  <w:rFonts w:ascii="Times New Roman" w:eastAsia="仿宋_GB2312" w:hAnsi="Times New Roman" w:cs="Times New Roman"/>
                  <w:color w:val="auto"/>
                  <w:sz w:val="18"/>
                  <w:szCs w:val="18"/>
                </w:rPr>
                <w:t>Transfer the mixture in TJ4S-1213-Sy15-R01 into TJ4S-1213-Sy15. Add DMF (1.0 V</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0.95 kg/kg) into TJ4S-1213-Sy15-R01 to rinse the wall.</w:t>
              </w:r>
            </w:ins>
          </w:p>
          <w:p w14:paraId="09097CAD" w14:textId="77777777" w:rsidR="00E63094" w:rsidRPr="00C34334" w:rsidRDefault="00E63094" w:rsidP="00C2448B">
            <w:pPr>
              <w:widowControl w:val="0"/>
              <w:numPr>
                <w:ilvl w:val="0"/>
                <w:numId w:val="283"/>
              </w:numPr>
              <w:spacing w:beforeLines="50" w:before="120" w:afterLines="50" w:after="120"/>
              <w:ind w:leftChars="50" w:left="525"/>
              <w:contextualSpacing/>
              <w:jc w:val="both"/>
              <w:rPr>
                <w:ins w:id="2006" w:author="He Han" w:date="2026-10-27T14:00:00Z"/>
                <w:rFonts w:ascii="Times New Roman" w:eastAsia="仿宋_GB2312" w:hAnsi="Times New Roman" w:cs="Times New Roman"/>
                <w:color w:val="auto"/>
                <w:sz w:val="18"/>
                <w:szCs w:val="18"/>
              </w:rPr>
              <w:pPrChange w:id="2007" w:author="He Han" w:date="2026-10-27T15:35:00Z">
                <w:pPr>
                  <w:widowControl w:val="0"/>
                  <w:numPr>
                    <w:numId w:val="283"/>
                  </w:numPr>
                  <w:spacing w:beforeLines="50" w:before="120" w:afterLines="50" w:after="120"/>
                  <w:ind w:leftChars="50" w:left="525" w:hanging="420"/>
                  <w:contextualSpacing/>
                  <w:jc w:val="both"/>
                </w:pPr>
              </w:pPrChange>
            </w:pPr>
            <w:ins w:id="2008" w:author="He Han" w:date="2026-10-27T14:00:00Z">
              <w:r w:rsidRPr="00C34334">
                <w:rPr>
                  <w:rFonts w:ascii="Times New Roman" w:eastAsia="仿宋_GB2312" w:hAnsi="Times New Roman" w:cs="Times New Roman"/>
                  <w:color w:val="auto"/>
                  <w:sz w:val="18"/>
                  <w:szCs w:val="18"/>
                </w:rPr>
                <w:t>Bubble with nitrogen to the synthesis reactor (TJ4S-1213-Sy15) for 5 ± 2 min (target: 5 min), then start the agitator. Transfer the mixture in activation tank (TJ4S-1213-Sy15-R01) into synthesis reactor (TJ4S-1213-Sy15)</w:t>
              </w:r>
            </w:ins>
          </w:p>
        </w:tc>
      </w:tr>
      <w:tr w:rsidR="00E63094" w:rsidRPr="00C34334" w14:paraId="19602ACD" w14:textId="77777777" w:rsidTr="002079CD">
        <w:trPr>
          <w:trHeight w:val="384"/>
          <w:ins w:id="2009"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180B695" w14:textId="77777777" w:rsidR="00E63094" w:rsidRPr="002079CD" w:rsidRDefault="00E63094" w:rsidP="002079CD">
            <w:pPr>
              <w:spacing w:beforeLines="50" w:before="120" w:afterLines="50" w:after="120"/>
              <w:contextualSpacing/>
              <w:jc w:val="center"/>
              <w:rPr>
                <w:ins w:id="2010" w:author="He Han" w:date="2026-10-27T14:00:00Z"/>
                <w:rFonts w:ascii="Times New Roman" w:eastAsia="仿宋_GB2312" w:hAnsi="Times New Roman" w:cs="Times New Roman"/>
                <w:sz w:val="18"/>
                <w:szCs w:val="18"/>
                <w:lang w:eastAsia="zh-CN"/>
              </w:rPr>
            </w:pPr>
            <w:ins w:id="2011" w:author="He Han" w:date="2026-10-27T14:00:00Z">
              <w:r w:rsidRPr="002079CD">
                <w:rPr>
                  <w:rFonts w:ascii="Times New Roman" w:eastAsia="仿宋_GB2312" w:hAnsi="Times New Roman" w:cs="Times New Roman"/>
                  <w:sz w:val="18"/>
                  <w:szCs w:val="18"/>
                  <w:lang w:eastAsia="zh-CN"/>
                </w:rPr>
                <w:t>90</w:t>
              </w:r>
            </w:ins>
          </w:p>
        </w:tc>
        <w:tc>
          <w:tcPr>
            <w:tcW w:w="610" w:type="pct"/>
            <w:tcBorders>
              <w:top w:val="single" w:sz="4" w:space="0" w:color="auto"/>
              <w:left w:val="single" w:sz="4" w:space="0" w:color="auto"/>
              <w:bottom w:val="single" w:sz="4" w:space="0" w:color="auto"/>
              <w:right w:val="single" w:sz="4" w:space="0" w:color="auto"/>
            </w:tcBorders>
            <w:vAlign w:val="center"/>
          </w:tcPr>
          <w:p w14:paraId="51E94AEB" w14:textId="77777777" w:rsidR="00E63094" w:rsidRPr="00C34334" w:rsidRDefault="00E63094" w:rsidP="002079CD">
            <w:pPr>
              <w:spacing w:beforeLines="50" w:before="120" w:afterLines="50" w:after="120"/>
              <w:contextualSpacing/>
              <w:jc w:val="center"/>
              <w:rPr>
                <w:ins w:id="2012" w:author="He Han" w:date="2026-10-27T14:00:00Z"/>
                <w:rFonts w:ascii="Times New Roman" w:eastAsia="仿宋_GB2312" w:hAnsi="Times New Roman" w:cs="Times New Roman"/>
                <w:color w:val="auto"/>
                <w:sz w:val="18"/>
                <w:szCs w:val="18"/>
                <w:lang w:eastAsia="zh-CN"/>
              </w:rPr>
            </w:pPr>
            <w:ins w:id="2013" w:author="He Han" w:date="2026-10-27T14:00:00Z">
              <w:r w:rsidRPr="00C34334">
                <w:rPr>
                  <w:rFonts w:ascii="Times New Roman" w:eastAsia="仿宋_GB2312" w:hAnsi="Times New Roman" w:cs="Times New Roman"/>
                  <w:color w:val="auto"/>
                  <w:sz w:val="18"/>
                  <w:szCs w:val="18"/>
                  <w:lang w:eastAsia="zh-CN"/>
                </w:rPr>
                <w:t>Coupling</w:t>
              </w:r>
            </w:ins>
          </w:p>
        </w:tc>
        <w:tc>
          <w:tcPr>
            <w:tcW w:w="4121" w:type="pct"/>
            <w:tcBorders>
              <w:top w:val="single" w:sz="4" w:space="0" w:color="auto"/>
              <w:left w:val="single" w:sz="4" w:space="0" w:color="auto"/>
              <w:bottom w:val="single" w:sz="4" w:space="0" w:color="auto"/>
              <w:right w:val="single" w:sz="4" w:space="0" w:color="auto"/>
            </w:tcBorders>
            <w:vAlign w:val="center"/>
          </w:tcPr>
          <w:p w14:paraId="7DEBFC93" w14:textId="77777777" w:rsidR="00E63094" w:rsidRPr="00C34334" w:rsidRDefault="00E63094" w:rsidP="00C2448B">
            <w:pPr>
              <w:widowControl w:val="0"/>
              <w:numPr>
                <w:ilvl w:val="0"/>
                <w:numId w:val="284"/>
              </w:numPr>
              <w:spacing w:beforeLines="50" w:before="120" w:afterLines="50" w:after="120"/>
              <w:ind w:leftChars="50" w:left="525"/>
              <w:contextualSpacing/>
              <w:jc w:val="both"/>
              <w:rPr>
                <w:ins w:id="2014" w:author="He Han" w:date="2026-10-27T14:00:00Z"/>
                <w:rFonts w:ascii="Times New Roman" w:eastAsia="仿宋_GB2312" w:hAnsi="Times New Roman" w:cs="Times New Roman"/>
                <w:color w:val="auto"/>
                <w:sz w:val="18"/>
                <w:szCs w:val="18"/>
              </w:rPr>
              <w:pPrChange w:id="2015" w:author="He Han" w:date="2026-10-27T15:35:00Z">
                <w:pPr>
                  <w:widowControl w:val="0"/>
                  <w:numPr>
                    <w:numId w:val="284"/>
                  </w:numPr>
                  <w:spacing w:beforeLines="50" w:before="120" w:afterLines="50" w:after="120"/>
                  <w:ind w:leftChars="50" w:left="525" w:hanging="420"/>
                  <w:contextualSpacing/>
                  <w:jc w:val="both"/>
                </w:pPr>
              </w:pPrChange>
            </w:pPr>
            <w:ins w:id="2016" w:author="He Han" w:date="2026-10-27T14:00:00Z">
              <w:r w:rsidRPr="00C34334">
                <w:rPr>
                  <w:rFonts w:ascii="Times New Roman" w:eastAsia="仿宋_GB2312" w:hAnsi="Times New Roman" w:cs="Times New Roman"/>
                  <w:color w:val="auto"/>
                  <w:sz w:val="18"/>
                  <w:szCs w:val="18"/>
                </w:rPr>
                <w:t xml:space="preserve">Heat the mixture to 25.0 ± 5.0 °C. The mixture is allowed to react at 25.0 ± 5.0 °C (target: 25.0 °C). </w:t>
              </w:r>
            </w:ins>
          </w:p>
          <w:p w14:paraId="6145801F" w14:textId="77777777" w:rsidR="00E63094" w:rsidRPr="00C34334" w:rsidRDefault="00E63094" w:rsidP="00C2448B">
            <w:pPr>
              <w:widowControl w:val="0"/>
              <w:numPr>
                <w:ilvl w:val="0"/>
                <w:numId w:val="284"/>
              </w:numPr>
              <w:spacing w:beforeLines="50" w:before="120" w:afterLines="50" w:after="120"/>
              <w:ind w:leftChars="50" w:left="525"/>
              <w:contextualSpacing/>
              <w:jc w:val="both"/>
              <w:rPr>
                <w:ins w:id="2017" w:author="He Han" w:date="2026-10-27T14:00:00Z"/>
                <w:rFonts w:ascii="Times New Roman" w:eastAsia="仿宋_GB2312" w:hAnsi="Times New Roman" w:cs="Times New Roman"/>
                <w:color w:val="auto"/>
                <w:sz w:val="18"/>
                <w:szCs w:val="18"/>
              </w:rPr>
              <w:pPrChange w:id="2018" w:author="He Han" w:date="2026-10-27T15:35:00Z">
                <w:pPr>
                  <w:widowControl w:val="0"/>
                  <w:numPr>
                    <w:numId w:val="284"/>
                  </w:numPr>
                  <w:spacing w:beforeLines="50" w:before="120" w:afterLines="50" w:after="120"/>
                  <w:ind w:leftChars="50" w:left="525" w:hanging="420"/>
                  <w:contextualSpacing/>
                  <w:jc w:val="both"/>
                </w:pPr>
              </w:pPrChange>
            </w:pPr>
            <w:ins w:id="2019" w:author="He Han" w:date="2026-10-27T14:00:00Z">
              <w:r w:rsidRPr="00C34334">
                <w:rPr>
                  <w:rFonts w:ascii="Times New Roman" w:eastAsia="仿宋_GB2312" w:hAnsi="Times New Roman" w:cs="Times New Roman" w:hint="eastAsia"/>
                  <w:color w:val="auto"/>
                  <w:sz w:val="18"/>
                  <w:szCs w:val="18"/>
                </w:rPr>
                <w:t xml:space="preserve">After 3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15 min (target: 3 h), sample the mixture every 0.5 ~ 1 h for </w:t>
              </w:r>
              <w:proofErr w:type="spellStart"/>
              <w:r w:rsidRPr="00C34334">
                <w:rPr>
                  <w:rFonts w:ascii="Times New Roman" w:eastAsia="仿宋_GB2312" w:hAnsi="Times New Roman" w:cs="Times New Roman" w:hint="eastAsia"/>
                  <w:color w:val="auto"/>
                  <w:sz w:val="18"/>
                  <w:szCs w:val="18"/>
                </w:rPr>
                <w:t>ninhydrin</w:t>
              </w:r>
              <w:proofErr w:type="spellEnd"/>
              <w:r w:rsidRPr="00C34334">
                <w:rPr>
                  <w:rFonts w:ascii="Times New Roman" w:eastAsia="仿宋_GB2312" w:hAnsi="Times New Roman" w:cs="Times New Roman" w:hint="eastAsia"/>
                  <w:color w:val="auto"/>
                  <w:sz w:val="18"/>
                  <w:szCs w:val="18"/>
                </w:rPr>
                <w:t xml:space="preserve"> test analysis until two consecutive samples test as negative (Yellow to Light pink Report Negative= Complete coupling; Blue to Purple Positive= Incomplete coupling). And the mixture should be stirred for coupling time (4.5 h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Coupling time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9.5 h). </w:t>
              </w:r>
            </w:ins>
          </w:p>
          <w:p w14:paraId="425114AE" w14:textId="77777777" w:rsidR="00E63094" w:rsidRPr="00C34334" w:rsidRDefault="00E63094" w:rsidP="00C2448B">
            <w:pPr>
              <w:widowControl w:val="0"/>
              <w:numPr>
                <w:ilvl w:val="0"/>
                <w:numId w:val="284"/>
              </w:numPr>
              <w:spacing w:beforeLines="50" w:before="120" w:afterLines="50" w:after="120"/>
              <w:ind w:leftChars="50" w:left="525"/>
              <w:contextualSpacing/>
              <w:jc w:val="both"/>
              <w:rPr>
                <w:ins w:id="2020" w:author="He Han" w:date="2026-10-27T14:00:00Z"/>
                <w:rFonts w:ascii="Times New Roman" w:eastAsia="仿宋_GB2312" w:hAnsi="Times New Roman" w:cs="Times New Roman"/>
                <w:color w:val="auto"/>
                <w:sz w:val="18"/>
                <w:szCs w:val="18"/>
              </w:rPr>
              <w:pPrChange w:id="2021" w:author="He Han" w:date="2026-10-27T15:35:00Z">
                <w:pPr>
                  <w:widowControl w:val="0"/>
                  <w:numPr>
                    <w:numId w:val="284"/>
                  </w:numPr>
                  <w:spacing w:beforeLines="50" w:before="120" w:afterLines="50" w:after="120"/>
                  <w:ind w:leftChars="50" w:left="525" w:hanging="420"/>
                  <w:contextualSpacing/>
                  <w:jc w:val="both"/>
                </w:pPr>
              </w:pPrChange>
            </w:pPr>
            <w:ins w:id="2022" w:author="He Han" w:date="2026-10-27T14:00:00Z">
              <w:r w:rsidRPr="00C34334">
                <w:rPr>
                  <w:rFonts w:ascii="Times New Roman" w:eastAsia="仿宋_GB2312" w:hAnsi="Times New Roman" w:cs="Times New Roman"/>
                  <w:color w:val="auto"/>
                  <w:sz w:val="18"/>
                  <w:szCs w:val="18"/>
                </w:rPr>
                <w:t xml:space="preserve">Stop stirring and turn off the nitrogen. Drain until there is no reaction mixture drip. </w:t>
              </w:r>
            </w:ins>
          </w:p>
          <w:p w14:paraId="3B9334DF" w14:textId="77777777" w:rsidR="00E63094" w:rsidRPr="00C34334" w:rsidRDefault="00E63094" w:rsidP="00C2448B">
            <w:pPr>
              <w:spacing w:beforeLines="50" w:before="120" w:afterLines="50" w:after="120"/>
              <w:ind w:leftChars="50" w:left="105"/>
              <w:contextualSpacing/>
              <w:jc w:val="both"/>
              <w:rPr>
                <w:ins w:id="2023" w:author="He Han" w:date="2026-10-27T14:00:00Z"/>
                <w:rFonts w:ascii="Times New Roman" w:eastAsia="仿宋_GB2312" w:hAnsi="Times New Roman" w:cs="Times New Roman"/>
                <w:color w:val="auto"/>
                <w:sz w:val="18"/>
                <w:szCs w:val="18"/>
              </w:rPr>
              <w:pPrChange w:id="2024" w:author="He Han" w:date="2026-10-27T15:35:00Z">
                <w:pPr>
                  <w:spacing w:beforeLines="50" w:before="120" w:afterLines="50" w:after="120"/>
                  <w:ind w:leftChars="50" w:left="105"/>
                  <w:contextualSpacing/>
                  <w:jc w:val="center"/>
                </w:pPr>
              </w:pPrChange>
            </w:pPr>
            <w:ins w:id="2025" w:author="He Han" w:date="2026-10-27T14:00:00Z">
              <w:r w:rsidRPr="00C34334">
                <w:rPr>
                  <w:rFonts w:ascii="Times New Roman" w:eastAsia="仿宋_GB2312" w:hAnsi="Times New Roman" w:cs="Times New Roman"/>
                  <w:color w:val="auto"/>
                  <w:sz w:val="18"/>
                  <w:szCs w:val="18"/>
                </w:rPr>
                <w:t>Note: If resin adherence is found at other times during the reaction, rinse the reactor with 0.50~5.00 kg DMF each time.</w:t>
              </w:r>
            </w:ins>
          </w:p>
        </w:tc>
      </w:tr>
      <w:tr w:rsidR="00E63094" w:rsidRPr="00C34334" w14:paraId="38C5A98D" w14:textId="77777777" w:rsidTr="002079CD">
        <w:trPr>
          <w:trHeight w:val="384"/>
          <w:ins w:id="2026"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956C182" w14:textId="77777777" w:rsidR="00E63094" w:rsidRPr="002079CD" w:rsidRDefault="00E63094" w:rsidP="002079CD">
            <w:pPr>
              <w:spacing w:beforeLines="50" w:before="120" w:afterLines="50" w:after="120"/>
              <w:contextualSpacing/>
              <w:jc w:val="center"/>
              <w:rPr>
                <w:ins w:id="2027" w:author="He Han" w:date="2026-10-27T14:00:00Z"/>
                <w:rFonts w:ascii="Times New Roman" w:eastAsia="仿宋_GB2312" w:hAnsi="Times New Roman" w:cs="Times New Roman"/>
                <w:sz w:val="18"/>
                <w:szCs w:val="18"/>
                <w:lang w:eastAsia="zh-CN"/>
              </w:rPr>
            </w:pPr>
            <w:ins w:id="2028" w:author="He Han" w:date="2026-10-27T14:00:00Z">
              <w:r w:rsidRPr="002079CD">
                <w:rPr>
                  <w:rFonts w:ascii="Times New Roman" w:eastAsia="仿宋_GB2312" w:hAnsi="Times New Roman" w:cs="Times New Roman"/>
                  <w:sz w:val="18"/>
                  <w:szCs w:val="18"/>
                  <w:lang w:eastAsia="zh-CN"/>
                </w:rPr>
                <w:t>91</w:t>
              </w:r>
            </w:ins>
          </w:p>
        </w:tc>
        <w:tc>
          <w:tcPr>
            <w:tcW w:w="610" w:type="pct"/>
            <w:tcBorders>
              <w:top w:val="single" w:sz="4" w:space="0" w:color="auto"/>
              <w:left w:val="single" w:sz="4" w:space="0" w:color="auto"/>
              <w:bottom w:val="single" w:sz="4" w:space="0" w:color="auto"/>
              <w:right w:val="single" w:sz="4" w:space="0" w:color="auto"/>
            </w:tcBorders>
            <w:vAlign w:val="center"/>
          </w:tcPr>
          <w:p w14:paraId="304A5332" w14:textId="77777777" w:rsidR="00E63094" w:rsidRPr="00C34334" w:rsidRDefault="00E63094" w:rsidP="002079CD">
            <w:pPr>
              <w:spacing w:beforeLines="50" w:before="120" w:afterLines="50" w:after="120"/>
              <w:contextualSpacing/>
              <w:jc w:val="center"/>
              <w:rPr>
                <w:ins w:id="2029" w:author="He Han" w:date="2026-10-27T14:00:00Z"/>
                <w:rFonts w:ascii="Times New Roman" w:eastAsia="仿宋_GB2312" w:hAnsi="Times New Roman" w:cs="Times New Roman"/>
                <w:color w:val="auto"/>
                <w:sz w:val="18"/>
                <w:szCs w:val="18"/>
                <w:lang w:eastAsia="zh-CN"/>
              </w:rPr>
            </w:pPr>
            <w:ins w:id="2030"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2E667D22" w14:textId="77777777" w:rsidR="00E63094" w:rsidRPr="00C34334" w:rsidRDefault="00E63094" w:rsidP="00C2448B">
            <w:pPr>
              <w:widowControl w:val="0"/>
              <w:numPr>
                <w:ilvl w:val="0"/>
                <w:numId w:val="285"/>
              </w:numPr>
              <w:spacing w:beforeLines="50" w:before="120" w:afterLines="50" w:after="120"/>
              <w:ind w:leftChars="50" w:left="525"/>
              <w:contextualSpacing/>
              <w:jc w:val="both"/>
              <w:rPr>
                <w:ins w:id="2031" w:author="He Han" w:date="2026-10-27T14:00:00Z"/>
                <w:rFonts w:ascii="Times New Roman" w:eastAsia="仿宋_GB2312" w:hAnsi="Times New Roman" w:cs="Times New Roman"/>
                <w:color w:val="auto"/>
                <w:sz w:val="18"/>
                <w:szCs w:val="18"/>
              </w:rPr>
              <w:pPrChange w:id="2032" w:author="He Han" w:date="2026-10-27T15:35:00Z">
                <w:pPr>
                  <w:widowControl w:val="0"/>
                  <w:numPr>
                    <w:numId w:val="285"/>
                  </w:numPr>
                  <w:spacing w:beforeLines="50" w:before="120" w:afterLines="50" w:after="120"/>
                  <w:ind w:leftChars="50" w:left="525" w:hanging="420"/>
                  <w:contextualSpacing/>
                  <w:jc w:val="both"/>
                </w:pPr>
              </w:pPrChange>
            </w:pPr>
            <w:ins w:id="2033" w:author="He Han" w:date="2026-10-27T14:00:00Z">
              <w:r w:rsidRPr="00C34334">
                <w:rPr>
                  <w:rFonts w:ascii="Times New Roman" w:eastAsia="仿宋_GB2312" w:hAnsi="Times New Roman" w:cs="Times New Roman"/>
                  <w:color w:val="auto"/>
                  <w:sz w:val="18"/>
                  <w:szCs w:val="18"/>
                </w:rPr>
                <w:t>Add IPAC (11.0 V, 9.60 kg/kg) into TJ4S-1213-Sy15.</w:t>
              </w:r>
            </w:ins>
          </w:p>
          <w:p w14:paraId="2CDB3E45" w14:textId="77777777" w:rsidR="00E63094" w:rsidRPr="00C34334" w:rsidRDefault="00E63094" w:rsidP="00C2448B">
            <w:pPr>
              <w:widowControl w:val="0"/>
              <w:numPr>
                <w:ilvl w:val="0"/>
                <w:numId w:val="285"/>
              </w:numPr>
              <w:spacing w:beforeLines="50" w:before="120" w:afterLines="50" w:after="120"/>
              <w:ind w:leftChars="50" w:left="525"/>
              <w:contextualSpacing/>
              <w:jc w:val="both"/>
              <w:rPr>
                <w:ins w:id="2034" w:author="He Han" w:date="2026-10-27T14:00:00Z"/>
                <w:rFonts w:ascii="Times New Roman" w:eastAsia="仿宋_GB2312" w:hAnsi="Times New Roman" w:cs="Times New Roman"/>
                <w:color w:val="auto"/>
                <w:sz w:val="18"/>
                <w:szCs w:val="18"/>
              </w:rPr>
              <w:pPrChange w:id="2035" w:author="He Han" w:date="2026-10-27T15:35:00Z">
                <w:pPr>
                  <w:widowControl w:val="0"/>
                  <w:numPr>
                    <w:numId w:val="285"/>
                  </w:numPr>
                  <w:spacing w:beforeLines="50" w:before="120" w:afterLines="50" w:after="120"/>
                  <w:ind w:leftChars="50" w:left="525" w:hanging="420"/>
                  <w:contextualSpacing/>
                  <w:jc w:val="both"/>
                </w:pPr>
              </w:pPrChange>
            </w:pPr>
            <w:ins w:id="2036" w:author="He Han" w:date="2026-10-27T14:00:00Z">
              <w:r w:rsidRPr="00C34334">
                <w:rPr>
                  <w:rFonts w:ascii="Times New Roman" w:eastAsia="仿宋_GB2312" w:hAnsi="Times New Roman" w:cs="Times New Roman"/>
                  <w:color w:val="auto"/>
                  <w:sz w:val="18"/>
                  <w:szCs w:val="18"/>
                </w:rPr>
                <w:t xml:space="preserve"> Bubble with nitrogen, after stirring, turn off the nitrogen. Drain until there is no obvious drip.  </w:t>
              </w:r>
            </w:ins>
          </w:p>
          <w:p w14:paraId="71F0AA64" w14:textId="77777777" w:rsidR="00E63094" w:rsidRPr="00C34334" w:rsidRDefault="00E63094" w:rsidP="00C2448B">
            <w:pPr>
              <w:spacing w:beforeLines="50" w:before="120" w:afterLines="50" w:after="120"/>
              <w:ind w:leftChars="50" w:left="105"/>
              <w:contextualSpacing/>
              <w:jc w:val="both"/>
              <w:rPr>
                <w:ins w:id="2037" w:author="He Han" w:date="2026-10-27T14:00:00Z"/>
                <w:rFonts w:ascii="Times New Roman" w:eastAsia="仿宋_GB2312" w:hAnsi="Times New Roman" w:cs="Times New Roman"/>
                <w:color w:val="auto"/>
                <w:sz w:val="18"/>
                <w:szCs w:val="18"/>
              </w:rPr>
              <w:pPrChange w:id="2038" w:author="He Han" w:date="2026-10-27T15:35:00Z">
                <w:pPr>
                  <w:spacing w:beforeLines="50" w:before="120" w:afterLines="50" w:after="120"/>
                  <w:ind w:leftChars="50" w:left="105"/>
                  <w:contextualSpacing/>
                  <w:jc w:val="center"/>
                </w:pPr>
              </w:pPrChange>
            </w:pPr>
            <w:ins w:id="2039" w:author="He Han" w:date="2026-10-27T14:00:00Z">
              <w:r w:rsidRPr="00C34334">
                <w:rPr>
                  <w:rFonts w:ascii="Times New Roman" w:eastAsia="仿宋_GB2312" w:hAnsi="Times New Roman" w:cs="Times New Roman"/>
                  <w:color w:val="auto"/>
                  <w:sz w:val="18"/>
                  <w:szCs w:val="18"/>
                </w:rPr>
                <w:t>Note: Perform this operation 5 times.</w:t>
              </w:r>
            </w:ins>
          </w:p>
        </w:tc>
      </w:tr>
      <w:tr w:rsidR="00E63094" w:rsidRPr="00C34334" w14:paraId="684D3B2F" w14:textId="77777777" w:rsidTr="002079CD">
        <w:trPr>
          <w:trHeight w:val="384"/>
          <w:ins w:id="2040"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12065D5E" w14:textId="77777777" w:rsidR="00E63094" w:rsidRPr="002079CD" w:rsidRDefault="00E63094" w:rsidP="002079CD">
            <w:pPr>
              <w:spacing w:beforeLines="50" w:before="120" w:afterLines="50" w:after="120"/>
              <w:contextualSpacing/>
              <w:jc w:val="center"/>
              <w:rPr>
                <w:ins w:id="2041" w:author="He Han" w:date="2026-10-27T14:00:00Z"/>
                <w:rFonts w:ascii="Times New Roman" w:eastAsia="仿宋_GB2312" w:hAnsi="Times New Roman" w:cs="Times New Roman"/>
                <w:sz w:val="18"/>
                <w:szCs w:val="18"/>
                <w:lang w:eastAsia="zh-CN"/>
              </w:rPr>
            </w:pPr>
            <w:ins w:id="2042" w:author="He Han" w:date="2026-10-27T14:00:00Z">
              <w:r w:rsidRPr="002079CD">
                <w:rPr>
                  <w:rFonts w:ascii="Times New Roman" w:eastAsia="仿宋_GB2312" w:hAnsi="Times New Roman" w:cs="Times New Roman"/>
                  <w:sz w:val="18"/>
                  <w:szCs w:val="18"/>
                  <w:lang w:eastAsia="zh-CN"/>
                </w:rPr>
                <w:t>92</w:t>
              </w:r>
            </w:ins>
          </w:p>
        </w:tc>
        <w:tc>
          <w:tcPr>
            <w:tcW w:w="610" w:type="pct"/>
            <w:tcBorders>
              <w:top w:val="single" w:sz="4" w:space="0" w:color="auto"/>
              <w:left w:val="single" w:sz="4" w:space="0" w:color="auto"/>
              <w:bottom w:val="single" w:sz="4" w:space="0" w:color="auto"/>
              <w:right w:val="single" w:sz="4" w:space="0" w:color="auto"/>
            </w:tcBorders>
            <w:vAlign w:val="center"/>
          </w:tcPr>
          <w:p w14:paraId="19389C25" w14:textId="77777777" w:rsidR="00E63094" w:rsidRPr="00C34334" w:rsidRDefault="00E63094" w:rsidP="002079CD">
            <w:pPr>
              <w:spacing w:beforeLines="50" w:before="120" w:afterLines="50" w:after="120"/>
              <w:contextualSpacing/>
              <w:jc w:val="center"/>
              <w:rPr>
                <w:ins w:id="2043" w:author="He Han" w:date="2026-10-27T14:00:00Z"/>
                <w:rFonts w:ascii="Times New Roman" w:eastAsia="仿宋_GB2312" w:hAnsi="Times New Roman" w:cs="Times New Roman"/>
                <w:color w:val="auto"/>
                <w:sz w:val="18"/>
                <w:szCs w:val="18"/>
                <w:lang w:eastAsia="zh-CN"/>
              </w:rPr>
            </w:pPr>
            <w:ins w:id="2044"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2BCAE560" w14:textId="77777777" w:rsidR="00E63094" w:rsidRPr="00C34334" w:rsidRDefault="00E63094" w:rsidP="00C2448B">
            <w:pPr>
              <w:numPr>
                <w:ilvl w:val="0"/>
                <w:numId w:val="286"/>
              </w:numPr>
              <w:spacing w:beforeLines="50" w:before="120" w:afterLines="50" w:after="120"/>
              <w:ind w:leftChars="50" w:left="525"/>
              <w:contextualSpacing/>
              <w:jc w:val="both"/>
              <w:rPr>
                <w:ins w:id="2045" w:author="He Han" w:date="2026-10-27T14:00:00Z"/>
                <w:rFonts w:ascii="Times New Roman" w:eastAsia="仿宋_GB2312" w:hAnsi="Times New Roman" w:cs="Times New Roman"/>
                <w:color w:val="auto"/>
                <w:sz w:val="18"/>
                <w:szCs w:val="18"/>
              </w:rPr>
              <w:pPrChange w:id="2046" w:author="He Han" w:date="2026-10-27T15:35:00Z">
                <w:pPr>
                  <w:numPr>
                    <w:numId w:val="286"/>
                  </w:numPr>
                  <w:spacing w:beforeLines="50" w:before="120" w:afterLines="50" w:after="120"/>
                  <w:ind w:leftChars="50" w:left="525" w:hanging="420"/>
                  <w:contextualSpacing/>
                  <w:jc w:val="both"/>
                </w:pPr>
              </w:pPrChange>
            </w:pPr>
            <w:ins w:id="2047" w:author="He Han" w:date="2026-10-27T14:00:00Z">
              <w:r w:rsidRPr="00C34334">
                <w:rPr>
                  <w:rFonts w:ascii="Times New Roman" w:eastAsia="仿宋_GB2312" w:hAnsi="Times New Roman" w:cs="Times New Roman"/>
                  <w:color w:val="auto"/>
                  <w:sz w:val="18"/>
                  <w:szCs w:val="18"/>
                </w:rPr>
                <w:t>Add Toluene (11.0 V, 9.59 kg/kg) into TJ4S-1213-Sy15 via dip tube and diaphragm pump. Bubble with nitrogen, after stirring, turn off the nitrogen. Drain until there is no obvious drip</w:t>
              </w:r>
            </w:ins>
          </w:p>
          <w:p w14:paraId="21CE549D" w14:textId="77777777" w:rsidR="00E63094" w:rsidRPr="00C34334" w:rsidRDefault="00E63094" w:rsidP="00C2448B">
            <w:pPr>
              <w:numPr>
                <w:ilvl w:val="0"/>
                <w:numId w:val="286"/>
              </w:numPr>
              <w:spacing w:beforeLines="50" w:before="120" w:afterLines="50" w:after="120"/>
              <w:ind w:leftChars="50" w:left="525"/>
              <w:contextualSpacing/>
              <w:jc w:val="both"/>
              <w:rPr>
                <w:ins w:id="2048" w:author="He Han" w:date="2026-10-27T14:00:00Z"/>
                <w:rFonts w:ascii="Times New Roman" w:eastAsia="仿宋_GB2312" w:hAnsi="Times New Roman" w:cs="Times New Roman"/>
                <w:color w:val="auto"/>
                <w:sz w:val="18"/>
                <w:szCs w:val="18"/>
              </w:rPr>
              <w:pPrChange w:id="2049" w:author="He Han" w:date="2026-10-27T15:35:00Z">
                <w:pPr>
                  <w:numPr>
                    <w:numId w:val="286"/>
                  </w:numPr>
                  <w:spacing w:beforeLines="50" w:before="120" w:afterLines="50" w:after="120"/>
                  <w:ind w:leftChars="50" w:left="525" w:hanging="420"/>
                  <w:contextualSpacing/>
                  <w:jc w:val="both"/>
                </w:pPr>
              </w:pPrChange>
            </w:pPr>
            <w:ins w:id="2050" w:author="He Han" w:date="2026-10-27T14:00:00Z">
              <w:r w:rsidRPr="00C34334">
                <w:rPr>
                  <w:rFonts w:ascii="Times New Roman" w:eastAsia="仿宋_GB2312" w:hAnsi="Times New Roman" w:cs="Times New Roman"/>
                  <w:color w:val="auto"/>
                  <w:sz w:val="18"/>
                  <w:szCs w:val="18"/>
                </w:rPr>
                <w:t xml:space="preserve">Add MTBE (11.0 V, 8.15 kg/kg) into TJ4S-1213-Sy15. Bubble with nitrogen, after stirring, turn off the nitrogen. Drain until there is no obvious drip </w:t>
              </w:r>
            </w:ins>
          </w:p>
          <w:p w14:paraId="0390E27B" w14:textId="77777777" w:rsidR="00E63094" w:rsidRPr="00C34334" w:rsidRDefault="00E63094" w:rsidP="00C2448B">
            <w:pPr>
              <w:numPr>
                <w:ilvl w:val="0"/>
                <w:numId w:val="286"/>
              </w:numPr>
              <w:spacing w:beforeLines="50" w:before="120" w:afterLines="50" w:after="120"/>
              <w:ind w:leftChars="50" w:left="525"/>
              <w:contextualSpacing/>
              <w:jc w:val="both"/>
              <w:rPr>
                <w:ins w:id="2051" w:author="He Han" w:date="2026-10-27T14:00:00Z"/>
                <w:rFonts w:ascii="Times New Roman" w:eastAsia="仿宋_GB2312" w:hAnsi="Times New Roman" w:cs="Times New Roman"/>
                <w:color w:val="auto"/>
                <w:sz w:val="18"/>
                <w:szCs w:val="18"/>
              </w:rPr>
              <w:pPrChange w:id="2052" w:author="He Han" w:date="2026-10-27T15:35:00Z">
                <w:pPr>
                  <w:numPr>
                    <w:numId w:val="286"/>
                  </w:numPr>
                  <w:spacing w:beforeLines="50" w:before="120" w:afterLines="50" w:after="120"/>
                  <w:ind w:leftChars="50" w:left="525" w:hanging="420"/>
                  <w:contextualSpacing/>
                  <w:jc w:val="both"/>
                </w:pPr>
              </w:pPrChange>
            </w:pPr>
            <w:ins w:id="2053" w:author="He Han" w:date="2026-10-27T14:00:00Z">
              <w:r w:rsidRPr="00C34334">
                <w:rPr>
                  <w:rFonts w:ascii="Times New Roman" w:eastAsia="仿宋_GB2312" w:hAnsi="Times New Roman" w:cs="Times New Roman"/>
                  <w:color w:val="auto"/>
                  <w:sz w:val="18"/>
                  <w:szCs w:val="18"/>
                </w:rPr>
                <w:t>Add MTBE (11.0 V, 8.15 kg/kg) into TJ4S-1213-Sy15.  Bubble with nitrogen, after stirring, turn off the nitrogen. Drain until there is no obvious drip</w:t>
              </w:r>
            </w:ins>
          </w:p>
        </w:tc>
      </w:tr>
      <w:tr w:rsidR="00E63094" w:rsidRPr="00C34334" w14:paraId="138DDBA4" w14:textId="77777777" w:rsidTr="002079CD">
        <w:trPr>
          <w:trHeight w:val="384"/>
          <w:ins w:id="2054"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75E4643F" w14:textId="77777777" w:rsidR="00E63094" w:rsidRPr="002079CD" w:rsidRDefault="00E63094" w:rsidP="002079CD">
            <w:pPr>
              <w:spacing w:beforeLines="50" w:before="120" w:afterLines="50" w:after="120"/>
              <w:contextualSpacing/>
              <w:jc w:val="center"/>
              <w:rPr>
                <w:ins w:id="2055" w:author="He Han" w:date="2026-10-27T14:00:00Z"/>
                <w:rFonts w:ascii="Times New Roman" w:eastAsia="仿宋_GB2312" w:hAnsi="Times New Roman" w:cs="Times New Roman"/>
                <w:sz w:val="18"/>
                <w:szCs w:val="18"/>
                <w:lang w:eastAsia="zh-CN"/>
              </w:rPr>
            </w:pPr>
            <w:ins w:id="2056" w:author="He Han" w:date="2026-10-27T14:00:00Z">
              <w:r w:rsidRPr="002079CD">
                <w:rPr>
                  <w:rFonts w:ascii="Times New Roman" w:eastAsia="仿宋_GB2312" w:hAnsi="Times New Roman" w:cs="Times New Roman"/>
                  <w:sz w:val="18"/>
                  <w:szCs w:val="18"/>
                  <w:lang w:eastAsia="zh-CN"/>
                </w:rPr>
                <w:lastRenderedPageBreak/>
                <w:t>93</w:t>
              </w:r>
            </w:ins>
          </w:p>
        </w:tc>
        <w:tc>
          <w:tcPr>
            <w:tcW w:w="610" w:type="pct"/>
            <w:tcBorders>
              <w:top w:val="single" w:sz="4" w:space="0" w:color="auto"/>
              <w:left w:val="single" w:sz="4" w:space="0" w:color="auto"/>
              <w:bottom w:val="single" w:sz="4" w:space="0" w:color="auto"/>
              <w:right w:val="single" w:sz="4" w:space="0" w:color="auto"/>
            </w:tcBorders>
            <w:vAlign w:val="center"/>
          </w:tcPr>
          <w:p w14:paraId="55E6AD7C" w14:textId="77777777" w:rsidR="00E63094" w:rsidRPr="00C34334" w:rsidRDefault="00E63094" w:rsidP="002079CD">
            <w:pPr>
              <w:spacing w:beforeLines="50" w:before="120" w:afterLines="50" w:after="120"/>
              <w:contextualSpacing/>
              <w:jc w:val="center"/>
              <w:rPr>
                <w:ins w:id="2057" w:author="He Han" w:date="2026-10-27T14:00:00Z"/>
                <w:rFonts w:ascii="Times New Roman" w:eastAsia="仿宋_GB2312" w:hAnsi="Times New Roman" w:cs="Times New Roman"/>
                <w:color w:val="auto"/>
                <w:sz w:val="18"/>
                <w:szCs w:val="18"/>
                <w:lang w:eastAsia="zh-CN"/>
              </w:rPr>
            </w:pPr>
            <w:ins w:id="2058" w:author="He Han" w:date="2026-10-27T14:00:00Z">
              <w:r w:rsidRPr="00C34334">
                <w:rPr>
                  <w:rFonts w:ascii="Times New Roman" w:eastAsia="仿宋_GB2312" w:hAnsi="Times New Roman" w:cs="Times New Roman"/>
                  <w:color w:val="auto"/>
                  <w:sz w:val="18"/>
                  <w:szCs w:val="18"/>
                  <w:lang w:eastAsia="zh-CN"/>
                </w:rPr>
                <w:t>Wash resin</w:t>
              </w:r>
            </w:ins>
          </w:p>
        </w:tc>
        <w:tc>
          <w:tcPr>
            <w:tcW w:w="4121" w:type="pct"/>
            <w:tcBorders>
              <w:top w:val="single" w:sz="4" w:space="0" w:color="auto"/>
              <w:left w:val="single" w:sz="4" w:space="0" w:color="auto"/>
              <w:bottom w:val="single" w:sz="4" w:space="0" w:color="auto"/>
              <w:right w:val="single" w:sz="4" w:space="0" w:color="auto"/>
            </w:tcBorders>
            <w:vAlign w:val="center"/>
          </w:tcPr>
          <w:p w14:paraId="0D9A5DC5" w14:textId="77777777" w:rsidR="00E63094" w:rsidRPr="00C34334" w:rsidRDefault="00E63094" w:rsidP="00C2448B">
            <w:pPr>
              <w:numPr>
                <w:ilvl w:val="0"/>
                <w:numId w:val="287"/>
              </w:numPr>
              <w:spacing w:beforeLines="50" w:before="120" w:afterLines="50" w:after="120"/>
              <w:ind w:leftChars="50" w:left="525"/>
              <w:contextualSpacing/>
              <w:jc w:val="both"/>
              <w:rPr>
                <w:ins w:id="2059" w:author="He Han" w:date="2026-10-27T14:00:00Z"/>
                <w:rFonts w:ascii="Times New Roman" w:eastAsia="仿宋_GB2312" w:hAnsi="Times New Roman" w:cs="Times New Roman"/>
                <w:color w:val="auto"/>
                <w:sz w:val="18"/>
                <w:szCs w:val="18"/>
              </w:rPr>
              <w:pPrChange w:id="2060" w:author="He Han" w:date="2026-10-27T15:35:00Z">
                <w:pPr>
                  <w:numPr>
                    <w:numId w:val="287"/>
                  </w:numPr>
                  <w:spacing w:beforeLines="50" w:before="120" w:afterLines="50" w:after="120"/>
                  <w:ind w:leftChars="50" w:left="525" w:hanging="420"/>
                  <w:contextualSpacing/>
                  <w:jc w:val="both"/>
                </w:pPr>
              </w:pPrChange>
            </w:pPr>
            <w:ins w:id="2061" w:author="He Han" w:date="2026-10-27T14:00:00Z">
              <w:r w:rsidRPr="00C34334">
                <w:rPr>
                  <w:rFonts w:ascii="Times New Roman" w:eastAsia="仿宋_GB2312" w:hAnsi="Times New Roman" w:cs="Times New Roman"/>
                  <w:color w:val="auto"/>
                  <w:sz w:val="18"/>
                  <w:szCs w:val="18"/>
                </w:rPr>
                <w:t>Add Toluene (11.0 V, 9.59 kg/kg) into TJ4S-1213-Sy15 by manually weighing via dip tube and diaphragm pump. Bubble with nitrogen, after stirring, turn off the nitrogen. Drain until there is no obvious drip.</w:t>
              </w:r>
            </w:ins>
          </w:p>
          <w:p w14:paraId="760BFB5F" w14:textId="77777777" w:rsidR="00E63094" w:rsidRPr="00C34334" w:rsidRDefault="00E63094" w:rsidP="00C2448B">
            <w:pPr>
              <w:numPr>
                <w:ilvl w:val="0"/>
                <w:numId w:val="287"/>
              </w:numPr>
              <w:spacing w:beforeLines="50" w:before="120" w:afterLines="50" w:after="120"/>
              <w:ind w:leftChars="50" w:left="525"/>
              <w:contextualSpacing/>
              <w:jc w:val="both"/>
              <w:rPr>
                <w:ins w:id="2062" w:author="He Han" w:date="2026-10-27T14:00:00Z"/>
                <w:rFonts w:ascii="Times New Roman" w:eastAsia="仿宋_GB2312" w:hAnsi="Times New Roman" w:cs="Times New Roman"/>
                <w:color w:val="auto"/>
                <w:sz w:val="18"/>
                <w:szCs w:val="18"/>
              </w:rPr>
              <w:pPrChange w:id="2063" w:author="He Han" w:date="2026-10-27T15:35:00Z">
                <w:pPr>
                  <w:numPr>
                    <w:numId w:val="287"/>
                  </w:numPr>
                  <w:spacing w:beforeLines="50" w:before="120" w:afterLines="50" w:after="120"/>
                  <w:ind w:leftChars="50" w:left="525" w:hanging="420"/>
                  <w:contextualSpacing/>
                  <w:jc w:val="both"/>
                </w:pPr>
              </w:pPrChange>
            </w:pPr>
            <w:ins w:id="2064" w:author="He Han" w:date="2026-10-27T14:00:00Z">
              <w:r w:rsidRPr="00C34334">
                <w:rPr>
                  <w:rFonts w:ascii="Times New Roman" w:eastAsia="仿宋_GB2312" w:hAnsi="Times New Roman" w:cs="Times New Roman"/>
                  <w:color w:val="auto"/>
                  <w:sz w:val="18"/>
                  <w:szCs w:val="18"/>
                </w:rPr>
                <w:t>Add MTBE (11.0 V, 8.15 kg/kg) into TJ4S-1213-Sy15. Bubble with nitrogen, after stirring, turn off the nitrogen. Drain until there is no obvious drip.</w:t>
              </w:r>
            </w:ins>
          </w:p>
          <w:p w14:paraId="44B75D2E" w14:textId="77777777" w:rsidR="00E63094" w:rsidRPr="00C34334" w:rsidRDefault="00E63094" w:rsidP="00C2448B">
            <w:pPr>
              <w:numPr>
                <w:ilvl w:val="0"/>
                <w:numId w:val="287"/>
              </w:numPr>
              <w:spacing w:beforeLines="50" w:before="120" w:afterLines="50" w:after="120"/>
              <w:ind w:leftChars="50" w:left="525"/>
              <w:contextualSpacing/>
              <w:jc w:val="both"/>
              <w:rPr>
                <w:ins w:id="2065" w:author="He Han" w:date="2026-10-27T14:00:00Z"/>
                <w:rFonts w:ascii="Times New Roman" w:eastAsia="仿宋_GB2312" w:hAnsi="Times New Roman" w:cs="Times New Roman"/>
                <w:color w:val="auto"/>
                <w:sz w:val="18"/>
                <w:szCs w:val="18"/>
              </w:rPr>
              <w:pPrChange w:id="2066" w:author="He Han" w:date="2026-10-27T15:35:00Z">
                <w:pPr>
                  <w:numPr>
                    <w:numId w:val="287"/>
                  </w:numPr>
                  <w:spacing w:beforeLines="50" w:before="120" w:afterLines="50" w:after="120"/>
                  <w:ind w:leftChars="50" w:left="525" w:hanging="420"/>
                  <w:contextualSpacing/>
                  <w:jc w:val="both"/>
                </w:pPr>
              </w:pPrChange>
            </w:pPr>
            <w:ins w:id="2067" w:author="He Han" w:date="2026-10-27T14:00:00Z">
              <w:r w:rsidRPr="00C34334">
                <w:rPr>
                  <w:rFonts w:ascii="Times New Roman" w:eastAsia="仿宋_GB2312" w:hAnsi="Times New Roman" w:cs="Times New Roman"/>
                  <w:color w:val="auto"/>
                  <w:sz w:val="18"/>
                  <w:szCs w:val="18"/>
                </w:rPr>
                <w:t>Add MTBE (11.0 V, 8.15 kg/kg) into TJ4S-1213-Sy15. Bubble with nitrogen, after stirring, turn off the nitrogen. Drain until there is no obvious drip.</w:t>
              </w:r>
            </w:ins>
          </w:p>
          <w:p w14:paraId="497E7651" w14:textId="77777777" w:rsidR="00E63094" w:rsidRPr="00C34334" w:rsidRDefault="00E63094" w:rsidP="00C2448B">
            <w:pPr>
              <w:numPr>
                <w:ilvl w:val="0"/>
                <w:numId w:val="287"/>
              </w:numPr>
              <w:spacing w:beforeLines="50" w:before="120" w:afterLines="50" w:after="120"/>
              <w:ind w:leftChars="50" w:left="525"/>
              <w:contextualSpacing/>
              <w:jc w:val="both"/>
              <w:rPr>
                <w:ins w:id="2068" w:author="He Han" w:date="2026-10-27T14:00:00Z"/>
                <w:rFonts w:ascii="Times New Roman" w:eastAsia="仿宋_GB2312" w:hAnsi="Times New Roman" w:cs="Times New Roman"/>
                <w:color w:val="auto"/>
                <w:sz w:val="18"/>
                <w:szCs w:val="18"/>
              </w:rPr>
              <w:pPrChange w:id="2069" w:author="He Han" w:date="2026-10-27T15:35:00Z">
                <w:pPr>
                  <w:numPr>
                    <w:numId w:val="287"/>
                  </w:numPr>
                  <w:spacing w:beforeLines="50" w:before="120" w:afterLines="50" w:after="120"/>
                  <w:ind w:leftChars="50" w:left="525" w:hanging="420"/>
                  <w:contextualSpacing/>
                  <w:jc w:val="both"/>
                </w:pPr>
              </w:pPrChange>
            </w:pPr>
            <w:ins w:id="2070" w:author="He Han" w:date="2026-10-27T14:00:00Z">
              <w:r w:rsidRPr="00C34334">
                <w:rPr>
                  <w:rFonts w:ascii="Times New Roman" w:eastAsia="仿宋_GB2312" w:hAnsi="Times New Roman" w:cs="Times New Roman"/>
                  <w:color w:val="auto"/>
                  <w:sz w:val="18"/>
                  <w:szCs w:val="18"/>
                </w:rPr>
                <w:t xml:space="preserve">Sample the MTBE washing solution during the second stirring and develop with </w:t>
              </w:r>
              <w:proofErr w:type="spellStart"/>
              <w:r w:rsidRPr="00C34334">
                <w:rPr>
                  <w:rFonts w:ascii="Times New Roman" w:eastAsia="仿宋_GB2312" w:hAnsi="Times New Roman" w:cs="Times New Roman"/>
                  <w:color w:val="auto"/>
                  <w:sz w:val="18"/>
                  <w:szCs w:val="18"/>
                </w:rPr>
                <w:t>chloranil</w:t>
              </w:r>
              <w:proofErr w:type="spellEnd"/>
              <w:r w:rsidRPr="00C34334">
                <w:rPr>
                  <w:rFonts w:ascii="Times New Roman" w:eastAsia="仿宋_GB2312" w:hAnsi="Times New Roman" w:cs="Times New Roman"/>
                  <w:color w:val="auto"/>
                  <w:sz w:val="18"/>
                  <w:szCs w:val="18"/>
                </w:rPr>
                <w:t xml:space="preserve">, compare the color with the standard 500 ppm </w:t>
              </w:r>
              <w:proofErr w:type="spellStart"/>
              <w:r w:rsidRPr="00C34334">
                <w:rPr>
                  <w:rFonts w:ascii="Times New Roman" w:eastAsia="仿宋_GB2312" w:hAnsi="Times New Roman" w:cs="Times New Roman"/>
                  <w:color w:val="auto"/>
                  <w:sz w:val="18"/>
                  <w:szCs w:val="18"/>
                </w:rPr>
                <w:t>piperidine</w:t>
              </w:r>
              <w:proofErr w:type="spellEnd"/>
              <w:r w:rsidRPr="00C34334">
                <w:rPr>
                  <w:rFonts w:ascii="Times New Roman" w:eastAsia="仿宋_GB2312" w:hAnsi="Times New Roman" w:cs="Times New Roman"/>
                  <w:color w:val="auto"/>
                  <w:sz w:val="18"/>
                  <w:szCs w:val="18"/>
                </w:rPr>
                <w:t xml:space="preserve"> in MTBE solution as reference solution. If the color is darker than the reference solution, repeat Step 93 until the </w:t>
              </w:r>
              <w:proofErr w:type="spellStart"/>
              <w:r w:rsidRPr="00C34334">
                <w:rPr>
                  <w:rFonts w:ascii="Times New Roman" w:eastAsia="仿宋_GB2312" w:hAnsi="Times New Roman" w:cs="Times New Roman"/>
                  <w:color w:val="auto"/>
                  <w:sz w:val="18"/>
                  <w:szCs w:val="18"/>
                </w:rPr>
                <w:t>chloranil</w:t>
              </w:r>
              <w:proofErr w:type="spellEnd"/>
              <w:r w:rsidRPr="00C34334">
                <w:rPr>
                  <w:rFonts w:ascii="Times New Roman" w:eastAsia="仿宋_GB2312" w:hAnsi="Times New Roman" w:cs="Times New Roman"/>
                  <w:color w:val="auto"/>
                  <w:sz w:val="18"/>
                  <w:szCs w:val="18"/>
                </w:rPr>
                <w:t xml:space="preserve"> test color of the washing solution is lighter than or consistent with that of the reference solution. If the color is lighter or consistent with the reference solution, </w:t>
              </w:r>
            </w:ins>
          </w:p>
        </w:tc>
      </w:tr>
      <w:tr w:rsidR="00E63094" w:rsidRPr="00C34334" w14:paraId="3600E222" w14:textId="77777777" w:rsidTr="002079CD">
        <w:trPr>
          <w:trHeight w:val="384"/>
          <w:ins w:id="207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442FF0BA" w14:textId="77777777" w:rsidR="00E63094" w:rsidRPr="002079CD" w:rsidRDefault="00E63094" w:rsidP="002079CD">
            <w:pPr>
              <w:spacing w:beforeLines="50" w:before="120" w:afterLines="50" w:after="120"/>
              <w:contextualSpacing/>
              <w:jc w:val="center"/>
              <w:rPr>
                <w:ins w:id="2072" w:author="He Han" w:date="2026-10-27T14:00:00Z"/>
                <w:rFonts w:ascii="Times New Roman" w:eastAsia="仿宋_GB2312" w:hAnsi="Times New Roman" w:cs="Times New Roman"/>
                <w:sz w:val="18"/>
                <w:szCs w:val="18"/>
                <w:lang w:eastAsia="zh-CN"/>
              </w:rPr>
            </w:pPr>
            <w:ins w:id="2073" w:author="He Han" w:date="2026-10-27T14:00:00Z">
              <w:r w:rsidRPr="002079CD">
                <w:rPr>
                  <w:rFonts w:ascii="Times New Roman" w:eastAsia="仿宋_GB2312" w:hAnsi="Times New Roman" w:cs="Times New Roman"/>
                  <w:sz w:val="18"/>
                  <w:szCs w:val="18"/>
                  <w:lang w:eastAsia="zh-CN"/>
                </w:rPr>
                <w:t>94</w:t>
              </w:r>
            </w:ins>
          </w:p>
        </w:tc>
        <w:tc>
          <w:tcPr>
            <w:tcW w:w="610" w:type="pct"/>
            <w:tcBorders>
              <w:top w:val="single" w:sz="4" w:space="0" w:color="auto"/>
              <w:left w:val="single" w:sz="4" w:space="0" w:color="auto"/>
              <w:bottom w:val="single" w:sz="4" w:space="0" w:color="auto"/>
              <w:right w:val="single" w:sz="4" w:space="0" w:color="auto"/>
            </w:tcBorders>
            <w:vAlign w:val="center"/>
          </w:tcPr>
          <w:p w14:paraId="7E32FAB7" w14:textId="77777777" w:rsidR="00E63094" w:rsidRPr="00C34334" w:rsidRDefault="00E63094" w:rsidP="002079CD">
            <w:pPr>
              <w:spacing w:beforeLines="50" w:before="120" w:afterLines="50" w:after="120"/>
              <w:contextualSpacing/>
              <w:jc w:val="center"/>
              <w:rPr>
                <w:ins w:id="2074" w:author="He Han" w:date="2026-10-27T14:00:00Z"/>
                <w:rFonts w:ascii="Times New Roman" w:eastAsia="仿宋_GB2312" w:hAnsi="Times New Roman" w:cs="Times New Roman"/>
                <w:color w:val="auto"/>
                <w:sz w:val="18"/>
                <w:szCs w:val="18"/>
                <w:lang w:eastAsia="zh-CN"/>
              </w:rPr>
            </w:pPr>
            <w:ins w:id="2075" w:author="He Han" w:date="2026-10-27T14:00:00Z">
              <w:r w:rsidRPr="00C34334">
                <w:rPr>
                  <w:rFonts w:ascii="Times New Roman" w:eastAsia="仿宋_GB2312" w:hAnsi="Times New Roman" w:cs="Times New Roman"/>
                  <w:color w:val="auto"/>
                  <w:sz w:val="18"/>
                  <w:szCs w:val="18"/>
                  <w:lang w:eastAsia="zh-CN"/>
                </w:rPr>
                <w:t>Drying</w:t>
              </w:r>
            </w:ins>
          </w:p>
        </w:tc>
        <w:tc>
          <w:tcPr>
            <w:tcW w:w="4121" w:type="pct"/>
            <w:tcBorders>
              <w:top w:val="single" w:sz="4" w:space="0" w:color="auto"/>
              <w:left w:val="single" w:sz="4" w:space="0" w:color="auto"/>
              <w:bottom w:val="single" w:sz="4" w:space="0" w:color="auto"/>
              <w:right w:val="single" w:sz="4" w:space="0" w:color="auto"/>
            </w:tcBorders>
            <w:vAlign w:val="center"/>
          </w:tcPr>
          <w:p w14:paraId="04C934F2" w14:textId="77777777" w:rsidR="00E63094" w:rsidRPr="00C34334" w:rsidRDefault="00E63094" w:rsidP="00C2448B">
            <w:pPr>
              <w:spacing w:beforeLines="50" w:before="120" w:afterLines="50" w:after="120"/>
              <w:ind w:leftChars="50" w:left="105"/>
              <w:contextualSpacing/>
              <w:jc w:val="both"/>
              <w:rPr>
                <w:ins w:id="2076" w:author="He Han" w:date="2026-10-27T14:00:00Z"/>
                <w:rFonts w:ascii="Times New Roman" w:eastAsia="仿宋_GB2312" w:hAnsi="Times New Roman" w:cs="Times New Roman"/>
                <w:color w:val="auto"/>
                <w:sz w:val="18"/>
                <w:szCs w:val="18"/>
              </w:rPr>
              <w:pPrChange w:id="2077" w:author="He Han" w:date="2026-10-27T15:35:00Z">
                <w:pPr>
                  <w:spacing w:beforeLines="50" w:before="120" w:afterLines="50" w:after="120"/>
                  <w:ind w:leftChars="50" w:left="105"/>
                  <w:contextualSpacing/>
                  <w:jc w:val="both"/>
                </w:pPr>
              </w:pPrChange>
            </w:pPr>
            <w:ins w:id="2078" w:author="He Han" w:date="2026-10-27T14:00:00Z">
              <w:r w:rsidRPr="00C34334">
                <w:rPr>
                  <w:rFonts w:ascii="Times New Roman" w:eastAsia="仿宋_GB2312" w:hAnsi="Times New Roman" w:cs="Times New Roman"/>
                  <w:color w:val="auto"/>
                  <w:sz w:val="18"/>
                  <w:szCs w:val="18"/>
                </w:rPr>
                <w:t xml:space="preserve">Sweep with nitrogen, and vacuum underneath at T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color w:val="auto"/>
                  <w:sz w:val="18"/>
                  <w:szCs w:val="18"/>
                </w:rPr>
                <w:t xml:space="preserve"> 30</w:t>
              </w:r>
              <w:r w:rsidRPr="00FB18BD">
                <w:rPr>
                  <w:rFonts w:ascii="Times New Roman" w:eastAsia="仿宋_GB2312" w:hAnsi="Times New Roman" w:cs="Times New Roman"/>
                  <w:color w:val="auto"/>
                  <w:sz w:val="18"/>
                  <w:szCs w:val="18"/>
                </w:rPr>
                <w:t xml:space="preserve"> </w:t>
              </w:r>
              <w:bookmarkStart w:id="2079" w:name="_GoBack"/>
              <w:r w:rsidRPr="00AD6065">
                <w:rPr>
                  <w:rFonts w:ascii="Times New Roman" w:eastAsia="仿宋_GB2312" w:hAnsi="Times New Roman" w:cs="Times New Roman"/>
                  <w:color w:val="auto"/>
                  <w:sz w:val="18"/>
                  <w:szCs w:val="18"/>
                  <w:lang w:eastAsia="zh-CN"/>
                  <w:rPrChange w:id="2080" w:author="He Han" w:date="2026-10-27T18:00:00Z">
                    <w:rPr>
                      <w:rFonts w:ascii="Times New Roman" w:eastAsia="仿宋_GB2312" w:hAnsi="Times New Roman" w:cs="Times New Roman" w:hint="eastAsia"/>
                      <w:color w:val="auto"/>
                      <w:sz w:val="18"/>
                      <w:szCs w:val="18"/>
                      <w:lang w:eastAsia="zh-CN"/>
                    </w:rPr>
                  </w:rPrChange>
                </w:rPr>
                <w:t>℃</w:t>
              </w:r>
              <w:bookmarkEnd w:id="2079"/>
              <w:r w:rsidRPr="00C34334">
                <w:rPr>
                  <w:rFonts w:ascii="Times New Roman" w:eastAsia="仿宋_GB2312" w:hAnsi="Times New Roman" w:cs="Times New Roman" w:hint="eastAsia"/>
                  <w:color w:val="auto"/>
                  <w:sz w:val="18"/>
                  <w:szCs w:val="18"/>
                </w:rPr>
                <w:t xml:space="preserve"> by jacket. After drying for 16</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2 h, sample the solid for LOD analysis until LOD </w:t>
              </w:r>
              <w:r w:rsidRPr="00C34334">
                <w:rPr>
                  <w:rFonts w:ascii="Times New Roman" w:eastAsia="仿宋_GB2312" w:hAnsi="Times New Roman" w:cs="Times New Roman" w:hint="eastAsia"/>
                  <w:color w:val="auto"/>
                  <w:sz w:val="18"/>
                  <w:szCs w:val="18"/>
                </w:rPr>
                <w:t>≤</w:t>
              </w:r>
              <w:r w:rsidRPr="00C34334">
                <w:rPr>
                  <w:rFonts w:ascii="Times New Roman" w:eastAsia="仿宋_GB2312" w:hAnsi="Times New Roman" w:cs="Times New Roman" w:hint="eastAsia"/>
                  <w:color w:val="auto"/>
                  <w:sz w:val="18"/>
                  <w:szCs w:val="18"/>
                </w:rPr>
                <w:t xml:space="preserve"> 9% (w/w). </w:t>
              </w:r>
            </w:ins>
          </w:p>
        </w:tc>
      </w:tr>
      <w:tr w:rsidR="00E63094" w:rsidRPr="00C34334" w14:paraId="62585E8C" w14:textId="77777777" w:rsidTr="002079CD">
        <w:trPr>
          <w:trHeight w:val="384"/>
          <w:ins w:id="2081" w:author="He Han" w:date="2026-10-27T14:00:00Z"/>
        </w:trPr>
        <w:tc>
          <w:tcPr>
            <w:tcW w:w="269" w:type="pct"/>
            <w:tcBorders>
              <w:top w:val="single" w:sz="4" w:space="0" w:color="auto"/>
              <w:left w:val="single" w:sz="4" w:space="0" w:color="auto"/>
              <w:bottom w:val="single" w:sz="4" w:space="0" w:color="auto"/>
              <w:right w:val="single" w:sz="4" w:space="0" w:color="auto"/>
            </w:tcBorders>
            <w:vAlign w:val="center"/>
          </w:tcPr>
          <w:p w14:paraId="5AF0115C" w14:textId="77777777" w:rsidR="00E63094" w:rsidRPr="002079CD" w:rsidRDefault="00E63094" w:rsidP="002079CD">
            <w:pPr>
              <w:spacing w:beforeLines="50" w:before="120" w:afterLines="50" w:after="120"/>
              <w:contextualSpacing/>
              <w:jc w:val="center"/>
              <w:rPr>
                <w:ins w:id="2082" w:author="He Han" w:date="2026-10-27T14:00:00Z"/>
                <w:rFonts w:ascii="Times New Roman" w:eastAsia="仿宋_GB2312" w:hAnsi="Times New Roman" w:cs="Times New Roman"/>
                <w:sz w:val="18"/>
                <w:szCs w:val="18"/>
                <w:lang w:eastAsia="zh-CN"/>
              </w:rPr>
            </w:pPr>
            <w:ins w:id="2083" w:author="He Han" w:date="2026-10-27T14:00:00Z">
              <w:r w:rsidRPr="002079CD">
                <w:rPr>
                  <w:rFonts w:ascii="Times New Roman" w:eastAsia="仿宋_GB2312" w:hAnsi="Times New Roman" w:cs="Times New Roman"/>
                  <w:sz w:val="18"/>
                  <w:szCs w:val="18"/>
                  <w:lang w:eastAsia="zh-CN"/>
                </w:rPr>
                <w:t>95</w:t>
              </w:r>
            </w:ins>
          </w:p>
        </w:tc>
        <w:tc>
          <w:tcPr>
            <w:tcW w:w="610" w:type="pct"/>
            <w:tcBorders>
              <w:top w:val="single" w:sz="4" w:space="0" w:color="auto"/>
              <w:left w:val="single" w:sz="4" w:space="0" w:color="auto"/>
              <w:bottom w:val="single" w:sz="4" w:space="0" w:color="auto"/>
              <w:right w:val="single" w:sz="4" w:space="0" w:color="auto"/>
            </w:tcBorders>
            <w:vAlign w:val="center"/>
          </w:tcPr>
          <w:p w14:paraId="46D6DC8D" w14:textId="77777777" w:rsidR="00E63094" w:rsidRPr="00C34334" w:rsidRDefault="00E63094" w:rsidP="002079CD">
            <w:pPr>
              <w:spacing w:beforeLines="50" w:before="120" w:afterLines="50" w:after="120"/>
              <w:contextualSpacing/>
              <w:jc w:val="center"/>
              <w:rPr>
                <w:ins w:id="2084" w:author="He Han" w:date="2026-10-27T14:00:00Z"/>
                <w:rFonts w:ascii="Times New Roman" w:eastAsia="仿宋_GB2312" w:hAnsi="Times New Roman" w:cs="Times New Roman"/>
                <w:color w:val="auto"/>
                <w:sz w:val="18"/>
                <w:szCs w:val="18"/>
                <w:lang w:eastAsia="zh-CN"/>
              </w:rPr>
            </w:pPr>
            <w:ins w:id="2085" w:author="He Han" w:date="2026-10-27T14:00:00Z">
              <w:r w:rsidRPr="00C34334">
                <w:rPr>
                  <w:rFonts w:ascii="Times New Roman" w:eastAsia="仿宋_GB2312" w:hAnsi="Times New Roman" w:cs="Times New Roman"/>
                  <w:color w:val="auto"/>
                  <w:sz w:val="18"/>
                  <w:szCs w:val="18"/>
                  <w:lang w:eastAsia="zh-CN"/>
                </w:rPr>
                <w:t>Collect</w:t>
              </w:r>
            </w:ins>
          </w:p>
        </w:tc>
        <w:tc>
          <w:tcPr>
            <w:tcW w:w="4121" w:type="pct"/>
            <w:tcBorders>
              <w:top w:val="single" w:sz="4" w:space="0" w:color="auto"/>
              <w:left w:val="single" w:sz="4" w:space="0" w:color="auto"/>
              <w:bottom w:val="single" w:sz="4" w:space="0" w:color="auto"/>
              <w:right w:val="single" w:sz="4" w:space="0" w:color="auto"/>
            </w:tcBorders>
            <w:vAlign w:val="center"/>
          </w:tcPr>
          <w:p w14:paraId="3BD7D6CE" w14:textId="77777777" w:rsidR="00E63094" w:rsidRPr="00C34334" w:rsidRDefault="00E63094" w:rsidP="00C2448B">
            <w:pPr>
              <w:spacing w:beforeLines="50" w:before="120" w:afterLines="50" w:after="120"/>
              <w:ind w:leftChars="50" w:left="105"/>
              <w:contextualSpacing/>
              <w:jc w:val="both"/>
              <w:rPr>
                <w:ins w:id="2086" w:author="He Han" w:date="2026-10-27T14:00:00Z"/>
                <w:rFonts w:ascii="Times New Roman" w:eastAsia="仿宋_GB2312" w:hAnsi="Times New Roman" w:cs="Times New Roman"/>
                <w:color w:val="auto"/>
                <w:sz w:val="18"/>
                <w:szCs w:val="18"/>
              </w:rPr>
              <w:pPrChange w:id="2087" w:author="He Han" w:date="2026-10-27T15:35:00Z">
                <w:pPr>
                  <w:spacing w:beforeLines="50" w:before="120" w:afterLines="50" w:after="120"/>
                  <w:ind w:leftChars="50" w:left="105"/>
                  <w:contextualSpacing/>
                  <w:jc w:val="both"/>
                </w:pPr>
              </w:pPrChange>
            </w:pPr>
            <w:ins w:id="2088" w:author="He Han" w:date="2026-10-27T14:00:00Z">
              <w:r w:rsidRPr="00C34334">
                <w:rPr>
                  <w:rFonts w:ascii="Times New Roman" w:eastAsia="仿宋_GB2312" w:hAnsi="Times New Roman" w:cs="Times New Roman"/>
                  <w:color w:val="auto"/>
                  <w:sz w:val="18"/>
                  <w:szCs w:val="18"/>
                </w:rPr>
                <w:t xml:space="preserve">Put in-process intermediate ASYM-141366 into double LDPE bags, with the inner layer of pharmaceutical-grade LDPE powder feeding bags, number and weigh, desiccant between the two layers, purge the inside of the package with nitrogen, seal for temporary storage, store at 2-8 </w:t>
              </w:r>
              <w:r w:rsidRPr="00FF1B4B">
                <w:rPr>
                  <w:rFonts w:ascii="Times New Roman" w:eastAsia="仿宋_GB2312" w:hAnsi="Times New Roman" w:cs="Times New Roman"/>
                  <w:color w:val="auto"/>
                  <w:sz w:val="18"/>
                  <w:szCs w:val="18"/>
                  <w:lang w:eastAsia="zh-CN"/>
                </w:rPr>
                <w:t>℃</w:t>
              </w:r>
              <w:r w:rsidRPr="00C34334">
                <w:rPr>
                  <w:rFonts w:ascii="Times New Roman" w:eastAsia="仿宋_GB2312" w:hAnsi="Times New Roman" w:cs="Times New Roman"/>
                  <w:color w:val="auto"/>
                  <w:sz w:val="18"/>
                  <w:szCs w:val="18"/>
                </w:rPr>
                <w:t>.</w:t>
              </w:r>
            </w:ins>
          </w:p>
        </w:tc>
      </w:tr>
    </w:tbl>
    <w:p w14:paraId="05411579" w14:textId="77777777" w:rsidR="000127D9" w:rsidRPr="00BB7730" w:rsidDel="00E63094" w:rsidRDefault="000127D9" w:rsidP="00E63094">
      <w:pPr>
        <w:spacing w:beforeLines="50" w:before="120" w:afterLines="50" w:after="120" w:line="360" w:lineRule="auto"/>
        <w:contextualSpacing/>
        <w:rPr>
          <w:del w:id="2089" w:author="He Han" w:date="2026-10-27T14:00:00Z"/>
          <w:rFonts w:ascii="Times New Roman" w:eastAsia="仿宋_GB2312" w:hAnsi="Times New Roman" w:cs="Times New Roman"/>
          <w:b/>
          <w:color w:val="auto"/>
          <w:szCs w:val="21"/>
        </w:rPr>
        <w:pPrChange w:id="2090" w:author="He Han" w:date="2026-10-27T14:00:00Z">
          <w:pPr>
            <w:spacing w:beforeLines="50" w:before="120" w:afterLines="50" w:after="120" w:line="360" w:lineRule="auto"/>
            <w:ind w:leftChars="150" w:left="315"/>
            <w:contextualSpacing/>
            <w:jc w:val="center"/>
          </w:pPr>
        </w:pPrChange>
      </w:pPr>
    </w:p>
    <w:p w14:paraId="42723699" w14:textId="77777777" w:rsidR="00E06CDB" w:rsidRPr="00BB7730" w:rsidRDefault="00E06CDB" w:rsidP="00EB14A7">
      <w:pPr>
        <w:rPr>
          <w:rFonts w:ascii="Times New Roman" w:eastAsia="仿宋_GB2312" w:hAnsi="Times New Roman" w:cs="Times New Roman"/>
          <w:b/>
          <w:color w:val="auto"/>
          <w:sz w:val="20"/>
          <w:szCs w:val="20"/>
        </w:rPr>
      </w:pPr>
    </w:p>
    <w:p w14:paraId="0D255DF0" w14:textId="77777777" w:rsidR="00E06CDB" w:rsidRPr="00BB7730" w:rsidRDefault="00E06CDB">
      <w:pPr>
        <w:rPr>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rPr>
        <w:br w:type="page"/>
      </w:r>
    </w:p>
    <w:p w14:paraId="789A8DDA" w14:textId="376E488E" w:rsidR="00FE2CC7" w:rsidRPr="00BB7730" w:rsidRDefault="00EB14A7" w:rsidP="00E06CDB">
      <w:pPr>
        <w:jc w:val="center"/>
        <w:rPr>
          <w:rFonts w:ascii="Times New Roman" w:eastAsia="仿宋_GB2312" w:hAnsi="Times New Roman" w:cs="Times New Roman"/>
          <w:b/>
          <w:color w:val="auto"/>
          <w:sz w:val="20"/>
          <w:szCs w:val="20"/>
        </w:rPr>
      </w:pPr>
      <w:del w:id="2091" w:author="He Han" w:date="2026-10-19T17:23:00Z">
        <w:r w:rsidRPr="00BB7730" w:rsidDel="005974DA">
          <w:rPr>
            <w:rFonts w:ascii="Times New Roman" w:eastAsia="仿宋_GB2312" w:hAnsi="Times New Roman" w:cs="Times New Roman"/>
            <w:b/>
            <w:color w:val="auto"/>
            <w:sz w:val="20"/>
            <w:szCs w:val="20"/>
          </w:rPr>
          <w:lastRenderedPageBreak/>
          <w:br/>
        </w:r>
      </w:del>
      <w:r w:rsidR="00010358" w:rsidRPr="00BB7730">
        <w:rPr>
          <w:rFonts w:ascii="Times New Roman" w:eastAsia="仿宋_GB2312" w:hAnsi="Times New Roman" w:cs="Times New Roman"/>
          <w:b/>
          <w:color w:val="auto"/>
          <w:sz w:val="20"/>
          <w:szCs w:val="20"/>
        </w:rPr>
        <w:t xml:space="preserve">Figure 1: </w:t>
      </w:r>
      <w:r w:rsidR="00010358" w:rsidRPr="00BB7730">
        <w:rPr>
          <w:rFonts w:ascii="Times New Roman" w:eastAsia="仿宋_GB2312" w:hAnsi="Times New Roman" w:cs="Times New Roman"/>
          <w:b/>
          <w:color w:val="000000" w:themeColor="text1"/>
          <w:sz w:val="20"/>
          <w:szCs w:val="20"/>
        </w:rPr>
        <w:t xml:space="preserve">Equipment Flow Chart for </w:t>
      </w:r>
      <w:r w:rsidR="004E38C4" w:rsidRPr="00BB7730">
        <w:rPr>
          <w:rFonts w:ascii="Times New Roman" w:eastAsia="仿宋_GB2312" w:hAnsi="Times New Roman" w:cs="Times New Roman"/>
          <w:b/>
          <w:color w:val="0000FF"/>
          <w:sz w:val="20"/>
          <w:szCs w:val="20"/>
        </w:rPr>
        <w:t>ASYM-1</w:t>
      </w:r>
      <w:r w:rsidR="00FC1D51" w:rsidRPr="00BB7730">
        <w:rPr>
          <w:rFonts w:ascii="Times New Roman" w:eastAsia="仿宋_GB2312" w:hAnsi="Times New Roman" w:cs="Times New Roman"/>
          <w:b/>
          <w:color w:val="0000FF"/>
          <w:sz w:val="20"/>
          <w:szCs w:val="20"/>
        </w:rPr>
        <w:t>41366</w:t>
      </w:r>
      <w:r w:rsidR="00EB3332" w:rsidRPr="00BB7730">
        <w:rPr>
          <w:rFonts w:ascii="Times New Roman" w:eastAsia="仿宋_GB2312" w:hAnsi="Times New Roman" w:cs="Times New Roman"/>
          <w:b/>
          <w:color w:val="000000" w:themeColor="text1"/>
          <w:sz w:val="20"/>
          <w:szCs w:val="20"/>
          <w:lang w:eastAsia="zh-CN"/>
        </w:rPr>
        <w:t xml:space="preserve"> </w:t>
      </w:r>
      <w:r w:rsidR="00010358" w:rsidRPr="00BB7730">
        <w:rPr>
          <w:rFonts w:ascii="Times New Roman" w:eastAsia="仿宋_GB2312" w:hAnsi="Times New Roman" w:cs="Times New Roman"/>
          <w:b/>
          <w:color w:val="000000" w:themeColor="text1"/>
          <w:sz w:val="20"/>
          <w:szCs w:val="20"/>
        </w:rPr>
        <w:t>Manufacture</w:t>
      </w:r>
      <w:r w:rsidR="00010358" w:rsidRPr="00BB7730">
        <w:rPr>
          <w:rFonts w:ascii="Times New Roman" w:eastAsia="仿宋_GB2312" w:hAnsi="Times New Roman" w:cs="Times New Roman"/>
          <w:b/>
          <w:color w:val="auto"/>
          <w:sz w:val="20"/>
          <w:szCs w:val="20"/>
        </w:rPr>
        <w:t xml:space="preserve"> (Step </w:t>
      </w:r>
      <w:r w:rsidR="00522220" w:rsidRPr="00BB7730">
        <w:rPr>
          <w:rFonts w:ascii="Times New Roman" w:eastAsia="仿宋_GB2312" w:hAnsi="Times New Roman" w:cs="Times New Roman"/>
          <w:b/>
          <w:color w:val="auto"/>
          <w:sz w:val="20"/>
          <w:szCs w:val="20"/>
        </w:rPr>
        <w:t>1</w:t>
      </w:r>
      <w:ins w:id="2092" w:author="Xuning Wei12232" w:date="2026-07-26T21:06:00Z">
        <w:r w:rsidR="00704764" w:rsidRPr="00BB7730">
          <w:rPr>
            <w:rFonts w:ascii="Times New Roman" w:eastAsia="仿宋_GB2312" w:hAnsi="Times New Roman" w:cs="Times New Roman"/>
            <w:b/>
            <w:color w:val="auto"/>
            <w:sz w:val="20"/>
            <w:szCs w:val="20"/>
          </w:rPr>
          <w:t xml:space="preserve"> of CPo140020-03</w:t>
        </w:r>
      </w:ins>
      <w:r w:rsidR="00010358" w:rsidRPr="00BB7730">
        <w:rPr>
          <w:rFonts w:ascii="Times New Roman" w:eastAsia="仿宋_GB2312" w:hAnsi="Times New Roman" w:cs="Times New Roman"/>
          <w:b/>
          <w:color w:val="auto"/>
          <w:sz w:val="20"/>
          <w:szCs w:val="20"/>
        </w:rPr>
        <w:t>)</w:t>
      </w:r>
      <w:r w:rsidR="00010358" w:rsidRPr="00BB7730">
        <w:rPr>
          <w:rFonts w:ascii="Times New Roman" w:hAnsi="Times New Roman" w:cs="Times New Roman"/>
          <w:color w:val="auto"/>
          <w:lang w:eastAsia="zh-CN"/>
        </w:rPr>
        <w:t xml:space="preserve"> </w:t>
      </w:r>
      <w:r w:rsidR="006D2D83" w:rsidRPr="00BB7730">
        <w:rPr>
          <w:rFonts w:ascii="Times New Roman" w:eastAsiaTheme="minorEastAsia" w:hAnsi="Times New Roman" w:cs="Times New Roman"/>
          <w:color w:val="auto"/>
          <w:lang w:eastAsia="zh-CN"/>
        </w:rPr>
        <w:t>：</w:t>
      </w:r>
    </w:p>
    <w:p w14:paraId="7C0150EC" w14:textId="466748F7" w:rsidR="00EB14A7" w:rsidRPr="00BB7730" w:rsidRDefault="00EB14A7" w:rsidP="00EB14A7">
      <w:pPr>
        <w:rPr>
          <w:rFonts w:ascii="Times New Roman" w:eastAsiaTheme="minorEastAsia" w:hAnsi="Times New Roman" w:cs="Times New Roman"/>
          <w:lang w:eastAsia="zh-CN"/>
        </w:rPr>
      </w:pPr>
    </w:p>
    <w:p w14:paraId="7C290E4E" w14:textId="4C69EE8F" w:rsidR="00B83D29" w:rsidRPr="00BB7730" w:rsidRDefault="00E06CDB" w:rsidP="00E26599">
      <w:pPr>
        <w:spacing w:line="360" w:lineRule="auto"/>
        <w:jc w:val="center"/>
        <w:rPr>
          <w:rFonts w:ascii="Times New Roman" w:eastAsia="仿宋_GB2312" w:hAnsi="Times New Roman" w:cs="Times New Roman"/>
          <w:color w:val="auto"/>
          <w:sz w:val="24"/>
          <w:lang w:eastAsia="zh-CN"/>
        </w:rPr>
        <w:sectPr w:rsidR="00B83D29" w:rsidRPr="00BB7730" w:rsidSect="004705A0">
          <w:pgSz w:w="11907" w:h="16839"/>
          <w:pgMar w:top="987" w:right="720" w:bottom="1440" w:left="720" w:header="720" w:footer="720" w:gutter="0"/>
          <w:cols w:space="720"/>
          <w:docGrid w:linePitch="360"/>
        </w:sectPr>
      </w:pPr>
      <w:del w:id="2093" w:author="Xuning Wei12232" w:date="2026-07-27T09:46:00Z">
        <w:r w:rsidRPr="00BB7730" w:rsidDel="00EC2CAF">
          <w:rPr>
            <w:rFonts w:ascii="Times New Roman" w:eastAsia="仿宋_GB2312" w:hAnsi="Times New Roman" w:cs="Times New Roman"/>
            <w:noProof/>
            <w:color w:val="auto"/>
            <w:sz w:val="24"/>
            <w:lang w:eastAsia="zh-CN"/>
          </w:rPr>
          <w:drawing>
            <wp:inline distT="0" distB="0" distL="0" distR="0" wp14:anchorId="5CA9F10A" wp14:editId="3F45445B">
              <wp:extent cx="6799838" cy="3146612"/>
              <wp:effectExtent l="0" t="0" r="127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26042" cy="3158738"/>
                      </a:xfrm>
                      <a:prstGeom prst="rect">
                        <a:avLst/>
                      </a:prstGeom>
                      <a:noFill/>
                    </pic:spPr>
                  </pic:pic>
                </a:graphicData>
              </a:graphic>
            </wp:inline>
          </w:drawing>
        </w:r>
      </w:del>
      <w:ins w:id="2094" w:author="Xuning Wei12232" w:date="2026-07-27T09:46:00Z">
        <w:r w:rsidR="00EC2CAF" w:rsidRPr="00BB7730">
          <w:rPr>
            <w:rFonts w:ascii="Times New Roman" w:eastAsia="仿宋_GB2312" w:hAnsi="Times New Roman" w:cs="Times New Roman"/>
            <w:b/>
            <w:noProof/>
            <w:color w:val="000000" w:themeColor="text1"/>
            <w:szCs w:val="21"/>
            <w:lang w:eastAsia="zh-CN"/>
          </w:rPr>
          <w:drawing>
            <wp:inline distT="0" distB="0" distL="0" distR="0" wp14:anchorId="16F1CBCD" wp14:editId="552447DF">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ins>
    </w:p>
    <w:p w14:paraId="035244D3" w14:textId="5DCBEA38" w:rsidR="00813D53" w:rsidRPr="00BB7730" w:rsidRDefault="00010358">
      <w:pPr>
        <w:pStyle w:val="1"/>
        <w:numPr>
          <w:ilvl w:val="0"/>
          <w:numId w:val="8"/>
        </w:numPr>
        <w:pPrChange w:id="2095" w:author="He Han" w:date="2026-08-27T14:29:00Z">
          <w:pPr>
            <w:pStyle w:val="1"/>
          </w:pPr>
        </w:pPrChange>
      </w:pPr>
      <w:bookmarkStart w:id="2096" w:name="_Toc456872390"/>
      <w:bookmarkStart w:id="2097" w:name="_Toc243495127"/>
      <w:bookmarkStart w:id="2098" w:name="_Toc243495694"/>
      <w:r w:rsidRPr="00BB7730">
        <w:lastRenderedPageBreak/>
        <w:t>Equipment List</w:t>
      </w:r>
      <w:bookmarkEnd w:id="2096"/>
      <w:bookmarkEnd w:id="2097"/>
      <w:bookmarkEnd w:id="2098"/>
    </w:p>
    <w:p w14:paraId="3FB71259" w14:textId="70929F14" w:rsidR="008C744D" w:rsidRPr="00BB7730" w:rsidRDefault="00010358">
      <w:pPr>
        <w:spacing w:beforeLines="50" w:before="120" w:afterLines="50" w:after="120" w:line="360" w:lineRule="auto"/>
        <w:ind w:leftChars="150" w:left="315"/>
        <w:contextualSpacing/>
        <w:jc w:val="both"/>
        <w:rPr>
          <w:rFonts w:ascii="Times New Roman" w:eastAsia="仿宋_GB2312" w:hAnsi="Times New Roman" w:cs="Times New Roman"/>
          <w:color w:val="auto"/>
          <w:sz w:val="20"/>
          <w:szCs w:val="20"/>
        </w:rPr>
        <w:pPrChange w:id="2099" w:author="He Han" w:date="2026-10-23T09:23:00Z">
          <w:pPr>
            <w:spacing w:beforeLines="50" w:before="120" w:afterLines="50" w:after="120"/>
            <w:ind w:leftChars="150" w:left="315"/>
            <w:contextualSpacing/>
            <w:jc w:val="both"/>
          </w:pPr>
        </w:pPrChange>
      </w:pPr>
      <w:r w:rsidRPr="00BB7730">
        <w:rPr>
          <w:rFonts w:ascii="Times New Roman" w:eastAsia="仿宋_GB2312" w:hAnsi="Times New Roman" w:cs="Times New Roman"/>
          <w:color w:val="auto"/>
          <w:sz w:val="20"/>
          <w:szCs w:val="20"/>
        </w:rPr>
        <w:t xml:space="preserve">The equipment to be used are summarized in </w:t>
      </w:r>
      <w:r w:rsidRPr="00BB7730">
        <w:rPr>
          <w:rFonts w:ascii="Times New Roman" w:eastAsia="仿宋_GB2312" w:hAnsi="Times New Roman" w:cs="Times New Roman"/>
          <w:b/>
          <w:i/>
          <w:color w:val="auto"/>
          <w:sz w:val="20"/>
          <w:szCs w:val="20"/>
        </w:rPr>
        <w:t>Table 6-1</w:t>
      </w:r>
      <w:r w:rsidRPr="00BB7730">
        <w:rPr>
          <w:rFonts w:ascii="Times New Roman" w:eastAsia="仿宋_GB2312" w:hAnsi="Times New Roman" w:cs="Times New Roman"/>
          <w:color w:val="auto"/>
          <w:sz w:val="20"/>
          <w:szCs w:val="20"/>
        </w:rPr>
        <w:t xml:space="preserve"> and indicated in </w:t>
      </w:r>
      <w:r w:rsidRPr="00BB7730">
        <w:rPr>
          <w:rFonts w:ascii="Times New Roman" w:eastAsia="仿宋_GB2312" w:hAnsi="Times New Roman" w:cs="Times New Roman"/>
          <w:b/>
          <w:i/>
          <w:color w:val="auto"/>
          <w:sz w:val="20"/>
          <w:szCs w:val="20"/>
        </w:rPr>
        <w:t>Figure 1</w:t>
      </w:r>
      <w:r w:rsidRPr="00BB7730">
        <w:rPr>
          <w:rFonts w:ascii="Times New Roman" w:eastAsia="仿宋_GB2312" w:hAnsi="Times New Roman" w:cs="Times New Roman"/>
          <w:color w:val="auto"/>
          <w:sz w:val="20"/>
          <w:szCs w:val="20"/>
        </w:rPr>
        <w:t xml:space="preserve"> below.</w:t>
      </w:r>
    </w:p>
    <w:p w14:paraId="4C545369" w14:textId="5BCACC5F" w:rsidR="008C744D" w:rsidRDefault="00010358">
      <w:pPr>
        <w:spacing w:beforeLines="100" w:before="240" w:afterLines="50" w:after="120" w:line="360" w:lineRule="auto"/>
        <w:contextualSpacing/>
        <w:jc w:val="center"/>
        <w:rPr>
          <w:ins w:id="2100" w:author="He Han" w:date="2026-10-23T09:20:00Z"/>
          <w:rFonts w:ascii="Times New Roman" w:eastAsia="仿宋_GB2312" w:hAnsi="Times New Roman" w:cs="Times New Roman"/>
          <w:b/>
          <w:color w:val="auto"/>
          <w:szCs w:val="21"/>
        </w:rPr>
        <w:pPrChange w:id="2101" w:author="He Han" w:date="2026-10-23T09:23:00Z">
          <w:pPr>
            <w:spacing w:beforeLines="100" w:before="240" w:afterLines="50" w:after="120"/>
            <w:contextualSpacing/>
            <w:jc w:val="center"/>
          </w:pPr>
        </w:pPrChange>
      </w:pPr>
      <w:r w:rsidRPr="00BB7730">
        <w:rPr>
          <w:rFonts w:ascii="Times New Roman" w:eastAsia="仿宋_GB2312" w:hAnsi="Times New Roman" w:cs="Times New Roman"/>
          <w:b/>
          <w:color w:val="auto"/>
          <w:sz w:val="20"/>
          <w:szCs w:val="20"/>
        </w:rPr>
        <w:t>Table 6</w:t>
      </w:r>
      <w:r w:rsidRPr="00BB7730">
        <w:rPr>
          <w:rFonts w:ascii="Times New Roman" w:eastAsia="仿宋_GB2312" w:hAnsi="Times New Roman" w:cs="Times New Roman"/>
          <w:b/>
          <w:color w:val="auto"/>
          <w:sz w:val="20"/>
          <w:szCs w:val="20"/>
          <w:lang w:eastAsia="zh-CN"/>
        </w:rPr>
        <w:t>-</w:t>
      </w:r>
      <w:r w:rsidRPr="00BB7730">
        <w:rPr>
          <w:rFonts w:ascii="Times New Roman" w:eastAsia="仿宋_GB2312" w:hAnsi="Times New Roman" w:cs="Times New Roman"/>
          <w:b/>
          <w:color w:val="auto"/>
          <w:sz w:val="20"/>
          <w:szCs w:val="20"/>
        </w:rPr>
        <w:t xml:space="preserve">1: Equipment List for </w:t>
      </w:r>
      <w:r w:rsidR="004E38C4" w:rsidRPr="00BB7730">
        <w:rPr>
          <w:rFonts w:ascii="Times New Roman" w:eastAsia="仿宋_GB2312" w:hAnsi="Times New Roman" w:cs="Times New Roman"/>
          <w:b/>
          <w:color w:val="auto"/>
          <w:sz w:val="20"/>
          <w:szCs w:val="20"/>
        </w:rPr>
        <w:t>ASYM-1</w:t>
      </w:r>
      <w:r w:rsidR="00251EE4" w:rsidRPr="00BB7730">
        <w:rPr>
          <w:rFonts w:ascii="Times New Roman" w:eastAsia="仿宋_GB2312" w:hAnsi="Times New Roman" w:cs="Times New Roman"/>
          <w:b/>
          <w:color w:val="auto"/>
          <w:sz w:val="20"/>
          <w:szCs w:val="20"/>
        </w:rPr>
        <w:t>41366</w:t>
      </w:r>
      <w:r w:rsidRPr="00BB7730">
        <w:rPr>
          <w:rFonts w:ascii="Times New Roman" w:eastAsia="仿宋_GB2312" w:hAnsi="Times New Roman" w:cs="Times New Roman"/>
          <w:b/>
          <w:color w:val="auto"/>
          <w:szCs w:val="21"/>
        </w:rPr>
        <w:t xml:space="preserve"> (step </w:t>
      </w:r>
      <w:r w:rsidR="00251EE4" w:rsidRPr="00BB7730">
        <w:rPr>
          <w:rFonts w:ascii="Times New Roman" w:eastAsia="仿宋_GB2312" w:hAnsi="Times New Roman" w:cs="Times New Roman"/>
          <w:b/>
          <w:color w:val="auto"/>
          <w:szCs w:val="21"/>
        </w:rPr>
        <w:t>1</w:t>
      </w:r>
      <w:r w:rsidRPr="00BB7730">
        <w:rPr>
          <w:rFonts w:ascii="Times New Roman" w:eastAsia="仿宋_GB2312" w:hAnsi="Times New Roman" w:cs="Times New Roman"/>
          <w:b/>
          <w:color w:val="auto"/>
          <w:szCs w:val="21"/>
        </w:rPr>
        <w:t xml:space="preserve"> of </w:t>
      </w:r>
      <w:r w:rsidR="00E16333" w:rsidRPr="00BB7730">
        <w:rPr>
          <w:rFonts w:ascii="Times New Roman" w:eastAsia="仿宋_GB2312" w:hAnsi="Times New Roman" w:cs="Times New Roman"/>
          <w:b/>
          <w:color w:val="auto"/>
          <w:szCs w:val="21"/>
        </w:rPr>
        <w:t>CPo</w:t>
      </w:r>
      <w:r w:rsidR="00AE5B3E" w:rsidRPr="00BB7730">
        <w:rPr>
          <w:rFonts w:ascii="Times New Roman" w:eastAsia="仿宋_GB2312" w:hAnsi="Times New Roman" w:cs="Times New Roman"/>
          <w:b/>
          <w:color w:val="auto"/>
          <w:szCs w:val="21"/>
        </w:rPr>
        <w:t>1</w:t>
      </w:r>
      <w:r w:rsidR="00251EE4" w:rsidRPr="00BB7730">
        <w:rPr>
          <w:rFonts w:ascii="Times New Roman" w:eastAsia="仿宋_GB2312" w:hAnsi="Times New Roman" w:cs="Times New Roman"/>
          <w:b/>
          <w:color w:val="auto"/>
          <w:szCs w:val="21"/>
        </w:rPr>
        <w:t>40020</w:t>
      </w:r>
      <w:r w:rsidRPr="00BB7730">
        <w:rPr>
          <w:rFonts w:ascii="Times New Roman" w:eastAsia="仿宋_GB2312" w:hAnsi="Times New Roman" w:cs="Times New Roman"/>
          <w:b/>
          <w:color w:val="auto"/>
          <w:szCs w:val="21"/>
        </w:rPr>
        <w:t>-03)</w:t>
      </w:r>
    </w:p>
    <w:tbl>
      <w:tblPr>
        <w:tblStyle w:val="af6"/>
        <w:tblW w:w="10583" w:type="dxa"/>
        <w:jc w:val="center"/>
        <w:tblLayout w:type="fixed"/>
        <w:tblLook w:val="04A0" w:firstRow="1" w:lastRow="0" w:firstColumn="1" w:lastColumn="0" w:noHBand="0" w:noVBand="1"/>
        <w:tblPrChange w:id="2102" w:author="He Han" w:date="2026-10-23T09:23:00Z">
          <w:tblPr>
            <w:tblStyle w:val="af6"/>
            <w:tblW w:w="10583" w:type="dxa"/>
            <w:jc w:val="center"/>
            <w:tblLayout w:type="fixed"/>
            <w:tblLook w:val="04A0" w:firstRow="1" w:lastRow="0" w:firstColumn="1" w:lastColumn="0" w:noHBand="0" w:noVBand="1"/>
          </w:tblPr>
        </w:tblPrChange>
      </w:tblPr>
      <w:tblGrid>
        <w:gridCol w:w="1975"/>
        <w:gridCol w:w="1998"/>
        <w:gridCol w:w="2170"/>
        <w:gridCol w:w="1446"/>
        <w:gridCol w:w="2994"/>
        <w:tblGridChange w:id="2103">
          <w:tblGrid>
            <w:gridCol w:w="1548"/>
            <w:gridCol w:w="427"/>
            <w:gridCol w:w="1139"/>
            <w:gridCol w:w="859"/>
            <w:gridCol w:w="842"/>
            <w:gridCol w:w="1134"/>
            <w:gridCol w:w="194"/>
            <w:gridCol w:w="1446"/>
            <w:gridCol w:w="707"/>
            <w:gridCol w:w="2287"/>
          </w:tblGrid>
        </w:tblGridChange>
      </w:tblGrid>
      <w:tr w:rsidR="00693840" w:rsidRPr="008B46AB" w14:paraId="75E985DB" w14:textId="77777777" w:rsidTr="00693840">
        <w:trPr>
          <w:trHeight w:val="391"/>
          <w:tblHeader/>
          <w:jc w:val="center"/>
          <w:ins w:id="2104" w:author="He Han" w:date="2026-10-23T09:20:00Z"/>
          <w:trPrChange w:id="2105" w:author="He Han" w:date="2026-10-23T09:23:00Z">
            <w:trPr>
              <w:trHeight w:val="391"/>
              <w:tblHeader/>
              <w:jc w:val="center"/>
            </w:trPr>
          </w:trPrChange>
        </w:trPr>
        <w:tc>
          <w:tcPr>
            <w:tcW w:w="1975" w:type="dxa"/>
            <w:shd w:val="clear" w:color="auto" w:fill="D9D9D9" w:themeFill="background1" w:themeFillShade="D9"/>
            <w:vAlign w:val="center"/>
            <w:tcPrChange w:id="2106" w:author="He Han" w:date="2026-10-23T09:23:00Z">
              <w:tcPr>
                <w:tcW w:w="1975" w:type="dxa"/>
                <w:gridSpan w:val="2"/>
                <w:shd w:val="clear" w:color="auto" w:fill="D9D9D9" w:themeFill="background1" w:themeFillShade="D9"/>
                <w:vAlign w:val="center"/>
              </w:tcPr>
            </w:tcPrChange>
          </w:tcPr>
          <w:p w14:paraId="5358B304" w14:textId="38276B4D" w:rsidR="00693840" w:rsidRPr="008B46AB" w:rsidRDefault="00693840">
            <w:pPr>
              <w:jc w:val="center"/>
              <w:rPr>
                <w:ins w:id="2107" w:author="He Han" w:date="2026-10-23T09:20:00Z"/>
                <w:rFonts w:ascii="Times New Roman" w:eastAsia="仿宋_GB2312" w:hAnsi="Times New Roman" w:cs="Times New Roman"/>
                <w:b/>
                <w:color w:val="auto"/>
                <w:sz w:val="18"/>
                <w:szCs w:val="18"/>
              </w:rPr>
              <w:pPrChange w:id="2108" w:author="He Han" w:date="2026-10-23T09:23:00Z">
                <w:pPr>
                  <w:ind w:firstLine="361"/>
                  <w:jc w:val="center"/>
                </w:pPr>
              </w:pPrChange>
            </w:pPr>
            <w:ins w:id="2109" w:author="He Han" w:date="2026-10-23T09:20:00Z">
              <w:r w:rsidRPr="008B46AB">
                <w:rPr>
                  <w:rFonts w:ascii="Times New Roman" w:eastAsia="仿宋_GB2312" w:hAnsi="Times New Roman" w:cs="Times New Roman"/>
                  <w:b/>
                  <w:color w:val="auto"/>
                  <w:sz w:val="18"/>
                  <w:szCs w:val="18"/>
                </w:rPr>
                <w:t>Equipment</w:t>
              </w:r>
            </w:ins>
            <w:ins w:id="2110" w:author="He Han" w:date="2026-10-23T09:21:00Z">
              <w:r>
                <w:rPr>
                  <w:rFonts w:ascii="Times New Roman" w:eastAsia="仿宋_GB2312" w:hAnsi="Times New Roman" w:cs="Times New Roman" w:hint="eastAsia"/>
                  <w:b/>
                  <w:color w:val="auto"/>
                  <w:sz w:val="18"/>
                  <w:szCs w:val="18"/>
                  <w:lang w:eastAsia="zh-CN"/>
                </w:rPr>
                <w:t xml:space="preserve"> </w:t>
              </w:r>
            </w:ins>
            <w:ins w:id="2111" w:author="He Han" w:date="2026-10-23T09:20:00Z">
              <w:r w:rsidRPr="008B46AB">
                <w:rPr>
                  <w:rFonts w:ascii="Times New Roman" w:eastAsia="仿宋_GB2312" w:hAnsi="Times New Roman" w:cs="Times New Roman"/>
                  <w:b/>
                  <w:color w:val="auto"/>
                  <w:sz w:val="18"/>
                  <w:szCs w:val="18"/>
                </w:rPr>
                <w:t>Name</w:t>
              </w:r>
            </w:ins>
          </w:p>
        </w:tc>
        <w:tc>
          <w:tcPr>
            <w:tcW w:w="1998" w:type="dxa"/>
            <w:shd w:val="clear" w:color="auto" w:fill="D9D9D9" w:themeFill="background1" w:themeFillShade="D9"/>
            <w:vAlign w:val="center"/>
            <w:tcPrChange w:id="2112" w:author="He Han" w:date="2026-10-23T09:23:00Z">
              <w:tcPr>
                <w:tcW w:w="1998" w:type="dxa"/>
                <w:gridSpan w:val="2"/>
                <w:shd w:val="clear" w:color="auto" w:fill="D9D9D9" w:themeFill="background1" w:themeFillShade="D9"/>
                <w:vAlign w:val="center"/>
              </w:tcPr>
            </w:tcPrChange>
          </w:tcPr>
          <w:p w14:paraId="68FAB3DB" w14:textId="3E9565BC" w:rsidR="00693840" w:rsidRPr="008B46AB" w:rsidRDefault="00693840">
            <w:pPr>
              <w:jc w:val="center"/>
              <w:rPr>
                <w:ins w:id="2113" w:author="He Han" w:date="2026-10-23T09:20:00Z"/>
                <w:rFonts w:ascii="Times New Roman" w:eastAsia="仿宋_GB2312" w:hAnsi="Times New Roman" w:cs="Times New Roman"/>
                <w:b/>
                <w:color w:val="auto"/>
                <w:sz w:val="18"/>
                <w:szCs w:val="18"/>
              </w:rPr>
              <w:pPrChange w:id="2114" w:author="He Han" w:date="2026-10-23T09:23:00Z">
                <w:pPr>
                  <w:ind w:firstLine="361"/>
                  <w:jc w:val="center"/>
                </w:pPr>
              </w:pPrChange>
            </w:pPr>
            <w:ins w:id="2115" w:author="He Han" w:date="2026-10-23T09:20:00Z">
              <w:r w:rsidRPr="008B46AB">
                <w:rPr>
                  <w:rFonts w:ascii="Times New Roman" w:eastAsia="仿宋_GB2312" w:hAnsi="Times New Roman" w:cs="Times New Roman"/>
                  <w:b/>
                  <w:color w:val="auto"/>
                  <w:sz w:val="18"/>
                  <w:szCs w:val="18"/>
                </w:rPr>
                <w:t>Equipment</w:t>
              </w:r>
            </w:ins>
            <w:ins w:id="2116" w:author="He Han" w:date="2026-10-23T09:21:00Z">
              <w:r>
                <w:rPr>
                  <w:rFonts w:ascii="Times New Roman" w:eastAsia="仿宋_GB2312" w:hAnsi="Times New Roman" w:cs="Times New Roman" w:hint="eastAsia"/>
                  <w:b/>
                  <w:color w:val="auto"/>
                  <w:sz w:val="18"/>
                  <w:szCs w:val="18"/>
                  <w:lang w:eastAsia="zh-CN"/>
                </w:rPr>
                <w:t xml:space="preserve"> </w:t>
              </w:r>
            </w:ins>
            <w:ins w:id="2117" w:author="He Han" w:date="2026-10-23T09:20:00Z">
              <w:r w:rsidRPr="008B46AB">
                <w:rPr>
                  <w:rFonts w:ascii="Times New Roman" w:eastAsia="仿宋_GB2312" w:hAnsi="Times New Roman" w:cs="Times New Roman"/>
                  <w:b/>
                  <w:color w:val="auto"/>
                  <w:sz w:val="18"/>
                  <w:szCs w:val="18"/>
                </w:rPr>
                <w:t>Code</w:t>
              </w:r>
            </w:ins>
          </w:p>
        </w:tc>
        <w:tc>
          <w:tcPr>
            <w:tcW w:w="2170" w:type="dxa"/>
            <w:shd w:val="clear" w:color="auto" w:fill="D9D9D9" w:themeFill="background1" w:themeFillShade="D9"/>
            <w:vAlign w:val="center"/>
            <w:tcPrChange w:id="2118" w:author="He Han" w:date="2026-10-23T09:23:00Z">
              <w:tcPr>
                <w:tcW w:w="2170" w:type="dxa"/>
                <w:gridSpan w:val="3"/>
                <w:shd w:val="clear" w:color="auto" w:fill="D9D9D9" w:themeFill="background1" w:themeFillShade="D9"/>
                <w:vAlign w:val="center"/>
              </w:tcPr>
            </w:tcPrChange>
          </w:tcPr>
          <w:p w14:paraId="74D2B7B7" w14:textId="77777777" w:rsidR="00693840" w:rsidRPr="008B46AB" w:rsidRDefault="00693840">
            <w:pPr>
              <w:jc w:val="center"/>
              <w:rPr>
                <w:ins w:id="2119" w:author="He Han" w:date="2026-10-23T09:20:00Z"/>
                <w:rFonts w:ascii="Times New Roman" w:eastAsia="仿宋_GB2312" w:hAnsi="Times New Roman" w:cs="Times New Roman"/>
                <w:b/>
                <w:color w:val="auto"/>
                <w:sz w:val="18"/>
                <w:szCs w:val="18"/>
              </w:rPr>
              <w:pPrChange w:id="2120" w:author="He Han" w:date="2026-10-23T09:23:00Z">
                <w:pPr>
                  <w:ind w:firstLine="361"/>
                  <w:jc w:val="center"/>
                </w:pPr>
              </w:pPrChange>
            </w:pPr>
            <w:ins w:id="2121" w:author="He Han" w:date="2026-10-23T09:20:00Z">
              <w:r w:rsidRPr="008B46AB">
                <w:rPr>
                  <w:rFonts w:ascii="Times New Roman" w:eastAsia="仿宋_GB2312" w:hAnsi="Times New Roman" w:cs="Times New Roman"/>
                  <w:b/>
                  <w:color w:val="auto"/>
                  <w:sz w:val="18"/>
                  <w:szCs w:val="18"/>
                </w:rPr>
                <w:t>Intended Use</w:t>
              </w:r>
            </w:ins>
          </w:p>
        </w:tc>
        <w:tc>
          <w:tcPr>
            <w:tcW w:w="1446" w:type="dxa"/>
            <w:shd w:val="clear" w:color="auto" w:fill="D9D9D9" w:themeFill="background1" w:themeFillShade="D9"/>
            <w:vAlign w:val="center"/>
            <w:tcPrChange w:id="2122" w:author="He Han" w:date="2026-10-23T09:23:00Z">
              <w:tcPr>
                <w:tcW w:w="1446" w:type="dxa"/>
                <w:shd w:val="clear" w:color="auto" w:fill="D9D9D9" w:themeFill="background1" w:themeFillShade="D9"/>
                <w:vAlign w:val="center"/>
              </w:tcPr>
            </w:tcPrChange>
          </w:tcPr>
          <w:p w14:paraId="52DEDB8B" w14:textId="77777777" w:rsidR="00693840" w:rsidRPr="008B46AB" w:rsidRDefault="00693840">
            <w:pPr>
              <w:jc w:val="center"/>
              <w:rPr>
                <w:ins w:id="2123" w:author="He Han" w:date="2026-10-23T09:20:00Z"/>
                <w:rFonts w:ascii="Times New Roman" w:eastAsia="仿宋_GB2312" w:hAnsi="Times New Roman" w:cs="Times New Roman"/>
                <w:b/>
                <w:color w:val="auto"/>
                <w:sz w:val="18"/>
                <w:szCs w:val="18"/>
              </w:rPr>
              <w:pPrChange w:id="2124" w:author="He Han" w:date="2026-10-23T09:23:00Z">
                <w:pPr>
                  <w:ind w:firstLine="361"/>
                  <w:jc w:val="center"/>
                </w:pPr>
              </w:pPrChange>
            </w:pPr>
            <w:ins w:id="2125" w:author="He Han" w:date="2026-10-23T09:20:00Z">
              <w:r w:rsidRPr="008B46AB">
                <w:rPr>
                  <w:rFonts w:ascii="Times New Roman" w:eastAsia="仿宋_GB2312" w:hAnsi="Times New Roman" w:cs="Times New Roman"/>
                  <w:b/>
                  <w:color w:val="auto"/>
                  <w:sz w:val="18"/>
                  <w:szCs w:val="18"/>
                </w:rPr>
                <w:t>Equipment Size</w:t>
              </w:r>
            </w:ins>
          </w:p>
        </w:tc>
        <w:tc>
          <w:tcPr>
            <w:tcW w:w="2994" w:type="dxa"/>
            <w:shd w:val="clear" w:color="auto" w:fill="D9D9D9" w:themeFill="background1" w:themeFillShade="D9"/>
            <w:vAlign w:val="center"/>
            <w:tcPrChange w:id="2126" w:author="He Han" w:date="2026-10-23T09:23:00Z">
              <w:tcPr>
                <w:tcW w:w="2994" w:type="dxa"/>
                <w:gridSpan w:val="2"/>
                <w:shd w:val="clear" w:color="auto" w:fill="D9D9D9" w:themeFill="background1" w:themeFillShade="D9"/>
                <w:vAlign w:val="center"/>
              </w:tcPr>
            </w:tcPrChange>
          </w:tcPr>
          <w:p w14:paraId="4A994B45" w14:textId="77777777" w:rsidR="00693840" w:rsidRPr="008B46AB" w:rsidRDefault="00693840">
            <w:pPr>
              <w:jc w:val="center"/>
              <w:rPr>
                <w:ins w:id="2127" w:author="He Han" w:date="2026-10-23T09:20:00Z"/>
                <w:rFonts w:ascii="Times New Roman" w:eastAsia="仿宋_GB2312" w:hAnsi="Times New Roman" w:cs="Times New Roman"/>
                <w:b/>
                <w:color w:val="auto"/>
                <w:sz w:val="18"/>
                <w:szCs w:val="18"/>
              </w:rPr>
              <w:pPrChange w:id="2128" w:author="He Han" w:date="2026-10-23T09:23:00Z">
                <w:pPr>
                  <w:ind w:firstLine="361"/>
                  <w:jc w:val="center"/>
                </w:pPr>
              </w:pPrChange>
            </w:pPr>
            <w:ins w:id="2129" w:author="He Han" w:date="2026-10-23T09:20:00Z">
              <w:r w:rsidRPr="008B46AB">
                <w:rPr>
                  <w:rFonts w:ascii="Times New Roman" w:eastAsia="仿宋_GB2312" w:hAnsi="Times New Roman" w:cs="Times New Roman"/>
                  <w:b/>
                  <w:color w:val="auto"/>
                  <w:sz w:val="18"/>
                  <w:szCs w:val="18"/>
                </w:rPr>
                <w:t>MOC</w:t>
              </w:r>
            </w:ins>
          </w:p>
        </w:tc>
      </w:tr>
      <w:tr w:rsidR="00693840" w:rsidRPr="008B46AB" w14:paraId="2ED3C5ED" w14:textId="77777777" w:rsidTr="00693840">
        <w:tblPrEx>
          <w:tblPrExChange w:id="2130" w:author="He Han" w:date="2026-10-23T09:23:00Z">
            <w:tblPrEx>
              <w:tblW w:w="0" w:type="auto"/>
            </w:tblPrEx>
          </w:tblPrExChange>
        </w:tblPrEx>
        <w:trPr>
          <w:trHeight w:val="611"/>
          <w:jc w:val="center"/>
          <w:ins w:id="2131" w:author="He Han" w:date="2026-10-23T09:20:00Z"/>
          <w:trPrChange w:id="2132" w:author="He Han" w:date="2026-10-23T09:23:00Z">
            <w:trPr>
              <w:gridAfter w:val="0"/>
              <w:trHeight w:val="620"/>
              <w:jc w:val="center"/>
            </w:trPr>
          </w:trPrChange>
        </w:trPr>
        <w:tc>
          <w:tcPr>
            <w:tcW w:w="1975" w:type="dxa"/>
            <w:vAlign w:val="center"/>
            <w:tcPrChange w:id="2133" w:author="He Han" w:date="2026-10-23T09:23:00Z">
              <w:tcPr>
                <w:tcW w:w="1548" w:type="dxa"/>
                <w:vAlign w:val="center"/>
              </w:tcPr>
            </w:tcPrChange>
          </w:tcPr>
          <w:p w14:paraId="1AC12310" w14:textId="77777777" w:rsidR="00693840" w:rsidRPr="008B46AB" w:rsidRDefault="00693840">
            <w:pPr>
              <w:jc w:val="center"/>
              <w:rPr>
                <w:ins w:id="2134" w:author="He Han" w:date="2026-10-23T09:20:00Z"/>
                <w:rFonts w:ascii="Times New Roman" w:hAnsi="Times New Roman" w:cs="Times New Roman"/>
                <w:color w:val="auto"/>
                <w:sz w:val="18"/>
                <w:szCs w:val="18"/>
                <w:shd w:val="clear" w:color="auto" w:fill="FFFFFF"/>
              </w:rPr>
              <w:pPrChange w:id="2135" w:author="He Han" w:date="2026-10-23T09:23:00Z">
                <w:pPr>
                  <w:ind w:firstLine="360"/>
                  <w:jc w:val="center"/>
                </w:pPr>
              </w:pPrChange>
            </w:pPr>
            <w:ins w:id="2136" w:author="He Han" w:date="2026-10-23T09:20:00Z">
              <w:r w:rsidRPr="008B46AB">
                <w:rPr>
                  <w:rFonts w:ascii="Times New Roman" w:hAnsi="Times New Roman" w:cs="Times New Roman"/>
                  <w:color w:val="auto"/>
                  <w:sz w:val="18"/>
                  <w:szCs w:val="18"/>
                  <w:shd w:val="clear" w:color="auto" w:fill="FFFFFF"/>
                </w:rPr>
                <w:t>Glovebox</w:t>
              </w:r>
            </w:ins>
          </w:p>
        </w:tc>
        <w:tc>
          <w:tcPr>
            <w:tcW w:w="1998" w:type="dxa"/>
            <w:vAlign w:val="center"/>
            <w:tcPrChange w:id="2137" w:author="He Han" w:date="2026-10-23T09:23:00Z">
              <w:tcPr>
                <w:tcW w:w="1566" w:type="dxa"/>
                <w:gridSpan w:val="2"/>
                <w:vAlign w:val="center"/>
              </w:tcPr>
            </w:tcPrChange>
          </w:tcPr>
          <w:p w14:paraId="7E6AE411" w14:textId="77777777" w:rsidR="00693840" w:rsidRPr="008B46AB" w:rsidRDefault="00693840">
            <w:pPr>
              <w:jc w:val="center"/>
              <w:rPr>
                <w:ins w:id="2138" w:author="He Han" w:date="2026-10-23T09:20:00Z"/>
                <w:rFonts w:ascii="Times New Roman" w:hAnsi="Times New Roman" w:cs="Times New Roman"/>
                <w:color w:val="auto"/>
                <w:sz w:val="18"/>
                <w:szCs w:val="18"/>
                <w:shd w:val="clear" w:color="auto" w:fill="FFFFFF"/>
              </w:rPr>
              <w:pPrChange w:id="2139" w:author="He Han" w:date="2026-10-23T09:23:00Z">
                <w:pPr>
                  <w:ind w:firstLine="360"/>
                  <w:jc w:val="center"/>
                </w:pPr>
              </w:pPrChange>
            </w:pPr>
            <w:ins w:id="2140" w:author="He Han" w:date="2026-10-23T09:20:00Z">
              <w:r w:rsidRPr="008B46AB">
                <w:rPr>
                  <w:rFonts w:ascii="Times New Roman" w:hAnsi="Times New Roman" w:cs="Times New Roman"/>
                  <w:color w:val="auto"/>
                  <w:sz w:val="18"/>
                  <w:szCs w:val="18"/>
                  <w:shd w:val="clear" w:color="auto" w:fill="FFFFFF"/>
                </w:rPr>
                <w:t>TJ4S-1200-GB01</w:t>
              </w:r>
            </w:ins>
          </w:p>
          <w:p w14:paraId="65BC5669" w14:textId="77777777" w:rsidR="00693840" w:rsidRPr="008B46AB" w:rsidRDefault="00693840">
            <w:pPr>
              <w:jc w:val="center"/>
              <w:rPr>
                <w:ins w:id="2141" w:author="He Han" w:date="2026-10-23T09:20:00Z"/>
                <w:rFonts w:ascii="Times New Roman" w:hAnsi="Times New Roman" w:cs="Times New Roman"/>
                <w:color w:val="auto"/>
                <w:sz w:val="18"/>
                <w:szCs w:val="18"/>
                <w:shd w:val="clear" w:color="auto" w:fill="FFFFFF"/>
              </w:rPr>
              <w:pPrChange w:id="2142" w:author="He Han" w:date="2026-10-23T09:23:00Z">
                <w:pPr>
                  <w:ind w:firstLine="360"/>
                  <w:jc w:val="center"/>
                </w:pPr>
              </w:pPrChange>
            </w:pPr>
            <w:ins w:id="2143" w:author="He Han" w:date="2026-10-23T09:20:00Z">
              <w:r w:rsidRPr="008B46AB">
                <w:rPr>
                  <w:rFonts w:ascii="Times New Roman" w:hAnsi="Times New Roman" w:cs="Times New Roman"/>
                  <w:color w:val="auto"/>
                  <w:sz w:val="18"/>
                  <w:szCs w:val="18"/>
                  <w:shd w:val="clear" w:color="auto" w:fill="FFFFFF"/>
                </w:rPr>
                <w:t>TJ4S-1200-GB02</w:t>
              </w:r>
            </w:ins>
          </w:p>
          <w:p w14:paraId="054BEC44" w14:textId="77777777" w:rsidR="00693840" w:rsidRPr="008B46AB" w:rsidRDefault="00693840">
            <w:pPr>
              <w:jc w:val="center"/>
              <w:rPr>
                <w:ins w:id="2144" w:author="He Han" w:date="2026-10-23T09:20:00Z"/>
                <w:rFonts w:ascii="Times New Roman" w:hAnsi="Times New Roman" w:cs="Times New Roman"/>
                <w:color w:val="auto"/>
                <w:sz w:val="18"/>
                <w:szCs w:val="18"/>
                <w:shd w:val="clear" w:color="auto" w:fill="FFFFFF"/>
              </w:rPr>
              <w:pPrChange w:id="2145" w:author="He Han" w:date="2026-10-23T09:23:00Z">
                <w:pPr>
                  <w:ind w:firstLine="360"/>
                  <w:jc w:val="center"/>
                </w:pPr>
              </w:pPrChange>
            </w:pPr>
            <w:ins w:id="2146" w:author="He Han" w:date="2026-10-23T09:20:00Z">
              <w:r w:rsidRPr="008B46AB">
                <w:rPr>
                  <w:rFonts w:ascii="Times New Roman" w:hAnsi="Times New Roman" w:cs="Times New Roman"/>
                  <w:color w:val="auto"/>
                  <w:sz w:val="18"/>
                  <w:szCs w:val="18"/>
                  <w:shd w:val="clear" w:color="auto" w:fill="FFFFFF"/>
                </w:rPr>
                <w:t>TJ4S-1200-GB03</w:t>
              </w:r>
            </w:ins>
          </w:p>
          <w:p w14:paraId="4CB39251" w14:textId="77777777" w:rsidR="00693840" w:rsidRPr="008B46AB" w:rsidRDefault="00693840">
            <w:pPr>
              <w:jc w:val="center"/>
              <w:rPr>
                <w:ins w:id="2147" w:author="He Han" w:date="2026-10-23T09:20:00Z"/>
                <w:rFonts w:ascii="Times New Roman" w:hAnsi="Times New Roman" w:cs="Times New Roman"/>
                <w:color w:val="auto"/>
                <w:sz w:val="18"/>
                <w:szCs w:val="18"/>
                <w:shd w:val="clear" w:color="auto" w:fill="FFFFFF"/>
              </w:rPr>
              <w:pPrChange w:id="2148" w:author="He Han" w:date="2026-10-23T09:23:00Z">
                <w:pPr>
                  <w:ind w:firstLine="360"/>
                  <w:jc w:val="center"/>
                </w:pPr>
              </w:pPrChange>
            </w:pPr>
            <w:ins w:id="2149" w:author="He Han" w:date="2026-10-23T09:20:00Z">
              <w:r w:rsidRPr="008B46AB">
                <w:rPr>
                  <w:rFonts w:ascii="Times New Roman" w:hAnsi="Times New Roman" w:cs="Times New Roman"/>
                  <w:color w:val="auto"/>
                  <w:sz w:val="18"/>
                  <w:szCs w:val="18"/>
                  <w:shd w:val="clear" w:color="auto" w:fill="FFFFFF"/>
                </w:rPr>
                <w:t>TJ4S-1200-GB05</w:t>
              </w:r>
            </w:ins>
          </w:p>
        </w:tc>
        <w:tc>
          <w:tcPr>
            <w:tcW w:w="2170" w:type="dxa"/>
            <w:vAlign w:val="center"/>
            <w:tcPrChange w:id="2150" w:author="He Han" w:date="2026-10-23T09:23:00Z">
              <w:tcPr>
                <w:tcW w:w="1701" w:type="dxa"/>
                <w:gridSpan w:val="2"/>
                <w:vAlign w:val="center"/>
              </w:tcPr>
            </w:tcPrChange>
          </w:tcPr>
          <w:p w14:paraId="20010E4F" w14:textId="77777777" w:rsidR="00693840" w:rsidRPr="008B46AB" w:rsidRDefault="00693840">
            <w:pPr>
              <w:jc w:val="center"/>
              <w:rPr>
                <w:ins w:id="2151" w:author="He Han" w:date="2026-10-23T09:20:00Z"/>
                <w:rFonts w:ascii="Times New Roman" w:hAnsi="Times New Roman" w:cs="Times New Roman"/>
                <w:color w:val="auto"/>
                <w:sz w:val="18"/>
                <w:szCs w:val="18"/>
                <w:shd w:val="clear" w:color="auto" w:fill="FFFFFF"/>
              </w:rPr>
              <w:pPrChange w:id="2152" w:author="He Han" w:date="2026-10-23T09:23:00Z">
                <w:pPr>
                  <w:ind w:firstLine="360"/>
                  <w:jc w:val="center"/>
                </w:pPr>
              </w:pPrChange>
            </w:pPr>
            <w:ins w:id="2153" w:author="He Han" w:date="2026-10-23T09:20:00Z">
              <w:r w:rsidRPr="008B46AB">
                <w:rPr>
                  <w:rFonts w:ascii="Times New Roman" w:hAnsi="Times New Roman" w:cs="Times New Roman"/>
                  <w:color w:val="auto"/>
                  <w:sz w:val="18"/>
                  <w:szCs w:val="18"/>
                </w:rPr>
                <w:t>Dispense</w:t>
              </w:r>
              <w:r w:rsidRPr="008B46AB">
                <w:rPr>
                  <w:rFonts w:ascii="Times New Roman" w:eastAsia="仿宋_GB2312" w:hAnsi="Times New Roman" w:cs="Times New Roman"/>
                  <w:color w:val="auto"/>
                  <w:sz w:val="18"/>
                  <w:szCs w:val="18"/>
                </w:rPr>
                <w:t xml:space="preserve"> amino acid, </w:t>
              </w:r>
              <w:r w:rsidRPr="008B46AB">
                <w:rPr>
                  <w:rFonts w:ascii="Times New Roman" w:eastAsia="仿宋_GB2312" w:hAnsi="Times New Roman" w:cs="Times New Roman" w:hint="eastAsia"/>
                  <w:color w:val="auto"/>
                  <w:sz w:val="18"/>
                  <w:szCs w:val="18"/>
                  <w:lang w:eastAsia="zh-CN"/>
                </w:rPr>
                <w:t>PyBOP</w:t>
              </w:r>
              <w:r w:rsidRPr="008B46AB">
                <w:rPr>
                  <w:rFonts w:ascii="Times New Roman" w:eastAsia="仿宋_GB2312" w:hAnsi="Times New Roman" w:cs="Times New Roman"/>
                  <w:color w:val="auto"/>
                  <w:sz w:val="18"/>
                  <w:szCs w:val="18"/>
                </w:rPr>
                <w:t>, and Oxyma</w:t>
              </w:r>
            </w:ins>
          </w:p>
        </w:tc>
        <w:tc>
          <w:tcPr>
            <w:tcW w:w="1446" w:type="dxa"/>
            <w:vAlign w:val="center"/>
            <w:tcPrChange w:id="2154" w:author="He Han" w:date="2026-10-23T09:23:00Z">
              <w:tcPr>
                <w:tcW w:w="1134" w:type="dxa"/>
                <w:vAlign w:val="center"/>
              </w:tcPr>
            </w:tcPrChange>
          </w:tcPr>
          <w:p w14:paraId="638EC137" w14:textId="77777777" w:rsidR="00693840" w:rsidRPr="008B46AB" w:rsidRDefault="00693840">
            <w:pPr>
              <w:jc w:val="center"/>
              <w:rPr>
                <w:ins w:id="2155" w:author="He Han" w:date="2026-10-23T09:20:00Z"/>
                <w:rFonts w:ascii="Times New Roman" w:hAnsi="Times New Roman" w:cs="Times New Roman"/>
                <w:color w:val="auto"/>
                <w:sz w:val="18"/>
                <w:szCs w:val="18"/>
                <w:shd w:val="clear" w:color="auto" w:fill="FFFFFF"/>
              </w:rPr>
              <w:pPrChange w:id="2156" w:author="He Han" w:date="2026-10-23T09:23:00Z">
                <w:pPr>
                  <w:ind w:firstLine="360"/>
                  <w:jc w:val="center"/>
                </w:pPr>
              </w:pPrChange>
            </w:pPr>
            <w:ins w:id="2157" w:author="He Han" w:date="2026-10-23T09:20:00Z">
              <w:r w:rsidRPr="008B46AB">
                <w:rPr>
                  <w:rFonts w:ascii="Times New Roman" w:eastAsiaTheme="minorEastAsia" w:hAnsi="Times New Roman" w:cs="Times New Roman" w:hint="eastAsia"/>
                  <w:color w:val="auto"/>
                  <w:sz w:val="18"/>
                  <w:szCs w:val="18"/>
                  <w:shd w:val="clear" w:color="auto" w:fill="FFFFFF"/>
                  <w:lang w:eastAsia="zh-CN"/>
                </w:rPr>
                <w:t>5</w:t>
              </w:r>
              <w:r w:rsidRPr="008B46AB">
                <w:rPr>
                  <w:rFonts w:ascii="Times New Roman" w:eastAsiaTheme="minorEastAsia" w:hAnsi="Times New Roman" w:cs="Times New Roman"/>
                  <w:color w:val="auto"/>
                  <w:sz w:val="18"/>
                  <w:szCs w:val="18"/>
                  <w:shd w:val="clear" w:color="auto" w:fill="FFFFFF"/>
                  <w:lang w:eastAsia="zh-CN"/>
                </w:rPr>
                <w:t>0 L</w:t>
              </w:r>
            </w:ins>
          </w:p>
        </w:tc>
        <w:tc>
          <w:tcPr>
            <w:tcW w:w="2994" w:type="dxa"/>
            <w:tcPrChange w:id="2158" w:author="He Han" w:date="2026-10-23T09:23:00Z">
              <w:tcPr>
                <w:tcW w:w="2347" w:type="dxa"/>
                <w:gridSpan w:val="3"/>
              </w:tcPr>
            </w:tcPrChange>
          </w:tcPr>
          <w:p w14:paraId="769756FC" w14:textId="0DC96767" w:rsidR="00693840" w:rsidRPr="008B46AB" w:rsidRDefault="00693840">
            <w:pPr>
              <w:rPr>
                <w:ins w:id="2159" w:author="He Han" w:date="2026-10-23T09:20:00Z"/>
                <w:rFonts w:ascii="Times New Roman" w:hAnsi="Times New Roman" w:cs="Times New Roman"/>
                <w:color w:val="auto"/>
                <w:sz w:val="18"/>
                <w:szCs w:val="18"/>
                <w:shd w:val="clear" w:color="auto" w:fill="FFFFFF"/>
              </w:rPr>
              <w:pPrChange w:id="2160" w:author="He Han" w:date="2026-10-23T09:22:00Z">
                <w:pPr>
                  <w:ind w:firstLine="361"/>
                </w:pPr>
              </w:pPrChange>
            </w:pPr>
            <w:ins w:id="2161" w:author="He Han" w:date="2026-10-23T09:20:00Z">
              <w:r w:rsidRPr="008B46AB">
                <w:rPr>
                  <w:rFonts w:ascii="Times New Roman" w:hAnsi="Times New Roman" w:cs="Times New Roman"/>
                  <w:b/>
                  <w:color w:val="auto"/>
                  <w:sz w:val="18"/>
                  <w:szCs w:val="18"/>
                  <w:shd w:val="clear" w:color="auto" w:fill="FFFFFF"/>
                </w:rPr>
                <w:t>316L</w:t>
              </w:r>
              <w:r w:rsidRPr="008B46AB">
                <w:rPr>
                  <w:rFonts w:ascii="Times New Roman" w:hAnsi="Times New Roman" w:cs="Times New Roman"/>
                  <w:color w:val="auto"/>
                  <w:sz w:val="18"/>
                  <w:szCs w:val="18"/>
                  <w:shd w:val="clear" w:color="auto" w:fill="FFFFFF"/>
                </w:rPr>
                <w:t xml:space="preserve"> (</w:t>
              </w:r>
            </w:ins>
            <w:ins w:id="2162" w:author="He Han" w:date="2026-10-23T09:25:00Z">
              <w:r w:rsidR="00033DF9">
                <w:rPr>
                  <w:rFonts w:ascii="Times New Roman" w:hAnsi="Times New Roman" w:cs="Times New Roman"/>
                  <w:color w:val="auto"/>
                  <w:sz w:val="18"/>
                  <w:szCs w:val="18"/>
                  <w:shd w:val="clear" w:color="auto" w:fill="FFFFFF"/>
                </w:rPr>
                <w:t>I</w:t>
              </w:r>
            </w:ins>
            <w:ins w:id="2163" w:author="He Han" w:date="2026-10-23T09:20:00Z">
              <w:r w:rsidRPr="008B46AB">
                <w:rPr>
                  <w:rFonts w:ascii="Times New Roman" w:hAnsi="Times New Roman" w:cs="Times New Roman"/>
                  <w:color w:val="auto"/>
                  <w:sz w:val="18"/>
                  <w:szCs w:val="18"/>
                  <w:shd w:val="clear" w:color="auto" w:fill="FFFFFF"/>
                </w:rPr>
                <w:t>nner surface, rigid connection piece)</w:t>
              </w:r>
            </w:ins>
          </w:p>
          <w:p w14:paraId="26F0F2FD" w14:textId="38312BC3" w:rsidR="00693840" w:rsidRPr="008B46AB" w:rsidRDefault="00693840">
            <w:pPr>
              <w:rPr>
                <w:ins w:id="2164" w:author="He Han" w:date="2026-10-23T09:20:00Z"/>
                <w:rFonts w:ascii="Times New Roman" w:hAnsi="Times New Roman" w:cs="Times New Roman"/>
                <w:color w:val="auto"/>
                <w:sz w:val="18"/>
                <w:szCs w:val="18"/>
                <w:shd w:val="clear" w:color="auto" w:fill="FFFFFF"/>
                <w:lang w:val="sv-SE"/>
              </w:rPr>
              <w:pPrChange w:id="2165" w:author="He Han" w:date="2026-10-23T09:22:00Z">
                <w:pPr>
                  <w:ind w:firstLine="361"/>
                </w:pPr>
              </w:pPrChange>
            </w:pPr>
            <w:ins w:id="2166" w:author="He Han" w:date="2026-10-23T09:20:00Z">
              <w:r w:rsidRPr="008B46AB">
                <w:rPr>
                  <w:rFonts w:ascii="Times New Roman" w:hAnsi="Times New Roman" w:cs="Times New Roman"/>
                  <w:b/>
                  <w:color w:val="auto"/>
                  <w:sz w:val="18"/>
                  <w:szCs w:val="18"/>
                  <w:shd w:val="clear" w:color="auto" w:fill="FFFFFF"/>
                  <w:lang w:val="sv-SE"/>
                </w:rPr>
                <w:t>PTFE</w:t>
              </w:r>
              <w:r w:rsidR="00033DF9">
                <w:rPr>
                  <w:rFonts w:ascii="Times New Roman" w:hAnsi="Times New Roman" w:cs="Times New Roman"/>
                  <w:color w:val="auto"/>
                  <w:sz w:val="18"/>
                  <w:szCs w:val="18"/>
                  <w:shd w:val="clear" w:color="auto" w:fill="FFFFFF"/>
                  <w:lang w:val="sv-SE"/>
                </w:rPr>
                <w:t xml:space="preserve"> (</w:t>
              </w:r>
            </w:ins>
            <w:ins w:id="2167" w:author="He Han" w:date="2026-10-23T09:25:00Z">
              <w:r w:rsidR="00033DF9">
                <w:rPr>
                  <w:rFonts w:ascii="Times New Roman" w:hAnsi="Times New Roman" w:cs="Times New Roman"/>
                  <w:color w:val="auto"/>
                  <w:sz w:val="18"/>
                  <w:szCs w:val="18"/>
                  <w:shd w:val="clear" w:color="auto" w:fill="FFFFFF"/>
                  <w:lang w:val="sv-SE"/>
                </w:rPr>
                <w:t>G</w:t>
              </w:r>
            </w:ins>
            <w:ins w:id="2168" w:author="He Han" w:date="2026-10-23T09:20:00Z">
              <w:r w:rsidRPr="008B46AB">
                <w:rPr>
                  <w:rFonts w:ascii="Times New Roman" w:hAnsi="Times New Roman" w:cs="Times New Roman"/>
                  <w:color w:val="auto"/>
                  <w:sz w:val="18"/>
                  <w:szCs w:val="18"/>
                  <w:shd w:val="clear" w:color="auto" w:fill="FFFFFF"/>
                  <w:lang w:val="sv-SE"/>
                </w:rPr>
                <w:t>asket)</w:t>
              </w:r>
            </w:ins>
          </w:p>
          <w:p w14:paraId="04A6AE0E" w14:textId="0777FE13" w:rsidR="00693840" w:rsidRPr="008B46AB" w:rsidRDefault="00693840">
            <w:pPr>
              <w:rPr>
                <w:ins w:id="2169" w:author="He Han" w:date="2026-10-23T09:20:00Z"/>
                <w:rFonts w:ascii="Times New Roman" w:eastAsiaTheme="minorEastAsia" w:hAnsi="Times New Roman" w:cs="Times New Roman"/>
                <w:color w:val="auto"/>
                <w:sz w:val="18"/>
                <w:szCs w:val="18"/>
                <w:shd w:val="clear" w:color="auto" w:fill="FFFFFF"/>
                <w:lang w:val="sv-SE" w:eastAsia="zh-CN"/>
              </w:rPr>
              <w:pPrChange w:id="2170" w:author="He Han" w:date="2026-10-23T09:22:00Z">
                <w:pPr>
                  <w:ind w:firstLine="361"/>
                </w:pPr>
              </w:pPrChange>
            </w:pPr>
            <w:ins w:id="2171" w:author="He Han" w:date="2026-10-23T09:20:00Z">
              <w:r w:rsidRPr="008B46AB">
                <w:rPr>
                  <w:rFonts w:ascii="Times New Roman" w:hAnsi="Times New Roman" w:cs="Times New Roman"/>
                  <w:b/>
                  <w:color w:val="auto"/>
                  <w:sz w:val="18"/>
                  <w:szCs w:val="18"/>
                  <w:shd w:val="clear" w:color="auto" w:fill="FFFFFF"/>
                  <w:lang w:val="sv-SE"/>
                </w:rPr>
                <w:t>Glass</w:t>
              </w:r>
              <w:r w:rsidR="00033DF9">
                <w:rPr>
                  <w:rFonts w:ascii="Times New Roman" w:hAnsi="Times New Roman" w:cs="Times New Roman"/>
                  <w:color w:val="auto"/>
                  <w:sz w:val="18"/>
                  <w:szCs w:val="18"/>
                  <w:shd w:val="clear" w:color="auto" w:fill="FFFFFF"/>
                  <w:lang w:val="sv-SE"/>
                </w:rPr>
                <w:t xml:space="preserve"> (</w:t>
              </w:r>
            </w:ins>
            <w:ins w:id="2172" w:author="He Han" w:date="2026-10-23T09:25:00Z">
              <w:r w:rsidR="00033DF9">
                <w:rPr>
                  <w:rFonts w:ascii="Times New Roman" w:hAnsi="Times New Roman" w:cs="Times New Roman"/>
                  <w:color w:val="auto"/>
                  <w:sz w:val="18"/>
                  <w:szCs w:val="18"/>
                  <w:shd w:val="clear" w:color="auto" w:fill="FFFFFF"/>
                  <w:lang w:val="sv-SE"/>
                </w:rPr>
                <w:t>S</w:t>
              </w:r>
            </w:ins>
            <w:ins w:id="2173" w:author="He Han" w:date="2026-10-23T09:20:00Z">
              <w:r w:rsidRPr="008B46AB">
                <w:rPr>
                  <w:rFonts w:ascii="Times New Roman" w:hAnsi="Times New Roman" w:cs="Times New Roman"/>
                  <w:color w:val="auto"/>
                  <w:sz w:val="18"/>
                  <w:szCs w:val="18"/>
                  <w:shd w:val="clear" w:color="auto" w:fill="FFFFFF"/>
                  <w:lang w:val="sv-SE"/>
                </w:rPr>
                <w:t>ight glass</w:t>
              </w:r>
              <w:r w:rsidRPr="008B46AB">
                <w:rPr>
                  <w:rFonts w:ascii="Times New Roman" w:eastAsiaTheme="minorEastAsia" w:hAnsi="Times New Roman" w:cs="Times New Roman"/>
                  <w:color w:val="auto"/>
                  <w:sz w:val="18"/>
                  <w:szCs w:val="18"/>
                  <w:shd w:val="clear" w:color="auto" w:fill="FFFFFF"/>
                  <w:lang w:val="sv-SE" w:eastAsia="zh-CN"/>
                </w:rPr>
                <w:t>)</w:t>
              </w:r>
            </w:ins>
          </w:p>
          <w:p w14:paraId="096FEFE8" w14:textId="072FDD47" w:rsidR="00693840" w:rsidRPr="008B46AB" w:rsidRDefault="00693840">
            <w:pPr>
              <w:rPr>
                <w:ins w:id="2174" w:author="He Han" w:date="2026-10-23T09:20:00Z"/>
                <w:rFonts w:ascii="Times New Roman" w:hAnsi="Times New Roman" w:cs="Times New Roman"/>
                <w:color w:val="auto"/>
                <w:sz w:val="18"/>
                <w:szCs w:val="18"/>
                <w:shd w:val="clear" w:color="auto" w:fill="FFFFFF"/>
              </w:rPr>
              <w:pPrChange w:id="2175" w:author="He Han" w:date="2026-10-23T09:22:00Z">
                <w:pPr>
                  <w:ind w:firstLine="361"/>
                </w:pPr>
              </w:pPrChange>
            </w:pPr>
            <w:ins w:id="2176" w:author="He Han" w:date="2026-10-23T09:20:00Z">
              <w:r w:rsidRPr="008B46AB">
                <w:rPr>
                  <w:rFonts w:ascii="Times New Roman" w:hAnsi="Times New Roman" w:cs="Times New Roman"/>
                  <w:b/>
                  <w:color w:val="auto"/>
                  <w:sz w:val="18"/>
                  <w:szCs w:val="18"/>
                  <w:shd w:val="clear" w:color="auto" w:fill="FFFFFF"/>
                </w:rPr>
                <w:t>316L SS</w:t>
              </w:r>
              <w:r w:rsidR="00033DF9">
                <w:rPr>
                  <w:rFonts w:ascii="Times New Roman" w:hAnsi="Times New Roman" w:cs="Times New Roman"/>
                  <w:color w:val="auto"/>
                  <w:sz w:val="18"/>
                  <w:szCs w:val="18"/>
                  <w:shd w:val="clear" w:color="auto" w:fill="FFFFFF"/>
                </w:rPr>
                <w:t xml:space="preserve"> (</w:t>
              </w:r>
            </w:ins>
            <w:ins w:id="2177" w:author="He Han" w:date="2026-10-23T09:25:00Z">
              <w:r w:rsidR="00033DF9">
                <w:rPr>
                  <w:rFonts w:ascii="Times New Roman" w:hAnsi="Times New Roman" w:cs="Times New Roman"/>
                  <w:color w:val="auto"/>
                  <w:sz w:val="18"/>
                  <w:szCs w:val="18"/>
                  <w:shd w:val="clear" w:color="auto" w:fill="FFFFFF"/>
                </w:rPr>
                <w:t>D</w:t>
              </w:r>
            </w:ins>
            <w:ins w:id="2178" w:author="He Han" w:date="2026-10-23T09:20:00Z">
              <w:r w:rsidRPr="008B46AB">
                <w:rPr>
                  <w:rFonts w:ascii="Times New Roman" w:hAnsi="Times New Roman" w:cs="Times New Roman"/>
                  <w:color w:val="auto"/>
                  <w:sz w:val="18"/>
                  <w:szCs w:val="18"/>
                  <w:shd w:val="clear" w:color="auto" w:fill="FFFFFF"/>
                </w:rPr>
                <w:t>ispensing scoop)</w:t>
              </w:r>
            </w:ins>
          </w:p>
          <w:p w14:paraId="26536030" w14:textId="6A909990" w:rsidR="00693840" w:rsidRPr="008B46AB" w:rsidRDefault="00693840">
            <w:pPr>
              <w:rPr>
                <w:ins w:id="2179" w:author="He Han" w:date="2026-10-23T09:20:00Z"/>
                <w:rFonts w:ascii="Times New Roman" w:hAnsi="Times New Roman" w:cs="Times New Roman"/>
                <w:color w:val="auto"/>
                <w:sz w:val="18"/>
                <w:szCs w:val="18"/>
                <w:shd w:val="clear" w:color="auto" w:fill="FFFFFF"/>
              </w:rPr>
              <w:pPrChange w:id="2180" w:author="He Han" w:date="2026-10-23T09:22:00Z">
                <w:pPr>
                  <w:ind w:firstLine="361"/>
                </w:pPr>
              </w:pPrChange>
            </w:pPr>
            <w:ins w:id="2181" w:author="He Han" w:date="2026-10-23T09:20:00Z">
              <w:r w:rsidRPr="008B46AB">
                <w:rPr>
                  <w:rFonts w:ascii="Times New Roman" w:hAnsi="Times New Roman" w:cs="Times New Roman"/>
                  <w:b/>
                  <w:color w:val="auto"/>
                  <w:sz w:val="18"/>
                  <w:szCs w:val="18"/>
                  <w:shd w:val="clear" w:color="auto" w:fill="FFFFFF"/>
                </w:rPr>
                <w:t>PP</w:t>
              </w:r>
              <w:r w:rsidR="00033DF9">
                <w:rPr>
                  <w:rFonts w:ascii="Times New Roman" w:hAnsi="Times New Roman" w:cs="Times New Roman"/>
                  <w:color w:val="auto"/>
                  <w:sz w:val="18"/>
                  <w:szCs w:val="18"/>
                  <w:shd w:val="clear" w:color="auto" w:fill="FFFFFF"/>
                </w:rPr>
                <w:t xml:space="preserve"> (</w:t>
              </w:r>
            </w:ins>
            <w:ins w:id="2182" w:author="He Han" w:date="2026-10-23T09:25:00Z">
              <w:r w:rsidR="00033DF9">
                <w:rPr>
                  <w:rFonts w:ascii="Times New Roman" w:hAnsi="Times New Roman" w:cs="Times New Roman"/>
                  <w:color w:val="auto"/>
                  <w:sz w:val="18"/>
                  <w:szCs w:val="18"/>
                  <w:shd w:val="clear" w:color="auto" w:fill="FFFFFF"/>
                </w:rPr>
                <w:t>F</w:t>
              </w:r>
            </w:ins>
            <w:ins w:id="2183" w:author="He Han" w:date="2026-10-23T09:20:00Z">
              <w:r w:rsidRPr="008B46AB">
                <w:rPr>
                  <w:rFonts w:ascii="Times New Roman" w:hAnsi="Times New Roman" w:cs="Times New Roman"/>
                  <w:color w:val="auto"/>
                  <w:sz w:val="18"/>
                  <w:szCs w:val="18"/>
                  <w:shd w:val="clear" w:color="auto" w:fill="FFFFFF"/>
                </w:rPr>
                <w:t>ilter cartridg</w:t>
              </w:r>
              <w:r w:rsidRPr="008B46AB">
                <w:rPr>
                  <w:rFonts w:ascii="Times New Roman" w:hAnsi="Times New Roman" w:cs="Times New Roman"/>
                  <w:color w:val="auto"/>
                  <w:sz w:val="18"/>
                  <w:szCs w:val="18"/>
                </w:rPr>
                <w:t>e)</w:t>
              </w:r>
            </w:ins>
          </w:p>
          <w:p w14:paraId="679DE129" w14:textId="0EF93566" w:rsidR="00693840" w:rsidRPr="008B46AB" w:rsidRDefault="00693840">
            <w:pPr>
              <w:rPr>
                <w:ins w:id="2184" w:author="He Han" w:date="2026-10-23T09:20:00Z"/>
                <w:rFonts w:ascii="Times New Roman" w:hAnsi="Times New Roman" w:cs="Times New Roman"/>
                <w:color w:val="auto"/>
                <w:sz w:val="18"/>
                <w:szCs w:val="18"/>
                <w:shd w:val="clear" w:color="auto" w:fill="FFFFFF"/>
              </w:rPr>
              <w:pPrChange w:id="2185" w:author="He Han" w:date="2026-10-23T09:22:00Z">
                <w:pPr>
                  <w:ind w:firstLine="361"/>
                </w:pPr>
              </w:pPrChange>
            </w:pPr>
            <w:ins w:id="2186" w:author="He Han" w:date="2026-10-23T09:20:00Z">
              <w:r w:rsidRPr="008B46AB">
                <w:rPr>
                  <w:rFonts w:ascii="Times New Roman" w:hAnsi="Times New Roman" w:cs="Times New Roman"/>
                  <w:b/>
                  <w:color w:val="auto"/>
                  <w:sz w:val="18"/>
                  <w:szCs w:val="18"/>
                  <w:shd w:val="clear" w:color="auto" w:fill="FFFFFF"/>
                </w:rPr>
                <w:t xml:space="preserve">NRL </w:t>
              </w:r>
              <w:r w:rsidR="00033DF9">
                <w:rPr>
                  <w:rFonts w:ascii="Times New Roman" w:hAnsi="Times New Roman" w:cs="Times New Roman"/>
                  <w:color w:val="auto"/>
                  <w:sz w:val="18"/>
                  <w:szCs w:val="18"/>
                  <w:shd w:val="clear" w:color="auto" w:fill="FFFFFF"/>
                </w:rPr>
                <w:t>(</w:t>
              </w:r>
            </w:ins>
            <w:ins w:id="2187" w:author="He Han" w:date="2026-10-23T09:25:00Z">
              <w:r w:rsidR="00033DF9">
                <w:rPr>
                  <w:rFonts w:ascii="Times New Roman" w:hAnsi="Times New Roman" w:cs="Times New Roman"/>
                  <w:color w:val="auto"/>
                  <w:sz w:val="18"/>
                  <w:szCs w:val="18"/>
                  <w:shd w:val="clear" w:color="auto" w:fill="FFFFFF"/>
                </w:rPr>
                <w:t>G</w:t>
              </w:r>
            </w:ins>
            <w:ins w:id="2188" w:author="He Han" w:date="2026-10-23T09:20:00Z">
              <w:r w:rsidRPr="008B46AB">
                <w:rPr>
                  <w:rFonts w:ascii="Times New Roman" w:hAnsi="Times New Roman" w:cs="Times New Roman"/>
                  <w:color w:val="auto"/>
                  <w:sz w:val="18"/>
                  <w:szCs w:val="18"/>
                  <w:shd w:val="clear" w:color="auto" w:fill="FFFFFF"/>
                </w:rPr>
                <w:t>loves)</w:t>
              </w:r>
            </w:ins>
          </w:p>
        </w:tc>
      </w:tr>
      <w:tr w:rsidR="00693840" w:rsidRPr="008B46AB" w14:paraId="33BE6C77" w14:textId="77777777" w:rsidTr="00693840">
        <w:tblPrEx>
          <w:tblPrExChange w:id="2189" w:author="He Han" w:date="2026-10-23T09:23:00Z">
            <w:tblPrEx>
              <w:tblW w:w="0" w:type="auto"/>
            </w:tblPrEx>
          </w:tblPrExChange>
        </w:tblPrEx>
        <w:trPr>
          <w:trHeight w:val="611"/>
          <w:jc w:val="center"/>
          <w:ins w:id="2190" w:author="He Han" w:date="2026-10-23T09:20:00Z"/>
          <w:trPrChange w:id="2191" w:author="He Han" w:date="2026-10-23T09:23:00Z">
            <w:trPr>
              <w:gridAfter w:val="0"/>
              <w:trHeight w:val="620"/>
              <w:jc w:val="center"/>
            </w:trPr>
          </w:trPrChange>
        </w:trPr>
        <w:tc>
          <w:tcPr>
            <w:tcW w:w="1975" w:type="dxa"/>
            <w:vAlign w:val="center"/>
            <w:tcPrChange w:id="2192" w:author="He Han" w:date="2026-10-23T09:23:00Z">
              <w:tcPr>
                <w:tcW w:w="1548" w:type="dxa"/>
                <w:vAlign w:val="center"/>
              </w:tcPr>
            </w:tcPrChange>
          </w:tcPr>
          <w:p w14:paraId="0D5CDB62" w14:textId="77777777" w:rsidR="00693840" w:rsidRPr="008B46AB" w:rsidRDefault="00693840">
            <w:pPr>
              <w:jc w:val="center"/>
              <w:rPr>
                <w:ins w:id="2193" w:author="He Han" w:date="2026-10-23T09:20:00Z"/>
                <w:rFonts w:ascii="Times New Roman" w:hAnsi="Times New Roman" w:cs="Times New Roman"/>
                <w:color w:val="auto"/>
                <w:sz w:val="18"/>
                <w:szCs w:val="18"/>
                <w:shd w:val="clear" w:color="auto" w:fill="FFFFFF"/>
              </w:rPr>
              <w:pPrChange w:id="2194" w:author="He Han" w:date="2026-10-23T09:23:00Z">
                <w:pPr>
                  <w:ind w:firstLine="360"/>
                  <w:jc w:val="center"/>
                </w:pPr>
              </w:pPrChange>
            </w:pPr>
            <w:ins w:id="2195" w:author="He Han" w:date="2026-10-23T09:20:00Z">
              <w:r w:rsidRPr="008B46AB">
                <w:rPr>
                  <w:rFonts w:ascii="Times New Roman" w:hAnsi="Times New Roman" w:cs="Times New Roman"/>
                  <w:color w:val="auto"/>
                  <w:sz w:val="18"/>
                  <w:szCs w:val="18"/>
                  <w:shd w:val="clear" w:color="auto" w:fill="FFFFFF"/>
                </w:rPr>
                <w:t>Glovebox</w:t>
              </w:r>
            </w:ins>
          </w:p>
        </w:tc>
        <w:tc>
          <w:tcPr>
            <w:tcW w:w="1998" w:type="dxa"/>
            <w:vAlign w:val="center"/>
            <w:tcPrChange w:id="2196" w:author="He Han" w:date="2026-10-23T09:23:00Z">
              <w:tcPr>
                <w:tcW w:w="1566" w:type="dxa"/>
                <w:gridSpan w:val="2"/>
                <w:vAlign w:val="center"/>
              </w:tcPr>
            </w:tcPrChange>
          </w:tcPr>
          <w:p w14:paraId="3E59009D" w14:textId="77777777" w:rsidR="00693840" w:rsidRPr="008B46AB" w:rsidRDefault="00693840">
            <w:pPr>
              <w:jc w:val="center"/>
              <w:rPr>
                <w:ins w:id="2197" w:author="He Han" w:date="2026-10-23T09:20:00Z"/>
                <w:rFonts w:ascii="Times New Roman" w:hAnsi="Times New Roman" w:cs="Times New Roman"/>
                <w:color w:val="auto"/>
                <w:sz w:val="18"/>
                <w:szCs w:val="18"/>
                <w:shd w:val="clear" w:color="auto" w:fill="FFFFFF"/>
              </w:rPr>
              <w:pPrChange w:id="2198" w:author="He Han" w:date="2026-10-23T09:23:00Z">
                <w:pPr>
                  <w:ind w:firstLine="360"/>
                  <w:jc w:val="center"/>
                </w:pPr>
              </w:pPrChange>
            </w:pPr>
            <w:ins w:id="2199" w:author="He Han" w:date="2026-10-23T09:20:00Z">
              <w:r w:rsidRPr="008B46AB">
                <w:rPr>
                  <w:rFonts w:ascii="Times New Roman" w:hAnsi="Times New Roman" w:cs="Times New Roman"/>
                  <w:color w:val="auto"/>
                  <w:sz w:val="18"/>
                  <w:szCs w:val="18"/>
                  <w:shd w:val="clear" w:color="auto" w:fill="FFFFFF"/>
                </w:rPr>
                <w:t>TJ4S-1200-GB04</w:t>
              </w:r>
            </w:ins>
          </w:p>
        </w:tc>
        <w:tc>
          <w:tcPr>
            <w:tcW w:w="2170" w:type="dxa"/>
            <w:vAlign w:val="center"/>
            <w:tcPrChange w:id="2200" w:author="He Han" w:date="2026-10-23T09:23:00Z">
              <w:tcPr>
                <w:tcW w:w="1701" w:type="dxa"/>
                <w:gridSpan w:val="2"/>
                <w:vAlign w:val="center"/>
              </w:tcPr>
            </w:tcPrChange>
          </w:tcPr>
          <w:p w14:paraId="777961D8" w14:textId="2665165F" w:rsidR="00693840" w:rsidRPr="008B46AB" w:rsidRDefault="00693840">
            <w:pPr>
              <w:jc w:val="center"/>
              <w:rPr>
                <w:ins w:id="2201" w:author="He Han" w:date="2026-10-23T09:20:00Z"/>
                <w:rFonts w:ascii="Times New Roman" w:hAnsi="Times New Roman" w:cs="Times New Roman"/>
                <w:color w:val="auto"/>
                <w:sz w:val="18"/>
                <w:szCs w:val="18"/>
                <w:shd w:val="clear" w:color="auto" w:fill="FFFFFF"/>
              </w:rPr>
              <w:pPrChange w:id="2202" w:author="He Han" w:date="2026-10-23T09:23:00Z">
                <w:pPr>
                  <w:ind w:firstLine="360"/>
                  <w:jc w:val="center"/>
                </w:pPr>
              </w:pPrChange>
            </w:pPr>
            <w:ins w:id="2203" w:author="He Han" w:date="2026-10-23T09:20:00Z">
              <w:r w:rsidRPr="008B46AB">
                <w:rPr>
                  <w:rFonts w:ascii="Times New Roman" w:hAnsi="Times New Roman" w:cs="Times New Roman"/>
                  <w:color w:val="auto"/>
                  <w:sz w:val="18"/>
                  <w:szCs w:val="18"/>
                  <w:shd w:val="clear" w:color="auto" w:fill="FFFFFF"/>
                </w:rPr>
                <w:t>Dispense</w:t>
              </w:r>
              <w:r w:rsidRPr="008B46AB">
                <w:rPr>
                  <w:rFonts w:ascii="Times New Roman" w:eastAsia="仿宋_GB2312" w:hAnsi="Times New Roman" w:cs="Times New Roman"/>
                  <w:color w:val="auto"/>
                  <w:sz w:val="18"/>
                  <w:szCs w:val="18"/>
                </w:rPr>
                <w:t xml:space="preserve"> amino acid, 2-CTC resin</w:t>
              </w:r>
              <w:r w:rsidR="00033DF9">
                <w:rPr>
                  <w:rFonts w:ascii="Times New Roman" w:eastAsia="仿宋_GB2312" w:hAnsi="Times New Roman" w:cs="Times New Roman"/>
                  <w:color w:val="auto"/>
                  <w:sz w:val="18"/>
                  <w:szCs w:val="18"/>
                </w:rPr>
                <w:t>,</w:t>
              </w:r>
              <w:r w:rsidRPr="008B46AB">
                <w:rPr>
                  <w:rFonts w:ascii="Times New Roman" w:eastAsia="仿宋_GB2312" w:hAnsi="Times New Roman" w:cs="Times New Roman" w:hint="eastAsia"/>
                  <w:color w:val="auto"/>
                  <w:sz w:val="18"/>
                  <w:szCs w:val="18"/>
                  <w:lang w:eastAsia="zh-CN"/>
                </w:rPr>
                <w:t xml:space="preserve"> PyBOP</w:t>
              </w:r>
              <w:r w:rsidRPr="008B46AB">
                <w:rPr>
                  <w:rFonts w:ascii="Times New Roman" w:eastAsia="仿宋_GB2312" w:hAnsi="Times New Roman" w:cs="Times New Roman"/>
                  <w:color w:val="auto"/>
                  <w:sz w:val="18"/>
                  <w:szCs w:val="18"/>
                </w:rPr>
                <w:t>, and Oxyma</w:t>
              </w:r>
            </w:ins>
          </w:p>
        </w:tc>
        <w:tc>
          <w:tcPr>
            <w:tcW w:w="1446" w:type="dxa"/>
            <w:vAlign w:val="center"/>
            <w:tcPrChange w:id="2204" w:author="He Han" w:date="2026-10-23T09:23:00Z">
              <w:tcPr>
                <w:tcW w:w="1134" w:type="dxa"/>
                <w:vAlign w:val="center"/>
              </w:tcPr>
            </w:tcPrChange>
          </w:tcPr>
          <w:p w14:paraId="06ABA15F" w14:textId="77777777" w:rsidR="00693840" w:rsidRPr="008B46AB" w:rsidRDefault="00693840">
            <w:pPr>
              <w:jc w:val="center"/>
              <w:rPr>
                <w:ins w:id="2205" w:author="He Han" w:date="2026-10-23T09:20:00Z"/>
                <w:rFonts w:ascii="Times New Roman" w:hAnsi="Times New Roman" w:cs="Times New Roman"/>
                <w:color w:val="auto"/>
                <w:sz w:val="18"/>
                <w:szCs w:val="18"/>
                <w:shd w:val="clear" w:color="auto" w:fill="FFFFFF"/>
              </w:rPr>
              <w:pPrChange w:id="2206" w:author="He Han" w:date="2026-10-23T09:23:00Z">
                <w:pPr>
                  <w:ind w:firstLine="360"/>
                  <w:jc w:val="center"/>
                </w:pPr>
              </w:pPrChange>
            </w:pPr>
            <w:ins w:id="2207" w:author="He Han" w:date="2026-10-23T09:20:00Z">
              <w:r w:rsidRPr="008B46AB">
                <w:rPr>
                  <w:rFonts w:ascii="Times New Roman" w:eastAsiaTheme="minorEastAsia" w:hAnsi="Times New Roman" w:cs="Times New Roman" w:hint="eastAsia"/>
                  <w:color w:val="auto"/>
                  <w:sz w:val="18"/>
                  <w:szCs w:val="18"/>
                  <w:shd w:val="clear" w:color="auto" w:fill="FFFFFF"/>
                  <w:lang w:eastAsia="zh-CN"/>
                </w:rPr>
                <w:t>5</w:t>
              </w:r>
              <w:r w:rsidRPr="008B46AB">
                <w:rPr>
                  <w:rFonts w:ascii="Times New Roman" w:eastAsiaTheme="minorEastAsia" w:hAnsi="Times New Roman" w:cs="Times New Roman"/>
                  <w:color w:val="auto"/>
                  <w:sz w:val="18"/>
                  <w:szCs w:val="18"/>
                  <w:shd w:val="clear" w:color="auto" w:fill="FFFFFF"/>
                  <w:lang w:eastAsia="zh-CN"/>
                </w:rPr>
                <w:t>0 L</w:t>
              </w:r>
            </w:ins>
          </w:p>
        </w:tc>
        <w:tc>
          <w:tcPr>
            <w:tcW w:w="2994" w:type="dxa"/>
            <w:tcPrChange w:id="2208" w:author="He Han" w:date="2026-10-23T09:23:00Z">
              <w:tcPr>
                <w:tcW w:w="2347" w:type="dxa"/>
                <w:gridSpan w:val="3"/>
              </w:tcPr>
            </w:tcPrChange>
          </w:tcPr>
          <w:p w14:paraId="015A5D68" w14:textId="3B9673BD" w:rsidR="00693840" w:rsidRPr="008B46AB" w:rsidRDefault="003B61C2">
            <w:pPr>
              <w:rPr>
                <w:ins w:id="2209" w:author="He Han" w:date="2026-10-23T09:20:00Z"/>
                <w:rFonts w:ascii="Times New Roman" w:hAnsi="Times New Roman" w:cs="Times New Roman"/>
                <w:color w:val="auto"/>
                <w:sz w:val="18"/>
                <w:szCs w:val="18"/>
                <w:shd w:val="clear" w:color="auto" w:fill="FFFFFF"/>
              </w:rPr>
              <w:pPrChange w:id="2210" w:author="He Han" w:date="2026-10-23T09:22:00Z">
                <w:pPr>
                  <w:ind w:firstLine="361"/>
                </w:pPr>
              </w:pPrChange>
            </w:pPr>
            <w:ins w:id="2211" w:author="He Han" w:date="2026-10-23T20:11:00Z">
              <w:r w:rsidRPr="003B61C2">
                <w:rPr>
                  <w:rFonts w:ascii="Times New Roman" w:eastAsiaTheme="minorEastAsia" w:hAnsi="Times New Roman" w:cs="Times New Roman"/>
                  <w:b/>
                  <w:lang w:eastAsia="zh-CN"/>
                  <w:rPrChange w:id="2212" w:author="He Han" w:date="2026-10-23T20:11:00Z">
                    <w:rPr>
                      <w:rFonts w:asciiTheme="minorEastAsia" w:eastAsiaTheme="minorEastAsia" w:hAnsiTheme="minorEastAsia"/>
                      <w:lang w:eastAsia="zh-CN"/>
                    </w:rPr>
                  </w:rPrChange>
                </w:rPr>
                <w:t>H</w:t>
              </w:r>
            </w:ins>
            <w:ins w:id="2213" w:author="He Han" w:date="2026-10-23T20:10:00Z">
              <w:r w:rsidRPr="003B61C2">
                <w:rPr>
                  <w:rFonts w:ascii="Times New Roman" w:hAnsi="Times New Roman" w:cs="Times New Roman"/>
                  <w:b/>
                  <w:rPrChange w:id="2214" w:author="He Han" w:date="2026-10-23T20:11:00Z">
                    <w:rPr/>
                  </w:rPrChange>
                </w:rPr>
                <w:t>alar</w:t>
              </w:r>
            </w:ins>
            <w:ins w:id="2215" w:author="He Han" w:date="2026-10-23T09:20:00Z">
              <w:r w:rsidR="00693840" w:rsidRPr="008B46AB">
                <w:rPr>
                  <w:rFonts w:ascii="Times New Roman" w:hAnsi="Times New Roman" w:cs="Times New Roman"/>
                  <w:b/>
                  <w:color w:val="auto"/>
                  <w:sz w:val="18"/>
                  <w:szCs w:val="18"/>
                  <w:shd w:val="clear" w:color="auto" w:fill="FFFFFF"/>
                  <w:lang w:val="en-IE"/>
                </w:rPr>
                <w:t xml:space="preserve"> </w:t>
              </w:r>
              <w:r w:rsidR="00693840" w:rsidRPr="008B46AB">
                <w:rPr>
                  <w:rFonts w:ascii="Times New Roman" w:hAnsi="Times New Roman" w:cs="Times New Roman"/>
                  <w:color w:val="auto"/>
                  <w:sz w:val="18"/>
                  <w:szCs w:val="18"/>
                  <w:shd w:val="clear" w:color="auto" w:fill="FFFFFF"/>
                  <w:lang w:val="en-IE"/>
                </w:rPr>
                <w:t>(</w:t>
              </w:r>
            </w:ins>
            <w:ins w:id="2216" w:author="He Han" w:date="2026-10-23T09:25:00Z">
              <w:r w:rsidR="00033DF9">
                <w:rPr>
                  <w:rFonts w:ascii="Times New Roman" w:hAnsi="Times New Roman" w:cs="Times New Roman"/>
                  <w:color w:val="auto"/>
                  <w:sz w:val="18"/>
                  <w:szCs w:val="18"/>
                  <w:shd w:val="clear" w:color="auto" w:fill="FFFFFF"/>
                </w:rPr>
                <w:t>I</w:t>
              </w:r>
            </w:ins>
            <w:ins w:id="2217" w:author="He Han" w:date="2026-10-23T09:20:00Z">
              <w:r w:rsidR="00693840" w:rsidRPr="008B46AB">
                <w:rPr>
                  <w:rFonts w:ascii="Times New Roman" w:hAnsi="Times New Roman" w:cs="Times New Roman"/>
                  <w:color w:val="auto"/>
                  <w:sz w:val="18"/>
                  <w:szCs w:val="18"/>
                  <w:shd w:val="clear" w:color="auto" w:fill="FFFFFF"/>
                </w:rPr>
                <w:t>nner surface, rigid connection piece)</w:t>
              </w:r>
            </w:ins>
          </w:p>
          <w:p w14:paraId="02BE127C" w14:textId="6196E51B" w:rsidR="00693840" w:rsidRPr="008B46AB" w:rsidRDefault="00693840">
            <w:pPr>
              <w:rPr>
                <w:ins w:id="2218" w:author="He Han" w:date="2026-10-23T09:20:00Z"/>
                <w:rFonts w:ascii="Times New Roman" w:hAnsi="Times New Roman" w:cs="Times New Roman"/>
                <w:color w:val="auto"/>
                <w:sz w:val="18"/>
                <w:szCs w:val="18"/>
                <w:shd w:val="clear" w:color="auto" w:fill="FFFFFF"/>
                <w:lang w:val="sv-SE"/>
              </w:rPr>
              <w:pPrChange w:id="2219" w:author="He Han" w:date="2026-10-23T09:22:00Z">
                <w:pPr>
                  <w:ind w:firstLine="361"/>
                </w:pPr>
              </w:pPrChange>
            </w:pPr>
            <w:ins w:id="2220" w:author="He Han" w:date="2026-10-23T09:20:00Z">
              <w:r w:rsidRPr="008B46AB">
                <w:rPr>
                  <w:rFonts w:ascii="Times New Roman" w:hAnsi="Times New Roman" w:cs="Times New Roman"/>
                  <w:b/>
                  <w:color w:val="auto"/>
                  <w:sz w:val="18"/>
                  <w:szCs w:val="18"/>
                  <w:shd w:val="clear" w:color="auto" w:fill="FFFFFF"/>
                  <w:lang w:val="sv-SE"/>
                </w:rPr>
                <w:t>PTFE</w:t>
              </w:r>
              <w:r w:rsidR="00033DF9">
                <w:rPr>
                  <w:rFonts w:ascii="Times New Roman" w:hAnsi="Times New Roman" w:cs="Times New Roman"/>
                  <w:color w:val="auto"/>
                  <w:sz w:val="18"/>
                  <w:szCs w:val="18"/>
                  <w:shd w:val="clear" w:color="auto" w:fill="FFFFFF"/>
                  <w:lang w:val="sv-SE"/>
                </w:rPr>
                <w:t xml:space="preserve"> (</w:t>
              </w:r>
            </w:ins>
            <w:ins w:id="2221" w:author="He Han" w:date="2026-10-23T09:26:00Z">
              <w:r w:rsidR="00033DF9">
                <w:rPr>
                  <w:rFonts w:ascii="Times New Roman" w:hAnsi="Times New Roman" w:cs="Times New Roman"/>
                  <w:color w:val="auto"/>
                  <w:sz w:val="18"/>
                  <w:szCs w:val="18"/>
                  <w:shd w:val="clear" w:color="auto" w:fill="FFFFFF"/>
                  <w:lang w:val="sv-SE"/>
                </w:rPr>
                <w:t>G</w:t>
              </w:r>
            </w:ins>
            <w:ins w:id="2222" w:author="He Han" w:date="2026-10-23T09:20:00Z">
              <w:r w:rsidRPr="008B46AB">
                <w:rPr>
                  <w:rFonts w:ascii="Times New Roman" w:hAnsi="Times New Roman" w:cs="Times New Roman"/>
                  <w:color w:val="auto"/>
                  <w:sz w:val="18"/>
                  <w:szCs w:val="18"/>
                  <w:shd w:val="clear" w:color="auto" w:fill="FFFFFF"/>
                  <w:lang w:val="sv-SE"/>
                </w:rPr>
                <w:t>asket)</w:t>
              </w:r>
            </w:ins>
          </w:p>
          <w:p w14:paraId="50D7DF43" w14:textId="5C81D70F" w:rsidR="00693840" w:rsidRPr="008B46AB" w:rsidRDefault="00693840">
            <w:pPr>
              <w:rPr>
                <w:ins w:id="2223" w:author="He Han" w:date="2026-10-23T09:20:00Z"/>
                <w:rFonts w:ascii="Times New Roman" w:eastAsiaTheme="minorEastAsia" w:hAnsi="Times New Roman" w:cs="Times New Roman"/>
                <w:color w:val="auto"/>
                <w:sz w:val="18"/>
                <w:szCs w:val="18"/>
                <w:shd w:val="clear" w:color="auto" w:fill="FFFFFF"/>
                <w:lang w:val="sv-SE" w:eastAsia="zh-CN"/>
              </w:rPr>
              <w:pPrChange w:id="2224" w:author="He Han" w:date="2026-10-23T09:22:00Z">
                <w:pPr>
                  <w:ind w:firstLine="361"/>
                </w:pPr>
              </w:pPrChange>
            </w:pPr>
            <w:ins w:id="2225" w:author="He Han" w:date="2026-10-23T09:20:00Z">
              <w:r w:rsidRPr="008B46AB">
                <w:rPr>
                  <w:rFonts w:ascii="Times New Roman" w:hAnsi="Times New Roman" w:cs="Times New Roman"/>
                  <w:b/>
                  <w:color w:val="auto"/>
                  <w:sz w:val="18"/>
                  <w:szCs w:val="18"/>
                  <w:shd w:val="clear" w:color="auto" w:fill="FFFFFF"/>
                  <w:lang w:val="sv-SE"/>
                </w:rPr>
                <w:t>Glass</w:t>
              </w:r>
              <w:r w:rsidR="00033DF9">
                <w:rPr>
                  <w:rFonts w:ascii="Times New Roman" w:hAnsi="Times New Roman" w:cs="Times New Roman"/>
                  <w:color w:val="auto"/>
                  <w:sz w:val="18"/>
                  <w:szCs w:val="18"/>
                  <w:shd w:val="clear" w:color="auto" w:fill="FFFFFF"/>
                  <w:lang w:val="sv-SE"/>
                </w:rPr>
                <w:t xml:space="preserve"> (</w:t>
              </w:r>
            </w:ins>
            <w:ins w:id="2226" w:author="He Han" w:date="2026-10-23T09:26:00Z">
              <w:r w:rsidR="00033DF9">
                <w:rPr>
                  <w:rFonts w:ascii="Times New Roman" w:hAnsi="Times New Roman" w:cs="Times New Roman"/>
                  <w:color w:val="auto"/>
                  <w:sz w:val="18"/>
                  <w:szCs w:val="18"/>
                  <w:shd w:val="clear" w:color="auto" w:fill="FFFFFF"/>
                  <w:lang w:val="sv-SE"/>
                </w:rPr>
                <w:t>S</w:t>
              </w:r>
            </w:ins>
            <w:ins w:id="2227" w:author="He Han" w:date="2026-10-23T09:20:00Z">
              <w:r w:rsidRPr="008B46AB">
                <w:rPr>
                  <w:rFonts w:ascii="Times New Roman" w:hAnsi="Times New Roman" w:cs="Times New Roman"/>
                  <w:color w:val="auto"/>
                  <w:sz w:val="18"/>
                  <w:szCs w:val="18"/>
                  <w:shd w:val="clear" w:color="auto" w:fill="FFFFFF"/>
                  <w:lang w:val="sv-SE"/>
                </w:rPr>
                <w:t>ight glass</w:t>
              </w:r>
              <w:r w:rsidRPr="008B46AB">
                <w:rPr>
                  <w:rFonts w:ascii="Times New Roman" w:eastAsiaTheme="minorEastAsia" w:hAnsi="Times New Roman" w:cs="Times New Roman"/>
                  <w:color w:val="auto"/>
                  <w:sz w:val="18"/>
                  <w:szCs w:val="18"/>
                  <w:shd w:val="clear" w:color="auto" w:fill="FFFFFF"/>
                  <w:lang w:val="sv-SE" w:eastAsia="zh-CN"/>
                </w:rPr>
                <w:t>)</w:t>
              </w:r>
            </w:ins>
          </w:p>
          <w:p w14:paraId="049CE5DF" w14:textId="6C463919" w:rsidR="00693840" w:rsidRPr="008B46AB" w:rsidRDefault="00693840">
            <w:pPr>
              <w:rPr>
                <w:ins w:id="2228" w:author="He Han" w:date="2026-10-23T09:20:00Z"/>
                <w:rFonts w:ascii="Times New Roman" w:hAnsi="Times New Roman" w:cs="Times New Roman"/>
                <w:color w:val="auto"/>
                <w:sz w:val="18"/>
                <w:szCs w:val="18"/>
                <w:shd w:val="clear" w:color="auto" w:fill="FFFFFF"/>
              </w:rPr>
              <w:pPrChange w:id="2229" w:author="He Han" w:date="2026-10-23T09:22:00Z">
                <w:pPr>
                  <w:ind w:firstLine="361"/>
                </w:pPr>
              </w:pPrChange>
            </w:pPr>
            <w:ins w:id="2230" w:author="He Han" w:date="2026-10-23T09:20:00Z">
              <w:r w:rsidRPr="008B46AB">
                <w:rPr>
                  <w:rFonts w:ascii="Times New Roman" w:hAnsi="Times New Roman" w:cs="Times New Roman"/>
                  <w:b/>
                  <w:color w:val="auto"/>
                  <w:sz w:val="18"/>
                  <w:szCs w:val="18"/>
                  <w:shd w:val="clear" w:color="auto" w:fill="FFFFFF"/>
                </w:rPr>
                <w:t xml:space="preserve">316 SS </w:t>
              </w:r>
              <w:r w:rsidR="00033DF9">
                <w:rPr>
                  <w:rFonts w:ascii="Times New Roman" w:hAnsi="Times New Roman" w:cs="Times New Roman"/>
                  <w:color w:val="auto"/>
                  <w:sz w:val="18"/>
                  <w:szCs w:val="18"/>
                  <w:shd w:val="clear" w:color="auto" w:fill="FFFFFF"/>
                  <w:lang w:val="en-IE"/>
                </w:rPr>
                <w:t>(</w:t>
              </w:r>
            </w:ins>
            <w:ins w:id="2231" w:author="He Han" w:date="2026-10-23T09:26:00Z">
              <w:r w:rsidR="00033DF9">
                <w:rPr>
                  <w:rFonts w:ascii="Times New Roman" w:hAnsi="Times New Roman" w:cs="Times New Roman"/>
                  <w:color w:val="auto"/>
                  <w:sz w:val="18"/>
                  <w:szCs w:val="18"/>
                  <w:shd w:val="clear" w:color="auto" w:fill="FFFFFF"/>
                  <w:lang w:val="en-IE"/>
                </w:rPr>
                <w:t>D</w:t>
              </w:r>
            </w:ins>
            <w:ins w:id="2232" w:author="He Han" w:date="2026-10-23T09:20:00Z">
              <w:r w:rsidRPr="008B46AB">
                <w:rPr>
                  <w:rFonts w:ascii="Times New Roman" w:hAnsi="Times New Roman" w:cs="Times New Roman"/>
                  <w:color w:val="auto"/>
                  <w:sz w:val="18"/>
                  <w:szCs w:val="18"/>
                  <w:shd w:val="clear" w:color="auto" w:fill="FFFFFF"/>
                  <w:lang w:val="en-IE"/>
                </w:rPr>
                <w:t>ispensing scoop)</w:t>
              </w:r>
            </w:ins>
          </w:p>
          <w:p w14:paraId="122B3CAF" w14:textId="3C5887F8" w:rsidR="00693840" w:rsidRPr="008B46AB" w:rsidRDefault="00693840">
            <w:pPr>
              <w:rPr>
                <w:ins w:id="2233" w:author="He Han" w:date="2026-10-23T09:20:00Z"/>
                <w:rFonts w:ascii="Times New Roman" w:hAnsi="Times New Roman" w:cs="Times New Roman"/>
                <w:color w:val="auto"/>
                <w:sz w:val="18"/>
                <w:szCs w:val="18"/>
                <w:shd w:val="clear" w:color="auto" w:fill="FFFFFF"/>
              </w:rPr>
              <w:pPrChange w:id="2234" w:author="He Han" w:date="2026-10-23T09:22:00Z">
                <w:pPr>
                  <w:ind w:firstLine="361"/>
                </w:pPr>
              </w:pPrChange>
            </w:pPr>
            <w:ins w:id="2235" w:author="He Han" w:date="2026-10-23T09:20:00Z">
              <w:r w:rsidRPr="008B46AB">
                <w:rPr>
                  <w:rFonts w:ascii="Times New Roman" w:hAnsi="Times New Roman" w:cs="Times New Roman"/>
                  <w:b/>
                  <w:color w:val="auto"/>
                  <w:sz w:val="18"/>
                  <w:szCs w:val="18"/>
                  <w:shd w:val="clear" w:color="auto" w:fill="FFFFFF"/>
                </w:rPr>
                <w:t>PP</w:t>
              </w:r>
              <w:r w:rsidR="00033DF9">
                <w:rPr>
                  <w:rFonts w:ascii="Times New Roman" w:hAnsi="Times New Roman" w:cs="Times New Roman"/>
                  <w:color w:val="auto"/>
                  <w:sz w:val="18"/>
                  <w:szCs w:val="18"/>
                  <w:shd w:val="clear" w:color="auto" w:fill="FFFFFF"/>
                </w:rPr>
                <w:t xml:space="preserve"> (</w:t>
              </w:r>
            </w:ins>
            <w:ins w:id="2236" w:author="He Han" w:date="2026-10-23T09:26:00Z">
              <w:r w:rsidR="00033DF9">
                <w:rPr>
                  <w:rFonts w:ascii="Times New Roman" w:hAnsi="Times New Roman" w:cs="Times New Roman"/>
                  <w:color w:val="auto"/>
                  <w:sz w:val="18"/>
                  <w:szCs w:val="18"/>
                  <w:shd w:val="clear" w:color="auto" w:fill="FFFFFF"/>
                </w:rPr>
                <w:t>F</w:t>
              </w:r>
            </w:ins>
            <w:ins w:id="2237" w:author="He Han" w:date="2026-10-23T09:20:00Z">
              <w:r w:rsidRPr="008B46AB">
                <w:rPr>
                  <w:rFonts w:ascii="Times New Roman" w:hAnsi="Times New Roman" w:cs="Times New Roman"/>
                  <w:color w:val="auto"/>
                  <w:sz w:val="18"/>
                  <w:szCs w:val="18"/>
                  <w:shd w:val="clear" w:color="auto" w:fill="FFFFFF"/>
                </w:rPr>
                <w:t>ilter cartridg</w:t>
              </w:r>
              <w:r w:rsidRPr="008B46AB">
                <w:rPr>
                  <w:rFonts w:ascii="Times New Roman" w:hAnsi="Times New Roman" w:cs="Times New Roman"/>
                  <w:color w:val="auto"/>
                  <w:sz w:val="18"/>
                  <w:szCs w:val="18"/>
                </w:rPr>
                <w:t>e)</w:t>
              </w:r>
            </w:ins>
          </w:p>
          <w:p w14:paraId="1FC3C08C" w14:textId="6379184D" w:rsidR="00693840" w:rsidRPr="008B46AB" w:rsidRDefault="00693840">
            <w:pPr>
              <w:rPr>
                <w:ins w:id="2238" w:author="He Han" w:date="2026-10-23T09:20:00Z"/>
                <w:rFonts w:ascii="Times New Roman" w:hAnsi="Times New Roman" w:cs="Times New Roman"/>
                <w:b/>
                <w:color w:val="auto"/>
                <w:sz w:val="18"/>
                <w:szCs w:val="18"/>
                <w:shd w:val="clear" w:color="auto" w:fill="FFFFFF"/>
              </w:rPr>
              <w:pPrChange w:id="2239" w:author="He Han" w:date="2026-10-23T09:22:00Z">
                <w:pPr>
                  <w:ind w:firstLine="361"/>
                </w:pPr>
              </w:pPrChange>
            </w:pPr>
            <w:ins w:id="2240" w:author="He Han" w:date="2026-10-23T09:20:00Z">
              <w:r w:rsidRPr="008B46AB">
                <w:rPr>
                  <w:rFonts w:ascii="Times New Roman" w:hAnsi="Times New Roman" w:cs="Times New Roman"/>
                  <w:b/>
                  <w:color w:val="auto"/>
                  <w:sz w:val="18"/>
                  <w:szCs w:val="18"/>
                </w:rPr>
                <w:t xml:space="preserve">CSPE </w:t>
              </w:r>
              <w:r w:rsidR="00033DF9">
                <w:rPr>
                  <w:rFonts w:ascii="Times New Roman" w:hAnsi="Times New Roman" w:cs="Times New Roman"/>
                  <w:color w:val="auto"/>
                  <w:sz w:val="18"/>
                  <w:szCs w:val="18"/>
                </w:rPr>
                <w:t>(</w:t>
              </w:r>
            </w:ins>
            <w:ins w:id="2241" w:author="He Han" w:date="2026-10-23T09:26:00Z">
              <w:r w:rsidR="00033DF9">
                <w:rPr>
                  <w:rFonts w:ascii="Times New Roman" w:hAnsi="Times New Roman" w:cs="Times New Roman"/>
                  <w:color w:val="auto"/>
                  <w:sz w:val="18"/>
                  <w:szCs w:val="18"/>
                </w:rPr>
                <w:t>G</w:t>
              </w:r>
            </w:ins>
            <w:ins w:id="2242" w:author="He Han" w:date="2026-10-23T09:20:00Z">
              <w:r w:rsidRPr="008B46AB">
                <w:rPr>
                  <w:rFonts w:ascii="Times New Roman" w:hAnsi="Times New Roman" w:cs="Times New Roman"/>
                  <w:color w:val="auto"/>
                  <w:sz w:val="18"/>
                  <w:szCs w:val="18"/>
                </w:rPr>
                <w:t>loves)</w:t>
              </w:r>
            </w:ins>
          </w:p>
        </w:tc>
      </w:tr>
      <w:tr w:rsidR="00693840" w:rsidRPr="008B46AB" w14:paraId="7EB32D7E" w14:textId="77777777" w:rsidTr="00693840">
        <w:tblPrEx>
          <w:tblPrExChange w:id="2243" w:author="He Han" w:date="2026-10-23T09:23:00Z">
            <w:tblPrEx>
              <w:tblW w:w="0" w:type="auto"/>
            </w:tblPrEx>
          </w:tblPrExChange>
        </w:tblPrEx>
        <w:trPr>
          <w:trHeight w:val="611"/>
          <w:jc w:val="center"/>
          <w:ins w:id="2244" w:author="He Han" w:date="2026-10-23T09:20:00Z"/>
          <w:trPrChange w:id="2245" w:author="He Han" w:date="2026-10-23T09:23:00Z">
            <w:trPr>
              <w:gridAfter w:val="0"/>
              <w:trHeight w:val="620"/>
              <w:jc w:val="center"/>
            </w:trPr>
          </w:trPrChange>
        </w:trPr>
        <w:tc>
          <w:tcPr>
            <w:tcW w:w="1975" w:type="dxa"/>
            <w:vAlign w:val="center"/>
            <w:tcPrChange w:id="2246" w:author="He Han" w:date="2026-10-23T09:23:00Z">
              <w:tcPr>
                <w:tcW w:w="1548" w:type="dxa"/>
                <w:vAlign w:val="center"/>
              </w:tcPr>
            </w:tcPrChange>
          </w:tcPr>
          <w:p w14:paraId="2B53CE26" w14:textId="77777777" w:rsidR="00693840" w:rsidRPr="008B46AB" w:rsidRDefault="00693840">
            <w:pPr>
              <w:jc w:val="center"/>
              <w:rPr>
                <w:ins w:id="2247" w:author="He Han" w:date="2026-10-23T09:20:00Z"/>
                <w:rFonts w:ascii="Times New Roman" w:hAnsi="Times New Roman" w:cs="Times New Roman"/>
                <w:color w:val="auto"/>
                <w:sz w:val="18"/>
                <w:szCs w:val="18"/>
                <w:shd w:val="clear" w:color="auto" w:fill="FFFFFF"/>
              </w:rPr>
              <w:pPrChange w:id="2248" w:author="He Han" w:date="2026-10-23T09:23:00Z">
                <w:pPr>
                  <w:ind w:firstLine="360"/>
                  <w:jc w:val="center"/>
                </w:pPr>
              </w:pPrChange>
            </w:pPr>
            <w:ins w:id="2249" w:author="He Han" w:date="2026-10-23T09:20:00Z">
              <w:r w:rsidRPr="008B46AB">
                <w:rPr>
                  <w:rFonts w:ascii="Times New Roman" w:hAnsi="Times New Roman" w:cs="Times New Roman"/>
                  <w:color w:val="auto"/>
                  <w:sz w:val="18"/>
                  <w:szCs w:val="18"/>
                  <w:shd w:val="clear" w:color="auto" w:fill="FFFFFF"/>
                </w:rPr>
                <w:t>Synthesis Reactor</w:t>
              </w:r>
            </w:ins>
          </w:p>
        </w:tc>
        <w:tc>
          <w:tcPr>
            <w:tcW w:w="1998" w:type="dxa"/>
            <w:vAlign w:val="center"/>
            <w:tcPrChange w:id="2250" w:author="He Han" w:date="2026-10-23T09:23:00Z">
              <w:tcPr>
                <w:tcW w:w="1566" w:type="dxa"/>
                <w:gridSpan w:val="2"/>
                <w:vAlign w:val="center"/>
              </w:tcPr>
            </w:tcPrChange>
          </w:tcPr>
          <w:p w14:paraId="49185521" w14:textId="77777777" w:rsidR="00693840" w:rsidRPr="008B46AB" w:rsidRDefault="00693840">
            <w:pPr>
              <w:jc w:val="center"/>
              <w:rPr>
                <w:ins w:id="2251" w:author="He Han" w:date="2026-10-23T09:20:00Z"/>
                <w:rFonts w:ascii="Times New Roman" w:hAnsi="Times New Roman" w:cs="Times New Roman"/>
                <w:color w:val="auto"/>
                <w:sz w:val="18"/>
                <w:szCs w:val="18"/>
                <w:shd w:val="clear" w:color="auto" w:fill="FFFFFF"/>
              </w:rPr>
              <w:pPrChange w:id="2252" w:author="He Han" w:date="2026-10-23T09:23:00Z">
                <w:pPr>
                  <w:ind w:firstLine="360"/>
                  <w:jc w:val="center"/>
                </w:pPr>
              </w:pPrChange>
            </w:pPr>
            <w:ins w:id="2253" w:author="He Han" w:date="2026-10-23T09:20:00Z">
              <w:r w:rsidRPr="008B46AB">
                <w:rPr>
                  <w:rFonts w:ascii="Times New Roman" w:hAnsi="Times New Roman" w:cs="Times New Roman"/>
                  <w:color w:val="auto"/>
                  <w:sz w:val="18"/>
                  <w:szCs w:val="18"/>
                  <w:shd w:val="clear" w:color="auto" w:fill="FFFFFF"/>
                </w:rPr>
                <w:t>TJ4S-1213-Sy15</w:t>
              </w:r>
            </w:ins>
          </w:p>
        </w:tc>
        <w:tc>
          <w:tcPr>
            <w:tcW w:w="2170" w:type="dxa"/>
            <w:vAlign w:val="center"/>
            <w:tcPrChange w:id="2254" w:author="He Han" w:date="2026-10-23T09:23:00Z">
              <w:tcPr>
                <w:tcW w:w="1701" w:type="dxa"/>
                <w:gridSpan w:val="2"/>
                <w:vAlign w:val="center"/>
              </w:tcPr>
            </w:tcPrChange>
          </w:tcPr>
          <w:p w14:paraId="4586BE36" w14:textId="77777777" w:rsidR="00693840" w:rsidRPr="008B46AB" w:rsidRDefault="00693840">
            <w:pPr>
              <w:jc w:val="center"/>
              <w:rPr>
                <w:ins w:id="2255" w:author="He Han" w:date="2026-10-23T09:20:00Z"/>
                <w:rFonts w:ascii="Times New Roman" w:hAnsi="Times New Roman" w:cs="Times New Roman"/>
                <w:color w:val="auto"/>
                <w:sz w:val="18"/>
                <w:szCs w:val="18"/>
                <w:shd w:val="clear" w:color="auto" w:fill="FFFFFF"/>
              </w:rPr>
              <w:pPrChange w:id="2256" w:author="He Han" w:date="2026-10-23T09:23:00Z">
                <w:pPr>
                  <w:ind w:firstLine="360"/>
                  <w:jc w:val="center"/>
                </w:pPr>
              </w:pPrChange>
            </w:pPr>
            <w:ins w:id="2257" w:author="He Han" w:date="2026-10-23T09:20:00Z">
              <w:r w:rsidRPr="008B46AB">
                <w:rPr>
                  <w:rFonts w:ascii="Times New Roman" w:hAnsi="Times New Roman" w:cs="Times New Roman"/>
                  <w:color w:val="auto"/>
                  <w:sz w:val="18"/>
                  <w:szCs w:val="18"/>
                  <w:shd w:val="clear" w:color="auto" w:fill="FFFFFF"/>
                </w:rPr>
                <w:t>Solid-phase synthesis&amp;</w:t>
              </w:r>
              <w:r w:rsidRPr="008B46AB">
                <w:rPr>
                  <w:rFonts w:ascii="Times New Roman" w:hAnsi="Times New Roman" w:cs="Times New Roman"/>
                  <w:color w:val="auto"/>
                </w:rPr>
                <w:t xml:space="preserve"> </w:t>
              </w:r>
              <w:r w:rsidRPr="008B46AB">
                <w:rPr>
                  <w:rFonts w:ascii="Times New Roman" w:hAnsi="Times New Roman" w:cs="Times New Roman"/>
                  <w:color w:val="auto"/>
                  <w:sz w:val="18"/>
                  <w:szCs w:val="18"/>
                  <w:shd w:val="clear" w:color="auto" w:fill="FFFFFF"/>
                </w:rPr>
                <w:t>Dry</w:t>
              </w:r>
            </w:ins>
          </w:p>
        </w:tc>
        <w:tc>
          <w:tcPr>
            <w:tcW w:w="1446" w:type="dxa"/>
            <w:vAlign w:val="center"/>
            <w:tcPrChange w:id="2258" w:author="He Han" w:date="2026-10-23T09:23:00Z">
              <w:tcPr>
                <w:tcW w:w="1134" w:type="dxa"/>
                <w:vAlign w:val="center"/>
              </w:tcPr>
            </w:tcPrChange>
          </w:tcPr>
          <w:p w14:paraId="5D3BF4AF" w14:textId="77777777" w:rsidR="00693840" w:rsidRPr="008B46AB" w:rsidRDefault="00693840">
            <w:pPr>
              <w:jc w:val="center"/>
              <w:rPr>
                <w:ins w:id="2259" w:author="He Han" w:date="2026-10-23T09:20:00Z"/>
                <w:rFonts w:ascii="Times New Roman" w:hAnsi="Times New Roman" w:cs="Times New Roman"/>
                <w:color w:val="auto"/>
                <w:sz w:val="18"/>
                <w:szCs w:val="18"/>
                <w:shd w:val="clear" w:color="auto" w:fill="FFFFFF"/>
              </w:rPr>
              <w:pPrChange w:id="2260" w:author="He Han" w:date="2026-10-23T09:23:00Z">
                <w:pPr>
                  <w:ind w:firstLine="360"/>
                  <w:jc w:val="center"/>
                </w:pPr>
              </w:pPrChange>
            </w:pPr>
            <w:ins w:id="2261" w:author="He Han" w:date="2026-10-23T09:20:00Z">
              <w:r w:rsidRPr="008B46AB">
                <w:rPr>
                  <w:rFonts w:ascii="Times New Roman" w:hAnsi="Times New Roman" w:cs="Times New Roman"/>
                  <w:color w:val="auto"/>
                  <w:sz w:val="18"/>
                  <w:szCs w:val="18"/>
                  <w:shd w:val="clear" w:color="auto" w:fill="FFFFFF"/>
                </w:rPr>
                <w:t>3000 L</w:t>
              </w:r>
            </w:ins>
          </w:p>
        </w:tc>
        <w:tc>
          <w:tcPr>
            <w:tcW w:w="2994" w:type="dxa"/>
            <w:tcPrChange w:id="2262" w:author="He Han" w:date="2026-10-23T09:23:00Z">
              <w:tcPr>
                <w:tcW w:w="2347" w:type="dxa"/>
                <w:gridSpan w:val="3"/>
              </w:tcPr>
            </w:tcPrChange>
          </w:tcPr>
          <w:p w14:paraId="6026B9F6" w14:textId="11F56563" w:rsidR="00693840" w:rsidRPr="008B46AB" w:rsidRDefault="00693840">
            <w:pPr>
              <w:jc w:val="both"/>
              <w:rPr>
                <w:ins w:id="2263" w:author="He Han" w:date="2026-10-23T09:20:00Z"/>
                <w:rFonts w:ascii="Times New Roman" w:hAnsi="Times New Roman" w:cs="Times New Roman"/>
                <w:b/>
                <w:color w:val="auto"/>
                <w:sz w:val="18"/>
                <w:szCs w:val="18"/>
                <w:shd w:val="clear" w:color="auto" w:fill="FFFFFF"/>
              </w:rPr>
              <w:pPrChange w:id="2264" w:author="He Han" w:date="2026-10-23T09:22:00Z">
                <w:pPr>
                  <w:ind w:firstLine="361"/>
                  <w:jc w:val="both"/>
                </w:pPr>
              </w:pPrChange>
            </w:pPr>
            <w:ins w:id="2265" w:author="He Han" w:date="2026-10-23T09:20:00Z">
              <w:r w:rsidRPr="008B46AB">
                <w:rPr>
                  <w:rFonts w:ascii="Times New Roman" w:hAnsi="Times New Roman" w:cs="Times New Roman"/>
                  <w:b/>
                  <w:color w:val="auto"/>
                  <w:sz w:val="18"/>
                  <w:szCs w:val="18"/>
                  <w:shd w:val="clear" w:color="auto" w:fill="FFFFFF"/>
                </w:rPr>
                <w:t>Hastelloy C-276 (</w:t>
              </w:r>
            </w:ins>
            <w:ins w:id="2266" w:author="He Han" w:date="2026-10-23T09:26:00Z">
              <w:r w:rsidR="00033DF9">
                <w:rPr>
                  <w:rFonts w:ascii="Times New Roman" w:hAnsi="Times New Roman" w:cs="Times New Roman"/>
                  <w:color w:val="auto"/>
                  <w:sz w:val="18"/>
                  <w:szCs w:val="18"/>
                  <w:shd w:val="clear" w:color="auto" w:fill="FFFFFF"/>
                </w:rPr>
                <w:t>I</w:t>
              </w:r>
            </w:ins>
            <w:ins w:id="2267" w:author="He Han" w:date="2026-10-23T09:20:00Z">
              <w:r w:rsidRPr="008B46AB">
                <w:rPr>
                  <w:rFonts w:ascii="Times New Roman" w:hAnsi="Times New Roman" w:cs="Times New Roman"/>
                  <w:color w:val="auto"/>
                  <w:sz w:val="18"/>
                  <w:szCs w:val="18"/>
                  <w:shd w:val="clear" w:color="auto" w:fill="FFFFFF"/>
                </w:rPr>
                <w:t>nner surface, nitrogen distribution pipi</w:t>
              </w:r>
              <w:r w:rsidRPr="00B36B29">
                <w:rPr>
                  <w:rFonts w:ascii="Times New Roman" w:hAnsi="Times New Roman" w:cs="Times New Roman"/>
                  <w:color w:val="auto"/>
                  <w:sz w:val="18"/>
                  <w:szCs w:val="18"/>
                  <w:shd w:val="clear" w:color="auto" w:fill="FFFFFF"/>
                </w:rPr>
                <w:t>ng,</w:t>
              </w:r>
              <w:r w:rsidRPr="008B46AB">
                <w:rPr>
                  <w:rFonts w:ascii="Times New Roman" w:hAnsi="Times New Roman" w:cs="Times New Roman"/>
                  <w:color w:val="auto"/>
                  <w:sz w:val="18"/>
                  <w:szCs w:val="18"/>
                  <w:shd w:val="clear" w:color="auto" w:fill="FFFFFF"/>
                </w:rPr>
                <w:t xml:space="preserve"> the</w:t>
              </w:r>
              <w:r>
                <w:rPr>
                  <w:rFonts w:ascii="Times New Roman" w:hAnsi="Times New Roman" w:cs="Times New Roman"/>
                  <w:color w:val="auto"/>
                  <w:sz w:val="18"/>
                  <w:szCs w:val="18"/>
                  <w:shd w:val="clear" w:color="auto" w:fill="FFFFFF"/>
                </w:rPr>
                <w:t xml:space="preserve">rmometer well material, Valve, </w:t>
              </w:r>
              <w:r w:rsidRPr="008B46AB">
                <w:rPr>
                  <w:rFonts w:ascii="Times New Roman" w:hAnsi="Times New Roman" w:cs="Times New Roman"/>
                  <w:color w:val="auto"/>
                  <w:sz w:val="18"/>
                  <w:szCs w:val="18"/>
                  <w:shd w:val="clear" w:color="auto" w:fill="FFFFFF"/>
                </w:rPr>
                <w:t>Shower ball</w:t>
              </w:r>
              <w:r w:rsidRPr="008B46AB">
                <w:rPr>
                  <w:rFonts w:ascii="Times New Roman" w:hAnsi="Times New Roman" w:cs="Times New Roman"/>
                  <w:b/>
                  <w:color w:val="auto"/>
                  <w:sz w:val="18"/>
                  <w:szCs w:val="18"/>
                  <w:shd w:val="clear" w:color="auto" w:fill="FFFFFF"/>
                </w:rPr>
                <w:t>)</w:t>
              </w:r>
            </w:ins>
          </w:p>
          <w:p w14:paraId="48B8EAC8" w14:textId="076592D2" w:rsidR="00693840" w:rsidRPr="008B46AB" w:rsidRDefault="00693840">
            <w:pPr>
              <w:jc w:val="both"/>
              <w:rPr>
                <w:ins w:id="2268" w:author="He Han" w:date="2026-10-23T09:20:00Z"/>
                <w:rFonts w:ascii="Times New Roman" w:hAnsi="Times New Roman" w:cs="Times New Roman"/>
                <w:b/>
                <w:color w:val="auto"/>
                <w:sz w:val="18"/>
                <w:szCs w:val="18"/>
                <w:shd w:val="clear" w:color="auto" w:fill="FFFFFF"/>
              </w:rPr>
              <w:pPrChange w:id="2269" w:author="He Han" w:date="2026-10-23T09:22:00Z">
                <w:pPr>
                  <w:ind w:firstLine="361"/>
                  <w:jc w:val="both"/>
                </w:pPr>
              </w:pPrChange>
            </w:pPr>
            <w:ins w:id="2270" w:author="He Han" w:date="2026-10-23T09:20:00Z">
              <w:r w:rsidRPr="008B46AB">
                <w:rPr>
                  <w:rFonts w:ascii="Times New Roman" w:hAnsi="Times New Roman" w:cs="Times New Roman"/>
                  <w:b/>
                  <w:color w:val="auto"/>
                  <w:sz w:val="18"/>
                  <w:szCs w:val="18"/>
                  <w:shd w:val="clear" w:color="auto" w:fill="FFFFFF"/>
                </w:rPr>
                <w:t>Hastelloy N10276 (</w:t>
              </w:r>
              <w:r w:rsidRPr="008B46AB">
                <w:rPr>
                  <w:rFonts w:ascii="Times New Roman" w:hAnsi="Times New Roman" w:cs="Times New Roman"/>
                  <w:color w:val="auto"/>
                  <w:sz w:val="18"/>
                  <w:szCs w:val="18"/>
                  <w:shd w:val="clear" w:color="auto" w:fill="FFFFFF"/>
                </w:rPr>
                <w:t xml:space="preserve"> </w:t>
              </w:r>
            </w:ins>
            <w:ins w:id="2271" w:author="He Han" w:date="2026-10-23T09:26:00Z">
              <w:r w:rsidR="00033DF9">
                <w:rPr>
                  <w:rFonts w:ascii="Times New Roman" w:hAnsi="Times New Roman" w:cs="Times New Roman"/>
                  <w:color w:val="auto"/>
                  <w:sz w:val="18"/>
                  <w:szCs w:val="18"/>
                  <w:shd w:val="clear" w:color="auto" w:fill="FFFFFF"/>
                </w:rPr>
                <w:t>A</w:t>
              </w:r>
            </w:ins>
            <w:ins w:id="2272" w:author="He Han" w:date="2026-10-23T09:20:00Z">
              <w:r w:rsidRPr="008B46AB">
                <w:rPr>
                  <w:rFonts w:ascii="Times New Roman" w:hAnsi="Times New Roman" w:cs="Times New Roman"/>
                  <w:color w:val="auto"/>
                  <w:sz w:val="18"/>
                  <w:szCs w:val="18"/>
                  <w:shd w:val="clear" w:color="auto" w:fill="FFFFFF"/>
                </w:rPr>
                <w:t>gitator</w:t>
              </w:r>
              <w:r w:rsidRPr="008B46AB">
                <w:rPr>
                  <w:rFonts w:ascii="Times New Roman" w:hAnsi="Times New Roman" w:cs="Times New Roman"/>
                  <w:b/>
                  <w:color w:val="auto"/>
                  <w:sz w:val="18"/>
                  <w:szCs w:val="18"/>
                  <w:shd w:val="clear" w:color="auto" w:fill="FFFFFF"/>
                </w:rPr>
                <w:t>)</w:t>
              </w:r>
            </w:ins>
          </w:p>
          <w:p w14:paraId="7913E161" w14:textId="77777777" w:rsidR="00693840" w:rsidRPr="008B46AB" w:rsidRDefault="00693840">
            <w:pPr>
              <w:jc w:val="both"/>
              <w:rPr>
                <w:ins w:id="2273" w:author="He Han" w:date="2026-10-23T09:20:00Z"/>
                <w:rFonts w:ascii="Times New Roman" w:hAnsi="Times New Roman" w:cs="Times New Roman"/>
                <w:b/>
                <w:color w:val="auto"/>
                <w:sz w:val="18"/>
                <w:szCs w:val="18"/>
                <w:shd w:val="clear" w:color="auto" w:fill="FFFFFF"/>
              </w:rPr>
              <w:pPrChange w:id="2274" w:author="He Han" w:date="2026-10-23T09:22:00Z">
                <w:pPr>
                  <w:ind w:firstLine="361"/>
                  <w:jc w:val="both"/>
                </w:pPr>
              </w:pPrChange>
            </w:pPr>
            <w:ins w:id="2275" w:author="He Han" w:date="2026-10-23T09:20:00Z">
              <w:r w:rsidRPr="008B46AB">
                <w:rPr>
                  <w:rFonts w:ascii="Times New Roman" w:hAnsi="Times New Roman" w:cs="Times New Roman"/>
                  <w:b/>
                  <w:color w:val="auto"/>
                  <w:sz w:val="18"/>
                  <w:szCs w:val="18"/>
                  <w:shd w:val="clear" w:color="auto" w:fill="FFFFFF"/>
                </w:rPr>
                <w:t>Hastelloy HC-22 (</w:t>
              </w:r>
              <w:r w:rsidRPr="008B46AB">
                <w:rPr>
                  <w:rFonts w:ascii="Times New Roman" w:hAnsi="Times New Roman" w:cs="Times New Roman"/>
                  <w:color w:val="auto"/>
                  <w:sz w:val="18"/>
                  <w:szCs w:val="18"/>
                  <w:shd w:val="clear" w:color="auto" w:fill="FFFFFF"/>
                </w:rPr>
                <w:t>Sieve plate</w:t>
              </w:r>
              <w:r w:rsidRPr="008B46AB">
                <w:rPr>
                  <w:rFonts w:ascii="Times New Roman" w:hAnsi="Times New Roman" w:cs="Times New Roman"/>
                  <w:b/>
                  <w:color w:val="auto"/>
                  <w:sz w:val="18"/>
                  <w:szCs w:val="18"/>
                  <w:shd w:val="clear" w:color="auto" w:fill="FFFFFF"/>
                </w:rPr>
                <w:t>)</w:t>
              </w:r>
            </w:ins>
          </w:p>
          <w:p w14:paraId="0ABA4791" w14:textId="7C75BA08" w:rsidR="00693840" w:rsidRPr="008B46AB" w:rsidRDefault="00693840">
            <w:pPr>
              <w:rPr>
                <w:ins w:id="2276" w:author="He Han" w:date="2026-10-23T09:20:00Z"/>
                <w:rFonts w:ascii="Times New Roman" w:eastAsiaTheme="minorEastAsia" w:hAnsi="Times New Roman" w:cs="Times New Roman"/>
                <w:color w:val="auto"/>
                <w:sz w:val="18"/>
                <w:szCs w:val="18"/>
                <w:shd w:val="clear" w:color="auto" w:fill="FFFFFF"/>
                <w:lang w:eastAsia="zh-CN"/>
              </w:rPr>
              <w:pPrChange w:id="2277" w:author="He Han" w:date="2026-10-23T09:22:00Z">
                <w:pPr>
                  <w:ind w:firstLine="361"/>
                </w:pPr>
              </w:pPrChange>
            </w:pPr>
            <w:ins w:id="2278" w:author="He Han" w:date="2026-10-23T09:20:00Z">
              <w:r w:rsidRPr="008B46AB">
                <w:rPr>
                  <w:rFonts w:ascii="Times New Roman" w:hAnsi="Times New Roman" w:cs="Times New Roman"/>
                  <w:b/>
                  <w:color w:val="auto"/>
                  <w:sz w:val="18"/>
                  <w:szCs w:val="18"/>
                  <w:shd w:val="clear" w:color="auto" w:fill="FFFFFF"/>
                </w:rPr>
                <w:t>Glass</w:t>
              </w:r>
              <w:r w:rsidR="00033DF9">
                <w:rPr>
                  <w:rFonts w:ascii="Times New Roman" w:hAnsi="Times New Roman" w:cs="Times New Roman"/>
                  <w:color w:val="auto"/>
                  <w:sz w:val="18"/>
                  <w:szCs w:val="18"/>
                  <w:shd w:val="clear" w:color="auto" w:fill="FFFFFF"/>
                </w:rPr>
                <w:t xml:space="preserve"> (</w:t>
              </w:r>
            </w:ins>
            <w:ins w:id="2279" w:author="He Han" w:date="2026-10-23T09:26:00Z">
              <w:r w:rsidR="00033DF9">
                <w:rPr>
                  <w:rFonts w:ascii="Times New Roman" w:hAnsi="Times New Roman" w:cs="Times New Roman"/>
                  <w:color w:val="auto"/>
                  <w:sz w:val="18"/>
                  <w:szCs w:val="18"/>
                  <w:shd w:val="clear" w:color="auto" w:fill="FFFFFF"/>
                </w:rPr>
                <w:t>S</w:t>
              </w:r>
            </w:ins>
            <w:ins w:id="2280" w:author="He Han" w:date="2026-10-23T09:20:00Z">
              <w:r w:rsidRPr="008B46AB">
                <w:rPr>
                  <w:rFonts w:ascii="Times New Roman" w:hAnsi="Times New Roman" w:cs="Times New Roman"/>
                  <w:color w:val="auto"/>
                  <w:sz w:val="18"/>
                  <w:szCs w:val="18"/>
                  <w:shd w:val="clear" w:color="auto" w:fill="FFFFFF"/>
                </w:rPr>
                <w:t>ight glass</w:t>
              </w:r>
              <w:r w:rsidRPr="008B46AB">
                <w:rPr>
                  <w:rFonts w:ascii="Times New Roman" w:eastAsiaTheme="minorEastAsia" w:hAnsi="Times New Roman" w:cs="Times New Roman"/>
                  <w:color w:val="auto"/>
                  <w:sz w:val="18"/>
                  <w:szCs w:val="18"/>
                  <w:shd w:val="clear" w:color="auto" w:fill="FFFFFF"/>
                  <w:lang w:eastAsia="zh-CN"/>
                </w:rPr>
                <w:t>)</w:t>
              </w:r>
            </w:ins>
          </w:p>
          <w:p w14:paraId="27584CEF" w14:textId="2F691437" w:rsidR="00693840" w:rsidRPr="008B46AB" w:rsidRDefault="00693840">
            <w:pPr>
              <w:jc w:val="both"/>
              <w:rPr>
                <w:ins w:id="2281" w:author="He Han" w:date="2026-10-23T09:20:00Z"/>
                <w:rFonts w:ascii="Times New Roman" w:eastAsiaTheme="minorEastAsia" w:hAnsi="Times New Roman" w:cs="Times New Roman"/>
                <w:b/>
                <w:color w:val="auto"/>
                <w:sz w:val="18"/>
                <w:szCs w:val="18"/>
                <w:shd w:val="clear" w:color="auto" w:fill="FFFFFF"/>
                <w:lang w:eastAsia="zh-CN"/>
              </w:rPr>
              <w:pPrChange w:id="2282" w:author="He Han" w:date="2026-10-23T09:22:00Z">
                <w:pPr>
                  <w:ind w:firstLine="361"/>
                  <w:jc w:val="both"/>
                </w:pPr>
              </w:pPrChange>
            </w:pPr>
            <w:ins w:id="2283" w:author="He Han" w:date="2026-10-23T09:20:00Z">
              <w:r w:rsidRPr="008B46AB">
                <w:rPr>
                  <w:rFonts w:ascii="Times New Roman" w:hAnsi="Times New Roman" w:cs="Times New Roman"/>
                  <w:b/>
                  <w:color w:val="auto"/>
                  <w:sz w:val="18"/>
                  <w:szCs w:val="18"/>
                  <w:shd w:val="clear" w:color="auto" w:fill="FFFFFF"/>
                </w:rPr>
                <w:t>316L</w:t>
              </w:r>
              <w:r w:rsidRPr="00033DF9">
                <w:rPr>
                  <w:rFonts w:ascii="Times New Roman" w:hAnsi="Times New Roman" w:cs="Times New Roman"/>
                  <w:color w:val="auto"/>
                  <w:sz w:val="18"/>
                  <w:szCs w:val="18"/>
                  <w:shd w:val="clear" w:color="auto" w:fill="FFFFFF"/>
                  <w:rPrChange w:id="2284" w:author="He Han" w:date="2026-10-23T09:23:00Z">
                    <w:rPr>
                      <w:rFonts w:ascii="Times New Roman" w:hAnsi="Times New Roman" w:cs="Times New Roman"/>
                      <w:b/>
                      <w:color w:val="auto"/>
                      <w:sz w:val="18"/>
                      <w:szCs w:val="18"/>
                      <w:shd w:val="clear" w:color="auto" w:fill="FFFFFF"/>
                    </w:rPr>
                  </w:rPrChange>
                </w:rPr>
                <w:t xml:space="preserve"> (</w:t>
              </w:r>
              <w:r w:rsidRPr="00033DF9">
                <w:rPr>
                  <w:rFonts w:ascii="Times New Roman" w:hAnsi="Times New Roman" w:cs="Times New Roman"/>
                  <w:color w:val="auto"/>
                  <w:sz w:val="18"/>
                  <w:szCs w:val="18"/>
                  <w:shd w:val="clear" w:color="auto" w:fill="FFFFFF"/>
                </w:rPr>
                <w:t>Pi</w:t>
              </w:r>
              <w:r w:rsidRPr="008B46AB">
                <w:rPr>
                  <w:rFonts w:ascii="Times New Roman" w:hAnsi="Times New Roman" w:cs="Times New Roman"/>
                  <w:color w:val="auto"/>
                  <w:sz w:val="18"/>
                  <w:szCs w:val="18"/>
                  <w:shd w:val="clear" w:color="auto" w:fill="FFFFFF"/>
                </w:rPr>
                <w:t xml:space="preserve">peline material </w:t>
              </w:r>
              <w:r w:rsidRPr="008B46AB">
                <w:rPr>
                  <w:rFonts w:ascii="Times New Roman" w:hAnsi="Times New Roman" w:cs="Times New Roman"/>
                  <w:b/>
                  <w:color w:val="auto"/>
                  <w:sz w:val="18"/>
                  <w:szCs w:val="18"/>
                  <w:shd w:val="clear" w:color="auto" w:fill="FFFFFF"/>
                </w:rPr>
                <w:t>)</w:t>
              </w:r>
            </w:ins>
          </w:p>
          <w:p w14:paraId="018C3CB4" w14:textId="1FD8E71A" w:rsidR="00693840" w:rsidRPr="008B46AB" w:rsidRDefault="00693840">
            <w:pPr>
              <w:jc w:val="both"/>
              <w:rPr>
                <w:ins w:id="2285" w:author="He Han" w:date="2026-10-23T09:20:00Z"/>
                <w:rFonts w:ascii="Times New Roman" w:hAnsi="Times New Roman" w:cs="Times New Roman"/>
                <w:b/>
                <w:color w:val="auto"/>
                <w:sz w:val="18"/>
                <w:szCs w:val="18"/>
                <w:shd w:val="clear" w:color="auto" w:fill="FFFFFF"/>
              </w:rPr>
              <w:pPrChange w:id="2286" w:author="He Han" w:date="2026-10-23T09:22:00Z">
                <w:pPr>
                  <w:ind w:firstLine="361"/>
                  <w:jc w:val="both"/>
                </w:pPr>
              </w:pPrChange>
            </w:pPr>
            <w:ins w:id="2287" w:author="He Han" w:date="2026-10-23T09:20:00Z">
              <w:r w:rsidRPr="008B46AB">
                <w:rPr>
                  <w:rFonts w:ascii="Times New Roman" w:hAnsi="Times New Roman" w:cs="Times New Roman"/>
                  <w:b/>
                  <w:color w:val="auto"/>
                  <w:sz w:val="18"/>
                  <w:szCs w:val="18"/>
                  <w:shd w:val="clear" w:color="auto" w:fill="FFFFFF"/>
                </w:rPr>
                <w:t>SS316 &amp; PTFE</w:t>
              </w:r>
            </w:ins>
            <w:ins w:id="2288" w:author="He Han" w:date="2026-10-23T09:26:00Z">
              <w:r w:rsidR="00033DF9" w:rsidRPr="00033DF9">
                <w:rPr>
                  <w:rFonts w:ascii="Times New Roman" w:hAnsi="Times New Roman" w:cs="Times New Roman"/>
                  <w:color w:val="auto"/>
                  <w:sz w:val="18"/>
                  <w:szCs w:val="18"/>
                  <w:shd w:val="clear" w:color="auto" w:fill="FFFFFF"/>
                  <w:rPrChange w:id="2289" w:author="He Han" w:date="2026-10-23T09:26:00Z">
                    <w:rPr>
                      <w:rFonts w:ascii="Times New Roman" w:hAnsi="Times New Roman" w:cs="Times New Roman"/>
                      <w:b/>
                      <w:color w:val="auto"/>
                      <w:sz w:val="18"/>
                      <w:szCs w:val="18"/>
                      <w:shd w:val="clear" w:color="auto" w:fill="FFFFFF"/>
                    </w:rPr>
                  </w:rPrChange>
                </w:rPr>
                <w:t xml:space="preserve"> </w:t>
              </w:r>
            </w:ins>
            <w:ins w:id="2290" w:author="He Han" w:date="2026-10-23T09:20:00Z">
              <w:r w:rsidRPr="008B46AB">
                <w:rPr>
                  <w:rFonts w:ascii="Times New Roman" w:hAnsi="Times New Roman" w:cs="Times New Roman"/>
                  <w:b/>
                  <w:color w:val="auto"/>
                  <w:sz w:val="18"/>
                  <w:szCs w:val="18"/>
                  <w:shd w:val="clear" w:color="auto" w:fill="FFFFFF"/>
                </w:rPr>
                <w:t>(</w:t>
              </w:r>
              <w:r w:rsidRPr="008B46AB">
                <w:rPr>
                  <w:rFonts w:ascii="Times New Roman" w:hAnsi="Times New Roman" w:cs="Times New Roman"/>
                  <w:color w:val="auto"/>
                  <w:sz w:val="18"/>
                  <w:szCs w:val="18"/>
                  <w:shd w:val="clear" w:color="auto" w:fill="FFFFFF"/>
                </w:rPr>
                <w:t xml:space="preserve">Transfer pump material, Waste discharge pump material </w:t>
              </w:r>
              <w:r w:rsidRPr="008B46AB">
                <w:rPr>
                  <w:rFonts w:ascii="Times New Roman" w:hAnsi="Times New Roman" w:cs="Times New Roman"/>
                  <w:b/>
                  <w:color w:val="auto"/>
                  <w:sz w:val="18"/>
                  <w:szCs w:val="18"/>
                  <w:shd w:val="clear" w:color="auto" w:fill="FFFFFF"/>
                </w:rPr>
                <w:t>)</w:t>
              </w:r>
            </w:ins>
          </w:p>
          <w:p w14:paraId="7C016AA0" w14:textId="012F4091" w:rsidR="00693840" w:rsidRPr="008B46AB" w:rsidRDefault="00693840">
            <w:pPr>
              <w:jc w:val="both"/>
              <w:rPr>
                <w:ins w:id="2291" w:author="He Han" w:date="2026-10-23T09:20:00Z"/>
                <w:rFonts w:ascii="Times New Roman" w:hAnsi="Times New Roman" w:cs="Times New Roman"/>
                <w:b/>
                <w:color w:val="auto"/>
                <w:sz w:val="18"/>
                <w:szCs w:val="18"/>
                <w:shd w:val="clear" w:color="auto" w:fill="FFFFFF"/>
              </w:rPr>
              <w:pPrChange w:id="2292" w:author="He Han" w:date="2026-10-23T09:22:00Z">
                <w:pPr>
                  <w:ind w:firstLine="361"/>
                  <w:jc w:val="both"/>
                </w:pPr>
              </w:pPrChange>
            </w:pPr>
            <w:ins w:id="2293" w:author="He Han" w:date="2026-10-23T09:20:00Z">
              <w:r w:rsidRPr="008B46AB">
                <w:rPr>
                  <w:rFonts w:ascii="Times New Roman" w:hAnsi="Times New Roman" w:cs="Times New Roman"/>
                  <w:b/>
                  <w:color w:val="auto"/>
                  <w:sz w:val="18"/>
                  <w:szCs w:val="18"/>
                  <w:shd w:val="clear" w:color="auto" w:fill="FFFFFF"/>
                </w:rPr>
                <w:t xml:space="preserve">PTFE </w:t>
              </w:r>
              <w:r w:rsidRPr="00033DF9">
                <w:rPr>
                  <w:rFonts w:ascii="Times New Roman" w:hAnsi="Times New Roman" w:cs="Times New Roman"/>
                  <w:color w:val="auto"/>
                  <w:sz w:val="18"/>
                  <w:szCs w:val="18"/>
                  <w:shd w:val="clear" w:color="auto" w:fill="FFFFFF"/>
                  <w:rPrChange w:id="2294" w:author="He Han" w:date="2026-10-23T09:23:00Z">
                    <w:rPr>
                      <w:rFonts w:ascii="Times New Roman" w:hAnsi="Times New Roman" w:cs="Times New Roman"/>
                      <w:b/>
                      <w:color w:val="auto"/>
                      <w:sz w:val="18"/>
                      <w:szCs w:val="18"/>
                      <w:shd w:val="clear" w:color="auto" w:fill="FFFFFF"/>
                    </w:rPr>
                  </w:rPrChange>
                </w:rPr>
                <w:t>(</w:t>
              </w:r>
              <w:r w:rsidRPr="008B46AB">
                <w:rPr>
                  <w:rFonts w:ascii="Times New Roman" w:hAnsi="Times New Roman" w:cs="Times New Roman"/>
                  <w:color w:val="auto"/>
                  <w:sz w:val="18"/>
                  <w:szCs w:val="18"/>
                  <w:shd w:val="clear" w:color="auto" w:fill="FFFFFF"/>
                </w:rPr>
                <w:t xml:space="preserve">Sealing ring, </w:t>
              </w:r>
              <w:r w:rsidRPr="008B46AB">
                <w:rPr>
                  <w:rFonts w:ascii="Times New Roman" w:eastAsiaTheme="minorEastAsia" w:hAnsi="Times New Roman" w:cs="Times New Roman"/>
                  <w:color w:val="auto"/>
                  <w:sz w:val="18"/>
                  <w:szCs w:val="18"/>
                  <w:shd w:val="clear" w:color="auto" w:fill="FFFFFF"/>
                  <w:lang w:eastAsia="zh-CN"/>
                </w:rPr>
                <w:t>Gasket, including manway gaskets and gaskets on all inlet valve manifolds</w:t>
              </w:r>
              <w:r w:rsidRPr="008B46AB">
                <w:rPr>
                  <w:rFonts w:ascii="Times New Roman" w:hAnsi="Times New Roman" w:cs="Times New Roman"/>
                  <w:b/>
                  <w:color w:val="auto"/>
                  <w:sz w:val="18"/>
                  <w:szCs w:val="18"/>
                  <w:shd w:val="clear" w:color="auto" w:fill="FFFFFF"/>
                </w:rPr>
                <w:t xml:space="preserve"> )</w:t>
              </w:r>
            </w:ins>
          </w:p>
          <w:p w14:paraId="5D6486E4" w14:textId="77777777" w:rsidR="00693840" w:rsidRPr="008B46AB" w:rsidRDefault="00693840">
            <w:pPr>
              <w:jc w:val="both"/>
              <w:rPr>
                <w:ins w:id="2295" w:author="He Han" w:date="2026-10-23T09:20:00Z"/>
                <w:rFonts w:ascii="Times New Roman" w:hAnsi="Times New Roman" w:cs="Times New Roman"/>
                <w:color w:val="auto"/>
                <w:sz w:val="18"/>
                <w:szCs w:val="18"/>
                <w:shd w:val="clear" w:color="auto" w:fill="FFFFFF"/>
              </w:rPr>
              <w:pPrChange w:id="2296" w:author="He Han" w:date="2026-10-23T09:22:00Z">
                <w:pPr>
                  <w:ind w:firstLine="361"/>
                  <w:jc w:val="both"/>
                </w:pPr>
              </w:pPrChange>
            </w:pPr>
            <w:ins w:id="2297" w:author="He Han" w:date="2026-10-23T09:20:00Z">
              <w:r w:rsidRPr="008B46AB">
                <w:rPr>
                  <w:rFonts w:ascii="Times New Roman" w:eastAsiaTheme="minorEastAsia" w:hAnsi="Times New Roman" w:cs="Times New Roman"/>
                  <w:b/>
                  <w:color w:val="auto"/>
                  <w:sz w:val="18"/>
                  <w:szCs w:val="18"/>
                  <w:shd w:val="clear" w:color="auto" w:fill="FFFFFF"/>
                  <w:lang w:eastAsia="zh-CN"/>
                </w:rPr>
                <w:t>NRL</w:t>
              </w:r>
              <w:r w:rsidRPr="008B46AB">
                <w:rPr>
                  <w:rFonts w:ascii="Times New Roman" w:hAnsi="Times New Roman" w:cs="Times New Roman"/>
                  <w:color w:val="auto"/>
                  <w:sz w:val="18"/>
                  <w:szCs w:val="18"/>
                  <w:shd w:val="clear" w:color="auto" w:fill="FFFFFF"/>
                </w:rPr>
                <w:t>: Gloves</w:t>
              </w:r>
            </w:ins>
          </w:p>
          <w:p w14:paraId="7497CD7D" w14:textId="77777777" w:rsidR="00693840" w:rsidRPr="008B46AB" w:rsidRDefault="00693840">
            <w:pPr>
              <w:jc w:val="both"/>
              <w:rPr>
                <w:ins w:id="2298" w:author="He Han" w:date="2026-10-23T09:20:00Z"/>
                <w:rFonts w:ascii="Times New Roman" w:eastAsiaTheme="minorEastAsia" w:hAnsi="Times New Roman" w:cs="Times New Roman"/>
                <w:b/>
                <w:color w:val="auto"/>
                <w:sz w:val="18"/>
                <w:szCs w:val="18"/>
                <w:shd w:val="clear" w:color="auto" w:fill="FFFFFF"/>
                <w:lang w:eastAsia="zh-CN"/>
              </w:rPr>
              <w:pPrChange w:id="2299" w:author="He Han" w:date="2026-10-23T09:22:00Z">
                <w:pPr>
                  <w:ind w:firstLine="361"/>
                  <w:jc w:val="both"/>
                </w:pPr>
              </w:pPrChange>
            </w:pPr>
            <w:ins w:id="2300" w:author="He Han" w:date="2026-10-23T09:20:00Z">
              <w:r w:rsidRPr="008B46AB">
                <w:rPr>
                  <w:rFonts w:ascii="Times New Roman" w:hAnsi="Times New Roman" w:cs="Times New Roman"/>
                  <w:b/>
                  <w:color w:val="auto"/>
                  <w:sz w:val="18"/>
                  <w:szCs w:val="18"/>
                  <w:shd w:val="clear" w:color="auto" w:fill="FFFFFF"/>
                </w:rPr>
                <w:t>SS</w:t>
              </w:r>
              <w:r w:rsidRPr="008B46AB">
                <w:rPr>
                  <w:rFonts w:ascii="Times New Roman" w:hAnsi="Times New Roman" w:cs="Times New Roman"/>
                  <w:color w:val="auto"/>
                  <w:sz w:val="18"/>
                  <w:szCs w:val="18"/>
                  <w:shd w:val="clear" w:color="auto" w:fill="FFFFFF"/>
                </w:rPr>
                <w:t xml:space="preserve"> ( Mass flow meter)</w:t>
              </w:r>
            </w:ins>
          </w:p>
        </w:tc>
      </w:tr>
      <w:tr w:rsidR="00693840" w:rsidRPr="008B46AB" w14:paraId="2EAB2EAD" w14:textId="77777777" w:rsidTr="00693840">
        <w:tblPrEx>
          <w:tblPrExChange w:id="2301" w:author="He Han" w:date="2026-10-23T09:23:00Z">
            <w:tblPrEx>
              <w:tblW w:w="0" w:type="auto"/>
            </w:tblPrEx>
          </w:tblPrExChange>
        </w:tblPrEx>
        <w:trPr>
          <w:trHeight w:val="391"/>
          <w:jc w:val="center"/>
          <w:ins w:id="2302" w:author="He Han" w:date="2026-10-23T09:20:00Z"/>
          <w:trPrChange w:id="2303" w:author="He Han" w:date="2026-10-23T09:23:00Z">
            <w:trPr>
              <w:gridAfter w:val="0"/>
              <w:trHeight w:val="397"/>
              <w:jc w:val="center"/>
            </w:trPr>
          </w:trPrChange>
        </w:trPr>
        <w:tc>
          <w:tcPr>
            <w:tcW w:w="1975" w:type="dxa"/>
            <w:vAlign w:val="center"/>
            <w:tcPrChange w:id="2304" w:author="He Han" w:date="2026-10-23T09:23:00Z">
              <w:tcPr>
                <w:tcW w:w="1548" w:type="dxa"/>
                <w:vAlign w:val="center"/>
              </w:tcPr>
            </w:tcPrChange>
          </w:tcPr>
          <w:p w14:paraId="3AE528FE" w14:textId="77777777" w:rsidR="00693840" w:rsidRPr="008B46AB" w:rsidRDefault="00693840">
            <w:pPr>
              <w:jc w:val="center"/>
              <w:rPr>
                <w:ins w:id="2305" w:author="He Han" w:date="2026-10-23T09:20:00Z"/>
                <w:rFonts w:ascii="Times New Roman" w:hAnsi="Times New Roman" w:cs="Times New Roman"/>
                <w:color w:val="auto"/>
                <w:sz w:val="18"/>
                <w:szCs w:val="18"/>
                <w:shd w:val="clear" w:color="auto" w:fill="FFFFFF"/>
              </w:rPr>
              <w:pPrChange w:id="2306" w:author="He Han" w:date="2026-10-23T09:23:00Z">
                <w:pPr>
                  <w:ind w:firstLine="360"/>
                  <w:jc w:val="center"/>
                </w:pPr>
              </w:pPrChange>
            </w:pPr>
            <w:ins w:id="2307" w:author="He Han" w:date="2026-10-23T09:20:00Z">
              <w:r w:rsidRPr="008B46AB">
                <w:rPr>
                  <w:rFonts w:ascii="Times New Roman" w:hAnsi="Times New Roman" w:cs="Times New Roman"/>
                  <w:color w:val="auto"/>
                  <w:sz w:val="18"/>
                  <w:szCs w:val="18"/>
                  <w:shd w:val="clear" w:color="auto" w:fill="FFFFFF"/>
                </w:rPr>
                <w:t>Activation Tank</w:t>
              </w:r>
            </w:ins>
          </w:p>
        </w:tc>
        <w:tc>
          <w:tcPr>
            <w:tcW w:w="1998" w:type="dxa"/>
            <w:vAlign w:val="center"/>
            <w:tcPrChange w:id="2308" w:author="He Han" w:date="2026-10-23T09:23:00Z">
              <w:tcPr>
                <w:tcW w:w="1566" w:type="dxa"/>
                <w:gridSpan w:val="2"/>
                <w:vAlign w:val="center"/>
              </w:tcPr>
            </w:tcPrChange>
          </w:tcPr>
          <w:p w14:paraId="0462799C" w14:textId="77777777" w:rsidR="00693840" w:rsidRPr="008B46AB" w:rsidRDefault="00693840">
            <w:pPr>
              <w:jc w:val="center"/>
              <w:rPr>
                <w:ins w:id="2309" w:author="He Han" w:date="2026-10-23T09:20:00Z"/>
                <w:rFonts w:ascii="Times New Roman" w:hAnsi="Times New Roman" w:cs="Times New Roman"/>
                <w:color w:val="auto"/>
                <w:sz w:val="18"/>
                <w:szCs w:val="18"/>
                <w:shd w:val="clear" w:color="auto" w:fill="FFFFFF"/>
              </w:rPr>
              <w:pPrChange w:id="2310" w:author="He Han" w:date="2026-10-23T09:23:00Z">
                <w:pPr>
                  <w:ind w:firstLine="360"/>
                  <w:jc w:val="center"/>
                </w:pPr>
              </w:pPrChange>
            </w:pPr>
            <w:ins w:id="2311" w:author="He Han" w:date="2026-10-23T09:20:00Z">
              <w:r w:rsidRPr="008B46AB">
                <w:rPr>
                  <w:rFonts w:ascii="Times New Roman" w:hAnsi="Times New Roman" w:cs="Times New Roman"/>
                  <w:color w:val="auto"/>
                  <w:sz w:val="18"/>
                  <w:szCs w:val="18"/>
                  <w:shd w:val="clear" w:color="auto" w:fill="FFFFFF"/>
                </w:rPr>
                <w:t>TJ4S-1213-Sy15-R01</w:t>
              </w:r>
            </w:ins>
          </w:p>
        </w:tc>
        <w:tc>
          <w:tcPr>
            <w:tcW w:w="2170" w:type="dxa"/>
            <w:vAlign w:val="center"/>
            <w:tcPrChange w:id="2312" w:author="He Han" w:date="2026-10-23T09:23:00Z">
              <w:tcPr>
                <w:tcW w:w="1701" w:type="dxa"/>
                <w:gridSpan w:val="2"/>
                <w:vAlign w:val="center"/>
              </w:tcPr>
            </w:tcPrChange>
          </w:tcPr>
          <w:p w14:paraId="50E00746" w14:textId="77777777" w:rsidR="00693840" w:rsidRPr="008B46AB" w:rsidRDefault="00693840">
            <w:pPr>
              <w:jc w:val="center"/>
              <w:rPr>
                <w:ins w:id="2313" w:author="He Han" w:date="2026-10-23T09:20:00Z"/>
                <w:rFonts w:ascii="Times New Roman" w:hAnsi="Times New Roman" w:cs="Times New Roman"/>
                <w:color w:val="auto"/>
                <w:sz w:val="18"/>
                <w:szCs w:val="18"/>
                <w:shd w:val="clear" w:color="auto" w:fill="FFFFFF"/>
              </w:rPr>
              <w:pPrChange w:id="2314" w:author="He Han" w:date="2026-10-23T09:23:00Z">
                <w:pPr>
                  <w:ind w:firstLine="360"/>
                  <w:jc w:val="center"/>
                </w:pPr>
              </w:pPrChange>
            </w:pPr>
            <w:ins w:id="2315" w:author="He Han" w:date="2026-10-23T09:20:00Z">
              <w:r w:rsidRPr="008B46AB">
                <w:rPr>
                  <w:rFonts w:ascii="Times New Roman" w:hAnsi="Times New Roman" w:cs="Times New Roman"/>
                  <w:color w:val="auto"/>
                  <w:sz w:val="18"/>
                  <w:szCs w:val="18"/>
                  <w:shd w:val="clear" w:color="auto" w:fill="FFFFFF"/>
                </w:rPr>
                <w:t>Dissolve and activate</w:t>
              </w:r>
            </w:ins>
          </w:p>
        </w:tc>
        <w:tc>
          <w:tcPr>
            <w:tcW w:w="1446" w:type="dxa"/>
            <w:vAlign w:val="center"/>
            <w:tcPrChange w:id="2316" w:author="He Han" w:date="2026-10-23T09:23:00Z">
              <w:tcPr>
                <w:tcW w:w="1134" w:type="dxa"/>
                <w:vAlign w:val="center"/>
              </w:tcPr>
            </w:tcPrChange>
          </w:tcPr>
          <w:p w14:paraId="3D83EBB6" w14:textId="77777777" w:rsidR="00693840" w:rsidRPr="008B46AB" w:rsidRDefault="00693840">
            <w:pPr>
              <w:jc w:val="center"/>
              <w:rPr>
                <w:ins w:id="2317" w:author="He Han" w:date="2026-10-23T09:20:00Z"/>
                <w:rFonts w:ascii="Times New Roman" w:hAnsi="Times New Roman" w:cs="Times New Roman"/>
                <w:color w:val="auto"/>
                <w:sz w:val="18"/>
                <w:szCs w:val="18"/>
                <w:shd w:val="clear" w:color="auto" w:fill="FFFFFF"/>
              </w:rPr>
              <w:pPrChange w:id="2318" w:author="He Han" w:date="2026-10-23T09:23:00Z">
                <w:pPr>
                  <w:ind w:firstLine="360"/>
                  <w:jc w:val="center"/>
                </w:pPr>
              </w:pPrChange>
            </w:pPr>
            <w:ins w:id="2319" w:author="He Han" w:date="2026-10-23T09:20:00Z">
              <w:r w:rsidRPr="008B46AB">
                <w:rPr>
                  <w:rFonts w:ascii="Times New Roman" w:hAnsi="Times New Roman" w:cs="Times New Roman"/>
                  <w:color w:val="auto"/>
                  <w:sz w:val="18"/>
                  <w:szCs w:val="18"/>
                  <w:shd w:val="clear" w:color="auto" w:fill="FFFFFF"/>
                </w:rPr>
                <w:t>1500 L</w:t>
              </w:r>
            </w:ins>
          </w:p>
        </w:tc>
        <w:tc>
          <w:tcPr>
            <w:tcW w:w="2994" w:type="dxa"/>
            <w:tcPrChange w:id="2320" w:author="He Han" w:date="2026-10-23T09:23:00Z">
              <w:tcPr>
                <w:tcW w:w="2347" w:type="dxa"/>
                <w:gridSpan w:val="3"/>
              </w:tcPr>
            </w:tcPrChange>
          </w:tcPr>
          <w:p w14:paraId="08F67272" w14:textId="5D4B1F0B" w:rsidR="00693840" w:rsidRPr="008B46AB" w:rsidRDefault="00693840">
            <w:pPr>
              <w:jc w:val="both"/>
              <w:rPr>
                <w:ins w:id="2321" w:author="He Han" w:date="2026-10-23T09:20:00Z"/>
                <w:rFonts w:ascii="Times New Roman" w:hAnsi="Times New Roman" w:cs="Times New Roman"/>
                <w:color w:val="auto"/>
                <w:sz w:val="18"/>
                <w:szCs w:val="18"/>
                <w:shd w:val="clear" w:color="auto" w:fill="FFFFFF"/>
              </w:rPr>
              <w:pPrChange w:id="2322" w:author="He Han" w:date="2026-10-23T09:22:00Z">
                <w:pPr>
                  <w:ind w:firstLine="361"/>
                  <w:jc w:val="both"/>
                </w:pPr>
              </w:pPrChange>
            </w:pPr>
            <w:ins w:id="2323" w:author="He Han" w:date="2026-10-23T09:20:00Z">
              <w:r w:rsidRPr="008B46AB">
                <w:rPr>
                  <w:rFonts w:ascii="Times New Roman" w:hAnsi="Times New Roman" w:cs="Times New Roman"/>
                  <w:b/>
                  <w:color w:val="auto"/>
                  <w:sz w:val="18"/>
                  <w:szCs w:val="18"/>
                  <w:shd w:val="clear" w:color="auto" w:fill="FFFFFF"/>
                </w:rPr>
                <w:t xml:space="preserve">Hastelloy C-276 </w:t>
              </w:r>
              <w:r w:rsidRPr="008B46AB">
                <w:rPr>
                  <w:rFonts w:ascii="Times New Roman" w:hAnsi="Times New Roman" w:cs="Times New Roman"/>
                  <w:color w:val="auto"/>
                  <w:sz w:val="18"/>
                  <w:szCs w:val="18"/>
                  <w:shd w:val="clear" w:color="auto" w:fill="FFFFFF"/>
                </w:rPr>
                <w:t>(</w:t>
              </w:r>
            </w:ins>
            <w:ins w:id="2324" w:author="He Han" w:date="2026-10-23T09:26:00Z">
              <w:r w:rsidR="00033DF9">
                <w:rPr>
                  <w:rFonts w:ascii="Times New Roman" w:hAnsi="Times New Roman" w:cs="Times New Roman"/>
                  <w:color w:val="auto"/>
                  <w:sz w:val="18"/>
                  <w:szCs w:val="18"/>
                  <w:shd w:val="clear" w:color="auto" w:fill="FFFFFF"/>
                </w:rPr>
                <w:t>I</w:t>
              </w:r>
            </w:ins>
            <w:ins w:id="2325" w:author="He Han" w:date="2026-10-23T09:20:00Z">
              <w:r w:rsidRPr="008B46AB">
                <w:rPr>
                  <w:rFonts w:ascii="Times New Roman" w:hAnsi="Times New Roman" w:cs="Times New Roman"/>
                  <w:color w:val="auto"/>
                  <w:sz w:val="18"/>
                  <w:szCs w:val="18"/>
                  <w:shd w:val="clear" w:color="auto" w:fill="FFFFFF"/>
                </w:rPr>
                <w:t>nner surface, agitator, th</w:t>
              </w:r>
              <w:r>
                <w:rPr>
                  <w:rFonts w:ascii="Times New Roman" w:hAnsi="Times New Roman" w:cs="Times New Roman"/>
                  <w:color w:val="auto"/>
                  <w:sz w:val="18"/>
                  <w:szCs w:val="18"/>
                  <w:shd w:val="clear" w:color="auto" w:fill="FFFFFF"/>
                </w:rPr>
                <w:t>ermometer well material, valve,</w:t>
              </w:r>
              <w:r w:rsidRPr="008B46AB">
                <w:rPr>
                  <w:rFonts w:ascii="Times New Roman" w:hAnsi="Times New Roman" w:cs="Times New Roman"/>
                  <w:color w:val="auto"/>
                  <w:sz w:val="18"/>
                  <w:szCs w:val="18"/>
                  <w:shd w:val="clear" w:color="auto" w:fill="FFFFFF"/>
                </w:rPr>
                <w:t xml:space="preserve"> shower ball )</w:t>
              </w:r>
            </w:ins>
          </w:p>
          <w:p w14:paraId="71914445" w14:textId="3C6B61FE" w:rsidR="00693840" w:rsidRPr="008B46AB" w:rsidRDefault="00693840">
            <w:pPr>
              <w:jc w:val="both"/>
              <w:rPr>
                <w:ins w:id="2326" w:author="He Han" w:date="2026-10-23T09:20:00Z"/>
                <w:rFonts w:ascii="Times New Roman" w:hAnsi="Times New Roman" w:cs="Times New Roman"/>
                <w:b/>
                <w:color w:val="auto"/>
                <w:sz w:val="18"/>
                <w:szCs w:val="18"/>
                <w:shd w:val="clear" w:color="auto" w:fill="FFFFFF"/>
              </w:rPr>
              <w:pPrChange w:id="2327" w:author="He Han" w:date="2026-10-23T09:22:00Z">
                <w:pPr>
                  <w:ind w:firstLine="361"/>
                  <w:jc w:val="both"/>
                </w:pPr>
              </w:pPrChange>
            </w:pPr>
            <w:ins w:id="2328" w:author="He Han" w:date="2026-10-23T09:20:00Z">
              <w:r w:rsidRPr="008B46AB">
                <w:rPr>
                  <w:rFonts w:ascii="Times New Roman" w:hAnsi="Times New Roman" w:cs="Times New Roman"/>
                  <w:b/>
                  <w:color w:val="auto"/>
                  <w:sz w:val="18"/>
                  <w:szCs w:val="18"/>
                  <w:shd w:val="clear" w:color="auto" w:fill="FFFFFF"/>
                </w:rPr>
                <w:t>Glass</w:t>
              </w:r>
              <w:r w:rsidRPr="00B36B29">
                <w:rPr>
                  <w:rFonts w:ascii="Times New Roman" w:hAnsi="Times New Roman" w:cs="Times New Roman"/>
                  <w:color w:val="auto"/>
                  <w:sz w:val="18"/>
                  <w:szCs w:val="18"/>
                  <w:shd w:val="clear" w:color="auto" w:fill="FFFFFF"/>
                </w:rPr>
                <w:t xml:space="preserve"> (Sight glass)</w:t>
              </w:r>
            </w:ins>
          </w:p>
          <w:p w14:paraId="6CF5087E" w14:textId="2D081B49" w:rsidR="00693840" w:rsidRPr="008B46AB" w:rsidRDefault="00693840">
            <w:pPr>
              <w:jc w:val="both"/>
              <w:rPr>
                <w:ins w:id="2329" w:author="He Han" w:date="2026-10-23T09:20:00Z"/>
                <w:rFonts w:ascii="Times New Roman" w:hAnsi="Times New Roman" w:cs="Times New Roman"/>
                <w:b/>
                <w:color w:val="auto"/>
                <w:sz w:val="18"/>
                <w:szCs w:val="18"/>
                <w:shd w:val="clear" w:color="auto" w:fill="FFFFFF"/>
              </w:rPr>
              <w:pPrChange w:id="2330" w:author="He Han" w:date="2026-10-23T09:22:00Z">
                <w:pPr>
                  <w:ind w:firstLine="361"/>
                  <w:jc w:val="both"/>
                </w:pPr>
              </w:pPrChange>
            </w:pPr>
            <w:ins w:id="2331" w:author="He Han" w:date="2026-10-23T09:20:00Z">
              <w:r w:rsidRPr="008B46AB">
                <w:rPr>
                  <w:rFonts w:ascii="Times New Roman" w:hAnsi="Times New Roman" w:cs="Times New Roman"/>
                  <w:b/>
                  <w:color w:val="auto"/>
                  <w:sz w:val="18"/>
                  <w:szCs w:val="18"/>
                  <w:shd w:val="clear" w:color="auto" w:fill="FFFFFF"/>
                </w:rPr>
                <w:t xml:space="preserve">316L </w:t>
              </w:r>
              <w:r w:rsidRPr="00B36B29">
                <w:rPr>
                  <w:rFonts w:ascii="Times New Roman" w:hAnsi="Times New Roman" w:cs="Times New Roman"/>
                  <w:color w:val="auto"/>
                  <w:sz w:val="18"/>
                  <w:szCs w:val="18"/>
                  <w:shd w:val="clear" w:color="auto" w:fill="FFFFFF"/>
                </w:rPr>
                <w:t>(</w:t>
              </w:r>
              <w:r w:rsidR="00033DF9">
                <w:rPr>
                  <w:rFonts w:ascii="Times New Roman" w:hAnsi="Times New Roman" w:cs="Times New Roman"/>
                  <w:color w:val="auto"/>
                  <w:sz w:val="18"/>
                  <w:szCs w:val="18"/>
                  <w:shd w:val="clear" w:color="auto" w:fill="FFFFFF"/>
                </w:rPr>
                <w:t xml:space="preserve"> </w:t>
              </w:r>
            </w:ins>
            <w:ins w:id="2332" w:author="He Han" w:date="2026-10-23T09:25:00Z">
              <w:r w:rsidR="00033DF9">
                <w:rPr>
                  <w:rFonts w:ascii="Times New Roman" w:hAnsi="Times New Roman" w:cs="Times New Roman"/>
                  <w:color w:val="auto"/>
                  <w:sz w:val="18"/>
                  <w:szCs w:val="18"/>
                  <w:shd w:val="clear" w:color="auto" w:fill="FFFFFF"/>
                </w:rPr>
                <w:t>P</w:t>
              </w:r>
            </w:ins>
            <w:ins w:id="2333" w:author="He Han" w:date="2026-10-23T09:20:00Z">
              <w:r>
                <w:rPr>
                  <w:rFonts w:ascii="Times New Roman" w:hAnsi="Times New Roman" w:cs="Times New Roman"/>
                  <w:color w:val="auto"/>
                  <w:sz w:val="18"/>
                  <w:szCs w:val="18"/>
                  <w:shd w:val="clear" w:color="auto" w:fill="FFFFFF"/>
                </w:rPr>
                <w:t xml:space="preserve">ipeline material </w:t>
              </w:r>
              <w:r w:rsidRPr="00B36B29">
                <w:rPr>
                  <w:rFonts w:ascii="Times New Roman" w:hAnsi="Times New Roman" w:cs="Times New Roman"/>
                  <w:color w:val="auto"/>
                  <w:sz w:val="18"/>
                  <w:szCs w:val="18"/>
                  <w:shd w:val="clear" w:color="auto" w:fill="FFFFFF"/>
                </w:rPr>
                <w:t>)</w:t>
              </w:r>
            </w:ins>
          </w:p>
          <w:p w14:paraId="0F53CCAD" w14:textId="14FE1B03" w:rsidR="00693840" w:rsidRPr="008B46AB" w:rsidRDefault="00693840">
            <w:pPr>
              <w:jc w:val="both"/>
              <w:rPr>
                <w:ins w:id="2334" w:author="He Han" w:date="2026-10-23T09:20:00Z"/>
                <w:rFonts w:ascii="Times New Roman" w:hAnsi="Times New Roman" w:cs="Times New Roman"/>
                <w:b/>
                <w:color w:val="auto"/>
                <w:sz w:val="18"/>
                <w:szCs w:val="18"/>
                <w:shd w:val="clear" w:color="auto" w:fill="FFFFFF"/>
              </w:rPr>
              <w:pPrChange w:id="2335" w:author="He Han" w:date="2026-10-23T09:22:00Z">
                <w:pPr>
                  <w:ind w:firstLine="361"/>
                  <w:jc w:val="both"/>
                </w:pPr>
              </w:pPrChange>
            </w:pPr>
            <w:ins w:id="2336" w:author="He Han" w:date="2026-10-23T09:20:00Z">
              <w:r w:rsidRPr="008B46AB">
                <w:rPr>
                  <w:rFonts w:ascii="Times New Roman" w:hAnsi="Times New Roman" w:cs="Times New Roman"/>
                  <w:b/>
                  <w:color w:val="auto"/>
                  <w:sz w:val="18"/>
                  <w:szCs w:val="18"/>
                  <w:shd w:val="clear" w:color="auto" w:fill="FFFFFF"/>
                </w:rPr>
                <w:t xml:space="preserve">316L+PTFE </w:t>
              </w:r>
              <w:r w:rsidRPr="00B36B29">
                <w:rPr>
                  <w:rFonts w:ascii="Times New Roman" w:hAnsi="Times New Roman" w:cs="Times New Roman"/>
                  <w:color w:val="auto"/>
                  <w:sz w:val="18"/>
                  <w:szCs w:val="18"/>
                  <w:shd w:val="clear" w:color="auto" w:fill="FFFFFF"/>
                </w:rPr>
                <w:t>(</w:t>
              </w:r>
            </w:ins>
            <w:ins w:id="2337" w:author="He Han" w:date="2026-10-23T09:25:00Z">
              <w:r w:rsidR="00033DF9">
                <w:rPr>
                  <w:rFonts w:ascii="Times New Roman" w:hAnsi="Times New Roman" w:cs="Times New Roman"/>
                  <w:color w:val="auto"/>
                  <w:sz w:val="18"/>
                  <w:szCs w:val="18"/>
                  <w:shd w:val="clear" w:color="auto" w:fill="FFFFFF"/>
                </w:rPr>
                <w:t>W</w:t>
              </w:r>
            </w:ins>
            <w:ins w:id="2338" w:author="He Han" w:date="2026-10-23T09:20:00Z">
              <w:r w:rsidRPr="008B46AB">
                <w:rPr>
                  <w:rFonts w:ascii="Times New Roman" w:hAnsi="Times New Roman" w:cs="Times New Roman"/>
                  <w:color w:val="auto"/>
                  <w:sz w:val="18"/>
                  <w:szCs w:val="18"/>
                  <w:shd w:val="clear" w:color="auto" w:fill="FFFFFF"/>
                </w:rPr>
                <w:t>aste discharge pump material</w:t>
              </w:r>
              <w:r w:rsidRPr="008B46AB">
                <w:rPr>
                  <w:rFonts w:ascii="Times New Roman" w:hAnsi="Times New Roman" w:cs="Times New Roman"/>
                  <w:b/>
                  <w:color w:val="auto"/>
                  <w:sz w:val="18"/>
                  <w:szCs w:val="18"/>
                  <w:shd w:val="clear" w:color="auto" w:fill="FFFFFF"/>
                </w:rPr>
                <w:t>)</w:t>
              </w:r>
            </w:ins>
          </w:p>
          <w:p w14:paraId="1CDFC8EA" w14:textId="126680A5" w:rsidR="00693840" w:rsidRPr="008B46AB" w:rsidRDefault="00693840">
            <w:pPr>
              <w:jc w:val="both"/>
              <w:rPr>
                <w:ins w:id="2339" w:author="He Han" w:date="2026-10-23T09:20:00Z"/>
                <w:rFonts w:ascii="Times New Roman" w:hAnsi="Times New Roman" w:cs="Times New Roman"/>
                <w:b/>
                <w:color w:val="auto"/>
                <w:sz w:val="18"/>
                <w:szCs w:val="18"/>
                <w:shd w:val="clear" w:color="auto" w:fill="FFFFFF"/>
              </w:rPr>
              <w:pPrChange w:id="2340" w:author="He Han" w:date="2026-10-23T09:22:00Z">
                <w:pPr>
                  <w:ind w:firstLine="361"/>
                  <w:jc w:val="both"/>
                </w:pPr>
              </w:pPrChange>
            </w:pPr>
            <w:ins w:id="2341" w:author="He Han" w:date="2026-10-23T09:20:00Z">
              <w:r w:rsidRPr="008B46AB">
                <w:rPr>
                  <w:rFonts w:ascii="Times New Roman" w:eastAsiaTheme="minorEastAsia" w:hAnsi="Times New Roman" w:cs="Times New Roman"/>
                  <w:b/>
                  <w:bCs w:val="0"/>
                  <w:color w:val="auto"/>
                  <w:sz w:val="18"/>
                  <w:szCs w:val="18"/>
                  <w:shd w:val="clear" w:color="auto" w:fill="FFFFFF"/>
                  <w:lang w:eastAsia="zh-CN"/>
                </w:rPr>
                <w:t xml:space="preserve">PTFE </w:t>
              </w:r>
              <w:r w:rsidRPr="008B46AB">
                <w:rPr>
                  <w:rFonts w:ascii="Times New Roman" w:eastAsiaTheme="minorEastAsia" w:hAnsi="Times New Roman" w:cs="Times New Roman"/>
                  <w:bCs w:val="0"/>
                  <w:color w:val="auto"/>
                  <w:sz w:val="18"/>
                  <w:szCs w:val="18"/>
                  <w:shd w:val="clear" w:color="auto" w:fill="FFFFFF"/>
                  <w:lang w:eastAsia="zh-CN"/>
                </w:rPr>
                <w:t>(</w:t>
              </w:r>
              <w:r w:rsidRPr="008B46AB">
                <w:rPr>
                  <w:rFonts w:ascii="Times New Roman" w:hAnsi="Times New Roman" w:cs="Times New Roman"/>
                  <w:color w:val="auto"/>
                  <w:sz w:val="18"/>
                  <w:szCs w:val="18"/>
                  <w:shd w:val="clear" w:color="auto" w:fill="FFFFFF"/>
                </w:rPr>
                <w:t>Sealing ring,</w:t>
              </w:r>
              <w:r w:rsidRPr="008B46AB">
                <w:rPr>
                  <w:rFonts w:ascii="Times New Roman" w:hAnsi="Times New Roman" w:cs="Times New Roman"/>
                  <w:bCs w:val="0"/>
                  <w:color w:val="auto"/>
                  <w:sz w:val="18"/>
                  <w:szCs w:val="18"/>
                  <w:shd w:val="clear" w:color="auto" w:fill="FFFFFF"/>
                </w:rPr>
                <w:t xml:space="preserve"> Peristaltic pump tubing</w:t>
              </w:r>
              <w:r>
                <w:rPr>
                  <w:rFonts w:ascii="Times New Roman" w:hAnsi="Times New Roman" w:cs="Times New Roman"/>
                  <w:color w:val="auto"/>
                  <w:sz w:val="18"/>
                  <w:szCs w:val="18"/>
                  <w:shd w:val="clear" w:color="auto" w:fill="FFFFFF"/>
                </w:rPr>
                <w:t xml:space="preserve"> </w:t>
              </w:r>
              <w:r w:rsidRPr="008B46AB">
                <w:rPr>
                  <w:rFonts w:ascii="Times New Roman" w:eastAsiaTheme="minorEastAsia" w:hAnsi="Times New Roman" w:cs="Times New Roman"/>
                  <w:bCs w:val="0"/>
                  <w:color w:val="auto"/>
                  <w:sz w:val="18"/>
                  <w:szCs w:val="18"/>
                  <w:shd w:val="clear" w:color="auto" w:fill="FFFFFF"/>
                  <w:lang w:eastAsia="zh-CN"/>
                </w:rPr>
                <w:t>)</w:t>
              </w:r>
            </w:ins>
          </w:p>
          <w:p w14:paraId="502B7819" w14:textId="77777777" w:rsidR="00693840" w:rsidRPr="00B36B29" w:rsidRDefault="00693840">
            <w:pPr>
              <w:jc w:val="both"/>
              <w:rPr>
                <w:ins w:id="2342" w:author="He Han" w:date="2026-10-23T09:20:00Z"/>
                <w:rFonts w:ascii="Times New Roman" w:eastAsia="仿宋_GB2312" w:hAnsi="Times New Roman"/>
                <w:b/>
                <w:color w:val="auto"/>
                <w:sz w:val="18"/>
                <w:szCs w:val="18"/>
              </w:rPr>
              <w:pPrChange w:id="2343" w:author="He Han" w:date="2026-10-23T09:22:00Z">
                <w:pPr>
                  <w:ind w:firstLine="361"/>
                  <w:jc w:val="both"/>
                </w:pPr>
              </w:pPrChange>
            </w:pPr>
            <w:ins w:id="2344" w:author="He Han" w:date="2026-10-23T09:20:00Z">
              <w:r w:rsidRPr="008B46AB">
                <w:rPr>
                  <w:rFonts w:ascii="Times New Roman" w:eastAsia="仿宋_GB2312" w:hAnsi="Times New Roman"/>
                  <w:b/>
                  <w:color w:val="auto"/>
                  <w:sz w:val="18"/>
                  <w:szCs w:val="18"/>
                </w:rPr>
                <w:t>SS</w:t>
              </w:r>
              <w:r w:rsidRPr="008B46AB">
                <w:rPr>
                  <w:rFonts w:ascii="Times New Roman" w:eastAsia="仿宋_GB2312" w:hAnsi="Times New Roman"/>
                  <w:color w:val="auto"/>
                  <w:sz w:val="18"/>
                  <w:szCs w:val="18"/>
                </w:rPr>
                <w:t xml:space="preserve"> </w:t>
              </w:r>
              <w:r w:rsidRPr="00B36B29">
                <w:rPr>
                  <w:rFonts w:ascii="Times New Roman" w:eastAsia="仿宋_GB2312" w:hAnsi="Times New Roman"/>
                  <w:color w:val="auto"/>
                  <w:sz w:val="18"/>
                  <w:szCs w:val="18"/>
                </w:rPr>
                <w:t>(</w:t>
              </w:r>
              <w:r w:rsidRPr="00B36B29">
                <w:rPr>
                  <w:rFonts w:ascii="Times New Roman" w:hAnsi="Times New Roman" w:cs="Times New Roman"/>
                  <w:color w:val="auto"/>
                  <w:sz w:val="18"/>
                  <w:szCs w:val="18"/>
                  <w:shd w:val="clear" w:color="auto" w:fill="FFFFFF"/>
                </w:rPr>
                <w:t>Mass flow mete, m</w:t>
              </w:r>
              <w:r w:rsidRPr="00B36B29">
                <w:rPr>
                  <w:rFonts w:ascii="Times New Roman" w:eastAsia="仿宋_GB2312" w:hAnsi="Times New Roman"/>
                  <w:color w:val="auto"/>
                  <w:sz w:val="18"/>
                  <w:szCs w:val="18"/>
                </w:rPr>
                <w:t xml:space="preserve">etering pump and </w:t>
              </w:r>
              <w:r w:rsidRPr="00B36B29">
                <w:rPr>
                  <w:rFonts w:ascii="Times New Roman" w:eastAsia="仿宋_GB2312" w:hAnsi="Times New Roman"/>
                  <w:color w:val="auto"/>
                  <w:sz w:val="18"/>
                  <w:szCs w:val="18"/>
                  <w:shd w:val="clear" w:color="auto" w:fill="FFFFFF"/>
                </w:rPr>
                <w:t>pipeline material</w:t>
              </w:r>
              <w:r w:rsidRPr="00B36B29">
                <w:rPr>
                  <w:rFonts w:ascii="Times New Roman" w:hAnsi="Times New Roman" w:cs="Times New Roman"/>
                  <w:color w:val="auto"/>
                  <w:sz w:val="18"/>
                  <w:szCs w:val="18"/>
                  <w:shd w:val="clear" w:color="auto" w:fill="FFFFFF"/>
                </w:rPr>
                <w:t xml:space="preserve"> </w:t>
              </w:r>
              <w:r w:rsidRPr="00B36B29">
                <w:rPr>
                  <w:rFonts w:ascii="Times New Roman" w:eastAsia="仿宋_GB2312" w:hAnsi="Times New Roman"/>
                  <w:color w:val="auto"/>
                  <w:sz w:val="18"/>
                  <w:szCs w:val="18"/>
                </w:rPr>
                <w:t>)</w:t>
              </w:r>
            </w:ins>
          </w:p>
        </w:tc>
      </w:tr>
      <w:tr w:rsidR="00693840" w:rsidRPr="008B46AB" w14:paraId="04422430" w14:textId="77777777" w:rsidTr="00693840">
        <w:tblPrEx>
          <w:tblPrExChange w:id="2345" w:author="He Han" w:date="2026-10-23T09:23:00Z">
            <w:tblPrEx>
              <w:tblW w:w="0" w:type="auto"/>
            </w:tblPrEx>
          </w:tblPrExChange>
        </w:tblPrEx>
        <w:trPr>
          <w:trHeight w:val="391"/>
          <w:jc w:val="center"/>
          <w:ins w:id="2346" w:author="He Han" w:date="2026-10-23T09:20:00Z"/>
          <w:trPrChange w:id="2347" w:author="He Han" w:date="2026-10-23T09:23:00Z">
            <w:trPr>
              <w:gridAfter w:val="0"/>
              <w:trHeight w:val="397"/>
              <w:jc w:val="center"/>
            </w:trPr>
          </w:trPrChange>
        </w:trPr>
        <w:tc>
          <w:tcPr>
            <w:tcW w:w="1975" w:type="dxa"/>
            <w:vMerge w:val="restart"/>
            <w:vAlign w:val="center"/>
            <w:tcPrChange w:id="2348" w:author="He Han" w:date="2026-10-23T09:23:00Z">
              <w:tcPr>
                <w:tcW w:w="1548" w:type="dxa"/>
                <w:vMerge w:val="restart"/>
                <w:vAlign w:val="center"/>
              </w:tcPr>
            </w:tcPrChange>
          </w:tcPr>
          <w:p w14:paraId="782A6348" w14:textId="77777777" w:rsidR="00693840" w:rsidRPr="008B46AB" w:rsidRDefault="00693840">
            <w:pPr>
              <w:jc w:val="center"/>
              <w:rPr>
                <w:ins w:id="2349" w:author="He Han" w:date="2026-10-23T09:20:00Z"/>
                <w:rFonts w:ascii="Times New Roman" w:hAnsi="Times New Roman" w:cs="Times New Roman"/>
                <w:color w:val="auto"/>
                <w:sz w:val="18"/>
                <w:szCs w:val="18"/>
                <w:shd w:val="clear" w:color="auto" w:fill="FFFFFF"/>
              </w:rPr>
              <w:pPrChange w:id="2350" w:author="He Han" w:date="2026-10-23T09:23:00Z">
                <w:pPr>
                  <w:ind w:firstLine="360"/>
                  <w:jc w:val="center"/>
                </w:pPr>
              </w:pPrChange>
            </w:pPr>
            <w:ins w:id="2351" w:author="He Han" w:date="2026-10-23T09:20:00Z">
              <w:r w:rsidRPr="008B46AB">
                <w:rPr>
                  <w:rFonts w:ascii="Times New Roman" w:eastAsia="仿宋_GB2312" w:hAnsi="Times New Roman" w:cs="Times New Roman"/>
                  <w:bCs w:val="0"/>
                  <w:color w:val="auto"/>
                  <w:sz w:val="18"/>
                  <w:szCs w:val="18"/>
                  <w:lang w:eastAsia="zh-CN"/>
                </w:rPr>
                <w:t>Agitation tank</w:t>
              </w:r>
              <w:r w:rsidRPr="008B46AB">
                <w:rPr>
                  <w:rFonts w:asciiTheme="minorEastAsia" w:eastAsiaTheme="minorEastAsia" w:hAnsiTheme="minorEastAsia" w:cs="Times New Roman" w:hint="eastAsia"/>
                  <w:color w:val="auto"/>
                  <w:sz w:val="18"/>
                  <w:szCs w:val="18"/>
                  <w:shd w:val="clear" w:color="auto" w:fill="FFFFFF"/>
                  <w:lang w:eastAsia="zh-CN"/>
                </w:rPr>
                <w:t>s</w:t>
              </w:r>
            </w:ins>
          </w:p>
        </w:tc>
        <w:tc>
          <w:tcPr>
            <w:tcW w:w="1998" w:type="dxa"/>
            <w:vAlign w:val="center"/>
            <w:tcPrChange w:id="2352" w:author="He Han" w:date="2026-10-23T09:23:00Z">
              <w:tcPr>
                <w:tcW w:w="1566" w:type="dxa"/>
                <w:gridSpan w:val="2"/>
                <w:vAlign w:val="center"/>
              </w:tcPr>
            </w:tcPrChange>
          </w:tcPr>
          <w:p w14:paraId="0D2FC974" w14:textId="77777777" w:rsidR="00693840" w:rsidRPr="008B46AB" w:rsidRDefault="00693840">
            <w:pPr>
              <w:jc w:val="center"/>
              <w:rPr>
                <w:ins w:id="2353" w:author="He Han" w:date="2026-10-23T09:20:00Z"/>
                <w:rFonts w:ascii="Times New Roman" w:eastAsiaTheme="minorEastAsia" w:hAnsi="Times New Roman" w:cs="Times New Roman"/>
                <w:color w:val="auto"/>
                <w:sz w:val="18"/>
                <w:szCs w:val="18"/>
                <w:shd w:val="clear" w:color="auto" w:fill="FFFFFF"/>
                <w:lang w:eastAsia="zh-CN"/>
              </w:rPr>
              <w:pPrChange w:id="2354" w:author="He Han" w:date="2026-10-23T09:23:00Z">
                <w:pPr>
                  <w:ind w:firstLine="360"/>
                  <w:jc w:val="center"/>
                </w:pPr>
              </w:pPrChange>
            </w:pPr>
            <w:ins w:id="2355" w:author="He Han" w:date="2026-10-23T09:20:00Z">
              <w:r w:rsidRPr="008B46AB">
                <w:rPr>
                  <w:rFonts w:ascii="Times New Roman" w:eastAsiaTheme="minorEastAsia" w:hAnsi="Times New Roman" w:cs="Times New Roman"/>
                  <w:color w:val="auto"/>
                  <w:sz w:val="18"/>
                  <w:szCs w:val="18"/>
                  <w:shd w:val="clear" w:color="auto" w:fill="FFFFFF"/>
                  <w:lang w:eastAsia="zh-CN"/>
                </w:rPr>
                <w:t>TJ4S-1213-SPS01-AT01</w:t>
              </w:r>
            </w:ins>
          </w:p>
        </w:tc>
        <w:tc>
          <w:tcPr>
            <w:tcW w:w="2170" w:type="dxa"/>
            <w:vAlign w:val="center"/>
            <w:tcPrChange w:id="2356" w:author="He Han" w:date="2026-10-23T09:23:00Z">
              <w:tcPr>
                <w:tcW w:w="1701" w:type="dxa"/>
                <w:gridSpan w:val="2"/>
                <w:vAlign w:val="center"/>
              </w:tcPr>
            </w:tcPrChange>
          </w:tcPr>
          <w:p w14:paraId="7D502A33" w14:textId="77777777" w:rsidR="00693840" w:rsidRPr="008B46AB" w:rsidRDefault="00693840">
            <w:pPr>
              <w:jc w:val="center"/>
              <w:rPr>
                <w:ins w:id="2357" w:author="He Han" w:date="2026-10-23T09:20:00Z"/>
                <w:rFonts w:ascii="Times New Roman" w:hAnsi="Times New Roman" w:cs="Times New Roman"/>
                <w:color w:val="auto"/>
                <w:sz w:val="18"/>
                <w:szCs w:val="18"/>
                <w:shd w:val="clear" w:color="auto" w:fill="FFFFFF"/>
              </w:rPr>
              <w:pPrChange w:id="2358" w:author="He Han" w:date="2026-10-23T09:23:00Z">
                <w:pPr>
                  <w:ind w:firstLine="360"/>
                  <w:jc w:val="center"/>
                </w:pPr>
              </w:pPrChange>
            </w:pPr>
            <w:ins w:id="2359" w:author="He Han" w:date="2026-10-23T09:20:00Z">
              <w:r w:rsidRPr="008B46AB">
                <w:rPr>
                  <w:rFonts w:ascii="Times New Roman" w:hAnsi="Times New Roman" w:cs="Times New Roman"/>
                  <w:color w:val="auto"/>
                  <w:sz w:val="18"/>
                  <w:szCs w:val="18"/>
                  <w:shd w:val="clear" w:color="auto" w:fill="FFFFFF"/>
                </w:rPr>
                <w:t>Storage of Prepared</w:t>
              </w:r>
            </w:ins>
          </w:p>
          <w:p w14:paraId="076FD62D" w14:textId="77777777" w:rsidR="00693840" w:rsidRPr="008B46AB" w:rsidRDefault="00693840">
            <w:pPr>
              <w:jc w:val="center"/>
              <w:rPr>
                <w:ins w:id="2360" w:author="He Han" w:date="2026-10-23T09:20:00Z"/>
                <w:rFonts w:ascii="Times New Roman" w:hAnsi="Times New Roman" w:cs="Times New Roman"/>
                <w:color w:val="auto"/>
                <w:sz w:val="18"/>
                <w:szCs w:val="18"/>
                <w:shd w:val="clear" w:color="auto" w:fill="FFFFFF"/>
              </w:rPr>
              <w:pPrChange w:id="2361" w:author="He Han" w:date="2026-10-23T09:23:00Z">
                <w:pPr>
                  <w:ind w:firstLine="360"/>
                  <w:jc w:val="center"/>
                </w:pPr>
              </w:pPrChange>
            </w:pPr>
            <w:ins w:id="2362" w:author="He Han" w:date="2026-10-23T09:20:00Z">
              <w:r w:rsidRPr="008B46AB">
                <w:rPr>
                  <w:rFonts w:ascii="Times New Roman" w:hAnsi="Times New Roman" w:cs="Times New Roman"/>
                  <w:color w:val="auto"/>
                  <w:sz w:val="18"/>
                  <w:szCs w:val="18"/>
                  <w:shd w:val="clear" w:color="auto" w:fill="FFFFFF"/>
                </w:rPr>
                <w:t>De-Fmoc Solution</w:t>
              </w:r>
            </w:ins>
          </w:p>
        </w:tc>
        <w:tc>
          <w:tcPr>
            <w:tcW w:w="1446" w:type="dxa"/>
            <w:vAlign w:val="center"/>
            <w:tcPrChange w:id="2363" w:author="He Han" w:date="2026-10-23T09:23:00Z">
              <w:tcPr>
                <w:tcW w:w="1134" w:type="dxa"/>
                <w:vAlign w:val="center"/>
              </w:tcPr>
            </w:tcPrChange>
          </w:tcPr>
          <w:p w14:paraId="68782256" w14:textId="77777777" w:rsidR="00693840" w:rsidRPr="008B46AB" w:rsidRDefault="00693840">
            <w:pPr>
              <w:jc w:val="center"/>
              <w:rPr>
                <w:ins w:id="2364" w:author="He Han" w:date="2026-10-23T09:20:00Z"/>
                <w:rFonts w:ascii="Times New Roman" w:hAnsi="Times New Roman" w:cs="Times New Roman"/>
                <w:color w:val="auto"/>
                <w:sz w:val="18"/>
                <w:szCs w:val="18"/>
                <w:shd w:val="clear" w:color="auto" w:fill="FFFFFF"/>
              </w:rPr>
              <w:pPrChange w:id="2365" w:author="He Han" w:date="2026-10-23T09:23:00Z">
                <w:pPr>
                  <w:ind w:firstLine="360"/>
                  <w:jc w:val="center"/>
                </w:pPr>
              </w:pPrChange>
            </w:pPr>
            <w:ins w:id="2366" w:author="He Han" w:date="2026-10-23T09:20:00Z">
              <w:r w:rsidRPr="008B46AB">
                <w:rPr>
                  <w:rFonts w:ascii="Times New Roman" w:hAnsi="Times New Roman" w:cs="Times New Roman"/>
                  <w:color w:val="auto"/>
                  <w:sz w:val="18"/>
                  <w:szCs w:val="18"/>
                  <w:shd w:val="clear" w:color="auto" w:fill="FFFFFF"/>
                </w:rPr>
                <w:t>3000 L</w:t>
              </w:r>
            </w:ins>
          </w:p>
        </w:tc>
        <w:tc>
          <w:tcPr>
            <w:tcW w:w="2994" w:type="dxa"/>
            <w:tcPrChange w:id="2367" w:author="He Han" w:date="2026-10-23T09:23:00Z">
              <w:tcPr>
                <w:tcW w:w="2347" w:type="dxa"/>
                <w:gridSpan w:val="3"/>
              </w:tcPr>
            </w:tcPrChange>
          </w:tcPr>
          <w:p w14:paraId="63CA1A9A" w14:textId="6BB890C9" w:rsidR="00693840" w:rsidRPr="008B46AB" w:rsidRDefault="00693840">
            <w:pPr>
              <w:rPr>
                <w:ins w:id="2368" w:author="He Han" w:date="2026-10-23T09:20:00Z"/>
                <w:rFonts w:ascii="Times New Roman" w:eastAsiaTheme="minorEastAsia" w:hAnsi="Times New Roman" w:cs="Times New Roman"/>
                <w:b/>
                <w:color w:val="auto"/>
                <w:sz w:val="18"/>
                <w:szCs w:val="18"/>
                <w:shd w:val="clear" w:color="auto" w:fill="FFFFFF"/>
                <w:lang w:eastAsia="zh-CN"/>
              </w:rPr>
              <w:pPrChange w:id="2369" w:author="He Han" w:date="2026-10-23T09:22:00Z">
                <w:pPr>
                  <w:ind w:firstLine="360"/>
                </w:pPr>
              </w:pPrChange>
            </w:pPr>
            <w:ins w:id="2370" w:author="He Han" w:date="2026-10-23T09:20:00Z">
              <w:r w:rsidRPr="008B46AB">
                <w:rPr>
                  <w:rFonts w:ascii="Times New Roman" w:eastAsia="FangSong" w:hAnsi="Times New Roman" w:cs="Times New Roman"/>
                  <w:b/>
                  <w:color w:val="auto"/>
                  <w:sz w:val="18"/>
                  <w:szCs w:val="18"/>
                  <w:lang w:eastAsia="zh-CN"/>
                </w:rPr>
                <w:t>304 SS</w:t>
              </w:r>
              <w:r w:rsidRPr="00033DF9">
                <w:rPr>
                  <w:rFonts w:ascii="Times New Roman" w:eastAsiaTheme="minorEastAsia" w:hAnsi="Times New Roman" w:cs="Times New Roman"/>
                  <w:color w:val="auto"/>
                  <w:sz w:val="18"/>
                  <w:szCs w:val="18"/>
                  <w:shd w:val="clear" w:color="auto" w:fill="FFFFFF"/>
                  <w:lang w:eastAsia="zh-CN"/>
                  <w:rPrChange w:id="2371" w:author="He Han" w:date="2026-10-23T09:24:00Z">
                    <w:rPr>
                      <w:rFonts w:ascii="Times New Roman" w:eastAsiaTheme="minorEastAsia" w:hAnsi="Times New Roman" w:cs="Times New Roman"/>
                      <w:b/>
                      <w:color w:val="auto"/>
                      <w:sz w:val="18"/>
                      <w:szCs w:val="18"/>
                      <w:shd w:val="clear" w:color="auto" w:fill="FFFFFF"/>
                      <w:lang w:eastAsia="zh-CN"/>
                    </w:rPr>
                  </w:rPrChange>
                </w:rPr>
                <w:t xml:space="preserve"> (</w:t>
              </w:r>
            </w:ins>
            <w:ins w:id="2372" w:author="He Han" w:date="2026-10-23T09:25:00Z">
              <w:r w:rsidR="00033DF9">
                <w:rPr>
                  <w:rFonts w:ascii="Times New Roman" w:eastAsiaTheme="minorEastAsia" w:hAnsi="Times New Roman" w:cs="Times New Roman"/>
                  <w:color w:val="auto"/>
                  <w:sz w:val="18"/>
                  <w:szCs w:val="18"/>
                  <w:shd w:val="clear" w:color="auto" w:fill="FFFFFF"/>
                  <w:lang w:eastAsia="zh-CN"/>
                </w:rPr>
                <w:t>I</w:t>
              </w:r>
            </w:ins>
            <w:ins w:id="2373" w:author="He Han" w:date="2026-10-23T09:20:00Z">
              <w:r w:rsidRPr="008B46AB">
                <w:rPr>
                  <w:rFonts w:ascii="Times New Roman" w:hAnsi="Times New Roman" w:cs="Times New Roman"/>
                  <w:color w:val="auto"/>
                  <w:sz w:val="18"/>
                  <w:szCs w:val="18"/>
                  <w:shd w:val="clear" w:color="auto" w:fill="FFFFFF"/>
                </w:rPr>
                <w:t>nner surface, temperature probe, agitator, pipeline, transfer pump, mass flowmeter, valve)</w:t>
              </w:r>
            </w:ins>
          </w:p>
          <w:p w14:paraId="5B6B6C39" w14:textId="61E41579" w:rsidR="00693840" w:rsidRPr="008B46AB" w:rsidRDefault="00693840">
            <w:pPr>
              <w:rPr>
                <w:ins w:id="2374" w:author="He Han" w:date="2026-10-23T09:20:00Z"/>
                <w:rFonts w:ascii="Times New Roman" w:eastAsiaTheme="minorEastAsia" w:hAnsi="Times New Roman" w:cs="Times New Roman"/>
                <w:color w:val="auto"/>
                <w:sz w:val="18"/>
                <w:szCs w:val="18"/>
                <w:shd w:val="clear" w:color="auto" w:fill="FFFFFF"/>
                <w:lang w:eastAsia="zh-CN"/>
              </w:rPr>
              <w:pPrChange w:id="2375" w:author="He Han" w:date="2026-10-23T09:22:00Z">
                <w:pPr>
                  <w:ind w:firstLine="361"/>
                </w:pPr>
              </w:pPrChange>
            </w:pPr>
            <w:ins w:id="2376" w:author="He Han" w:date="2026-10-23T09:20:00Z">
              <w:r w:rsidRPr="008B46AB">
                <w:rPr>
                  <w:rFonts w:ascii="Times New Roman" w:hAnsi="Times New Roman" w:cs="Times New Roman"/>
                  <w:b/>
                  <w:color w:val="auto"/>
                  <w:sz w:val="18"/>
                  <w:szCs w:val="18"/>
                  <w:shd w:val="clear" w:color="auto" w:fill="FFFFFF"/>
                </w:rPr>
                <w:t>Glass</w:t>
              </w:r>
              <w:r w:rsidR="00033DF9">
                <w:rPr>
                  <w:rFonts w:ascii="Times New Roman" w:hAnsi="Times New Roman" w:cs="Times New Roman"/>
                  <w:color w:val="auto"/>
                  <w:sz w:val="18"/>
                  <w:szCs w:val="18"/>
                  <w:shd w:val="clear" w:color="auto" w:fill="FFFFFF"/>
                </w:rPr>
                <w:t xml:space="preserve"> (</w:t>
              </w:r>
            </w:ins>
            <w:ins w:id="2377" w:author="He Han" w:date="2026-10-23T09:26:00Z">
              <w:r w:rsidR="00033DF9">
                <w:rPr>
                  <w:rFonts w:ascii="Times New Roman" w:hAnsi="Times New Roman" w:cs="Times New Roman"/>
                  <w:color w:val="auto"/>
                  <w:sz w:val="18"/>
                  <w:szCs w:val="18"/>
                  <w:shd w:val="clear" w:color="auto" w:fill="FFFFFF"/>
                </w:rPr>
                <w:t>S</w:t>
              </w:r>
            </w:ins>
            <w:ins w:id="2378" w:author="He Han" w:date="2026-10-23T09:20:00Z">
              <w:r w:rsidRPr="008B46AB">
                <w:rPr>
                  <w:rFonts w:ascii="Times New Roman" w:hAnsi="Times New Roman" w:cs="Times New Roman"/>
                  <w:color w:val="auto"/>
                  <w:sz w:val="18"/>
                  <w:szCs w:val="18"/>
                  <w:shd w:val="clear" w:color="auto" w:fill="FFFFFF"/>
                </w:rPr>
                <w:t>ight glass</w:t>
              </w:r>
              <w:r w:rsidRPr="008B46AB">
                <w:rPr>
                  <w:rFonts w:ascii="Times New Roman" w:eastAsiaTheme="minorEastAsia" w:hAnsi="Times New Roman" w:cs="Times New Roman"/>
                  <w:color w:val="auto"/>
                  <w:sz w:val="18"/>
                  <w:szCs w:val="18"/>
                  <w:shd w:val="clear" w:color="auto" w:fill="FFFFFF"/>
                  <w:lang w:eastAsia="zh-CN"/>
                </w:rPr>
                <w:t>)</w:t>
              </w:r>
            </w:ins>
          </w:p>
          <w:p w14:paraId="43239E39" w14:textId="4981DA5E" w:rsidR="00693840" w:rsidRPr="008B46AB" w:rsidRDefault="00693840">
            <w:pPr>
              <w:rPr>
                <w:ins w:id="2379" w:author="He Han" w:date="2026-10-23T09:20:00Z"/>
                <w:rFonts w:ascii="Times New Roman" w:hAnsi="Times New Roman" w:cs="Times New Roman"/>
                <w:color w:val="auto"/>
                <w:sz w:val="18"/>
                <w:szCs w:val="18"/>
                <w:shd w:val="clear" w:color="auto" w:fill="FFFFFF"/>
              </w:rPr>
              <w:pPrChange w:id="2380" w:author="He Han" w:date="2026-10-23T09:22:00Z">
                <w:pPr>
                  <w:ind w:firstLine="361"/>
                </w:pPr>
              </w:pPrChange>
            </w:pPr>
            <w:ins w:id="2381" w:author="He Han" w:date="2026-10-23T09:20:00Z">
              <w:r w:rsidRPr="008B46AB">
                <w:rPr>
                  <w:rFonts w:ascii="Times New Roman" w:hAnsi="Times New Roman" w:cs="Times New Roman"/>
                  <w:b/>
                  <w:color w:val="auto"/>
                  <w:sz w:val="18"/>
                  <w:szCs w:val="18"/>
                  <w:shd w:val="clear" w:color="auto" w:fill="FFFFFF"/>
                </w:rPr>
                <w:t>PTFE</w:t>
              </w:r>
              <w:r w:rsidR="00033DF9">
                <w:rPr>
                  <w:rFonts w:ascii="Times New Roman" w:hAnsi="Times New Roman" w:cs="Times New Roman"/>
                  <w:color w:val="auto"/>
                  <w:sz w:val="18"/>
                  <w:szCs w:val="18"/>
                  <w:shd w:val="clear" w:color="auto" w:fill="FFFFFF"/>
                </w:rPr>
                <w:t xml:space="preserve"> (</w:t>
              </w:r>
            </w:ins>
            <w:ins w:id="2382" w:author="He Han" w:date="2026-10-23T09:26:00Z">
              <w:r w:rsidR="00033DF9">
                <w:rPr>
                  <w:rFonts w:ascii="Times New Roman" w:hAnsi="Times New Roman" w:cs="Times New Roman"/>
                  <w:color w:val="auto"/>
                  <w:sz w:val="18"/>
                  <w:szCs w:val="18"/>
                  <w:shd w:val="clear" w:color="auto" w:fill="FFFFFF"/>
                </w:rPr>
                <w:t>G</w:t>
              </w:r>
            </w:ins>
            <w:ins w:id="2383" w:author="He Han" w:date="2026-10-23T09:20:00Z">
              <w:r w:rsidRPr="008B46AB">
                <w:rPr>
                  <w:rFonts w:ascii="Times New Roman" w:hAnsi="Times New Roman" w:cs="Times New Roman"/>
                  <w:color w:val="auto"/>
                  <w:sz w:val="18"/>
                  <w:szCs w:val="18"/>
                  <w:shd w:val="clear" w:color="auto" w:fill="FFFFFF"/>
                </w:rPr>
                <w:t>asket, including manway gaskets and gaskets on all inlet valve manifolds)</w:t>
              </w:r>
            </w:ins>
          </w:p>
          <w:p w14:paraId="4879D08A" w14:textId="177D7ADB" w:rsidR="00693840" w:rsidRPr="008B46AB" w:rsidRDefault="00693840">
            <w:pPr>
              <w:jc w:val="both"/>
              <w:rPr>
                <w:ins w:id="2384" w:author="He Han" w:date="2026-10-23T09:20:00Z"/>
                <w:rFonts w:ascii="Times New Roman" w:hAnsi="Times New Roman" w:cs="Times New Roman"/>
                <w:color w:val="auto"/>
                <w:sz w:val="18"/>
                <w:szCs w:val="18"/>
                <w:shd w:val="clear" w:color="auto" w:fill="FFFFFF"/>
              </w:rPr>
              <w:pPrChange w:id="2385" w:author="He Han" w:date="2026-10-23T09:26:00Z">
                <w:pPr>
                  <w:ind w:firstLine="361"/>
                  <w:jc w:val="both"/>
                </w:pPr>
              </w:pPrChange>
            </w:pPr>
            <w:ins w:id="2386" w:author="He Han" w:date="2026-10-23T09:20:00Z">
              <w:r w:rsidRPr="008B46AB">
                <w:rPr>
                  <w:rFonts w:ascii="Times New Roman" w:hAnsi="Times New Roman" w:cs="Times New Roman"/>
                  <w:b/>
                  <w:color w:val="auto"/>
                  <w:sz w:val="18"/>
                  <w:szCs w:val="18"/>
                  <w:shd w:val="clear" w:color="auto" w:fill="FFFFFF"/>
                </w:rPr>
                <w:t>304SS &amp; FFKM</w:t>
              </w:r>
              <w:r w:rsidRPr="008B46AB">
                <w:rPr>
                  <w:rFonts w:ascii="Times New Roman" w:hAnsi="Times New Roman" w:cs="Times New Roman"/>
                  <w:color w:val="auto"/>
                  <w:sz w:val="18"/>
                  <w:szCs w:val="18"/>
                  <w:shd w:val="clear" w:color="auto" w:fill="FFFFFF"/>
                </w:rPr>
                <w:t xml:space="preserve"> (</w:t>
              </w:r>
            </w:ins>
            <w:ins w:id="2387" w:author="He Han" w:date="2026-10-23T09:26:00Z">
              <w:r w:rsidR="00033DF9">
                <w:rPr>
                  <w:rFonts w:ascii="Times New Roman" w:hAnsi="Times New Roman" w:cs="Times New Roman"/>
                  <w:color w:val="auto"/>
                  <w:sz w:val="18"/>
                  <w:szCs w:val="18"/>
                  <w:shd w:val="clear" w:color="auto" w:fill="FFFFFF"/>
                </w:rPr>
                <w:t>M</w:t>
              </w:r>
            </w:ins>
            <w:ins w:id="2388" w:author="He Han" w:date="2026-10-23T09:20:00Z">
              <w:r w:rsidRPr="008B46AB">
                <w:rPr>
                  <w:rFonts w:ascii="Times New Roman" w:hAnsi="Times New Roman" w:cs="Times New Roman"/>
                  <w:color w:val="auto"/>
                  <w:sz w:val="18"/>
                  <w:szCs w:val="18"/>
                </w:rPr>
                <w:t>echanical seal )</w:t>
              </w:r>
            </w:ins>
          </w:p>
        </w:tc>
      </w:tr>
      <w:tr w:rsidR="00693840" w:rsidRPr="008B46AB" w14:paraId="75B1A136" w14:textId="77777777" w:rsidTr="00693840">
        <w:tblPrEx>
          <w:tblPrExChange w:id="2389" w:author="He Han" w:date="2026-10-23T09:23:00Z">
            <w:tblPrEx>
              <w:tblW w:w="0" w:type="auto"/>
            </w:tblPrEx>
          </w:tblPrExChange>
        </w:tblPrEx>
        <w:trPr>
          <w:trHeight w:val="391"/>
          <w:jc w:val="center"/>
          <w:ins w:id="2390" w:author="He Han" w:date="2026-10-23T09:20:00Z"/>
          <w:trPrChange w:id="2391" w:author="He Han" w:date="2026-10-23T09:23:00Z">
            <w:trPr>
              <w:gridAfter w:val="0"/>
              <w:trHeight w:val="397"/>
              <w:jc w:val="center"/>
            </w:trPr>
          </w:trPrChange>
        </w:trPr>
        <w:tc>
          <w:tcPr>
            <w:tcW w:w="1975" w:type="dxa"/>
            <w:vMerge/>
            <w:vAlign w:val="center"/>
            <w:tcPrChange w:id="2392" w:author="He Han" w:date="2026-10-23T09:23:00Z">
              <w:tcPr>
                <w:tcW w:w="1548" w:type="dxa"/>
                <w:vMerge/>
                <w:vAlign w:val="center"/>
              </w:tcPr>
            </w:tcPrChange>
          </w:tcPr>
          <w:p w14:paraId="7873080C" w14:textId="77777777" w:rsidR="00693840" w:rsidRPr="008B46AB" w:rsidRDefault="00693840">
            <w:pPr>
              <w:jc w:val="center"/>
              <w:rPr>
                <w:ins w:id="2393" w:author="He Han" w:date="2026-10-23T09:20:00Z"/>
                <w:rFonts w:ascii="Times New Roman" w:hAnsi="Times New Roman" w:cs="Times New Roman"/>
                <w:color w:val="auto"/>
                <w:sz w:val="18"/>
                <w:szCs w:val="18"/>
                <w:shd w:val="clear" w:color="auto" w:fill="FFFFFF"/>
              </w:rPr>
              <w:pPrChange w:id="2394" w:author="He Han" w:date="2026-10-23T09:23:00Z">
                <w:pPr>
                  <w:ind w:firstLine="360"/>
                  <w:jc w:val="both"/>
                </w:pPr>
              </w:pPrChange>
            </w:pPr>
          </w:p>
        </w:tc>
        <w:tc>
          <w:tcPr>
            <w:tcW w:w="1998" w:type="dxa"/>
            <w:vAlign w:val="center"/>
            <w:tcPrChange w:id="2395" w:author="He Han" w:date="2026-10-23T09:23:00Z">
              <w:tcPr>
                <w:tcW w:w="1566" w:type="dxa"/>
                <w:gridSpan w:val="2"/>
                <w:vAlign w:val="center"/>
              </w:tcPr>
            </w:tcPrChange>
          </w:tcPr>
          <w:p w14:paraId="7008A08E" w14:textId="77777777" w:rsidR="00693840" w:rsidRPr="008B46AB" w:rsidRDefault="00693840">
            <w:pPr>
              <w:jc w:val="center"/>
              <w:rPr>
                <w:ins w:id="2396" w:author="He Han" w:date="2026-10-23T09:20:00Z"/>
                <w:rFonts w:ascii="Times New Roman" w:eastAsiaTheme="minorEastAsia" w:hAnsi="Times New Roman" w:cs="Times New Roman"/>
                <w:color w:val="auto"/>
                <w:sz w:val="18"/>
                <w:szCs w:val="18"/>
                <w:shd w:val="clear" w:color="auto" w:fill="FFFFFF"/>
                <w:lang w:eastAsia="zh-CN"/>
              </w:rPr>
              <w:pPrChange w:id="2397" w:author="He Han" w:date="2026-10-23T09:23:00Z">
                <w:pPr>
                  <w:ind w:firstLine="360"/>
                  <w:jc w:val="center"/>
                </w:pPr>
              </w:pPrChange>
            </w:pPr>
            <w:ins w:id="2398" w:author="He Han" w:date="2026-10-23T09:20:00Z">
              <w:r w:rsidRPr="008B46AB">
                <w:rPr>
                  <w:rFonts w:ascii="Times New Roman" w:eastAsiaTheme="minorEastAsia" w:hAnsi="Times New Roman" w:cs="Times New Roman"/>
                  <w:color w:val="auto"/>
                  <w:sz w:val="18"/>
                  <w:szCs w:val="18"/>
                  <w:shd w:val="clear" w:color="auto" w:fill="FFFFFF"/>
                  <w:lang w:eastAsia="zh-CN"/>
                </w:rPr>
                <w:t>TJ4S-1213-SPS01-AT02</w:t>
              </w:r>
            </w:ins>
          </w:p>
        </w:tc>
        <w:tc>
          <w:tcPr>
            <w:tcW w:w="2170" w:type="dxa"/>
            <w:vAlign w:val="center"/>
            <w:tcPrChange w:id="2399" w:author="He Han" w:date="2026-10-23T09:23:00Z">
              <w:tcPr>
                <w:tcW w:w="1701" w:type="dxa"/>
                <w:gridSpan w:val="2"/>
                <w:vAlign w:val="center"/>
              </w:tcPr>
            </w:tcPrChange>
          </w:tcPr>
          <w:p w14:paraId="16044C84" w14:textId="77777777" w:rsidR="00693840" w:rsidRPr="008B46AB" w:rsidRDefault="00693840">
            <w:pPr>
              <w:jc w:val="center"/>
              <w:rPr>
                <w:ins w:id="2400" w:author="He Han" w:date="2026-10-23T09:20:00Z"/>
                <w:rFonts w:ascii="Times New Roman" w:hAnsi="Times New Roman" w:cs="Times New Roman"/>
                <w:color w:val="auto"/>
                <w:sz w:val="18"/>
                <w:szCs w:val="18"/>
                <w:shd w:val="clear" w:color="auto" w:fill="FFFFFF"/>
              </w:rPr>
              <w:pPrChange w:id="2401" w:author="He Han" w:date="2026-10-23T09:23:00Z">
                <w:pPr>
                  <w:ind w:firstLine="360"/>
                  <w:jc w:val="center"/>
                </w:pPr>
              </w:pPrChange>
            </w:pPr>
            <w:ins w:id="2402" w:author="He Han" w:date="2026-10-23T09:20:00Z">
              <w:r w:rsidRPr="008B46AB">
                <w:rPr>
                  <w:rFonts w:ascii="Times New Roman" w:hAnsi="Times New Roman" w:cs="Times New Roman"/>
                  <w:color w:val="auto"/>
                  <w:sz w:val="18"/>
                  <w:szCs w:val="18"/>
                  <w:shd w:val="clear" w:color="auto" w:fill="FFFFFF"/>
                </w:rPr>
                <w:t>Storage of Prepared</w:t>
              </w:r>
            </w:ins>
          </w:p>
          <w:p w14:paraId="3DF83134" w14:textId="77777777" w:rsidR="00693840" w:rsidRPr="008B46AB" w:rsidRDefault="00693840">
            <w:pPr>
              <w:jc w:val="center"/>
              <w:rPr>
                <w:ins w:id="2403" w:author="He Han" w:date="2026-10-23T09:20:00Z"/>
                <w:rFonts w:ascii="Times New Roman" w:hAnsi="Times New Roman" w:cs="Times New Roman"/>
                <w:color w:val="auto"/>
                <w:sz w:val="18"/>
                <w:szCs w:val="18"/>
                <w:shd w:val="clear" w:color="auto" w:fill="FFFFFF"/>
              </w:rPr>
              <w:pPrChange w:id="2404" w:author="He Han" w:date="2026-10-23T09:23:00Z">
                <w:pPr>
                  <w:ind w:firstLine="360"/>
                  <w:jc w:val="center"/>
                </w:pPr>
              </w:pPrChange>
            </w:pPr>
            <w:ins w:id="2405" w:author="He Han" w:date="2026-10-23T09:20:00Z">
              <w:r w:rsidRPr="008B46AB">
                <w:rPr>
                  <w:rFonts w:ascii="Times New Roman" w:hAnsi="Times New Roman" w:cs="Times New Roman"/>
                  <w:color w:val="auto"/>
                  <w:sz w:val="18"/>
                  <w:szCs w:val="18"/>
                  <w:shd w:val="clear" w:color="auto" w:fill="FFFFFF"/>
                </w:rPr>
                <w:t>De-Fmoc Solution</w:t>
              </w:r>
            </w:ins>
          </w:p>
        </w:tc>
        <w:tc>
          <w:tcPr>
            <w:tcW w:w="1446" w:type="dxa"/>
            <w:vAlign w:val="center"/>
            <w:tcPrChange w:id="2406" w:author="He Han" w:date="2026-10-23T09:23:00Z">
              <w:tcPr>
                <w:tcW w:w="1134" w:type="dxa"/>
                <w:vAlign w:val="center"/>
              </w:tcPr>
            </w:tcPrChange>
          </w:tcPr>
          <w:p w14:paraId="75847C24" w14:textId="77777777" w:rsidR="00693840" w:rsidRPr="008B46AB" w:rsidRDefault="00693840">
            <w:pPr>
              <w:jc w:val="center"/>
              <w:rPr>
                <w:ins w:id="2407" w:author="He Han" w:date="2026-10-23T09:20:00Z"/>
                <w:rFonts w:ascii="Times New Roman" w:hAnsi="Times New Roman" w:cs="Times New Roman"/>
                <w:color w:val="auto"/>
                <w:sz w:val="18"/>
                <w:szCs w:val="18"/>
                <w:shd w:val="clear" w:color="auto" w:fill="FFFFFF"/>
              </w:rPr>
              <w:pPrChange w:id="2408" w:author="He Han" w:date="2026-10-23T09:23:00Z">
                <w:pPr>
                  <w:ind w:firstLine="360"/>
                  <w:jc w:val="center"/>
                </w:pPr>
              </w:pPrChange>
            </w:pPr>
            <w:ins w:id="2409" w:author="He Han" w:date="2026-10-23T09:20:00Z">
              <w:r w:rsidRPr="008B46AB">
                <w:rPr>
                  <w:rFonts w:ascii="Times New Roman" w:hAnsi="Times New Roman" w:cs="Times New Roman"/>
                  <w:color w:val="auto"/>
                  <w:sz w:val="18"/>
                  <w:szCs w:val="18"/>
                  <w:shd w:val="clear" w:color="auto" w:fill="FFFFFF"/>
                </w:rPr>
                <w:t>3000 L</w:t>
              </w:r>
            </w:ins>
          </w:p>
        </w:tc>
        <w:tc>
          <w:tcPr>
            <w:tcW w:w="2994" w:type="dxa"/>
            <w:tcPrChange w:id="2410" w:author="He Han" w:date="2026-10-23T09:23:00Z">
              <w:tcPr>
                <w:tcW w:w="2347" w:type="dxa"/>
                <w:gridSpan w:val="3"/>
              </w:tcPr>
            </w:tcPrChange>
          </w:tcPr>
          <w:p w14:paraId="769B72A0" w14:textId="1B1EBC60" w:rsidR="00693840" w:rsidRPr="008B46AB" w:rsidRDefault="00693840">
            <w:pPr>
              <w:rPr>
                <w:ins w:id="2411" w:author="He Han" w:date="2026-10-23T09:20:00Z"/>
                <w:rFonts w:ascii="Times New Roman" w:eastAsiaTheme="minorEastAsia" w:hAnsi="Times New Roman" w:cs="Times New Roman"/>
                <w:b/>
                <w:color w:val="auto"/>
                <w:sz w:val="18"/>
                <w:szCs w:val="18"/>
                <w:shd w:val="clear" w:color="auto" w:fill="FFFFFF"/>
                <w:lang w:eastAsia="zh-CN"/>
              </w:rPr>
              <w:pPrChange w:id="2412" w:author="He Han" w:date="2026-10-23T09:22:00Z">
                <w:pPr>
                  <w:ind w:firstLine="360"/>
                </w:pPr>
              </w:pPrChange>
            </w:pPr>
            <w:ins w:id="2413" w:author="He Han" w:date="2026-10-23T09:20:00Z">
              <w:r w:rsidRPr="008B46AB">
                <w:rPr>
                  <w:rFonts w:ascii="Times New Roman" w:eastAsia="FangSong" w:hAnsi="Times New Roman" w:cs="Times New Roman"/>
                  <w:b/>
                  <w:color w:val="auto"/>
                  <w:sz w:val="18"/>
                  <w:szCs w:val="18"/>
                  <w:lang w:eastAsia="zh-CN"/>
                </w:rPr>
                <w:t>304 SS</w:t>
              </w:r>
              <w:r w:rsidRPr="00033DF9">
                <w:rPr>
                  <w:rFonts w:ascii="Times New Roman" w:eastAsiaTheme="minorEastAsia" w:hAnsi="Times New Roman" w:cs="Times New Roman"/>
                  <w:color w:val="auto"/>
                  <w:sz w:val="18"/>
                  <w:szCs w:val="18"/>
                  <w:shd w:val="clear" w:color="auto" w:fill="FFFFFF"/>
                  <w:lang w:eastAsia="zh-CN"/>
                  <w:rPrChange w:id="2414" w:author="He Han" w:date="2026-10-23T09:25:00Z">
                    <w:rPr>
                      <w:rFonts w:ascii="Times New Roman" w:eastAsiaTheme="minorEastAsia" w:hAnsi="Times New Roman" w:cs="Times New Roman"/>
                      <w:b/>
                      <w:color w:val="auto"/>
                      <w:sz w:val="18"/>
                      <w:szCs w:val="18"/>
                      <w:shd w:val="clear" w:color="auto" w:fill="FFFFFF"/>
                      <w:lang w:eastAsia="zh-CN"/>
                    </w:rPr>
                  </w:rPrChange>
                </w:rPr>
                <w:t xml:space="preserve"> (</w:t>
              </w:r>
            </w:ins>
            <w:ins w:id="2415" w:author="He Han" w:date="2026-10-23T09:25:00Z">
              <w:r w:rsidR="00033DF9">
                <w:rPr>
                  <w:rFonts w:ascii="Times New Roman" w:hAnsi="Times New Roman" w:cs="Times New Roman"/>
                  <w:color w:val="auto"/>
                  <w:sz w:val="18"/>
                  <w:szCs w:val="18"/>
                  <w:shd w:val="clear" w:color="auto" w:fill="FFFFFF"/>
                </w:rPr>
                <w:t>I</w:t>
              </w:r>
            </w:ins>
            <w:ins w:id="2416" w:author="He Han" w:date="2026-10-23T09:20:00Z">
              <w:r w:rsidRPr="008B46AB">
                <w:rPr>
                  <w:rFonts w:ascii="Times New Roman" w:hAnsi="Times New Roman" w:cs="Times New Roman"/>
                  <w:color w:val="auto"/>
                  <w:sz w:val="18"/>
                  <w:szCs w:val="18"/>
                  <w:shd w:val="clear" w:color="auto" w:fill="FFFFFF"/>
                </w:rPr>
                <w:t>nner surface, temperature probe, agitator, pipeline, transfer pump, mass flowmeter, valve)</w:t>
              </w:r>
            </w:ins>
          </w:p>
          <w:p w14:paraId="44896693" w14:textId="0AABC7F0" w:rsidR="00693840" w:rsidRPr="008B46AB" w:rsidRDefault="00693840">
            <w:pPr>
              <w:rPr>
                <w:ins w:id="2417" w:author="He Han" w:date="2026-10-23T09:20:00Z"/>
                <w:rFonts w:ascii="Times New Roman" w:eastAsiaTheme="minorEastAsia" w:hAnsi="Times New Roman" w:cs="Times New Roman"/>
                <w:color w:val="auto"/>
                <w:sz w:val="18"/>
                <w:szCs w:val="18"/>
                <w:shd w:val="clear" w:color="auto" w:fill="FFFFFF"/>
                <w:lang w:eastAsia="zh-CN"/>
              </w:rPr>
              <w:pPrChange w:id="2418" w:author="He Han" w:date="2026-10-23T09:22:00Z">
                <w:pPr>
                  <w:ind w:firstLine="361"/>
                </w:pPr>
              </w:pPrChange>
            </w:pPr>
            <w:ins w:id="2419" w:author="He Han" w:date="2026-10-23T09:20:00Z">
              <w:r w:rsidRPr="008B46AB">
                <w:rPr>
                  <w:rFonts w:ascii="Times New Roman" w:hAnsi="Times New Roman" w:cs="Times New Roman"/>
                  <w:b/>
                  <w:color w:val="auto"/>
                  <w:sz w:val="18"/>
                  <w:szCs w:val="18"/>
                  <w:shd w:val="clear" w:color="auto" w:fill="FFFFFF"/>
                </w:rPr>
                <w:t>Glass</w:t>
              </w:r>
              <w:r w:rsidR="00033DF9">
                <w:rPr>
                  <w:rFonts w:ascii="Times New Roman" w:hAnsi="Times New Roman" w:cs="Times New Roman"/>
                  <w:color w:val="auto"/>
                  <w:sz w:val="18"/>
                  <w:szCs w:val="18"/>
                  <w:shd w:val="clear" w:color="auto" w:fill="FFFFFF"/>
                </w:rPr>
                <w:t>(</w:t>
              </w:r>
            </w:ins>
            <w:ins w:id="2420" w:author="He Han" w:date="2026-10-23T09:26:00Z">
              <w:r w:rsidR="00033DF9">
                <w:rPr>
                  <w:rFonts w:ascii="Times New Roman" w:hAnsi="Times New Roman" w:cs="Times New Roman"/>
                  <w:color w:val="auto"/>
                  <w:sz w:val="18"/>
                  <w:szCs w:val="18"/>
                  <w:shd w:val="clear" w:color="auto" w:fill="FFFFFF"/>
                </w:rPr>
                <w:t>S</w:t>
              </w:r>
            </w:ins>
            <w:ins w:id="2421" w:author="He Han" w:date="2026-10-23T09:20:00Z">
              <w:r w:rsidRPr="008B46AB">
                <w:rPr>
                  <w:rFonts w:ascii="Times New Roman" w:hAnsi="Times New Roman" w:cs="Times New Roman"/>
                  <w:color w:val="auto"/>
                  <w:sz w:val="18"/>
                  <w:szCs w:val="18"/>
                  <w:shd w:val="clear" w:color="auto" w:fill="FFFFFF"/>
                </w:rPr>
                <w:t>ight glass</w:t>
              </w:r>
              <w:r w:rsidRPr="008B46AB">
                <w:rPr>
                  <w:rFonts w:ascii="Times New Roman" w:eastAsiaTheme="minorEastAsia" w:hAnsi="Times New Roman" w:cs="Times New Roman"/>
                  <w:color w:val="auto"/>
                  <w:sz w:val="18"/>
                  <w:szCs w:val="18"/>
                  <w:shd w:val="clear" w:color="auto" w:fill="FFFFFF"/>
                  <w:lang w:eastAsia="zh-CN"/>
                </w:rPr>
                <w:t>)</w:t>
              </w:r>
            </w:ins>
          </w:p>
          <w:p w14:paraId="6630F861" w14:textId="367934CA" w:rsidR="00693840" w:rsidRPr="008B46AB" w:rsidRDefault="00693840">
            <w:pPr>
              <w:rPr>
                <w:ins w:id="2422" w:author="He Han" w:date="2026-10-23T09:20:00Z"/>
                <w:rFonts w:ascii="Times New Roman" w:hAnsi="Times New Roman" w:cs="Times New Roman"/>
                <w:color w:val="auto"/>
                <w:sz w:val="18"/>
                <w:szCs w:val="18"/>
                <w:shd w:val="clear" w:color="auto" w:fill="FFFFFF"/>
              </w:rPr>
              <w:pPrChange w:id="2423" w:author="He Han" w:date="2026-10-23T09:22:00Z">
                <w:pPr>
                  <w:ind w:firstLine="361"/>
                </w:pPr>
              </w:pPrChange>
            </w:pPr>
            <w:ins w:id="2424" w:author="He Han" w:date="2026-10-23T09:20:00Z">
              <w:r w:rsidRPr="008B46AB">
                <w:rPr>
                  <w:rFonts w:ascii="Times New Roman" w:hAnsi="Times New Roman" w:cs="Times New Roman"/>
                  <w:b/>
                  <w:color w:val="auto"/>
                  <w:sz w:val="18"/>
                  <w:szCs w:val="18"/>
                  <w:shd w:val="clear" w:color="auto" w:fill="FFFFFF"/>
                </w:rPr>
                <w:lastRenderedPageBreak/>
                <w:t>PTFE</w:t>
              </w:r>
              <w:r w:rsidRPr="008B46AB">
                <w:rPr>
                  <w:rFonts w:ascii="Times New Roman" w:hAnsi="Times New Roman" w:cs="Times New Roman"/>
                  <w:color w:val="auto"/>
                  <w:sz w:val="18"/>
                  <w:szCs w:val="18"/>
                  <w:shd w:val="clear" w:color="auto" w:fill="FFFFFF"/>
                </w:rPr>
                <w:t xml:space="preserve"> (</w:t>
              </w:r>
            </w:ins>
            <w:ins w:id="2425" w:author="He Han" w:date="2026-10-23T09:27:00Z">
              <w:r w:rsidR="00033DF9">
                <w:rPr>
                  <w:rFonts w:ascii="Times New Roman" w:hAnsi="Times New Roman" w:cs="Times New Roman"/>
                  <w:color w:val="auto"/>
                  <w:sz w:val="18"/>
                  <w:szCs w:val="18"/>
                  <w:shd w:val="clear" w:color="auto" w:fill="FFFFFF"/>
                </w:rPr>
                <w:t>G</w:t>
              </w:r>
            </w:ins>
            <w:ins w:id="2426" w:author="He Han" w:date="2026-10-23T09:20:00Z">
              <w:r w:rsidRPr="008B46AB">
                <w:rPr>
                  <w:rFonts w:ascii="Times New Roman" w:hAnsi="Times New Roman" w:cs="Times New Roman"/>
                  <w:color w:val="auto"/>
                  <w:sz w:val="18"/>
                  <w:szCs w:val="18"/>
                  <w:shd w:val="clear" w:color="auto" w:fill="FFFFFF"/>
                </w:rPr>
                <w:t>asket, including manway gaskets and gaskets on all inlet valve manifolds)</w:t>
              </w:r>
            </w:ins>
          </w:p>
          <w:p w14:paraId="7FB59F6A" w14:textId="0167C90B" w:rsidR="00693840" w:rsidRPr="008B46AB" w:rsidRDefault="00693840">
            <w:pPr>
              <w:jc w:val="both"/>
              <w:rPr>
                <w:ins w:id="2427" w:author="He Han" w:date="2026-10-23T09:20:00Z"/>
                <w:rFonts w:ascii="Times New Roman" w:hAnsi="Times New Roman" w:cs="Times New Roman"/>
                <w:color w:val="auto"/>
                <w:sz w:val="18"/>
                <w:szCs w:val="18"/>
                <w:shd w:val="clear" w:color="auto" w:fill="FFFFFF"/>
              </w:rPr>
              <w:pPrChange w:id="2428" w:author="He Han" w:date="2026-10-23T09:22:00Z">
                <w:pPr>
                  <w:ind w:firstLine="361"/>
                  <w:jc w:val="both"/>
                </w:pPr>
              </w:pPrChange>
            </w:pPr>
            <w:ins w:id="2429" w:author="He Han" w:date="2026-10-23T09:20:00Z">
              <w:r w:rsidRPr="008B46AB">
                <w:rPr>
                  <w:rFonts w:ascii="Times New Roman" w:hAnsi="Times New Roman" w:cs="Times New Roman"/>
                  <w:b/>
                  <w:color w:val="auto"/>
                  <w:sz w:val="18"/>
                  <w:szCs w:val="18"/>
                  <w:shd w:val="clear" w:color="auto" w:fill="FFFFFF"/>
                </w:rPr>
                <w:t>304SS &amp; FFKM</w:t>
              </w:r>
              <w:r w:rsidRPr="008B46AB">
                <w:rPr>
                  <w:rFonts w:ascii="Times New Roman" w:hAnsi="Times New Roman" w:cs="Times New Roman"/>
                  <w:color w:val="auto"/>
                  <w:sz w:val="18"/>
                  <w:szCs w:val="18"/>
                  <w:shd w:val="clear" w:color="auto" w:fill="FFFFFF"/>
                </w:rPr>
                <w:t xml:space="preserve"> (</w:t>
              </w:r>
            </w:ins>
            <w:ins w:id="2430" w:author="He Han" w:date="2026-10-23T09:27:00Z">
              <w:r w:rsidR="00033DF9">
                <w:rPr>
                  <w:rFonts w:ascii="Times New Roman" w:hAnsi="Times New Roman" w:cs="Times New Roman"/>
                  <w:color w:val="auto"/>
                  <w:sz w:val="18"/>
                  <w:szCs w:val="18"/>
                </w:rPr>
                <w:t>M</w:t>
              </w:r>
            </w:ins>
            <w:ins w:id="2431" w:author="He Han" w:date="2026-10-23T09:20:00Z">
              <w:r w:rsidRPr="008B46AB">
                <w:rPr>
                  <w:rFonts w:ascii="Times New Roman" w:hAnsi="Times New Roman" w:cs="Times New Roman"/>
                  <w:color w:val="auto"/>
                  <w:sz w:val="18"/>
                  <w:szCs w:val="18"/>
                </w:rPr>
                <w:t xml:space="preserve">echanical seal </w:t>
              </w:r>
              <w:r w:rsidRPr="008B46AB">
                <w:rPr>
                  <w:rFonts w:ascii="Times New Roman" w:hAnsi="Times New Roman" w:cs="Times New Roman"/>
                  <w:color w:val="auto"/>
                  <w:sz w:val="18"/>
                  <w:szCs w:val="18"/>
                  <w:shd w:val="clear" w:color="auto" w:fill="FFFFFF"/>
                </w:rPr>
                <w:t>)</w:t>
              </w:r>
            </w:ins>
          </w:p>
        </w:tc>
      </w:tr>
      <w:tr w:rsidR="00693840" w:rsidRPr="008B46AB" w14:paraId="0D3A1D19" w14:textId="77777777" w:rsidTr="00693840">
        <w:tblPrEx>
          <w:tblPrExChange w:id="2432" w:author="He Han" w:date="2026-10-23T09:23:00Z">
            <w:tblPrEx>
              <w:tblW w:w="0" w:type="auto"/>
            </w:tblPrEx>
          </w:tblPrExChange>
        </w:tblPrEx>
        <w:trPr>
          <w:trHeight w:val="391"/>
          <w:jc w:val="center"/>
          <w:ins w:id="2433" w:author="He Han" w:date="2026-10-23T09:20:00Z"/>
          <w:trPrChange w:id="2434" w:author="He Han" w:date="2026-10-23T09:23:00Z">
            <w:trPr>
              <w:gridAfter w:val="0"/>
              <w:trHeight w:val="397"/>
              <w:jc w:val="center"/>
            </w:trPr>
          </w:trPrChange>
        </w:trPr>
        <w:tc>
          <w:tcPr>
            <w:tcW w:w="1975" w:type="dxa"/>
            <w:vAlign w:val="center"/>
            <w:tcPrChange w:id="2435" w:author="He Han" w:date="2026-10-23T09:23:00Z">
              <w:tcPr>
                <w:tcW w:w="1548" w:type="dxa"/>
                <w:vAlign w:val="center"/>
              </w:tcPr>
            </w:tcPrChange>
          </w:tcPr>
          <w:p w14:paraId="3A8290A0" w14:textId="77777777" w:rsidR="00693840" w:rsidRPr="008B46AB" w:rsidRDefault="00693840">
            <w:pPr>
              <w:jc w:val="center"/>
              <w:rPr>
                <w:ins w:id="2436" w:author="He Han" w:date="2026-10-23T09:20:00Z"/>
                <w:rFonts w:ascii="Times New Roman" w:hAnsi="Times New Roman" w:cs="Times New Roman"/>
                <w:color w:val="auto"/>
                <w:sz w:val="18"/>
                <w:szCs w:val="18"/>
                <w:shd w:val="clear" w:color="auto" w:fill="FFFFFF"/>
              </w:rPr>
              <w:pPrChange w:id="2437" w:author="He Han" w:date="2026-10-23T09:23:00Z">
                <w:pPr>
                  <w:ind w:firstLine="360"/>
                  <w:jc w:val="center"/>
                </w:pPr>
              </w:pPrChange>
            </w:pPr>
            <w:ins w:id="2438" w:author="He Han" w:date="2026-10-23T09:20:00Z">
              <w:r w:rsidRPr="008B46AB">
                <w:rPr>
                  <w:rFonts w:ascii="Times New Roman" w:hAnsi="Times New Roman" w:cs="Times New Roman"/>
                  <w:color w:val="auto"/>
                  <w:sz w:val="18"/>
                  <w:szCs w:val="18"/>
                  <w:shd w:val="clear" w:color="auto" w:fill="FFFFFF"/>
                </w:rPr>
                <w:lastRenderedPageBreak/>
                <w:t>Glass-line Reactor</w:t>
              </w:r>
            </w:ins>
          </w:p>
        </w:tc>
        <w:tc>
          <w:tcPr>
            <w:tcW w:w="1998" w:type="dxa"/>
            <w:vAlign w:val="center"/>
            <w:tcPrChange w:id="2439" w:author="He Han" w:date="2026-10-23T09:23:00Z">
              <w:tcPr>
                <w:tcW w:w="1566" w:type="dxa"/>
                <w:gridSpan w:val="2"/>
                <w:vAlign w:val="center"/>
              </w:tcPr>
            </w:tcPrChange>
          </w:tcPr>
          <w:p w14:paraId="3DF31547" w14:textId="77777777" w:rsidR="00693840" w:rsidRPr="008B46AB" w:rsidRDefault="00693840">
            <w:pPr>
              <w:jc w:val="center"/>
              <w:rPr>
                <w:ins w:id="2440" w:author="He Han" w:date="2026-10-23T09:20:00Z"/>
                <w:rFonts w:ascii="Times New Roman" w:hAnsi="Times New Roman" w:cs="Times New Roman"/>
                <w:color w:val="auto"/>
                <w:sz w:val="18"/>
                <w:szCs w:val="18"/>
                <w:shd w:val="clear" w:color="auto" w:fill="FFFFFF"/>
              </w:rPr>
              <w:pPrChange w:id="2441" w:author="He Han" w:date="2026-10-23T09:23:00Z">
                <w:pPr>
                  <w:ind w:firstLine="360"/>
                  <w:jc w:val="center"/>
                </w:pPr>
              </w:pPrChange>
            </w:pPr>
            <w:ins w:id="2442" w:author="He Han" w:date="2026-10-23T09:20:00Z">
              <w:r w:rsidRPr="008B46AB">
                <w:rPr>
                  <w:rFonts w:ascii="Times New Roman" w:hAnsi="Times New Roman" w:cs="Times New Roman"/>
                  <w:color w:val="auto"/>
                  <w:sz w:val="18"/>
                  <w:szCs w:val="18"/>
                  <w:shd w:val="clear" w:color="auto" w:fill="FFFFFF"/>
                </w:rPr>
                <w:t>TJ4S-1213-R22</w:t>
              </w:r>
            </w:ins>
          </w:p>
        </w:tc>
        <w:tc>
          <w:tcPr>
            <w:tcW w:w="2170" w:type="dxa"/>
            <w:vAlign w:val="center"/>
            <w:tcPrChange w:id="2443" w:author="He Han" w:date="2026-10-23T09:23:00Z">
              <w:tcPr>
                <w:tcW w:w="1701" w:type="dxa"/>
                <w:gridSpan w:val="2"/>
                <w:vAlign w:val="center"/>
              </w:tcPr>
            </w:tcPrChange>
          </w:tcPr>
          <w:p w14:paraId="318425C0" w14:textId="77777777" w:rsidR="00693840" w:rsidRPr="008B46AB" w:rsidRDefault="00693840">
            <w:pPr>
              <w:jc w:val="center"/>
              <w:rPr>
                <w:ins w:id="2444" w:author="He Han" w:date="2026-10-23T09:20:00Z"/>
                <w:rFonts w:ascii="Times New Roman" w:hAnsi="Times New Roman" w:cs="Times New Roman"/>
                <w:color w:val="auto"/>
                <w:sz w:val="18"/>
                <w:szCs w:val="18"/>
                <w:shd w:val="clear" w:color="auto" w:fill="FFFFFF"/>
              </w:rPr>
              <w:pPrChange w:id="2445" w:author="He Han" w:date="2026-10-23T09:23:00Z">
                <w:pPr>
                  <w:ind w:firstLine="360"/>
                  <w:jc w:val="center"/>
                </w:pPr>
              </w:pPrChange>
            </w:pPr>
            <w:ins w:id="2446" w:author="He Han" w:date="2026-10-23T09:20:00Z">
              <w:r w:rsidRPr="008B46AB">
                <w:rPr>
                  <w:rFonts w:ascii="Times New Roman" w:eastAsia="仿宋_GB2312" w:hAnsi="Times New Roman" w:cs="Times New Roman"/>
                  <w:bCs w:val="0"/>
                  <w:color w:val="auto"/>
                  <w:sz w:val="18"/>
                  <w:szCs w:val="18"/>
                  <w:lang w:eastAsia="zh-CN"/>
                </w:rPr>
                <w:t>Prepared Ac</w:t>
              </w:r>
              <w:r w:rsidRPr="008B46AB">
                <w:rPr>
                  <w:rFonts w:ascii="Times New Roman" w:eastAsia="仿宋_GB2312" w:hAnsi="Times New Roman" w:cs="Times New Roman"/>
                  <w:bCs w:val="0"/>
                  <w:color w:val="auto"/>
                  <w:sz w:val="18"/>
                  <w:szCs w:val="18"/>
                  <w:vertAlign w:val="subscript"/>
                  <w:lang w:eastAsia="zh-CN"/>
                </w:rPr>
                <w:t>2</w:t>
              </w:r>
              <w:r w:rsidRPr="008B46AB">
                <w:rPr>
                  <w:rFonts w:ascii="Times New Roman" w:eastAsia="仿宋_GB2312" w:hAnsi="Times New Roman" w:cs="Times New Roman"/>
                  <w:bCs w:val="0"/>
                  <w:color w:val="auto"/>
                  <w:sz w:val="18"/>
                  <w:szCs w:val="18"/>
                  <w:lang w:eastAsia="zh-CN"/>
                </w:rPr>
                <w:t>O / Pyridine / DMF solution</w:t>
              </w:r>
            </w:ins>
          </w:p>
        </w:tc>
        <w:tc>
          <w:tcPr>
            <w:tcW w:w="1446" w:type="dxa"/>
            <w:vAlign w:val="center"/>
            <w:tcPrChange w:id="2447" w:author="He Han" w:date="2026-10-23T09:23:00Z">
              <w:tcPr>
                <w:tcW w:w="1134" w:type="dxa"/>
                <w:vAlign w:val="center"/>
              </w:tcPr>
            </w:tcPrChange>
          </w:tcPr>
          <w:p w14:paraId="35A9123D" w14:textId="77777777" w:rsidR="00693840" w:rsidRPr="008B46AB" w:rsidRDefault="00693840">
            <w:pPr>
              <w:jc w:val="center"/>
              <w:rPr>
                <w:ins w:id="2448" w:author="He Han" w:date="2026-10-23T09:20:00Z"/>
                <w:rFonts w:ascii="Times New Roman" w:eastAsiaTheme="minorEastAsia" w:hAnsi="Times New Roman" w:cs="Times New Roman"/>
                <w:color w:val="auto"/>
                <w:sz w:val="18"/>
                <w:szCs w:val="18"/>
                <w:shd w:val="clear" w:color="auto" w:fill="FFFFFF"/>
                <w:lang w:eastAsia="zh-CN"/>
              </w:rPr>
              <w:pPrChange w:id="2449" w:author="He Han" w:date="2026-10-23T09:23:00Z">
                <w:pPr>
                  <w:ind w:firstLine="360"/>
                  <w:jc w:val="center"/>
                </w:pPr>
              </w:pPrChange>
            </w:pPr>
            <w:ins w:id="2450" w:author="He Han" w:date="2026-10-23T09:20:00Z">
              <w:r w:rsidRPr="008B46AB">
                <w:rPr>
                  <w:rFonts w:ascii="Times New Roman" w:eastAsiaTheme="minorEastAsia" w:hAnsi="Times New Roman" w:cs="Times New Roman"/>
                  <w:color w:val="auto"/>
                  <w:sz w:val="18"/>
                  <w:szCs w:val="18"/>
                  <w:shd w:val="clear" w:color="auto" w:fill="FFFFFF"/>
                  <w:lang w:eastAsia="zh-CN"/>
                </w:rPr>
                <w:t>1000 L</w:t>
              </w:r>
            </w:ins>
          </w:p>
        </w:tc>
        <w:tc>
          <w:tcPr>
            <w:tcW w:w="2994" w:type="dxa"/>
            <w:tcPrChange w:id="2451" w:author="He Han" w:date="2026-10-23T09:23:00Z">
              <w:tcPr>
                <w:tcW w:w="2347" w:type="dxa"/>
                <w:gridSpan w:val="3"/>
              </w:tcPr>
            </w:tcPrChange>
          </w:tcPr>
          <w:p w14:paraId="322D7FAF" w14:textId="58FAE169" w:rsidR="00693840" w:rsidRPr="008B46AB" w:rsidRDefault="00693840">
            <w:pPr>
              <w:jc w:val="both"/>
              <w:rPr>
                <w:ins w:id="2452" w:author="He Han" w:date="2026-10-23T09:20:00Z"/>
                <w:rFonts w:ascii="Times New Roman" w:eastAsiaTheme="minorEastAsia" w:hAnsi="Times New Roman" w:cs="Times New Roman"/>
                <w:b/>
                <w:color w:val="auto"/>
                <w:sz w:val="18"/>
                <w:szCs w:val="18"/>
                <w:shd w:val="clear" w:color="auto" w:fill="FFFFFF"/>
                <w:lang w:eastAsia="zh-CN"/>
              </w:rPr>
              <w:pPrChange w:id="2453" w:author="He Han" w:date="2026-10-23T09:22:00Z">
                <w:pPr>
                  <w:ind w:firstLine="361"/>
                  <w:jc w:val="both"/>
                </w:pPr>
              </w:pPrChange>
            </w:pPr>
            <w:ins w:id="2454" w:author="He Han" w:date="2026-10-23T09:20:00Z">
              <w:r w:rsidRPr="008B46AB">
                <w:rPr>
                  <w:rFonts w:ascii="Times New Roman" w:eastAsiaTheme="minorEastAsia" w:hAnsi="Times New Roman" w:cs="Times New Roman"/>
                  <w:b/>
                  <w:color w:val="auto"/>
                  <w:sz w:val="18"/>
                  <w:szCs w:val="18"/>
                  <w:shd w:val="clear" w:color="auto" w:fill="FFFFFF"/>
                  <w:lang w:eastAsia="zh-CN"/>
                </w:rPr>
                <w:t>Glass-lined</w:t>
              </w:r>
              <w:r w:rsidRPr="00B36B29">
                <w:rPr>
                  <w:rFonts w:ascii="Times New Roman" w:eastAsiaTheme="minorEastAsia" w:hAnsi="Times New Roman" w:cs="Times New Roman"/>
                  <w:color w:val="auto"/>
                  <w:sz w:val="18"/>
                  <w:szCs w:val="18"/>
                  <w:shd w:val="clear" w:color="auto" w:fill="FFFFFF"/>
                  <w:lang w:eastAsia="zh-CN"/>
                </w:rPr>
                <w:t xml:space="preserve"> (</w:t>
              </w:r>
              <w:r w:rsidRPr="00B36B29">
                <w:rPr>
                  <w:rFonts w:ascii="Times New Roman" w:hAnsi="Times New Roman" w:cs="Times New Roman"/>
                  <w:color w:val="auto"/>
                  <w:sz w:val="18"/>
                  <w:szCs w:val="18"/>
                  <w:shd w:val="clear" w:color="auto" w:fill="FFFFFF"/>
                </w:rPr>
                <w:t>Inner surface, temperature probe, agitator</w:t>
              </w:r>
              <w:r w:rsidRPr="008B46AB">
                <w:rPr>
                  <w:rFonts w:ascii="Times New Roman" w:eastAsiaTheme="minorEastAsia" w:hAnsi="Times New Roman" w:cs="Times New Roman"/>
                  <w:b/>
                  <w:color w:val="auto"/>
                  <w:sz w:val="18"/>
                  <w:szCs w:val="18"/>
                  <w:shd w:val="clear" w:color="auto" w:fill="FFFFFF"/>
                  <w:lang w:eastAsia="zh-CN"/>
                </w:rPr>
                <w:t>)</w:t>
              </w:r>
            </w:ins>
          </w:p>
          <w:p w14:paraId="16882808" w14:textId="46DE8605" w:rsidR="00693840" w:rsidRPr="008B46AB" w:rsidRDefault="00693840">
            <w:pPr>
              <w:jc w:val="both"/>
              <w:rPr>
                <w:ins w:id="2455" w:author="He Han" w:date="2026-10-23T09:20:00Z"/>
                <w:rFonts w:ascii="Times New Roman" w:eastAsiaTheme="minorEastAsia" w:hAnsi="Times New Roman" w:cs="Times New Roman"/>
                <w:color w:val="auto"/>
                <w:sz w:val="18"/>
                <w:szCs w:val="18"/>
                <w:shd w:val="clear" w:color="auto" w:fill="FFFFFF"/>
                <w:lang w:eastAsia="zh-CN"/>
              </w:rPr>
              <w:pPrChange w:id="2456" w:author="He Han" w:date="2026-10-23T09:22:00Z">
                <w:pPr>
                  <w:ind w:firstLine="361"/>
                  <w:jc w:val="both"/>
                </w:pPr>
              </w:pPrChange>
            </w:pPr>
            <w:ins w:id="2457" w:author="He Han" w:date="2026-10-23T09:20:00Z">
              <w:r w:rsidRPr="008B46AB">
                <w:rPr>
                  <w:rFonts w:ascii="Times New Roman" w:eastAsiaTheme="minorEastAsia" w:hAnsi="Times New Roman" w:cs="Times New Roman"/>
                  <w:b/>
                  <w:color w:val="auto"/>
                  <w:sz w:val="18"/>
                  <w:szCs w:val="18"/>
                  <w:shd w:val="clear" w:color="auto" w:fill="FFFFFF"/>
                  <w:lang w:eastAsia="zh-CN"/>
                </w:rPr>
                <w:t>SS&amp;PTFE</w:t>
              </w:r>
              <w:r w:rsidR="00033DF9">
                <w:rPr>
                  <w:rFonts w:ascii="Times New Roman" w:eastAsiaTheme="minorEastAsia" w:hAnsi="Times New Roman" w:cs="Times New Roman"/>
                  <w:color w:val="auto"/>
                  <w:sz w:val="18"/>
                  <w:szCs w:val="18"/>
                  <w:shd w:val="clear" w:color="auto" w:fill="FFFFFF"/>
                  <w:lang w:eastAsia="zh-CN"/>
                </w:rPr>
                <w:t xml:space="preserve"> (</w:t>
              </w:r>
              <w:r w:rsidRPr="008B46AB">
                <w:rPr>
                  <w:rFonts w:ascii="Times New Roman" w:eastAsiaTheme="minorEastAsia" w:hAnsi="Times New Roman" w:cs="Times New Roman"/>
                  <w:color w:val="auto"/>
                  <w:sz w:val="18"/>
                  <w:szCs w:val="18"/>
                  <w:shd w:val="clear" w:color="auto" w:fill="FFFFFF"/>
                  <w:lang w:eastAsia="zh-CN"/>
                </w:rPr>
                <w:t>Valve)</w:t>
              </w:r>
            </w:ins>
          </w:p>
          <w:p w14:paraId="00746B04" w14:textId="0A16B530" w:rsidR="00693840" w:rsidRPr="008B46AB" w:rsidRDefault="00693840">
            <w:pPr>
              <w:jc w:val="both"/>
              <w:rPr>
                <w:ins w:id="2458" w:author="He Han" w:date="2026-10-23T09:20:00Z"/>
                <w:rFonts w:ascii="Times New Roman" w:hAnsi="Times New Roman" w:cs="Times New Roman"/>
                <w:b/>
                <w:color w:val="auto"/>
                <w:sz w:val="18"/>
                <w:szCs w:val="18"/>
                <w:shd w:val="clear" w:color="auto" w:fill="FFFFFF"/>
              </w:rPr>
              <w:pPrChange w:id="2459" w:author="He Han" w:date="2026-10-23T09:22:00Z">
                <w:pPr>
                  <w:ind w:firstLine="361"/>
                  <w:jc w:val="both"/>
                </w:pPr>
              </w:pPrChange>
            </w:pPr>
            <w:ins w:id="2460" w:author="He Han" w:date="2026-10-23T09:20:00Z">
              <w:r w:rsidRPr="008B46AB">
                <w:rPr>
                  <w:rFonts w:ascii="Times New Roman" w:hAnsi="Times New Roman" w:cs="Times New Roman"/>
                  <w:b/>
                  <w:color w:val="auto"/>
                  <w:sz w:val="18"/>
                  <w:szCs w:val="18"/>
                </w:rPr>
                <w:t>GL &amp; PTFE &amp; FFKM</w:t>
              </w:r>
              <w:r w:rsidR="00033DF9">
                <w:rPr>
                  <w:rFonts w:ascii="Times New Roman" w:hAnsi="Times New Roman" w:cs="Times New Roman"/>
                  <w:color w:val="auto"/>
                  <w:sz w:val="18"/>
                  <w:szCs w:val="18"/>
                </w:rPr>
                <w:t xml:space="preserve"> (</w:t>
              </w:r>
              <w:r w:rsidRPr="008B46AB">
                <w:rPr>
                  <w:rFonts w:ascii="Times New Roman" w:hAnsi="Times New Roman" w:cs="Times New Roman"/>
                  <w:color w:val="auto"/>
                  <w:sz w:val="18"/>
                  <w:szCs w:val="18"/>
                </w:rPr>
                <w:t>Mechanical seal)</w:t>
              </w:r>
            </w:ins>
          </w:p>
        </w:tc>
      </w:tr>
      <w:tr w:rsidR="00693840" w:rsidRPr="008B46AB" w14:paraId="5E364528" w14:textId="77777777" w:rsidTr="00693840">
        <w:tblPrEx>
          <w:tblPrExChange w:id="2461" w:author="He Han" w:date="2026-10-23T09:23:00Z">
            <w:tblPrEx>
              <w:tblW w:w="0" w:type="auto"/>
            </w:tblPrEx>
          </w:tblPrExChange>
        </w:tblPrEx>
        <w:trPr>
          <w:trHeight w:val="391"/>
          <w:jc w:val="center"/>
          <w:ins w:id="2462" w:author="He Han" w:date="2026-10-23T09:20:00Z"/>
          <w:trPrChange w:id="2463" w:author="He Han" w:date="2026-10-23T09:23:00Z">
            <w:trPr>
              <w:gridAfter w:val="0"/>
              <w:trHeight w:val="397"/>
              <w:jc w:val="center"/>
            </w:trPr>
          </w:trPrChange>
        </w:trPr>
        <w:tc>
          <w:tcPr>
            <w:tcW w:w="1975" w:type="dxa"/>
            <w:vAlign w:val="center"/>
            <w:tcPrChange w:id="2464" w:author="He Han" w:date="2026-10-23T09:23:00Z">
              <w:tcPr>
                <w:tcW w:w="1548" w:type="dxa"/>
                <w:vAlign w:val="center"/>
              </w:tcPr>
            </w:tcPrChange>
          </w:tcPr>
          <w:p w14:paraId="097AF4BE" w14:textId="77777777" w:rsidR="00693840" w:rsidRPr="008B46AB" w:rsidRDefault="00693840">
            <w:pPr>
              <w:jc w:val="center"/>
              <w:rPr>
                <w:ins w:id="2465" w:author="He Han" w:date="2026-10-23T09:20:00Z"/>
                <w:rFonts w:ascii="Times New Roman" w:hAnsi="Times New Roman" w:cs="Times New Roman"/>
                <w:color w:val="auto"/>
                <w:sz w:val="18"/>
                <w:szCs w:val="18"/>
                <w:shd w:val="clear" w:color="auto" w:fill="FFFFFF"/>
              </w:rPr>
              <w:pPrChange w:id="2466" w:author="He Han" w:date="2026-10-23T09:23:00Z">
                <w:pPr>
                  <w:ind w:firstLine="360"/>
                  <w:jc w:val="center"/>
                </w:pPr>
              </w:pPrChange>
            </w:pPr>
            <w:ins w:id="2467" w:author="He Han" w:date="2026-10-23T09:20:00Z">
              <w:r w:rsidRPr="008B46AB">
                <w:rPr>
                  <w:rFonts w:ascii="Times New Roman" w:eastAsia="仿宋_GB2312" w:hAnsi="Times New Roman" w:cs="Times New Roman"/>
                  <w:bCs w:val="0"/>
                  <w:color w:val="auto"/>
                  <w:sz w:val="18"/>
                  <w:szCs w:val="18"/>
                  <w:lang w:eastAsia="zh-CN"/>
                </w:rPr>
                <w:t>Agitation tank</w:t>
              </w:r>
            </w:ins>
          </w:p>
        </w:tc>
        <w:tc>
          <w:tcPr>
            <w:tcW w:w="1998" w:type="dxa"/>
            <w:vAlign w:val="center"/>
            <w:tcPrChange w:id="2468" w:author="He Han" w:date="2026-10-23T09:23:00Z">
              <w:tcPr>
                <w:tcW w:w="1566" w:type="dxa"/>
                <w:gridSpan w:val="2"/>
                <w:vAlign w:val="center"/>
              </w:tcPr>
            </w:tcPrChange>
          </w:tcPr>
          <w:p w14:paraId="4D0BE5E4" w14:textId="77777777" w:rsidR="00693840" w:rsidRPr="008B46AB" w:rsidRDefault="00693840">
            <w:pPr>
              <w:jc w:val="center"/>
              <w:rPr>
                <w:ins w:id="2469" w:author="He Han" w:date="2026-10-23T09:20:00Z"/>
                <w:rFonts w:ascii="Times New Roman" w:eastAsia="仿宋_GB2312" w:hAnsi="Times New Roman" w:cs="Times New Roman"/>
                <w:b/>
                <w:color w:val="auto"/>
                <w:szCs w:val="20"/>
              </w:rPr>
              <w:pPrChange w:id="2470" w:author="He Han" w:date="2026-10-23T09:23:00Z">
                <w:pPr>
                  <w:ind w:firstLine="360"/>
                  <w:jc w:val="center"/>
                </w:pPr>
              </w:pPrChange>
            </w:pPr>
            <w:ins w:id="2471" w:author="He Han" w:date="2026-10-23T09:20:00Z">
              <w:r w:rsidRPr="008B46AB">
                <w:rPr>
                  <w:rFonts w:ascii="Times New Roman" w:hAnsi="Times New Roman" w:cs="Times New Roman"/>
                  <w:color w:val="auto"/>
                  <w:sz w:val="18"/>
                  <w:szCs w:val="18"/>
                  <w:shd w:val="clear" w:color="auto" w:fill="FFFFFF"/>
                </w:rPr>
                <w:t>TJ4S-1200-AT02</w:t>
              </w:r>
            </w:ins>
          </w:p>
        </w:tc>
        <w:tc>
          <w:tcPr>
            <w:tcW w:w="2170" w:type="dxa"/>
            <w:vAlign w:val="center"/>
            <w:tcPrChange w:id="2472" w:author="He Han" w:date="2026-10-23T09:23:00Z">
              <w:tcPr>
                <w:tcW w:w="1701" w:type="dxa"/>
                <w:gridSpan w:val="2"/>
                <w:vAlign w:val="center"/>
              </w:tcPr>
            </w:tcPrChange>
          </w:tcPr>
          <w:p w14:paraId="5C7F3B3F" w14:textId="77777777" w:rsidR="00693840" w:rsidRPr="008B46AB" w:rsidRDefault="00693840">
            <w:pPr>
              <w:jc w:val="center"/>
              <w:rPr>
                <w:ins w:id="2473" w:author="He Han" w:date="2026-10-23T09:20:00Z"/>
                <w:rFonts w:ascii="Times New Roman" w:hAnsi="Times New Roman" w:cs="Times New Roman"/>
                <w:color w:val="auto"/>
                <w:sz w:val="18"/>
                <w:szCs w:val="18"/>
                <w:shd w:val="clear" w:color="auto" w:fill="FFFFFF"/>
              </w:rPr>
              <w:pPrChange w:id="2474" w:author="He Han" w:date="2026-10-23T09:23:00Z">
                <w:pPr>
                  <w:ind w:firstLine="360"/>
                  <w:jc w:val="center"/>
                </w:pPr>
              </w:pPrChange>
            </w:pPr>
            <w:ins w:id="2475" w:author="He Han" w:date="2026-10-23T09:20:00Z">
              <w:r w:rsidRPr="008B46AB">
                <w:rPr>
                  <w:rFonts w:ascii="Times New Roman" w:hAnsi="Times New Roman" w:cs="Times New Roman"/>
                  <w:color w:val="auto"/>
                  <w:sz w:val="18"/>
                  <w:szCs w:val="18"/>
                  <w:shd w:val="clear" w:color="auto" w:fill="FFFFFF"/>
                </w:rPr>
                <w:t>Prepared</w:t>
              </w:r>
              <w:r w:rsidRPr="008B46AB">
                <w:rPr>
                  <w:rFonts w:ascii="Times New Roman" w:eastAsia="仿宋_GB2312" w:hAnsi="Times New Roman" w:cs="Times New Roman"/>
                  <w:color w:val="auto"/>
                  <w:sz w:val="18"/>
                  <w:szCs w:val="18"/>
                </w:rPr>
                <w:t xml:space="preserve"> OxymaPure/ DMF solution</w:t>
              </w:r>
            </w:ins>
          </w:p>
        </w:tc>
        <w:tc>
          <w:tcPr>
            <w:tcW w:w="1446" w:type="dxa"/>
            <w:vAlign w:val="center"/>
            <w:tcPrChange w:id="2476" w:author="He Han" w:date="2026-10-23T09:23:00Z">
              <w:tcPr>
                <w:tcW w:w="1134" w:type="dxa"/>
                <w:vAlign w:val="center"/>
              </w:tcPr>
            </w:tcPrChange>
          </w:tcPr>
          <w:p w14:paraId="1810D920" w14:textId="77777777" w:rsidR="00693840" w:rsidRPr="008B46AB" w:rsidRDefault="00693840">
            <w:pPr>
              <w:jc w:val="center"/>
              <w:rPr>
                <w:ins w:id="2477" w:author="He Han" w:date="2026-10-23T09:20:00Z"/>
                <w:rFonts w:ascii="Times New Roman" w:eastAsiaTheme="minorEastAsia" w:hAnsi="Times New Roman" w:cs="Times New Roman"/>
                <w:color w:val="auto"/>
                <w:sz w:val="18"/>
                <w:szCs w:val="18"/>
                <w:shd w:val="clear" w:color="auto" w:fill="FFFFFF"/>
                <w:lang w:eastAsia="zh-CN"/>
              </w:rPr>
              <w:pPrChange w:id="2478" w:author="He Han" w:date="2026-10-23T09:23:00Z">
                <w:pPr>
                  <w:ind w:firstLine="360"/>
                  <w:jc w:val="center"/>
                </w:pPr>
              </w:pPrChange>
            </w:pPr>
            <w:ins w:id="2479" w:author="He Han" w:date="2026-10-23T09:20:00Z">
              <w:r w:rsidRPr="008B46AB">
                <w:rPr>
                  <w:rFonts w:ascii="Times New Roman" w:eastAsiaTheme="minorEastAsia" w:hAnsi="Times New Roman" w:cs="Times New Roman"/>
                  <w:color w:val="auto"/>
                  <w:sz w:val="18"/>
                  <w:szCs w:val="18"/>
                  <w:shd w:val="clear" w:color="auto" w:fill="FFFFFF"/>
                  <w:lang w:eastAsia="zh-CN"/>
                </w:rPr>
                <w:t>500 L</w:t>
              </w:r>
            </w:ins>
          </w:p>
        </w:tc>
        <w:tc>
          <w:tcPr>
            <w:tcW w:w="2994" w:type="dxa"/>
            <w:tcPrChange w:id="2480" w:author="He Han" w:date="2026-10-23T09:23:00Z">
              <w:tcPr>
                <w:tcW w:w="2347" w:type="dxa"/>
                <w:gridSpan w:val="3"/>
              </w:tcPr>
            </w:tcPrChange>
          </w:tcPr>
          <w:p w14:paraId="5966500E" w14:textId="5D7D5447" w:rsidR="00693840" w:rsidRPr="008B46AB" w:rsidRDefault="00693840">
            <w:pPr>
              <w:jc w:val="both"/>
              <w:rPr>
                <w:ins w:id="2481" w:author="He Han" w:date="2026-10-23T09:20:00Z"/>
                <w:rFonts w:ascii="Times New Roman" w:hAnsi="Times New Roman" w:cs="Times New Roman"/>
                <w:color w:val="auto"/>
                <w:sz w:val="18"/>
                <w:szCs w:val="18"/>
                <w:shd w:val="clear" w:color="auto" w:fill="FFFFFF"/>
              </w:rPr>
              <w:pPrChange w:id="2482" w:author="He Han" w:date="2026-10-23T09:22:00Z">
                <w:pPr>
                  <w:ind w:firstLine="361"/>
                  <w:jc w:val="both"/>
                </w:pPr>
              </w:pPrChange>
            </w:pPr>
            <w:ins w:id="2483" w:author="He Han" w:date="2026-10-23T09:20:00Z">
              <w:r w:rsidRPr="008B46AB">
                <w:rPr>
                  <w:rFonts w:ascii="Times New Roman" w:hAnsi="Times New Roman" w:cs="Times New Roman"/>
                  <w:b/>
                  <w:color w:val="auto"/>
                  <w:sz w:val="18"/>
                  <w:szCs w:val="18"/>
                  <w:shd w:val="clear" w:color="auto" w:fill="FFFFFF"/>
                </w:rPr>
                <w:t xml:space="preserve">Hastelloy C-276 </w:t>
              </w:r>
              <w:r w:rsidR="00033DF9">
                <w:rPr>
                  <w:rFonts w:ascii="Times New Roman" w:hAnsi="Times New Roman" w:cs="Times New Roman"/>
                  <w:color w:val="auto"/>
                  <w:sz w:val="18"/>
                  <w:szCs w:val="18"/>
                  <w:shd w:val="clear" w:color="auto" w:fill="FFFFFF"/>
                </w:rPr>
                <w:t>(</w:t>
              </w:r>
            </w:ins>
            <w:ins w:id="2484" w:author="He Han" w:date="2026-10-23T09:24:00Z">
              <w:r w:rsidR="00033DF9">
                <w:rPr>
                  <w:rFonts w:ascii="Times New Roman" w:hAnsi="Times New Roman" w:cs="Times New Roman"/>
                  <w:color w:val="auto"/>
                  <w:sz w:val="18"/>
                  <w:szCs w:val="18"/>
                  <w:shd w:val="clear" w:color="auto" w:fill="FFFFFF"/>
                </w:rPr>
                <w:t>I</w:t>
              </w:r>
            </w:ins>
            <w:ins w:id="2485" w:author="He Han" w:date="2026-10-23T09:20:00Z">
              <w:r w:rsidRPr="008B46AB">
                <w:rPr>
                  <w:rFonts w:ascii="Times New Roman" w:hAnsi="Times New Roman" w:cs="Times New Roman"/>
                  <w:color w:val="auto"/>
                  <w:sz w:val="18"/>
                  <w:szCs w:val="18"/>
                  <w:shd w:val="clear" w:color="auto" w:fill="FFFFFF"/>
                </w:rPr>
                <w:t>nner surface,</w:t>
              </w:r>
              <w:r w:rsidRPr="008B46AB">
                <w:rPr>
                  <w:rFonts w:ascii="Times New Roman" w:eastAsiaTheme="minorEastAsia" w:hAnsi="Times New Roman" w:cs="Times New Roman"/>
                  <w:color w:val="auto"/>
                  <w:sz w:val="18"/>
                  <w:szCs w:val="18"/>
                  <w:shd w:val="clear" w:color="auto" w:fill="FFFFFF"/>
                  <w:lang w:eastAsia="zh-CN"/>
                </w:rPr>
                <w:t xml:space="preserve"> agitator</w:t>
              </w:r>
              <w:r w:rsidRPr="008B46AB">
                <w:rPr>
                  <w:rFonts w:ascii="Times New Roman" w:hAnsi="Times New Roman" w:cs="Times New Roman"/>
                  <w:color w:val="auto"/>
                  <w:sz w:val="18"/>
                  <w:szCs w:val="18"/>
                  <w:shd w:val="clear" w:color="auto" w:fill="FFFFFF"/>
                </w:rPr>
                <w:t xml:space="preserve"> )</w:t>
              </w:r>
            </w:ins>
          </w:p>
          <w:p w14:paraId="451A021A" w14:textId="77777777" w:rsidR="00693840" w:rsidRPr="008B46AB" w:rsidRDefault="00693840">
            <w:pPr>
              <w:jc w:val="both"/>
              <w:rPr>
                <w:ins w:id="2486" w:author="He Han" w:date="2026-10-23T09:20:00Z"/>
                <w:rFonts w:ascii="Times New Roman" w:eastAsia="仿宋_GB2312" w:hAnsi="Times New Roman"/>
                <w:color w:val="auto"/>
                <w:sz w:val="18"/>
                <w:szCs w:val="18"/>
              </w:rPr>
              <w:pPrChange w:id="2487" w:author="He Han" w:date="2026-10-23T09:22:00Z">
                <w:pPr>
                  <w:ind w:firstLine="361"/>
                  <w:jc w:val="both"/>
                </w:pPr>
              </w:pPrChange>
            </w:pPr>
            <w:ins w:id="2488" w:author="He Han" w:date="2026-10-23T09:20:00Z">
              <w:r w:rsidRPr="008B46AB">
                <w:rPr>
                  <w:rFonts w:ascii="Times New Roman" w:eastAsia="仿宋_GB2312" w:hAnsi="Times New Roman"/>
                  <w:b/>
                  <w:color w:val="auto"/>
                  <w:sz w:val="18"/>
                  <w:szCs w:val="18"/>
                </w:rPr>
                <w:t>SS</w:t>
              </w:r>
              <w:r w:rsidRPr="008B46AB">
                <w:rPr>
                  <w:rFonts w:ascii="Times New Roman" w:eastAsia="仿宋_GB2312" w:hAnsi="Times New Roman"/>
                  <w:color w:val="auto"/>
                  <w:sz w:val="18"/>
                  <w:szCs w:val="18"/>
                </w:rPr>
                <w:t xml:space="preserve"> (</w:t>
              </w:r>
              <w:r w:rsidRPr="008B46AB">
                <w:rPr>
                  <w:rFonts w:ascii="Times New Roman" w:eastAsia="仿宋_GB2312" w:hAnsi="Times New Roman"/>
                  <w:color w:val="auto"/>
                  <w:sz w:val="18"/>
                  <w:szCs w:val="18"/>
                  <w:shd w:val="clear" w:color="auto" w:fill="FFFFFF"/>
                </w:rPr>
                <w:t xml:space="preserve">Valve, </w:t>
              </w:r>
              <w:r w:rsidRPr="008B46AB">
                <w:rPr>
                  <w:rFonts w:ascii="Times New Roman" w:eastAsia="仿宋_GB2312" w:hAnsi="Times New Roman"/>
                  <w:color w:val="auto"/>
                  <w:sz w:val="18"/>
                  <w:szCs w:val="18"/>
                </w:rPr>
                <w:t xml:space="preserve">Thermometer probe, </w:t>
              </w:r>
              <w:r w:rsidRPr="008B46AB">
                <w:rPr>
                  <w:rFonts w:ascii="Times New Roman" w:eastAsia="仿宋_GB2312" w:hAnsi="Times New Roman"/>
                  <w:color w:val="auto"/>
                  <w:sz w:val="18"/>
                  <w:szCs w:val="18"/>
                  <w:shd w:val="clear" w:color="auto" w:fill="FFFFFF"/>
                </w:rPr>
                <w:t xml:space="preserve">Transfer pump material,  Pipeline material </w:t>
              </w:r>
              <w:r w:rsidRPr="008B46AB">
                <w:rPr>
                  <w:rFonts w:ascii="Times New Roman" w:eastAsia="仿宋_GB2312" w:hAnsi="Times New Roman"/>
                  <w:color w:val="auto"/>
                  <w:sz w:val="18"/>
                  <w:szCs w:val="18"/>
                </w:rPr>
                <w:t>)</w:t>
              </w:r>
            </w:ins>
          </w:p>
          <w:p w14:paraId="11CF7132" w14:textId="3770464B" w:rsidR="00693840" w:rsidRPr="008B46AB" w:rsidRDefault="00693840">
            <w:pPr>
              <w:jc w:val="both"/>
              <w:rPr>
                <w:ins w:id="2489" w:author="He Han" w:date="2026-10-23T09:20:00Z"/>
                <w:rFonts w:ascii="Times New Roman" w:eastAsiaTheme="minorEastAsia" w:hAnsi="Times New Roman" w:cs="Times New Roman"/>
                <w:color w:val="auto"/>
                <w:sz w:val="18"/>
                <w:szCs w:val="18"/>
                <w:shd w:val="clear" w:color="auto" w:fill="FFFFFF"/>
                <w:lang w:eastAsia="zh-CN"/>
              </w:rPr>
              <w:pPrChange w:id="2490" w:author="He Han" w:date="2026-10-23T09:22:00Z">
                <w:pPr>
                  <w:ind w:firstLine="361"/>
                  <w:jc w:val="both"/>
                </w:pPr>
              </w:pPrChange>
            </w:pPr>
            <w:ins w:id="2491" w:author="He Han" w:date="2026-10-23T09:20:00Z">
              <w:r w:rsidRPr="008B46AB">
                <w:rPr>
                  <w:rFonts w:ascii="Times New Roman" w:eastAsia="仿宋_GB2312" w:hAnsi="Times New Roman"/>
                  <w:b/>
                  <w:color w:val="auto"/>
                  <w:sz w:val="18"/>
                  <w:szCs w:val="18"/>
                  <w:shd w:val="clear" w:color="auto" w:fill="FFFFFF"/>
                </w:rPr>
                <w:t>PTFE</w:t>
              </w:r>
              <w:r w:rsidRPr="008B46AB">
                <w:rPr>
                  <w:rFonts w:ascii="Times New Roman" w:eastAsia="仿宋_GB2312" w:hAnsi="Times New Roman"/>
                  <w:color w:val="auto"/>
                  <w:sz w:val="18"/>
                  <w:szCs w:val="18"/>
                  <w:shd w:val="clear" w:color="auto" w:fill="FFFFFF"/>
                </w:rPr>
                <w:t xml:space="preserve"> (</w:t>
              </w:r>
            </w:ins>
            <w:ins w:id="2492" w:author="He Han" w:date="2026-10-23T09:27:00Z">
              <w:r w:rsidR="00033DF9">
                <w:rPr>
                  <w:rFonts w:ascii="Times New Roman" w:hAnsi="Times New Roman" w:cs="Times New Roman"/>
                  <w:color w:val="auto"/>
                  <w:sz w:val="18"/>
                  <w:szCs w:val="18"/>
                  <w:shd w:val="clear" w:color="auto" w:fill="FFFFFF"/>
                </w:rPr>
                <w:t>G</w:t>
              </w:r>
            </w:ins>
            <w:ins w:id="2493" w:author="He Han" w:date="2026-10-23T09:20:00Z">
              <w:r w:rsidRPr="008B46AB">
                <w:rPr>
                  <w:rFonts w:ascii="Times New Roman" w:hAnsi="Times New Roman" w:cs="Times New Roman"/>
                  <w:color w:val="auto"/>
                  <w:sz w:val="18"/>
                  <w:szCs w:val="18"/>
                  <w:shd w:val="clear" w:color="auto" w:fill="FFFFFF"/>
                </w:rPr>
                <w:t>asket, including manway gaskets and gaskets on all inlet valve manifolds</w:t>
              </w:r>
              <w:r w:rsidRPr="008B46AB">
                <w:rPr>
                  <w:rFonts w:ascii="Times New Roman" w:eastAsia="仿宋_GB2312" w:hAnsi="Times New Roman"/>
                  <w:color w:val="auto"/>
                  <w:sz w:val="18"/>
                  <w:szCs w:val="18"/>
                  <w:shd w:val="clear" w:color="auto" w:fill="FFFFFF"/>
                </w:rPr>
                <w:t xml:space="preserve"> )</w:t>
              </w:r>
            </w:ins>
          </w:p>
        </w:tc>
      </w:tr>
    </w:tbl>
    <w:p w14:paraId="0E0F2F95" w14:textId="77777777" w:rsidR="00693840" w:rsidRPr="00BB7730" w:rsidRDefault="00693840" w:rsidP="008C744D">
      <w:pPr>
        <w:spacing w:beforeLines="100" w:before="240" w:afterLines="50" w:after="120"/>
        <w:contextualSpacing/>
        <w:jc w:val="center"/>
        <w:rPr>
          <w:rFonts w:ascii="Times New Roman" w:eastAsia="仿宋_GB2312" w:hAnsi="Times New Roman" w:cs="Times New Roman"/>
          <w:b/>
          <w:color w:val="auto"/>
          <w:szCs w:val="21"/>
        </w:rPr>
      </w:pPr>
    </w:p>
    <w:tbl>
      <w:tblPr>
        <w:tblStyle w:val="af6"/>
        <w:tblpPr w:leftFromText="180" w:rightFromText="180" w:vertAnchor="text" w:tblpXSpec="center" w:tblpY="1"/>
        <w:tblOverlap w:val="never"/>
        <w:tblW w:w="5000" w:type="pct"/>
        <w:tblLayout w:type="fixed"/>
        <w:tblLook w:val="04A0" w:firstRow="1" w:lastRow="0" w:firstColumn="1" w:lastColumn="0" w:noHBand="0" w:noVBand="1"/>
      </w:tblPr>
      <w:tblGrid>
        <w:gridCol w:w="1556"/>
        <w:gridCol w:w="2267"/>
        <w:gridCol w:w="2413"/>
        <w:gridCol w:w="914"/>
        <w:gridCol w:w="3307"/>
      </w:tblGrid>
      <w:tr w:rsidR="00987F75" w:rsidRPr="00BB7730" w:rsidDel="00693840" w14:paraId="3AD45CAE" w14:textId="0C2E9F90" w:rsidTr="00032BAE">
        <w:trPr>
          <w:trHeight w:val="397"/>
          <w:tblHeader/>
          <w:del w:id="2494" w:author="He Han" w:date="2026-10-23T09:20:00Z"/>
        </w:trPr>
        <w:tc>
          <w:tcPr>
            <w:tcW w:w="744" w:type="pct"/>
            <w:shd w:val="clear" w:color="auto" w:fill="D9D9D9" w:themeFill="background1" w:themeFillShade="D9"/>
            <w:vAlign w:val="center"/>
          </w:tcPr>
          <w:p w14:paraId="6B71A0A6" w14:textId="6D3B61EB" w:rsidR="00813D53" w:rsidRPr="00BB7730" w:rsidDel="00693840" w:rsidRDefault="00010358" w:rsidP="0009339C">
            <w:pPr>
              <w:jc w:val="center"/>
              <w:rPr>
                <w:del w:id="2495" w:author="He Han" w:date="2026-10-23T09:20:00Z"/>
                <w:rFonts w:ascii="Times New Roman" w:eastAsia="仿宋_GB2312" w:hAnsi="Times New Roman" w:cs="Times New Roman"/>
                <w:b/>
                <w:color w:val="auto"/>
                <w:sz w:val="18"/>
                <w:szCs w:val="18"/>
              </w:rPr>
            </w:pPr>
            <w:del w:id="2496" w:author="He Han" w:date="2026-10-23T09:20:00Z">
              <w:r w:rsidRPr="00BB7730" w:rsidDel="00693840">
                <w:rPr>
                  <w:rFonts w:ascii="Times New Roman" w:eastAsia="仿宋_GB2312" w:hAnsi="Times New Roman" w:cs="Times New Roman"/>
                  <w:b/>
                  <w:color w:val="auto"/>
                  <w:sz w:val="18"/>
                  <w:szCs w:val="18"/>
                </w:rPr>
                <w:delText>Equipment</w:delText>
              </w:r>
            </w:del>
          </w:p>
          <w:p w14:paraId="012CFB91" w14:textId="1D23FC1E" w:rsidR="00813D53" w:rsidRPr="00BB7730" w:rsidDel="00693840" w:rsidRDefault="00010358" w:rsidP="0009339C">
            <w:pPr>
              <w:jc w:val="center"/>
              <w:rPr>
                <w:del w:id="2497" w:author="He Han" w:date="2026-10-23T09:20:00Z"/>
                <w:rFonts w:ascii="Times New Roman" w:eastAsia="仿宋_GB2312" w:hAnsi="Times New Roman" w:cs="Times New Roman"/>
                <w:b/>
                <w:color w:val="auto"/>
                <w:sz w:val="18"/>
                <w:szCs w:val="18"/>
              </w:rPr>
            </w:pPr>
            <w:del w:id="2498" w:author="He Han" w:date="2026-10-23T09:20:00Z">
              <w:r w:rsidRPr="00BB7730" w:rsidDel="00693840">
                <w:rPr>
                  <w:rFonts w:ascii="Times New Roman" w:eastAsia="仿宋_GB2312" w:hAnsi="Times New Roman" w:cs="Times New Roman"/>
                  <w:b/>
                  <w:color w:val="auto"/>
                  <w:sz w:val="18"/>
                  <w:szCs w:val="18"/>
                </w:rPr>
                <w:delText>Name</w:delText>
              </w:r>
            </w:del>
          </w:p>
        </w:tc>
        <w:tc>
          <w:tcPr>
            <w:tcW w:w="1084" w:type="pct"/>
            <w:shd w:val="clear" w:color="auto" w:fill="D9D9D9" w:themeFill="background1" w:themeFillShade="D9"/>
            <w:vAlign w:val="center"/>
          </w:tcPr>
          <w:p w14:paraId="35BB9583" w14:textId="75DC45FB" w:rsidR="00813D53" w:rsidRPr="00BB7730" w:rsidDel="00693840" w:rsidRDefault="00010358" w:rsidP="0009339C">
            <w:pPr>
              <w:jc w:val="center"/>
              <w:rPr>
                <w:del w:id="2499" w:author="He Han" w:date="2026-10-23T09:20:00Z"/>
                <w:rFonts w:ascii="Times New Roman" w:eastAsia="仿宋_GB2312" w:hAnsi="Times New Roman" w:cs="Times New Roman"/>
                <w:b/>
                <w:color w:val="auto"/>
                <w:sz w:val="18"/>
                <w:szCs w:val="18"/>
              </w:rPr>
            </w:pPr>
            <w:del w:id="2500" w:author="He Han" w:date="2026-10-23T09:20:00Z">
              <w:r w:rsidRPr="00BB7730" w:rsidDel="00693840">
                <w:rPr>
                  <w:rFonts w:ascii="Times New Roman" w:eastAsia="仿宋_GB2312" w:hAnsi="Times New Roman" w:cs="Times New Roman"/>
                  <w:b/>
                  <w:color w:val="auto"/>
                  <w:sz w:val="18"/>
                  <w:szCs w:val="18"/>
                </w:rPr>
                <w:delText>Equipment</w:delText>
              </w:r>
            </w:del>
          </w:p>
          <w:p w14:paraId="78638007" w14:textId="2328C3B8" w:rsidR="00813D53" w:rsidRPr="00BB7730" w:rsidDel="00693840" w:rsidRDefault="00010358" w:rsidP="0009339C">
            <w:pPr>
              <w:jc w:val="center"/>
              <w:rPr>
                <w:del w:id="2501" w:author="He Han" w:date="2026-10-23T09:20:00Z"/>
                <w:rFonts w:ascii="Times New Roman" w:eastAsia="仿宋_GB2312" w:hAnsi="Times New Roman" w:cs="Times New Roman"/>
                <w:b/>
                <w:color w:val="auto"/>
                <w:sz w:val="18"/>
                <w:szCs w:val="18"/>
              </w:rPr>
            </w:pPr>
            <w:del w:id="2502" w:author="He Han" w:date="2026-10-23T09:20:00Z">
              <w:r w:rsidRPr="00BB7730" w:rsidDel="00693840">
                <w:rPr>
                  <w:rFonts w:ascii="Times New Roman" w:eastAsia="仿宋_GB2312" w:hAnsi="Times New Roman" w:cs="Times New Roman"/>
                  <w:b/>
                  <w:color w:val="auto"/>
                  <w:sz w:val="18"/>
                  <w:szCs w:val="18"/>
                </w:rPr>
                <w:delText>Code</w:delText>
              </w:r>
            </w:del>
          </w:p>
        </w:tc>
        <w:tc>
          <w:tcPr>
            <w:tcW w:w="1154" w:type="pct"/>
            <w:shd w:val="clear" w:color="auto" w:fill="D9D9D9" w:themeFill="background1" w:themeFillShade="D9"/>
            <w:vAlign w:val="center"/>
          </w:tcPr>
          <w:p w14:paraId="1C33961D" w14:textId="234D4201" w:rsidR="00813D53" w:rsidRPr="00BB7730" w:rsidDel="00693840" w:rsidRDefault="00010358" w:rsidP="0009339C">
            <w:pPr>
              <w:jc w:val="center"/>
              <w:rPr>
                <w:del w:id="2503" w:author="He Han" w:date="2026-10-23T09:20:00Z"/>
                <w:rFonts w:ascii="Times New Roman" w:eastAsia="仿宋_GB2312" w:hAnsi="Times New Roman" w:cs="Times New Roman"/>
                <w:b/>
                <w:color w:val="auto"/>
                <w:sz w:val="18"/>
                <w:szCs w:val="18"/>
              </w:rPr>
            </w:pPr>
            <w:del w:id="2504" w:author="He Han" w:date="2026-10-23T09:20:00Z">
              <w:r w:rsidRPr="00BB7730" w:rsidDel="00693840">
                <w:rPr>
                  <w:rFonts w:ascii="Times New Roman" w:eastAsia="仿宋_GB2312" w:hAnsi="Times New Roman" w:cs="Times New Roman"/>
                  <w:b/>
                  <w:color w:val="auto"/>
                  <w:sz w:val="18"/>
                  <w:szCs w:val="18"/>
                </w:rPr>
                <w:delText>Intended Use</w:delText>
              </w:r>
            </w:del>
          </w:p>
        </w:tc>
        <w:tc>
          <w:tcPr>
            <w:tcW w:w="437" w:type="pct"/>
            <w:shd w:val="clear" w:color="auto" w:fill="D9D9D9" w:themeFill="background1" w:themeFillShade="D9"/>
            <w:vAlign w:val="center"/>
          </w:tcPr>
          <w:p w14:paraId="02129CE6" w14:textId="5BE5B1EC" w:rsidR="00813D53" w:rsidRPr="00BB7730" w:rsidDel="00693840" w:rsidRDefault="00010358" w:rsidP="0009339C">
            <w:pPr>
              <w:jc w:val="center"/>
              <w:rPr>
                <w:del w:id="2505" w:author="He Han" w:date="2026-10-23T09:20:00Z"/>
                <w:rFonts w:ascii="Times New Roman" w:eastAsia="仿宋_GB2312" w:hAnsi="Times New Roman" w:cs="Times New Roman"/>
                <w:b/>
                <w:color w:val="auto"/>
                <w:sz w:val="18"/>
                <w:szCs w:val="18"/>
              </w:rPr>
            </w:pPr>
            <w:del w:id="2506" w:author="He Han" w:date="2026-10-23T09:20:00Z">
              <w:r w:rsidRPr="00BB7730" w:rsidDel="00693840">
                <w:rPr>
                  <w:rFonts w:ascii="Times New Roman" w:eastAsia="仿宋_GB2312" w:hAnsi="Times New Roman" w:cs="Times New Roman"/>
                  <w:b/>
                  <w:color w:val="auto"/>
                  <w:sz w:val="18"/>
                  <w:szCs w:val="18"/>
                </w:rPr>
                <w:delText>Equipment Size</w:delText>
              </w:r>
            </w:del>
          </w:p>
        </w:tc>
        <w:tc>
          <w:tcPr>
            <w:tcW w:w="1581" w:type="pct"/>
            <w:shd w:val="clear" w:color="auto" w:fill="D9D9D9" w:themeFill="background1" w:themeFillShade="D9"/>
            <w:vAlign w:val="center"/>
          </w:tcPr>
          <w:p w14:paraId="1F19C62D" w14:textId="72539957" w:rsidR="00813D53" w:rsidRPr="00BB7730" w:rsidDel="00693840" w:rsidRDefault="00010358" w:rsidP="0009339C">
            <w:pPr>
              <w:jc w:val="center"/>
              <w:rPr>
                <w:del w:id="2507" w:author="He Han" w:date="2026-10-23T09:20:00Z"/>
                <w:rFonts w:ascii="Times New Roman" w:eastAsia="仿宋_GB2312" w:hAnsi="Times New Roman" w:cs="Times New Roman"/>
                <w:b/>
                <w:color w:val="auto"/>
                <w:sz w:val="18"/>
                <w:szCs w:val="18"/>
              </w:rPr>
            </w:pPr>
            <w:del w:id="2508" w:author="He Han" w:date="2026-10-23T09:20:00Z">
              <w:r w:rsidRPr="00BB7730" w:rsidDel="00693840">
                <w:rPr>
                  <w:rFonts w:ascii="Times New Roman" w:eastAsia="仿宋_GB2312" w:hAnsi="Times New Roman" w:cs="Times New Roman"/>
                  <w:b/>
                  <w:color w:val="auto"/>
                  <w:sz w:val="18"/>
                  <w:szCs w:val="18"/>
                </w:rPr>
                <w:delText>MOC</w:delText>
              </w:r>
            </w:del>
          </w:p>
        </w:tc>
      </w:tr>
      <w:tr w:rsidR="00EE1557" w:rsidRPr="00BB7730" w:rsidDel="00693840" w14:paraId="40B33EF3" w14:textId="0A6340F6" w:rsidTr="00032BAE">
        <w:trPr>
          <w:trHeight w:val="620"/>
          <w:ins w:id="2509" w:author="Xuning Wei12232" w:date="2026-07-27T09:48:00Z"/>
          <w:del w:id="2510" w:author="He Han" w:date="2026-10-23T09:20:00Z"/>
        </w:trPr>
        <w:tc>
          <w:tcPr>
            <w:tcW w:w="744" w:type="pct"/>
            <w:vAlign w:val="center"/>
          </w:tcPr>
          <w:p w14:paraId="7F746737" w14:textId="27E2132E" w:rsidR="00EE1557" w:rsidRPr="00BB7730" w:rsidDel="00693840" w:rsidRDefault="00EE1557">
            <w:pPr>
              <w:jc w:val="center"/>
              <w:rPr>
                <w:ins w:id="2511" w:author="Xuning Wei12232" w:date="2026-07-27T09:48:00Z"/>
                <w:del w:id="2512" w:author="He Han" w:date="2026-10-23T09:20:00Z"/>
                <w:rFonts w:ascii="Times New Roman" w:hAnsi="Times New Roman" w:cs="Times New Roman"/>
                <w:color w:val="auto"/>
                <w:sz w:val="18"/>
                <w:szCs w:val="18"/>
                <w:shd w:val="clear" w:color="auto" w:fill="FFFFFF"/>
              </w:rPr>
              <w:pPrChange w:id="2513" w:author="He Han" w:date="2026-08-27T14:29:00Z">
                <w:pPr>
                  <w:framePr w:hSpace="180" w:wrap="around" w:vAnchor="text" w:hAnchor="text" w:xAlign="center" w:y="1"/>
                  <w:suppressOverlap/>
                  <w:jc w:val="both"/>
                </w:pPr>
              </w:pPrChange>
            </w:pPr>
            <w:ins w:id="2514" w:author="Xuning Wei12232" w:date="2026-07-27T09:48:00Z">
              <w:del w:id="2515" w:author="He Han" w:date="2026-10-23T09:20:00Z">
                <w:r w:rsidRPr="00BB7730" w:rsidDel="00693840">
                  <w:rPr>
                    <w:rFonts w:ascii="Times New Roman" w:hAnsi="Times New Roman" w:cs="Times New Roman"/>
                    <w:color w:val="auto"/>
                    <w:sz w:val="18"/>
                    <w:szCs w:val="18"/>
                    <w:shd w:val="clear" w:color="auto" w:fill="FFFFFF"/>
                  </w:rPr>
                  <w:delText>Glovebox</w:delText>
                </w:r>
              </w:del>
            </w:ins>
          </w:p>
        </w:tc>
        <w:tc>
          <w:tcPr>
            <w:tcW w:w="1084" w:type="pct"/>
            <w:vAlign w:val="center"/>
          </w:tcPr>
          <w:p w14:paraId="25E14F8D" w14:textId="433DF896" w:rsidR="00EE1557" w:rsidRPr="00BB7730" w:rsidDel="00693840" w:rsidRDefault="00EE1557" w:rsidP="00F13227">
            <w:pPr>
              <w:jc w:val="center"/>
              <w:rPr>
                <w:ins w:id="2516" w:author="Xuning Wei12232" w:date="2026-07-27T09:48:00Z"/>
                <w:del w:id="2517" w:author="He Han" w:date="2026-10-23T09:20:00Z"/>
                <w:rFonts w:ascii="Times New Roman" w:hAnsi="Times New Roman" w:cs="Times New Roman"/>
                <w:color w:val="0000FF"/>
                <w:sz w:val="18"/>
                <w:szCs w:val="18"/>
                <w:shd w:val="clear" w:color="auto" w:fill="FFFFFF"/>
              </w:rPr>
            </w:pPr>
            <w:ins w:id="2518" w:author="Xuning Wei12232" w:date="2026-07-27T09:48:00Z">
              <w:del w:id="2519" w:author="He Han" w:date="2026-10-23T09:20:00Z">
                <w:r w:rsidRPr="00BB7730" w:rsidDel="00693840">
                  <w:rPr>
                    <w:rFonts w:ascii="Times New Roman" w:hAnsi="Times New Roman" w:cs="Times New Roman"/>
                    <w:color w:val="0000FF"/>
                    <w:sz w:val="18"/>
                    <w:szCs w:val="18"/>
                    <w:shd w:val="clear" w:color="auto" w:fill="FFFFFF"/>
                  </w:rPr>
                  <w:delText>TJ4S-1200-GB01</w:delText>
                </w:r>
              </w:del>
            </w:ins>
          </w:p>
          <w:p w14:paraId="4FB59483" w14:textId="4A297EE9" w:rsidR="00EE1557" w:rsidRPr="00BB7730" w:rsidDel="00693840" w:rsidRDefault="00EE1557" w:rsidP="003871F3">
            <w:pPr>
              <w:jc w:val="center"/>
              <w:rPr>
                <w:ins w:id="2520" w:author="Xuning Wei12232" w:date="2026-07-27T09:48:00Z"/>
                <w:del w:id="2521" w:author="He Han" w:date="2026-10-23T09:20:00Z"/>
                <w:rFonts w:ascii="Times New Roman" w:hAnsi="Times New Roman" w:cs="Times New Roman"/>
                <w:color w:val="0000FF"/>
                <w:sz w:val="18"/>
                <w:szCs w:val="18"/>
                <w:shd w:val="clear" w:color="auto" w:fill="FFFFFF"/>
              </w:rPr>
            </w:pPr>
            <w:ins w:id="2522" w:author="Xuning Wei12232" w:date="2026-07-27T09:48:00Z">
              <w:del w:id="2523" w:author="He Han" w:date="2026-10-23T09:20:00Z">
                <w:r w:rsidRPr="00BB7730" w:rsidDel="00693840">
                  <w:rPr>
                    <w:rFonts w:ascii="Times New Roman" w:hAnsi="Times New Roman" w:cs="Times New Roman"/>
                    <w:color w:val="0000FF"/>
                    <w:sz w:val="18"/>
                    <w:szCs w:val="18"/>
                    <w:shd w:val="clear" w:color="auto" w:fill="FFFFFF"/>
                  </w:rPr>
                  <w:delText>TJ4S-1200-GB02</w:delText>
                </w:r>
              </w:del>
            </w:ins>
          </w:p>
          <w:p w14:paraId="040F3997" w14:textId="7302F382" w:rsidR="00EE1557" w:rsidRPr="00BB7730" w:rsidDel="00693840" w:rsidRDefault="00EE1557" w:rsidP="00A54EC0">
            <w:pPr>
              <w:jc w:val="center"/>
              <w:rPr>
                <w:ins w:id="2524" w:author="Xuning Wei12232" w:date="2026-07-27T09:48:00Z"/>
                <w:del w:id="2525" w:author="He Han" w:date="2026-10-23T09:20:00Z"/>
                <w:rFonts w:ascii="Times New Roman" w:hAnsi="Times New Roman" w:cs="Times New Roman"/>
                <w:color w:val="0000FF"/>
                <w:sz w:val="18"/>
                <w:szCs w:val="18"/>
                <w:shd w:val="clear" w:color="auto" w:fill="FFFFFF"/>
              </w:rPr>
            </w:pPr>
            <w:ins w:id="2526" w:author="Xuning Wei12232" w:date="2026-07-27T09:48:00Z">
              <w:del w:id="2527" w:author="He Han" w:date="2026-10-23T09:20:00Z">
                <w:r w:rsidRPr="00BB7730" w:rsidDel="00693840">
                  <w:rPr>
                    <w:rFonts w:ascii="Times New Roman" w:hAnsi="Times New Roman" w:cs="Times New Roman"/>
                    <w:color w:val="0000FF"/>
                    <w:sz w:val="18"/>
                    <w:szCs w:val="18"/>
                    <w:shd w:val="clear" w:color="auto" w:fill="FFFFFF"/>
                  </w:rPr>
                  <w:delText>TJ4S-1200-GB03</w:delText>
                </w:r>
              </w:del>
            </w:ins>
          </w:p>
          <w:p w14:paraId="2FA89FAB" w14:textId="0C46315B" w:rsidR="00EE1557" w:rsidRPr="00BB7730" w:rsidDel="00693840" w:rsidRDefault="00EE1557">
            <w:pPr>
              <w:jc w:val="center"/>
              <w:rPr>
                <w:ins w:id="2528" w:author="Xuning Wei12232" w:date="2026-07-27T09:48:00Z"/>
                <w:del w:id="2529" w:author="He Han" w:date="2026-10-23T09:20:00Z"/>
                <w:rFonts w:ascii="Times New Roman" w:hAnsi="Times New Roman" w:cs="Times New Roman"/>
                <w:color w:val="auto"/>
                <w:sz w:val="18"/>
                <w:szCs w:val="18"/>
                <w:shd w:val="clear" w:color="auto" w:fill="FFFFFF"/>
              </w:rPr>
              <w:pPrChange w:id="2530" w:author="He Han" w:date="2026-08-27T14:30:00Z">
                <w:pPr>
                  <w:framePr w:hSpace="180" w:wrap="around" w:vAnchor="text" w:hAnchor="text" w:xAlign="center" w:y="1"/>
                  <w:suppressOverlap/>
                  <w:jc w:val="both"/>
                </w:pPr>
              </w:pPrChange>
            </w:pPr>
            <w:ins w:id="2531" w:author="Xuning Wei12232" w:date="2026-07-27T09:48:00Z">
              <w:del w:id="2532" w:author="He Han" w:date="2026-10-23T09:20:00Z">
                <w:r w:rsidRPr="00BB7730" w:rsidDel="00693840">
                  <w:rPr>
                    <w:rFonts w:ascii="Times New Roman" w:hAnsi="Times New Roman" w:cs="Times New Roman"/>
                    <w:color w:val="0000FF"/>
                    <w:sz w:val="18"/>
                    <w:szCs w:val="18"/>
                    <w:shd w:val="clear" w:color="auto" w:fill="FFFFFF"/>
                  </w:rPr>
                  <w:delText>TJ4S-1200-GB05</w:delText>
                </w:r>
              </w:del>
            </w:ins>
          </w:p>
        </w:tc>
        <w:tc>
          <w:tcPr>
            <w:tcW w:w="1154" w:type="pct"/>
            <w:vAlign w:val="center"/>
          </w:tcPr>
          <w:p w14:paraId="7302322B" w14:textId="503DA19F" w:rsidR="00EE1557" w:rsidRPr="00BB7730" w:rsidDel="00693840" w:rsidRDefault="00EE1557">
            <w:pPr>
              <w:jc w:val="center"/>
              <w:rPr>
                <w:ins w:id="2533" w:author="Xuning Wei12232" w:date="2026-07-27T09:48:00Z"/>
                <w:del w:id="2534" w:author="He Han" w:date="2026-10-23T09:20:00Z"/>
                <w:rFonts w:ascii="Times New Roman" w:hAnsi="Times New Roman" w:cs="Times New Roman"/>
                <w:color w:val="auto"/>
                <w:sz w:val="18"/>
                <w:szCs w:val="18"/>
                <w:shd w:val="clear" w:color="auto" w:fill="FFFFFF"/>
              </w:rPr>
              <w:pPrChange w:id="2535" w:author="He Han" w:date="2026-10-22T14:28:00Z">
                <w:pPr>
                  <w:framePr w:hSpace="180" w:wrap="around" w:vAnchor="text" w:hAnchor="text" w:xAlign="center" w:y="1"/>
                  <w:suppressOverlap/>
                  <w:jc w:val="both"/>
                </w:pPr>
              </w:pPrChange>
            </w:pPr>
            <w:ins w:id="2536" w:author="Xuning Wei12232" w:date="2026-07-27T09:48:00Z">
              <w:del w:id="2537" w:author="He Han" w:date="2026-10-23T09:20:00Z">
                <w:r w:rsidRPr="00BB7730" w:rsidDel="00693840">
                  <w:rPr>
                    <w:rFonts w:ascii="Times New Roman" w:hAnsi="Times New Roman" w:cs="Times New Roman"/>
                    <w:color w:val="auto"/>
                    <w:sz w:val="18"/>
                    <w:szCs w:val="18"/>
                  </w:rPr>
                  <w:delText>Dispense</w:delText>
                </w:r>
                <w:r w:rsidRPr="00BB7730" w:rsidDel="00693840">
                  <w:rPr>
                    <w:rFonts w:ascii="Times New Roman" w:eastAsia="仿宋_GB2312" w:hAnsi="Times New Roman" w:cs="Times New Roman"/>
                    <w:sz w:val="18"/>
                    <w:szCs w:val="18"/>
                  </w:rPr>
                  <w:delText xml:space="preserve"> amino acid, </w:delText>
                </w:r>
              </w:del>
              <w:del w:id="2538" w:author="He Han" w:date="2026-10-12T09:54:00Z">
                <w:r w:rsidRPr="00BB7730" w:rsidDel="005F28DE">
                  <w:rPr>
                    <w:rFonts w:ascii="Times New Roman" w:eastAsia="仿宋_GB2312" w:hAnsi="Times New Roman" w:cs="Times New Roman"/>
                    <w:color w:val="00B0F0"/>
                    <w:sz w:val="18"/>
                    <w:szCs w:val="18"/>
                    <w:rPrChange w:id="2539" w:author="He Han" w:date="2026-10-12T10:06:00Z">
                      <w:rPr>
                        <w:rFonts w:ascii="Times New Roman" w:eastAsia="仿宋_GB2312" w:hAnsi="Times New Roman" w:cs="Times New Roman"/>
                        <w:sz w:val="18"/>
                        <w:szCs w:val="18"/>
                      </w:rPr>
                    </w:rPrChange>
                  </w:rPr>
                  <w:delText>Sieber Amide</w:delText>
                </w:r>
              </w:del>
              <w:del w:id="2540" w:author="He Han" w:date="2026-10-22T14:28:00Z">
                <w:r w:rsidRPr="00BB7730" w:rsidDel="000D576C">
                  <w:rPr>
                    <w:rFonts w:ascii="Times New Roman" w:eastAsia="仿宋_GB2312" w:hAnsi="Times New Roman" w:cs="Times New Roman"/>
                    <w:color w:val="00B0F0"/>
                    <w:sz w:val="18"/>
                    <w:szCs w:val="18"/>
                    <w:rPrChange w:id="2541" w:author="He Han" w:date="2026-10-12T10:06:00Z">
                      <w:rPr>
                        <w:rFonts w:ascii="Times New Roman" w:eastAsia="仿宋_GB2312" w:hAnsi="Times New Roman" w:cs="Times New Roman"/>
                        <w:sz w:val="18"/>
                        <w:szCs w:val="18"/>
                      </w:rPr>
                    </w:rPrChange>
                  </w:rPr>
                  <w:delText xml:space="preserve"> resin</w:delText>
                </w:r>
                <w:r w:rsidRPr="00BB7730" w:rsidDel="000D576C">
                  <w:rPr>
                    <w:rFonts w:ascii="Times New Roman" w:eastAsia="仿宋_GB2312" w:hAnsi="Times New Roman" w:cs="Times New Roman"/>
                    <w:sz w:val="18"/>
                    <w:szCs w:val="18"/>
                  </w:rPr>
                  <w:delText xml:space="preserve"> and</w:delText>
                </w:r>
              </w:del>
              <w:del w:id="2542" w:author="He Han" w:date="2026-10-23T09:20:00Z">
                <w:r w:rsidRPr="00BB7730" w:rsidDel="00693840">
                  <w:rPr>
                    <w:rFonts w:ascii="Times New Roman" w:eastAsia="仿宋_GB2312" w:hAnsi="Times New Roman" w:cs="Times New Roman"/>
                    <w:sz w:val="18"/>
                    <w:szCs w:val="18"/>
                  </w:rPr>
                  <w:delText xml:space="preserve"> Oxyma</w:delText>
                </w:r>
              </w:del>
            </w:ins>
          </w:p>
        </w:tc>
        <w:tc>
          <w:tcPr>
            <w:tcW w:w="437" w:type="pct"/>
            <w:vAlign w:val="center"/>
          </w:tcPr>
          <w:p w14:paraId="364B8DAA" w14:textId="05614C64" w:rsidR="00EE1557" w:rsidRPr="00BB7730" w:rsidDel="00693840" w:rsidRDefault="00EE1557">
            <w:pPr>
              <w:jc w:val="center"/>
              <w:rPr>
                <w:ins w:id="2543" w:author="Xuning Wei12232" w:date="2026-07-27T09:48:00Z"/>
                <w:del w:id="2544" w:author="He Han" w:date="2026-10-23T09:20:00Z"/>
                <w:rFonts w:ascii="Times New Roman" w:hAnsi="Times New Roman" w:cs="Times New Roman"/>
                <w:color w:val="auto"/>
                <w:sz w:val="18"/>
                <w:szCs w:val="18"/>
                <w:shd w:val="clear" w:color="auto" w:fill="FFFFFF"/>
              </w:rPr>
              <w:pPrChange w:id="2545" w:author="He Han" w:date="2026-08-27T14:30:00Z">
                <w:pPr>
                  <w:framePr w:hSpace="180" w:wrap="around" w:vAnchor="text" w:hAnchor="text" w:xAlign="center" w:y="1"/>
                  <w:suppressOverlap/>
                  <w:jc w:val="both"/>
                </w:pPr>
              </w:pPrChange>
            </w:pPr>
            <w:ins w:id="2546" w:author="Xuning Wei12232" w:date="2026-07-27T09:48:00Z">
              <w:del w:id="2547" w:author="He Han" w:date="2026-10-23T09:20:00Z">
                <w:r w:rsidRPr="00BB7730" w:rsidDel="00693840">
                  <w:rPr>
                    <w:rFonts w:ascii="Times New Roman" w:eastAsiaTheme="minorEastAsia" w:hAnsi="Times New Roman" w:cs="Times New Roman"/>
                    <w:color w:val="0000FF"/>
                    <w:sz w:val="18"/>
                    <w:szCs w:val="18"/>
                    <w:shd w:val="clear" w:color="auto" w:fill="FFFFFF"/>
                    <w:lang w:eastAsia="zh-CN"/>
                  </w:rPr>
                  <w:delText>50</w:delText>
                </w:r>
              </w:del>
            </w:ins>
            <w:ins w:id="2548" w:author="Johan Granander" w:date="2026-07-28T13:30:00Z">
              <w:del w:id="2549" w:author="He Han" w:date="2026-10-23T09:20:00Z">
                <w:r w:rsidR="00045CD1" w:rsidRPr="00BB7730" w:rsidDel="00693840">
                  <w:rPr>
                    <w:rFonts w:ascii="Times New Roman" w:eastAsiaTheme="minorEastAsia" w:hAnsi="Times New Roman" w:cs="Times New Roman"/>
                    <w:color w:val="0000FF"/>
                    <w:sz w:val="18"/>
                    <w:szCs w:val="18"/>
                    <w:shd w:val="clear" w:color="auto" w:fill="FFFFFF"/>
                    <w:lang w:eastAsia="zh-CN"/>
                  </w:rPr>
                  <w:delText xml:space="preserve"> </w:delText>
                </w:r>
              </w:del>
            </w:ins>
            <w:ins w:id="2550" w:author="Xuning Wei12232" w:date="2026-07-27T09:48:00Z">
              <w:del w:id="2551" w:author="He Han" w:date="2026-10-23T09:20:00Z">
                <w:r w:rsidRPr="00BB7730" w:rsidDel="00693840">
                  <w:rPr>
                    <w:rFonts w:ascii="Times New Roman" w:eastAsiaTheme="minorEastAsia" w:hAnsi="Times New Roman" w:cs="Times New Roman"/>
                    <w:color w:val="0000FF"/>
                    <w:sz w:val="18"/>
                    <w:szCs w:val="18"/>
                    <w:shd w:val="clear" w:color="auto" w:fill="FFFFFF"/>
                    <w:lang w:eastAsia="zh-CN"/>
                  </w:rPr>
                  <w:delText>L</w:delText>
                </w:r>
              </w:del>
            </w:ins>
          </w:p>
        </w:tc>
        <w:tc>
          <w:tcPr>
            <w:tcW w:w="1581" w:type="pct"/>
            <w:vAlign w:val="center"/>
          </w:tcPr>
          <w:p w14:paraId="4F88ECAB" w14:textId="430856BC" w:rsidR="00EE1557" w:rsidRPr="00BB7730" w:rsidDel="00693840" w:rsidRDefault="00ED598B" w:rsidP="00EE1557">
            <w:pPr>
              <w:rPr>
                <w:ins w:id="2552" w:author="Xuning Wei12232" w:date="2026-07-27T09:48:00Z"/>
                <w:del w:id="2553" w:author="He Han" w:date="2026-10-23T09:20:00Z"/>
                <w:rFonts w:ascii="Times New Roman" w:hAnsi="Times New Roman" w:cs="Times New Roman"/>
                <w:color w:val="0000FF"/>
                <w:sz w:val="18"/>
                <w:szCs w:val="18"/>
                <w:shd w:val="clear" w:color="auto" w:fill="FFFFFF"/>
                <w:rPrChange w:id="2554" w:author="Xuning Wei12232" w:date="2026-07-27T11:48:00Z">
                  <w:rPr>
                    <w:ins w:id="2555" w:author="Xuning Wei12232" w:date="2026-07-27T09:48:00Z"/>
                    <w:del w:id="2556" w:author="He Han" w:date="2026-10-23T09:20:00Z"/>
                    <w:rFonts w:ascii="Times New Roman" w:hAnsi="Times New Roman" w:cs="Times New Roman"/>
                    <w:color w:val="auto"/>
                    <w:sz w:val="18"/>
                    <w:szCs w:val="18"/>
                    <w:shd w:val="clear" w:color="auto" w:fill="FFFFFF"/>
                  </w:rPr>
                </w:rPrChange>
              </w:rPr>
            </w:pPr>
            <w:ins w:id="2557" w:author="Xuning Wei12232" w:date="2026-07-27T11:46:00Z">
              <w:del w:id="2558" w:author="He Han" w:date="2026-10-23T09:20:00Z">
                <w:r w:rsidRPr="00BB7730" w:rsidDel="00693840">
                  <w:rPr>
                    <w:rFonts w:ascii="Times New Roman" w:hAnsi="Times New Roman" w:cs="Times New Roman"/>
                    <w:color w:val="0000FF"/>
                    <w:sz w:val="18"/>
                    <w:szCs w:val="18"/>
                    <w:shd w:val="clear" w:color="auto" w:fill="FFFFFF"/>
                    <w:rPrChange w:id="2559" w:author="He Han" w:date="2026-10-22T15:26:00Z">
                      <w:rPr>
                        <w:rFonts w:ascii="Times New Roman" w:hAnsi="Times New Roman" w:cs="Times New Roman"/>
                        <w:color w:val="auto"/>
                        <w:sz w:val="18"/>
                        <w:szCs w:val="18"/>
                        <w:shd w:val="clear" w:color="auto" w:fill="FFFFFF"/>
                      </w:rPr>
                    </w:rPrChange>
                  </w:rPr>
                  <w:delText>I</w:delText>
                </w:r>
              </w:del>
            </w:ins>
            <w:ins w:id="2560" w:author="Xuning Wei12232" w:date="2026-07-27T09:48:00Z">
              <w:del w:id="2561" w:author="He Han" w:date="2026-10-23T09:20:00Z">
                <w:r w:rsidR="00EE1557" w:rsidRPr="00BB7730" w:rsidDel="00693840">
                  <w:rPr>
                    <w:rFonts w:ascii="Times New Roman" w:hAnsi="Times New Roman" w:cs="Times New Roman"/>
                    <w:color w:val="0000FF"/>
                    <w:sz w:val="18"/>
                    <w:szCs w:val="18"/>
                    <w:shd w:val="clear" w:color="auto" w:fill="FFFFFF"/>
                    <w:rPrChange w:id="2562" w:author="Xuning Wei12232" w:date="2026-07-27T11:48:00Z">
                      <w:rPr>
                        <w:rFonts w:ascii="Times New Roman" w:hAnsi="Times New Roman" w:cs="Times New Roman"/>
                        <w:color w:val="auto"/>
                        <w:sz w:val="18"/>
                        <w:szCs w:val="18"/>
                        <w:shd w:val="clear" w:color="auto" w:fill="FFFFFF"/>
                      </w:rPr>
                    </w:rPrChange>
                  </w:rPr>
                  <w:delText xml:space="preserve">nner surface, </w:delText>
                </w:r>
                <w:r w:rsidRPr="00BB7730" w:rsidDel="00693840">
                  <w:rPr>
                    <w:rFonts w:ascii="Times New Roman" w:hAnsi="Times New Roman" w:cs="Times New Roman"/>
                    <w:color w:val="0000FF"/>
                    <w:sz w:val="18"/>
                    <w:szCs w:val="18"/>
                    <w:shd w:val="clear" w:color="auto" w:fill="FFFFFF"/>
                    <w:rPrChange w:id="2563" w:author="Xuning Wei12232" w:date="2026-07-27T11:48:00Z">
                      <w:rPr>
                        <w:rFonts w:ascii="Times New Roman" w:hAnsi="Times New Roman" w:cs="Times New Roman"/>
                        <w:color w:val="auto"/>
                        <w:sz w:val="18"/>
                        <w:szCs w:val="18"/>
                        <w:shd w:val="clear" w:color="auto" w:fill="FFFFFF"/>
                      </w:rPr>
                    </w:rPrChange>
                  </w:rPr>
                  <w:delText>rigid connection piece</w:delText>
                </w:r>
              </w:del>
            </w:ins>
            <w:ins w:id="2564" w:author="Xuning Wei12232" w:date="2026-07-27T11:46:00Z">
              <w:del w:id="2565" w:author="He Han" w:date="2026-10-23T09:20:00Z">
                <w:r w:rsidRPr="00BB7730" w:rsidDel="00693840">
                  <w:rPr>
                    <w:rFonts w:ascii="Times New Roman" w:hAnsi="Times New Roman" w:cs="Times New Roman"/>
                    <w:color w:val="0000FF"/>
                    <w:sz w:val="18"/>
                    <w:szCs w:val="18"/>
                    <w:shd w:val="clear" w:color="auto" w:fill="FFFFFF"/>
                    <w:rPrChange w:id="2566" w:author="Xuning Wei12232" w:date="2026-07-27T11:48:00Z">
                      <w:rPr>
                        <w:rFonts w:ascii="Times New Roman" w:hAnsi="Times New Roman" w:cs="Times New Roman"/>
                        <w:color w:val="auto"/>
                        <w:sz w:val="18"/>
                        <w:szCs w:val="18"/>
                        <w:shd w:val="clear" w:color="auto" w:fill="FFFFFF"/>
                      </w:rPr>
                    </w:rPrChange>
                  </w:rPr>
                  <w:delText xml:space="preserve">: </w:delText>
                </w:r>
                <w:r w:rsidRPr="00BB7730" w:rsidDel="00693840">
                  <w:rPr>
                    <w:rFonts w:ascii="Times New Roman" w:hAnsi="Times New Roman" w:cs="Times New Roman"/>
                    <w:color w:val="0000FF"/>
                    <w:sz w:val="18"/>
                    <w:szCs w:val="18"/>
                    <w:shd w:val="clear" w:color="auto" w:fill="FFFFFF"/>
                    <w:rPrChange w:id="2567" w:author="Xuning Wei12232" w:date="2026-07-27T11:48:00Z">
                      <w:rPr>
                        <w:rFonts w:ascii="Times New Roman" w:hAnsi="Times New Roman" w:cs="Times New Roman"/>
                        <w:b/>
                        <w:color w:val="auto"/>
                        <w:sz w:val="18"/>
                        <w:szCs w:val="18"/>
                        <w:shd w:val="clear" w:color="auto" w:fill="FFFFFF"/>
                      </w:rPr>
                    </w:rPrChange>
                  </w:rPr>
                  <w:delText>316L</w:delText>
                </w:r>
              </w:del>
            </w:ins>
          </w:p>
          <w:p w14:paraId="52EC4CBD" w14:textId="407B202F" w:rsidR="00EE1557" w:rsidRPr="00BB7730" w:rsidDel="00693840" w:rsidRDefault="00ED598B" w:rsidP="00EE1557">
            <w:pPr>
              <w:rPr>
                <w:ins w:id="2568" w:author="Xuning Wei12232" w:date="2026-07-27T09:48:00Z"/>
                <w:del w:id="2569" w:author="He Han" w:date="2026-10-23T09:20:00Z"/>
                <w:rFonts w:ascii="Times New Roman" w:hAnsi="Times New Roman" w:cs="Times New Roman"/>
                <w:color w:val="0000FF"/>
                <w:sz w:val="18"/>
                <w:szCs w:val="18"/>
                <w:shd w:val="clear" w:color="auto" w:fill="FFFFFF"/>
                <w:lang w:val="sv-SE"/>
                <w:rPrChange w:id="2570" w:author="Xuning Wei12232" w:date="2026-07-27T11:48:00Z">
                  <w:rPr>
                    <w:ins w:id="2571" w:author="Xuning Wei12232" w:date="2026-07-27T09:48:00Z"/>
                    <w:del w:id="2572" w:author="He Han" w:date="2026-10-23T09:20:00Z"/>
                    <w:rFonts w:ascii="Times New Roman" w:hAnsi="Times New Roman" w:cs="Times New Roman"/>
                    <w:color w:val="auto"/>
                    <w:sz w:val="18"/>
                    <w:szCs w:val="18"/>
                    <w:shd w:val="clear" w:color="auto" w:fill="FFFFFF"/>
                    <w:lang w:val="sv-SE"/>
                  </w:rPr>
                </w:rPrChange>
              </w:rPr>
            </w:pPr>
            <w:ins w:id="2573" w:author="Xuning Wei12232" w:date="2026-07-27T11:46:00Z">
              <w:del w:id="2574" w:author="He Han" w:date="2026-10-23T09:20:00Z">
                <w:r w:rsidRPr="00BB7730" w:rsidDel="00693840">
                  <w:rPr>
                    <w:rFonts w:ascii="Times New Roman" w:hAnsi="Times New Roman" w:cs="Times New Roman"/>
                    <w:color w:val="0000FF"/>
                    <w:sz w:val="18"/>
                    <w:szCs w:val="18"/>
                    <w:shd w:val="clear" w:color="auto" w:fill="FFFFFF"/>
                    <w:lang w:val="sv-SE"/>
                    <w:rPrChange w:id="2575" w:author="Xuning Wei12232" w:date="2026-07-27T11:48:00Z">
                      <w:rPr>
                        <w:rFonts w:ascii="Times New Roman" w:hAnsi="Times New Roman" w:cs="Times New Roman"/>
                        <w:color w:val="auto"/>
                        <w:sz w:val="18"/>
                        <w:szCs w:val="18"/>
                        <w:shd w:val="clear" w:color="auto" w:fill="FFFFFF"/>
                        <w:lang w:val="sv-SE"/>
                      </w:rPr>
                    </w:rPrChange>
                  </w:rPr>
                  <w:delText>G</w:delText>
                </w:r>
              </w:del>
            </w:ins>
            <w:ins w:id="2576" w:author="Xuning Wei12232" w:date="2026-07-27T09:48:00Z">
              <w:del w:id="2577" w:author="He Han" w:date="2026-10-23T09:20:00Z">
                <w:r w:rsidRPr="00BB7730" w:rsidDel="00693840">
                  <w:rPr>
                    <w:rFonts w:ascii="Times New Roman" w:hAnsi="Times New Roman" w:cs="Times New Roman"/>
                    <w:color w:val="0000FF"/>
                    <w:sz w:val="18"/>
                    <w:szCs w:val="18"/>
                    <w:shd w:val="clear" w:color="auto" w:fill="FFFFFF"/>
                    <w:lang w:val="sv-SE"/>
                    <w:rPrChange w:id="2578" w:author="Xuning Wei12232" w:date="2026-07-27T11:48:00Z">
                      <w:rPr>
                        <w:rFonts w:ascii="Times New Roman" w:hAnsi="Times New Roman" w:cs="Times New Roman"/>
                        <w:color w:val="auto"/>
                        <w:sz w:val="18"/>
                        <w:szCs w:val="18"/>
                        <w:shd w:val="clear" w:color="auto" w:fill="FFFFFF"/>
                        <w:lang w:val="sv-SE"/>
                      </w:rPr>
                    </w:rPrChange>
                  </w:rPr>
                  <w:delText>asket</w:delText>
                </w:r>
              </w:del>
            </w:ins>
            <w:ins w:id="2579" w:author="Xuning Wei12232" w:date="2026-07-27T11:46:00Z">
              <w:del w:id="2580" w:author="He Han" w:date="2026-10-23T09:20:00Z">
                <w:r w:rsidRPr="00BB7730" w:rsidDel="00693840">
                  <w:rPr>
                    <w:rFonts w:ascii="Times New Roman" w:hAnsi="Times New Roman" w:cs="Times New Roman"/>
                    <w:color w:val="0000FF"/>
                    <w:sz w:val="18"/>
                    <w:szCs w:val="18"/>
                    <w:shd w:val="clear" w:color="auto" w:fill="FFFFFF"/>
                    <w:lang w:val="sv-SE"/>
                    <w:rPrChange w:id="2581" w:author="Xuning Wei12232" w:date="2026-07-27T11:48:00Z">
                      <w:rPr>
                        <w:rFonts w:ascii="Times New Roman" w:hAnsi="Times New Roman" w:cs="Times New Roman"/>
                        <w:color w:val="auto"/>
                        <w:sz w:val="18"/>
                        <w:szCs w:val="18"/>
                        <w:shd w:val="clear" w:color="auto" w:fill="FFFFFF"/>
                        <w:lang w:val="sv-SE"/>
                      </w:rPr>
                    </w:rPrChange>
                  </w:rPr>
                  <w:delText>:</w:delText>
                </w:r>
                <w:r w:rsidRPr="00BB7730" w:rsidDel="00693840">
                  <w:rPr>
                    <w:rFonts w:ascii="Times New Roman" w:hAnsi="Times New Roman" w:cs="Times New Roman"/>
                    <w:color w:val="0000FF"/>
                    <w:sz w:val="18"/>
                    <w:szCs w:val="18"/>
                    <w:shd w:val="clear" w:color="auto" w:fill="FFFFFF"/>
                    <w:lang w:val="sv-SE"/>
                    <w:rPrChange w:id="2582" w:author="Xuning Wei12232" w:date="2026-07-27T11:48:00Z">
                      <w:rPr>
                        <w:rFonts w:ascii="Times New Roman" w:hAnsi="Times New Roman" w:cs="Times New Roman"/>
                        <w:b/>
                        <w:color w:val="auto"/>
                        <w:sz w:val="18"/>
                        <w:szCs w:val="18"/>
                        <w:shd w:val="clear" w:color="auto" w:fill="FFFFFF"/>
                        <w:lang w:val="sv-SE"/>
                      </w:rPr>
                    </w:rPrChange>
                  </w:rPr>
                  <w:delText xml:space="preserve"> PTFE</w:delText>
                </w:r>
                <w:r w:rsidRPr="00BB7730" w:rsidDel="00693840">
                  <w:rPr>
                    <w:rFonts w:ascii="Times New Roman" w:hAnsi="Times New Roman" w:cs="Times New Roman"/>
                    <w:color w:val="0000FF"/>
                    <w:sz w:val="18"/>
                    <w:szCs w:val="18"/>
                    <w:shd w:val="clear" w:color="auto" w:fill="FFFFFF"/>
                    <w:lang w:val="sv-SE"/>
                    <w:rPrChange w:id="2583" w:author="Xuning Wei12232" w:date="2026-07-27T11:48:00Z">
                      <w:rPr>
                        <w:rFonts w:ascii="Times New Roman" w:hAnsi="Times New Roman" w:cs="Times New Roman"/>
                        <w:color w:val="auto"/>
                        <w:sz w:val="18"/>
                        <w:szCs w:val="18"/>
                        <w:shd w:val="clear" w:color="auto" w:fill="FFFFFF"/>
                        <w:lang w:val="sv-SE"/>
                      </w:rPr>
                    </w:rPrChange>
                  </w:rPr>
                  <w:delText xml:space="preserve"> </w:delText>
                </w:r>
              </w:del>
            </w:ins>
          </w:p>
          <w:p w14:paraId="4E48C8B9" w14:textId="7384F0D7" w:rsidR="00EE1557" w:rsidRPr="00BB7730" w:rsidDel="00693840" w:rsidRDefault="00ED598B" w:rsidP="00EE1557">
            <w:pPr>
              <w:rPr>
                <w:ins w:id="2584" w:author="Xuning Wei12232" w:date="2026-07-27T09:48:00Z"/>
                <w:del w:id="2585" w:author="He Han" w:date="2026-10-23T09:20:00Z"/>
                <w:rFonts w:ascii="Times New Roman" w:eastAsiaTheme="minorEastAsia" w:hAnsi="Times New Roman" w:cs="Times New Roman"/>
                <w:color w:val="0000FF"/>
                <w:sz w:val="18"/>
                <w:szCs w:val="18"/>
                <w:shd w:val="clear" w:color="auto" w:fill="FFFFFF"/>
                <w:lang w:val="sv-SE" w:eastAsia="zh-CN"/>
                <w:rPrChange w:id="2586" w:author="Xuning Wei12232" w:date="2026-07-27T11:48:00Z">
                  <w:rPr>
                    <w:ins w:id="2587" w:author="Xuning Wei12232" w:date="2026-07-27T09:48:00Z"/>
                    <w:del w:id="2588" w:author="He Han" w:date="2026-10-23T09:20:00Z"/>
                    <w:rFonts w:ascii="Times New Roman" w:eastAsiaTheme="minorEastAsia" w:hAnsi="Times New Roman" w:cs="Times New Roman"/>
                    <w:color w:val="auto"/>
                    <w:sz w:val="18"/>
                    <w:szCs w:val="18"/>
                    <w:shd w:val="clear" w:color="auto" w:fill="FFFFFF"/>
                    <w:lang w:val="sv-SE" w:eastAsia="zh-CN"/>
                  </w:rPr>
                </w:rPrChange>
              </w:rPr>
            </w:pPr>
            <w:ins w:id="2589" w:author="Xuning Wei12232" w:date="2026-07-27T11:47:00Z">
              <w:del w:id="2590" w:author="He Han" w:date="2026-10-23T09:20:00Z">
                <w:r w:rsidRPr="00BB7730" w:rsidDel="00693840">
                  <w:rPr>
                    <w:rFonts w:ascii="Times New Roman" w:hAnsi="Times New Roman" w:cs="Times New Roman"/>
                    <w:color w:val="0000FF"/>
                    <w:sz w:val="18"/>
                    <w:szCs w:val="18"/>
                    <w:shd w:val="clear" w:color="auto" w:fill="FFFFFF"/>
                    <w:lang w:val="sv-SE"/>
                    <w:rPrChange w:id="2591" w:author="Xuning Wei12232" w:date="2026-07-27T11:48:00Z">
                      <w:rPr>
                        <w:rFonts w:ascii="Times New Roman" w:hAnsi="Times New Roman" w:cs="Times New Roman"/>
                        <w:color w:val="auto"/>
                        <w:sz w:val="18"/>
                        <w:szCs w:val="18"/>
                        <w:shd w:val="clear" w:color="auto" w:fill="FFFFFF"/>
                        <w:lang w:val="sv-SE"/>
                      </w:rPr>
                    </w:rPrChange>
                  </w:rPr>
                  <w:delText>S</w:delText>
                </w:r>
              </w:del>
            </w:ins>
            <w:ins w:id="2592" w:author="Xuning Wei12232" w:date="2026-07-27T09:48:00Z">
              <w:del w:id="2593" w:author="He Han" w:date="2026-10-23T09:20:00Z">
                <w:r w:rsidR="00EE1557" w:rsidRPr="00BB7730" w:rsidDel="00693840">
                  <w:rPr>
                    <w:rFonts w:ascii="Times New Roman" w:hAnsi="Times New Roman" w:cs="Times New Roman"/>
                    <w:color w:val="0000FF"/>
                    <w:sz w:val="18"/>
                    <w:szCs w:val="18"/>
                    <w:shd w:val="clear" w:color="auto" w:fill="FFFFFF"/>
                    <w:lang w:val="sv-SE"/>
                    <w:rPrChange w:id="2594" w:author="Xuning Wei12232" w:date="2026-07-27T11:48:00Z">
                      <w:rPr>
                        <w:rFonts w:ascii="Times New Roman" w:hAnsi="Times New Roman" w:cs="Times New Roman"/>
                        <w:color w:val="auto"/>
                        <w:sz w:val="18"/>
                        <w:szCs w:val="18"/>
                        <w:shd w:val="clear" w:color="auto" w:fill="FFFFFF"/>
                        <w:lang w:val="sv-SE"/>
                      </w:rPr>
                    </w:rPrChange>
                  </w:rPr>
                  <w:delText>ight glass</w:delText>
                </w:r>
              </w:del>
            </w:ins>
            <w:ins w:id="2595" w:author="Xuning Wei12232" w:date="2026-07-27T11:47:00Z">
              <w:del w:id="2596" w:author="He Han" w:date="2026-10-23T09:20:00Z">
                <w:r w:rsidRPr="00BB7730" w:rsidDel="00693840">
                  <w:rPr>
                    <w:rFonts w:ascii="Times New Roman" w:eastAsiaTheme="minorEastAsia" w:hAnsi="Times New Roman" w:cs="Times New Roman"/>
                    <w:color w:val="0000FF"/>
                    <w:sz w:val="18"/>
                    <w:szCs w:val="18"/>
                    <w:shd w:val="clear" w:color="auto" w:fill="FFFFFF"/>
                    <w:lang w:val="sv-SE" w:eastAsia="zh-CN"/>
                    <w:rPrChange w:id="2597" w:author="Xuning Wei12232" w:date="2026-07-27T11:48:00Z">
                      <w:rPr>
                        <w:rFonts w:ascii="Times New Roman" w:eastAsiaTheme="minorEastAsia" w:hAnsi="Times New Roman" w:cs="Times New Roman"/>
                        <w:color w:val="auto"/>
                        <w:sz w:val="18"/>
                        <w:szCs w:val="18"/>
                        <w:shd w:val="clear" w:color="auto" w:fill="FFFFFF"/>
                        <w:lang w:val="sv-SE" w:eastAsia="zh-CN"/>
                      </w:rPr>
                    </w:rPrChange>
                  </w:rPr>
                  <w:delText>:</w:delText>
                </w:r>
                <w:r w:rsidRPr="00BB7730" w:rsidDel="00693840">
                  <w:rPr>
                    <w:rFonts w:ascii="Times New Roman" w:hAnsi="Times New Roman" w:cs="Times New Roman"/>
                    <w:color w:val="0000FF"/>
                    <w:sz w:val="18"/>
                    <w:szCs w:val="18"/>
                    <w:shd w:val="clear" w:color="auto" w:fill="FFFFFF"/>
                    <w:lang w:val="sv-SE"/>
                    <w:rPrChange w:id="2598" w:author="Xuning Wei12232" w:date="2026-07-27T11:48:00Z">
                      <w:rPr>
                        <w:rFonts w:ascii="Times New Roman" w:hAnsi="Times New Roman" w:cs="Times New Roman"/>
                        <w:b/>
                        <w:color w:val="auto"/>
                        <w:sz w:val="18"/>
                        <w:szCs w:val="18"/>
                        <w:shd w:val="clear" w:color="auto" w:fill="FFFFFF"/>
                        <w:lang w:val="sv-SE"/>
                      </w:rPr>
                    </w:rPrChange>
                  </w:rPr>
                  <w:delText>G</w:delText>
                </w:r>
                <w:r w:rsidRPr="00BB7730" w:rsidDel="00693840">
                  <w:rPr>
                    <w:rFonts w:ascii="Times New Roman" w:hAnsi="Times New Roman" w:cs="Times New Roman"/>
                    <w:color w:val="0000FF"/>
                    <w:sz w:val="18"/>
                    <w:szCs w:val="18"/>
                    <w:shd w:val="clear" w:color="auto" w:fill="FFFFFF"/>
                    <w:lang w:val="sv-SE"/>
                    <w:rPrChange w:id="2599" w:author="Xuning Wei12232" w:date="2026-07-27T11:48:00Z">
                      <w:rPr>
                        <w:rFonts w:ascii="Times New Roman" w:hAnsi="Times New Roman" w:cs="Times New Roman"/>
                        <w:b/>
                        <w:color w:val="0000FF"/>
                        <w:sz w:val="18"/>
                        <w:szCs w:val="18"/>
                        <w:shd w:val="clear" w:color="auto" w:fill="FFFFFF"/>
                        <w:lang w:val="sv-SE"/>
                      </w:rPr>
                    </w:rPrChange>
                  </w:rPr>
                  <w:delText>lass</w:delText>
                </w:r>
                <w:r w:rsidRPr="00BB7730" w:rsidDel="00693840">
                  <w:rPr>
                    <w:rFonts w:ascii="Times New Roman" w:hAnsi="Times New Roman" w:cs="Times New Roman"/>
                    <w:color w:val="0000FF"/>
                    <w:sz w:val="18"/>
                    <w:szCs w:val="18"/>
                    <w:shd w:val="clear" w:color="auto" w:fill="FFFFFF"/>
                    <w:lang w:val="sv-SE"/>
                    <w:rPrChange w:id="2600" w:author="Xuning Wei12232" w:date="2026-07-27T11:48:00Z">
                      <w:rPr>
                        <w:rFonts w:ascii="Times New Roman" w:hAnsi="Times New Roman" w:cs="Times New Roman"/>
                        <w:color w:val="auto"/>
                        <w:sz w:val="18"/>
                        <w:szCs w:val="18"/>
                        <w:shd w:val="clear" w:color="auto" w:fill="FFFFFF"/>
                        <w:lang w:val="sv-SE"/>
                      </w:rPr>
                    </w:rPrChange>
                  </w:rPr>
                  <w:delText xml:space="preserve"> </w:delText>
                </w:r>
              </w:del>
            </w:ins>
          </w:p>
          <w:p w14:paraId="6B53B70B" w14:textId="1F9B211E" w:rsidR="00EE1557" w:rsidRPr="00BB7730" w:rsidDel="00693840" w:rsidRDefault="00CE01D9" w:rsidP="00EE1557">
            <w:pPr>
              <w:rPr>
                <w:ins w:id="2601" w:author="Xuning Wei12232" w:date="2026-07-27T09:48:00Z"/>
                <w:del w:id="2602" w:author="He Han" w:date="2026-10-23T09:20:00Z"/>
                <w:rFonts w:ascii="Times New Roman" w:hAnsi="Times New Roman" w:cs="Times New Roman"/>
                <w:color w:val="FF0000"/>
                <w:sz w:val="18"/>
                <w:szCs w:val="18"/>
                <w:shd w:val="clear" w:color="auto" w:fill="FFFFFF"/>
                <w:rPrChange w:id="2603" w:author="Xuning Wei12232" w:date="2026-09-05T20:25:00Z">
                  <w:rPr>
                    <w:ins w:id="2604" w:author="Xuning Wei12232" w:date="2026-07-27T09:48:00Z"/>
                    <w:del w:id="2605" w:author="He Han" w:date="2026-10-23T09:20:00Z"/>
                    <w:rFonts w:ascii="Times New Roman" w:eastAsiaTheme="minorEastAsia" w:hAnsi="Times New Roman" w:cs="Times New Roman"/>
                    <w:b/>
                    <w:color w:val="auto"/>
                    <w:sz w:val="18"/>
                    <w:szCs w:val="18"/>
                    <w:shd w:val="clear" w:color="auto" w:fill="FFFFFF"/>
                    <w:lang w:eastAsia="zh-CN"/>
                  </w:rPr>
                </w:rPrChange>
              </w:rPr>
            </w:pPr>
            <w:ins w:id="2606" w:author="Xuning Wei12232" w:date="2026-09-05T20:26:00Z">
              <w:del w:id="2607" w:author="He Han" w:date="2026-10-23T09:20:00Z">
                <w:r w:rsidRPr="00BB7730" w:rsidDel="00693840">
                  <w:rPr>
                    <w:rFonts w:ascii="Times New Roman" w:hAnsi="Times New Roman" w:cs="Times New Roman"/>
                    <w:color w:val="0000FF"/>
                    <w:sz w:val="18"/>
                    <w:szCs w:val="18"/>
                    <w:shd w:val="clear" w:color="auto" w:fill="FFFFFF"/>
                  </w:rPr>
                  <w:delText xml:space="preserve">Dispensing scoop: </w:delText>
                </w:r>
              </w:del>
            </w:ins>
            <w:ins w:id="2608" w:author="Xuning Wei12232" w:date="2026-09-05T20:25:00Z">
              <w:del w:id="2609" w:author="He Han" w:date="2026-10-21T14:54:00Z">
                <w:r w:rsidRPr="00BB7730" w:rsidDel="00C5742F">
                  <w:rPr>
                    <w:rFonts w:ascii="Times New Roman" w:hAnsi="Times New Roman" w:cs="Times New Roman"/>
                    <w:color w:val="FF0000"/>
                    <w:sz w:val="18"/>
                    <w:szCs w:val="18"/>
                    <w:shd w:val="clear" w:color="auto" w:fill="FFFFFF"/>
                  </w:rPr>
                  <w:delText>304 SS</w:delText>
                </w:r>
              </w:del>
            </w:ins>
          </w:p>
          <w:p w14:paraId="05A216B6" w14:textId="0D41CA20" w:rsidR="00EE1557" w:rsidRPr="00BB7730" w:rsidDel="00693840" w:rsidRDefault="00ED598B" w:rsidP="00EE1557">
            <w:pPr>
              <w:rPr>
                <w:ins w:id="2610" w:author="Xuning Wei12232" w:date="2026-07-27T09:48:00Z"/>
                <w:del w:id="2611" w:author="He Han" w:date="2026-10-23T09:20:00Z"/>
                <w:rFonts w:ascii="Times New Roman" w:hAnsi="Times New Roman" w:cs="Times New Roman"/>
                <w:color w:val="0000FF"/>
                <w:sz w:val="18"/>
                <w:szCs w:val="18"/>
                <w:shd w:val="clear" w:color="auto" w:fill="FFFFFF"/>
                <w:rPrChange w:id="2612" w:author="Xuning Wei12232" w:date="2026-07-27T11:48:00Z">
                  <w:rPr>
                    <w:ins w:id="2613" w:author="Xuning Wei12232" w:date="2026-07-27T09:48:00Z"/>
                    <w:del w:id="2614" w:author="He Han" w:date="2026-10-23T09:20:00Z"/>
                    <w:rFonts w:ascii="Times New Roman" w:hAnsi="Times New Roman" w:cs="Times New Roman"/>
                    <w:color w:val="auto"/>
                    <w:sz w:val="18"/>
                    <w:szCs w:val="18"/>
                    <w:shd w:val="clear" w:color="auto" w:fill="FFFFFF"/>
                  </w:rPr>
                </w:rPrChange>
              </w:rPr>
            </w:pPr>
            <w:ins w:id="2615" w:author="Xuning Wei12232" w:date="2026-07-27T11:47:00Z">
              <w:del w:id="2616" w:author="He Han" w:date="2026-10-23T09:20:00Z">
                <w:r w:rsidRPr="00BB7730" w:rsidDel="00693840">
                  <w:rPr>
                    <w:rFonts w:ascii="Times New Roman" w:hAnsi="Times New Roman" w:cs="Times New Roman"/>
                    <w:color w:val="0000FF"/>
                    <w:sz w:val="18"/>
                    <w:szCs w:val="18"/>
                    <w:shd w:val="clear" w:color="auto" w:fill="FFFFFF"/>
                    <w:rPrChange w:id="2617" w:author="Xuning Wei12232" w:date="2026-07-27T11:48:00Z">
                      <w:rPr>
                        <w:rFonts w:ascii="Times New Roman" w:hAnsi="Times New Roman" w:cs="Times New Roman"/>
                        <w:color w:val="auto"/>
                        <w:sz w:val="18"/>
                        <w:szCs w:val="18"/>
                        <w:shd w:val="clear" w:color="auto" w:fill="FFFFFF"/>
                      </w:rPr>
                    </w:rPrChange>
                  </w:rPr>
                  <w:delText>F</w:delText>
                </w:r>
              </w:del>
            </w:ins>
            <w:ins w:id="2618" w:author="Xuning Wei12232" w:date="2026-07-27T09:48:00Z">
              <w:del w:id="2619" w:author="He Han" w:date="2026-10-23T09:20:00Z">
                <w:r w:rsidR="00EE1557" w:rsidRPr="00BB7730" w:rsidDel="00693840">
                  <w:rPr>
                    <w:rFonts w:ascii="Times New Roman" w:hAnsi="Times New Roman" w:cs="Times New Roman"/>
                    <w:color w:val="0000FF"/>
                    <w:sz w:val="18"/>
                    <w:szCs w:val="18"/>
                    <w:shd w:val="clear" w:color="auto" w:fill="FFFFFF"/>
                    <w:rPrChange w:id="2620" w:author="Xuning Wei12232" w:date="2026-07-27T11:48:00Z">
                      <w:rPr>
                        <w:rFonts w:ascii="Times New Roman" w:hAnsi="Times New Roman" w:cs="Times New Roman"/>
                        <w:color w:val="auto"/>
                        <w:sz w:val="18"/>
                        <w:szCs w:val="18"/>
                        <w:shd w:val="clear" w:color="auto" w:fill="FFFFFF"/>
                      </w:rPr>
                    </w:rPrChange>
                  </w:rPr>
                  <w:delText xml:space="preserve">ilter </w:delText>
                </w:r>
                <w:r w:rsidR="00EE1557" w:rsidRPr="00BB7730" w:rsidDel="00693840">
                  <w:rPr>
                    <w:rFonts w:ascii="Times New Roman" w:hAnsi="Times New Roman" w:cs="Times New Roman"/>
                    <w:color w:val="0000FF"/>
                    <w:sz w:val="18"/>
                    <w:szCs w:val="18"/>
                    <w:shd w:val="clear" w:color="auto" w:fill="FFFFFF"/>
                  </w:rPr>
                  <w:delText>cartridg</w:delText>
                </w:r>
                <w:r w:rsidR="00EE1557" w:rsidRPr="00BB7730" w:rsidDel="00693840">
                  <w:rPr>
                    <w:rFonts w:ascii="Times New Roman" w:hAnsi="Times New Roman" w:cs="Times New Roman"/>
                    <w:color w:val="0000FF"/>
                    <w:sz w:val="18"/>
                    <w:szCs w:val="18"/>
                  </w:rPr>
                  <w:delText>e</w:delText>
                </w:r>
              </w:del>
            </w:ins>
            <w:ins w:id="2621" w:author="Xuning Wei12232" w:date="2026-07-27T11:47:00Z">
              <w:del w:id="2622" w:author="He Han" w:date="2026-10-23T09:20:00Z">
                <w:r w:rsidRPr="00BB7730" w:rsidDel="00693840">
                  <w:rPr>
                    <w:rFonts w:ascii="Times New Roman" w:hAnsi="Times New Roman" w:cs="Times New Roman"/>
                    <w:color w:val="0000FF"/>
                    <w:sz w:val="18"/>
                    <w:szCs w:val="18"/>
                    <w:rPrChange w:id="2623" w:author="Xuning Wei12232" w:date="2026-07-27T11:48:00Z">
                      <w:rPr>
                        <w:rFonts w:ascii="Times New Roman" w:hAnsi="Times New Roman" w:cs="Times New Roman"/>
                        <w:color w:val="auto"/>
                        <w:sz w:val="18"/>
                        <w:szCs w:val="18"/>
                      </w:rPr>
                    </w:rPrChange>
                  </w:rPr>
                  <w:delText>:</w:delText>
                </w:r>
                <w:r w:rsidRPr="00BB7730" w:rsidDel="00693840">
                  <w:rPr>
                    <w:rFonts w:ascii="Times New Roman" w:hAnsi="Times New Roman" w:cs="Times New Roman"/>
                    <w:color w:val="0000FF"/>
                    <w:sz w:val="18"/>
                    <w:szCs w:val="18"/>
                    <w:shd w:val="clear" w:color="auto" w:fill="FFFFFF"/>
                    <w:rPrChange w:id="2624" w:author="Xuning Wei12232" w:date="2026-07-27T11:48:00Z">
                      <w:rPr>
                        <w:rFonts w:ascii="Times New Roman" w:hAnsi="Times New Roman" w:cs="Times New Roman"/>
                        <w:b/>
                        <w:color w:val="auto"/>
                        <w:sz w:val="18"/>
                        <w:szCs w:val="18"/>
                        <w:shd w:val="clear" w:color="auto" w:fill="FFFFFF"/>
                      </w:rPr>
                    </w:rPrChange>
                  </w:rPr>
                  <w:delText xml:space="preserve"> PP</w:delText>
                </w:r>
                <w:r w:rsidRPr="00BB7730" w:rsidDel="00693840">
                  <w:rPr>
                    <w:rFonts w:ascii="Times New Roman" w:hAnsi="Times New Roman" w:cs="Times New Roman"/>
                    <w:color w:val="0000FF"/>
                    <w:sz w:val="18"/>
                    <w:szCs w:val="18"/>
                    <w:shd w:val="clear" w:color="auto" w:fill="FFFFFF"/>
                    <w:rPrChange w:id="2625" w:author="Xuning Wei12232" w:date="2026-07-27T11:48:00Z">
                      <w:rPr>
                        <w:rFonts w:ascii="Times New Roman" w:hAnsi="Times New Roman" w:cs="Times New Roman"/>
                        <w:color w:val="auto"/>
                        <w:sz w:val="18"/>
                        <w:szCs w:val="18"/>
                        <w:shd w:val="clear" w:color="auto" w:fill="FFFFFF"/>
                      </w:rPr>
                    </w:rPrChange>
                  </w:rPr>
                  <w:delText xml:space="preserve"> </w:delText>
                </w:r>
              </w:del>
            </w:ins>
          </w:p>
          <w:p w14:paraId="0B8677EC" w14:textId="3C75B310" w:rsidR="00EE1557" w:rsidRPr="00BB7730" w:rsidDel="00693840" w:rsidRDefault="00ED598B" w:rsidP="00EE1557">
            <w:pPr>
              <w:jc w:val="both"/>
              <w:rPr>
                <w:ins w:id="2626" w:author="Xuning Wei12232" w:date="2026-07-27T09:48:00Z"/>
                <w:del w:id="2627" w:author="He Han" w:date="2026-10-23T09:20:00Z"/>
                <w:rFonts w:ascii="Times New Roman" w:hAnsi="Times New Roman" w:cs="Times New Roman"/>
                <w:color w:val="auto"/>
                <w:sz w:val="18"/>
                <w:szCs w:val="18"/>
                <w:shd w:val="clear" w:color="auto" w:fill="FFFFFF"/>
              </w:rPr>
            </w:pPr>
            <w:ins w:id="2628" w:author="Xuning Wei12232" w:date="2026-07-27T11:47:00Z">
              <w:del w:id="2629" w:author="He Han" w:date="2026-10-23T09:20:00Z">
                <w:r w:rsidRPr="00BB7730" w:rsidDel="00693840">
                  <w:rPr>
                    <w:rFonts w:ascii="Times New Roman" w:hAnsi="Times New Roman" w:cs="Times New Roman"/>
                    <w:color w:val="0000FF"/>
                    <w:sz w:val="18"/>
                    <w:szCs w:val="18"/>
                    <w:shd w:val="clear" w:color="auto" w:fill="FFFFFF"/>
                    <w:rPrChange w:id="2630" w:author="Xuning Wei12232" w:date="2026-07-27T11:48:00Z">
                      <w:rPr>
                        <w:rFonts w:ascii="Times New Roman" w:hAnsi="Times New Roman" w:cs="Times New Roman"/>
                        <w:color w:val="auto"/>
                        <w:sz w:val="18"/>
                        <w:szCs w:val="18"/>
                        <w:shd w:val="clear" w:color="auto" w:fill="FFFFFF"/>
                      </w:rPr>
                    </w:rPrChange>
                  </w:rPr>
                  <w:delText>G</w:delText>
                </w:r>
              </w:del>
            </w:ins>
            <w:ins w:id="2631" w:author="Xuning Wei12232" w:date="2026-07-27T09:48:00Z">
              <w:del w:id="2632" w:author="He Han" w:date="2026-10-23T09:20:00Z">
                <w:r w:rsidRPr="00BB7730" w:rsidDel="00693840">
                  <w:rPr>
                    <w:rFonts w:ascii="Times New Roman" w:hAnsi="Times New Roman" w:cs="Times New Roman"/>
                    <w:color w:val="0000FF"/>
                    <w:sz w:val="18"/>
                    <w:szCs w:val="18"/>
                    <w:shd w:val="clear" w:color="auto" w:fill="FFFFFF"/>
                    <w:rPrChange w:id="2633" w:author="Xuning Wei12232" w:date="2026-07-27T11:48:00Z">
                      <w:rPr>
                        <w:rFonts w:ascii="Times New Roman" w:hAnsi="Times New Roman" w:cs="Times New Roman"/>
                        <w:color w:val="auto"/>
                        <w:sz w:val="18"/>
                        <w:szCs w:val="18"/>
                        <w:shd w:val="clear" w:color="auto" w:fill="FFFFFF"/>
                      </w:rPr>
                    </w:rPrChange>
                  </w:rPr>
                  <w:delText>loves</w:delText>
                </w:r>
              </w:del>
            </w:ins>
            <w:ins w:id="2634" w:author="Xuning Wei12232" w:date="2026-07-27T11:47:00Z">
              <w:del w:id="2635" w:author="He Han" w:date="2026-10-23T09:20:00Z">
                <w:r w:rsidRPr="00BB7730" w:rsidDel="00693840">
                  <w:rPr>
                    <w:rFonts w:ascii="Times New Roman" w:hAnsi="Times New Roman" w:cs="Times New Roman"/>
                    <w:color w:val="0000FF"/>
                    <w:sz w:val="18"/>
                    <w:szCs w:val="18"/>
                    <w:shd w:val="clear" w:color="auto" w:fill="FFFFFF"/>
                    <w:rPrChange w:id="2636" w:author="Xuning Wei12232" w:date="2026-07-27T11:48:00Z">
                      <w:rPr>
                        <w:rFonts w:ascii="Times New Roman" w:hAnsi="Times New Roman" w:cs="Times New Roman"/>
                        <w:color w:val="auto"/>
                        <w:sz w:val="18"/>
                        <w:szCs w:val="18"/>
                        <w:shd w:val="clear" w:color="auto" w:fill="FFFFFF"/>
                      </w:rPr>
                    </w:rPrChange>
                  </w:rPr>
                  <w:delText xml:space="preserve">: </w:delText>
                </w:r>
              </w:del>
              <w:del w:id="2637" w:author="He Han" w:date="2026-10-21T14:43:00Z">
                <w:r w:rsidRPr="00BB7730" w:rsidDel="00DB50AD">
                  <w:rPr>
                    <w:rFonts w:ascii="Times New Roman" w:hAnsi="Times New Roman" w:cs="Times New Roman"/>
                    <w:color w:val="0000FF"/>
                    <w:sz w:val="18"/>
                    <w:szCs w:val="18"/>
                    <w:shd w:val="clear" w:color="auto" w:fill="FFFFFF"/>
                    <w:rPrChange w:id="2638" w:author="Xuning Wei12232" w:date="2026-07-27T11:48:00Z">
                      <w:rPr>
                        <w:rFonts w:ascii="Times New Roman" w:hAnsi="Times New Roman" w:cs="Times New Roman"/>
                        <w:b/>
                        <w:color w:val="auto"/>
                        <w:sz w:val="18"/>
                        <w:szCs w:val="18"/>
                        <w:shd w:val="clear" w:color="auto" w:fill="FFFFFF"/>
                      </w:rPr>
                    </w:rPrChange>
                  </w:rPr>
                  <w:delText>CSPE</w:delText>
                </w:r>
              </w:del>
            </w:ins>
          </w:p>
        </w:tc>
      </w:tr>
      <w:tr w:rsidR="00EE1557" w:rsidRPr="00BB7730" w:rsidDel="00693840" w14:paraId="58B925DF" w14:textId="4323118A" w:rsidTr="00032BAE">
        <w:trPr>
          <w:trHeight w:val="620"/>
          <w:ins w:id="2639" w:author="Xuning Wei12232" w:date="2026-07-27T09:48:00Z"/>
          <w:del w:id="2640" w:author="He Han" w:date="2026-10-23T09:20:00Z"/>
        </w:trPr>
        <w:tc>
          <w:tcPr>
            <w:tcW w:w="744" w:type="pct"/>
            <w:vAlign w:val="center"/>
          </w:tcPr>
          <w:p w14:paraId="3C5C2F2A" w14:textId="05A1E14F" w:rsidR="00EE1557" w:rsidRPr="00BB7730" w:rsidDel="00693840" w:rsidRDefault="00EE1557">
            <w:pPr>
              <w:jc w:val="center"/>
              <w:rPr>
                <w:ins w:id="2641" w:author="Xuning Wei12232" w:date="2026-07-27T09:48:00Z"/>
                <w:del w:id="2642" w:author="He Han" w:date="2026-10-23T09:20:00Z"/>
                <w:rFonts w:ascii="Times New Roman" w:hAnsi="Times New Roman" w:cs="Times New Roman"/>
                <w:color w:val="auto"/>
                <w:sz w:val="18"/>
                <w:szCs w:val="18"/>
                <w:shd w:val="clear" w:color="auto" w:fill="FFFFFF"/>
              </w:rPr>
              <w:pPrChange w:id="2643" w:author="He Han" w:date="2026-08-27T14:29:00Z">
                <w:pPr>
                  <w:framePr w:hSpace="180" w:wrap="around" w:vAnchor="text" w:hAnchor="text" w:xAlign="center" w:y="1"/>
                  <w:suppressOverlap/>
                  <w:jc w:val="both"/>
                </w:pPr>
              </w:pPrChange>
            </w:pPr>
            <w:ins w:id="2644" w:author="Xuning Wei12232" w:date="2026-07-27T09:48:00Z">
              <w:del w:id="2645" w:author="He Han" w:date="2026-10-23T09:20:00Z">
                <w:r w:rsidRPr="00BB7730" w:rsidDel="00693840">
                  <w:rPr>
                    <w:rFonts w:ascii="Times New Roman" w:hAnsi="Times New Roman" w:cs="Times New Roman"/>
                    <w:color w:val="0000FF"/>
                    <w:sz w:val="18"/>
                    <w:szCs w:val="18"/>
                    <w:shd w:val="clear" w:color="auto" w:fill="FFFFFF"/>
                  </w:rPr>
                  <w:delText>Glovebox</w:delText>
                </w:r>
              </w:del>
            </w:ins>
          </w:p>
        </w:tc>
        <w:tc>
          <w:tcPr>
            <w:tcW w:w="1084" w:type="pct"/>
            <w:vAlign w:val="center"/>
          </w:tcPr>
          <w:p w14:paraId="378A34CD" w14:textId="656E3DFE" w:rsidR="00EE1557" w:rsidRPr="00BB7730" w:rsidDel="00693840" w:rsidRDefault="00EE1557">
            <w:pPr>
              <w:jc w:val="center"/>
              <w:rPr>
                <w:ins w:id="2646" w:author="Xuning Wei12232" w:date="2026-07-27T09:48:00Z"/>
                <w:del w:id="2647" w:author="He Han" w:date="2026-10-23T09:20:00Z"/>
                <w:rFonts w:ascii="Times New Roman" w:hAnsi="Times New Roman" w:cs="Times New Roman"/>
                <w:color w:val="auto"/>
                <w:sz w:val="18"/>
                <w:szCs w:val="18"/>
                <w:shd w:val="clear" w:color="auto" w:fill="FFFFFF"/>
              </w:rPr>
              <w:pPrChange w:id="2648" w:author="He Han" w:date="2026-08-27T14:30:00Z">
                <w:pPr>
                  <w:framePr w:hSpace="180" w:wrap="around" w:vAnchor="text" w:hAnchor="text" w:xAlign="center" w:y="1"/>
                  <w:suppressOverlap/>
                  <w:jc w:val="both"/>
                </w:pPr>
              </w:pPrChange>
            </w:pPr>
            <w:ins w:id="2649" w:author="Xuning Wei12232" w:date="2026-07-27T09:48:00Z">
              <w:del w:id="2650" w:author="He Han" w:date="2026-10-23T09:20:00Z">
                <w:r w:rsidRPr="00BB7730" w:rsidDel="00693840">
                  <w:rPr>
                    <w:rFonts w:ascii="Times New Roman" w:hAnsi="Times New Roman" w:cs="Times New Roman"/>
                    <w:color w:val="0000FF"/>
                    <w:sz w:val="18"/>
                    <w:szCs w:val="18"/>
                    <w:shd w:val="clear" w:color="auto" w:fill="FFFFFF"/>
                  </w:rPr>
                  <w:delText>TJ4S-1200-GB04</w:delText>
                </w:r>
              </w:del>
            </w:ins>
          </w:p>
        </w:tc>
        <w:tc>
          <w:tcPr>
            <w:tcW w:w="1154" w:type="pct"/>
            <w:vAlign w:val="center"/>
          </w:tcPr>
          <w:p w14:paraId="4C186E72" w14:textId="1D003428" w:rsidR="00EE1557" w:rsidRPr="00BB7730" w:rsidDel="00693840" w:rsidRDefault="00EE1557">
            <w:pPr>
              <w:jc w:val="center"/>
              <w:rPr>
                <w:ins w:id="2651" w:author="Xuning Wei12232" w:date="2026-07-27T09:48:00Z"/>
                <w:del w:id="2652" w:author="He Han" w:date="2026-10-23T09:20:00Z"/>
                <w:rFonts w:ascii="Times New Roman" w:hAnsi="Times New Roman" w:cs="Times New Roman"/>
                <w:color w:val="auto"/>
                <w:sz w:val="18"/>
                <w:szCs w:val="18"/>
                <w:shd w:val="clear" w:color="auto" w:fill="FFFFFF"/>
              </w:rPr>
              <w:pPrChange w:id="2653" w:author="He Han" w:date="2026-10-12T09:54:00Z">
                <w:pPr>
                  <w:framePr w:hSpace="180" w:wrap="around" w:vAnchor="text" w:hAnchor="text" w:xAlign="center" w:y="1"/>
                  <w:suppressOverlap/>
                  <w:jc w:val="both"/>
                </w:pPr>
              </w:pPrChange>
            </w:pPr>
            <w:ins w:id="2654" w:author="Xuning Wei12232" w:date="2026-07-27T09:48:00Z">
              <w:del w:id="2655" w:author="He Han" w:date="2026-10-23T09:20:00Z">
                <w:r w:rsidRPr="00BB7730" w:rsidDel="00693840">
                  <w:rPr>
                    <w:rFonts w:ascii="Times New Roman" w:hAnsi="Times New Roman" w:cs="Times New Roman"/>
                    <w:color w:val="0000FF"/>
                    <w:sz w:val="18"/>
                    <w:szCs w:val="18"/>
                    <w:shd w:val="clear" w:color="auto" w:fill="FFFFFF"/>
                  </w:rPr>
                  <w:delText>Dispense</w:delText>
                </w:r>
                <w:r w:rsidRPr="00BB7730" w:rsidDel="00693840">
                  <w:rPr>
                    <w:rFonts w:ascii="Times New Roman" w:eastAsia="仿宋_GB2312" w:hAnsi="Times New Roman" w:cs="Times New Roman"/>
                    <w:color w:val="0000FF"/>
                    <w:sz w:val="18"/>
                    <w:szCs w:val="18"/>
                  </w:rPr>
                  <w:delText xml:space="preserve"> amino acid,</w:delText>
                </w:r>
                <w:r w:rsidRPr="00BB7730" w:rsidDel="00693840">
                  <w:rPr>
                    <w:rFonts w:ascii="Times New Roman" w:eastAsia="仿宋_GB2312" w:hAnsi="Times New Roman" w:cs="Times New Roman"/>
                    <w:color w:val="00B0F0"/>
                    <w:sz w:val="18"/>
                    <w:szCs w:val="18"/>
                    <w:rPrChange w:id="2656" w:author="He Han" w:date="2026-10-12T10:06:00Z">
                      <w:rPr>
                        <w:rFonts w:ascii="Times New Roman" w:eastAsia="仿宋_GB2312" w:hAnsi="Times New Roman" w:cs="Times New Roman"/>
                        <w:color w:val="0000FF"/>
                        <w:sz w:val="18"/>
                        <w:szCs w:val="18"/>
                      </w:rPr>
                    </w:rPrChange>
                  </w:rPr>
                  <w:delText xml:space="preserve"> </w:delText>
                </w:r>
              </w:del>
              <w:del w:id="2657" w:author="He Han" w:date="2026-10-12T09:54:00Z">
                <w:r w:rsidRPr="00BB7730" w:rsidDel="005F28DE">
                  <w:rPr>
                    <w:rFonts w:ascii="Times New Roman" w:eastAsia="仿宋_GB2312" w:hAnsi="Times New Roman" w:cs="Times New Roman"/>
                    <w:color w:val="00B0F0"/>
                    <w:sz w:val="18"/>
                    <w:szCs w:val="18"/>
                    <w:rPrChange w:id="2658" w:author="He Han" w:date="2026-10-12T10:06:00Z">
                      <w:rPr>
                        <w:rFonts w:ascii="Times New Roman" w:eastAsia="仿宋_GB2312" w:hAnsi="Times New Roman" w:cs="Times New Roman"/>
                        <w:color w:val="0000FF"/>
                        <w:sz w:val="18"/>
                        <w:szCs w:val="18"/>
                      </w:rPr>
                    </w:rPrChange>
                  </w:rPr>
                  <w:delText>Sieber Amide</w:delText>
                </w:r>
              </w:del>
              <w:del w:id="2659" w:author="He Han" w:date="2026-10-23T09:20:00Z">
                <w:r w:rsidRPr="00BB7730" w:rsidDel="00693840">
                  <w:rPr>
                    <w:rFonts w:ascii="Times New Roman" w:eastAsia="仿宋_GB2312" w:hAnsi="Times New Roman" w:cs="Times New Roman"/>
                    <w:color w:val="00B0F0"/>
                    <w:sz w:val="18"/>
                    <w:szCs w:val="18"/>
                    <w:rPrChange w:id="2660" w:author="He Han" w:date="2026-10-12T10:06:00Z">
                      <w:rPr>
                        <w:rFonts w:ascii="Times New Roman" w:eastAsia="仿宋_GB2312" w:hAnsi="Times New Roman" w:cs="Times New Roman"/>
                        <w:color w:val="0000FF"/>
                        <w:sz w:val="18"/>
                        <w:szCs w:val="18"/>
                      </w:rPr>
                    </w:rPrChange>
                  </w:rPr>
                  <w:delText xml:space="preserve"> resin</w:delText>
                </w:r>
                <w:r w:rsidRPr="00BB7730" w:rsidDel="00693840">
                  <w:rPr>
                    <w:rFonts w:ascii="Times New Roman" w:eastAsia="仿宋_GB2312" w:hAnsi="Times New Roman" w:cs="Times New Roman"/>
                    <w:color w:val="0000FF"/>
                    <w:sz w:val="18"/>
                    <w:szCs w:val="18"/>
                  </w:rPr>
                  <w:delText xml:space="preserve"> and Oxyma</w:delText>
                </w:r>
              </w:del>
            </w:ins>
          </w:p>
        </w:tc>
        <w:tc>
          <w:tcPr>
            <w:tcW w:w="437" w:type="pct"/>
            <w:vAlign w:val="center"/>
          </w:tcPr>
          <w:p w14:paraId="6051DA50" w14:textId="768ED87F" w:rsidR="00EE1557" w:rsidRPr="00BB7730" w:rsidDel="00693840" w:rsidRDefault="00EE1557">
            <w:pPr>
              <w:jc w:val="center"/>
              <w:rPr>
                <w:ins w:id="2661" w:author="Xuning Wei12232" w:date="2026-07-27T09:48:00Z"/>
                <w:del w:id="2662" w:author="He Han" w:date="2026-10-23T09:20:00Z"/>
                <w:rFonts w:ascii="Times New Roman" w:hAnsi="Times New Roman" w:cs="Times New Roman"/>
                <w:color w:val="auto"/>
                <w:sz w:val="18"/>
                <w:szCs w:val="18"/>
                <w:shd w:val="clear" w:color="auto" w:fill="FFFFFF"/>
              </w:rPr>
              <w:pPrChange w:id="2663" w:author="He Han" w:date="2026-08-27T14:30:00Z">
                <w:pPr>
                  <w:framePr w:hSpace="180" w:wrap="around" w:vAnchor="text" w:hAnchor="text" w:xAlign="center" w:y="1"/>
                  <w:suppressOverlap/>
                  <w:jc w:val="both"/>
                </w:pPr>
              </w:pPrChange>
            </w:pPr>
            <w:ins w:id="2664" w:author="Xuning Wei12232" w:date="2026-07-27T09:48:00Z">
              <w:del w:id="2665" w:author="He Han" w:date="2026-10-23T09:20:00Z">
                <w:r w:rsidRPr="00BB7730" w:rsidDel="00693840">
                  <w:rPr>
                    <w:rFonts w:ascii="Times New Roman" w:eastAsiaTheme="minorEastAsia" w:hAnsi="Times New Roman" w:cs="Times New Roman"/>
                    <w:color w:val="0000FF"/>
                    <w:sz w:val="18"/>
                    <w:szCs w:val="18"/>
                    <w:shd w:val="clear" w:color="auto" w:fill="FFFFFF"/>
                    <w:lang w:eastAsia="zh-CN"/>
                  </w:rPr>
                  <w:delText>50</w:delText>
                </w:r>
              </w:del>
            </w:ins>
            <w:ins w:id="2666" w:author="Johan Granander" w:date="2026-07-28T13:30:00Z">
              <w:del w:id="2667" w:author="He Han" w:date="2026-10-23T09:20:00Z">
                <w:r w:rsidR="00045CD1" w:rsidRPr="00BB7730" w:rsidDel="00693840">
                  <w:rPr>
                    <w:rFonts w:ascii="Times New Roman" w:eastAsiaTheme="minorEastAsia" w:hAnsi="Times New Roman" w:cs="Times New Roman"/>
                    <w:color w:val="0000FF"/>
                    <w:sz w:val="18"/>
                    <w:szCs w:val="18"/>
                    <w:shd w:val="clear" w:color="auto" w:fill="FFFFFF"/>
                    <w:lang w:eastAsia="zh-CN"/>
                  </w:rPr>
                  <w:delText xml:space="preserve"> </w:delText>
                </w:r>
              </w:del>
            </w:ins>
            <w:ins w:id="2668" w:author="Xuning Wei12232" w:date="2026-07-27T09:48:00Z">
              <w:del w:id="2669" w:author="He Han" w:date="2026-10-23T09:20:00Z">
                <w:r w:rsidRPr="00BB7730" w:rsidDel="00693840">
                  <w:rPr>
                    <w:rFonts w:ascii="Times New Roman" w:eastAsiaTheme="minorEastAsia" w:hAnsi="Times New Roman" w:cs="Times New Roman"/>
                    <w:color w:val="0000FF"/>
                    <w:sz w:val="18"/>
                    <w:szCs w:val="18"/>
                    <w:shd w:val="clear" w:color="auto" w:fill="FFFFFF"/>
                    <w:lang w:eastAsia="zh-CN"/>
                  </w:rPr>
                  <w:delText>L</w:delText>
                </w:r>
              </w:del>
            </w:ins>
          </w:p>
        </w:tc>
        <w:tc>
          <w:tcPr>
            <w:tcW w:w="1581" w:type="pct"/>
            <w:vAlign w:val="center"/>
          </w:tcPr>
          <w:p w14:paraId="7501AEB9" w14:textId="69FC85D7" w:rsidR="00EE1557" w:rsidRPr="00BB7730" w:rsidDel="00693840" w:rsidRDefault="00ED598B" w:rsidP="00EE1557">
            <w:pPr>
              <w:rPr>
                <w:ins w:id="2670" w:author="Xuning Wei12232" w:date="2026-07-27T09:48:00Z"/>
                <w:del w:id="2671" w:author="He Han" w:date="2026-10-23T09:20:00Z"/>
                <w:rFonts w:ascii="Times New Roman" w:hAnsi="Times New Roman" w:cs="Times New Roman"/>
                <w:color w:val="0000FF"/>
                <w:sz w:val="18"/>
                <w:szCs w:val="18"/>
                <w:shd w:val="clear" w:color="auto" w:fill="FFFFFF"/>
              </w:rPr>
            </w:pPr>
            <w:ins w:id="2672" w:author="Xuning Wei12232" w:date="2026-07-27T11:48:00Z">
              <w:del w:id="2673" w:author="He Han" w:date="2026-10-23T09:20:00Z">
                <w:r w:rsidRPr="00BB7730" w:rsidDel="00693840">
                  <w:rPr>
                    <w:rFonts w:ascii="Times New Roman" w:hAnsi="Times New Roman" w:cs="Times New Roman"/>
                    <w:color w:val="0000FF"/>
                    <w:sz w:val="18"/>
                    <w:szCs w:val="18"/>
                    <w:shd w:val="clear" w:color="auto" w:fill="FFFFFF"/>
                  </w:rPr>
                  <w:delText>I</w:delText>
                </w:r>
              </w:del>
            </w:ins>
            <w:ins w:id="2674" w:author="Xuning Wei12232" w:date="2026-07-27T09:48:00Z">
              <w:del w:id="2675" w:author="He Han" w:date="2026-10-23T09:20:00Z">
                <w:r w:rsidR="00EE1557" w:rsidRPr="00BB7730" w:rsidDel="00693840">
                  <w:rPr>
                    <w:rFonts w:ascii="Times New Roman" w:hAnsi="Times New Roman" w:cs="Times New Roman"/>
                    <w:color w:val="0000FF"/>
                    <w:sz w:val="18"/>
                    <w:szCs w:val="18"/>
                    <w:shd w:val="clear" w:color="auto" w:fill="FFFFFF"/>
                  </w:rPr>
                  <w:delText xml:space="preserve">nner </w:delText>
                </w:r>
                <w:r w:rsidRPr="00BB7730" w:rsidDel="00693840">
                  <w:rPr>
                    <w:rFonts w:ascii="Times New Roman" w:hAnsi="Times New Roman" w:cs="Times New Roman"/>
                    <w:color w:val="0000FF"/>
                    <w:sz w:val="18"/>
                    <w:szCs w:val="18"/>
                    <w:shd w:val="clear" w:color="auto" w:fill="FFFFFF"/>
                  </w:rPr>
                  <w:delText>surface, rigid connection piece</w:delText>
                </w:r>
              </w:del>
            </w:ins>
            <w:ins w:id="2676" w:author="Xuning Wei12232" w:date="2026-07-27T11:48:00Z">
              <w:del w:id="2677" w:author="He Han" w:date="2026-10-23T09:20:00Z">
                <w:r w:rsidRPr="00BB7730" w:rsidDel="00693840">
                  <w:rPr>
                    <w:rFonts w:ascii="Times New Roman" w:hAnsi="Times New Roman" w:cs="Times New Roman"/>
                    <w:color w:val="0000FF"/>
                    <w:sz w:val="18"/>
                    <w:szCs w:val="18"/>
                    <w:shd w:val="clear" w:color="auto" w:fill="FFFFFF"/>
                  </w:rPr>
                  <w:delText xml:space="preserve">: </w:delText>
                </w:r>
              </w:del>
              <w:del w:id="2678" w:author="He Han" w:date="2026-10-12T09:57:00Z">
                <w:r w:rsidRPr="00BB7730" w:rsidDel="00705854">
                  <w:rPr>
                    <w:rFonts w:ascii="Times New Roman" w:hAnsi="Times New Roman" w:cs="Times New Roman"/>
                    <w:color w:val="0000FF"/>
                    <w:sz w:val="18"/>
                    <w:szCs w:val="18"/>
                    <w:shd w:val="clear" w:color="auto" w:fill="FFFFFF"/>
                    <w:lang w:val="en-IE"/>
                    <w:rPrChange w:id="2679" w:author="Xuning Wei12232" w:date="2026-07-27T11:49:00Z">
                      <w:rPr>
                        <w:rFonts w:ascii="Times New Roman" w:hAnsi="Times New Roman" w:cs="Times New Roman"/>
                        <w:b/>
                        <w:color w:val="0000FF"/>
                        <w:sz w:val="18"/>
                        <w:szCs w:val="18"/>
                        <w:shd w:val="clear" w:color="auto" w:fill="FFFFFF"/>
                        <w:lang w:val="en-IE"/>
                      </w:rPr>
                    </w:rPrChange>
                  </w:rPr>
                  <w:delText>H</w:delText>
                </w:r>
                <w:r w:rsidRPr="00BB7730" w:rsidDel="00705854">
                  <w:rPr>
                    <w:rFonts w:ascii="Times New Roman" w:eastAsiaTheme="minorEastAsia" w:hAnsi="Times New Roman" w:cs="Times New Roman"/>
                    <w:color w:val="0000FF"/>
                    <w:sz w:val="18"/>
                    <w:szCs w:val="18"/>
                    <w:shd w:val="clear" w:color="auto" w:fill="FFFFFF"/>
                    <w:lang w:val="en-IE" w:eastAsia="zh-CN"/>
                    <w:rPrChange w:id="2680" w:author="Xuning Wei12232" w:date="2026-07-27T11:49:00Z">
                      <w:rPr>
                        <w:rFonts w:asciiTheme="minorEastAsia" w:eastAsiaTheme="minorEastAsia" w:hAnsiTheme="minorEastAsia" w:cs="Times New Roman"/>
                        <w:b/>
                        <w:color w:val="0000FF"/>
                        <w:sz w:val="18"/>
                        <w:szCs w:val="18"/>
                        <w:shd w:val="clear" w:color="auto" w:fill="FFFFFF"/>
                        <w:lang w:val="en-IE" w:eastAsia="zh-CN"/>
                      </w:rPr>
                    </w:rPrChange>
                  </w:rPr>
                  <w:delText>alar</w:delText>
                </w:r>
              </w:del>
            </w:ins>
          </w:p>
          <w:p w14:paraId="4F984900" w14:textId="1000DC3F" w:rsidR="00ED598B" w:rsidRPr="00BB7730" w:rsidDel="00693840" w:rsidRDefault="00ED598B" w:rsidP="00ED598B">
            <w:pPr>
              <w:rPr>
                <w:ins w:id="2681" w:author="Xuning Wei12232" w:date="2026-07-27T11:48:00Z"/>
                <w:del w:id="2682" w:author="He Han" w:date="2026-10-23T09:20:00Z"/>
                <w:rFonts w:ascii="Times New Roman" w:hAnsi="Times New Roman" w:cs="Times New Roman"/>
                <w:color w:val="0000FF"/>
                <w:sz w:val="18"/>
                <w:szCs w:val="18"/>
                <w:shd w:val="clear" w:color="auto" w:fill="FFFFFF"/>
                <w:lang w:val="sv-SE"/>
              </w:rPr>
            </w:pPr>
            <w:ins w:id="2683" w:author="Xuning Wei12232" w:date="2026-07-27T11:48:00Z">
              <w:del w:id="2684" w:author="He Han" w:date="2026-10-23T09:20:00Z">
                <w:r w:rsidRPr="00BB7730" w:rsidDel="00693840">
                  <w:rPr>
                    <w:rFonts w:ascii="Times New Roman" w:hAnsi="Times New Roman" w:cs="Times New Roman"/>
                    <w:color w:val="0000FF"/>
                    <w:sz w:val="18"/>
                    <w:szCs w:val="18"/>
                    <w:shd w:val="clear" w:color="auto" w:fill="FFFFFF"/>
                    <w:lang w:val="sv-SE"/>
                  </w:rPr>
                  <w:delText xml:space="preserve">Gasket: PTFE </w:delText>
                </w:r>
              </w:del>
            </w:ins>
          </w:p>
          <w:p w14:paraId="20356955" w14:textId="290E08E7" w:rsidR="00ED598B" w:rsidRPr="00BB7730" w:rsidDel="00693840" w:rsidRDefault="00ED598B" w:rsidP="00ED598B">
            <w:pPr>
              <w:rPr>
                <w:ins w:id="2685" w:author="Xuning Wei12232" w:date="2026-07-27T11:48:00Z"/>
                <w:del w:id="2686" w:author="He Han" w:date="2026-10-23T09:20:00Z"/>
                <w:rFonts w:ascii="Times New Roman" w:eastAsiaTheme="minorEastAsia" w:hAnsi="Times New Roman" w:cs="Times New Roman"/>
                <w:color w:val="0000FF"/>
                <w:sz w:val="18"/>
                <w:szCs w:val="18"/>
                <w:shd w:val="clear" w:color="auto" w:fill="FFFFFF"/>
                <w:lang w:val="sv-SE" w:eastAsia="zh-CN"/>
              </w:rPr>
            </w:pPr>
            <w:ins w:id="2687" w:author="Xuning Wei12232" w:date="2026-07-27T11:48:00Z">
              <w:del w:id="2688" w:author="He Han" w:date="2026-10-23T09:20:00Z">
                <w:r w:rsidRPr="00BB7730" w:rsidDel="00693840">
                  <w:rPr>
                    <w:rFonts w:ascii="Times New Roman" w:hAnsi="Times New Roman" w:cs="Times New Roman"/>
                    <w:color w:val="0000FF"/>
                    <w:sz w:val="18"/>
                    <w:szCs w:val="18"/>
                    <w:shd w:val="clear" w:color="auto" w:fill="FFFFFF"/>
                    <w:lang w:val="sv-SE"/>
                  </w:rPr>
                  <w:delText>Sight glass</w:delText>
                </w:r>
                <w:r w:rsidRPr="00BB7730" w:rsidDel="00693840">
                  <w:rPr>
                    <w:rFonts w:ascii="Times New Roman" w:eastAsiaTheme="minorEastAsia" w:hAnsi="Times New Roman" w:cs="Times New Roman"/>
                    <w:color w:val="0000FF"/>
                    <w:sz w:val="18"/>
                    <w:szCs w:val="18"/>
                    <w:shd w:val="clear" w:color="auto" w:fill="FFFFFF"/>
                    <w:lang w:val="sv-SE" w:eastAsia="zh-CN"/>
                  </w:rPr>
                  <w:delText>:</w:delText>
                </w:r>
                <w:r w:rsidRPr="00BB7730" w:rsidDel="00693840">
                  <w:rPr>
                    <w:rFonts w:ascii="Times New Roman" w:hAnsi="Times New Roman" w:cs="Times New Roman"/>
                    <w:color w:val="0000FF"/>
                    <w:sz w:val="18"/>
                    <w:szCs w:val="18"/>
                    <w:shd w:val="clear" w:color="auto" w:fill="FFFFFF"/>
                    <w:lang w:val="sv-SE"/>
                  </w:rPr>
                  <w:delText xml:space="preserve">Glass </w:delText>
                </w:r>
              </w:del>
            </w:ins>
          </w:p>
          <w:p w14:paraId="3C169DAC" w14:textId="05FE8C5D" w:rsidR="00ED598B" w:rsidRPr="00BB7730" w:rsidDel="00693840" w:rsidRDefault="00ED598B" w:rsidP="00ED598B">
            <w:pPr>
              <w:rPr>
                <w:ins w:id="2689" w:author="Xuning Wei12232" w:date="2026-07-27T11:48:00Z"/>
                <w:del w:id="2690" w:author="He Han" w:date="2026-10-23T09:20:00Z"/>
                <w:rFonts w:ascii="Times New Roman" w:hAnsi="Times New Roman" w:cs="Times New Roman"/>
                <w:color w:val="00B0F0"/>
                <w:sz w:val="18"/>
                <w:szCs w:val="18"/>
                <w:shd w:val="clear" w:color="auto" w:fill="FFFFFF"/>
                <w:rPrChange w:id="2691" w:author="He Han" w:date="2026-10-22T14:05:00Z">
                  <w:rPr>
                    <w:ins w:id="2692" w:author="Xuning Wei12232" w:date="2026-07-27T11:48:00Z"/>
                    <w:del w:id="2693" w:author="He Han" w:date="2026-10-23T09:20:00Z"/>
                    <w:rFonts w:ascii="Times New Roman" w:hAnsi="Times New Roman" w:cs="Times New Roman"/>
                    <w:color w:val="0000FF"/>
                    <w:sz w:val="18"/>
                    <w:szCs w:val="18"/>
                    <w:shd w:val="clear" w:color="auto" w:fill="FFFFFF"/>
                  </w:rPr>
                </w:rPrChange>
              </w:rPr>
            </w:pPr>
            <w:ins w:id="2694" w:author="Xuning Wei12232" w:date="2026-07-27T11:48:00Z">
              <w:del w:id="2695" w:author="He Han" w:date="2026-10-23T09:20:00Z">
                <w:r w:rsidRPr="00BB7730" w:rsidDel="00693840">
                  <w:rPr>
                    <w:rFonts w:ascii="Times New Roman" w:hAnsi="Times New Roman" w:cs="Times New Roman"/>
                    <w:color w:val="0000FF"/>
                    <w:sz w:val="18"/>
                    <w:szCs w:val="18"/>
                    <w:shd w:val="clear" w:color="auto" w:fill="FFFFFF"/>
                  </w:rPr>
                  <w:delText xml:space="preserve">Dispensing scoop: </w:delText>
                </w:r>
              </w:del>
            </w:ins>
            <w:ins w:id="2696" w:author="Xuning Wei12232" w:date="2026-09-05T20:27:00Z">
              <w:del w:id="2697" w:author="He Han" w:date="2026-10-22T14:05:00Z">
                <w:r w:rsidR="00CE01D9" w:rsidRPr="00BB7730" w:rsidDel="00DC1456">
                  <w:rPr>
                    <w:rFonts w:ascii="Times New Roman" w:hAnsi="Times New Roman" w:cs="Times New Roman"/>
                    <w:color w:val="00B0F0"/>
                    <w:sz w:val="18"/>
                    <w:szCs w:val="18"/>
                    <w:shd w:val="clear" w:color="auto" w:fill="FFFFFF"/>
                    <w:rPrChange w:id="2698" w:author="He Han" w:date="2026-10-22T14:05:00Z">
                      <w:rPr>
                        <w:rFonts w:ascii="Times New Roman" w:hAnsi="Times New Roman" w:cs="Times New Roman"/>
                        <w:color w:val="FF0000"/>
                        <w:sz w:val="18"/>
                        <w:szCs w:val="18"/>
                        <w:shd w:val="clear" w:color="auto" w:fill="FFFFFF"/>
                      </w:rPr>
                    </w:rPrChange>
                  </w:rPr>
                  <w:delText>304 SS</w:delText>
                </w:r>
              </w:del>
            </w:ins>
          </w:p>
          <w:p w14:paraId="4AABA760" w14:textId="26422022" w:rsidR="00ED598B" w:rsidRPr="00BB7730" w:rsidDel="00693840" w:rsidRDefault="00ED598B" w:rsidP="00ED598B">
            <w:pPr>
              <w:rPr>
                <w:ins w:id="2699" w:author="Xuning Wei12232" w:date="2026-07-27T11:48:00Z"/>
                <w:del w:id="2700" w:author="He Han" w:date="2026-10-23T09:20:00Z"/>
                <w:rFonts w:ascii="Times New Roman" w:hAnsi="Times New Roman" w:cs="Times New Roman"/>
                <w:color w:val="0000FF"/>
                <w:sz w:val="18"/>
                <w:szCs w:val="18"/>
                <w:shd w:val="clear" w:color="auto" w:fill="FFFFFF"/>
              </w:rPr>
            </w:pPr>
            <w:ins w:id="2701" w:author="Xuning Wei12232" w:date="2026-07-27T11:48:00Z">
              <w:del w:id="2702" w:author="He Han" w:date="2026-10-23T09:20:00Z">
                <w:r w:rsidRPr="00BB7730" w:rsidDel="00693840">
                  <w:rPr>
                    <w:rFonts w:ascii="Times New Roman" w:hAnsi="Times New Roman" w:cs="Times New Roman"/>
                    <w:color w:val="0000FF"/>
                    <w:sz w:val="18"/>
                    <w:szCs w:val="18"/>
                    <w:shd w:val="clear" w:color="auto" w:fill="FFFFFF"/>
                  </w:rPr>
                  <w:delText>Filter cartridg</w:delText>
                </w:r>
                <w:r w:rsidRPr="00BB7730" w:rsidDel="00693840">
                  <w:rPr>
                    <w:rFonts w:ascii="Times New Roman" w:hAnsi="Times New Roman" w:cs="Times New Roman"/>
                    <w:color w:val="0000FF"/>
                    <w:sz w:val="18"/>
                    <w:szCs w:val="18"/>
                  </w:rPr>
                  <w:delText>e:</w:delText>
                </w:r>
                <w:r w:rsidRPr="00BB7730" w:rsidDel="00693840">
                  <w:rPr>
                    <w:rFonts w:ascii="Times New Roman" w:hAnsi="Times New Roman" w:cs="Times New Roman"/>
                    <w:color w:val="0000FF"/>
                    <w:sz w:val="18"/>
                    <w:szCs w:val="18"/>
                    <w:shd w:val="clear" w:color="auto" w:fill="FFFFFF"/>
                  </w:rPr>
                  <w:delText xml:space="preserve"> PP</w:delText>
                </w:r>
              </w:del>
              <w:del w:id="2703" w:author="He Han" w:date="2026-10-22T14:00:00Z">
                <w:r w:rsidRPr="00BB7730" w:rsidDel="007B1AA2">
                  <w:rPr>
                    <w:rFonts w:ascii="Times New Roman" w:hAnsi="Times New Roman" w:cs="Times New Roman"/>
                    <w:color w:val="0000FF"/>
                    <w:sz w:val="18"/>
                    <w:szCs w:val="18"/>
                    <w:shd w:val="clear" w:color="auto" w:fill="FFFFFF"/>
                  </w:rPr>
                  <w:delText xml:space="preserve"> </w:delText>
                </w:r>
              </w:del>
            </w:ins>
          </w:p>
          <w:p w14:paraId="3F31132B" w14:textId="5310B600" w:rsidR="00EE1557" w:rsidRPr="00BB7730" w:rsidDel="00693840" w:rsidRDefault="00ED598B">
            <w:pPr>
              <w:rPr>
                <w:ins w:id="2704" w:author="Xuning Wei12232" w:date="2026-07-27T09:48:00Z"/>
                <w:del w:id="2705" w:author="He Han" w:date="2026-10-23T09:20:00Z"/>
                <w:rFonts w:ascii="Times New Roman" w:hAnsi="Times New Roman" w:cs="Times New Roman"/>
                <w:color w:val="auto"/>
                <w:sz w:val="18"/>
                <w:szCs w:val="18"/>
                <w:shd w:val="clear" w:color="auto" w:fill="FFFFFF"/>
              </w:rPr>
              <w:pPrChange w:id="2706" w:author="Xuning Wei12232" w:date="2026-07-27T11:49:00Z">
                <w:pPr>
                  <w:framePr w:hSpace="180" w:wrap="around" w:vAnchor="text" w:hAnchor="text" w:xAlign="center" w:y="1"/>
                  <w:suppressOverlap/>
                  <w:jc w:val="both"/>
                </w:pPr>
              </w:pPrChange>
            </w:pPr>
            <w:ins w:id="2707" w:author="Xuning Wei12232" w:date="2026-07-27T11:48:00Z">
              <w:del w:id="2708" w:author="He Han" w:date="2026-10-23T09:20:00Z">
                <w:r w:rsidRPr="00BB7730" w:rsidDel="00693840">
                  <w:rPr>
                    <w:rFonts w:ascii="Times New Roman" w:hAnsi="Times New Roman" w:cs="Times New Roman"/>
                    <w:color w:val="0000FF"/>
                    <w:sz w:val="18"/>
                    <w:szCs w:val="18"/>
                    <w:shd w:val="clear" w:color="auto" w:fill="FFFFFF"/>
                  </w:rPr>
                  <w:delText>Gloves: CSPE</w:delText>
                </w:r>
              </w:del>
              <w:del w:id="2709" w:author="He Han" w:date="2026-10-22T14:00:00Z">
                <w:r w:rsidRPr="00BB7730" w:rsidDel="007B1AA2">
                  <w:rPr>
                    <w:rFonts w:ascii="Times New Roman" w:hAnsi="Times New Roman" w:cs="Times New Roman"/>
                    <w:b/>
                    <w:color w:val="0000FF"/>
                    <w:sz w:val="18"/>
                    <w:szCs w:val="18"/>
                    <w:shd w:val="clear" w:color="auto" w:fill="FFFFFF"/>
                    <w:lang w:val="sv-SE"/>
                  </w:rPr>
                  <w:delText xml:space="preserve"> </w:delText>
                </w:r>
              </w:del>
            </w:ins>
          </w:p>
        </w:tc>
      </w:tr>
      <w:tr w:rsidR="00032BAE" w:rsidRPr="00BB7730" w:rsidDel="00693840" w14:paraId="17992FC5" w14:textId="16ABA702" w:rsidTr="00032BAE">
        <w:trPr>
          <w:trHeight w:val="620"/>
          <w:del w:id="2710" w:author="He Han" w:date="2026-10-23T09:20:00Z"/>
        </w:trPr>
        <w:tc>
          <w:tcPr>
            <w:tcW w:w="744" w:type="pct"/>
            <w:vAlign w:val="center"/>
          </w:tcPr>
          <w:p w14:paraId="5AA4A96E" w14:textId="3CF08059" w:rsidR="00813D53" w:rsidRPr="00BB7730" w:rsidDel="00693840" w:rsidRDefault="00251EE4">
            <w:pPr>
              <w:jc w:val="center"/>
              <w:rPr>
                <w:del w:id="2711" w:author="He Han" w:date="2026-10-23T09:20:00Z"/>
                <w:rFonts w:ascii="Times New Roman" w:hAnsi="Times New Roman" w:cs="Times New Roman"/>
                <w:color w:val="auto"/>
                <w:sz w:val="18"/>
                <w:szCs w:val="18"/>
                <w:shd w:val="clear" w:color="auto" w:fill="FFFFFF"/>
              </w:rPr>
              <w:pPrChange w:id="2712" w:author="He Han" w:date="2026-08-27T14:29:00Z">
                <w:pPr>
                  <w:framePr w:hSpace="180" w:wrap="around" w:vAnchor="text" w:hAnchor="text" w:xAlign="center" w:y="1"/>
                  <w:suppressOverlap/>
                  <w:jc w:val="both"/>
                </w:pPr>
              </w:pPrChange>
            </w:pPr>
            <w:del w:id="2713" w:author="He Han" w:date="2026-10-23T09:20:00Z">
              <w:r w:rsidRPr="00BB7730" w:rsidDel="00693840">
                <w:rPr>
                  <w:rFonts w:ascii="Times New Roman" w:hAnsi="Times New Roman" w:cs="Times New Roman"/>
                  <w:color w:val="auto"/>
                  <w:sz w:val="18"/>
                  <w:szCs w:val="18"/>
                  <w:shd w:val="clear" w:color="auto" w:fill="FFFFFF"/>
                </w:rPr>
                <w:delText xml:space="preserve">Synthesis </w:delText>
              </w:r>
              <w:r w:rsidR="00010358" w:rsidRPr="00BB7730" w:rsidDel="00693840">
                <w:rPr>
                  <w:rFonts w:ascii="Times New Roman" w:hAnsi="Times New Roman" w:cs="Times New Roman"/>
                  <w:color w:val="auto"/>
                  <w:sz w:val="18"/>
                  <w:szCs w:val="18"/>
                  <w:shd w:val="clear" w:color="auto" w:fill="FFFFFF"/>
                </w:rPr>
                <w:delText>Reactor</w:delText>
              </w:r>
            </w:del>
          </w:p>
        </w:tc>
        <w:tc>
          <w:tcPr>
            <w:tcW w:w="1084" w:type="pct"/>
            <w:vAlign w:val="center"/>
          </w:tcPr>
          <w:p w14:paraId="7A04C6C9" w14:textId="2EA147ED" w:rsidR="00813D53" w:rsidRPr="00BB7730" w:rsidDel="00693840" w:rsidRDefault="00251EE4">
            <w:pPr>
              <w:jc w:val="center"/>
              <w:rPr>
                <w:del w:id="2714" w:author="He Han" w:date="2026-10-23T09:20:00Z"/>
                <w:rFonts w:ascii="Times New Roman" w:hAnsi="Times New Roman" w:cs="Times New Roman"/>
                <w:color w:val="auto"/>
                <w:sz w:val="18"/>
                <w:szCs w:val="18"/>
                <w:shd w:val="clear" w:color="auto" w:fill="FFFFFF"/>
              </w:rPr>
              <w:pPrChange w:id="2715" w:author="He Han" w:date="2026-08-27T14:30:00Z">
                <w:pPr>
                  <w:framePr w:hSpace="180" w:wrap="around" w:vAnchor="text" w:hAnchor="text" w:xAlign="center" w:y="1"/>
                  <w:suppressOverlap/>
                  <w:jc w:val="both"/>
                </w:pPr>
              </w:pPrChange>
            </w:pPr>
            <w:del w:id="2716" w:author="He Han" w:date="2026-10-23T09:20:00Z">
              <w:r w:rsidRPr="00BB7730" w:rsidDel="00693840">
                <w:rPr>
                  <w:rFonts w:ascii="Times New Roman" w:hAnsi="Times New Roman" w:cs="Times New Roman"/>
                  <w:color w:val="auto"/>
                  <w:sz w:val="18"/>
                  <w:szCs w:val="18"/>
                  <w:shd w:val="clear" w:color="auto" w:fill="FFFFFF"/>
                </w:rPr>
                <w:delText>TJ4S</w:delText>
              </w:r>
              <w:r w:rsidR="00010358" w:rsidRPr="00BB7730" w:rsidDel="00693840">
                <w:rPr>
                  <w:rFonts w:ascii="Times New Roman" w:hAnsi="Times New Roman" w:cs="Times New Roman"/>
                  <w:color w:val="auto"/>
                  <w:sz w:val="18"/>
                  <w:szCs w:val="18"/>
                  <w:shd w:val="clear" w:color="auto" w:fill="FFFFFF"/>
                </w:rPr>
                <w:delText>-12</w:delText>
              </w:r>
              <w:r w:rsidRPr="00BB7730" w:rsidDel="00693840">
                <w:rPr>
                  <w:rFonts w:ascii="Times New Roman" w:hAnsi="Times New Roman" w:cs="Times New Roman"/>
                  <w:color w:val="auto"/>
                  <w:sz w:val="18"/>
                  <w:szCs w:val="18"/>
                  <w:shd w:val="clear" w:color="auto" w:fill="FFFFFF"/>
                </w:rPr>
                <w:delText>13</w:delText>
              </w:r>
              <w:r w:rsidR="00010358" w:rsidRPr="00BB7730" w:rsidDel="00693840">
                <w:rPr>
                  <w:rFonts w:ascii="Times New Roman" w:hAnsi="Times New Roman" w:cs="Times New Roman"/>
                  <w:color w:val="auto"/>
                  <w:sz w:val="18"/>
                  <w:szCs w:val="18"/>
                  <w:shd w:val="clear" w:color="auto" w:fill="FFFFFF"/>
                </w:rPr>
                <w:delText>-</w:delText>
              </w:r>
              <w:r w:rsidRPr="00BB7730" w:rsidDel="00693840">
                <w:rPr>
                  <w:rFonts w:ascii="Times New Roman" w:hAnsi="Times New Roman" w:cs="Times New Roman"/>
                  <w:color w:val="auto"/>
                  <w:sz w:val="18"/>
                  <w:szCs w:val="18"/>
                  <w:shd w:val="clear" w:color="auto" w:fill="FFFFFF"/>
                </w:rPr>
                <w:delText>Sy15</w:delText>
              </w:r>
            </w:del>
          </w:p>
        </w:tc>
        <w:tc>
          <w:tcPr>
            <w:tcW w:w="1154" w:type="pct"/>
            <w:vAlign w:val="center"/>
          </w:tcPr>
          <w:p w14:paraId="244B0774" w14:textId="109D6EE4" w:rsidR="00813D53" w:rsidRPr="00BB7730" w:rsidDel="00693840" w:rsidRDefault="00B21691">
            <w:pPr>
              <w:jc w:val="center"/>
              <w:rPr>
                <w:del w:id="2717" w:author="He Han" w:date="2026-10-23T09:20:00Z"/>
                <w:rFonts w:ascii="Times New Roman" w:hAnsi="Times New Roman" w:cs="Times New Roman"/>
                <w:color w:val="auto"/>
                <w:sz w:val="18"/>
                <w:szCs w:val="18"/>
                <w:shd w:val="clear" w:color="auto" w:fill="FFFFFF"/>
              </w:rPr>
              <w:pPrChange w:id="2718" w:author="He Han" w:date="2026-08-27T14:30:00Z">
                <w:pPr>
                  <w:framePr w:hSpace="180" w:wrap="around" w:vAnchor="text" w:hAnchor="text" w:xAlign="center" w:y="1"/>
                  <w:suppressOverlap/>
                  <w:jc w:val="both"/>
                </w:pPr>
              </w:pPrChange>
            </w:pPr>
            <w:del w:id="2719" w:author="He Han" w:date="2026-10-23T09:20:00Z">
              <w:r w:rsidRPr="00BB7730" w:rsidDel="00693840">
                <w:rPr>
                  <w:rFonts w:ascii="Times New Roman" w:hAnsi="Times New Roman" w:cs="Times New Roman"/>
                  <w:color w:val="auto"/>
                  <w:sz w:val="18"/>
                  <w:szCs w:val="18"/>
                  <w:shd w:val="clear" w:color="auto" w:fill="FFFFFF"/>
                </w:rPr>
                <w:delText>Solid-phase synthesis&amp;</w:delText>
              </w:r>
              <w:r w:rsidRPr="00BB7730" w:rsidDel="00693840">
                <w:rPr>
                  <w:rFonts w:ascii="Times New Roman" w:hAnsi="Times New Roman" w:cs="Times New Roman"/>
                  <w:color w:val="auto"/>
                </w:rPr>
                <w:delText xml:space="preserve"> </w:delText>
              </w:r>
              <w:r w:rsidRPr="00BB7730" w:rsidDel="00693840">
                <w:rPr>
                  <w:rFonts w:ascii="Times New Roman" w:hAnsi="Times New Roman" w:cs="Times New Roman"/>
                  <w:color w:val="auto"/>
                  <w:sz w:val="18"/>
                  <w:szCs w:val="18"/>
                  <w:shd w:val="clear" w:color="auto" w:fill="FFFFFF"/>
                </w:rPr>
                <w:delText>Dry</w:delText>
              </w:r>
            </w:del>
          </w:p>
        </w:tc>
        <w:tc>
          <w:tcPr>
            <w:tcW w:w="437" w:type="pct"/>
            <w:vAlign w:val="center"/>
          </w:tcPr>
          <w:p w14:paraId="6D69BF7C" w14:textId="0FACAD0A" w:rsidR="00813D53" w:rsidRPr="00BB7730" w:rsidDel="00693840" w:rsidRDefault="00251EE4">
            <w:pPr>
              <w:jc w:val="center"/>
              <w:rPr>
                <w:del w:id="2720" w:author="He Han" w:date="2026-10-23T09:20:00Z"/>
                <w:rFonts w:ascii="Times New Roman" w:hAnsi="Times New Roman" w:cs="Times New Roman"/>
                <w:color w:val="auto"/>
                <w:sz w:val="18"/>
                <w:szCs w:val="18"/>
                <w:shd w:val="clear" w:color="auto" w:fill="FFFFFF"/>
              </w:rPr>
              <w:pPrChange w:id="2721" w:author="He Han" w:date="2026-08-27T14:30:00Z">
                <w:pPr>
                  <w:framePr w:hSpace="180" w:wrap="around" w:vAnchor="text" w:hAnchor="text" w:xAlign="center" w:y="1"/>
                  <w:suppressOverlap/>
                  <w:jc w:val="both"/>
                </w:pPr>
              </w:pPrChange>
            </w:pPr>
            <w:del w:id="2722" w:author="He Han" w:date="2026-10-23T09:20:00Z">
              <w:r w:rsidRPr="00BB7730" w:rsidDel="00693840">
                <w:rPr>
                  <w:rFonts w:ascii="Times New Roman" w:hAnsi="Times New Roman" w:cs="Times New Roman"/>
                  <w:color w:val="auto"/>
                  <w:sz w:val="18"/>
                  <w:szCs w:val="18"/>
                  <w:shd w:val="clear" w:color="auto" w:fill="FFFFFF"/>
                </w:rPr>
                <w:delText>30</w:delText>
              </w:r>
              <w:r w:rsidR="00010358" w:rsidRPr="00BB7730" w:rsidDel="00693840">
                <w:rPr>
                  <w:rFonts w:ascii="Times New Roman" w:hAnsi="Times New Roman" w:cs="Times New Roman"/>
                  <w:color w:val="auto"/>
                  <w:sz w:val="18"/>
                  <w:szCs w:val="18"/>
                  <w:shd w:val="clear" w:color="auto" w:fill="FFFFFF"/>
                </w:rPr>
                <w:delText>00</w:delText>
              </w:r>
            </w:del>
            <w:ins w:id="2723" w:author="Johan Granander" w:date="2026-07-28T13:30:00Z">
              <w:del w:id="2724" w:author="He Han" w:date="2026-10-23T09:20:00Z">
                <w:r w:rsidR="00045CD1" w:rsidRPr="00BB7730" w:rsidDel="00693840">
                  <w:rPr>
                    <w:rFonts w:ascii="Times New Roman" w:hAnsi="Times New Roman" w:cs="Times New Roman"/>
                    <w:color w:val="auto"/>
                    <w:sz w:val="18"/>
                    <w:szCs w:val="18"/>
                    <w:shd w:val="clear" w:color="auto" w:fill="FFFFFF"/>
                  </w:rPr>
                  <w:delText xml:space="preserve"> </w:delText>
                </w:r>
              </w:del>
            </w:ins>
            <w:del w:id="2725" w:author="He Han" w:date="2026-10-23T09:20:00Z">
              <w:r w:rsidR="00010358" w:rsidRPr="00BB7730" w:rsidDel="00693840">
                <w:rPr>
                  <w:rFonts w:ascii="Times New Roman" w:hAnsi="Times New Roman" w:cs="Times New Roman"/>
                  <w:color w:val="auto"/>
                  <w:sz w:val="18"/>
                  <w:szCs w:val="18"/>
                  <w:shd w:val="clear" w:color="auto" w:fill="FFFFFF"/>
                </w:rPr>
                <w:delText>L</w:delText>
              </w:r>
            </w:del>
          </w:p>
        </w:tc>
        <w:tc>
          <w:tcPr>
            <w:tcW w:w="1581" w:type="pct"/>
            <w:vAlign w:val="center"/>
          </w:tcPr>
          <w:p w14:paraId="085D4FC3" w14:textId="1B3357FC" w:rsidR="000347E2" w:rsidRPr="00BB7730" w:rsidDel="00693840" w:rsidRDefault="00CB6962" w:rsidP="0030647B">
            <w:pPr>
              <w:jc w:val="both"/>
              <w:rPr>
                <w:del w:id="2726" w:author="He Han" w:date="2026-10-23T09:20:00Z"/>
                <w:rFonts w:ascii="Times New Roman" w:hAnsi="Times New Roman" w:cs="Times New Roman"/>
                <w:color w:val="auto"/>
                <w:sz w:val="18"/>
                <w:szCs w:val="18"/>
                <w:shd w:val="clear" w:color="auto" w:fill="FFFFFF"/>
              </w:rPr>
            </w:pPr>
            <w:commentRangeStart w:id="2727"/>
            <w:commentRangeStart w:id="2728"/>
            <w:commentRangeStart w:id="2729"/>
            <w:del w:id="2730" w:author="He Han" w:date="2026-10-12T10:35:00Z">
              <w:r w:rsidRPr="00BB7730" w:rsidDel="00BE0B15">
                <w:rPr>
                  <w:rFonts w:ascii="Times New Roman" w:hAnsi="Times New Roman" w:cs="Times New Roman"/>
                  <w:color w:val="00B0F0"/>
                  <w:sz w:val="18"/>
                  <w:szCs w:val="18"/>
                  <w:shd w:val="clear" w:color="auto" w:fill="FFFFFF"/>
                  <w:rPrChange w:id="2731" w:author="He Han" w:date="2026-10-12T10:35:00Z">
                    <w:rPr>
                      <w:rFonts w:asciiTheme="minorEastAsia" w:eastAsiaTheme="minorEastAsia" w:hAnsiTheme="minorEastAsia" w:cs="Times New Roman"/>
                      <w:color w:val="auto"/>
                      <w:sz w:val="18"/>
                      <w:szCs w:val="18"/>
                      <w:shd w:val="clear" w:color="auto" w:fill="FFFFFF"/>
                      <w:lang w:eastAsia="zh-CN"/>
                    </w:rPr>
                  </w:rPrChange>
                </w:rPr>
                <w:delText>Reaction vessel material</w:delText>
              </w:r>
              <w:commentRangeEnd w:id="2727"/>
              <w:r w:rsidRPr="00BB7730" w:rsidDel="00BE0B15">
                <w:rPr>
                  <w:rFonts w:ascii="Times New Roman" w:hAnsi="Times New Roman"/>
                  <w:color w:val="00B0F0"/>
                  <w:rPrChange w:id="2732" w:author="He Han" w:date="2026-10-12T10:35:00Z">
                    <w:rPr>
                      <w:rStyle w:val="aff2"/>
                      <w:rFonts w:asciiTheme="minorEastAsia" w:eastAsiaTheme="minorEastAsia" w:hAnsiTheme="minorEastAsia" w:cs="Times New Roman"/>
                      <w:color w:val="auto"/>
                      <w:sz w:val="18"/>
                      <w:szCs w:val="18"/>
                      <w:shd w:val="clear" w:color="auto" w:fill="FFFFFF"/>
                      <w:lang w:eastAsia="zh-CN"/>
                    </w:rPr>
                  </w:rPrChange>
                </w:rPr>
                <w:commentReference w:id="2727"/>
              </w:r>
              <w:commentRangeEnd w:id="2728"/>
              <w:r w:rsidRPr="00BB7730" w:rsidDel="00BE0B15">
                <w:rPr>
                  <w:rFonts w:ascii="Times New Roman" w:hAnsi="Times New Roman"/>
                  <w:color w:val="00B0F0"/>
                  <w:rPrChange w:id="2733" w:author="He Han" w:date="2026-10-12T10:35:00Z">
                    <w:rPr>
                      <w:rStyle w:val="aff2"/>
                      <w:rFonts w:asciiTheme="minorEastAsia" w:eastAsiaTheme="minorEastAsia" w:hAnsiTheme="minorEastAsia" w:cs="Times New Roman"/>
                      <w:color w:val="auto"/>
                      <w:sz w:val="18"/>
                      <w:szCs w:val="18"/>
                      <w:shd w:val="clear" w:color="auto" w:fill="FFFFFF"/>
                      <w:lang w:eastAsia="zh-CN"/>
                    </w:rPr>
                  </w:rPrChange>
                </w:rPr>
                <w:commentReference w:id="2728"/>
              </w:r>
              <w:commentRangeEnd w:id="2729"/>
              <w:r w:rsidR="00A54EC0" w:rsidRPr="00BB7730" w:rsidDel="00BE0B15">
                <w:rPr>
                  <w:rFonts w:ascii="Times New Roman" w:hAnsi="Times New Roman" w:cs="Times New Roman"/>
                  <w:color w:val="00B0F0"/>
                  <w:sz w:val="18"/>
                  <w:szCs w:val="18"/>
                  <w:shd w:val="clear" w:color="auto" w:fill="FFFFFF"/>
                  <w:rPrChange w:id="2734" w:author="He Han" w:date="2026-10-12T10:35:00Z">
                    <w:rPr>
                      <w:rStyle w:val="aff2"/>
                      <w:rFonts w:asciiTheme="minorEastAsia" w:eastAsiaTheme="minorEastAsia" w:hAnsiTheme="minorEastAsia"/>
                      <w:lang w:eastAsia="zh-CN"/>
                    </w:rPr>
                  </w:rPrChange>
                </w:rPr>
                <w:commentReference w:id="2729"/>
              </w:r>
            </w:del>
            <w:del w:id="2735" w:author="He Han" w:date="2026-10-23T09:20:00Z">
              <w:r w:rsidRPr="00BB7730" w:rsidDel="00693840">
                <w:rPr>
                  <w:rFonts w:ascii="Times New Roman" w:hAnsi="Times New Roman" w:cs="Times New Roman"/>
                  <w:color w:val="00B0F0"/>
                  <w:sz w:val="18"/>
                  <w:szCs w:val="18"/>
                  <w:shd w:val="clear" w:color="auto" w:fill="FFFFFF"/>
                  <w:rPrChange w:id="2736" w:author="He Han" w:date="2026-10-12T10:35:00Z">
                    <w:rPr>
                      <w:rFonts w:ascii="Times New Roman" w:hAnsi="Times New Roman" w:cs="Times New Roman"/>
                      <w:color w:val="auto"/>
                      <w:sz w:val="18"/>
                      <w:szCs w:val="18"/>
                      <w:shd w:val="clear" w:color="auto" w:fill="FFFFFF"/>
                    </w:rPr>
                  </w:rPrChange>
                </w:rPr>
                <w:delText>:</w:delText>
              </w:r>
              <w:r w:rsidR="000347E2" w:rsidRPr="00BB7730" w:rsidDel="00693840">
                <w:rPr>
                  <w:rFonts w:ascii="Times New Roman" w:hAnsi="Times New Roman" w:cs="Times New Roman"/>
                  <w:color w:val="auto"/>
                  <w:sz w:val="18"/>
                  <w:szCs w:val="18"/>
                  <w:shd w:val="clear" w:color="auto" w:fill="FFFFFF"/>
                </w:rPr>
                <w:delText xml:space="preserve"> </w:delText>
              </w:r>
            </w:del>
            <w:ins w:id="2737" w:author="Xuning Wei12232" w:date="2026-07-27T17:13:00Z">
              <w:del w:id="2738" w:author="He Han" w:date="2026-10-23T09:20:00Z">
                <w:r w:rsidR="00AF1C85" w:rsidRPr="00BB7730" w:rsidDel="00693840">
                  <w:rPr>
                    <w:rFonts w:ascii="Times New Roman" w:hAnsi="Times New Roman" w:cs="Times New Roman"/>
                    <w:color w:val="auto"/>
                    <w:sz w:val="18"/>
                    <w:szCs w:val="18"/>
                    <w:shd w:val="clear" w:color="auto" w:fill="FFFFFF"/>
                  </w:rPr>
                  <w:delText xml:space="preserve">Hastelloy </w:delText>
                </w:r>
              </w:del>
            </w:ins>
            <w:ins w:id="2739" w:author="Xuning Wei12232" w:date="2026-07-27T17:14:00Z">
              <w:del w:id="2740" w:author="He Han" w:date="2026-10-23T09:20:00Z">
                <w:r w:rsidR="00AF1C85" w:rsidRPr="00BB7730" w:rsidDel="00693840">
                  <w:rPr>
                    <w:rFonts w:ascii="Times New Roman" w:hAnsi="Times New Roman" w:cs="Times New Roman"/>
                    <w:color w:val="auto"/>
                    <w:sz w:val="18"/>
                    <w:szCs w:val="18"/>
                    <w:shd w:val="clear" w:color="auto" w:fill="FFFFFF"/>
                  </w:rPr>
                  <w:delText>(</w:delText>
                </w:r>
              </w:del>
            </w:ins>
            <w:del w:id="2741" w:author="He Han" w:date="2026-10-23T09:20:00Z">
              <w:r w:rsidR="00161EA5" w:rsidRPr="00BB7730" w:rsidDel="00693840">
                <w:rPr>
                  <w:rFonts w:ascii="Times New Roman" w:hAnsi="Times New Roman" w:cs="Times New Roman"/>
                  <w:color w:val="auto"/>
                  <w:sz w:val="18"/>
                  <w:szCs w:val="18"/>
                  <w:shd w:val="clear" w:color="auto" w:fill="FFFFFF"/>
                </w:rPr>
                <w:delText>C-276</w:delText>
              </w:r>
            </w:del>
            <w:ins w:id="2742" w:author="Xuning Wei12232" w:date="2026-07-27T17:14:00Z">
              <w:del w:id="2743" w:author="He Han" w:date="2026-10-23T09:20:00Z">
                <w:r w:rsidR="00AF1C85" w:rsidRPr="00BB7730" w:rsidDel="00693840">
                  <w:rPr>
                    <w:rFonts w:ascii="Times New Roman" w:hAnsi="Times New Roman" w:cs="Times New Roman"/>
                    <w:color w:val="auto"/>
                    <w:sz w:val="18"/>
                    <w:szCs w:val="18"/>
                    <w:shd w:val="clear" w:color="auto" w:fill="FFFFFF"/>
                  </w:rPr>
                  <w:delText>)</w:delText>
                </w:r>
              </w:del>
            </w:ins>
          </w:p>
          <w:p w14:paraId="7973D403" w14:textId="7054B0B8" w:rsidR="004634A5" w:rsidRPr="00BB7730" w:rsidDel="00693840" w:rsidRDefault="000347E2" w:rsidP="002B446D">
            <w:pPr>
              <w:jc w:val="both"/>
              <w:rPr>
                <w:del w:id="2744" w:author="He Han" w:date="2026-10-23T09:20:00Z"/>
                <w:rFonts w:ascii="Times New Roman" w:eastAsiaTheme="minorEastAsia" w:hAnsi="Times New Roman" w:cs="Times New Roman"/>
                <w:color w:val="auto"/>
                <w:sz w:val="18"/>
                <w:szCs w:val="18"/>
                <w:shd w:val="clear" w:color="auto" w:fill="FFFFFF"/>
                <w:lang w:eastAsia="zh-CN"/>
              </w:rPr>
            </w:pPr>
            <w:del w:id="2745" w:author="He Han" w:date="2026-10-23T09:20:00Z">
              <w:r w:rsidRPr="00BB7730" w:rsidDel="00693840">
                <w:rPr>
                  <w:rFonts w:ascii="Times New Roman" w:hAnsi="Times New Roman" w:cs="Times New Roman"/>
                  <w:color w:val="auto"/>
                  <w:sz w:val="18"/>
                  <w:szCs w:val="18"/>
                  <w:shd w:val="clear" w:color="auto" w:fill="FFFFFF"/>
                </w:rPr>
                <w:delText xml:space="preserve">Agitator material: </w:delText>
              </w:r>
            </w:del>
            <w:ins w:id="2746" w:author="Xuning Wei12232" w:date="2026-07-27T17:13:00Z">
              <w:del w:id="2747" w:author="He Han" w:date="2026-10-23T09:20:00Z">
                <w:r w:rsidR="00AF1C85" w:rsidRPr="00BB7730" w:rsidDel="00693840">
                  <w:rPr>
                    <w:rFonts w:ascii="Times New Roman" w:hAnsi="Times New Roman" w:cs="Times New Roman"/>
                    <w:color w:val="auto"/>
                    <w:sz w:val="18"/>
                    <w:szCs w:val="18"/>
                    <w:shd w:val="clear" w:color="auto" w:fill="FFFFFF"/>
                  </w:rPr>
                  <w:delText>Hastelloy (</w:delText>
                </w:r>
              </w:del>
            </w:ins>
            <w:del w:id="2748" w:author="He Han" w:date="2026-10-23T09:20:00Z">
              <w:r w:rsidR="00161EA5" w:rsidRPr="00BB7730" w:rsidDel="00693840">
                <w:rPr>
                  <w:rFonts w:ascii="Times New Roman" w:hAnsi="Times New Roman" w:cs="Times New Roman"/>
                  <w:color w:val="auto"/>
                  <w:sz w:val="18"/>
                  <w:szCs w:val="18"/>
                  <w:shd w:val="clear" w:color="auto" w:fill="FFFFFF"/>
                </w:rPr>
                <w:delText>C-276</w:delText>
              </w:r>
            </w:del>
            <w:ins w:id="2749" w:author="Xuning Wei12232" w:date="2026-07-27T11:15:00Z">
              <w:del w:id="2750" w:author="He Han" w:date="2026-10-23T09:20:00Z">
                <w:r w:rsidR="0027075E" w:rsidRPr="00BB7730" w:rsidDel="00693840">
                  <w:rPr>
                    <w:rFonts w:ascii="Times New Roman" w:hAnsi="Times New Roman" w:cs="Times New Roman"/>
                    <w:color w:val="auto"/>
                    <w:sz w:val="18"/>
                    <w:szCs w:val="18"/>
                    <w:shd w:val="clear" w:color="auto" w:fill="FFFFFF"/>
                  </w:rPr>
                  <w:delText>N10276</w:delText>
                </w:r>
              </w:del>
            </w:ins>
            <w:ins w:id="2751" w:author="Xuning Wei12232" w:date="2026-07-27T17:13:00Z">
              <w:del w:id="2752" w:author="He Han" w:date="2026-10-23T09:20:00Z">
                <w:r w:rsidR="00AF1C85" w:rsidRPr="00BB7730" w:rsidDel="00693840">
                  <w:rPr>
                    <w:rFonts w:ascii="Times New Roman" w:hAnsi="Times New Roman" w:cs="Times New Roman"/>
                    <w:color w:val="auto"/>
                    <w:sz w:val="18"/>
                    <w:szCs w:val="18"/>
                    <w:shd w:val="clear" w:color="auto" w:fill="FFFFFF"/>
                  </w:rPr>
                  <w:delText>)</w:delText>
                </w:r>
              </w:del>
            </w:ins>
            <w:del w:id="2753" w:author="He Han" w:date="2026-10-23T09:20:00Z">
              <w:r w:rsidR="002B446D" w:rsidRPr="00BB7730" w:rsidDel="00693840">
                <w:rPr>
                  <w:rFonts w:ascii="Times New Roman" w:hAnsi="Times New Roman" w:cs="Times New Roman"/>
                  <w:color w:val="auto"/>
                  <w:sz w:val="18"/>
                  <w:szCs w:val="18"/>
                  <w:shd w:val="clear" w:color="auto" w:fill="FFFFFF"/>
                </w:rPr>
                <w:br/>
              </w:r>
              <w:r w:rsidR="002B446D" w:rsidRPr="00BB7730" w:rsidDel="00693840">
                <w:rPr>
                  <w:rFonts w:ascii="Times New Roman" w:hAnsi="Times New Roman" w:cs="Times New Roman"/>
                  <w:color w:val="0000FF"/>
                  <w:sz w:val="18"/>
                  <w:szCs w:val="18"/>
                  <w:shd w:val="clear" w:color="auto" w:fill="FFFFFF"/>
                </w:rPr>
                <w:delText>Sieve plate: HC-22</w:delText>
              </w:r>
            </w:del>
          </w:p>
          <w:p w14:paraId="6122861C" w14:textId="6E7A0686" w:rsidR="004634A5" w:rsidRPr="00BB7730" w:rsidDel="00693840" w:rsidRDefault="004634A5" w:rsidP="0030647B">
            <w:pPr>
              <w:jc w:val="both"/>
              <w:rPr>
                <w:del w:id="2754" w:author="He Han" w:date="2026-10-23T09:20:00Z"/>
                <w:rFonts w:ascii="Times New Roman" w:hAnsi="Times New Roman" w:cs="Times New Roman"/>
                <w:color w:val="0000FF"/>
                <w:sz w:val="18"/>
                <w:szCs w:val="18"/>
                <w:shd w:val="clear" w:color="auto" w:fill="FFFFFF"/>
              </w:rPr>
            </w:pPr>
            <w:del w:id="2755" w:author="He Han" w:date="2026-10-23T09:20:00Z">
              <w:r w:rsidRPr="00BB7730" w:rsidDel="00693840">
                <w:rPr>
                  <w:rFonts w:ascii="Times New Roman" w:hAnsi="Times New Roman" w:cs="Times New Roman"/>
                  <w:color w:val="0000FF"/>
                  <w:sz w:val="18"/>
                  <w:szCs w:val="18"/>
                  <w:shd w:val="clear" w:color="auto" w:fill="FFFFFF"/>
                </w:rPr>
                <w:delText>Nitrogen distribution pipi</w:delText>
              </w:r>
              <w:r w:rsidRPr="00BB7730" w:rsidDel="00693840">
                <w:rPr>
                  <w:rFonts w:ascii="Times New Roman" w:hAnsi="Times New Roman" w:cs="Times New Roman"/>
                  <w:color w:val="0000FF"/>
                  <w:sz w:val="18"/>
                  <w:szCs w:val="18"/>
                  <w:shd w:val="pct15" w:color="auto" w:fill="FFFFFF"/>
                </w:rPr>
                <w:delText xml:space="preserve">ng: </w:delText>
              </w:r>
            </w:del>
            <w:ins w:id="2756" w:author="Xuning Wei12232" w:date="2026-07-27T17:15:00Z">
              <w:del w:id="2757" w:author="He Han" w:date="2026-10-23T09:20:00Z">
                <w:r w:rsidR="00AF1C85" w:rsidRPr="00BB7730" w:rsidDel="00693840">
                  <w:rPr>
                    <w:rFonts w:ascii="Times New Roman" w:hAnsi="Times New Roman" w:cs="Times New Roman"/>
                    <w:color w:val="auto"/>
                    <w:sz w:val="18"/>
                    <w:szCs w:val="18"/>
                    <w:shd w:val="clear" w:color="auto" w:fill="FFFFFF"/>
                  </w:rPr>
                  <w:delText>Hastelloy (C-276)</w:delText>
                </w:r>
              </w:del>
            </w:ins>
            <w:del w:id="2758" w:author="He Han" w:date="2026-10-23T09:20:00Z">
              <w:r w:rsidR="006F51C6" w:rsidRPr="00BB7730" w:rsidDel="00693840">
                <w:rPr>
                  <w:rFonts w:ascii="Times New Roman" w:hAnsi="Times New Roman" w:cs="Times New Roman"/>
                  <w:color w:val="0000FF"/>
                  <w:sz w:val="18"/>
                  <w:szCs w:val="18"/>
                  <w:shd w:val="pct15" w:color="auto" w:fill="FFFFFF"/>
                </w:rPr>
                <w:delText>C-276</w:delText>
              </w:r>
            </w:del>
          </w:p>
          <w:p w14:paraId="1AC057C5" w14:textId="2D480B33" w:rsidR="000347E2" w:rsidRPr="00BB7730" w:rsidDel="00693840" w:rsidRDefault="000347E2" w:rsidP="0030647B">
            <w:pPr>
              <w:jc w:val="both"/>
              <w:rPr>
                <w:del w:id="2759" w:author="He Han" w:date="2026-10-23T09:20:00Z"/>
                <w:rFonts w:ascii="Times New Roman" w:hAnsi="Times New Roman" w:cs="Times New Roman"/>
                <w:color w:val="auto"/>
                <w:sz w:val="18"/>
                <w:szCs w:val="18"/>
                <w:shd w:val="clear" w:color="auto" w:fill="FFFFFF"/>
              </w:rPr>
            </w:pPr>
            <w:del w:id="2760" w:author="He Han" w:date="2026-10-23T09:20:00Z">
              <w:r w:rsidRPr="00BB7730" w:rsidDel="00693840">
                <w:rPr>
                  <w:rFonts w:ascii="Times New Roman" w:hAnsi="Times New Roman" w:cs="Times New Roman"/>
                  <w:color w:val="auto"/>
                  <w:sz w:val="18"/>
                  <w:szCs w:val="18"/>
                  <w:shd w:val="clear" w:color="auto" w:fill="FFFFFF"/>
                </w:rPr>
                <w:delText>Sight glass: Glass</w:delText>
              </w:r>
            </w:del>
          </w:p>
          <w:p w14:paraId="5FF3D923" w14:textId="383A0541" w:rsidR="000347E2" w:rsidRPr="00BB7730" w:rsidDel="00693840" w:rsidRDefault="007D4F0A" w:rsidP="0030647B">
            <w:pPr>
              <w:jc w:val="both"/>
              <w:rPr>
                <w:del w:id="2761" w:author="He Han" w:date="2026-10-23T09:20:00Z"/>
                <w:rFonts w:ascii="Times New Roman" w:hAnsi="Times New Roman" w:cs="Times New Roman"/>
                <w:color w:val="auto"/>
                <w:sz w:val="18"/>
                <w:szCs w:val="18"/>
                <w:shd w:val="clear" w:color="auto" w:fill="FFFFFF"/>
              </w:rPr>
            </w:pPr>
            <w:del w:id="2762" w:author="He Han" w:date="2026-10-23T09:20:00Z">
              <w:r w:rsidRPr="00BB7730" w:rsidDel="00693840">
                <w:rPr>
                  <w:rFonts w:ascii="Times New Roman" w:hAnsi="Times New Roman" w:cs="Times New Roman"/>
                  <w:color w:val="auto"/>
                  <w:sz w:val="18"/>
                  <w:szCs w:val="18"/>
                  <w:shd w:val="clear" w:color="auto" w:fill="FFFFFF"/>
                  <w:rPrChange w:id="2763" w:author="He Han" w:date="2026-10-12T14:18:00Z">
                    <w:rPr>
                      <w:rFonts w:asciiTheme="minorEastAsia" w:eastAsiaTheme="minorEastAsia" w:hAnsiTheme="minorEastAsia" w:cs="Times New Roman"/>
                      <w:color w:val="auto"/>
                      <w:sz w:val="18"/>
                      <w:szCs w:val="18"/>
                      <w:shd w:val="clear" w:color="auto" w:fill="FFFFFF"/>
                      <w:lang w:eastAsia="zh-CN"/>
                    </w:rPr>
                  </w:rPrChange>
                </w:rPr>
                <w:delText>Transfer pump material:</w:delText>
              </w:r>
            </w:del>
            <w:del w:id="2764" w:author="He Han" w:date="2026-10-12T14:17:00Z">
              <w:r w:rsidRPr="00BB7730" w:rsidDel="000039D7">
                <w:rPr>
                  <w:rFonts w:ascii="Times New Roman" w:hAnsi="Times New Roman" w:cs="Times New Roman"/>
                  <w:color w:val="00B0F0"/>
                  <w:sz w:val="18"/>
                  <w:szCs w:val="18"/>
                  <w:shd w:val="clear" w:color="auto" w:fill="FFFFFF"/>
                  <w:rPrChange w:id="2765" w:author="He Han" w:date="2026-10-12T10:33:00Z">
                    <w:rPr>
                      <w:rFonts w:asciiTheme="minorEastAsia" w:eastAsiaTheme="minorEastAsia" w:hAnsiTheme="minorEastAsia" w:cs="Times New Roman"/>
                      <w:color w:val="auto"/>
                      <w:sz w:val="18"/>
                      <w:szCs w:val="18"/>
                      <w:shd w:val="clear" w:color="auto" w:fill="FFFFFF"/>
                      <w:lang w:eastAsia="zh-CN"/>
                    </w:rPr>
                  </w:rPrChange>
                </w:rPr>
                <w:delText>SS</w:delText>
              </w:r>
            </w:del>
            <w:ins w:id="2766" w:author="Johan Granander" w:date="2026-05-04T11:46:00Z">
              <w:del w:id="2767" w:author="He Han" w:date="2026-10-12T14:17:00Z">
                <w:r w:rsidR="00EF6CB3" w:rsidRPr="00BB7730" w:rsidDel="000039D7">
                  <w:rPr>
                    <w:rFonts w:ascii="Times New Roman" w:hAnsi="Times New Roman" w:cs="Times New Roman"/>
                    <w:color w:val="00B0F0"/>
                    <w:sz w:val="18"/>
                    <w:szCs w:val="18"/>
                    <w:shd w:val="clear" w:color="auto" w:fill="FFFFFF"/>
                    <w:rPrChange w:id="2768" w:author="He Han" w:date="2026-10-12T10:33:00Z">
                      <w:rPr>
                        <w:rFonts w:asciiTheme="minorEastAsia" w:eastAsiaTheme="minorEastAsia" w:hAnsiTheme="minorEastAsia" w:cs="Times New Roman"/>
                        <w:color w:val="auto"/>
                        <w:sz w:val="18"/>
                        <w:szCs w:val="18"/>
                        <w:shd w:val="clear" w:color="auto" w:fill="FFFFFF"/>
                        <w:lang w:eastAsia="zh-CN"/>
                      </w:rPr>
                    </w:rPrChange>
                  </w:rPr>
                  <w:delText>material</w:delText>
                </w:r>
                <w:r w:rsidR="00EF6CB3" w:rsidRPr="00BB7730" w:rsidDel="000039D7">
                  <w:rPr>
                    <w:rFonts w:ascii="Times New Roman" w:hAnsi="Times New Roman" w:cs="Times New Roman"/>
                    <w:color w:val="00B0F0"/>
                    <w:sz w:val="18"/>
                    <w:szCs w:val="18"/>
                    <w:shd w:val="clear" w:color="auto" w:fill="FFFFFF"/>
                    <w:rPrChange w:id="2769" w:author="He Han" w:date="2026-10-12T10:33:00Z">
                      <w:rPr>
                        <w:rFonts w:ascii="Times New Roman" w:hAnsi="Times New Roman" w:cs="Times New Roman"/>
                        <w:color w:val="auto"/>
                        <w:sz w:val="18"/>
                        <w:szCs w:val="18"/>
                        <w:shd w:val="clear" w:color="auto" w:fill="FFFFFF"/>
                      </w:rPr>
                    </w:rPrChange>
                  </w:rPr>
                  <w:delText>:</w:delText>
                </w:r>
              </w:del>
              <w:del w:id="2770" w:author="He Han" w:date="2026-10-23T09:20:00Z">
                <w:r w:rsidR="00EF6CB3" w:rsidRPr="00BB7730" w:rsidDel="00693840">
                  <w:rPr>
                    <w:rFonts w:ascii="Times New Roman" w:hAnsi="Times New Roman" w:cs="Times New Roman"/>
                    <w:color w:val="00B0F0"/>
                    <w:sz w:val="18"/>
                    <w:szCs w:val="18"/>
                    <w:shd w:val="clear" w:color="auto" w:fill="FFFFFF"/>
                    <w:rPrChange w:id="2771" w:author="He Han" w:date="2026-10-12T10:33:00Z">
                      <w:rPr>
                        <w:rFonts w:ascii="Times New Roman" w:hAnsi="Times New Roman" w:cs="Times New Roman"/>
                        <w:color w:val="auto"/>
                        <w:sz w:val="18"/>
                        <w:szCs w:val="18"/>
                        <w:shd w:val="clear" w:color="auto" w:fill="FFFFFF"/>
                      </w:rPr>
                    </w:rPrChange>
                  </w:rPr>
                  <w:delText xml:space="preserve"> </w:delText>
                </w:r>
                <w:r w:rsidR="00EF6CB3" w:rsidRPr="00BB7730" w:rsidDel="00693840">
                  <w:rPr>
                    <w:rFonts w:ascii="Times New Roman" w:hAnsi="Times New Roman" w:cs="Times New Roman"/>
                    <w:color w:val="auto"/>
                    <w:sz w:val="18"/>
                    <w:szCs w:val="18"/>
                    <w:shd w:val="clear" w:color="auto" w:fill="FFFFFF"/>
                  </w:rPr>
                  <w:delText>SS</w:delText>
                </w:r>
              </w:del>
            </w:ins>
            <w:del w:id="2772" w:author="He Han" w:date="2026-10-23T09:20:00Z">
              <w:r w:rsidRPr="00BB7730" w:rsidDel="00693840">
                <w:rPr>
                  <w:rFonts w:ascii="Times New Roman" w:hAnsi="Times New Roman" w:cs="Times New Roman"/>
                  <w:color w:val="auto"/>
                  <w:sz w:val="18"/>
                  <w:szCs w:val="18"/>
                  <w:shd w:val="clear" w:color="auto" w:fill="FFFFFF"/>
                </w:rPr>
                <w:delText>316+PTFE</w:delText>
              </w:r>
              <w:r w:rsidR="000347E2" w:rsidRPr="00BB7730" w:rsidDel="00693840">
                <w:rPr>
                  <w:rFonts w:ascii="Times New Roman" w:hAnsi="Times New Roman" w:cs="Times New Roman"/>
                  <w:color w:val="auto"/>
                  <w:sz w:val="18"/>
                  <w:szCs w:val="18"/>
                  <w:shd w:val="clear" w:color="auto" w:fill="FFFFFF"/>
                </w:rPr>
                <w:delText>,</w:delText>
              </w:r>
            </w:del>
          </w:p>
          <w:p w14:paraId="28DDF2E0" w14:textId="659BA3BA" w:rsidR="000347E2" w:rsidRPr="00BB7730" w:rsidDel="00693840" w:rsidRDefault="00A02028" w:rsidP="0030647B">
            <w:pPr>
              <w:jc w:val="both"/>
              <w:rPr>
                <w:del w:id="2773" w:author="He Han" w:date="2026-10-23T09:20:00Z"/>
                <w:rFonts w:ascii="Times New Roman" w:hAnsi="Times New Roman" w:cs="Times New Roman"/>
                <w:color w:val="auto"/>
                <w:sz w:val="18"/>
                <w:szCs w:val="18"/>
                <w:shd w:val="clear" w:color="auto" w:fill="FFFFFF"/>
              </w:rPr>
            </w:pPr>
            <w:del w:id="2774" w:author="He Han" w:date="2026-10-23T09:20:00Z">
              <w:r w:rsidRPr="00BB7730" w:rsidDel="00693840">
                <w:rPr>
                  <w:rFonts w:ascii="Times New Roman" w:hAnsi="Times New Roman" w:cs="Times New Roman"/>
                  <w:color w:val="auto"/>
                  <w:sz w:val="18"/>
                  <w:szCs w:val="18"/>
                  <w:shd w:val="clear" w:color="auto" w:fill="FFFFFF"/>
                </w:rPr>
                <w:delText xml:space="preserve">Thermometer well material: </w:delText>
              </w:r>
            </w:del>
            <w:ins w:id="2775" w:author="Xuning Wei12232" w:date="2026-07-27T17:14:00Z">
              <w:del w:id="2776" w:author="He Han" w:date="2026-10-23T09:20:00Z">
                <w:r w:rsidR="00AF1C85" w:rsidRPr="00BB7730" w:rsidDel="00693840">
                  <w:rPr>
                    <w:rFonts w:ascii="Times New Roman" w:hAnsi="Times New Roman" w:cs="Times New Roman"/>
                    <w:color w:val="auto"/>
                    <w:sz w:val="18"/>
                    <w:szCs w:val="18"/>
                    <w:shd w:val="clear" w:color="auto" w:fill="FFFFFF"/>
                  </w:rPr>
                  <w:delText xml:space="preserve">Hastelloy </w:delText>
                </w:r>
              </w:del>
            </w:ins>
            <w:ins w:id="2777" w:author="Xuning Wei12232" w:date="2026-07-27T17:15:00Z">
              <w:del w:id="2778" w:author="He Han" w:date="2026-10-23T09:20:00Z">
                <w:r w:rsidR="00AF1C85" w:rsidRPr="00BB7730" w:rsidDel="00693840">
                  <w:rPr>
                    <w:rFonts w:ascii="Times New Roman" w:hAnsi="Times New Roman" w:cs="Times New Roman"/>
                    <w:color w:val="auto"/>
                    <w:sz w:val="18"/>
                    <w:szCs w:val="18"/>
                    <w:shd w:val="clear" w:color="auto" w:fill="FFFFFF"/>
                  </w:rPr>
                  <w:delText>(</w:delText>
                </w:r>
              </w:del>
            </w:ins>
            <w:ins w:id="2779" w:author="Xuning Wei12232" w:date="2026-07-27T17:14:00Z">
              <w:del w:id="2780" w:author="He Han" w:date="2026-10-23T09:20:00Z">
                <w:r w:rsidR="00AF1C85" w:rsidRPr="00BB7730" w:rsidDel="00693840">
                  <w:rPr>
                    <w:rFonts w:ascii="Times New Roman" w:hAnsi="Times New Roman" w:cs="Times New Roman"/>
                    <w:color w:val="auto"/>
                    <w:sz w:val="18"/>
                    <w:szCs w:val="18"/>
                    <w:shd w:val="clear" w:color="auto" w:fill="FFFFFF"/>
                  </w:rPr>
                  <w:delText>C-276)</w:delText>
                </w:r>
              </w:del>
            </w:ins>
            <w:del w:id="2781" w:author="He Han" w:date="2026-10-23T09:20:00Z">
              <w:r w:rsidR="00161EA5" w:rsidRPr="00BB7730" w:rsidDel="00693840">
                <w:rPr>
                  <w:rFonts w:ascii="Times New Roman" w:hAnsi="Times New Roman" w:cs="Times New Roman"/>
                  <w:color w:val="auto"/>
                  <w:sz w:val="18"/>
                  <w:szCs w:val="18"/>
                  <w:shd w:val="clear" w:color="auto" w:fill="FFFFFF"/>
                </w:rPr>
                <w:delText>C-276</w:delText>
              </w:r>
            </w:del>
          </w:p>
          <w:p w14:paraId="65BB4913" w14:textId="7208AA54" w:rsidR="000347E2" w:rsidRPr="00BB7730" w:rsidDel="00693840" w:rsidRDefault="000347E2" w:rsidP="0030647B">
            <w:pPr>
              <w:jc w:val="both"/>
              <w:rPr>
                <w:del w:id="2782" w:author="He Han" w:date="2026-10-23T09:20:00Z"/>
                <w:rFonts w:ascii="Times New Roman" w:hAnsi="Times New Roman" w:cs="Times New Roman"/>
                <w:color w:val="auto"/>
                <w:sz w:val="18"/>
                <w:szCs w:val="18"/>
                <w:shd w:val="clear" w:color="auto" w:fill="FFFFFF"/>
              </w:rPr>
            </w:pPr>
            <w:del w:id="2783" w:author="He Han" w:date="2026-10-23T09:20:00Z">
              <w:r w:rsidRPr="00BB7730" w:rsidDel="00693840">
                <w:rPr>
                  <w:rFonts w:ascii="Times New Roman" w:hAnsi="Times New Roman" w:cs="Times New Roman"/>
                  <w:color w:val="auto"/>
                  <w:sz w:val="18"/>
                  <w:szCs w:val="18"/>
                  <w:shd w:val="clear" w:color="auto" w:fill="FFFFFF"/>
                </w:rPr>
                <w:delText xml:space="preserve">Pipeline material: </w:delText>
              </w:r>
              <w:r w:rsidR="007D4F0A" w:rsidRPr="00BB7730" w:rsidDel="00693840">
                <w:rPr>
                  <w:rFonts w:ascii="Times New Roman" w:hAnsi="Times New Roman" w:cs="Times New Roman"/>
                  <w:color w:val="auto"/>
                  <w:sz w:val="18"/>
                  <w:szCs w:val="18"/>
                  <w:shd w:val="clear" w:color="auto" w:fill="FFFFFF"/>
                </w:rPr>
                <w:delText>316L</w:delText>
              </w:r>
            </w:del>
          </w:p>
          <w:p w14:paraId="5CEF459A" w14:textId="68B10FC6" w:rsidR="000347E2" w:rsidRPr="00BB7730" w:rsidDel="00693840" w:rsidRDefault="000347E2" w:rsidP="0030647B">
            <w:pPr>
              <w:jc w:val="both"/>
              <w:rPr>
                <w:del w:id="2784" w:author="He Han" w:date="2026-10-23T09:20:00Z"/>
                <w:rFonts w:ascii="Times New Roman" w:hAnsi="Times New Roman" w:cs="Times New Roman"/>
                <w:color w:val="FF0000"/>
                <w:sz w:val="18"/>
                <w:szCs w:val="18"/>
                <w:shd w:val="clear" w:color="auto" w:fill="FFFFFF"/>
                <w:rPrChange w:id="2785" w:author="Johan Granander" w:date="2026-07-28T13:29:00Z">
                  <w:rPr>
                    <w:del w:id="2786" w:author="He Han" w:date="2026-10-23T09:20:00Z"/>
                    <w:rFonts w:ascii="Times New Roman" w:hAnsi="Times New Roman" w:cs="Times New Roman"/>
                    <w:color w:val="auto"/>
                    <w:sz w:val="18"/>
                    <w:szCs w:val="18"/>
                    <w:shd w:val="clear" w:color="auto" w:fill="FFFFFF"/>
                    <w:lang w:val="sv-SE"/>
                  </w:rPr>
                </w:rPrChange>
              </w:rPr>
            </w:pPr>
            <w:del w:id="2787" w:author="He Han" w:date="2026-10-23T09:20:00Z">
              <w:r w:rsidRPr="00BB7730" w:rsidDel="00693840">
                <w:rPr>
                  <w:rFonts w:ascii="Times New Roman" w:hAnsi="Times New Roman" w:cs="Times New Roman"/>
                  <w:color w:val="0000FF"/>
                  <w:sz w:val="18"/>
                  <w:szCs w:val="18"/>
                  <w:shd w:val="clear" w:color="auto" w:fill="FFFFFF"/>
                  <w:rPrChange w:id="2788" w:author="He Han" w:date="2026-10-22T09:53:00Z">
                    <w:rPr>
                      <w:rFonts w:ascii="Times New Roman" w:hAnsi="Times New Roman" w:cs="Times New Roman"/>
                      <w:color w:val="auto"/>
                      <w:sz w:val="18"/>
                      <w:szCs w:val="18"/>
                      <w:shd w:val="clear" w:color="auto" w:fill="FFFFFF"/>
                      <w:lang w:val="sv-SE"/>
                    </w:rPr>
                  </w:rPrChange>
                </w:rPr>
                <w:delText>Sealing ring:</w:delText>
              </w:r>
              <w:r w:rsidRPr="00BB7730" w:rsidDel="00693840">
                <w:rPr>
                  <w:rFonts w:ascii="Times New Roman" w:hAnsi="Times New Roman" w:cs="Times New Roman"/>
                  <w:color w:val="FF0000"/>
                  <w:sz w:val="18"/>
                  <w:szCs w:val="18"/>
                  <w:shd w:val="clear" w:color="auto" w:fill="FFFFFF"/>
                  <w:rPrChange w:id="2789" w:author="Johan Granander" w:date="2026-07-28T13:29:00Z">
                    <w:rPr>
                      <w:rFonts w:ascii="Times New Roman" w:hAnsi="Times New Roman" w:cs="Times New Roman"/>
                      <w:color w:val="auto"/>
                      <w:sz w:val="18"/>
                      <w:szCs w:val="18"/>
                      <w:shd w:val="clear" w:color="auto" w:fill="FFFFFF"/>
                      <w:lang w:val="sv-SE"/>
                    </w:rPr>
                  </w:rPrChange>
                </w:rPr>
                <w:delText xml:space="preserve"> </w:delText>
              </w:r>
            </w:del>
            <w:ins w:id="2790" w:author="Xuning Wei12232" w:date="2026-07-27T09:56:00Z">
              <w:del w:id="2791" w:author="He Han" w:date="2026-10-23T09:20:00Z">
                <w:r w:rsidR="003353CB" w:rsidRPr="00BB7730" w:rsidDel="00693840">
                  <w:rPr>
                    <w:rFonts w:ascii="Times New Roman" w:hAnsi="Times New Roman" w:cs="Times New Roman"/>
                    <w:b/>
                    <w:color w:val="0000FF"/>
                    <w:sz w:val="18"/>
                    <w:szCs w:val="18"/>
                    <w:shd w:val="clear" w:color="auto" w:fill="FFFFFF"/>
                  </w:rPr>
                  <w:delText xml:space="preserve"> </w:delText>
                </w:r>
              </w:del>
            </w:ins>
            <w:ins w:id="2792" w:author="Xuning Wei12232" w:date="2026-07-27T11:15:00Z">
              <w:del w:id="2793" w:author="He Han" w:date="2026-10-23T09:20:00Z">
                <w:r w:rsidR="0027075E" w:rsidRPr="00BB7730" w:rsidDel="00693840">
                  <w:rPr>
                    <w:rFonts w:ascii="Times New Roman" w:hAnsi="Times New Roman" w:cs="Times New Roman"/>
                    <w:b/>
                    <w:color w:val="0000FF"/>
                    <w:sz w:val="18"/>
                    <w:szCs w:val="18"/>
                    <w:shd w:val="clear" w:color="auto" w:fill="FFFFFF"/>
                  </w:rPr>
                  <w:delText>PTF</w:delText>
                </w:r>
              </w:del>
            </w:ins>
            <w:ins w:id="2794" w:author="Xuning Wei12232" w:date="2026-07-27T11:16:00Z">
              <w:del w:id="2795" w:author="He Han" w:date="2026-10-23T09:20:00Z">
                <w:r w:rsidR="0027075E" w:rsidRPr="00BB7730" w:rsidDel="00693840">
                  <w:rPr>
                    <w:rFonts w:ascii="Times New Roman" w:hAnsi="Times New Roman" w:cs="Times New Roman"/>
                    <w:b/>
                    <w:color w:val="0000FF"/>
                    <w:sz w:val="18"/>
                    <w:szCs w:val="18"/>
                    <w:shd w:val="clear" w:color="auto" w:fill="FFFFFF"/>
                  </w:rPr>
                  <w:delText>E</w:delText>
                </w:r>
              </w:del>
            </w:ins>
            <w:del w:id="2796" w:author="He Han" w:date="2026-10-23T09:20:00Z">
              <w:r w:rsidRPr="00BB7730" w:rsidDel="00693840">
                <w:rPr>
                  <w:rFonts w:ascii="Times New Roman" w:hAnsi="Times New Roman" w:cs="Times New Roman"/>
                  <w:color w:val="FF0000"/>
                  <w:sz w:val="18"/>
                  <w:szCs w:val="18"/>
                  <w:shd w:val="clear" w:color="auto" w:fill="FFFFFF"/>
                  <w:rPrChange w:id="2797" w:author="Johan Granander" w:date="2026-07-28T13:29:00Z">
                    <w:rPr>
                      <w:rFonts w:ascii="Times New Roman" w:hAnsi="Times New Roman" w:cs="Times New Roman"/>
                      <w:color w:val="auto"/>
                      <w:sz w:val="18"/>
                      <w:szCs w:val="18"/>
                      <w:shd w:val="clear" w:color="auto" w:fill="FFFFFF"/>
                      <w:lang w:val="sv-SE"/>
                    </w:rPr>
                  </w:rPrChange>
                </w:rPr>
                <w:delText>PTFE</w:delText>
              </w:r>
            </w:del>
          </w:p>
          <w:p w14:paraId="624E0DC5" w14:textId="66DF7ED0" w:rsidR="000347E2" w:rsidRPr="00BB7730" w:rsidDel="00693840" w:rsidRDefault="000347E2" w:rsidP="0030647B">
            <w:pPr>
              <w:jc w:val="both"/>
              <w:rPr>
                <w:del w:id="2798" w:author="He Han" w:date="2026-10-23T09:20:00Z"/>
                <w:rFonts w:ascii="Times New Roman" w:hAnsi="Times New Roman" w:cs="Times New Roman"/>
                <w:color w:val="auto"/>
                <w:sz w:val="18"/>
                <w:szCs w:val="18"/>
                <w:shd w:val="clear" w:color="auto" w:fill="FFFFFF"/>
                <w:rPrChange w:id="2799" w:author="Johan Granander" w:date="2026-07-28T13:29:00Z">
                  <w:rPr>
                    <w:del w:id="2800" w:author="He Han" w:date="2026-10-23T09:20:00Z"/>
                    <w:rFonts w:ascii="Times New Roman" w:hAnsi="Times New Roman" w:cs="Times New Roman"/>
                    <w:color w:val="auto"/>
                    <w:sz w:val="18"/>
                    <w:szCs w:val="18"/>
                    <w:shd w:val="clear" w:color="auto" w:fill="FFFFFF"/>
                    <w:lang w:val="sv-SE"/>
                  </w:rPr>
                </w:rPrChange>
              </w:rPr>
            </w:pPr>
            <w:del w:id="2801" w:author="He Han" w:date="2026-10-23T09:20:00Z">
              <w:r w:rsidRPr="00BB7730" w:rsidDel="00693840">
                <w:rPr>
                  <w:rFonts w:ascii="Times New Roman" w:hAnsi="Times New Roman" w:cs="Times New Roman"/>
                  <w:color w:val="auto"/>
                  <w:sz w:val="18"/>
                  <w:szCs w:val="18"/>
                  <w:shd w:val="clear" w:color="auto" w:fill="FFFFFF"/>
                  <w:rPrChange w:id="2802" w:author="Johan Granander" w:date="2026-07-28T13:29:00Z">
                    <w:rPr>
                      <w:rFonts w:ascii="Times New Roman" w:hAnsi="Times New Roman" w:cs="Times New Roman"/>
                      <w:color w:val="auto"/>
                      <w:sz w:val="18"/>
                      <w:szCs w:val="18"/>
                      <w:shd w:val="clear" w:color="auto" w:fill="FFFFFF"/>
                      <w:lang w:val="sv-SE"/>
                    </w:rPr>
                  </w:rPrChange>
                </w:rPr>
                <w:delText>Mass flow meter: SS</w:delText>
              </w:r>
            </w:del>
          </w:p>
          <w:p w14:paraId="39CB9ABE" w14:textId="4EECB07E" w:rsidR="005166B6" w:rsidRPr="00BB7730" w:rsidDel="00693840" w:rsidRDefault="00B30918" w:rsidP="0030647B">
            <w:pPr>
              <w:jc w:val="both"/>
              <w:rPr>
                <w:del w:id="2803" w:author="He Han" w:date="2026-10-23T09:20:00Z"/>
                <w:rFonts w:ascii="Times New Roman" w:hAnsi="Times New Roman" w:cs="Times New Roman"/>
                <w:color w:val="00B0F0"/>
                <w:sz w:val="18"/>
                <w:szCs w:val="18"/>
                <w:shd w:val="clear" w:color="auto" w:fill="FFFFFF"/>
                <w:rPrChange w:id="2804" w:author="He Han" w:date="2026-10-12T10:32:00Z">
                  <w:rPr>
                    <w:del w:id="2805" w:author="He Han" w:date="2026-10-23T09:20:00Z"/>
                    <w:rFonts w:ascii="Times New Roman" w:hAnsi="Times New Roman" w:cs="Times New Roman"/>
                    <w:b/>
                    <w:color w:val="auto"/>
                    <w:sz w:val="18"/>
                    <w:szCs w:val="18"/>
                    <w:shd w:val="clear" w:color="auto" w:fill="FFFFFF"/>
                  </w:rPr>
                </w:rPrChange>
              </w:rPr>
            </w:pPr>
            <w:del w:id="2806" w:author="He Han" w:date="2026-10-23T09:20:00Z">
              <w:r w:rsidRPr="00BB7730" w:rsidDel="00693840">
                <w:rPr>
                  <w:rFonts w:ascii="Times New Roman" w:hAnsi="Times New Roman" w:cs="Times New Roman"/>
                  <w:color w:val="auto"/>
                  <w:sz w:val="18"/>
                  <w:szCs w:val="18"/>
                  <w:shd w:val="clear" w:color="auto" w:fill="FFFFFF"/>
                </w:rPr>
                <w:delText xml:space="preserve">Valve material: </w:delText>
              </w:r>
            </w:del>
            <w:ins w:id="2807" w:author="Xuning Wei12232" w:date="2026-10-18T11:31:00Z">
              <w:del w:id="2808" w:author="He Han" w:date="2026-10-23T09:20:00Z">
                <w:r w:rsidR="00F73DF0" w:rsidRPr="00BB7730" w:rsidDel="00693840">
                  <w:rPr>
                    <w:rFonts w:ascii="Times New Roman" w:hAnsi="Times New Roman" w:cs="Times New Roman"/>
                    <w:color w:val="auto"/>
                    <w:sz w:val="18"/>
                    <w:szCs w:val="18"/>
                    <w:shd w:val="clear" w:color="auto" w:fill="FFFFFF"/>
                  </w:rPr>
                  <w:delText xml:space="preserve"> (C-276) (C-276)</w:delText>
                </w:r>
              </w:del>
            </w:ins>
            <w:del w:id="2809" w:author="He Han" w:date="2026-10-12T10:07:00Z">
              <w:r w:rsidRPr="00BB7730" w:rsidDel="00E60DF9">
                <w:rPr>
                  <w:rFonts w:ascii="Times New Roman" w:hAnsi="Times New Roman" w:cs="Times New Roman"/>
                  <w:color w:val="00B0F0"/>
                  <w:sz w:val="18"/>
                  <w:szCs w:val="18"/>
                  <w:shd w:val="clear" w:color="auto" w:fill="FFFFFF"/>
                  <w:rPrChange w:id="2810" w:author="He Han" w:date="2026-10-12T10:32:00Z">
                    <w:rPr>
                      <w:rFonts w:ascii="Times New Roman" w:hAnsi="Times New Roman" w:cs="Times New Roman"/>
                      <w:color w:val="auto"/>
                      <w:sz w:val="18"/>
                      <w:szCs w:val="18"/>
                      <w:shd w:val="clear" w:color="auto" w:fill="FFFFFF"/>
                    </w:rPr>
                  </w:rPrChange>
                </w:rPr>
                <w:delText>304 &amp; 316L</w:delText>
              </w:r>
            </w:del>
          </w:p>
          <w:p w14:paraId="5B63DD53" w14:textId="5F588911" w:rsidR="00650E89" w:rsidRPr="00BB7730" w:rsidDel="00693840" w:rsidRDefault="00650E89" w:rsidP="0030647B">
            <w:pPr>
              <w:jc w:val="both"/>
              <w:rPr>
                <w:del w:id="2811" w:author="He Han" w:date="2026-10-23T09:20:00Z"/>
                <w:rFonts w:ascii="Times New Roman" w:eastAsiaTheme="minorEastAsia" w:hAnsi="Times New Roman" w:cs="Times New Roman"/>
                <w:color w:val="auto"/>
                <w:sz w:val="18"/>
                <w:szCs w:val="18"/>
                <w:shd w:val="clear" w:color="auto" w:fill="FFFFFF"/>
                <w:lang w:eastAsia="zh-CN"/>
              </w:rPr>
            </w:pPr>
            <w:del w:id="2812"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693840">
                <w:rPr>
                  <w:rFonts w:ascii="Times New Roman" w:hAnsi="Times New Roman" w:cs="Times New Roman"/>
                  <w:color w:val="auto"/>
                  <w:sz w:val="18"/>
                  <w:szCs w:val="18"/>
                  <w:shd w:val="clear" w:color="auto" w:fill="FFFFFF"/>
                </w:rPr>
                <w:delText>PTFE</w:delText>
              </w:r>
            </w:del>
          </w:p>
          <w:p w14:paraId="37CE805D" w14:textId="2C5D6880" w:rsidR="00813D53" w:rsidRPr="00BB7730" w:rsidDel="00693840" w:rsidRDefault="007D4F0A" w:rsidP="0030647B">
            <w:pPr>
              <w:jc w:val="both"/>
              <w:rPr>
                <w:ins w:id="2813" w:author="Xuning Wei12232" w:date="2026-07-27T11:44:00Z"/>
                <w:del w:id="2814" w:author="He Han" w:date="2026-10-23T09:20:00Z"/>
                <w:rFonts w:ascii="Times New Roman" w:hAnsi="Times New Roman" w:cs="Times New Roman"/>
                <w:color w:val="auto"/>
                <w:sz w:val="18"/>
                <w:szCs w:val="18"/>
                <w:shd w:val="clear" w:color="auto" w:fill="FFFFFF"/>
              </w:rPr>
            </w:pPr>
            <w:del w:id="2815" w:author="He Han" w:date="2026-10-23T09:20:00Z">
              <w:r w:rsidRPr="00BB7730" w:rsidDel="00693840">
                <w:rPr>
                  <w:rFonts w:ascii="Times New Roman" w:hAnsi="Times New Roman" w:cs="Times New Roman"/>
                  <w:color w:val="auto"/>
                  <w:sz w:val="18"/>
                  <w:szCs w:val="18"/>
                  <w:shd w:val="clear" w:color="auto" w:fill="FFFFFF"/>
                </w:rPr>
                <w:delText>Waste discharge pump material: SS316+PTFE</w:delText>
              </w:r>
            </w:del>
          </w:p>
          <w:p w14:paraId="2935FF8B" w14:textId="2B55D3D0" w:rsidR="00927DCD" w:rsidRPr="00BB7730" w:rsidDel="00693840" w:rsidRDefault="00FA0EF9" w:rsidP="00A15181">
            <w:pPr>
              <w:jc w:val="both"/>
              <w:rPr>
                <w:del w:id="2816" w:author="He Han" w:date="2026-10-23T09:20:00Z"/>
                <w:rFonts w:ascii="Times New Roman" w:hAnsi="Times New Roman" w:cs="Times New Roman"/>
                <w:color w:val="auto"/>
                <w:sz w:val="18"/>
                <w:szCs w:val="18"/>
                <w:shd w:val="clear" w:color="auto" w:fill="FFFFFF"/>
              </w:rPr>
            </w:pPr>
            <w:ins w:id="2817" w:author="Xuning Wei12232" w:date="2026-07-27T11:44:00Z">
              <w:del w:id="2818" w:author="He Han" w:date="2026-10-23T09:20:00Z">
                <w:r w:rsidRPr="00BB7730" w:rsidDel="00693840">
                  <w:rPr>
                    <w:rFonts w:ascii="Times New Roman" w:hAnsi="Times New Roman" w:cs="Times New Roman"/>
                    <w:color w:val="0000FF"/>
                    <w:sz w:val="18"/>
                    <w:szCs w:val="18"/>
                  </w:rPr>
                  <w:delText xml:space="preserve">Mechanical seal: </w:delText>
                </w:r>
              </w:del>
              <w:del w:id="2819" w:author="He Han" w:date="2026-10-12T10:15:00Z">
                <w:r w:rsidRPr="00BB7730" w:rsidDel="008036AF">
                  <w:rPr>
                    <w:rFonts w:ascii="Times New Roman" w:hAnsi="Times New Roman" w:cs="Times New Roman"/>
                    <w:color w:val="0000FF"/>
                    <w:sz w:val="18"/>
                    <w:szCs w:val="18"/>
                    <w:shd w:val="clear" w:color="auto" w:fill="FFFFFF"/>
                    <w:rPrChange w:id="2820" w:author="He Han" w:date="2026-10-22T09:53:00Z">
                      <w:rPr>
                        <w:rFonts w:ascii="Times New Roman" w:hAnsi="Times New Roman" w:cs="Times New Roman"/>
                        <w:b/>
                        <w:color w:val="auto"/>
                        <w:sz w:val="18"/>
                        <w:szCs w:val="18"/>
                        <w:shd w:val="clear" w:color="auto" w:fill="FFFFFF"/>
                      </w:rPr>
                    </w:rPrChange>
                  </w:rPr>
                  <w:delText>3</w:delText>
                </w:r>
                <w:r w:rsidRPr="00BB7730" w:rsidDel="008036AF">
                  <w:rPr>
                    <w:rFonts w:ascii="Times New Roman" w:hAnsi="Times New Roman" w:cs="Times New Roman"/>
                    <w:color w:val="0000FF"/>
                    <w:sz w:val="18"/>
                    <w:szCs w:val="18"/>
                    <w:shd w:val="clear" w:color="auto" w:fill="FFFFFF"/>
                    <w:rPrChange w:id="2821" w:author="He Han" w:date="2026-10-22T09:53:00Z">
                      <w:rPr>
                        <w:rFonts w:ascii="Times New Roman" w:hAnsi="Times New Roman" w:cs="Times New Roman"/>
                        <w:color w:val="auto"/>
                        <w:sz w:val="18"/>
                        <w:szCs w:val="18"/>
                        <w:shd w:val="clear" w:color="auto" w:fill="FFFFFF"/>
                      </w:rPr>
                    </w:rPrChange>
                  </w:rPr>
                  <w:delText>04SS</w:delText>
                </w:r>
              </w:del>
              <w:del w:id="2822" w:author="He Han" w:date="2026-10-23T09:20:00Z">
                <w:r w:rsidRPr="00BB7730" w:rsidDel="00693840">
                  <w:rPr>
                    <w:rFonts w:ascii="Times New Roman" w:hAnsi="Times New Roman" w:cs="Times New Roman"/>
                    <w:color w:val="0000FF"/>
                    <w:sz w:val="18"/>
                    <w:szCs w:val="18"/>
                    <w:shd w:val="clear" w:color="auto" w:fill="FFFFFF"/>
                    <w:rPrChange w:id="2823" w:author="He Han" w:date="2026-10-22T09:53:00Z">
                      <w:rPr>
                        <w:rFonts w:ascii="Times New Roman" w:hAnsi="Times New Roman" w:cs="Times New Roman"/>
                        <w:color w:val="auto"/>
                        <w:sz w:val="18"/>
                        <w:szCs w:val="18"/>
                        <w:shd w:val="clear" w:color="auto" w:fill="FFFFFF"/>
                      </w:rPr>
                    </w:rPrChange>
                  </w:rPr>
                  <w:delText xml:space="preserve"> &amp; FFKM</w:delText>
                </w:r>
                <w:r w:rsidRPr="00BB7730" w:rsidDel="00693840">
                  <w:rPr>
                    <w:rFonts w:ascii="Times New Roman" w:hAnsi="Times New Roman" w:cs="Times New Roman"/>
                    <w:color w:val="0000FF"/>
                    <w:sz w:val="18"/>
                    <w:szCs w:val="18"/>
                    <w:shd w:val="clear" w:color="auto" w:fill="FFFFFF"/>
                    <w:rPrChange w:id="2824" w:author="He Han" w:date="2026-10-22T09:53:00Z">
                      <w:rPr>
                        <w:rFonts w:ascii="Times New Roman" w:hAnsi="Times New Roman" w:cs="Times New Roman"/>
                        <w:b/>
                        <w:color w:val="0000FF"/>
                        <w:sz w:val="18"/>
                        <w:szCs w:val="18"/>
                        <w:shd w:val="clear" w:color="auto" w:fill="FFFFFF"/>
                      </w:rPr>
                    </w:rPrChange>
                  </w:rPr>
                  <w:delText xml:space="preserve"> </w:delText>
                </w:r>
              </w:del>
            </w:ins>
            <w:ins w:id="2825" w:author="Xuning Wei12232" w:date="2026-07-27T11:45:00Z">
              <w:del w:id="2826" w:author="He Han" w:date="2026-10-23T09:20:00Z">
                <w:r w:rsidRPr="00BB7730" w:rsidDel="00693840">
                  <w:rPr>
                    <w:rFonts w:ascii="Times New Roman" w:hAnsi="Times New Roman" w:cs="Times New Roman"/>
                    <w:color w:val="0000FF"/>
                    <w:sz w:val="18"/>
                    <w:szCs w:val="18"/>
                    <w:shd w:val="clear" w:color="auto" w:fill="FFFFFF"/>
                    <w:rPrChange w:id="2827" w:author="Xuning Wei12232" w:date="2026-07-27T11:45:00Z">
                      <w:rPr>
                        <w:rFonts w:ascii="Times New Roman" w:hAnsi="Times New Roman" w:cs="Times New Roman"/>
                        <w:b/>
                        <w:color w:val="0000FF"/>
                        <w:sz w:val="18"/>
                        <w:szCs w:val="18"/>
                        <w:shd w:val="clear" w:color="auto" w:fill="FFFFFF"/>
                      </w:rPr>
                    </w:rPrChange>
                  </w:rPr>
                  <w:delText>G</w:delText>
                </w:r>
              </w:del>
            </w:ins>
            <w:ins w:id="2828" w:author="Xuning Wei12232" w:date="2026-07-27T11:44:00Z">
              <w:del w:id="2829" w:author="He Han" w:date="2026-10-23T09:20:00Z">
                <w:r w:rsidR="00927DCD" w:rsidRPr="00BB7730" w:rsidDel="00693840">
                  <w:rPr>
                    <w:rFonts w:ascii="Times New Roman" w:hAnsi="Times New Roman" w:cs="Times New Roman"/>
                    <w:color w:val="0000FF"/>
                    <w:sz w:val="18"/>
                    <w:szCs w:val="18"/>
                    <w:shd w:val="clear" w:color="auto" w:fill="FFFFFF"/>
                    <w:rPrChange w:id="2830" w:author="Xuning Wei12232" w:date="2026-07-27T11:45:00Z">
                      <w:rPr>
                        <w:rFonts w:ascii="Times New Roman" w:hAnsi="Times New Roman" w:cs="Times New Roman"/>
                        <w:color w:val="auto"/>
                        <w:sz w:val="18"/>
                        <w:szCs w:val="18"/>
                        <w:shd w:val="clear" w:color="auto" w:fill="FFFFFF"/>
                      </w:rPr>
                    </w:rPrChange>
                  </w:rPr>
                  <w:delText>loves</w:delText>
                </w:r>
              </w:del>
            </w:ins>
            <w:ins w:id="2831" w:author="Xuning Wei12232" w:date="2026-07-27T11:45:00Z">
              <w:del w:id="2832" w:author="He Han" w:date="2026-10-23T09:20:00Z">
                <w:r w:rsidRPr="00BB7730" w:rsidDel="00693840">
                  <w:rPr>
                    <w:rFonts w:ascii="Times New Roman" w:hAnsi="Times New Roman" w:cs="Times New Roman"/>
                    <w:color w:val="0000FF"/>
                    <w:sz w:val="18"/>
                    <w:szCs w:val="18"/>
                    <w:shd w:val="clear" w:color="auto" w:fill="FFFFFF"/>
                  </w:rPr>
                  <w:delText>:</w:delText>
                </w:r>
                <w:r w:rsidRPr="00BB7730" w:rsidDel="00693840">
                  <w:rPr>
                    <w:rFonts w:ascii="Times New Roman" w:hAnsi="Times New Roman" w:cs="Times New Roman"/>
                    <w:color w:val="0000FF"/>
                    <w:sz w:val="18"/>
                    <w:szCs w:val="18"/>
                    <w:shd w:val="clear" w:color="auto" w:fill="FFFFFF"/>
                    <w:rPrChange w:id="2833" w:author="Xuning Wei12232" w:date="2026-07-27T11:45:00Z">
                      <w:rPr>
                        <w:rFonts w:ascii="Times New Roman" w:hAnsi="Times New Roman" w:cs="Times New Roman"/>
                        <w:b/>
                        <w:color w:val="0000FF"/>
                        <w:sz w:val="18"/>
                        <w:szCs w:val="18"/>
                        <w:shd w:val="clear" w:color="auto" w:fill="FFFFFF"/>
                      </w:rPr>
                    </w:rPrChange>
                  </w:rPr>
                  <w:delText xml:space="preserve"> </w:delText>
                </w:r>
              </w:del>
              <w:del w:id="2834" w:author="He Han" w:date="2026-10-19T16:35:00Z">
                <w:r w:rsidRPr="00BB7730" w:rsidDel="00034A2C">
                  <w:rPr>
                    <w:rFonts w:ascii="Times New Roman" w:hAnsi="Times New Roman" w:cs="Times New Roman"/>
                    <w:color w:val="0000FF"/>
                    <w:sz w:val="18"/>
                    <w:szCs w:val="18"/>
                    <w:shd w:val="clear" w:color="auto" w:fill="FFFFFF"/>
                    <w:rPrChange w:id="2835" w:author="Xuning Wei12232" w:date="2026-07-27T11:45:00Z">
                      <w:rPr>
                        <w:rFonts w:ascii="Times New Roman" w:hAnsi="Times New Roman" w:cs="Times New Roman"/>
                        <w:b/>
                        <w:color w:val="0000FF"/>
                        <w:sz w:val="18"/>
                        <w:szCs w:val="18"/>
                        <w:shd w:val="clear" w:color="auto" w:fill="FFFFFF"/>
                      </w:rPr>
                    </w:rPrChange>
                  </w:rPr>
                  <w:delText>CSPE</w:delText>
                </w:r>
              </w:del>
              <w:del w:id="2836" w:author="He Han" w:date="2026-10-23T09:20:00Z">
                <w:r w:rsidRPr="00BB7730" w:rsidDel="00693840">
                  <w:rPr>
                    <w:rFonts w:ascii="Times New Roman" w:hAnsi="Times New Roman" w:cs="Times New Roman"/>
                    <w:color w:val="0000FF"/>
                    <w:sz w:val="18"/>
                    <w:szCs w:val="18"/>
                    <w:shd w:val="clear" w:color="auto" w:fill="FFFFFF"/>
                  </w:rPr>
                  <w:delText xml:space="preserve"> </w:delText>
                </w:r>
              </w:del>
            </w:ins>
          </w:p>
        </w:tc>
      </w:tr>
      <w:tr w:rsidR="00032BAE" w:rsidRPr="00BB7730" w:rsidDel="00693840" w14:paraId="04FE4683" w14:textId="2C7C02AA" w:rsidTr="00032BAE">
        <w:trPr>
          <w:trHeight w:val="397"/>
          <w:del w:id="2837" w:author="He Han" w:date="2026-10-23T09:20:00Z"/>
        </w:trPr>
        <w:tc>
          <w:tcPr>
            <w:tcW w:w="744" w:type="pct"/>
            <w:vAlign w:val="center"/>
          </w:tcPr>
          <w:p w14:paraId="2533CFB5" w14:textId="3FFCED39" w:rsidR="00650E89" w:rsidRPr="00BB7730" w:rsidDel="00693840" w:rsidRDefault="00EB3332">
            <w:pPr>
              <w:jc w:val="center"/>
              <w:rPr>
                <w:del w:id="2838" w:author="He Han" w:date="2026-10-23T09:20:00Z"/>
                <w:rFonts w:ascii="Times New Roman" w:hAnsi="Times New Roman" w:cs="Times New Roman"/>
                <w:color w:val="auto"/>
                <w:sz w:val="18"/>
                <w:szCs w:val="18"/>
                <w:shd w:val="clear" w:color="auto" w:fill="FFFFFF"/>
              </w:rPr>
              <w:pPrChange w:id="2839" w:author="He Han" w:date="2026-08-27T14:29:00Z">
                <w:pPr>
                  <w:framePr w:hSpace="180" w:wrap="around" w:vAnchor="text" w:hAnchor="text" w:xAlign="center" w:y="1"/>
                  <w:suppressOverlap/>
                  <w:jc w:val="both"/>
                </w:pPr>
              </w:pPrChange>
            </w:pPr>
            <w:del w:id="2840" w:author="He Han" w:date="2026-10-23T09:20:00Z">
              <w:r w:rsidRPr="00BB7730" w:rsidDel="00693840">
                <w:rPr>
                  <w:rFonts w:ascii="Times New Roman" w:hAnsi="Times New Roman" w:cs="Times New Roman"/>
                  <w:color w:val="auto"/>
                  <w:sz w:val="18"/>
                  <w:szCs w:val="18"/>
                  <w:shd w:val="clear" w:color="auto" w:fill="FFFFFF"/>
                </w:rPr>
                <w:delText>Activation</w:delText>
              </w:r>
              <w:r w:rsidR="00BA3796" w:rsidRPr="00BB7730" w:rsidDel="00693840">
                <w:rPr>
                  <w:rFonts w:ascii="Times New Roman" w:hAnsi="Times New Roman" w:cs="Times New Roman"/>
                  <w:color w:val="auto"/>
                  <w:sz w:val="18"/>
                  <w:szCs w:val="18"/>
                  <w:shd w:val="clear" w:color="auto" w:fill="FFFFFF"/>
                </w:rPr>
                <w:delText xml:space="preserve"> </w:delText>
              </w:r>
              <w:r w:rsidR="007524B2" w:rsidRPr="00BB7730" w:rsidDel="00693840">
                <w:rPr>
                  <w:rFonts w:ascii="Times New Roman" w:hAnsi="Times New Roman" w:cs="Times New Roman"/>
                  <w:color w:val="auto"/>
                  <w:sz w:val="18"/>
                  <w:szCs w:val="18"/>
                  <w:shd w:val="clear" w:color="auto" w:fill="FFFFFF"/>
                </w:rPr>
                <w:delText>Tank</w:delText>
              </w:r>
            </w:del>
          </w:p>
        </w:tc>
        <w:tc>
          <w:tcPr>
            <w:tcW w:w="1084" w:type="pct"/>
            <w:vAlign w:val="center"/>
          </w:tcPr>
          <w:p w14:paraId="4FB40794" w14:textId="680F4F65" w:rsidR="00650E89" w:rsidRPr="00BB7730" w:rsidDel="00693840" w:rsidRDefault="00257D1E">
            <w:pPr>
              <w:jc w:val="center"/>
              <w:rPr>
                <w:del w:id="2841" w:author="He Han" w:date="2026-10-23T09:20:00Z"/>
                <w:rFonts w:ascii="Times New Roman" w:hAnsi="Times New Roman" w:cs="Times New Roman"/>
                <w:color w:val="auto"/>
                <w:sz w:val="18"/>
                <w:szCs w:val="18"/>
                <w:shd w:val="clear" w:color="auto" w:fill="FFFFFF"/>
              </w:rPr>
              <w:pPrChange w:id="2842" w:author="He Han" w:date="2026-08-27T14:30:00Z">
                <w:pPr>
                  <w:framePr w:hSpace="180" w:wrap="around" w:vAnchor="text" w:hAnchor="text" w:xAlign="center" w:y="1"/>
                  <w:suppressOverlap/>
                  <w:jc w:val="both"/>
                </w:pPr>
              </w:pPrChange>
            </w:pPr>
            <w:del w:id="2843" w:author="He Han" w:date="2026-10-23T09:20:00Z">
              <w:r w:rsidRPr="00BB7730" w:rsidDel="00693840">
                <w:rPr>
                  <w:rFonts w:ascii="Times New Roman" w:hAnsi="Times New Roman" w:cs="Times New Roman"/>
                  <w:color w:val="auto"/>
                  <w:sz w:val="18"/>
                  <w:szCs w:val="18"/>
                  <w:shd w:val="clear" w:color="auto" w:fill="FFFFFF"/>
                </w:rPr>
                <w:delText>TJ4S-1213-Sy15-R01</w:delText>
              </w:r>
            </w:del>
          </w:p>
        </w:tc>
        <w:tc>
          <w:tcPr>
            <w:tcW w:w="1154" w:type="pct"/>
            <w:vAlign w:val="center"/>
          </w:tcPr>
          <w:p w14:paraId="489394C7" w14:textId="10C366C9" w:rsidR="00650E89" w:rsidRPr="00BB7730" w:rsidDel="00693840" w:rsidRDefault="005B5919">
            <w:pPr>
              <w:jc w:val="center"/>
              <w:rPr>
                <w:del w:id="2844" w:author="He Han" w:date="2026-10-23T09:20:00Z"/>
                <w:rFonts w:ascii="Times New Roman" w:hAnsi="Times New Roman" w:cs="Times New Roman"/>
                <w:color w:val="auto"/>
                <w:sz w:val="18"/>
                <w:szCs w:val="18"/>
                <w:shd w:val="clear" w:color="auto" w:fill="FFFFFF"/>
              </w:rPr>
              <w:pPrChange w:id="2845" w:author="He Han" w:date="2026-08-27T14:30:00Z">
                <w:pPr>
                  <w:framePr w:hSpace="180" w:wrap="around" w:vAnchor="text" w:hAnchor="text" w:xAlign="center" w:y="1"/>
                  <w:suppressOverlap/>
                  <w:jc w:val="both"/>
                </w:pPr>
              </w:pPrChange>
            </w:pPr>
            <w:del w:id="2846" w:author="He Han" w:date="2026-10-23T09:20:00Z">
              <w:r w:rsidRPr="00BB7730" w:rsidDel="00693840">
                <w:rPr>
                  <w:rFonts w:ascii="Times New Roman" w:hAnsi="Times New Roman" w:cs="Times New Roman"/>
                  <w:color w:val="auto"/>
                  <w:sz w:val="18"/>
                  <w:szCs w:val="18"/>
                  <w:shd w:val="clear" w:color="auto" w:fill="FFFFFF"/>
                </w:rPr>
                <w:delText>Dissolve and activate</w:delText>
              </w:r>
            </w:del>
          </w:p>
        </w:tc>
        <w:tc>
          <w:tcPr>
            <w:tcW w:w="437" w:type="pct"/>
            <w:vAlign w:val="center"/>
          </w:tcPr>
          <w:p w14:paraId="60BF723A" w14:textId="45829545" w:rsidR="00650E89" w:rsidRPr="00BB7730" w:rsidDel="00693840" w:rsidRDefault="00650E89">
            <w:pPr>
              <w:jc w:val="center"/>
              <w:rPr>
                <w:del w:id="2847" w:author="He Han" w:date="2026-10-23T09:20:00Z"/>
                <w:rFonts w:ascii="Times New Roman" w:hAnsi="Times New Roman" w:cs="Times New Roman"/>
                <w:color w:val="auto"/>
                <w:sz w:val="18"/>
                <w:szCs w:val="18"/>
                <w:shd w:val="clear" w:color="auto" w:fill="FFFFFF"/>
              </w:rPr>
              <w:pPrChange w:id="2848" w:author="He Han" w:date="2026-08-27T14:30:00Z">
                <w:pPr>
                  <w:framePr w:hSpace="180" w:wrap="around" w:vAnchor="text" w:hAnchor="text" w:xAlign="center" w:y="1"/>
                  <w:suppressOverlap/>
                  <w:jc w:val="both"/>
                </w:pPr>
              </w:pPrChange>
            </w:pPr>
            <w:del w:id="2849" w:author="He Han" w:date="2026-10-23T09:20:00Z">
              <w:r w:rsidRPr="00BB7730" w:rsidDel="00693840">
                <w:rPr>
                  <w:rFonts w:ascii="Times New Roman" w:hAnsi="Times New Roman" w:cs="Times New Roman"/>
                  <w:color w:val="auto"/>
                  <w:sz w:val="18"/>
                  <w:szCs w:val="18"/>
                  <w:shd w:val="clear" w:color="auto" w:fill="FFFFFF"/>
                </w:rPr>
                <w:delText>1500</w:delText>
              </w:r>
            </w:del>
            <w:ins w:id="2850" w:author="Johan Granander" w:date="2026-07-28T13:30:00Z">
              <w:del w:id="2851" w:author="He Han" w:date="2026-10-23T09:20:00Z">
                <w:r w:rsidR="00045CD1" w:rsidRPr="00BB7730" w:rsidDel="00693840">
                  <w:rPr>
                    <w:rFonts w:ascii="Times New Roman" w:hAnsi="Times New Roman" w:cs="Times New Roman"/>
                    <w:color w:val="auto"/>
                    <w:sz w:val="18"/>
                    <w:szCs w:val="18"/>
                    <w:shd w:val="clear" w:color="auto" w:fill="FFFFFF"/>
                  </w:rPr>
                  <w:delText xml:space="preserve"> </w:delText>
                </w:r>
              </w:del>
            </w:ins>
            <w:del w:id="2852" w:author="He Han" w:date="2026-10-23T09:20:00Z">
              <w:r w:rsidRPr="00BB7730" w:rsidDel="00693840">
                <w:rPr>
                  <w:rFonts w:ascii="Times New Roman" w:hAnsi="Times New Roman" w:cs="Times New Roman"/>
                  <w:color w:val="auto"/>
                  <w:sz w:val="18"/>
                  <w:szCs w:val="18"/>
                  <w:shd w:val="clear" w:color="auto" w:fill="FFFFFF"/>
                </w:rPr>
                <w:delText>L</w:delText>
              </w:r>
            </w:del>
          </w:p>
        </w:tc>
        <w:tc>
          <w:tcPr>
            <w:tcW w:w="1581" w:type="pct"/>
            <w:vAlign w:val="center"/>
          </w:tcPr>
          <w:p w14:paraId="45775066" w14:textId="710C87E6" w:rsidR="00650E89" w:rsidRPr="00BB7730" w:rsidDel="00693840" w:rsidRDefault="00650E89" w:rsidP="0030647B">
            <w:pPr>
              <w:jc w:val="both"/>
              <w:rPr>
                <w:del w:id="2853" w:author="He Han" w:date="2026-10-23T09:20:00Z"/>
                <w:rFonts w:ascii="Times New Roman" w:hAnsi="Times New Roman" w:cs="Times New Roman"/>
                <w:color w:val="auto"/>
                <w:sz w:val="18"/>
                <w:szCs w:val="18"/>
                <w:shd w:val="clear" w:color="auto" w:fill="FFFFFF"/>
              </w:rPr>
            </w:pPr>
            <w:del w:id="2854" w:author="He Han" w:date="2026-10-12T10:35:00Z">
              <w:r w:rsidRPr="00BB7730" w:rsidDel="00F97626">
                <w:rPr>
                  <w:rFonts w:ascii="Times New Roman" w:hAnsi="Times New Roman" w:cs="Times New Roman"/>
                  <w:color w:val="auto"/>
                  <w:sz w:val="18"/>
                  <w:szCs w:val="18"/>
                  <w:shd w:val="clear" w:color="auto" w:fill="FFFFFF"/>
                </w:rPr>
                <w:delText>T</w:delText>
              </w:r>
            </w:del>
            <w:del w:id="2855" w:author="He Han" w:date="2026-10-12T10:36:00Z">
              <w:r w:rsidRPr="00BB7730" w:rsidDel="00F97626">
                <w:rPr>
                  <w:rFonts w:ascii="Times New Roman" w:hAnsi="Times New Roman" w:cs="Times New Roman"/>
                  <w:color w:val="auto"/>
                  <w:sz w:val="18"/>
                  <w:szCs w:val="18"/>
                  <w:shd w:val="clear" w:color="auto" w:fill="FFFFFF"/>
                </w:rPr>
                <w:delText>ank material</w:delText>
              </w:r>
            </w:del>
            <w:del w:id="2856" w:author="He Han" w:date="2026-10-23T09:20:00Z">
              <w:r w:rsidRPr="00BB7730" w:rsidDel="00693840">
                <w:rPr>
                  <w:rFonts w:ascii="Times New Roman" w:hAnsi="Times New Roman" w:cs="Times New Roman"/>
                  <w:color w:val="auto"/>
                  <w:sz w:val="18"/>
                  <w:szCs w:val="18"/>
                  <w:shd w:val="clear" w:color="auto" w:fill="FFFFFF"/>
                </w:rPr>
                <w:delText xml:space="preserve">: </w:delText>
              </w:r>
            </w:del>
            <w:ins w:id="2857" w:author="Xuning Wei12232" w:date="2026-07-27T17:15:00Z">
              <w:del w:id="2858" w:author="He Han" w:date="2026-10-23T09:20:00Z">
                <w:r w:rsidR="00AF1C85" w:rsidRPr="00BB7730" w:rsidDel="00693840">
                  <w:rPr>
                    <w:rFonts w:ascii="Times New Roman" w:hAnsi="Times New Roman" w:cs="Times New Roman"/>
                    <w:color w:val="auto"/>
                    <w:sz w:val="18"/>
                    <w:szCs w:val="18"/>
                    <w:shd w:val="clear" w:color="auto" w:fill="FFFFFF"/>
                  </w:rPr>
                  <w:delText xml:space="preserve"> Hastelloy (C-276)</w:delText>
                </w:r>
              </w:del>
            </w:ins>
            <w:del w:id="2859" w:author="He Han" w:date="2026-10-23T09:20:00Z">
              <w:r w:rsidR="00161EA5" w:rsidRPr="00BB7730" w:rsidDel="00693840">
                <w:rPr>
                  <w:rFonts w:ascii="Times New Roman" w:hAnsi="Times New Roman" w:cs="Times New Roman"/>
                  <w:color w:val="auto"/>
                  <w:sz w:val="18"/>
                  <w:szCs w:val="18"/>
                  <w:shd w:val="clear" w:color="auto" w:fill="FFFFFF"/>
                </w:rPr>
                <w:delText>C-276</w:delText>
              </w:r>
            </w:del>
          </w:p>
          <w:p w14:paraId="092247D7" w14:textId="4FCF7432" w:rsidR="00AF1C85" w:rsidRPr="00BB7730" w:rsidDel="00693840" w:rsidRDefault="00A02028" w:rsidP="0030647B">
            <w:pPr>
              <w:jc w:val="both"/>
              <w:rPr>
                <w:ins w:id="2860" w:author="Xuning Wei12232" w:date="2026-07-27T17:16:00Z"/>
                <w:del w:id="2861" w:author="He Han" w:date="2026-10-23T09:20:00Z"/>
                <w:rFonts w:ascii="Times New Roman" w:hAnsi="Times New Roman" w:cs="Times New Roman"/>
                <w:color w:val="auto"/>
                <w:sz w:val="18"/>
                <w:szCs w:val="18"/>
                <w:shd w:val="clear" w:color="auto" w:fill="FFFFFF"/>
              </w:rPr>
            </w:pPr>
            <w:del w:id="2862" w:author="He Han" w:date="2026-10-23T09:20:00Z">
              <w:r w:rsidRPr="00BB7730" w:rsidDel="00693840">
                <w:rPr>
                  <w:rFonts w:ascii="Times New Roman" w:hAnsi="Times New Roman" w:cs="Times New Roman"/>
                  <w:color w:val="auto"/>
                  <w:sz w:val="18"/>
                  <w:szCs w:val="18"/>
                  <w:shd w:val="clear" w:color="auto" w:fill="FFFFFF"/>
                </w:rPr>
                <w:delText>Agitator material:</w:delText>
              </w:r>
            </w:del>
            <w:ins w:id="2863" w:author="Xuning Wei12232" w:date="2026-07-27T17:15:00Z">
              <w:del w:id="2864" w:author="He Han" w:date="2026-10-23T09:20:00Z">
                <w:r w:rsidR="00AF1C85" w:rsidRPr="00BB7730" w:rsidDel="00693840">
                  <w:rPr>
                    <w:rFonts w:ascii="Times New Roman" w:hAnsi="Times New Roman" w:cs="Times New Roman"/>
                    <w:color w:val="auto"/>
                    <w:sz w:val="18"/>
                    <w:szCs w:val="18"/>
                    <w:shd w:val="clear" w:color="auto" w:fill="FFFFFF"/>
                  </w:rPr>
                  <w:delText xml:space="preserve"> Hastelloy (C-276)</w:delText>
                </w:r>
              </w:del>
            </w:ins>
            <w:del w:id="2865" w:author="He Han" w:date="2026-10-23T09:20:00Z">
              <w:r w:rsidRPr="00BB7730" w:rsidDel="00693840">
                <w:rPr>
                  <w:rFonts w:ascii="Times New Roman" w:hAnsi="Times New Roman" w:cs="Times New Roman"/>
                  <w:color w:val="auto"/>
                  <w:sz w:val="18"/>
                  <w:szCs w:val="18"/>
                  <w:shd w:val="clear" w:color="auto" w:fill="FFFFFF"/>
                </w:rPr>
                <w:delText xml:space="preserve"> </w:delText>
              </w:r>
              <w:r w:rsidR="00161EA5" w:rsidRPr="00BB7730" w:rsidDel="00693840">
                <w:rPr>
                  <w:rFonts w:ascii="Times New Roman" w:hAnsi="Times New Roman" w:cs="Times New Roman"/>
                  <w:color w:val="auto"/>
                  <w:sz w:val="18"/>
                  <w:szCs w:val="18"/>
                  <w:shd w:val="clear" w:color="auto" w:fill="FFFFFF"/>
                </w:rPr>
                <w:delText>C-276</w:delText>
              </w:r>
              <w:r w:rsidRPr="00BB7730" w:rsidDel="00693840">
                <w:rPr>
                  <w:rFonts w:ascii="Times New Roman" w:hAnsi="Times New Roman" w:cs="Times New Roman"/>
                  <w:color w:val="auto"/>
                  <w:sz w:val="18"/>
                  <w:szCs w:val="18"/>
                  <w:shd w:val="clear" w:color="auto" w:fill="FFFFFF"/>
                </w:rPr>
                <w:delText xml:space="preserve"> </w:delText>
              </w:r>
              <w:r w:rsidR="00650E89" w:rsidRPr="00BB7730" w:rsidDel="00693840">
                <w:rPr>
                  <w:rFonts w:ascii="Times New Roman" w:hAnsi="Times New Roman" w:cs="Times New Roman"/>
                  <w:color w:val="auto"/>
                  <w:sz w:val="18"/>
                  <w:szCs w:val="18"/>
                  <w:shd w:val="clear" w:color="auto" w:fill="FFFFFF"/>
                </w:rPr>
                <w:br/>
                <w:delText>Sight glass: Glass</w:delText>
              </w:r>
              <w:r w:rsidR="00650E89" w:rsidRPr="00BB7730" w:rsidDel="00693840">
                <w:rPr>
                  <w:rFonts w:ascii="Times New Roman" w:hAnsi="Times New Roman" w:cs="Times New Roman"/>
                  <w:color w:val="auto"/>
                  <w:sz w:val="18"/>
                  <w:szCs w:val="18"/>
                  <w:shd w:val="clear" w:color="auto" w:fill="FFFFFF"/>
                </w:rPr>
                <w:br/>
                <w:delText xml:space="preserve">Thermometer well material: </w:delText>
              </w:r>
            </w:del>
            <w:ins w:id="2866" w:author="Xuning Wei12232" w:date="2026-07-27T17:16:00Z">
              <w:del w:id="2867" w:author="He Han" w:date="2026-10-23T09:20:00Z">
                <w:r w:rsidR="00AF1C85" w:rsidRPr="00BB7730" w:rsidDel="00693840">
                  <w:rPr>
                    <w:rFonts w:ascii="Times New Roman" w:hAnsi="Times New Roman" w:cs="Times New Roman"/>
                    <w:color w:val="auto"/>
                    <w:sz w:val="18"/>
                    <w:szCs w:val="18"/>
                    <w:shd w:val="clear" w:color="auto" w:fill="FFFFFF"/>
                  </w:rPr>
                  <w:delText>Hastelloy (C-276)</w:delText>
                </w:r>
              </w:del>
            </w:ins>
            <w:del w:id="2868" w:author="He Han" w:date="2026-10-23T09:20:00Z">
              <w:r w:rsidR="00161EA5" w:rsidRPr="00BB7730" w:rsidDel="00693840">
                <w:rPr>
                  <w:rFonts w:ascii="Times New Roman" w:hAnsi="Times New Roman" w:cs="Times New Roman"/>
                  <w:color w:val="auto"/>
                  <w:sz w:val="18"/>
                  <w:szCs w:val="18"/>
                  <w:shd w:val="clear" w:color="auto" w:fill="FFFFFF"/>
                </w:rPr>
                <w:delText>C-276</w:delText>
              </w:r>
              <w:r w:rsidRPr="00BB7730" w:rsidDel="00693840">
                <w:rPr>
                  <w:rFonts w:ascii="Times New Roman" w:hAnsi="Times New Roman" w:cs="Times New Roman"/>
                  <w:color w:val="auto"/>
                  <w:sz w:val="18"/>
                  <w:szCs w:val="18"/>
                  <w:shd w:val="clear" w:color="auto" w:fill="FFFFFF"/>
                </w:rPr>
                <w:delText xml:space="preserve"> </w:delText>
              </w:r>
            </w:del>
          </w:p>
          <w:p w14:paraId="5AFFD5C6" w14:textId="34224607" w:rsidR="00650E89" w:rsidRPr="00BB7730" w:rsidDel="00693840" w:rsidRDefault="00650E89" w:rsidP="0030647B">
            <w:pPr>
              <w:jc w:val="both"/>
              <w:rPr>
                <w:del w:id="2869" w:author="He Han" w:date="2026-10-23T09:20:00Z"/>
                <w:rFonts w:ascii="Times New Roman" w:hAnsi="Times New Roman" w:cs="Times New Roman"/>
                <w:color w:val="auto"/>
                <w:sz w:val="18"/>
                <w:szCs w:val="18"/>
                <w:shd w:val="clear" w:color="auto" w:fill="FFFFFF"/>
              </w:rPr>
            </w:pPr>
            <w:del w:id="2870" w:author="He Han" w:date="2026-10-23T09:20:00Z">
              <w:r w:rsidRPr="00BB7730" w:rsidDel="00693840">
                <w:rPr>
                  <w:rFonts w:ascii="Times New Roman" w:hAnsi="Times New Roman" w:cs="Times New Roman"/>
                  <w:color w:val="auto"/>
                  <w:sz w:val="18"/>
                  <w:szCs w:val="18"/>
                  <w:shd w:val="clear" w:color="auto" w:fill="FFFFFF"/>
                </w:rPr>
                <w:delText xml:space="preserve">Pipeline material: </w:delText>
              </w:r>
              <w:r w:rsidR="007D4F0A" w:rsidRPr="00BB7730" w:rsidDel="00693840">
                <w:rPr>
                  <w:rFonts w:ascii="Times New Roman" w:hAnsi="Times New Roman" w:cs="Times New Roman"/>
                  <w:color w:val="auto"/>
                  <w:sz w:val="18"/>
                  <w:szCs w:val="18"/>
                  <w:shd w:val="clear" w:color="auto" w:fill="FFFFFF"/>
                </w:rPr>
                <w:delText>316L</w:delText>
              </w:r>
            </w:del>
          </w:p>
          <w:p w14:paraId="23B8FE13" w14:textId="744517E5" w:rsidR="00650E89" w:rsidRPr="00BB7730" w:rsidDel="00693840" w:rsidRDefault="00650E89" w:rsidP="0030647B">
            <w:pPr>
              <w:jc w:val="both"/>
              <w:rPr>
                <w:del w:id="2871" w:author="He Han" w:date="2026-10-23T09:20:00Z"/>
                <w:rFonts w:ascii="Times New Roman" w:hAnsi="Times New Roman" w:cs="Times New Roman"/>
                <w:color w:val="auto"/>
                <w:sz w:val="18"/>
                <w:szCs w:val="18"/>
                <w:shd w:val="clear" w:color="auto" w:fill="FFFFFF"/>
              </w:rPr>
            </w:pPr>
            <w:del w:id="2872" w:author="He Han" w:date="2026-10-23T09:20:00Z">
              <w:r w:rsidRPr="00BB7730" w:rsidDel="00693840">
                <w:rPr>
                  <w:rFonts w:ascii="Times New Roman" w:hAnsi="Times New Roman" w:cs="Times New Roman"/>
                  <w:color w:val="auto"/>
                  <w:sz w:val="18"/>
                  <w:szCs w:val="18"/>
                  <w:shd w:val="clear" w:color="auto" w:fill="FFFFFF"/>
                </w:rPr>
                <w:delText>Sealing ring: PTFE</w:delText>
              </w:r>
            </w:del>
          </w:p>
          <w:p w14:paraId="0AF7DD05" w14:textId="444B5B71" w:rsidR="00650E89" w:rsidRPr="00BB7730" w:rsidDel="00693840" w:rsidRDefault="00650E89" w:rsidP="0030647B">
            <w:pPr>
              <w:jc w:val="both"/>
              <w:rPr>
                <w:del w:id="2873" w:author="He Han" w:date="2026-10-23T09:20:00Z"/>
                <w:rFonts w:ascii="Times New Roman" w:hAnsi="Times New Roman" w:cs="Times New Roman"/>
                <w:color w:val="auto"/>
                <w:sz w:val="18"/>
                <w:szCs w:val="18"/>
                <w:shd w:val="clear" w:color="auto" w:fill="FFFFFF"/>
              </w:rPr>
            </w:pPr>
            <w:del w:id="2874" w:author="He Han" w:date="2026-10-23T09:20:00Z">
              <w:r w:rsidRPr="00BB7730" w:rsidDel="00693840">
                <w:rPr>
                  <w:rFonts w:ascii="Times New Roman" w:hAnsi="Times New Roman" w:cs="Times New Roman"/>
                  <w:color w:val="auto"/>
                  <w:sz w:val="18"/>
                  <w:szCs w:val="18"/>
                  <w:shd w:val="clear" w:color="auto" w:fill="FFFFFF"/>
                </w:rPr>
                <w:delText xml:space="preserve">Mass flow meter: </w:delText>
              </w:r>
              <w:r w:rsidR="004E118C" w:rsidRPr="00BB7730" w:rsidDel="00693840">
                <w:rPr>
                  <w:rFonts w:ascii="Times New Roman" w:hAnsi="Times New Roman" w:cs="Times New Roman"/>
                  <w:color w:val="auto"/>
                  <w:sz w:val="18"/>
                  <w:szCs w:val="18"/>
                  <w:shd w:val="clear" w:color="auto" w:fill="FFFFFF"/>
                </w:rPr>
                <w:delText>SS</w:delText>
              </w:r>
            </w:del>
          </w:p>
          <w:p w14:paraId="1B175865" w14:textId="0EECE4D1" w:rsidR="005166B6" w:rsidRPr="00BB7730" w:rsidDel="00693840" w:rsidRDefault="00B30918">
            <w:pPr>
              <w:rPr>
                <w:del w:id="2875" w:author="He Han" w:date="2026-10-23T09:20:00Z"/>
                <w:rFonts w:ascii="Times New Roman" w:eastAsia="仿宋_GB2312" w:hAnsi="Times New Roman" w:cs="Times New Roman"/>
                <w:color w:val="00B0F0"/>
                <w:sz w:val="18"/>
                <w:szCs w:val="18"/>
                <w:shd w:val="clear" w:color="auto" w:fill="FFFFFF"/>
                <w:rPrChange w:id="2876" w:author="He Han" w:date="2026-10-12T10:41:00Z">
                  <w:rPr>
                    <w:del w:id="2877" w:author="He Han" w:date="2026-10-23T09:20:00Z"/>
                    <w:rFonts w:ascii="Times New Roman" w:hAnsi="Times New Roman" w:cs="Times New Roman"/>
                    <w:color w:val="auto"/>
                    <w:sz w:val="18"/>
                    <w:szCs w:val="18"/>
                    <w:shd w:val="clear" w:color="auto" w:fill="FFFFFF"/>
                  </w:rPr>
                </w:rPrChange>
              </w:rPr>
              <w:pPrChange w:id="2878" w:author="He Han" w:date="2026-10-12T10:41:00Z">
                <w:pPr>
                  <w:framePr w:hSpace="180" w:wrap="around" w:vAnchor="text" w:hAnchor="text" w:xAlign="center" w:y="1"/>
                  <w:suppressOverlap/>
                  <w:jc w:val="both"/>
                </w:pPr>
              </w:pPrChange>
            </w:pPr>
            <w:del w:id="2879" w:author="He Han" w:date="2026-10-23T09:20:00Z">
              <w:r w:rsidRPr="00BB7730" w:rsidDel="00693840">
                <w:rPr>
                  <w:rFonts w:ascii="Times New Roman" w:hAnsi="Times New Roman" w:cs="Times New Roman"/>
                  <w:color w:val="auto"/>
                  <w:sz w:val="18"/>
                  <w:szCs w:val="18"/>
                  <w:shd w:val="clear" w:color="auto" w:fill="FFFFFF"/>
                </w:rPr>
                <w:delText xml:space="preserve">Valve material: </w:delText>
              </w:r>
            </w:del>
            <w:ins w:id="2880" w:author="Xuning Wei12232" w:date="2026-10-18T11:31:00Z">
              <w:del w:id="2881" w:author="He Han" w:date="2026-10-23T09:20:00Z">
                <w:r w:rsidR="00F73DF0" w:rsidRPr="00BB7730" w:rsidDel="00693840">
                  <w:rPr>
                    <w:rFonts w:ascii="Times New Roman" w:hAnsi="Times New Roman" w:cs="Times New Roman"/>
                    <w:color w:val="auto"/>
                    <w:sz w:val="18"/>
                    <w:szCs w:val="18"/>
                    <w:shd w:val="clear" w:color="auto" w:fill="FFFFFF"/>
                  </w:rPr>
                  <w:delText xml:space="preserve"> (C-276) (C-276)</w:delText>
                </w:r>
              </w:del>
            </w:ins>
            <w:del w:id="2882" w:author="He Han" w:date="2026-10-12T10:09:00Z">
              <w:r w:rsidRPr="00BB7730" w:rsidDel="00E60DF9">
                <w:rPr>
                  <w:rFonts w:ascii="Times New Roman" w:hAnsi="Times New Roman" w:cs="Times New Roman"/>
                  <w:color w:val="00B0F0"/>
                  <w:sz w:val="18"/>
                  <w:szCs w:val="18"/>
                  <w:shd w:val="clear" w:color="auto" w:fill="FFFFFF"/>
                  <w:rPrChange w:id="2883" w:author="He Han" w:date="2026-10-12T10:41:00Z">
                    <w:rPr>
                      <w:rFonts w:ascii="Times New Roman" w:hAnsi="Times New Roman" w:cs="Times New Roman"/>
                      <w:color w:val="auto"/>
                      <w:sz w:val="18"/>
                      <w:szCs w:val="18"/>
                      <w:shd w:val="clear" w:color="auto" w:fill="FFFFFF"/>
                    </w:rPr>
                  </w:rPrChange>
                </w:rPr>
                <w:delText>304 &amp; 316L</w:delText>
              </w:r>
            </w:del>
          </w:p>
          <w:p w14:paraId="6F281481" w14:textId="70E2DEF7" w:rsidR="00650E89" w:rsidRPr="00BB7730" w:rsidDel="00693840" w:rsidRDefault="005166B6" w:rsidP="0030647B">
            <w:pPr>
              <w:jc w:val="both"/>
              <w:rPr>
                <w:del w:id="2884" w:author="He Han" w:date="2026-10-23T09:20:00Z"/>
                <w:rFonts w:ascii="Times New Roman" w:eastAsiaTheme="minorEastAsia" w:hAnsi="Times New Roman" w:cs="Times New Roman"/>
                <w:color w:val="auto"/>
                <w:sz w:val="18"/>
                <w:szCs w:val="18"/>
                <w:shd w:val="clear" w:color="auto" w:fill="FFFFFF"/>
                <w:lang w:eastAsia="zh-CN"/>
              </w:rPr>
            </w:pPr>
            <w:del w:id="2885" w:author="He Han" w:date="2026-10-23T09:20:00Z">
              <w:r w:rsidRPr="00BB7730" w:rsidDel="00693840">
                <w:rPr>
                  <w:rFonts w:ascii="Times New Roman" w:hAnsi="Times New Roman" w:cs="Times New Roman"/>
                  <w:color w:val="auto"/>
                  <w:sz w:val="18"/>
                  <w:szCs w:val="18"/>
                  <w:shd w:val="clear" w:color="auto" w:fill="FFFFFF"/>
                </w:rPr>
                <w:delText xml:space="preserve">Waste discharge pump material: </w:delText>
              </w:r>
              <w:r w:rsidRPr="00BB7730" w:rsidDel="00693840">
                <w:rPr>
                  <w:rFonts w:ascii="Times New Roman" w:eastAsiaTheme="minorEastAsia" w:hAnsi="Times New Roman" w:cs="Times New Roman"/>
                  <w:color w:val="auto"/>
                  <w:sz w:val="18"/>
                  <w:szCs w:val="18"/>
                  <w:shd w:val="clear" w:color="auto" w:fill="FFFFFF"/>
                  <w:lang w:eastAsia="zh-CN"/>
                </w:rPr>
                <w:delText>316SS</w:delText>
              </w:r>
            </w:del>
          </w:p>
          <w:p w14:paraId="61858582" w14:textId="4CBB5C00" w:rsidR="00650E89" w:rsidRPr="00BB7730" w:rsidDel="00693840" w:rsidRDefault="005166B6" w:rsidP="0030647B">
            <w:pPr>
              <w:jc w:val="both"/>
              <w:rPr>
                <w:ins w:id="2886" w:author="Xuning Wei12232" w:date="2026-07-27T11:46:00Z"/>
                <w:del w:id="2887" w:author="He Han" w:date="2026-10-23T09:20:00Z"/>
                <w:rFonts w:ascii="Times New Roman" w:eastAsiaTheme="minorEastAsia" w:hAnsi="Times New Roman" w:cs="Times New Roman"/>
                <w:bCs w:val="0"/>
                <w:color w:val="auto"/>
                <w:sz w:val="18"/>
                <w:szCs w:val="18"/>
                <w:shd w:val="clear" w:color="auto" w:fill="FFFFFF"/>
                <w:lang w:eastAsia="zh-CN"/>
              </w:rPr>
            </w:pPr>
            <w:del w:id="2888" w:author="He Han" w:date="2026-10-23T09:20:00Z">
              <w:r w:rsidRPr="00BB7730" w:rsidDel="00693840">
                <w:rPr>
                  <w:rFonts w:ascii="Times New Roman" w:hAnsi="Times New Roman" w:cs="Times New Roman"/>
                  <w:bCs w:val="0"/>
                  <w:color w:val="auto"/>
                  <w:sz w:val="18"/>
                  <w:szCs w:val="18"/>
                  <w:shd w:val="clear" w:color="auto" w:fill="FFFFFF"/>
                </w:rPr>
                <w:delText xml:space="preserve">Peristaltic pump tubing: </w:delText>
              </w:r>
              <w:r w:rsidRPr="00BB7730" w:rsidDel="00693840">
                <w:rPr>
                  <w:rFonts w:ascii="Times New Roman" w:eastAsiaTheme="minorEastAsia" w:hAnsi="Times New Roman" w:cs="Times New Roman"/>
                  <w:bCs w:val="0"/>
                  <w:color w:val="auto"/>
                  <w:sz w:val="18"/>
                  <w:szCs w:val="18"/>
                  <w:shd w:val="clear" w:color="auto" w:fill="FFFFFF"/>
                  <w:lang w:eastAsia="zh-CN"/>
                </w:rPr>
                <w:delText>PTFE</w:delText>
              </w:r>
            </w:del>
          </w:p>
          <w:p w14:paraId="2B8E1667" w14:textId="0551C194" w:rsidR="00C24B03" w:rsidRPr="00BB7730" w:rsidDel="00693840" w:rsidRDefault="00C24B03" w:rsidP="00FF4AB7">
            <w:pPr>
              <w:jc w:val="both"/>
              <w:rPr>
                <w:del w:id="2889" w:author="He Han" w:date="2026-10-23T09:20:00Z"/>
                <w:rFonts w:ascii="Times New Roman" w:hAnsi="Times New Roman" w:cs="Times New Roman"/>
                <w:color w:val="FF0000"/>
                <w:sz w:val="18"/>
                <w:szCs w:val="18"/>
                <w:shd w:val="clear" w:color="auto" w:fill="FFFFFF"/>
                <w:rPrChange w:id="2890" w:author="He Han" w:date="2026-10-22T15:12:00Z">
                  <w:rPr>
                    <w:del w:id="2891" w:author="He Han" w:date="2026-10-23T09:20:00Z"/>
                    <w:rFonts w:ascii="Times New Roman" w:hAnsi="Times New Roman" w:cs="Times New Roman"/>
                    <w:bCs w:val="0"/>
                    <w:color w:val="auto"/>
                    <w:sz w:val="18"/>
                    <w:szCs w:val="18"/>
                    <w:shd w:val="clear" w:color="auto" w:fill="FFFFFF"/>
                  </w:rPr>
                </w:rPrChange>
              </w:rPr>
            </w:pPr>
            <w:ins w:id="2892" w:author="Xuning Wei12232" w:date="2026-07-27T11:46:00Z">
              <w:del w:id="2893" w:author="He Han" w:date="2026-10-23T09:20:00Z">
                <w:r w:rsidRPr="00BB7730" w:rsidDel="00693840">
                  <w:rPr>
                    <w:rFonts w:ascii="Times New Roman" w:hAnsi="Times New Roman" w:cs="Times New Roman"/>
                    <w:color w:val="0000FF"/>
                    <w:sz w:val="18"/>
                    <w:szCs w:val="18"/>
                  </w:rPr>
                  <w:delText xml:space="preserve">Mechanical seal: </w:delText>
                </w:r>
                <w:r w:rsidRPr="00BB7730" w:rsidDel="00693840">
                  <w:rPr>
                    <w:rFonts w:ascii="Times New Roman" w:hAnsi="Times New Roman" w:cs="Times New Roman"/>
                    <w:color w:val="0000FF"/>
                    <w:sz w:val="18"/>
                    <w:szCs w:val="18"/>
                    <w:shd w:val="clear" w:color="auto" w:fill="FFFFFF"/>
                  </w:rPr>
                  <w:delText xml:space="preserve"> &amp; FFKM</w:delText>
                </w:r>
                <w:r w:rsidRPr="00BB7730" w:rsidDel="00693840">
                  <w:rPr>
                    <w:rFonts w:ascii="Times New Roman" w:hAnsi="Times New Roman" w:cs="Times New Roman"/>
                    <w:color w:val="FF0000"/>
                    <w:sz w:val="18"/>
                    <w:szCs w:val="18"/>
                    <w:shd w:val="clear" w:color="auto" w:fill="FFFFFF"/>
                    <w:rPrChange w:id="2894" w:author="Xuning Wei12232" w:date="2026-10-18T11:50:00Z">
                      <w:rPr>
                        <w:rFonts w:ascii="Times New Roman" w:hAnsi="Times New Roman" w:cs="Times New Roman"/>
                        <w:color w:val="0000FF"/>
                        <w:sz w:val="18"/>
                        <w:szCs w:val="18"/>
                        <w:shd w:val="clear" w:color="auto" w:fill="FFFFFF"/>
                      </w:rPr>
                    </w:rPrChange>
                  </w:rPr>
                  <w:delText xml:space="preserve"> </w:delText>
                </w:r>
              </w:del>
              <w:del w:id="2895" w:author="He Han" w:date="2026-10-22T15:12:00Z">
                <w:r w:rsidRPr="00BB7730" w:rsidDel="00C72449">
                  <w:rPr>
                    <w:rFonts w:ascii="Times New Roman" w:hAnsi="Times New Roman" w:cs="Times New Roman"/>
                    <w:color w:val="0000FF"/>
                    <w:sz w:val="18"/>
                    <w:szCs w:val="18"/>
                    <w:shd w:val="clear" w:color="auto" w:fill="FFFFFF"/>
                  </w:rPr>
                  <w:delText xml:space="preserve">Gloves: </w:delText>
                </w:r>
              </w:del>
              <w:del w:id="2896" w:author="He Han" w:date="2026-10-19T16:35:00Z">
                <w:r w:rsidRPr="00BB7730" w:rsidDel="00034A2C">
                  <w:rPr>
                    <w:rFonts w:ascii="Times New Roman" w:hAnsi="Times New Roman" w:cs="Times New Roman"/>
                    <w:color w:val="0000FF"/>
                    <w:sz w:val="18"/>
                    <w:szCs w:val="18"/>
                    <w:shd w:val="clear" w:color="auto" w:fill="FFFFFF"/>
                  </w:rPr>
                  <w:delText>CSPE</w:delText>
                </w:r>
              </w:del>
            </w:ins>
          </w:p>
        </w:tc>
      </w:tr>
      <w:tr w:rsidR="00032BAE" w:rsidRPr="00BB7730" w:rsidDel="00693840" w14:paraId="61F19F98" w14:textId="548721A5" w:rsidTr="00032BAE">
        <w:trPr>
          <w:trHeight w:val="397"/>
          <w:del w:id="2897" w:author="He Han" w:date="2026-10-23T09:20:00Z"/>
        </w:trPr>
        <w:tc>
          <w:tcPr>
            <w:tcW w:w="744" w:type="pct"/>
            <w:vMerge w:val="restart"/>
            <w:vAlign w:val="center"/>
          </w:tcPr>
          <w:p w14:paraId="6ACA675A" w14:textId="569147E2" w:rsidR="008053EC" w:rsidRPr="00BB7730" w:rsidDel="00693840" w:rsidRDefault="00D00715">
            <w:pPr>
              <w:jc w:val="center"/>
              <w:rPr>
                <w:del w:id="2898" w:author="He Han" w:date="2026-10-23T09:20:00Z"/>
                <w:rFonts w:ascii="Times New Roman" w:hAnsi="Times New Roman" w:cs="Times New Roman"/>
                <w:color w:val="auto"/>
                <w:sz w:val="18"/>
                <w:szCs w:val="18"/>
                <w:shd w:val="clear" w:color="auto" w:fill="FFFFFF"/>
              </w:rPr>
              <w:pPrChange w:id="2899" w:author="He Han" w:date="2026-08-27T14:29:00Z">
                <w:pPr>
                  <w:framePr w:hSpace="180" w:wrap="around" w:vAnchor="text" w:hAnchor="text" w:xAlign="center" w:y="1"/>
                  <w:suppressOverlap/>
                  <w:jc w:val="both"/>
                </w:pPr>
              </w:pPrChange>
            </w:pPr>
            <w:ins w:id="2900" w:author="Xuning Wei12232" w:date="2026-10-18T13:32:00Z">
              <w:del w:id="2901" w:author="He Han" w:date="2026-10-23T09:20:00Z">
                <w:r w:rsidRPr="00BB7730" w:rsidDel="00693840">
                  <w:rPr>
                    <w:rFonts w:ascii="Times New Roman" w:eastAsia="仿宋_GB2312" w:hAnsi="Times New Roman" w:cs="Times New Roman"/>
                    <w:bCs w:val="0"/>
                    <w:color w:val="000000" w:themeColor="text1"/>
                    <w:sz w:val="18"/>
                    <w:szCs w:val="18"/>
                    <w:lang w:eastAsia="zh-CN"/>
                  </w:rPr>
                  <w:delText>Agitation tank</w:delText>
                </w:r>
              </w:del>
            </w:ins>
            <w:del w:id="2902" w:author="He Han" w:date="2026-10-23T09:20:00Z">
              <w:r w:rsidR="008053EC" w:rsidRPr="00BB7730" w:rsidDel="00693840">
                <w:rPr>
                  <w:rFonts w:ascii="Times New Roman" w:hAnsi="Times New Roman" w:cs="Times New Roman"/>
                  <w:color w:val="auto"/>
                  <w:sz w:val="18"/>
                  <w:szCs w:val="18"/>
                  <w:shd w:val="clear" w:color="auto" w:fill="FFFFFF"/>
                </w:rPr>
                <w:delText>Storage Tank</w:delText>
              </w:r>
              <w:r w:rsidR="0004371E" w:rsidRPr="00BB7730" w:rsidDel="00693840">
                <w:rPr>
                  <w:rFonts w:ascii="Times New Roman" w:hAnsi="Times New Roman" w:cs="Times New Roman"/>
                  <w:color w:val="auto"/>
                  <w:sz w:val="18"/>
                  <w:szCs w:val="18"/>
                  <w:shd w:val="clear" w:color="auto" w:fill="FFFFFF"/>
                </w:rPr>
                <w:delText>s</w:delText>
              </w:r>
            </w:del>
            <w:ins w:id="2903" w:author="Xuning Wei12232" w:date="2026-10-18T13:32:00Z">
              <w:del w:id="2904"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s</w:delText>
                </w:r>
              </w:del>
            </w:ins>
          </w:p>
        </w:tc>
        <w:tc>
          <w:tcPr>
            <w:tcW w:w="1084" w:type="pct"/>
            <w:vAlign w:val="center"/>
          </w:tcPr>
          <w:p w14:paraId="71EBD487" w14:textId="0980EF7E" w:rsidR="008053EC" w:rsidRPr="00BB7730" w:rsidDel="00693840" w:rsidRDefault="008053EC">
            <w:pPr>
              <w:jc w:val="center"/>
              <w:rPr>
                <w:del w:id="2905" w:author="He Han" w:date="2026-10-23T09:20:00Z"/>
                <w:rFonts w:ascii="Times New Roman" w:eastAsiaTheme="minorEastAsia" w:hAnsi="Times New Roman" w:cs="Times New Roman"/>
                <w:color w:val="auto"/>
                <w:sz w:val="18"/>
                <w:szCs w:val="18"/>
                <w:shd w:val="clear" w:color="auto" w:fill="FFFFFF"/>
                <w:lang w:eastAsia="zh-CN"/>
              </w:rPr>
              <w:pPrChange w:id="2906" w:author="He Han" w:date="2026-08-27T14:30:00Z">
                <w:pPr>
                  <w:framePr w:hSpace="180" w:wrap="around" w:vAnchor="text" w:hAnchor="text" w:xAlign="center" w:y="1"/>
                  <w:suppressOverlap/>
                  <w:jc w:val="both"/>
                </w:pPr>
              </w:pPrChange>
            </w:pPr>
            <w:del w:id="2907"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T</w:delText>
              </w:r>
              <w:r w:rsidR="00C2031D" w:rsidRPr="00BB7730" w:rsidDel="00693840">
                <w:rPr>
                  <w:rFonts w:ascii="Times New Roman" w:eastAsiaTheme="minorEastAsia" w:hAnsi="Times New Roman" w:cs="Times New Roman"/>
                  <w:color w:val="auto"/>
                  <w:sz w:val="18"/>
                  <w:szCs w:val="18"/>
                  <w:shd w:val="clear" w:color="auto" w:fill="FFFFFF"/>
                  <w:lang w:eastAsia="zh-CN"/>
                </w:rPr>
                <w:delText>J4S-1213-SPS01-AT01</w:delText>
              </w:r>
            </w:del>
          </w:p>
        </w:tc>
        <w:tc>
          <w:tcPr>
            <w:tcW w:w="1154" w:type="pct"/>
            <w:vAlign w:val="center"/>
          </w:tcPr>
          <w:p w14:paraId="7CF7F909" w14:textId="1D78EFA2" w:rsidR="00BA3796" w:rsidRPr="00BB7730" w:rsidDel="00693840" w:rsidRDefault="008053EC">
            <w:pPr>
              <w:jc w:val="center"/>
              <w:rPr>
                <w:del w:id="2908" w:author="He Han" w:date="2026-10-23T09:20:00Z"/>
                <w:rFonts w:ascii="Times New Roman" w:hAnsi="Times New Roman" w:cs="Times New Roman"/>
                <w:color w:val="auto"/>
                <w:sz w:val="18"/>
                <w:szCs w:val="18"/>
                <w:shd w:val="clear" w:color="auto" w:fill="FFFFFF"/>
              </w:rPr>
              <w:pPrChange w:id="2909" w:author="He Han" w:date="2026-08-27T14:30:00Z">
                <w:pPr>
                  <w:framePr w:hSpace="180" w:wrap="around" w:vAnchor="text" w:hAnchor="text" w:xAlign="center" w:y="1"/>
                  <w:suppressOverlap/>
                  <w:jc w:val="both"/>
                </w:pPr>
              </w:pPrChange>
            </w:pPr>
            <w:del w:id="2910" w:author="He Han" w:date="2026-10-23T09:20:00Z">
              <w:r w:rsidRPr="00BB7730" w:rsidDel="00693840">
                <w:rPr>
                  <w:rFonts w:ascii="Times New Roman" w:hAnsi="Times New Roman" w:cs="Times New Roman"/>
                  <w:color w:val="auto"/>
                  <w:sz w:val="18"/>
                  <w:szCs w:val="18"/>
                  <w:shd w:val="clear" w:color="auto" w:fill="FFFFFF"/>
                </w:rPr>
                <w:delText>Storage of Prepared</w:delText>
              </w:r>
            </w:del>
          </w:p>
          <w:p w14:paraId="7F4525C4" w14:textId="318C66E1" w:rsidR="008053EC" w:rsidRPr="00BB7730" w:rsidDel="00693840" w:rsidRDefault="008053EC">
            <w:pPr>
              <w:jc w:val="center"/>
              <w:rPr>
                <w:del w:id="2911" w:author="He Han" w:date="2026-10-23T09:20:00Z"/>
                <w:rFonts w:ascii="Times New Roman" w:hAnsi="Times New Roman" w:cs="Times New Roman"/>
                <w:color w:val="auto"/>
                <w:sz w:val="18"/>
                <w:szCs w:val="18"/>
                <w:shd w:val="clear" w:color="auto" w:fill="FFFFFF"/>
              </w:rPr>
              <w:pPrChange w:id="2912" w:author="He Han" w:date="2026-08-27T14:30:00Z">
                <w:pPr>
                  <w:framePr w:hSpace="180" w:wrap="around" w:vAnchor="text" w:hAnchor="text" w:xAlign="center" w:y="1"/>
                  <w:suppressOverlap/>
                  <w:jc w:val="both"/>
                </w:pPr>
              </w:pPrChange>
            </w:pPr>
            <w:del w:id="2913" w:author="He Han" w:date="2026-10-23T09:20:00Z">
              <w:r w:rsidRPr="00BB7730" w:rsidDel="00693840">
                <w:rPr>
                  <w:rFonts w:ascii="Times New Roman" w:hAnsi="Times New Roman" w:cs="Times New Roman"/>
                  <w:color w:val="auto"/>
                  <w:sz w:val="18"/>
                  <w:szCs w:val="18"/>
                  <w:shd w:val="clear" w:color="auto" w:fill="FFFFFF"/>
                </w:rPr>
                <w:delText>De-Fmoc Solution</w:delText>
              </w:r>
            </w:del>
          </w:p>
        </w:tc>
        <w:tc>
          <w:tcPr>
            <w:tcW w:w="437" w:type="pct"/>
            <w:vAlign w:val="center"/>
          </w:tcPr>
          <w:p w14:paraId="1AC6D19B" w14:textId="0B7A1553" w:rsidR="008053EC" w:rsidRPr="00BB7730" w:rsidDel="00693840" w:rsidRDefault="008053EC">
            <w:pPr>
              <w:jc w:val="center"/>
              <w:rPr>
                <w:del w:id="2914" w:author="He Han" w:date="2026-10-23T09:20:00Z"/>
                <w:rFonts w:ascii="Times New Roman" w:hAnsi="Times New Roman" w:cs="Times New Roman"/>
                <w:color w:val="auto"/>
                <w:sz w:val="18"/>
                <w:szCs w:val="18"/>
                <w:shd w:val="clear" w:color="auto" w:fill="FFFFFF"/>
              </w:rPr>
              <w:pPrChange w:id="2915" w:author="He Han" w:date="2026-08-27T14:30:00Z">
                <w:pPr>
                  <w:framePr w:hSpace="180" w:wrap="around" w:vAnchor="text" w:hAnchor="text" w:xAlign="center" w:y="1"/>
                  <w:suppressOverlap/>
                  <w:jc w:val="both"/>
                </w:pPr>
              </w:pPrChange>
            </w:pPr>
            <w:del w:id="2916" w:author="He Han" w:date="2026-10-23T09:20:00Z">
              <w:r w:rsidRPr="00BB7730" w:rsidDel="00693840">
                <w:rPr>
                  <w:rFonts w:ascii="Times New Roman" w:hAnsi="Times New Roman" w:cs="Times New Roman"/>
                  <w:color w:val="auto"/>
                  <w:sz w:val="18"/>
                  <w:szCs w:val="18"/>
                  <w:shd w:val="clear" w:color="auto" w:fill="FFFFFF"/>
                </w:rPr>
                <w:delText>3000 L</w:delText>
              </w:r>
            </w:del>
          </w:p>
        </w:tc>
        <w:tc>
          <w:tcPr>
            <w:tcW w:w="1581" w:type="pct"/>
            <w:vAlign w:val="center"/>
          </w:tcPr>
          <w:p w14:paraId="127B415C" w14:textId="26639B89" w:rsidR="008053EC" w:rsidRPr="00BB7730" w:rsidDel="00693840" w:rsidRDefault="00966BA5" w:rsidP="0030647B">
            <w:pPr>
              <w:jc w:val="both"/>
              <w:rPr>
                <w:del w:id="2917" w:author="He Han" w:date="2026-10-23T09:20:00Z"/>
                <w:rFonts w:ascii="Times New Roman" w:hAnsi="Times New Roman" w:cs="Times New Roman"/>
                <w:color w:val="auto"/>
                <w:sz w:val="18"/>
                <w:szCs w:val="18"/>
                <w:shd w:val="clear" w:color="auto" w:fill="FFFFFF"/>
              </w:rPr>
            </w:pPr>
            <w:ins w:id="2918" w:author="Xuning Wei12232" w:date="2026-07-27T11:38:00Z">
              <w:del w:id="2919" w:author="He Han" w:date="2026-10-23T09:20:00Z">
                <w:r w:rsidRPr="00BB7730" w:rsidDel="00693840">
                  <w:rPr>
                    <w:rFonts w:ascii="Times New Roman" w:hAnsi="Times New Roman" w:cs="Times New Roman"/>
                    <w:color w:val="auto"/>
                    <w:sz w:val="18"/>
                    <w:szCs w:val="18"/>
                    <w:shd w:val="clear" w:color="auto" w:fill="FFFFFF"/>
                  </w:rPr>
                  <w:delText xml:space="preserve">Inner surface, temperature probe, agitator, pipeline, transfer pump, mass flowmeter, valve: </w:delText>
                </w:r>
                <w:r w:rsidRPr="00BB7730" w:rsidDel="00693840">
                  <w:rPr>
                    <w:rFonts w:ascii="Times New Roman" w:eastAsia="FangSong" w:hAnsi="Times New Roman" w:cs="Times New Roman"/>
                    <w:color w:val="auto"/>
                    <w:sz w:val="18"/>
                    <w:szCs w:val="18"/>
                    <w:lang w:eastAsia="zh-CN"/>
                    <w:rPrChange w:id="2920" w:author="Xuning Wei12232" w:date="2026-07-27T11:39:00Z">
                      <w:rPr>
                        <w:rFonts w:ascii="Times New Roman" w:eastAsia="FangSong" w:hAnsi="Times New Roman" w:cs="Times New Roman"/>
                        <w:b/>
                        <w:color w:val="auto"/>
                        <w:sz w:val="18"/>
                        <w:szCs w:val="18"/>
                        <w:lang w:eastAsia="zh-CN"/>
                      </w:rPr>
                    </w:rPrChange>
                  </w:rPr>
                  <w:delText>304 SS</w:delText>
                </w:r>
                <w:r w:rsidRPr="00BB7730" w:rsidDel="00693840">
                  <w:rPr>
                    <w:rFonts w:ascii="Times New Roman" w:hAnsi="Times New Roman" w:cs="Times New Roman"/>
                    <w:color w:val="auto"/>
                    <w:sz w:val="18"/>
                    <w:szCs w:val="18"/>
                    <w:shd w:val="clear" w:color="auto" w:fill="FFFFFF"/>
                  </w:rPr>
                  <w:delText xml:space="preserve"> </w:delText>
                </w:r>
              </w:del>
              <w:del w:id="2921" w:author="He Han" w:date="2026-10-12T10:11:00Z">
                <w:r w:rsidRPr="00BB7730" w:rsidDel="005D6C5D">
                  <w:rPr>
                    <w:rFonts w:ascii="Times New Roman" w:hAnsi="Times New Roman" w:cs="Times New Roman"/>
                    <w:color w:val="auto"/>
                    <w:sz w:val="18"/>
                    <w:szCs w:val="18"/>
                    <w:shd w:val="clear" w:color="auto" w:fill="FFFFFF"/>
                  </w:rPr>
                  <w:delText xml:space="preserve"> </w:delText>
                </w:r>
              </w:del>
            </w:ins>
            <w:del w:id="2922" w:author="He Han" w:date="2026-10-23T09:20:00Z">
              <w:r w:rsidR="00D57C5B" w:rsidRPr="00BB7730" w:rsidDel="00693840">
                <w:rPr>
                  <w:rFonts w:ascii="Times New Roman" w:hAnsi="Times New Roman" w:cs="Times New Roman"/>
                  <w:color w:val="auto"/>
                  <w:sz w:val="18"/>
                  <w:szCs w:val="18"/>
                  <w:shd w:val="clear" w:color="auto" w:fill="FFFFFF"/>
                </w:rPr>
                <w:delText>Tank material: S304</w:delText>
              </w:r>
              <w:r w:rsidR="00D50B6D" w:rsidRPr="00BB7730" w:rsidDel="00693840">
                <w:rPr>
                  <w:rFonts w:ascii="Times New Roman" w:hAnsi="Times New Roman" w:cs="Times New Roman"/>
                  <w:color w:val="auto"/>
                  <w:sz w:val="18"/>
                  <w:szCs w:val="18"/>
                  <w:shd w:val="clear" w:color="auto" w:fill="FFFFFF"/>
                </w:rPr>
                <w:delText>08</w:delText>
              </w:r>
            </w:del>
          </w:p>
          <w:p w14:paraId="1D871388" w14:textId="210791EC" w:rsidR="008053EC" w:rsidRPr="00BB7730" w:rsidDel="00693840" w:rsidRDefault="00D57C5B" w:rsidP="0030647B">
            <w:pPr>
              <w:jc w:val="both"/>
              <w:rPr>
                <w:del w:id="2923" w:author="He Han" w:date="2026-10-23T09:20:00Z"/>
                <w:rFonts w:ascii="Times New Roman" w:hAnsi="Times New Roman" w:cs="Times New Roman"/>
                <w:color w:val="auto"/>
                <w:sz w:val="18"/>
                <w:szCs w:val="18"/>
                <w:shd w:val="clear" w:color="auto" w:fill="FFFFFF"/>
              </w:rPr>
            </w:pPr>
            <w:del w:id="2924" w:author="He Han" w:date="2026-10-23T09:20:00Z">
              <w:r w:rsidRPr="00BB7730" w:rsidDel="00693840">
                <w:rPr>
                  <w:rFonts w:ascii="Times New Roman" w:hAnsi="Times New Roman" w:cs="Times New Roman"/>
                  <w:color w:val="auto"/>
                  <w:sz w:val="18"/>
                  <w:szCs w:val="18"/>
                  <w:shd w:val="clear" w:color="auto" w:fill="FFFFFF"/>
                </w:rPr>
                <w:delText>Agitator material: S304</w:delText>
              </w:r>
              <w:r w:rsidR="00D50B6D" w:rsidRPr="00BB7730" w:rsidDel="00693840">
                <w:rPr>
                  <w:rFonts w:ascii="Times New Roman" w:hAnsi="Times New Roman" w:cs="Times New Roman"/>
                  <w:color w:val="auto"/>
                  <w:sz w:val="18"/>
                  <w:szCs w:val="18"/>
                  <w:shd w:val="clear" w:color="auto" w:fill="FFFFFF"/>
                </w:rPr>
                <w:delText>08</w:delText>
              </w:r>
            </w:del>
          </w:p>
          <w:p w14:paraId="7378359D" w14:textId="0193FE37" w:rsidR="008053EC" w:rsidRPr="00BB7730" w:rsidDel="00693840" w:rsidRDefault="00D57C5B" w:rsidP="0030647B">
            <w:pPr>
              <w:jc w:val="both"/>
              <w:rPr>
                <w:del w:id="2925" w:author="He Han" w:date="2026-10-23T09:20:00Z"/>
                <w:rFonts w:ascii="Times New Roman" w:hAnsi="Times New Roman" w:cs="Times New Roman"/>
                <w:color w:val="auto"/>
                <w:sz w:val="18"/>
                <w:szCs w:val="18"/>
                <w:shd w:val="clear" w:color="auto" w:fill="FFFFFF"/>
              </w:rPr>
            </w:pPr>
            <w:del w:id="2926" w:author="He Han" w:date="2026-10-23T09:20:00Z">
              <w:r w:rsidRPr="00BB7730" w:rsidDel="00693840">
                <w:rPr>
                  <w:rFonts w:ascii="Times New Roman" w:hAnsi="Times New Roman" w:cs="Times New Roman"/>
                  <w:color w:val="auto"/>
                  <w:sz w:val="18"/>
                  <w:szCs w:val="18"/>
                  <w:shd w:val="clear" w:color="auto" w:fill="FFFFFF"/>
                </w:rPr>
                <w:delText>Upper/lower cover: S304</w:delText>
              </w:r>
              <w:r w:rsidR="00ED2144" w:rsidRPr="00BB7730" w:rsidDel="00693840">
                <w:rPr>
                  <w:rFonts w:ascii="Times New Roman" w:hAnsi="Times New Roman" w:cs="Times New Roman"/>
                  <w:color w:val="auto"/>
                  <w:sz w:val="18"/>
                  <w:szCs w:val="18"/>
                  <w:shd w:val="clear" w:color="auto" w:fill="FFFFFF"/>
                </w:rPr>
                <w:delText>08</w:delText>
              </w:r>
            </w:del>
          </w:p>
          <w:p w14:paraId="0EB942D9" w14:textId="11859AAB" w:rsidR="008053EC" w:rsidRPr="00BB7730" w:rsidDel="00693840" w:rsidRDefault="00D50B6D" w:rsidP="0030647B">
            <w:pPr>
              <w:jc w:val="both"/>
              <w:rPr>
                <w:del w:id="2927" w:author="He Han" w:date="2026-10-23T09:20:00Z"/>
                <w:rFonts w:ascii="Times New Roman" w:hAnsi="Times New Roman" w:cs="Times New Roman"/>
                <w:color w:val="auto"/>
                <w:sz w:val="18"/>
                <w:szCs w:val="18"/>
                <w:shd w:val="clear" w:color="auto" w:fill="FFFFFF"/>
                <w:lang w:val="en-IE"/>
                <w:rPrChange w:id="2928" w:author="Johan Granander" w:date="2026-07-28T14:39:00Z">
                  <w:rPr>
                    <w:del w:id="2929" w:author="He Han" w:date="2026-10-23T09:20:00Z"/>
                    <w:rFonts w:ascii="Times New Roman" w:hAnsi="Times New Roman" w:cs="Times New Roman"/>
                    <w:color w:val="auto"/>
                    <w:sz w:val="18"/>
                    <w:szCs w:val="18"/>
                    <w:shd w:val="clear" w:color="auto" w:fill="FFFFFF"/>
                  </w:rPr>
                </w:rPrChange>
              </w:rPr>
            </w:pPr>
            <w:del w:id="2930" w:author="He Han" w:date="2026-10-23T09:20:00Z">
              <w:r w:rsidRPr="00BB7730" w:rsidDel="00693840">
                <w:rPr>
                  <w:rFonts w:ascii="Times New Roman" w:hAnsi="Times New Roman" w:cs="Times New Roman"/>
                  <w:color w:val="auto"/>
                  <w:sz w:val="18"/>
                  <w:szCs w:val="18"/>
                  <w:shd w:val="clear" w:color="auto" w:fill="FFFFFF"/>
                  <w:lang w:val="en-IE"/>
                  <w:rPrChange w:id="2931" w:author="Johan Granander" w:date="2026-07-28T14:39:00Z">
                    <w:rPr>
                      <w:rFonts w:ascii="Times New Roman" w:hAnsi="Times New Roman" w:cs="Times New Roman"/>
                      <w:color w:val="auto"/>
                      <w:sz w:val="18"/>
                      <w:szCs w:val="18"/>
                      <w:shd w:val="clear" w:color="auto" w:fill="FFFFFF"/>
                    </w:rPr>
                  </w:rPrChange>
                </w:rPr>
                <w:delText>Pump material:  SS</w:delText>
              </w:r>
            </w:del>
          </w:p>
          <w:p w14:paraId="739529D5" w14:textId="74822E99" w:rsidR="008053EC" w:rsidRPr="00BB7730" w:rsidDel="00693840" w:rsidRDefault="008053EC" w:rsidP="0030647B">
            <w:pPr>
              <w:jc w:val="both"/>
              <w:rPr>
                <w:del w:id="2932" w:author="He Han" w:date="2026-10-23T09:20:00Z"/>
                <w:rFonts w:ascii="Times New Roman" w:hAnsi="Times New Roman" w:cs="Times New Roman"/>
                <w:color w:val="auto"/>
                <w:sz w:val="18"/>
                <w:szCs w:val="18"/>
                <w:shd w:val="clear" w:color="auto" w:fill="FFFFFF"/>
                <w:lang w:val="en-IE"/>
                <w:rPrChange w:id="2933" w:author="Johan Granander" w:date="2026-07-28T14:39:00Z">
                  <w:rPr>
                    <w:del w:id="2934" w:author="He Han" w:date="2026-10-23T09:20:00Z"/>
                    <w:rFonts w:ascii="Times New Roman" w:hAnsi="Times New Roman" w:cs="Times New Roman"/>
                    <w:color w:val="auto"/>
                    <w:sz w:val="18"/>
                    <w:szCs w:val="18"/>
                    <w:shd w:val="clear" w:color="auto" w:fill="FFFFFF"/>
                  </w:rPr>
                </w:rPrChange>
              </w:rPr>
            </w:pPr>
            <w:del w:id="2935" w:author="He Han" w:date="2026-10-23T09:20:00Z">
              <w:r w:rsidRPr="00BB7730" w:rsidDel="00693840">
                <w:rPr>
                  <w:rFonts w:ascii="Times New Roman" w:hAnsi="Times New Roman" w:cs="Times New Roman"/>
                  <w:color w:val="auto"/>
                  <w:sz w:val="18"/>
                  <w:szCs w:val="18"/>
                  <w:shd w:val="clear" w:color="auto" w:fill="FFFFFF"/>
                  <w:lang w:val="en-IE"/>
                  <w:rPrChange w:id="2936" w:author="Johan Granander" w:date="2026-07-28T14:39:00Z">
                    <w:rPr>
                      <w:rFonts w:ascii="Times New Roman" w:hAnsi="Times New Roman" w:cs="Times New Roman"/>
                      <w:color w:val="auto"/>
                      <w:sz w:val="18"/>
                      <w:szCs w:val="18"/>
                      <w:shd w:val="clear" w:color="auto" w:fill="FFFFFF"/>
                    </w:rPr>
                  </w:rPrChange>
                </w:rPr>
                <w:delText>Mass flow meter: SS</w:delText>
              </w:r>
            </w:del>
          </w:p>
          <w:p w14:paraId="33EB2099" w14:textId="0F947A2A" w:rsidR="008053EC" w:rsidRPr="00BB7730" w:rsidDel="00693840" w:rsidRDefault="008053EC" w:rsidP="0030647B">
            <w:pPr>
              <w:jc w:val="both"/>
              <w:rPr>
                <w:del w:id="2937" w:author="He Han" w:date="2026-10-23T09:20:00Z"/>
                <w:rFonts w:ascii="Times New Roman" w:hAnsi="Times New Roman" w:cs="Times New Roman"/>
                <w:color w:val="auto"/>
                <w:sz w:val="18"/>
                <w:szCs w:val="18"/>
                <w:shd w:val="clear" w:color="auto" w:fill="FFFFFF"/>
              </w:rPr>
            </w:pPr>
            <w:del w:id="2938" w:author="He Han" w:date="2026-10-23T09:20:00Z">
              <w:r w:rsidRPr="00BB7730" w:rsidDel="00693840">
                <w:rPr>
                  <w:rFonts w:ascii="Times New Roman" w:hAnsi="Times New Roman" w:cs="Times New Roman"/>
                  <w:color w:val="auto"/>
                  <w:sz w:val="18"/>
                  <w:szCs w:val="18"/>
                  <w:shd w:val="clear" w:color="auto" w:fill="FFFFFF"/>
                </w:rPr>
                <w:delText xml:space="preserve">Pipeline material: </w:delText>
              </w:r>
              <w:r w:rsidR="007D4F0A" w:rsidRPr="00BB7730" w:rsidDel="00693840">
                <w:rPr>
                  <w:rFonts w:ascii="Times New Roman" w:hAnsi="Times New Roman" w:cs="Times New Roman"/>
                  <w:color w:val="auto"/>
                  <w:sz w:val="18"/>
                  <w:szCs w:val="18"/>
                  <w:shd w:val="clear" w:color="auto" w:fill="FFFFFF"/>
                </w:rPr>
                <w:delText>316L</w:delText>
              </w:r>
            </w:del>
          </w:p>
          <w:p w14:paraId="3B8B2527" w14:textId="75A79E26" w:rsidR="008053EC" w:rsidRPr="00BB7730" w:rsidDel="00693840" w:rsidRDefault="00D57C5B" w:rsidP="0030647B">
            <w:pPr>
              <w:jc w:val="both"/>
              <w:rPr>
                <w:del w:id="2939" w:author="He Han" w:date="2026-10-23T09:20:00Z"/>
                <w:rFonts w:ascii="Times New Roman" w:hAnsi="Times New Roman" w:cs="Times New Roman"/>
                <w:color w:val="auto"/>
                <w:sz w:val="18"/>
                <w:szCs w:val="18"/>
                <w:shd w:val="clear" w:color="auto" w:fill="FFFFFF"/>
              </w:rPr>
            </w:pPr>
            <w:del w:id="2940" w:author="He Han" w:date="2026-10-23T09:20:00Z">
              <w:r w:rsidRPr="00BB7730" w:rsidDel="00693840">
                <w:rPr>
                  <w:rFonts w:ascii="Times New Roman" w:hAnsi="Times New Roman" w:cs="Times New Roman"/>
                  <w:color w:val="auto"/>
                  <w:sz w:val="18"/>
                  <w:szCs w:val="18"/>
                  <w:shd w:val="clear" w:color="auto" w:fill="FFFFFF"/>
                </w:rPr>
                <w:delText xml:space="preserve">Gaskets and </w:delText>
              </w:r>
              <w:r w:rsidR="008053EC" w:rsidRPr="00BB7730" w:rsidDel="00693840">
                <w:rPr>
                  <w:rFonts w:ascii="Times New Roman" w:hAnsi="Times New Roman" w:cs="Times New Roman"/>
                  <w:color w:val="auto"/>
                  <w:sz w:val="18"/>
                  <w:szCs w:val="18"/>
                  <w:shd w:val="clear" w:color="auto" w:fill="FFFFFF"/>
                </w:rPr>
                <w:delText>Sealing ring: PTFE</w:delText>
              </w:r>
            </w:del>
          </w:p>
          <w:p w14:paraId="644F6D35" w14:textId="1ED5B3E2" w:rsidR="00966BA5" w:rsidRPr="00BB7730" w:rsidDel="00693840" w:rsidRDefault="008053EC" w:rsidP="00A15181">
            <w:pPr>
              <w:jc w:val="both"/>
              <w:rPr>
                <w:ins w:id="2941" w:author="Xuning Wei12232" w:date="2026-07-27T11:37:00Z"/>
                <w:del w:id="2942" w:author="He Han" w:date="2026-10-23T09:20:00Z"/>
                <w:rFonts w:ascii="Times New Roman" w:hAnsi="Times New Roman" w:cs="Times New Roman"/>
                <w:color w:val="auto"/>
                <w:sz w:val="18"/>
                <w:szCs w:val="18"/>
                <w:shd w:val="clear" w:color="auto" w:fill="FFFFFF"/>
              </w:rPr>
            </w:pPr>
            <w:del w:id="2943" w:author="He Han" w:date="2026-10-23T09:20:00Z">
              <w:r w:rsidRPr="00BB7730" w:rsidDel="00693840">
                <w:rPr>
                  <w:rFonts w:ascii="Times New Roman" w:hAnsi="Times New Roman" w:cs="Times New Roman"/>
                  <w:color w:val="auto"/>
                  <w:sz w:val="18"/>
                  <w:szCs w:val="18"/>
                  <w:shd w:val="clear" w:color="auto" w:fill="FFFFFF"/>
                </w:rPr>
                <w:delText xml:space="preserve">Valve material: </w:delText>
              </w:r>
              <w:r w:rsidR="00D57C5B" w:rsidRPr="00BB7730" w:rsidDel="00693840">
                <w:rPr>
                  <w:rFonts w:ascii="Times New Roman" w:hAnsi="Times New Roman" w:cs="Times New Roman"/>
                  <w:color w:val="auto"/>
                  <w:sz w:val="18"/>
                  <w:szCs w:val="18"/>
                  <w:shd w:val="clear" w:color="auto" w:fill="FFFFFF"/>
                </w:rPr>
                <w:delText>304&amp;316L</w:delText>
              </w:r>
            </w:del>
            <w:ins w:id="2944" w:author="Xuning Wei12232" w:date="2026-07-27T11:35:00Z">
              <w:del w:id="2945" w:author="He Han" w:date="2026-10-12T10:11:00Z">
                <w:r w:rsidR="0032037C" w:rsidRPr="00BB7730" w:rsidDel="005D6C5D">
                  <w:rPr>
                    <w:rFonts w:ascii="Times New Roman" w:hAnsi="Times New Roman" w:cs="Times New Roman"/>
                    <w:color w:val="0000FF"/>
                    <w:sz w:val="18"/>
                    <w:szCs w:val="18"/>
                  </w:rPr>
                  <w:delText>M</w:delText>
                </w:r>
              </w:del>
              <w:commentRangeStart w:id="2946"/>
              <w:commentRangeStart w:id="2947"/>
              <w:del w:id="2948" w:author="He Han" w:date="2026-10-23T09:20:00Z">
                <w:r w:rsidR="0032037C" w:rsidRPr="00BB7730" w:rsidDel="00693840">
                  <w:rPr>
                    <w:rFonts w:ascii="Times New Roman" w:hAnsi="Times New Roman" w:cs="Times New Roman"/>
                    <w:color w:val="0000FF"/>
                    <w:sz w:val="18"/>
                    <w:szCs w:val="18"/>
                  </w:rPr>
                  <w:delText>echan</w:delText>
                </w:r>
                <w:commentRangeEnd w:id="2946"/>
                <w:r w:rsidR="0032037C" w:rsidRPr="00BB7730" w:rsidDel="00693840">
                  <w:rPr>
                    <w:rStyle w:val="aff2"/>
                    <w:rFonts w:ascii="Times New Roman" w:hAnsi="Times New Roman" w:cs="Times New Roman"/>
                    <w:color w:val="0000FF"/>
                    <w:sz w:val="18"/>
                    <w:szCs w:val="18"/>
                  </w:rPr>
                  <w:commentReference w:id="2946"/>
                </w:r>
                <w:commentRangeEnd w:id="2947"/>
                <w:r w:rsidR="0032037C" w:rsidRPr="00BB7730" w:rsidDel="00693840">
                  <w:rPr>
                    <w:rStyle w:val="aff2"/>
                    <w:rFonts w:ascii="Times New Roman" w:hAnsi="Times New Roman" w:cs="Times New Roman"/>
                    <w:color w:val="0000FF"/>
                    <w:sz w:val="18"/>
                    <w:szCs w:val="18"/>
                  </w:rPr>
                  <w:commentReference w:id="2947"/>
                </w:r>
                <w:r w:rsidR="0032037C" w:rsidRPr="00BB7730" w:rsidDel="00693840">
                  <w:rPr>
                    <w:rFonts w:ascii="Times New Roman" w:hAnsi="Times New Roman" w:cs="Times New Roman"/>
                    <w:color w:val="0000FF"/>
                    <w:sz w:val="18"/>
                    <w:szCs w:val="18"/>
                  </w:rPr>
                  <w:delText xml:space="preserve">ical </w:delText>
                </w:r>
                <w:r w:rsidR="0032037C" w:rsidRPr="00BB7730" w:rsidDel="00693840">
                  <w:rPr>
                    <w:rFonts w:ascii="Times New Roman" w:hAnsi="Times New Roman" w:cs="Times New Roman"/>
                    <w:color w:val="auto"/>
                    <w:sz w:val="18"/>
                    <w:szCs w:val="18"/>
                  </w:rPr>
                  <w:delText xml:space="preserve">seal: </w:delText>
                </w:r>
                <w:r w:rsidR="0032037C" w:rsidRPr="00BB7730" w:rsidDel="00693840">
                  <w:rPr>
                    <w:rFonts w:ascii="Times New Roman" w:hAnsi="Times New Roman" w:cs="Times New Roman"/>
                    <w:color w:val="auto"/>
                    <w:sz w:val="18"/>
                    <w:szCs w:val="18"/>
                    <w:shd w:val="clear" w:color="auto" w:fill="FFFFFF"/>
                    <w:rPrChange w:id="2949" w:author="Xuning Wei12232" w:date="2026-07-27T11:35:00Z">
                      <w:rPr>
                        <w:rFonts w:ascii="Times New Roman" w:hAnsi="Times New Roman" w:cs="Times New Roman"/>
                        <w:b/>
                        <w:color w:val="auto"/>
                        <w:sz w:val="18"/>
                        <w:szCs w:val="18"/>
                        <w:shd w:val="clear" w:color="auto" w:fill="FFFFFF"/>
                      </w:rPr>
                    </w:rPrChange>
                  </w:rPr>
                  <w:delText>304SS &amp; PTFE &amp; FFKM</w:delText>
                </w:r>
              </w:del>
            </w:ins>
          </w:p>
          <w:p w14:paraId="03D85A28" w14:textId="54C1F7D1" w:rsidR="00966BA5" w:rsidRPr="00BB7730" w:rsidDel="00693840" w:rsidRDefault="00966BA5" w:rsidP="00966BA5">
            <w:pPr>
              <w:rPr>
                <w:ins w:id="2950" w:author="Xuning Wei12232" w:date="2026-07-27T11:37:00Z"/>
                <w:del w:id="2951" w:author="He Han" w:date="2026-10-23T09:20:00Z"/>
                <w:rFonts w:ascii="Times New Roman" w:eastAsiaTheme="minorEastAsia" w:hAnsi="Times New Roman" w:cs="Times New Roman"/>
                <w:color w:val="auto"/>
                <w:sz w:val="18"/>
                <w:szCs w:val="18"/>
                <w:shd w:val="clear" w:color="auto" w:fill="FFFFFF"/>
                <w:lang w:eastAsia="zh-CN"/>
              </w:rPr>
            </w:pPr>
            <w:ins w:id="2952" w:author="Xuning Wei12232" w:date="2026-07-27T11:37:00Z">
              <w:del w:id="2953" w:author="He Han" w:date="2026-10-23T09:20:00Z">
                <w:r w:rsidRPr="00BB7730" w:rsidDel="00693840">
                  <w:rPr>
                    <w:rFonts w:ascii="Times New Roman" w:hAnsi="Times New Roman" w:cs="Times New Roman"/>
                    <w:color w:val="auto"/>
                    <w:sz w:val="18"/>
                    <w:szCs w:val="18"/>
                    <w:shd w:val="clear" w:color="auto" w:fill="FFFFFF"/>
                  </w:rPr>
                  <w:delText>Sight glass</w:delText>
                </w:r>
                <w:r w:rsidRPr="00BB7730" w:rsidDel="00693840">
                  <w:rPr>
                    <w:rFonts w:ascii="Times New Roman" w:eastAsiaTheme="minorEastAsia" w:hAnsi="Times New Roman" w:cs="Times New Roman"/>
                    <w:color w:val="auto"/>
                    <w:sz w:val="18"/>
                    <w:szCs w:val="18"/>
                    <w:shd w:val="clear" w:color="auto" w:fill="FFFFFF"/>
                    <w:lang w:eastAsia="zh-CN"/>
                  </w:rPr>
                  <w:delText xml:space="preserve">: </w:delText>
                </w:r>
                <w:r w:rsidRPr="00BB7730" w:rsidDel="00693840">
                  <w:rPr>
                    <w:rFonts w:ascii="Times New Roman" w:hAnsi="Times New Roman" w:cs="Times New Roman"/>
                    <w:color w:val="auto"/>
                    <w:sz w:val="18"/>
                    <w:szCs w:val="18"/>
                    <w:shd w:val="clear" w:color="auto" w:fill="FFFFFF"/>
                    <w:rPrChange w:id="2954" w:author="Xuning Wei12232" w:date="2026-07-27T11:37:00Z">
                      <w:rPr>
                        <w:rFonts w:ascii="Times New Roman" w:hAnsi="Times New Roman" w:cs="Times New Roman"/>
                        <w:b/>
                        <w:color w:val="auto"/>
                        <w:sz w:val="18"/>
                        <w:szCs w:val="18"/>
                        <w:shd w:val="clear" w:color="auto" w:fill="FFFFFF"/>
                      </w:rPr>
                    </w:rPrChange>
                  </w:rPr>
                  <w:delText>G</w:delText>
                </w:r>
                <w:r w:rsidRPr="00BB7730" w:rsidDel="00693840">
                  <w:rPr>
                    <w:rFonts w:ascii="Times New Roman" w:hAnsi="Times New Roman" w:cs="Times New Roman"/>
                    <w:color w:val="0000FF"/>
                    <w:sz w:val="18"/>
                    <w:szCs w:val="18"/>
                    <w:shd w:val="clear" w:color="auto" w:fill="FFFFFF"/>
                    <w:lang w:val="en-IE"/>
                    <w:rPrChange w:id="2955" w:author="Johan Granander" w:date="2026-07-28T13:30:00Z">
                      <w:rPr>
                        <w:rFonts w:ascii="Times New Roman" w:hAnsi="Times New Roman" w:cs="Times New Roman"/>
                        <w:b/>
                        <w:color w:val="0000FF"/>
                        <w:sz w:val="18"/>
                        <w:szCs w:val="18"/>
                        <w:shd w:val="clear" w:color="auto" w:fill="FFFFFF"/>
                        <w:lang w:val="sv-SE"/>
                      </w:rPr>
                    </w:rPrChange>
                  </w:rPr>
                  <w:delText>lass</w:delText>
                </w:r>
                <w:r w:rsidRPr="00BB7730" w:rsidDel="00693840">
                  <w:rPr>
                    <w:rFonts w:ascii="Times New Roman" w:hAnsi="Times New Roman" w:cs="Times New Roman"/>
                    <w:color w:val="auto"/>
                    <w:sz w:val="18"/>
                    <w:szCs w:val="18"/>
                    <w:shd w:val="clear" w:color="auto" w:fill="FFFFFF"/>
                  </w:rPr>
                  <w:delText xml:space="preserve"> </w:delText>
                </w:r>
              </w:del>
            </w:ins>
          </w:p>
          <w:p w14:paraId="0F83F62E" w14:textId="11CB79D6" w:rsidR="0032037C" w:rsidRPr="00BB7730" w:rsidDel="00693840" w:rsidRDefault="00966BA5" w:rsidP="00A15181">
            <w:pPr>
              <w:jc w:val="both"/>
              <w:rPr>
                <w:ins w:id="2956" w:author="Xuning Wei12232" w:date="2026-07-27T11:39:00Z"/>
                <w:del w:id="2957" w:author="He Han" w:date="2026-10-23T09:20:00Z"/>
                <w:rFonts w:ascii="Times New Roman" w:hAnsi="Times New Roman" w:cs="Times New Roman"/>
                <w:color w:val="auto"/>
                <w:sz w:val="18"/>
                <w:szCs w:val="18"/>
                <w:shd w:val="clear" w:color="auto" w:fill="FFFFFF"/>
              </w:rPr>
            </w:pPr>
            <w:ins w:id="2958" w:author="Xuning Wei12232" w:date="2026-07-27T11:37:00Z">
              <w:del w:id="2959" w:author="He Han" w:date="2026-10-21T15:05:00Z">
                <w:r w:rsidRPr="00BB7730" w:rsidDel="00553666">
                  <w:rPr>
                    <w:rFonts w:ascii="Times New Roman" w:hAnsi="Times New Roman" w:cs="Times New Roman"/>
                    <w:color w:val="auto"/>
                    <w:sz w:val="18"/>
                    <w:szCs w:val="18"/>
                    <w:shd w:val="clear" w:color="auto" w:fill="FFFFFF"/>
                  </w:rPr>
                  <w:delText>Valve, g</w:delText>
                </w:r>
              </w:del>
              <w:del w:id="2960" w:author="He Han" w:date="2026-10-23T09:20:00Z">
                <w:r w:rsidRPr="00BB7730" w:rsidDel="00693840">
                  <w:rPr>
                    <w:rFonts w:ascii="Times New Roman" w:hAnsi="Times New Roman" w:cs="Times New Roman"/>
                    <w:color w:val="auto"/>
                    <w:sz w:val="18"/>
                    <w:szCs w:val="18"/>
                    <w:shd w:val="clear" w:color="auto" w:fill="FFFFFF"/>
                  </w:rPr>
                  <w:delText xml:space="preserve">asket, including manway gaskets and gaskets on all inlet valve manifolds: </w:delText>
                </w:r>
              </w:del>
            </w:ins>
            <w:ins w:id="2961" w:author="Xuning Wei12232" w:date="2026-07-27T11:38:00Z">
              <w:del w:id="2962" w:author="He Han" w:date="2026-10-23T09:20:00Z">
                <w:r w:rsidRPr="00BB7730" w:rsidDel="00693840">
                  <w:rPr>
                    <w:rFonts w:ascii="Times New Roman" w:hAnsi="Times New Roman" w:cs="Times New Roman"/>
                    <w:color w:val="auto"/>
                    <w:sz w:val="18"/>
                    <w:szCs w:val="18"/>
                    <w:shd w:val="clear" w:color="auto" w:fill="FFFFFF"/>
                  </w:rPr>
                  <w:delText xml:space="preserve"> PTFE</w:delText>
                </w:r>
              </w:del>
            </w:ins>
          </w:p>
          <w:p w14:paraId="442C4B28" w14:textId="3B234E7F" w:rsidR="00966BA5" w:rsidRPr="00BB7730" w:rsidDel="00693840" w:rsidRDefault="00966BA5" w:rsidP="00045CD1">
            <w:pPr>
              <w:jc w:val="both"/>
              <w:rPr>
                <w:del w:id="2963" w:author="He Han" w:date="2026-10-23T09:20:00Z"/>
                <w:rFonts w:ascii="Times New Roman" w:hAnsi="Times New Roman" w:cs="Times New Roman"/>
                <w:color w:val="auto"/>
                <w:sz w:val="18"/>
                <w:szCs w:val="18"/>
                <w:shd w:val="clear" w:color="auto" w:fill="FFFFFF"/>
              </w:rPr>
            </w:pPr>
            <w:ins w:id="2964" w:author="Xuning Wei12232" w:date="2026-07-27T11:39:00Z">
              <w:del w:id="2965" w:author="He Han" w:date="2026-10-23T09:20:00Z">
                <w:r w:rsidRPr="00BB7730" w:rsidDel="00693840">
                  <w:rPr>
                    <w:rFonts w:ascii="Times New Roman" w:hAnsi="Times New Roman" w:cs="Times New Roman"/>
                    <w:color w:val="0000FF"/>
                    <w:sz w:val="18"/>
                    <w:szCs w:val="18"/>
                  </w:rPr>
                  <w:delText xml:space="preserve">Mechanical </w:delText>
                </w:r>
                <w:r w:rsidRPr="00BB7730" w:rsidDel="00693840">
                  <w:rPr>
                    <w:rFonts w:ascii="Times New Roman" w:hAnsi="Times New Roman" w:cs="Times New Roman"/>
                    <w:color w:val="auto"/>
                    <w:sz w:val="18"/>
                    <w:szCs w:val="18"/>
                  </w:rPr>
                  <w:delText xml:space="preserve">seal: </w:delText>
                </w:r>
                <w:r w:rsidRPr="00BB7730" w:rsidDel="00693840">
                  <w:rPr>
                    <w:rFonts w:ascii="Times New Roman" w:hAnsi="Times New Roman" w:cs="Times New Roman"/>
                    <w:b/>
                    <w:color w:val="auto"/>
                    <w:sz w:val="18"/>
                    <w:szCs w:val="18"/>
                    <w:shd w:val="clear" w:color="auto" w:fill="FFFFFF"/>
                  </w:rPr>
                  <w:delText>3</w:delText>
                </w:r>
                <w:r w:rsidRPr="00BB7730" w:rsidDel="00693840">
                  <w:rPr>
                    <w:rFonts w:ascii="Times New Roman" w:hAnsi="Times New Roman" w:cs="Times New Roman"/>
                    <w:color w:val="auto"/>
                    <w:sz w:val="18"/>
                    <w:szCs w:val="18"/>
                    <w:shd w:val="clear" w:color="auto" w:fill="FFFFFF"/>
                    <w:rPrChange w:id="2966" w:author="Xuning Wei12232" w:date="2026-07-27T11:40:00Z">
                      <w:rPr>
                        <w:rFonts w:ascii="Times New Roman" w:hAnsi="Times New Roman" w:cs="Times New Roman"/>
                        <w:b/>
                        <w:color w:val="auto"/>
                        <w:sz w:val="18"/>
                        <w:szCs w:val="18"/>
                        <w:shd w:val="clear" w:color="auto" w:fill="FFFFFF"/>
                      </w:rPr>
                    </w:rPrChange>
                  </w:rPr>
                  <w:delText>04SS</w:delText>
                </w:r>
              </w:del>
              <w:del w:id="2967" w:author="He Han" w:date="2026-10-22T14:04:00Z">
                <w:r w:rsidRPr="00BB7730" w:rsidDel="00D84F45">
                  <w:rPr>
                    <w:rFonts w:ascii="Times New Roman" w:hAnsi="Times New Roman" w:cs="Times New Roman"/>
                    <w:color w:val="auto"/>
                    <w:sz w:val="18"/>
                    <w:szCs w:val="18"/>
                    <w:shd w:val="clear" w:color="auto" w:fill="FFFFFF"/>
                    <w:rPrChange w:id="2968" w:author="Xuning Wei12232" w:date="2026-07-27T11:40:00Z">
                      <w:rPr>
                        <w:rFonts w:ascii="Times New Roman" w:hAnsi="Times New Roman" w:cs="Times New Roman"/>
                        <w:b/>
                        <w:color w:val="auto"/>
                        <w:sz w:val="18"/>
                        <w:szCs w:val="18"/>
                        <w:shd w:val="clear" w:color="auto" w:fill="FFFFFF"/>
                      </w:rPr>
                    </w:rPrChange>
                  </w:rPr>
                  <w:delText xml:space="preserve"> &amp; PTFE</w:delText>
                </w:r>
              </w:del>
              <w:del w:id="2969" w:author="He Han" w:date="2026-10-23T09:20:00Z">
                <w:r w:rsidRPr="00BB7730" w:rsidDel="00693840">
                  <w:rPr>
                    <w:rFonts w:ascii="Times New Roman" w:hAnsi="Times New Roman" w:cs="Times New Roman"/>
                    <w:color w:val="auto"/>
                    <w:sz w:val="18"/>
                    <w:szCs w:val="18"/>
                    <w:shd w:val="clear" w:color="auto" w:fill="FFFFFF"/>
                    <w:rPrChange w:id="2970" w:author="Xuning Wei12232" w:date="2026-07-27T11:40:00Z">
                      <w:rPr>
                        <w:rFonts w:ascii="Times New Roman" w:hAnsi="Times New Roman" w:cs="Times New Roman"/>
                        <w:b/>
                        <w:color w:val="auto"/>
                        <w:sz w:val="18"/>
                        <w:szCs w:val="18"/>
                        <w:shd w:val="clear" w:color="auto" w:fill="FFFFFF"/>
                      </w:rPr>
                    </w:rPrChange>
                  </w:rPr>
                  <w:delText xml:space="preserve"> &amp; FFKM</w:delText>
                </w:r>
              </w:del>
            </w:ins>
          </w:p>
        </w:tc>
      </w:tr>
      <w:tr w:rsidR="00032BAE" w:rsidRPr="00BB7730" w:rsidDel="00693840" w14:paraId="145DB388" w14:textId="0CDF00CF" w:rsidTr="00032BAE">
        <w:trPr>
          <w:trHeight w:val="397"/>
          <w:del w:id="2971" w:author="He Han" w:date="2026-10-23T09:20:00Z"/>
        </w:trPr>
        <w:tc>
          <w:tcPr>
            <w:tcW w:w="744" w:type="pct"/>
            <w:vMerge/>
            <w:vAlign w:val="center"/>
          </w:tcPr>
          <w:p w14:paraId="1C085A20" w14:textId="5F22AA08" w:rsidR="008053EC" w:rsidRPr="00BB7730" w:rsidDel="00693840" w:rsidRDefault="008053EC" w:rsidP="0030647B">
            <w:pPr>
              <w:jc w:val="both"/>
              <w:rPr>
                <w:del w:id="2972" w:author="He Han" w:date="2026-10-23T09:20:00Z"/>
                <w:rFonts w:ascii="Times New Roman" w:hAnsi="Times New Roman" w:cs="Times New Roman"/>
                <w:color w:val="auto"/>
                <w:sz w:val="18"/>
                <w:szCs w:val="18"/>
                <w:shd w:val="clear" w:color="auto" w:fill="FFFFFF"/>
              </w:rPr>
            </w:pPr>
          </w:p>
        </w:tc>
        <w:tc>
          <w:tcPr>
            <w:tcW w:w="1084" w:type="pct"/>
            <w:vAlign w:val="center"/>
          </w:tcPr>
          <w:p w14:paraId="077648C8" w14:textId="2A0E9FD5" w:rsidR="008053EC" w:rsidRPr="00BB7730" w:rsidDel="00693840" w:rsidRDefault="008053EC">
            <w:pPr>
              <w:jc w:val="center"/>
              <w:rPr>
                <w:del w:id="2973" w:author="He Han" w:date="2026-10-23T09:20:00Z"/>
                <w:rFonts w:ascii="Times New Roman" w:eastAsiaTheme="minorEastAsia" w:hAnsi="Times New Roman" w:cs="Times New Roman"/>
                <w:color w:val="auto"/>
                <w:sz w:val="18"/>
                <w:szCs w:val="18"/>
                <w:shd w:val="clear" w:color="auto" w:fill="FFFFFF"/>
                <w:lang w:eastAsia="zh-CN"/>
              </w:rPr>
              <w:pPrChange w:id="2974" w:author="He Han" w:date="2026-08-27T14:30:00Z">
                <w:pPr>
                  <w:framePr w:hSpace="180" w:wrap="around" w:vAnchor="text" w:hAnchor="text" w:xAlign="center" w:y="1"/>
                  <w:suppressOverlap/>
                  <w:jc w:val="both"/>
                </w:pPr>
              </w:pPrChange>
            </w:pPr>
            <w:commentRangeStart w:id="2975"/>
            <w:commentRangeStart w:id="2976"/>
            <w:commentRangeStart w:id="2977"/>
            <w:commentRangeStart w:id="2978"/>
            <w:del w:id="2979"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TJ4S-1213-SPS01-AT02</w:delText>
              </w:r>
              <w:commentRangeEnd w:id="2975"/>
              <w:r w:rsidR="00DD3AB1" w:rsidRPr="00BB7730" w:rsidDel="00693840">
                <w:rPr>
                  <w:rStyle w:val="aff2"/>
                  <w:rFonts w:ascii="Times New Roman" w:eastAsiaTheme="minorEastAsia" w:hAnsi="Times New Roman" w:cs="Times New Roman"/>
                  <w:color w:val="auto"/>
                  <w:sz w:val="18"/>
                  <w:szCs w:val="18"/>
                  <w:shd w:val="clear" w:color="auto" w:fill="FFFFFF"/>
                  <w:lang w:eastAsia="zh-CN"/>
                </w:rPr>
                <w:commentReference w:id="2975"/>
              </w:r>
              <w:commentRangeEnd w:id="2976"/>
              <w:r w:rsidRPr="00BB7730" w:rsidDel="00693840">
                <w:rPr>
                  <w:rStyle w:val="aff2"/>
                  <w:rFonts w:ascii="Times New Roman" w:eastAsiaTheme="minorEastAsia" w:hAnsi="Times New Roman" w:cs="Times New Roman"/>
                  <w:color w:val="auto"/>
                  <w:sz w:val="18"/>
                  <w:szCs w:val="18"/>
                  <w:shd w:val="clear" w:color="auto" w:fill="FFFFFF"/>
                  <w:lang w:eastAsia="zh-CN"/>
                </w:rPr>
                <w:commentReference w:id="2976"/>
              </w:r>
              <w:commentRangeEnd w:id="2977"/>
              <w:r w:rsidRPr="00BB7730" w:rsidDel="00693840">
                <w:rPr>
                  <w:rStyle w:val="aff2"/>
                  <w:rFonts w:ascii="Times New Roman" w:eastAsiaTheme="minorEastAsia" w:hAnsi="Times New Roman" w:cs="Times New Roman"/>
                  <w:color w:val="auto"/>
                  <w:sz w:val="18"/>
                  <w:szCs w:val="18"/>
                  <w:shd w:val="clear" w:color="auto" w:fill="FFFFFF"/>
                  <w:lang w:eastAsia="zh-CN"/>
                </w:rPr>
                <w:commentReference w:id="2977"/>
              </w:r>
              <w:commentRangeEnd w:id="2978"/>
              <w:r w:rsidRPr="00BB7730" w:rsidDel="00693840">
                <w:rPr>
                  <w:rStyle w:val="aff2"/>
                  <w:rFonts w:ascii="Times New Roman" w:eastAsiaTheme="minorEastAsia" w:hAnsi="Times New Roman" w:cs="Times New Roman"/>
                  <w:color w:val="auto"/>
                  <w:sz w:val="18"/>
                  <w:szCs w:val="18"/>
                  <w:shd w:val="clear" w:color="auto" w:fill="FFFFFF"/>
                  <w:lang w:eastAsia="zh-CN"/>
                </w:rPr>
                <w:commentReference w:id="2978"/>
              </w:r>
            </w:del>
          </w:p>
        </w:tc>
        <w:tc>
          <w:tcPr>
            <w:tcW w:w="1154" w:type="pct"/>
            <w:vAlign w:val="center"/>
          </w:tcPr>
          <w:p w14:paraId="3B129334" w14:textId="0CC31414" w:rsidR="00BA3796" w:rsidRPr="00BB7730" w:rsidDel="00693840" w:rsidRDefault="008053EC">
            <w:pPr>
              <w:jc w:val="center"/>
              <w:rPr>
                <w:del w:id="2980" w:author="He Han" w:date="2026-10-23T09:20:00Z"/>
                <w:rFonts w:ascii="Times New Roman" w:hAnsi="Times New Roman" w:cs="Times New Roman"/>
                <w:color w:val="auto"/>
                <w:sz w:val="18"/>
                <w:szCs w:val="18"/>
                <w:shd w:val="clear" w:color="auto" w:fill="FFFFFF"/>
              </w:rPr>
              <w:pPrChange w:id="2981" w:author="He Han" w:date="2026-08-27T14:30:00Z">
                <w:pPr>
                  <w:framePr w:hSpace="180" w:wrap="around" w:vAnchor="text" w:hAnchor="text" w:xAlign="center" w:y="1"/>
                  <w:suppressOverlap/>
                  <w:jc w:val="both"/>
                </w:pPr>
              </w:pPrChange>
            </w:pPr>
            <w:del w:id="2982" w:author="He Han" w:date="2026-10-23T09:20:00Z">
              <w:r w:rsidRPr="00BB7730" w:rsidDel="00693840">
                <w:rPr>
                  <w:rFonts w:ascii="Times New Roman" w:hAnsi="Times New Roman" w:cs="Times New Roman"/>
                  <w:color w:val="auto"/>
                  <w:sz w:val="18"/>
                  <w:szCs w:val="18"/>
                  <w:shd w:val="clear" w:color="auto" w:fill="FFFFFF"/>
                </w:rPr>
                <w:delText>Storage of Prepared</w:delText>
              </w:r>
            </w:del>
          </w:p>
          <w:p w14:paraId="5FD2DB40" w14:textId="3A96AFF0" w:rsidR="008053EC" w:rsidRPr="00BB7730" w:rsidDel="00693840" w:rsidRDefault="008053EC">
            <w:pPr>
              <w:jc w:val="center"/>
              <w:rPr>
                <w:del w:id="2983" w:author="He Han" w:date="2026-10-23T09:20:00Z"/>
                <w:rFonts w:ascii="Times New Roman" w:hAnsi="Times New Roman" w:cs="Times New Roman"/>
                <w:color w:val="auto"/>
                <w:sz w:val="18"/>
                <w:szCs w:val="18"/>
                <w:shd w:val="clear" w:color="auto" w:fill="FFFFFF"/>
              </w:rPr>
              <w:pPrChange w:id="2984" w:author="He Han" w:date="2026-08-27T14:30:00Z">
                <w:pPr>
                  <w:framePr w:hSpace="180" w:wrap="around" w:vAnchor="text" w:hAnchor="text" w:xAlign="center" w:y="1"/>
                  <w:suppressOverlap/>
                  <w:jc w:val="both"/>
                </w:pPr>
              </w:pPrChange>
            </w:pPr>
            <w:del w:id="2985" w:author="He Han" w:date="2026-10-23T09:20:00Z">
              <w:r w:rsidRPr="00BB7730" w:rsidDel="00693840">
                <w:rPr>
                  <w:rFonts w:ascii="Times New Roman" w:hAnsi="Times New Roman" w:cs="Times New Roman"/>
                  <w:color w:val="auto"/>
                  <w:sz w:val="18"/>
                  <w:szCs w:val="18"/>
                  <w:shd w:val="clear" w:color="auto" w:fill="FFFFFF"/>
                </w:rPr>
                <w:delText>De-Fmoc Solution</w:delText>
              </w:r>
            </w:del>
          </w:p>
        </w:tc>
        <w:tc>
          <w:tcPr>
            <w:tcW w:w="437" w:type="pct"/>
            <w:vAlign w:val="center"/>
          </w:tcPr>
          <w:p w14:paraId="373201BD" w14:textId="0B57F1F6" w:rsidR="008053EC" w:rsidRPr="00BB7730" w:rsidDel="00693840" w:rsidRDefault="008053EC">
            <w:pPr>
              <w:jc w:val="center"/>
              <w:rPr>
                <w:del w:id="2986" w:author="He Han" w:date="2026-10-23T09:20:00Z"/>
                <w:rFonts w:ascii="Times New Roman" w:hAnsi="Times New Roman" w:cs="Times New Roman"/>
                <w:color w:val="auto"/>
                <w:sz w:val="18"/>
                <w:szCs w:val="18"/>
                <w:shd w:val="clear" w:color="auto" w:fill="FFFFFF"/>
              </w:rPr>
              <w:pPrChange w:id="2987" w:author="He Han" w:date="2026-08-27T14:30:00Z">
                <w:pPr>
                  <w:framePr w:hSpace="180" w:wrap="around" w:vAnchor="text" w:hAnchor="text" w:xAlign="center" w:y="1"/>
                  <w:suppressOverlap/>
                  <w:jc w:val="both"/>
                </w:pPr>
              </w:pPrChange>
            </w:pPr>
            <w:del w:id="2988" w:author="He Han" w:date="2026-10-23T09:20:00Z">
              <w:r w:rsidRPr="00BB7730" w:rsidDel="00693840">
                <w:rPr>
                  <w:rFonts w:ascii="Times New Roman" w:hAnsi="Times New Roman" w:cs="Times New Roman"/>
                  <w:color w:val="auto"/>
                  <w:sz w:val="18"/>
                  <w:szCs w:val="18"/>
                  <w:shd w:val="clear" w:color="auto" w:fill="FFFFFF"/>
                </w:rPr>
                <w:delText>3000 L</w:delText>
              </w:r>
            </w:del>
          </w:p>
        </w:tc>
        <w:tc>
          <w:tcPr>
            <w:tcW w:w="1581" w:type="pct"/>
            <w:vAlign w:val="center"/>
          </w:tcPr>
          <w:p w14:paraId="76429E3A" w14:textId="7A3A4824" w:rsidR="00966BA5" w:rsidRPr="00BB7730" w:rsidDel="00B17CD7" w:rsidRDefault="00966BA5" w:rsidP="001B6BA8">
            <w:pPr>
              <w:jc w:val="both"/>
              <w:rPr>
                <w:ins w:id="2989" w:author="Xuning Wei12232" w:date="2026-07-27T11:40:00Z"/>
                <w:del w:id="2990" w:author="He Han" w:date="2026-10-22T14:04:00Z"/>
                <w:rFonts w:ascii="Times New Roman" w:hAnsi="Times New Roman" w:cs="Times New Roman"/>
                <w:color w:val="auto"/>
                <w:sz w:val="18"/>
                <w:szCs w:val="18"/>
                <w:shd w:val="clear" w:color="auto" w:fill="FFFFFF"/>
              </w:rPr>
            </w:pPr>
            <w:ins w:id="2991" w:author="Xuning Wei12232" w:date="2026-07-27T11:40:00Z">
              <w:del w:id="2992" w:author="He Han" w:date="2026-10-23T09:20:00Z">
                <w:r w:rsidRPr="00BB7730" w:rsidDel="00693840">
                  <w:rPr>
                    <w:rFonts w:ascii="Times New Roman" w:hAnsi="Times New Roman" w:cs="Times New Roman"/>
                    <w:color w:val="auto"/>
                    <w:sz w:val="18"/>
                    <w:szCs w:val="18"/>
                    <w:shd w:val="clear" w:color="auto" w:fill="FFFFFF"/>
                  </w:rPr>
                  <w:delText xml:space="preserve">Inner surface, temperature probe, agitator, pipeline, transfer pump, mass flowmeter, valve: </w:delText>
                </w:r>
                <w:r w:rsidRPr="00BB7730" w:rsidDel="00693840">
                  <w:rPr>
                    <w:rFonts w:ascii="Times New Roman" w:eastAsia="FangSong" w:hAnsi="Times New Roman" w:cs="Times New Roman"/>
                    <w:color w:val="auto"/>
                    <w:sz w:val="18"/>
                    <w:szCs w:val="18"/>
                    <w:lang w:eastAsia="zh-CN"/>
                  </w:rPr>
                  <w:delText>304 SS</w:delText>
                </w:r>
              </w:del>
              <w:del w:id="2993" w:author="He Han" w:date="2026-10-12T10:02:00Z">
                <w:r w:rsidRPr="00BB7730" w:rsidDel="00626394">
                  <w:rPr>
                    <w:rFonts w:ascii="Times New Roman" w:hAnsi="Times New Roman" w:cs="Times New Roman"/>
                    <w:color w:val="auto"/>
                    <w:sz w:val="18"/>
                    <w:szCs w:val="18"/>
                    <w:shd w:val="clear" w:color="auto" w:fill="FFFFFF"/>
                  </w:rPr>
                  <w:delText xml:space="preserve"> </w:delText>
                </w:r>
              </w:del>
              <w:del w:id="2994" w:author="He Han" w:date="2026-10-12T10:01:00Z">
                <w:r w:rsidRPr="00BB7730" w:rsidDel="00626394">
                  <w:rPr>
                    <w:rFonts w:ascii="Times New Roman" w:hAnsi="Times New Roman" w:cs="Times New Roman"/>
                    <w:color w:val="auto"/>
                    <w:sz w:val="18"/>
                    <w:szCs w:val="18"/>
                    <w:shd w:val="clear" w:color="auto" w:fill="FFFFFF"/>
                  </w:rPr>
                  <w:delText xml:space="preserve"> </w:delText>
                </w:r>
              </w:del>
              <w:del w:id="2995" w:author="He Han" w:date="2026-10-22T14:04:00Z">
                <w:r w:rsidRPr="00BB7730" w:rsidDel="00B17CD7">
                  <w:rPr>
                    <w:rFonts w:ascii="Times New Roman" w:hAnsi="Times New Roman" w:cs="Times New Roman"/>
                    <w:color w:val="0000FF"/>
                    <w:sz w:val="18"/>
                    <w:szCs w:val="18"/>
                  </w:rPr>
                  <w:delText xml:space="preserve">Mechanical </w:delText>
                </w:r>
                <w:r w:rsidRPr="00BB7730" w:rsidDel="00B17CD7">
                  <w:rPr>
                    <w:rFonts w:ascii="Times New Roman" w:hAnsi="Times New Roman" w:cs="Times New Roman"/>
                    <w:color w:val="auto"/>
                    <w:sz w:val="18"/>
                    <w:szCs w:val="18"/>
                  </w:rPr>
                  <w:delText xml:space="preserve">seal: </w:delText>
                </w:r>
                <w:r w:rsidRPr="00BB7730" w:rsidDel="00B17CD7">
                  <w:rPr>
                    <w:rFonts w:ascii="Times New Roman" w:hAnsi="Times New Roman" w:cs="Times New Roman"/>
                    <w:color w:val="auto"/>
                    <w:sz w:val="18"/>
                    <w:szCs w:val="18"/>
                    <w:shd w:val="clear" w:color="auto" w:fill="FFFFFF"/>
                  </w:rPr>
                  <w:delText>304SS &amp; PTFE &amp; FFKM</w:delText>
                </w:r>
              </w:del>
            </w:ins>
          </w:p>
          <w:p w14:paraId="69729FBE" w14:textId="06E3A44A" w:rsidR="00E60DF9" w:rsidRPr="00BB7730" w:rsidDel="00693840" w:rsidRDefault="00966BA5" w:rsidP="00966BA5">
            <w:pPr>
              <w:rPr>
                <w:ins w:id="2996" w:author="Xuning Wei12232" w:date="2026-07-27T11:40:00Z"/>
                <w:del w:id="2997" w:author="He Han" w:date="2026-10-23T09:20:00Z"/>
                <w:rFonts w:ascii="Times New Roman" w:eastAsiaTheme="minorEastAsia" w:hAnsi="Times New Roman" w:cs="Times New Roman"/>
                <w:color w:val="00B0F0"/>
                <w:sz w:val="18"/>
                <w:szCs w:val="18"/>
                <w:shd w:val="clear" w:color="auto" w:fill="FFFFFF"/>
                <w:lang w:eastAsia="zh-CN"/>
                <w:rPrChange w:id="2998" w:author="He Han" w:date="2026-10-12T10:10:00Z">
                  <w:rPr>
                    <w:ins w:id="2999" w:author="Xuning Wei12232" w:date="2026-07-27T11:40:00Z"/>
                    <w:del w:id="3000" w:author="He Han" w:date="2026-10-23T09:20:00Z"/>
                    <w:rFonts w:ascii="Times New Roman" w:eastAsiaTheme="minorEastAsia" w:hAnsi="Times New Roman" w:cs="Times New Roman"/>
                    <w:color w:val="auto"/>
                    <w:sz w:val="18"/>
                    <w:szCs w:val="18"/>
                    <w:shd w:val="clear" w:color="auto" w:fill="FFFFFF"/>
                    <w:lang w:eastAsia="zh-CN"/>
                  </w:rPr>
                </w:rPrChange>
              </w:rPr>
            </w:pPr>
            <w:ins w:id="3001" w:author="Xuning Wei12232" w:date="2026-07-27T11:40:00Z">
              <w:del w:id="3002" w:author="He Han" w:date="2026-10-23T09:20:00Z">
                <w:r w:rsidRPr="00BB7730" w:rsidDel="00693840">
                  <w:rPr>
                    <w:rFonts w:ascii="Times New Roman" w:hAnsi="Times New Roman" w:cs="Times New Roman"/>
                    <w:color w:val="auto"/>
                    <w:sz w:val="18"/>
                    <w:szCs w:val="18"/>
                    <w:shd w:val="clear" w:color="auto" w:fill="FFFFFF"/>
                  </w:rPr>
                  <w:delText>Sight glass</w:delText>
                </w:r>
                <w:r w:rsidRPr="00BB7730" w:rsidDel="00693840">
                  <w:rPr>
                    <w:rFonts w:ascii="Times New Roman" w:eastAsiaTheme="minorEastAsia" w:hAnsi="Times New Roman" w:cs="Times New Roman"/>
                    <w:color w:val="auto"/>
                    <w:sz w:val="18"/>
                    <w:szCs w:val="18"/>
                    <w:shd w:val="clear" w:color="auto" w:fill="FFFFFF"/>
                    <w:lang w:eastAsia="zh-CN"/>
                  </w:rPr>
                  <w:delText xml:space="preserve">: </w:delText>
                </w:r>
                <w:r w:rsidRPr="00BB7730" w:rsidDel="00693840">
                  <w:rPr>
                    <w:rFonts w:ascii="Times New Roman" w:hAnsi="Times New Roman" w:cs="Times New Roman"/>
                    <w:color w:val="auto"/>
                    <w:sz w:val="18"/>
                    <w:szCs w:val="18"/>
                    <w:shd w:val="clear" w:color="auto" w:fill="FFFFFF"/>
                  </w:rPr>
                  <w:delText>G</w:delText>
                </w:r>
                <w:r w:rsidRPr="00BB7730" w:rsidDel="00693840">
                  <w:rPr>
                    <w:rFonts w:ascii="Times New Roman" w:hAnsi="Times New Roman" w:cs="Times New Roman"/>
                    <w:color w:val="0000FF"/>
                    <w:sz w:val="18"/>
                    <w:szCs w:val="18"/>
                    <w:shd w:val="clear" w:color="auto" w:fill="FFFFFF"/>
                    <w:lang w:val="en-IE"/>
                    <w:rPrChange w:id="3003" w:author="Johan Granander" w:date="2026-07-28T13:30:00Z">
                      <w:rPr>
                        <w:rFonts w:ascii="Times New Roman" w:hAnsi="Times New Roman" w:cs="Times New Roman"/>
                        <w:color w:val="0000FF"/>
                        <w:sz w:val="18"/>
                        <w:szCs w:val="18"/>
                        <w:shd w:val="clear" w:color="auto" w:fill="FFFFFF"/>
                        <w:lang w:val="sv-SE"/>
                      </w:rPr>
                    </w:rPrChange>
                  </w:rPr>
                  <w:delText>lass</w:delText>
                </w:r>
                <w:r w:rsidRPr="00BB7730" w:rsidDel="00693840">
                  <w:rPr>
                    <w:rFonts w:ascii="Times New Roman" w:hAnsi="Times New Roman" w:cs="Times New Roman"/>
                    <w:color w:val="auto"/>
                    <w:sz w:val="18"/>
                    <w:szCs w:val="18"/>
                    <w:shd w:val="clear" w:color="auto" w:fill="FFFFFF"/>
                  </w:rPr>
                  <w:delText xml:space="preserve"> </w:delText>
                </w:r>
              </w:del>
            </w:ins>
          </w:p>
          <w:p w14:paraId="1377FE18" w14:textId="4E37905B" w:rsidR="00966BA5" w:rsidRPr="00BB7730" w:rsidDel="00693840" w:rsidRDefault="00966BA5" w:rsidP="00966BA5">
            <w:pPr>
              <w:jc w:val="both"/>
              <w:rPr>
                <w:ins w:id="3004" w:author="Xuning Wei12232" w:date="2026-07-27T11:40:00Z"/>
                <w:del w:id="3005" w:author="He Han" w:date="2026-10-23T09:20:00Z"/>
                <w:rFonts w:ascii="Times New Roman" w:hAnsi="Times New Roman" w:cs="Times New Roman"/>
                <w:color w:val="auto"/>
                <w:sz w:val="18"/>
                <w:szCs w:val="18"/>
                <w:shd w:val="clear" w:color="auto" w:fill="FFFFFF"/>
              </w:rPr>
            </w:pPr>
            <w:ins w:id="3006" w:author="Xuning Wei12232" w:date="2026-07-27T11:40:00Z">
              <w:del w:id="3007" w:author="He Han" w:date="2026-10-23T09:20:00Z">
                <w:r w:rsidRPr="00BB7730" w:rsidDel="00693840">
                  <w:rPr>
                    <w:rFonts w:ascii="Times New Roman" w:hAnsi="Times New Roman" w:cs="Times New Roman"/>
                    <w:color w:val="auto"/>
                    <w:sz w:val="18"/>
                    <w:szCs w:val="18"/>
                    <w:shd w:val="clear" w:color="auto" w:fill="FFFFFF"/>
                  </w:rPr>
                  <w:delText>Valve, gasket, including manway gaskets and gaskets on all inlet valve manifolds:  PTFE</w:delText>
                </w:r>
              </w:del>
            </w:ins>
          </w:p>
          <w:p w14:paraId="716987D8" w14:textId="3C90C780" w:rsidR="00D57C5B" w:rsidRPr="00BB7730" w:rsidDel="00693840" w:rsidRDefault="00966BA5" w:rsidP="00966BA5">
            <w:pPr>
              <w:jc w:val="both"/>
              <w:rPr>
                <w:del w:id="3008" w:author="He Han" w:date="2026-10-23T09:20:00Z"/>
                <w:rFonts w:ascii="Times New Roman" w:hAnsi="Times New Roman" w:cs="Times New Roman"/>
                <w:color w:val="auto"/>
                <w:sz w:val="18"/>
                <w:szCs w:val="18"/>
                <w:shd w:val="clear" w:color="auto" w:fill="FFFFFF"/>
              </w:rPr>
            </w:pPr>
            <w:ins w:id="3009" w:author="Xuning Wei12232" w:date="2026-07-27T11:40:00Z">
              <w:del w:id="3010" w:author="He Han" w:date="2026-10-23T09:20:00Z">
                <w:r w:rsidRPr="00BB7730" w:rsidDel="00693840">
                  <w:rPr>
                    <w:rFonts w:ascii="Times New Roman" w:hAnsi="Times New Roman" w:cs="Times New Roman"/>
                    <w:color w:val="0000FF"/>
                    <w:sz w:val="18"/>
                    <w:szCs w:val="18"/>
                  </w:rPr>
                  <w:delText xml:space="preserve">Mechanical </w:delText>
                </w:r>
                <w:r w:rsidRPr="00BB7730" w:rsidDel="00693840">
                  <w:rPr>
                    <w:rFonts w:ascii="Times New Roman" w:hAnsi="Times New Roman" w:cs="Times New Roman"/>
                    <w:color w:val="auto"/>
                    <w:sz w:val="18"/>
                    <w:szCs w:val="18"/>
                  </w:rPr>
                  <w:delText xml:space="preserve">seal: </w:delText>
                </w:r>
                <w:r w:rsidRPr="00BB7730" w:rsidDel="00693840">
                  <w:rPr>
                    <w:rFonts w:ascii="Times New Roman" w:hAnsi="Times New Roman" w:cs="Times New Roman"/>
                    <w:b/>
                    <w:color w:val="auto"/>
                    <w:sz w:val="18"/>
                    <w:szCs w:val="18"/>
                    <w:shd w:val="clear" w:color="auto" w:fill="FFFFFF"/>
                  </w:rPr>
                  <w:delText>3</w:delText>
                </w:r>
                <w:r w:rsidRPr="00BB7730" w:rsidDel="00693840">
                  <w:rPr>
                    <w:rFonts w:ascii="Times New Roman" w:hAnsi="Times New Roman" w:cs="Times New Roman"/>
                    <w:color w:val="auto"/>
                    <w:sz w:val="18"/>
                    <w:szCs w:val="18"/>
                    <w:shd w:val="clear" w:color="auto" w:fill="FFFFFF"/>
                  </w:rPr>
                  <w:delText xml:space="preserve">04SS </w:delText>
                </w:r>
              </w:del>
              <w:del w:id="3011" w:author="He Han" w:date="2026-10-22T14:04:00Z">
                <w:r w:rsidRPr="00BB7730" w:rsidDel="00D84F45">
                  <w:rPr>
                    <w:rFonts w:ascii="Times New Roman" w:hAnsi="Times New Roman" w:cs="Times New Roman"/>
                    <w:color w:val="auto"/>
                    <w:sz w:val="18"/>
                    <w:szCs w:val="18"/>
                    <w:shd w:val="clear" w:color="auto" w:fill="FFFFFF"/>
                  </w:rPr>
                  <w:delText xml:space="preserve">&amp; PTFE </w:delText>
                </w:r>
              </w:del>
              <w:del w:id="3012" w:author="He Han" w:date="2026-10-23T09:20:00Z">
                <w:r w:rsidRPr="00BB7730" w:rsidDel="00693840">
                  <w:rPr>
                    <w:rFonts w:ascii="Times New Roman" w:hAnsi="Times New Roman" w:cs="Times New Roman"/>
                    <w:color w:val="auto"/>
                    <w:sz w:val="18"/>
                    <w:szCs w:val="18"/>
                    <w:shd w:val="clear" w:color="auto" w:fill="FFFFFF"/>
                  </w:rPr>
                  <w:delText>&amp; FFKM</w:delText>
                </w:r>
              </w:del>
            </w:ins>
            <w:del w:id="3013" w:author="He Han" w:date="2026-10-23T09:20:00Z">
              <w:r w:rsidR="00D57C5B" w:rsidRPr="00BB7730" w:rsidDel="00693840">
                <w:rPr>
                  <w:rFonts w:ascii="Times New Roman" w:hAnsi="Times New Roman" w:cs="Times New Roman"/>
                  <w:color w:val="auto"/>
                  <w:sz w:val="18"/>
                  <w:szCs w:val="18"/>
                  <w:shd w:val="clear" w:color="auto" w:fill="FFFFFF"/>
                </w:rPr>
                <w:delText>Tank material: S304</w:delText>
              </w:r>
              <w:r w:rsidR="00D50B6D" w:rsidRPr="00BB7730" w:rsidDel="00693840">
                <w:rPr>
                  <w:rFonts w:ascii="Times New Roman" w:hAnsi="Times New Roman" w:cs="Times New Roman"/>
                  <w:color w:val="auto"/>
                  <w:sz w:val="18"/>
                  <w:szCs w:val="18"/>
                  <w:shd w:val="clear" w:color="auto" w:fill="FFFFFF"/>
                </w:rPr>
                <w:delText>08</w:delText>
              </w:r>
            </w:del>
          </w:p>
          <w:p w14:paraId="788D58E2" w14:textId="6FD6DA1D" w:rsidR="00D57C5B" w:rsidRPr="00BB7730" w:rsidDel="00693840" w:rsidRDefault="00D57C5B" w:rsidP="0030647B">
            <w:pPr>
              <w:jc w:val="both"/>
              <w:rPr>
                <w:del w:id="3014" w:author="He Han" w:date="2026-10-23T09:20:00Z"/>
                <w:rFonts w:ascii="Times New Roman" w:hAnsi="Times New Roman" w:cs="Times New Roman"/>
                <w:color w:val="auto"/>
                <w:sz w:val="18"/>
                <w:szCs w:val="18"/>
                <w:shd w:val="clear" w:color="auto" w:fill="FFFFFF"/>
              </w:rPr>
            </w:pPr>
            <w:del w:id="3015" w:author="He Han" w:date="2026-10-23T09:20:00Z">
              <w:r w:rsidRPr="00BB7730" w:rsidDel="00693840">
                <w:rPr>
                  <w:rFonts w:ascii="Times New Roman" w:hAnsi="Times New Roman" w:cs="Times New Roman"/>
                  <w:color w:val="auto"/>
                  <w:sz w:val="18"/>
                  <w:szCs w:val="18"/>
                  <w:shd w:val="clear" w:color="auto" w:fill="FFFFFF"/>
                </w:rPr>
                <w:delText>Agitator material: S304</w:delText>
              </w:r>
              <w:r w:rsidR="00D50B6D" w:rsidRPr="00BB7730" w:rsidDel="00693840">
                <w:rPr>
                  <w:rFonts w:ascii="Times New Roman" w:hAnsi="Times New Roman" w:cs="Times New Roman"/>
                  <w:color w:val="auto"/>
                  <w:sz w:val="18"/>
                  <w:szCs w:val="18"/>
                  <w:shd w:val="clear" w:color="auto" w:fill="FFFFFF"/>
                </w:rPr>
                <w:delText>08</w:delText>
              </w:r>
            </w:del>
          </w:p>
          <w:p w14:paraId="6197DA33" w14:textId="6926DDE7" w:rsidR="00D57C5B" w:rsidRPr="00BB7730" w:rsidDel="00693840" w:rsidRDefault="00D57C5B" w:rsidP="0030647B">
            <w:pPr>
              <w:jc w:val="both"/>
              <w:rPr>
                <w:del w:id="3016" w:author="He Han" w:date="2026-10-23T09:20:00Z"/>
                <w:rFonts w:ascii="Times New Roman" w:hAnsi="Times New Roman" w:cs="Times New Roman"/>
                <w:color w:val="auto"/>
                <w:sz w:val="18"/>
                <w:szCs w:val="18"/>
                <w:shd w:val="clear" w:color="auto" w:fill="FFFFFF"/>
              </w:rPr>
            </w:pPr>
            <w:del w:id="3017" w:author="He Han" w:date="2026-10-23T09:20:00Z">
              <w:r w:rsidRPr="00BB7730" w:rsidDel="00693840">
                <w:rPr>
                  <w:rFonts w:ascii="Times New Roman" w:hAnsi="Times New Roman" w:cs="Times New Roman"/>
                  <w:color w:val="auto"/>
                  <w:sz w:val="18"/>
                  <w:szCs w:val="18"/>
                  <w:shd w:val="clear" w:color="auto" w:fill="FFFFFF"/>
                </w:rPr>
                <w:delText>Upper/lower cover: S304</w:delText>
              </w:r>
              <w:r w:rsidR="00ED2144" w:rsidRPr="00BB7730" w:rsidDel="00693840">
                <w:rPr>
                  <w:rFonts w:ascii="Times New Roman" w:hAnsi="Times New Roman" w:cs="Times New Roman"/>
                  <w:color w:val="auto"/>
                  <w:sz w:val="18"/>
                  <w:szCs w:val="18"/>
                  <w:shd w:val="clear" w:color="auto" w:fill="FFFFFF"/>
                </w:rPr>
                <w:delText>08</w:delText>
              </w:r>
            </w:del>
          </w:p>
          <w:p w14:paraId="199AB95C" w14:textId="2C79503C" w:rsidR="00D57C5B" w:rsidRPr="00BB7730" w:rsidDel="00693840" w:rsidRDefault="00D50B6D" w:rsidP="0030647B">
            <w:pPr>
              <w:jc w:val="both"/>
              <w:rPr>
                <w:del w:id="3018" w:author="He Han" w:date="2026-10-23T09:20:00Z"/>
                <w:rFonts w:ascii="Times New Roman" w:hAnsi="Times New Roman" w:cs="Times New Roman"/>
                <w:color w:val="auto"/>
                <w:sz w:val="18"/>
                <w:szCs w:val="18"/>
                <w:shd w:val="clear" w:color="auto" w:fill="FFFFFF"/>
                <w:lang w:val="en-IE"/>
                <w:rPrChange w:id="3019" w:author="Johan Granander" w:date="2026-07-28T13:30:00Z">
                  <w:rPr>
                    <w:del w:id="3020" w:author="He Han" w:date="2026-10-23T09:20:00Z"/>
                    <w:rFonts w:ascii="Times New Roman" w:hAnsi="Times New Roman" w:cs="Times New Roman"/>
                    <w:color w:val="auto"/>
                    <w:sz w:val="18"/>
                    <w:szCs w:val="18"/>
                    <w:shd w:val="clear" w:color="auto" w:fill="FFFFFF"/>
                  </w:rPr>
                </w:rPrChange>
              </w:rPr>
            </w:pPr>
            <w:del w:id="3021" w:author="He Han" w:date="2026-10-23T09:20:00Z">
              <w:r w:rsidRPr="00BB7730" w:rsidDel="00693840">
                <w:rPr>
                  <w:rFonts w:ascii="Times New Roman" w:hAnsi="Times New Roman" w:cs="Times New Roman"/>
                  <w:color w:val="auto"/>
                  <w:sz w:val="18"/>
                  <w:szCs w:val="18"/>
                  <w:shd w:val="clear" w:color="auto" w:fill="FFFFFF"/>
                  <w:lang w:val="en-IE"/>
                  <w:rPrChange w:id="3022" w:author="Johan Granander" w:date="2026-07-28T13:30:00Z">
                    <w:rPr>
                      <w:rFonts w:ascii="Times New Roman" w:hAnsi="Times New Roman" w:cs="Times New Roman"/>
                      <w:color w:val="auto"/>
                      <w:sz w:val="18"/>
                      <w:szCs w:val="18"/>
                      <w:shd w:val="clear" w:color="auto" w:fill="FFFFFF"/>
                    </w:rPr>
                  </w:rPrChange>
                </w:rPr>
                <w:delText>Pump material:  SS</w:delText>
              </w:r>
            </w:del>
          </w:p>
          <w:p w14:paraId="5FC5C84D" w14:textId="581DCE9D" w:rsidR="00D57C5B" w:rsidRPr="00BB7730" w:rsidDel="00693840" w:rsidRDefault="00D57C5B" w:rsidP="0030647B">
            <w:pPr>
              <w:jc w:val="both"/>
              <w:rPr>
                <w:del w:id="3023" w:author="He Han" w:date="2026-10-23T09:20:00Z"/>
                <w:rFonts w:ascii="Times New Roman" w:hAnsi="Times New Roman" w:cs="Times New Roman"/>
                <w:color w:val="auto"/>
                <w:sz w:val="18"/>
                <w:szCs w:val="18"/>
                <w:shd w:val="clear" w:color="auto" w:fill="FFFFFF"/>
                <w:lang w:val="en-IE"/>
                <w:rPrChange w:id="3024" w:author="Johan Granander" w:date="2026-07-28T13:30:00Z">
                  <w:rPr>
                    <w:del w:id="3025" w:author="He Han" w:date="2026-10-23T09:20:00Z"/>
                    <w:rFonts w:ascii="Times New Roman" w:hAnsi="Times New Roman" w:cs="Times New Roman"/>
                    <w:color w:val="auto"/>
                    <w:sz w:val="18"/>
                    <w:szCs w:val="18"/>
                    <w:shd w:val="clear" w:color="auto" w:fill="FFFFFF"/>
                  </w:rPr>
                </w:rPrChange>
              </w:rPr>
            </w:pPr>
            <w:del w:id="3026" w:author="He Han" w:date="2026-10-23T09:20:00Z">
              <w:r w:rsidRPr="00BB7730" w:rsidDel="00693840">
                <w:rPr>
                  <w:rFonts w:ascii="Times New Roman" w:hAnsi="Times New Roman" w:cs="Times New Roman"/>
                  <w:color w:val="auto"/>
                  <w:sz w:val="18"/>
                  <w:szCs w:val="18"/>
                  <w:shd w:val="clear" w:color="auto" w:fill="FFFFFF"/>
                  <w:lang w:val="en-IE"/>
                  <w:rPrChange w:id="3027" w:author="Johan Granander" w:date="2026-07-28T13:30:00Z">
                    <w:rPr>
                      <w:rFonts w:ascii="Times New Roman" w:hAnsi="Times New Roman" w:cs="Times New Roman"/>
                      <w:color w:val="auto"/>
                      <w:sz w:val="18"/>
                      <w:szCs w:val="18"/>
                      <w:shd w:val="clear" w:color="auto" w:fill="FFFFFF"/>
                    </w:rPr>
                  </w:rPrChange>
                </w:rPr>
                <w:delText>Mass flow meter: SS</w:delText>
              </w:r>
            </w:del>
          </w:p>
          <w:p w14:paraId="41A20F8F" w14:textId="5D6C12FA" w:rsidR="00D57C5B" w:rsidRPr="00BB7730" w:rsidDel="00693840" w:rsidRDefault="00D57C5B" w:rsidP="0030647B">
            <w:pPr>
              <w:jc w:val="both"/>
              <w:rPr>
                <w:del w:id="3028" w:author="He Han" w:date="2026-10-23T09:20:00Z"/>
                <w:rFonts w:ascii="Times New Roman" w:hAnsi="Times New Roman" w:cs="Times New Roman"/>
                <w:color w:val="auto"/>
                <w:sz w:val="18"/>
                <w:szCs w:val="18"/>
                <w:shd w:val="clear" w:color="auto" w:fill="FFFFFF"/>
              </w:rPr>
            </w:pPr>
            <w:del w:id="3029" w:author="He Han" w:date="2026-10-23T09:20:00Z">
              <w:r w:rsidRPr="00BB7730" w:rsidDel="00693840">
                <w:rPr>
                  <w:rFonts w:ascii="Times New Roman" w:hAnsi="Times New Roman" w:cs="Times New Roman"/>
                  <w:color w:val="auto"/>
                  <w:sz w:val="18"/>
                  <w:szCs w:val="18"/>
                  <w:shd w:val="clear" w:color="auto" w:fill="FFFFFF"/>
                </w:rPr>
                <w:delText xml:space="preserve">Pipeline material: </w:delText>
              </w:r>
              <w:r w:rsidR="007D4F0A" w:rsidRPr="00BB7730" w:rsidDel="00693840">
                <w:rPr>
                  <w:rFonts w:ascii="Times New Roman" w:hAnsi="Times New Roman" w:cs="Times New Roman"/>
                  <w:color w:val="auto"/>
                  <w:sz w:val="18"/>
                  <w:szCs w:val="18"/>
                  <w:shd w:val="clear" w:color="auto" w:fill="FFFFFF"/>
                </w:rPr>
                <w:delText>316L</w:delText>
              </w:r>
            </w:del>
          </w:p>
          <w:p w14:paraId="013BB5C6" w14:textId="0676EB4D" w:rsidR="00D57C5B" w:rsidRPr="00BB7730" w:rsidDel="00693840" w:rsidRDefault="00D57C5B" w:rsidP="0030647B">
            <w:pPr>
              <w:jc w:val="both"/>
              <w:rPr>
                <w:del w:id="3030" w:author="He Han" w:date="2026-10-23T09:20:00Z"/>
                <w:rFonts w:ascii="Times New Roman" w:hAnsi="Times New Roman" w:cs="Times New Roman"/>
                <w:color w:val="auto"/>
                <w:sz w:val="18"/>
                <w:szCs w:val="18"/>
                <w:shd w:val="clear" w:color="auto" w:fill="FFFFFF"/>
              </w:rPr>
            </w:pPr>
            <w:del w:id="3031" w:author="He Han" w:date="2026-10-23T09:20:00Z">
              <w:r w:rsidRPr="00BB7730" w:rsidDel="00693840">
                <w:rPr>
                  <w:rFonts w:ascii="Times New Roman" w:hAnsi="Times New Roman" w:cs="Times New Roman"/>
                  <w:color w:val="auto"/>
                  <w:sz w:val="18"/>
                  <w:szCs w:val="18"/>
                  <w:shd w:val="clear" w:color="auto" w:fill="FFFFFF"/>
                </w:rPr>
                <w:delText>Gaskets and Sealing ring: PTFE</w:delText>
              </w:r>
            </w:del>
          </w:p>
          <w:p w14:paraId="1479812F" w14:textId="3E9247F3" w:rsidR="008053EC" w:rsidRPr="00BB7730" w:rsidDel="00693840" w:rsidRDefault="00D57C5B" w:rsidP="0030647B">
            <w:pPr>
              <w:jc w:val="both"/>
              <w:rPr>
                <w:del w:id="3032" w:author="He Han" w:date="2026-10-23T09:20:00Z"/>
                <w:rFonts w:ascii="Times New Roman" w:hAnsi="Times New Roman" w:cs="Times New Roman"/>
                <w:color w:val="auto"/>
                <w:sz w:val="18"/>
                <w:szCs w:val="18"/>
                <w:shd w:val="clear" w:color="auto" w:fill="FFFFFF"/>
              </w:rPr>
            </w:pPr>
            <w:del w:id="3033" w:author="He Han" w:date="2026-10-23T09:20:00Z">
              <w:r w:rsidRPr="00BB7730" w:rsidDel="00693840">
                <w:rPr>
                  <w:rFonts w:ascii="Times New Roman" w:hAnsi="Times New Roman" w:cs="Times New Roman"/>
                  <w:color w:val="auto"/>
                  <w:sz w:val="18"/>
                  <w:szCs w:val="18"/>
                  <w:shd w:val="clear" w:color="auto" w:fill="FFFFFF"/>
                </w:rPr>
                <w:delText xml:space="preserve">Valve material: </w:delText>
              </w:r>
              <w:r w:rsidR="00ED2144" w:rsidRPr="00BB7730" w:rsidDel="00693840">
                <w:rPr>
                  <w:rFonts w:ascii="Times New Roman" w:hAnsi="Times New Roman" w:cs="Times New Roman"/>
                  <w:color w:val="auto"/>
                  <w:sz w:val="18"/>
                  <w:szCs w:val="18"/>
                  <w:shd w:val="clear" w:color="auto" w:fill="FFFFFF"/>
                </w:rPr>
                <w:delText>3</w:delText>
              </w:r>
              <w:r w:rsidRPr="00BB7730" w:rsidDel="00693840">
                <w:rPr>
                  <w:rFonts w:ascii="Times New Roman" w:hAnsi="Times New Roman" w:cs="Times New Roman"/>
                  <w:color w:val="auto"/>
                  <w:sz w:val="18"/>
                  <w:szCs w:val="18"/>
                  <w:shd w:val="clear" w:color="auto" w:fill="FFFFFF"/>
                </w:rPr>
                <w:delText>04&amp;316L</w:delText>
              </w:r>
            </w:del>
          </w:p>
        </w:tc>
      </w:tr>
      <w:tr w:rsidR="0027075E" w:rsidRPr="00BB7730" w:rsidDel="00693840" w14:paraId="5D9820CD" w14:textId="738A2CEF" w:rsidTr="00032BAE">
        <w:trPr>
          <w:trHeight w:val="397"/>
          <w:ins w:id="3034" w:author="Xuning Wei12232" w:date="2026-07-27T11:17:00Z"/>
          <w:del w:id="3035" w:author="He Han" w:date="2026-10-23T09:20:00Z"/>
        </w:trPr>
        <w:tc>
          <w:tcPr>
            <w:tcW w:w="744" w:type="pct"/>
            <w:vAlign w:val="center"/>
          </w:tcPr>
          <w:p w14:paraId="3364F8CF" w14:textId="35F99050" w:rsidR="0027075E" w:rsidRPr="00BB7730" w:rsidDel="00693840" w:rsidRDefault="0027075E">
            <w:pPr>
              <w:jc w:val="center"/>
              <w:rPr>
                <w:ins w:id="3036" w:author="Xuning Wei12232" w:date="2026-07-27T11:17:00Z"/>
                <w:del w:id="3037" w:author="He Han" w:date="2026-10-23T09:20:00Z"/>
                <w:rFonts w:ascii="Times New Roman" w:hAnsi="Times New Roman" w:cs="Times New Roman"/>
                <w:color w:val="auto"/>
                <w:sz w:val="18"/>
                <w:szCs w:val="18"/>
                <w:shd w:val="clear" w:color="auto" w:fill="FFFFFF"/>
              </w:rPr>
              <w:pPrChange w:id="3038" w:author="He Han" w:date="2026-08-27T14:30:00Z">
                <w:pPr>
                  <w:framePr w:hSpace="180" w:wrap="around" w:vAnchor="text" w:hAnchor="text" w:xAlign="center" w:y="1"/>
                  <w:suppressOverlap/>
                  <w:jc w:val="both"/>
                </w:pPr>
              </w:pPrChange>
            </w:pPr>
            <w:ins w:id="3039" w:author="Xuning Wei12232" w:date="2026-07-27T11:17:00Z">
              <w:del w:id="3040" w:author="He Han" w:date="2026-10-23T09:20:00Z">
                <w:r w:rsidRPr="00BB7730" w:rsidDel="00693840">
                  <w:rPr>
                    <w:rFonts w:ascii="Times New Roman" w:hAnsi="Times New Roman" w:cs="Times New Roman"/>
                    <w:color w:val="auto"/>
                    <w:sz w:val="18"/>
                    <w:szCs w:val="18"/>
                    <w:shd w:val="clear" w:color="auto" w:fill="FFFFFF"/>
                  </w:rPr>
                  <w:delText>Glass-line Reactor</w:delText>
                </w:r>
              </w:del>
            </w:ins>
          </w:p>
        </w:tc>
        <w:tc>
          <w:tcPr>
            <w:tcW w:w="1084" w:type="pct"/>
            <w:vAlign w:val="center"/>
          </w:tcPr>
          <w:p w14:paraId="43A9F949" w14:textId="324408B7" w:rsidR="0027075E" w:rsidRPr="00BB7730" w:rsidDel="00693840" w:rsidRDefault="0027075E">
            <w:pPr>
              <w:jc w:val="center"/>
              <w:rPr>
                <w:ins w:id="3041" w:author="Xuning Wei12232" w:date="2026-07-27T11:17:00Z"/>
                <w:del w:id="3042" w:author="He Han" w:date="2026-10-23T09:20:00Z"/>
                <w:rFonts w:ascii="Times New Roman" w:hAnsi="Times New Roman" w:cs="Times New Roman"/>
                <w:color w:val="auto"/>
                <w:sz w:val="18"/>
                <w:szCs w:val="18"/>
                <w:shd w:val="clear" w:color="auto" w:fill="FFFFFF"/>
              </w:rPr>
              <w:pPrChange w:id="3043" w:author="He Han" w:date="2026-08-27T14:30:00Z">
                <w:pPr>
                  <w:framePr w:hSpace="180" w:wrap="around" w:vAnchor="text" w:hAnchor="text" w:xAlign="center" w:y="1"/>
                  <w:suppressOverlap/>
                  <w:jc w:val="both"/>
                </w:pPr>
              </w:pPrChange>
            </w:pPr>
            <w:ins w:id="3044" w:author="Xuning Wei12232" w:date="2026-07-27T11:17:00Z">
              <w:del w:id="3045" w:author="He Han" w:date="2026-10-23T09:20:00Z">
                <w:r w:rsidRPr="00BB7730" w:rsidDel="00693840">
                  <w:rPr>
                    <w:rFonts w:ascii="Times New Roman" w:hAnsi="Times New Roman" w:cs="Times New Roman"/>
                    <w:color w:val="auto"/>
                    <w:sz w:val="18"/>
                    <w:szCs w:val="18"/>
                    <w:shd w:val="clear" w:color="auto" w:fill="FFFFFF"/>
                  </w:rPr>
                  <w:delText>TJ4S-1213-R22</w:delText>
                </w:r>
              </w:del>
            </w:ins>
          </w:p>
        </w:tc>
        <w:tc>
          <w:tcPr>
            <w:tcW w:w="1154" w:type="pct"/>
            <w:vAlign w:val="center"/>
          </w:tcPr>
          <w:p w14:paraId="6ACD486C" w14:textId="7138E2A5" w:rsidR="0027075E" w:rsidRPr="00BB7730" w:rsidDel="00693840" w:rsidRDefault="0027075E">
            <w:pPr>
              <w:jc w:val="center"/>
              <w:rPr>
                <w:ins w:id="3046" w:author="Xuning Wei12232" w:date="2026-07-27T11:17:00Z"/>
                <w:del w:id="3047" w:author="He Han" w:date="2026-10-23T09:20:00Z"/>
                <w:rFonts w:ascii="Times New Roman" w:hAnsi="Times New Roman" w:cs="Times New Roman"/>
                <w:color w:val="auto"/>
                <w:sz w:val="18"/>
                <w:szCs w:val="18"/>
                <w:shd w:val="clear" w:color="auto" w:fill="FFFFFF"/>
              </w:rPr>
              <w:pPrChange w:id="3048" w:author="He Han" w:date="2026-08-27T14:30:00Z">
                <w:pPr>
                  <w:framePr w:hSpace="180" w:wrap="around" w:vAnchor="text" w:hAnchor="text" w:xAlign="center" w:y="1"/>
                  <w:suppressOverlap/>
                  <w:jc w:val="both"/>
                </w:pPr>
              </w:pPrChange>
            </w:pPr>
            <w:ins w:id="3049" w:author="Xuning Wei12232" w:date="2026-07-27T11:25:00Z">
              <w:del w:id="3050" w:author="He Han" w:date="2026-10-23T09:20:00Z">
                <w:r w:rsidRPr="00BB7730" w:rsidDel="00693840">
                  <w:rPr>
                    <w:rFonts w:ascii="Times New Roman" w:eastAsia="仿宋_GB2312" w:hAnsi="Times New Roman" w:cs="Times New Roman"/>
                    <w:bCs w:val="0"/>
                    <w:color w:val="000000" w:themeColor="text1"/>
                    <w:sz w:val="18"/>
                    <w:szCs w:val="18"/>
                    <w:lang w:eastAsia="zh-CN"/>
                  </w:rPr>
                  <w:delText>Prepared Ac</w:delText>
                </w:r>
                <w:r w:rsidRPr="00BB7730" w:rsidDel="00693840">
                  <w:rPr>
                    <w:rFonts w:ascii="Times New Roman" w:eastAsia="仿宋_GB2312" w:hAnsi="Times New Roman" w:cs="Times New Roman"/>
                    <w:bCs w:val="0"/>
                    <w:color w:val="000000" w:themeColor="text1"/>
                    <w:sz w:val="18"/>
                    <w:szCs w:val="18"/>
                    <w:vertAlign w:val="subscript"/>
                    <w:lang w:eastAsia="zh-CN"/>
                  </w:rPr>
                  <w:delText>2</w:delText>
                </w:r>
                <w:r w:rsidRPr="00BB7730" w:rsidDel="00693840">
                  <w:rPr>
                    <w:rFonts w:ascii="Times New Roman" w:eastAsia="仿宋_GB2312" w:hAnsi="Times New Roman" w:cs="Times New Roman"/>
                    <w:bCs w:val="0"/>
                    <w:color w:val="000000" w:themeColor="text1"/>
                    <w:sz w:val="18"/>
                    <w:szCs w:val="18"/>
                    <w:lang w:eastAsia="zh-CN"/>
                  </w:rPr>
                  <w:delText>O / Pyridine / DMF solution</w:delText>
                </w:r>
              </w:del>
            </w:ins>
          </w:p>
        </w:tc>
        <w:tc>
          <w:tcPr>
            <w:tcW w:w="437" w:type="pct"/>
            <w:vAlign w:val="center"/>
          </w:tcPr>
          <w:p w14:paraId="60604E72" w14:textId="6FF06E90" w:rsidR="0027075E" w:rsidRPr="00BB7730" w:rsidDel="00693840" w:rsidRDefault="0027075E">
            <w:pPr>
              <w:jc w:val="center"/>
              <w:rPr>
                <w:ins w:id="3051" w:author="Xuning Wei12232" w:date="2026-07-27T11:17:00Z"/>
                <w:del w:id="3052" w:author="He Han" w:date="2026-10-23T09:20:00Z"/>
                <w:rFonts w:ascii="Times New Roman" w:eastAsiaTheme="minorEastAsia" w:hAnsi="Times New Roman" w:cs="Times New Roman"/>
                <w:color w:val="auto"/>
                <w:sz w:val="18"/>
                <w:szCs w:val="18"/>
                <w:shd w:val="clear" w:color="auto" w:fill="FFFFFF"/>
                <w:lang w:eastAsia="zh-CN"/>
              </w:rPr>
              <w:pPrChange w:id="3053" w:author="He Han" w:date="2026-08-27T14:30:00Z">
                <w:pPr>
                  <w:framePr w:hSpace="180" w:wrap="around" w:vAnchor="text" w:hAnchor="text" w:xAlign="center" w:y="1"/>
                  <w:suppressOverlap/>
                  <w:jc w:val="both"/>
                </w:pPr>
              </w:pPrChange>
            </w:pPr>
            <w:ins w:id="3054" w:author="Xuning Wei12232" w:date="2026-07-27T11:24:00Z">
              <w:del w:id="3055"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10</w:delText>
                </w:r>
              </w:del>
            </w:ins>
            <w:ins w:id="3056" w:author="Xuning Wei12232" w:date="2026-07-27T11:17:00Z">
              <w:del w:id="3057"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00</w:delText>
                </w:r>
              </w:del>
            </w:ins>
            <w:ins w:id="3058" w:author="Johan Granander" w:date="2026-07-28T13:30:00Z">
              <w:del w:id="3059" w:author="He Han" w:date="2026-10-23T09:20:00Z">
                <w:r w:rsidR="00045CD1" w:rsidRPr="00BB7730" w:rsidDel="00693840">
                  <w:rPr>
                    <w:rFonts w:ascii="Times New Roman" w:eastAsiaTheme="minorEastAsia" w:hAnsi="Times New Roman" w:cs="Times New Roman"/>
                    <w:color w:val="auto"/>
                    <w:sz w:val="18"/>
                    <w:szCs w:val="18"/>
                    <w:shd w:val="clear" w:color="auto" w:fill="FFFFFF"/>
                    <w:lang w:eastAsia="zh-CN"/>
                  </w:rPr>
                  <w:delText xml:space="preserve"> </w:delText>
                </w:r>
              </w:del>
            </w:ins>
            <w:ins w:id="3060" w:author="Xuning Wei12232" w:date="2026-07-27T11:17:00Z">
              <w:del w:id="3061"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L</w:delText>
                </w:r>
              </w:del>
            </w:ins>
          </w:p>
        </w:tc>
        <w:tc>
          <w:tcPr>
            <w:tcW w:w="1581" w:type="pct"/>
            <w:vAlign w:val="center"/>
          </w:tcPr>
          <w:p w14:paraId="509B8E1A" w14:textId="5BE6F810" w:rsidR="00E60DF9" w:rsidRPr="00BB7730" w:rsidDel="00693840" w:rsidRDefault="00E91DE1" w:rsidP="0027075E">
            <w:pPr>
              <w:jc w:val="both"/>
              <w:rPr>
                <w:ins w:id="3062" w:author="Xuning Wei12232" w:date="2026-07-27T11:17:00Z"/>
                <w:del w:id="3063" w:author="He Han" w:date="2026-10-23T09:20:00Z"/>
                <w:rFonts w:ascii="Times New Roman" w:eastAsiaTheme="minorEastAsia" w:hAnsi="Times New Roman" w:cs="Times New Roman"/>
                <w:color w:val="00B0F0"/>
                <w:sz w:val="18"/>
                <w:szCs w:val="18"/>
                <w:shd w:val="clear" w:color="auto" w:fill="FFFFFF"/>
                <w:lang w:eastAsia="zh-CN"/>
                <w:rPrChange w:id="3064" w:author="He Han" w:date="2026-10-12T10:06:00Z">
                  <w:rPr>
                    <w:ins w:id="3065" w:author="Xuning Wei12232" w:date="2026-07-27T11:17:00Z"/>
                    <w:del w:id="3066" w:author="He Han" w:date="2026-10-23T09:20:00Z"/>
                    <w:rFonts w:ascii="Times New Roman" w:eastAsiaTheme="minorEastAsia" w:hAnsi="Times New Roman" w:cs="Times New Roman"/>
                    <w:color w:val="auto"/>
                    <w:sz w:val="18"/>
                    <w:szCs w:val="18"/>
                    <w:shd w:val="clear" w:color="auto" w:fill="FFFFFF"/>
                    <w:lang w:eastAsia="zh-CN"/>
                  </w:rPr>
                </w:rPrChange>
              </w:rPr>
            </w:pPr>
            <w:ins w:id="3067" w:author="Xuning Wei12232" w:date="2026-07-27T11:42:00Z">
              <w:del w:id="3068" w:author="He Han" w:date="2026-10-23T09:20:00Z">
                <w:r w:rsidRPr="00BB7730" w:rsidDel="00693840">
                  <w:rPr>
                    <w:rFonts w:ascii="Times New Roman" w:hAnsi="Times New Roman" w:cs="Times New Roman"/>
                    <w:color w:val="0000FF"/>
                    <w:sz w:val="18"/>
                    <w:szCs w:val="18"/>
                    <w:shd w:val="clear" w:color="auto" w:fill="FFFFFF"/>
                  </w:rPr>
                  <w:delText>I</w:delText>
                </w:r>
              </w:del>
            </w:ins>
            <w:ins w:id="3069" w:author="Xuning Wei12232" w:date="2026-07-27T11:41:00Z">
              <w:del w:id="3070" w:author="He Han" w:date="2026-10-23T09:20:00Z">
                <w:r w:rsidRPr="00BB7730" w:rsidDel="00693840">
                  <w:rPr>
                    <w:rFonts w:ascii="Times New Roman" w:hAnsi="Times New Roman" w:cs="Times New Roman"/>
                    <w:color w:val="0000FF"/>
                    <w:sz w:val="18"/>
                    <w:szCs w:val="18"/>
                    <w:shd w:val="clear" w:color="auto" w:fill="FFFFFF"/>
                  </w:rPr>
                  <w:delText>nner surface,</w:delText>
                </w:r>
              </w:del>
              <w:del w:id="3071" w:author="He Han" w:date="2026-10-12T15:04:00Z">
                <w:r w:rsidRPr="00BB7730" w:rsidDel="00885401">
                  <w:rPr>
                    <w:rFonts w:ascii="Times New Roman" w:hAnsi="Times New Roman" w:cs="Times New Roman"/>
                    <w:color w:val="0000FF"/>
                    <w:sz w:val="18"/>
                    <w:szCs w:val="18"/>
                    <w:shd w:val="clear" w:color="auto" w:fill="FFFFFF"/>
                  </w:rPr>
                  <w:delText xml:space="preserve"> valve,</w:delText>
                </w:r>
              </w:del>
              <w:del w:id="3072" w:author="He Han" w:date="2026-10-23T09:20:00Z">
                <w:r w:rsidRPr="00BB7730" w:rsidDel="00693840">
                  <w:rPr>
                    <w:rFonts w:ascii="Times New Roman" w:hAnsi="Times New Roman" w:cs="Times New Roman"/>
                    <w:color w:val="0000FF"/>
                    <w:sz w:val="18"/>
                    <w:szCs w:val="18"/>
                    <w:shd w:val="clear" w:color="auto" w:fill="FFFFFF"/>
                  </w:rPr>
                  <w:delText xml:space="preserve"> temperature probe, agitator</w:delText>
                </w:r>
              </w:del>
            </w:ins>
            <w:ins w:id="3073" w:author="Xuning Wei12232" w:date="2026-07-27T11:17:00Z">
              <w:del w:id="3074" w:author="He Han" w:date="2026-10-23T09:20:00Z">
                <w:r w:rsidR="0027075E" w:rsidRPr="00BB7730" w:rsidDel="00693840">
                  <w:rPr>
                    <w:rFonts w:ascii="Times New Roman" w:eastAsiaTheme="minorEastAsia" w:hAnsi="Times New Roman" w:cs="Times New Roman"/>
                    <w:color w:val="auto"/>
                    <w:sz w:val="18"/>
                    <w:szCs w:val="18"/>
                    <w:shd w:val="clear" w:color="auto" w:fill="FFFFFF"/>
                    <w:lang w:eastAsia="zh-CN"/>
                  </w:rPr>
                  <w:delText>: Glass-lined</w:delText>
                </w:r>
              </w:del>
            </w:ins>
          </w:p>
          <w:p w14:paraId="69AE44F3" w14:textId="2D3C0B4C" w:rsidR="0027075E" w:rsidRPr="00BB7730" w:rsidDel="00693840" w:rsidRDefault="00E91DE1" w:rsidP="00A15181">
            <w:pPr>
              <w:jc w:val="both"/>
              <w:rPr>
                <w:ins w:id="3075" w:author="Xuning Wei12232" w:date="2026-07-27T11:17:00Z"/>
                <w:del w:id="3076" w:author="He Han" w:date="2026-10-23T09:20:00Z"/>
                <w:rFonts w:ascii="Times New Roman" w:eastAsiaTheme="minorEastAsia" w:hAnsi="Times New Roman" w:cs="Times New Roman"/>
                <w:color w:val="auto"/>
                <w:sz w:val="18"/>
                <w:szCs w:val="18"/>
                <w:shd w:val="clear" w:color="auto" w:fill="FFFFFF"/>
                <w:lang w:eastAsia="zh-CN"/>
              </w:rPr>
            </w:pPr>
            <w:ins w:id="3077" w:author="Xuning Wei12232" w:date="2026-07-27T11:42:00Z">
              <w:del w:id="3078" w:author="He Han" w:date="2026-10-23T09:20:00Z">
                <w:r w:rsidRPr="00BB7730" w:rsidDel="00693840">
                  <w:rPr>
                    <w:rFonts w:ascii="Times New Roman" w:hAnsi="Times New Roman" w:cs="Times New Roman"/>
                    <w:color w:val="0000FF"/>
                    <w:sz w:val="18"/>
                    <w:szCs w:val="18"/>
                  </w:rPr>
                  <w:delText xml:space="preserve">Mechanical seal: </w:delText>
                </w:r>
                <w:r w:rsidRPr="00BB7730" w:rsidDel="00693840">
                  <w:rPr>
                    <w:rFonts w:ascii="Times New Roman" w:hAnsi="Times New Roman" w:cs="Times New Roman"/>
                    <w:color w:val="0000FF"/>
                    <w:sz w:val="18"/>
                    <w:szCs w:val="18"/>
                    <w:rPrChange w:id="3079" w:author="Xuning Wei12232" w:date="2026-07-27T11:42:00Z">
                      <w:rPr>
                        <w:rFonts w:ascii="Times New Roman" w:hAnsi="Times New Roman" w:cs="Times New Roman"/>
                        <w:b/>
                        <w:color w:val="0000FF"/>
                        <w:sz w:val="18"/>
                        <w:szCs w:val="18"/>
                      </w:rPr>
                    </w:rPrChange>
                  </w:rPr>
                  <w:delText>GL</w:delText>
                </w:r>
                <w:r w:rsidRPr="00BB7730" w:rsidDel="00693840">
                  <w:rPr>
                    <w:rFonts w:ascii="Times New Roman" w:hAnsi="Times New Roman" w:cs="Times New Roman"/>
                    <w:color w:val="auto"/>
                    <w:sz w:val="18"/>
                    <w:szCs w:val="18"/>
                    <w:rPrChange w:id="3080" w:author="Xuning Wei12232" w:date="2026-07-27T11:42:00Z">
                      <w:rPr>
                        <w:rFonts w:ascii="Times New Roman" w:hAnsi="Times New Roman" w:cs="Times New Roman"/>
                        <w:b/>
                        <w:color w:val="auto"/>
                        <w:sz w:val="18"/>
                        <w:szCs w:val="18"/>
                      </w:rPr>
                    </w:rPrChange>
                  </w:rPr>
                  <w:delText xml:space="preserve"> </w:delText>
                </w:r>
                <w:r w:rsidRPr="00BB7730" w:rsidDel="00693840">
                  <w:rPr>
                    <w:rFonts w:ascii="Times New Roman" w:hAnsi="Times New Roman" w:cs="Times New Roman"/>
                    <w:color w:val="0000FF"/>
                    <w:sz w:val="18"/>
                    <w:szCs w:val="18"/>
                    <w:rPrChange w:id="3081" w:author="Xuning Wei12232" w:date="2026-07-27T11:42:00Z">
                      <w:rPr>
                        <w:rFonts w:ascii="Times New Roman" w:hAnsi="Times New Roman" w:cs="Times New Roman"/>
                        <w:b/>
                        <w:color w:val="0000FF"/>
                        <w:sz w:val="18"/>
                        <w:szCs w:val="18"/>
                      </w:rPr>
                    </w:rPrChange>
                  </w:rPr>
                  <w:delText>&amp; PTFE &amp; FFKM</w:delText>
                </w:r>
              </w:del>
            </w:ins>
          </w:p>
        </w:tc>
      </w:tr>
      <w:tr w:rsidR="0027075E" w:rsidRPr="00BB7730" w:rsidDel="00693840" w14:paraId="56CBD5EA" w14:textId="044CBD56" w:rsidTr="00032BAE">
        <w:trPr>
          <w:trHeight w:val="397"/>
          <w:del w:id="3082" w:author="He Han" w:date="2026-10-23T09:20:00Z"/>
        </w:trPr>
        <w:tc>
          <w:tcPr>
            <w:tcW w:w="744" w:type="pct"/>
            <w:vAlign w:val="center"/>
          </w:tcPr>
          <w:p w14:paraId="56B45C66" w14:textId="1A80960B" w:rsidR="0027075E" w:rsidRPr="00BB7730" w:rsidDel="00693840" w:rsidRDefault="004A5D81">
            <w:pPr>
              <w:jc w:val="center"/>
              <w:rPr>
                <w:del w:id="3083" w:author="He Han" w:date="2026-10-23T09:20:00Z"/>
                <w:rFonts w:ascii="Times New Roman" w:hAnsi="Times New Roman" w:cs="Times New Roman"/>
                <w:color w:val="auto"/>
                <w:sz w:val="18"/>
                <w:szCs w:val="18"/>
                <w:shd w:val="clear" w:color="auto" w:fill="FFFFFF"/>
              </w:rPr>
              <w:pPrChange w:id="3084" w:author="He Han" w:date="2026-08-27T14:30:00Z">
                <w:pPr>
                  <w:framePr w:hSpace="180" w:wrap="around" w:vAnchor="text" w:hAnchor="text" w:xAlign="center" w:y="1"/>
                  <w:suppressOverlap/>
                  <w:jc w:val="both"/>
                </w:pPr>
              </w:pPrChange>
            </w:pPr>
            <w:commentRangeStart w:id="3085"/>
            <w:commentRangeStart w:id="3086"/>
            <w:ins w:id="3087" w:author="Xuning Wei12232" w:date="2026-10-18T11:48:00Z">
              <w:del w:id="3088" w:author="He Han" w:date="2026-10-23T09:20:00Z">
                <w:r w:rsidRPr="00BB7730" w:rsidDel="00693840">
                  <w:rPr>
                    <w:rFonts w:ascii="Times New Roman" w:eastAsia="仿宋_GB2312" w:hAnsi="Times New Roman" w:cs="Times New Roman"/>
                    <w:bCs w:val="0"/>
                    <w:color w:val="0000FF"/>
                    <w:sz w:val="18"/>
                    <w:szCs w:val="18"/>
                    <w:lang w:eastAsia="zh-CN"/>
                    <w:rPrChange w:id="3089" w:author="He Han" w:date="2026-10-22T09:53:00Z">
                      <w:rPr>
                        <w:rFonts w:ascii="Times New Roman" w:eastAsia="仿宋_GB2312" w:hAnsi="Times New Roman" w:cs="Times New Roman"/>
                        <w:bCs w:val="0"/>
                        <w:color w:val="000000" w:themeColor="text1"/>
                        <w:sz w:val="18"/>
                        <w:szCs w:val="18"/>
                        <w:lang w:eastAsia="zh-CN"/>
                      </w:rPr>
                    </w:rPrChange>
                  </w:rPr>
                  <w:delText>Agitation tank</w:delText>
                </w:r>
                <w:commentRangeEnd w:id="3085"/>
                <w:r w:rsidRPr="00BB7730" w:rsidDel="00693840">
                  <w:rPr>
                    <w:rStyle w:val="CommentReference"/>
                    <w:rFonts w:ascii="Times New Roman" w:eastAsia="仿宋_GB2312" w:hAnsi="Times New Roman" w:cs="Times New Roman"/>
                    <w:bCs w:val="0"/>
                    <w:color w:val="0000FF"/>
                    <w:sz w:val="18"/>
                    <w:szCs w:val="18"/>
                    <w:lang w:eastAsia="zh-CN"/>
                    <w:rPrChange w:id="3090" w:author="He Han" w:date="2026-10-22T09:53:00Z">
                      <w:rPr>
                        <w:rStyle w:val="CommentReference"/>
                        <w:rFonts w:ascii="Times New Roman" w:eastAsia="仿宋_GB2312" w:hAnsi="Times New Roman" w:cs="Times New Roman"/>
                        <w:bCs w:val="0"/>
                        <w:color w:val="000000" w:themeColor="text1"/>
                        <w:sz w:val="18"/>
                        <w:szCs w:val="18"/>
                        <w:lang w:eastAsia="zh-CN"/>
                      </w:rPr>
                    </w:rPrChange>
                  </w:rPr>
                  <w:commentReference w:id="3085"/>
                </w:r>
                <w:commentRangeEnd w:id="3086"/>
                <w:r w:rsidRPr="00BB7730" w:rsidDel="00693840">
                  <w:rPr>
                    <w:rStyle w:val="CommentReference"/>
                    <w:rFonts w:ascii="Times New Roman" w:hAnsi="Times New Roman" w:cs="Times New Roman"/>
                    <w:color w:val="0000FF"/>
                    <w:rPrChange w:id="3091" w:author="He Han" w:date="2026-10-22T09:53:00Z">
                      <w:rPr>
                        <w:rStyle w:val="CommentReference"/>
                      </w:rPr>
                    </w:rPrChange>
                  </w:rPr>
                  <w:commentReference w:id="3086"/>
                </w:r>
              </w:del>
            </w:ins>
            <w:del w:id="3092" w:author="He Han" w:date="2026-10-23T09:20:00Z">
              <w:r w:rsidR="0027075E" w:rsidRPr="00BB7730" w:rsidDel="00693840">
                <w:rPr>
                  <w:rFonts w:ascii="Times New Roman" w:hAnsi="Times New Roman" w:cs="Times New Roman"/>
                  <w:color w:val="auto"/>
                  <w:sz w:val="18"/>
                  <w:szCs w:val="18"/>
                  <w:shd w:val="clear" w:color="auto" w:fill="FFFFFF"/>
                </w:rPr>
                <w:delText>Glass-line Reactor</w:delText>
              </w:r>
            </w:del>
          </w:p>
        </w:tc>
        <w:tc>
          <w:tcPr>
            <w:tcW w:w="1084" w:type="pct"/>
            <w:vAlign w:val="center"/>
          </w:tcPr>
          <w:p w14:paraId="604986E0" w14:textId="76D72C87" w:rsidR="0027075E" w:rsidRPr="00BB7730" w:rsidDel="00693840" w:rsidRDefault="0027075E">
            <w:pPr>
              <w:jc w:val="center"/>
              <w:rPr>
                <w:del w:id="3093" w:author="He Han" w:date="2026-10-23T09:20:00Z"/>
                <w:rFonts w:ascii="Times New Roman" w:eastAsia="仿宋_GB2312" w:hAnsi="Times New Roman" w:cs="Times New Roman"/>
                <w:b/>
                <w:color w:val="auto"/>
                <w:sz w:val="20"/>
                <w:szCs w:val="20"/>
              </w:rPr>
              <w:pPrChange w:id="3094" w:author="He Han" w:date="2026-08-27T14:30:00Z">
                <w:pPr>
                  <w:framePr w:hSpace="180" w:wrap="around" w:vAnchor="text" w:hAnchor="text" w:xAlign="center" w:y="1"/>
                  <w:suppressOverlap/>
                  <w:jc w:val="both"/>
                </w:pPr>
              </w:pPrChange>
            </w:pPr>
            <w:del w:id="3095" w:author="He Han" w:date="2026-10-23T09:20:00Z">
              <w:r w:rsidRPr="00BB7730" w:rsidDel="00693840">
                <w:rPr>
                  <w:rFonts w:ascii="Times New Roman" w:hAnsi="Times New Roman" w:cs="Times New Roman"/>
                  <w:color w:val="auto"/>
                  <w:sz w:val="18"/>
                  <w:szCs w:val="18"/>
                  <w:shd w:val="clear" w:color="auto" w:fill="FFFFFF"/>
                </w:rPr>
                <w:delText>TJ4S-12</w:delText>
              </w:r>
            </w:del>
            <w:ins w:id="3096" w:author="Xuning Wei12232" w:date="2026-07-27T11:24:00Z">
              <w:del w:id="3097" w:author="He Han" w:date="2026-10-23T09:20:00Z">
                <w:r w:rsidRPr="00BB7730" w:rsidDel="00693840">
                  <w:rPr>
                    <w:rFonts w:ascii="Times New Roman" w:hAnsi="Times New Roman" w:cs="Times New Roman"/>
                    <w:color w:val="auto"/>
                    <w:sz w:val="18"/>
                    <w:szCs w:val="18"/>
                    <w:shd w:val="clear" w:color="auto" w:fill="FFFFFF"/>
                  </w:rPr>
                  <w:delText>00-AT02</w:delText>
                </w:r>
              </w:del>
            </w:ins>
            <w:del w:id="3098" w:author="He Han" w:date="2026-10-23T09:20:00Z">
              <w:r w:rsidRPr="00BB7730" w:rsidDel="00693840">
                <w:rPr>
                  <w:rFonts w:ascii="Times New Roman" w:hAnsi="Times New Roman" w:cs="Times New Roman"/>
                  <w:color w:val="auto"/>
                  <w:sz w:val="18"/>
                  <w:szCs w:val="18"/>
                  <w:shd w:val="clear" w:color="auto" w:fill="FFFFFF"/>
                </w:rPr>
                <w:delText>13-R21</w:delText>
              </w:r>
            </w:del>
          </w:p>
        </w:tc>
        <w:tc>
          <w:tcPr>
            <w:tcW w:w="1154" w:type="pct"/>
            <w:vAlign w:val="center"/>
          </w:tcPr>
          <w:p w14:paraId="7FC826B3" w14:textId="17A0221E" w:rsidR="0027075E" w:rsidRPr="00BB7730" w:rsidDel="00693840" w:rsidRDefault="0027075E">
            <w:pPr>
              <w:jc w:val="center"/>
              <w:rPr>
                <w:del w:id="3099" w:author="He Han" w:date="2026-10-23T09:20:00Z"/>
                <w:rFonts w:ascii="Times New Roman" w:hAnsi="Times New Roman" w:cs="Times New Roman"/>
                <w:color w:val="auto"/>
                <w:sz w:val="18"/>
                <w:szCs w:val="18"/>
                <w:shd w:val="clear" w:color="auto" w:fill="FFFFFF"/>
              </w:rPr>
              <w:pPrChange w:id="3100" w:author="He Han" w:date="2026-08-27T14:30:00Z">
                <w:pPr>
                  <w:framePr w:hSpace="180" w:wrap="around" w:vAnchor="text" w:hAnchor="text" w:xAlign="center" w:y="1"/>
                  <w:suppressOverlap/>
                  <w:jc w:val="both"/>
                </w:pPr>
              </w:pPrChange>
            </w:pPr>
            <w:del w:id="3101" w:author="He Han" w:date="2026-10-23T09:20:00Z">
              <w:r w:rsidRPr="00BB7730" w:rsidDel="00693840">
                <w:rPr>
                  <w:rFonts w:ascii="Times New Roman" w:hAnsi="Times New Roman" w:cs="Times New Roman"/>
                  <w:color w:val="auto"/>
                  <w:sz w:val="18"/>
                  <w:szCs w:val="18"/>
                  <w:shd w:val="clear" w:color="auto" w:fill="FFFFFF"/>
                </w:rPr>
                <w:delText>Prepared</w:delText>
              </w:r>
              <w:r w:rsidRPr="00BB7730" w:rsidDel="00693840">
                <w:rPr>
                  <w:rFonts w:ascii="Times New Roman" w:eastAsia="仿宋_GB2312" w:hAnsi="Times New Roman" w:cs="Times New Roman"/>
                  <w:color w:val="auto"/>
                  <w:sz w:val="18"/>
                  <w:szCs w:val="18"/>
                </w:rPr>
                <w:delText xml:space="preserve"> OxymaPure/ DMF solution</w:delText>
              </w:r>
            </w:del>
          </w:p>
        </w:tc>
        <w:tc>
          <w:tcPr>
            <w:tcW w:w="437" w:type="pct"/>
            <w:vAlign w:val="center"/>
          </w:tcPr>
          <w:p w14:paraId="3C818D60" w14:textId="2080B871" w:rsidR="0027075E" w:rsidRPr="00BB7730" w:rsidDel="00693840" w:rsidRDefault="005A15C4">
            <w:pPr>
              <w:jc w:val="center"/>
              <w:rPr>
                <w:del w:id="3102" w:author="He Han" w:date="2026-10-23T09:20:00Z"/>
                <w:rFonts w:ascii="Times New Roman" w:eastAsiaTheme="minorEastAsia" w:hAnsi="Times New Roman" w:cs="Times New Roman"/>
                <w:color w:val="auto"/>
                <w:sz w:val="18"/>
                <w:szCs w:val="18"/>
                <w:shd w:val="clear" w:color="auto" w:fill="FFFFFF"/>
                <w:lang w:eastAsia="zh-CN"/>
              </w:rPr>
              <w:pPrChange w:id="3103" w:author="He Han" w:date="2026-08-27T14:30:00Z">
                <w:pPr>
                  <w:framePr w:hSpace="180" w:wrap="around" w:vAnchor="text" w:hAnchor="text" w:xAlign="center" w:y="1"/>
                  <w:suppressOverlap/>
                  <w:jc w:val="both"/>
                </w:pPr>
              </w:pPrChange>
            </w:pPr>
            <w:ins w:id="3104" w:author="Xuning Wei12232" w:date="2026-07-27T11:28:00Z">
              <w:del w:id="3105"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5</w:delText>
                </w:r>
              </w:del>
            </w:ins>
            <w:del w:id="3106" w:author="He Han" w:date="2026-10-23T09:20:00Z">
              <w:r w:rsidR="0027075E" w:rsidRPr="00BB7730" w:rsidDel="00693840">
                <w:rPr>
                  <w:rFonts w:ascii="Times New Roman" w:eastAsiaTheme="minorEastAsia" w:hAnsi="Times New Roman" w:cs="Times New Roman"/>
                  <w:color w:val="auto"/>
                  <w:sz w:val="18"/>
                  <w:szCs w:val="18"/>
                  <w:shd w:val="clear" w:color="auto" w:fill="FFFFFF"/>
                  <w:lang w:eastAsia="zh-CN"/>
                </w:rPr>
                <w:delText>200</w:delText>
              </w:r>
            </w:del>
            <w:ins w:id="3107" w:author="Johan Granander" w:date="2026-07-28T13:30:00Z">
              <w:del w:id="3108" w:author="He Han" w:date="2026-10-23T09:20:00Z">
                <w:r w:rsidR="00045CD1" w:rsidRPr="00BB7730" w:rsidDel="00693840">
                  <w:rPr>
                    <w:rFonts w:ascii="Times New Roman" w:eastAsiaTheme="minorEastAsia" w:hAnsi="Times New Roman" w:cs="Times New Roman"/>
                    <w:color w:val="auto"/>
                    <w:sz w:val="18"/>
                    <w:szCs w:val="18"/>
                    <w:shd w:val="clear" w:color="auto" w:fill="FFFFFF"/>
                    <w:lang w:eastAsia="zh-CN"/>
                  </w:rPr>
                  <w:delText xml:space="preserve"> </w:delText>
                </w:r>
              </w:del>
            </w:ins>
            <w:del w:id="3109" w:author="He Han" w:date="2026-10-23T09:20:00Z">
              <w:r w:rsidR="0027075E" w:rsidRPr="00BB7730" w:rsidDel="00693840">
                <w:rPr>
                  <w:rFonts w:ascii="Times New Roman" w:eastAsiaTheme="minorEastAsia" w:hAnsi="Times New Roman" w:cs="Times New Roman"/>
                  <w:color w:val="auto"/>
                  <w:sz w:val="18"/>
                  <w:szCs w:val="18"/>
                  <w:shd w:val="clear" w:color="auto" w:fill="FFFFFF"/>
                  <w:lang w:eastAsia="zh-CN"/>
                </w:rPr>
                <w:delText>L</w:delText>
              </w:r>
            </w:del>
          </w:p>
        </w:tc>
        <w:tc>
          <w:tcPr>
            <w:tcW w:w="1581" w:type="pct"/>
            <w:vAlign w:val="center"/>
          </w:tcPr>
          <w:p w14:paraId="650EC318" w14:textId="1FB26FC3" w:rsidR="0027075E" w:rsidRPr="00BB7730" w:rsidDel="00693840" w:rsidRDefault="0027075E" w:rsidP="0027075E">
            <w:pPr>
              <w:jc w:val="both"/>
              <w:rPr>
                <w:del w:id="3110" w:author="He Han" w:date="2026-10-23T09:20:00Z"/>
                <w:rFonts w:ascii="Times New Roman" w:eastAsiaTheme="minorEastAsia" w:hAnsi="Times New Roman" w:cs="Times New Roman"/>
                <w:color w:val="auto"/>
                <w:sz w:val="18"/>
                <w:szCs w:val="18"/>
                <w:shd w:val="clear" w:color="auto" w:fill="FFFFFF"/>
                <w:lang w:eastAsia="zh-CN"/>
              </w:rPr>
            </w:pPr>
            <w:del w:id="3111"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 xml:space="preserve">Materials of body: </w:delText>
              </w:r>
            </w:del>
            <w:ins w:id="3112" w:author="Xuning Wei12232" w:date="2026-07-27T17:16:00Z">
              <w:del w:id="3113" w:author="He Han" w:date="2026-10-23T09:20:00Z">
                <w:r w:rsidR="00AF1C85" w:rsidRPr="00BB7730" w:rsidDel="00693840">
                  <w:rPr>
                    <w:rFonts w:ascii="Times New Roman" w:hAnsi="Times New Roman" w:cs="Times New Roman"/>
                    <w:color w:val="auto"/>
                    <w:sz w:val="18"/>
                    <w:szCs w:val="18"/>
                    <w:shd w:val="clear" w:color="auto" w:fill="FFFFFF"/>
                  </w:rPr>
                  <w:delText>Hastelloy (C-276)</w:delText>
                </w:r>
              </w:del>
            </w:ins>
            <w:del w:id="3114"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Glass-lined</w:delText>
              </w:r>
            </w:del>
          </w:p>
          <w:p w14:paraId="0E1FA427" w14:textId="0F51E8E0" w:rsidR="0027075E" w:rsidRPr="00BB7730" w:rsidDel="00693840" w:rsidRDefault="005A15C4">
            <w:pPr>
              <w:rPr>
                <w:del w:id="3115" w:author="He Han" w:date="2026-10-23T09:20:00Z"/>
                <w:rFonts w:ascii="Times New Roman" w:eastAsia="仿宋_GB2312" w:hAnsi="Times New Roman" w:cs="Times New Roman"/>
                <w:color w:val="00B0F0"/>
                <w:sz w:val="18"/>
                <w:szCs w:val="18"/>
                <w:rPrChange w:id="3116" w:author="He Han" w:date="2026-10-12T10:25:00Z">
                  <w:rPr>
                    <w:del w:id="3117" w:author="He Han" w:date="2026-10-23T09:20:00Z"/>
                    <w:rFonts w:ascii="Times New Roman" w:eastAsiaTheme="minorEastAsia" w:hAnsi="Times New Roman" w:cs="Times New Roman"/>
                    <w:color w:val="auto"/>
                    <w:sz w:val="18"/>
                    <w:szCs w:val="18"/>
                    <w:shd w:val="clear" w:color="auto" w:fill="FFFFFF"/>
                    <w:lang w:eastAsia="zh-CN"/>
                  </w:rPr>
                </w:rPrChange>
              </w:rPr>
              <w:pPrChange w:id="3118" w:author="He Han" w:date="2026-10-12T10:23:00Z">
                <w:pPr>
                  <w:framePr w:hSpace="180" w:wrap="around" w:vAnchor="text" w:hAnchor="text" w:xAlign="center" w:y="1"/>
                  <w:suppressOverlap/>
                  <w:jc w:val="both"/>
                </w:pPr>
              </w:pPrChange>
            </w:pPr>
            <w:ins w:id="3119" w:author="Xuning Wei12232" w:date="2026-07-27T11:30:00Z">
              <w:del w:id="3120"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 xml:space="preserve">Material of agitator: </w:delText>
                </w:r>
              </w:del>
            </w:ins>
            <w:ins w:id="3121" w:author="Xuning Wei12232" w:date="2026-07-27T17:17:00Z">
              <w:del w:id="3122" w:author="He Han" w:date="2026-10-23T09:20:00Z">
                <w:r w:rsidR="00AF1C85" w:rsidRPr="00BB7730" w:rsidDel="00693840">
                  <w:rPr>
                    <w:rFonts w:ascii="Times New Roman" w:hAnsi="Times New Roman" w:cs="Times New Roman"/>
                    <w:color w:val="auto"/>
                    <w:sz w:val="18"/>
                    <w:szCs w:val="18"/>
                    <w:shd w:val="clear" w:color="auto" w:fill="FFFFFF"/>
                  </w:rPr>
                  <w:delText>Hastelloy (C-276)</w:delText>
                </w:r>
              </w:del>
            </w:ins>
            <w:del w:id="3123" w:author="He Han" w:date="2026-10-23T09:20:00Z">
              <w:r w:rsidR="0027075E" w:rsidRPr="00BB7730" w:rsidDel="00693840">
                <w:rPr>
                  <w:rFonts w:ascii="Times New Roman" w:eastAsiaTheme="minorEastAsia" w:hAnsi="Times New Roman" w:cs="Times New Roman"/>
                  <w:color w:val="00B0F0"/>
                  <w:sz w:val="18"/>
                  <w:szCs w:val="18"/>
                  <w:shd w:val="clear" w:color="auto" w:fill="FFFFFF"/>
                  <w:lang w:eastAsia="zh-CN"/>
                  <w:rPrChange w:id="3124" w:author="He Han" w:date="2026-10-12T10:25:00Z">
                    <w:rPr>
                      <w:rFonts w:ascii="Times New Roman" w:eastAsiaTheme="minorEastAsia" w:hAnsi="Times New Roman" w:cs="Times New Roman"/>
                      <w:color w:val="auto"/>
                      <w:sz w:val="18"/>
                      <w:szCs w:val="18"/>
                      <w:shd w:val="clear" w:color="auto" w:fill="FFFFFF"/>
                      <w:lang w:eastAsia="zh-CN"/>
                    </w:rPr>
                  </w:rPrChange>
                </w:rPr>
                <w:delText>Temperature tube: Glass-lined</w:delText>
              </w:r>
            </w:del>
          </w:p>
          <w:p w14:paraId="51196887" w14:textId="74AF4DE8" w:rsidR="0027075E" w:rsidRPr="00BB7730" w:rsidDel="00693840" w:rsidRDefault="0027075E" w:rsidP="00A15181">
            <w:pPr>
              <w:jc w:val="both"/>
              <w:rPr>
                <w:del w:id="3125" w:author="He Han" w:date="2026-10-23T09:20:00Z"/>
                <w:rFonts w:ascii="Times New Roman" w:eastAsiaTheme="minorEastAsia" w:hAnsi="Times New Roman" w:cs="Times New Roman"/>
                <w:color w:val="auto"/>
                <w:sz w:val="18"/>
                <w:szCs w:val="18"/>
                <w:shd w:val="clear" w:color="auto" w:fill="FFFFFF"/>
                <w:lang w:eastAsia="zh-CN"/>
              </w:rPr>
            </w:pPr>
            <w:del w:id="3126"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Material of agitator: Glass-lined</w:delText>
              </w:r>
            </w:del>
          </w:p>
        </w:tc>
      </w:tr>
      <w:tr w:rsidR="0027075E" w:rsidRPr="00BB7730" w:rsidDel="00693840" w14:paraId="1E0C87BB" w14:textId="52BD205C" w:rsidTr="00032BAE">
        <w:trPr>
          <w:trHeight w:val="397"/>
          <w:del w:id="3127" w:author="He Han" w:date="2026-10-23T09:20:00Z"/>
        </w:trPr>
        <w:tc>
          <w:tcPr>
            <w:tcW w:w="744" w:type="pct"/>
            <w:vAlign w:val="center"/>
          </w:tcPr>
          <w:p w14:paraId="0D8464CF" w14:textId="4CF3EB52" w:rsidR="0027075E" w:rsidRPr="00BB7730" w:rsidDel="00693840" w:rsidRDefault="0027075E" w:rsidP="0027075E">
            <w:pPr>
              <w:jc w:val="both"/>
              <w:rPr>
                <w:del w:id="3128" w:author="He Han" w:date="2026-10-23T09:20:00Z"/>
                <w:rFonts w:ascii="Times New Roman" w:hAnsi="Times New Roman" w:cs="Times New Roman"/>
                <w:color w:val="auto"/>
                <w:sz w:val="18"/>
                <w:szCs w:val="18"/>
                <w:shd w:val="clear" w:color="auto" w:fill="FFFFFF"/>
              </w:rPr>
            </w:pPr>
            <w:del w:id="3129" w:author="He Han" w:date="2026-10-23T09:20:00Z">
              <w:r w:rsidRPr="00BB7730" w:rsidDel="00693840">
                <w:rPr>
                  <w:rFonts w:ascii="Times New Roman" w:hAnsi="Times New Roman" w:cs="Times New Roman"/>
                  <w:color w:val="auto"/>
                  <w:sz w:val="18"/>
                  <w:szCs w:val="18"/>
                  <w:shd w:val="clear" w:color="auto" w:fill="FFFFFF"/>
                </w:rPr>
                <w:delText>Sampling Tools</w:delText>
              </w:r>
            </w:del>
          </w:p>
        </w:tc>
        <w:tc>
          <w:tcPr>
            <w:tcW w:w="1084" w:type="pct"/>
            <w:vAlign w:val="center"/>
          </w:tcPr>
          <w:p w14:paraId="43A18014" w14:textId="06C28667" w:rsidR="0027075E" w:rsidRPr="00BB7730" w:rsidDel="00693840" w:rsidRDefault="0027075E" w:rsidP="0027075E">
            <w:pPr>
              <w:jc w:val="both"/>
              <w:rPr>
                <w:del w:id="3130" w:author="He Han" w:date="2026-10-23T09:20:00Z"/>
                <w:rFonts w:ascii="Times New Roman" w:eastAsiaTheme="minorEastAsia" w:hAnsi="Times New Roman" w:cs="Times New Roman"/>
                <w:color w:val="auto"/>
                <w:sz w:val="18"/>
                <w:szCs w:val="18"/>
                <w:shd w:val="clear" w:color="auto" w:fill="FFFFFF"/>
                <w:lang w:eastAsia="zh-CN"/>
              </w:rPr>
            </w:pPr>
            <w:del w:id="3131"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p w14:paraId="2B1C23D4" w14:textId="04EF0BF5" w:rsidR="0027075E" w:rsidRPr="00BB7730" w:rsidDel="00693840" w:rsidRDefault="0027075E" w:rsidP="0027075E">
            <w:pPr>
              <w:jc w:val="both"/>
              <w:rPr>
                <w:del w:id="3132" w:author="He Han" w:date="2026-10-23T09:20:00Z"/>
                <w:rFonts w:ascii="Times New Roman" w:eastAsiaTheme="minorEastAsia" w:hAnsi="Times New Roman" w:cs="Times New Roman"/>
                <w:color w:val="auto"/>
                <w:sz w:val="18"/>
                <w:szCs w:val="18"/>
                <w:shd w:val="clear" w:color="auto" w:fill="FFFFFF"/>
                <w:lang w:eastAsia="zh-CN"/>
              </w:rPr>
            </w:pPr>
            <w:del w:id="3133"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(Movable equipment)</w:delText>
              </w:r>
            </w:del>
          </w:p>
        </w:tc>
        <w:tc>
          <w:tcPr>
            <w:tcW w:w="1154" w:type="pct"/>
            <w:vAlign w:val="center"/>
          </w:tcPr>
          <w:p w14:paraId="7197528E" w14:textId="60A070BC" w:rsidR="0027075E" w:rsidRPr="00BB7730" w:rsidDel="00693840" w:rsidRDefault="0027075E" w:rsidP="0027075E">
            <w:pPr>
              <w:jc w:val="both"/>
              <w:rPr>
                <w:del w:id="3134" w:author="He Han" w:date="2026-10-23T09:20:00Z"/>
                <w:rFonts w:ascii="Times New Roman" w:hAnsi="Times New Roman" w:cs="Times New Roman"/>
                <w:color w:val="auto"/>
                <w:sz w:val="18"/>
                <w:szCs w:val="18"/>
                <w:shd w:val="clear" w:color="auto" w:fill="FFFFFF"/>
              </w:rPr>
            </w:pPr>
            <w:del w:id="3135" w:author="He Han" w:date="2026-10-23T09:20:00Z">
              <w:r w:rsidRPr="00BB7730" w:rsidDel="00693840">
                <w:rPr>
                  <w:rFonts w:ascii="Times New Roman" w:hAnsi="Times New Roman" w:cs="Times New Roman"/>
                  <w:color w:val="auto"/>
                  <w:sz w:val="18"/>
                  <w:szCs w:val="18"/>
                  <w:shd w:val="clear" w:color="auto" w:fill="FFFFFF"/>
                </w:rPr>
                <w:delText>Sampling</w:delText>
              </w:r>
            </w:del>
          </w:p>
        </w:tc>
        <w:tc>
          <w:tcPr>
            <w:tcW w:w="437" w:type="pct"/>
            <w:vAlign w:val="center"/>
          </w:tcPr>
          <w:p w14:paraId="215471C9" w14:textId="730ED128" w:rsidR="0027075E" w:rsidRPr="00BB7730" w:rsidDel="00693840" w:rsidRDefault="0027075E" w:rsidP="0027075E">
            <w:pPr>
              <w:jc w:val="both"/>
              <w:rPr>
                <w:del w:id="3136" w:author="He Han" w:date="2026-10-23T09:20:00Z"/>
                <w:rFonts w:ascii="Times New Roman" w:eastAsiaTheme="minorEastAsia" w:hAnsi="Times New Roman" w:cs="Times New Roman"/>
                <w:color w:val="auto"/>
                <w:sz w:val="18"/>
                <w:szCs w:val="18"/>
                <w:shd w:val="clear" w:color="auto" w:fill="FFFFFF"/>
                <w:lang w:eastAsia="zh-CN"/>
              </w:rPr>
            </w:pPr>
            <w:del w:id="3137"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33BA631E" w14:textId="04DAC24F" w:rsidR="0027075E" w:rsidRPr="00BB7730" w:rsidDel="00693840" w:rsidRDefault="0027075E" w:rsidP="0027075E">
            <w:pPr>
              <w:jc w:val="both"/>
              <w:rPr>
                <w:del w:id="3138" w:author="He Han" w:date="2026-10-23T09:20:00Z"/>
                <w:rFonts w:ascii="Times New Roman" w:hAnsi="Times New Roman" w:cs="Times New Roman"/>
                <w:color w:val="auto"/>
                <w:sz w:val="18"/>
                <w:szCs w:val="18"/>
                <w:shd w:val="clear" w:color="auto" w:fill="FFFFFF"/>
              </w:rPr>
            </w:pPr>
            <w:del w:id="3139" w:author="He Han" w:date="2026-10-23T09:20:00Z">
              <w:r w:rsidRPr="00BB7730" w:rsidDel="00693840">
                <w:rPr>
                  <w:rFonts w:ascii="Times New Roman" w:hAnsi="Times New Roman" w:cs="Times New Roman"/>
                  <w:color w:val="auto"/>
                  <w:sz w:val="18"/>
                  <w:szCs w:val="18"/>
                  <w:shd w:val="clear" w:color="auto" w:fill="FFFFFF"/>
                </w:rPr>
                <w:delText>Pipeline of Liquid sampler :</w:delText>
              </w:r>
            </w:del>
            <w:ins w:id="3140" w:author="Johan Granander" w:date="2026-05-04T11:46:00Z">
              <w:del w:id="3141" w:author="He Han" w:date="2026-10-23T09:20:00Z">
                <w:r w:rsidRPr="00BB7730" w:rsidDel="00693840">
                  <w:rPr>
                    <w:rFonts w:ascii="Times New Roman" w:hAnsi="Times New Roman" w:cs="Times New Roman"/>
                    <w:color w:val="auto"/>
                    <w:sz w:val="18"/>
                    <w:szCs w:val="18"/>
                    <w:shd w:val="clear" w:color="auto" w:fill="FFFFFF"/>
                  </w:rPr>
                  <w:delText>sampler:</w:delText>
                </w:r>
              </w:del>
            </w:ins>
            <w:del w:id="3142" w:author="He Han" w:date="2026-10-23T09:20:00Z">
              <w:r w:rsidRPr="00BB7730" w:rsidDel="00693840">
                <w:rPr>
                  <w:rFonts w:ascii="Times New Roman" w:hAnsi="Times New Roman" w:cs="Times New Roman"/>
                  <w:color w:val="auto"/>
                  <w:sz w:val="18"/>
                  <w:szCs w:val="18"/>
                  <w:shd w:val="clear" w:color="auto" w:fill="FFFFFF"/>
                </w:rPr>
                <w:delText xml:space="preserve"> SS</w:delText>
              </w:r>
            </w:del>
          </w:p>
          <w:p w14:paraId="3D0D85C4" w14:textId="241D3F0D" w:rsidR="0027075E" w:rsidRPr="00BB7730" w:rsidDel="00693840" w:rsidRDefault="0027075E" w:rsidP="0027075E">
            <w:pPr>
              <w:jc w:val="both"/>
              <w:rPr>
                <w:del w:id="3143" w:author="He Han" w:date="2026-10-23T09:20:00Z"/>
                <w:rFonts w:ascii="Times New Roman" w:eastAsia="FangSong" w:hAnsi="Times New Roman" w:cs="Times New Roman"/>
                <w:color w:val="auto"/>
                <w:sz w:val="18"/>
                <w:szCs w:val="18"/>
                <w:lang w:eastAsia="zh-CN"/>
              </w:rPr>
            </w:pPr>
            <w:del w:id="3144" w:author="He Han" w:date="2026-10-23T09:20:00Z">
              <w:r w:rsidRPr="00BB7730" w:rsidDel="00693840">
                <w:rPr>
                  <w:rFonts w:ascii="Times New Roman" w:eastAsia="FangSong" w:hAnsi="Times New Roman" w:cs="Times New Roman"/>
                  <w:color w:val="auto"/>
                  <w:sz w:val="18"/>
                  <w:szCs w:val="18"/>
                  <w:lang w:eastAsia="zh-CN"/>
                </w:rPr>
                <w:delText>Collected Rake: SS &amp; PTFE</w:delText>
              </w:r>
            </w:del>
          </w:p>
          <w:p w14:paraId="2403AA3A" w14:textId="120AFE1B" w:rsidR="0027075E" w:rsidRPr="00BB7730" w:rsidDel="00693840" w:rsidRDefault="0027075E" w:rsidP="0027075E">
            <w:pPr>
              <w:jc w:val="both"/>
              <w:rPr>
                <w:del w:id="3145" w:author="He Han" w:date="2026-10-23T09:20:00Z"/>
                <w:rFonts w:ascii="Times New Roman" w:eastAsia="FangSong" w:hAnsi="Times New Roman" w:cs="Times New Roman"/>
                <w:color w:val="auto"/>
                <w:sz w:val="18"/>
                <w:szCs w:val="18"/>
                <w:lang w:eastAsia="zh-CN"/>
              </w:rPr>
            </w:pPr>
            <w:del w:id="3146" w:author="He Han" w:date="2026-10-23T09:20:00Z">
              <w:r w:rsidRPr="00BB7730" w:rsidDel="00693840">
                <w:rPr>
                  <w:rFonts w:ascii="Times New Roman" w:eastAsia="FangSong" w:hAnsi="Times New Roman" w:cs="Times New Roman"/>
                  <w:color w:val="auto"/>
                  <w:sz w:val="18"/>
                  <w:szCs w:val="18"/>
                  <w:lang w:eastAsia="zh-CN"/>
                </w:rPr>
                <w:delText>Single-neck sampling bottle: Glass</w:delText>
              </w:r>
            </w:del>
          </w:p>
          <w:p w14:paraId="187A11E0" w14:textId="35A33F38" w:rsidR="0027075E" w:rsidRPr="00BB7730" w:rsidDel="00693840" w:rsidRDefault="0027075E" w:rsidP="0027075E">
            <w:pPr>
              <w:jc w:val="both"/>
              <w:rPr>
                <w:del w:id="3147" w:author="He Han" w:date="2026-10-23T09:20:00Z"/>
                <w:rFonts w:ascii="Times New Roman" w:eastAsia="FangSong" w:hAnsi="Times New Roman" w:cs="Times New Roman"/>
                <w:color w:val="auto"/>
                <w:sz w:val="18"/>
                <w:szCs w:val="18"/>
                <w:lang w:eastAsia="zh-CN"/>
              </w:rPr>
            </w:pPr>
            <w:del w:id="3148" w:author="He Han" w:date="2026-10-23T09:20:00Z">
              <w:r w:rsidRPr="00BB7730" w:rsidDel="00693840">
                <w:rPr>
                  <w:rFonts w:ascii="Times New Roman" w:eastAsia="FangSong" w:hAnsi="Times New Roman" w:cs="Times New Roman"/>
                  <w:color w:val="auto"/>
                  <w:sz w:val="18"/>
                  <w:szCs w:val="18"/>
                  <w:lang w:eastAsia="zh-CN"/>
                </w:rPr>
                <w:delText>Roasting Material Sampler: HSS</w:delText>
              </w:r>
            </w:del>
          </w:p>
        </w:tc>
      </w:tr>
      <w:tr w:rsidR="0027075E" w:rsidRPr="00BB7730" w:rsidDel="00693840" w14:paraId="7D024E2D" w14:textId="2E40EE5B" w:rsidTr="00032BAE">
        <w:trPr>
          <w:trHeight w:val="397"/>
          <w:del w:id="3149" w:author="He Han" w:date="2026-10-23T09:20:00Z"/>
        </w:trPr>
        <w:tc>
          <w:tcPr>
            <w:tcW w:w="744" w:type="pct"/>
            <w:vAlign w:val="center"/>
          </w:tcPr>
          <w:p w14:paraId="61BFE41A" w14:textId="5DDDC0FA" w:rsidR="0027075E" w:rsidRPr="00BB7730" w:rsidDel="00693840" w:rsidRDefault="0027075E" w:rsidP="0027075E">
            <w:pPr>
              <w:jc w:val="both"/>
              <w:rPr>
                <w:del w:id="3150" w:author="He Han" w:date="2026-10-23T09:20:00Z"/>
                <w:rFonts w:ascii="Times New Roman" w:eastAsiaTheme="minorEastAsia" w:hAnsi="Times New Roman" w:cs="Times New Roman"/>
                <w:color w:val="auto"/>
                <w:sz w:val="18"/>
                <w:szCs w:val="18"/>
                <w:shd w:val="clear" w:color="auto" w:fill="FFFFFF"/>
                <w:lang w:eastAsia="zh-CN"/>
              </w:rPr>
            </w:pPr>
            <w:del w:id="3151"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Connect the pipeline</w:delText>
              </w:r>
            </w:del>
          </w:p>
        </w:tc>
        <w:tc>
          <w:tcPr>
            <w:tcW w:w="1084" w:type="pct"/>
            <w:vAlign w:val="center"/>
          </w:tcPr>
          <w:p w14:paraId="77174010" w14:textId="218D0E03" w:rsidR="0027075E" w:rsidRPr="00BB7730" w:rsidDel="00693840" w:rsidRDefault="0027075E" w:rsidP="0027075E">
            <w:pPr>
              <w:jc w:val="both"/>
              <w:rPr>
                <w:del w:id="3152" w:author="He Han" w:date="2026-10-23T09:20:00Z"/>
                <w:rFonts w:ascii="Times New Roman" w:eastAsiaTheme="minorEastAsia" w:hAnsi="Times New Roman" w:cs="Times New Roman"/>
                <w:color w:val="auto"/>
                <w:sz w:val="18"/>
                <w:szCs w:val="18"/>
                <w:shd w:val="clear" w:color="auto" w:fill="FFFFFF"/>
                <w:lang w:eastAsia="zh-CN"/>
              </w:rPr>
            </w:pPr>
            <w:del w:id="3153"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52019F6C" w14:textId="52C83423" w:rsidR="0027075E" w:rsidRPr="00BB7730" w:rsidDel="00693840" w:rsidRDefault="0027075E" w:rsidP="0027075E">
            <w:pPr>
              <w:jc w:val="both"/>
              <w:rPr>
                <w:del w:id="3154" w:author="He Han" w:date="2026-10-23T09:20:00Z"/>
                <w:rFonts w:ascii="Times New Roman" w:hAnsi="Times New Roman" w:cs="Times New Roman"/>
                <w:color w:val="auto"/>
                <w:sz w:val="18"/>
                <w:szCs w:val="18"/>
                <w:shd w:val="clear" w:color="auto" w:fill="FFFFFF"/>
              </w:rPr>
            </w:pPr>
            <w:del w:id="3155" w:author="He Han" w:date="2026-10-23T09:20:00Z">
              <w:r w:rsidRPr="00BB7730" w:rsidDel="00693840">
                <w:rPr>
                  <w:rFonts w:ascii="Times New Roman" w:hAnsi="Times New Roman" w:cs="Times New Roman"/>
                  <w:color w:val="auto"/>
                  <w:sz w:val="18"/>
                  <w:szCs w:val="18"/>
                  <w:shd w:val="clear" w:color="auto" w:fill="FFFFFF"/>
                </w:rPr>
                <w:delText>Transfer the liquid</w:delText>
              </w:r>
            </w:del>
          </w:p>
        </w:tc>
        <w:tc>
          <w:tcPr>
            <w:tcW w:w="437" w:type="pct"/>
            <w:vAlign w:val="center"/>
          </w:tcPr>
          <w:p w14:paraId="234DC495" w14:textId="39556B35" w:rsidR="0027075E" w:rsidRPr="00BB7730" w:rsidDel="00693840" w:rsidRDefault="0027075E" w:rsidP="0027075E">
            <w:pPr>
              <w:jc w:val="both"/>
              <w:rPr>
                <w:del w:id="3156" w:author="He Han" w:date="2026-10-23T09:20:00Z"/>
                <w:rFonts w:ascii="Times New Roman" w:eastAsiaTheme="minorEastAsia" w:hAnsi="Times New Roman" w:cs="Times New Roman"/>
                <w:color w:val="auto"/>
                <w:sz w:val="18"/>
                <w:szCs w:val="18"/>
                <w:shd w:val="clear" w:color="auto" w:fill="FFFFFF"/>
                <w:lang w:eastAsia="zh-CN"/>
              </w:rPr>
            </w:pPr>
            <w:del w:id="3157"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7C227A3E" w14:textId="7B5CEDA7" w:rsidR="0027075E" w:rsidRPr="00BB7730" w:rsidDel="00693840" w:rsidRDefault="0027075E" w:rsidP="0027075E">
            <w:pPr>
              <w:jc w:val="both"/>
              <w:rPr>
                <w:del w:id="3158" w:author="He Han" w:date="2026-10-23T09:20:00Z"/>
                <w:rFonts w:ascii="Times New Roman" w:hAnsi="Times New Roman" w:cs="Times New Roman"/>
                <w:color w:val="auto"/>
                <w:sz w:val="18"/>
                <w:szCs w:val="18"/>
                <w:shd w:val="clear" w:color="auto" w:fill="FFFFFF"/>
              </w:rPr>
            </w:pPr>
            <w:del w:id="3159" w:author="He Han" w:date="2026-10-23T09:20:00Z">
              <w:r w:rsidRPr="00BB7730" w:rsidDel="00693840">
                <w:rPr>
                  <w:rFonts w:ascii="Times New Roman" w:hAnsi="Times New Roman" w:cs="Times New Roman"/>
                  <w:color w:val="auto"/>
                  <w:sz w:val="18"/>
                  <w:szCs w:val="18"/>
                  <w:shd w:val="clear" w:color="auto" w:fill="FFFFFF"/>
                </w:rPr>
                <w:delText>Pipelines except peristaltic pump: SS</w:delText>
              </w:r>
            </w:del>
          </w:p>
          <w:p w14:paraId="1BFABBC6" w14:textId="63116AF4" w:rsidR="0027075E" w:rsidRPr="00BB7730" w:rsidDel="00693840" w:rsidRDefault="0027075E" w:rsidP="0027075E">
            <w:pPr>
              <w:jc w:val="both"/>
              <w:rPr>
                <w:del w:id="3160" w:author="He Han" w:date="2026-10-23T09:20:00Z"/>
                <w:rFonts w:ascii="Times New Roman" w:hAnsi="Times New Roman" w:cs="Times New Roman"/>
                <w:color w:val="auto"/>
                <w:sz w:val="18"/>
                <w:szCs w:val="18"/>
                <w:shd w:val="clear" w:color="auto" w:fill="FFFFFF"/>
              </w:rPr>
            </w:pPr>
            <w:del w:id="3161" w:author="He Han" w:date="2026-10-23T09:20:00Z">
              <w:r w:rsidRPr="00BB7730" w:rsidDel="00693840">
                <w:rPr>
                  <w:rFonts w:ascii="Times New Roman" w:hAnsi="Times New Roman" w:cs="Times New Roman"/>
                  <w:color w:val="auto"/>
                  <w:sz w:val="18"/>
                  <w:szCs w:val="18"/>
                  <w:shd w:val="clear" w:color="auto" w:fill="FFFFFF"/>
                </w:rPr>
                <w:delText>Pipelines for peristaltic pump: Latex/PTFE</w:delText>
              </w:r>
            </w:del>
          </w:p>
        </w:tc>
      </w:tr>
      <w:tr w:rsidR="0027075E" w:rsidRPr="00BB7730" w:rsidDel="00693840" w14:paraId="2508941C" w14:textId="29784FDC" w:rsidTr="00032BAE">
        <w:trPr>
          <w:trHeight w:val="897"/>
          <w:del w:id="3162" w:author="He Han" w:date="2026-10-23T09:20:00Z"/>
        </w:trPr>
        <w:tc>
          <w:tcPr>
            <w:tcW w:w="744" w:type="pct"/>
            <w:vAlign w:val="center"/>
          </w:tcPr>
          <w:p w14:paraId="5B8D2AC4" w14:textId="310A5FB7" w:rsidR="0027075E" w:rsidRPr="00BB7730" w:rsidDel="00693840" w:rsidRDefault="0027075E" w:rsidP="0027075E">
            <w:pPr>
              <w:jc w:val="both"/>
              <w:rPr>
                <w:del w:id="3163" w:author="He Han" w:date="2026-10-23T09:20:00Z"/>
                <w:rFonts w:ascii="Times New Roman" w:eastAsiaTheme="minorEastAsia" w:hAnsi="Times New Roman" w:cs="Times New Roman"/>
                <w:color w:val="auto"/>
                <w:sz w:val="18"/>
                <w:szCs w:val="18"/>
                <w:shd w:val="clear" w:color="auto" w:fill="FFFFFF"/>
                <w:lang w:eastAsia="zh-CN"/>
              </w:rPr>
            </w:pPr>
            <w:del w:id="3164"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Dispensing scoop</w:delText>
              </w:r>
            </w:del>
          </w:p>
        </w:tc>
        <w:tc>
          <w:tcPr>
            <w:tcW w:w="1084" w:type="pct"/>
            <w:vAlign w:val="center"/>
          </w:tcPr>
          <w:p w14:paraId="51AE8695" w14:textId="7D0FE456" w:rsidR="0027075E" w:rsidRPr="00BB7730" w:rsidDel="00693840" w:rsidRDefault="0027075E" w:rsidP="0027075E">
            <w:pPr>
              <w:jc w:val="both"/>
              <w:rPr>
                <w:del w:id="3165" w:author="He Han" w:date="2026-10-23T09:20:00Z"/>
                <w:rFonts w:ascii="Times New Roman" w:eastAsiaTheme="minorEastAsia" w:hAnsi="Times New Roman" w:cs="Times New Roman"/>
                <w:color w:val="auto"/>
                <w:sz w:val="18"/>
                <w:szCs w:val="18"/>
                <w:shd w:val="clear" w:color="auto" w:fill="FFFFFF"/>
                <w:lang w:eastAsia="zh-CN"/>
              </w:rPr>
            </w:pPr>
            <w:del w:id="3166"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2F6DD2C1" w14:textId="553BD431" w:rsidR="0027075E" w:rsidRPr="00BB7730" w:rsidDel="00693840" w:rsidRDefault="0027075E" w:rsidP="0027075E">
            <w:pPr>
              <w:jc w:val="both"/>
              <w:rPr>
                <w:del w:id="3167" w:author="He Han" w:date="2026-10-23T09:20:00Z"/>
                <w:rFonts w:ascii="Times New Roman" w:hAnsi="Times New Roman" w:cs="Times New Roman"/>
                <w:color w:val="auto"/>
                <w:sz w:val="18"/>
                <w:szCs w:val="18"/>
                <w:shd w:val="clear" w:color="auto" w:fill="FFFFFF"/>
              </w:rPr>
            </w:pPr>
            <w:del w:id="3168" w:author="He Han" w:date="2026-10-23T09:20:00Z">
              <w:r w:rsidRPr="00BB7730" w:rsidDel="00693840">
                <w:rPr>
                  <w:rFonts w:ascii="Times New Roman" w:hAnsi="Times New Roman" w:cs="Times New Roman"/>
                  <w:color w:val="auto"/>
                  <w:sz w:val="18"/>
                  <w:szCs w:val="18"/>
                  <w:shd w:val="clear" w:color="auto" w:fill="FFFFFF"/>
                </w:rPr>
                <w:delText>Material dispensing</w:delText>
              </w:r>
            </w:del>
          </w:p>
        </w:tc>
        <w:tc>
          <w:tcPr>
            <w:tcW w:w="437" w:type="pct"/>
            <w:vAlign w:val="center"/>
          </w:tcPr>
          <w:p w14:paraId="233AFAAD" w14:textId="3783209E" w:rsidR="0027075E" w:rsidRPr="00BB7730" w:rsidDel="00693840" w:rsidRDefault="0027075E" w:rsidP="0027075E">
            <w:pPr>
              <w:jc w:val="both"/>
              <w:rPr>
                <w:del w:id="3169" w:author="He Han" w:date="2026-10-23T09:20:00Z"/>
                <w:rFonts w:ascii="Times New Roman" w:eastAsiaTheme="minorEastAsia" w:hAnsi="Times New Roman" w:cs="Times New Roman"/>
                <w:color w:val="auto"/>
                <w:sz w:val="18"/>
                <w:szCs w:val="18"/>
                <w:shd w:val="clear" w:color="auto" w:fill="FFFFFF"/>
                <w:lang w:eastAsia="zh-CN"/>
              </w:rPr>
            </w:pPr>
            <w:del w:id="3170"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183E31C8" w14:textId="266C72AE" w:rsidR="0027075E" w:rsidRPr="00BB7730" w:rsidDel="00693840" w:rsidRDefault="0027075E" w:rsidP="0027075E">
            <w:pPr>
              <w:jc w:val="both"/>
              <w:rPr>
                <w:del w:id="3171" w:author="He Han" w:date="2026-10-23T09:20:00Z"/>
                <w:rFonts w:ascii="Times New Roman" w:hAnsi="Times New Roman" w:cs="Times New Roman"/>
                <w:color w:val="auto"/>
                <w:sz w:val="18"/>
                <w:szCs w:val="18"/>
                <w:shd w:val="clear" w:color="auto" w:fill="FFFFFF"/>
              </w:rPr>
            </w:pPr>
            <w:del w:id="3172" w:author="He Han" w:date="2026-10-23T09:20:00Z">
              <w:r w:rsidRPr="00BB7730" w:rsidDel="00693840">
                <w:rPr>
                  <w:rFonts w:ascii="Times New Roman" w:hAnsi="Times New Roman" w:cs="Times New Roman"/>
                  <w:color w:val="auto"/>
                  <w:sz w:val="18"/>
                  <w:szCs w:val="18"/>
                  <w:shd w:val="clear" w:color="auto" w:fill="FFFFFF"/>
                </w:rPr>
                <w:delText>Polycarbonate</w:delText>
              </w:r>
            </w:del>
          </w:p>
        </w:tc>
      </w:tr>
      <w:tr w:rsidR="0027075E" w:rsidRPr="00BB7730" w:rsidDel="00693840" w14:paraId="3844DA28" w14:textId="26CA8136" w:rsidTr="00032BAE">
        <w:trPr>
          <w:trHeight w:val="897"/>
          <w:del w:id="3173" w:author="He Han" w:date="2026-10-23T09:20:00Z"/>
        </w:trPr>
        <w:tc>
          <w:tcPr>
            <w:tcW w:w="744" w:type="pct"/>
            <w:vAlign w:val="center"/>
          </w:tcPr>
          <w:p w14:paraId="6D69706A" w14:textId="16E0C994" w:rsidR="0027075E" w:rsidRPr="00BB7730" w:rsidDel="00693840" w:rsidRDefault="0027075E" w:rsidP="0027075E">
            <w:pPr>
              <w:jc w:val="both"/>
              <w:rPr>
                <w:del w:id="3174" w:author="He Han" w:date="2026-10-23T09:20:00Z"/>
                <w:rFonts w:ascii="Times New Roman" w:eastAsiaTheme="minorEastAsia" w:hAnsi="Times New Roman" w:cs="Times New Roman"/>
                <w:color w:val="auto"/>
                <w:sz w:val="18"/>
                <w:szCs w:val="18"/>
                <w:shd w:val="clear" w:color="auto" w:fill="FFFFFF"/>
                <w:lang w:eastAsia="zh-CN"/>
              </w:rPr>
            </w:pPr>
            <w:del w:id="3175"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Solvent Storage Tank</w:delText>
              </w:r>
            </w:del>
          </w:p>
        </w:tc>
        <w:tc>
          <w:tcPr>
            <w:tcW w:w="1084" w:type="pct"/>
            <w:vAlign w:val="center"/>
          </w:tcPr>
          <w:p w14:paraId="010A7664" w14:textId="0A68D7E4" w:rsidR="0027075E" w:rsidRPr="00BB7730" w:rsidDel="00693840" w:rsidRDefault="0027075E" w:rsidP="0027075E">
            <w:pPr>
              <w:jc w:val="both"/>
              <w:rPr>
                <w:del w:id="3176" w:author="He Han" w:date="2026-10-23T09:20:00Z"/>
                <w:rFonts w:ascii="Times New Roman" w:eastAsiaTheme="minorEastAsia" w:hAnsi="Times New Roman" w:cs="Times New Roman"/>
                <w:color w:val="auto"/>
                <w:sz w:val="18"/>
                <w:szCs w:val="18"/>
                <w:shd w:val="clear" w:color="auto" w:fill="FFFFFF"/>
                <w:lang w:eastAsia="zh-CN"/>
              </w:rPr>
            </w:pPr>
            <w:del w:id="3177"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331C5957" w14:textId="6D4709AF" w:rsidR="0027075E" w:rsidRPr="00BB7730" w:rsidDel="00693840" w:rsidRDefault="0027075E" w:rsidP="0027075E">
            <w:pPr>
              <w:jc w:val="both"/>
              <w:rPr>
                <w:del w:id="3178" w:author="He Han" w:date="2026-10-23T09:20:00Z"/>
                <w:rFonts w:ascii="Times New Roman" w:eastAsiaTheme="minorEastAsia" w:hAnsi="Times New Roman" w:cs="Times New Roman"/>
                <w:color w:val="auto"/>
                <w:sz w:val="18"/>
                <w:szCs w:val="18"/>
                <w:shd w:val="clear" w:color="auto" w:fill="FFFFFF"/>
                <w:lang w:eastAsia="zh-CN"/>
              </w:rPr>
            </w:pPr>
            <w:del w:id="3179"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Storage fresh solvent</w:delText>
              </w:r>
            </w:del>
          </w:p>
          <w:p w14:paraId="096C92C1" w14:textId="3FDE2EF4" w:rsidR="0027075E" w:rsidRPr="00BB7730" w:rsidDel="00693840" w:rsidRDefault="0027075E" w:rsidP="0027075E">
            <w:pPr>
              <w:jc w:val="both"/>
              <w:rPr>
                <w:del w:id="3180" w:author="He Han" w:date="2026-10-23T09:20:00Z"/>
                <w:rFonts w:ascii="Times New Roman" w:eastAsiaTheme="minorEastAsia" w:hAnsi="Times New Roman" w:cs="Times New Roman"/>
                <w:color w:val="auto"/>
                <w:sz w:val="18"/>
                <w:szCs w:val="18"/>
                <w:shd w:val="clear" w:color="auto" w:fill="FFFFFF"/>
                <w:lang w:eastAsia="zh-CN"/>
              </w:rPr>
            </w:pPr>
            <w:del w:id="3181"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(DMF, IPAc, MTBE)</w:delText>
              </w:r>
            </w:del>
          </w:p>
        </w:tc>
        <w:tc>
          <w:tcPr>
            <w:tcW w:w="437" w:type="pct"/>
            <w:vAlign w:val="center"/>
          </w:tcPr>
          <w:p w14:paraId="2546A0FA" w14:textId="52A9AFAC" w:rsidR="0027075E" w:rsidRPr="00BB7730" w:rsidDel="00693840" w:rsidRDefault="0027075E" w:rsidP="0027075E">
            <w:pPr>
              <w:jc w:val="both"/>
              <w:rPr>
                <w:del w:id="3182" w:author="He Han" w:date="2026-10-23T09:20:00Z"/>
                <w:rFonts w:ascii="Times New Roman" w:eastAsiaTheme="minorEastAsia" w:hAnsi="Times New Roman" w:cs="Times New Roman"/>
                <w:color w:val="auto"/>
                <w:sz w:val="18"/>
                <w:szCs w:val="18"/>
                <w:shd w:val="clear" w:color="auto" w:fill="FFFFFF"/>
                <w:lang w:eastAsia="zh-CN"/>
              </w:rPr>
            </w:pPr>
            <w:del w:id="3183"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7F1835A7" w14:textId="128211CF" w:rsidR="0027075E" w:rsidRPr="00BB7730" w:rsidDel="00693840" w:rsidRDefault="0027075E" w:rsidP="0027075E">
            <w:pPr>
              <w:jc w:val="both"/>
              <w:rPr>
                <w:del w:id="3184" w:author="He Han" w:date="2026-10-23T09:20:00Z"/>
                <w:rFonts w:ascii="Times New Roman" w:eastAsiaTheme="minorEastAsia" w:hAnsi="Times New Roman" w:cs="Times New Roman"/>
                <w:b/>
                <w:color w:val="auto"/>
                <w:sz w:val="18"/>
                <w:szCs w:val="18"/>
                <w:shd w:val="clear" w:color="auto" w:fill="FFFFFF"/>
                <w:lang w:eastAsia="zh-CN"/>
              </w:rPr>
            </w:pPr>
            <w:del w:id="3185" w:author="He Han" w:date="2026-10-23T09:20:00Z">
              <w:r w:rsidRPr="00BB7730" w:rsidDel="00693840">
                <w:rPr>
                  <w:rFonts w:ascii="Times New Roman" w:eastAsiaTheme="minorEastAsia" w:hAnsi="Times New Roman" w:cs="Times New Roman"/>
                  <w:b/>
                  <w:color w:val="auto"/>
                  <w:sz w:val="18"/>
                  <w:szCs w:val="18"/>
                  <w:shd w:val="clear" w:color="auto" w:fill="FFFFFF"/>
                  <w:lang w:eastAsia="zh-CN"/>
                </w:rPr>
                <w:delText xml:space="preserve">SS </w:delText>
              </w:r>
              <w:r w:rsidRPr="00BB7730" w:rsidDel="00693840">
                <w:rPr>
                  <w:rFonts w:ascii="Times New Roman" w:hAnsi="Times New Roman" w:cs="Times New Roman"/>
                  <w:color w:val="auto"/>
                  <w:sz w:val="18"/>
                  <w:szCs w:val="18"/>
                  <w:shd w:val="clear" w:color="auto" w:fill="FFFFFF"/>
                </w:rPr>
                <w:delText>(inner surface, pump</w:delText>
              </w:r>
              <w:r w:rsidRPr="00BB7730" w:rsidDel="00693840">
                <w:rPr>
                  <w:rFonts w:ascii="Times New Roman" w:eastAsiaTheme="minorEastAsia" w:hAnsi="Times New Roman" w:cs="Times New Roman"/>
                  <w:color w:val="auto"/>
                  <w:sz w:val="18"/>
                  <w:szCs w:val="18"/>
                  <w:shd w:val="clear" w:color="auto" w:fill="FFFFFF"/>
                  <w:lang w:eastAsia="zh-CN"/>
                </w:rPr>
                <w:delText>)</w:delText>
              </w:r>
            </w:del>
          </w:p>
          <w:p w14:paraId="5ECF48C5" w14:textId="188E4211" w:rsidR="0027075E" w:rsidRPr="00BB7730" w:rsidDel="00693840" w:rsidRDefault="0027075E" w:rsidP="0027075E">
            <w:pPr>
              <w:jc w:val="both"/>
              <w:rPr>
                <w:del w:id="3186" w:author="He Han" w:date="2026-10-23T09:20:00Z"/>
                <w:rFonts w:ascii="Times New Roman" w:eastAsiaTheme="minorEastAsia" w:hAnsi="Times New Roman" w:cs="Times New Roman"/>
                <w:color w:val="auto"/>
                <w:sz w:val="18"/>
                <w:szCs w:val="18"/>
                <w:shd w:val="clear" w:color="auto" w:fill="FFFFFF"/>
                <w:lang w:eastAsia="zh-CN"/>
              </w:rPr>
            </w:pPr>
            <w:del w:id="3187" w:author="He Han" w:date="2026-10-23T09:20:00Z">
              <w:r w:rsidRPr="00BB7730" w:rsidDel="00693840">
                <w:rPr>
                  <w:rFonts w:ascii="Times New Roman" w:hAnsi="Times New Roman" w:cs="Times New Roman"/>
                  <w:b/>
                  <w:color w:val="auto"/>
                  <w:sz w:val="18"/>
                  <w:szCs w:val="18"/>
                  <w:shd w:val="clear" w:color="auto" w:fill="FFFFFF"/>
                </w:rPr>
                <w:delText>316SS</w:delText>
              </w:r>
              <w:r w:rsidRPr="00BB7730" w:rsidDel="00693840">
                <w:rPr>
                  <w:rFonts w:ascii="Times New Roman" w:hAnsi="Times New Roman" w:cs="Times New Roman"/>
                  <w:color w:val="auto"/>
                  <w:sz w:val="18"/>
                  <w:szCs w:val="18"/>
                  <w:shd w:val="clear" w:color="auto" w:fill="FFFFFF"/>
                </w:rPr>
                <w:delText xml:space="preserve"> (flowmeter</w:delText>
              </w:r>
              <w:r w:rsidRPr="00BB7730" w:rsidDel="00693840">
                <w:rPr>
                  <w:rFonts w:ascii="Times New Roman" w:eastAsiaTheme="minorEastAsia" w:hAnsi="Times New Roman" w:cs="Times New Roman"/>
                  <w:color w:val="auto"/>
                  <w:sz w:val="18"/>
                  <w:szCs w:val="18"/>
                  <w:shd w:val="clear" w:color="auto" w:fill="FFFFFF"/>
                  <w:lang w:eastAsia="zh-CN"/>
                </w:rPr>
                <w:delText>)</w:delText>
              </w:r>
            </w:del>
          </w:p>
          <w:p w14:paraId="51278635" w14:textId="26355678" w:rsidR="0027075E" w:rsidRPr="00BB7730" w:rsidDel="00693840" w:rsidRDefault="0027075E" w:rsidP="0027075E">
            <w:pPr>
              <w:jc w:val="both"/>
              <w:rPr>
                <w:del w:id="3188" w:author="He Han" w:date="2026-10-23T09:20:00Z"/>
                <w:rFonts w:ascii="Times New Roman" w:eastAsiaTheme="minorEastAsia" w:hAnsi="Times New Roman" w:cs="Times New Roman"/>
                <w:color w:val="auto"/>
                <w:sz w:val="18"/>
                <w:szCs w:val="18"/>
                <w:shd w:val="clear" w:color="auto" w:fill="FFFFFF"/>
                <w:lang w:eastAsia="zh-CN"/>
              </w:rPr>
            </w:pPr>
            <w:del w:id="3189" w:author="He Han" w:date="2026-10-23T09:20:00Z">
              <w:r w:rsidRPr="00BB7730" w:rsidDel="00693840">
                <w:rPr>
                  <w:rFonts w:ascii="Times New Roman" w:eastAsia="FangSong" w:hAnsi="Times New Roman" w:cs="Times New Roman"/>
                  <w:b/>
                  <w:color w:val="auto"/>
                  <w:sz w:val="18"/>
                  <w:szCs w:val="18"/>
                  <w:lang w:eastAsia="zh-CN"/>
                </w:rPr>
                <w:delText>304SS</w:delText>
              </w:r>
              <w:r w:rsidRPr="00BB7730" w:rsidDel="00693840">
                <w:rPr>
                  <w:rFonts w:ascii="Times New Roman" w:eastAsiaTheme="minorEastAsia" w:hAnsi="Times New Roman" w:cs="Times New Roman"/>
                  <w:color w:val="auto"/>
                  <w:sz w:val="18"/>
                  <w:szCs w:val="18"/>
                  <w:shd w:val="clear" w:color="auto" w:fill="FFFFFF"/>
                  <w:lang w:eastAsia="zh-CN"/>
                </w:rPr>
                <w:delText xml:space="preserve"> </w:delText>
              </w:r>
              <w:r w:rsidRPr="00BB7730" w:rsidDel="00693840">
                <w:rPr>
                  <w:rFonts w:ascii="Times New Roman" w:eastAsia="FangSong" w:hAnsi="Times New Roman" w:cs="Times New Roman"/>
                  <w:color w:val="auto"/>
                  <w:sz w:val="18"/>
                  <w:szCs w:val="18"/>
                  <w:lang w:eastAsia="zh-CN"/>
                </w:rPr>
                <w:delText>(</w:delText>
              </w:r>
              <w:r w:rsidRPr="00BB7730" w:rsidDel="00693840">
                <w:rPr>
                  <w:rFonts w:ascii="Times New Roman" w:hAnsi="Times New Roman" w:cs="Times New Roman"/>
                  <w:color w:val="auto"/>
                  <w:sz w:val="18"/>
                  <w:szCs w:val="18"/>
                  <w:shd w:val="clear" w:color="auto" w:fill="FFFFFF"/>
                </w:rPr>
                <w:delText>pipe line, valve</w:delText>
              </w:r>
              <w:r w:rsidRPr="00BB7730" w:rsidDel="00693840">
                <w:rPr>
                  <w:rFonts w:ascii="Times New Roman" w:eastAsia="FangSong" w:hAnsi="Times New Roman" w:cs="Times New Roman"/>
                  <w:color w:val="auto"/>
                  <w:sz w:val="18"/>
                  <w:szCs w:val="18"/>
                  <w:lang w:eastAsia="zh-CN"/>
                </w:rPr>
                <w:delText>)</w:delText>
              </w:r>
            </w:del>
          </w:p>
          <w:p w14:paraId="219A51E7" w14:textId="189BA9B7" w:rsidR="0027075E" w:rsidRPr="00BB7730" w:rsidDel="00693840" w:rsidRDefault="0027075E" w:rsidP="0027075E">
            <w:pPr>
              <w:jc w:val="both"/>
              <w:rPr>
                <w:del w:id="3190" w:author="He Han" w:date="2026-10-23T09:20:00Z"/>
                <w:rFonts w:ascii="Times New Roman" w:hAnsi="Times New Roman" w:cs="Times New Roman"/>
                <w:color w:val="auto"/>
                <w:sz w:val="18"/>
                <w:szCs w:val="18"/>
                <w:shd w:val="clear" w:color="auto" w:fill="FFFFFF"/>
              </w:rPr>
            </w:pPr>
            <w:del w:id="3191" w:author="He Han" w:date="2026-10-23T09:20:00Z">
              <w:r w:rsidRPr="00BB7730" w:rsidDel="00693840">
                <w:rPr>
                  <w:rFonts w:ascii="Times New Roman" w:hAnsi="Times New Roman" w:cs="Times New Roman"/>
                  <w:b/>
                  <w:color w:val="auto"/>
                  <w:sz w:val="18"/>
                  <w:szCs w:val="18"/>
                  <w:shd w:val="clear" w:color="auto" w:fill="FFFFFF"/>
                </w:rPr>
                <w:delText>PTFE</w:delText>
              </w:r>
              <w:r w:rsidRPr="00BB7730" w:rsidDel="00693840">
                <w:rPr>
                  <w:rFonts w:ascii="Times New Roman" w:hAnsi="Times New Roman" w:cs="Times New Roman"/>
                  <w:color w:val="auto"/>
                  <w:sz w:val="18"/>
                  <w:szCs w:val="18"/>
                  <w:shd w:val="clear" w:color="auto" w:fill="FFFFFF"/>
                </w:rPr>
                <w:delText xml:space="preserve"> (gasket)</w:delText>
              </w:r>
            </w:del>
          </w:p>
        </w:tc>
      </w:tr>
      <w:tr w:rsidR="0027075E" w:rsidRPr="00BB7730" w:rsidDel="00693840" w14:paraId="4CB8B313" w14:textId="6E035F44" w:rsidTr="00032BAE">
        <w:trPr>
          <w:trHeight w:val="897"/>
          <w:del w:id="3192" w:author="He Han" w:date="2026-10-23T09:20:00Z"/>
        </w:trPr>
        <w:tc>
          <w:tcPr>
            <w:tcW w:w="744" w:type="pct"/>
            <w:vAlign w:val="center"/>
          </w:tcPr>
          <w:p w14:paraId="5D74A740" w14:textId="410A23B4" w:rsidR="0027075E" w:rsidRPr="00BB7730" w:rsidDel="00693840" w:rsidRDefault="0027075E" w:rsidP="0027075E">
            <w:pPr>
              <w:jc w:val="both"/>
              <w:rPr>
                <w:del w:id="3193" w:author="He Han" w:date="2026-10-23T09:20:00Z"/>
                <w:rFonts w:ascii="Times New Roman" w:eastAsiaTheme="minorEastAsia" w:hAnsi="Times New Roman" w:cs="Times New Roman"/>
                <w:color w:val="auto"/>
                <w:sz w:val="18"/>
                <w:szCs w:val="18"/>
                <w:shd w:val="clear" w:color="auto" w:fill="FFFFFF"/>
                <w:lang w:eastAsia="zh-CN"/>
              </w:rPr>
            </w:pPr>
            <w:del w:id="3194" w:author="He Han" w:date="2026-10-23T09:20:00Z">
              <w:r w:rsidRPr="00BB7730" w:rsidDel="00693840">
                <w:rPr>
                  <w:rFonts w:ascii="Times New Roman" w:eastAsia="FangSong" w:hAnsi="Times New Roman" w:cs="Times New Roman"/>
                  <w:color w:val="auto"/>
                  <w:sz w:val="18"/>
                  <w:szCs w:val="20"/>
                </w:rPr>
                <w:delText>Powder feeding bag</w:delText>
              </w:r>
            </w:del>
          </w:p>
        </w:tc>
        <w:tc>
          <w:tcPr>
            <w:tcW w:w="1084" w:type="pct"/>
            <w:vAlign w:val="center"/>
          </w:tcPr>
          <w:p w14:paraId="5F4117BE" w14:textId="0CDF5D45" w:rsidR="0027075E" w:rsidRPr="00BB7730" w:rsidDel="00693840" w:rsidRDefault="0027075E" w:rsidP="0027075E">
            <w:pPr>
              <w:jc w:val="both"/>
              <w:rPr>
                <w:del w:id="3195" w:author="He Han" w:date="2026-10-23T09:20:00Z"/>
                <w:rFonts w:ascii="Times New Roman" w:eastAsiaTheme="minorEastAsia" w:hAnsi="Times New Roman" w:cs="Times New Roman"/>
                <w:color w:val="auto"/>
                <w:sz w:val="18"/>
                <w:szCs w:val="18"/>
                <w:shd w:val="clear" w:color="auto" w:fill="FFFFFF"/>
                <w:lang w:eastAsia="zh-CN"/>
              </w:rPr>
            </w:pPr>
            <w:del w:id="3196"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5F38B787" w14:textId="46DC8C73" w:rsidR="0027075E" w:rsidRPr="00BB7730" w:rsidDel="00693840" w:rsidRDefault="0027075E" w:rsidP="0027075E">
            <w:pPr>
              <w:jc w:val="both"/>
              <w:rPr>
                <w:del w:id="3197" w:author="He Han" w:date="2026-10-23T09:20:00Z"/>
                <w:rFonts w:ascii="Times New Roman" w:eastAsiaTheme="minorEastAsia" w:hAnsi="Times New Roman" w:cs="Times New Roman"/>
                <w:color w:val="auto"/>
                <w:sz w:val="18"/>
                <w:szCs w:val="18"/>
                <w:shd w:val="clear" w:color="auto" w:fill="FFFFFF"/>
                <w:lang w:eastAsia="zh-CN"/>
              </w:rPr>
            </w:pPr>
            <w:del w:id="3198" w:author="He Han" w:date="2026-10-23T09:20:00Z">
              <w:r w:rsidRPr="00BB7730" w:rsidDel="00693840">
                <w:rPr>
                  <w:rFonts w:ascii="Times New Roman" w:eastAsia="FangSong" w:hAnsi="Times New Roman" w:cs="Times New Roman"/>
                  <w:color w:val="auto"/>
                  <w:sz w:val="18"/>
                  <w:szCs w:val="20"/>
                </w:rPr>
                <w:delText>Add solid materials</w:delText>
              </w:r>
            </w:del>
          </w:p>
        </w:tc>
        <w:tc>
          <w:tcPr>
            <w:tcW w:w="437" w:type="pct"/>
            <w:vAlign w:val="center"/>
          </w:tcPr>
          <w:p w14:paraId="1DE59847" w14:textId="55A2187C" w:rsidR="0027075E" w:rsidRPr="00BB7730" w:rsidDel="00693840" w:rsidRDefault="0027075E" w:rsidP="0027075E">
            <w:pPr>
              <w:jc w:val="both"/>
              <w:rPr>
                <w:del w:id="3199" w:author="He Han" w:date="2026-10-23T09:20:00Z"/>
                <w:rFonts w:ascii="Times New Roman" w:eastAsiaTheme="minorEastAsia" w:hAnsi="Times New Roman" w:cs="Times New Roman"/>
                <w:color w:val="auto"/>
                <w:sz w:val="18"/>
                <w:szCs w:val="18"/>
                <w:shd w:val="clear" w:color="auto" w:fill="FFFFFF"/>
                <w:lang w:eastAsia="zh-CN"/>
              </w:rPr>
            </w:pPr>
            <w:del w:id="3200" w:author="He Han" w:date="2026-10-23T09:20:00Z">
              <w:r w:rsidRPr="00BB7730" w:rsidDel="00693840">
                <w:rPr>
                  <w:rFonts w:ascii="Times New Roman" w:eastAsia="FangSong" w:hAnsi="Times New Roman" w:cs="Times New Roman"/>
                  <w:color w:val="auto"/>
                  <w:sz w:val="18"/>
                  <w:szCs w:val="20"/>
                  <w:lang w:eastAsia="zh-CN"/>
                </w:rPr>
                <w:delText>N/A</w:delText>
              </w:r>
            </w:del>
          </w:p>
        </w:tc>
        <w:tc>
          <w:tcPr>
            <w:tcW w:w="1581" w:type="pct"/>
            <w:vAlign w:val="center"/>
          </w:tcPr>
          <w:p w14:paraId="0C0F944B" w14:textId="71A55038" w:rsidR="0027075E" w:rsidRPr="00BB7730" w:rsidDel="00693840" w:rsidRDefault="0027075E" w:rsidP="0027075E">
            <w:pPr>
              <w:jc w:val="both"/>
              <w:rPr>
                <w:del w:id="3201" w:author="He Han" w:date="2026-10-23T09:20:00Z"/>
                <w:rFonts w:ascii="Times New Roman" w:hAnsi="Times New Roman" w:cs="Times New Roman"/>
                <w:color w:val="auto"/>
                <w:sz w:val="18"/>
                <w:szCs w:val="18"/>
                <w:shd w:val="clear" w:color="auto" w:fill="FFFFFF"/>
              </w:rPr>
            </w:pPr>
            <w:del w:id="3202" w:author="He Han" w:date="2026-10-23T09:20:00Z">
              <w:r w:rsidRPr="00BB7730" w:rsidDel="00693840">
                <w:rPr>
                  <w:rFonts w:ascii="Times New Roman" w:hAnsi="Times New Roman" w:cs="Times New Roman"/>
                  <w:color w:val="auto"/>
                  <w:sz w:val="18"/>
                  <w:szCs w:val="18"/>
                  <w:shd w:val="clear" w:color="auto" w:fill="FFFFFF"/>
                </w:rPr>
                <w:delText>LDPE</w:delText>
              </w:r>
            </w:del>
          </w:p>
        </w:tc>
      </w:tr>
      <w:tr w:rsidR="0027075E" w:rsidRPr="00BB7730" w:rsidDel="00693840" w14:paraId="23C1CE2B" w14:textId="6D69135A" w:rsidTr="00032BAE">
        <w:trPr>
          <w:trHeight w:val="897"/>
          <w:del w:id="3203" w:author="He Han" w:date="2026-10-23T09:20:00Z"/>
        </w:trPr>
        <w:tc>
          <w:tcPr>
            <w:tcW w:w="744" w:type="pct"/>
            <w:vAlign w:val="center"/>
          </w:tcPr>
          <w:p w14:paraId="237601B1" w14:textId="1DEFD1CC" w:rsidR="0027075E" w:rsidRPr="00BB7730" w:rsidDel="00693840" w:rsidRDefault="0027075E" w:rsidP="0027075E">
            <w:pPr>
              <w:jc w:val="both"/>
              <w:rPr>
                <w:del w:id="3204" w:author="He Han" w:date="2026-10-23T09:20:00Z"/>
                <w:rFonts w:ascii="Times New Roman" w:eastAsiaTheme="minorEastAsia" w:hAnsi="Times New Roman" w:cs="Times New Roman"/>
                <w:color w:val="auto"/>
                <w:sz w:val="18"/>
                <w:szCs w:val="18"/>
                <w:shd w:val="clear" w:color="auto" w:fill="FFFFFF"/>
                <w:lang w:eastAsia="zh-CN"/>
              </w:rPr>
            </w:pPr>
            <w:del w:id="3205" w:author="He Han" w:date="2026-10-23T09:20:00Z">
              <w:r w:rsidRPr="00BB7730" w:rsidDel="00693840">
                <w:rPr>
                  <w:rFonts w:ascii="Times New Roman" w:eastAsia="FangSong" w:hAnsi="Times New Roman" w:cs="Times New Roman"/>
                  <w:color w:val="auto"/>
                  <w:sz w:val="18"/>
                  <w:szCs w:val="20"/>
                </w:rPr>
                <w:delText>Diaphragm pump</w:delText>
              </w:r>
            </w:del>
          </w:p>
        </w:tc>
        <w:tc>
          <w:tcPr>
            <w:tcW w:w="1084" w:type="pct"/>
            <w:vAlign w:val="center"/>
          </w:tcPr>
          <w:p w14:paraId="3B7CFAC5" w14:textId="63AE964B" w:rsidR="0027075E" w:rsidRPr="00BB7730" w:rsidDel="00693840" w:rsidRDefault="0027075E" w:rsidP="0027075E">
            <w:pPr>
              <w:jc w:val="both"/>
              <w:rPr>
                <w:del w:id="3206" w:author="He Han" w:date="2026-10-23T09:20:00Z"/>
                <w:rFonts w:ascii="Times New Roman" w:eastAsiaTheme="minorEastAsia" w:hAnsi="Times New Roman" w:cs="Times New Roman"/>
                <w:color w:val="auto"/>
                <w:sz w:val="18"/>
                <w:szCs w:val="18"/>
                <w:shd w:val="clear" w:color="auto" w:fill="FFFFFF"/>
                <w:lang w:eastAsia="zh-CN"/>
              </w:rPr>
            </w:pPr>
            <w:del w:id="3207"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N/A</w:delText>
              </w:r>
            </w:del>
          </w:p>
          <w:p w14:paraId="012B9894" w14:textId="19991854" w:rsidR="0027075E" w:rsidRPr="00BB7730" w:rsidDel="00693840" w:rsidRDefault="0027075E" w:rsidP="0027075E">
            <w:pPr>
              <w:jc w:val="both"/>
              <w:rPr>
                <w:del w:id="3208" w:author="He Han" w:date="2026-10-23T09:20:00Z"/>
                <w:rFonts w:ascii="Times New Roman" w:eastAsiaTheme="minorEastAsia" w:hAnsi="Times New Roman" w:cs="Times New Roman"/>
                <w:color w:val="auto"/>
                <w:sz w:val="18"/>
                <w:szCs w:val="18"/>
                <w:shd w:val="clear" w:color="auto" w:fill="FFFFFF"/>
                <w:lang w:eastAsia="zh-CN"/>
              </w:rPr>
            </w:pPr>
            <w:del w:id="3209" w:author="He Han" w:date="2026-10-23T09:20:00Z">
              <w:r w:rsidRPr="00BB7730" w:rsidDel="00693840">
                <w:rPr>
                  <w:rFonts w:ascii="Times New Roman" w:eastAsiaTheme="minorEastAsia" w:hAnsi="Times New Roman" w:cs="Times New Roman"/>
                  <w:color w:val="auto"/>
                  <w:sz w:val="18"/>
                  <w:szCs w:val="18"/>
                  <w:shd w:val="clear" w:color="auto" w:fill="FFFFFF"/>
                  <w:lang w:eastAsia="zh-CN"/>
                </w:rPr>
                <w:delText>(Movable equipment)</w:delText>
              </w:r>
            </w:del>
          </w:p>
        </w:tc>
        <w:tc>
          <w:tcPr>
            <w:tcW w:w="1154" w:type="pct"/>
            <w:vAlign w:val="center"/>
          </w:tcPr>
          <w:p w14:paraId="00891EDD" w14:textId="404EAEF7" w:rsidR="0027075E" w:rsidRPr="00BB7730" w:rsidDel="00693840" w:rsidRDefault="0027075E" w:rsidP="0027075E">
            <w:pPr>
              <w:jc w:val="both"/>
              <w:rPr>
                <w:del w:id="3210" w:author="He Han" w:date="2026-10-23T09:20:00Z"/>
                <w:rFonts w:ascii="Times New Roman" w:eastAsiaTheme="minorEastAsia" w:hAnsi="Times New Roman" w:cs="Times New Roman"/>
                <w:color w:val="auto"/>
                <w:sz w:val="18"/>
                <w:szCs w:val="18"/>
                <w:shd w:val="clear" w:color="auto" w:fill="FFFFFF"/>
                <w:lang w:eastAsia="zh-CN"/>
              </w:rPr>
            </w:pPr>
            <w:del w:id="3211" w:author="He Han" w:date="2026-10-23T09:20:00Z">
              <w:r w:rsidRPr="00BB7730" w:rsidDel="00693840">
                <w:rPr>
                  <w:rFonts w:ascii="Times New Roman" w:eastAsia="FangSong" w:hAnsi="Times New Roman" w:cs="Times New Roman"/>
                  <w:color w:val="auto"/>
                  <w:sz w:val="18"/>
                  <w:szCs w:val="20"/>
                </w:rPr>
                <w:delText>Add liquid materials</w:delText>
              </w:r>
            </w:del>
          </w:p>
        </w:tc>
        <w:tc>
          <w:tcPr>
            <w:tcW w:w="437" w:type="pct"/>
            <w:vAlign w:val="center"/>
          </w:tcPr>
          <w:p w14:paraId="2771C780" w14:textId="4A10F0CA" w:rsidR="0027075E" w:rsidRPr="00BB7730" w:rsidDel="00693840" w:rsidRDefault="0027075E" w:rsidP="0027075E">
            <w:pPr>
              <w:jc w:val="both"/>
              <w:rPr>
                <w:del w:id="3212" w:author="He Han" w:date="2026-10-23T09:20:00Z"/>
                <w:rFonts w:ascii="Times New Roman" w:eastAsiaTheme="minorEastAsia" w:hAnsi="Times New Roman" w:cs="Times New Roman"/>
                <w:color w:val="auto"/>
                <w:sz w:val="18"/>
                <w:szCs w:val="18"/>
                <w:shd w:val="clear" w:color="auto" w:fill="FFFFFF"/>
                <w:lang w:eastAsia="zh-CN"/>
              </w:rPr>
            </w:pPr>
            <w:del w:id="3213" w:author="He Han" w:date="2026-10-23T09:20:00Z">
              <w:r w:rsidRPr="00BB7730" w:rsidDel="00693840">
                <w:rPr>
                  <w:rFonts w:ascii="Times New Roman" w:eastAsia="FangSong" w:hAnsi="Times New Roman" w:cs="Times New Roman"/>
                  <w:color w:val="auto"/>
                  <w:sz w:val="18"/>
                  <w:szCs w:val="20"/>
                  <w:lang w:eastAsia="zh-CN"/>
                </w:rPr>
                <w:delText>N/A</w:delText>
              </w:r>
            </w:del>
          </w:p>
        </w:tc>
        <w:tc>
          <w:tcPr>
            <w:tcW w:w="1581" w:type="pct"/>
            <w:vAlign w:val="center"/>
          </w:tcPr>
          <w:p w14:paraId="52FF35DA" w14:textId="16664B72" w:rsidR="0027075E" w:rsidRPr="00BB7730" w:rsidDel="00693840" w:rsidRDefault="0027075E" w:rsidP="0027075E">
            <w:pPr>
              <w:jc w:val="both"/>
              <w:rPr>
                <w:del w:id="3214" w:author="He Han" w:date="2026-10-23T09:20:00Z"/>
                <w:rFonts w:ascii="Times New Roman" w:hAnsi="Times New Roman" w:cs="Times New Roman"/>
                <w:color w:val="auto"/>
                <w:sz w:val="18"/>
                <w:szCs w:val="18"/>
                <w:shd w:val="clear" w:color="auto" w:fill="FFFFFF"/>
              </w:rPr>
            </w:pPr>
            <w:del w:id="3215" w:author="He Han" w:date="2026-10-23T09:20:00Z">
              <w:r w:rsidRPr="00BB7730" w:rsidDel="00693840">
                <w:rPr>
                  <w:rFonts w:ascii="Times New Roman" w:eastAsia="FangSong" w:hAnsi="Times New Roman" w:cs="Times New Roman"/>
                  <w:color w:val="auto"/>
                  <w:sz w:val="18"/>
                  <w:szCs w:val="20"/>
                </w:rPr>
                <w:delText>SS</w:delText>
              </w:r>
            </w:del>
          </w:p>
        </w:tc>
      </w:tr>
    </w:tbl>
    <w:p w14:paraId="58AC018B" w14:textId="148AD5A6" w:rsidR="00DC0800" w:rsidRPr="00BB7730" w:rsidRDefault="00DC0800" w:rsidP="00DC0800">
      <w:pPr>
        <w:rPr>
          <w:rFonts w:ascii="Times New Roman" w:hAnsi="Times New Roman" w:cs="Times New Roman"/>
          <w:color w:val="auto"/>
        </w:rPr>
      </w:pPr>
      <w:bookmarkStart w:id="3216" w:name="_Toc456872391"/>
      <w:r w:rsidRPr="00BB7730">
        <w:rPr>
          <w:rFonts w:ascii="Times New Roman" w:hAnsi="Times New Roman" w:cs="Times New Roman"/>
          <w:color w:val="auto"/>
        </w:rPr>
        <w:br w:type="page"/>
      </w:r>
    </w:p>
    <w:bookmarkEnd w:id="3216"/>
    <w:p w14:paraId="3E4F6DC3" w14:textId="2FE87F7B" w:rsidR="008B6C38" w:rsidRPr="00BB7730" w:rsidRDefault="008B6C38" w:rsidP="008B6C38">
      <w:pPr>
        <w:spacing w:beforeLines="50" w:before="120" w:afterLines="50" w:after="120"/>
        <w:ind w:leftChars="150" w:left="315"/>
        <w:contextualSpacing/>
        <w:jc w:val="both"/>
        <w:rPr>
          <w:rFonts w:ascii="Times New Roman" w:eastAsia="仿宋_GB2312" w:hAnsi="Times New Roman" w:cs="Times New Roman"/>
          <w:b/>
          <w:i/>
          <w:color w:val="auto"/>
          <w:sz w:val="20"/>
          <w:szCs w:val="20"/>
        </w:rPr>
        <w:sectPr w:rsidR="008B6C38" w:rsidRPr="00BB7730" w:rsidSect="00E9793E">
          <w:pgSz w:w="11907" w:h="16839"/>
          <w:pgMar w:top="1077" w:right="720" w:bottom="1440" w:left="720" w:header="720" w:footer="720" w:gutter="0"/>
          <w:cols w:space="720"/>
          <w:docGrid w:linePitch="360"/>
        </w:sectPr>
      </w:pPr>
    </w:p>
    <w:p w14:paraId="7B1E3107" w14:textId="7E6B8CF8" w:rsidR="008B6C38" w:rsidRPr="00BB7730" w:rsidRDefault="008B6C38">
      <w:pPr>
        <w:pStyle w:val="1"/>
        <w:numPr>
          <w:ilvl w:val="0"/>
          <w:numId w:val="8"/>
        </w:numPr>
        <w:pPrChange w:id="3217" w:author="He Han" w:date="2026-08-27T15:28:00Z">
          <w:pPr>
            <w:pStyle w:val="1"/>
          </w:pPr>
        </w:pPrChange>
      </w:pPr>
      <w:bookmarkStart w:id="3218" w:name="_Toc243495128"/>
      <w:bookmarkStart w:id="3219" w:name="_Toc243495695"/>
      <w:r w:rsidRPr="00BB7730">
        <w:lastRenderedPageBreak/>
        <w:t>Suitability Assessment on Function &amp; Capacity</w:t>
      </w:r>
      <w:bookmarkEnd w:id="3218"/>
      <w:bookmarkEnd w:id="3219"/>
      <w:del w:id="3220" w:author="He Han" w:date="2026-10-21T15:26:00Z">
        <w:r w:rsidRPr="00BB7730" w:rsidDel="00EA41EA">
          <w:delText xml:space="preserve"> </w:delText>
        </w:r>
      </w:del>
    </w:p>
    <w:p w14:paraId="504BCCEF" w14:textId="7B306854" w:rsidR="008B6C38" w:rsidDel="00720E79" w:rsidRDefault="00C57D5B">
      <w:pPr>
        <w:spacing w:beforeLines="50" w:before="120" w:afterLines="50" w:after="120"/>
        <w:ind w:leftChars="150" w:left="315"/>
        <w:contextualSpacing/>
        <w:jc w:val="both"/>
        <w:rPr>
          <w:del w:id="3221" w:author="He Han" w:date="2026-10-21T15:09:00Z"/>
          <w:rFonts w:ascii="Times New Roman" w:eastAsia="仿宋_GB2312" w:hAnsi="Times New Roman" w:cs="Times New Roman"/>
          <w:color w:val="auto"/>
          <w:lang w:eastAsia="zh-CN"/>
        </w:rPr>
        <w:pPrChange w:id="3222" w:author="He Han" w:date="2026-10-21T15:09:00Z">
          <w:pPr>
            <w:pStyle w:val="2"/>
          </w:pPr>
        </w:pPrChange>
      </w:pPr>
      <w:r w:rsidRPr="00BB7730">
        <w:rPr>
          <w:rFonts w:ascii="Times New Roman" w:eastAsia="仿宋_GB2312" w:hAnsi="Times New Roman" w:cs="Times New Roman"/>
          <w:color w:val="auto"/>
          <w:sz w:val="20"/>
          <w:szCs w:val="20"/>
          <w:rPrChange w:id="3223" w:author="He Han" w:date="2026-10-22T09:57:00Z">
            <w:rPr>
              <w:rFonts w:ascii="Times New Roman" w:eastAsia="仿宋_GB2312" w:hAnsi="Times New Roman" w:cs="Times New Roman"/>
              <w:color w:val="auto"/>
            </w:rPr>
          </w:rPrChange>
        </w:rPr>
        <w:t>The suitability assessment is based on the</w:t>
      </w:r>
      <w:r w:rsidRPr="00BB7730">
        <w:rPr>
          <w:rFonts w:ascii="Times New Roman" w:hAnsi="Times New Roman" w:cs="Times New Roman"/>
          <w:color w:val="auto"/>
        </w:rPr>
        <w:t xml:space="preserve"> </w:t>
      </w:r>
      <w:del w:id="3224" w:author="Johan Granander" w:date="2026-05-04T11:47:00Z">
        <w:r w:rsidRPr="00BB7730" w:rsidDel="002D4595">
          <w:rPr>
            <w:rFonts w:ascii="Times New Roman" w:eastAsia="仿宋_GB2312" w:hAnsi="Times New Roman" w:cs="Times New Roman"/>
            <w:color w:val="auto"/>
            <w:sz w:val="20"/>
            <w:szCs w:val="20"/>
            <w:rPrChange w:id="3225" w:author="He Han" w:date="2026-10-22T09:57:00Z">
              <w:rPr>
                <w:rFonts w:ascii="Times New Roman" w:eastAsia="仿宋_GB2312" w:hAnsi="Times New Roman" w:cs="Times New Roman"/>
                <w:color w:val="auto"/>
              </w:rPr>
            </w:rPrChange>
          </w:rPr>
          <w:delText>bench mark</w:delText>
        </w:r>
      </w:del>
      <w:ins w:id="3226" w:author="Johan Granander" w:date="2026-05-04T11:47:00Z">
        <w:r w:rsidR="002D4595" w:rsidRPr="00BB7730">
          <w:rPr>
            <w:rFonts w:ascii="Times New Roman" w:eastAsia="仿宋_GB2312" w:hAnsi="Times New Roman" w:cs="Times New Roman"/>
            <w:color w:val="auto"/>
            <w:sz w:val="20"/>
            <w:szCs w:val="20"/>
            <w:rPrChange w:id="3227" w:author="He Han" w:date="2026-10-22T09:57:00Z">
              <w:rPr>
                <w:rFonts w:ascii="Times New Roman" w:eastAsia="仿宋_GB2312" w:hAnsi="Times New Roman" w:cs="Times New Roman"/>
                <w:color w:val="auto"/>
              </w:rPr>
            </w:rPrChange>
          </w:rPr>
          <w:t>benchmark</w:t>
        </w:r>
      </w:ins>
      <w:r w:rsidRPr="00BB7730">
        <w:rPr>
          <w:rFonts w:ascii="Times New Roman" w:eastAsia="仿宋_GB2312" w:hAnsi="Times New Roman" w:cs="Times New Roman"/>
          <w:color w:val="auto"/>
          <w:sz w:val="20"/>
          <w:szCs w:val="20"/>
          <w:rPrChange w:id="3228" w:author="He Han" w:date="2026-10-22T09:57:00Z">
            <w:rPr>
              <w:rFonts w:ascii="Times New Roman" w:eastAsia="仿宋_GB2312" w:hAnsi="Times New Roman" w:cs="Times New Roman"/>
              <w:color w:val="auto"/>
            </w:rPr>
          </w:rPrChange>
        </w:rPr>
        <w:t xml:space="preserve"> material</w:t>
      </w:r>
      <w:r w:rsidRPr="00BB7730">
        <w:rPr>
          <w:rFonts w:ascii="Times New Roman" w:eastAsia="仿宋_GB2312" w:hAnsi="Times New Roman" w:cs="Times New Roman"/>
          <w:color w:val="00B0F0"/>
          <w:sz w:val="20"/>
          <w:szCs w:val="20"/>
          <w:rPrChange w:id="3229" w:author="He Han" w:date="2026-10-22T09:57:00Z">
            <w:rPr>
              <w:rFonts w:ascii="Times New Roman" w:eastAsia="仿宋_GB2312" w:hAnsi="Times New Roman" w:cs="Times New Roman"/>
              <w:b w:val="0"/>
              <w:iCs w:val="0"/>
              <w:color w:val="auto"/>
            </w:rPr>
          </w:rPrChange>
        </w:rPr>
        <w:t xml:space="preserve"> </w:t>
      </w:r>
      <w:ins w:id="3230" w:author="He Han" w:date="2026-10-19T17:13:00Z">
        <w:r w:rsidR="00111EBC" w:rsidRPr="00BB7730">
          <w:rPr>
            <w:rFonts w:ascii="Times New Roman" w:eastAsia="仿宋_GB2312" w:hAnsi="Times New Roman" w:cs="Times New Roman"/>
            <w:color w:val="00B0F0"/>
            <w:sz w:val="20"/>
            <w:szCs w:val="20"/>
            <w:rPrChange w:id="3231" w:author="He Han" w:date="2026-10-22T09:57:00Z">
              <w:rPr>
                <w:rFonts w:ascii="Times New Roman" w:eastAsia="仿宋_GB2312" w:hAnsi="Times New Roman" w:cs="Times New Roman"/>
                <w:b w:val="0"/>
                <w:iCs w:val="0"/>
                <w:color w:val="auto"/>
              </w:rPr>
            </w:rPrChange>
          </w:rPr>
          <w:t>2-</w:t>
        </w:r>
      </w:ins>
      <w:r w:rsidRPr="00BB7730">
        <w:rPr>
          <w:rFonts w:ascii="Times New Roman" w:eastAsia="仿宋_GB2312" w:hAnsi="Times New Roman" w:cs="Times New Roman"/>
          <w:color w:val="auto"/>
          <w:sz w:val="20"/>
          <w:szCs w:val="20"/>
          <w:rPrChange w:id="3232" w:author="He Han" w:date="2026-10-22T09:57:00Z">
            <w:rPr>
              <w:rFonts w:ascii="Times New Roman" w:eastAsia="仿宋_GB2312" w:hAnsi="Times New Roman" w:cs="Times New Roman"/>
              <w:color w:val="auto"/>
            </w:rPr>
          </w:rPrChange>
        </w:rPr>
        <w:t>CTC resin with</w:t>
      </w:r>
      <w:ins w:id="3233" w:author="He Han" w:date="2026-10-23T09:29:00Z">
        <w:r w:rsidR="00720E79">
          <w:rPr>
            <w:rFonts w:ascii="Times New Roman" w:eastAsia="仿宋_GB2312" w:hAnsi="Times New Roman" w:cs="Times New Roman"/>
            <w:color w:val="auto"/>
            <w:sz w:val="20"/>
            <w:szCs w:val="20"/>
          </w:rPr>
          <w:t xml:space="preserve"> </w:t>
        </w:r>
        <w:r w:rsidR="00720E79" w:rsidRPr="00215966">
          <w:rPr>
            <w:rFonts w:ascii="Times New Roman" w:eastAsia="仿宋_GB2312" w:hAnsi="Times New Roman" w:cs="Times New Roman"/>
            <w:color w:val="auto"/>
            <w:sz w:val="20"/>
            <w:szCs w:val="20"/>
          </w:rPr>
          <w:t>a substitution degree of 1.</w:t>
        </w:r>
        <w:r w:rsidR="00720E79">
          <w:rPr>
            <w:rFonts w:ascii="Times New Roman" w:eastAsia="仿宋_GB2312" w:hAnsi="Times New Roman" w:cs="Times New Roman"/>
            <w:color w:val="auto"/>
            <w:sz w:val="20"/>
            <w:szCs w:val="20"/>
          </w:rPr>
          <w:t>08</w:t>
        </w:r>
        <w:r w:rsidR="00720E79" w:rsidRPr="00215966">
          <w:rPr>
            <w:rFonts w:ascii="Times New Roman" w:eastAsia="仿宋_GB2312" w:hAnsi="Times New Roman" w:cs="Times New Roman"/>
            <w:color w:val="auto"/>
            <w:sz w:val="20"/>
            <w:szCs w:val="20"/>
          </w:rPr>
          <w:t>mmol/g,</w:t>
        </w:r>
      </w:ins>
      <w:ins w:id="3234" w:author="Xuning Wei12232" w:date="2026-07-27T12:26:00Z">
        <w:r w:rsidR="00634E9B" w:rsidRPr="00BB7730">
          <w:rPr>
            <w:rFonts w:ascii="Times New Roman" w:eastAsia="仿宋_GB2312" w:hAnsi="Times New Roman" w:cs="Times New Roman"/>
            <w:color w:val="auto"/>
            <w:sz w:val="20"/>
            <w:szCs w:val="20"/>
            <w:rPrChange w:id="3235" w:author="He Han" w:date="2026-10-22T09:57:00Z">
              <w:rPr>
                <w:rFonts w:ascii="Times New Roman" w:eastAsia="仿宋_GB2312" w:hAnsi="Times New Roman" w:cs="Times New Roman"/>
                <w:color w:val="auto"/>
              </w:rPr>
            </w:rPrChange>
          </w:rPr>
          <w:t xml:space="preserve"> </w:t>
        </w:r>
      </w:ins>
      <w:del w:id="3236" w:author="Xuning Wei12232" w:date="2026-07-27T12:26:00Z">
        <w:r w:rsidRPr="00BB7730" w:rsidDel="00634E9B">
          <w:rPr>
            <w:rFonts w:ascii="Times New Roman" w:eastAsia="仿宋_GB2312" w:hAnsi="Times New Roman" w:cs="Times New Roman"/>
            <w:color w:val="auto"/>
            <w:sz w:val="20"/>
            <w:szCs w:val="20"/>
            <w:rPrChange w:id="3237" w:author="He Han" w:date="2026-10-22T09:57:00Z">
              <w:rPr>
                <w:rFonts w:ascii="Times New Roman" w:eastAsia="仿宋_GB2312" w:hAnsi="Times New Roman" w:cs="Times New Roman"/>
                <w:color w:val="auto"/>
              </w:rPr>
            </w:rPrChange>
          </w:rPr>
          <w:delText xml:space="preserve"> a substitution degree of 1.</w:delText>
        </w:r>
      </w:del>
      <w:del w:id="3238" w:author="Xuning Wei12232" w:date="2026-07-27T12:24:00Z">
        <w:r w:rsidRPr="00BB7730" w:rsidDel="00634E9B">
          <w:rPr>
            <w:rFonts w:ascii="Times New Roman" w:eastAsia="仿宋_GB2312" w:hAnsi="Times New Roman" w:cs="Times New Roman"/>
            <w:color w:val="auto"/>
            <w:sz w:val="20"/>
            <w:szCs w:val="20"/>
            <w:rPrChange w:id="3239" w:author="He Han" w:date="2026-10-22T09:57:00Z">
              <w:rPr>
                <w:rFonts w:ascii="Times New Roman" w:eastAsia="仿宋_GB2312" w:hAnsi="Times New Roman" w:cs="Times New Roman"/>
                <w:color w:val="auto"/>
              </w:rPr>
            </w:rPrChange>
          </w:rPr>
          <w:delText>13m</w:delText>
        </w:r>
        <w:r w:rsidR="005226D3" w:rsidRPr="00BB7730" w:rsidDel="00634E9B">
          <w:rPr>
            <w:rFonts w:ascii="Times New Roman" w:eastAsia="仿宋_GB2312" w:hAnsi="Times New Roman" w:cs="Times New Roman"/>
            <w:color w:val="auto"/>
            <w:sz w:val="20"/>
            <w:szCs w:val="20"/>
            <w:rPrChange w:id="3240" w:author="He Han" w:date="2026-10-22T09:57:00Z">
              <w:rPr>
                <w:rFonts w:ascii="Times New Roman" w:eastAsia="仿宋_GB2312" w:hAnsi="Times New Roman" w:cs="Times New Roman"/>
                <w:color w:val="auto"/>
              </w:rPr>
            </w:rPrChange>
          </w:rPr>
          <w:delText>mol</w:delText>
        </w:r>
      </w:del>
      <w:del w:id="3241" w:author="Xuning Wei12232" w:date="2026-07-27T12:26:00Z">
        <w:r w:rsidR="005226D3" w:rsidRPr="00BB7730" w:rsidDel="00634E9B">
          <w:rPr>
            <w:rFonts w:ascii="Times New Roman" w:eastAsia="仿宋_GB2312" w:hAnsi="Times New Roman" w:cs="Times New Roman"/>
            <w:color w:val="auto"/>
            <w:sz w:val="20"/>
            <w:szCs w:val="20"/>
            <w:rPrChange w:id="3242" w:author="He Han" w:date="2026-10-22T09:57:00Z">
              <w:rPr>
                <w:rFonts w:ascii="Times New Roman" w:eastAsia="仿宋_GB2312" w:hAnsi="Times New Roman" w:cs="Times New Roman"/>
                <w:color w:val="auto"/>
              </w:rPr>
            </w:rPrChange>
          </w:rPr>
          <w:delText xml:space="preserve">/g, </w:delText>
        </w:r>
      </w:del>
      <w:r w:rsidR="005226D3" w:rsidRPr="00BB7730">
        <w:rPr>
          <w:rFonts w:ascii="Times New Roman" w:eastAsia="仿宋_GB2312" w:hAnsi="Times New Roman" w:cs="Times New Roman"/>
          <w:color w:val="auto"/>
          <w:sz w:val="20"/>
          <w:szCs w:val="20"/>
          <w:rPrChange w:id="3243" w:author="He Han" w:date="2026-10-22T09:57:00Z">
            <w:rPr>
              <w:rFonts w:ascii="Times New Roman" w:eastAsia="仿宋_GB2312" w:hAnsi="Times New Roman" w:cs="Times New Roman"/>
              <w:color w:val="auto"/>
            </w:rPr>
          </w:rPrChange>
        </w:rPr>
        <w:t xml:space="preserve">a feeding amount of </w:t>
      </w:r>
      <w:del w:id="3244" w:author="Xuning Wei12232" w:date="2026-07-27T12:24:00Z">
        <w:r w:rsidR="005226D3" w:rsidRPr="00BB7730" w:rsidDel="00634E9B">
          <w:rPr>
            <w:rFonts w:ascii="Times New Roman" w:eastAsia="仿宋_GB2312" w:hAnsi="Times New Roman" w:cs="Times New Roman"/>
            <w:color w:val="auto"/>
            <w:sz w:val="20"/>
            <w:szCs w:val="20"/>
            <w:rPrChange w:id="3245" w:author="He Han" w:date="2026-10-22T09:57:00Z">
              <w:rPr>
                <w:rFonts w:ascii="Times New Roman" w:eastAsia="仿宋_GB2312" w:hAnsi="Times New Roman" w:cs="Times New Roman"/>
                <w:color w:val="auto"/>
              </w:rPr>
            </w:rPrChange>
          </w:rPr>
          <w:delText>51.8</w:delText>
        </w:r>
        <w:r w:rsidR="005D51CE" w:rsidRPr="00BB7730" w:rsidDel="00634E9B">
          <w:rPr>
            <w:rFonts w:ascii="Times New Roman" w:eastAsia="仿宋_GB2312" w:hAnsi="Times New Roman" w:cs="Times New Roman"/>
            <w:color w:val="auto"/>
            <w:sz w:val="20"/>
            <w:szCs w:val="20"/>
            <w:rPrChange w:id="3246" w:author="He Han" w:date="2026-10-22T09:57:00Z">
              <w:rPr>
                <w:rFonts w:ascii="Times New Roman" w:eastAsia="仿宋_GB2312" w:hAnsi="Times New Roman" w:cs="Times New Roman"/>
                <w:color w:val="auto"/>
              </w:rPr>
            </w:rPrChange>
          </w:rPr>
          <w:delText>4</w:delText>
        </w:r>
        <w:r w:rsidRPr="00BB7730" w:rsidDel="00634E9B">
          <w:rPr>
            <w:rFonts w:ascii="Times New Roman" w:eastAsia="仿宋_GB2312" w:hAnsi="Times New Roman" w:cs="Times New Roman"/>
            <w:color w:val="auto"/>
            <w:sz w:val="20"/>
            <w:szCs w:val="20"/>
            <w:rPrChange w:id="3247" w:author="He Han" w:date="2026-10-22T09:57:00Z">
              <w:rPr>
                <w:rFonts w:ascii="Times New Roman" w:eastAsia="仿宋_GB2312" w:hAnsi="Times New Roman" w:cs="Times New Roman"/>
                <w:color w:val="auto"/>
              </w:rPr>
            </w:rPrChange>
          </w:rPr>
          <w:delText xml:space="preserve"> </w:delText>
        </w:r>
        <w:r w:rsidRPr="00BB7730" w:rsidDel="00634E9B">
          <w:rPr>
            <w:rFonts w:ascii="Times New Roman" w:eastAsia="仿宋_GB2312" w:hAnsi="Times New Roman" w:cs="Times New Roman"/>
            <w:color w:val="auto"/>
            <w:sz w:val="20"/>
            <w:szCs w:val="20"/>
            <w:lang w:eastAsia="zh-CN"/>
            <w:rPrChange w:id="3248" w:author="He Han" w:date="2026-10-22T09:57:00Z">
              <w:rPr>
                <w:rFonts w:ascii="Times New Roman" w:eastAsia="仿宋_GB2312" w:hAnsi="Times New Roman" w:cs="Times New Roman"/>
                <w:color w:val="auto"/>
                <w:lang w:eastAsia="zh-CN"/>
              </w:rPr>
            </w:rPrChange>
          </w:rPr>
          <w:delText>mol</w:delText>
        </w:r>
        <w:r w:rsidRPr="00BB7730" w:rsidDel="00634E9B">
          <w:rPr>
            <w:rFonts w:ascii="Times New Roman" w:eastAsia="仿宋_GB2312" w:hAnsi="Times New Roman" w:cs="Times New Roman"/>
            <w:color w:val="auto"/>
            <w:sz w:val="20"/>
            <w:szCs w:val="20"/>
            <w:rPrChange w:id="3249" w:author="He Han" w:date="2026-10-22T09:57:00Z">
              <w:rPr>
                <w:rFonts w:ascii="Times New Roman" w:eastAsia="仿宋_GB2312" w:hAnsi="Times New Roman" w:cs="Times New Roman"/>
                <w:color w:val="auto"/>
              </w:rPr>
            </w:rPrChange>
          </w:rPr>
          <w:delText xml:space="preserve"> (</w:delText>
        </w:r>
      </w:del>
      <w:r w:rsidR="005D51CE" w:rsidRPr="00BB7730">
        <w:rPr>
          <w:rFonts w:ascii="Times New Roman" w:eastAsia="仿宋_GB2312" w:hAnsi="Times New Roman" w:cs="Times New Roman"/>
          <w:color w:val="auto"/>
          <w:sz w:val="20"/>
          <w:szCs w:val="20"/>
          <w:rPrChange w:id="3250" w:author="He Han" w:date="2026-10-22T09:57:00Z">
            <w:rPr>
              <w:rFonts w:ascii="Times New Roman" w:eastAsia="仿宋_GB2312" w:hAnsi="Times New Roman" w:cs="Times New Roman"/>
              <w:color w:val="auto"/>
            </w:rPr>
          </w:rPrChange>
        </w:rPr>
        <w:t>48.00</w:t>
      </w:r>
      <w:ins w:id="3251" w:author="Xuning Wei12232" w:date="2026-07-27T12:24:00Z">
        <w:r w:rsidR="00634E9B" w:rsidRPr="00BB7730">
          <w:rPr>
            <w:rFonts w:ascii="Times New Roman" w:eastAsia="仿宋_GB2312" w:hAnsi="Times New Roman" w:cs="Times New Roman"/>
            <w:color w:val="auto"/>
            <w:sz w:val="20"/>
            <w:szCs w:val="20"/>
            <w:rPrChange w:id="3252" w:author="He Han" w:date="2026-10-22T09:57:00Z">
              <w:rPr>
                <w:rFonts w:ascii="Times New Roman" w:eastAsia="仿宋_GB2312" w:hAnsi="Times New Roman" w:cs="Times New Roman"/>
                <w:color w:val="auto"/>
              </w:rPr>
            </w:rPrChange>
          </w:rPr>
          <w:t xml:space="preserve"> </w:t>
        </w:r>
      </w:ins>
      <w:r w:rsidRPr="00BB7730">
        <w:rPr>
          <w:rFonts w:ascii="Times New Roman" w:eastAsia="仿宋_GB2312" w:hAnsi="Times New Roman" w:cs="Times New Roman"/>
          <w:color w:val="auto"/>
          <w:sz w:val="20"/>
          <w:szCs w:val="20"/>
          <w:rPrChange w:id="3253" w:author="He Han" w:date="2026-10-22T09:57:00Z">
            <w:rPr>
              <w:rFonts w:ascii="Times New Roman" w:eastAsia="仿宋_GB2312" w:hAnsi="Times New Roman" w:cs="Times New Roman"/>
              <w:color w:val="auto"/>
            </w:rPr>
          </w:rPrChange>
        </w:rPr>
        <w:t>kg</w:t>
      </w:r>
      <w:ins w:id="3254" w:author="Xuning Wei12232" w:date="2026-07-27T12:25:00Z">
        <w:r w:rsidR="00634E9B" w:rsidRPr="00BB7730">
          <w:rPr>
            <w:rFonts w:ascii="Times New Roman" w:eastAsia="仿宋_GB2312" w:hAnsi="Times New Roman" w:cs="Times New Roman"/>
            <w:color w:val="auto"/>
            <w:sz w:val="20"/>
            <w:szCs w:val="20"/>
            <w:rPrChange w:id="3255" w:author="He Han" w:date="2026-10-22T09:57:00Z">
              <w:rPr>
                <w:rFonts w:ascii="Times New Roman" w:eastAsia="仿宋_GB2312" w:hAnsi="Times New Roman" w:cs="Times New Roman"/>
                <w:color w:val="auto"/>
              </w:rPr>
            </w:rPrChange>
          </w:rPr>
          <w:t xml:space="preserve"> (</w:t>
        </w:r>
      </w:ins>
      <w:ins w:id="3256" w:author="Xuning Wei12232" w:date="2026-07-27T12:26:00Z">
        <w:r w:rsidR="00634E9B" w:rsidRPr="00BB7730">
          <w:rPr>
            <w:rFonts w:ascii="Times New Roman" w:eastAsia="仿宋_GB2312" w:hAnsi="Times New Roman" w:cs="Times New Roman"/>
            <w:color w:val="auto"/>
            <w:sz w:val="20"/>
            <w:szCs w:val="20"/>
            <w:rPrChange w:id="3257" w:author="He Han" w:date="2026-10-22T09:57:00Z">
              <w:rPr>
                <w:rFonts w:ascii="Times New Roman" w:eastAsia="仿宋_GB2312" w:hAnsi="Times New Roman" w:cs="Times New Roman"/>
                <w:color w:val="auto"/>
              </w:rPr>
            </w:rPrChange>
          </w:rPr>
          <w:t>51.84 mol</w:t>
        </w:r>
      </w:ins>
      <w:ins w:id="3258" w:author="Xuning Wei12232" w:date="2026-07-27T12:25:00Z">
        <w:r w:rsidR="00634E9B" w:rsidRPr="00BB7730">
          <w:rPr>
            <w:rFonts w:ascii="Times New Roman" w:eastAsia="仿宋_GB2312" w:hAnsi="Times New Roman" w:cs="Times New Roman"/>
            <w:color w:val="auto"/>
            <w:sz w:val="20"/>
            <w:szCs w:val="20"/>
            <w:rPrChange w:id="3259" w:author="He Han" w:date="2026-10-22T09:57:00Z">
              <w:rPr>
                <w:rFonts w:ascii="Times New Roman" w:eastAsia="仿宋_GB2312" w:hAnsi="Times New Roman" w:cs="Times New Roman"/>
                <w:color w:val="auto"/>
              </w:rPr>
            </w:rPrChange>
          </w:rPr>
          <w:t>)</w:t>
        </w:r>
      </w:ins>
      <w:ins w:id="3260" w:author="Xuning Wei12232" w:date="2026-07-27T12:26:00Z">
        <w:del w:id="3261" w:author="He Han" w:date="2026-10-23T09:30:00Z">
          <w:r w:rsidR="00634E9B" w:rsidRPr="00BB7730" w:rsidDel="00720E79">
            <w:rPr>
              <w:rFonts w:ascii="Times New Roman" w:eastAsia="仿宋_GB2312" w:hAnsi="Times New Roman" w:cs="Times New Roman"/>
              <w:color w:val="auto"/>
              <w:sz w:val="20"/>
              <w:szCs w:val="20"/>
              <w:rPrChange w:id="3262" w:author="He Han" w:date="2026-10-22T09:57:00Z">
                <w:rPr>
                  <w:rFonts w:ascii="Times New Roman" w:eastAsia="仿宋_GB2312" w:hAnsi="Times New Roman" w:cs="Times New Roman"/>
                  <w:color w:val="auto"/>
                </w:rPr>
              </w:rPrChange>
            </w:rPr>
            <w:delText xml:space="preserve"> i</w:delText>
          </w:r>
        </w:del>
      </w:ins>
      <w:ins w:id="3263" w:author="Xuning Wei12232" w:date="2026-07-27T12:27:00Z">
        <w:del w:id="3264" w:author="He Han" w:date="2026-10-23T09:30:00Z">
          <w:r w:rsidR="00634E9B" w:rsidRPr="00BB7730" w:rsidDel="00720E79">
            <w:rPr>
              <w:rFonts w:ascii="Times New Roman" w:eastAsia="仿宋_GB2312" w:hAnsi="Times New Roman" w:cs="Times New Roman"/>
              <w:color w:val="auto"/>
              <w:sz w:val="20"/>
              <w:szCs w:val="20"/>
              <w:rPrChange w:id="3265" w:author="He Han" w:date="2026-10-22T09:57:00Z">
                <w:rPr>
                  <w:rFonts w:ascii="Times New Roman" w:eastAsia="仿宋_GB2312" w:hAnsi="Times New Roman" w:cs="Times New Roman"/>
                  <w:color w:val="auto"/>
                </w:rPr>
              </w:rPrChange>
            </w:rPr>
            <w:delText>nput.</w:delText>
          </w:r>
        </w:del>
      </w:ins>
      <w:ins w:id="3266" w:author="He Han" w:date="2026-10-23T09:30:00Z">
        <w:r w:rsidR="00720E79">
          <w:rPr>
            <w:rFonts w:ascii="Times New Roman" w:eastAsia="仿宋_GB2312" w:hAnsi="Times New Roman" w:cs="Times New Roman"/>
            <w:color w:val="auto"/>
            <w:sz w:val="20"/>
            <w:szCs w:val="20"/>
          </w:rPr>
          <w:t>,</w:t>
        </w:r>
        <w:r w:rsidR="00720E79" w:rsidRPr="00720E79">
          <w:rPr>
            <w:rFonts w:ascii="Times New Roman" w:eastAsia="仿宋_GB2312" w:hAnsi="Times New Roman" w:cs="Times New Roman"/>
            <w:color w:val="auto"/>
            <w:sz w:val="20"/>
            <w:szCs w:val="20"/>
          </w:rPr>
          <w:t xml:space="preserve"> </w:t>
        </w:r>
        <w:r w:rsidR="00720E79" w:rsidRPr="00215966">
          <w:rPr>
            <w:rFonts w:ascii="Times New Roman" w:eastAsia="仿宋_GB2312" w:hAnsi="Times New Roman" w:cs="Times New Roman"/>
            <w:color w:val="auto"/>
            <w:sz w:val="20"/>
            <w:szCs w:val="20"/>
          </w:rPr>
          <w:t xml:space="preserve">and a batch output of </w:t>
        </w:r>
      </w:ins>
      <w:ins w:id="3267" w:author="He Han" w:date="2026-10-23T09:33:00Z">
        <w:r w:rsidR="00186B76" w:rsidRPr="00186B76">
          <w:rPr>
            <w:rFonts w:ascii="Times New Roman" w:eastAsia="仿宋_GB2312" w:hAnsi="Times New Roman" w:cs="Times New Roman"/>
            <w:color w:val="auto"/>
            <w:sz w:val="20"/>
            <w:szCs w:val="20"/>
            <w:rPrChange w:id="3268" w:author="He Han" w:date="2026-10-23T09:33:00Z">
              <w:rPr>
                <w:b w:val="0"/>
                <w:iCs w:val="0"/>
              </w:rPr>
            </w:rPrChange>
          </w:rPr>
          <w:t>105.63 - 278.62 kg</w:t>
        </w:r>
      </w:ins>
      <w:ins w:id="3269" w:author="He Han" w:date="2026-10-23T09:30:00Z">
        <w:r w:rsidR="00720E79" w:rsidRPr="00215966">
          <w:rPr>
            <w:rFonts w:ascii="Times New Roman" w:eastAsia="仿宋_GB2312" w:hAnsi="Times New Roman" w:cs="Times New Roman"/>
            <w:color w:val="auto"/>
            <w:sz w:val="20"/>
            <w:szCs w:val="20"/>
          </w:rPr>
          <w:t>.</w:t>
        </w:r>
      </w:ins>
      <w:del w:id="3270" w:author="Xuning Wei12232" w:date="2026-07-27T12:24:00Z">
        <w:r w:rsidRPr="00BB7730" w:rsidDel="00634E9B">
          <w:rPr>
            <w:rFonts w:ascii="Times New Roman" w:eastAsia="仿宋_GB2312" w:hAnsi="Times New Roman" w:cs="Times New Roman"/>
            <w:color w:val="auto"/>
            <w:sz w:val="20"/>
            <w:szCs w:val="20"/>
            <w:rPrChange w:id="3271" w:author="He Han" w:date="2026-10-22T09:57:00Z">
              <w:rPr>
                <w:rFonts w:ascii="Times New Roman" w:eastAsia="仿宋_GB2312" w:hAnsi="Times New Roman" w:cs="Times New Roman"/>
                <w:color w:val="auto"/>
              </w:rPr>
            </w:rPrChange>
          </w:rPr>
          <w:delText>)</w:delText>
        </w:r>
      </w:del>
      <w:del w:id="3272" w:author="Xuning Wei12232" w:date="2026-07-27T12:26:00Z">
        <w:r w:rsidRPr="00BB7730" w:rsidDel="00634E9B">
          <w:rPr>
            <w:rFonts w:ascii="Times New Roman" w:eastAsia="仿宋_GB2312" w:hAnsi="Times New Roman" w:cs="Times New Roman"/>
            <w:color w:val="auto"/>
            <w:sz w:val="20"/>
            <w:szCs w:val="20"/>
            <w:rPrChange w:id="3273" w:author="He Han" w:date="2026-10-22T09:57:00Z">
              <w:rPr>
                <w:rFonts w:ascii="Times New Roman" w:eastAsia="仿宋_GB2312" w:hAnsi="Times New Roman" w:cs="Times New Roman"/>
                <w:color w:val="auto"/>
              </w:rPr>
            </w:rPrChange>
          </w:rPr>
          <w:delText>, and a b</w:delText>
        </w:r>
      </w:del>
      <w:del w:id="3274" w:author="Xuning Wei12232" w:date="2026-07-27T12:27:00Z">
        <w:r w:rsidRPr="00BB7730" w:rsidDel="00634E9B">
          <w:rPr>
            <w:rFonts w:ascii="Times New Roman" w:eastAsia="仿宋_GB2312" w:hAnsi="Times New Roman" w:cs="Times New Roman"/>
            <w:color w:val="auto"/>
            <w:sz w:val="20"/>
            <w:szCs w:val="20"/>
            <w:rPrChange w:id="3275" w:author="He Han" w:date="2026-10-22T09:57:00Z">
              <w:rPr>
                <w:rFonts w:ascii="Times New Roman" w:eastAsia="仿宋_GB2312" w:hAnsi="Times New Roman" w:cs="Times New Roman"/>
                <w:color w:val="auto"/>
              </w:rPr>
            </w:rPrChange>
          </w:rPr>
          <w:delText xml:space="preserve">atch output of </w:delText>
        </w:r>
        <w:r w:rsidR="005D51CE" w:rsidRPr="00BB7730" w:rsidDel="00634E9B">
          <w:rPr>
            <w:rFonts w:ascii="Times New Roman" w:eastAsia="仿宋_GB2312" w:hAnsi="Times New Roman" w:cs="Times New Roman"/>
            <w:color w:val="auto"/>
            <w:sz w:val="20"/>
            <w:szCs w:val="20"/>
            <w:rPrChange w:id="3276" w:author="He Han" w:date="2026-10-22T09:57:00Z">
              <w:rPr>
                <w:rFonts w:ascii="Times New Roman" w:eastAsia="仿宋_GB2312" w:hAnsi="Times New Roman" w:cs="Times New Roman"/>
                <w:color w:val="auto"/>
              </w:rPr>
            </w:rPrChange>
          </w:rPr>
          <w:delText>150.00</w:delText>
        </w:r>
        <w:r w:rsidR="005D51CE" w:rsidRPr="00BB7730" w:rsidDel="00634E9B">
          <w:rPr>
            <w:rFonts w:ascii="Times New Roman" w:eastAsia="仿宋_GB2312" w:hAnsi="Times New Roman" w:cs="Times New Roman"/>
            <w:color w:val="auto"/>
            <w:sz w:val="20"/>
            <w:szCs w:val="20"/>
            <w:lang w:eastAsia="zh-CN"/>
            <w:rPrChange w:id="3277" w:author="He Han" w:date="2026-10-22T09:57:00Z">
              <w:rPr>
                <w:rFonts w:ascii="Times New Roman" w:eastAsia="仿宋_GB2312" w:hAnsi="Times New Roman" w:cs="Times New Roman"/>
                <w:color w:val="auto"/>
                <w:lang w:eastAsia="zh-CN"/>
              </w:rPr>
            </w:rPrChange>
          </w:rPr>
          <w:delText>kg</w:delText>
        </w:r>
        <w:r w:rsidR="005D51CE" w:rsidRPr="00BB7730" w:rsidDel="00634E9B">
          <w:rPr>
            <w:rFonts w:ascii="Times New Roman" w:eastAsia="仿宋_GB2312" w:hAnsi="Times New Roman" w:cs="Times New Roman"/>
            <w:color w:val="auto"/>
            <w:sz w:val="20"/>
            <w:szCs w:val="20"/>
            <w:rPrChange w:id="3278" w:author="He Han" w:date="2026-10-22T09:57:00Z">
              <w:rPr>
                <w:rFonts w:ascii="Times New Roman" w:eastAsia="仿宋_GB2312" w:hAnsi="Times New Roman" w:cs="Times New Roman"/>
                <w:color w:val="auto"/>
              </w:rPr>
            </w:rPrChange>
          </w:rPr>
          <w:delText>~190.00</w:delText>
        </w:r>
        <w:r w:rsidRPr="00BB7730" w:rsidDel="00634E9B">
          <w:rPr>
            <w:rFonts w:ascii="Times New Roman" w:eastAsia="仿宋_GB2312" w:hAnsi="Times New Roman" w:cs="Times New Roman"/>
            <w:color w:val="auto"/>
            <w:sz w:val="20"/>
            <w:szCs w:val="20"/>
            <w:rPrChange w:id="3279" w:author="He Han" w:date="2026-10-22T09:57:00Z">
              <w:rPr>
                <w:rFonts w:ascii="Times New Roman" w:eastAsia="仿宋_GB2312" w:hAnsi="Times New Roman" w:cs="Times New Roman"/>
                <w:color w:val="auto"/>
              </w:rPr>
            </w:rPrChange>
          </w:rPr>
          <w:delText>kg</w:delText>
        </w:r>
        <w:r w:rsidRPr="00BB7730" w:rsidDel="00634E9B">
          <w:rPr>
            <w:rFonts w:ascii="Times New Roman" w:eastAsia="仿宋_GB2312" w:hAnsi="Times New Roman" w:cs="Times New Roman"/>
            <w:color w:val="auto"/>
            <w:sz w:val="20"/>
            <w:szCs w:val="20"/>
            <w:lang w:eastAsia="zh-CN"/>
            <w:rPrChange w:id="3280" w:author="He Han" w:date="2026-10-22T09:57:00Z">
              <w:rPr>
                <w:rFonts w:ascii="Times New Roman" w:eastAsia="仿宋_GB2312" w:hAnsi="Times New Roman" w:cs="Times New Roman"/>
                <w:color w:val="auto"/>
                <w:lang w:eastAsia="zh-CN"/>
              </w:rPr>
            </w:rPrChange>
          </w:rPr>
          <w:delText>.</w:delText>
        </w:r>
      </w:del>
      <w:r w:rsidR="008B6C38" w:rsidRPr="00BB7730">
        <w:rPr>
          <w:rFonts w:ascii="Times New Roman" w:eastAsia="仿宋_GB2312" w:hAnsi="Times New Roman" w:cs="Times New Roman"/>
          <w:color w:val="auto"/>
          <w:sz w:val="20"/>
          <w:szCs w:val="20"/>
          <w:lang w:eastAsia="zh-CN"/>
        </w:rPr>
        <w:t xml:space="preserve"> </w:t>
      </w:r>
    </w:p>
    <w:p w14:paraId="3DD79278" w14:textId="77777777" w:rsidR="00720E79" w:rsidRDefault="00720E79" w:rsidP="008B6C38">
      <w:pPr>
        <w:spacing w:beforeLines="50" w:before="120" w:afterLines="50" w:after="120"/>
        <w:ind w:leftChars="150" w:left="315"/>
        <w:contextualSpacing/>
        <w:jc w:val="both"/>
        <w:rPr>
          <w:ins w:id="3281" w:author="He Han" w:date="2026-10-23T09:28:00Z"/>
          <w:rFonts w:ascii="Times New Roman" w:eastAsia="仿宋_GB2312" w:hAnsi="Times New Roman" w:cs="Times New Roman"/>
          <w:color w:val="auto"/>
          <w:sz w:val="20"/>
          <w:szCs w:val="20"/>
          <w:lang w:eastAsia="zh-CN"/>
        </w:rPr>
      </w:pPr>
    </w:p>
    <w:p w14:paraId="23AF431F" w14:textId="2F40B527" w:rsidR="00634E9B" w:rsidRPr="00BB7730" w:rsidRDefault="00634E9B">
      <w:pPr>
        <w:pStyle w:val="2"/>
        <w:numPr>
          <w:ilvl w:val="1"/>
          <w:numId w:val="8"/>
        </w:numPr>
        <w:ind w:left="0" w:firstLine="0"/>
        <w:rPr>
          <w:ins w:id="3282" w:author="Xuning Wei12232" w:date="2026-07-27T12:27:00Z"/>
          <w:rFonts w:ascii="Times New Roman" w:hAnsi="Times New Roman" w:cs="Times New Roman"/>
          <w:rPrChange w:id="3283" w:author="He Han" w:date="2026-10-21T15:17:00Z">
            <w:rPr>
              <w:ins w:id="3284" w:author="Xuning Wei12232" w:date="2026-07-27T12:27:00Z"/>
              <w:rFonts w:ascii="Times New Roman" w:eastAsia="仿宋_GB2312" w:hAnsi="Times New Roman" w:cs="Times New Roman"/>
              <w:color w:val="auto"/>
            </w:rPr>
          </w:rPrChange>
        </w:rPr>
        <w:pPrChange w:id="3285" w:author="He Han" w:date="2026-10-21T15:27:00Z">
          <w:pPr>
            <w:pStyle w:val="2"/>
          </w:pPr>
        </w:pPrChange>
      </w:pPr>
      <w:bookmarkStart w:id="3286" w:name="_Toc226532508"/>
      <w:bookmarkStart w:id="3287" w:name="_Toc243495696"/>
      <w:ins w:id="3288" w:author="Xuning Wei12232" w:date="2026-07-27T12:27:00Z">
        <w:r w:rsidRPr="00BB7730">
          <w:rPr>
            <w:rFonts w:ascii="Times New Roman" w:hAnsi="Times New Roman" w:cs="Times New Roman"/>
            <w:rPrChange w:id="3289" w:author="He Han" w:date="2026-10-21T15:17:00Z">
              <w:rPr>
                <w:rFonts w:ascii="Times New Roman" w:eastAsia="仿宋_GB2312" w:hAnsi="Times New Roman" w:cs="Times New Roman"/>
                <w:color w:val="auto"/>
              </w:rPr>
            </w:rPrChange>
          </w:rPr>
          <w:t>Assessment on function &amp; capacity for Glove box</w:t>
        </w:r>
        <w:bookmarkEnd w:id="3286"/>
        <w:bookmarkEnd w:id="3287"/>
      </w:ins>
    </w:p>
    <w:p w14:paraId="15AEC4F2" w14:textId="77777777" w:rsidR="00634E9B" w:rsidRPr="00BB7730" w:rsidRDefault="00634E9B" w:rsidP="00634E9B">
      <w:pPr>
        <w:spacing w:beforeLines="50" w:before="120" w:after="50" w:line="319" w:lineRule="auto"/>
        <w:ind w:leftChars="134" w:left="281"/>
        <w:contextualSpacing/>
        <w:jc w:val="both"/>
        <w:rPr>
          <w:ins w:id="3290" w:author="Xuning Wei12232" w:date="2026-07-27T12:27:00Z"/>
          <w:rFonts w:ascii="Times New Roman" w:eastAsia="仿宋_GB2312" w:hAnsi="Times New Roman" w:cs="Times New Roman"/>
          <w:color w:val="0000FF"/>
          <w:sz w:val="20"/>
          <w:szCs w:val="20"/>
          <w:rPrChange w:id="3291" w:author="Xuning Wei12232" w:date="2026-07-27T12:29:00Z">
            <w:rPr>
              <w:ins w:id="3292" w:author="Xuning Wei12232" w:date="2026-07-27T12:27:00Z"/>
              <w:rFonts w:ascii="Times New Roman" w:eastAsia="仿宋_GB2312" w:hAnsi="Times New Roman" w:cs="Times New Roman"/>
              <w:color w:val="auto"/>
              <w:sz w:val="20"/>
              <w:szCs w:val="20"/>
            </w:rPr>
          </w:rPrChange>
        </w:rPr>
      </w:pPr>
      <w:ins w:id="3293" w:author="Xuning Wei12232" w:date="2026-07-27T12:27:00Z">
        <w:r w:rsidRPr="00BB7730">
          <w:rPr>
            <w:rFonts w:ascii="Times New Roman" w:eastAsia="仿宋_GB2312" w:hAnsi="Times New Roman" w:cs="Times New Roman"/>
            <w:color w:val="0000FF"/>
            <w:sz w:val="20"/>
            <w:szCs w:val="20"/>
            <w:rPrChange w:id="3294" w:author="Xuning Wei12232" w:date="2026-07-27T12:29:00Z">
              <w:rPr>
                <w:rFonts w:ascii="Times New Roman" w:eastAsia="仿宋_GB2312" w:hAnsi="Times New Roman" w:cs="Times New Roman"/>
                <w:color w:val="auto"/>
                <w:sz w:val="20"/>
                <w:szCs w:val="20"/>
              </w:rPr>
            </w:rPrChange>
          </w:rPr>
          <w:t xml:space="preserve">See </w:t>
        </w:r>
        <w:r w:rsidRPr="00BB7730">
          <w:rPr>
            <w:rFonts w:ascii="Times New Roman" w:eastAsia="仿宋_GB2312" w:hAnsi="Times New Roman" w:cs="Times New Roman"/>
            <w:b/>
            <w:i/>
            <w:color w:val="0000FF"/>
            <w:sz w:val="20"/>
            <w:szCs w:val="20"/>
            <w:rPrChange w:id="3295" w:author="Xuning Wei12232" w:date="2026-07-27T12:29:00Z">
              <w:rPr>
                <w:rFonts w:ascii="Times New Roman" w:eastAsia="仿宋_GB2312" w:hAnsi="Times New Roman" w:cs="Times New Roman"/>
                <w:b/>
                <w:i/>
                <w:color w:val="auto"/>
                <w:sz w:val="20"/>
                <w:szCs w:val="20"/>
              </w:rPr>
            </w:rPrChange>
          </w:rPr>
          <w:t>Table 7</w:t>
        </w:r>
        <w:r w:rsidRPr="00BB7730">
          <w:rPr>
            <w:rFonts w:ascii="Times New Roman" w:eastAsia="仿宋_GB2312" w:hAnsi="Times New Roman" w:cs="Times New Roman"/>
            <w:b/>
            <w:i/>
            <w:color w:val="0000FF"/>
            <w:sz w:val="20"/>
            <w:szCs w:val="20"/>
            <w:lang w:eastAsia="zh-CN"/>
            <w:rPrChange w:id="3296" w:author="Xuning Wei12232" w:date="2026-07-27T12:29:00Z">
              <w:rPr>
                <w:rFonts w:ascii="Times New Roman" w:eastAsia="仿宋_GB2312" w:hAnsi="Times New Roman" w:cs="Times New Roman"/>
                <w:b/>
                <w:i/>
                <w:color w:val="auto"/>
                <w:sz w:val="20"/>
                <w:szCs w:val="20"/>
                <w:lang w:eastAsia="zh-CN"/>
              </w:rPr>
            </w:rPrChange>
          </w:rPr>
          <w:t>-</w:t>
        </w:r>
        <w:r w:rsidRPr="00BB7730">
          <w:rPr>
            <w:rFonts w:ascii="Times New Roman" w:eastAsia="仿宋_GB2312" w:hAnsi="Times New Roman" w:cs="Times New Roman"/>
            <w:b/>
            <w:i/>
            <w:color w:val="0000FF"/>
            <w:sz w:val="20"/>
            <w:szCs w:val="20"/>
            <w:rPrChange w:id="3297" w:author="Xuning Wei12232" w:date="2026-07-27T12:29:00Z">
              <w:rPr>
                <w:rFonts w:ascii="Times New Roman" w:eastAsia="仿宋_GB2312" w:hAnsi="Times New Roman" w:cs="Times New Roman"/>
                <w:b/>
                <w:i/>
                <w:color w:val="auto"/>
                <w:sz w:val="20"/>
                <w:szCs w:val="20"/>
              </w:rPr>
            </w:rPrChange>
          </w:rPr>
          <w:t>1</w:t>
        </w:r>
      </w:ins>
    </w:p>
    <w:p w14:paraId="6CC632BB" w14:textId="77777777" w:rsidR="00634E9B" w:rsidRPr="00BB7730" w:rsidRDefault="00634E9B">
      <w:pPr>
        <w:spacing w:line="276" w:lineRule="auto"/>
        <w:jc w:val="center"/>
        <w:rPr>
          <w:ins w:id="3298" w:author="Xuning Wei12232" w:date="2026-07-27T12:27:00Z"/>
          <w:rFonts w:ascii="Times New Roman" w:eastAsia="仿宋_GB2312" w:hAnsi="Times New Roman" w:cs="Times New Roman"/>
          <w:b/>
          <w:color w:val="0000FF"/>
          <w:sz w:val="20"/>
          <w:szCs w:val="20"/>
          <w:rPrChange w:id="3299" w:author="Xuning Wei12232" w:date="2026-07-27T12:29:00Z">
            <w:rPr>
              <w:ins w:id="3300" w:author="Xuning Wei12232" w:date="2026-07-27T12:27:00Z"/>
              <w:rFonts w:ascii="Times New Roman" w:eastAsia="仿宋_GB2312" w:hAnsi="Times New Roman" w:cs="Times New Roman"/>
              <w:b/>
              <w:color w:val="auto"/>
              <w:sz w:val="20"/>
              <w:szCs w:val="20"/>
            </w:rPr>
          </w:rPrChange>
        </w:rPr>
        <w:pPrChange w:id="3301" w:author="He Han" w:date="2026-10-13T13:40:00Z">
          <w:pPr>
            <w:jc w:val="center"/>
          </w:pPr>
        </w:pPrChange>
      </w:pPr>
      <w:ins w:id="3302" w:author="Xuning Wei12232" w:date="2026-07-27T12:27:00Z">
        <w:r w:rsidRPr="00BB7730">
          <w:rPr>
            <w:rFonts w:ascii="Times New Roman" w:eastAsia="仿宋_GB2312" w:hAnsi="Times New Roman" w:cs="Times New Roman"/>
            <w:b/>
            <w:color w:val="0000FF"/>
            <w:sz w:val="20"/>
            <w:szCs w:val="20"/>
            <w:lang w:eastAsia="zh-CN"/>
            <w:rPrChange w:id="3303" w:author="Xuning Wei12232" w:date="2026-07-27T12:29:00Z">
              <w:rPr>
                <w:rFonts w:ascii="Times New Roman" w:eastAsia="仿宋_GB2312" w:hAnsi="Times New Roman" w:cs="Times New Roman"/>
                <w:b/>
                <w:color w:val="auto"/>
                <w:sz w:val="20"/>
                <w:szCs w:val="20"/>
                <w:lang w:eastAsia="zh-CN"/>
              </w:rPr>
            </w:rPrChange>
          </w:rPr>
          <w:t xml:space="preserve">Table 7-1: </w:t>
        </w:r>
        <w:r w:rsidRPr="00BB7730">
          <w:rPr>
            <w:rFonts w:ascii="Times New Roman" w:eastAsia="仿宋_GB2312" w:hAnsi="Times New Roman" w:cs="Times New Roman"/>
            <w:b/>
            <w:color w:val="0000FF"/>
            <w:sz w:val="20"/>
            <w:szCs w:val="20"/>
            <w:rPrChange w:id="3304" w:author="Xuning Wei12232" w:date="2026-07-27T12:29:00Z">
              <w:rPr>
                <w:rFonts w:ascii="Times New Roman" w:eastAsia="仿宋_GB2312" w:hAnsi="Times New Roman" w:cs="Times New Roman"/>
                <w:b/>
                <w:color w:val="auto"/>
                <w:sz w:val="20"/>
                <w:szCs w:val="20"/>
              </w:rPr>
            </w:rPrChange>
          </w:rPr>
          <w:t xml:space="preserve">Equipment Suitability Assessment on Function for Glove box </w:t>
        </w:r>
      </w:ins>
    </w:p>
    <w:tbl>
      <w:tblPr>
        <w:tblW w:w="14029" w:type="dxa"/>
        <w:tblLayout w:type="fixed"/>
        <w:tblLook w:val="04A0" w:firstRow="1" w:lastRow="0" w:firstColumn="1" w:lastColumn="0" w:noHBand="0" w:noVBand="1"/>
      </w:tblPr>
      <w:tblGrid>
        <w:gridCol w:w="708"/>
        <w:gridCol w:w="1125"/>
        <w:gridCol w:w="2840"/>
        <w:gridCol w:w="3969"/>
        <w:gridCol w:w="992"/>
        <w:gridCol w:w="993"/>
        <w:gridCol w:w="3402"/>
      </w:tblGrid>
      <w:tr w:rsidR="00634E9B" w:rsidRPr="00BB7730" w14:paraId="2756F405" w14:textId="77777777" w:rsidTr="00CD20E8">
        <w:trPr>
          <w:trHeight w:val="349"/>
          <w:tblHeader/>
          <w:ins w:id="3305" w:author="Xuning Wei12232" w:date="2026-07-27T12:27:00Z"/>
        </w:trPr>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952054" w14:textId="77777777" w:rsidR="00634E9B" w:rsidRPr="00BB7730" w:rsidRDefault="00634E9B" w:rsidP="00CD20E8">
            <w:pPr>
              <w:spacing w:line="276" w:lineRule="auto"/>
              <w:jc w:val="center"/>
              <w:rPr>
                <w:ins w:id="3306" w:author="Xuning Wei12232" w:date="2026-07-27T12:27:00Z"/>
                <w:rFonts w:ascii="Times New Roman" w:eastAsia="FangSong" w:hAnsi="Times New Roman" w:cs="Times New Roman"/>
                <w:b/>
                <w:color w:val="0000FF"/>
                <w:kern w:val="0"/>
                <w:sz w:val="18"/>
                <w:szCs w:val="18"/>
                <w:rPrChange w:id="3307" w:author="Xuning Wei12232" w:date="2026-07-27T12:29:00Z">
                  <w:rPr>
                    <w:ins w:id="3308" w:author="Xuning Wei12232" w:date="2026-07-27T12:27:00Z"/>
                    <w:rFonts w:ascii="Times New Roman" w:eastAsia="FangSong" w:hAnsi="Times New Roman" w:cs="Times New Roman"/>
                    <w:b/>
                    <w:color w:val="auto"/>
                    <w:kern w:val="0"/>
                    <w:sz w:val="18"/>
                    <w:szCs w:val="18"/>
                  </w:rPr>
                </w:rPrChange>
              </w:rPr>
            </w:pPr>
            <w:ins w:id="3309" w:author="Xuning Wei12232" w:date="2026-07-27T12:27:00Z">
              <w:r w:rsidRPr="00BB7730">
                <w:rPr>
                  <w:rFonts w:ascii="Times New Roman" w:eastAsia="FangSong" w:hAnsi="Times New Roman" w:cs="Times New Roman"/>
                  <w:b/>
                  <w:color w:val="0000FF"/>
                  <w:kern w:val="0"/>
                  <w:sz w:val="18"/>
                  <w:szCs w:val="18"/>
                  <w:lang w:eastAsia="zh-CN"/>
                  <w:rPrChange w:id="3310" w:author="Xuning Wei12232" w:date="2026-07-27T12:29:00Z">
                    <w:rPr>
                      <w:rFonts w:ascii="Times New Roman" w:eastAsia="FangSong" w:hAnsi="Times New Roman" w:cs="Times New Roman"/>
                      <w:b/>
                      <w:color w:val="auto"/>
                      <w:kern w:val="0"/>
                      <w:sz w:val="18"/>
                      <w:szCs w:val="18"/>
                      <w:lang w:eastAsia="zh-CN"/>
                    </w:rPr>
                  </w:rPrChange>
                </w:rPr>
                <w:t>S/N</w:t>
              </w:r>
            </w:ins>
          </w:p>
        </w:tc>
        <w:tc>
          <w:tcPr>
            <w:tcW w:w="3965"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1605FBAD" w14:textId="77777777" w:rsidR="00634E9B" w:rsidRPr="00BB7730" w:rsidRDefault="00634E9B" w:rsidP="00CD20E8">
            <w:pPr>
              <w:spacing w:line="276" w:lineRule="auto"/>
              <w:jc w:val="center"/>
              <w:rPr>
                <w:ins w:id="3311" w:author="Xuning Wei12232" w:date="2026-07-27T12:27:00Z"/>
                <w:rFonts w:ascii="Times New Roman" w:eastAsia="FangSong" w:hAnsi="Times New Roman" w:cs="Times New Roman"/>
                <w:b/>
                <w:color w:val="0000FF"/>
                <w:kern w:val="0"/>
                <w:sz w:val="18"/>
                <w:szCs w:val="18"/>
                <w:rPrChange w:id="3312" w:author="Xuning Wei12232" w:date="2026-07-27T12:29:00Z">
                  <w:rPr>
                    <w:ins w:id="3313" w:author="Xuning Wei12232" w:date="2026-07-27T12:27:00Z"/>
                    <w:rFonts w:ascii="Times New Roman" w:eastAsia="FangSong" w:hAnsi="Times New Roman" w:cs="Times New Roman"/>
                    <w:b/>
                    <w:color w:val="auto"/>
                    <w:kern w:val="0"/>
                    <w:sz w:val="18"/>
                    <w:szCs w:val="18"/>
                  </w:rPr>
                </w:rPrChange>
              </w:rPr>
            </w:pPr>
            <w:ins w:id="3314" w:author="Xuning Wei12232" w:date="2026-07-27T12:27:00Z">
              <w:r w:rsidRPr="00BB7730">
                <w:rPr>
                  <w:rFonts w:ascii="Times New Roman" w:eastAsia="仿宋_GB2312" w:hAnsi="Times New Roman" w:cs="Times New Roman"/>
                  <w:b/>
                  <w:color w:val="0000FF"/>
                  <w:kern w:val="0"/>
                  <w:sz w:val="18"/>
                  <w:szCs w:val="18"/>
                  <w:rPrChange w:id="3315" w:author="Xuning Wei12232" w:date="2026-07-27T12:29:00Z">
                    <w:rPr>
                      <w:rFonts w:ascii="Times New Roman" w:eastAsia="仿宋_GB2312" w:hAnsi="Times New Roman" w:cs="Times New Roman"/>
                      <w:b/>
                      <w:color w:val="auto"/>
                      <w:kern w:val="0"/>
                      <w:sz w:val="18"/>
                      <w:szCs w:val="18"/>
                    </w:rPr>
                  </w:rPrChange>
                </w:rPr>
                <w:t>Process Requirements</w:t>
              </w:r>
              <w:r w:rsidRPr="00BB7730">
                <w:rPr>
                  <w:rFonts w:ascii="Times New Roman" w:eastAsia="FangSong" w:hAnsi="Times New Roman" w:cs="Times New Roman"/>
                  <w:b/>
                  <w:color w:val="0000FF"/>
                  <w:kern w:val="0"/>
                  <w:sz w:val="18"/>
                  <w:szCs w:val="18"/>
                  <w:rPrChange w:id="3316" w:author="Xuning Wei12232" w:date="2026-07-27T12:29:00Z">
                    <w:rPr>
                      <w:rFonts w:ascii="Times New Roman" w:eastAsia="FangSong" w:hAnsi="Times New Roman" w:cs="Times New Roman"/>
                      <w:b/>
                      <w:color w:val="auto"/>
                      <w:kern w:val="0"/>
                      <w:sz w:val="18"/>
                      <w:szCs w:val="18"/>
                    </w:rPr>
                  </w:rPrChange>
                </w:rPr>
                <w:t xml:space="preserve"> </w:t>
              </w:r>
            </w:ins>
          </w:p>
        </w:tc>
        <w:tc>
          <w:tcPr>
            <w:tcW w:w="39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7E94E86C" w14:textId="77777777" w:rsidR="00634E9B" w:rsidRPr="00BB7730" w:rsidRDefault="00634E9B" w:rsidP="00CD20E8">
            <w:pPr>
              <w:spacing w:line="276" w:lineRule="auto"/>
              <w:jc w:val="center"/>
              <w:rPr>
                <w:ins w:id="3317" w:author="Xuning Wei12232" w:date="2026-07-27T12:27:00Z"/>
                <w:rFonts w:ascii="Times New Roman" w:eastAsia="FangSong" w:hAnsi="Times New Roman" w:cs="Times New Roman"/>
                <w:b/>
                <w:color w:val="0000FF"/>
                <w:kern w:val="0"/>
                <w:sz w:val="18"/>
                <w:szCs w:val="18"/>
                <w:rPrChange w:id="3318" w:author="Xuning Wei12232" w:date="2026-07-27T12:29:00Z">
                  <w:rPr>
                    <w:ins w:id="3319" w:author="Xuning Wei12232" w:date="2026-07-27T12:27:00Z"/>
                    <w:rFonts w:ascii="Times New Roman" w:eastAsia="FangSong" w:hAnsi="Times New Roman" w:cs="Times New Roman"/>
                    <w:b/>
                    <w:color w:val="auto"/>
                    <w:kern w:val="0"/>
                    <w:sz w:val="18"/>
                    <w:szCs w:val="18"/>
                  </w:rPr>
                </w:rPrChange>
              </w:rPr>
            </w:pPr>
            <w:ins w:id="3320" w:author="Xuning Wei12232" w:date="2026-07-27T12:27:00Z">
              <w:r w:rsidRPr="00BB7730">
                <w:rPr>
                  <w:rFonts w:ascii="Times New Roman" w:eastAsia="仿宋_GB2312" w:hAnsi="Times New Roman" w:cs="Times New Roman"/>
                  <w:b/>
                  <w:color w:val="0000FF"/>
                  <w:kern w:val="0"/>
                  <w:sz w:val="18"/>
                  <w:szCs w:val="18"/>
                  <w:rPrChange w:id="3321" w:author="Xuning Wei12232" w:date="2026-07-27T12:29:00Z">
                    <w:rPr>
                      <w:rFonts w:ascii="Times New Roman" w:eastAsia="仿宋_GB2312" w:hAnsi="Times New Roman" w:cs="Times New Roman"/>
                      <w:b/>
                      <w:color w:val="auto"/>
                      <w:kern w:val="0"/>
                      <w:sz w:val="18"/>
                      <w:szCs w:val="18"/>
                    </w:rPr>
                  </w:rPrChange>
                </w:rPr>
                <w:t>Equipment characteristics</w:t>
              </w:r>
            </w:ins>
          </w:p>
        </w:tc>
        <w:tc>
          <w:tcPr>
            <w:tcW w:w="1985"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31A56980" w14:textId="77777777" w:rsidR="00634E9B" w:rsidRPr="00BB7730" w:rsidRDefault="00634E9B" w:rsidP="00CD20E8">
            <w:pPr>
              <w:spacing w:line="276" w:lineRule="auto"/>
              <w:jc w:val="center"/>
              <w:rPr>
                <w:ins w:id="3322" w:author="Xuning Wei12232" w:date="2026-07-27T12:27:00Z"/>
                <w:rFonts w:ascii="Times New Roman" w:eastAsia="FangSong" w:hAnsi="Times New Roman" w:cs="Times New Roman"/>
                <w:b/>
                <w:color w:val="0000FF"/>
                <w:kern w:val="0"/>
                <w:sz w:val="18"/>
                <w:szCs w:val="18"/>
                <w:rPrChange w:id="3323" w:author="Xuning Wei12232" w:date="2026-07-27T12:29:00Z">
                  <w:rPr>
                    <w:ins w:id="3324" w:author="Xuning Wei12232" w:date="2026-07-27T12:27:00Z"/>
                    <w:rFonts w:ascii="Times New Roman" w:eastAsia="FangSong" w:hAnsi="Times New Roman" w:cs="Times New Roman"/>
                    <w:b/>
                    <w:color w:val="auto"/>
                    <w:kern w:val="0"/>
                    <w:sz w:val="18"/>
                    <w:szCs w:val="18"/>
                  </w:rPr>
                </w:rPrChange>
              </w:rPr>
            </w:pPr>
            <w:ins w:id="3325" w:author="Xuning Wei12232" w:date="2026-07-27T12:27:00Z">
              <w:r w:rsidRPr="00BB7730">
                <w:rPr>
                  <w:rFonts w:ascii="Times New Roman" w:eastAsia="仿宋_GB2312" w:hAnsi="Times New Roman" w:cs="Times New Roman"/>
                  <w:b/>
                  <w:color w:val="0000FF"/>
                  <w:kern w:val="0"/>
                  <w:sz w:val="18"/>
                  <w:szCs w:val="18"/>
                  <w:rPrChange w:id="3326" w:author="Xuning Wei12232" w:date="2026-07-27T12:29:00Z">
                    <w:rPr>
                      <w:rFonts w:ascii="Times New Roman" w:eastAsia="仿宋_GB2312" w:hAnsi="Times New Roman" w:cs="Times New Roman"/>
                      <w:b/>
                      <w:color w:val="auto"/>
                      <w:kern w:val="0"/>
                      <w:sz w:val="18"/>
                      <w:szCs w:val="18"/>
                    </w:rPr>
                  </w:rPrChange>
                </w:rPr>
                <w:t>Feasibility</w:t>
              </w:r>
            </w:ins>
          </w:p>
        </w:tc>
        <w:tc>
          <w:tcPr>
            <w:tcW w:w="3402"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1CD2D7D" w14:textId="77777777" w:rsidR="00634E9B" w:rsidRPr="00BB7730" w:rsidRDefault="00634E9B" w:rsidP="00CD20E8">
            <w:pPr>
              <w:spacing w:line="276" w:lineRule="auto"/>
              <w:jc w:val="center"/>
              <w:rPr>
                <w:ins w:id="3327" w:author="Xuning Wei12232" w:date="2026-07-27T12:27:00Z"/>
                <w:rFonts w:ascii="Times New Roman" w:eastAsia="FangSong" w:hAnsi="Times New Roman" w:cs="Times New Roman"/>
                <w:b/>
                <w:color w:val="0000FF"/>
                <w:kern w:val="0"/>
                <w:sz w:val="18"/>
                <w:szCs w:val="18"/>
                <w:rPrChange w:id="3328" w:author="Xuning Wei12232" w:date="2026-07-27T12:29:00Z">
                  <w:rPr>
                    <w:ins w:id="3329" w:author="Xuning Wei12232" w:date="2026-07-27T12:27:00Z"/>
                    <w:rFonts w:ascii="Times New Roman" w:eastAsia="FangSong" w:hAnsi="Times New Roman" w:cs="Times New Roman"/>
                    <w:b/>
                    <w:color w:val="auto"/>
                    <w:kern w:val="0"/>
                    <w:sz w:val="18"/>
                    <w:szCs w:val="18"/>
                  </w:rPr>
                </w:rPrChange>
              </w:rPr>
            </w:pPr>
            <w:ins w:id="3330" w:author="Xuning Wei12232" w:date="2026-07-27T12:27:00Z">
              <w:r w:rsidRPr="00BB7730">
                <w:rPr>
                  <w:rFonts w:ascii="Times New Roman" w:eastAsia="仿宋_GB2312" w:hAnsi="Times New Roman" w:cs="Times New Roman"/>
                  <w:b/>
                  <w:color w:val="0000FF"/>
                  <w:kern w:val="0"/>
                  <w:sz w:val="18"/>
                  <w:szCs w:val="18"/>
                  <w:rPrChange w:id="3331" w:author="Xuning Wei12232" w:date="2026-07-27T12:29:00Z">
                    <w:rPr>
                      <w:rFonts w:ascii="Times New Roman" w:eastAsia="仿宋_GB2312" w:hAnsi="Times New Roman" w:cs="Times New Roman"/>
                      <w:b/>
                      <w:color w:val="auto"/>
                      <w:kern w:val="0"/>
                      <w:sz w:val="18"/>
                      <w:szCs w:val="18"/>
                    </w:rPr>
                  </w:rPrChange>
                </w:rPr>
                <w:t>Justifications</w:t>
              </w:r>
            </w:ins>
          </w:p>
        </w:tc>
      </w:tr>
      <w:tr w:rsidR="00634E9B" w:rsidRPr="00BB7730" w14:paraId="76E60A66" w14:textId="77777777" w:rsidTr="00CD20E8">
        <w:trPr>
          <w:trHeight w:val="595"/>
          <w:ins w:id="3332" w:author="Xuning Wei12232" w:date="2026-07-27T12:27:00Z"/>
        </w:trPr>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DC34F7" w14:textId="77777777" w:rsidR="00634E9B" w:rsidRPr="00BB7730" w:rsidRDefault="00634E9B" w:rsidP="00CD20E8">
            <w:pPr>
              <w:spacing w:line="276" w:lineRule="auto"/>
              <w:jc w:val="center"/>
              <w:rPr>
                <w:ins w:id="3333" w:author="Xuning Wei12232" w:date="2026-07-27T12:27:00Z"/>
                <w:rFonts w:ascii="Times New Roman" w:eastAsia="FangSong" w:hAnsi="Times New Roman" w:cs="Times New Roman"/>
                <w:color w:val="0000FF"/>
                <w:kern w:val="0"/>
                <w:sz w:val="18"/>
                <w:szCs w:val="18"/>
                <w:rPrChange w:id="3334" w:author="Xuning Wei12232" w:date="2026-07-27T12:29:00Z">
                  <w:rPr>
                    <w:ins w:id="3335" w:author="Xuning Wei12232" w:date="2026-07-27T12:27:00Z"/>
                    <w:rFonts w:ascii="Times New Roman" w:eastAsia="FangSong" w:hAnsi="Times New Roman" w:cs="Times New Roman"/>
                    <w:color w:val="auto"/>
                    <w:kern w:val="0"/>
                    <w:sz w:val="18"/>
                    <w:szCs w:val="18"/>
                  </w:rPr>
                </w:rPrChange>
              </w:rPr>
            </w:pPr>
            <w:ins w:id="3336" w:author="Xuning Wei12232" w:date="2026-07-27T12:27:00Z">
              <w:r w:rsidRPr="00BB7730">
                <w:rPr>
                  <w:rFonts w:ascii="Times New Roman" w:eastAsia="FangSong" w:hAnsi="Times New Roman" w:cs="Times New Roman"/>
                  <w:color w:val="0000FF"/>
                  <w:kern w:val="0"/>
                  <w:sz w:val="18"/>
                  <w:szCs w:val="18"/>
                  <w:rPrChange w:id="3337" w:author="Xuning Wei12232" w:date="2026-07-27T12:29:00Z">
                    <w:rPr>
                      <w:rFonts w:ascii="Times New Roman" w:eastAsia="FangSong" w:hAnsi="Times New Roman" w:cs="Times New Roman"/>
                      <w:color w:val="auto"/>
                      <w:kern w:val="0"/>
                      <w:sz w:val="18"/>
                      <w:szCs w:val="18"/>
                    </w:rPr>
                  </w:rPrChange>
                </w:rPr>
                <w:t>1</w:t>
              </w:r>
            </w:ins>
          </w:p>
        </w:tc>
        <w:tc>
          <w:tcPr>
            <w:tcW w:w="1125" w:type="dxa"/>
            <w:tcBorders>
              <w:top w:val="single" w:sz="4" w:space="0" w:color="auto"/>
              <w:left w:val="nil"/>
              <w:bottom w:val="single" w:sz="4" w:space="0" w:color="auto"/>
              <w:right w:val="single" w:sz="4" w:space="0" w:color="auto"/>
            </w:tcBorders>
            <w:shd w:val="clear" w:color="auto" w:fill="FFFFFF" w:themeFill="background1"/>
            <w:vAlign w:val="center"/>
          </w:tcPr>
          <w:p w14:paraId="13E8B6B5" w14:textId="77777777" w:rsidR="00634E9B" w:rsidRPr="00BB7730" w:rsidRDefault="00634E9B" w:rsidP="00CD20E8">
            <w:pPr>
              <w:spacing w:line="240" w:lineRule="exact"/>
              <w:contextualSpacing/>
              <w:rPr>
                <w:ins w:id="3338" w:author="Xuning Wei12232" w:date="2026-07-27T12:27:00Z"/>
                <w:rFonts w:ascii="Times New Roman" w:eastAsia="仿宋_GB2312" w:hAnsi="Times New Roman" w:cs="Times New Roman"/>
                <w:color w:val="0000FF"/>
                <w:sz w:val="18"/>
                <w:szCs w:val="18"/>
                <w:rPrChange w:id="3339" w:author="Xuning Wei12232" w:date="2026-07-27T12:29:00Z">
                  <w:rPr>
                    <w:ins w:id="3340" w:author="Xuning Wei12232" w:date="2026-07-27T12:27:00Z"/>
                    <w:rFonts w:ascii="Times New Roman" w:eastAsia="仿宋_GB2312" w:hAnsi="Times New Roman" w:cs="Times New Roman"/>
                    <w:color w:val="auto"/>
                    <w:sz w:val="18"/>
                    <w:szCs w:val="18"/>
                  </w:rPr>
                </w:rPrChange>
              </w:rPr>
            </w:pPr>
            <w:ins w:id="3341" w:author="Xuning Wei12232" w:date="2026-07-27T12:27:00Z">
              <w:r w:rsidRPr="00BB7730">
                <w:rPr>
                  <w:rFonts w:ascii="Times New Roman" w:eastAsia="仿宋_GB2312" w:hAnsi="Times New Roman" w:cs="Times New Roman"/>
                  <w:color w:val="0000FF"/>
                  <w:sz w:val="18"/>
                  <w:szCs w:val="18"/>
                  <w:rPrChange w:id="3342" w:author="Xuning Wei12232" w:date="2026-07-27T12:29:00Z">
                    <w:rPr>
                      <w:rFonts w:ascii="Times New Roman" w:eastAsia="仿宋_GB2312" w:hAnsi="Times New Roman" w:cs="Times New Roman"/>
                      <w:color w:val="auto"/>
                      <w:sz w:val="18"/>
                      <w:szCs w:val="18"/>
                    </w:rPr>
                  </w:rPrChange>
                </w:rPr>
                <w:t>Operations</w:t>
              </w:r>
            </w:ins>
          </w:p>
        </w:tc>
        <w:tc>
          <w:tcPr>
            <w:tcW w:w="2840" w:type="dxa"/>
            <w:tcBorders>
              <w:top w:val="single" w:sz="4" w:space="0" w:color="auto"/>
              <w:left w:val="nil"/>
              <w:bottom w:val="single" w:sz="4" w:space="0" w:color="auto"/>
              <w:right w:val="single" w:sz="4" w:space="0" w:color="auto"/>
            </w:tcBorders>
            <w:shd w:val="clear" w:color="auto" w:fill="FFFFFF" w:themeFill="background1"/>
            <w:vAlign w:val="center"/>
          </w:tcPr>
          <w:p w14:paraId="61B60276" w14:textId="77777777" w:rsidR="00634E9B" w:rsidRPr="00BB7730" w:rsidRDefault="00634E9B" w:rsidP="00CD20E8">
            <w:pPr>
              <w:spacing w:line="276" w:lineRule="auto"/>
              <w:jc w:val="center"/>
              <w:rPr>
                <w:ins w:id="3343" w:author="Xuning Wei12232" w:date="2026-07-27T12:27:00Z"/>
                <w:rFonts w:ascii="Times New Roman" w:eastAsia="仿宋_GB2312" w:hAnsi="Times New Roman" w:cs="Times New Roman"/>
                <w:color w:val="0000FF"/>
                <w:sz w:val="18"/>
                <w:szCs w:val="18"/>
                <w:rPrChange w:id="3344" w:author="Xuning Wei12232" w:date="2026-07-27T12:29:00Z">
                  <w:rPr>
                    <w:ins w:id="3345" w:author="Xuning Wei12232" w:date="2026-07-27T12:27:00Z"/>
                    <w:rFonts w:ascii="Times New Roman" w:eastAsia="仿宋_GB2312" w:hAnsi="Times New Roman" w:cs="Times New Roman"/>
                    <w:color w:val="auto"/>
                    <w:sz w:val="18"/>
                    <w:szCs w:val="18"/>
                  </w:rPr>
                </w:rPrChange>
              </w:rPr>
            </w:pPr>
            <w:ins w:id="3346" w:author="Xuning Wei12232" w:date="2026-07-27T12:27:00Z">
              <w:r w:rsidRPr="00BB7730">
                <w:rPr>
                  <w:rFonts w:ascii="Times New Roman" w:hAnsi="Times New Roman" w:cs="Times New Roman"/>
                  <w:color w:val="0000FF"/>
                  <w:sz w:val="18"/>
                  <w:szCs w:val="18"/>
                  <w:shd w:val="clear" w:color="auto" w:fill="FFFFFF"/>
                  <w:rPrChange w:id="3347" w:author="Xuning Wei12232" w:date="2026-07-27T12:29:00Z">
                    <w:rPr>
                      <w:rFonts w:ascii="Times New Roman" w:hAnsi="Times New Roman" w:cs="Times New Roman"/>
                      <w:color w:val="auto"/>
                      <w:sz w:val="18"/>
                      <w:szCs w:val="18"/>
                      <w:shd w:val="clear" w:color="auto" w:fill="FFFFFF"/>
                    </w:rPr>
                  </w:rPrChange>
                </w:rPr>
                <w:t>Material</w:t>
              </w:r>
              <w:r w:rsidRPr="00BB7730">
                <w:rPr>
                  <w:rFonts w:ascii="Times New Roman" w:hAnsi="Times New Roman" w:cs="Times New Roman"/>
                  <w:color w:val="0000FF"/>
                  <w:sz w:val="18"/>
                  <w:szCs w:val="18"/>
                  <w:shd w:val="clear" w:color="auto" w:fill="FFFFFF"/>
                </w:rPr>
                <w:t xml:space="preserve"> dispensing</w:t>
              </w:r>
              <w:r w:rsidRPr="00BB7730">
                <w:rPr>
                  <w:rFonts w:ascii="Times New Roman" w:hAnsi="Times New Roman" w:cs="Times New Roman"/>
                  <w:color w:val="0000FF"/>
                  <w:sz w:val="18"/>
                  <w:szCs w:val="18"/>
                  <w:shd w:val="clear" w:color="auto" w:fill="FFFFFF"/>
                  <w:rPrChange w:id="3348" w:author="Xuning Wei12232" w:date="2026-07-27T12:29:00Z">
                    <w:rPr>
                      <w:rFonts w:ascii="Times New Roman" w:hAnsi="Times New Roman" w:cs="Times New Roman"/>
                      <w:color w:val="auto"/>
                      <w:sz w:val="18"/>
                      <w:szCs w:val="18"/>
                      <w:shd w:val="clear" w:color="auto" w:fill="FFFFFF"/>
                    </w:rPr>
                  </w:rPrChange>
                </w:rPr>
                <w:t>, Close</w:t>
              </w:r>
              <w:r w:rsidRPr="00BB7730">
                <w:rPr>
                  <w:rFonts w:ascii="Times New Roman" w:hAnsi="Times New Roman" w:cs="Times New Roman"/>
                  <w:color w:val="0000FF"/>
                  <w:sz w:val="18"/>
                  <w:szCs w:val="18"/>
                  <w:shd w:val="clear" w:color="auto" w:fill="FFFFFF"/>
                </w:rPr>
                <w:t>d operation is available</w:t>
              </w:r>
              <w:r w:rsidRPr="00BB7730">
                <w:rPr>
                  <w:rFonts w:ascii="Times New Roman" w:hAnsi="Times New Roman" w:cs="Times New Roman"/>
                  <w:color w:val="0000FF"/>
                </w:rPr>
                <w:t>.</w:t>
              </w:r>
            </w:ins>
          </w:p>
        </w:tc>
        <w:tc>
          <w:tcPr>
            <w:tcW w:w="3969" w:type="dxa"/>
            <w:tcBorders>
              <w:top w:val="single" w:sz="4" w:space="0" w:color="auto"/>
              <w:left w:val="nil"/>
              <w:bottom w:val="single" w:sz="4" w:space="0" w:color="auto"/>
              <w:right w:val="single" w:sz="4" w:space="0" w:color="auto"/>
            </w:tcBorders>
            <w:shd w:val="clear" w:color="auto" w:fill="FFFFFF" w:themeFill="background1"/>
            <w:vAlign w:val="center"/>
          </w:tcPr>
          <w:p w14:paraId="1E89585D" w14:textId="77777777" w:rsidR="00634E9B" w:rsidRPr="00BB7730" w:rsidRDefault="00634E9B" w:rsidP="00CD20E8">
            <w:pPr>
              <w:spacing w:line="276" w:lineRule="auto"/>
              <w:jc w:val="both"/>
              <w:rPr>
                <w:ins w:id="3349" w:author="Xuning Wei12232" w:date="2026-07-27T12:27:00Z"/>
                <w:rFonts w:ascii="Times New Roman" w:eastAsia="仿宋_GB2312" w:hAnsi="Times New Roman" w:cs="Times New Roman"/>
                <w:color w:val="0000FF"/>
                <w:sz w:val="18"/>
                <w:szCs w:val="18"/>
                <w:rPrChange w:id="3350" w:author="Xuning Wei12232" w:date="2026-07-27T12:29:00Z">
                  <w:rPr>
                    <w:ins w:id="3351" w:author="Xuning Wei12232" w:date="2026-07-27T12:27:00Z"/>
                    <w:rFonts w:ascii="Times New Roman" w:eastAsia="仿宋_GB2312" w:hAnsi="Times New Roman" w:cs="Times New Roman"/>
                    <w:color w:val="auto"/>
                    <w:sz w:val="18"/>
                    <w:szCs w:val="18"/>
                  </w:rPr>
                </w:rPrChange>
              </w:rPr>
            </w:pPr>
            <w:ins w:id="3352" w:author="Xuning Wei12232" w:date="2026-07-27T12:27:00Z">
              <w:r w:rsidRPr="00BB7730">
                <w:rPr>
                  <w:rFonts w:ascii="Times New Roman" w:eastAsia="仿宋_GB2312" w:hAnsi="Times New Roman" w:cs="Times New Roman"/>
                  <w:color w:val="0000FF"/>
                  <w:sz w:val="18"/>
                  <w:szCs w:val="18"/>
                  <w:rPrChange w:id="3353" w:author="Xuning Wei12232" w:date="2026-07-27T12:29:00Z">
                    <w:rPr>
                      <w:rFonts w:ascii="Times New Roman" w:eastAsia="仿宋_GB2312" w:hAnsi="Times New Roman" w:cs="Times New Roman"/>
                      <w:color w:val="auto"/>
                      <w:sz w:val="18"/>
                      <w:szCs w:val="18"/>
                    </w:rPr>
                  </w:rPrChange>
                </w:rPr>
                <w:t xml:space="preserve">Glovebox can meet </w:t>
              </w:r>
              <w:r w:rsidRPr="00BB7730">
                <w:rPr>
                  <w:rFonts w:ascii="Times New Roman" w:hAnsi="Times New Roman" w:cs="Times New Roman"/>
                  <w:color w:val="0000FF"/>
                  <w:sz w:val="18"/>
                  <w:szCs w:val="18"/>
                  <w:shd w:val="clear" w:color="auto" w:fill="FFFFFF"/>
                </w:rPr>
                <w:t>dispensing</w:t>
              </w:r>
              <w:r w:rsidRPr="00BB7730">
                <w:rPr>
                  <w:rFonts w:ascii="Times New Roman" w:eastAsia="仿宋_GB2312" w:hAnsi="Times New Roman" w:cs="Times New Roman"/>
                  <w:color w:val="0000FF"/>
                  <w:sz w:val="18"/>
                  <w:szCs w:val="18"/>
                  <w:rPrChange w:id="3354" w:author="Xuning Wei12232" w:date="2026-07-27T12:29:00Z">
                    <w:rPr>
                      <w:rFonts w:ascii="Times New Roman" w:eastAsia="仿宋_GB2312" w:hAnsi="Times New Roman" w:cs="Times New Roman"/>
                      <w:color w:val="auto"/>
                      <w:sz w:val="18"/>
                      <w:szCs w:val="18"/>
                    </w:rPr>
                  </w:rPrChange>
                </w:rPr>
                <w:t xml:space="preserve"> operation requirement.</w:t>
              </w:r>
            </w:ins>
          </w:p>
          <w:p w14:paraId="160FA60E" w14:textId="77777777" w:rsidR="00634E9B" w:rsidRPr="00BB7730" w:rsidRDefault="00634E9B" w:rsidP="00CD20E8">
            <w:pPr>
              <w:spacing w:line="276" w:lineRule="auto"/>
              <w:jc w:val="both"/>
              <w:rPr>
                <w:ins w:id="3355" w:author="Xuning Wei12232" w:date="2026-07-27T12:27:00Z"/>
                <w:rFonts w:ascii="Times New Roman" w:eastAsia="仿宋_GB2312" w:hAnsi="Times New Roman" w:cs="Times New Roman"/>
                <w:color w:val="0000FF"/>
                <w:sz w:val="18"/>
                <w:szCs w:val="18"/>
                <w:rPrChange w:id="3356" w:author="Xuning Wei12232" w:date="2026-07-27T12:29:00Z">
                  <w:rPr>
                    <w:ins w:id="3357" w:author="Xuning Wei12232" w:date="2026-07-27T12:27:00Z"/>
                    <w:rFonts w:ascii="Times New Roman" w:eastAsia="仿宋_GB2312" w:hAnsi="Times New Roman" w:cs="Times New Roman"/>
                    <w:color w:val="auto"/>
                    <w:sz w:val="18"/>
                    <w:szCs w:val="18"/>
                  </w:rPr>
                </w:rPrChange>
              </w:rPr>
            </w:pPr>
            <w:ins w:id="3358" w:author="Xuning Wei12232" w:date="2026-07-27T12:27:00Z">
              <w:r w:rsidRPr="00BB7730">
                <w:rPr>
                  <w:rFonts w:ascii="Times New Roman" w:eastAsia="仿宋_GB2312" w:hAnsi="Times New Roman" w:cs="Times New Roman"/>
                  <w:color w:val="0000FF"/>
                  <w:sz w:val="18"/>
                  <w:szCs w:val="18"/>
                </w:rPr>
                <w:t>The equipment is equipped with a dedicated transition chamber. Materials are transferred into the glove box in an isolated manner through the transition chamber. The entire dispensing process is fully closed and controlled to effectively prevent the materials from contacting ambient air and contaminants.</w:t>
              </w:r>
            </w:ins>
          </w:p>
        </w:tc>
        <w:tc>
          <w:tcPr>
            <w:tcW w:w="992" w:type="dxa"/>
            <w:tcBorders>
              <w:top w:val="nil"/>
              <w:left w:val="nil"/>
              <w:bottom w:val="single" w:sz="4" w:space="0" w:color="auto"/>
              <w:right w:val="single" w:sz="4" w:space="0" w:color="auto"/>
            </w:tcBorders>
            <w:shd w:val="clear" w:color="auto" w:fill="FFFFFF" w:themeFill="background1"/>
            <w:vAlign w:val="center"/>
          </w:tcPr>
          <w:p w14:paraId="71621863" w14:textId="7FFEAADA" w:rsidR="00634E9B" w:rsidRPr="00BB7730" w:rsidRDefault="003E162E" w:rsidP="00CD20E8">
            <w:pPr>
              <w:spacing w:line="276" w:lineRule="auto"/>
              <w:jc w:val="center"/>
              <w:rPr>
                <w:ins w:id="3359" w:author="Xuning Wei12232" w:date="2026-07-27T12:27:00Z"/>
                <w:rFonts w:ascii="Times New Roman" w:eastAsia="仿宋_GB2312" w:hAnsi="Times New Roman" w:cs="Times New Roman"/>
                <w:color w:val="0000FF"/>
                <w:sz w:val="18"/>
                <w:szCs w:val="18"/>
                <w:rPrChange w:id="3360" w:author="Xuning Wei12232" w:date="2026-07-27T12:29:00Z">
                  <w:rPr>
                    <w:ins w:id="3361" w:author="Xuning Wei12232" w:date="2026-07-27T12:27:00Z"/>
                    <w:rFonts w:ascii="Times New Roman" w:eastAsia="仿宋_GB2312" w:hAnsi="Times New Roman" w:cs="Times New Roman"/>
                    <w:color w:val="auto"/>
                    <w:sz w:val="18"/>
                    <w:szCs w:val="18"/>
                  </w:rPr>
                </w:rPrChange>
              </w:rPr>
            </w:pPr>
            <w:customXmlInsRangeStart w:id="3362" w:author="Xuning Wei12232" w:date="2026-07-27T12:27:00Z"/>
            <w:sdt>
              <w:sdtPr>
                <w:rPr>
                  <w:rFonts w:ascii="Times New Roman" w:eastAsia="仿宋_GB2312" w:hAnsi="Times New Roman" w:cs="Times New Roman"/>
                  <w:color w:val="0000FF"/>
                  <w:sz w:val="18"/>
                  <w:szCs w:val="18"/>
                </w:rPr>
                <w:id w:val="1497462360"/>
                <w14:checkbox>
                  <w14:checked w14:val="1"/>
                  <w14:checkedState w14:val="2612" w14:font="MS Gothic"/>
                  <w14:uncheckedState w14:val="2610" w14:font="MS Gothic"/>
                </w14:checkbox>
              </w:sdtPr>
              <w:sdtEndPr/>
              <w:sdtContent>
                <w:customXmlInsRangeEnd w:id="3362"/>
                <w:r w:rsidR="00687E70" w:rsidRPr="00BB7730">
                  <w:rPr>
                    <w:rFonts w:ascii="Segoe UI Symbol" w:eastAsia="MS Gothic" w:hAnsi="Segoe UI Symbol" w:cs="Segoe UI Symbol"/>
                    <w:color w:val="0000FF"/>
                    <w:sz w:val="18"/>
                    <w:szCs w:val="18"/>
                  </w:rPr>
                  <w:t>☒</w:t>
                </w:r>
                <w:customXmlInsRangeStart w:id="3363" w:author="Xuning Wei12232" w:date="2026-07-27T12:27:00Z"/>
              </w:sdtContent>
            </w:sdt>
            <w:customXmlInsRangeEnd w:id="3363"/>
            <w:ins w:id="3364" w:author="Xuning Wei12232" w:date="2026-07-27T12:27:00Z">
              <w:r w:rsidR="00634E9B" w:rsidRPr="00BB7730">
                <w:rPr>
                  <w:rFonts w:ascii="Times New Roman" w:eastAsia="仿宋_GB2312" w:hAnsi="Times New Roman" w:cs="Times New Roman"/>
                  <w:color w:val="0000FF"/>
                  <w:sz w:val="18"/>
                  <w:szCs w:val="18"/>
                  <w:rPrChange w:id="3365" w:author="Xuning Wei12232" w:date="2026-07-27T12:29:00Z">
                    <w:rPr>
                      <w:rFonts w:ascii="Times New Roman" w:eastAsia="仿宋_GB2312" w:hAnsi="Times New Roman" w:cs="Times New Roman"/>
                      <w:color w:val="auto"/>
                      <w:sz w:val="18"/>
                      <w:szCs w:val="18"/>
                    </w:rPr>
                  </w:rPrChange>
                </w:rPr>
                <w:t>Yes</w:t>
              </w:r>
            </w:ins>
          </w:p>
        </w:tc>
        <w:tc>
          <w:tcPr>
            <w:tcW w:w="993" w:type="dxa"/>
            <w:tcBorders>
              <w:top w:val="nil"/>
              <w:left w:val="nil"/>
              <w:bottom w:val="single" w:sz="4" w:space="0" w:color="auto"/>
              <w:right w:val="single" w:sz="4" w:space="0" w:color="auto"/>
            </w:tcBorders>
            <w:shd w:val="clear" w:color="auto" w:fill="FFFFFF" w:themeFill="background1"/>
            <w:vAlign w:val="center"/>
          </w:tcPr>
          <w:p w14:paraId="5B4E7BBC" w14:textId="77777777" w:rsidR="00634E9B" w:rsidRPr="00BB7730" w:rsidRDefault="003E162E" w:rsidP="00CD20E8">
            <w:pPr>
              <w:spacing w:line="276" w:lineRule="auto"/>
              <w:jc w:val="center"/>
              <w:rPr>
                <w:ins w:id="3366" w:author="Xuning Wei12232" w:date="2026-07-27T12:27:00Z"/>
                <w:rFonts w:ascii="Times New Roman" w:eastAsia="仿宋_GB2312" w:hAnsi="Times New Roman" w:cs="Times New Roman"/>
                <w:color w:val="0000FF"/>
                <w:sz w:val="18"/>
                <w:szCs w:val="18"/>
                <w:rPrChange w:id="3367" w:author="Xuning Wei12232" w:date="2026-07-27T12:29:00Z">
                  <w:rPr>
                    <w:ins w:id="3368" w:author="Xuning Wei12232" w:date="2026-07-27T12:27:00Z"/>
                    <w:rFonts w:ascii="Times New Roman" w:eastAsia="仿宋_GB2312" w:hAnsi="Times New Roman" w:cs="Times New Roman"/>
                    <w:color w:val="auto"/>
                    <w:sz w:val="18"/>
                    <w:szCs w:val="18"/>
                  </w:rPr>
                </w:rPrChange>
              </w:rPr>
            </w:pPr>
            <w:customXmlInsRangeStart w:id="3369" w:author="Xuning Wei12232" w:date="2026-07-27T12:27:00Z"/>
            <w:sdt>
              <w:sdtPr>
                <w:rPr>
                  <w:rFonts w:ascii="Times New Roman" w:eastAsia="仿宋_GB2312" w:hAnsi="Times New Roman" w:cs="Times New Roman"/>
                  <w:color w:val="0000FF"/>
                  <w:sz w:val="18"/>
                  <w:szCs w:val="18"/>
                </w:rPr>
                <w:id w:val="1887754546"/>
                <w14:checkbox>
                  <w14:checked w14:val="0"/>
                  <w14:checkedState w14:val="2612" w14:font="MS Gothic"/>
                  <w14:uncheckedState w14:val="2610" w14:font="MS Gothic"/>
                </w14:checkbox>
              </w:sdtPr>
              <w:sdtEndPr/>
              <w:sdtContent>
                <w:customXmlInsRangeEnd w:id="3369"/>
                <w:ins w:id="3370" w:author="Xuning Wei12232" w:date="2026-07-27T12:27:00Z">
                  <w:r w:rsidR="00634E9B" w:rsidRPr="00BB7730">
                    <w:rPr>
                      <w:rFonts w:ascii="Segoe UI Symbol" w:eastAsia="仿宋_GB2312" w:hAnsi="Segoe UI Symbol" w:cs="Segoe UI Symbol"/>
                      <w:color w:val="0000FF"/>
                      <w:sz w:val="18"/>
                      <w:szCs w:val="18"/>
                      <w:rPrChange w:id="3371" w:author="Xuning Wei12232" w:date="2026-07-27T12:29:00Z">
                        <w:rPr>
                          <w:rFonts w:ascii="Segoe UI Symbol" w:eastAsia="仿宋_GB2312" w:hAnsi="Segoe UI Symbol" w:cs="Segoe UI Symbol"/>
                          <w:color w:val="auto"/>
                          <w:sz w:val="18"/>
                          <w:szCs w:val="18"/>
                        </w:rPr>
                      </w:rPrChange>
                    </w:rPr>
                    <w:t>☐</w:t>
                  </w:r>
                </w:ins>
                <w:customXmlInsRangeStart w:id="3372" w:author="Xuning Wei12232" w:date="2026-07-27T12:27:00Z"/>
              </w:sdtContent>
            </w:sdt>
            <w:customXmlInsRangeEnd w:id="3372"/>
            <w:ins w:id="3373" w:author="Xuning Wei12232" w:date="2026-07-27T12:27:00Z">
              <w:r w:rsidR="00634E9B" w:rsidRPr="00BB7730">
                <w:rPr>
                  <w:rFonts w:ascii="Times New Roman" w:eastAsia="仿宋_GB2312" w:hAnsi="Times New Roman" w:cs="Times New Roman"/>
                  <w:color w:val="0000FF"/>
                  <w:sz w:val="18"/>
                  <w:szCs w:val="18"/>
                  <w:rPrChange w:id="3374" w:author="Xuning Wei12232" w:date="2026-07-27T12:29:00Z">
                    <w:rPr>
                      <w:rFonts w:ascii="Times New Roman" w:eastAsia="仿宋_GB2312" w:hAnsi="Times New Roman" w:cs="Times New Roman"/>
                      <w:color w:val="auto"/>
                      <w:sz w:val="18"/>
                      <w:szCs w:val="18"/>
                    </w:rPr>
                  </w:rPrChange>
                </w:rPr>
                <w:t xml:space="preserve"> No</w:t>
              </w:r>
            </w:ins>
          </w:p>
        </w:tc>
        <w:tc>
          <w:tcPr>
            <w:tcW w:w="3402" w:type="dxa"/>
            <w:tcBorders>
              <w:top w:val="nil"/>
              <w:left w:val="nil"/>
              <w:bottom w:val="single" w:sz="4" w:space="0" w:color="auto"/>
              <w:right w:val="single" w:sz="4" w:space="0" w:color="auto"/>
            </w:tcBorders>
            <w:shd w:val="clear" w:color="auto" w:fill="FFFFFF" w:themeFill="background1"/>
            <w:vAlign w:val="center"/>
          </w:tcPr>
          <w:p w14:paraId="6CEDB92E" w14:textId="77777777" w:rsidR="00634E9B" w:rsidRPr="00BB7730" w:rsidRDefault="00634E9B" w:rsidP="00CD20E8">
            <w:pPr>
              <w:spacing w:line="276" w:lineRule="auto"/>
              <w:rPr>
                <w:ins w:id="3375" w:author="Xuning Wei12232" w:date="2026-07-27T12:27:00Z"/>
                <w:rFonts w:ascii="Times New Roman" w:eastAsia="仿宋_GB2312" w:hAnsi="Times New Roman" w:cs="Times New Roman"/>
                <w:color w:val="0000FF"/>
                <w:sz w:val="18"/>
                <w:szCs w:val="18"/>
                <w:rPrChange w:id="3376" w:author="Xuning Wei12232" w:date="2026-07-27T12:29:00Z">
                  <w:rPr>
                    <w:ins w:id="3377" w:author="Xuning Wei12232" w:date="2026-07-27T12:27:00Z"/>
                    <w:rFonts w:ascii="Times New Roman" w:eastAsia="仿宋_GB2312" w:hAnsi="Times New Roman" w:cs="Times New Roman"/>
                    <w:color w:val="auto"/>
                    <w:sz w:val="18"/>
                    <w:szCs w:val="18"/>
                  </w:rPr>
                </w:rPrChange>
              </w:rPr>
            </w:pPr>
            <w:ins w:id="3378" w:author="Xuning Wei12232" w:date="2026-07-27T12:27:00Z">
              <w:r w:rsidRPr="00BB7730">
                <w:rPr>
                  <w:rFonts w:ascii="Times New Roman" w:eastAsia="仿宋_GB2312" w:hAnsi="Times New Roman" w:cs="Times New Roman"/>
                  <w:color w:val="0000FF"/>
                  <w:sz w:val="18"/>
                  <w:szCs w:val="18"/>
                </w:rPr>
                <w:t xml:space="preserve">This glove box enables fully enclosed and isolated operations throughout the entire dispensing process. The system continuously purges nitrogen to maintain an inert protective atmosphere, effectively isolating ambient air, moisture and extraneous foreign matter. The operational status of the equipment complies with process control requirements and GMP compliance standards. It state the qualified OBE level </w:t>
              </w:r>
              <w:r w:rsidRPr="00BB7730">
                <w:rPr>
                  <w:rFonts w:ascii="Times New Roman" w:eastAsia="仿宋_GB2312" w:hAnsi="Times New Roman" w:cs="Times New Roman"/>
                  <w:color w:val="0000FF"/>
                  <w:sz w:val="18"/>
                  <w:szCs w:val="18"/>
                  <w:lang w:eastAsia="zh-CN"/>
                </w:rPr>
                <w:t>Ⅲ.</w:t>
              </w:r>
            </w:ins>
          </w:p>
        </w:tc>
      </w:tr>
      <w:tr w:rsidR="00634E9B" w:rsidRPr="00BB7730" w14:paraId="4D2052CE" w14:textId="77777777" w:rsidTr="00CD20E8">
        <w:trPr>
          <w:trHeight w:val="595"/>
          <w:ins w:id="3379" w:author="Xuning Wei12232" w:date="2026-07-27T12:27:00Z"/>
        </w:trPr>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29F273" w14:textId="77777777" w:rsidR="00634E9B" w:rsidRPr="00BB7730" w:rsidRDefault="00634E9B" w:rsidP="00CD20E8">
            <w:pPr>
              <w:spacing w:line="276" w:lineRule="auto"/>
              <w:jc w:val="center"/>
              <w:rPr>
                <w:ins w:id="3380" w:author="Xuning Wei12232" w:date="2026-07-27T12:27:00Z"/>
                <w:rFonts w:ascii="Times New Roman" w:eastAsia="FangSong" w:hAnsi="Times New Roman" w:cs="Times New Roman"/>
                <w:color w:val="0000FF"/>
                <w:kern w:val="0"/>
                <w:sz w:val="18"/>
                <w:szCs w:val="18"/>
                <w:rPrChange w:id="3381" w:author="Xuning Wei12232" w:date="2026-07-27T12:29:00Z">
                  <w:rPr>
                    <w:ins w:id="3382" w:author="Xuning Wei12232" w:date="2026-07-27T12:27:00Z"/>
                    <w:rFonts w:ascii="Times New Roman" w:eastAsia="FangSong" w:hAnsi="Times New Roman" w:cs="Times New Roman"/>
                    <w:color w:val="auto"/>
                    <w:kern w:val="0"/>
                    <w:sz w:val="18"/>
                    <w:szCs w:val="18"/>
                  </w:rPr>
                </w:rPrChange>
              </w:rPr>
            </w:pPr>
            <w:ins w:id="3383" w:author="Xuning Wei12232" w:date="2026-07-27T12:27:00Z">
              <w:r w:rsidRPr="00BB7730">
                <w:rPr>
                  <w:rFonts w:ascii="Times New Roman" w:eastAsia="FangSong" w:hAnsi="Times New Roman" w:cs="Times New Roman"/>
                  <w:color w:val="0000FF"/>
                  <w:kern w:val="0"/>
                  <w:sz w:val="18"/>
                  <w:szCs w:val="18"/>
                  <w:rPrChange w:id="3384" w:author="Xuning Wei12232" w:date="2026-07-27T12:29:00Z">
                    <w:rPr>
                      <w:rFonts w:ascii="Times New Roman" w:eastAsia="FangSong" w:hAnsi="Times New Roman" w:cs="Times New Roman"/>
                      <w:color w:val="auto"/>
                      <w:kern w:val="0"/>
                      <w:sz w:val="18"/>
                      <w:szCs w:val="18"/>
                    </w:rPr>
                  </w:rPrChange>
                </w:rPr>
                <w:t>2</w:t>
              </w:r>
            </w:ins>
          </w:p>
        </w:tc>
        <w:tc>
          <w:tcPr>
            <w:tcW w:w="1125" w:type="dxa"/>
            <w:tcBorders>
              <w:top w:val="single" w:sz="4" w:space="0" w:color="auto"/>
              <w:left w:val="nil"/>
              <w:bottom w:val="single" w:sz="4" w:space="0" w:color="auto"/>
              <w:right w:val="single" w:sz="4" w:space="0" w:color="auto"/>
            </w:tcBorders>
            <w:shd w:val="clear" w:color="auto" w:fill="FFFFFF" w:themeFill="background1"/>
            <w:vAlign w:val="center"/>
          </w:tcPr>
          <w:p w14:paraId="4E47084F" w14:textId="77777777" w:rsidR="00634E9B" w:rsidRPr="00BB7730" w:rsidRDefault="00634E9B" w:rsidP="00CD20E8">
            <w:pPr>
              <w:spacing w:line="240" w:lineRule="exact"/>
              <w:contextualSpacing/>
              <w:rPr>
                <w:ins w:id="3385" w:author="Xuning Wei12232" w:date="2026-07-27T12:27:00Z"/>
                <w:rFonts w:ascii="Times New Roman" w:eastAsia="仿宋_GB2312" w:hAnsi="Times New Roman" w:cs="Times New Roman"/>
                <w:color w:val="0000FF"/>
                <w:sz w:val="18"/>
                <w:szCs w:val="18"/>
                <w:rPrChange w:id="3386" w:author="Xuning Wei12232" w:date="2026-07-27T12:29:00Z">
                  <w:rPr>
                    <w:ins w:id="3387" w:author="Xuning Wei12232" w:date="2026-07-27T12:27:00Z"/>
                    <w:rFonts w:ascii="Times New Roman" w:eastAsia="仿宋_GB2312" w:hAnsi="Times New Roman" w:cs="Times New Roman"/>
                    <w:color w:val="auto"/>
                    <w:sz w:val="18"/>
                    <w:szCs w:val="18"/>
                  </w:rPr>
                </w:rPrChange>
              </w:rPr>
            </w:pPr>
            <w:ins w:id="3388" w:author="Xuning Wei12232" w:date="2026-07-27T12:27:00Z">
              <w:r w:rsidRPr="00BB7730">
                <w:rPr>
                  <w:rFonts w:ascii="Times New Roman" w:eastAsia="仿宋_GB2312" w:hAnsi="Times New Roman" w:cs="Times New Roman"/>
                  <w:color w:val="0000FF"/>
                  <w:sz w:val="18"/>
                  <w:szCs w:val="18"/>
                  <w:rPrChange w:id="3389" w:author="Xuning Wei12232" w:date="2026-07-27T12:29:00Z">
                    <w:rPr>
                      <w:rFonts w:ascii="Times New Roman" w:eastAsia="仿宋_GB2312" w:hAnsi="Times New Roman" w:cs="Times New Roman"/>
                      <w:color w:val="auto"/>
                      <w:sz w:val="18"/>
                      <w:szCs w:val="18"/>
                    </w:rPr>
                  </w:rPrChange>
                </w:rPr>
                <w:t>Process Design</w:t>
              </w:r>
            </w:ins>
          </w:p>
        </w:tc>
        <w:tc>
          <w:tcPr>
            <w:tcW w:w="2840" w:type="dxa"/>
            <w:tcBorders>
              <w:top w:val="single" w:sz="4" w:space="0" w:color="auto"/>
              <w:left w:val="nil"/>
              <w:bottom w:val="single" w:sz="4" w:space="0" w:color="auto"/>
              <w:right w:val="single" w:sz="4" w:space="0" w:color="auto"/>
            </w:tcBorders>
            <w:shd w:val="clear" w:color="auto" w:fill="FFFFFF" w:themeFill="background1"/>
            <w:vAlign w:val="center"/>
          </w:tcPr>
          <w:p w14:paraId="16169325" w14:textId="77777777" w:rsidR="00634E9B" w:rsidRPr="00BB7730" w:rsidRDefault="00634E9B" w:rsidP="00CD20E8">
            <w:pPr>
              <w:spacing w:line="276" w:lineRule="auto"/>
              <w:rPr>
                <w:ins w:id="3390" w:author="Xuning Wei12232" w:date="2026-07-27T12:27:00Z"/>
                <w:rFonts w:ascii="Times New Roman" w:eastAsia="仿宋_GB2312" w:hAnsi="Times New Roman" w:cs="Times New Roman"/>
                <w:color w:val="0000FF"/>
                <w:sz w:val="18"/>
                <w:szCs w:val="18"/>
                <w:rPrChange w:id="3391" w:author="Xuning Wei12232" w:date="2026-07-27T12:29:00Z">
                  <w:rPr>
                    <w:ins w:id="3392" w:author="Xuning Wei12232" w:date="2026-07-27T12:27:00Z"/>
                    <w:rFonts w:ascii="Times New Roman" w:eastAsia="仿宋_GB2312" w:hAnsi="Times New Roman" w:cs="Times New Roman"/>
                    <w:color w:val="auto"/>
                    <w:sz w:val="18"/>
                    <w:szCs w:val="18"/>
                  </w:rPr>
                </w:rPrChange>
              </w:rPr>
            </w:pPr>
            <w:ins w:id="3393" w:author="Xuning Wei12232" w:date="2026-07-27T12:27:00Z">
              <w:r w:rsidRPr="00BB7730">
                <w:rPr>
                  <w:rFonts w:ascii="Times New Roman" w:eastAsia="仿宋_GB2312" w:hAnsi="Times New Roman" w:cs="Times New Roman"/>
                  <w:color w:val="0000FF"/>
                  <w:sz w:val="18"/>
                  <w:szCs w:val="18"/>
                  <w:rPrChange w:id="3394" w:author="Xuning Wei12232" w:date="2026-07-27T12:29:00Z">
                    <w:rPr>
                      <w:rFonts w:ascii="Times New Roman" w:eastAsia="仿宋_GB2312" w:hAnsi="Times New Roman" w:cs="Times New Roman"/>
                      <w:color w:val="auto"/>
                      <w:sz w:val="18"/>
                      <w:szCs w:val="18"/>
                    </w:rPr>
                  </w:rPrChange>
                </w:rPr>
                <w:t>Nitrogen protection/Inert:</w:t>
              </w:r>
              <w:r w:rsidRPr="00BB7730">
                <w:rPr>
                  <w:rFonts w:ascii="Times New Roman" w:eastAsia="仿宋_GB2312" w:hAnsi="Times New Roman" w:cs="Times New Roman"/>
                  <w:color w:val="0000FF"/>
                  <w:sz w:val="18"/>
                  <w:szCs w:val="18"/>
                </w:rPr>
                <w:t xml:space="preserve"> oxygen content ≤1.0%.</w:t>
              </w:r>
            </w:ins>
          </w:p>
        </w:tc>
        <w:tc>
          <w:tcPr>
            <w:tcW w:w="3969" w:type="dxa"/>
            <w:tcBorders>
              <w:top w:val="single" w:sz="4" w:space="0" w:color="auto"/>
              <w:left w:val="nil"/>
              <w:bottom w:val="single" w:sz="4" w:space="0" w:color="auto"/>
              <w:right w:val="single" w:sz="4" w:space="0" w:color="auto"/>
            </w:tcBorders>
            <w:shd w:val="clear" w:color="auto" w:fill="FFFFFF" w:themeFill="background1"/>
            <w:vAlign w:val="center"/>
          </w:tcPr>
          <w:p w14:paraId="7B17C11D" w14:textId="77777777" w:rsidR="00634E9B" w:rsidRPr="00BB7730" w:rsidRDefault="00634E9B" w:rsidP="00CD20E8">
            <w:pPr>
              <w:spacing w:line="276" w:lineRule="auto"/>
              <w:jc w:val="both"/>
              <w:rPr>
                <w:ins w:id="3395" w:author="Xuning Wei12232" w:date="2026-07-27T12:27:00Z"/>
                <w:rFonts w:ascii="Times New Roman" w:eastAsia="仿宋_GB2312" w:hAnsi="Times New Roman" w:cs="Times New Roman"/>
                <w:color w:val="0000FF"/>
                <w:sz w:val="18"/>
                <w:szCs w:val="18"/>
                <w:rPrChange w:id="3396" w:author="Xuning Wei12232" w:date="2026-07-27T12:29:00Z">
                  <w:rPr>
                    <w:ins w:id="3397" w:author="Xuning Wei12232" w:date="2026-07-27T12:27:00Z"/>
                    <w:rFonts w:ascii="Times New Roman" w:eastAsia="仿宋_GB2312" w:hAnsi="Times New Roman" w:cs="Times New Roman"/>
                    <w:color w:val="auto"/>
                    <w:sz w:val="18"/>
                    <w:szCs w:val="18"/>
                  </w:rPr>
                </w:rPrChange>
              </w:rPr>
            </w:pPr>
            <w:ins w:id="3398" w:author="Xuning Wei12232" w:date="2026-07-27T12:27:00Z">
              <w:r w:rsidRPr="00BB7730">
                <w:rPr>
                  <w:rFonts w:ascii="Times New Roman" w:eastAsia="仿宋_GB2312" w:hAnsi="Times New Roman" w:cs="Times New Roman"/>
                  <w:color w:val="0000FF"/>
                  <w:sz w:val="18"/>
                  <w:szCs w:val="18"/>
                  <w:rPrChange w:id="3399" w:author="Xuning Wei12232" w:date="2026-07-27T12:29:00Z">
                    <w:rPr>
                      <w:rFonts w:ascii="Times New Roman" w:eastAsia="仿宋_GB2312" w:hAnsi="Times New Roman" w:cs="Times New Roman"/>
                      <w:color w:val="auto"/>
                      <w:sz w:val="18"/>
                      <w:szCs w:val="18"/>
                    </w:rPr>
                  </w:rPrChange>
                </w:rPr>
                <w:t>The equipment has the function of protection under nitrogen flow</w:t>
              </w:r>
            </w:ins>
          </w:p>
          <w:p w14:paraId="59586B19" w14:textId="77777777" w:rsidR="00634E9B" w:rsidRPr="00BB7730" w:rsidRDefault="00634E9B" w:rsidP="00CD20E8">
            <w:pPr>
              <w:spacing w:line="276" w:lineRule="auto"/>
              <w:jc w:val="both"/>
              <w:rPr>
                <w:ins w:id="3400" w:author="Xuning Wei12232" w:date="2026-07-27T12:27:00Z"/>
                <w:rFonts w:ascii="Times New Roman" w:eastAsia="仿宋_GB2312" w:hAnsi="Times New Roman" w:cs="Times New Roman"/>
                <w:color w:val="0000FF"/>
                <w:sz w:val="18"/>
                <w:szCs w:val="18"/>
                <w:rPrChange w:id="3401" w:author="Xuning Wei12232" w:date="2026-07-27T12:29:00Z">
                  <w:rPr>
                    <w:ins w:id="3402" w:author="Xuning Wei12232" w:date="2026-07-27T12:27:00Z"/>
                    <w:rFonts w:ascii="Times New Roman" w:eastAsia="仿宋_GB2312" w:hAnsi="Times New Roman" w:cs="Times New Roman"/>
                    <w:color w:val="auto"/>
                    <w:sz w:val="18"/>
                    <w:szCs w:val="18"/>
                  </w:rPr>
                </w:rPrChange>
              </w:rPr>
            </w:pPr>
            <w:ins w:id="3403" w:author="Xuning Wei12232" w:date="2026-07-27T12:27:00Z">
              <w:r w:rsidRPr="00BB7730">
                <w:rPr>
                  <w:rFonts w:ascii="Times New Roman" w:eastAsia="仿宋_GB2312" w:hAnsi="Times New Roman" w:cs="Times New Roman"/>
                  <w:color w:val="0000FF"/>
                  <w:sz w:val="18"/>
                  <w:szCs w:val="18"/>
                </w:rPr>
                <w:t>Control range of oxygen content of the equipment: ≤1.0%.</w:t>
              </w:r>
            </w:ins>
          </w:p>
        </w:tc>
        <w:tc>
          <w:tcPr>
            <w:tcW w:w="992" w:type="dxa"/>
            <w:tcBorders>
              <w:top w:val="nil"/>
              <w:left w:val="nil"/>
              <w:bottom w:val="single" w:sz="4" w:space="0" w:color="auto"/>
              <w:right w:val="single" w:sz="4" w:space="0" w:color="auto"/>
            </w:tcBorders>
            <w:shd w:val="clear" w:color="auto" w:fill="FFFFFF" w:themeFill="background1"/>
            <w:vAlign w:val="center"/>
          </w:tcPr>
          <w:p w14:paraId="301177C6" w14:textId="77777777" w:rsidR="00634E9B" w:rsidRPr="00BB7730" w:rsidRDefault="003E162E" w:rsidP="00CD20E8">
            <w:pPr>
              <w:spacing w:line="276" w:lineRule="auto"/>
              <w:jc w:val="center"/>
              <w:rPr>
                <w:ins w:id="3404" w:author="Xuning Wei12232" w:date="2026-07-27T12:27:00Z"/>
                <w:rFonts w:ascii="Times New Roman" w:eastAsia="仿宋_GB2312" w:hAnsi="Times New Roman" w:cs="Times New Roman"/>
                <w:color w:val="0000FF"/>
                <w:sz w:val="18"/>
                <w:szCs w:val="18"/>
                <w:rPrChange w:id="3405" w:author="Xuning Wei12232" w:date="2026-07-27T12:29:00Z">
                  <w:rPr>
                    <w:ins w:id="3406" w:author="Xuning Wei12232" w:date="2026-07-27T12:27:00Z"/>
                    <w:rFonts w:ascii="Times New Roman" w:eastAsia="仿宋_GB2312" w:hAnsi="Times New Roman" w:cs="Times New Roman"/>
                    <w:color w:val="auto"/>
                    <w:sz w:val="18"/>
                    <w:szCs w:val="18"/>
                  </w:rPr>
                </w:rPrChange>
              </w:rPr>
            </w:pPr>
            <w:customXmlInsRangeStart w:id="3407" w:author="Xuning Wei12232" w:date="2026-07-27T12:27:00Z"/>
            <w:sdt>
              <w:sdtPr>
                <w:rPr>
                  <w:rFonts w:ascii="Times New Roman" w:eastAsia="仿宋_GB2312" w:hAnsi="Times New Roman" w:cs="Times New Roman"/>
                  <w:color w:val="0000FF"/>
                  <w:sz w:val="18"/>
                  <w:szCs w:val="18"/>
                </w:rPr>
                <w:id w:val="-1084674373"/>
                <w14:checkbox>
                  <w14:checked w14:val="1"/>
                  <w14:checkedState w14:val="2612" w14:font="MS Gothic"/>
                  <w14:uncheckedState w14:val="2610" w14:font="MS Gothic"/>
                </w14:checkbox>
              </w:sdtPr>
              <w:sdtEndPr/>
              <w:sdtContent>
                <w:customXmlInsRangeEnd w:id="3407"/>
                <w:ins w:id="3408" w:author="Xuning Wei12232" w:date="2026-07-27T12:27:00Z">
                  <w:r w:rsidR="00634E9B" w:rsidRPr="00BB7730">
                    <w:rPr>
                      <w:rFonts w:ascii="Segoe UI Symbol" w:eastAsia="MS Gothic" w:hAnsi="Segoe UI Symbol" w:cs="Segoe UI Symbol"/>
                      <w:color w:val="0000FF"/>
                      <w:sz w:val="18"/>
                      <w:szCs w:val="18"/>
                      <w:rPrChange w:id="3409" w:author="Xuning Wei12232" w:date="2026-07-27T12:29:00Z">
                        <w:rPr>
                          <w:rFonts w:ascii="Segoe UI Symbol" w:eastAsia="MS Gothic" w:hAnsi="Segoe UI Symbol" w:cs="Segoe UI Symbol"/>
                          <w:color w:val="auto"/>
                          <w:sz w:val="18"/>
                          <w:szCs w:val="18"/>
                        </w:rPr>
                      </w:rPrChange>
                    </w:rPr>
                    <w:t>☒</w:t>
                  </w:r>
                </w:ins>
                <w:customXmlInsRangeStart w:id="3410" w:author="Xuning Wei12232" w:date="2026-07-27T12:27:00Z"/>
              </w:sdtContent>
            </w:sdt>
            <w:customXmlInsRangeEnd w:id="3410"/>
            <w:ins w:id="3411" w:author="Xuning Wei12232" w:date="2026-07-27T12:27:00Z">
              <w:r w:rsidR="00634E9B" w:rsidRPr="00BB7730">
                <w:rPr>
                  <w:rFonts w:ascii="Times New Roman" w:eastAsia="仿宋_GB2312" w:hAnsi="Times New Roman" w:cs="Times New Roman"/>
                  <w:color w:val="0000FF"/>
                  <w:sz w:val="18"/>
                  <w:szCs w:val="18"/>
                  <w:rPrChange w:id="3412" w:author="Xuning Wei12232" w:date="2026-07-27T12:29:00Z">
                    <w:rPr>
                      <w:rFonts w:ascii="Times New Roman" w:eastAsia="仿宋_GB2312" w:hAnsi="Times New Roman" w:cs="Times New Roman"/>
                      <w:color w:val="auto"/>
                      <w:sz w:val="18"/>
                      <w:szCs w:val="18"/>
                    </w:rPr>
                  </w:rPrChange>
                </w:rPr>
                <w:t>Yes</w:t>
              </w:r>
            </w:ins>
          </w:p>
        </w:tc>
        <w:tc>
          <w:tcPr>
            <w:tcW w:w="993" w:type="dxa"/>
            <w:tcBorders>
              <w:top w:val="nil"/>
              <w:left w:val="nil"/>
              <w:bottom w:val="single" w:sz="4" w:space="0" w:color="auto"/>
              <w:right w:val="single" w:sz="4" w:space="0" w:color="auto"/>
            </w:tcBorders>
            <w:shd w:val="clear" w:color="auto" w:fill="FFFFFF" w:themeFill="background1"/>
            <w:vAlign w:val="center"/>
          </w:tcPr>
          <w:p w14:paraId="292CAAAB" w14:textId="77777777" w:rsidR="00634E9B" w:rsidRPr="00BB7730" w:rsidRDefault="003E162E" w:rsidP="00CD20E8">
            <w:pPr>
              <w:spacing w:line="276" w:lineRule="auto"/>
              <w:jc w:val="center"/>
              <w:rPr>
                <w:ins w:id="3413" w:author="Xuning Wei12232" w:date="2026-07-27T12:27:00Z"/>
                <w:rFonts w:ascii="Times New Roman" w:eastAsia="仿宋_GB2312" w:hAnsi="Times New Roman" w:cs="Times New Roman"/>
                <w:color w:val="0000FF"/>
                <w:sz w:val="18"/>
                <w:szCs w:val="18"/>
                <w:rPrChange w:id="3414" w:author="Xuning Wei12232" w:date="2026-07-27T12:29:00Z">
                  <w:rPr>
                    <w:ins w:id="3415" w:author="Xuning Wei12232" w:date="2026-07-27T12:27:00Z"/>
                    <w:rFonts w:ascii="Times New Roman" w:eastAsia="仿宋_GB2312" w:hAnsi="Times New Roman" w:cs="Times New Roman"/>
                    <w:color w:val="auto"/>
                    <w:sz w:val="18"/>
                    <w:szCs w:val="18"/>
                  </w:rPr>
                </w:rPrChange>
              </w:rPr>
            </w:pPr>
            <w:customXmlInsRangeStart w:id="3416" w:author="Xuning Wei12232" w:date="2026-07-27T12:27:00Z"/>
            <w:sdt>
              <w:sdtPr>
                <w:rPr>
                  <w:rFonts w:ascii="Times New Roman" w:eastAsia="仿宋_GB2312" w:hAnsi="Times New Roman" w:cs="Times New Roman"/>
                  <w:color w:val="0000FF"/>
                  <w:sz w:val="18"/>
                  <w:szCs w:val="18"/>
                </w:rPr>
                <w:id w:val="392159609"/>
                <w14:checkbox>
                  <w14:checked w14:val="0"/>
                  <w14:checkedState w14:val="2612" w14:font="MS Gothic"/>
                  <w14:uncheckedState w14:val="2610" w14:font="MS Gothic"/>
                </w14:checkbox>
              </w:sdtPr>
              <w:sdtEndPr/>
              <w:sdtContent>
                <w:customXmlInsRangeEnd w:id="3416"/>
                <w:ins w:id="3417" w:author="Xuning Wei12232" w:date="2026-07-27T12:27:00Z">
                  <w:r w:rsidR="00634E9B" w:rsidRPr="00BB7730">
                    <w:rPr>
                      <w:rFonts w:ascii="Segoe UI Symbol" w:eastAsia="MS Gothic" w:hAnsi="Segoe UI Symbol" w:cs="Segoe UI Symbol"/>
                      <w:color w:val="0000FF"/>
                      <w:sz w:val="18"/>
                      <w:szCs w:val="18"/>
                      <w:rPrChange w:id="3418" w:author="Xuning Wei12232" w:date="2026-07-27T12:29:00Z">
                        <w:rPr>
                          <w:rFonts w:ascii="Segoe UI Symbol" w:eastAsia="MS Gothic" w:hAnsi="Segoe UI Symbol" w:cs="Segoe UI Symbol"/>
                          <w:color w:val="auto"/>
                          <w:sz w:val="18"/>
                          <w:szCs w:val="18"/>
                        </w:rPr>
                      </w:rPrChange>
                    </w:rPr>
                    <w:t>☐</w:t>
                  </w:r>
                </w:ins>
                <w:customXmlInsRangeStart w:id="3419" w:author="Xuning Wei12232" w:date="2026-07-27T12:27:00Z"/>
              </w:sdtContent>
            </w:sdt>
            <w:customXmlInsRangeEnd w:id="3419"/>
            <w:ins w:id="3420" w:author="Xuning Wei12232" w:date="2026-07-27T12:27:00Z">
              <w:r w:rsidR="00634E9B" w:rsidRPr="00BB7730">
                <w:rPr>
                  <w:rFonts w:ascii="Times New Roman" w:eastAsia="仿宋_GB2312" w:hAnsi="Times New Roman" w:cs="Times New Roman"/>
                  <w:color w:val="0000FF"/>
                  <w:sz w:val="18"/>
                  <w:szCs w:val="18"/>
                  <w:rPrChange w:id="3421" w:author="Xuning Wei12232" w:date="2026-07-27T12:29:00Z">
                    <w:rPr>
                      <w:rFonts w:ascii="Times New Roman" w:eastAsia="仿宋_GB2312" w:hAnsi="Times New Roman" w:cs="Times New Roman"/>
                      <w:color w:val="auto"/>
                      <w:sz w:val="18"/>
                      <w:szCs w:val="18"/>
                    </w:rPr>
                  </w:rPrChange>
                </w:rPr>
                <w:t xml:space="preserve"> No</w:t>
              </w:r>
            </w:ins>
          </w:p>
        </w:tc>
        <w:tc>
          <w:tcPr>
            <w:tcW w:w="3402" w:type="dxa"/>
            <w:tcBorders>
              <w:top w:val="nil"/>
              <w:left w:val="nil"/>
              <w:bottom w:val="single" w:sz="4" w:space="0" w:color="auto"/>
              <w:right w:val="single" w:sz="4" w:space="0" w:color="auto"/>
            </w:tcBorders>
            <w:shd w:val="clear" w:color="auto" w:fill="FFFFFF" w:themeFill="background1"/>
            <w:vAlign w:val="center"/>
          </w:tcPr>
          <w:p w14:paraId="319C1D64" w14:textId="77777777" w:rsidR="00634E9B" w:rsidRPr="00BB7730" w:rsidRDefault="00634E9B" w:rsidP="00CD20E8">
            <w:pPr>
              <w:spacing w:line="276" w:lineRule="auto"/>
              <w:rPr>
                <w:ins w:id="3422" w:author="Xuning Wei12232" w:date="2026-07-27T12:27:00Z"/>
                <w:rFonts w:ascii="Times New Roman" w:eastAsia="仿宋_GB2312" w:hAnsi="Times New Roman" w:cs="Times New Roman"/>
                <w:color w:val="0000FF"/>
                <w:sz w:val="18"/>
                <w:szCs w:val="18"/>
                <w:rPrChange w:id="3423" w:author="Xuning Wei12232" w:date="2026-07-27T12:29:00Z">
                  <w:rPr>
                    <w:ins w:id="3424" w:author="Xuning Wei12232" w:date="2026-07-27T12:27:00Z"/>
                    <w:rFonts w:ascii="Times New Roman" w:eastAsia="仿宋_GB2312" w:hAnsi="Times New Roman" w:cs="Times New Roman"/>
                    <w:color w:val="auto"/>
                    <w:sz w:val="18"/>
                    <w:szCs w:val="18"/>
                  </w:rPr>
                </w:rPrChange>
              </w:rPr>
            </w:pPr>
            <w:ins w:id="3425" w:author="Xuning Wei12232" w:date="2026-07-27T12:27:00Z">
              <w:r w:rsidRPr="00BB7730">
                <w:rPr>
                  <w:rFonts w:ascii="Times New Roman" w:eastAsia="仿宋_GB2312" w:hAnsi="Times New Roman" w:cs="Times New Roman"/>
                  <w:color w:val="0000FF"/>
                  <w:sz w:val="18"/>
                  <w:szCs w:val="18"/>
                </w:rPr>
                <w:t>The oxygen content control range of the equipment meets the process requirements.</w:t>
              </w:r>
            </w:ins>
          </w:p>
        </w:tc>
      </w:tr>
    </w:tbl>
    <w:p w14:paraId="6C157BA1" w14:textId="1926372B" w:rsidR="00634E9B" w:rsidRPr="00BB7730" w:rsidDel="00244634" w:rsidRDefault="00244634">
      <w:pPr>
        <w:pStyle w:val="2"/>
        <w:numPr>
          <w:ilvl w:val="1"/>
          <w:numId w:val="16"/>
        </w:numPr>
        <w:spacing w:beforeLines="50" w:afterLines="50"/>
        <w:ind w:left="0" w:firstLine="0"/>
        <w:rPr>
          <w:del w:id="3426" w:author="He Han" w:date="2026-10-13T13:40:00Z"/>
          <w:rFonts w:ascii="Times New Roman" w:hAnsi="Times New Roman" w:cs="Times New Roman"/>
          <w:rPrChange w:id="3427" w:author="He Han" w:date="2026-10-22T11:40:00Z">
            <w:rPr>
              <w:del w:id="3428" w:author="He Han" w:date="2026-10-13T13:40:00Z"/>
              <w:lang w:eastAsia="zh-CN"/>
            </w:rPr>
          </w:rPrChange>
        </w:rPr>
        <w:pPrChange w:id="3429" w:author="He Han" w:date="2026-10-21T15:28:00Z">
          <w:pPr>
            <w:pStyle w:val="2"/>
          </w:pPr>
        </w:pPrChange>
      </w:pPr>
      <w:bookmarkStart w:id="3430" w:name="_Toc243495697"/>
      <w:ins w:id="3431" w:author="He Han" w:date="2026-10-21T15:21:00Z">
        <w:r w:rsidRPr="00BB7730">
          <w:rPr>
            <w:rFonts w:ascii="Times New Roman" w:hAnsi="Times New Roman" w:cs="Times New Roman"/>
            <w:b w:val="0"/>
            <w:iCs w:val="0"/>
            <w:rPrChange w:id="3432" w:author="He Han" w:date="2026-10-22T11:40:00Z">
              <w:rPr>
                <w:b w:val="0"/>
                <w:iCs w:val="0"/>
              </w:rPr>
            </w:rPrChange>
          </w:rPr>
          <w:t>Assessment on function &amp; capacity for Agitator</w:t>
        </w:r>
        <w:r w:rsidRPr="00BB7730" w:rsidDel="00FC6EA1">
          <w:rPr>
            <w:rFonts w:ascii="Times New Roman" w:hAnsi="Times New Roman" w:cs="Times New Roman"/>
            <w:b w:val="0"/>
            <w:iCs w:val="0"/>
            <w:rPrChange w:id="3433" w:author="He Han" w:date="2026-10-22T11:40:00Z">
              <w:rPr>
                <w:b w:val="0"/>
                <w:iCs w:val="0"/>
              </w:rPr>
            </w:rPrChange>
          </w:rPr>
          <w:t xml:space="preserve"> </w:t>
        </w:r>
        <w:r w:rsidRPr="00BB7730">
          <w:rPr>
            <w:rFonts w:ascii="Times New Roman" w:hAnsi="Times New Roman" w:cs="Times New Roman"/>
            <w:b w:val="0"/>
            <w:iCs w:val="0"/>
            <w:rPrChange w:id="3434" w:author="He Han" w:date="2026-10-22T11:40:00Z">
              <w:rPr>
                <w:b w:val="0"/>
                <w:iCs w:val="0"/>
              </w:rPr>
            </w:rPrChange>
          </w:rPr>
          <w:t>tank TJ4S-1213-SPS01-AT01</w:t>
        </w:r>
      </w:ins>
      <w:bookmarkEnd w:id="3430"/>
    </w:p>
    <w:p w14:paraId="410E362D" w14:textId="77777777" w:rsidR="00244634" w:rsidRPr="00BB7730" w:rsidRDefault="00244634">
      <w:pPr>
        <w:pStyle w:val="2"/>
        <w:numPr>
          <w:ilvl w:val="1"/>
          <w:numId w:val="8"/>
        </w:numPr>
        <w:spacing w:beforeLines="50" w:afterLines="50"/>
        <w:ind w:left="0" w:firstLine="0"/>
        <w:rPr>
          <w:ins w:id="3435" w:author="He Han" w:date="2026-10-21T15:21:00Z"/>
          <w:rFonts w:ascii="Times New Roman" w:eastAsiaTheme="minorEastAsia" w:hAnsi="Times New Roman" w:cs="Times New Roman"/>
          <w:lang w:eastAsia="zh-CN"/>
          <w:rPrChange w:id="3436" w:author="He Han" w:date="2026-10-21T15:21:00Z">
            <w:rPr>
              <w:ins w:id="3437" w:author="He Han" w:date="2026-10-21T15:21:00Z"/>
              <w:rFonts w:ascii="Times New Roman" w:eastAsia="仿宋_GB2312" w:hAnsi="Times New Roman" w:cs="Times New Roman"/>
              <w:color w:val="auto"/>
              <w:kern w:val="0"/>
              <w:sz w:val="20"/>
              <w:szCs w:val="20"/>
              <w:lang w:eastAsia="zh-CN"/>
            </w:rPr>
          </w:rPrChange>
        </w:rPr>
        <w:pPrChange w:id="3438" w:author="He Han" w:date="2026-10-21T15:28:00Z">
          <w:pPr>
            <w:snapToGrid w:val="0"/>
            <w:spacing w:beforeLines="50" w:before="120" w:afterLines="50" w:after="120"/>
          </w:pPr>
        </w:pPrChange>
      </w:pPr>
      <w:bookmarkStart w:id="3439" w:name="_Toc243495698"/>
      <w:bookmarkEnd w:id="3439"/>
    </w:p>
    <w:p w14:paraId="0F34C4AE" w14:textId="4EEA9F1B" w:rsidR="00634E9B" w:rsidRPr="00BB7730" w:rsidDel="00244634" w:rsidRDefault="00634E9B">
      <w:pPr>
        <w:pStyle w:val="2"/>
        <w:rPr>
          <w:ins w:id="3440" w:author="Xuning Wei12232" w:date="2026-07-27T12:27:00Z"/>
          <w:del w:id="3441" w:author="He Han" w:date="2026-10-21T15:21:00Z"/>
          <w:rFonts w:ascii="Times New Roman" w:hAnsi="Times New Roman" w:cs="Times New Roman"/>
          <w:rPrChange w:id="3442" w:author="He Han" w:date="2026-10-21T15:17:00Z">
            <w:rPr>
              <w:ins w:id="3443" w:author="Xuning Wei12232" w:date="2026-07-27T12:27:00Z"/>
              <w:del w:id="3444" w:author="He Han" w:date="2026-10-21T15:21:00Z"/>
              <w:rFonts w:ascii="Times New Roman" w:eastAsia="仿宋_GB2312" w:hAnsi="Times New Roman" w:cs="Times New Roman"/>
              <w:color w:val="auto"/>
            </w:rPr>
          </w:rPrChange>
        </w:rPr>
      </w:pPr>
      <w:bookmarkStart w:id="3445" w:name="_Toc226532509"/>
      <w:ins w:id="3446" w:author="Xuning Wei12232" w:date="2026-07-27T12:27:00Z">
        <w:del w:id="3447" w:author="He Han" w:date="2026-10-21T15:21:00Z">
          <w:r w:rsidRPr="00BB7730" w:rsidDel="00244634">
            <w:rPr>
              <w:rFonts w:ascii="Times New Roman" w:hAnsi="Times New Roman" w:cs="Times New Roman"/>
              <w:b w:val="0"/>
              <w:iCs w:val="0"/>
              <w:rPrChange w:id="3448" w:author="He Han" w:date="2026-10-21T15:17:00Z">
                <w:rPr>
                  <w:rFonts w:ascii="Times New Roman" w:eastAsia="仿宋_GB2312" w:hAnsi="Times New Roman" w:cs="Times New Roman"/>
                  <w:b w:val="0"/>
                  <w:iCs w:val="0"/>
                  <w:color w:val="auto"/>
                </w:rPr>
              </w:rPrChange>
            </w:rPr>
            <w:delText>Assessment on function &amp; capacity for Agitator tank TJ4S-1213-SPS01-AT01</w:delText>
          </w:r>
          <w:bookmarkEnd w:id="3445"/>
        </w:del>
      </w:ins>
    </w:p>
    <w:p w14:paraId="7669FDFB" w14:textId="77777777" w:rsidR="00634E9B" w:rsidRPr="00BB7730" w:rsidRDefault="00634E9B" w:rsidP="00BC0912">
      <w:pPr>
        <w:spacing w:beforeLines="50" w:before="120" w:after="50" w:line="319" w:lineRule="auto"/>
        <w:contextualSpacing/>
        <w:jc w:val="both"/>
        <w:rPr>
          <w:ins w:id="3449" w:author="Xuning Wei12232" w:date="2026-07-27T12:27:00Z"/>
          <w:rFonts w:ascii="Times New Roman" w:eastAsia="仿宋_GB2312" w:hAnsi="Times New Roman" w:cs="Times New Roman"/>
          <w:color w:val="0000FF"/>
          <w:sz w:val="20"/>
          <w:szCs w:val="20"/>
          <w:rPrChange w:id="3450" w:author="Xuning Wei12232" w:date="2026-07-27T12:29:00Z">
            <w:rPr>
              <w:ins w:id="3451" w:author="Xuning Wei12232" w:date="2026-07-27T12:27:00Z"/>
              <w:rFonts w:ascii="Times New Roman" w:eastAsia="仿宋_GB2312" w:hAnsi="Times New Roman" w:cs="Times New Roman"/>
              <w:color w:val="auto"/>
              <w:sz w:val="20"/>
              <w:szCs w:val="20"/>
            </w:rPr>
          </w:rPrChange>
        </w:rPr>
      </w:pPr>
      <w:ins w:id="3452" w:author="Xuning Wei12232" w:date="2026-07-27T12:27:00Z">
        <w:r w:rsidRPr="00BB7730">
          <w:rPr>
            <w:rFonts w:ascii="Times New Roman" w:eastAsia="仿宋_GB2312" w:hAnsi="Times New Roman" w:cs="Times New Roman"/>
            <w:color w:val="0000FF"/>
            <w:sz w:val="20"/>
            <w:szCs w:val="20"/>
            <w:rPrChange w:id="3453" w:author="Xuning Wei12232" w:date="2026-07-27T12:29:00Z">
              <w:rPr>
                <w:rFonts w:ascii="Times New Roman" w:eastAsia="仿宋_GB2312" w:hAnsi="Times New Roman" w:cs="Times New Roman"/>
                <w:color w:val="auto"/>
                <w:sz w:val="20"/>
                <w:szCs w:val="20"/>
              </w:rPr>
            </w:rPrChange>
          </w:rPr>
          <w:t xml:space="preserve">See </w:t>
        </w:r>
        <w:r w:rsidRPr="00BB7730">
          <w:rPr>
            <w:rFonts w:ascii="Times New Roman" w:eastAsia="仿宋_GB2312" w:hAnsi="Times New Roman" w:cs="Times New Roman"/>
            <w:b/>
            <w:i/>
            <w:color w:val="0000FF"/>
            <w:sz w:val="20"/>
            <w:szCs w:val="20"/>
            <w:rPrChange w:id="3454" w:author="Xuning Wei12232" w:date="2026-07-27T12:29:00Z">
              <w:rPr>
                <w:rFonts w:ascii="Times New Roman" w:eastAsia="仿宋_GB2312" w:hAnsi="Times New Roman" w:cs="Times New Roman"/>
                <w:b/>
                <w:i/>
                <w:color w:val="auto"/>
                <w:sz w:val="20"/>
                <w:szCs w:val="20"/>
              </w:rPr>
            </w:rPrChange>
          </w:rPr>
          <w:t>Table 7</w:t>
        </w:r>
        <w:r w:rsidRPr="00BB7730">
          <w:rPr>
            <w:rFonts w:ascii="Times New Roman" w:eastAsia="仿宋_GB2312" w:hAnsi="Times New Roman" w:cs="Times New Roman"/>
            <w:b/>
            <w:i/>
            <w:color w:val="0000FF"/>
            <w:sz w:val="20"/>
            <w:szCs w:val="20"/>
            <w:lang w:eastAsia="zh-CN"/>
            <w:rPrChange w:id="3455" w:author="Xuning Wei12232" w:date="2026-07-27T12:29:00Z">
              <w:rPr>
                <w:rFonts w:ascii="Times New Roman" w:eastAsia="仿宋_GB2312" w:hAnsi="Times New Roman" w:cs="Times New Roman"/>
                <w:b/>
                <w:i/>
                <w:color w:val="auto"/>
                <w:sz w:val="20"/>
                <w:szCs w:val="20"/>
                <w:lang w:eastAsia="zh-CN"/>
              </w:rPr>
            </w:rPrChange>
          </w:rPr>
          <w:t>-</w:t>
        </w:r>
        <w:r w:rsidRPr="00BB7730">
          <w:rPr>
            <w:rFonts w:ascii="Times New Roman" w:eastAsia="仿宋_GB2312" w:hAnsi="Times New Roman" w:cs="Times New Roman"/>
            <w:b/>
            <w:i/>
            <w:color w:val="0000FF"/>
            <w:sz w:val="20"/>
            <w:szCs w:val="20"/>
            <w:rPrChange w:id="3456" w:author="Xuning Wei12232" w:date="2026-07-27T12:29:00Z">
              <w:rPr>
                <w:rFonts w:ascii="Times New Roman" w:eastAsia="仿宋_GB2312" w:hAnsi="Times New Roman" w:cs="Times New Roman"/>
                <w:b/>
                <w:i/>
                <w:color w:val="auto"/>
                <w:sz w:val="20"/>
                <w:szCs w:val="20"/>
              </w:rPr>
            </w:rPrChange>
          </w:rPr>
          <w:t>2</w:t>
        </w:r>
      </w:ins>
    </w:p>
    <w:p w14:paraId="5B417DEB" w14:textId="77777777" w:rsidR="00634E9B" w:rsidRPr="00BB7730" w:rsidRDefault="00634E9B">
      <w:pPr>
        <w:spacing w:line="276" w:lineRule="auto"/>
        <w:jc w:val="center"/>
        <w:rPr>
          <w:ins w:id="3457" w:author="Xuning Wei12232" w:date="2026-07-27T12:27:00Z"/>
          <w:rFonts w:ascii="Times New Roman" w:eastAsia="仿宋_GB2312" w:hAnsi="Times New Roman" w:cs="Times New Roman"/>
          <w:b/>
          <w:color w:val="0000FF"/>
          <w:sz w:val="20"/>
          <w:szCs w:val="20"/>
          <w:rPrChange w:id="3458" w:author="Xuning Wei12232" w:date="2026-07-27T12:29:00Z">
            <w:rPr>
              <w:ins w:id="3459" w:author="Xuning Wei12232" w:date="2026-07-27T12:27:00Z"/>
              <w:rFonts w:ascii="Times New Roman" w:eastAsia="仿宋_GB2312" w:hAnsi="Times New Roman" w:cs="Times New Roman"/>
              <w:b/>
              <w:color w:val="auto"/>
              <w:sz w:val="20"/>
              <w:szCs w:val="20"/>
            </w:rPr>
          </w:rPrChange>
        </w:rPr>
        <w:pPrChange w:id="3460" w:author="He Han" w:date="2026-10-13T13:40:00Z">
          <w:pPr>
            <w:jc w:val="center"/>
          </w:pPr>
        </w:pPrChange>
      </w:pPr>
      <w:ins w:id="3461" w:author="Xuning Wei12232" w:date="2026-07-27T12:27:00Z">
        <w:r w:rsidRPr="00BB7730">
          <w:rPr>
            <w:rFonts w:ascii="Times New Roman" w:eastAsia="仿宋_GB2312" w:hAnsi="Times New Roman" w:cs="Times New Roman"/>
            <w:b/>
            <w:color w:val="0000FF"/>
            <w:sz w:val="20"/>
            <w:szCs w:val="20"/>
            <w:lang w:eastAsia="zh-CN"/>
            <w:rPrChange w:id="3462" w:author="Xuning Wei12232" w:date="2026-07-27T12:29:00Z">
              <w:rPr>
                <w:rFonts w:ascii="Times New Roman" w:eastAsia="仿宋_GB2312" w:hAnsi="Times New Roman" w:cs="Times New Roman"/>
                <w:b/>
                <w:color w:val="auto"/>
                <w:sz w:val="20"/>
                <w:szCs w:val="20"/>
                <w:lang w:eastAsia="zh-CN"/>
              </w:rPr>
            </w:rPrChange>
          </w:rPr>
          <w:t xml:space="preserve">Table 7-2: </w:t>
        </w:r>
        <w:r w:rsidRPr="00BB7730">
          <w:rPr>
            <w:rFonts w:ascii="Times New Roman" w:eastAsia="仿宋_GB2312" w:hAnsi="Times New Roman" w:cs="Times New Roman"/>
            <w:b/>
            <w:color w:val="0000FF"/>
            <w:sz w:val="20"/>
            <w:szCs w:val="20"/>
            <w:rPrChange w:id="3463" w:author="Xuning Wei12232" w:date="2026-07-27T12:29:00Z">
              <w:rPr>
                <w:rFonts w:ascii="Times New Roman" w:eastAsia="仿宋_GB2312" w:hAnsi="Times New Roman" w:cs="Times New Roman"/>
                <w:b/>
                <w:color w:val="auto"/>
                <w:sz w:val="20"/>
                <w:szCs w:val="20"/>
              </w:rPr>
            </w:rPrChange>
          </w:rPr>
          <w:t xml:space="preserve">Equipment Suitability Assessment on Function &amp; Capacity for </w:t>
        </w:r>
        <w:r w:rsidRPr="00BB7730">
          <w:rPr>
            <w:rFonts w:ascii="Times New Roman" w:eastAsia="仿宋_GB2312" w:hAnsi="Times New Roman" w:cs="Times New Roman"/>
            <w:b/>
            <w:color w:val="0000FF"/>
            <w:sz w:val="20"/>
            <w:szCs w:val="20"/>
          </w:rPr>
          <w:t xml:space="preserve">Agitator tank TJ4S-1213-SPS01-AT01 </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464" w:author="He Han" w:date="2026-10-13T13:41:00Z">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499"/>
        <w:gridCol w:w="2015"/>
        <w:gridCol w:w="3160"/>
        <w:gridCol w:w="3876"/>
        <w:gridCol w:w="741"/>
        <w:gridCol w:w="744"/>
        <w:gridCol w:w="3277"/>
        <w:tblGridChange w:id="3465">
          <w:tblGrid>
            <w:gridCol w:w="499"/>
            <w:gridCol w:w="2015"/>
            <w:gridCol w:w="3160"/>
            <w:gridCol w:w="3876"/>
            <w:gridCol w:w="741"/>
            <w:gridCol w:w="744"/>
            <w:gridCol w:w="3277"/>
          </w:tblGrid>
        </w:tblGridChange>
      </w:tblGrid>
      <w:tr w:rsidR="00634E9B" w:rsidRPr="00BB7730" w14:paraId="4B14ECAE" w14:textId="77777777" w:rsidTr="00687E70">
        <w:trPr>
          <w:trHeight w:val="397"/>
          <w:tblHeader/>
          <w:jc w:val="center"/>
          <w:ins w:id="3466" w:author="Xuning Wei12232" w:date="2026-07-27T12:27:00Z"/>
          <w:trPrChange w:id="3467" w:author="He Han" w:date="2026-10-13T13:41:00Z">
            <w:trPr>
              <w:trHeight w:val="397"/>
              <w:tblHeader/>
              <w:jc w:val="center"/>
            </w:trPr>
          </w:trPrChange>
        </w:trPr>
        <w:tc>
          <w:tcPr>
            <w:tcW w:w="174" w:type="pct"/>
            <w:shd w:val="clear" w:color="auto" w:fill="D9D9D9" w:themeFill="background1" w:themeFillShade="D9"/>
            <w:vAlign w:val="center"/>
            <w:tcPrChange w:id="3468" w:author="He Han" w:date="2026-10-13T13:41:00Z">
              <w:tcPr>
                <w:tcW w:w="174" w:type="pct"/>
                <w:shd w:val="clear" w:color="auto" w:fill="D9D9D9" w:themeFill="background1" w:themeFillShade="D9"/>
                <w:vAlign w:val="center"/>
              </w:tcPr>
            </w:tcPrChange>
          </w:tcPr>
          <w:p w14:paraId="7A888466" w14:textId="77777777" w:rsidR="00634E9B" w:rsidRPr="00BB7730" w:rsidRDefault="00634E9B" w:rsidP="00687E70">
            <w:pPr>
              <w:spacing w:line="240" w:lineRule="exact"/>
              <w:contextualSpacing/>
              <w:jc w:val="center"/>
              <w:rPr>
                <w:ins w:id="3469" w:author="Xuning Wei12232" w:date="2026-07-27T12:27:00Z"/>
                <w:rFonts w:ascii="Times New Roman" w:eastAsia="仿宋_GB2312" w:hAnsi="Times New Roman" w:cs="Times New Roman"/>
                <w:b/>
                <w:color w:val="0000FF"/>
                <w:kern w:val="0"/>
                <w:sz w:val="18"/>
                <w:szCs w:val="18"/>
                <w:rPrChange w:id="3470" w:author="Xuning Wei12232" w:date="2026-07-27T12:29:00Z">
                  <w:rPr>
                    <w:ins w:id="3471" w:author="Xuning Wei12232" w:date="2026-07-27T12:27:00Z"/>
                    <w:rFonts w:ascii="Times New Roman" w:eastAsia="仿宋_GB2312" w:hAnsi="Times New Roman" w:cs="Times New Roman"/>
                    <w:b/>
                    <w:color w:val="auto"/>
                    <w:kern w:val="0"/>
                    <w:sz w:val="18"/>
                    <w:szCs w:val="18"/>
                  </w:rPr>
                </w:rPrChange>
              </w:rPr>
            </w:pPr>
            <w:ins w:id="3472" w:author="Xuning Wei12232" w:date="2026-07-27T12:27:00Z">
              <w:r w:rsidRPr="00BB7730">
                <w:rPr>
                  <w:rFonts w:ascii="Times New Roman" w:eastAsia="仿宋_GB2312" w:hAnsi="Times New Roman" w:cs="Times New Roman"/>
                  <w:b/>
                  <w:color w:val="0000FF"/>
                  <w:kern w:val="0"/>
                  <w:sz w:val="18"/>
                  <w:szCs w:val="18"/>
                  <w:rPrChange w:id="3473" w:author="Xuning Wei12232" w:date="2026-07-27T12:29:00Z">
                    <w:rPr>
                      <w:rFonts w:ascii="Times New Roman" w:eastAsia="仿宋_GB2312" w:hAnsi="Times New Roman" w:cs="Times New Roman"/>
                      <w:b/>
                      <w:color w:val="auto"/>
                      <w:kern w:val="0"/>
                      <w:sz w:val="18"/>
                      <w:szCs w:val="18"/>
                    </w:rPr>
                  </w:rPrChange>
                </w:rPr>
                <w:t>S/N</w:t>
              </w:r>
            </w:ins>
          </w:p>
        </w:tc>
        <w:tc>
          <w:tcPr>
            <w:tcW w:w="1808" w:type="pct"/>
            <w:gridSpan w:val="2"/>
            <w:shd w:val="clear" w:color="auto" w:fill="D9D9D9" w:themeFill="background1" w:themeFillShade="D9"/>
            <w:vAlign w:val="center"/>
            <w:tcPrChange w:id="3474" w:author="He Han" w:date="2026-10-13T13:41:00Z">
              <w:tcPr>
                <w:tcW w:w="1808" w:type="pct"/>
                <w:gridSpan w:val="2"/>
                <w:shd w:val="clear" w:color="auto" w:fill="D9D9D9" w:themeFill="background1" w:themeFillShade="D9"/>
                <w:vAlign w:val="center"/>
              </w:tcPr>
            </w:tcPrChange>
          </w:tcPr>
          <w:p w14:paraId="624C29B3" w14:textId="77777777" w:rsidR="00634E9B" w:rsidRPr="00BB7730" w:rsidRDefault="00634E9B" w:rsidP="00687E70">
            <w:pPr>
              <w:spacing w:line="240" w:lineRule="exact"/>
              <w:contextualSpacing/>
              <w:jc w:val="center"/>
              <w:rPr>
                <w:ins w:id="3475" w:author="Xuning Wei12232" w:date="2026-07-27T12:27:00Z"/>
                <w:rFonts w:ascii="Times New Roman" w:eastAsia="仿宋_GB2312" w:hAnsi="Times New Roman" w:cs="Times New Roman"/>
                <w:b/>
                <w:color w:val="0000FF"/>
                <w:kern w:val="0"/>
                <w:sz w:val="18"/>
                <w:szCs w:val="18"/>
                <w:rPrChange w:id="3476" w:author="Xuning Wei12232" w:date="2026-07-27T12:29:00Z">
                  <w:rPr>
                    <w:ins w:id="3477" w:author="Xuning Wei12232" w:date="2026-07-27T12:27:00Z"/>
                    <w:rFonts w:ascii="Times New Roman" w:eastAsia="仿宋_GB2312" w:hAnsi="Times New Roman" w:cs="Times New Roman"/>
                    <w:b/>
                    <w:color w:val="auto"/>
                    <w:kern w:val="0"/>
                    <w:sz w:val="18"/>
                    <w:szCs w:val="18"/>
                  </w:rPr>
                </w:rPrChange>
              </w:rPr>
            </w:pPr>
            <w:ins w:id="3478" w:author="Xuning Wei12232" w:date="2026-07-27T12:27:00Z">
              <w:r w:rsidRPr="00BB7730">
                <w:rPr>
                  <w:rFonts w:ascii="Times New Roman" w:eastAsia="仿宋_GB2312" w:hAnsi="Times New Roman" w:cs="Times New Roman"/>
                  <w:b/>
                  <w:color w:val="0000FF"/>
                  <w:kern w:val="0"/>
                  <w:sz w:val="18"/>
                  <w:szCs w:val="18"/>
                  <w:rPrChange w:id="3479" w:author="Xuning Wei12232" w:date="2026-07-27T12:29:00Z">
                    <w:rPr>
                      <w:rFonts w:ascii="Times New Roman" w:eastAsia="仿宋_GB2312" w:hAnsi="Times New Roman" w:cs="Times New Roman"/>
                      <w:b/>
                      <w:color w:val="auto"/>
                      <w:kern w:val="0"/>
                      <w:sz w:val="18"/>
                      <w:szCs w:val="18"/>
                    </w:rPr>
                  </w:rPrChange>
                </w:rPr>
                <w:t>Process Requirements</w:t>
              </w:r>
            </w:ins>
          </w:p>
        </w:tc>
        <w:tc>
          <w:tcPr>
            <w:tcW w:w="1354" w:type="pct"/>
            <w:shd w:val="clear" w:color="auto" w:fill="D9D9D9" w:themeFill="background1" w:themeFillShade="D9"/>
            <w:vAlign w:val="center"/>
            <w:tcPrChange w:id="3480" w:author="He Han" w:date="2026-10-13T13:41:00Z">
              <w:tcPr>
                <w:tcW w:w="1354" w:type="pct"/>
                <w:shd w:val="clear" w:color="auto" w:fill="D9D9D9" w:themeFill="background1" w:themeFillShade="D9"/>
                <w:vAlign w:val="center"/>
              </w:tcPr>
            </w:tcPrChange>
          </w:tcPr>
          <w:p w14:paraId="1EE8A08E" w14:textId="77777777" w:rsidR="00634E9B" w:rsidRPr="00BB7730" w:rsidRDefault="00634E9B" w:rsidP="00687E70">
            <w:pPr>
              <w:spacing w:line="240" w:lineRule="exact"/>
              <w:contextualSpacing/>
              <w:jc w:val="center"/>
              <w:rPr>
                <w:ins w:id="3481" w:author="Xuning Wei12232" w:date="2026-07-27T12:27:00Z"/>
                <w:rFonts w:ascii="Times New Roman" w:eastAsia="仿宋_GB2312" w:hAnsi="Times New Roman" w:cs="Times New Roman"/>
                <w:b/>
                <w:color w:val="0000FF"/>
                <w:kern w:val="0"/>
                <w:sz w:val="18"/>
                <w:szCs w:val="18"/>
                <w:rPrChange w:id="3482" w:author="Xuning Wei12232" w:date="2026-07-27T12:29:00Z">
                  <w:rPr>
                    <w:ins w:id="3483" w:author="Xuning Wei12232" w:date="2026-07-27T12:27:00Z"/>
                    <w:rFonts w:ascii="Times New Roman" w:eastAsia="仿宋_GB2312" w:hAnsi="Times New Roman" w:cs="Times New Roman"/>
                    <w:b/>
                    <w:color w:val="auto"/>
                    <w:kern w:val="0"/>
                    <w:sz w:val="18"/>
                    <w:szCs w:val="18"/>
                  </w:rPr>
                </w:rPrChange>
              </w:rPr>
            </w:pPr>
            <w:ins w:id="3484" w:author="Xuning Wei12232" w:date="2026-07-27T12:27:00Z">
              <w:r w:rsidRPr="00BB7730">
                <w:rPr>
                  <w:rFonts w:ascii="Times New Roman" w:eastAsia="仿宋_GB2312" w:hAnsi="Times New Roman" w:cs="Times New Roman"/>
                  <w:b/>
                  <w:color w:val="0000FF"/>
                  <w:kern w:val="0"/>
                  <w:sz w:val="18"/>
                  <w:szCs w:val="18"/>
                  <w:rPrChange w:id="3485" w:author="Xuning Wei12232" w:date="2026-07-27T12:29:00Z">
                    <w:rPr>
                      <w:rFonts w:ascii="Times New Roman" w:eastAsia="仿宋_GB2312" w:hAnsi="Times New Roman" w:cs="Times New Roman"/>
                      <w:b/>
                      <w:color w:val="auto"/>
                      <w:kern w:val="0"/>
                      <w:sz w:val="18"/>
                      <w:szCs w:val="18"/>
                    </w:rPr>
                  </w:rPrChange>
                </w:rPr>
                <w:t>Equipment Characteristics</w:t>
              </w:r>
            </w:ins>
          </w:p>
        </w:tc>
        <w:tc>
          <w:tcPr>
            <w:tcW w:w="519" w:type="pct"/>
            <w:gridSpan w:val="2"/>
            <w:shd w:val="clear" w:color="auto" w:fill="D9D9D9" w:themeFill="background1" w:themeFillShade="D9"/>
            <w:vAlign w:val="center"/>
            <w:tcPrChange w:id="3486" w:author="He Han" w:date="2026-10-13T13:41:00Z">
              <w:tcPr>
                <w:tcW w:w="519" w:type="pct"/>
                <w:gridSpan w:val="2"/>
                <w:shd w:val="clear" w:color="auto" w:fill="D9D9D9" w:themeFill="background1" w:themeFillShade="D9"/>
                <w:vAlign w:val="center"/>
              </w:tcPr>
            </w:tcPrChange>
          </w:tcPr>
          <w:p w14:paraId="5D6429F9" w14:textId="77777777" w:rsidR="00634E9B" w:rsidRPr="00BB7730" w:rsidRDefault="00634E9B" w:rsidP="00687E70">
            <w:pPr>
              <w:spacing w:line="240" w:lineRule="exact"/>
              <w:contextualSpacing/>
              <w:jc w:val="center"/>
              <w:rPr>
                <w:ins w:id="3487" w:author="Xuning Wei12232" w:date="2026-07-27T12:27:00Z"/>
                <w:rFonts w:ascii="Times New Roman" w:eastAsia="仿宋_GB2312" w:hAnsi="Times New Roman" w:cs="Times New Roman"/>
                <w:b/>
                <w:color w:val="0000FF"/>
                <w:kern w:val="0"/>
                <w:sz w:val="18"/>
                <w:szCs w:val="18"/>
                <w:rPrChange w:id="3488" w:author="Xuning Wei12232" w:date="2026-07-27T12:29:00Z">
                  <w:rPr>
                    <w:ins w:id="3489" w:author="Xuning Wei12232" w:date="2026-07-27T12:27:00Z"/>
                    <w:rFonts w:ascii="Times New Roman" w:eastAsia="仿宋_GB2312" w:hAnsi="Times New Roman" w:cs="Times New Roman"/>
                    <w:b/>
                    <w:color w:val="auto"/>
                    <w:kern w:val="0"/>
                    <w:sz w:val="18"/>
                    <w:szCs w:val="18"/>
                  </w:rPr>
                </w:rPrChange>
              </w:rPr>
            </w:pPr>
            <w:ins w:id="3490" w:author="Xuning Wei12232" w:date="2026-07-27T12:27:00Z">
              <w:r w:rsidRPr="00BB7730">
                <w:rPr>
                  <w:rFonts w:ascii="Times New Roman" w:eastAsia="仿宋_GB2312" w:hAnsi="Times New Roman" w:cs="Times New Roman"/>
                  <w:b/>
                  <w:color w:val="0000FF"/>
                  <w:kern w:val="0"/>
                  <w:sz w:val="18"/>
                  <w:szCs w:val="18"/>
                  <w:rPrChange w:id="3491" w:author="Xuning Wei12232" w:date="2026-07-27T12:29:00Z">
                    <w:rPr>
                      <w:rFonts w:ascii="Times New Roman" w:eastAsia="仿宋_GB2312" w:hAnsi="Times New Roman" w:cs="Times New Roman"/>
                      <w:b/>
                      <w:color w:val="auto"/>
                      <w:kern w:val="0"/>
                      <w:sz w:val="18"/>
                      <w:szCs w:val="18"/>
                    </w:rPr>
                  </w:rPrChange>
                </w:rPr>
                <w:t>Feasibility</w:t>
              </w:r>
            </w:ins>
          </w:p>
        </w:tc>
        <w:tc>
          <w:tcPr>
            <w:tcW w:w="1145" w:type="pct"/>
            <w:shd w:val="clear" w:color="auto" w:fill="D9D9D9" w:themeFill="background1" w:themeFillShade="D9"/>
            <w:vAlign w:val="center"/>
            <w:tcPrChange w:id="3492" w:author="He Han" w:date="2026-10-13T13:41:00Z">
              <w:tcPr>
                <w:tcW w:w="1145" w:type="pct"/>
                <w:shd w:val="clear" w:color="auto" w:fill="D9D9D9" w:themeFill="background1" w:themeFillShade="D9"/>
                <w:vAlign w:val="center"/>
              </w:tcPr>
            </w:tcPrChange>
          </w:tcPr>
          <w:p w14:paraId="66AB0CBF" w14:textId="77777777" w:rsidR="00634E9B" w:rsidRPr="00BB7730" w:rsidRDefault="00634E9B" w:rsidP="00687E70">
            <w:pPr>
              <w:spacing w:line="240" w:lineRule="exact"/>
              <w:contextualSpacing/>
              <w:jc w:val="center"/>
              <w:rPr>
                <w:ins w:id="3493" w:author="Xuning Wei12232" w:date="2026-07-27T12:27:00Z"/>
                <w:rFonts w:ascii="Times New Roman" w:eastAsia="仿宋_GB2312" w:hAnsi="Times New Roman" w:cs="Times New Roman"/>
                <w:b/>
                <w:color w:val="0000FF"/>
                <w:kern w:val="0"/>
                <w:sz w:val="18"/>
                <w:szCs w:val="18"/>
                <w:rPrChange w:id="3494" w:author="Xuning Wei12232" w:date="2026-07-27T12:29:00Z">
                  <w:rPr>
                    <w:ins w:id="3495" w:author="Xuning Wei12232" w:date="2026-07-27T12:27:00Z"/>
                    <w:rFonts w:ascii="Times New Roman" w:eastAsia="仿宋_GB2312" w:hAnsi="Times New Roman" w:cs="Times New Roman"/>
                    <w:b/>
                    <w:color w:val="auto"/>
                    <w:kern w:val="0"/>
                    <w:sz w:val="18"/>
                    <w:szCs w:val="18"/>
                  </w:rPr>
                </w:rPrChange>
              </w:rPr>
            </w:pPr>
            <w:ins w:id="3496" w:author="Xuning Wei12232" w:date="2026-07-27T12:27:00Z">
              <w:r w:rsidRPr="00BB7730">
                <w:rPr>
                  <w:rFonts w:ascii="Times New Roman" w:eastAsia="仿宋_GB2312" w:hAnsi="Times New Roman" w:cs="Times New Roman"/>
                  <w:b/>
                  <w:color w:val="0000FF"/>
                  <w:kern w:val="0"/>
                  <w:sz w:val="18"/>
                  <w:szCs w:val="18"/>
                  <w:rPrChange w:id="3497" w:author="Xuning Wei12232" w:date="2026-07-27T12:29:00Z">
                    <w:rPr>
                      <w:rFonts w:ascii="Times New Roman" w:eastAsia="仿宋_GB2312" w:hAnsi="Times New Roman" w:cs="Times New Roman"/>
                      <w:b/>
                      <w:color w:val="auto"/>
                      <w:kern w:val="0"/>
                      <w:sz w:val="18"/>
                      <w:szCs w:val="18"/>
                    </w:rPr>
                  </w:rPrChange>
                </w:rPr>
                <w:t>Justifications</w:t>
              </w:r>
            </w:ins>
          </w:p>
        </w:tc>
      </w:tr>
      <w:tr w:rsidR="00634E9B" w:rsidRPr="00BB7730" w14:paraId="3B994A82" w14:textId="77777777" w:rsidTr="00687E70">
        <w:trPr>
          <w:trHeight w:val="397"/>
          <w:jc w:val="center"/>
          <w:ins w:id="3498" w:author="Xuning Wei12232" w:date="2026-07-27T12:27:00Z"/>
          <w:trPrChange w:id="3499" w:author="He Han" w:date="2026-10-13T13:41:00Z">
            <w:trPr>
              <w:trHeight w:val="397"/>
              <w:jc w:val="center"/>
            </w:trPr>
          </w:trPrChange>
        </w:trPr>
        <w:tc>
          <w:tcPr>
            <w:tcW w:w="174" w:type="pct"/>
            <w:shd w:val="clear" w:color="auto" w:fill="FFFFFF" w:themeFill="background1"/>
            <w:vAlign w:val="center"/>
            <w:tcPrChange w:id="3500" w:author="He Han" w:date="2026-10-13T13:41:00Z">
              <w:tcPr>
                <w:tcW w:w="174" w:type="pct"/>
                <w:shd w:val="clear" w:color="auto" w:fill="FFFFFF" w:themeFill="background1"/>
                <w:vAlign w:val="center"/>
              </w:tcPr>
            </w:tcPrChange>
          </w:tcPr>
          <w:p w14:paraId="7CC89B43" w14:textId="77777777" w:rsidR="00634E9B" w:rsidRPr="00BB7730" w:rsidRDefault="00634E9B" w:rsidP="00687E70">
            <w:pPr>
              <w:spacing w:line="240" w:lineRule="exact"/>
              <w:contextualSpacing/>
              <w:jc w:val="center"/>
              <w:rPr>
                <w:ins w:id="3501" w:author="Xuning Wei12232" w:date="2026-07-27T12:27:00Z"/>
                <w:rFonts w:ascii="Times New Roman" w:eastAsia="仿宋_GB2312" w:hAnsi="Times New Roman" w:cs="Times New Roman"/>
                <w:color w:val="0000FF"/>
                <w:kern w:val="0"/>
                <w:sz w:val="18"/>
                <w:szCs w:val="18"/>
                <w:rPrChange w:id="3502" w:author="Xuning Wei12232" w:date="2026-07-27T12:29:00Z">
                  <w:rPr>
                    <w:ins w:id="3503" w:author="Xuning Wei12232" w:date="2026-07-27T12:27:00Z"/>
                    <w:rFonts w:ascii="Times New Roman" w:eastAsia="仿宋_GB2312" w:hAnsi="Times New Roman" w:cs="Times New Roman"/>
                    <w:color w:val="auto"/>
                    <w:kern w:val="0"/>
                    <w:sz w:val="18"/>
                    <w:szCs w:val="18"/>
                  </w:rPr>
                </w:rPrChange>
              </w:rPr>
            </w:pPr>
            <w:ins w:id="3504" w:author="Xuning Wei12232" w:date="2026-07-27T12:27:00Z">
              <w:r w:rsidRPr="00BB7730">
                <w:rPr>
                  <w:rFonts w:ascii="Times New Roman" w:eastAsia="仿宋_GB2312" w:hAnsi="Times New Roman" w:cs="Times New Roman"/>
                  <w:color w:val="0000FF"/>
                  <w:kern w:val="0"/>
                  <w:sz w:val="18"/>
                  <w:szCs w:val="18"/>
                  <w:rPrChange w:id="3505" w:author="Xuning Wei12232" w:date="2026-07-27T12:29:00Z">
                    <w:rPr>
                      <w:rFonts w:ascii="Times New Roman" w:eastAsia="仿宋_GB2312" w:hAnsi="Times New Roman" w:cs="Times New Roman"/>
                      <w:color w:val="auto"/>
                      <w:kern w:val="0"/>
                      <w:sz w:val="18"/>
                      <w:szCs w:val="18"/>
                    </w:rPr>
                  </w:rPrChange>
                </w:rPr>
                <w:t>1</w:t>
              </w:r>
            </w:ins>
          </w:p>
        </w:tc>
        <w:tc>
          <w:tcPr>
            <w:tcW w:w="704" w:type="pct"/>
            <w:shd w:val="clear" w:color="auto" w:fill="FFFFFF" w:themeFill="background1"/>
            <w:vAlign w:val="center"/>
            <w:tcPrChange w:id="3506" w:author="He Han" w:date="2026-10-13T13:41:00Z">
              <w:tcPr>
                <w:tcW w:w="704" w:type="pct"/>
                <w:shd w:val="clear" w:color="auto" w:fill="FFFFFF" w:themeFill="background1"/>
                <w:vAlign w:val="center"/>
              </w:tcPr>
            </w:tcPrChange>
          </w:tcPr>
          <w:p w14:paraId="36F94131" w14:textId="77777777" w:rsidR="00634E9B" w:rsidRPr="00BB7730" w:rsidRDefault="00634E9B" w:rsidP="00687E70">
            <w:pPr>
              <w:spacing w:line="240" w:lineRule="exact"/>
              <w:contextualSpacing/>
              <w:rPr>
                <w:ins w:id="3507" w:author="Xuning Wei12232" w:date="2026-07-27T12:27:00Z"/>
                <w:rFonts w:ascii="Times New Roman" w:eastAsia="仿宋_GB2312" w:hAnsi="Times New Roman" w:cs="Times New Roman"/>
                <w:color w:val="0000FF"/>
                <w:sz w:val="18"/>
                <w:szCs w:val="18"/>
                <w:rPrChange w:id="3508" w:author="Xuning Wei12232" w:date="2026-07-27T12:29:00Z">
                  <w:rPr>
                    <w:ins w:id="3509" w:author="Xuning Wei12232" w:date="2026-07-27T12:27:00Z"/>
                    <w:rFonts w:ascii="Times New Roman" w:eastAsia="仿宋_GB2312" w:hAnsi="Times New Roman" w:cs="Times New Roman"/>
                    <w:color w:val="auto"/>
                    <w:sz w:val="18"/>
                    <w:szCs w:val="18"/>
                  </w:rPr>
                </w:rPrChange>
              </w:rPr>
            </w:pPr>
            <w:ins w:id="3510" w:author="Xuning Wei12232" w:date="2026-07-27T12:27:00Z">
              <w:r w:rsidRPr="00BB7730">
                <w:rPr>
                  <w:rFonts w:ascii="Times New Roman" w:eastAsia="仿宋_GB2312" w:hAnsi="Times New Roman" w:cs="Times New Roman"/>
                  <w:color w:val="0000FF"/>
                  <w:sz w:val="18"/>
                  <w:szCs w:val="18"/>
                  <w:rPrChange w:id="3511" w:author="Xuning Wei12232" w:date="2026-07-27T12:29:00Z">
                    <w:rPr>
                      <w:rFonts w:ascii="Times New Roman" w:eastAsia="仿宋_GB2312" w:hAnsi="Times New Roman" w:cs="Times New Roman"/>
                      <w:color w:val="auto"/>
                      <w:sz w:val="18"/>
                      <w:szCs w:val="18"/>
                    </w:rPr>
                  </w:rPrChange>
                </w:rPr>
                <w:t>Operations</w:t>
              </w:r>
            </w:ins>
          </w:p>
        </w:tc>
        <w:tc>
          <w:tcPr>
            <w:tcW w:w="1104" w:type="pct"/>
            <w:shd w:val="clear" w:color="auto" w:fill="FFFFFF" w:themeFill="background1"/>
            <w:vAlign w:val="center"/>
            <w:tcPrChange w:id="3512" w:author="He Han" w:date="2026-10-13T13:41:00Z">
              <w:tcPr>
                <w:tcW w:w="1104" w:type="pct"/>
                <w:shd w:val="clear" w:color="auto" w:fill="FFFFFF" w:themeFill="background1"/>
                <w:vAlign w:val="center"/>
              </w:tcPr>
            </w:tcPrChange>
          </w:tcPr>
          <w:p w14:paraId="1346C55A" w14:textId="77777777" w:rsidR="00634E9B" w:rsidRPr="00BB7730" w:rsidRDefault="00634E9B" w:rsidP="00687E70">
            <w:pPr>
              <w:spacing w:line="240" w:lineRule="exact"/>
              <w:contextualSpacing/>
              <w:jc w:val="both"/>
              <w:rPr>
                <w:ins w:id="3513" w:author="Xuning Wei12232" w:date="2026-07-27T12:27:00Z"/>
                <w:rFonts w:ascii="Times New Roman" w:eastAsia="仿宋_GB2312" w:hAnsi="Times New Roman" w:cs="Times New Roman"/>
                <w:color w:val="0000FF"/>
                <w:sz w:val="18"/>
                <w:szCs w:val="18"/>
                <w:rPrChange w:id="3514" w:author="Xuning Wei12232" w:date="2026-07-27T12:29:00Z">
                  <w:rPr>
                    <w:ins w:id="3515" w:author="Xuning Wei12232" w:date="2026-07-27T12:27:00Z"/>
                    <w:rFonts w:ascii="Times New Roman" w:eastAsia="仿宋_GB2312" w:hAnsi="Times New Roman" w:cs="Times New Roman"/>
                    <w:color w:val="auto"/>
                    <w:sz w:val="18"/>
                    <w:szCs w:val="18"/>
                  </w:rPr>
                </w:rPrChange>
              </w:rPr>
            </w:pPr>
            <w:ins w:id="3516" w:author="Xuning Wei12232" w:date="2026-07-27T12:27:00Z">
              <w:r w:rsidRPr="00BB7730">
                <w:rPr>
                  <w:rFonts w:ascii="Times New Roman" w:eastAsia="仿宋_GB2312" w:hAnsi="Times New Roman" w:cs="Times New Roman"/>
                  <w:color w:val="0000FF"/>
                  <w:sz w:val="18"/>
                  <w:szCs w:val="18"/>
                  <w:rPrChange w:id="3517" w:author="Xuning Wei12232" w:date="2026-07-27T12:29:00Z">
                    <w:rPr>
                      <w:rFonts w:ascii="Times New Roman" w:eastAsia="仿宋_GB2312" w:hAnsi="Times New Roman" w:cs="Times New Roman"/>
                      <w:color w:val="auto"/>
                      <w:sz w:val="18"/>
                      <w:szCs w:val="18"/>
                    </w:rPr>
                  </w:rPrChange>
                </w:rPr>
                <w:t>Stirring, solvent addition (bulk), internal temperature control, transfer to downstream reactor</w:t>
              </w:r>
            </w:ins>
          </w:p>
        </w:tc>
        <w:tc>
          <w:tcPr>
            <w:tcW w:w="1354" w:type="pct"/>
            <w:shd w:val="clear" w:color="auto" w:fill="FFFFFF" w:themeFill="background1"/>
            <w:vAlign w:val="center"/>
            <w:tcPrChange w:id="3518" w:author="He Han" w:date="2026-10-13T13:41:00Z">
              <w:tcPr>
                <w:tcW w:w="1354" w:type="pct"/>
                <w:shd w:val="clear" w:color="auto" w:fill="FFFFFF" w:themeFill="background1"/>
                <w:vAlign w:val="center"/>
              </w:tcPr>
            </w:tcPrChange>
          </w:tcPr>
          <w:p w14:paraId="1D0DCB4A" w14:textId="77777777" w:rsidR="00634E9B" w:rsidRPr="00BB7730" w:rsidRDefault="00634E9B" w:rsidP="00687E70">
            <w:pPr>
              <w:spacing w:line="240" w:lineRule="exact"/>
              <w:contextualSpacing/>
              <w:jc w:val="both"/>
              <w:rPr>
                <w:ins w:id="3519" w:author="Xuning Wei12232" w:date="2026-07-27T12:27:00Z"/>
                <w:rFonts w:ascii="Times New Roman" w:eastAsia="仿宋_GB2312" w:hAnsi="Times New Roman" w:cs="Times New Roman"/>
                <w:color w:val="0000FF"/>
                <w:sz w:val="18"/>
                <w:szCs w:val="18"/>
                <w:rPrChange w:id="3520" w:author="Xuning Wei12232" w:date="2026-07-27T12:29:00Z">
                  <w:rPr>
                    <w:ins w:id="3521" w:author="Xuning Wei12232" w:date="2026-07-27T12:27:00Z"/>
                    <w:rFonts w:ascii="Times New Roman" w:eastAsia="仿宋_GB2312" w:hAnsi="Times New Roman" w:cs="Times New Roman"/>
                    <w:color w:val="auto"/>
                    <w:sz w:val="18"/>
                    <w:szCs w:val="18"/>
                  </w:rPr>
                </w:rPrChange>
              </w:rPr>
            </w:pPr>
            <w:ins w:id="3522" w:author="Xuning Wei12232" w:date="2026-07-27T12:27:00Z">
              <w:r w:rsidRPr="00BB7730">
                <w:rPr>
                  <w:rFonts w:ascii="Times New Roman" w:eastAsia="仿宋_GB2312" w:hAnsi="Times New Roman" w:cs="Times New Roman"/>
                  <w:color w:val="0000FF"/>
                  <w:sz w:val="18"/>
                  <w:szCs w:val="18"/>
                </w:rPr>
                <w:t>Agitator</w:t>
              </w:r>
              <w:r w:rsidRPr="00BB7730">
                <w:rPr>
                  <w:rFonts w:ascii="Times New Roman" w:eastAsia="仿宋_GB2312" w:hAnsi="Times New Roman" w:cs="Times New Roman"/>
                  <w:color w:val="0000FF"/>
                  <w:sz w:val="18"/>
                  <w:szCs w:val="18"/>
                  <w:rPrChange w:id="3523" w:author="Xuning Wei12232" w:date="2026-07-27T12:29:00Z">
                    <w:rPr>
                      <w:rFonts w:ascii="Times New Roman" w:eastAsia="仿宋_GB2312" w:hAnsi="Times New Roman" w:cs="Times New Roman"/>
                      <w:color w:val="auto"/>
                      <w:sz w:val="18"/>
                      <w:szCs w:val="18"/>
                    </w:rPr>
                  </w:rPrChange>
                </w:rPr>
                <w:t xml:space="preserve"> tank has the functions of Stirring, solvent addition (bulk), internal temperature control, and transfer to downstream reactor</w:t>
              </w:r>
            </w:ins>
          </w:p>
        </w:tc>
        <w:tc>
          <w:tcPr>
            <w:tcW w:w="259" w:type="pct"/>
            <w:shd w:val="clear" w:color="auto" w:fill="FFFFFF" w:themeFill="background1"/>
            <w:vAlign w:val="center"/>
            <w:tcPrChange w:id="3524" w:author="He Han" w:date="2026-10-13T13:41:00Z">
              <w:tcPr>
                <w:tcW w:w="259" w:type="pct"/>
                <w:shd w:val="clear" w:color="auto" w:fill="FFFFFF" w:themeFill="background1"/>
                <w:vAlign w:val="center"/>
              </w:tcPr>
            </w:tcPrChange>
          </w:tcPr>
          <w:p w14:paraId="353C9533" w14:textId="77777777" w:rsidR="00634E9B" w:rsidRPr="00BB7730" w:rsidRDefault="003E162E" w:rsidP="00687E70">
            <w:pPr>
              <w:spacing w:line="240" w:lineRule="exact"/>
              <w:contextualSpacing/>
              <w:jc w:val="both"/>
              <w:rPr>
                <w:ins w:id="3525" w:author="Xuning Wei12232" w:date="2026-07-27T12:27:00Z"/>
                <w:rFonts w:ascii="Times New Roman" w:eastAsia="仿宋_GB2312" w:hAnsi="Times New Roman" w:cs="Times New Roman"/>
                <w:color w:val="0000FF"/>
                <w:sz w:val="18"/>
                <w:szCs w:val="18"/>
                <w:rPrChange w:id="3526" w:author="Xuning Wei12232" w:date="2026-07-27T12:29:00Z">
                  <w:rPr>
                    <w:ins w:id="3527" w:author="Xuning Wei12232" w:date="2026-07-27T12:27:00Z"/>
                    <w:rFonts w:ascii="Times New Roman" w:eastAsia="仿宋_GB2312" w:hAnsi="Times New Roman" w:cs="Times New Roman"/>
                    <w:color w:val="auto"/>
                    <w:sz w:val="18"/>
                    <w:szCs w:val="18"/>
                  </w:rPr>
                </w:rPrChange>
              </w:rPr>
            </w:pPr>
            <w:customXmlInsRangeStart w:id="3528" w:author="Xuning Wei12232" w:date="2026-07-27T12:27:00Z"/>
            <w:sdt>
              <w:sdtPr>
                <w:rPr>
                  <w:rFonts w:ascii="Times New Roman" w:eastAsia="仿宋_GB2312" w:hAnsi="Times New Roman" w:cs="Times New Roman"/>
                  <w:color w:val="0000FF"/>
                  <w:sz w:val="18"/>
                  <w:szCs w:val="18"/>
                </w:rPr>
                <w:id w:val="-577445343"/>
                <w14:checkbox>
                  <w14:checked w14:val="1"/>
                  <w14:checkedState w14:val="2612" w14:font="MS Gothic"/>
                  <w14:uncheckedState w14:val="2610" w14:font="MS Gothic"/>
                </w14:checkbox>
              </w:sdtPr>
              <w:sdtEndPr/>
              <w:sdtContent>
                <w:customXmlInsRangeEnd w:id="3528"/>
                <w:ins w:id="3529" w:author="Xuning Wei12232" w:date="2026-07-27T12:27:00Z">
                  <w:r w:rsidR="00634E9B" w:rsidRPr="00BB7730">
                    <w:rPr>
                      <w:rFonts w:ascii="Segoe UI Symbol" w:eastAsia="MS Gothic" w:hAnsi="Segoe UI Symbol" w:cs="Segoe UI Symbol"/>
                      <w:color w:val="0000FF"/>
                      <w:sz w:val="18"/>
                      <w:szCs w:val="18"/>
                      <w:rPrChange w:id="3530" w:author="Xuning Wei12232" w:date="2026-07-27T12:29:00Z">
                        <w:rPr>
                          <w:rFonts w:ascii="Segoe UI Symbol" w:eastAsia="MS Gothic" w:hAnsi="Segoe UI Symbol" w:cs="Segoe UI Symbol"/>
                          <w:color w:val="auto"/>
                          <w:sz w:val="18"/>
                          <w:szCs w:val="18"/>
                        </w:rPr>
                      </w:rPrChange>
                    </w:rPr>
                    <w:t>☒</w:t>
                  </w:r>
                </w:ins>
                <w:customXmlInsRangeStart w:id="3531" w:author="Xuning Wei12232" w:date="2026-07-27T12:27:00Z"/>
              </w:sdtContent>
            </w:sdt>
            <w:customXmlInsRangeEnd w:id="3531"/>
            <w:ins w:id="3532" w:author="Xuning Wei12232" w:date="2026-07-27T12:27:00Z">
              <w:r w:rsidR="00634E9B" w:rsidRPr="00BB7730">
                <w:rPr>
                  <w:rFonts w:ascii="Times New Roman" w:eastAsia="仿宋_GB2312" w:hAnsi="Times New Roman" w:cs="Times New Roman"/>
                  <w:color w:val="0000FF"/>
                  <w:sz w:val="18"/>
                  <w:szCs w:val="18"/>
                  <w:rPrChange w:id="3533"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Change w:id="3534" w:author="He Han" w:date="2026-10-13T13:41:00Z">
              <w:tcPr>
                <w:tcW w:w="260" w:type="pct"/>
                <w:shd w:val="clear" w:color="auto" w:fill="FFFFFF" w:themeFill="background1"/>
                <w:vAlign w:val="center"/>
              </w:tcPr>
            </w:tcPrChange>
          </w:tcPr>
          <w:p w14:paraId="70348BA8" w14:textId="77777777" w:rsidR="00634E9B" w:rsidRPr="00BB7730" w:rsidRDefault="003E162E" w:rsidP="00687E70">
            <w:pPr>
              <w:spacing w:line="240" w:lineRule="exact"/>
              <w:contextualSpacing/>
              <w:jc w:val="both"/>
              <w:rPr>
                <w:ins w:id="3535" w:author="Xuning Wei12232" w:date="2026-07-27T12:27:00Z"/>
                <w:rFonts w:ascii="Times New Roman" w:eastAsia="仿宋_GB2312" w:hAnsi="Times New Roman" w:cs="Times New Roman"/>
                <w:color w:val="0000FF"/>
                <w:sz w:val="18"/>
                <w:szCs w:val="18"/>
                <w:rPrChange w:id="3536" w:author="Xuning Wei12232" w:date="2026-07-27T12:29:00Z">
                  <w:rPr>
                    <w:ins w:id="3537" w:author="Xuning Wei12232" w:date="2026-07-27T12:27:00Z"/>
                    <w:rFonts w:ascii="Times New Roman" w:eastAsia="仿宋_GB2312" w:hAnsi="Times New Roman" w:cs="Times New Roman"/>
                    <w:color w:val="auto"/>
                    <w:sz w:val="18"/>
                    <w:szCs w:val="18"/>
                  </w:rPr>
                </w:rPrChange>
              </w:rPr>
            </w:pPr>
            <w:customXmlInsRangeStart w:id="3538" w:author="Xuning Wei12232" w:date="2026-07-27T12:27:00Z"/>
            <w:sdt>
              <w:sdtPr>
                <w:rPr>
                  <w:rFonts w:ascii="Times New Roman" w:eastAsia="仿宋_GB2312" w:hAnsi="Times New Roman" w:cs="Times New Roman"/>
                  <w:color w:val="0000FF"/>
                  <w:sz w:val="18"/>
                  <w:szCs w:val="18"/>
                </w:rPr>
                <w:id w:val="1723945476"/>
                <w14:checkbox>
                  <w14:checked w14:val="0"/>
                  <w14:checkedState w14:val="2612" w14:font="MS Gothic"/>
                  <w14:uncheckedState w14:val="2610" w14:font="MS Gothic"/>
                </w14:checkbox>
              </w:sdtPr>
              <w:sdtEndPr/>
              <w:sdtContent>
                <w:customXmlInsRangeEnd w:id="3538"/>
                <w:ins w:id="3539" w:author="Xuning Wei12232" w:date="2026-07-27T12:27:00Z">
                  <w:r w:rsidR="00634E9B" w:rsidRPr="00BB7730">
                    <w:rPr>
                      <w:rFonts w:ascii="Segoe UI Symbol" w:eastAsia="仿宋_GB2312" w:hAnsi="Segoe UI Symbol" w:cs="Segoe UI Symbol"/>
                      <w:color w:val="0000FF"/>
                      <w:sz w:val="18"/>
                      <w:szCs w:val="18"/>
                      <w:rPrChange w:id="3540" w:author="Xuning Wei12232" w:date="2026-07-27T12:29:00Z">
                        <w:rPr>
                          <w:rFonts w:ascii="Segoe UI Symbol" w:eastAsia="仿宋_GB2312" w:hAnsi="Segoe UI Symbol" w:cs="Segoe UI Symbol"/>
                          <w:color w:val="auto"/>
                          <w:sz w:val="18"/>
                          <w:szCs w:val="18"/>
                        </w:rPr>
                      </w:rPrChange>
                    </w:rPr>
                    <w:t>☐</w:t>
                  </w:r>
                </w:ins>
                <w:customXmlInsRangeStart w:id="3541" w:author="Xuning Wei12232" w:date="2026-07-27T12:27:00Z"/>
              </w:sdtContent>
            </w:sdt>
            <w:customXmlInsRangeEnd w:id="3541"/>
            <w:ins w:id="3542" w:author="Xuning Wei12232" w:date="2026-07-27T12:27:00Z">
              <w:r w:rsidR="00634E9B" w:rsidRPr="00BB7730">
                <w:rPr>
                  <w:rFonts w:ascii="Times New Roman" w:eastAsia="仿宋_GB2312" w:hAnsi="Times New Roman" w:cs="Times New Roman"/>
                  <w:color w:val="0000FF"/>
                  <w:sz w:val="18"/>
                  <w:szCs w:val="18"/>
                  <w:rPrChange w:id="3543"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Change w:id="3544" w:author="He Han" w:date="2026-10-13T13:41:00Z">
              <w:tcPr>
                <w:tcW w:w="1145" w:type="pct"/>
                <w:shd w:val="clear" w:color="auto" w:fill="FFFFFF" w:themeFill="background1"/>
                <w:vAlign w:val="center"/>
              </w:tcPr>
            </w:tcPrChange>
          </w:tcPr>
          <w:p w14:paraId="2ADEACD6" w14:textId="77777777" w:rsidR="00634E9B" w:rsidRPr="00BB7730" w:rsidRDefault="00634E9B" w:rsidP="00687E70">
            <w:pPr>
              <w:spacing w:line="240" w:lineRule="exact"/>
              <w:contextualSpacing/>
              <w:jc w:val="both"/>
              <w:rPr>
                <w:ins w:id="3545" w:author="Xuning Wei12232" w:date="2026-07-27T12:27:00Z"/>
                <w:rFonts w:ascii="Times New Roman" w:eastAsia="仿宋_GB2312" w:hAnsi="Times New Roman" w:cs="Times New Roman"/>
                <w:color w:val="0000FF"/>
                <w:sz w:val="18"/>
                <w:szCs w:val="18"/>
                <w:rPrChange w:id="3546" w:author="Xuning Wei12232" w:date="2026-07-27T12:29:00Z">
                  <w:rPr>
                    <w:ins w:id="3547" w:author="Xuning Wei12232" w:date="2026-07-27T12:27:00Z"/>
                    <w:rFonts w:ascii="Times New Roman" w:eastAsia="仿宋_GB2312" w:hAnsi="Times New Roman" w:cs="Times New Roman"/>
                    <w:color w:val="auto"/>
                    <w:sz w:val="18"/>
                    <w:szCs w:val="18"/>
                  </w:rPr>
                </w:rPrChange>
              </w:rPr>
            </w:pPr>
            <w:ins w:id="3548" w:author="Xuning Wei12232" w:date="2026-07-27T12:27:00Z">
              <w:r w:rsidRPr="00BB7730">
                <w:rPr>
                  <w:rFonts w:ascii="Times New Roman" w:eastAsia="仿宋_GB2312" w:hAnsi="Times New Roman" w:cs="Times New Roman"/>
                  <w:color w:val="0000FF"/>
                  <w:sz w:val="18"/>
                  <w:szCs w:val="18"/>
                  <w:rPrChange w:id="3549" w:author="Xuning Wei12232" w:date="2026-07-27T12:29:00Z">
                    <w:rPr>
                      <w:rFonts w:ascii="Times New Roman" w:eastAsia="仿宋_GB2312" w:hAnsi="Times New Roman" w:cs="Times New Roman"/>
                      <w:color w:val="auto"/>
                      <w:sz w:val="18"/>
                      <w:szCs w:val="18"/>
                    </w:rPr>
                  </w:rPrChange>
                </w:rPr>
                <w:t xml:space="preserve">N/A </w:t>
              </w:r>
            </w:ins>
          </w:p>
        </w:tc>
      </w:tr>
      <w:tr w:rsidR="00634E9B" w:rsidRPr="00BB7730" w14:paraId="6F93F73A" w14:textId="77777777" w:rsidTr="00687E70">
        <w:trPr>
          <w:trHeight w:val="397"/>
          <w:jc w:val="center"/>
          <w:ins w:id="3550" w:author="Xuning Wei12232" w:date="2026-07-27T12:27:00Z"/>
          <w:trPrChange w:id="3551" w:author="He Han" w:date="2026-10-13T13:41:00Z">
            <w:trPr>
              <w:trHeight w:val="397"/>
              <w:jc w:val="center"/>
            </w:trPr>
          </w:trPrChange>
        </w:trPr>
        <w:tc>
          <w:tcPr>
            <w:tcW w:w="174" w:type="pct"/>
            <w:shd w:val="clear" w:color="auto" w:fill="FFFFFF" w:themeFill="background1"/>
            <w:vAlign w:val="center"/>
            <w:tcPrChange w:id="3552" w:author="He Han" w:date="2026-10-13T13:41:00Z">
              <w:tcPr>
                <w:tcW w:w="174" w:type="pct"/>
                <w:shd w:val="clear" w:color="auto" w:fill="FFFFFF" w:themeFill="background1"/>
                <w:vAlign w:val="center"/>
              </w:tcPr>
            </w:tcPrChange>
          </w:tcPr>
          <w:p w14:paraId="02CC42FC" w14:textId="77777777" w:rsidR="00634E9B" w:rsidRPr="00BB7730" w:rsidRDefault="00634E9B" w:rsidP="00687E70">
            <w:pPr>
              <w:spacing w:line="240" w:lineRule="exact"/>
              <w:contextualSpacing/>
              <w:jc w:val="center"/>
              <w:rPr>
                <w:ins w:id="3553" w:author="Xuning Wei12232" w:date="2026-07-27T12:27:00Z"/>
                <w:rFonts w:ascii="Times New Roman" w:eastAsia="仿宋_GB2312" w:hAnsi="Times New Roman" w:cs="Times New Roman"/>
                <w:color w:val="0000FF"/>
                <w:kern w:val="0"/>
                <w:sz w:val="18"/>
                <w:szCs w:val="18"/>
                <w:lang w:eastAsia="zh-CN"/>
                <w:rPrChange w:id="3554" w:author="Xuning Wei12232" w:date="2026-07-27T12:29:00Z">
                  <w:rPr>
                    <w:ins w:id="3555" w:author="Xuning Wei12232" w:date="2026-07-27T12:27:00Z"/>
                    <w:rFonts w:ascii="Times New Roman" w:eastAsia="仿宋_GB2312" w:hAnsi="Times New Roman" w:cs="Times New Roman"/>
                    <w:color w:val="auto"/>
                    <w:kern w:val="0"/>
                    <w:sz w:val="18"/>
                    <w:szCs w:val="18"/>
                    <w:lang w:eastAsia="zh-CN"/>
                  </w:rPr>
                </w:rPrChange>
              </w:rPr>
            </w:pPr>
            <w:ins w:id="3556" w:author="Xuning Wei12232" w:date="2026-07-27T12:27:00Z">
              <w:r w:rsidRPr="00BB7730">
                <w:rPr>
                  <w:rFonts w:ascii="Times New Roman" w:eastAsia="仿宋_GB2312" w:hAnsi="Times New Roman" w:cs="Times New Roman"/>
                  <w:color w:val="0000FF"/>
                  <w:kern w:val="0"/>
                  <w:sz w:val="18"/>
                  <w:szCs w:val="18"/>
                  <w:lang w:eastAsia="zh-CN"/>
                  <w:rPrChange w:id="3557" w:author="Xuning Wei12232" w:date="2026-07-27T12:29:00Z">
                    <w:rPr>
                      <w:rFonts w:ascii="Times New Roman" w:eastAsia="仿宋_GB2312" w:hAnsi="Times New Roman" w:cs="Times New Roman"/>
                      <w:color w:val="auto"/>
                      <w:kern w:val="0"/>
                      <w:sz w:val="18"/>
                      <w:szCs w:val="18"/>
                      <w:lang w:eastAsia="zh-CN"/>
                    </w:rPr>
                  </w:rPrChange>
                </w:rPr>
                <w:lastRenderedPageBreak/>
                <w:t>2</w:t>
              </w:r>
            </w:ins>
          </w:p>
        </w:tc>
        <w:tc>
          <w:tcPr>
            <w:tcW w:w="704" w:type="pct"/>
            <w:shd w:val="clear" w:color="auto" w:fill="FFFFFF" w:themeFill="background1"/>
            <w:vAlign w:val="center"/>
            <w:tcPrChange w:id="3558" w:author="He Han" w:date="2026-10-13T13:41:00Z">
              <w:tcPr>
                <w:tcW w:w="704" w:type="pct"/>
                <w:shd w:val="clear" w:color="auto" w:fill="FFFFFF" w:themeFill="background1"/>
                <w:vAlign w:val="center"/>
              </w:tcPr>
            </w:tcPrChange>
          </w:tcPr>
          <w:p w14:paraId="71326448" w14:textId="77777777" w:rsidR="00634E9B" w:rsidRPr="00BB7730" w:rsidRDefault="00634E9B" w:rsidP="00687E70">
            <w:pPr>
              <w:spacing w:line="240" w:lineRule="exact"/>
              <w:contextualSpacing/>
              <w:rPr>
                <w:ins w:id="3559" w:author="Xuning Wei12232" w:date="2026-07-27T12:27:00Z"/>
                <w:rFonts w:ascii="Times New Roman" w:eastAsia="仿宋_GB2312" w:hAnsi="Times New Roman" w:cs="Times New Roman"/>
                <w:color w:val="0000FF"/>
                <w:sz w:val="18"/>
                <w:szCs w:val="18"/>
                <w:rPrChange w:id="3560" w:author="Xuning Wei12232" w:date="2026-07-27T12:29:00Z">
                  <w:rPr>
                    <w:ins w:id="3561" w:author="Xuning Wei12232" w:date="2026-07-27T12:27:00Z"/>
                    <w:rFonts w:ascii="Times New Roman" w:eastAsia="仿宋_GB2312" w:hAnsi="Times New Roman" w:cs="Times New Roman"/>
                    <w:color w:val="auto"/>
                    <w:sz w:val="18"/>
                    <w:szCs w:val="18"/>
                  </w:rPr>
                </w:rPrChange>
              </w:rPr>
            </w:pPr>
            <w:ins w:id="3562" w:author="Xuning Wei12232" w:date="2026-07-27T12:27:00Z">
              <w:r w:rsidRPr="00BB7730">
                <w:rPr>
                  <w:rFonts w:ascii="Times New Roman" w:eastAsia="仿宋_GB2312" w:hAnsi="Times New Roman" w:cs="Times New Roman"/>
                  <w:color w:val="0000FF"/>
                  <w:sz w:val="18"/>
                  <w:szCs w:val="18"/>
                </w:rPr>
                <w:t>Stirring</w:t>
              </w:r>
            </w:ins>
          </w:p>
        </w:tc>
        <w:tc>
          <w:tcPr>
            <w:tcW w:w="1104" w:type="pct"/>
            <w:shd w:val="clear" w:color="auto" w:fill="FFFFFF" w:themeFill="background1"/>
            <w:vAlign w:val="center"/>
            <w:tcPrChange w:id="3563" w:author="He Han" w:date="2026-10-13T13:41:00Z">
              <w:tcPr>
                <w:tcW w:w="1104" w:type="pct"/>
                <w:shd w:val="clear" w:color="auto" w:fill="FFFFFF" w:themeFill="background1"/>
                <w:vAlign w:val="center"/>
              </w:tcPr>
            </w:tcPrChange>
          </w:tcPr>
          <w:p w14:paraId="353E1AD7" w14:textId="77777777" w:rsidR="00634E9B" w:rsidRPr="00BB7730" w:rsidRDefault="00634E9B" w:rsidP="00687E70">
            <w:pPr>
              <w:spacing w:line="240" w:lineRule="exact"/>
              <w:contextualSpacing/>
              <w:jc w:val="both"/>
              <w:rPr>
                <w:ins w:id="3564" w:author="Xuning Wei12232" w:date="2026-07-27T12:27:00Z"/>
                <w:rFonts w:ascii="Times New Roman" w:eastAsia="仿宋_GB2312" w:hAnsi="Times New Roman" w:cs="Times New Roman"/>
                <w:color w:val="0000FF"/>
                <w:sz w:val="18"/>
                <w:szCs w:val="18"/>
                <w:rPrChange w:id="3565" w:author="Xuning Wei12232" w:date="2026-07-27T12:29:00Z">
                  <w:rPr>
                    <w:ins w:id="3566" w:author="Xuning Wei12232" w:date="2026-07-27T12:27:00Z"/>
                    <w:rFonts w:ascii="Times New Roman" w:eastAsia="仿宋_GB2312" w:hAnsi="Times New Roman" w:cs="Times New Roman"/>
                    <w:color w:val="auto"/>
                    <w:sz w:val="18"/>
                    <w:szCs w:val="18"/>
                  </w:rPr>
                </w:rPrChange>
              </w:rPr>
            </w:pPr>
            <w:ins w:id="3567" w:author="Xuning Wei12232" w:date="2026-07-27T12:27:00Z">
              <w:r w:rsidRPr="00BB7730">
                <w:rPr>
                  <w:rFonts w:ascii="Times New Roman" w:eastAsia="仿宋_GB2312" w:hAnsi="Times New Roman" w:cs="Times New Roman"/>
                  <w:color w:val="0000FF"/>
                  <w:sz w:val="18"/>
                  <w:szCs w:val="18"/>
                </w:rPr>
                <w:t>N/A</w:t>
              </w:r>
            </w:ins>
          </w:p>
        </w:tc>
        <w:tc>
          <w:tcPr>
            <w:tcW w:w="1354" w:type="pct"/>
            <w:shd w:val="clear" w:color="auto" w:fill="FFFFFF" w:themeFill="background1"/>
            <w:vAlign w:val="center"/>
            <w:tcPrChange w:id="3568" w:author="He Han" w:date="2026-10-13T13:41:00Z">
              <w:tcPr>
                <w:tcW w:w="1354" w:type="pct"/>
                <w:shd w:val="clear" w:color="auto" w:fill="FFFFFF" w:themeFill="background1"/>
                <w:vAlign w:val="center"/>
              </w:tcPr>
            </w:tcPrChange>
          </w:tcPr>
          <w:p w14:paraId="2A987E40" w14:textId="77777777" w:rsidR="00634E9B" w:rsidRPr="00BB7730" w:rsidRDefault="00634E9B" w:rsidP="00687E70">
            <w:pPr>
              <w:spacing w:line="240" w:lineRule="exact"/>
              <w:contextualSpacing/>
              <w:rPr>
                <w:ins w:id="3569" w:author="Xuning Wei12232" w:date="2026-07-27T12:27:00Z"/>
                <w:rFonts w:ascii="Times New Roman" w:eastAsia="仿宋_GB2312" w:hAnsi="Times New Roman" w:cs="Times New Roman"/>
                <w:color w:val="0000FF"/>
                <w:sz w:val="18"/>
                <w:szCs w:val="18"/>
              </w:rPr>
            </w:pPr>
            <w:ins w:id="3570" w:author="Xuning Wei12232" w:date="2026-07-27T12:27:00Z">
              <w:r w:rsidRPr="00BB7730">
                <w:rPr>
                  <w:rFonts w:ascii="Times New Roman" w:eastAsia="仿宋_GB2312" w:hAnsi="Times New Roman" w:cs="Times New Roman"/>
                  <w:color w:val="0000FF"/>
                  <w:sz w:val="18"/>
                  <w:szCs w:val="18"/>
                </w:rPr>
                <w:t>Agitator type: double-layer propeller type</w:t>
              </w:r>
            </w:ins>
          </w:p>
          <w:p w14:paraId="3730366A" w14:textId="77777777" w:rsidR="00634E9B" w:rsidRPr="00BB7730" w:rsidRDefault="00634E9B" w:rsidP="00687E70">
            <w:pPr>
              <w:spacing w:line="240" w:lineRule="exact"/>
              <w:contextualSpacing/>
              <w:jc w:val="both"/>
              <w:rPr>
                <w:ins w:id="3571" w:author="Xuning Wei12232" w:date="2026-07-27T12:27:00Z"/>
                <w:rFonts w:ascii="Times New Roman" w:eastAsia="仿宋_GB2312" w:hAnsi="Times New Roman" w:cs="Times New Roman"/>
                <w:color w:val="0000FF"/>
                <w:sz w:val="18"/>
                <w:szCs w:val="18"/>
                <w:rPrChange w:id="3572" w:author="Xuning Wei12232" w:date="2026-07-27T12:29:00Z">
                  <w:rPr>
                    <w:ins w:id="3573" w:author="Xuning Wei12232" w:date="2026-07-27T12:27:00Z"/>
                    <w:rFonts w:ascii="Times New Roman" w:eastAsia="仿宋_GB2312" w:hAnsi="Times New Roman" w:cs="Times New Roman"/>
                    <w:color w:val="auto"/>
                    <w:sz w:val="18"/>
                    <w:szCs w:val="18"/>
                  </w:rPr>
                </w:rPrChange>
              </w:rPr>
            </w:pPr>
            <w:ins w:id="3574" w:author="Xuning Wei12232" w:date="2026-07-27T12:27:00Z">
              <w:r w:rsidRPr="00BB7730">
                <w:rPr>
                  <w:rFonts w:ascii="Times New Roman" w:eastAsia="仿宋_GB2312" w:hAnsi="Times New Roman" w:cs="Times New Roman"/>
                  <w:color w:val="0000FF"/>
                  <w:sz w:val="18"/>
                  <w:szCs w:val="18"/>
                </w:rPr>
                <w:t>The range of agitation speed of equipment capability: 20~120 rpm</w:t>
              </w:r>
            </w:ins>
          </w:p>
        </w:tc>
        <w:tc>
          <w:tcPr>
            <w:tcW w:w="259" w:type="pct"/>
            <w:shd w:val="clear" w:color="auto" w:fill="FFFFFF" w:themeFill="background1"/>
            <w:vAlign w:val="center"/>
            <w:tcPrChange w:id="3575" w:author="He Han" w:date="2026-10-13T13:41:00Z">
              <w:tcPr>
                <w:tcW w:w="259" w:type="pct"/>
                <w:shd w:val="clear" w:color="auto" w:fill="FFFFFF" w:themeFill="background1"/>
                <w:vAlign w:val="center"/>
              </w:tcPr>
            </w:tcPrChange>
          </w:tcPr>
          <w:p w14:paraId="4FA46031" w14:textId="77777777" w:rsidR="00634E9B" w:rsidRPr="00BB7730" w:rsidRDefault="00634E9B" w:rsidP="00687E70">
            <w:pPr>
              <w:spacing w:line="240" w:lineRule="exact"/>
              <w:contextualSpacing/>
              <w:jc w:val="both"/>
              <w:rPr>
                <w:ins w:id="3576" w:author="Xuning Wei12232" w:date="2026-07-27T12:27:00Z"/>
                <w:rFonts w:ascii="Times New Roman" w:eastAsia="仿宋_GB2312" w:hAnsi="Times New Roman" w:cs="Times New Roman"/>
                <w:color w:val="0000FF"/>
                <w:sz w:val="18"/>
                <w:szCs w:val="18"/>
                <w:rPrChange w:id="3577" w:author="Xuning Wei12232" w:date="2026-07-27T12:29:00Z">
                  <w:rPr>
                    <w:ins w:id="3578" w:author="Xuning Wei12232" w:date="2026-07-27T12:27:00Z"/>
                    <w:rFonts w:ascii="Times New Roman" w:eastAsia="仿宋_GB2312" w:hAnsi="Times New Roman" w:cs="Times New Roman"/>
                    <w:color w:val="auto"/>
                    <w:sz w:val="18"/>
                    <w:szCs w:val="18"/>
                  </w:rPr>
                </w:rPrChange>
              </w:rPr>
            </w:pPr>
            <w:ins w:id="3579"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260" w:type="pct"/>
            <w:shd w:val="clear" w:color="auto" w:fill="FFFFFF" w:themeFill="background1"/>
            <w:vAlign w:val="center"/>
            <w:tcPrChange w:id="3580" w:author="He Han" w:date="2026-10-13T13:41:00Z">
              <w:tcPr>
                <w:tcW w:w="260" w:type="pct"/>
                <w:shd w:val="clear" w:color="auto" w:fill="FFFFFF" w:themeFill="background1"/>
                <w:vAlign w:val="center"/>
              </w:tcPr>
            </w:tcPrChange>
          </w:tcPr>
          <w:p w14:paraId="700B0FEA" w14:textId="77777777" w:rsidR="00634E9B" w:rsidRPr="00BB7730" w:rsidRDefault="00634E9B" w:rsidP="00687E70">
            <w:pPr>
              <w:spacing w:line="240" w:lineRule="exact"/>
              <w:contextualSpacing/>
              <w:jc w:val="both"/>
              <w:rPr>
                <w:ins w:id="3581" w:author="Xuning Wei12232" w:date="2026-07-27T12:27:00Z"/>
                <w:rFonts w:ascii="Times New Roman" w:eastAsia="仿宋_GB2312" w:hAnsi="Times New Roman" w:cs="Times New Roman"/>
                <w:color w:val="0000FF"/>
                <w:sz w:val="18"/>
                <w:szCs w:val="18"/>
                <w:rPrChange w:id="3582" w:author="Xuning Wei12232" w:date="2026-07-27T12:29:00Z">
                  <w:rPr>
                    <w:ins w:id="3583" w:author="Xuning Wei12232" w:date="2026-07-27T12:27:00Z"/>
                    <w:rFonts w:ascii="Times New Roman" w:eastAsia="仿宋_GB2312" w:hAnsi="Times New Roman" w:cs="Times New Roman"/>
                    <w:color w:val="auto"/>
                    <w:sz w:val="18"/>
                    <w:szCs w:val="18"/>
                  </w:rPr>
                </w:rPrChange>
              </w:rPr>
            </w:pPr>
            <w:ins w:id="3584" w:author="Xuning Wei12232" w:date="2026-07-27T12:27: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45" w:type="pct"/>
            <w:shd w:val="clear" w:color="auto" w:fill="FFFFFF" w:themeFill="background1"/>
            <w:vAlign w:val="center"/>
            <w:tcPrChange w:id="3585" w:author="He Han" w:date="2026-10-13T13:41:00Z">
              <w:tcPr>
                <w:tcW w:w="1145" w:type="pct"/>
                <w:shd w:val="clear" w:color="auto" w:fill="FFFFFF" w:themeFill="background1"/>
                <w:vAlign w:val="center"/>
              </w:tcPr>
            </w:tcPrChange>
          </w:tcPr>
          <w:p w14:paraId="736E7539" w14:textId="77777777" w:rsidR="00634E9B" w:rsidRPr="00BB7730" w:rsidRDefault="00634E9B" w:rsidP="00687E70">
            <w:pPr>
              <w:spacing w:line="240" w:lineRule="exact"/>
              <w:contextualSpacing/>
              <w:jc w:val="both"/>
              <w:rPr>
                <w:ins w:id="3586" w:author="Xuning Wei12232" w:date="2026-07-27T12:27:00Z"/>
                <w:rFonts w:ascii="Times New Roman" w:eastAsia="仿宋_GB2312" w:hAnsi="Times New Roman" w:cs="Times New Roman"/>
                <w:color w:val="0000FF"/>
                <w:sz w:val="18"/>
                <w:szCs w:val="18"/>
                <w:rPrChange w:id="3587" w:author="Xuning Wei12232" w:date="2026-07-27T12:29:00Z">
                  <w:rPr>
                    <w:ins w:id="3588" w:author="Xuning Wei12232" w:date="2026-07-27T12:27:00Z"/>
                    <w:rFonts w:ascii="Times New Roman" w:eastAsia="仿宋_GB2312" w:hAnsi="Times New Roman" w:cs="Times New Roman"/>
                    <w:color w:val="auto"/>
                    <w:sz w:val="18"/>
                    <w:szCs w:val="18"/>
                  </w:rPr>
                </w:rPrChange>
              </w:rPr>
            </w:pPr>
            <w:ins w:id="3589" w:author="Xuning Wei12232" w:date="2026-07-27T12:27:00Z">
              <w:r w:rsidRPr="00BB7730">
                <w:rPr>
                  <w:rFonts w:ascii="Times New Roman" w:eastAsia="仿宋_GB2312" w:hAnsi="Times New Roman" w:cs="Times New Roman"/>
                  <w:color w:val="0000FF"/>
                  <w:sz w:val="18"/>
                  <w:szCs w:val="18"/>
                </w:rPr>
                <w:t>N/A</w:t>
              </w:r>
            </w:ins>
          </w:p>
        </w:tc>
      </w:tr>
      <w:tr w:rsidR="00634E9B" w:rsidRPr="00BB7730" w14:paraId="50DABCA2" w14:textId="77777777" w:rsidTr="00687E70">
        <w:trPr>
          <w:trHeight w:val="897"/>
          <w:jc w:val="center"/>
          <w:ins w:id="3590" w:author="Xuning Wei12232" w:date="2026-07-27T12:27:00Z"/>
          <w:trPrChange w:id="3591" w:author="He Han" w:date="2026-10-13T13:41:00Z">
            <w:trPr>
              <w:trHeight w:val="897"/>
              <w:jc w:val="center"/>
            </w:trPr>
          </w:trPrChange>
        </w:trPr>
        <w:tc>
          <w:tcPr>
            <w:tcW w:w="174" w:type="pct"/>
            <w:shd w:val="clear" w:color="auto" w:fill="FFFFFF" w:themeFill="background1"/>
            <w:vAlign w:val="center"/>
            <w:tcPrChange w:id="3592" w:author="He Han" w:date="2026-10-13T13:41:00Z">
              <w:tcPr>
                <w:tcW w:w="174" w:type="pct"/>
                <w:shd w:val="clear" w:color="auto" w:fill="FFFFFF" w:themeFill="background1"/>
                <w:vAlign w:val="center"/>
              </w:tcPr>
            </w:tcPrChange>
          </w:tcPr>
          <w:p w14:paraId="1A805F16" w14:textId="77777777" w:rsidR="00634E9B" w:rsidRPr="00BB7730" w:rsidRDefault="00634E9B" w:rsidP="00687E70">
            <w:pPr>
              <w:spacing w:line="240" w:lineRule="exact"/>
              <w:contextualSpacing/>
              <w:jc w:val="center"/>
              <w:rPr>
                <w:ins w:id="3593" w:author="Xuning Wei12232" w:date="2026-07-27T12:27:00Z"/>
                <w:rFonts w:ascii="Times New Roman" w:eastAsia="仿宋_GB2312" w:hAnsi="Times New Roman" w:cs="Times New Roman"/>
                <w:color w:val="0000FF"/>
                <w:kern w:val="0"/>
                <w:sz w:val="18"/>
                <w:szCs w:val="18"/>
                <w:rPrChange w:id="3594" w:author="Xuning Wei12232" w:date="2026-07-27T12:29:00Z">
                  <w:rPr>
                    <w:ins w:id="3595" w:author="Xuning Wei12232" w:date="2026-07-27T12:27:00Z"/>
                    <w:rFonts w:ascii="Times New Roman" w:eastAsia="仿宋_GB2312" w:hAnsi="Times New Roman" w:cs="Times New Roman"/>
                    <w:color w:val="auto"/>
                    <w:kern w:val="0"/>
                    <w:sz w:val="18"/>
                    <w:szCs w:val="18"/>
                  </w:rPr>
                </w:rPrChange>
              </w:rPr>
            </w:pPr>
            <w:ins w:id="3596" w:author="Xuning Wei12232" w:date="2026-07-27T12:27:00Z">
              <w:r w:rsidRPr="00BB7730">
                <w:rPr>
                  <w:rFonts w:ascii="Times New Roman" w:eastAsia="仿宋_GB2312" w:hAnsi="Times New Roman" w:cs="Times New Roman"/>
                  <w:color w:val="0000FF"/>
                  <w:kern w:val="0"/>
                  <w:sz w:val="18"/>
                  <w:szCs w:val="18"/>
                  <w:rPrChange w:id="3597" w:author="Xuning Wei12232" w:date="2026-07-27T12:29:00Z">
                    <w:rPr>
                      <w:rFonts w:ascii="Times New Roman" w:eastAsia="仿宋_GB2312" w:hAnsi="Times New Roman" w:cs="Times New Roman"/>
                      <w:color w:val="auto"/>
                      <w:kern w:val="0"/>
                      <w:sz w:val="18"/>
                      <w:szCs w:val="18"/>
                    </w:rPr>
                  </w:rPrChange>
                </w:rPr>
                <w:t>3</w:t>
              </w:r>
            </w:ins>
          </w:p>
        </w:tc>
        <w:tc>
          <w:tcPr>
            <w:tcW w:w="704" w:type="pct"/>
            <w:shd w:val="clear" w:color="auto" w:fill="FFFFFF" w:themeFill="background1"/>
            <w:vAlign w:val="center"/>
            <w:tcPrChange w:id="3598" w:author="He Han" w:date="2026-10-13T13:41:00Z">
              <w:tcPr>
                <w:tcW w:w="704" w:type="pct"/>
                <w:shd w:val="clear" w:color="auto" w:fill="FFFFFF" w:themeFill="background1"/>
                <w:vAlign w:val="center"/>
              </w:tcPr>
            </w:tcPrChange>
          </w:tcPr>
          <w:p w14:paraId="49CCA1F0" w14:textId="77777777" w:rsidR="00634E9B" w:rsidRPr="00BB7730" w:rsidRDefault="00634E9B" w:rsidP="00687E70">
            <w:pPr>
              <w:spacing w:line="240" w:lineRule="exact"/>
              <w:contextualSpacing/>
              <w:rPr>
                <w:ins w:id="3599" w:author="Xuning Wei12232" w:date="2026-07-27T12:27:00Z"/>
                <w:rFonts w:ascii="Times New Roman" w:eastAsia="仿宋_GB2312" w:hAnsi="Times New Roman" w:cs="Times New Roman"/>
                <w:color w:val="0000FF"/>
                <w:sz w:val="18"/>
                <w:szCs w:val="18"/>
                <w:rPrChange w:id="3600" w:author="Xuning Wei12232" w:date="2026-07-27T12:29:00Z">
                  <w:rPr>
                    <w:ins w:id="3601" w:author="Xuning Wei12232" w:date="2026-07-27T12:27:00Z"/>
                    <w:rFonts w:ascii="Times New Roman" w:eastAsia="仿宋_GB2312" w:hAnsi="Times New Roman" w:cs="Times New Roman"/>
                    <w:color w:val="auto"/>
                    <w:sz w:val="18"/>
                    <w:szCs w:val="18"/>
                  </w:rPr>
                </w:rPrChange>
              </w:rPr>
            </w:pPr>
            <w:ins w:id="3602" w:author="Xuning Wei12232" w:date="2026-07-27T12:27:00Z">
              <w:r w:rsidRPr="00BB7730">
                <w:rPr>
                  <w:rFonts w:ascii="Times New Roman" w:eastAsia="仿宋_GB2312" w:hAnsi="Times New Roman" w:cs="Times New Roman"/>
                  <w:color w:val="0000FF"/>
                  <w:sz w:val="18"/>
                  <w:szCs w:val="18"/>
                  <w:rPrChange w:id="3603" w:author="Xuning Wei12232" w:date="2026-07-27T12:29:00Z">
                    <w:rPr>
                      <w:rFonts w:ascii="Times New Roman" w:eastAsia="仿宋_GB2312" w:hAnsi="Times New Roman" w:cs="Times New Roman"/>
                      <w:color w:val="auto"/>
                      <w:sz w:val="18"/>
                      <w:szCs w:val="18"/>
                    </w:rPr>
                  </w:rPrChange>
                </w:rPr>
                <w:t>Stirring volume</w:t>
              </w:r>
            </w:ins>
          </w:p>
        </w:tc>
        <w:tc>
          <w:tcPr>
            <w:tcW w:w="1104" w:type="pct"/>
            <w:shd w:val="clear" w:color="auto" w:fill="FFFFFF" w:themeFill="background1"/>
            <w:vAlign w:val="center"/>
            <w:tcPrChange w:id="3604" w:author="He Han" w:date="2026-10-13T13:41:00Z">
              <w:tcPr>
                <w:tcW w:w="1104" w:type="pct"/>
                <w:shd w:val="clear" w:color="auto" w:fill="FFFFFF" w:themeFill="background1"/>
                <w:vAlign w:val="center"/>
              </w:tcPr>
            </w:tcPrChange>
          </w:tcPr>
          <w:p w14:paraId="4A6D50F3" w14:textId="77777777" w:rsidR="00634E9B" w:rsidRPr="00BB7730" w:rsidRDefault="00634E9B" w:rsidP="00687E70">
            <w:pPr>
              <w:spacing w:line="240" w:lineRule="exact"/>
              <w:contextualSpacing/>
              <w:jc w:val="both"/>
              <w:rPr>
                <w:ins w:id="3605" w:author="Xuning Wei12232" w:date="2026-07-27T12:27:00Z"/>
                <w:rFonts w:ascii="Times New Roman" w:eastAsia="仿宋_GB2312" w:hAnsi="Times New Roman" w:cs="Times New Roman"/>
                <w:color w:val="0000FF"/>
                <w:sz w:val="18"/>
                <w:szCs w:val="18"/>
              </w:rPr>
            </w:pPr>
            <w:ins w:id="3606" w:author="Xuning Wei12232" w:date="2026-07-27T12:27:00Z">
              <w:r w:rsidRPr="00BB7730">
                <w:rPr>
                  <w:rFonts w:ascii="Times New Roman" w:eastAsia="仿宋_GB2312" w:hAnsi="Times New Roman" w:cs="Times New Roman"/>
                  <w:color w:val="0000FF"/>
                  <w:sz w:val="18"/>
                  <w:szCs w:val="18"/>
                </w:rPr>
                <w:t>Min batch volume: 500 L</w:t>
              </w:r>
            </w:ins>
          </w:p>
          <w:p w14:paraId="5EC74F2B" w14:textId="77777777" w:rsidR="00634E9B" w:rsidRPr="00BB7730" w:rsidRDefault="00634E9B" w:rsidP="00687E70">
            <w:pPr>
              <w:spacing w:line="240" w:lineRule="exact"/>
              <w:contextualSpacing/>
              <w:jc w:val="both"/>
              <w:rPr>
                <w:ins w:id="3607" w:author="Xuning Wei12232" w:date="2026-07-27T12:27:00Z"/>
                <w:rFonts w:ascii="Times New Roman" w:eastAsia="仿宋_GB2312" w:hAnsi="Times New Roman" w:cs="Times New Roman"/>
                <w:color w:val="0000FF"/>
                <w:sz w:val="18"/>
                <w:szCs w:val="18"/>
              </w:rPr>
            </w:pPr>
            <w:ins w:id="3608" w:author="Xuning Wei12232" w:date="2026-07-27T12:27:00Z">
              <w:r w:rsidRPr="00BB7730">
                <w:rPr>
                  <w:rFonts w:ascii="Times New Roman" w:eastAsia="仿宋_GB2312" w:hAnsi="Times New Roman" w:cs="Times New Roman"/>
                  <w:color w:val="0000FF"/>
                  <w:sz w:val="18"/>
                  <w:szCs w:val="18"/>
                </w:rPr>
                <w:t>Max batch volume: 2300 L</w:t>
              </w:r>
            </w:ins>
          </w:p>
        </w:tc>
        <w:tc>
          <w:tcPr>
            <w:tcW w:w="1354" w:type="pct"/>
            <w:shd w:val="clear" w:color="auto" w:fill="FFFFFF" w:themeFill="background1"/>
            <w:vAlign w:val="center"/>
            <w:tcPrChange w:id="3609" w:author="He Han" w:date="2026-10-13T13:41:00Z">
              <w:tcPr>
                <w:tcW w:w="1354" w:type="pct"/>
                <w:shd w:val="clear" w:color="auto" w:fill="FFFFFF" w:themeFill="background1"/>
                <w:vAlign w:val="center"/>
              </w:tcPr>
            </w:tcPrChange>
          </w:tcPr>
          <w:p w14:paraId="1F351D1C" w14:textId="77777777" w:rsidR="00634E9B" w:rsidRPr="00BB7730" w:rsidRDefault="00634E9B" w:rsidP="00687E70">
            <w:pPr>
              <w:spacing w:line="240" w:lineRule="exact"/>
              <w:contextualSpacing/>
              <w:rPr>
                <w:ins w:id="3610" w:author="Xuning Wei12232" w:date="2026-07-27T12:27:00Z"/>
                <w:rFonts w:ascii="Times New Roman" w:eastAsia="仿宋_GB2312" w:hAnsi="Times New Roman" w:cs="Times New Roman"/>
                <w:color w:val="0000FF"/>
                <w:sz w:val="18"/>
                <w:szCs w:val="18"/>
              </w:rPr>
            </w:pPr>
            <w:ins w:id="3611" w:author="Xuning Wei12232" w:date="2026-07-27T12:27:00Z">
              <w:r w:rsidRPr="00BB7730">
                <w:rPr>
                  <w:rFonts w:ascii="Times New Roman" w:eastAsia="仿宋_GB2312" w:hAnsi="Times New Roman" w:cs="Times New Roman"/>
                  <w:color w:val="0000FF"/>
                  <w:sz w:val="18"/>
                  <w:szCs w:val="18"/>
                </w:rPr>
                <w:t>Minimum volume of the stirrer can reach at rest: 308.7L;</w:t>
              </w:r>
            </w:ins>
          </w:p>
          <w:p w14:paraId="53AA71A5" w14:textId="77777777" w:rsidR="00634E9B" w:rsidRPr="00BB7730" w:rsidRDefault="00634E9B" w:rsidP="00687E70">
            <w:pPr>
              <w:spacing w:line="240" w:lineRule="exact"/>
              <w:contextualSpacing/>
              <w:rPr>
                <w:ins w:id="3612" w:author="Xuning Wei12232" w:date="2026-07-27T12:27:00Z"/>
                <w:rFonts w:ascii="Times New Roman" w:eastAsia="仿宋_GB2312" w:hAnsi="Times New Roman" w:cs="Times New Roman"/>
                <w:color w:val="0000FF"/>
                <w:sz w:val="18"/>
                <w:szCs w:val="18"/>
              </w:rPr>
            </w:pPr>
            <w:ins w:id="3613" w:author="Xuning Wei12232" w:date="2026-07-27T12:27:00Z">
              <w:r w:rsidRPr="00BB7730">
                <w:rPr>
                  <w:rFonts w:ascii="Times New Roman" w:eastAsia="仿宋_GB2312" w:hAnsi="Times New Roman" w:cs="Times New Roman"/>
                  <w:color w:val="0000FF"/>
                  <w:sz w:val="18"/>
                  <w:szCs w:val="18"/>
                </w:rPr>
                <w:t>Minimum volume of the stirrer can reach at maximum speed: 289.2 L.</w:t>
              </w:r>
            </w:ins>
          </w:p>
          <w:p w14:paraId="4CD6A2CE" w14:textId="77777777" w:rsidR="00634E9B" w:rsidRPr="00BB7730" w:rsidRDefault="00634E9B" w:rsidP="00687E70">
            <w:pPr>
              <w:spacing w:line="240" w:lineRule="exact"/>
              <w:contextualSpacing/>
              <w:rPr>
                <w:ins w:id="3614" w:author="Xuning Wei12232" w:date="2026-07-27T12:27:00Z"/>
                <w:rFonts w:ascii="Times New Roman" w:eastAsia="仿宋_GB2312" w:hAnsi="Times New Roman" w:cs="Times New Roman"/>
                <w:color w:val="0000FF"/>
                <w:sz w:val="18"/>
                <w:szCs w:val="18"/>
                <w:lang w:eastAsia="zh-CN"/>
                <w:rPrChange w:id="3615" w:author="Xuning Wei12232" w:date="2026-07-27T12:29:00Z">
                  <w:rPr>
                    <w:ins w:id="3616" w:author="Xuning Wei12232" w:date="2026-07-27T12:27:00Z"/>
                    <w:rFonts w:ascii="Times New Roman" w:eastAsia="仿宋_GB2312" w:hAnsi="Times New Roman" w:cs="Times New Roman"/>
                    <w:color w:val="auto"/>
                    <w:sz w:val="18"/>
                    <w:szCs w:val="18"/>
                    <w:lang w:eastAsia="zh-CN"/>
                  </w:rPr>
                </w:rPrChange>
              </w:rPr>
            </w:pPr>
            <w:ins w:id="3617" w:author="Xuning Wei12232" w:date="2026-07-27T12:27:00Z">
              <w:r w:rsidRPr="00BB7730">
                <w:rPr>
                  <w:rFonts w:ascii="Times New Roman" w:eastAsia="仿宋_GB2312" w:hAnsi="Times New Roman" w:cs="Times New Roman"/>
                  <w:color w:val="0000FF"/>
                  <w:sz w:val="18"/>
                  <w:szCs w:val="18"/>
                </w:rPr>
                <w:t>Maximum working volume: 3000 L</w:t>
              </w:r>
            </w:ins>
          </w:p>
        </w:tc>
        <w:tc>
          <w:tcPr>
            <w:tcW w:w="259" w:type="pct"/>
            <w:shd w:val="clear" w:color="auto" w:fill="FFFFFF" w:themeFill="background1"/>
            <w:vAlign w:val="center"/>
            <w:tcPrChange w:id="3618" w:author="He Han" w:date="2026-10-13T13:41:00Z">
              <w:tcPr>
                <w:tcW w:w="259" w:type="pct"/>
                <w:shd w:val="clear" w:color="auto" w:fill="FFFFFF" w:themeFill="background1"/>
                <w:vAlign w:val="center"/>
              </w:tcPr>
            </w:tcPrChange>
          </w:tcPr>
          <w:p w14:paraId="613086D6" w14:textId="77777777" w:rsidR="00634E9B" w:rsidRPr="00BB7730" w:rsidRDefault="003E162E" w:rsidP="00687E70">
            <w:pPr>
              <w:spacing w:line="240" w:lineRule="exact"/>
              <w:contextualSpacing/>
              <w:jc w:val="both"/>
              <w:rPr>
                <w:ins w:id="3619" w:author="Xuning Wei12232" w:date="2026-07-27T12:27:00Z"/>
                <w:rFonts w:ascii="Times New Roman" w:eastAsia="仿宋_GB2312" w:hAnsi="Times New Roman" w:cs="Times New Roman"/>
                <w:color w:val="0000FF"/>
                <w:sz w:val="18"/>
                <w:szCs w:val="18"/>
                <w:rPrChange w:id="3620" w:author="Xuning Wei12232" w:date="2026-07-27T12:29:00Z">
                  <w:rPr>
                    <w:ins w:id="3621" w:author="Xuning Wei12232" w:date="2026-07-27T12:27:00Z"/>
                    <w:rFonts w:ascii="Times New Roman" w:eastAsia="仿宋_GB2312" w:hAnsi="Times New Roman" w:cs="Times New Roman"/>
                    <w:color w:val="auto"/>
                    <w:sz w:val="18"/>
                    <w:szCs w:val="18"/>
                  </w:rPr>
                </w:rPrChange>
              </w:rPr>
            </w:pPr>
            <w:customXmlInsRangeStart w:id="3622" w:author="Xuning Wei12232" w:date="2026-07-27T12:27:00Z"/>
            <w:sdt>
              <w:sdtPr>
                <w:rPr>
                  <w:rFonts w:ascii="Times New Roman" w:eastAsia="仿宋_GB2312" w:hAnsi="Times New Roman" w:cs="Times New Roman"/>
                  <w:color w:val="0000FF"/>
                  <w:sz w:val="18"/>
                  <w:szCs w:val="18"/>
                </w:rPr>
                <w:id w:val="-519622943"/>
                <w14:checkbox>
                  <w14:checked w14:val="1"/>
                  <w14:checkedState w14:val="2612" w14:font="MS Gothic"/>
                  <w14:uncheckedState w14:val="2610" w14:font="MS Gothic"/>
                </w14:checkbox>
              </w:sdtPr>
              <w:sdtEndPr/>
              <w:sdtContent>
                <w:customXmlInsRangeEnd w:id="3622"/>
                <w:ins w:id="3623" w:author="Xuning Wei12232" w:date="2026-07-27T12:27:00Z">
                  <w:r w:rsidR="00634E9B" w:rsidRPr="00BB7730">
                    <w:rPr>
                      <w:rFonts w:ascii="Segoe UI Symbol" w:eastAsia="MS Gothic" w:hAnsi="Segoe UI Symbol" w:cs="Segoe UI Symbol"/>
                      <w:color w:val="0000FF"/>
                      <w:sz w:val="18"/>
                      <w:szCs w:val="18"/>
                      <w:rPrChange w:id="3624" w:author="Xuning Wei12232" w:date="2026-07-27T12:29:00Z">
                        <w:rPr>
                          <w:rFonts w:ascii="Segoe UI Symbol" w:eastAsia="MS Gothic" w:hAnsi="Segoe UI Symbol" w:cs="Segoe UI Symbol"/>
                          <w:color w:val="auto"/>
                          <w:sz w:val="18"/>
                          <w:szCs w:val="18"/>
                        </w:rPr>
                      </w:rPrChange>
                    </w:rPr>
                    <w:t>☒</w:t>
                  </w:r>
                </w:ins>
                <w:customXmlInsRangeStart w:id="3625" w:author="Xuning Wei12232" w:date="2026-07-27T12:27:00Z"/>
              </w:sdtContent>
            </w:sdt>
            <w:customXmlInsRangeEnd w:id="3625"/>
            <w:ins w:id="3626" w:author="Xuning Wei12232" w:date="2026-07-27T12:27:00Z">
              <w:r w:rsidR="00634E9B" w:rsidRPr="00BB7730">
                <w:rPr>
                  <w:rFonts w:ascii="Times New Roman" w:eastAsia="仿宋_GB2312" w:hAnsi="Times New Roman" w:cs="Times New Roman"/>
                  <w:color w:val="0000FF"/>
                  <w:sz w:val="18"/>
                  <w:szCs w:val="18"/>
                  <w:rPrChange w:id="3627"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Change w:id="3628" w:author="He Han" w:date="2026-10-13T13:41:00Z">
              <w:tcPr>
                <w:tcW w:w="260" w:type="pct"/>
                <w:shd w:val="clear" w:color="auto" w:fill="FFFFFF" w:themeFill="background1"/>
                <w:vAlign w:val="center"/>
              </w:tcPr>
            </w:tcPrChange>
          </w:tcPr>
          <w:p w14:paraId="1DB19CF5" w14:textId="77777777" w:rsidR="00634E9B" w:rsidRPr="00BB7730" w:rsidRDefault="003E162E" w:rsidP="00687E70">
            <w:pPr>
              <w:spacing w:line="240" w:lineRule="exact"/>
              <w:contextualSpacing/>
              <w:jc w:val="both"/>
              <w:rPr>
                <w:ins w:id="3629" w:author="Xuning Wei12232" w:date="2026-07-27T12:27:00Z"/>
                <w:rFonts w:ascii="Times New Roman" w:eastAsia="仿宋_GB2312" w:hAnsi="Times New Roman" w:cs="Times New Roman"/>
                <w:color w:val="0000FF"/>
                <w:sz w:val="18"/>
                <w:szCs w:val="18"/>
                <w:rPrChange w:id="3630" w:author="Xuning Wei12232" w:date="2026-07-27T12:29:00Z">
                  <w:rPr>
                    <w:ins w:id="3631" w:author="Xuning Wei12232" w:date="2026-07-27T12:27:00Z"/>
                    <w:rFonts w:ascii="Times New Roman" w:eastAsia="仿宋_GB2312" w:hAnsi="Times New Roman" w:cs="Times New Roman"/>
                    <w:color w:val="auto"/>
                    <w:sz w:val="18"/>
                    <w:szCs w:val="18"/>
                  </w:rPr>
                </w:rPrChange>
              </w:rPr>
            </w:pPr>
            <w:customXmlInsRangeStart w:id="3632" w:author="Xuning Wei12232" w:date="2026-07-27T12:27:00Z"/>
            <w:sdt>
              <w:sdtPr>
                <w:rPr>
                  <w:rFonts w:ascii="Times New Roman" w:eastAsia="仿宋_GB2312" w:hAnsi="Times New Roman" w:cs="Times New Roman"/>
                  <w:color w:val="0000FF"/>
                  <w:sz w:val="18"/>
                  <w:szCs w:val="18"/>
                </w:rPr>
                <w:id w:val="-937756752"/>
                <w14:checkbox>
                  <w14:checked w14:val="0"/>
                  <w14:checkedState w14:val="2612" w14:font="MS Gothic"/>
                  <w14:uncheckedState w14:val="2610" w14:font="MS Gothic"/>
                </w14:checkbox>
              </w:sdtPr>
              <w:sdtEndPr/>
              <w:sdtContent>
                <w:customXmlInsRangeEnd w:id="3632"/>
                <w:ins w:id="3633" w:author="Xuning Wei12232" w:date="2026-07-27T12:27:00Z">
                  <w:r w:rsidR="00634E9B" w:rsidRPr="00BB7730">
                    <w:rPr>
                      <w:rFonts w:ascii="Segoe UI Symbol" w:eastAsia="仿宋_GB2312" w:hAnsi="Segoe UI Symbol" w:cs="Segoe UI Symbol"/>
                      <w:color w:val="0000FF"/>
                      <w:sz w:val="18"/>
                      <w:szCs w:val="18"/>
                      <w:rPrChange w:id="3634" w:author="Xuning Wei12232" w:date="2026-07-27T12:29:00Z">
                        <w:rPr>
                          <w:rFonts w:ascii="Segoe UI Symbol" w:eastAsia="仿宋_GB2312" w:hAnsi="Segoe UI Symbol" w:cs="Segoe UI Symbol"/>
                          <w:color w:val="auto"/>
                          <w:sz w:val="18"/>
                          <w:szCs w:val="18"/>
                        </w:rPr>
                      </w:rPrChange>
                    </w:rPr>
                    <w:t>☐</w:t>
                  </w:r>
                </w:ins>
                <w:customXmlInsRangeStart w:id="3635" w:author="Xuning Wei12232" w:date="2026-07-27T12:27:00Z"/>
              </w:sdtContent>
            </w:sdt>
            <w:customXmlInsRangeEnd w:id="3635"/>
            <w:ins w:id="3636" w:author="Xuning Wei12232" w:date="2026-07-27T12:27:00Z">
              <w:r w:rsidR="00634E9B" w:rsidRPr="00BB7730">
                <w:rPr>
                  <w:rFonts w:ascii="Times New Roman" w:eastAsia="仿宋_GB2312" w:hAnsi="Times New Roman" w:cs="Times New Roman"/>
                  <w:color w:val="0000FF"/>
                  <w:sz w:val="18"/>
                  <w:szCs w:val="18"/>
                  <w:rPrChange w:id="3637"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Change w:id="3638" w:author="He Han" w:date="2026-10-13T13:41:00Z">
              <w:tcPr>
                <w:tcW w:w="1145" w:type="pct"/>
                <w:shd w:val="clear" w:color="auto" w:fill="FFFFFF" w:themeFill="background1"/>
                <w:vAlign w:val="center"/>
              </w:tcPr>
            </w:tcPrChange>
          </w:tcPr>
          <w:p w14:paraId="41DF14FB" w14:textId="77777777" w:rsidR="00634E9B" w:rsidRPr="00BB7730" w:rsidRDefault="00634E9B" w:rsidP="00687E70">
            <w:pPr>
              <w:spacing w:line="240" w:lineRule="exact"/>
              <w:contextualSpacing/>
              <w:rPr>
                <w:ins w:id="3639" w:author="Xuning Wei12232" w:date="2026-07-27T12:27:00Z"/>
                <w:rFonts w:ascii="Times New Roman" w:eastAsia="仿宋_GB2312" w:hAnsi="Times New Roman" w:cs="Times New Roman"/>
                <w:color w:val="0000FF"/>
                <w:sz w:val="18"/>
                <w:szCs w:val="18"/>
              </w:rPr>
            </w:pPr>
            <w:ins w:id="3640" w:author="Xuning Wei12232" w:date="2026-07-27T12:27:00Z">
              <w:r w:rsidRPr="00BB7730">
                <w:rPr>
                  <w:rFonts w:ascii="Times New Roman" w:eastAsia="仿宋_GB2312" w:hAnsi="Times New Roman" w:cs="Times New Roman"/>
                  <w:color w:val="0000FF"/>
                  <w:sz w:val="18"/>
                  <w:szCs w:val="18"/>
                </w:rPr>
                <w:t>The solution preparation process is controlled by the DCS system. When the liquid volume in the tank drops below 5% (Approx. 300 L), operators initiate preparation via the DCS system. The total batch volume for each piperidine/DMF solution preparation ranges: 500~2000 L (The system automatically calculates the volumes of DMF and piperidine based on the target concentration of 20%, and computes the feeding mass accordingly.), and interlocks are installed between flowmeters and transfer valves. The valves automatically close to stop feeding once the set target value is reached.</w:t>
              </w:r>
            </w:ins>
          </w:p>
          <w:p w14:paraId="2634C0F2" w14:textId="77777777" w:rsidR="00634E9B" w:rsidRPr="00BB7730" w:rsidRDefault="00634E9B" w:rsidP="00687E70">
            <w:pPr>
              <w:spacing w:line="240" w:lineRule="exact"/>
              <w:contextualSpacing/>
              <w:rPr>
                <w:ins w:id="3641" w:author="Xuning Wei12232" w:date="2026-07-27T12:27:00Z"/>
                <w:rFonts w:ascii="Times New Roman" w:eastAsia="仿宋_GB2312" w:hAnsi="Times New Roman" w:cs="Times New Roman"/>
                <w:color w:val="0000FF"/>
                <w:sz w:val="18"/>
                <w:szCs w:val="18"/>
                <w:rPrChange w:id="3642" w:author="Xuning Wei12232" w:date="2026-07-27T12:29:00Z">
                  <w:rPr>
                    <w:ins w:id="3643" w:author="Xuning Wei12232" w:date="2026-07-27T12:27:00Z"/>
                    <w:rFonts w:ascii="Times New Roman" w:eastAsia="仿宋_GB2312" w:hAnsi="Times New Roman" w:cs="Times New Roman"/>
                    <w:color w:val="auto"/>
                    <w:sz w:val="18"/>
                    <w:szCs w:val="18"/>
                  </w:rPr>
                </w:rPrChange>
              </w:rPr>
            </w:pPr>
            <w:ins w:id="3644" w:author="Xuning Wei12232" w:date="2026-07-27T12:27:00Z">
              <w:r w:rsidRPr="00BB7730">
                <w:rPr>
                  <w:rFonts w:ascii="Times New Roman" w:eastAsia="仿宋_GB2312" w:hAnsi="Times New Roman" w:cs="Times New Roman"/>
                  <w:color w:val="0000FF"/>
                  <w:sz w:val="18"/>
                  <w:szCs w:val="18"/>
                  <w:rPrChange w:id="3645" w:author="Xuning Wei12232" w:date="2026-07-27T12:29:00Z">
                    <w:rPr>
                      <w:rFonts w:ascii="Times New Roman" w:eastAsia="仿宋_GB2312" w:hAnsi="Times New Roman" w:cs="Times New Roman"/>
                      <w:color w:val="auto"/>
                      <w:sz w:val="18"/>
                      <w:szCs w:val="18"/>
                    </w:rPr>
                  </w:rPrChange>
                </w:rPr>
                <w:t>The set solution preparation limit is greater than the minimum stirrable volume of the equipment and less than the equipment volume of 3000 L. The equipment meets the process requirements</w:t>
              </w:r>
            </w:ins>
          </w:p>
        </w:tc>
      </w:tr>
      <w:tr w:rsidR="00634E9B" w:rsidRPr="00BB7730" w14:paraId="0B874994" w14:textId="77777777" w:rsidTr="00687E70">
        <w:trPr>
          <w:trHeight w:val="54"/>
          <w:jc w:val="center"/>
          <w:ins w:id="3646" w:author="Xuning Wei12232" w:date="2026-07-27T12:27:00Z"/>
          <w:trPrChange w:id="3647" w:author="He Han" w:date="2026-10-13T13:41:00Z">
            <w:trPr>
              <w:trHeight w:val="54"/>
              <w:jc w:val="center"/>
            </w:trPr>
          </w:trPrChange>
        </w:trPr>
        <w:tc>
          <w:tcPr>
            <w:tcW w:w="174" w:type="pct"/>
            <w:shd w:val="clear" w:color="auto" w:fill="FFFFFF" w:themeFill="background1"/>
            <w:vAlign w:val="center"/>
            <w:tcPrChange w:id="3648" w:author="He Han" w:date="2026-10-13T13:41:00Z">
              <w:tcPr>
                <w:tcW w:w="174" w:type="pct"/>
                <w:shd w:val="clear" w:color="auto" w:fill="FFFFFF" w:themeFill="background1"/>
                <w:vAlign w:val="center"/>
              </w:tcPr>
            </w:tcPrChange>
          </w:tcPr>
          <w:p w14:paraId="72837FF2" w14:textId="77777777" w:rsidR="00634E9B" w:rsidRPr="00BB7730" w:rsidRDefault="00634E9B" w:rsidP="00687E70">
            <w:pPr>
              <w:spacing w:line="240" w:lineRule="exact"/>
              <w:contextualSpacing/>
              <w:jc w:val="center"/>
              <w:rPr>
                <w:ins w:id="3649" w:author="Xuning Wei12232" w:date="2026-07-27T12:27:00Z"/>
                <w:rFonts w:ascii="Times New Roman" w:eastAsia="仿宋_GB2312" w:hAnsi="Times New Roman" w:cs="Times New Roman"/>
                <w:color w:val="0000FF"/>
                <w:kern w:val="0"/>
                <w:sz w:val="18"/>
                <w:szCs w:val="18"/>
                <w:lang w:eastAsia="zh-CN"/>
                <w:rPrChange w:id="3650" w:author="Xuning Wei12232" w:date="2026-07-27T12:29:00Z">
                  <w:rPr>
                    <w:ins w:id="3651" w:author="Xuning Wei12232" w:date="2026-07-27T12:27:00Z"/>
                    <w:rFonts w:ascii="Times New Roman" w:eastAsia="仿宋_GB2312" w:hAnsi="Times New Roman" w:cs="Times New Roman"/>
                    <w:color w:val="auto"/>
                    <w:kern w:val="0"/>
                    <w:sz w:val="18"/>
                    <w:szCs w:val="18"/>
                    <w:lang w:eastAsia="zh-CN"/>
                  </w:rPr>
                </w:rPrChange>
              </w:rPr>
            </w:pPr>
            <w:ins w:id="3652" w:author="Xuning Wei12232" w:date="2026-07-27T12:27:00Z">
              <w:r w:rsidRPr="00BB7730">
                <w:rPr>
                  <w:rFonts w:ascii="Times New Roman" w:eastAsia="仿宋_GB2312" w:hAnsi="Times New Roman" w:cs="Times New Roman"/>
                  <w:color w:val="0000FF"/>
                  <w:kern w:val="0"/>
                  <w:sz w:val="18"/>
                  <w:szCs w:val="18"/>
                  <w:lang w:eastAsia="zh-CN"/>
                  <w:rPrChange w:id="3653" w:author="Xuning Wei12232" w:date="2026-07-27T12:29:00Z">
                    <w:rPr>
                      <w:rFonts w:ascii="Times New Roman" w:eastAsia="仿宋_GB2312" w:hAnsi="Times New Roman" w:cs="Times New Roman"/>
                      <w:color w:val="auto"/>
                      <w:kern w:val="0"/>
                      <w:sz w:val="18"/>
                      <w:szCs w:val="18"/>
                      <w:lang w:eastAsia="zh-CN"/>
                    </w:rPr>
                  </w:rPrChange>
                </w:rPr>
                <w:t>4</w:t>
              </w:r>
            </w:ins>
          </w:p>
        </w:tc>
        <w:tc>
          <w:tcPr>
            <w:tcW w:w="704" w:type="pct"/>
            <w:shd w:val="clear" w:color="auto" w:fill="FFFFFF" w:themeFill="background1"/>
            <w:vAlign w:val="center"/>
            <w:tcPrChange w:id="3654" w:author="He Han" w:date="2026-10-13T13:41:00Z">
              <w:tcPr>
                <w:tcW w:w="704" w:type="pct"/>
                <w:shd w:val="clear" w:color="auto" w:fill="FFFFFF" w:themeFill="background1"/>
                <w:vAlign w:val="center"/>
              </w:tcPr>
            </w:tcPrChange>
          </w:tcPr>
          <w:p w14:paraId="39D052BD" w14:textId="77777777" w:rsidR="00634E9B" w:rsidRPr="00BB7730" w:rsidRDefault="00634E9B" w:rsidP="00687E70">
            <w:pPr>
              <w:spacing w:line="240" w:lineRule="exact"/>
              <w:contextualSpacing/>
              <w:rPr>
                <w:ins w:id="3655" w:author="Xuning Wei12232" w:date="2026-07-27T12:27:00Z"/>
                <w:rFonts w:ascii="Times New Roman" w:eastAsia="仿宋_GB2312" w:hAnsi="Times New Roman" w:cs="Times New Roman"/>
                <w:color w:val="0000FF"/>
                <w:sz w:val="18"/>
                <w:szCs w:val="18"/>
                <w:rPrChange w:id="3656" w:author="Xuning Wei12232" w:date="2026-07-27T12:29:00Z">
                  <w:rPr>
                    <w:ins w:id="3657" w:author="Xuning Wei12232" w:date="2026-07-27T12:27:00Z"/>
                    <w:rFonts w:ascii="Times New Roman" w:eastAsia="仿宋_GB2312" w:hAnsi="Times New Roman" w:cs="Times New Roman"/>
                    <w:color w:val="auto"/>
                    <w:sz w:val="18"/>
                    <w:szCs w:val="18"/>
                  </w:rPr>
                </w:rPrChange>
              </w:rPr>
            </w:pPr>
            <w:ins w:id="3658" w:author="Xuning Wei12232" w:date="2026-07-27T12:27:00Z">
              <w:r w:rsidRPr="00BB7730">
                <w:rPr>
                  <w:rFonts w:ascii="Times New Roman" w:eastAsia="仿宋_GB2312" w:hAnsi="Times New Roman" w:cs="Times New Roman"/>
                  <w:color w:val="0000FF"/>
                  <w:sz w:val="18"/>
                  <w:szCs w:val="18"/>
                  <w:rPrChange w:id="3659" w:author="Xuning Wei12232" w:date="2026-07-27T12:29:00Z">
                    <w:rPr>
                      <w:rFonts w:ascii="Times New Roman" w:eastAsia="仿宋_GB2312" w:hAnsi="Times New Roman" w:cs="Times New Roman"/>
                      <w:color w:val="auto"/>
                      <w:sz w:val="18"/>
                      <w:szCs w:val="18"/>
                    </w:rPr>
                  </w:rPrChange>
                </w:rPr>
                <w:t>Temperature measurement</w:t>
              </w:r>
            </w:ins>
          </w:p>
        </w:tc>
        <w:tc>
          <w:tcPr>
            <w:tcW w:w="1104" w:type="pct"/>
            <w:shd w:val="clear" w:color="auto" w:fill="FFFFFF" w:themeFill="background1"/>
            <w:vAlign w:val="center"/>
            <w:tcPrChange w:id="3660" w:author="He Han" w:date="2026-10-13T13:41:00Z">
              <w:tcPr>
                <w:tcW w:w="1104" w:type="pct"/>
                <w:shd w:val="clear" w:color="auto" w:fill="FFFFFF" w:themeFill="background1"/>
                <w:vAlign w:val="center"/>
              </w:tcPr>
            </w:tcPrChange>
          </w:tcPr>
          <w:p w14:paraId="0802DED3" w14:textId="77777777" w:rsidR="00634E9B" w:rsidRPr="00BB7730" w:rsidRDefault="00634E9B" w:rsidP="00687E70">
            <w:pPr>
              <w:spacing w:line="240" w:lineRule="exact"/>
              <w:contextualSpacing/>
              <w:jc w:val="both"/>
              <w:rPr>
                <w:ins w:id="3661" w:author="Xuning Wei12232" w:date="2026-07-27T12:27:00Z"/>
                <w:rFonts w:ascii="Times New Roman" w:eastAsia="仿宋_GB2312" w:hAnsi="Times New Roman" w:cs="Times New Roman"/>
                <w:color w:val="0000FF"/>
                <w:sz w:val="18"/>
                <w:szCs w:val="18"/>
                <w:lang w:eastAsia="zh-CN"/>
                <w:rPrChange w:id="3662" w:author="Xuning Wei12232" w:date="2026-07-27T12:29:00Z">
                  <w:rPr>
                    <w:ins w:id="3663" w:author="Xuning Wei12232" w:date="2026-07-27T12:27:00Z"/>
                    <w:rFonts w:ascii="Times New Roman" w:eastAsia="仿宋_GB2312" w:hAnsi="Times New Roman" w:cs="Times New Roman"/>
                    <w:color w:val="auto"/>
                    <w:sz w:val="18"/>
                    <w:szCs w:val="18"/>
                    <w:lang w:eastAsia="zh-CN"/>
                  </w:rPr>
                </w:rPrChange>
              </w:rPr>
            </w:pPr>
            <w:ins w:id="3664" w:author="Xuning Wei12232" w:date="2026-07-27T12:27:00Z">
              <w:r w:rsidRPr="00BB7730">
                <w:rPr>
                  <w:rFonts w:ascii="Times New Roman" w:eastAsia="仿宋_GB2312" w:hAnsi="Times New Roman" w:cs="Times New Roman"/>
                  <w:color w:val="0000FF"/>
                  <w:sz w:val="18"/>
                  <w:szCs w:val="18"/>
                  <w:lang w:eastAsia="zh-CN"/>
                  <w:rPrChange w:id="3665" w:author="Xuning Wei12232" w:date="2026-07-27T12:29:00Z">
                    <w:rPr>
                      <w:rFonts w:ascii="Times New Roman" w:eastAsia="仿宋_GB2312" w:hAnsi="Times New Roman" w:cs="Times New Roman"/>
                      <w:color w:val="auto"/>
                      <w:sz w:val="18"/>
                      <w:szCs w:val="18"/>
                      <w:lang w:eastAsia="zh-CN"/>
                    </w:rPr>
                  </w:rPrChange>
                </w:rPr>
                <w:t>No requirements</w:t>
              </w:r>
              <w:r w:rsidRPr="00BB7730">
                <w:rPr>
                  <w:rFonts w:ascii="Times New Roman" w:eastAsia="仿宋_GB2312" w:hAnsi="Times New Roman" w:cs="Times New Roman"/>
                  <w:color w:val="0000FF"/>
                  <w:sz w:val="18"/>
                  <w:szCs w:val="18"/>
                  <w:rPrChange w:id="3666" w:author="Xuning Wei12232" w:date="2026-07-27T12:29:00Z">
                    <w:rPr>
                      <w:rFonts w:ascii="Times New Roman" w:eastAsia="仿宋_GB2312" w:hAnsi="Times New Roman" w:cs="Times New Roman"/>
                      <w:color w:val="auto"/>
                      <w:sz w:val="18"/>
                      <w:szCs w:val="18"/>
                    </w:rPr>
                  </w:rPrChange>
                </w:rPr>
                <w:t xml:space="preserve"> of temperature from process</w:t>
              </w:r>
            </w:ins>
          </w:p>
        </w:tc>
        <w:tc>
          <w:tcPr>
            <w:tcW w:w="1354" w:type="pct"/>
            <w:shd w:val="clear" w:color="auto" w:fill="FFFFFF" w:themeFill="background1"/>
            <w:vAlign w:val="center"/>
            <w:tcPrChange w:id="3667" w:author="He Han" w:date="2026-10-13T13:41:00Z">
              <w:tcPr>
                <w:tcW w:w="1354" w:type="pct"/>
                <w:shd w:val="clear" w:color="auto" w:fill="FFFFFF" w:themeFill="background1"/>
                <w:vAlign w:val="center"/>
              </w:tcPr>
            </w:tcPrChange>
          </w:tcPr>
          <w:p w14:paraId="712B0709" w14:textId="77777777" w:rsidR="00634E9B" w:rsidRPr="00BB7730" w:rsidRDefault="00634E9B" w:rsidP="00687E70">
            <w:pPr>
              <w:spacing w:line="240" w:lineRule="exact"/>
              <w:contextualSpacing/>
              <w:rPr>
                <w:ins w:id="3668" w:author="Xuning Wei12232" w:date="2026-07-27T12:27:00Z"/>
                <w:rFonts w:ascii="Times New Roman" w:eastAsia="仿宋_GB2312" w:hAnsi="Times New Roman" w:cs="Times New Roman"/>
                <w:color w:val="0000FF"/>
                <w:sz w:val="18"/>
                <w:szCs w:val="18"/>
              </w:rPr>
            </w:pPr>
            <w:ins w:id="3669" w:author="Xuning Wei12232" w:date="2026-07-27T12:27:00Z">
              <w:r w:rsidRPr="00BB7730">
                <w:rPr>
                  <w:rFonts w:ascii="Times New Roman" w:eastAsia="仿宋_GB2312" w:hAnsi="Times New Roman" w:cs="Times New Roman"/>
                  <w:color w:val="0000FF"/>
                  <w:sz w:val="18"/>
                  <w:szCs w:val="18"/>
                </w:rPr>
                <w:t>Minimum volume of the thermometer tube can reach at rest: 416.9 L;</w:t>
              </w:r>
            </w:ins>
          </w:p>
          <w:p w14:paraId="1AB9E1ED" w14:textId="77777777" w:rsidR="00634E9B" w:rsidRPr="00BB7730" w:rsidRDefault="00634E9B" w:rsidP="00687E70">
            <w:pPr>
              <w:spacing w:line="240" w:lineRule="exact"/>
              <w:contextualSpacing/>
              <w:rPr>
                <w:ins w:id="3670" w:author="Xuning Wei12232" w:date="2026-07-27T12:27:00Z"/>
                <w:rFonts w:ascii="Times New Roman" w:eastAsia="仿宋_GB2312" w:hAnsi="Times New Roman" w:cs="Times New Roman"/>
                <w:color w:val="0000FF"/>
                <w:sz w:val="18"/>
                <w:szCs w:val="18"/>
                <w:rPrChange w:id="3671" w:author="Xuning Wei12232" w:date="2026-07-27T12:29:00Z">
                  <w:rPr>
                    <w:ins w:id="3672" w:author="Xuning Wei12232" w:date="2026-07-27T12:27:00Z"/>
                    <w:rFonts w:ascii="Times New Roman" w:eastAsia="仿宋_GB2312" w:hAnsi="Times New Roman" w:cs="Times New Roman"/>
                    <w:color w:val="auto"/>
                    <w:sz w:val="18"/>
                    <w:szCs w:val="18"/>
                  </w:rPr>
                </w:rPrChange>
              </w:rPr>
            </w:pPr>
            <w:ins w:id="3673" w:author="Xuning Wei12232" w:date="2026-07-27T12:27:00Z">
              <w:r w:rsidRPr="00BB7730">
                <w:rPr>
                  <w:rFonts w:ascii="Times New Roman" w:eastAsia="仿宋_GB2312" w:hAnsi="Times New Roman" w:cs="Times New Roman"/>
                  <w:color w:val="0000FF"/>
                  <w:sz w:val="18"/>
                  <w:szCs w:val="18"/>
                </w:rPr>
                <w:t>Minimum volume of the thermometer tube can reach at maximum speed: 356.8L.</w:t>
              </w:r>
            </w:ins>
          </w:p>
        </w:tc>
        <w:tc>
          <w:tcPr>
            <w:tcW w:w="259" w:type="pct"/>
            <w:shd w:val="clear" w:color="auto" w:fill="FFFFFF" w:themeFill="background1"/>
            <w:vAlign w:val="center"/>
            <w:tcPrChange w:id="3674" w:author="He Han" w:date="2026-10-13T13:41:00Z">
              <w:tcPr>
                <w:tcW w:w="259" w:type="pct"/>
                <w:shd w:val="clear" w:color="auto" w:fill="FFFFFF" w:themeFill="background1"/>
                <w:vAlign w:val="center"/>
              </w:tcPr>
            </w:tcPrChange>
          </w:tcPr>
          <w:p w14:paraId="681D0C19" w14:textId="77777777" w:rsidR="00634E9B" w:rsidRPr="00BB7730" w:rsidRDefault="003E162E" w:rsidP="00687E70">
            <w:pPr>
              <w:spacing w:line="240" w:lineRule="exact"/>
              <w:contextualSpacing/>
              <w:jc w:val="both"/>
              <w:rPr>
                <w:ins w:id="3675" w:author="Xuning Wei12232" w:date="2026-07-27T12:27:00Z"/>
                <w:rFonts w:ascii="Times New Roman" w:eastAsia="仿宋_GB2312" w:hAnsi="Times New Roman" w:cs="Times New Roman"/>
                <w:color w:val="0000FF"/>
                <w:sz w:val="18"/>
                <w:szCs w:val="18"/>
                <w:rPrChange w:id="3676" w:author="Xuning Wei12232" w:date="2026-07-27T12:29:00Z">
                  <w:rPr>
                    <w:ins w:id="3677" w:author="Xuning Wei12232" w:date="2026-07-27T12:27:00Z"/>
                    <w:rFonts w:ascii="Times New Roman" w:eastAsia="仿宋_GB2312" w:hAnsi="Times New Roman" w:cs="Times New Roman"/>
                    <w:color w:val="auto"/>
                    <w:sz w:val="18"/>
                    <w:szCs w:val="18"/>
                  </w:rPr>
                </w:rPrChange>
              </w:rPr>
            </w:pPr>
            <w:customXmlInsRangeStart w:id="3678" w:author="Xuning Wei12232" w:date="2026-07-27T12:27:00Z"/>
            <w:sdt>
              <w:sdtPr>
                <w:rPr>
                  <w:rFonts w:ascii="Times New Roman" w:eastAsia="仿宋_GB2312" w:hAnsi="Times New Roman" w:cs="Times New Roman"/>
                  <w:color w:val="0000FF"/>
                  <w:sz w:val="18"/>
                  <w:szCs w:val="18"/>
                </w:rPr>
                <w:id w:val="-1670629467"/>
                <w14:checkbox>
                  <w14:checked w14:val="1"/>
                  <w14:checkedState w14:val="2612" w14:font="MS Gothic"/>
                  <w14:uncheckedState w14:val="2610" w14:font="MS Gothic"/>
                </w14:checkbox>
              </w:sdtPr>
              <w:sdtEndPr/>
              <w:sdtContent>
                <w:customXmlInsRangeEnd w:id="3678"/>
                <w:ins w:id="3679" w:author="Xuning Wei12232" w:date="2026-07-27T12:27:00Z">
                  <w:r w:rsidR="00634E9B" w:rsidRPr="00BB7730">
                    <w:rPr>
                      <w:rFonts w:ascii="Segoe UI Symbol" w:eastAsia="MS Gothic" w:hAnsi="Segoe UI Symbol" w:cs="Segoe UI Symbol"/>
                      <w:color w:val="0000FF"/>
                      <w:sz w:val="18"/>
                      <w:szCs w:val="18"/>
                      <w:rPrChange w:id="3680" w:author="Xuning Wei12232" w:date="2026-07-27T12:29:00Z">
                        <w:rPr>
                          <w:rFonts w:ascii="Segoe UI Symbol" w:eastAsia="MS Gothic" w:hAnsi="Segoe UI Symbol" w:cs="Segoe UI Symbol"/>
                          <w:color w:val="auto"/>
                          <w:sz w:val="18"/>
                          <w:szCs w:val="18"/>
                        </w:rPr>
                      </w:rPrChange>
                    </w:rPr>
                    <w:t>☒</w:t>
                  </w:r>
                </w:ins>
                <w:customXmlInsRangeStart w:id="3681" w:author="Xuning Wei12232" w:date="2026-07-27T12:27:00Z"/>
              </w:sdtContent>
            </w:sdt>
            <w:customXmlInsRangeEnd w:id="3681"/>
            <w:ins w:id="3682" w:author="Xuning Wei12232" w:date="2026-07-27T12:27:00Z">
              <w:r w:rsidR="00634E9B" w:rsidRPr="00BB7730">
                <w:rPr>
                  <w:rFonts w:ascii="Times New Roman" w:eastAsia="仿宋_GB2312" w:hAnsi="Times New Roman" w:cs="Times New Roman"/>
                  <w:color w:val="0000FF"/>
                  <w:sz w:val="18"/>
                  <w:szCs w:val="18"/>
                  <w:rPrChange w:id="3683"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Change w:id="3684" w:author="He Han" w:date="2026-10-13T13:41:00Z">
              <w:tcPr>
                <w:tcW w:w="260" w:type="pct"/>
                <w:shd w:val="clear" w:color="auto" w:fill="FFFFFF" w:themeFill="background1"/>
                <w:vAlign w:val="center"/>
              </w:tcPr>
            </w:tcPrChange>
          </w:tcPr>
          <w:p w14:paraId="3D661477" w14:textId="77777777" w:rsidR="00634E9B" w:rsidRPr="00BB7730" w:rsidRDefault="003E162E" w:rsidP="00687E70">
            <w:pPr>
              <w:spacing w:line="240" w:lineRule="exact"/>
              <w:contextualSpacing/>
              <w:jc w:val="both"/>
              <w:rPr>
                <w:ins w:id="3685" w:author="Xuning Wei12232" w:date="2026-07-27T12:27:00Z"/>
                <w:rFonts w:ascii="Times New Roman" w:eastAsia="仿宋_GB2312" w:hAnsi="Times New Roman" w:cs="Times New Roman"/>
                <w:color w:val="0000FF"/>
                <w:sz w:val="18"/>
                <w:szCs w:val="18"/>
                <w:rPrChange w:id="3686" w:author="Xuning Wei12232" w:date="2026-07-27T12:29:00Z">
                  <w:rPr>
                    <w:ins w:id="3687" w:author="Xuning Wei12232" w:date="2026-07-27T12:27:00Z"/>
                    <w:rFonts w:ascii="Times New Roman" w:eastAsia="仿宋_GB2312" w:hAnsi="Times New Roman" w:cs="Times New Roman"/>
                    <w:color w:val="auto"/>
                    <w:sz w:val="18"/>
                    <w:szCs w:val="18"/>
                  </w:rPr>
                </w:rPrChange>
              </w:rPr>
            </w:pPr>
            <w:customXmlInsRangeStart w:id="3688" w:author="Xuning Wei12232" w:date="2026-07-27T12:27:00Z"/>
            <w:sdt>
              <w:sdtPr>
                <w:rPr>
                  <w:rFonts w:ascii="Times New Roman" w:eastAsia="仿宋_GB2312" w:hAnsi="Times New Roman" w:cs="Times New Roman"/>
                  <w:color w:val="0000FF"/>
                  <w:sz w:val="18"/>
                  <w:szCs w:val="18"/>
                </w:rPr>
                <w:id w:val="-193850216"/>
                <w14:checkbox>
                  <w14:checked w14:val="0"/>
                  <w14:checkedState w14:val="2612" w14:font="MS Gothic"/>
                  <w14:uncheckedState w14:val="2610" w14:font="MS Gothic"/>
                </w14:checkbox>
              </w:sdtPr>
              <w:sdtEndPr/>
              <w:sdtContent>
                <w:customXmlInsRangeEnd w:id="3688"/>
                <w:ins w:id="3689" w:author="Xuning Wei12232" w:date="2026-07-27T12:27:00Z">
                  <w:r w:rsidR="00634E9B" w:rsidRPr="00BB7730">
                    <w:rPr>
                      <w:rFonts w:ascii="Segoe UI Symbol" w:eastAsia="MS Gothic" w:hAnsi="Segoe UI Symbol" w:cs="Segoe UI Symbol"/>
                      <w:color w:val="0000FF"/>
                      <w:sz w:val="18"/>
                      <w:szCs w:val="18"/>
                      <w:rPrChange w:id="3690" w:author="Xuning Wei12232" w:date="2026-07-27T12:29:00Z">
                        <w:rPr>
                          <w:rFonts w:ascii="Segoe UI Symbol" w:eastAsia="MS Gothic" w:hAnsi="Segoe UI Symbol" w:cs="Segoe UI Symbol"/>
                          <w:color w:val="auto"/>
                          <w:sz w:val="18"/>
                          <w:szCs w:val="18"/>
                        </w:rPr>
                      </w:rPrChange>
                    </w:rPr>
                    <w:t>☐</w:t>
                  </w:r>
                </w:ins>
                <w:customXmlInsRangeStart w:id="3691" w:author="Xuning Wei12232" w:date="2026-07-27T12:27:00Z"/>
              </w:sdtContent>
            </w:sdt>
            <w:customXmlInsRangeEnd w:id="3691"/>
            <w:ins w:id="3692" w:author="Xuning Wei12232" w:date="2026-07-27T12:27:00Z">
              <w:r w:rsidR="00634E9B" w:rsidRPr="00BB7730">
                <w:rPr>
                  <w:rFonts w:ascii="Times New Roman" w:eastAsia="仿宋_GB2312" w:hAnsi="Times New Roman" w:cs="Times New Roman"/>
                  <w:color w:val="0000FF"/>
                  <w:sz w:val="18"/>
                  <w:szCs w:val="18"/>
                  <w:rPrChange w:id="3693"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Change w:id="3694" w:author="He Han" w:date="2026-10-13T13:41:00Z">
              <w:tcPr>
                <w:tcW w:w="1145" w:type="pct"/>
                <w:shd w:val="clear" w:color="auto" w:fill="FFFFFF" w:themeFill="background1"/>
                <w:vAlign w:val="center"/>
              </w:tcPr>
            </w:tcPrChange>
          </w:tcPr>
          <w:p w14:paraId="102BFCF7" w14:textId="77777777" w:rsidR="00634E9B" w:rsidRPr="00BB7730" w:rsidRDefault="00634E9B" w:rsidP="00687E70">
            <w:pPr>
              <w:spacing w:line="240" w:lineRule="exact"/>
              <w:contextualSpacing/>
              <w:rPr>
                <w:ins w:id="3695" w:author="Xuning Wei12232" w:date="2026-07-27T12:27:00Z"/>
                <w:rFonts w:ascii="Times New Roman" w:eastAsia="仿宋_GB2312" w:hAnsi="Times New Roman" w:cs="Times New Roman"/>
                <w:color w:val="0000FF"/>
                <w:sz w:val="18"/>
                <w:szCs w:val="18"/>
              </w:rPr>
            </w:pPr>
            <w:ins w:id="3696" w:author="Xuning Wei12232" w:date="2026-07-27T12:27:00Z">
              <w:r w:rsidRPr="00BB7730">
                <w:rPr>
                  <w:rFonts w:ascii="Times New Roman" w:eastAsia="仿宋_GB2312" w:hAnsi="Times New Roman" w:cs="Times New Roman"/>
                  <w:color w:val="0000FF"/>
                  <w:sz w:val="18"/>
                  <w:szCs w:val="18"/>
                </w:rPr>
                <w:t>Temperature regulated via heat exchanger. At a solvent flow rate of 12 m³/h, the solvent passes through the heat exchanger, with its temperature rising from -15 °C to 20 °C.</w:t>
              </w:r>
            </w:ins>
          </w:p>
          <w:p w14:paraId="02943A25" w14:textId="77777777" w:rsidR="00634E9B" w:rsidRPr="00BB7730" w:rsidRDefault="00634E9B" w:rsidP="00687E70">
            <w:pPr>
              <w:spacing w:line="240" w:lineRule="exact"/>
              <w:contextualSpacing/>
              <w:jc w:val="both"/>
              <w:rPr>
                <w:ins w:id="3697" w:author="Xuning Wei12232" w:date="2026-07-27T12:27:00Z"/>
                <w:rFonts w:ascii="Times New Roman" w:eastAsia="仿宋_GB2312" w:hAnsi="Times New Roman" w:cs="Times New Roman"/>
                <w:color w:val="0000FF"/>
                <w:sz w:val="18"/>
                <w:szCs w:val="18"/>
              </w:rPr>
            </w:pPr>
            <w:ins w:id="3698" w:author="Xuning Wei12232" w:date="2026-07-27T12:27:00Z">
              <w:r w:rsidRPr="00BB7730">
                <w:rPr>
                  <w:rFonts w:ascii="Times New Roman" w:eastAsia="仿宋_GB2312" w:hAnsi="Times New Roman" w:cs="Times New Roman"/>
                  <w:color w:val="0000FF"/>
                  <w:sz w:val="18"/>
                  <w:szCs w:val="18"/>
                </w:rPr>
                <w:t>At a solvent flow rate of 20 m³/h, the solvent flows through the heat exchanger, and its temperature drops from 45 °C to 33 °C.</w:t>
              </w:r>
            </w:ins>
          </w:p>
        </w:tc>
      </w:tr>
      <w:tr w:rsidR="00634E9B" w:rsidRPr="00BB7730" w14:paraId="6CE77656" w14:textId="77777777" w:rsidTr="00687E70">
        <w:trPr>
          <w:trHeight w:val="54"/>
          <w:jc w:val="center"/>
          <w:ins w:id="3699" w:author="Xuning Wei12232" w:date="2026-07-27T12:27:00Z"/>
          <w:trPrChange w:id="3700" w:author="He Han" w:date="2026-10-13T13:41:00Z">
            <w:trPr>
              <w:trHeight w:val="54"/>
              <w:jc w:val="center"/>
            </w:trPr>
          </w:trPrChange>
        </w:trPr>
        <w:tc>
          <w:tcPr>
            <w:tcW w:w="174" w:type="pct"/>
            <w:vMerge w:val="restart"/>
            <w:shd w:val="clear" w:color="auto" w:fill="FFFFFF" w:themeFill="background1"/>
            <w:vAlign w:val="center"/>
            <w:tcPrChange w:id="3701" w:author="He Han" w:date="2026-10-13T13:41:00Z">
              <w:tcPr>
                <w:tcW w:w="174" w:type="pct"/>
                <w:vMerge w:val="restart"/>
                <w:shd w:val="clear" w:color="auto" w:fill="FFFFFF" w:themeFill="background1"/>
                <w:vAlign w:val="center"/>
              </w:tcPr>
            </w:tcPrChange>
          </w:tcPr>
          <w:p w14:paraId="601E65B8" w14:textId="77777777" w:rsidR="00634E9B" w:rsidRPr="00BB7730" w:rsidDel="008A65CA" w:rsidRDefault="00634E9B" w:rsidP="00687E70">
            <w:pPr>
              <w:spacing w:line="240" w:lineRule="exact"/>
              <w:contextualSpacing/>
              <w:jc w:val="center"/>
              <w:rPr>
                <w:ins w:id="3702" w:author="Xuning Wei12232" w:date="2026-07-27T12:27:00Z"/>
                <w:rFonts w:ascii="Times New Roman" w:eastAsia="仿宋_GB2312" w:hAnsi="Times New Roman" w:cs="Times New Roman"/>
                <w:color w:val="0000FF"/>
                <w:kern w:val="0"/>
                <w:sz w:val="18"/>
                <w:szCs w:val="18"/>
                <w:lang w:eastAsia="zh-CN"/>
                <w:rPrChange w:id="3703" w:author="Xuning Wei12232" w:date="2026-07-27T12:29:00Z">
                  <w:rPr>
                    <w:ins w:id="3704" w:author="Xuning Wei12232" w:date="2026-07-27T12:27:00Z"/>
                    <w:rFonts w:ascii="Times New Roman" w:eastAsia="仿宋_GB2312" w:hAnsi="Times New Roman" w:cs="Times New Roman"/>
                    <w:color w:val="auto"/>
                    <w:kern w:val="0"/>
                    <w:sz w:val="18"/>
                    <w:szCs w:val="18"/>
                    <w:lang w:eastAsia="zh-CN"/>
                  </w:rPr>
                </w:rPrChange>
              </w:rPr>
            </w:pPr>
            <w:ins w:id="3705" w:author="Xuning Wei12232" w:date="2026-07-27T12:27:00Z">
              <w:r w:rsidRPr="00BB7730">
                <w:rPr>
                  <w:rFonts w:ascii="Times New Roman" w:eastAsia="仿宋_GB2312" w:hAnsi="Times New Roman" w:cs="Times New Roman"/>
                  <w:color w:val="0000FF"/>
                  <w:kern w:val="0"/>
                  <w:sz w:val="18"/>
                  <w:szCs w:val="18"/>
                  <w:lang w:eastAsia="zh-CN"/>
                  <w:rPrChange w:id="3706" w:author="Xuning Wei12232" w:date="2026-07-27T12:29:00Z">
                    <w:rPr>
                      <w:rFonts w:ascii="Times New Roman" w:eastAsia="仿宋_GB2312" w:hAnsi="Times New Roman" w:cs="Times New Roman"/>
                      <w:color w:val="auto"/>
                      <w:kern w:val="0"/>
                      <w:sz w:val="18"/>
                      <w:szCs w:val="18"/>
                      <w:lang w:eastAsia="zh-CN"/>
                    </w:rPr>
                  </w:rPrChange>
                </w:rPr>
                <w:lastRenderedPageBreak/>
                <w:t>5</w:t>
              </w:r>
            </w:ins>
          </w:p>
        </w:tc>
        <w:tc>
          <w:tcPr>
            <w:tcW w:w="704" w:type="pct"/>
            <w:vMerge w:val="restart"/>
            <w:shd w:val="clear" w:color="auto" w:fill="FFFFFF" w:themeFill="background1"/>
            <w:vAlign w:val="center"/>
            <w:tcPrChange w:id="3707" w:author="He Han" w:date="2026-10-13T13:41:00Z">
              <w:tcPr>
                <w:tcW w:w="704" w:type="pct"/>
                <w:vMerge w:val="restart"/>
                <w:shd w:val="clear" w:color="auto" w:fill="FFFFFF" w:themeFill="background1"/>
                <w:vAlign w:val="center"/>
              </w:tcPr>
            </w:tcPrChange>
          </w:tcPr>
          <w:p w14:paraId="09312219" w14:textId="77777777" w:rsidR="00634E9B" w:rsidRPr="00BB7730" w:rsidRDefault="00634E9B" w:rsidP="00687E70">
            <w:pPr>
              <w:spacing w:line="240" w:lineRule="exact"/>
              <w:contextualSpacing/>
              <w:rPr>
                <w:ins w:id="3708" w:author="Xuning Wei12232" w:date="2026-07-27T12:27:00Z"/>
                <w:rFonts w:ascii="Times New Roman" w:eastAsia="仿宋_GB2312" w:hAnsi="Times New Roman" w:cs="Times New Roman"/>
                <w:color w:val="0000FF"/>
                <w:sz w:val="18"/>
                <w:szCs w:val="18"/>
                <w:rPrChange w:id="3709" w:author="Xuning Wei12232" w:date="2026-07-27T12:29:00Z">
                  <w:rPr>
                    <w:ins w:id="3710" w:author="Xuning Wei12232" w:date="2026-07-27T12:27:00Z"/>
                    <w:rFonts w:ascii="Times New Roman" w:eastAsia="仿宋_GB2312" w:hAnsi="Times New Roman" w:cs="Times New Roman"/>
                    <w:color w:val="auto"/>
                    <w:sz w:val="18"/>
                    <w:szCs w:val="18"/>
                  </w:rPr>
                </w:rPrChange>
              </w:rPr>
            </w:pPr>
            <w:ins w:id="3711" w:author="Xuning Wei12232" w:date="2026-07-27T12:27:00Z">
              <w:r w:rsidRPr="00BB7730">
                <w:rPr>
                  <w:rFonts w:ascii="Times New Roman" w:eastAsia="仿宋_GB2312" w:hAnsi="Times New Roman" w:cs="Times New Roman"/>
                  <w:color w:val="0000FF"/>
                  <w:sz w:val="18"/>
                  <w:szCs w:val="18"/>
                  <w:rPrChange w:id="3712" w:author="Xuning Wei12232" w:date="2026-07-27T12:29:00Z">
                    <w:rPr>
                      <w:rFonts w:ascii="Times New Roman" w:eastAsia="仿宋_GB2312" w:hAnsi="Times New Roman" w:cs="Times New Roman"/>
                      <w:color w:val="auto"/>
                      <w:sz w:val="18"/>
                      <w:szCs w:val="18"/>
                    </w:rPr>
                  </w:rPrChange>
                </w:rPr>
                <w:t>Solution charging</w:t>
              </w:r>
            </w:ins>
          </w:p>
        </w:tc>
        <w:tc>
          <w:tcPr>
            <w:tcW w:w="1104" w:type="pct"/>
            <w:shd w:val="clear" w:color="auto" w:fill="FFFFFF" w:themeFill="background1"/>
            <w:vAlign w:val="center"/>
            <w:tcPrChange w:id="3713" w:author="He Han" w:date="2026-10-13T13:41:00Z">
              <w:tcPr>
                <w:tcW w:w="1104" w:type="pct"/>
                <w:shd w:val="clear" w:color="auto" w:fill="FFFFFF" w:themeFill="background1"/>
                <w:vAlign w:val="center"/>
              </w:tcPr>
            </w:tcPrChange>
          </w:tcPr>
          <w:p w14:paraId="3CF5D09B" w14:textId="77777777" w:rsidR="00634E9B" w:rsidRPr="00BB7730" w:rsidRDefault="00634E9B" w:rsidP="00687E70">
            <w:pPr>
              <w:spacing w:line="240" w:lineRule="exact"/>
              <w:contextualSpacing/>
              <w:rPr>
                <w:ins w:id="3714" w:author="Xuning Wei12232" w:date="2026-07-27T12:27:00Z"/>
                <w:rFonts w:ascii="Times New Roman" w:eastAsia="仿宋_GB2312" w:hAnsi="Times New Roman" w:cs="Times New Roman"/>
                <w:color w:val="0000FF"/>
                <w:sz w:val="18"/>
                <w:szCs w:val="18"/>
                <w:lang w:eastAsia="zh-CN"/>
                <w:rPrChange w:id="3715" w:author="Xuning Wei12232" w:date="2026-07-27T12:29:00Z">
                  <w:rPr>
                    <w:ins w:id="3716" w:author="Xuning Wei12232" w:date="2026-07-27T12:27:00Z"/>
                    <w:rFonts w:ascii="Times New Roman" w:eastAsia="仿宋_GB2312" w:hAnsi="Times New Roman" w:cs="Times New Roman"/>
                    <w:color w:val="auto"/>
                    <w:sz w:val="18"/>
                    <w:szCs w:val="18"/>
                    <w:lang w:eastAsia="zh-CN"/>
                  </w:rPr>
                </w:rPrChange>
              </w:rPr>
            </w:pPr>
            <w:ins w:id="3717" w:author="Xuning Wei12232" w:date="2026-07-27T12:27:00Z">
              <w:r w:rsidRPr="00BB7730">
                <w:rPr>
                  <w:rFonts w:ascii="Times New Roman" w:eastAsia="仿宋_GB2312" w:hAnsi="Times New Roman" w:cs="Times New Roman"/>
                  <w:color w:val="0000FF"/>
                  <w:sz w:val="18"/>
                  <w:szCs w:val="18"/>
                  <w:lang w:eastAsia="zh-CN"/>
                </w:rPr>
                <w:t>DMF charging amount (DMF density: 0.948 kg/L): 400~1600 L ; (379.20~1516.80 kg)</w:t>
              </w:r>
            </w:ins>
          </w:p>
        </w:tc>
        <w:tc>
          <w:tcPr>
            <w:tcW w:w="1354" w:type="pct"/>
            <w:shd w:val="clear" w:color="auto" w:fill="FFFFFF" w:themeFill="background1"/>
            <w:vAlign w:val="center"/>
            <w:tcPrChange w:id="3718" w:author="He Han" w:date="2026-10-13T13:41:00Z">
              <w:tcPr>
                <w:tcW w:w="1354" w:type="pct"/>
                <w:shd w:val="clear" w:color="auto" w:fill="FFFFFF" w:themeFill="background1"/>
                <w:vAlign w:val="center"/>
              </w:tcPr>
            </w:tcPrChange>
          </w:tcPr>
          <w:p w14:paraId="3D5094A3" w14:textId="77777777" w:rsidR="00634E9B" w:rsidRPr="00BB7730" w:rsidRDefault="00634E9B" w:rsidP="00687E70">
            <w:pPr>
              <w:spacing w:line="240" w:lineRule="exact"/>
              <w:contextualSpacing/>
              <w:rPr>
                <w:ins w:id="3719" w:author="Xuning Wei12232" w:date="2026-07-27T12:27:00Z"/>
                <w:rFonts w:ascii="Times New Roman" w:eastAsia="仿宋_GB2312" w:hAnsi="Times New Roman" w:cs="Times New Roman"/>
                <w:color w:val="0000FF"/>
                <w:sz w:val="18"/>
                <w:szCs w:val="18"/>
              </w:rPr>
            </w:pPr>
            <w:ins w:id="3720" w:author="Xuning Wei12232" w:date="2026-07-27T12:27:00Z">
              <w:r w:rsidRPr="00BB7730">
                <w:rPr>
                  <w:rFonts w:ascii="Times New Roman" w:eastAsia="仿宋_GB2312" w:hAnsi="Times New Roman" w:cs="Times New Roman"/>
                  <w:color w:val="0000FF"/>
                  <w:sz w:val="18"/>
                  <w:szCs w:val="18"/>
                </w:rPr>
                <w:t>Charging accuracy of DMF is within ±1.5% when the charging amount is more than 400 L.</w:t>
              </w:r>
            </w:ins>
          </w:p>
        </w:tc>
        <w:tc>
          <w:tcPr>
            <w:tcW w:w="259" w:type="pct"/>
            <w:shd w:val="clear" w:color="auto" w:fill="FFFFFF" w:themeFill="background1"/>
            <w:vAlign w:val="center"/>
            <w:tcPrChange w:id="3721" w:author="He Han" w:date="2026-10-13T13:41:00Z">
              <w:tcPr>
                <w:tcW w:w="259" w:type="pct"/>
                <w:shd w:val="clear" w:color="auto" w:fill="FFFFFF" w:themeFill="background1"/>
                <w:vAlign w:val="center"/>
              </w:tcPr>
            </w:tcPrChange>
          </w:tcPr>
          <w:p w14:paraId="5763123F" w14:textId="77777777" w:rsidR="00634E9B" w:rsidRPr="00BB7730" w:rsidRDefault="00634E9B" w:rsidP="00687E70">
            <w:pPr>
              <w:spacing w:line="240" w:lineRule="exact"/>
              <w:contextualSpacing/>
              <w:jc w:val="both"/>
              <w:rPr>
                <w:ins w:id="3722" w:author="Xuning Wei12232" w:date="2026-07-27T12:27:00Z"/>
                <w:rFonts w:ascii="Times New Roman" w:eastAsia="仿宋_GB2312" w:hAnsi="Times New Roman" w:cs="Times New Roman"/>
                <w:color w:val="0000FF"/>
                <w:sz w:val="18"/>
                <w:szCs w:val="18"/>
                <w:rPrChange w:id="3723" w:author="Xuning Wei12232" w:date="2026-07-27T12:29:00Z">
                  <w:rPr>
                    <w:ins w:id="3724" w:author="Xuning Wei12232" w:date="2026-07-27T12:27:00Z"/>
                    <w:rFonts w:ascii="Times New Roman" w:eastAsia="仿宋_GB2312" w:hAnsi="Times New Roman" w:cs="Times New Roman"/>
                    <w:color w:val="auto"/>
                    <w:sz w:val="18"/>
                    <w:szCs w:val="18"/>
                  </w:rPr>
                </w:rPrChange>
              </w:rPr>
            </w:pPr>
            <w:ins w:id="3725"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260" w:type="pct"/>
            <w:shd w:val="clear" w:color="auto" w:fill="FFFFFF" w:themeFill="background1"/>
            <w:vAlign w:val="center"/>
            <w:tcPrChange w:id="3726" w:author="He Han" w:date="2026-10-13T13:41:00Z">
              <w:tcPr>
                <w:tcW w:w="260" w:type="pct"/>
                <w:shd w:val="clear" w:color="auto" w:fill="FFFFFF" w:themeFill="background1"/>
                <w:vAlign w:val="center"/>
              </w:tcPr>
            </w:tcPrChange>
          </w:tcPr>
          <w:p w14:paraId="0EBFDD59" w14:textId="77777777" w:rsidR="00634E9B" w:rsidRPr="00BB7730" w:rsidRDefault="00634E9B" w:rsidP="00687E70">
            <w:pPr>
              <w:spacing w:line="240" w:lineRule="exact"/>
              <w:contextualSpacing/>
              <w:jc w:val="both"/>
              <w:rPr>
                <w:ins w:id="3727" w:author="Xuning Wei12232" w:date="2026-07-27T12:27:00Z"/>
                <w:rFonts w:ascii="Times New Roman" w:eastAsia="仿宋_GB2312" w:hAnsi="Times New Roman" w:cs="Times New Roman"/>
                <w:color w:val="0000FF"/>
                <w:sz w:val="18"/>
                <w:szCs w:val="18"/>
                <w:rPrChange w:id="3728" w:author="Xuning Wei12232" w:date="2026-07-27T12:29:00Z">
                  <w:rPr>
                    <w:ins w:id="3729" w:author="Xuning Wei12232" w:date="2026-07-27T12:27:00Z"/>
                    <w:rFonts w:ascii="Times New Roman" w:eastAsia="仿宋_GB2312" w:hAnsi="Times New Roman" w:cs="Times New Roman"/>
                    <w:color w:val="auto"/>
                    <w:sz w:val="18"/>
                    <w:szCs w:val="18"/>
                  </w:rPr>
                </w:rPrChange>
              </w:rPr>
            </w:pPr>
            <w:ins w:id="3730"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45" w:type="pct"/>
            <w:vMerge w:val="restart"/>
            <w:shd w:val="clear" w:color="auto" w:fill="FFFFFF" w:themeFill="background1"/>
            <w:vAlign w:val="center"/>
            <w:tcPrChange w:id="3731" w:author="He Han" w:date="2026-10-13T13:41:00Z">
              <w:tcPr>
                <w:tcW w:w="1145" w:type="pct"/>
                <w:vMerge w:val="restart"/>
                <w:shd w:val="clear" w:color="auto" w:fill="FFFFFF" w:themeFill="background1"/>
                <w:vAlign w:val="center"/>
              </w:tcPr>
            </w:tcPrChange>
          </w:tcPr>
          <w:p w14:paraId="719B465E" w14:textId="77777777" w:rsidR="00634E9B" w:rsidRPr="00BB7730" w:rsidRDefault="00634E9B" w:rsidP="00687E70">
            <w:pPr>
              <w:spacing w:line="240" w:lineRule="exact"/>
              <w:contextualSpacing/>
              <w:jc w:val="both"/>
              <w:rPr>
                <w:ins w:id="3732" w:author="Xuning Wei12232" w:date="2026-07-27T12:27:00Z"/>
                <w:rFonts w:ascii="Times New Roman" w:eastAsia="仿宋_GB2312" w:hAnsi="Times New Roman" w:cs="Times New Roman"/>
                <w:color w:val="0000FF"/>
                <w:sz w:val="18"/>
                <w:szCs w:val="18"/>
                <w:rPrChange w:id="3733" w:author="Xuning Wei12232" w:date="2026-07-27T12:29:00Z">
                  <w:rPr>
                    <w:ins w:id="3734" w:author="Xuning Wei12232" w:date="2026-07-27T12:27:00Z"/>
                    <w:rFonts w:ascii="Times New Roman" w:eastAsia="仿宋_GB2312" w:hAnsi="Times New Roman" w:cs="Times New Roman"/>
                    <w:color w:val="auto"/>
                    <w:sz w:val="18"/>
                    <w:szCs w:val="18"/>
                  </w:rPr>
                </w:rPrChange>
              </w:rPr>
            </w:pPr>
            <w:ins w:id="3735" w:author="Xuning Wei12232" w:date="2026-07-27T12:27:00Z">
              <w:r w:rsidRPr="00BB7730">
                <w:rPr>
                  <w:rFonts w:ascii="Times New Roman" w:eastAsia="仿宋_GB2312" w:hAnsi="Times New Roman" w:cs="Times New Roman"/>
                  <w:color w:val="0000FF"/>
                  <w:sz w:val="18"/>
                  <w:szCs w:val="18"/>
                </w:rPr>
                <w:t>Based on charging accuracy calculation, the concentration of Piperidine/DMF mixed solution is controlled within 19.5%~20.5%. The NOR range is 15%~20%, which complies with process requirements.</w:t>
              </w:r>
            </w:ins>
          </w:p>
        </w:tc>
      </w:tr>
      <w:tr w:rsidR="00634E9B" w:rsidRPr="00BB7730" w14:paraId="5BD3D4FD" w14:textId="77777777" w:rsidTr="00687E70">
        <w:trPr>
          <w:trHeight w:val="54"/>
          <w:jc w:val="center"/>
          <w:ins w:id="3736" w:author="Xuning Wei12232" w:date="2026-07-27T12:27:00Z"/>
          <w:trPrChange w:id="3737" w:author="He Han" w:date="2026-10-13T13:41:00Z">
            <w:trPr>
              <w:trHeight w:val="54"/>
              <w:jc w:val="center"/>
            </w:trPr>
          </w:trPrChange>
        </w:trPr>
        <w:tc>
          <w:tcPr>
            <w:tcW w:w="174" w:type="pct"/>
            <w:vMerge/>
            <w:vAlign w:val="center"/>
            <w:tcPrChange w:id="3738" w:author="He Han" w:date="2026-10-13T13:41:00Z">
              <w:tcPr>
                <w:tcW w:w="174" w:type="pct"/>
                <w:vMerge/>
                <w:vAlign w:val="center"/>
              </w:tcPr>
            </w:tcPrChange>
          </w:tcPr>
          <w:p w14:paraId="06B3BA8E" w14:textId="77777777" w:rsidR="00634E9B" w:rsidRPr="00BB7730" w:rsidRDefault="00634E9B" w:rsidP="00687E70">
            <w:pPr>
              <w:spacing w:line="240" w:lineRule="exact"/>
              <w:contextualSpacing/>
              <w:jc w:val="center"/>
              <w:rPr>
                <w:ins w:id="3739" w:author="Xuning Wei12232" w:date="2026-07-27T12:27:00Z"/>
                <w:rFonts w:ascii="Times New Roman" w:eastAsia="仿宋_GB2312" w:hAnsi="Times New Roman" w:cs="Times New Roman"/>
                <w:color w:val="0000FF"/>
                <w:kern w:val="0"/>
                <w:sz w:val="18"/>
                <w:szCs w:val="18"/>
                <w:lang w:eastAsia="zh-CN"/>
                <w:rPrChange w:id="3740" w:author="Xuning Wei12232" w:date="2026-07-27T12:29:00Z">
                  <w:rPr>
                    <w:ins w:id="3741" w:author="Xuning Wei12232" w:date="2026-07-27T12:27:00Z"/>
                    <w:rFonts w:ascii="Times New Roman" w:eastAsia="仿宋_GB2312" w:hAnsi="Times New Roman" w:cs="Times New Roman"/>
                    <w:color w:val="auto"/>
                    <w:kern w:val="0"/>
                    <w:sz w:val="18"/>
                    <w:szCs w:val="18"/>
                    <w:lang w:eastAsia="zh-CN"/>
                  </w:rPr>
                </w:rPrChange>
              </w:rPr>
            </w:pPr>
          </w:p>
        </w:tc>
        <w:tc>
          <w:tcPr>
            <w:tcW w:w="704" w:type="pct"/>
            <w:vMerge/>
            <w:vAlign w:val="center"/>
            <w:tcPrChange w:id="3742" w:author="He Han" w:date="2026-10-13T13:41:00Z">
              <w:tcPr>
                <w:tcW w:w="704" w:type="pct"/>
                <w:vMerge/>
                <w:vAlign w:val="center"/>
              </w:tcPr>
            </w:tcPrChange>
          </w:tcPr>
          <w:p w14:paraId="3808900F" w14:textId="77777777" w:rsidR="00634E9B" w:rsidRPr="00BB7730" w:rsidRDefault="00634E9B" w:rsidP="00687E70">
            <w:pPr>
              <w:spacing w:line="240" w:lineRule="exact"/>
              <w:contextualSpacing/>
              <w:rPr>
                <w:ins w:id="3743" w:author="Xuning Wei12232" w:date="2026-07-27T12:27:00Z"/>
                <w:rFonts w:ascii="Times New Roman" w:eastAsia="仿宋_GB2312" w:hAnsi="Times New Roman" w:cs="Times New Roman"/>
                <w:color w:val="0000FF"/>
                <w:sz w:val="18"/>
                <w:szCs w:val="18"/>
                <w:rPrChange w:id="3744" w:author="Xuning Wei12232" w:date="2026-07-27T12:29:00Z">
                  <w:rPr>
                    <w:ins w:id="3745" w:author="Xuning Wei12232" w:date="2026-07-27T12:27:00Z"/>
                    <w:rFonts w:ascii="Times New Roman" w:eastAsia="仿宋_GB2312" w:hAnsi="Times New Roman" w:cs="Times New Roman"/>
                    <w:color w:val="auto"/>
                    <w:sz w:val="18"/>
                    <w:szCs w:val="18"/>
                  </w:rPr>
                </w:rPrChange>
              </w:rPr>
            </w:pPr>
          </w:p>
        </w:tc>
        <w:tc>
          <w:tcPr>
            <w:tcW w:w="1104" w:type="pct"/>
            <w:shd w:val="clear" w:color="auto" w:fill="FFFFFF" w:themeFill="background1"/>
            <w:vAlign w:val="center"/>
            <w:tcPrChange w:id="3746" w:author="He Han" w:date="2026-10-13T13:41:00Z">
              <w:tcPr>
                <w:tcW w:w="1104" w:type="pct"/>
                <w:shd w:val="clear" w:color="auto" w:fill="FFFFFF" w:themeFill="background1"/>
                <w:vAlign w:val="center"/>
              </w:tcPr>
            </w:tcPrChange>
          </w:tcPr>
          <w:p w14:paraId="3B8B6B50" w14:textId="77777777" w:rsidR="00634E9B" w:rsidRPr="00BB7730" w:rsidRDefault="00634E9B" w:rsidP="00687E70">
            <w:pPr>
              <w:spacing w:line="240" w:lineRule="exact"/>
              <w:contextualSpacing/>
              <w:rPr>
                <w:ins w:id="3747" w:author="Xuning Wei12232" w:date="2026-07-27T12:27:00Z"/>
                <w:rFonts w:ascii="Times New Roman" w:eastAsia="仿宋_GB2312" w:hAnsi="Times New Roman" w:cs="Times New Roman"/>
                <w:color w:val="0000FF"/>
                <w:sz w:val="18"/>
                <w:szCs w:val="18"/>
                <w:lang w:eastAsia="zh-CN"/>
              </w:rPr>
            </w:pPr>
            <w:ins w:id="3748" w:author="Xuning Wei12232" w:date="2026-07-27T12:27:00Z">
              <w:r w:rsidRPr="00BB7730">
                <w:rPr>
                  <w:rFonts w:ascii="Times New Roman" w:eastAsia="仿宋_GB2312" w:hAnsi="Times New Roman" w:cs="Times New Roman"/>
                  <w:color w:val="0000FF"/>
                  <w:sz w:val="18"/>
                  <w:szCs w:val="18"/>
                  <w:lang w:eastAsia="zh-CN"/>
                </w:rPr>
                <w:t xml:space="preserve">Piperidine charging amount (Piperidine density: 0.862 kg/L): 100~400 L; (86.20~344.8 kg) </w:t>
              </w:r>
            </w:ins>
          </w:p>
        </w:tc>
        <w:tc>
          <w:tcPr>
            <w:tcW w:w="1354" w:type="pct"/>
            <w:shd w:val="clear" w:color="auto" w:fill="FFFFFF" w:themeFill="background1"/>
            <w:vAlign w:val="center"/>
            <w:tcPrChange w:id="3749" w:author="He Han" w:date="2026-10-13T13:41:00Z">
              <w:tcPr>
                <w:tcW w:w="1354" w:type="pct"/>
                <w:shd w:val="clear" w:color="auto" w:fill="FFFFFF" w:themeFill="background1"/>
                <w:vAlign w:val="center"/>
              </w:tcPr>
            </w:tcPrChange>
          </w:tcPr>
          <w:p w14:paraId="6EA0AA0F" w14:textId="77777777" w:rsidR="00634E9B" w:rsidRPr="00BB7730" w:rsidRDefault="00634E9B" w:rsidP="00687E70">
            <w:pPr>
              <w:spacing w:line="240" w:lineRule="exact"/>
              <w:contextualSpacing/>
              <w:rPr>
                <w:ins w:id="3750" w:author="Xuning Wei12232" w:date="2026-07-27T12:27:00Z"/>
                <w:rFonts w:ascii="Times New Roman" w:eastAsia="仿宋_GB2312" w:hAnsi="Times New Roman" w:cs="Times New Roman"/>
                <w:color w:val="0000FF"/>
                <w:sz w:val="18"/>
                <w:szCs w:val="18"/>
              </w:rPr>
            </w:pPr>
            <w:ins w:id="3751" w:author="Xuning Wei12232" w:date="2026-07-27T12:27:00Z">
              <w:r w:rsidRPr="00BB7730">
                <w:rPr>
                  <w:rFonts w:ascii="Times New Roman" w:eastAsia="仿宋_GB2312" w:hAnsi="Times New Roman" w:cs="Times New Roman"/>
                  <w:color w:val="0000FF"/>
                  <w:sz w:val="18"/>
                  <w:szCs w:val="18"/>
                </w:rPr>
                <w:t xml:space="preserve">Charging accuracy of </w:t>
              </w:r>
              <w:r w:rsidRPr="00BB7730">
                <w:rPr>
                  <w:rFonts w:ascii="Times New Roman" w:eastAsia="仿宋_GB2312" w:hAnsi="Times New Roman" w:cs="Times New Roman"/>
                  <w:color w:val="0000FF"/>
                  <w:sz w:val="18"/>
                  <w:szCs w:val="18"/>
                  <w:lang w:eastAsia="zh-CN"/>
                </w:rPr>
                <w:t>Piperidine</w:t>
              </w:r>
              <w:r w:rsidRPr="00BB7730">
                <w:rPr>
                  <w:rFonts w:ascii="Times New Roman" w:eastAsia="仿宋_GB2312" w:hAnsi="Times New Roman" w:cs="Times New Roman"/>
                  <w:color w:val="0000FF"/>
                  <w:sz w:val="18"/>
                  <w:szCs w:val="18"/>
                </w:rPr>
                <w:t xml:space="preserve"> is within ±1.5% when the charging amount is more than 100 L.</w:t>
              </w:r>
            </w:ins>
          </w:p>
        </w:tc>
        <w:tc>
          <w:tcPr>
            <w:tcW w:w="259" w:type="pct"/>
            <w:shd w:val="clear" w:color="auto" w:fill="FFFFFF" w:themeFill="background1"/>
            <w:vAlign w:val="center"/>
            <w:tcPrChange w:id="3752" w:author="He Han" w:date="2026-10-13T13:41:00Z">
              <w:tcPr>
                <w:tcW w:w="259" w:type="pct"/>
                <w:shd w:val="clear" w:color="auto" w:fill="FFFFFF" w:themeFill="background1"/>
                <w:vAlign w:val="center"/>
              </w:tcPr>
            </w:tcPrChange>
          </w:tcPr>
          <w:p w14:paraId="24A90506" w14:textId="77777777" w:rsidR="00634E9B" w:rsidRPr="00BB7730" w:rsidRDefault="00634E9B" w:rsidP="00687E70">
            <w:pPr>
              <w:spacing w:line="240" w:lineRule="exact"/>
              <w:contextualSpacing/>
              <w:jc w:val="both"/>
              <w:rPr>
                <w:ins w:id="3753" w:author="Xuning Wei12232" w:date="2026-07-27T12:27:00Z"/>
                <w:rFonts w:ascii="Times New Roman" w:eastAsia="仿宋_GB2312" w:hAnsi="Times New Roman" w:cs="Times New Roman"/>
                <w:color w:val="0000FF"/>
                <w:sz w:val="18"/>
                <w:szCs w:val="18"/>
                <w:rPrChange w:id="3754" w:author="Xuning Wei12232" w:date="2026-07-27T12:29:00Z">
                  <w:rPr>
                    <w:ins w:id="3755" w:author="Xuning Wei12232" w:date="2026-07-27T12:27:00Z"/>
                    <w:rFonts w:ascii="Times New Roman" w:eastAsia="仿宋_GB2312" w:hAnsi="Times New Roman" w:cs="Times New Roman"/>
                    <w:color w:val="auto"/>
                    <w:sz w:val="18"/>
                    <w:szCs w:val="18"/>
                  </w:rPr>
                </w:rPrChange>
              </w:rPr>
            </w:pPr>
            <w:ins w:id="3756"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260" w:type="pct"/>
            <w:shd w:val="clear" w:color="auto" w:fill="FFFFFF" w:themeFill="background1"/>
            <w:vAlign w:val="center"/>
            <w:tcPrChange w:id="3757" w:author="He Han" w:date="2026-10-13T13:41:00Z">
              <w:tcPr>
                <w:tcW w:w="260" w:type="pct"/>
                <w:shd w:val="clear" w:color="auto" w:fill="FFFFFF" w:themeFill="background1"/>
                <w:vAlign w:val="center"/>
              </w:tcPr>
            </w:tcPrChange>
          </w:tcPr>
          <w:p w14:paraId="03328F86" w14:textId="77777777" w:rsidR="00634E9B" w:rsidRPr="00BB7730" w:rsidRDefault="00634E9B" w:rsidP="00687E70">
            <w:pPr>
              <w:spacing w:line="240" w:lineRule="exact"/>
              <w:contextualSpacing/>
              <w:jc w:val="both"/>
              <w:rPr>
                <w:ins w:id="3758" w:author="Xuning Wei12232" w:date="2026-07-27T12:27:00Z"/>
                <w:rFonts w:ascii="Times New Roman" w:eastAsia="仿宋_GB2312" w:hAnsi="Times New Roman" w:cs="Times New Roman"/>
                <w:color w:val="0000FF"/>
                <w:sz w:val="18"/>
                <w:szCs w:val="18"/>
                <w:rPrChange w:id="3759" w:author="Xuning Wei12232" w:date="2026-07-27T12:29:00Z">
                  <w:rPr>
                    <w:ins w:id="3760" w:author="Xuning Wei12232" w:date="2026-07-27T12:27:00Z"/>
                    <w:rFonts w:ascii="Times New Roman" w:eastAsia="仿宋_GB2312" w:hAnsi="Times New Roman" w:cs="Times New Roman"/>
                    <w:color w:val="auto"/>
                    <w:sz w:val="18"/>
                    <w:szCs w:val="18"/>
                  </w:rPr>
                </w:rPrChange>
              </w:rPr>
            </w:pPr>
            <w:ins w:id="3761"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45" w:type="pct"/>
            <w:vMerge/>
            <w:vAlign w:val="center"/>
            <w:tcPrChange w:id="3762" w:author="He Han" w:date="2026-10-13T13:41:00Z">
              <w:tcPr>
                <w:tcW w:w="1145" w:type="pct"/>
                <w:vMerge/>
                <w:vAlign w:val="center"/>
              </w:tcPr>
            </w:tcPrChange>
          </w:tcPr>
          <w:p w14:paraId="45B8C113" w14:textId="77777777" w:rsidR="00634E9B" w:rsidRPr="00BB7730" w:rsidRDefault="00634E9B" w:rsidP="00687E70">
            <w:pPr>
              <w:spacing w:line="240" w:lineRule="exact"/>
              <w:contextualSpacing/>
              <w:jc w:val="both"/>
              <w:rPr>
                <w:ins w:id="3763" w:author="Xuning Wei12232" w:date="2026-07-27T12:27:00Z"/>
                <w:rFonts w:ascii="Times New Roman" w:eastAsia="仿宋_GB2312" w:hAnsi="Times New Roman" w:cs="Times New Roman"/>
                <w:color w:val="0000FF"/>
                <w:sz w:val="18"/>
                <w:szCs w:val="18"/>
                <w:rPrChange w:id="3764" w:author="Xuning Wei12232" w:date="2026-07-27T12:29:00Z">
                  <w:rPr>
                    <w:ins w:id="3765" w:author="Xuning Wei12232" w:date="2026-07-27T12:27:00Z"/>
                    <w:rFonts w:ascii="Times New Roman" w:eastAsia="仿宋_GB2312" w:hAnsi="Times New Roman" w:cs="Times New Roman"/>
                    <w:color w:val="auto"/>
                    <w:sz w:val="18"/>
                    <w:szCs w:val="18"/>
                  </w:rPr>
                </w:rPrChange>
              </w:rPr>
            </w:pPr>
          </w:p>
        </w:tc>
      </w:tr>
      <w:tr w:rsidR="00634E9B" w:rsidRPr="00BB7730" w14:paraId="570F11A9" w14:textId="77777777" w:rsidTr="00687E70">
        <w:trPr>
          <w:trHeight w:val="397"/>
          <w:jc w:val="center"/>
          <w:ins w:id="3766" w:author="Xuning Wei12232" w:date="2026-07-27T12:27:00Z"/>
          <w:trPrChange w:id="3767" w:author="He Han" w:date="2026-10-13T13:41:00Z">
            <w:trPr>
              <w:trHeight w:val="397"/>
              <w:jc w:val="center"/>
            </w:trPr>
          </w:trPrChange>
        </w:trPr>
        <w:tc>
          <w:tcPr>
            <w:tcW w:w="174" w:type="pct"/>
            <w:vMerge w:val="restart"/>
            <w:shd w:val="clear" w:color="auto" w:fill="FFFFFF" w:themeFill="background1"/>
            <w:vAlign w:val="center"/>
            <w:tcPrChange w:id="3768" w:author="He Han" w:date="2026-10-13T13:41:00Z">
              <w:tcPr>
                <w:tcW w:w="174" w:type="pct"/>
                <w:vMerge w:val="restart"/>
                <w:shd w:val="clear" w:color="auto" w:fill="FFFFFF" w:themeFill="background1"/>
                <w:vAlign w:val="center"/>
              </w:tcPr>
            </w:tcPrChange>
          </w:tcPr>
          <w:p w14:paraId="689ECBA5" w14:textId="77777777" w:rsidR="00634E9B" w:rsidRPr="00BB7730" w:rsidRDefault="00634E9B" w:rsidP="00687E70">
            <w:pPr>
              <w:spacing w:line="240" w:lineRule="exact"/>
              <w:contextualSpacing/>
              <w:jc w:val="center"/>
              <w:rPr>
                <w:ins w:id="3769" w:author="Xuning Wei12232" w:date="2026-07-27T12:27:00Z"/>
                <w:rFonts w:ascii="Times New Roman" w:eastAsia="仿宋_GB2312" w:hAnsi="Times New Roman" w:cs="Times New Roman"/>
                <w:color w:val="0000FF"/>
                <w:kern w:val="0"/>
                <w:sz w:val="18"/>
                <w:szCs w:val="18"/>
                <w:rPrChange w:id="3770" w:author="Xuning Wei12232" w:date="2026-07-27T12:29:00Z">
                  <w:rPr>
                    <w:ins w:id="3771" w:author="Xuning Wei12232" w:date="2026-07-27T12:27:00Z"/>
                    <w:rFonts w:ascii="Times New Roman" w:eastAsia="仿宋_GB2312" w:hAnsi="Times New Roman" w:cs="Times New Roman"/>
                    <w:color w:val="auto"/>
                    <w:kern w:val="0"/>
                    <w:sz w:val="18"/>
                    <w:szCs w:val="18"/>
                  </w:rPr>
                </w:rPrChange>
              </w:rPr>
            </w:pPr>
            <w:ins w:id="3772" w:author="Xuning Wei12232" w:date="2026-07-27T12:27:00Z">
              <w:r w:rsidRPr="00BB7730">
                <w:rPr>
                  <w:rFonts w:ascii="Times New Roman" w:eastAsia="仿宋_GB2312" w:hAnsi="Times New Roman" w:cs="Times New Roman"/>
                  <w:color w:val="0000FF"/>
                  <w:kern w:val="0"/>
                  <w:sz w:val="18"/>
                  <w:szCs w:val="18"/>
                  <w:rPrChange w:id="3773" w:author="Xuning Wei12232" w:date="2026-07-27T12:29:00Z">
                    <w:rPr>
                      <w:rFonts w:ascii="Times New Roman" w:eastAsia="仿宋_GB2312" w:hAnsi="Times New Roman" w:cs="Times New Roman"/>
                      <w:color w:val="auto"/>
                      <w:kern w:val="0"/>
                      <w:sz w:val="18"/>
                      <w:szCs w:val="18"/>
                    </w:rPr>
                  </w:rPrChange>
                </w:rPr>
                <w:t>6</w:t>
              </w:r>
            </w:ins>
          </w:p>
        </w:tc>
        <w:tc>
          <w:tcPr>
            <w:tcW w:w="704" w:type="pct"/>
            <w:vMerge w:val="restart"/>
            <w:shd w:val="clear" w:color="auto" w:fill="FFFFFF" w:themeFill="background1"/>
            <w:vAlign w:val="center"/>
            <w:tcPrChange w:id="3774" w:author="He Han" w:date="2026-10-13T13:41:00Z">
              <w:tcPr>
                <w:tcW w:w="704" w:type="pct"/>
                <w:vMerge w:val="restart"/>
                <w:shd w:val="clear" w:color="auto" w:fill="FFFFFF" w:themeFill="background1"/>
                <w:vAlign w:val="center"/>
              </w:tcPr>
            </w:tcPrChange>
          </w:tcPr>
          <w:p w14:paraId="2EF75BB3" w14:textId="77777777" w:rsidR="00634E9B" w:rsidRPr="00BB7730" w:rsidRDefault="00634E9B" w:rsidP="00687E70">
            <w:pPr>
              <w:spacing w:line="240" w:lineRule="exact"/>
              <w:contextualSpacing/>
              <w:rPr>
                <w:ins w:id="3775" w:author="Xuning Wei12232" w:date="2026-07-27T12:27:00Z"/>
                <w:rFonts w:ascii="Times New Roman" w:eastAsia="仿宋_GB2312" w:hAnsi="Times New Roman" w:cs="Times New Roman"/>
                <w:color w:val="0000FF"/>
                <w:sz w:val="18"/>
                <w:szCs w:val="18"/>
                <w:rPrChange w:id="3776" w:author="Xuning Wei12232" w:date="2026-07-27T12:29:00Z">
                  <w:rPr>
                    <w:ins w:id="3777" w:author="Xuning Wei12232" w:date="2026-07-27T12:27:00Z"/>
                    <w:rFonts w:ascii="Times New Roman" w:eastAsia="仿宋_GB2312" w:hAnsi="Times New Roman" w:cs="Times New Roman"/>
                    <w:color w:val="auto"/>
                    <w:sz w:val="18"/>
                    <w:szCs w:val="18"/>
                  </w:rPr>
                </w:rPrChange>
              </w:rPr>
            </w:pPr>
            <w:ins w:id="3778" w:author="Xuning Wei12232" w:date="2026-07-27T12:27:00Z">
              <w:r w:rsidRPr="00BB7730">
                <w:rPr>
                  <w:rFonts w:ascii="Times New Roman" w:eastAsia="仿宋_GB2312" w:hAnsi="Times New Roman" w:cs="Times New Roman"/>
                  <w:color w:val="0000FF"/>
                  <w:sz w:val="18"/>
                  <w:szCs w:val="18"/>
                  <w:rPrChange w:id="3779" w:author="Xuning Wei12232" w:date="2026-07-27T12:29:00Z">
                    <w:rPr>
                      <w:rFonts w:ascii="Times New Roman" w:eastAsia="仿宋_GB2312" w:hAnsi="Times New Roman" w:cs="Times New Roman"/>
                      <w:color w:val="auto"/>
                      <w:sz w:val="18"/>
                      <w:szCs w:val="18"/>
                    </w:rPr>
                  </w:rPrChange>
                </w:rPr>
                <w:t>Process Design</w:t>
              </w:r>
            </w:ins>
          </w:p>
        </w:tc>
        <w:tc>
          <w:tcPr>
            <w:tcW w:w="1104" w:type="pct"/>
            <w:shd w:val="clear" w:color="auto" w:fill="FFFFFF" w:themeFill="background1"/>
            <w:vAlign w:val="center"/>
            <w:tcPrChange w:id="3780" w:author="He Han" w:date="2026-10-13T13:41:00Z">
              <w:tcPr>
                <w:tcW w:w="1104" w:type="pct"/>
                <w:shd w:val="clear" w:color="auto" w:fill="FFFFFF" w:themeFill="background1"/>
                <w:vAlign w:val="center"/>
              </w:tcPr>
            </w:tcPrChange>
          </w:tcPr>
          <w:p w14:paraId="6285A4F0" w14:textId="77777777" w:rsidR="00634E9B" w:rsidRPr="00BB7730" w:rsidRDefault="00634E9B" w:rsidP="00687E70">
            <w:pPr>
              <w:spacing w:line="240" w:lineRule="exact"/>
              <w:contextualSpacing/>
              <w:rPr>
                <w:ins w:id="3781" w:author="Xuning Wei12232" w:date="2026-07-27T12:27:00Z"/>
                <w:rFonts w:ascii="Times New Roman" w:eastAsia="仿宋_GB2312" w:hAnsi="Times New Roman" w:cs="Times New Roman"/>
                <w:color w:val="0000FF"/>
                <w:sz w:val="18"/>
                <w:szCs w:val="18"/>
                <w:rPrChange w:id="3782" w:author="Xuning Wei12232" w:date="2026-07-27T12:29:00Z">
                  <w:rPr>
                    <w:ins w:id="3783" w:author="Xuning Wei12232" w:date="2026-07-27T12:27:00Z"/>
                    <w:rFonts w:ascii="Times New Roman" w:eastAsia="仿宋_GB2312" w:hAnsi="Times New Roman" w:cs="Times New Roman"/>
                    <w:color w:val="auto"/>
                    <w:sz w:val="18"/>
                    <w:szCs w:val="18"/>
                  </w:rPr>
                </w:rPrChange>
              </w:rPr>
            </w:pPr>
            <w:ins w:id="3784" w:author="Xuning Wei12232" w:date="2026-07-27T12:27:00Z">
              <w:r w:rsidRPr="00BB7730">
                <w:rPr>
                  <w:rFonts w:ascii="Times New Roman" w:eastAsia="仿宋_GB2312" w:hAnsi="Times New Roman" w:cs="Times New Roman"/>
                  <w:color w:val="0000FF"/>
                  <w:sz w:val="18"/>
                  <w:szCs w:val="18"/>
                  <w:rPrChange w:id="3785" w:author="Xuning Wei12232" w:date="2026-07-27T12:29:00Z">
                    <w:rPr>
                      <w:rFonts w:ascii="Times New Roman" w:eastAsia="仿宋_GB2312" w:hAnsi="Times New Roman" w:cs="Times New Roman"/>
                      <w:color w:val="auto"/>
                      <w:sz w:val="18"/>
                      <w:szCs w:val="18"/>
                    </w:rPr>
                  </w:rPrChange>
                </w:rPr>
                <w:t>Nitrogen protection/Inert:</w:t>
              </w:r>
              <w:r w:rsidRPr="00BB7730">
                <w:rPr>
                  <w:rFonts w:ascii="Times New Roman" w:eastAsia="仿宋_GB2312" w:hAnsi="Times New Roman" w:cs="Times New Roman"/>
                  <w:color w:val="0000FF"/>
                  <w:sz w:val="18"/>
                  <w:szCs w:val="18"/>
                </w:rPr>
                <w:t xml:space="preserve"> oxygen content ≤1.0%.</w:t>
              </w:r>
            </w:ins>
          </w:p>
        </w:tc>
        <w:tc>
          <w:tcPr>
            <w:tcW w:w="1354" w:type="pct"/>
            <w:shd w:val="clear" w:color="auto" w:fill="FFFFFF" w:themeFill="background1"/>
            <w:vAlign w:val="center"/>
            <w:tcPrChange w:id="3786" w:author="He Han" w:date="2026-10-13T13:41:00Z">
              <w:tcPr>
                <w:tcW w:w="1354" w:type="pct"/>
                <w:shd w:val="clear" w:color="auto" w:fill="FFFFFF" w:themeFill="background1"/>
                <w:vAlign w:val="center"/>
              </w:tcPr>
            </w:tcPrChange>
          </w:tcPr>
          <w:p w14:paraId="3C156CE5" w14:textId="77777777" w:rsidR="00634E9B" w:rsidRPr="00BB7730" w:rsidRDefault="00634E9B" w:rsidP="00687E70">
            <w:pPr>
              <w:spacing w:line="240" w:lineRule="exact"/>
              <w:contextualSpacing/>
              <w:jc w:val="both"/>
              <w:rPr>
                <w:ins w:id="3787" w:author="Xuning Wei12232" w:date="2026-07-27T12:27:00Z"/>
                <w:rFonts w:ascii="Times New Roman" w:eastAsia="仿宋_GB2312" w:hAnsi="Times New Roman" w:cs="Times New Roman"/>
                <w:color w:val="0000FF"/>
                <w:sz w:val="18"/>
                <w:szCs w:val="18"/>
                <w:rPrChange w:id="3788" w:author="Xuning Wei12232" w:date="2026-07-27T12:29:00Z">
                  <w:rPr>
                    <w:ins w:id="3789" w:author="Xuning Wei12232" w:date="2026-07-27T12:27:00Z"/>
                    <w:rFonts w:ascii="Times New Roman" w:eastAsia="仿宋_GB2312" w:hAnsi="Times New Roman" w:cs="Times New Roman"/>
                    <w:color w:val="auto"/>
                    <w:sz w:val="18"/>
                    <w:szCs w:val="18"/>
                  </w:rPr>
                </w:rPrChange>
              </w:rPr>
            </w:pPr>
            <w:ins w:id="3790" w:author="Xuning Wei12232" w:date="2026-07-27T12:27:00Z">
              <w:r w:rsidRPr="00BB7730">
                <w:rPr>
                  <w:rFonts w:ascii="Times New Roman" w:eastAsia="仿宋_GB2312" w:hAnsi="Times New Roman" w:cs="Times New Roman"/>
                  <w:color w:val="0000FF"/>
                  <w:sz w:val="18"/>
                  <w:szCs w:val="18"/>
                  <w:rPrChange w:id="3791" w:author="Xuning Wei12232" w:date="2026-07-27T12:29:00Z">
                    <w:rPr>
                      <w:rFonts w:ascii="Times New Roman" w:eastAsia="仿宋_GB2312" w:hAnsi="Times New Roman" w:cs="Times New Roman"/>
                      <w:color w:val="auto"/>
                      <w:sz w:val="18"/>
                      <w:szCs w:val="18"/>
                    </w:rPr>
                  </w:rPrChange>
                </w:rPr>
                <w:t>The equipment has the function of protection under nitrogen flow or static pressure</w:t>
              </w:r>
            </w:ins>
          </w:p>
          <w:p w14:paraId="1CFF61A3" w14:textId="77777777" w:rsidR="00634E9B" w:rsidRPr="00BB7730" w:rsidRDefault="00634E9B" w:rsidP="00687E70">
            <w:pPr>
              <w:spacing w:line="240" w:lineRule="exact"/>
              <w:contextualSpacing/>
              <w:jc w:val="both"/>
              <w:rPr>
                <w:ins w:id="3792" w:author="Xuning Wei12232" w:date="2026-07-27T12:27:00Z"/>
                <w:rFonts w:ascii="Times New Roman" w:eastAsia="仿宋_GB2312" w:hAnsi="Times New Roman" w:cs="Times New Roman"/>
                <w:color w:val="0000FF"/>
                <w:sz w:val="18"/>
                <w:szCs w:val="18"/>
                <w:rPrChange w:id="3793" w:author="Xuning Wei12232" w:date="2026-07-27T12:29:00Z">
                  <w:rPr>
                    <w:ins w:id="3794" w:author="Xuning Wei12232" w:date="2026-07-27T12:27:00Z"/>
                    <w:rFonts w:ascii="Times New Roman" w:eastAsia="仿宋_GB2312" w:hAnsi="Times New Roman" w:cs="Times New Roman"/>
                    <w:color w:val="auto"/>
                    <w:sz w:val="18"/>
                    <w:szCs w:val="18"/>
                  </w:rPr>
                </w:rPrChange>
              </w:rPr>
            </w:pPr>
            <w:ins w:id="3795" w:author="Xuning Wei12232" w:date="2026-07-27T12:27:00Z">
              <w:r w:rsidRPr="00BB7730">
                <w:rPr>
                  <w:rFonts w:ascii="Times New Roman" w:eastAsia="仿宋_GB2312" w:hAnsi="Times New Roman" w:cs="Times New Roman"/>
                  <w:color w:val="0000FF"/>
                  <w:sz w:val="18"/>
                  <w:szCs w:val="18"/>
                </w:rPr>
                <w:t>Control range of oxygen content of the equipment: ≤1.0%</w:t>
              </w:r>
            </w:ins>
          </w:p>
        </w:tc>
        <w:tc>
          <w:tcPr>
            <w:tcW w:w="259" w:type="pct"/>
            <w:shd w:val="clear" w:color="auto" w:fill="FFFFFF" w:themeFill="background1"/>
            <w:vAlign w:val="center"/>
            <w:tcPrChange w:id="3796" w:author="He Han" w:date="2026-10-13T13:41:00Z">
              <w:tcPr>
                <w:tcW w:w="259" w:type="pct"/>
                <w:shd w:val="clear" w:color="auto" w:fill="FFFFFF" w:themeFill="background1"/>
                <w:vAlign w:val="center"/>
              </w:tcPr>
            </w:tcPrChange>
          </w:tcPr>
          <w:p w14:paraId="0C5178E5" w14:textId="77777777" w:rsidR="00634E9B" w:rsidRPr="00BB7730" w:rsidRDefault="003E162E" w:rsidP="00687E70">
            <w:pPr>
              <w:spacing w:line="240" w:lineRule="exact"/>
              <w:contextualSpacing/>
              <w:jc w:val="both"/>
              <w:rPr>
                <w:ins w:id="3797" w:author="Xuning Wei12232" w:date="2026-07-27T12:27:00Z"/>
                <w:rFonts w:ascii="Times New Roman" w:eastAsia="仿宋_GB2312" w:hAnsi="Times New Roman" w:cs="Times New Roman"/>
                <w:color w:val="0000FF"/>
                <w:sz w:val="18"/>
                <w:szCs w:val="18"/>
                <w:rPrChange w:id="3798" w:author="Xuning Wei12232" w:date="2026-07-27T12:29:00Z">
                  <w:rPr>
                    <w:ins w:id="3799" w:author="Xuning Wei12232" w:date="2026-07-27T12:27:00Z"/>
                    <w:rFonts w:ascii="Times New Roman" w:eastAsia="仿宋_GB2312" w:hAnsi="Times New Roman" w:cs="Times New Roman"/>
                    <w:color w:val="auto"/>
                    <w:sz w:val="18"/>
                    <w:szCs w:val="18"/>
                  </w:rPr>
                </w:rPrChange>
              </w:rPr>
            </w:pPr>
            <w:customXmlInsRangeStart w:id="3800" w:author="Xuning Wei12232" w:date="2026-07-27T12:27:00Z"/>
            <w:sdt>
              <w:sdtPr>
                <w:rPr>
                  <w:rFonts w:ascii="Times New Roman" w:eastAsia="仿宋_GB2312" w:hAnsi="Times New Roman" w:cs="Times New Roman"/>
                  <w:color w:val="0000FF"/>
                  <w:sz w:val="18"/>
                  <w:szCs w:val="18"/>
                </w:rPr>
                <w:id w:val="71565353"/>
                <w14:checkbox>
                  <w14:checked w14:val="1"/>
                  <w14:checkedState w14:val="2612" w14:font="MS Gothic"/>
                  <w14:uncheckedState w14:val="2610" w14:font="MS Gothic"/>
                </w14:checkbox>
              </w:sdtPr>
              <w:sdtEndPr/>
              <w:sdtContent>
                <w:customXmlInsRangeEnd w:id="3800"/>
                <w:ins w:id="3801" w:author="Xuning Wei12232" w:date="2026-07-27T12:27:00Z">
                  <w:r w:rsidR="00634E9B" w:rsidRPr="00BB7730">
                    <w:rPr>
                      <w:rFonts w:ascii="Segoe UI Symbol" w:eastAsia="MS Gothic" w:hAnsi="Segoe UI Symbol" w:cs="Segoe UI Symbol"/>
                      <w:color w:val="0000FF"/>
                      <w:sz w:val="18"/>
                      <w:szCs w:val="18"/>
                      <w:rPrChange w:id="3802" w:author="Xuning Wei12232" w:date="2026-07-27T12:29:00Z">
                        <w:rPr>
                          <w:rFonts w:ascii="Segoe UI Symbol" w:eastAsia="MS Gothic" w:hAnsi="Segoe UI Symbol" w:cs="Segoe UI Symbol"/>
                          <w:color w:val="auto"/>
                          <w:sz w:val="18"/>
                          <w:szCs w:val="18"/>
                        </w:rPr>
                      </w:rPrChange>
                    </w:rPr>
                    <w:t>☒</w:t>
                  </w:r>
                </w:ins>
                <w:customXmlInsRangeStart w:id="3803" w:author="Xuning Wei12232" w:date="2026-07-27T12:27:00Z"/>
              </w:sdtContent>
            </w:sdt>
            <w:customXmlInsRangeEnd w:id="3803"/>
            <w:ins w:id="3804" w:author="Xuning Wei12232" w:date="2026-07-27T12:27:00Z">
              <w:r w:rsidR="00634E9B" w:rsidRPr="00BB7730">
                <w:rPr>
                  <w:rFonts w:ascii="Times New Roman" w:eastAsia="仿宋_GB2312" w:hAnsi="Times New Roman" w:cs="Times New Roman"/>
                  <w:color w:val="0000FF"/>
                  <w:sz w:val="18"/>
                  <w:szCs w:val="18"/>
                  <w:rPrChange w:id="3805"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Change w:id="3806" w:author="He Han" w:date="2026-10-13T13:41:00Z">
              <w:tcPr>
                <w:tcW w:w="260" w:type="pct"/>
                <w:shd w:val="clear" w:color="auto" w:fill="FFFFFF" w:themeFill="background1"/>
                <w:vAlign w:val="center"/>
              </w:tcPr>
            </w:tcPrChange>
          </w:tcPr>
          <w:p w14:paraId="2C979207" w14:textId="77777777" w:rsidR="00634E9B" w:rsidRPr="00BB7730" w:rsidRDefault="003E162E" w:rsidP="00687E70">
            <w:pPr>
              <w:spacing w:line="240" w:lineRule="exact"/>
              <w:contextualSpacing/>
              <w:jc w:val="both"/>
              <w:rPr>
                <w:ins w:id="3807" w:author="Xuning Wei12232" w:date="2026-07-27T12:27:00Z"/>
                <w:rFonts w:ascii="Times New Roman" w:eastAsia="仿宋_GB2312" w:hAnsi="Times New Roman" w:cs="Times New Roman"/>
                <w:color w:val="0000FF"/>
                <w:sz w:val="18"/>
                <w:szCs w:val="18"/>
                <w:rPrChange w:id="3808" w:author="Xuning Wei12232" w:date="2026-07-27T12:29:00Z">
                  <w:rPr>
                    <w:ins w:id="3809" w:author="Xuning Wei12232" w:date="2026-07-27T12:27:00Z"/>
                    <w:rFonts w:ascii="Times New Roman" w:eastAsia="仿宋_GB2312" w:hAnsi="Times New Roman" w:cs="Times New Roman"/>
                    <w:color w:val="auto"/>
                    <w:sz w:val="18"/>
                    <w:szCs w:val="18"/>
                  </w:rPr>
                </w:rPrChange>
              </w:rPr>
            </w:pPr>
            <w:customXmlInsRangeStart w:id="3810" w:author="Xuning Wei12232" w:date="2026-07-27T12:27:00Z"/>
            <w:sdt>
              <w:sdtPr>
                <w:rPr>
                  <w:rFonts w:ascii="Times New Roman" w:eastAsia="仿宋_GB2312" w:hAnsi="Times New Roman" w:cs="Times New Roman"/>
                  <w:color w:val="0000FF"/>
                  <w:sz w:val="18"/>
                  <w:szCs w:val="18"/>
                </w:rPr>
                <w:id w:val="2008937292"/>
                <w14:checkbox>
                  <w14:checked w14:val="0"/>
                  <w14:checkedState w14:val="2612" w14:font="MS Gothic"/>
                  <w14:uncheckedState w14:val="2610" w14:font="MS Gothic"/>
                </w14:checkbox>
              </w:sdtPr>
              <w:sdtEndPr/>
              <w:sdtContent>
                <w:customXmlInsRangeEnd w:id="3810"/>
                <w:ins w:id="3811" w:author="Xuning Wei12232" w:date="2026-07-27T12:27:00Z">
                  <w:r w:rsidR="00634E9B" w:rsidRPr="00BB7730">
                    <w:rPr>
                      <w:rFonts w:ascii="Segoe UI Symbol" w:eastAsia="仿宋_GB2312" w:hAnsi="Segoe UI Symbol" w:cs="Segoe UI Symbol"/>
                      <w:color w:val="0000FF"/>
                      <w:sz w:val="18"/>
                      <w:szCs w:val="18"/>
                      <w:rPrChange w:id="3812" w:author="Xuning Wei12232" w:date="2026-07-27T12:29:00Z">
                        <w:rPr>
                          <w:rFonts w:ascii="Segoe UI Symbol" w:eastAsia="仿宋_GB2312" w:hAnsi="Segoe UI Symbol" w:cs="Segoe UI Symbol"/>
                          <w:color w:val="auto"/>
                          <w:sz w:val="18"/>
                          <w:szCs w:val="18"/>
                        </w:rPr>
                      </w:rPrChange>
                    </w:rPr>
                    <w:t>☐</w:t>
                  </w:r>
                </w:ins>
                <w:customXmlInsRangeStart w:id="3813" w:author="Xuning Wei12232" w:date="2026-07-27T12:27:00Z"/>
              </w:sdtContent>
            </w:sdt>
            <w:customXmlInsRangeEnd w:id="3813"/>
            <w:ins w:id="3814" w:author="Xuning Wei12232" w:date="2026-07-27T12:27:00Z">
              <w:r w:rsidR="00634E9B" w:rsidRPr="00BB7730">
                <w:rPr>
                  <w:rFonts w:ascii="Times New Roman" w:eastAsia="仿宋_GB2312" w:hAnsi="Times New Roman" w:cs="Times New Roman"/>
                  <w:color w:val="0000FF"/>
                  <w:sz w:val="18"/>
                  <w:szCs w:val="18"/>
                  <w:rPrChange w:id="3815"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Change w:id="3816" w:author="He Han" w:date="2026-10-13T13:41:00Z">
              <w:tcPr>
                <w:tcW w:w="1145" w:type="pct"/>
                <w:shd w:val="clear" w:color="auto" w:fill="FFFFFF" w:themeFill="background1"/>
                <w:vAlign w:val="center"/>
              </w:tcPr>
            </w:tcPrChange>
          </w:tcPr>
          <w:p w14:paraId="4DC9F028" w14:textId="77777777" w:rsidR="00634E9B" w:rsidRPr="00BB7730" w:rsidRDefault="00634E9B" w:rsidP="00687E70">
            <w:pPr>
              <w:spacing w:line="240" w:lineRule="exact"/>
              <w:contextualSpacing/>
              <w:jc w:val="both"/>
              <w:rPr>
                <w:ins w:id="3817" w:author="Xuning Wei12232" w:date="2026-07-27T12:27:00Z"/>
                <w:rFonts w:ascii="Times New Roman" w:eastAsia="仿宋_GB2312" w:hAnsi="Times New Roman" w:cs="Times New Roman"/>
                <w:color w:val="0000FF"/>
                <w:sz w:val="18"/>
                <w:szCs w:val="18"/>
                <w:rPrChange w:id="3818" w:author="Xuning Wei12232" w:date="2026-07-27T12:29:00Z">
                  <w:rPr>
                    <w:ins w:id="3819" w:author="Xuning Wei12232" w:date="2026-07-27T12:27:00Z"/>
                    <w:rFonts w:ascii="Times New Roman" w:eastAsia="仿宋_GB2312" w:hAnsi="Times New Roman" w:cs="Times New Roman"/>
                    <w:color w:val="auto"/>
                    <w:sz w:val="18"/>
                    <w:szCs w:val="18"/>
                  </w:rPr>
                </w:rPrChange>
              </w:rPr>
            </w:pPr>
            <w:ins w:id="3820" w:author="Xuning Wei12232" w:date="2026-07-27T12:27:00Z">
              <w:r w:rsidRPr="00BB7730">
                <w:rPr>
                  <w:rFonts w:ascii="Times New Roman" w:eastAsia="仿宋_GB2312" w:hAnsi="Times New Roman" w:cs="Times New Roman"/>
                  <w:color w:val="0000FF"/>
                  <w:sz w:val="18"/>
                  <w:szCs w:val="18"/>
                </w:rPr>
                <w:t>The oxygen content control range of the equipment meets the process requirements.</w:t>
              </w:r>
            </w:ins>
          </w:p>
        </w:tc>
      </w:tr>
      <w:tr w:rsidR="00634E9B" w:rsidRPr="00BB7730" w14:paraId="5CFBC202" w14:textId="77777777" w:rsidTr="00687E70">
        <w:trPr>
          <w:trHeight w:val="397"/>
          <w:jc w:val="center"/>
          <w:ins w:id="3821" w:author="Xuning Wei12232" w:date="2026-07-27T12:27:00Z"/>
          <w:trPrChange w:id="3822" w:author="He Han" w:date="2026-10-13T13:41:00Z">
            <w:trPr>
              <w:trHeight w:val="397"/>
              <w:jc w:val="center"/>
            </w:trPr>
          </w:trPrChange>
        </w:trPr>
        <w:tc>
          <w:tcPr>
            <w:tcW w:w="174" w:type="pct"/>
            <w:vMerge/>
            <w:vAlign w:val="center"/>
            <w:tcPrChange w:id="3823" w:author="He Han" w:date="2026-10-13T13:41:00Z">
              <w:tcPr>
                <w:tcW w:w="174" w:type="pct"/>
                <w:vMerge/>
                <w:vAlign w:val="center"/>
              </w:tcPr>
            </w:tcPrChange>
          </w:tcPr>
          <w:p w14:paraId="78256625" w14:textId="77777777" w:rsidR="00634E9B" w:rsidRPr="00BB7730" w:rsidRDefault="00634E9B" w:rsidP="00687E70">
            <w:pPr>
              <w:spacing w:line="240" w:lineRule="exact"/>
              <w:contextualSpacing/>
              <w:jc w:val="center"/>
              <w:rPr>
                <w:ins w:id="3824" w:author="Xuning Wei12232" w:date="2026-07-27T12:27:00Z"/>
                <w:rFonts w:ascii="Times New Roman" w:eastAsia="仿宋_GB2312" w:hAnsi="Times New Roman" w:cs="Times New Roman"/>
                <w:color w:val="0000FF"/>
                <w:kern w:val="0"/>
                <w:sz w:val="18"/>
                <w:szCs w:val="18"/>
                <w:rPrChange w:id="3825" w:author="Xuning Wei12232" w:date="2026-07-27T12:29:00Z">
                  <w:rPr>
                    <w:ins w:id="3826" w:author="Xuning Wei12232" w:date="2026-07-27T12:27:00Z"/>
                    <w:rFonts w:ascii="Times New Roman" w:eastAsia="仿宋_GB2312" w:hAnsi="Times New Roman" w:cs="Times New Roman"/>
                    <w:color w:val="auto"/>
                    <w:kern w:val="0"/>
                    <w:sz w:val="18"/>
                    <w:szCs w:val="18"/>
                  </w:rPr>
                </w:rPrChange>
              </w:rPr>
            </w:pPr>
          </w:p>
        </w:tc>
        <w:tc>
          <w:tcPr>
            <w:tcW w:w="704" w:type="pct"/>
            <w:vMerge/>
            <w:vAlign w:val="center"/>
            <w:tcPrChange w:id="3827" w:author="He Han" w:date="2026-10-13T13:41:00Z">
              <w:tcPr>
                <w:tcW w:w="704" w:type="pct"/>
                <w:vMerge/>
                <w:vAlign w:val="center"/>
              </w:tcPr>
            </w:tcPrChange>
          </w:tcPr>
          <w:p w14:paraId="4DCC8CE8" w14:textId="77777777" w:rsidR="00634E9B" w:rsidRPr="00BB7730" w:rsidRDefault="00634E9B" w:rsidP="00687E70">
            <w:pPr>
              <w:spacing w:line="240" w:lineRule="exact"/>
              <w:contextualSpacing/>
              <w:rPr>
                <w:ins w:id="3828" w:author="Xuning Wei12232" w:date="2026-07-27T12:27:00Z"/>
                <w:rFonts w:ascii="Times New Roman" w:eastAsia="仿宋_GB2312" w:hAnsi="Times New Roman" w:cs="Times New Roman"/>
                <w:color w:val="0000FF"/>
                <w:sz w:val="18"/>
                <w:szCs w:val="18"/>
                <w:rPrChange w:id="3829" w:author="Xuning Wei12232" w:date="2026-07-27T12:29:00Z">
                  <w:rPr>
                    <w:ins w:id="3830" w:author="Xuning Wei12232" w:date="2026-07-27T12:27:00Z"/>
                    <w:rFonts w:ascii="Times New Roman" w:eastAsia="仿宋_GB2312" w:hAnsi="Times New Roman" w:cs="Times New Roman"/>
                    <w:color w:val="auto"/>
                    <w:sz w:val="18"/>
                    <w:szCs w:val="18"/>
                  </w:rPr>
                </w:rPrChange>
              </w:rPr>
            </w:pPr>
          </w:p>
        </w:tc>
        <w:tc>
          <w:tcPr>
            <w:tcW w:w="1104" w:type="pct"/>
            <w:shd w:val="clear" w:color="auto" w:fill="FFFFFF" w:themeFill="background1"/>
            <w:vAlign w:val="center"/>
            <w:tcPrChange w:id="3831" w:author="He Han" w:date="2026-10-13T13:41:00Z">
              <w:tcPr>
                <w:tcW w:w="1104" w:type="pct"/>
                <w:shd w:val="clear" w:color="auto" w:fill="FFFFFF" w:themeFill="background1"/>
                <w:vAlign w:val="center"/>
              </w:tcPr>
            </w:tcPrChange>
          </w:tcPr>
          <w:p w14:paraId="3B4676AD" w14:textId="77777777" w:rsidR="00634E9B" w:rsidRPr="00BB7730" w:rsidRDefault="00634E9B" w:rsidP="00687E70">
            <w:pPr>
              <w:spacing w:line="240" w:lineRule="exact"/>
              <w:contextualSpacing/>
              <w:jc w:val="both"/>
              <w:rPr>
                <w:ins w:id="3832" w:author="Xuning Wei12232" w:date="2026-07-27T12:27:00Z"/>
                <w:rFonts w:ascii="Times New Roman" w:eastAsia="仿宋_GB2312" w:hAnsi="Times New Roman" w:cs="Times New Roman"/>
                <w:color w:val="0000FF"/>
                <w:sz w:val="18"/>
                <w:szCs w:val="18"/>
                <w:rPrChange w:id="3833" w:author="Xuning Wei12232" w:date="2026-07-27T12:29:00Z">
                  <w:rPr>
                    <w:ins w:id="3834" w:author="Xuning Wei12232" w:date="2026-07-27T12:27:00Z"/>
                    <w:rFonts w:ascii="Times New Roman" w:eastAsia="仿宋_GB2312" w:hAnsi="Times New Roman" w:cs="Times New Roman"/>
                    <w:color w:val="auto"/>
                    <w:sz w:val="18"/>
                    <w:szCs w:val="18"/>
                  </w:rPr>
                </w:rPrChange>
              </w:rPr>
            </w:pPr>
            <w:ins w:id="3835" w:author="Xuning Wei12232" w:date="2026-07-27T12:27:00Z">
              <w:r w:rsidRPr="00BB7730">
                <w:rPr>
                  <w:rFonts w:ascii="Times New Roman" w:eastAsia="仿宋_GB2312" w:hAnsi="Times New Roman" w:cs="Times New Roman"/>
                  <w:color w:val="0000FF"/>
                  <w:sz w:val="18"/>
                  <w:szCs w:val="18"/>
                  <w:lang w:eastAsia="zh-CN"/>
                  <w:rPrChange w:id="3836" w:author="Xuning Wei12232" w:date="2026-07-27T12:29:00Z">
                    <w:rPr>
                      <w:rFonts w:ascii="Times New Roman" w:eastAsia="仿宋_GB2312" w:hAnsi="Times New Roman" w:cs="Times New Roman"/>
                      <w:color w:val="auto"/>
                      <w:sz w:val="18"/>
                      <w:szCs w:val="18"/>
                      <w:lang w:eastAsia="zh-CN"/>
                    </w:rPr>
                  </w:rPrChange>
                </w:rPr>
                <w:t>Liquid charge</w:t>
              </w:r>
            </w:ins>
          </w:p>
        </w:tc>
        <w:tc>
          <w:tcPr>
            <w:tcW w:w="1354" w:type="pct"/>
            <w:shd w:val="clear" w:color="auto" w:fill="FFFFFF" w:themeFill="background1"/>
            <w:vAlign w:val="center"/>
            <w:tcPrChange w:id="3837" w:author="He Han" w:date="2026-10-13T13:41:00Z">
              <w:tcPr>
                <w:tcW w:w="1354" w:type="pct"/>
                <w:shd w:val="clear" w:color="auto" w:fill="FFFFFF" w:themeFill="background1"/>
                <w:vAlign w:val="center"/>
              </w:tcPr>
            </w:tcPrChange>
          </w:tcPr>
          <w:p w14:paraId="19438EE3" w14:textId="77777777" w:rsidR="00634E9B" w:rsidRPr="00BB7730" w:rsidRDefault="00634E9B" w:rsidP="00687E70">
            <w:pPr>
              <w:spacing w:line="240" w:lineRule="exact"/>
              <w:contextualSpacing/>
              <w:jc w:val="both"/>
              <w:rPr>
                <w:ins w:id="3838" w:author="Xuning Wei12232" w:date="2026-07-27T12:27:00Z"/>
                <w:rFonts w:ascii="Times New Roman" w:eastAsia="仿宋_GB2312" w:hAnsi="Times New Roman" w:cs="Times New Roman"/>
                <w:color w:val="0000FF"/>
                <w:sz w:val="18"/>
                <w:szCs w:val="18"/>
                <w:lang w:eastAsia="zh-CN"/>
                <w:rPrChange w:id="3839" w:author="Xuning Wei12232" w:date="2026-07-27T12:29:00Z">
                  <w:rPr>
                    <w:ins w:id="3840" w:author="Xuning Wei12232" w:date="2026-07-27T12:27:00Z"/>
                    <w:rFonts w:ascii="Times New Roman" w:eastAsia="仿宋_GB2312" w:hAnsi="Times New Roman" w:cs="Times New Roman"/>
                    <w:color w:val="auto"/>
                    <w:sz w:val="18"/>
                    <w:szCs w:val="18"/>
                    <w:lang w:eastAsia="zh-CN"/>
                  </w:rPr>
                </w:rPrChange>
              </w:rPr>
            </w:pPr>
            <w:ins w:id="3841" w:author="Xuning Wei12232" w:date="2026-07-27T12:27:00Z">
              <w:r w:rsidRPr="00BB7730">
                <w:rPr>
                  <w:rFonts w:ascii="Times New Roman" w:eastAsia="仿宋_GB2312" w:hAnsi="Times New Roman" w:cs="Times New Roman"/>
                  <w:color w:val="0000FF"/>
                  <w:sz w:val="18"/>
                  <w:szCs w:val="18"/>
                  <w:rPrChange w:id="3842" w:author="Xuning Wei12232" w:date="2026-07-27T12:29:00Z">
                    <w:rPr>
                      <w:rFonts w:ascii="Times New Roman" w:eastAsia="仿宋_GB2312" w:hAnsi="Times New Roman" w:cs="Times New Roman"/>
                      <w:color w:val="auto"/>
                      <w:sz w:val="18"/>
                      <w:szCs w:val="18"/>
                    </w:rPr>
                  </w:rPrChange>
                </w:rPr>
                <w:t>Dedicated pipeline for charging</w:t>
              </w:r>
            </w:ins>
          </w:p>
        </w:tc>
        <w:tc>
          <w:tcPr>
            <w:tcW w:w="259" w:type="pct"/>
            <w:shd w:val="clear" w:color="auto" w:fill="FFFFFF" w:themeFill="background1"/>
            <w:vAlign w:val="center"/>
            <w:tcPrChange w:id="3843" w:author="He Han" w:date="2026-10-13T13:41:00Z">
              <w:tcPr>
                <w:tcW w:w="259" w:type="pct"/>
                <w:shd w:val="clear" w:color="auto" w:fill="FFFFFF" w:themeFill="background1"/>
                <w:vAlign w:val="center"/>
              </w:tcPr>
            </w:tcPrChange>
          </w:tcPr>
          <w:p w14:paraId="4FCD4B3E" w14:textId="77777777" w:rsidR="00634E9B" w:rsidRPr="00BB7730" w:rsidRDefault="003E162E" w:rsidP="00687E70">
            <w:pPr>
              <w:spacing w:line="240" w:lineRule="exact"/>
              <w:contextualSpacing/>
              <w:jc w:val="both"/>
              <w:rPr>
                <w:ins w:id="3844" w:author="Xuning Wei12232" w:date="2026-07-27T12:27:00Z"/>
                <w:rFonts w:ascii="Times New Roman" w:eastAsia="仿宋_GB2312" w:hAnsi="Times New Roman" w:cs="Times New Roman"/>
                <w:color w:val="0000FF"/>
                <w:sz w:val="18"/>
                <w:szCs w:val="18"/>
                <w:rPrChange w:id="3845" w:author="Xuning Wei12232" w:date="2026-07-27T12:29:00Z">
                  <w:rPr>
                    <w:ins w:id="3846" w:author="Xuning Wei12232" w:date="2026-07-27T12:27:00Z"/>
                    <w:rFonts w:ascii="Times New Roman" w:eastAsia="仿宋_GB2312" w:hAnsi="Times New Roman" w:cs="Times New Roman"/>
                    <w:color w:val="auto"/>
                    <w:sz w:val="18"/>
                    <w:szCs w:val="18"/>
                  </w:rPr>
                </w:rPrChange>
              </w:rPr>
            </w:pPr>
            <w:customXmlInsRangeStart w:id="3847" w:author="Xuning Wei12232" w:date="2026-07-27T12:27:00Z"/>
            <w:sdt>
              <w:sdtPr>
                <w:rPr>
                  <w:rFonts w:ascii="Times New Roman" w:eastAsia="仿宋_GB2312" w:hAnsi="Times New Roman" w:cs="Times New Roman"/>
                  <w:color w:val="0000FF"/>
                  <w:sz w:val="18"/>
                  <w:szCs w:val="18"/>
                </w:rPr>
                <w:id w:val="1935240650"/>
                <w14:checkbox>
                  <w14:checked w14:val="1"/>
                  <w14:checkedState w14:val="2612" w14:font="MS Gothic"/>
                  <w14:uncheckedState w14:val="2610" w14:font="MS Gothic"/>
                </w14:checkbox>
              </w:sdtPr>
              <w:sdtEndPr/>
              <w:sdtContent>
                <w:customXmlInsRangeEnd w:id="3847"/>
                <w:ins w:id="3848" w:author="Xuning Wei12232" w:date="2026-07-27T12:27:00Z">
                  <w:r w:rsidR="00634E9B" w:rsidRPr="00BB7730">
                    <w:rPr>
                      <w:rFonts w:ascii="Segoe UI Symbol" w:eastAsia="MS Gothic" w:hAnsi="Segoe UI Symbol" w:cs="Segoe UI Symbol"/>
                      <w:color w:val="0000FF"/>
                      <w:sz w:val="18"/>
                      <w:szCs w:val="18"/>
                      <w:rPrChange w:id="3849" w:author="Xuning Wei12232" w:date="2026-07-27T12:29:00Z">
                        <w:rPr>
                          <w:rFonts w:ascii="Segoe UI Symbol" w:eastAsia="MS Gothic" w:hAnsi="Segoe UI Symbol" w:cs="Segoe UI Symbol"/>
                          <w:color w:val="auto"/>
                          <w:sz w:val="18"/>
                          <w:szCs w:val="18"/>
                        </w:rPr>
                      </w:rPrChange>
                    </w:rPr>
                    <w:t>☒</w:t>
                  </w:r>
                </w:ins>
                <w:customXmlInsRangeStart w:id="3850" w:author="Xuning Wei12232" w:date="2026-07-27T12:27:00Z"/>
              </w:sdtContent>
            </w:sdt>
            <w:customXmlInsRangeEnd w:id="3850"/>
            <w:ins w:id="3851" w:author="Xuning Wei12232" w:date="2026-07-27T12:27:00Z">
              <w:r w:rsidR="00634E9B" w:rsidRPr="00BB7730">
                <w:rPr>
                  <w:rFonts w:ascii="Times New Roman" w:eastAsia="仿宋_GB2312" w:hAnsi="Times New Roman" w:cs="Times New Roman"/>
                  <w:color w:val="0000FF"/>
                  <w:sz w:val="18"/>
                  <w:szCs w:val="18"/>
                  <w:rPrChange w:id="3852"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Change w:id="3853" w:author="He Han" w:date="2026-10-13T13:41:00Z">
              <w:tcPr>
                <w:tcW w:w="260" w:type="pct"/>
                <w:shd w:val="clear" w:color="auto" w:fill="FFFFFF" w:themeFill="background1"/>
                <w:vAlign w:val="center"/>
              </w:tcPr>
            </w:tcPrChange>
          </w:tcPr>
          <w:p w14:paraId="11CC6CE2" w14:textId="77777777" w:rsidR="00634E9B" w:rsidRPr="00BB7730" w:rsidRDefault="003E162E" w:rsidP="00687E70">
            <w:pPr>
              <w:spacing w:line="240" w:lineRule="exact"/>
              <w:contextualSpacing/>
              <w:jc w:val="both"/>
              <w:rPr>
                <w:ins w:id="3854" w:author="Xuning Wei12232" w:date="2026-07-27T12:27:00Z"/>
                <w:rFonts w:ascii="Times New Roman" w:eastAsia="仿宋_GB2312" w:hAnsi="Times New Roman" w:cs="Times New Roman"/>
                <w:color w:val="0000FF"/>
                <w:sz w:val="18"/>
                <w:szCs w:val="18"/>
                <w:rPrChange w:id="3855" w:author="Xuning Wei12232" w:date="2026-07-27T12:29:00Z">
                  <w:rPr>
                    <w:ins w:id="3856" w:author="Xuning Wei12232" w:date="2026-07-27T12:27:00Z"/>
                    <w:rFonts w:ascii="Times New Roman" w:eastAsia="仿宋_GB2312" w:hAnsi="Times New Roman" w:cs="Times New Roman"/>
                    <w:color w:val="auto"/>
                    <w:sz w:val="18"/>
                    <w:szCs w:val="18"/>
                  </w:rPr>
                </w:rPrChange>
              </w:rPr>
            </w:pPr>
            <w:customXmlInsRangeStart w:id="3857" w:author="Xuning Wei12232" w:date="2026-07-27T12:27:00Z"/>
            <w:sdt>
              <w:sdtPr>
                <w:rPr>
                  <w:rFonts w:ascii="Times New Roman" w:eastAsia="仿宋_GB2312" w:hAnsi="Times New Roman" w:cs="Times New Roman"/>
                  <w:color w:val="0000FF"/>
                  <w:sz w:val="18"/>
                  <w:szCs w:val="18"/>
                </w:rPr>
                <w:id w:val="633595392"/>
                <w14:checkbox>
                  <w14:checked w14:val="0"/>
                  <w14:checkedState w14:val="2612" w14:font="MS Gothic"/>
                  <w14:uncheckedState w14:val="2610" w14:font="MS Gothic"/>
                </w14:checkbox>
              </w:sdtPr>
              <w:sdtEndPr/>
              <w:sdtContent>
                <w:customXmlInsRangeEnd w:id="3857"/>
                <w:ins w:id="3858" w:author="Xuning Wei12232" w:date="2026-07-27T12:27:00Z">
                  <w:r w:rsidR="00634E9B" w:rsidRPr="00BB7730">
                    <w:rPr>
                      <w:rFonts w:ascii="Segoe UI Symbol" w:eastAsia="仿宋_GB2312" w:hAnsi="Segoe UI Symbol" w:cs="Segoe UI Symbol"/>
                      <w:color w:val="0000FF"/>
                      <w:sz w:val="18"/>
                      <w:szCs w:val="18"/>
                      <w:rPrChange w:id="3859" w:author="Xuning Wei12232" w:date="2026-07-27T12:29:00Z">
                        <w:rPr>
                          <w:rFonts w:ascii="Segoe UI Symbol" w:eastAsia="仿宋_GB2312" w:hAnsi="Segoe UI Symbol" w:cs="Segoe UI Symbol"/>
                          <w:color w:val="auto"/>
                          <w:sz w:val="18"/>
                          <w:szCs w:val="18"/>
                        </w:rPr>
                      </w:rPrChange>
                    </w:rPr>
                    <w:t>☐</w:t>
                  </w:r>
                </w:ins>
                <w:customXmlInsRangeStart w:id="3860" w:author="Xuning Wei12232" w:date="2026-07-27T12:27:00Z"/>
              </w:sdtContent>
            </w:sdt>
            <w:customXmlInsRangeEnd w:id="3860"/>
            <w:ins w:id="3861" w:author="Xuning Wei12232" w:date="2026-07-27T12:27:00Z">
              <w:r w:rsidR="00634E9B" w:rsidRPr="00BB7730">
                <w:rPr>
                  <w:rFonts w:ascii="Times New Roman" w:eastAsia="仿宋_GB2312" w:hAnsi="Times New Roman" w:cs="Times New Roman"/>
                  <w:color w:val="0000FF"/>
                  <w:sz w:val="18"/>
                  <w:szCs w:val="18"/>
                  <w:rPrChange w:id="3862"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Change w:id="3863" w:author="He Han" w:date="2026-10-13T13:41:00Z">
              <w:tcPr>
                <w:tcW w:w="1145" w:type="pct"/>
                <w:shd w:val="clear" w:color="auto" w:fill="FFFFFF" w:themeFill="background1"/>
                <w:vAlign w:val="center"/>
              </w:tcPr>
            </w:tcPrChange>
          </w:tcPr>
          <w:p w14:paraId="6A79C808" w14:textId="77777777" w:rsidR="00634E9B" w:rsidRPr="00BB7730" w:rsidRDefault="00634E9B" w:rsidP="00687E70">
            <w:pPr>
              <w:spacing w:line="240" w:lineRule="exact"/>
              <w:contextualSpacing/>
              <w:jc w:val="both"/>
              <w:rPr>
                <w:ins w:id="3864" w:author="Xuning Wei12232" w:date="2026-07-27T12:27:00Z"/>
                <w:rFonts w:ascii="Times New Roman" w:eastAsia="仿宋_GB2312" w:hAnsi="Times New Roman" w:cs="Times New Roman"/>
                <w:color w:val="0000FF"/>
                <w:sz w:val="18"/>
                <w:szCs w:val="18"/>
                <w:rPrChange w:id="3865" w:author="Xuning Wei12232" w:date="2026-07-27T12:29:00Z">
                  <w:rPr>
                    <w:ins w:id="3866" w:author="Xuning Wei12232" w:date="2026-07-27T12:27:00Z"/>
                    <w:rFonts w:ascii="Times New Roman" w:eastAsia="仿宋_GB2312" w:hAnsi="Times New Roman" w:cs="Times New Roman"/>
                    <w:color w:val="auto"/>
                    <w:sz w:val="18"/>
                    <w:szCs w:val="18"/>
                  </w:rPr>
                </w:rPrChange>
              </w:rPr>
            </w:pPr>
            <w:ins w:id="3867" w:author="Xuning Wei12232" w:date="2026-07-27T12:27:00Z">
              <w:r w:rsidRPr="00BB7730">
                <w:rPr>
                  <w:rFonts w:ascii="Times New Roman" w:eastAsia="仿宋_GB2312" w:hAnsi="Times New Roman" w:cs="Times New Roman"/>
                  <w:color w:val="0000FF"/>
                  <w:sz w:val="18"/>
                  <w:szCs w:val="18"/>
                  <w:rPrChange w:id="3868" w:author="Xuning Wei12232" w:date="2026-07-27T12:29:00Z">
                    <w:rPr>
                      <w:rFonts w:ascii="Times New Roman" w:eastAsia="仿宋_GB2312" w:hAnsi="Times New Roman" w:cs="Times New Roman"/>
                      <w:color w:val="auto"/>
                      <w:sz w:val="18"/>
                      <w:szCs w:val="18"/>
                    </w:rPr>
                  </w:rPrChange>
                </w:rPr>
                <w:t>N/A</w:t>
              </w:r>
            </w:ins>
          </w:p>
        </w:tc>
      </w:tr>
    </w:tbl>
    <w:p w14:paraId="414E9E2B" w14:textId="2B6922F5" w:rsidR="00634E9B" w:rsidRPr="00BB7730" w:rsidRDefault="00634E9B">
      <w:pPr>
        <w:snapToGrid w:val="0"/>
        <w:spacing w:line="360" w:lineRule="auto"/>
        <w:rPr>
          <w:ins w:id="3869" w:author="Xuning Wei12232" w:date="2026-07-27T12:27:00Z"/>
          <w:rFonts w:ascii="Times New Roman" w:eastAsia="仿宋_GB2312" w:hAnsi="Times New Roman" w:cs="Times New Roman"/>
          <w:color w:val="0000FF"/>
          <w:sz w:val="20"/>
          <w:szCs w:val="20"/>
          <w:lang w:eastAsia="zh-CN"/>
          <w:rPrChange w:id="3870" w:author="Xuning Wei12232" w:date="2026-07-27T12:29:00Z">
            <w:rPr>
              <w:ins w:id="3871" w:author="Xuning Wei12232" w:date="2026-07-27T12:27:00Z"/>
              <w:rFonts w:ascii="Times New Roman" w:eastAsia="仿宋_GB2312" w:hAnsi="Times New Roman" w:cs="Times New Roman"/>
              <w:color w:val="auto"/>
              <w:sz w:val="20"/>
              <w:szCs w:val="20"/>
              <w:lang w:eastAsia="zh-CN"/>
            </w:rPr>
          </w:rPrChange>
        </w:rPr>
        <w:pPrChange w:id="3872" w:author="He Han" w:date="2026-10-21T15:28:00Z">
          <w:pPr>
            <w:snapToGrid w:val="0"/>
          </w:pPr>
        </w:pPrChange>
      </w:pPr>
      <w:ins w:id="3873" w:author="Xuning Wei12232" w:date="2026-07-27T12:27:00Z">
        <w:r w:rsidRPr="00BB7730">
          <w:rPr>
            <w:rFonts w:ascii="Times New Roman" w:eastAsia="仿宋_GB2312" w:hAnsi="Times New Roman" w:cs="Times New Roman"/>
            <w:color w:val="0000FF"/>
            <w:sz w:val="20"/>
            <w:szCs w:val="20"/>
            <w:lang w:eastAsia="zh-CN"/>
            <w:rPrChange w:id="3874" w:author="Xuning Wei12232" w:date="2026-07-27T12:29:00Z">
              <w:rPr>
                <w:rFonts w:ascii="Times New Roman" w:eastAsia="仿宋_GB2312" w:hAnsi="Times New Roman" w:cs="Times New Roman"/>
                <w:color w:val="auto"/>
                <w:sz w:val="20"/>
                <w:szCs w:val="20"/>
                <w:lang w:eastAsia="zh-CN"/>
              </w:rPr>
            </w:rPrChange>
          </w:rPr>
          <w:t>Note: Refers to equipment qualification document SVP-TJ4-392.01-002</w:t>
        </w:r>
      </w:ins>
    </w:p>
    <w:p w14:paraId="0016B07E" w14:textId="6245452B" w:rsidR="00634E9B" w:rsidRPr="00BB7730" w:rsidRDefault="00634E9B">
      <w:pPr>
        <w:pStyle w:val="2"/>
        <w:numPr>
          <w:ilvl w:val="1"/>
          <w:numId w:val="8"/>
        </w:numPr>
        <w:ind w:left="0" w:firstLine="0"/>
        <w:rPr>
          <w:ins w:id="3875" w:author="Xuning Wei12232" w:date="2026-07-27T12:27:00Z"/>
          <w:rFonts w:ascii="Times New Roman" w:hAnsi="Times New Roman" w:cs="Times New Roman"/>
          <w:color w:val="0000FF"/>
          <w:rPrChange w:id="3876" w:author="He Han" w:date="2026-10-19T17:34:00Z">
            <w:rPr>
              <w:ins w:id="3877" w:author="Xuning Wei12232" w:date="2026-07-27T12:27:00Z"/>
              <w:rFonts w:ascii="Times New Roman" w:eastAsia="仿宋_GB2312" w:hAnsi="Times New Roman" w:cs="Times New Roman"/>
              <w:color w:val="auto"/>
            </w:rPr>
          </w:rPrChange>
        </w:rPr>
        <w:pPrChange w:id="3878" w:author="He Han" w:date="2026-10-21T15:30:00Z">
          <w:pPr>
            <w:pStyle w:val="2"/>
          </w:pPr>
        </w:pPrChange>
      </w:pPr>
      <w:bookmarkStart w:id="3879" w:name="_Toc243495699"/>
      <w:ins w:id="3880" w:author="Xuning Wei12232" w:date="2026-07-27T12:27:00Z">
        <w:r w:rsidRPr="00BB7730">
          <w:rPr>
            <w:rFonts w:ascii="Times New Roman" w:hAnsi="Times New Roman" w:cs="Times New Roman"/>
            <w:color w:val="0000FF"/>
            <w:rPrChange w:id="3881" w:author="He Han" w:date="2026-10-19T17:34:00Z">
              <w:rPr>
                <w:rFonts w:ascii="Times New Roman" w:eastAsia="仿宋_GB2312" w:hAnsi="Times New Roman" w:cs="Times New Roman"/>
                <w:color w:val="auto"/>
              </w:rPr>
            </w:rPrChange>
          </w:rPr>
          <w:t>Assessment on function &amp; capacity for Agitator</w:t>
        </w:r>
        <w:bookmarkStart w:id="3882" w:name="_Toc226532510"/>
        <w:r w:rsidRPr="00BB7730">
          <w:rPr>
            <w:rFonts w:ascii="Times New Roman" w:hAnsi="Times New Roman" w:cs="Times New Roman"/>
            <w:color w:val="0000FF"/>
            <w:rPrChange w:id="3883" w:author="He Han" w:date="2026-10-19T17:34:00Z">
              <w:rPr>
                <w:rFonts w:ascii="Times New Roman" w:eastAsia="仿宋_GB2312" w:hAnsi="Times New Roman" w:cs="Times New Roman"/>
                <w:color w:val="auto"/>
              </w:rPr>
            </w:rPrChange>
          </w:rPr>
          <w:t xml:space="preserve"> tank TJ4S-1213-SPS01-AT02</w:t>
        </w:r>
        <w:bookmarkEnd w:id="3879"/>
        <w:bookmarkEnd w:id="3882"/>
      </w:ins>
    </w:p>
    <w:p w14:paraId="017D6F39" w14:textId="77777777" w:rsidR="00634E9B" w:rsidRPr="00BB7730" w:rsidRDefault="00634E9B" w:rsidP="00634E9B">
      <w:pPr>
        <w:spacing w:beforeLines="50" w:before="120" w:after="50" w:line="319" w:lineRule="auto"/>
        <w:ind w:leftChars="134" w:left="281"/>
        <w:contextualSpacing/>
        <w:jc w:val="both"/>
        <w:rPr>
          <w:ins w:id="3884" w:author="Xuning Wei12232" w:date="2026-07-27T12:27:00Z"/>
          <w:rFonts w:ascii="Times New Roman" w:eastAsia="仿宋_GB2312" w:hAnsi="Times New Roman" w:cs="Times New Roman"/>
          <w:color w:val="0000FF"/>
          <w:sz w:val="20"/>
          <w:szCs w:val="20"/>
          <w:rPrChange w:id="3885" w:author="Xuning Wei12232" w:date="2026-07-27T12:29:00Z">
            <w:rPr>
              <w:ins w:id="3886" w:author="Xuning Wei12232" w:date="2026-07-27T12:27:00Z"/>
              <w:rFonts w:ascii="Times New Roman" w:eastAsia="仿宋_GB2312" w:hAnsi="Times New Roman" w:cs="Times New Roman"/>
              <w:color w:val="auto"/>
              <w:sz w:val="20"/>
              <w:szCs w:val="20"/>
            </w:rPr>
          </w:rPrChange>
        </w:rPr>
      </w:pPr>
      <w:ins w:id="3887" w:author="Xuning Wei12232" w:date="2026-07-27T12:27:00Z">
        <w:r w:rsidRPr="00BB7730">
          <w:rPr>
            <w:rFonts w:ascii="Times New Roman" w:eastAsia="仿宋_GB2312" w:hAnsi="Times New Roman" w:cs="Times New Roman"/>
            <w:color w:val="0000FF"/>
            <w:sz w:val="20"/>
            <w:szCs w:val="20"/>
            <w:rPrChange w:id="3888" w:author="Xuning Wei12232" w:date="2026-07-27T12:29:00Z">
              <w:rPr>
                <w:rFonts w:ascii="Times New Roman" w:eastAsia="仿宋_GB2312" w:hAnsi="Times New Roman" w:cs="Times New Roman"/>
                <w:color w:val="auto"/>
                <w:sz w:val="20"/>
                <w:szCs w:val="20"/>
              </w:rPr>
            </w:rPrChange>
          </w:rPr>
          <w:t xml:space="preserve">See </w:t>
        </w:r>
        <w:r w:rsidRPr="00BB7730">
          <w:rPr>
            <w:rFonts w:ascii="Times New Roman" w:eastAsia="仿宋_GB2312" w:hAnsi="Times New Roman" w:cs="Times New Roman"/>
            <w:b/>
            <w:i/>
            <w:color w:val="0000FF"/>
            <w:sz w:val="20"/>
            <w:szCs w:val="20"/>
            <w:rPrChange w:id="3889" w:author="Xuning Wei12232" w:date="2026-07-27T12:29:00Z">
              <w:rPr>
                <w:rFonts w:ascii="Times New Roman" w:eastAsia="仿宋_GB2312" w:hAnsi="Times New Roman" w:cs="Times New Roman"/>
                <w:b/>
                <w:i/>
                <w:color w:val="auto"/>
                <w:sz w:val="20"/>
                <w:szCs w:val="20"/>
              </w:rPr>
            </w:rPrChange>
          </w:rPr>
          <w:t>Table 7</w:t>
        </w:r>
        <w:r w:rsidRPr="00BB7730">
          <w:rPr>
            <w:rFonts w:ascii="Times New Roman" w:eastAsia="仿宋_GB2312" w:hAnsi="Times New Roman" w:cs="Times New Roman"/>
            <w:b/>
            <w:i/>
            <w:color w:val="0000FF"/>
            <w:sz w:val="20"/>
            <w:szCs w:val="20"/>
            <w:lang w:eastAsia="zh-CN"/>
            <w:rPrChange w:id="3890" w:author="Xuning Wei12232" w:date="2026-07-27T12:29:00Z">
              <w:rPr>
                <w:rFonts w:ascii="Times New Roman" w:eastAsia="仿宋_GB2312" w:hAnsi="Times New Roman" w:cs="Times New Roman"/>
                <w:b/>
                <w:i/>
                <w:color w:val="auto"/>
                <w:sz w:val="20"/>
                <w:szCs w:val="20"/>
                <w:lang w:eastAsia="zh-CN"/>
              </w:rPr>
            </w:rPrChange>
          </w:rPr>
          <w:t>-</w:t>
        </w:r>
        <w:r w:rsidRPr="00BB7730">
          <w:rPr>
            <w:rFonts w:ascii="Times New Roman" w:eastAsia="仿宋_GB2312" w:hAnsi="Times New Roman" w:cs="Times New Roman"/>
            <w:b/>
            <w:i/>
            <w:color w:val="0000FF"/>
            <w:sz w:val="20"/>
            <w:szCs w:val="20"/>
            <w:rPrChange w:id="3891" w:author="Xuning Wei12232" w:date="2026-07-27T12:29:00Z">
              <w:rPr>
                <w:rFonts w:ascii="Times New Roman" w:eastAsia="仿宋_GB2312" w:hAnsi="Times New Roman" w:cs="Times New Roman"/>
                <w:b/>
                <w:i/>
                <w:color w:val="auto"/>
                <w:sz w:val="20"/>
                <w:szCs w:val="20"/>
              </w:rPr>
            </w:rPrChange>
          </w:rPr>
          <w:t>3</w:t>
        </w:r>
      </w:ins>
    </w:p>
    <w:p w14:paraId="44209FF2" w14:textId="77777777" w:rsidR="00634E9B" w:rsidRPr="00BB7730" w:rsidRDefault="00634E9B">
      <w:pPr>
        <w:spacing w:line="360" w:lineRule="auto"/>
        <w:jc w:val="center"/>
        <w:rPr>
          <w:ins w:id="3892" w:author="Xuning Wei12232" w:date="2026-07-27T12:27:00Z"/>
          <w:rFonts w:ascii="Times New Roman" w:eastAsia="仿宋_GB2312" w:hAnsi="Times New Roman" w:cs="Times New Roman"/>
          <w:color w:val="0000FF"/>
          <w:sz w:val="20"/>
          <w:szCs w:val="20"/>
          <w:lang w:eastAsia="zh-CN"/>
          <w:rPrChange w:id="3893" w:author="Xuning Wei12232" w:date="2026-07-27T12:29:00Z">
            <w:rPr>
              <w:ins w:id="3894" w:author="Xuning Wei12232" w:date="2026-07-27T12:27:00Z"/>
              <w:rFonts w:ascii="Times New Roman" w:eastAsia="仿宋_GB2312" w:hAnsi="Times New Roman" w:cs="Times New Roman"/>
              <w:color w:val="auto"/>
              <w:sz w:val="20"/>
              <w:szCs w:val="20"/>
              <w:lang w:eastAsia="zh-CN"/>
            </w:rPr>
          </w:rPrChange>
        </w:rPr>
        <w:pPrChange w:id="3895" w:author="He Han" w:date="2026-10-19T17:35:00Z">
          <w:pPr>
            <w:jc w:val="center"/>
          </w:pPr>
        </w:pPrChange>
      </w:pPr>
      <w:ins w:id="3896" w:author="Xuning Wei12232" w:date="2026-07-27T12:27:00Z">
        <w:r w:rsidRPr="00BB7730">
          <w:rPr>
            <w:rFonts w:ascii="Times New Roman" w:eastAsia="仿宋_GB2312" w:hAnsi="Times New Roman" w:cs="Times New Roman"/>
            <w:b/>
            <w:color w:val="0000FF"/>
            <w:sz w:val="20"/>
            <w:szCs w:val="20"/>
            <w:lang w:eastAsia="zh-CN"/>
            <w:rPrChange w:id="3897" w:author="Xuning Wei12232" w:date="2026-07-27T12:29:00Z">
              <w:rPr>
                <w:rFonts w:ascii="Times New Roman" w:eastAsia="仿宋_GB2312" w:hAnsi="Times New Roman" w:cs="Times New Roman"/>
                <w:b/>
                <w:color w:val="auto"/>
                <w:sz w:val="20"/>
                <w:szCs w:val="20"/>
                <w:lang w:eastAsia="zh-CN"/>
              </w:rPr>
            </w:rPrChange>
          </w:rPr>
          <w:t xml:space="preserve">Table 7-3: </w:t>
        </w:r>
        <w:r w:rsidRPr="00BB7730">
          <w:rPr>
            <w:rFonts w:ascii="Times New Roman" w:eastAsia="仿宋_GB2312" w:hAnsi="Times New Roman" w:cs="Times New Roman"/>
            <w:b/>
            <w:color w:val="0000FF"/>
            <w:sz w:val="20"/>
            <w:szCs w:val="20"/>
            <w:rPrChange w:id="3898" w:author="Xuning Wei12232" w:date="2026-07-27T12:29:00Z">
              <w:rPr>
                <w:rFonts w:ascii="Times New Roman" w:eastAsia="仿宋_GB2312" w:hAnsi="Times New Roman" w:cs="Times New Roman"/>
                <w:b/>
                <w:color w:val="auto"/>
                <w:sz w:val="20"/>
                <w:szCs w:val="20"/>
              </w:rPr>
            </w:rPrChange>
          </w:rPr>
          <w:t xml:space="preserve">Equipment Suitability Assessment on Function &amp; Capacity for </w:t>
        </w:r>
        <w:r w:rsidRPr="00BB7730">
          <w:rPr>
            <w:rFonts w:ascii="Times New Roman" w:eastAsia="仿宋_GB2312" w:hAnsi="Times New Roman" w:cs="Times New Roman"/>
            <w:b/>
            <w:color w:val="0000FF"/>
            <w:sz w:val="20"/>
            <w:szCs w:val="20"/>
          </w:rPr>
          <w:t>Agitator</w:t>
        </w:r>
        <w:r w:rsidRPr="00BB7730">
          <w:rPr>
            <w:rFonts w:ascii="Times New Roman" w:eastAsia="仿宋_GB2312" w:hAnsi="Times New Roman" w:cs="Times New Roman"/>
            <w:b/>
            <w:color w:val="0000FF"/>
            <w:sz w:val="20"/>
            <w:szCs w:val="20"/>
            <w:rPrChange w:id="3899" w:author="Xuning Wei12232" w:date="2026-07-27T12:29:00Z">
              <w:rPr>
                <w:rFonts w:ascii="Times New Roman" w:eastAsia="仿宋_GB2312" w:hAnsi="Times New Roman" w:cs="Times New Roman"/>
                <w:b/>
                <w:color w:val="auto"/>
                <w:sz w:val="20"/>
                <w:szCs w:val="20"/>
              </w:rPr>
            </w:rPrChange>
          </w:rPr>
          <w:t xml:space="preserve"> tank TJ4S-1213-SPS01-AT02</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1297"/>
        <w:gridCol w:w="3398"/>
        <w:gridCol w:w="3996"/>
        <w:gridCol w:w="862"/>
        <w:gridCol w:w="864"/>
        <w:gridCol w:w="3398"/>
        <w:tblGridChange w:id="3900">
          <w:tblGrid>
            <w:gridCol w:w="497"/>
            <w:gridCol w:w="1297"/>
            <w:gridCol w:w="3398"/>
            <w:gridCol w:w="3996"/>
            <w:gridCol w:w="862"/>
            <w:gridCol w:w="864"/>
            <w:gridCol w:w="3398"/>
          </w:tblGrid>
        </w:tblGridChange>
      </w:tblGrid>
      <w:tr w:rsidR="00634E9B" w:rsidRPr="00BB7730" w14:paraId="62A4E28D" w14:textId="77777777" w:rsidTr="00CD20E8">
        <w:trPr>
          <w:trHeight w:val="397"/>
          <w:tblHeader/>
          <w:jc w:val="center"/>
          <w:ins w:id="3901" w:author="Xuning Wei12232" w:date="2026-07-27T12:27:00Z"/>
        </w:trPr>
        <w:tc>
          <w:tcPr>
            <w:tcW w:w="174" w:type="pct"/>
            <w:shd w:val="clear" w:color="auto" w:fill="D9D9D9" w:themeFill="background1" w:themeFillShade="D9"/>
            <w:vAlign w:val="center"/>
          </w:tcPr>
          <w:p w14:paraId="32A4DDED" w14:textId="77777777" w:rsidR="00634E9B" w:rsidRPr="00BB7730" w:rsidRDefault="00634E9B" w:rsidP="00CD20E8">
            <w:pPr>
              <w:spacing w:line="240" w:lineRule="exact"/>
              <w:contextualSpacing/>
              <w:jc w:val="center"/>
              <w:rPr>
                <w:ins w:id="3902" w:author="Xuning Wei12232" w:date="2026-07-27T12:27:00Z"/>
                <w:rFonts w:ascii="Times New Roman" w:eastAsia="仿宋_GB2312" w:hAnsi="Times New Roman" w:cs="Times New Roman"/>
                <w:b/>
                <w:color w:val="0000FF"/>
                <w:kern w:val="0"/>
                <w:sz w:val="18"/>
                <w:szCs w:val="18"/>
                <w:rPrChange w:id="3903" w:author="Xuning Wei12232" w:date="2026-07-27T12:29:00Z">
                  <w:rPr>
                    <w:ins w:id="3904" w:author="Xuning Wei12232" w:date="2026-07-27T12:27:00Z"/>
                    <w:rFonts w:ascii="Times New Roman" w:eastAsia="仿宋_GB2312" w:hAnsi="Times New Roman" w:cs="Times New Roman"/>
                    <w:b/>
                    <w:color w:val="auto"/>
                    <w:kern w:val="0"/>
                    <w:sz w:val="18"/>
                    <w:szCs w:val="18"/>
                  </w:rPr>
                </w:rPrChange>
              </w:rPr>
            </w:pPr>
            <w:ins w:id="3905" w:author="Xuning Wei12232" w:date="2026-07-27T12:27:00Z">
              <w:r w:rsidRPr="00BB7730">
                <w:rPr>
                  <w:rFonts w:ascii="Times New Roman" w:eastAsia="仿宋_GB2312" w:hAnsi="Times New Roman" w:cs="Times New Roman"/>
                  <w:b/>
                  <w:color w:val="0000FF"/>
                  <w:kern w:val="0"/>
                  <w:sz w:val="18"/>
                  <w:szCs w:val="18"/>
                  <w:rPrChange w:id="3906" w:author="Xuning Wei12232" w:date="2026-07-27T12:29:00Z">
                    <w:rPr>
                      <w:rFonts w:ascii="Times New Roman" w:eastAsia="仿宋_GB2312" w:hAnsi="Times New Roman" w:cs="Times New Roman"/>
                      <w:b/>
                      <w:color w:val="auto"/>
                      <w:kern w:val="0"/>
                      <w:sz w:val="18"/>
                      <w:szCs w:val="18"/>
                    </w:rPr>
                  </w:rPrChange>
                </w:rPr>
                <w:t>S/N</w:t>
              </w:r>
            </w:ins>
          </w:p>
        </w:tc>
        <w:tc>
          <w:tcPr>
            <w:tcW w:w="1640" w:type="pct"/>
            <w:gridSpan w:val="2"/>
            <w:shd w:val="clear" w:color="auto" w:fill="D9D9D9" w:themeFill="background1" w:themeFillShade="D9"/>
            <w:vAlign w:val="center"/>
          </w:tcPr>
          <w:p w14:paraId="79E28F2E" w14:textId="77777777" w:rsidR="00634E9B" w:rsidRPr="00BB7730" w:rsidRDefault="00634E9B" w:rsidP="00CD20E8">
            <w:pPr>
              <w:spacing w:line="240" w:lineRule="exact"/>
              <w:contextualSpacing/>
              <w:jc w:val="center"/>
              <w:rPr>
                <w:ins w:id="3907" w:author="Xuning Wei12232" w:date="2026-07-27T12:27:00Z"/>
                <w:rFonts w:ascii="Times New Roman" w:eastAsia="仿宋_GB2312" w:hAnsi="Times New Roman" w:cs="Times New Roman"/>
                <w:b/>
                <w:color w:val="0000FF"/>
                <w:kern w:val="0"/>
                <w:sz w:val="18"/>
                <w:szCs w:val="18"/>
                <w:rPrChange w:id="3908" w:author="Xuning Wei12232" w:date="2026-07-27T12:29:00Z">
                  <w:rPr>
                    <w:ins w:id="3909" w:author="Xuning Wei12232" w:date="2026-07-27T12:27:00Z"/>
                    <w:rFonts w:ascii="Times New Roman" w:eastAsia="仿宋_GB2312" w:hAnsi="Times New Roman" w:cs="Times New Roman"/>
                    <w:b/>
                    <w:color w:val="auto"/>
                    <w:kern w:val="0"/>
                    <w:sz w:val="18"/>
                    <w:szCs w:val="18"/>
                  </w:rPr>
                </w:rPrChange>
              </w:rPr>
            </w:pPr>
            <w:ins w:id="3910" w:author="Xuning Wei12232" w:date="2026-07-27T12:27:00Z">
              <w:r w:rsidRPr="00BB7730">
                <w:rPr>
                  <w:rFonts w:ascii="Times New Roman" w:eastAsia="仿宋_GB2312" w:hAnsi="Times New Roman" w:cs="Times New Roman"/>
                  <w:b/>
                  <w:color w:val="0000FF"/>
                  <w:kern w:val="0"/>
                  <w:sz w:val="18"/>
                  <w:szCs w:val="18"/>
                  <w:rPrChange w:id="3911" w:author="Xuning Wei12232" w:date="2026-07-27T12:29:00Z">
                    <w:rPr>
                      <w:rFonts w:ascii="Times New Roman" w:eastAsia="仿宋_GB2312" w:hAnsi="Times New Roman" w:cs="Times New Roman"/>
                      <w:b/>
                      <w:color w:val="auto"/>
                      <w:kern w:val="0"/>
                      <w:sz w:val="18"/>
                      <w:szCs w:val="18"/>
                    </w:rPr>
                  </w:rPrChange>
                </w:rPr>
                <w:t>Process Requirements</w:t>
              </w:r>
            </w:ins>
          </w:p>
        </w:tc>
        <w:tc>
          <w:tcPr>
            <w:tcW w:w="1396" w:type="pct"/>
            <w:shd w:val="clear" w:color="auto" w:fill="D9D9D9" w:themeFill="background1" w:themeFillShade="D9"/>
            <w:vAlign w:val="center"/>
          </w:tcPr>
          <w:p w14:paraId="039BDFDC" w14:textId="77777777" w:rsidR="00634E9B" w:rsidRPr="00BB7730" w:rsidRDefault="00634E9B" w:rsidP="00CD20E8">
            <w:pPr>
              <w:spacing w:line="240" w:lineRule="exact"/>
              <w:contextualSpacing/>
              <w:jc w:val="center"/>
              <w:rPr>
                <w:ins w:id="3912" w:author="Xuning Wei12232" w:date="2026-07-27T12:27:00Z"/>
                <w:rFonts w:ascii="Times New Roman" w:eastAsia="仿宋_GB2312" w:hAnsi="Times New Roman" w:cs="Times New Roman"/>
                <w:b/>
                <w:color w:val="0000FF"/>
                <w:kern w:val="0"/>
                <w:sz w:val="18"/>
                <w:szCs w:val="18"/>
                <w:rPrChange w:id="3913" w:author="Xuning Wei12232" w:date="2026-07-27T12:29:00Z">
                  <w:rPr>
                    <w:ins w:id="3914" w:author="Xuning Wei12232" w:date="2026-07-27T12:27:00Z"/>
                    <w:rFonts w:ascii="Times New Roman" w:eastAsia="仿宋_GB2312" w:hAnsi="Times New Roman" w:cs="Times New Roman"/>
                    <w:b/>
                    <w:color w:val="auto"/>
                    <w:kern w:val="0"/>
                    <w:sz w:val="18"/>
                    <w:szCs w:val="18"/>
                  </w:rPr>
                </w:rPrChange>
              </w:rPr>
            </w:pPr>
            <w:ins w:id="3915" w:author="Xuning Wei12232" w:date="2026-07-27T12:27:00Z">
              <w:r w:rsidRPr="00BB7730">
                <w:rPr>
                  <w:rFonts w:ascii="Times New Roman" w:eastAsia="仿宋_GB2312" w:hAnsi="Times New Roman" w:cs="Times New Roman"/>
                  <w:b/>
                  <w:color w:val="0000FF"/>
                  <w:kern w:val="0"/>
                  <w:sz w:val="18"/>
                  <w:szCs w:val="18"/>
                  <w:rPrChange w:id="3916" w:author="Xuning Wei12232" w:date="2026-07-27T12:29:00Z">
                    <w:rPr>
                      <w:rFonts w:ascii="Times New Roman" w:eastAsia="仿宋_GB2312" w:hAnsi="Times New Roman" w:cs="Times New Roman"/>
                      <w:b/>
                      <w:color w:val="auto"/>
                      <w:kern w:val="0"/>
                      <w:sz w:val="18"/>
                      <w:szCs w:val="18"/>
                    </w:rPr>
                  </w:rPrChange>
                </w:rPr>
                <w:t>Equipment Characteristics</w:t>
              </w:r>
            </w:ins>
          </w:p>
        </w:tc>
        <w:tc>
          <w:tcPr>
            <w:tcW w:w="603" w:type="pct"/>
            <w:gridSpan w:val="2"/>
            <w:shd w:val="clear" w:color="auto" w:fill="D9D9D9" w:themeFill="background1" w:themeFillShade="D9"/>
            <w:vAlign w:val="center"/>
          </w:tcPr>
          <w:p w14:paraId="0DE7B00D" w14:textId="77777777" w:rsidR="00634E9B" w:rsidRPr="00BB7730" w:rsidRDefault="00634E9B" w:rsidP="00CD20E8">
            <w:pPr>
              <w:spacing w:line="240" w:lineRule="exact"/>
              <w:contextualSpacing/>
              <w:jc w:val="center"/>
              <w:rPr>
                <w:ins w:id="3917" w:author="Xuning Wei12232" w:date="2026-07-27T12:27:00Z"/>
                <w:rFonts w:ascii="Times New Roman" w:eastAsia="仿宋_GB2312" w:hAnsi="Times New Roman" w:cs="Times New Roman"/>
                <w:b/>
                <w:color w:val="0000FF"/>
                <w:kern w:val="0"/>
                <w:sz w:val="18"/>
                <w:szCs w:val="18"/>
                <w:rPrChange w:id="3918" w:author="Xuning Wei12232" w:date="2026-07-27T12:29:00Z">
                  <w:rPr>
                    <w:ins w:id="3919" w:author="Xuning Wei12232" w:date="2026-07-27T12:27:00Z"/>
                    <w:rFonts w:ascii="Times New Roman" w:eastAsia="仿宋_GB2312" w:hAnsi="Times New Roman" w:cs="Times New Roman"/>
                    <w:b/>
                    <w:color w:val="auto"/>
                    <w:kern w:val="0"/>
                    <w:sz w:val="18"/>
                    <w:szCs w:val="18"/>
                  </w:rPr>
                </w:rPrChange>
              </w:rPr>
            </w:pPr>
            <w:ins w:id="3920" w:author="Xuning Wei12232" w:date="2026-07-27T12:27:00Z">
              <w:r w:rsidRPr="00BB7730">
                <w:rPr>
                  <w:rFonts w:ascii="Times New Roman" w:eastAsia="仿宋_GB2312" w:hAnsi="Times New Roman" w:cs="Times New Roman"/>
                  <w:b/>
                  <w:color w:val="0000FF"/>
                  <w:kern w:val="0"/>
                  <w:sz w:val="18"/>
                  <w:szCs w:val="18"/>
                  <w:rPrChange w:id="3921" w:author="Xuning Wei12232" w:date="2026-07-27T12:29:00Z">
                    <w:rPr>
                      <w:rFonts w:ascii="Times New Roman" w:eastAsia="仿宋_GB2312" w:hAnsi="Times New Roman" w:cs="Times New Roman"/>
                      <w:b/>
                      <w:color w:val="auto"/>
                      <w:kern w:val="0"/>
                      <w:sz w:val="18"/>
                      <w:szCs w:val="18"/>
                    </w:rPr>
                  </w:rPrChange>
                </w:rPr>
                <w:t>Feasibility</w:t>
              </w:r>
            </w:ins>
          </w:p>
        </w:tc>
        <w:tc>
          <w:tcPr>
            <w:tcW w:w="1187" w:type="pct"/>
            <w:shd w:val="clear" w:color="auto" w:fill="D9D9D9" w:themeFill="background1" w:themeFillShade="D9"/>
            <w:vAlign w:val="center"/>
          </w:tcPr>
          <w:p w14:paraId="0C598DE3" w14:textId="77777777" w:rsidR="00634E9B" w:rsidRPr="00BB7730" w:rsidRDefault="00634E9B" w:rsidP="00CD20E8">
            <w:pPr>
              <w:spacing w:line="240" w:lineRule="exact"/>
              <w:contextualSpacing/>
              <w:jc w:val="center"/>
              <w:rPr>
                <w:ins w:id="3922" w:author="Xuning Wei12232" w:date="2026-07-27T12:27:00Z"/>
                <w:rFonts w:ascii="Times New Roman" w:eastAsia="仿宋_GB2312" w:hAnsi="Times New Roman" w:cs="Times New Roman"/>
                <w:b/>
                <w:color w:val="0000FF"/>
                <w:kern w:val="0"/>
                <w:sz w:val="18"/>
                <w:szCs w:val="18"/>
                <w:rPrChange w:id="3923" w:author="Xuning Wei12232" w:date="2026-07-27T12:29:00Z">
                  <w:rPr>
                    <w:ins w:id="3924" w:author="Xuning Wei12232" w:date="2026-07-27T12:27:00Z"/>
                    <w:rFonts w:ascii="Times New Roman" w:eastAsia="仿宋_GB2312" w:hAnsi="Times New Roman" w:cs="Times New Roman"/>
                    <w:b/>
                    <w:color w:val="auto"/>
                    <w:kern w:val="0"/>
                    <w:sz w:val="18"/>
                    <w:szCs w:val="18"/>
                  </w:rPr>
                </w:rPrChange>
              </w:rPr>
            </w:pPr>
            <w:ins w:id="3925" w:author="Xuning Wei12232" w:date="2026-07-27T12:27:00Z">
              <w:r w:rsidRPr="00BB7730">
                <w:rPr>
                  <w:rFonts w:ascii="Times New Roman" w:eastAsia="仿宋_GB2312" w:hAnsi="Times New Roman" w:cs="Times New Roman"/>
                  <w:b/>
                  <w:color w:val="0000FF"/>
                  <w:kern w:val="0"/>
                  <w:sz w:val="18"/>
                  <w:szCs w:val="18"/>
                  <w:rPrChange w:id="3926" w:author="Xuning Wei12232" w:date="2026-07-27T12:29:00Z">
                    <w:rPr>
                      <w:rFonts w:ascii="Times New Roman" w:eastAsia="仿宋_GB2312" w:hAnsi="Times New Roman" w:cs="Times New Roman"/>
                      <w:b/>
                      <w:color w:val="auto"/>
                      <w:kern w:val="0"/>
                      <w:sz w:val="18"/>
                      <w:szCs w:val="18"/>
                    </w:rPr>
                  </w:rPrChange>
                </w:rPr>
                <w:t>Justifications</w:t>
              </w:r>
            </w:ins>
          </w:p>
        </w:tc>
      </w:tr>
      <w:tr w:rsidR="00634E9B" w:rsidRPr="00BB7730" w14:paraId="50312AAD" w14:textId="77777777" w:rsidTr="00CD20E8">
        <w:trPr>
          <w:trHeight w:val="397"/>
          <w:jc w:val="center"/>
          <w:ins w:id="3927" w:author="Xuning Wei12232" w:date="2026-07-27T12:27:00Z"/>
        </w:trPr>
        <w:tc>
          <w:tcPr>
            <w:tcW w:w="174" w:type="pct"/>
            <w:shd w:val="clear" w:color="auto" w:fill="FFFFFF" w:themeFill="background1"/>
            <w:vAlign w:val="center"/>
          </w:tcPr>
          <w:p w14:paraId="6A94380D" w14:textId="77777777" w:rsidR="00634E9B" w:rsidRPr="00BB7730" w:rsidRDefault="00634E9B" w:rsidP="00CD20E8">
            <w:pPr>
              <w:spacing w:line="240" w:lineRule="exact"/>
              <w:contextualSpacing/>
              <w:jc w:val="center"/>
              <w:rPr>
                <w:ins w:id="3928" w:author="Xuning Wei12232" w:date="2026-07-27T12:27:00Z"/>
                <w:rFonts w:ascii="Times New Roman" w:eastAsia="仿宋_GB2312" w:hAnsi="Times New Roman" w:cs="Times New Roman"/>
                <w:color w:val="0000FF"/>
                <w:kern w:val="0"/>
                <w:sz w:val="18"/>
                <w:szCs w:val="18"/>
                <w:rPrChange w:id="3929" w:author="Xuning Wei12232" w:date="2026-07-27T12:29:00Z">
                  <w:rPr>
                    <w:ins w:id="3930" w:author="Xuning Wei12232" w:date="2026-07-27T12:27:00Z"/>
                    <w:rFonts w:ascii="Times New Roman" w:eastAsia="仿宋_GB2312" w:hAnsi="Times New Roman" w:cs="Times New Roman"/>
                    <w:color w:val="auto"/>
                    <w:kern w:val="0"/>
                    <w:sz w:val="18"/>
                    <w:szCs w:val="18"/>
                  </w:rPr>
                </w:rPrChange>
              </w:rPr>
            </w:pPr>
            <w:ins w:id="3931" w:author="Xuning Wei12232" w:date="2026-07-27T12:27:00Z">
              <w:r w:rsidRPr="00BB7730">
                <w:rPr>
                  <w:rFonts w:ascii="Times New Roman" w:eastAsia="仿宋_GB2312" w:hAnsi="Times New Roman" w:cs="Times New Roman"/>
                  <w:color w:val="0000FF"/>
                  <w:kern w:val="0"/>
                  <w:sz w:val="18"/>
                  <w:szCs w:val="18"/>
                  <w:rPrChange w:id="3932" w:author="Xuning Wei12232" w:date="2026-07-27T12:29:00Z">
                    <w:rPr>
                      <w:rFonts w:ascii="Times New Roman" w:eastAsia="仿宋_GB2312" w:hAnsi="Times New Roman" w:cs="Times New Roman"/>
                      <w:color w:val="auto"/>
                      <w:kern w:val="0"/>
                      <w:sz w:val="18"/>
                      <w:szCs w:val="18"/>
                    </w:rPr>
                  </w:rPrChange>
                </w:rPr>
                <w:t>1</w:t>
              </w:r>
            </w:ins>
          </w:p>
        </w:tc>
        <w:tc>
          <w:tcPr>
            <w:tcW w:w="453" w:type="pct"/>
            <w:shd w:val="clear" w:color="auto" w:fill="FFFFFF" w:themeFill="background1"/>
            <w:vAlign w:val="center"/>
          </w:tcPr>
          <w:p w14:paraId="53373C17" w14:textId="77777777" w:rsidR="00634E9B" w:rsidRPr="00BB7730" w:rsidRDefault="00634E9B" w:rsidP="00CD20E8">
            <w:pPr>
              <w:spacing w:line="240" w:lineRule="exact"/>
              <w:contextualSpacing/>
              <w:rPr>
                <w:ins w:id="3933" w:author="Xuning Wei12232" w:date="2026-07-27T12:27:00Z"/>
                <w:rFonts w:ascii="Times New Roman" w:eastAsia="仿宋_GB2312" w:hAnsi="Times New Roman" w:cs="Times New Roman"/>
                <w:color w:val="0000FF"/>
                <w:sz w:val="18"/>
                <w:szCs w:val="18"/>
                <w:rPrChange w:id="3934" w:author="Xuning Wei12232" w:date="2026-07-27T12:29:00Z">
                  <w:rPr>
                    <w:ins w:id="3935" w:author="Xuning Wei12232" w:date="2026-07-27T12:27:00Z"/>
                    <w:rFonts w:ascii="Times New Roman" w:eastAsia="仿宋_GB2312" w:hAnsi="Times New Roman" w:cs="Times New Roman"/>
                    <w:color w:val="auto"/>
                    <w:sz w:val="18"/>
                    <w:szCs w:val="18"/>
                  </w:rPr>
                </w:rPrChange>
              </w:rPr>
            </w:pPr>
            <w:ins w:id="3936" w:author="Xuning Wei12232" w:date="2026-07-27T12:27:00Z">
              <w:r w:rsidRPr="00BB7730">
                <w:rPr>
                  <w:rFonts w:ascii="Times New Roman" w:eastAsia="仿宋_GB2312" w:hAnsi="Times New Roman" w:cs="Times New Roman"/>
                  <w:color w:val="0000FF"/>
                  <w:sz w:val="18"/>
                  <w:szCs w:val="18"/>
                  <w:rPrChange w:id="3937" w:author="Xuning Wei12232" w:date="2026-07-27T12:29:00Z">
                    <w:rPr>
                      <w:rFonts w:ascii="Times New Roman" w:eastAsia="仿宋_GB2312" w:hAnsi="Times New Roman" w:cs="Times New Roman"/>
                      <w:color w:val="auto"/>
                      <w:sz w:val="18"/>
                      <w:szCs w:val="18"/>
                    </w:rPr>
                  </w:rPrChange>
                </w:rPr>
                <w:t>Operations</w:t>
              </w:r>
            </w:ins>
          </w:p>
        </w:tc>
        <w:tc>
          <w:tcPr>
            <w:tcW w:w="1187" w:type="pct"/>
            <w:shd w:val="clear" w:color="auto" w:fill="FFFFFF" w:themeFill="background1"/>
            <w:vAlign w:val="center"/>
          </w:tcPr>
          <w:p w14:paraId="09091161" w14:textId="77777777" w:rsidR="00634E9B" w:rsidRPr="00BB7730" w:rsidRDefault="00634E9B" w:rsidP="00CD20E8">
            <w:pPr>
              <w:spacing w:line="240" w:lineRule="exact"/>
              <w:contextualSpacing/>
              <w:jc w:val="both"/>
              <w:rPr>
                <w:ins w:id="3938" w:author="Xuning Wei12232" w:date="2026-07-27T12:27:00Z"/>
                <w:rFonts w:ascii="Times New Roman" w:eastAsia="仿宋_GB2312" w:hAnsi="Times New Roman" w:cs="Times New Roman"/>
                <w:color w:val="0000FF"/>
                <w:sz w:val="18"/>
                <w:szCs w:val="18"/>
                <w:rPrChange w:id="3939" w:author="Xuning Wei12232" w:date="2026-07-27T12:29:00Z">
                  <w:rPr>
                    <w:ins w:id="3940" w:author="Xuning Wei12232" w:date="2026-07-27T12:27:00Z"/>
                    <w:rFonts w:ascii="Times New Roman" w:eastAsia="仿宋_GB2312" w:hAnsi="Times New Roman" w:cs="Times New Roman"/>
                    <w:color w:val="auto"/>
                    <w:sz w:val="18"/>
                    <w:szCs w:val="18"/>
                  </w:rPr>
                </w:rPrChange>
              </w:rPr>
            </w:pPr>
            <w:ins w:id="3941" w:author="Xuning Wei12232" w:date="2026-07-27T12:27:00Z">
              <w:r w:rsidRPr="00BB7730">
                <w:rPr>
                  <w:rFonts w:ascii="Times New Roman" w:eastAsia="仿宋_GB2312" w:hAnsi="Times New Roman" w:cs="Times New Roman"/>
                  <w:color w:val="0000FF"/>
                  <w:sz w:val="18"/>
                  <w:szCs w:val="18"/>
                  <w:rPrChange w:id="3942" w:author="Xuning Wei12232" w:date="2026-07-27T12:29:00Z">
                    <w:rPr>
                      <w:rFonts w:ascii="Times New Roman" w:eastAsia="仿宋_GB2312" w:hAnsi="Times New Roman" w:cs="Times New Roman"/>
                      <w:color w:val="auto"/>
                      <w:sz w:val="18"/>
                      <w:szCs w:val="18"/>
                    </w:rPr>
                  </w:rPrChange>
                </w:rPr>
                <w:t>Stirring, solvent addition (bulk), internal temperature control, transfer to downstream reactor</w:t>
              </w:r>
            </w:ins>
          </w:p>
        </w:tc>
        <w:tc>
          <w:tcPr>
            <w:tcW w:w="1396" w:type="pct"/>
            <w:shd w:val="clear" w:color="auto" w:fill="FFFFFF" w:themeFill="background1"/>
            <w:vAlign w:val="center"/>
          </w:tcPr>
          <w:p w14:paraId="3BEC739B" w14:textId="77777777" w:rsidR="00634E9B" w:rsidRPr="00BB7730" w:rsidRDefault="00634E9B" w:rsidP="00CD20E8">
            <w:pPr>
              <w:spacing w:line="240" w:lineRule="exact"/>
              <w:contextualSpacing/>
              <w:jc w:val="both"/>
              <w:rPr>
                <w:ins w:id="3943" w:author="Xuning Wei12232" w:date="2026-07-27T12:27:00Z"/>
                <w:rFonts w:ascii="Times New Roman" w:eastAsia="仿宋_GB2312" w:hAnsi="Times New Roman" w:cs="Times New Roman"/>
                <w:color w:val="0000FF"/>
                <w:sz w:val="18"/>
                <w:szCs w:val="18"/>
                <w:rPrChange w:id="3944" w:author="Xuning Wei12232" w:date="2026-07-27T12:29:00Z">
                  <w:rPr>
                    <w:ins w:id="3945" w:author="Xuning Wei12232" w:date="2026-07-27T12:27:00Z"/>
                    <w:rFonts w:ascii="Times New Roman" w:eastAsia="仿宋_GB2312" w:hAnsi="Times New Roman" w:cs="Times New Roman"/>
                    <w:color w:val="auto"/>
                    <w:sz w:val="18"/>
                    <w:szCs w:val="18"/>
                  </w:rPr>
                </w:rPrChange>
              </w:rPr>
            </w:pPr>
            <w:ins w:id="3946" w:author="Xuning Wei12232" w:date="2026-07-27T12:27:00Z">
              <w:r w:rsidRPr="00BB7730">
                <w:rPr>
                  <w:rFonts w:ascii="Times New Roman" w:eastAsia="仿宋_GB2312" w:hAnsi="Times New Roman" w:cs="Times New Roman"/>
                  <w:color w:val="0000FF"/>
                  <w:sz w:val="18"/>
                  <w:szCs w:val="18"/>
                </w:rPr>
                <w:t>Agitator</w:t>
              </w:r>
              <w:r w:rsidRPr="00BB7730">
                <w:rPr>
                  <w:rFonts w:ascii="Times New Roman" w:eastAsia="仿宋_GB2312" w:hAnsi="Times New Roman" w:cs="Times New Roman"/>
                  <w:color w:val="0000FF"/>
                  <w:sz w:val="18"/>
                  <w:szCs w:val="18"/>
                  <w:rPrChange w:id="3947" w:author="Xuning Wei12232" w:date="2026-07-27T12:29:00Z">
                    <w:rPr>
                      <w:rFonts w:ascii="Times New Roman" w:eastAsia="仿宋_GB2312" w:hAnsi="Times New Roman" w:cs="Times New Roman"/>
                      <w:color w:val="auto"/>
                      <w:sz w:val="18"/>
                      <w:szCs w:val="18"/>
                    </w:rPr>
                  </w:rPrChange>
                </w:rPr>
                <w:t xml:space="preserve"> tank has the functions of Stirring, solvent addition (bulk), internal temperature control, and transfer to downstream reactor</w:t>
              </w:r>
            </w:ins>
          </w:p>
        </w:tc>
        <w:tc>
          <w:tcPr>
            <w:tcW w:w="301" w:type="pct"/>
            <w:shd w:val="clear" w:color="auto" w:fill="FFFFFF" w:themeFill="background1"/>
            <w:vAlign w:val="center"/>
          </w:tcPr>
          <w:p w14:paraId="791BD214" w14:textId="77777777" w:rsidR="00634E9B" w:rsidRPr="00BB7730" w:rsidRDefault="003E162E" w:rsidP="00CD20E8">
            <w:pPr>
              <w:spacing w:line="240" w:lineRule="exact"/>
              <w:contextualSpacing/>
              <w:jc w:val="both"/>
              <w:rPr>
                <w:ins w:id="3948" w:author="Xuning Wei12232" w:date="2026-07-27T12:27:00Z"/>
                <w:rFonts w:ascii="Times New Roman" w:eastAsia="仿宋_GB2312" w:hAnsi="Times New Roman" w:cs="Times New Roman"/>
                <w:color w:val="0000FF"/>
                <w:sz w:val="18"/>
                <w:szCs w:val="18"/>
                <w:rPrChange w:id="3949" w:author="Xuning Wei12232" w:date="2026-07-27T12:29:00Z">
                  <w:rPr>
                    <w:ins w:id="3950" w:author="Xuning Wei12232" w:date="2026-07-27T12:27:00Z"/>
                    <w:rFonts w:ascii="Times New Roman" w:eastAsia="仿宋_GB2312" w:hAnsi="Times New Roman" w:cs="Times New Roman"/>
                    <w:color w:val="auto"/>
                    <w:sz w:val="18"/>
                    <w:szCs w:val="18"/>
                  </w:rPr>
                </w:rPrChange>
              </w:rPr>
            </w:pPr>
            <w:customXmlInsRangeStart w:id="3951" w:author="Xuning Wei12232" w:date="2026-07-27T12:27:00Z"/>
            <w:sdt>
              <w:sdtPr>
                <w:rPr>
                  <w:rFonts w:ascii="Times New Roman" w:eastAsia="仿宋_GB2312" w:hAnsi="Times New Roman" w:cs="Times New Roman"/>
                  <w:color w:val="0000FF"/>
                  <w:sz w:val="18"/>
                  <w:szCs w:val="18"/>
                </w:rPr>
                <w:id w:val="61458113"/>
                <w14:checkbox>
                  <w14:checked w14:val="1"/>
                  <w14:checkedState w14:val="2612" w14:font="MS Gothic"/>
                  <w14:uncheckedState w14:val="2610" w14:font="MS Gothic"/>
                </w14:checkbox>
              </w:sdtPr>
              <w:sdtEndPr/>
              <w:sdtContent>
                <w:customXmlInsRangeEnd w:id="3951"/>
                <w:ins w:id="3952" w:author="Xuning Wei12232" w:date="2026-07-27T12:27:00Z">
                  <w:r w:rsidR="00634E9B" w:rsidRPr="00BB7730">
                    <w:rPr>
                      <w:rFonts w:ascii="Segoe UI Symbol" w:eastAsia="MS Gothic" w:hAnsi="Segoe UI Symbol" w:cs="Segoe UI Symbol"/>
                      <w:color w:val="0000FF"/>
                      <w:sz w:val="18"/>
                      <w:szCs w:val="18"/>
                      <w:rPrChange w:id="3953" w:author="Xuning Wei12232" w:date="2026-07-27T12:29:00Z">
                        <w:rPr>
                          <w:rFonts w:ascii="Segoe UI Symbol" w:eastAsia="MS Gothic" w:hAnsi="Segoe UI Symbol" w:cs="Segoe UI Symbol"/>
                          <w:color w:val="auto"/>
                          <w:sz w:val="18"/>
                          <w:szCs w:val="18"/>
                        </w:rPr>
                      </w:rPrChange>
                    </w:rPr>
                    <w:t>☒</w:t>
                  </w:r>
                </w:ins>
                <w:customXmlInsRangeStart w:id="3954" w:author="Xuning Wei12232" w:date="2026-07-27T12:27:00Z"/>
              </w:sdtContent>
            </w:sdt>
            <w:customXmlInsRangeEnd w:id="3954"/>
            <w:ins w:id="3955" w:author="Xuning Wei12232" w:date="2026-07-27T12:27:00Z">
              <w:r w:rsidR="00634E9B" w:rsidRPr="00BB7730">
                <w:rPr>
                  <w:rFonts w:ascii="Times New Roman" w:eastAsia="仿宋_GB2312" w:hAnsi="Times New Roman" w:cs="Times New Roman"/>
                  <w:color w:val="0000FF"/>
                  <w:sz w:val="18"/>
                  <w:szCs w:val="18"/>
                  <w:rPrChange w:id="3956" w:author="Xuning Wei12232" w:date="2026-07-27T12:29:00Z">
                    <w:rPr>
                      <w:rFonts w:ascii="Times New Roman" w:eastAsia="仿宋_GB2312" w:hAnsi="Times New Roman" w:cs="Times New Roman"/>
                      <w:color w:val="auto"/>
                      <w:sz w:val="18"/>
                      <w:szCs w:val="18"/>
                    </w:rPr>
                  </w:rPrChange>
                </w:rPr>
                <w:t>Yes</w:t>
              </w:r>
            </w:ins>
          </w:p>
        </w:tc>
        <w:tc>
          <w:tcPr>
            <w:tcW w:w="302" w:type="pct"/>
            <w:shd w:val="clear" w:color="auto" w:fill="FFFFFF" w:themeFill="background1"/>
            <w:vAlign w:val="center"/>
          </w:tcPr>
          <w:p w14:paraId="3B574220" w14:textId="77777777" w:rsidR="00634E9B" w:rsidRPr="00BB7730" w:rsidRDefault="003E162E" w:rsidP="00CD20E8">
            <w:pPr>
              <w:spacing w:line="240" w:lineRule="exact"/>
              <w:contextualSpacing/>
              <w:jc w:val="both"/>
              <w:rPr>
                <w:ins w:id="3957" w:author="Xuning Wei12232" w:date="2026-07-27T12:27:00Z"/>
                <w:rFonts w:ascii="Times New Roman" w:eastAsia="仿宋_GB2312" w:hAnsi="Times New Roman" w:cs="Times New Roman"/>
                <w:color w:val="0000FF"/>
                <w:sz w:val="18"/>
                <w:szCs w:val="18"/>
                <w:rPrChange w:id="3958" w:author="Xuning Wei12232" w:date="2026-07-27T12:29:00Z">
                  <w:rPr>
                    <w:ins w:id="3959" w:author="Xuning Wei12232" w:date="2026-07-27T12:27:00Z"/>
                    <w:rFonts w:ascii="Times New Roman" w:eastAsia="仿宋_GB2312" w:hAnsi="Times New Roman" w:cs="Times New Roman"/>
                    <w:color w:val="auto"/>
                    <w:sz w:val="18"/>
                    <w:szCs w:val="18"/>
                  </w:rPr>
                </w:rPrChange>
              </w:rPr>
            </w:pPr>
            <w:customXmlInsRangeStart w:id="3960" w:author="Xuning Wei12232" w:date="2026-07-27T12:27:00Z"/>
            <w:sdt>
              <w:sdtPr>
                <w:rPr>
                  <w:rFonts w:ascii="Times New Roman" w:eastAsia="仿宋_GB2312" w:hAnsi="Times New Roman" w:cs="Times New Roman"/>
                  <w:color w:val="0000FF"/>
                  <w:sz w:val="18"/>
                  <w:szCs w:val="18"/>
                </w:rPr>
                <w:id w:val="1226647423"/>
                <w14:checkbox>
                  <w14:checked w14:val="0"/>
                  <w14:checkedState w14:val="2612" w14:font="MS Gothic"/>
                  <w14:uncheckedState w14:val="2610" w14:font="MS Gothic"/>
                </w14:checkbox>
              </w:sdtPr>
              <w:sdtEndPr/>
              <w:sdtContent>
                <w:customXmlInsRangeEnd w:id="3960"/>
                <w:ins w:id="3961" w:author="Xuning Wei12232" w:date="2026-07-27T12:27:00Z">
                  <w:r w:rsidR="00634E9B" w:rsidRPr="00BB7730">
                    <w:rPr>
                      <w:rFonts w:ascii="Segoe UI Symbol" w:eastAsia="仿宋_GB2312" w:hAnsi="Segoe UI Symbol" w:cs="Segoe UI Symbol"/>
                      <w:color w:val="0000FF"/>
                      <w:sz w:val="18"/>
                      <w:szCs w:val="18"/>
                      <w:rPrChange w:id="3962" w:author="Xuning Wei12232" w:date="2026-07-27T12:29:00Z">
                        <w:rPr>
                          <w:rFonts w:ascii="Segoe UI Symbol" w:eastAsia="仿宋_GB2312" w:hAnsi="Segoe UI Symbol" w:cs="Segoe UI Symbol"/>
                          <w:color w:val="auto"/>
                          <w:sz w:val="18"/>
                          <w:szCs w:val="18"/>
                        </w:rPr>
                      </w:rPrChange>
                    </w:rPr>
                    <w:t>☐</w:t>
                  </w:r>
                </w:ins>
                <w:customXmlInsRangeStart w:id="3963" w:author="Xuning Wei12232" w:date="2026-07-27T12:27:00Z"/>
              </w:sdtContent>
            </w:sdt>
            <w:customXmlInsRangeEnd w:id="3963"/>
            <w:ins w:id="3964" w:author="Xuning Wei12232" w:date="2026-07-27T12:27:00Z">
              <w:r w:rsidR="00634E9B" w:rsidRPr="00BB7730">
                <w:rPr>
                  <w:rFonts w:ascii="Times New Roman" w:eastAsia="仿宋_GB2312" w:hAnsi="Times New Roman" w:cs="Times New Roman"/>
                  <w:color w:val="0000FF"/>
                  <w:sz w:val="18"/>
                  <w:szCs w:val="18"/>
                  <w:rPrChange w:id="3965" w:author="Xuning Wei12232" w:date="2026-07-27T12:29:00Z">
                    <w:rPr>
                      <w:rFonts w:ascii="Times New Roman" w:eastAsia="仿宋_GB2312" w:hAnsi="Times New Roman" w:cs="Times New Roman"/>
                      <w:color w:val="auto"/>
                      <w:sz w:val="18"/>
                      <w:szCs w:val="18"/>
                    </w:rPr>
                  </w:rPrChange>
                </w:rPr>
                <w:t xml:space="preserve"> No</w:t>
              </w:r>
            </w:ins>
          </w:p>
        </w:tc>
        <w:tc>
          <w:tcPr>
            <w:tcW w:w="1187" w:type="pct"/>
            <w:shd w:val="clear" w:color="auto" w:fill="FFFFFF" w:themeFill="background1"/>
            <w:vAlign w:val="center"/>
          </w:tcPr>
          <w:p w14:paraId="1D909F04" w14:textId="77777777" w:rsidR="00634E9B" w:rsidRPr="00BB7730" w:rsidRDefault="00634E9B" w:rsidP="00CD20E8">
            <w:pPr>
              <w:spacing w:line="240" w:lineRule="exact"/>
              <w:contextualSpacing/>
              <w:jc w:val="both"/>
              <w:rPr>
                <w:ins w:id="3966" w:author="Xuning Wei12232" w:date="2026-07-27T12:27:00Z"/>
                <w:rFonts w:ascii="Times New Roman" w:eastAsia="仿宋_GB2312" w:hAnsi="Times New Roman" w:cs="Times New Roman"/>
                <w:color w:val="0000FF"/>
                <w:sz w:val="18"/>
                <w:szCs w:val="18"/>
                <w:rPrChange w:id="3967" w:author="Xuning Wei12232" w:date="2026-07-27T12:29:00Z">
                  <w:rPr>
                    <w:ins w:id="3968" w:author="Xuning Wei12232" w:date="2026-07-27T12:27:00Z"/>
                    <w:rFonts w:ascii="Times New Roman" w:eastAsia="仿宋_GB2312" w:hAnsi="Times New Roman" w:cs="Times New Roman"/>
                    <w:color w:val="auto"/>
                    <w:sz w:val="18"/>
                    <w:szCs w:val="18"/>
                  </w:rPr>
                </w:rPrChange>
              </w:rPr>
            </w:pPr>
            <w:ins w:id="3969" w:author="Xuning Wei12232" w:date="2026-07-27T12:27:00Z">
              <w:r w:rsidRPr="00BB7730">
                <w:rPr>
                  <w:rFonts w:ascii="Times New Roman" w:eastAsia="仿宋_GB2312" w:hAnsi="Times New Roman" w:cs="Times New Roman"/>
                  <w:color w:val="0000FF"/>
                  <w:sz w:val="18"/>
                  <w:szCs w:val="18"/>
                  <w:rPrChange w:id="3970" w:author="Xuning Wei12232" w:date="2026-07-27T12:29:00Z">
                    <w:rPr>
                      <w:rFonts w:ascii="Times New Roman" w:eastAsia="仿宋_GB2312" w:hAnsi="Times New Roman" w:cs="Times New Roman"/>
                      <w:color w:val="auto"/>
                      <w:sz w:val="18"/>
                      <w:szCs w:val="18"/>
                    </w:rPr>
                  </w:rPrChange>
                </w:rPr>
                <w:t xml:space="preserve">N/A </w:t>
              </w:r>
            </w:ins>
          </w:p>
        </w:tc>
      </w:tr>
      <w:tr w:rsidR="00634E9B" w:rsidRPr="00BB7730" w14:paraId="18C9717B" w14:textId="77777777" w:rsidTr="00737AE5">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971" w:author="He Han" w:date="2026-10-13T13:41:00Z">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97"/>
          <w:jc w:val="center"/>
          <w:ins w:id="3972" w:author="Xuning Wei12232" w:date="2026-07-27T12:27:00Z"/>
          <w:trPrChange w:id="3973" w:author="He Han" w:date="2026-10-13T13:41:00Z">
            <w:trPr>
              <w:trHeight w:val="397"/>
              <w:jc w:val="center"/>
            </w:trPr>
          </w:trPrChange>
        </w:trPr>
        <w:tc>
          <w:tcPr>
            <w:tcW w:w="174" w:type="pct"/>
            <w:shd w:val="clear" w:color="auto" w:fill="FFFFFF" w:themeFill="background1"/>
            <w:vAlign w:val="center"/>
            <w:tcPrChange w:id="3974" w:author="He Han" w:date="2026-10-13T13:41:00Z">
              <w:tcPr>
                <w:tcW w:w="174" w:type="pct"/>
                <w:shd w:val="clear" w:color="auto" w:fill="FFFFFF" w:themeFill="background1"/>
                <w:vAlign w:val="center"/>
              </w:tcPr>
            </w:tcPrChange>
          </w:tcPr>
          <w:p w14:paraId="093F20F8" w14:textId="77777777" w:rsidR="00634E9B" w:rsidRPr="00BB7730" w:rsidRDefault="00634E9B" w:rsidP="00CD20E8">
            <w:pPr>
              <w:spacing w:line="240" w:lineRule="exact"/>
              <w:contextualSpacing/>
              <w:jc w:val="center"/>
              <w:rPr>
                <w:ins w:id="3975" w:author="Xuning Wei12232" w:date="2026-07-27T12:27:00Z"/>
                <w:rFonts w:ascii="Times New Roman" w:eastAsia="仿宋_GB2312" w:hAnsi="Times New Roman" w:cs="Times New Roman"/>
                <w:color w:val="0000FF"/>
                <w:kern w:val="0"/>
                <w:sz w:val="18"/>
                <w:szCs w:val="18"/>
                <w:lang w:eastAsia="zh-CN"/>
                <w:rPrChange w:id="3976" w:author="Xuning Wei12232" w:date="2026-07-27T12:29:00Z">
                  <w:rPr>
                    <w:ins w:id="3977" w:author="Xuning Wei12232" w:date="2026-07-27T12:27:00Z"/>
                    <w:rFonts w:ascii="Times New Roman" w:eastAsia="仿宋_GB2312" w:hAnsi="Times New Roman" w:cs="Times New Roman"/>
                    <w:color w:val="auto"/>
                    <w:kern w:val="0"/>
                    <w:sz w:val="18"/>
                    <w:szCs w:val="18"/>
                    <w:lang w:eastAsia="zh-CN"/>
                  </w:rPr>
                </w:rPrChange>
              </w:rPr>
            </w:pPr>
            <w:ins w:id="3978" w:author="Xuning Wei12232" w:date="2026-07-27T12:27:00Z">
              <w:r w:rsidRPr="00BB7730">
                <w:rPr>
                  <w:rFonts w:ascii="Times New Roman" w:eastAsia="仿宋_GB2312" w:hAnsi="Times New Roman" w:cs="Times New Roman"/>
                  <w:color w:val="0000FF"/>
                  <w:kern w:val="0"/>
                  <w:sz w:val="18"/>
                  <w:szCs w:val="18"/>
                  <w:lang w:eastAsia="zh-CN"/>
                  <w:rPrChange w:id="3979" w:author="Xuning Wei12232" w:date="2026-07-27T12:29:00Z">
                    <w:rPr>
                      <w:rFonts w:ascii="Times New Roman" w:eastAsia="仿宋_GB2312" w:hAnsi="Times New Roman" w:cs="Times New Roman"/>
                      <w:color w:val="auto"/>
                      <w:kern w:val="0"/>
                      <w:sz w:val="18"/>
                      <w:szCs w:val="18"/>
                      <w:lang w:eastAsia="zh-CN"/>
                    </w:rPr>
                  </w:rPrChange>
                </w:rPr>
                <w:t>2</w:t>
              </w:r>
            </w:ins>
          </w:p>
        </w:tc>
        <w:tc>
          <w:tcPr>
            <w:tcW w:w="453" w:type="pct"/>
            <w:shd w:val="clear" w:color="auto" w:fill="FFFFFF" w:themeFill="background1"/>
            <w:vAlign w:val="center"/>
            <w:tcPrChange w:id="3980" w:author="He Han" w:date="2026-10-13T13:41:00Z">
              <w:tcPr>
                <w:tcW w:w="453" w:type="pct"/>
                <w:shd w:val="clear" w:color="auto" w:fill="FFFFFF" w:themeFill="background1"/>
                <w:vAlign w:val="center"/>
              </w:tcPr>
            </w:tcPrChange>
          </w:tcPr>
          <w:p w14:paraId="55E06FB5" w14:textId="77777777" w:rsidR="00634E9B" w:rsidRPr="00BB7730" w:rsidRDefault="00634E9B" w:rsidP="00CD20E8">
            <w:pPr>
              <w:spacing w:line="240" w:lineRule="exact"/>
              <w:contextualSpacing/>
              <w:rPr>
                <w:ins w:id="3981" w:author="Xuning Wei12232" w:date="2026-07-27T12:27:00Z"/>
                <w:rFonts w:ascii="Times New Roman" w:eastAsia="仿宋_GB2312" w:hAnsi="Times New Roman" w:cs="Times New Roman"/>
                <w:color w:val="0000FF"/>
                <w:sz w:val="18"/>
                <w:szCs w:val="18"/>
                <w:rPrChange w:id="3982" w:author="Xuning Wei12232" w:date="2026-07-27T12:29:00Z">
                  <w:rPr>
                    <w:ins w:id="3983" w:author="Xuning Wei12232" w:date="2026-07-27T12:27:00Z"/>
                    <w:rFonts w:ascii="Times New Roman" w:eastAsia="仿宋_GB2312" w:hAnsi="Times New Roman" w:cs="Times New Roman"/>
                    <w:color w:val="auto"/>
                    <w:sz w:val="18"/>
                    <w:szCs w:val="18"/>
                  </w:rPr>
                </w:rPrChange>
              </w:rPr>
            </w:pPr>
            <w:ins w:id="3984" w:author="Xuning Wei12232" w:date="2026-07-27T12:27:00Z">
              <w:r w:rsidRPr="00BB7730">
                <w:rPr>
                  <w:rFonts w:ascii="Times New Roman" w:eastAsia="仿宋_GB2312" w:hAnsi="Times New Roman" w:cs="Times New Roman"/>
                  <w:color w:val="0000FF"/>
                  <w:sz w:val="18"/>
                  <w:szCs w:val="18"/>
                </w:rPr>
                <w:t>Stirring</w:t>
              </w:r>
            </w:ins>
          </w:p>
        </w:tc>
        <w:tc>
          <w:tcPr>
            <w:tcW w:w="1187" w:type="pct"/>
            <w:shd w:val="clear" w:color="auto" w:fill="FFFFFF" w:themeFill="background1"/>
            <w:vAlign w:val="center"/>
            <w:tcPrChange w:id="3985" w:author="He Han" w:date="2026-10-13T13:41:00Z">
              <w:tcPr>
                <w:tcW w:w="1187" w:type="pct"/>
                <w:shd w:val="clear" w:color="auto" w:fill="FFFFFF" w:themeFill="background1"/>
                <w:vAlign w:val="center"/>
              </w:tcPr>
            </w:tcPrChange>
          </w:tcPr>
          <w:p w14:paraId="1E2A53A3" w14:textId="77777777" w:rsidR="00634E9B" w:rsidRPr="00BB7730" w:rsidRDefault="00634E9B" w:rsidP="00CD20E8">
            <w:pPr>
              <w:spacing w:line="240" w:lineRule="exact"/>
              <w:contextualSpacing/>
              <w:jc w:val="both"/>
              <w:rPr>
                <w:ins w:id="3986" w:author="Xuning Wei12232" w:date="2026-07-27T12:27:00Z"/>
                <w:rFonts w:ascii="Times New Roman" w:eastAsia="仿宋_GB2312" w:hAnsi="Times New Roman" w:cs="Times New Roman"/>
                <w:color w:val="0000FF"/>
                <w:sz w:val="18"/>
                <w:szCs w:val="18"/>
                <w:rPrChange w:id="3987" w:author="Xuning Wei12232" w:date="2026-07-27T12:29:00Z">
                  <w:rPr>
                    <w:ins w:id="3988" w:author="Xuning Wei12232" w:date="2026-07-27T12:27:00Z"/>
                    <w:rFonts w:ascii="Times New Roman" w:eastAsia="仿宋_GB2312" w:hAnsi="Times New Roman" w:cs="Times New Roman"/>
                    <w:color w:val="auto"/>
                    <w:sz w:val="18"/>
                    <w:szCs w:val="18"/>
                  </w:rPr>
                </w:rPrChange>
              </w:rPr>
            </w:pPr>
            <w:ins w:id="3989" w:author="Xuning Wei12232" w:date="2026-07-27T12:27:00Z">
              <w:r w:rsidRPr="00BB7730">
                <w:rPr>
                  <w:rFonts w:ascii="Times New Roman" w:eastAsia="仿宋_GB2312" w:hAnsi="Times New Roman" w:cs="Times New Roman"/>
                  <w:color w:val="0000FF"/>
                  <w:sz w:val="18"/>
                  <w:szCs w:val="18"/>
                </w:rPr>
                <w:t>N/A</w:t>
              </w:r>
            </w:ins>
          </w:p>
        </w:tc>
        <w:tc>
          <w:tcPr>
            <w:tcW w:w="1396" w:type="pct"/>
            <w:tcBorders>
              <w:bottom w:val="single" w:sz="4" w:space="0" w:color="auto"/>
            </w:tcBorders>
            <w:shd w:val="clear" w:color="auto" w:fill="FFFFFF" w:themeFill="background1"/>
            <w:vAlign w:val="center"/>
            <w:tcPrChange w:id="3990" w:author="He Han" w:date="2026-10-13T13:41:00Z">
              <w:tcPr>
                <w:tcW w:w="1396" w:type="pct"/>
                <w:shd w:val="clear" w:color="auto" w:fill="FFFFFF" w:themeFill="background1"/>
                <w:vAlign w:val="center"/>
              </w:tcPr>
            </w:tcPrChange>
          </w:tcPr>
          <w:p w14:paraId="58D768BC" w14:textId="77777777" w:rsidR="00634E9B" w:rsidRPr="00BB7730" w:rsidRDefault="00634E9B" w:rsidP="00CD20E8">
            <w:pPr>
              <w:spacing w:line="240" w:lineRule="exact"/>
              <w:contextualSpacing/>
              <w:rPr>
                <w:ins w:id="3991" w:author="Xuning Wei12232" w:date="2026-07-27T12:27:00Z"/>
                <w:rFonts w:ascii="Times New Roman" w:eastAsia="仿宋_GB2312" w:hAnsi="Times New Roman" w:cs="Times New Roman"/>
                <w:color w:val="0000FF"/>
                <w:sz w:val="18"/>
                <w:szCs w:val="18"/>
              </w:rPr>
            </w:pPr>
            <w:ins w:id="3992" w:author="Xuning Wei12232" w:date="2026-07-27T12:27:00Z">
              <w:r w:rsidRPr="00BB7730">
                <w:rPr>
                  <w:rFonts w:ascii="Times New Roman" w:eastAsia="仿宋_GB2312" w:hAnsi="Times New Roman" w:cs="Times New Roman"/>
                  <w:color w:val="0000FF"/>
                  <w:sz w:val="18"/>
                  <w:szCs w:val="18"/>
                </w:rPr>
                <w:t>Agitator type: double-layer propeller type</w:t>
              </w:r>
            </w:ins>
          </w:p>
          <w:p w14:paraId="5AD9C9F0" w14:textId="77777777" w:rsidR="00634E9B" w:rsidRPr="00BB7730" w:rsidRDefault="00634E9B" w:rsidP="00CD20E8">
            <w:pPr>
              <w:spacing w:line="240" w:lineRule="exact"/>
              <w:contextualSpacing/>
              <w:jc w:val="both"/>
              <w:rPr>
                <w:ins w:id="3993" w:author="Xuning Wei12232" w:date="2026-07-27T12:27:00Z"/>
                <w:rFonts w:ascii="Times New Roman" w:eastAsia="仿宋_GB2312" w:hAnsi="Times New Roman" w:cs="Times New Roman"/>
                <w:color w:val="0000FF"/>
                <w:sz w:val="18"/>
                <w:szCs w:val="18"/>
                <w:rPrChange w:id="3994" w:author="Xuning Wei12232" w:date="2026-07-27T12:29:00Z">
                  <w:rPr>
                    <w:ins w:id="3995" w:author="Xuning Wei12232" w:date="2026-07-27T12:27:00Z"/>
                    <w:rFonts w:ascii="Times New Roman" w:eastAsia="仿宋_GB2312" w:hAnsi="Times New Roman" w:cs="Times New Roman"/>
                    <w:color w:val="auto"/>
                    <w:sz w:val="18"/>
                    <w:szCs w:val="18"/>
                  </w:rPr>
                </w:rPrChange>
              </w:rPr>
            </w:pPr>
            <w:ins w:id="3996" w:author="Xuning Wei12232" w:date="2026-07-27T12:27:00Z">
              <w:r w:rsidRPr="00BB7730">
                <w:rPr>
                  <w:rFonts w:ascii="Times New Roman" w:eastAsia="仿宋_GB2312" w:hAnsi="Times New Roman" w:cs="Times New Roman"/>
                  <w:color w:val="0000FF"/>
                  <w:sz w:val="18"/>
                  <w:szCs w:val="18"/>
                </w:rPr>
                <w:t>The range of agitation speed of equipment capability: 20~120 rpm</w:t>
              </w:r>
            </w:ins>
          </w:p>
        </w:tc>
        <w:tc>
          <w:tcPr>
            <w:tcW w:w="301" w:type="pct"/>
            <w:shd w:val="clear" w:color="auto" w:fill="FFFFFF" w:themeFill="background1"/>
            <w:vAlign w:val="center"/>
            <w:tcPrChange w:id="3997" w:author="He Han" w:date="2026-10-13T13:41:00Z">
              <w:tcPr>
                <w:tcW w:w="301" w:type="pct"/>
                <w:shd w:val="clear" w:color="auto" w:fill="FFFFFF" w:themeFill="background1"/>
                <w:vAlign w:val="center"/>
              </w:tcPr>
            </w:tcPrChange>
          </w:tcPr>
          <w:p w14:paraId="7024EDA0" w14:textId="77777777" w:rsidR="00634E9B" w:rsidRPr="00BB7730" w:rsidRDefault="00634E9B" w:rsidP="00CD20E8">
            <w:pPr>
              <w:spacing w:line="240" w:lineRule="exact"/>
              <w:contextualSpacing/>
              <w:jc w:val="both"/>
              <w:rPr>
                <w:ins w:id="3998" w:author="Xuning Wei12232" w:date="2026-07-27T12:27:00Z"/>
                <w:rFonts w:ascii="Times New Roman" w:eastAsia="仿宋_GB2312" w:hAnsi="Times New Roman" w:cs="Times New Roman"/>
                <w:color w:val="0000FF"/>
                <w:sz w:val="18"/>
                <w:szCs w:val="18"/>
                <w:rPrChange w:id="3999" w:author="Xuning Wei12232" w:date="2026-07-27T12:29:00Z">
                  <w:rPr>
                    <w:ins w:id="4000" w:author="Xuning Wei12232" w:date="2026-07-27T12:27:00Z"/>
                    <w:rFonts w:ascii="Times New Roman" w:eastAsia="仿宋_GB2312" w:hAnsi="Times New Roman" w:cs="Times New Roman"/>
                    <w:color w:val="auto"/>
                    <w:sz w:val="18"/>
                    <w:szCs w:val="18"/>
                  </w:rPr>
                </w:rPrChange>
              </w:rPr>
            </w:pPr>
            <w:ins w:id="4001"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2" w:type="pct"/>
            <w:shd w:val="clear" w:color="auto" w:fill="FFFFFF" w:themeFill="background1"/>
            <w:vAlign w:val="center"/>
            <w:tcPrChange w:id="4002" w:author="He Han" w:date="2026-10-13T13:41:00Z">
              <w:tcPr>
                <w:tcW w:w="302" w:type="pct"/>
                <w:shd w:val="clear" w:color="auto" w:fill="FFFFFF" w:themeFill="background1"/>
                <w:vAlign w:val="center"/>
              </w:tcPr>
            </w:tcPrChange>
          </w:tcPr>
          <w:p w14:paraId="53BD137A" w14:textId="77777777" w:rsidR="00634E9B" w:rsidRPr="00BB7730" w:rsidRDefault="00634E9B" w:rsidP="00CD20E8">
            <w:pPr>
              <w:spacing w:line="240" w:lineRule="exact"/>
              <w:contextualSpacing/>
              <w:jc w:val="both"/>
              <w:rPr>
                <w:ins w:id="4003" w:author="Xuning Wei12232" w:date="2026-07-27T12:27:00Z"/>
                <w:rFonts w:ascii="Times New Roman" w:eastAsia="仿宋_GB2312" w:hAnsi="Times New Roman" w:cs="Times New Roman"/>
                <w:color w:val="0000FF"/>
                <w:sz w:val="18"/>
                <w:szCs w:val="18"/>
                <w:rPrChange w:id="4004" w:author="Xuning Wei12232" w:date="2026-07-27T12:29:00Z">
                  <w:rPr>
                    <w:ins w:id="4005" w:author="Xuning Wei12232" w:date="2026-07-27T12:27:00Z"/>
                    <w:rFonts w:ascii="Times New Roman" w:eastAsia="仿宋_GB2312" w:hAnsi="Times New Roman" w:cs="Times New Roman"/>
                    <w:color w:val="auto"/>
                    <w:sz w:val="18"/>
                    <w:szCs w:val="18"/>
                  </w:rPr>
                </w:rPrChange>
              </w:rPr>
            </w:pPr>
            <w:ins w:id="4006" w:author="Xuning Wei12232" w:date="2026-07-27T12:27: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87" w:type="pct"/>
            <w:shd w:val="clear" w:color="auto" w:fill="FFFFFF" w:themeFill="background1"/>
            <w:vAlign w:val="center"/>
            <w:tcPrChange w:id="4007" w:author="He Han" w:date="2026-10-13T13:41:00Z">
              <w:tcPr>
                <w:tcW w:w="1187" w:type="pct"/>
                <w:shd w:val="clear" w:color="auto" w:fill="FFFFFF" w:themeFill="background1"/>
                <w:vAlign w:val="center"/>
              </w:tcPr>
            </w:tcPrChange>
          </w:tcPr>
          <w:p w14:paraId="17A10F02" w14:textId="77777777" w:rsidR="00634E9B" w:rsidRPr="00BB7730" w:rsidRDefault="00634E9B" w:rsidP="00CD20E8">
            <w:pPr>
              <w:spacing w:line="240" w:lineRule="exact"/>
              <w:contextualSpacing/>
              <w:jc w:val="both"/>
              <w:rPr>
                <w:ins w:id="4008" w:author="Xuning Wei12232" w:date="2026-07-27T12:27:00Z"/>
                <w:rFonts w:ascii="Times New Roman" w:eastAsia="仿宋_GB2312" w:hAnsi="Times New Roman" w:cs="Times New Roman"/>
                <w:color w:val="0000FF"/>
                <w:sz w:val="18"/>
                <w:szCs w:val="18"/>
                <w:rPrChange w:id="4009" w:author="Xuning Wei12232" w:date="2026-07-27T12:29:00Z">
                  <w:rPr>
                    <w:ins w:id="4010" w:author="Xuning Wei12232" w:date="2026-07-27T12:27:00Z"/>
                    <w:rFonts w:ascii="Times New Roman" w:eastAsia="仿宋_GB2312" w:hAnsi="Times New Roman" w:cs="Times New Roman"/>
                    <w:color w:val="auto"/>
                    <w:sz w:val="18"/>
                    <w:szCs w:val="18"/>
                  </w:rPr>
                </w:rPrChange>
              </w:rPr>
            </w:pPr>
            <w:ins w:id="4011" w:author="Xuning Wei12232" w:date="2026-07-27T12:27:00Z">
              <w:r w:rsidRPr="00BB7730">
                <w:rPr>
                  <w:rFonts w:ascii="Times New Roman" w:eastAsia="仿宋_GB2312" w:hAnsi="Times New Roman" w:cs="Times New Roman"/>
                  <w:color w:val="0000FF"/>
                  <w:sz w:val="18"/>
                  <w:szCs w:val="18"/>
                  <w:rPrChange w:id="4012" w:author="Xuning Wei12232" w:date="2026-07-27T12:29:00Z">
                    <w:rPr>
                      <w:rFonts w:ascii="Times New Roman" w:eastAsia="仿宋_GB2312" w:hAnsi="Times New Roman" w:cs="Times New Roman"/>
                      <w:color w:val="auto"/>
                      <w:sz w:val="18"/>
                      <w:szCs w:val="18"/>
                    </w:rPr>
                  </w:rPrChange>
                </w:rPr>
                <w:t>N/A</w:t>
              </w:r>
            </w:ins>
          </w:p>
        </w:tc>
      </w:tr>
      <w:tr w:rsidR="00634E9B" w:rsidRPr="00BB7730" w14:paraId="30C3AE12" w14:textId="77777777" w:rsidTr="00CD20E8">
        <w:trPr>
          <w:trHeight w:val="877"/>
          <w:jc w:val="center"/>
          <w:ins w:id="4013" w:author="Xuning Wei12232" w:date="2026-07-27T12:27:00Z"/>
        </w:trPr>
        <w:tc>
          <w:tcPr>
            <w:tcW w:w="174" w:type="pct"/>
            <w:shd w:val="clear" w:color="auto" w:fill="FFFFFF" w:themeFill="background1"/>
            <w:vAlign w:val="center"/>
          </w:tcPr>
          <w:p w14:paraId="0313468A" w14:textId="77777777" w:rsidR="00634E9B" w:rsidRPr="00BB7730" w:rsidRDefault="00634E9B" w:rsidP="00CD20E8">
            <w:pPr>
              <w:spacing w:line="240" w:lineRule="exact"/>
              <w:contextualSpacing/>
              <w:jc w:val="center"/>
              <w:rPr>
                <w:ins w:id="4014" w:author="Xuning Wei12232" w:date="2026-07-27T12:27:00Z"/>
                <w:rFonts w:ascii="Times New Roman" w:eastAsia="仿宋_GB2312" w:hAnsi="Times New Roman" w:cs="Times New Roman"/>
                <w:color w:val="0000FF"/>
                <w:kern w:val="0"/>
                <w:sz w:val="18"/>
                <w:szCs w:val="18"/>
                <w:rPrChange w:id="4015" w:author="Xuning Wei12232" w:date="2026-07-27T12:29:00Z">
                  <w:rPr>
                    <w:ins w:id="4016" w:author="Xuning Wei12232" w:date="2026-07-27T12:27:00Z"/>
                    <w:rFonts w:ascii="Times New Roman" w:eastAsia="仿宋_GB2312" w:hAnsi="Times New Roman" w:cs="Times New Roman"/>
                    <w:color w:val="auto"/>
                    <w:kern w:val="0"/>
                    <w:sz w:val="18"/>
                    <w:szCs w:val="18"/>
                  </w:rPr>
                </w:rPrChange>
              </w:rPr>
            </w:pPr>
            <w:ins w:id="4017" w:author="Xuning Wei12232" w:date="2026-07-27T12:27:00Z">
              <w:r w:rsidRPr="00BB7730">
                <w:rPr>
                  <w:rFonts w:ascii="Times New Roman" w:eastAsia="仿宋_GB2312" w:hAnsi="Times New Roman" w:cs="Times New Roman"/>
                  <w:color w:val="0000FF"/>
                  <w:kern w:val="0"/>
                  <w:sz w:val="18"/>
                  <w:szCs w:val="18"/>
                  <w:rPrChange w:id="4018" w:author="Xuning Wei12232" w:date="2026-07-27T12:29:00Z">
                    <w:rPr>
                      <w:rFonts w:ascii="Times New Roman" w:eastAsia="仿宋_GB2312" w:hAnsi="Times New Roman" w:cs="Times New Roman"/>
                      <w:color w:val="auto"/>
                      <w:kern w:val="0"/>
                      <w:sz w:val="18"/>
                      <w:szCs w:val="18"/>
                    </w:rPr>
                  </w:rPrChange>
                </w:rPr>
                <w:t>3</w:t>
              </w:r>
            </w:ins>
          </w:p>
        </w:tc>
        <w:tc>
          <w:tcPr>
            <w:tcW w:w="453" w:type="pct"/>
            <w:shd w:val="clear" w:color="auto" w:fill="FFFFFF" w:themeFill="background1"/>
            <w:vAlign w:val="center"/>
          </w:tcPr>
          <w:p w14:paraId="1585E138" w14:textId="77777777" w:rsidR="00634E9B" w:rsidRPr="00BB7730" w:rsidRDefault="00634E9B" w:rsidP="00CD20E8">
            <w:pPr>
              <w:spacing w:line="240" w:lineRule="exact"/>
              <w:contextualSpacing/>
              <w:rPr>
                <w:ins w:id="4019" w:author="Xuning Wei12232" w:date="2026-07-27T12:27:00Z"/>
                <w:rFonts w:ascii="Times New Roman" w:eastAsia="仿宋_GB2312" w:hAnsi="Times New Roman" w:cs="Times New Roman"/>
                <w:color w:val="0000FF"/>
                <w:sz w:val="18"/>
                <w:szCs w:val="18"/>
                <w:rPrChange w:id="4020" w:author="Xuning Wei12232" w:date="2026-07-27T12:29:00Z">
                  <w:rPr>
                    <w:ins w:id="4021" w:author="Xuning Wei12232" w:date="2026-07-27T12:27:00Z"/>
                    <w:rFonts w:ascii="Times New Roman" w:eastAsia="仿宋_GB2312" w:hAnsi="Times New Roman" w:cs="Times New Roman"/>
                    <w:color w:val="auto"/>
                    <w:sz w:val="18"/>
                    <w:szCs w:val="18"/>
                  </w:rPr>
                </w:rPrChange>
              </w:rPr>
            </w:pPr>
            <w:ins w:id="4022" w:author="Xuning Wei12232" w:date="2026-07-27T12:27:00Z">
              <w:r w:rsidRPr="00BB7730">
                <w:rPr>
                  <w:rFonts w:ascii="Times New Roman" w:eastAsia="仿宋_GB2312" w:hAnsi="Times New Roman" w:cs="Times New Roman"/>
                  <w:color w:val="0000FF"/>
                  <w:sz w:val="18"/>
                  <w:szCs w:val="18"/>
                  <w:rPrChange w:id="4023" w:author="Xuning Wei12232" w:date="2026-07-27T12:29:00Z">
                    <w:rPr>
                      <w:rFonts w:ascii="Times New Roman" w:eastAsia="仿宋_GB2312" w:hAnsi="Times New Roman" w:cs="Times New Roman"/>
                      <w:color w:val="auto"/>
                      <w:sz w:val="18"/>
                      <w:szCs w:val="18"/>
                    </w:rPr>
                  </w:rPrChange>
                </w:rPr>
                <w:t>Stirring volume</w:t>
              </w:r>
            </w:ins>
          </w:p>
        </w:tc>
        <w:tc>
          <w:tcPr>
            <w:tcW w:w="1187" w:type="pct"/>
            <w:shd w:val="clear" w:color="auto" w:fill="FFFFFF" w:themeFill="background1"/>
            <w:vAlign w:val="center"/>
          </w:tcPr>
          <w:p w14:paraId="4C1DE6F4" w14:textId="77777777" w:rsidR="00634E9B" w:rsidRPr="00BB7730" w:rsidRDefault="00634E9B" w:rsidP="00CD20E8">
            <w:pPr>
              <w:spacing w:line="240" w:lineRule="exact"/>
              <w:contextualSpacing/>
              <w:jc w:val="both"/>
              <w:rPr>
                <w:ins w:id="4024" w:author="Xuning Wei12232" w:date="2026-07-27T12:27:00Z"/>
                <w:rFonts w:ascii="Times New Roman" w:eastAsia="仿宋_GB2312" w:hAnsi="Times New Roman" w:cs="Times New Roman"/>
                <w:color w:val="0000FF"/>
                <w:sz w:val="18"/>
                <w:szCs w:val="18"/>
              </w:rPr>
            </w:pPr>
            <w:ins w:id="4025" w:author="Xuning Wei12232" w:date="2026-07-27T12:27:00Z">
              <w:del w:id="4026" w:author="He Han" w:date="2026-10-19T17:35:00Z">
                <w:r w:rsidRPr="00BB7730" w:rsidDel="009D6B19">
                  <w:rPr>
                    <w:rFonts w:ascii="Times New Roman" w:eastAsia="仿宋_GB2312" w:hAnsi="Times New Roman" w:cs="Times New Roman"/>
                    <w:color w:val="0000FF"/>
                    <w:sz w:val="18"/>
                    <w:szCs w:val="18"/>
                    <w:rPrChange w:id="4027" w:author="Xuning Wei12232" w:date="2026-07-27T12:29:00Z">
                      <w:rPr>
                        <w:rFonts w:ascii="Times New Roman" w:eastAsia="仿宋_GB2312" w:hAnsi="Times New Roman" w:cs="Times New Roman"/>
                        <w:color w:val="auto"/>
                        <w:sz w:val="18"/>
                        <w:szCs w:val="18"/>
                      </w:rPr>
                    </w:rPrChange>
                  </w:rPr>
                  <w:delText xml:space="preserve"> </w:delText>
                </w:r>
              </w:del>
              <w:r w:rsidRPr="00BB7730">
                <w:rPr>
                  <w:rFonts w:ascii="Times New Roman" w:eastAsia="仿宋_GB2312" w:hAnsi="Times New Roman" w:cs="Times New Roman"/>
                  <w:color w:val="0000FF"/>
                  <w:sz w:val="18"/>
                  <w:szCs w:val="18"/>
                </w:rPr>
                <w:t>Min batch volume: 500 L</w:t>
              </w:r>
            </w:ins>
          </w:p>
          <w:p w14:paraId="323205AB" w14:textId="77777777" w:rsidR="00634E9B" w:rsidRPr="00BB7730" w:rsidRDefault="00634E9B" w:rsidP="00CD20E8">
            <w:pPr>
              <w:spacing w:line="240" w:lineRule="exact"/>
              <w:contextualSpacing/>
              <w:jc w:val="both"/>
              <w:rPr>
                <w:ins w:id="4028" w:author="Xuning Wei12232" w:date="2026-07-27T12:27:00Z"/>
                <w:rFonts w:ascii="Times New Roman" w:eastAsia="仿宋_GB2312" w:hAnsi="Times New Roman" w:cs="Times New Roman"/>
                <w:color w:val="0000FF"/>
                <w:sz w:val="18"/>
                <w:szCs w:val="18"/>
                <w:rPrChange w:id="4029" w:author="Xuning Wei12232" w:date="2026-07-27T12:29:00Z">
                  <w:rPr>
                    <w:ins w:id="4030" w:author="Xuning Wei12232" w:date="2026-07-27T12:27:00Z"/>
                    <w:rFonts w:ascii="Times New Roman" w:eastAsia="仿宋_GB2312" w:hAnsi="Times New Roman" w:cs="Times New Roman"/>
                    <w:color w:val="auto"/>
                    <w:sz w:val="18"/>
                    <w:szCs w:val="18"/>
                  </w:rPr>
                </w:rPrChange>
              </w:rPr>
            </w:pPr>
            <w:ins w:id="4031" w:author="Xuning Wei12232" w:date="2026-07-27T12:27:00Z">
              <w:r w:rsidRPr="00BB7730">
                <w:rPr>
                  <w:rFonts w:ascii="Times New Roman" w:eastAsia="仿宋_GB2312" w:hAnsi="Times New Roman" w:cs="Times New Roman"/>
                  <w:color w:val="0000FF"/>
                  <w:sz w:val="18"/>
                  <w:szCs w:val="18"/>
                </w:rPr>
                <w:t>Max batch volume: 2300 L</w:t>
              </w:r>
            </w:ins>
          </w:p>
        </w:tc>
        <w:tc>
          <w:tcPr>
            <w:tcW w:w="1396" w:type="pct"/>
            <w:shd w:val="clear" w:color="auto" w:fill="FFFFFF" w:themeFill="background1"/>
            <w:vAlign w:val="center"/>
          </w:tcPr>
          <w:p w14:paraId="44104198" w14:textId="77777777" w:rsidR="00634E9B" w:rsidRPr="00BB7730" w:rsidRDefault="00634E9B" w:rsidP="00CD20E8">
            <w:pPr>
              <w:spacing w:line="240" w:lineRule="exact"/>
              <w:contextualSpacing/>
              <w:rPr>
                <w:ins w:id="4032" w:author="Xuning Wei12232" w:date="2026-07-27T12:27:00Z"/>
                <w:rFonts w:ascii="Times New Roman" w:eastAsia="仿宋_GB2312" w:hAnsi="Times New Roman" w:cs="Times New Roman"/>
                <w:color w:val="0000FF"/>
                <w:sz w:val="18"/>
                <w:szCs w:val="18"/>
              </w:rPr>
            </w:pPr>
            <w:ins w:id="4033" w:author="Xuning Wei12232" w:date="2026-07-27T12:27:00Z">
              <w:r w:rsidRPr="00BB7730">
                <w:rPr>
                  <w:rFonts w:ascii="Times New Roman" w:eastAsia="仿宋_GB2312" w:hAnsi="Times New Roman" w:cs="Times New Roman"/>
                  <w:color w:val="0000FF"/>
                  <w:sz w:val="18"/>
                  <w:szCs w:val="18"/>
                </w:rPr>
                <w:t>Minimum volume of the stirrer can reach at rest: 309.3 L;</w:t>
              </w:r>
            </w:ins>
          </w:p>
          <w:p w14:paraId="3EB14135" w14:textId="77777777" w:rsidR="00634E9B" w:rsidRPr="00BB7730" w:rsidRDefault="00634E9B" w:rsidP="00CD20E8">
            <w:pPr>
              <w:spacing w:line="240" w:lineRule="exact"/>
              <w:contextualSpacing/>
              <w:rPr>
                <w:ins w:id="4034" w:author="Xuning Wei12232" w:date="2026-07-27T12:27:00Z"/>
                <w:rFonts w:ascii="Times New Roman" w:eastAsia="仿宋_GB2312" w:hAnsi="Times New Roman" w:cs="Times New Roman"/>
                <w:color w:val="0000FF"/>
                <w:sz w:val="18"/>
                <w:szCs w:val="18"/>
                <w:lang w:eastAsia="zh-CN"/>
              </w:rPr>
            </w:pPr>
            <w:ins w:id="4035" w:author="Xuning Wei12232" w:date="2026-07-27T12:27:00Z">
              <w:r w:rsidRPr="00BB7730">
                <w:rPr>
                  <w:rFonts w:ascii="Times New Roman" w:eastAsia="仿宋_GB2312" w:hAnsi="Times New Roman" w:cs="Times New Roman"/>
                  <w:color w:val="0000FF"/>
                  <w:sz w:val="18"/>
                  <w:szCs w:val="18"/>
                </w:rPr>
                <w:t xml:space="preserve">Minimum volume of the stirrer can reach at maximum speed: </w:t>
              </w:r>
              <w:r w:rsidRPr="00BB7730">
                <w:rPr>
                  <w:rFonts w:ascii="Times New Roman" w:eastAsia="仿宋_GB2312" w:hAnsi="Times New Roman" w:cs="Times New Roman"/>
                  <w:color w:val="0000FF"/>
                  <w:sz w:val="18"/>
                  <w:szCs w:val="18"/>
                  <w:lang w:eastAsia="zh-CN"/>
                </w:rPr>
                <w:t>317.1 L.</w:t>
              </w:r>
            </w:ins>
          </w:p>
          <w:p w14:paraId="311F51B1" w14:textId="77777777" w:rsidR="00634E9B" w:rsidRPr="00BB7730" w:rsidRDefault="00634E9B" w:rsidP="00CD20E8">
            <w:pPr>
              <w:spacing w:line="240" w:lineRule="exact"/>
              <w:contextualSpacing/>
              <w:rPr>
                <w:ins w:id="4036" w:author="Xuning Wei12232" w:date="2026-07-27T12:27:00Z"/>
                <w:rFonts w:ascii="Times New Roman" w:eastAsia="仿宋_GB2312" w:hAnsi="Times New Roman" w:cs="Times New Roman"/>
                <w:color w:val="0000FF"/>
                <w:sz w:val="18"/>
                <w:szCs w:val="18"/>
                <w:lang w:eastAsia="zh-CN"/>
                <w:rPrChange w:id="4037" w:author="Xuning Wei12232" w:date="2026-07-27T12:29:00Z">
                  <w:rPr>
                    <w:ins w:id="4038" w:author="Xuning Wei12232" w:date="2026-07-27T12:27:00Z"/>
                    <w:rFonts w:ascii="Times New Roman" w:eastAsia="仿宋_GB2312" w:hAnsi="Times New Roman" w:cs="Times New Roman"/>
                    <w:color w:val="auto"/>
                    <w:sz w:val="18"/>
                    <w:szCs w:val="18"/>
                    <w:lang w:eastAsia="zh-CN"/>
                  </w:rPr>
                </w:rPrChange>
              </w:rPr>
            </w:pPr>
            <w:ins w:id="4039" w:author="Xuning Wei12232" w:date="2026-07-27T12:27:00Z">
              <w:r w:rsidRPr="00BB7730">
                <w:rPr>
                  <w:rFonts w:ascii="Times New Roman" w:eastAsia="仿宋_GB2312" w:hAnsi="Times New Roman" w:cs="Times New Roman"/>
                  <w:color w:val="0000FF"/>
                  <w:sz w:val="18"/>
                  <w:szCs w:val="18"/>
                </w:rPr>
                <w:t>Maximum working volume: 3000 L</w:t>
              </w:r>
            </w:ins>
          </w:p>
        </w:tc>
        <w:tc>
          <w:tcPr>
            <w:tcW w:w="301" w:type="pct"/>
            <w:shd w:val="clear" w:color="auto" w:fill="FFFFFF" w:themeFill="background1"/>
            <w:vAlign w:val="center"/>
          </w:tcPr>
          <w:p w14:paraId="198DB910" w14:textId="77777777" w:rsidR="00634E9B" w:rsidRPr="00BB7730" w:rsidRDefault="003E162E" w:rsidP="00CD20E8">
            <w:pPr>
              <w:spacing w:line="240" w:lineRule="exact"/>
              <w:contextualSpacing/>
              <w:jc w:val="both"/>
              <w:rPr>
                <w:ins w:id="4040" w:author="Xuning Wei12232" w:date="2026-07-27T12:27:00Z"/>
                <w:rFonts w:ascii="Times New Roman" w:eastAsia="仿宋_GB2312" w:hAnsi="Times New Roman" w:cs="Times New Roman"/>
                <w:color w:val="0000FF"/>
                <w:sz w:val="18"/>
                <w:szCs w:val="18"/>
                <w:rPrChange w:id="4041" w:author="Xuning Wei12232" w:date="2026-07-27T12:29:00Z">
                  <w:rPr>
                    <w:ins w:id="4042" w:author="Xuning Wei12232" w:date="2026-07-27T12:27:00Z"/>
                    <w:rFonts w:ascii="Times New Roman" w:eastAsia="仿宋_GB2312" w:hAnsi="Times New Roman" w:cs="Times New Roman"/>
                    <w:color w:val="auto"/>
                    <w:sz w:val="18"/>
                    <w:szCs w:val="18"/>
                  </w:rPr>
                </w:rPrChange>
              </w:rPr>
            </w:pPr>
            <w:customXmlInsRangeStart w:id="4043" w:author="Xuning Wei12232" w:date="2026-07-27T12:27:00Z"/>
            <w:sdt>
              <w:sdtPr>
                <w:rPr>
                  <w:rFonts w:ascii="Times New Roman" w:eastAsia="仿宋_GB2312" w:hAnsi="Times New Roman" w:cs="Times New Roman"/>
                  <w:color w:val="0000FF"/>
                  <w:sz w:val="18"/>
                  <w:szCs w:val="18"/>
                </w:rPr>
                <w:id w:val="1871263372"/>
                <w14:checkbox>
                  <w14:checked w14:val="1"/>
                  <w14:checkedState w14:val="2612" w14:font="MS Gothic"/>
                  <w14:uncheckedState w14:val="2610" w14:font="MS Gothic"/>
                </w14:checkbox>
              </w:sdtPr>
              <w:sdtEndPr/>
              <w:sdtContent>
                <w:customXmlInsRangeEnd w:id="4043"/>
                <w:ins w:id="4044" w:author="Xuning Wei12232" w:date="2026-07-27T12:27:00Z">
                  <w:r w:rsidR="00634E9B" w:rsidRPr="00BB7730">
                    <w:rPr>
                      <w:rFonts w:ascii="Segoe UI Symbol" w:eastAsia="MS Gothic" w:hAnsi="Segoe UI Symbol" w:cs="Segoe UI Symbol"/>
                      <w:color w:val="0000FF"/>
                      <w:sz w:val="18"/>
                      <w:szCs w:val="18"/>
                      <w:rPrChange w:id="4045" w:author="Xuning Wei12232" w:date="2026-07-27T12:29:00Z">
                        <w:rPr>
                          <w:rFonts w:ascii="Segoe UI Symbol" w:eastAsia="MS Gothic" w:hAnsi="Segoe UI Symbol" w:cs="Segoe UI Symbol"/>
                          <w:color w:val="auto"/>
                          <w:sz w:val="18"/>
                          <w:szCs w:val="18"/>
                        </w:rPr>
                      </w:rPrChange>
                    </w:rPr>
                    <w:t>☒</w:t>
                  </w:r>
                </w:ins>
                <w:customXmlInsRangeStart w:id="4046" w:author="Xuning Wei12232" w:date="2026-07-27T12:27:00Z"/>
              </w:sdtContent>
            </w:sdt>
            <w:customXmlInsRangeEnd w:id="4046"/>
            <w:ins w:id="4047" w:author="Xuning Wei12232" w:date="2026-07-27T12:27:00Z">
              <w:r w:rsidR="00634E9B" w:rsidRPr="00BB7730">
                <w:rPr>
                  <w:rFonts w:ascii="Times New Roman" w:eastAsia="仿宋_GB2312" w:hAnsi="Times New Roman" w:cs="Times New Roman"/>
                  <w:color w:val="0000FF"/>
                  <w:sz w:val="18"/>
                  <w:szCs w:val="18"/>
                  <w:rPrChange w:id="4048" w:author="Xuning Wei12232" w:date="2026-07-27T12:29:00Z">
                    <w:rPr>
                      <w:rFonts w:ascii="Times New Roman" w:eastAsia="仿宋_GB2312" w:hAnsi="Times New Roman" w:cs="Times New Roman"/>
                      <w:color w:val="auto"/>
                      <w:sz w:val="18"/>
                      <w:szCs w:val="18"/>
                    </w:rPr>
                  </w:rPrChange>
                </w:rPr>
                <w:t>Yes</w:t>
              </w:r>
            </w:ins>
          </w:p>
        </w:tc>
        <w:tc>
          <w:tcPr>
            <w:tcW w:w="302" w:type="pct"/>
            <w:shd w:val="clear" w:color="auto" w:fill="FFFFFF" w:themeFill="background1"/>
            <w:vAlign w:val="center"/>
          </w:tcPr>
          <w:p w14:paraId="6D015268" w14:textId="77777777" w:rsidR="00634E9B" w:rsidRPr="00BB7730" w:rsidRDefault="003E162E" w:rsidP="00CD20E8">
            <w:pPr>
              <w:spacing w:line="240" w:lineRule="exact"/>
              <w:contextualSpacing/>
              <w:jc w:val="both"/>
              <w:rPr>
                <w:ins w:id="4049" w:author="Xuning Wei12232" w:date="2026-07-27T12:27:00Z"/>
                <w:rFonts w:ascii="Times New Roman" w:eastAsia="仿宋_GB2312" w:hAnsi="Times New Roman" w:cs="Times New Roman"/>
                <w:color w:val="0000FF"/>
                <w:sz w:val="18"/>
                <w:szCs w:val="18"/>
                <w:rPrChange w:id="4050" w:author="Xuning Wei12232" w:date="2026-07-27T12:29:00Z">
                  <w:rPr>
                    <w:ins w:id="4051" w:author="Xuning Wei12232" w:date="2026-07-27T12:27:00Z"/>
                    <w:rFonts w:ascii="Times New Roman" w:eastAsia="仿宋_GB2312" w:hAnsi="Times New Roman" w:cs="Times New Roman"/>
                    <w:color w:val="auto"/>
                    <w:sz w:val="18"/>
                    <w:szCs w:val="18"/>
                  </w:rPr>
                </w:rPrChange>
              </w:rPr>
            </w:pPr>
            <w:customXmlInsRangeStart w:id="4052" w:author="Xuning Wei12232" w:date="2026-07-27T12:27:00Z"/>
            <w:sdt>
              <w:sdtPr>
                <w:rPr>
                  <w:rFonts w:ascii="Times New Roman" w:eastAsia="仿宋_GB2312" w:hAnsi="Times New Roman" w:cs="Times New Roman"/>
                  <w:color w:val="0000FF"/>
                  <w:sz w:val="18"/>
                  <w:szCs w:val="18"/>
                </w:rPr>
                <w:id w:val="-516309448"/>
                <w14:checkbox>
                  <w14:checked w14:val="0"/>
                  <w14:checkedState w14:val="2612" w14:font="MS Gothic"/>
                  <w14:uncheckedState w14:val="2610" w14:font="MS Gothic"/>
                </w14:checkbox>
              </w:sdtPr>
              <w:sdtEndPr/>
              <w:sdtContent>
                <w:customXmlInsRangeEnd w:id="4052"/>
                <w:ins w:id="4053" w:author="Xuning Wei12232" w:date="2026-07-27T12:27:00Z">
                  <w:r w:rsidR="00634E9B" w:rsidRPr="00BB7730">
                    <w:rPr>
                      <w:rFonts w:ascii="Segoe UI Symbol" w:eastAsia="仿宋_GB2312" w:hAnsi="Segoe UI Symbol" w:cs="Segoe UI Symbol"/>
                      <w:color w:val="0000FF"/>
                      <w:sz w:val="18"/>
                      <w:szCs w:val="18"/>
                      <w:rPrChange w:id="4054" w:author="Xuning Wei12232" w:date="2026-07-27T12:29:00Z">
                        <w:rPr>
                          <w:rFonts w:ascii="Segoe UI Symbol" w:eastAsia="仿宋_GB2312" w:hAnsi="Segoe UI Symbol" w:cs="Segoe UI Symbol"/>
                          <w:color w:val="auto"/>
                          <w:sz w:val="18"/>
                          <w:szCs w:val="18"/>
                        </w:rPr>
                      </w:rPrChange>
                    </w:rPr>
                    <w:t>☐</w:t>
                  </w:r>
                </w:ins>
                <w:customXmlInsRangeStart w:id="4055" w:author="Xuning Wei12232" w:date="2026-07-27T12:27:00Z"/>
              </w:sdtContent>
            </w:sdt>
            <w:customXmlInsRangeEnd w:id="4055"/>
            <w:ins w:id="4056" w:author="Xuning Wei12232" w:date="2026-07-27T12:27:00Z">
              <w:r w:rsidR="00634E9B" w:rsidRPr="00BB7730">
                <w:rPr>
                  <w:rFonts w:ascii="Times New Roman" w:eastAsia="仿宋_GB2312" w:hAnsi="Times New Roman" w:cs="Times New Roman"/>
                  <w:color w:val="0000FF"/>
                  <w:sz w:val="18"/>
                  <w:szCs w:val="18"/>
                  <w:rPrChange w:id="4057" w:author="Xuning Wei12232" w:date="2026-07-27T12:29:00Z">
                    <w:rPr>
                      <w:rFonts w:ascii="Times New Roman" w:eastAsia="仿宋_GB2312" w:hAnsi="Times New Roman" w:cs="Times New Roman"/>
                      <w:color w:val="auto"/>
                      <w:sz w:val="18"/>
                      <w:szCs w:val="18"/>
                    </w:rPr>
                  </w:rPrChange>
                </w:rPr>
                <w:t xml:space="preserve"> No</w:t>
              </w:r>
            </w:ins>
          </w:p>
        </w:tc>
        <w:tc>
          <w:tcPr>
            <w:tcW w:w="1187" w:type="pct"/>
            <w:shd w:val="clear" w:color="auto" w:fill="FFFFFF" w:themeFill="background1"/>
            <w:vAlign w:val="center"/>
          </w:tcPr>
          <w:p w14:paraId="66C35771" w14:textId="77777777" w:rsidR="00634E9B" w:rsidRPr="00BB7730" w:rsidRDefault="00634E9B" w:rsidP="00CD20E8">
            <w:pPr>
              <w:spacing w:line="240" w:lineRule="exact"/>
              <w:contextualSpacing/>
              <w:rPr>
                <w:ins w:id="4058" w:author="Xuning Wei12232" w:date="2026-07-27T12:27:00Z"/>
                <w:rFonts w:ascii="Times New Roman" w:eastAsia="仿宋_GB2312" w:hAnsi="Times New Roman" w:cs="Times New Roman"/>
                <w:color w:val="0000FF"/>
                <w:sz w:val="18"/>
                <w:szCs w:val="18"/>
              </w:rPr>
            </w:pPr>
            <w:ins w:id="4059" w:author="Xuning Wei12232" w:date="2026-07-27T12:27:00Z">
              <w:r w:rsidRPr="00BB7730">
                <w:rPr>
                  <w:rFonts w:ascii="Times New Roman" w:eastAsia="仿宋_GB2312" w:hAnsi="Times New Roman" w:cs="Times New Roman"/>
                  <w:color w:val="0000FF"/>
                  <w:sz w:val="18"/>
                  <w:szCs w:val="18"/>
                </w:rPr>
                <w:t xml:space="preserve">The solution preparation process is controlled by the DCS system. When the liquid volume in the tank drops below 5% (Approx. 300 L), operators initiate preparation via the DCS system. The total batch volume for each piperidine/DMF solution preparation ranges: 500~2000 L </w:t>
              </w:r>
              <w:r w:rsidRPr="00BB7730">
                <w:rPr>
                  <w:rFonts w:ascii="Times New Roman" w:eastAsia="仿宋_GB2312" w:hAnsi="Times New Roman" w:cs="Times New Roman"/>
                  <w:color w:val="0000FF"/>
                  <w:sz w:val="18"/>
                  <w:szCs w:val="18"/>
                </w:rPr>
                <w:lastRenderedPageBreak/>
                <w:t>(The system automatically calculates the volumes of DMF and piperidine based on the target concentration of 20%, and computes the feeding mass accordingly.), and interlocks are installed between flowmeters and transfer valves. The valves automatically close to stop feeding once the set target value is reached.</w:t>
              </w:r>
            </w:ins>
          </w:p>
          <w:p w14:paraId="6EFE6709" w14:textId="77777777" w:rsidR="00634E9B" w:rsidRPr="00BB7730" w:rsidRDefault="00634E9B" w:rsidP="00CD20E8">
            <w:pPr>
              <w:spacing w:line="240" w:lineRule="exact"/>
              <w:contextualSpacing/>
              <w:jc w:val="both"/>
              <w:rPr>
                <w:ins w:id="4060" w:author="Xuning Wei12232" w:date="2026-07-27T12:27:00Z"/>
                <w:rFonts w:ascii="Times New Roman" w:eastAsia="仿宋_GB2312" w:hAnsi="Times New Roman" w:cs="Times New Roman"/>
                <w:color w:val="0000FF"/>
                <w:sz w:val="18"/>
                <w:szCs w:val="18"/>
                <w:rPrChange w:id="4061" w:author="Xuning Wei12232" w:date="2026-07-27T12:29:00Z">
                  <w:rPr>
                    <w:ins w:id="4062" w:author="Xuning Wei12232" w:date="2026-07-27T12:27:00Z"/>
                    <w:rFonts w:ascii="Times New Roman" w:eastAsia="仿宋_GB2312" w:hAnsi="Times New Roman" w:cs="Times New Roman"/>
                    <w:color w:val="auto"/>
                    <w:sz w:val="18"/>
                    <w:szCs w:val="18"/>
                  </w:rPr>
                </w:rPrChange>
              </w:rPr>
            </w:pPr>
            <w:ins w:id="4063" w:author="Xuning Wei12232" w:date="2026-07-27T12:27:00Z">
              <w:r w:rsidRPr="00BB7730">
                <w:rPr>
                  <w:rFonts w:ascii="Times New Roman" w:eastAsia="仿宋_GB2312" w:hAnsi="Times New Roman" w:cs="Times New Roman"/>
                  <w:color w:val="0000FF"/>
                  <w:sz w:val="18"/>
                  <w:szCs w:val="18"/>
                  <w:rPrChange w:id="4064" w:author="Xuning Wei12232" w:date="2026-07-27T12:29:00Z">
                    <w:rPr>
                      <w:rFonts w:ascii="Times New Roman" w:eastAsia="仿宋_GB2312" w:hAnsi="Times New Roman" w:cs="Times New Roman"/>
                      <w:color w:val="auto"/>
                      <w:sz w:val="18"/>
                      <w:szCs w:val="18"/>
                    </w:rPr>
                  </w:rPrChange>
                </w:rPr>
                <w:t>The set solution preparation limit is greater than the minimum stirrable volume of the equipment and less than the equipment volume of 3000 L. The equipment meets the process requirements</w:t>
              </w:r>
            </w:ins>
          </w:p>
        </w:tc>
      </w:tr>
      <w:tr w:rsidR="00634E9B" w:rsidRPr="00BB7730" w14:paraId="14E5670A" w14:textId="77777777" w:rsidTr="00CD20E8">
        <w:trPr>
          <w:trHeight w:val="397"/>
          <w:jc w:val="center"/>
          <w:ins w:id="4065" w:author="Xuning Wei12232" w:date="2026-07-27T12:27:00Z"/>
        </w:trPr>
        <w:tc>
          <w:tcPr>
            <w:tcW w:w="174" w:type="pct"/>
            <w:shd w:val="clear" w:color="auto" w:fill="FFFFFF" w:themeFill="background1"/>
            <w:vAlign w:val="center"/>
          </w:tcPr>
          <w:p w14:paraId="5DF9AE4C" w14:textId="77777777" w:rsidR="00634E9B" w:rsidRPr="00BB7730" w:rsidRDefault="00634E9B" w:rsidP="00CD20E8">
            <w:pPr>
              <w:spacing w:line="240" w:lineRule="exact"/>
              <w:contextualSpacing/>
              <w:jc w:val="center"/>
              <w:rPr>
                <w:ins w:id="4066" w:author="Xuning Wei12232" w:date="2026-07-27T12:27:00Z"/>
                <w:rFonts w:ascii="Times New Roman" w:eastAsia="仿宋_GB2312" w:hAnsi="Times New Roman" w:cs="Times New Roman"/>
                <w:color w:val="0000FF"/>
                <w:kern w:val="0"/>
                <w:sz w:val="18"/>
                <w:szCs w:val="18"/>
                <w:rPrChange w:id="4067" w:author="Xuning Wei12232" w:date="2026-07-27T12:29:00Z">
                  <w:rPr>
                    <w:ins w:id="4068" w:author="Xuning Wei12232" w:date="2026-07-27T12:27:00Z"/>
                    <w:rFonts w:ascii="Times New Roman" w:eastAsia="仿宋_GB2312" w:hAnsi="Times New Roman" w:cs="Times New Roman"/>
                    <w:color w:val="auto"/>
                    <w:kern w:val="0"/>
                    <w:sz w:val="18"/>
                    <w:szCs w:val="18"/>
                  </w:rPr>
                </w:rPrChange>
              </w:rPr>
            </w:pPr>
            <w:ins w:id="4069" w:author="Xuning Wei12232" w:date="2026-07-27T12:27:00Z">
              <w:r w:rsidRPr="00BB7730">
                <w:rPr>
                  <w:rFonts w:ascii="Times New Roman" w:eastAsia="仿宋_GB2312" w:hAnsi="Times New Roman" w:cs="Times New Roman"/>
                  <w:color w:val="0000FF"/>
                  <w:kern w:val="0"/>
                  <w:sz w:val="18"/>
                  <w:szCs w:val="18"/>
                  <w:rPrChange w:id="4070" w:author="Xuning Wei12232" w:date="2026-07-27T12:29:00Z">
                    <w:rPr>
                      <w:rFonts w:ascii="Times New Roman" w:eastAsia="仿宋_GB2312" w:hAnsi="Times New Roman" w:cs="Times New Roman"/>
                      <w:color w:val="auto"/>
                      <w:kern w:val="0"/>
                      <w:sz w:val="18"/>
                      <w:szCs w:val="18"/>
                    </w:rPr>
                  </w:rPrChange>
                </w:rPr>
                <w:lastRenderedPageBreak/>
                <w:t>4</w:t>
              </w:r>
            </w:ins>
          </w:p>
        </w:tc>
        <w:tc>
          <w:tcPr>
            <w:tcW w:w="453" w:type="pct"/>
            <w:shd w:val="clear" w:color="auto" w:fill="FFFFFF" w:themeFill="background1"/>
            <w:vAlign w:val="center"/>
          </w:tcPr>
          <w:p w14:paraId="4EA07792" w14:textId="77777777" w:rsidR="00634E9B" w:rsidRPr="00BB7730" w:rsidRDefault="00634E9B" w:rsidP="00CD20E8">
            <w:pPr>
              <w:spacing w:line="240" w:lineRule="exact"/>
              <w:contextualSpacing/>
              <w:rPr>
                <w:ins w:id="4071" w:author="Xuning Wei12232" w:date="2026-07-27T12:27:00Z"/>
                <w:rFonts w:ascii="Times New Roman" w:eastAsia="仿宋_GB2312" w:hAnsi="Times New Roman" w:cs="Times New Roman"/>
                <w:color w:val="0000FF"/>
                <w:sz w:val="18"/>
                <w:szCs w:val="18"/>
                <w:rPrChange w:id="4072" w:author="Xuning Wei12232" w:date="2026-07-27T12:29:00Z">
                  <w:rPr>
                    <w:ins w:id="4073" w:author="Xuning Wei12232" w:date="2026-07-27T12:27:00Z"/>
                    <w:rFonts w:ascii="Times New Roman" w:eastAsia="仿宋_GB2312" w:hAnsi="Times New Roman" w:cs="Times New Roman"/>
                    <w:color w:val="auto"/>
                    <w:sz w:val="18"/>
                    <w:szCs w:val="18"/>
                  </w:rPr>
                </w:rPrChange>
              </w:rPr>
            </w:pPr>
            <w:ins w:id="4074" w:author="Xuning Wei12232" w:date="2026-07-27T12:27:00Z">
              <w:r w:rsidRPr="00BB7730">
                <w:rPr>
                  <w:rFonts w:ascii="Times New Roman" w:eastAsia="仿宋_GB2312" w:hAnsi="Times New Roman" w:cs="Times New Roman"/>
                  <w:color w:val="0000FF"/>
                  <w:sz w:val="18"/>
                  <w:szCs w:val="18"/>
                  <w:rPrChange w:id="4075" w:author="Xuning Wei12232" w:date="2026-07-27T12:29:00Z">
                    <w:rPr>
                      <w:rFonts w:ascii="Times New Roman" w:eastAsia="仿宋_GB2312" w:hAnsi="Times New Roman" w:cs="Times New Roman"/>
                      <w:color w:val="auto"/>
                      <w:sz w:val="18"/>
                      <w:szCs w:val="18"/>
                    </w:rPr>
                  </w:rPrChange>
                </w:rPr>
                <w:t>Temperature measurement</w:t>
              </w:r>
            </w:ins>
          </w:p>
        </w:tc>
        <w:tc>
          <w:tcPr>
            <w:tcW w:w="1187" w:type="pct"/>
            <w:shd w:val="clear" w:color="auto" w:fill="FFFFFF" w:themeFill="background1"/>
            <w:vAlign w:val="center"/>
          </w:tcPr>
          <w:p w14:paraId="7D17ED55" w14:textId="77777777" w:rsidR="00634E9B" w:rsidRPr="00BB7730" w:rsidRDefault="00634E9B" w:rsidP="00CD20E8">
            <w:pPr>
              <w:spacing w:line="240" w:lineRule="exact"/>
              <w:contextualSpacing/>
              <w:jc w:val="both"/>
              <w:rPr>
                <w:ins w:id="4076" w:author="Xuning Wei12232" w:date="2026-07-27T12:27:00Z"/>
                <w:rFonts w:ascii="Times New Roman" w:eastAsia="仿宋_GB2312" w:hAnsi="Times New Roman" w:cs="Times New Roman"/>
                <w:color w:val="0000FF"/>
                <w:sz w:val="18"/>
                <w:szCs w:val="18"/>
                <w:lang w:eastAsia="zh-CN"/>
                <w:rPrChange w:id="4077" w:author="Xuning Wei12232" w:date="2026-07-27T12:29:00Z">
                  <w:rPr>
                    <w:ins w:id="4078" w:author="Xuning Wei12232" w:date="2026-07-27T12:27:00Z"/>
                    <w:rFonts w:ascii="Times New Roman" w:eastAsia="仿宋_GB2312" w:hAnsi="Times New Roman" w:cs="Times New Roman"/>
                    <w:color w:val="auto"/>
                    <w:sz w:val="18"/>
                    <w:szCs w:val="18"/>
                    <w:lang w:eastAsia="zh-CN"/>
                  </w:rPr>
                </w:rPrChange>
              </w:rPr>
            </w:pPr>
            <w:ins w:id="4079" w:author="Xuning Wei12232" w:date="2026-07-27T12:27:00Z">
              <w:r w:rsidRPr="00BB7730">
                <w:rPr>
                  <w:rFonts w:ascii="Times New Roman" w:eastAsia="仿宋_GB2312" w:hAnsi="Times New Roman" w:cs="Times New Roman"/>
                  <w:color w:val="0000FF"/>
                  <w:sz w:val="18"/>
                  <w:szCs w:val="18"/>
                  <w:lang w:eastAsia="zh-CN"/>
                  <w:rPrChange w:id="4080" w:author="Xuning Wei12232" w:date="2026-07-27T12:29:00Z">
                    <w:rPr>
                      <w:rFonts w:ascii="Times New Roman" w:eastAsia="仿宋_GB2312" w:hAnsi="Times New Roman" w:cs="Times New Roman"/>
                      <w:color w:val="auto"/>
                      <w:sz w:val="18"/>
                      <w:szCs w:val="18"/>
                      <w:lang w:eastAsia="zh-CN"/>
                    </w:rPr>
                  </w:rPrChange>
                </w:rPr>
                <w:t>No requirements</w:t>
              </w:r>
              <w:r w:rsidRPr="00BB7730">
                <w:rPr>
                  <w:rFonts w:ascii="Times New Roman" w:eastAsia="仿宋_GB2312" w:hAnsi="Times New Roman" w:cs="Times New Roman"/>
                  <w:color w:val="0000FF"/>
                  <w:sz w:val="18"/>
                  <w:szCs w:val="18"/>
                  <w:rPrChange w:id="4081" w:author="Xuning Wei12232" w:date="2026-07-27T12:29:00Z">
                    <w:rPr>
                      <w:rFonts w:ascii="Times New Roman" w:eastAsia="仿宋_GB2312" w:hAnsi="Times New Roman" w:cs="Times New Roman"/>
                      <w:color w:val="auto"/>
                      <w:sz w:val="18"/>
                      <w:szCs w:val="18"/>
                    </w:rPr>
                  </w:rPrChange>
                </w:rPr>
                <w:t xml:space="preserve"> of temperature from process</w:t>
              </w:r>
            </w:ins>
          </w:p>
        </w:tc>
        <w:tc>
          <w:tcPr>
            <w:tcW w:w="1396" w:type="pct"/>
            <w:shd w:val="clear" w:color="auto" w:fill="FFFFFF" w:themeFill="background1"/>
            <w:vAlign w:val="center"/>
          </w:tcPr>
          <w:p w14:paraId="19F8D928" w14:textId="77777777" w:rsidR="00634E9B" w:rsidRPr="00BB7730" w:rsidRDefault="00634E9B" w:rsidP="00CD20E8">
            <w:pPr>
              <w:spacing w:line="240" w:lineRule="exact"/>
              <w:contextualSpacing/>
              <w:rPr>
                <w:ins w:id="4082" w:author="Xuning Wei12232" w:date="2026-07-27T12:27:00Z"/>
                <w:rFonts w:ascii="Times New Roman" w:eastAsia="仿宋_GB2312" w:hAnsi="Times New Roman" w:cs="Times New Roman"/>
                <w:color w:val="0000FF"/>
                <w:sz w:val="18"/>
                <w:szCs w:val="18"/>
              </w:rPr>
            </w:pPr>
            <w:ins w:id="4083" w:author="Xuning Wei12232" w:date="2026-07-27T12:27:00Z">
              <w:r w:rsidRPr="00BB7730">
                <w:rPr>
                  <w:rFonts w:ascii="Times New Roman" w:eastAsia="仿宋_GB2312" w:hAnsi="Times New Roman" w:cs="Times New Roman"/>
                  <w:color w:val="0000FF"/>
                  <w:sz w:val="18"/>
                  <w:szCs w:val="18"/>
                </w:rPr>
                <w:t>Minimum volume of the thermometer tube can reach at rest: 376.1 L;</w:t>
              </w:r>
            </w:ins>
          </w:p>
          <w:p w14:paraId="7AAF8FFF" w14:textId="77777777" w:rsidR="00634E9B" w:rsidRPr="00BB7730" w:rsidRDefault="00634E9B" w:rsidP="00CD20E8">
            <w:pPr>
              <w:spacing w:line="240" w:lineRule="exact"/>
              <w:contextualSpacing/>
              <w:rPr>
                <w:ins w:id="4084" w:author="Xuning Wei12232" w:date="2026-07-27T12:27:00Z"/>
                <w:rFonts w:ascii="Times New Roman" w:eastAsia="仿宋_GB2312" w:hAnsi="Times New Roman" w:cs="Times New Roman"/>
                <w:color w:val="0000FF"/>
                <w:sz w:val="18"/>
                <w:szCs w:val="18"/>
                <w:rPrChange w:id="4085" w:author="Xuning Wei12232" w:date="2026-07-27T12:29:00Z">
                  <w:rPr>
                    <w:ins w:id="4086" w:author="Xuning Wei12232" w:date="2026-07-27T12:27:00Z"/>
                    <w:rFonts w:ascii="Times New Roman" w:eastAsia="仿宋_GB2312" w:hAnsi="Times New Roman" w:cs="Times New Roman"/>
                    <w:color w:val="auto"/>
                    <w:sz w:val="18"/>
                    <w:szCs w:val="18"/>
                  </w:rPr>
                </w:rPrChange>
              </w:rPr>
            </w:pPr>
            <w:ins w:id="4087" w:author="Xuning Wei12232" w:date="2026-07-27T12:27:00Z">
              <w:r w:rsidRPr="00BB7730">
                <w:rPr>
                  <w:rFonts w:ascii="Times New Roman" w:eastAsia="仿宋_GB2312" w:hAnsi="Times New Roman" w:cs="Times New Roman"/>
                  <w:color w:val="0000FF"/>
                  <w:sz w:val="18"/>
                  <w:szCs w:val="18"/>
                </w:rPr>
                <w:t xml:space="preserve">Minimum volume of the thermometer tube can reach at maximum speed: 349.7 L </w:t>
              </w:r>
            </w:ins>
          </w:p>
        </w:tc>
        <w:tc>
          <w:tcPr>
            <w:tcW w:w="301" w:type="pct"/>
            <w:shd w:val="clear" w:color="auto" w:fill="FFFFFF" w:themeFill="background1"/>
            <w:vAlign w:val="center"/>
          </w:tcPr>
          <w:p w14:paraId="3C3419E1" w14:textId="77777777" w:rsidR="00634E9B" w:rsidRPr="00BB7730" w:rsidRDefault="003E162E" w:rsidP="00CD20E8">
            <w:pPr>
              <w:spacing w:line="240" w:lineRule="exact"/>
              <w:contextualSpacing/>
              <w:jc w:val="both"/>
              <w:rPr>
                <w:ins w:id="4088" w:author="Xuning Wei12232" w:date="2026-07-27T12:27:00Z"/>
                <w:rFonts w:ascii="Times New Roman" w:eastAsia="仿宋_GB2312" w:hAnsi="Times New Roman" w:cs="Times New Roman"/>
                <w:color w:val="0000FF"/>
                <w:sz w:val="18"/>
                <w:szCs w:val="18"/>
                <w:rPrChange w:id="4089" w:author="Xuning Wei12232" w:date="2026-07-27T12:29:00Z">
                  <w:rPr>
                    <w:ins w:id="4090" w:author="Xuning Wei12232" w:date="2026-07-27T12:27:00Z"/>
                    <w:rFonts w:ascii="Times New Roman" w:eastAsia="仿宋_GB2312" w:hAnsi="Times New Roman" w:cs="Times New Roman"/>
                    <w:color w:val="auto"/>
                    <w:sz w:val="18"/>
                    <w:szCs w:val="18"/>
                  </w:rPr>
                </w:rPrChange>
              </w:rPr>
            </w:pPr>
            <w:customXmlInsRangeStart w:id="4091" w:author="Xuning Wei12232" w:date="2026-07-27T12:27:00Z"/>
            <w:sdt>
              <w:sdtPr>
                <w:rPr>
                  <w:rFonts w:ascii="Times New Roman" w:eastAsia="仿宋_GB2312" w:hAnsi="Times New Roman" w:cs="Times New Roman"/>
                  <w:color w:val="0000FF"/>
                  <w:sz w:val="18"/>
                  <w:szCs w:val="18"/>
                </w:rPr>
                <w:id w:val="274073189"/>
                <w14:checkbox>
                  <w14:checked w14:val="1"/>
                  <w14:checkedState w14:val="2612" w14:font="MS Gothic"/>
                  <w14:uncheckedState w14:val="2610" w14:font="MS Gothic"/>
                </w14:checkbox>
              </w:sdtPr>
              <w:sdtEndPr/>
              <w:sdtContent>
                <w:customXmlInsRangeEnd w:id="4091"/>
                <w:ins w:id="4092" w:author="Xuning Wei12232" w:date="2026-07-27T12:27:00Z">
                  <w:r w:rsidR="00634E9B" w:rsidRPr="00BB7730">
                    <w:rPr>
                      <w:rFonts w:ascii="Segoe UI Symbol" w:eastAsia="MS Gothic" w:hAnsi="Segoe UI Symbol" w:cs="Segoe UI Symbol"/>
                      <w:color w:val="0000FF"/>
                      <w:sz w:val="18"/>
                      <w:szCs w:val="18"/>
                      <w:rPrChange w:id="4093" w:author="Xuning Wei12232" w:date="2026-07-27T12:29:00Z">
                        <w:rPr>
                          <w:rFonts w:ascii="Segoe UI Symbol" w:eastAsia="MS Gothic" w:hAnsi="Segoe UI Symbol" w:cs="Segoe UI Symbol"/>
                          <w:color w:val="auto"/>
                          <w:sz w:val="18"/>
                          <w:szCs w:val="18"/>
                        </w:rPr>
                      </w:rPrChange>
                    </w:rPr>
                    <w:t>☒</w:t>
                  </w:r>
                </w:ins>
                <w:customXmlInsRangeStart w:id="4094" w:author="Xuning Wei12232" w:date="2026-07-27T12:27:00Z"/>
              </w:sdtContent>
            </w:sdt>
            <w:customXmlInsRangeEnd w:id="4094"/>
            <w:ins w:id="4095" w:author="Xuning Wei12232" w:date="2026-07-27T12:27:00Z">
              <w:r w:rsidR="00634E9B" w:rsidRPr="00BB7730">
                <w:rPr>
                  <w:rFonts w:ascii="Times New Roman" w:eastAsia="仿宋_GB2312" w:hAnsi="Times New Roman" w:cs="Times New Roman"/>
                  <w:color w:val="0000FF"/>
                  <w:sz w:val="18"/>
                  <w:szCs w:val="18"/>
                  <w:rPrChange w:id="4096" w:author="Xuning Wei12232" w:date="2026-07-27T12:29:00Z">
                    <w:rPr>
                      <w:rFonts w:ascii="Times New Roman" w:eastAsia="仿宋_GB2312" w:hAnsi="Times New Roman" w:cs="Times New Roman"/>
                      <w:color w:val="auto"/>
                      <w:sz w:val="18"/>
                      <w:szCs w:val="18"/>
                    </w:rPr>
                  </w:rPrChange>
                </w:rPr>
                <w:t>Yes</w:t>
              </w:r>
            </w:ins>
          </w:p>
        </w:tc>
        <w:tc>
          <w:tcPr>
            <w:tcW w:w="302" w:type="pct"/>
            <w:shd w:val="clear" w:color="auto" w:fill="FFFFFF" w:themeFill="background1"/>
            <w:vAlign w:val="center"/>
          </w:tcPr>
          <w:p w14:paraId="35D1AA79" w14:textId="77777777" w:rsidR="00634E9B" w:rsidRPr="00BB7730" w:rsidRDefault="003E162E" w:rsidP="00CD20E8">
            <w:pPr>
              <w:spacing w:line="240" w:lineRule="exact"/>
              <w:contextualSpacing/>
              <w:jc w:val="both"/>
              <w:rPr>
                <w:ins w:id="4097" w:author="Xuning Wei12232" w:date="2026-07-27T12:27:00Z"/>
                <w:rFonts w:ascii="Times New Roman" w:eastAsia="仿宋_GB2312" w:hAnsi="Times New Roman" w:cs="Times New Roman"/>
                <w:color w:val="0000FF"/>
                <w:sz w:val="18"/>
                <w:szCs w:val="18"/>
                <w:rPrChange w:id="4098" w:author="Xuning Wei12232" w:date="2026-07-27T12:29:00Z">
                  <w:rPr>
                    <w:ins w:id="4099" w:author="Xuning Wei12232" w:date="2026-07-27T12:27:00Z"/>
                    <w:rFonts w:ascii="Times New Roman" w:eastAsia="仿宋_GB2312" w:hAnsi="Times New Roman" w:cs="Times New Roman"/>
                    <w:color w:val="auto"/>
                    <w:sz w:val="18"/>
                    <w:szCs w:val="18"/>
                  </w:rPr>
                </w:rPrChange>
              </w:rPr>
            </w:pPr>
            <w:customXmlInsRangeStart w:id="4100" w:author="Xuning Wei12232" w:date="2026-07-27T12:27:00Z"/>
            <w:sdt>
              <w:sdtPr>
                <w:rPr>
                  <w:rFonts w:ascii="Times New Roman" w:eastAsia="仿宋_GB2312" w:hAnsi="Times New Roman" w:cs="Times New Roman"/>
                  <w:color w:val="0000FF"/>
                  <w:sz w:val="18"/>
                  <w:szCs w:val="18"/>
                </w:rPr>
                <w:id w:val="-1661543352"/>
                <w14:checkbox>
                  <w14:checked w14:val="0"/>
                  <w14:checkedState w14:val="2612" w14:font="MS Gothic"/>
                  <w14:uncheckedState w14:val="2610" w14:font="MS Gothic"/>
                </w14:checkbox>
              </w:sdtPr>
              <w:sdtEndPr/>
              <w:sdtContent>
                <w:customXmlInsRangeEnd w:id="4100"/>
                <w:ins w:id="4101" w:author="Xuning Wei12232" w:date="2026-07-27T12:27:00Z">
                  <w:r w:rsidR="00634E9B" w:rsidRPr="00BB7730">
                    <w:rPr>
                      <w:rFonts w:ascii="Segoe UI Symbol" w:eastAsia="仿宋_GB2312" w:hAnsi="Segoe UI Symbol" w:cs="Segoe UI Symbol"/>
                      <w:color w:val="0000FF"/>
                      <w:sz w:val="18"/>
                      <w:szCs w:val="18"/>
                      <w:rPrChange w:id="4102" w:author="Xuning Wei12232" w:date="2026-07-27T12:29:00Z">
                        <w:rPr>
                          <w:rFonts w:ascii="Segoe UI Symbol" w:eastAsia="仿宋_GB2312" w:hAnsi="Segoe UI Symbol" w:cs="Segoe UI Symbol"/>
                          <w:color w:val="auto"/>
                          <w:sz w:val="18"/>
                          <w:szCs w:val="18"/>
                        </w:rPr>
                      </w:rPrChange>
                    </w:rPr>
                    <w:t>☐</w:t>
                  </w:r>
                </w:ins>
                <w:customXmlInsRangeStart w:id="4103" w:author="Xuning Wei12232" w:date="2026-07-27T12:27:00Z"/>
              </w:sdtContent>
            </w:sdt>
            <w:customXmlInsRangeEnd w:id="4103"/>
            <w:ins w:id="4104" w:author="Xuning Wei12232" w:date="2026-07-27T12:27:00Z">
              <w:r w:rsidR="00634E9B" w:rsidRPr="00BB7730">
                <w:rPr>
                  <w:rFonts w:ascii="Times New Roman" w:eastAsia="仿宋_GB2312" w:hAnsi="Times New Roman" w:cs="Times New Roman"/>
                  <w:color w:val="0000FF"/>
                  <w:sz w:val="18"/>
                  <w:szCs w:val="18"/>
                  <w:rPrChange w:id="4105" w:author="Xuning Wei12232" w:date="2026-07-27T12:29:00Z">
                    <w:rPr>
                      <w:rFonts w:ascii="Times New Roman" w:eastAsia="仿宋_GB2312" w:hAnsi="Times New Roman" w:cs="Times New Roman"/>
                      <w:color w:val="auto"/>
                      <w:sz w:val="18"/>
                      <w:szCs w:val="18"/>
                    </w:rPr>
                  </w:rPrChange>
                </w:rPr>
                <w:t xml:space="preserve"> No</w:t>
              </w:r>
            </w:ins>
          </w:p>
        </w:tc>
        <w:tc>
          <w:tcPr>
            <w:tcW w:w="1187" w:type="pct"/>
            <w:shd w:val="clear" w:color="auto" w:fill="FFFFFF" w:themeFill="background1"/>
            <w:vAlign w:val="center"/>
          </w:tcPr>
          <w:p w14:paraId="4785C6B6" w14:textId="77777777" w:rsidR="00634E9B" w:rsidRPr="00BB7730" w:rsidRDefault="00634E9B" w:rsidP="00CD20E8">
            <w:pPr>
              <w:spacing w:line="240" w:lineRule="exact"/>
              <w:contextualSpacing/>
              <w:rPr>
                <w:ins w:id="4106" w:author="Xuning Wei12232" w:date="2026-07-27T12:27:00Z"/>
                <w:rFonts w:ascii="Times New Roman" w:eastAsia="仿宋_GB2312" w:hAnsi="Times New Roman" w:cs="Times New Roman"/>
                <w:color w:val="0000FF"/>
                <w:sz w:val="18"/>
                <w:szCs w:val="18"/>
              </w:rPr>
            </w:pPr>
            <w:ins w:id="4107" w:author="Xuning Wei12232" w:date="2026-07-27T12:27:00Z">
              <w:r w:rsidRPr="00BB7730">
                <w:rPr>
                  <w:rFonts w:ascii="Times New Roman" w:eastAsia="仿宋_GB2312" w:hAnsi="Times New Roman" w:cs="Times New Roman"/>
                  <w:color w:val="0000FF"/>
                  <w:sz w:val="18"/>
                  <w:szCs w:val="18"/>
                </w:rPr>
                <w:t>Temperature regulated via heat exchanger. At a solvent flow rate of 12 m³/h, the solvent passes through the heat exchanger, with its temperature rising from -15 °C to 20 °C.</w:t>
              </w:r>
            </w:ins>
          </w:p>
          <w:p w14:paraId="72251D64" w14:textId="77777777" w:rsidR="00634E9B" w:rsidRPr="00BB7730" w:rsidRDefault="00634E9B" w:rsidP="00CD20E8">
            <w:pPr>
              <w:spacing w:line="240" w:lineRule="exact"/>
              <w:contextualSpacing/>
              <w:jc w:val="both"/>
              <w:rPr>
                <w:ins w:id="4108" w:author="Xuning Wei12232" w:date="2026-07-27T12:27:00Z"/>
                <w:rFonts w:ascii="Times New Roman" w:eastAsia="仿宋_GB2312" w:hAnsi="Times New Roman" w:cs="Times New Roman"/>
                <w:color w:val="0000FF"/>
                <w:sz w:val="18"/>
                <w:szCs w:val="18"/>
                <w:lang w:eastAsia="zh-CN"/>
                <w:rPrChange w:id="4109" w:author="Xuning Wei12232" w:date="2026-07-27T12:29:00Z">
                  <w:rPr>
                    <w:ins w:id="4110" w:author="Xuning Wei12232" w:date="2026-07-27T12:27:00Z"/>
                    <w:rFonts w:ascii="Times New Roman" w:eastAsia="仿宋_GB2312" w:hAnsi="Times New Roman" w:cs="Times New Roman"/>
                    <w:color w:val="auto"/>
                    <w:sz w:val="18"/>
                    <w:szCs w:val="18"/>
                    <w:lang w:eastAsia="zh-CN"/>
                  </w:rPr>
                </w:rPrChange>
              </w:rPr>
            </w:pPr>
            <w:ins w:id="4111" w:author="Xuning Wei12232" w:date="2026-07-27T12:27:00Z">
              <w:r w:rsidRPr="00BB7730">
                <w:rPr>
                  <w:rFonts w:ascii="Times New Roman" w:eastAsia="仿宋_GB2312" w:hAnsi="Times New Roman" w:cs="Times New Roman"/>
                  <w:color w:val="0000FF"/>
                  <w:sz w:val="18"/>
                  <w:szCs w:val="18"/>
                </w:rPr>
                <w:t>At a solvent flow rate of 20 m³/h, the solvent flows through the heat exchanger, and its temperature drops from 45 °C to 33 °C.</w:t>
              </w:r>
            </w:ins>
          </w:p>
        </w:tc>
      </w:tr>
      <w:tr w:rsidR="00634E9B" w:rsidRPr="00BB7730" w14:paraId="63AAE6FB" w14:textId="77777777" w:rsidTr="00CD20E8">
        <w:trPr>
          <w:trHeight w:val="397"/>
          <w:jc w:val="center"/>
          <w:ins w:id="4112" w:author="Xuning Wei12232" w:date="2026-07-27T12:27:00Z"/>
        </w:trPr>
        <w:tc>
          <w:tcPr>
            <w:tcW w:w="174" w:type="pct"/>
            <w:vMerge w:val="restart"/>
            <w:shd w:val="clear" w:color="auto" w:fill="FFFFFF" w:themeFill="background1"/>
            <w:vAlign w:val="center"/>
          </w:tcPr>
          <w:p w14:paraId="3FAE98B7" w14:textId="77777777" w:rsidR="00634E9B" w:rsidRPr="00BB7730" w:rsidDel="00511610" w:rsidRDefault="00634E9B" w:rsidP="00CD20E8">
            <w:pPr>
              <w:spacing w:line="240" w:lineRule="exact"/>
              <w:contextualSpacing/>
              <w:jc w:val="center"/>
              <w:rPr>
                <w:ins w:id="4113" w:author="Xuning Wei12232" w:date="2026-07-27T12:27:00Z"/>
                <w:rFonts w:ascii="Times New Roman" w:eastAsia="仿宋_GB2312" w:hAnsi="Times New Roman" w:cs="Times New Roman"/>
                <w:color w:val="0000FF"/>
                <w:kern w:val="0"/>
                <w:sz w:val="18"/>
                <w:szCs w:val="18"/>
                <w:rPrChange w:id="4114" w:author="Xuning Wei12232" w:date="2026-07-27T12:29:00Z">
                  <w:rPr>
                    <w:ins w:id="4115" w:author="Xuning Wei12232" w:date="2026-07-27T12:27:00Z"/>
                    <w:rFonts w:ascii="Times New Roman" w:eastAsia="仿宋_GB2312" w:hAnsi="Times New Roman" w:cs="Times New Roman"/>
                    <w:color w:val="auto"/>
                    <w:kern w:val="0"/>
                    <w:sz w:val="18"/>
                    <w:szCs w:val="18"/>
                  </w:rPr>
                </w:rPrChange>
              </w:rPr>
            </w:pPr>
            <w:ins w:id="4116" w:author="Xuning Wei12232" w:date="2026-07-27T12:27:00Z">
              <w:r w:rsidRPr="00BB7730">
                <w:rPr>
                  <w:rFonts w:ascii="Times New Roman" w:eastAsia="仿宋_GB2312" w:hAnsi="Times New Roman" w:cs="Times New Roman"/>
                  <w:color w:val="0000FF"/>
                  <w:kern w:val="0"/>
                  <w:sz w:val="18"/>
                  <w:szCs w:val="18"/>
                  <w:lang w:eastAsia="zh-CN"/>
                  <w:rPrChange w:id="4117" w:author="Xuning Wei12232" w:date="2026-07-27T12:29:00Z">
                    <w:rPr>
                      <w:rFonts w:ascii="Times New Roman" w:eastAsia="仿宋_GB2312" w:hAnsi="Times New Roman" w:cs="Times New Roman"/>
                      <w:color w:val="auto"/>
                      <w:kern w:val="0"/>
                      <w:sz w:val="18"/>
                      <w:szCs w:val="18"/>
                      <w:lang w:eastAsia="zh-CN"/>
                    </w:rPr>
                  </w:rPrChange>
                </w:rPr>
                <w:t>5</w:t>
              </w:r>
            </w:ins>
          </w:p>
        </w:tc>
        <w:tc>
          <w:tcPr>
            <w:tcW w:w="453" w:type="pct"/>
            <w:vMerge w:val="restart"/>
            <w:shd w:val="clear" w:color="auto" w:fill="FFFFFF" w:themeFill="background1"/>
            <w:vAlign w:val="center"/>
          </w:tcPr>
          <w:p w14:paraId="28257328" w14:textId="77777777" w:rsidR="00634E9B" w:rsidRPr="00BB7730" w:rsidRDefault="00634E9B" w:rsidP="00CD20E8">
            <w:pPr>
              <w:spacing w:line="240" w:lineRule="exact"/>
              <w:contextualSpacing/>
              <w:rPr>
                <w:ins w:id="4118" w:author="Xuning Wei12232" w:date="2026-07-27T12:27:00Z"/>
                <w:rFonts w:ascii="Times New Roman" w:eastAsia="仿宋_GB2312" w:hAnsi="Times New Roman" w:cs="Times New Roman"/>
                <w:color w:val="0000FF"/>
                <w:sz w:val="18"/>
                <w:szCs w:val="18"/>
                <w:rPrChange w:id="4119" w:author="Xuning Wei12232" w:date="2026-07-27T12:29:00Z">
                  <w:rPr>
                    <w:ins w:id="4120" w:author="Xuning Wei12232" w:date="2026-07-27T12:27:00Z"/>
                    <w:rFonts w:ascii="Times New Roman" w:eastAsia="仿宋_GB2312" w:hAnsi="Times New Roman" w:cs="Times New Roman"/>
                    <w:color w:val="auto"/>
                    <w:sz w:val="18"/>
                    <w:szCs w:val="18"/>
                  </w:rPr>
                </w:rPrChange>
              </w:rPr>
            </w:pPr>
            <w:ins w:id="4121" w:author="Xuning Wei12232" w:date="2026-07-27T12:27:00Z">
              <w:r w:rsidRPr="00BB7730">
                <w:rPr>
                  <w:rFonts w:ascii="Times New Roman" w:eastAsia="仿宋_GB2312" w:hAnsi="Times New Roman" w:cs="Times New Roman"/>
                  <w:color w:val="0000FF"/>
                  <w:sz w:val="18"/>
                  <w:szCs w:val="18"/>
                  <w:rPrChange w:id="4122" w:author="Xuning Wei12232" w:date="2026-07-27T12:29:00Z">
                    <w:rPr>
                      <w:rFonts w:ascii="Times New Roman" w:eastAsia="仿宋_GB2312" w:hAnsi="Times New Roman" w:cs="Times New Roman"/>
                      <w:color w:val="auto"/>
                      <w:sz w:val="18"/>
                      <w:szCs w:val="18"/>
                    </w:rPr>
                  </w:rPrChange>
                </w:rPr>
                <w:t>Solution charging</w:t>
              </w:r>
            </w:ins>
          </w:p>
        </w:tc>
        <w:tc>
          <w:tcPr>
            <w:tcW w:w="1187" w:type="pct"/>
            <w:shd w:val="clear" w:color="auto" w:fill="FFFFFF" w:themeFill="background1"/>
            <w:vAlign w:val="center"/>
          </w:tcPr>
          <w:p w14:paraId="3FBF94BB" w14:textId="77777777" w:rsidR="00634E9B" w:rsidRPr="00BB7730" w:rsidRDefault="00634E9B" w:rsidP="00CD20E8">
            <w:pPr>
              <w:spacing w:line="240" w:lineRule="exact"/>
              <w:contextualSpacing/>
              <w:rPr>
                <w:ins w:id="4123" w:author="Xuning Wei12232" w:date="2026-07-27T12:27:00Z"/>
                <w:rFonts w:ascii="Times New Roman" w:eastAsia="仿宋_GB2312" w:hAnsi="Times New Roman" w:cs="Times New Roman"/>
                <w:color w:val="0000FF"/>
                <w:sz w:val="18"/>
                <w:szCs w:val="18"/>
                <w:lang w:eastAsia="zh-CN"/>
                <w:rPrChange w:id="4124" w:author="Xuning Wei12232" w:date="2026-07-27T12:29:00Z">
                  <w:rPr>
                    <w:ins w:id="4125" w:author="Xuning Wei12232" w:date="2026-07-27T12:27:00Z"/>
                    <w:rFonts w:ascii="Times New Roman" w:eastAsia="仿宋_GB2312" w:hAnsi="Times New Roman" w:cs="Times New Roman"/>
                    <w:color w:val="auto"/>
                    <w:sz w:val="18"/>
                    <w:szCs w:val="18"/>
                    <w:lang w:eastAsia="zh-CN"/>
                  </w:rPr>
                </w:rPrChange>
              </w:rPr>
            </w:pPr>
            <w:ins w:id="4126" w:author="Xuning Wei12232" w:date="2026-07-27T12:27:00Z">
              <w:r w:rsidRPr="00BB7730">
                <w:rPr>
                  <w:rFonts w:ascii="Times New Roman" w:eastAsia="仿宋_GB2312" w:hAnsi="Times New Roman" w:cs="Times New Roman"/>
                  <w:color w:val="0000FF"/>
                  <w:sz w:val="18"/>
                  <w:szCs w:val="18"/>
                  <w:lang w:eastAsia="zh-CN"/>
                </w:rPr>
                <w:t>DMF charging amount (DMF density: 0.948 kg/L): 400~1600 L</w:t>
              </w:r>
              <w:del w:id="4127" w:author="Johan Granander" w:date="2026-07-28T13:31:00Z">
                <w:r w:rsidRPr="00BB7730" w:rsidDel="000E6E66">
                  <w:rPr>
                    <w:rFonts w:ascii="Times New Roman" w:eastAsia="仿宋_GB2312" w:hAnsi="Times New Roman" w:cs="Times New Roman"/>
                    <w:color w:val="0000FF"/>
                    <w:sz w:val="18"/>
                    <w:szCs w:val="18"/>
                    <w:lang w:eastAsia="zh-CN"/>
                  </w:rPr>
                  <w:delText xml:space="preserve"> </w:delText>
                </w:r>
              </w:del>
              <w:r w:rsidRPr="00BB7730">
                <w:rPr>
                  <w:rFonts w:ascii="Times New Roman" w:eastAsia="仿宋_GB2312" w:hAnsi="Times New Roman" w:cs="Times New Roman"/>
                  <w:color w:val="0000FF"/>
                  <w:sz w:val="18"/>
                  <w:szCs w:val="18"/>
                  <w:lang w:eastAsia="zh-CN"/>
                </w:rPr>
                <w:t>; (379.20~1516.80 kg)</w:t>
              </w:r>
            </w:ins>
          </w:p>
        </w:tc>
        <w:tc>
          <w:tcPr>
            <w:tcW w:w="1396" w:type="pct"/>
            <w:shd w:val="clear" w:color="auto" w:fill="FFFFFF" w:themeFill="background1"/>
            <w:vAlign w:val="center"/>
          </w:tcPr>
          <w:p w14:paraId="33B9A38D" w14:textId="77777777" w:rsidR="00634E9B" w:rsidRPr="00BB7730" w:rsidRDefault="00634E9B" w:rsidP="00CD20E8">
            <w:pPr>
              <w:spacing w:line="240" w:lineRule="exact"/>
              <w:contextualSpacing/>
              <w:rPr>
                <w:ins w:id="4128" w:author="Xuning Wei12232" w:date="2026-07-27T12:27:00Z"/>
                <w:rFonts w:ascii="Times New Roman" w:eastAsia="仿宋_GB2312" w:hAnsi="Times New Roman" w:cs="Times New Roman"/>
                <w:color w:val="0000FF"/>
                <w:sz w:val="18"/>
                <w:szCs w:val="18"/>
              </w:rPr>
            </w:pPr>
            <w:ins w:id="4129" w:author="Xuning Wei12232" w:date="2026-07-27T12:27:00Z">
              <w:r w:rsidRPr="00BB7730">
                <w:rPr>
                  <w:rFonts w:ascii="Times New Roman" w:eastAsia="仿宋_GB2312" w:hAnsi="Times New Roman" w:cs="Times New Roman"/>
                  <w:color w:val="0000FF"/>
                  <w:sz w:val="18"/>
                  <w:szCs w:val="18"/>
                </w:rPr>
                <w:t>Charging accuracy of DMF is within ±1.5% when the charging amount is more than 400 L.</w:t>
              </w:r>
            </w:ins>
          </w:p>
        </w:tc>
        <w:tc>
          <w:tcPr>
            <w:tcW w:w="301" w:type="pct"/>
            <w:shd w:val="clear" w:color="auto" w:fill="FFFFFF" w:themeFill="background1"/>
            <w:vAlign w:val="center"/>
          </w:tcPr>
          <w:p w14:paraId="73C414FD" w14:textId="77777777" w:rsidR="00634E9B" w:rsidRPr="00BB7730" w:rsidRDefault="00634E9B" w:rsidP="00CD20E8">
            <w:pPr>
              <w:spacing w:line="240" w:lineRule="exact"/>
              <w:contextualSpacing/>
              <w:jc w:val="both"/>
              <w:rPr>
                <w:ins w:id="4130" w:author="Xuning Wei12232" w:date="2026-07-27T12:27:00Z"/>
                <w:rFonts w:ascii="Times New Roman" w:eastAsia="仿宋_GB2312" w:hAnsi="Times New Roman" w:cs="Times New Roman"/>
                <w:color w:val="0000FF"/>
                <w:sz w:val="18"/>
                <w:szCs w:val="18"/>
                <w:rPrChange w:id="4131" w:author="Xuning Wei12232" w:date="2026-07-27T12:29:00Z">
                  <w:rPr>
                    <w:ins w:id="4132" w:author="Xuning Wei12232" w:date="2026-07-27T12:27:00Z"/>
                    <w:rFonts w:ascii="Times New Roman" w:eastAsia="仿宋_GB2312" w:hAnsi="Times New Roman" w:cs="Times New Roman"/>
                    <w:color w:val="auto"/>
                    <w:sz w:val="18"/>
                    <w:szCs w:val="18"/>
                  </w:rPr>
                </w:rPrChange>
              </w:rPr>
            </w:pPr>
            <w:ins w:id="4133"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2" w:type="pct"/>
            <w:shd w:val="clear" w:color="auto" w:fill="FFFFFF" w:themeFill="background1"/>
            <w:vAlign w:val="center"/>
          </w:tcPr>
          <w:p w14:paraId="446613AA" w14:textId="77777777" w:rsidR="00634E9B" w:rsidRPr="00BB7730" w:rsidRDefault="00634E9B" w:rsidP="00CD20E8">
            <w:pPr>
              <w:spacing w:line="240" w:lineRule="exact"/>
              <w:contextualSpacing/>
              <w:jc w:val="both"/>
              <w:rPr>
                <w:ins w:id="4134" w:author="Xuning Wei12232" w:date="2026-07-27T12:27:00Z"/>
                <w:rFonts w:ascii="Times New Roman" w:eastAsia="仿宋_GB2312" w:hAnsi="Times New Roman" w:cs="Times New Roman"/>
                <w:color w:val="0000FF"/>
                <w:sz w:val="18"/>
                <w:szCs w:val="18"/>
                <w:rPrChange w:id="4135" w:author="Xuning Wei12232" w:date="2026-07-27T12:29:00Z">
                  <w:rPr>
                    <w:ins w:id="4136" w:author="Xuning Wei12232" w:date="2026-07-27T12:27:00Z"/>
                    <w:rFonts w:ascii="Times New Roman" w:eastAsia="仿宋_GB2312" w:hAnsi="Times New Roman" w:cs="Times New Roman"/>
                    <w:color w:val="auto"/>
                    <w:sz w:val="18"/>
                    <w:szCs w:val="18"/>
                  </w:rPr>
                </w:rPrChange>
              </w:rPr>
            </w:pPr>
            <w:ins w:id="4137"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87" w:type="pct"/>
            <w:vMerge w:val="restart"/>
            <w:shd w:val="clear" w:color="auto" w:fill="FFFFFF" w:themeFill="background1"/>
            <w:vAlign w:val="center"/>
          </w:tcPr>
          <w:p w14:paraId="1B0D2E03" w14:textId="77777777" w:rsidR="00634E9B" w:rsidRPr="00BB7730" w:rsidRDefault="00634E9B" w:rsidP="00CD20E8">
            <w:pPr>
              <w:spacing w:line="240" w:lineRule="exact"/>
              <w:contextualSpacing/>
              <w:jc w:val="both"/>
              <w:rPr>
                <w:ins w:id="4138" w:author="Xuning Wei12232" w:date="2026-07-27T12:27:00Z"/>
                <w:rFonts w:ascii="Times New Roman" w:eastAsia="仿宋_GB2312" w:hAnsi="Times New Roman" w:cs="Times New Roman"/>
                <w:color w:val="0000FF"/>
                <w:sz w:val="18"/>
                <w:szCs w:val="18"/>
                <w:rPrChange w:id="4139" w:author="Xuning Wei12232" w:date="2026-07-27T12:29:00Z">
                  <w:rPr>
                    <w:ins w:id="4140" w:author="Xuning Wei12232" w:date="2026-07-27T12:27:00Z"/>
                    <w:rFonts w:ascii="Times New Roman" w:eastAsia="仿宋_GB2312" w:hAnsi="Times New Roman" w:cs="Times New Roman"/>
                    <w:color w:val="auto"/>
                    <w:sz w:val="18"/>
                    <w:szCs w:val="18"/>
                  </w:rPr>
                </w:rPrChange>
              </w:rPr>
            </w:pPr>
            <w:ins w:id="4141" w:author="Xuning Wei12232" w:date="2026-07-27T12:27:00Z">
              <w:r w:rsidRPr="00BB7730">
                <w:rPr>
                  <w:rFonts w:ascii="Times New Roman" w:eastAsia="仿宋_GB2312" w:hAnsi="Times New Roman" w:cs="Times New Roman"/>
                  <w:color w:val="0000FF"/>
                  <w:sz w:val="18"/>
                  <w:szCs w:val="18"/>
                </w:rPr>
                <w:t>Based on charging accuracy calculation, the concentration of Piperidine/DMF mixed solution is controlled within 19.5%~20.5%. The NOR range is 15%~20%, which complies with process requirements.</w:t>
              </w:r>
            </w:ins>
          </w:p>
        </w:tc>
      </w:tr>
      <w:tr w:rsidR="00634E9B" w:rsidRPr="00BB7730" w14:paraId="2FD8E596" w14:textId="77777777" w:rsidTr="00CD20E8">
        <w:trPr>
          <w:trHeight w:val="397"/>
          <w:jc w:val="center"/>
          <w:ins w:id="4142" w:author="Xuning Wei12232" w:date="2026-07-27T12:27:00Z"/>
        </w:trPr>
        <w:tc>
          <w:tcPr>
            <w:tcW w:w="174" w:type="pct"/>
            <w:vMerge/>
            <w:vAlign w:val="center"/>
          </w:tcPr>
          <w:p w14:paraId="2E6C065F" w14:textId="77777777" w:rsidR="00634E9B" w:rsidRPr="00BB7730" w:rsidDel="00511610" w:rsidRDefault="00634E9B" w:rsidP="00CD20E8">
            <w:pPr>
              <w:spacing w:line="240" w:lineRule="exact"/>
              <w:contextualSpacing/>
              <w:jc w:val="center"/>
              <w:rPr>
                <w:ins w:id="4143" w:author="Xuning Wei12232" w:date="2026-07-27T12:27:00Z"/>
                <w:rFonts w:ascii="Times New Roman" w:eastAsia="仿宋_GB2312" w:hAnsi="Times New Roman" w:cs="Times New Roman"/>
                <w:color w:val="0000FF"/>
                <w:kern w:val="0"/>
                <w:sz w:val="18"/>
                <w:szCs w:val="18"/>
                <w:rPrChange w:id="4144" w:author="Xuning Wei12232" w:date="2026-07-27T12:29:00Z">
                  <w:rPr>
                    <w:ins w:id="4145" w:author="Xuning Wei12232" w:date="2026-07-27T12:27:00Z"/>
                    <w:rFonts w:ascii="Times New Roman" w:eastAsia="仿宋_GB2312" w:hAnsi="Times New Roman" w:cs="Times New Roman"/>
                    <w:color w:val="auto"/>
                    <w:kern w:val="0"/>
                    <w:sz w:val="18"/>
                    <w:szCs w:val="18"/>
                  </w:rPr>
                </w:rPrChange>
              </w:rPr>
            </w:pPr>
          </w:p>
        </w:tc>
        <w:tc>
          <w:tcPr>
            <w:tcW w:w="453" w:type="pct"/>
            <w:vMerge/>
            <w:vAlign w:val="center"/>
          </w:tcPr>
          <w:p w14:paraId="013D4687" w14:textId="77777777" w:rsidR="00634E9B" w:rsidRPr="00BB7730" w:rsidRDefault="00634E9B" w:rsidP="00CD20E8">
            <w:pPr>
              <w:spacing w:line="240" w:lineRule="exact"/>
              <w:contextualSpacing/>
              <w:rPr>
                <w:ins w:id="4146" w:author="Xuning Wei12232" w:date="2026-07-27T12:27:00Z"/>
                <w:rFonts w:ascii="Times New Roman" w:eastAsia="仿宋_GB2312" w:hAnsi="Times New Roman" w:cs="Times New Roman"/>
                <w:color w:val="0000FF"/>
                <w:sz w:val="18"/>
                <w:szCs w:val="18"/>
                <w:rPrChange w:id="4147" w:author="Xuning Wei12232" w:date="2026-07-27T12:29:00Z">
                  <w:rPr>
                    <w:ins w:id="4148" w:author="Xuning Wei12232" w:date="2026-07-27T12:27:00Z"/>
                    <w:rFonts w:ascii="Times New Roman" w:eastAsia="仿宋_GB2312" w:hAnsi="Times New Roman" w:cs="Times New Roman"/>
                    <w:color w:val="auto"/>
                    <w:sz w:val="18"/>
                    <w:szCs w:val="18"/>
                  </w:rPr>
                </w:rPrChange>
              </w:rPr>
            </w:pPr>
          </w:p>
        </w:tc>
        <w:tc>
          <w:tcPr>
            <w:tcW w:w="1187" w:type="pct"/>
            <w:shd w:val="clear" w:color="auto" w:fill="FFFFFF" w:themeFill="background1"/>
            <w:vAlign w:val="center"/>
          </w:tcPr>
          <w:p w14:paraId="26C75E9E" w14:textId="77777777" w:rsidR="00634E9B" w:rsidRPr="00BB7730" w:rsidRDefault="00634E9B" w:rsidP="00CD20E8">
            <w:pPr>
              <w:spacing w:line="240" w:lineRule="exact"/>
              <w:contextualSpacing/>
              <w:rPr>
                <w:ins w:id="4149" w:author="Xuning Wei12232" w:date="2026-07-27T12:27:00Z"/>
                <w:rFonts w:ascii="Times New Roman" w:eastAsia="仿宋_GB2312" w:hAnsi="Times New Roman" w:cs="Times New Roman"/>
                <w:color w:val="0000FF"/>
                <w:sz w:val="18"/>
                <w:szCs w:val="18"/>
                <w:lang w:eastAsia="zh-CN"/>
                <w:rPrChange w:id="4150" w:author="Xuning Wei12232" w:date="2026-07-27T12:29:00Z">
                  <w:rPr>
                    <w:ins w:id="4151" w:author="Xuning Wei12232" w:date="2026-07-27T12:27:00Z"/>
                    <w:rFonts w:ascii="Times New Roman" w:eastAsia="仿宋_GB2312" w:hAnsi="Times New Roman" w:cs="Times New Roman"/>
                    <w:color w:val="auto"/>
                    <w:sz w:val="18"/>
                    <w:szCs w:val="18"/>
                    <w:lang w:eastAsia="zh-CN"/>
                  </w:rPr>
                </w:rPrChange>
              </w:rPr>
            </w:pPr>
            <w:ins w:id="4152" w:author="Xuning Wei12232" w:date="2026-07-27T12:27:00Z">
              <w:r w:rsidRPr="00BB7730">
                <w:rPr>
                  <w:rFonts w:ascii="Times New Roman" w:eastAsia="仿宋_GB2312" w:hAnsi="Times New Roman" w:cs="Times New Roman"/>
                  <w:color w:val="0000FF"/>
                  <w:sz w:val="18"/>
                  <w:szCs w:val="18"/>
                  <w:lang w:eastAsia="zh-CN"/>
                </w:rPr>
                <w:t xml:space="preserve">Piperidine charging amount (Piperidine density: 0.862 kg/L): 100~400 L; (86.20~344.8 kg) </w:t>
              </w:r>
            </w:ins>
          </w:p>
        </w:tc>
        <w:tc>
          <w:tcPr>
            <w:tcW w:w="1396" w:type="pct"/>
            <w:shd w:val="clear" w:color="auto" w:fill="FFFFFF" w:themeFill="background1"/>
            <w:vAlign w:val="center"/>
          </w:tcPr>
          <w:p w14:paraId="4985A85E" w14:textId="652557C8" w:rsidR="00634E9B" w:rsidRPr="00BB7730" w:rsidRDefault="00634E9B" w:rsidP="00CD20E8">
            <w:pPr>
              <w:spacing w:line="240" w:lineRule="exact"/>
              <w:contextualSpacing/>
              <w:rPr>
                <w:ins w:id="4153" w:author="Xuning Wei12232" w:date="2026-07-27T12:27:00Z"/>
                <w:rFonts w:ascii="Times New Roman" w:eastAsia="仿宋_GB2312" w:hAnsi="Times New Roman" w:cs="Times New Roman"/>
                <w:color w:val="0000FF"/>
                <w:sz w:val="18"/>
                <w:szCs w:val="18"/>
              </w:rPr>
            </w:pPr>
            <w:ins w:id="4154" w:author="Xuning Wei12232" w:date="2026-07-27T12:27:00Z">
              <w:r w:rsidRPr="00BB7730">
                <w:rPr>
                  <w:rFonts w:ascii="Times New Roman" w:eastAsia="仿宋_GB2312" w:hAnsi="Times New Roman" w:cs="Times New Roman"/>
                  <w:color w:val="0000FF"/>
                  <w:sz w:val="18"/>
                  <w:szCs w:val="18"/>
                </w:rPr>
                <w:t xml:space="preserve">Charging accuracy of </w:t>
              </w:r>
              <w:r w:rsidRPr="00BB7730">
                <w:rPr>
                  <w:rFonts w:ascii="Times New Roman" w:eastAsia="仿宋_GB2312" w:hAnsi="Times New Roman" w:cs="Times New Roman"/>
                  <w:color w:val="0000FF"/>
                  <w:sz w:val="18"/>
                  <w:szCs w:val="18"/>
                  <w:lang w:eastAsia="zh-CN"/>
                </w:rPr>
                <w:t>Piperidine</w:t>
              </w:r>
              <w:r w:rsidRPr="00BB7730">
                <w:rPr>
                  <w:rFonts w:ascii="Times New Roman" w:eastAsia="仿宋_GB2312" w:hAnsi="Times New Roman" w:cs="Times New Roman"/>
                  <w:color w:val="0000FF"/>
                  <w:sz w:val="18"/>
                  <w:szCs w:val="18"/>
                </w:rPr>
                <w:t xml:space="preserve"> is within ±1.5% when the charging amount is more than 100 L.</w:t>
              </w:r>
            </w:ins>
          </w:p>
        </w:tc>
        <w:tc>
          <w:tcPr>
            <w:tcW w:w="301" w:type="pct"/>
            <w:shd w:val="clear" w:color="auto" w:fill="FFFFFF" w:themeFill="background1"/>
            <w:vAlign w:val="center"/>
          </w:tcPr>
          <w:p w14:paraId="279902BE" w14:textId="77777777" w:rsidR="00634E9B" w:rsidRPr="00BB7730" w:rsidRDefault="00634E9B" w:rsidP="00CD20E8">
            <w:pPr>
              <w:spacing w:line="240" w:lineRule="exact"/>
              <w:contextualSpacing/>
              <w:jc w:val="both"/>
              <w:rPr>
                <w:ins w:id="4155" w:author="Xuning Wei12232" w:date="2026-07-27T12:27:00Z"/>
                <w:rFonts w:ascii="Times New Roman" w:eastAsia="仿宋_GB2312" w:hAnsi="Times New Roman" w:cs="Times New Roman"/>
                <w:color w:val="0000FF"/>
                <w:sz w:val="18"/>
                <w:szCs w:val="18"/>
                <w:rPrChange w:id="4156" w:author="Xuning Wei12232" w:date="2026-07-27T12:29:00Z">
                  <w:rPr>
                    <w:ins w:id="4157" w:author="Xuning Wei12232" w:date="2026-07-27T12:27:00Z"/>
                    <w:rFonts w:ascii="Times New Roman" w:eastAsia="仿宋_GB2312" w:hAnsi="Times New Roman" w:cs="Times New Roman"/>
                    <w:color w:val="auto"/>
                    <w:sz w:val="18"/>
                    <w:szCs w:val="18"/>
                  </w:rPr>
                </w:rPrChange>
              </w:rPr>
            </w:pPr>
            <w:ins w:id="4158"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2" w:type="pct"/>
            <w:shd w:val="clear" w:color="auto" w:fill="FFFFFF" w:themeFill="background1"/>
            <w:vAlign w:val="center"/>
          </w:tcPr>
          <w:p w14:paraId="340AF410" w14:textId="77777777" w:rsidR="00634E9B" w:rsidRPr="00BB7730" w:rsidRDefault="00634E9B" w:rsidP="00CD20E8">
            <w:pPr>
              <w:spacing w:line="240" w:lineRule="exact"/>
              <w:contextualSpacing/>
              <w:jc w:val="both"/>
              <w:rPr>
                <w:ins w:id="4159" w:author="Xuning Wei12232" w:date="2026-07-27T12:27:00Z"/>
                <w:rFonts w:ascii="Times New Roman" w:eastAsia="仿宋_GB2312" w:hAnsi="Times New Roman" w:cs="Times New Roman"/>
                <w:color w:val="0000FF"/>
                <w:sz w:val="18"/>
                <w:szCs w:val="18"/>
                <w:rPrChange w:id="4160" w:author="Xuning Wei12232" w:date="2026-07-27T12:29:00Z">
                  <w:rPr>
                    <w:ins w:id="4161" w:author="Xuning Wei12232" w:date="2026-07-27T12:27:00Z"/>
                    <w:rFonts w:ascii="Times New Roman" w:eastAsia="仿宋_GB2312" w:hAnsi="Times New Roman" w:cs="Times New Roman"/>
                    <w:color w:val="auto"/>
                    <w:sz w:val="18"/>
                    <w:szCs w:val="18"/>
                  </w:rPr>
                </w:rPrChange>
              </w:rPr>
            </w:pPr>
            <w:ins w:id="4162" w:author="Xuning Wei12232" w:date="2026-07-27T12:27: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87" w:type="pct"/>
            <w:vMerge/>
            <w:vAlign w:val="center"/>
          </w:tcPr>
          <w:p w14:paraId="2341D6C4" w14:textId="77777777" w:rsidR="00634E9B" w:rsidRPr="00BB7730" w:rsidRDefault="00634E9B" w:rsidP="00CD20E8">
            <w:pPr>
              <w:spacing w:line="240" w:lineRule="exact"/>
              <w:contextualSpacing/>
              <w:jc w:val="both"/>
              <w:rPr>
                <w:ins w:id="4163" w:author="Xuning Wei12232" w:date="2026-07-27T12:27:00Z"/>
                <w:rFonts w:ascii="Times New Roman" w:eastAsia="仿宋_GB2312" w:hAnsi="Times New Roman" w:cs="Times New Roman"/>
                <w:color w:val="0000FF"/>
                <w:sz w:val="18"/>
                <w:szCs w:val="18"/>
                <w:rPrChange w:id="4164" w:author="Xuning Wei12232" w:date="2026-07-27T12:29:00Z">
                  <w:rPr>
                    <w:ins w:id="4165" w:author="Xuning Wei12232" w:date="2026-07-27T12:27:00Z"/>
                    <w:rFonts w:ascii="Times New Roman" w:eastAsia="仿宋_GB2312" w:hAnsi="Times New Roman" w:cs="Times New Roman"/>
                    <w:color w:val="auto"/>
                    <w:sz w:val="18"/>
                    <w:szCs w:val="18"/>
                  </w:rPr>
                </w:rPrChange>
              </w:rPr>
            </w:pPr>
          </w:p>
        </w:tc>
      </w:tr>
      <w:tr w:rsidR="00634E9B" w:rsidRPr="00BB7730" w14:paraId="13696248" w14:textId="77777777" w:rsidTr="00CD20E8">
        <w:trPr>
          <w:trHeight w:val="397"/>
          <w:jc w:val="center"/>
          <w:ins w:id="4166" w:author="Xuning Wei12232" w:date="2026-07-27T12:27:00Z"/>
        </w:trPr>
        <w:tc>
          <w:tcPr>
            <w:tcW w:w="174" w:type="pct"/>
            <w:vMerge w:val="restart"/>
            <w:tcBorders>
              <w:top w:val="single" w:sz="4" w:space="0" w:color="auto"/>
              <w:left w:val="single" w:sz="4" w:space="0" w:color="auto"/>
              <w:right w:val="single" w:sz="4" w:space="0" w:color="auto"/>
            </w:tcBorders>
            <w:shd w:val="clear" w:color="auto" w:fill="FFFFFF" w:themeFill="background1"/>
            <w:vAlign w:val="center"/>
          </w:tcPr>
          <w:p w14:paraId="2EEC70CD" w14:textId="77777777" w:rsidR="00634E9B" w:rsidRPr="00BB7730" w:rsidRDefault="00634E9B" w:rsidP="00CD20E8">
            <w:pPr>
              <w:spacing w:line="240" w:lineRule="exact"/>
              <w:contextualSpacing/>
              <w:jc w:val="center"/>
              <w:rPr>
                <w:ins w:id="4167" w:author="Xuning Wei12232" w:date="2026-07-27T12:27:00Z"/>
                <w:rFonts w:ascii="Times New Roman" w:eastAsia="仿宋_GB2312" w:hAnsi="Times New Roman" w:cs="Times New Roman"/>
                <w:color w:val="0000FF"/>
                <w:kern w:val="0"/>
                <w:sz w:val="18"/>
                <w:szCs w:val="18"/>
                <w:rPrChange w:id="4168" w:author="Xuning Wei12232" w:date="2026-07-27T12:29:00Z">
                  <w:rPr>
                    <w:ins w:id="4169" w:author="Xuning Wei12232" w:date="2026-07-27T12:27:00Z"/>
                    <w:rFonts w:ascii="Times New Roman" w:eastAsia="仿宋_GB2312" w:hAnsi="Times New Roman" w:cs="Times New Roman"/>
                    <w:color w:val="auto"/>
                    <w:kern w:val="0"/>
                    <w:sz w:val="18"/>
                    <w:szCs w:val="18"/>
                  </w:rPr>
                </w:rPrChange>
              </w:rPr>
            </w:pPr>
            <w:ins w:id="4170" w:author="Xuning Wei12232" w:date="2026-07-27T12:27:00Z">
              <w:r w:rsidRPr="00BB7730">
                <w:rPr>
                  <w:rFonts w:ascii="Times New Roman" w:eastAsia="仿宋_GB2312" w:hAnsi="Times New Roman" w:cs="Times New Roman"/>
                  <w:color w:val="0000FF"/>
                  <w:kern w:val="0"/>
                  <w:sz w:val="18"/>
                  <w:szCs w:val="18"/>
                  <w:rPrChange w:id="4171" w:author="Xuning Wei12232" w:date="2026-07-27T12:29:00Z">
                    <w:rPr>
                      <w:rFonts w:ascii="Times New Roman" w:eastAsia="仿宋_GB2312" w:hAnsi="Times New Roman" w:cs="Times New Roman"/>
                      <w:color w:val="auto"/>
                      <w:kern w:val="0"/>
                      <w:sz w:val="18"/>
                      <w:szCs w:val="18"/>
                    </w:rPr>
                  </w:rPrChange>
                </w:rPr>
                <w:t>6</w:t>
              </w:r>
            </w:ins>
          </w:p>
        </w:tc>
        <w:tc>
          <w:tcPr>
            <w:tcW w:w="453" w:type="pct"/>
            <w:vMerge w:val="restart"/>
            <w:tcBorders>
              <w:top w:val="single" w:sz="4" w:space="0" w:color="auto"/>
              <w:left w:val="single" w:sz="4" w:space="0" w:color="auto"/>
              <w:right w:val="single" w:sz="4" w:space="0" w:color="auto"/>
            </w:tcBorders>
            <w:shd w:val="clear" w:color="auto" w:fill="FFFFFF" w:themeFill="background1"/>
            <w:vAlign w:val="center"/>
          </w:tcPr>
          <w:p w14:paraId="3FB042FD" w14:textId="77777777" w:rsidR="00634E9B" w:rsidRPr="00BB7730" w:rsidRDefault="00634E9B" w:rsidP="00CD20E8">
            <w:pPr>
              <w:spacing w:line="240" w:lineRule="exact"/>
              <w:contextualSpacing/>
              <w:rPr>
                <w:ins w:id="4172" w:author="Xuning Wei12232" w:date="2026-07-27T12:27:00Z"/>
                <w:rFonts w:ascii="Times New Roman" w:eastAsia="仿宋_GB2312" w:hAnsi="Times New Roman" w:cs="Times New Roman"/>
                <w:color w:val="0000FF"/>
                <w:sz w:val="18"/>
                <w:szCs w:val="18"/>
                <w:rPrChange w:id="4173" w:author="Xuning Wei12232" w:date="2026-07-27T12:29:00Z">
                  <w:rPr>
                    <w:ins w:id="4174" w:author="Xuning Wei12232" w:date="2026-07-27T12:27:00Z"/>
                    <w:rFonts w:ascii="Times New Roman" w:eastAsia="仿宋_GB2312" w:hAnsi="Times New Roman" w:cs="Times New Roman"/>
                    <w:color w:val="auto"/>
                    <w:sz w:val="18"/>
                    <w:szCs w:val="18"/>
                  </w:rPr>
                </w:rPrChange>
              </w:rPr>
            </w:pPr>
            <w:ins w:id="4175" w:author="Xuning Wei12232" w:date="2026-07-27T12:27:00Z">
              <w:r w:rsidRPr="00BB7730">
                <w:rPr>
                  <w:rFonts w:ascii="Times New Roman" w:eastAsia="仿宋_GB2312" w:hAnsi="Times New Roman" w:cs="Times New Roman"/>
                  <w:color w:val="0000FF"/>
                  <w:sz w:val="18"/>
                  <w:szCs w:val="18"/>
                  <w:rPrChange w:id="4176" w:author="Xuning Wei12232" w:date="2026-07-27T12:29:00Z">
                    <w:rPr>
                      <w:rFonts w:ascii="Times New Roman" w:eastAsia="仿宋_GB2312" w:hAnsi="Times New Roman" w:cs="Times New Roman"/>
                      <w:color w:val="auto"/>
                      <w:sz w:val="18"/>
                      <w:szCs w:val="18"/>
                    </w:rPr>
                  </w:rPrChange>
                </w:rPr>
                <w:t>Process Design</w:t>
              </w:r>
            </w:ins>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06A791" w14:textId="77777777" w:rsidR="00634E9B" w:rsidRPr="00BB7730" w:rsidRDefault="00634E9B" w:rsidP="00CD20E8">
            <w:pPr>
              <w:spacing w:line="240" w:lineRule="exact"/>
              <w:contextualSpacing/>
              <w:jc w:val="both"/>
              <w:rPr>
                <w:ins w:id="4177" w:author="Xuning Wei12232" w:date="2026-07-27T12:27:00Z"/>
                <w:rFonts w:ascii="Times New Roman" w:eastAsia="仿宋_GB2312" w:hAnsi="Times New Roman" w:cs="Times New Roman"/>
                <w:color w:val="0000FF"/>
                <w:sz w:val="18"/>
                <w:szCs w:val="18"/>
                <w:rPrChange w:id="4178" w:author="He Han" w:date="2026-10-13T13:41:00Z">
                  <w:rPr>
                    <w:ins w:id="4179" w:author="Xuning Wei12232" w:date="2026-07-27T12:27:00Z"/>
                    <w:rFonts w:ascii="Times New Roman" w:eastAsia="仿宋_GB2312" w:hAnsi="Times New Roman" w:cs="Times New Roman"/>
                    <w:color w:val="auto"/>
                    <w:sz w:val="18"/>
                    <w:szCs w:val="18"/>
                  </w:rPr>
                </w:rPrChange>
              </w:rPr>
            </w:pPr>
            <w:ins w:id="4180" w:author="Xuning Wei12232" w:date="2026-07-27T12:27:00Z">
              <w:r w:rsidRPr="00BB7730">
                <w:rPr>
                  <w:rFonts w:ascii="Times New Roman" w:eastAsia="仿宋_GB2312" w:hAnsi="Times New Roman" w:cs="Times New Roman"/>
                  <w:color w:val="0000FF"/>
                  <w:sz w:val="18"/>
                  <w:szCs w:val="18"/>
                  <w:rPrChange w:id="4181" w:author="He Han" w:date="2026-10-13T13:41:00Z">
                    <w:rPr>
                      <w:rFonts w:ascii="Times New Roman" w:eastAsia="仿宋_GB2312" w:hAnsi="Times New Roman" w:cs="Times New Roman"/>
                      <w:color w:val="auto"/>
                      <w:sz w:val="18"/>
                      <w:szCs w:val="18"/>
                    </w:rPr>
                  </w:rPrChange>
                </w:rPr>
                <w:t>Nitrogen protection/Inert:</w:t>
              </w:r>
              <w:r w:rsidRPr="00BB7730">
                <w:rPr>
                  <w:rFonts w:ascii="Times New Roman" w:eastAsia="仿宋_GB2312" w:hAnsi="Times New Roman" w:cs="Times New Roman"/>
                  <w:color w:val="0000FF"/>
                  <w:sz w:val="18"/>
                  <w:szCs w:val="18"/>
                </w:rPr>
                <w:t xml:space="preserve"> oxygen content ≤1.0%.</w:t>
              </w:r>
            </w:ins>
          </w:p>
        </w:tc>
        <w:tc>
          <w:tcPr>
            <w:tcW w:w="13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5766B3" w14:textId="77777777" w:rsidR="00634E9B" w:rsidRPr="00BB7730" w:rsidRDefault="00634E9B" w:rsidP="00CD20E8">
            <w:pPr>
              <w:spacing w:line="240" w:lineRule="exact"/>
              <w:contextualSpacing/>
              <w:jc w:val="both"/>
              <w:rPr>
                <w:ins w:id="4182" w:author="Xuning Wei12232" w:date="2026-07-27T12:27:00Z"/>
                <w:rFonts w:ascii="Times New Roman" w:eastAsia="仿宋_GB2312" w:hAnsi="Times New Roman" w:cs="Times New Roman"/>
                <w:color w:val="0000FF"/>
                <w:sz w:val="18"/>
                <w:szCs w:val="18"/>
                <w:rPrChange w:id="4183" w:author="He Han" w:date="2026-10-13T13:41:00Z">
                  <w:rPr>
                    <w:ins w:id="4184" w:author="Xuning Wei12232" w:date="2026-07-27T12:27:00Z"/>
                    <w:rFonts w:ascii="Times New Roman" w:eastAsia="仿宋_GB2312" w:hAnsi="Times New Roman" w:cs="Times New Roman"/>
                    <w:color w:val="auto"/>
                    <w:sz w:val="18"/>
                    <w:szCs w:val="18"/>
                  </w:rPr>
                </w:rPrChange>
              </w:rPr>
            </w:pPr>
            <w:ins w:id="4185" w:author="Xuning Wei12232" w:date="2026-07-27T12:27:00Z">
              <w:r w:rsidRPr="00BB7730">
                <w:rPr>
                  <w:rFonts w:ascii="Times New Roman" w:eastAsia="仿宋_GB2312" w:hAnsi="Times New Roman" w:cs="Times New Roman"/>
                  <w:color w:val="0000FF"/>
                  <w:sz w:val="18"/>
                  <w:szCs w:val="18"/>
                  <w:rPrChange w:id="4186" w:author="He Han" w:date="2026-10-13T13:41:00Z">
                    <w:rPr>
                      <w:rFonts w:ascii="Times New Roman" w:eastAsia="仿宋_GB2312" w:hAnsi="Times New Roman" w:cs="Times New Roman"/>
                      <w:color w:val="auto"/>
                      <w:sz w:val="18"/>
                      <w:szCs w:val="18"/>
                    </w:rPr>
                  </w:rPrChange>
                </w:rPr>
                <w:t>The equipment has the function of protection under nitrogen flow or static pressure</w:t>
              </w:r>
            </w:ins>
          </w:p>
          <w:p w14:paraId="4E0BD8FD" w14:textId="77777777" w:rsidR="00634E9B" w:rsidRPr="00BB7730" w:rsidRDefault="00634E9B" w:rsidP="00CD20E8">
            <w:pPr>
              <w:spacing w:line="240" w:lineRule="exact"/>
              <w:contextualSpacing/>
              <w:jc w:val="both"/>
              <w:rPr>
                <w:ins w:id="4187" w:author="Xuning Wei12232" w:date="2026-07-27T12:27:00Z"/>
                <w:rFonts w:ascii="Times New Roman" w:eastAsia="仿宋_GB2312" w:hAnsi="Times New Roman" w:cs="Times New Roman"/>
                <w:color w:val="0000FF"/>
                <w:sz w:val="18"/>
                <w:szCs w:val="18"/>
                <w:lang w:eastAsia="zh-CN"/>
                <w:rPrChange w:id="4188" w:author="He Han" w:date="2026-10-13T13:41:00Z">
                  <w:rPr>
                    <w:ins w:id="4189" w:author="Xuning Wei12232" w:date="2026-07-27T12:27:00Z"/>
                    <w:rFonts w:ascii="Times New Roman" w:eastAsia="仿宋_GB2312" w:hAnsi="Times New Roman" w:cs="Times New Roman"/>
                    <w:color w:val="auto"/>
                    <w:sz w:val="18"/>
                    <w:szCs w:val="18"/>
                    <w:lang w:eastAsia="zh-CN"/>
                  </w:rPr>
                </w:rPrChange>
              </w:rPr>
            </w:pPr>
            <w:ins w:id="4190" w:author="Xuning Wei12232" w:date="2026-07-27T12:27:00Z">
              <w:r w:rsidRPr="00BB7730">
                <w:rPr>
                  <w:rFonts w:ascii="Times New Roman" w:eastAsia="仿宋_GB2312" w:hAnsi="Times New Roman" w:cs="Times New Roman"/>
                  <w:color w:val="0000FF"/>
                  <w:sz w:val="18"/>
                  <w:szCs w:val="18"/>
                </w:rPr>
                <w:t>Control range of oxygen content of the equipment: ≤1.0%</w:t>
              </w:r>
            </w:ins>
          </w:p>
        </w:tc>
        <w:tc>
          <w:tcPr>
            <w:tcW w:w="3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903455" w14:textId="77777777" w:rsidR="00634E9B" w:rsidRPr="00BB7730" w:rsidRDefault="003E162E" w:rsidP="00CD20E8">
            <w:pPr>
              <w:spacing w:line="240" w:lineRule="exact"/>
              <w:contextualSpacing/>
              <w:jc w:val="both"/>
              <w:rPr>
                <w:ins w:id="4191" w:author="Xuning Wei12232" w:date="2026-07-27T12:27:00Z"/>
                <w:rFonts w:ascii="Times New Roman" w:eastAsia="仿宋_GB2312" w:hAnsi="Times New Roman" w:cs="Times New Roman"/>
                <w:color w:val="0000FF"/>
                <w:sz w:val="18"/>
                <w:szCs w:val="18"/>
                <w:rPrChange w:id="4192" w:author="Xuning Wei12232" w:date="2026-07-27T12:29:00Z">
                  <w:rPr>
                    <w:ins w:id="4193" w:author="Xuning Wei12232" w:date="2026-07-27T12:27:00Z"/>
                    <w:rFonts w:ascii="Times New Roman" w:eastAsia="仿宋_GB2312" w:hAnsi="Times New Roman" w:cs="Times New Roman"/>
                    <w:color w:val="auto"/>
                    <w:sz w:val="18"/>
                    <w:szCs w:val="18"/>
                  </w:rPr>
                </w:rPrChange>
              </w:rPr>
            </w:pPr>
            <w:customXmlInsRangeStart w:id="4194" w:author="Xuning Wei12232" w:date="2026-07-27T12:27:00Z"/>
            <w:sdt>
              <w:sdtPr>
                <w:rPr>
                  <w:rFonts w:ascii="Times New Roman" w:eastAsia="仿宋_GB2312" w:hAnsi="Times New Roman" w:cs="Times New Roman"/>
                  <w:color w:val="0000FF"/>
                  <w:sz w:val="18"/>
                  <w:szCs w:val="18"/>
                </w:rPr>
                <w:id w:val="-1611425463"/>
                <w14:checkbox>
                  <w14:checked w14:val="1"/>
                  <w14:checkedState w14:val="2612" w14:font="MS Gothic"/>
                  <w14:uncheckedState w14:val="2610" w14:font="MS Gothic"/>
                </w14:checkbox>
              </w:sdtPr>
              <w:sdtEndPr/>
              <w:sdtContent>
                <w:customXmlInsRangeEnd w:id="4194"/>
                <w:ins w:id="4195" w:author="Xuning Wei12232" w:date="2026-07-27T12:27:00Z">
                  <w:r w:rsidR="00634E9B" w:rsidRPr="00BB7730">
                    <w:rPr>
                      <w:rFonts w:ascii="Segoe UI Symbol" w:eastAsia="仿宋_GB2312" w:hAnsi="Segoe UI Symbol" w:cs="Segoe UI Symbol"/>
                      <w:color w:val="0000FF"/>
                      <w:sz w:val="18"/>
                      <w:szCs w:val="18"/>
                      <w:rPrChange w:id="4196" w:author="Xuning Wei12232" w:date="2026-07-27T12:29:00Z">
                        <w:rPr>
                          <w:rFonts w:ascii="Segoe UI Symbol" w:eastAsia="仿宋_GB2312" w:hAnsi="Segoe UI Symbol" w:cs="Segoe UI Symbol"/>
                          <w:color w:val="auto"/>
                          <w:sz w:val="18"/>
                          <w:szCs w:val="18"/>
                        </w:rPr>
                      </w:rPrChange>
                    </w:rPr>
                    <w:t>☒</w:t>
                  </w:r>
                </w:ins>
                <w:customXmlInsRangeStart w:id="4197" w:author="Xuning Wei12232" w:date="2026-07-27T12:27:00Z"/>
              </w:sdtContent>
            </w:sdt>
            <w:customXmlInsRangeEnd w:id="4197"/>
            <w:ins w:id="4198" w:author="Xuning Wei12232" w:date="2026-07-27T12:27:00Z">
              <w:r w:rsidR="00634E9B" w:rsidRPr="00BB7730">
                <w:rPr>
                  <w:rFonts w:ascii="Times New Roman" w:eastAsia="仿宋_GB2312" w:hAnsi="Times New Roman" w:cs="Times New Roman"/>
                  <w:color w:val="0000FF"/>
                  <w:sz w:val="18"/>
                  <w:szCs w:val="18"/>
                  <w:rPrChange w:id="4199" w:author="Xuning Wei12232" w:date="2026-07-27T12:29:00Z">
                    <w:rPr>
                      <w:rFonts w:ascii="Times New Roman" w:eastAsia="仿宋_GB2312" w:hAnsi="Times New Roman" w:cs="Times New Roman"/>
                      <w:color w:val="auto"/>
                      <w:sz w:val="18"/>
                      <w:szCs w:val="18"/>
                    </w:rPr>
                  </w:rPrChange>
                </w:rPr>
                <w:t>Yes</w:t>
              </w:r>
            </w:ins>
          </w:p>
        </w:tc>
        <w:tc>
          <w:tcPr>
            <w:tcW w:w="30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34733A" w14:textId="77777777" w:rsidR="00634E9B" w:rsidRPr="00BB7730" w:rsidRDefault="003E162E" w:rsidP="00CD20E8">
            <w:pPr>
              <w:spacing w:line="240" w:lineRule="exact"/>
              <w:contextualSpacing/>
              <w:jc w:val="both"/>
              <w:rPr>
                <w:ins w:id="4200" w:author="Xuning Wei12232" w:date="2026-07-27T12:27:00Z"/>
                <w:rFonts w:ascii="Times New Roman" w:eastAsia="仿宋_GB2312" w:hAnsi="Times New Roman" w:cs="Times New Roman"/>
                <w:color w:val="0000FF"/>
                <w:sz w:val="18"/>
                <w:szCs w:val="18"/>
                <w:rPrChange w:id="4201" w:author="Xuning Wei12232" w:date="2026-07-27T12:29:00Z">
                  <w:rPr>
                    <w:ins w:id="4202" w:author="Xuning Wei12232" w:date="2026-07-27T12:27:00Z"/>
                    <w:rFonts w:ascii="Times New Roman" w:eastAsia="仿宋_GB2312" w:hAnsi="Times New Roman" w:cs="Times New Roman"/>
                    <w:color w:val="auto"/>
                    <w:sz w:val="18"/>
                    <w:szCs w:val="18"/>
                  </w:rPr>
                </w:rPrChange>
              </w:rPr>
            </w:pPr>
            <w:customXmlInsRangeStart w:id="4203" w:author="Xuning Wei12232" w:date="2026-07-27T12:27:00Z"/>
            <w:sdt>
              <w:sdtPr>
                <w:rPr>
                  <w:rFonts w:ascii="Times New Roman" w:eastAsia="仿宋_GB2312" w:hAnsi="Times New Roman" w:cs="Times New Roman"/>
                  <w:color w:val="0000FF"/>
                  <w:sz w:val="18"/>
                  <w:szCs w:val="18"/>
                </w:rPr>
                <w:id w:val="-413625066"/>
                <w14:checkbox>
                  <w14:checked w14:val="0"/>
                  <w14:checkedState w14:val="2612" w14:font="MS Gothic"/>
                  <w14:uncheckedState w14:val="2610" w14:font="MS Gothic"/>
                </w14:checkbox>
              </w:sdtPr>
              <w:sdtEndPr/>
              <w:sdtContent>
                <w:customXmlInsRangeEnd w:id="4203"/>
                <w:ins w:id="4204" w:author="Xuning Wei12232" w:date="2026-07-27T12:27:00Z">
                  <w:r w:rsidR="00634E9B" w:rsidRPr="00BB7730">
                    <w:rPr>
                      <w:rFonts w:ascii="Segoe UI Symbol" w:eastAsia="仿宋_GB2312" w:hAnsi="Segoe UI Symbol" w:cs="Segoe UI Symbol"/>
                      <w:color w:val="0000FF"/>
                      <w:sz w:val="18"/>
                      <w:szCs w:val="18"/>
                      <w:rPrChange w:id="4205" w:author="Xuning Wei12232" w:date="2026-07-27T12:29:00Z">
                        <w:rPr>
                          <w:rFonts w:ascii="Segoe UI Symbol" w:eastAsia="仿宋_GB2312" w:hAnsi="Segoe UI Symbol" w:cs="Segoe UI Symbol"/>
                          <w:color w:val="auto"/>
                          <w:sz w:val="18"/>
                          <w:szCs w:val="18"/>
                        </w:rPr>
                      </w:rPrChange>
                    </w:rPr>
                    <w:t>☐</w:t>
                  </w:r>
                </w:ins>
                <w:customXmlInsRangeStart w:id="4206" w:author="Xuning Wei12232" w:date="2026-07-27T12:27:00Z"/>
              </w:sdtContent>
            </w:sdt>
            <w:customXmlInsRangeEnd w:id="4206"/>
            <w:ins w:id="4207" w:author="Xuning Wei12232" w:date="2026-07-27T12:27:00Z">
              <w:r w:rsidR="00634E9B" w:rsidRPr="00BB7730">
                <w:rPr>
                  <w:rFonts w:ascii="Times New Roman" w:eastAsia="仿宋_GB2312" w:hAnsi="Times New Roman" w:cs="Times New Roman"/>
                  <w:color w:val="0000FF"/>
                  <w:sz w:val="18"/>
                  <w:szCs w:val="18"/>
                  <w:rPrChange w:id="4208" w:author="Xuning Wei12232" w:date="2026-07-27T12:29:00Z">
                    <w:rPr>
                      <w:rFonts w:ascii="Times New Roman" w:eastAsia="仿宋_GB2312" w:hAnsi="Times New Roman" w:cs="Times New Roman"/>
                      <w:color w:val="auto"/>
                      <w:sz w:val="18"/>
                      <w:szCs w:val="18"/>
                    </w:rPr>
                  </w:rPrChange>
                </w:rPr>
                <w:t xml:space="preserve"> No</w:t>
              </w:r>
            </w:ins>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354373" w14:textId="77777777" w:rsidR="00634E9B" w:rsidRPr="00BB7730" w:rsidRDefault="00634E9B" w:rsidP="00CD20E8">
            <w:pPr>
              <w:spacing w:line="240" w:lineRule="exact"/>
              <w:contextualSpacing/>
              <w:jc w:val="both"/>
              <w:rPr>
                <w:ins w:id="4209" w:author="Xuning Wei12232" w:date="2026-07-27T12:27:00Z"/>
                <w:rFonts w:ascii="Times New Roman" w:eastAsia="仿宋_GB2312" w:hAnsi="Times New Roman" w:cs="Times New Roman"/>
                <w:color w:val="0000FF"/>
                <w:sz w:val="18"/>
                <w:szCs w:val="18"/>
                <w:rPrChange w:id="4210" w:author="Xuning Wei12232" w:date="2026-07-27T12:29:00Z">
                  <w:rPr>
                    <w:ins w:id="4211" w:author="Xuning Wei12232" w:date="2026-07-27T12:27:00Z"/>
                    <w:rFonts w:ascii="Times New Roman" w:eastAsia="仿宋_GB2312" w:hAnsi="Times New Roman" w:cs="Times New Roman"/>
                    <w:color w:val="auto"/>
                    <w:sz w:val="18"/>
                    <w:szCs w:val="18"/>
                  </w:rPr>
                </w:rPrChange>
              </w:rPr>
            </w:pPr>
            <w:ins w:id="4212" w:author="Xuning Wei12232" w:date="2026-07-27T12:27:00Z">
              <w:r w:rsidRPr="00BB7730">
                <w:rPr>
                  <w:rFonts w:ascii="Times New Roman" w:eastAsia="仿宋_GB2312" w:hAnsi="Times New Roman" w:cs="Times New Roman"/>
                  <w:color w:val="0000FF"/>
                  <w:sz w:val="18"/>
                  <w:szCs w:val="18"/>
                </w:rPr>
                <w:t>The oxygen content control range of the equipment meets the process requirements.</w:t>
              </w:r>
            </w:ins>
          </w:p>
        </w:tc>
      </w:tr>
      <w:tr w:rsidR="00634E9B" w:rsidRPr="00BB7730" w14:paraId="59D783B1" w14:textId="77777777" w:rsidTr="00CD20E8">
        <w:trPr>
          <w:trHeight w:val="397"/>
          <w:jc w:val="center"/>
          <w:ins w:id="4213" w:author="Xuning Wei12232" w:date="2026-07-27T12:27:00Z"/>
        </w:trPr>
        <w:tc>
          <w:tcPr>
            <w:tcW w:w="174" w:type="pct"/>
            <w:vMerge/>
            <w:vAlign w:val="center"/>
          </w:tcPr>
          <w:p w14:paraId="4CEC0CEB" w14:textId="77777777" w:rsidR="00634E9B" w:rsidRPr="00BB7730" w:rsidRDefault="00634E9B" w:rsidP="00CD20E8">
            <w:pPr>
              <w:spacing w:line="240" w:lineRule="exact"/>
              <w:contextualSpacing/>
              <w:jc w:val="center"/>
              <w:rPr>
                <w:ins w:id="4214" w:author="Xuning Wei12232" w:date="2026-07-27T12:27:00Z"/>
                <w:rFonts w:ascii="Times New Roman" w:eastAsia="仿宋_GB2312" w:hAnsi="Times New Roman" w:cs="Times New Roman"/>
                <w:color w:val="0000FF"/>
                <w:kern w:val="0"/>
                <w:sz w:val="18"/>
                <w:szCs w:val="18"/>
                <w:rPrChange w:id="4215" w:author="Xuning Wei12232" w:date="2026-07-27T12:29:00Z">
                  <w:rPr>
                    <w:ins w:id="4216" w:author="Xuning Wei12232" w:date="2026-07-27T12:27:00Z"/>
                    <w:rFonts w:ascii="Times New Roman" w:eastAsia="仿宋_GB2312" w:hAnsi="Times New Roman" w:cs="Times New Roman"/>
                    <w:color w:val="auto"/>
                    <w:kern w:val="0"/>
                    <w:sz w:val="18"/>
                    <w:szCs w:val="18"/>
                  </w:rPr>
                </w:rPrChange>
              </w:rPr>
            </w:pPr>
          </w:p>
        </w:tc>
        <w:tc>
          <w:tcPr>
            <w:tcW w:w="453" w:type="pct"/>
            <w:vMerge/>
            <w:vAlign w:val="center"/>
          </w:tcPr>
          <w:p w14:paraId="16B86605" w14:textId="77777777" w:rsidR="00634E9B" w:rsidRPr="00BB7730" w:rsidRDefault="00634E9B" w:rsidP="00CD20E8">
            <w:pPr>
              <w:spacing w:line="240" w:lineRule="exact"/>
              <w:contextualSpacing/>
              <w:rPr>
                <w:ins w:id="4217" w:author="Xuning Wei12232" w:date="2026-07-27T12:27:00Z"/>
                <w:rFonts w:ascii="Times New Roman" w:eastAsia="仿宋_GB2312" w:hAnsi="Times New Roman" w:cs="Times New Roman"/>
                <w:color w:val="0000FF"/>
                <w:sz w:val="18"/>
                <w:szCs w:val="18"/>
                <w:rPrChange w:id="4218" w:author="Xuning Wei12232" w:date="2026-07-27T12:29:00Z">
                  <w:rPr>
                    <w:ins w:id="4219" w:author="Xuning Wei12232" w:date="2026-07-27T12:27:00Z"/>
                    <w:rFonts w:ascii="Times New Roman" w:eastAsia="仿宋_GB2312" w:hAnsi="Times New Roman" w:cs="Times New Roman"/>
                    <w:color w:val="auto"/>
                    <w:sz w:val="18"/>
                    <w:szCs w:val="18"/>
                  </w:rPr>
                </w:rPrChange>
              </w:rPr>
            </w:pPr>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2E8EB4" w14:textId="77777777" w:rsidR="00634E9B" w:rsidRPr="00BB7730" w:rsidRDefault="00634E9B" w:rsidP="00CD20E8">
            <w:pPr>
              <w:spacing w:line="240" w:lineRule="exact"/>
              <w:contextualSpacing/>
              <w:jc w:val="both"/>
              <w:rPr>
                <w:ins w:id="4220" w:author="Xuning Wei12232" w:date="2026-07-27T12:27:00Z"/>
                <w:rFonts w:ascii="Times New Roman" w:eastAsia="仿宋_GB2312" w:hAnsi="Times New Roman" w:cs="Times New Roman"/>
                <w:color w:val="0000FF"/>
                <w:sz w:val="18"/>
                <w:szCs w:val="18"/>
                <w:rPrChange w:id="4221" w:author="Xuning Wei12232" w:date="2026-07-27T12:29:00Z">
                  <w:rPr>
                    <w:ins w:id="4222" w:author="Xuning Wei12232" w:date="2026-07-27T12:27:00Z"/>
                    <w:rFonts w:ascii="Times New Roman" w:eastAsia="仿宋_GB2312" w:hAnsi="Times New Roman" w:cs="Times New Roman"/>
                    <w:color w:val="auto"/>
                    <w:sz w:val="18"/>
                    <w:szCs w:val="18"/>
                  </w:rPr>
                </w:rPrChange>
              </w:rPr>
            </w:pPr>
            <w:ins w:id="4223" w:author="Xuning Wei12232" w:date="2026-07-27T12:27:00Z">
              <w:r w:rsidRPr="00BB7730">
                <w:rPr>
                  <w:rFonts w:ascii="Times New Roman" w:eastAsia="仿宋_GB2312" w:hAnsi="Times New Roman" w:cs="Times New Roman"/>
                  <w:color w:val="0000FF"/>
                  <w:sz w:val="18"/>
                  <w:szCs w:val="18"/>
                  <w:rPrChange w:id="4224" w:author="Xuning Wei12232" w:date="2026-07-27T12:29:00Z">
                    <w:rPr>
                      <w:rFonts w:ascii="Times New Roman" w:eastAsia="仿宋_GB2312" w:hAnsi="Times New Roman" w:cs="Times New Roman"/>
                      <w:color w:val="auto"/>
                      <w:sz w:val="18"/>
                      <w:szCs w:val="18"/>
                    </w:rPr>
                  </w:rPrChange>
                </w:rPr>
                <w:t>Liquid charge</w:t>
              </w:r>
            </w:ins>
          </w:p>
        </w:tc>
        <w:tc>
          <w:tcPr>
            <w:tcW w:w="13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574C6" w14:textId="77777777" w:rsidR="00634E9B" w:rsidRPr="00BB7730" w:rsidRDefault="00634E9B" w:rsidP="00CD20E8">
            <w:pPr>
              <w:spacing w:line="240" w:lineRule="exact"/>
              <w:contextualSpacing/>
              <w:jc w:val="both"/>
              <w:rPr>
                <w:ins w:id="4225" w:author="Xuning Wei12232" w:date="2026-07-27T12:27:00Z"/>
                <w:rFonts w:ascii="Times New Roman" w:eastAsia="仿宋_GB2312" w:hAnsi="Times New Roman" w:cs="Times New Roman"/>
                <w:color w:val="0000FF"/>
                <w:sz w:val="18"/>
                <w:szCs w:val="18"/>
                <w:lang w:eastAsia="zh-CN"/>
                <w:rPrChange w:id="4226" w:author="Xuning Wei12232" w:date="2026-07-27T12:29:00Z">
                  <w:rPr>
                    <w:ins w:id="4227" w:author="Xuning Wei12232" w:date="2026-07-27T12:27:00Z"/>
                    <w:rFonts w:ascii="Times New Roman" w:eastAsia="仿宋_GB2312" w:hAnsi="Times New Roman" w:cs="Times New Roman"/>
                    <w:color w:val="auto"/>
                    <w:sz w:val="18"/>
                    <w:szCs w:val="18"/>
                    <w:lang w:eastAsia="zh-CN"/>
                  </w:rPr>
                </w:rPrChange>
              </w:rPr>
            </w:pPr>
            <w:ins w:id="4228" w:author="Xuning Wei12232" w:date="2026-07-27T12:27:00Z">
              <w:r w:rsidRPr="00BB7730">
                <w:rPr>
                  <w:rFonts w:ascii="Times New Roman" w:eastAsia="仿宋_GB2312" w:hAnsi="Times New Roman" w:cs="Times New Roman"/>
                  <w:color w:val="0000FF"/>
                  <w:sz w:val="18"/>
                  <w:szCs w:val="18"/>
                  <w:lang w:eastAsia="zh-CN"/>
                  <w:rPrChange w:id="4229" w:author="Xuning Wei12232" w:date="2026-07-27T12:29:00Z">
                    <w:rPr>
                      <w:rFonts w:ascii="Times New Roman" w:eastAsia="仿宋_GB2312" w:hAnsi="Times New Roman" w:cs="Times New Roman"/>
                      <w:color w:val="auto"/>
                      <w:sz w:val="18"/>
                      <w:szCs w:val="18"/>
                      <w:lang w:eastAsia="zh-CN"/>
                    </w:rPr>
                  </w:rPrChange>
                </w:rPr>
                <w:t>Dedicated pipeline for charging</w:t>
              </w:r>
            </w:ins>
          </w:p>
        </w:tc>
        <w:tc>
          <w:tcPr>
            <w:tcW w:w="3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FD7A31" w14:textId="77777777" w:rsidR="00634E9B" w:rsidRPr="00BB7730" w:rsidRDefault="003E162E" w:rsidP="00CD20E8">
            <w:pPr>
              <w:spacing w:line="240" w:lineRule="exact"/>
              <w:contextualSpacing/>
              <w:jc w:val="both"/>
              <w:rPr>
                <w:ins w:id="4230" w:author="Xuning Wei12232" w:date="2026-07-27T12:27:00Z"/>
                <w:rFonts w:ascii="Times New Roman" w:eastAsia="仿宋_GB2312" w:hAnsi="Times New Roman" w:cs="Times New Roman"/>
                <w:color w:val="0000FF"/>
                <w:sz w:val="18"/>
                <w:szCs w:val="18"/>
                <w:rPrChange w:id="4231" w:author="Xuning Wei12232" w:date="2026-07-27T12:29:00Z">
                  <w:rPr>
                    <w:ins w:id="4232" w:author="Xuning Wei12232" w:date="2026-07-27T12:27:00Z"/>
                    <w:rFonts w:ascii="Times New Roman" w:eastAsia="仿宋_GB2312" w:hAnsi="Times New Roman" w:cs="Times New Roman"/>
                    <w:color w:val="auto"/>
                    <w:sz w:val="18"/>
                    <w:szCs w:val="18"/>
                  </w:rPr>
                </w:rPrChange>
              </w:rPr>
            </w:pPr>
            <w:customXmlInsRangeStart w:id="4233" w:author="Xuning Wei12232" w:date="2026-07-27T12:27:00Z"/>
            <w:sdt>
              <w:sdtPr>
                <w:rPr>
                  <w:rFonts w:ascii="Times New Roman" w:eastAsia="仿宋_GB2312" w:hAnsi="Times New Roman" w:cs="Times New Roman"/>
                  <w:color w:val="0000FF"/>
                  <w:sz w:val="18"/>
                  <w:szCs w:val="18"/>
                </w:rPr>
                <w:id w:val="-1172562645"/>
                <w14:checkbox>
                  <w14:checked w14:val="1"/>
                  <w14:checkedState w14:val="2612" w14:font="MS Gothic"/>
                  <w14:uncheckedState w14:val="2610" w14:font="MS Gothic"/>
                </w14:checkbox>
              </w:sdtPr>
              <w:sdtEndPr/>
              <w:sdtContent>
                <w:customXmlInsRangeEnd w:id="4233"/>
                <w:ins w:id="4234" w:author="Xuning Wei12232" w:date="2026-07-27T12:27:00Z">
                  <w:r w:rsidR="00634E9B" w:rsidRPr="00BB7730">
                    <w:rPr>
                      <w:rFonts w:ascii="Segoe UI Symbol" w:eastAsia="仿宋_GB2312" w:hAnsi="Segoe UI Symbol" w:cs="Segoe UI Symbol"/>
                      <w:color w:val="0000FF"/>
                      <w:sz w:val="18"/>
                      <w:szCs w:val="18"/>
                      <w:rPrChange w:id="4235" w:author="Xuning Wei12232" w:date="2026-07-27T12:29:00Z">
                        <w:rPr>
                          <w:rFonts w:ascii="Segoe UI Symbol" w:eastAsia="仿宋_GB2312" w:hAnsi="Segoe UI Symbol" w:cs="Segoe UI Symbol"/>
                          <w:color w:val="auto"/>
                          <w:sz w:val="18"/>
                          <w:szCs w:val="18"/>
                        </w:rPr>
                      </w:rPrChange>
                    </w:rPr>
                    <w:t>☒</w:t>
                  </w:r>
                </w:ins>
                <w:customXmlInsRangeStart w:id="4236" w:author="Xuning Wei12232" w:date="2026-07-27T12:27:00Z"/>
              </w:sdtContent>
            </w:sdt>
            <w:customXmlInsRangeEnd w:id="4236"/>
            <w:ins w:id="4237" w:author="Xuning Wei12232" w:date="2026-07-27T12:27:00Z">
              <w:r w:rsidR="00634E9B" w:rsidRPr="00BB7730">
                <w:rPr>
                  <w:rFonts w:ascii="Times New Roman" w:eastAsia="仿宋_GB2312" w:hAnsi="Times New Roman" w:cs="Times New Roman"/>
                  <w:color w:val="0000FF"/>
                  <w:sz w:val="18"/>
                  <w:szCs w:val="18"/>
                  <w:rPrChange w:id="4238" w:author="Xuning Wei12232" w:date="2026-07-27T12:29:00Z">
                    <w:rPr>
                      <w:rFonts w:ascii="Times New Roman" w:eastAsia="仿宋_GB2312" w:hAnsi="Times New Roman" w:cs="Times New Roman"/>
                      <w:color w:val="auto"/>
                      <w:sz w:val="18"/>
                      <w:szCs w:val="18"/>
                    </w:rPr>
                  </w:rPrChange>
                </w:rPr>
                <w:t>Yes</w:t>
              </w:r>
            </w:ins>
          </w:p>
        </w:tc>
        <w:tc>
          <w:tcPr>
            <w:tcW w:w="30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456E5C" w14:textId="77777777" w:rsidR="00634E9B" w:rsidRPr="00BB7730" w:rsidRDefault="003E162E" w:rsidP="00CD20E8">
            <w:pPr>
              <w:spacing w:line="240" w:lineRule="exact"/>
              <w:contextualSpacing/>
              <w:jc w:val="both"/>
              <w:rPr>
                <w:ins w:id="4239" w:author="Xuning Wei12232" w:date="2026-07-27T12:27:00Z"/>
                <w:rFonts w:ascii="Times New Roman" w:eastAsia="仿宋_GB2312" w:hAnsi="Times New Roman" w:cs="Times New Roman"/>
                <w:color w:val="0000FF"/>
                <w:sz w:val="18"/>
                <w:szCs w:val="18"/>
                <w:rPrChange w:id="4240" w:author="Xuning Wei12232" w:date="2026-07-27T12:29:00Z">
                  <w:rPr>
                    <w:ins w:id="4241" w:author="Xuning Wei12232" w:date="2026-07-27T12:27:00Z"/>
                    <w:rFonts w:ascii="Times New Roman" w:eastAsia="仿宋_GB2312" w:hAnsi="Times New Roman" w:cs="Times New Roman"/>
                    <w:color w:val="auto"/>
                    <w:sz w:val="18"/>
                    <w:szCs w:val="18"/>
                  </w:rPr>
                </w:rPrChange>
              </w:rPr>
            </w:pPr>
            <w:customXmlInsRangeStart w:id="4242" w:author="Xuning Wei12232" w:date="2026-07-27T12:27:00Z"/>
            <w:sdt>
              <w:sdtPr>
                <w:rPr>
                  <w:rFonts w:ascii="Times New Roman" w:eastAsia="仿宋_GB2312" w:hAnsi="Times New Roman" w:cs="Times New Roman"/>
                  <w:color w:val="0000FF"/>
                  <w:sz w:val="18"/>
                  <w:szCs w:val="18"/>
                </w:rPr>
                <w:id w:val="1519742255"/>
                <w14:checkbox>
                  <w14:checked w14:val="0"/>
                  <w14:checkedState w14:val="2612" w14:font="MS Gothic"/>
                  <w14:uncheckedState w14:val="2610" w14:font="MS Gothic"/>
                </w14:checkbox>
              </w:sdtPr>
              <w:sdtEndPr/>
              <w:sdtContent>
                <w:customXmlInsRangeEnd w:id="4242"/>
                <w:ins w:id="4243" w:author="Xuning Wei12232" w:date="2026-07-27T12:27:00Z">
                  <w:r w:rsidR="00634E9B" w:rsidRPr="00BB7730">
                    <w:rPr>
                      <w:rFonts w:ascii="Segoe UI Symbol" w:eastAsia="仿宋_GB2312" w:hAnsi="Segoe UI Symbol" w:cs="Segoe UI Symbol"/>
                      <w:color w:val="0000FF"/>
                      <w:sz w:val="18"/>
                      <w:szCs w:val="18"/>
                      <w:rPrChange w:id="4244" w:author="Xuning Wei12232" w:date="2026-07-27T12:29:00Z">
                        <w:rPr>
                          <w:rFonts w:ascii="Segoe UI Symbol" w:eastAsia="仿宋_GB2312" w:hAnsi="Segoe UI Symbol" w:cs="Segoe UI Symbol"/>
                          <w:color w:val="auto"/>
                          <w:sz w:val="18"/>
                          <w:szCs w:val="18"/>
                        </w:rPr>
                      </w:rPrChange>
                    </w:rPr>
                    <w:t>☐</w:t>
                  </w:r>
                </w:ins>
                <w:customXmlInsRangeStart w:id="4245" w:author="Xuning Wei12232" w:date="2026-07-27T12:27:00Z"/>
              </w:sdtContent>
            </w:sdt>
            <w:customXmlInsRangeEnd w:id="4245"/>
            <w:ins w:id="4246" w:author="Xuning Wei12232" w:date="2026-07-27T12:27:00Z">
              <w:r w:rsidR="00634E9B" w:rsidRPr="00BB7730">
                <w:rPr>
                  <w:rFonts w:ascii="Times New Roman" w:eastAsia="仿宋_GB2312" w:hAnsi="Times New Roman" w:cs="Times New Roman"/>
                  <w:color w:val="0000FF"/>
                  <w:sz w:val="18"/>
                  <w:szCs w:val="18"/>
                  <w:rPrChange w:id="4247" w:author="Xuning Wei12232" w:date="2026-07-27T12:29:00Z">
                    <w:rPr>
                      <w:rFonts w:ascii="Times New Roman" w:eastAsia="仿宋_GB2312" w:hAnsi="Times New Roman" w:cs="Times New Roman"/>
                      <w:color w:val="auto"/>
                      <w:sz w:val="18"/>
                      <w:szCs w:val="18"/>
                    </w:rPr>
                  </w:rPrChange>
                </w:rPr>
                <w:t xml:space="preserve"> No</w:t>
              </w:r>
            </w:ins>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7A0FB" w14:textId="77777777" w:rsidR="00634E9B" w:rsidRPr="00BB7730" w:rsidRDefault="00634E9B" w:rsidP="00CD20E8">
            <w:pPr>
              <w:spacing w:line="240" w:lineRule="exact"/>
              <w:contextualSpacing/>
              <w:jc w:val="both"/>
              <w:rPr>
                <w:ins w:id="4248" w:author="Xuning Wei12232" w:date="2026-07-27T12:27:00Z"/>
                <w:rFonts w:ascii="Times New Roman" w:eastAsia="仿宋_GB2312" w:hAnsi="Times New Roman" w:cs="Times New Roman"/>
                <w:color w:val="0000FF"/>
                <w:sz w:val="18"/>
                <w:szCs w:val="18"/>
                <w:rPrChange w:id="4249" w:author="Xuning Wei12232" w:date="2026-07-27T12:29:00Z">
                  <w:rPr>
                    <w:ins w:id="4250" w:author="Xuning Wei12232" w:date="2026-07-27T12:27:00Z"/>
                    <w:rFonts w:ascii="Times New Roman" w:eastAsia="仿宋_GB2312" w:hAnsi="Times New Roman" w:cs="Times New Roman"/>
                    <w:color w:val="auto"/>
                    <w:sz w:val="18"/>
                    <w:szCs w:val="18"/>
                  </w:rPr>
                </w:rPrChange>
              </w:rPr>
            </w:pPr>
            <w:ins w:id="4251" w:author="Xuning Wei12232" w:date="2026-07-27T12:27:00Z">
              <w:r w:rsidRPr="00BB7730">
                <w:rPr>
                  <w:rFonts w:ascii="Times New Roman" w:eastAsia="仿宋_GB2312" w:hAnsi="Times New Roman" w:cs="Times New Roman"/>
                  <w:color w:val="0000FF"/>
                  <w:sz w:val="18"/>
                  <w:szCs w:val="18"/>
                  <w:rPrChange w:id="4252" w:author="Xuning Wei12232" w:date="2026-07-27T12:29:00Z">
                    <w:rPr>
                      <w:rFonts w:ascii="Times New Roman" w:eastAsia="仿宋_GB2312" w:hAnsi="Times New Roman" w:cs="Times New Roman"/>
                      <w:color w:val="auto"/>
                      <w:sz w:val="18"/>
                      <w:szCs w:val="18"/>
                    </w:rPr>
                  </w:rPrChange>
                </w:rPr>
                <w:t>N/A</w:t>
              </w:r>
            </w:ins>
          </w:p>
        </w:tc>
      </w:tr>
    </w:tbl>
    <w:p w14:paraId="3BE3F438" w14:textId="77777777" w:rsidR="00634E9B" w:rsidRPr="00BB7730" w:rsidRDefault="00634E9B" w:rsidP="00634E9B">
      <w:pPr>
        <w:snapToGrid w:val="0"/>
        <w:rPr>
          <w:ins w:id="4253" w:author="Xuning Wei12232" w:date="2026-07-27T12:27:00Z"/>
          <w:rFonts w:ascii="Times New Roman" w:eastAsia="仿宋_GB2312" w:hAnsi="Times New Roman" w:cs="Times New Roman"/>
          <w:color w:val="auto"/>
          <w:sz w:val="20"/>
          <w:szCs w:val="20"/>
          <w:lang w:eastAsia="zh-CN"/>
        </w:rPr>
      </w:pPr>
      <w:ins w:id="4254" w:author="Xuning Wei12232" w:date="2026-07-27T12:27:00Z">
        <w:r w:rsidRPr="00BB7730">
          <w:rPr>
            <w:rFonts w:ascii="Times New Roman" w:eastAsia="仿宋_GB2312" w:hAnsi="Times New Roman" w:cs="Times New Roman"/>
            <w:color w:val="auto"/>
            <w:sz w:val="20"/>
            <w:szCs w:val="20"/>
            <w:lang w:eastAsia="zh-CN"/>
          </w:rPr>
          <w:t>Note: Refers to equipment qualification document SVP-TJ4-392.01-002</w:t>
        </w:r>
      </w:ins>
    </w:p>
    <w:p w14:paraId="0701BC2D" w14:textId="0F98DD96" w:rsidR="008B6C38" w:rsidRPr="00BB7730" w:rsidRDefault="008B6C38">
      <w:pPr>
        <w:pStyle w:val="2"/>
        <w:numPr>
          <w:ilvl w:val="1"/>
          <w:numId w:val="8"/>
        </w:numPr>
        <w:ind w:left="357" w:hanging="357"/>
        <w:rPr>
          <w:rFonts w:ascii="Times New Roman" w:eastAsia="仿宋_GB2312" w:hAnsi="Times New Roman" w:cs="Times New Roman"/>
          <w:color w:val="auto"/>
          <w:lang w:eastAsia="zh-CN"/>
        </w:rPr>
        <w:pPrChange w:id="4255" w:author="He Han" w:date="2026-10-21T15:30:00Z">
          <w:pPr>
            <w:pStyle w:val="2"/>
            <w:ind w:left="357" w:hanging="357"/>
          </w:pPr>
        </w:pPrChange>
      </w:pPr>
      <w:bookmarkStart w:id="4256" w:name="_Toc243495700"/>
      <w:r w:rsidRPr="00BB7730">
        <w:rPr>
          <w:rFonts w:ascii="Times New Roman" w:eastAsia="仿宋_GB2312" w:hAnsi="Times New Roman" w:cs="Times New Roman"/>
          <w:color w:val="auto"/>
        </w:rPr>
        <w:t xml:space="preserve">Assessment on function &amp; capacity for </w:t>
      </w:r>
      <w:r w:rsidRPr="00BB7730">
        <w:rPr>
          <w:rFonts w:ascii="Times New Roman" w:eastAsia="仿宋_GB2312" w:hAnsi="Times New Roman" w:cs="Times New Roman"/>
          <w:iCs w:val="0"/>
          <w:color w:val="auto"/>
        </w:rPr>
        <w:t>3000L Synthesizer Reactor TJ4S-1213-Sy15</w:t>
      </w:r>
      <w:bookmarkEnd w:id="4256"/>
    </w:p>
    <w:p w14:paraId="6B5317F1" w14:textId="2615ADE1" w:rsidR="00800128" w:rsidRPr="00BB7730" w:rsidRDefault="008B6C38" w:rsidP="00377DC4">
      <w:pPr>
        <w:spacing w:beforeLines="50" w:before="120" w:afterLines="50" w:after="120"/>
        <w:ind w:leftChars="150" w:left="315"/>
        <w:contextualSpacing/>
        <w:jc w:val="both"/>
        <w:rPr>
          <w:rFonts w:ascii="Times New Roman" w:eastAsia="仿宋_GB2312" w:hAnsi="Times New Roman" w:cs="Times New Roman"/>
          <w:b/>
          <w:i/>
          <w:color w:val="auto"/>
          <w:sz w:val="20"/>
          <w:szCs w:val="20"/>
        </w:rPr>
      </w:pPr>
      <w:r w:rsidRPr="00BB7730">
        <w:rPr>
          <w:rFonts w:ascii="Times New Roman" w:eastAsia="仿宋_GB2312" w:hAnsi="Times New Roman" w:cs="Times New Roman"/>
          <w:color w:val="auto"/>
          <w:sz w:val="20"/>
          <w:szCs w:val="20"/>
        </w:rPr>
        <w:t xml:space="preserve">See </w:t>
      </w:r>
      <w:r w:rsidRPr="00BB7730">
        <w:rPr>
          <w:rFonts w:ascii="Times New Roman" w:eastAsia="仿宋_GB2312" w:hAnsi="Times New Roman" w:cs="Times New Roman"/>
          <w:b/>
          <w:i/>
          <w:color w:val="auto"/>
          <w:sz w:val="20"/>
          <w:szCs w:val="20"/>
        </w:rPr>
        <w:t>Table7</w:t>
      </w:r>
      <w:r w:rsidRPr="00BB7730">
        <w:rPr>
          <w:rFonts w:ascii="Times New Roman" w:eastAsia="仿宋_GB2312" w:hAnsi="Times New Roman" w:cs="Times New Roman"/>
          <w:b/>
          <w:i/>
          <w:color w:val="auto"/>
          <w:sz w:val="20"/>
          <w:szCs w:val="20"/>
          <w:lang w:eastAsia="zh-CN"/>
        </w:rPr>
        <w:t>-</w:t>
      </w:r>
      <w:ins w:id="4257" w:author="Xuning Wei12232" w:date="2026-07-27T13:02:00Z">
        <w:r w:rsidR="00A3214D" w:rsidRPr="00BB7730">
          <w:rPr>
            <w:rFonts w:ascii="Times New Roman" w:eastAsia="仿宋_GB2312" w:hAnsi="Times New Roman" w:cs="Times New Roman"/>
            <w:b/>
            <w:i/>
            <w:color w:val="auto"/>
            <w:sz w:val="20"/>
            <w:szCs w:val="20"/>
          </w:rPr>
          <w:t>4</w:t>
        </w:r>
      </w:ins>
      <w:del w:id="4258" w:author="Xuning Wei12232" w:date="2026-07-27T13:02:00Z">
        <w:r w:rsidRPr="00BB7730" w:rsidDel="00A3214D">
          <w:rPr>
            <w:rFonts w:ascii="Times New Roman" w:eastAsia="仿宋_GB2312" w:hAnsi="Times New Roman" w:cs="Times New Roman"/>
            <w:b/>
            <w:i/>
            <w:color w:val="auto"/>
            <w:sz w:val="20"/>
            <w:szCs w:val="20"/>
          </w:rPr>
          <w:delText>1</w:delText>
        </w:r>
      </w:del>
    </w:p>
    <w:p w14:paraId="6B10F536" w14:textId="2E73DC6C" w:rsidR="00813D53" w:rsidRPr="00BB7730" w:rsidDel="006D646C" w:rsidRDefault="00010358">
      <w:pPr>
        <w:spacing w:beforeLines="100" w:before="240" w:afterLines="50" w:after="120" w:line="276" w:lineRule="auto"/>
        <w:contextualSpacing/>
        <w:jc w:val="center"/>
        <w:rPr>
          <w:del w:id="4259" w:author="He Han" w:date="2026-10-13T13:41:00Z"/>
          <w:rFonts w:ascii="Times New Roman" w:eastAsia="仿宋_GB2312" w:hAnsi="Times New Roman" w:cs="Times New Roman"/>
          <w:b/>
          <w:iCs/>
          <w:color w:val="auto"/>
          <w:kern w:val="0"/>
          <w:sz w:val="20"/>
          <w:szCs w:val="20"/>
        </w:rPr>
        <w:pPrChange w:id="4260" w:author="He Han" w:date="2026-10-13T13:41:00Z">
          <w:pPr>
            <w:spacing w:beforeLines="100" w:before="240" w:afterLines="50" w:after="120"/>
            <w:contextualSpacing/>
            <w:jc w:val="center"/>
          </w:pPr>
        </w:pPrChange>
      </w:pPr>
      <w:r w:rsidRPr="00BB7730">
        <w:rPr>
          <w:rFonts w:ascii="Times New Roman" w:eastAsia="仿宋_GB2312" w:hAnsi="Times New Roman" w:cs="Times New Roman"/>
          <w:b/>
          <w:iCs/>
          <w:color w:val="auto"/>
          <w:kern w:val="0"/>
          <w:sz w:val="20"/>
          <w:szCs w:val="20"/>
        </w:rPr>
        <w:t>Table 7</w:t>
      </w:r>
      <w:r w:rsidRPr="00BB7730">
        <w:rPr>
          <w:rFonts w:ascii="Times New Roman" w:eastAsia="仿宋_GB2312" w:hAnsi="Times New Roman" w:cs="Times New Roman"/>
          <w:b/>
          <w:iCs/>
          <w:color w:val="auto"/>
          <w:kern w:val="0"/>
          <w:sz w:val="20"/>
          <w:szCs w:val="20"/>
          <w:lang w:eastAsia="zh-CN"/>
        </w:rPr>
        <w:t>-</w:t>
      </w:r>
      <w:ins w:id="4261" w:author="Xuning Wei12232" w:date="2026-07-27T22:47:00Z">
        <w:r w:rsidR="00B159F1" w:rsidRPr="00BB7730">
          <w:rPr>
            <w:rFonts w:ascii="Times New Roman" w:eastAsia="仿宋_GB2312" w:hAnsi="Times New Roman" w:cs="Times New Roman"/>
            <w:b/>
            <w:iCs/>
            <w:color w:val="auto"/>
            <w:kern w:val="0"/>
            <w:sz w:val="20"/>
            <w:szCs w:val="20"/>
          </w:rPr>
          <w:t>4</w:t>
        </w:r>
      </w:ins>
      <w:del w:id="4262" w:author="Xuning Wei12232" w:date="2026-07-27T22:47:00Z">
        <w:r w:rsidRPr="00BB7730" w:rsidDel="00B159F1">
          <w:rPr>
            <w:rFonts w:ascii="Times New Roman" w:eastAsia="仿宋_GB2312" w:hAnsi="Times New Roman" w:cs="Times New Roman"/>
            <w:b/>
            <w:iCs/>
            <w:color w:val="auto"/>
            <w:kern w:val="0"/>
            <w:sz w:val="20"/>
            <w:szCs w:val="20"/>
          </w:rPr>
          <w:delText>1</w:delText>
        </w:r>
      </w:del>
      <w:r w:rsidRPr="00BB7730">
        <w:rPr>
          <w:rFonts w:ascii="Times New Roman" w:eastAsia="仿宋_GB2312" w:hAnsi="Times New Roman" w:cs="Times New Roman"/>
          <w:b/>
          <w:iCs/>
          <w:color w:val="auto"/>
          <w:kern w:val="0"/>
          <w:sz w:val="20"/>
          <w:szCs w:val="20"/>
        </w:rPr>
        <w:t xml:space="preserve">: </w:t>
      </w:r>
      <w:commentRangeStart w:id="4263"/>
      <w:commentRangeStart w:id="4264"/>
      <w:r w:rsidRPr="00BB7730">
        <w:rPr>
          <w:rFonts w:ascii="Times New Roman" w:eastAsia="仿宋_GB2312" w:hAnsi="Times New Roman" w:cs="Times New Roman"/>
          <w:b/>
          <w:iCs/>
          <w:color w:val="auto"/>
          <w:kern w:val="0"/>
          <w:sz w:val="20"/>
          <w:szCs w:val="20"/>
        </w:rPr>
        <w:t>Equipment Suitability Assessment on F</w:t>
      </w:r>
      <w:r w:rsidR="008E046A" w:rsidRPr="00BB7730">
        <w:rPr>
          <w:rFonts w:ascii="Times New Roman" w:eastAsia="仿宋_GB2312" w:hAnsi="Times New Roman" w:cs="Times New Roman"/>
          <w:b/>
          <w:iCs/>
          <w:color w:val="auto"/>
          <w:kern w:val="0"/>
          <w:sz w:val="20"/>
          <w:szCs w:val="20"/>
        </w:rPr>
        <w:t xml:space="preserve">unction &amp; Capacity for </w:t>
      </w:r>
      <w:r w:rsidR="001C52EB" w:rsidRPr="00BB7730">
        <w:rPr>
          <w:rFonts w:ascii="Times New Roman" w:eastAsia="仿宋_GB2312" w:hAnsi="Times New Roman" w:cs="Times New Roman"/>
          <w:b/>
          <w:iCs/>
          <w:color w:val="auto"/>
          <w:kern w:val="0"/>
          <w:sz w:val="20"/>
          <w:szCs w:val="20"/>
        </w:rPr>
        <w:t xml:space="preserve">3000L Synthesizer </w:t>
      </w:r>
      <w:r w:rsidR="008E046A" w:rsidRPr="00BB7730">
        <w:rPr>
          <w:rFonts w:ascii="Times New Roman" w:eastAsia="仿宋_GB2312" w:hAnsi="Times New Roman" w:cs="Times New Roman"/>
          <w:b/>
          <w:iCs/>
          <w:color w:val="auto"/>
          <w:kern w:val="0"/>
          <w:sz w:val="20"/>
          <w:szCs w:val="20"/>
        </w:rPr>
        <w:t xml:space="preserve">Reactor </w:t>
      </w:r>
      <w:commentRangeEnd w:id="4263"/>
      <w:r w:rsidR="00163E78" w:rsidRPr="00BB7730">
        <w:rPr>
          <w:rStyle w:val="aff2"/>
          <w:rFonts w:ascii="Times New Roman" w:eastAsia="仿宋_GB2312" w:hAnsi="Times New Roman" w:cs="Times New Roman"/>
          <w:b/>
          <w:iCs/>
          <w:color w:val="auto"/>
          <w:kern w:val="0"/>
          <w:sz w:val="20"/>
          <w:szCs w:val="20"/>
        </w:rPr>
        <w:commentReference w:id="4263"/>
      </w:r>
      <w:commentRangeEnd w:id="4264"/>
      <w:r w:rsidRPr="00BB7730">
        <w:rPr>
          <w:rStyle w:val="aff2"/>
          <w:rFonts w:ascii="Times New Roman" w:eastAsia="仿宋_GB2312" w:hAnsi="Times New Roman" w:cs="Times New Roman"/>
          <w:b/>
          <w:iCs/>
          <w:color w:val="auto"/>
          <w:kern w:val="0"/>
          <w:sz w:val="20"/>
          <w:szCs w:val="20"/>
        </w:rPr>
        <w:commentReference w:id="4264"/>
      </w:r>
      <w:r w:rsidR="008E046A" w:rsidRPr="00BB7730">
        <w:rPr>
          <w:rFonts w:ascii="Times New Roman" w:eastAsia="仿宋_GB2312" w:hAnsi="Times New Roman" w:cs="Times New Roman"/>
          <w:b/>
          <w:iCs/>
          <w:color w:val="auto"/>
          <w:kern w:val="0"/>
          <w:sz w:val="20"/>
          <w:szCs w:val="20"/>
        </w:rPr>
        <w:t>TJ4S-</w:t>
      </w:r>
      <w:r w:rsidRPr="00BB7730">
        <w:rPr>
          <w:rFonts w:ascii="Times New Roman" w:eastAsia="仿宋_GB2312" w:hAnsi="Times New Roman" w:cs="Times New Roman"/>
          <w:b/>
          <w:iCs/>
          <w:color w:val="auto"/>
          <w:kern w:val="0"/>
          <w:sz w:val="20"/>
          <w:szCs w:val="20"/>
        </w:rPr>
        <w:t>12</w:t>
      </w:r>
      <w:r w:rsidR="008E046A" w:rsidRPr="00BB7730">
        <w:rPr>
          <w:rFonts w:ascii="Times New Roman" w:eastAsia="仿宋_GB2312" w:hAnsi="Times New Roman" w:cs="Times New Roman"/>
          <w:b/>
          <w:iCs/>
          <w:color w:val="auto"/>
          <w:kern w:val="0"/>
          <w:sz w:val="20"/>
          <w:szCs w:val="20"/>
        </w:rPr>
        <w:t>13-Sy15</w:t>
      </w:r>
    </w:p>
    <w:p w14:paraId="709DC8A2" w14:textId="77777777" w:rsidR="00F17617" w:rsidRPr="00BB7730" w:rsidRDefault="00F17617">
      <w:pPr>
        <w:spacing w:beforeLines="100" w:before="240" w:afterLines="50" w:after="120" w:line="276" w:lineRule="auto"/>
        <w:contextualSpacing/>
        <w:jc w:val="center"/>
        <w:rPr>
          <w:rFonts w:ascii="Times New Roman" w:eastAsia="仿宋_GB2312" w:hAnsi="Times New Roman" w:cs="Times New Roman"/>
          <w:b/>
          <w:iCs/>
          <w:color w:val="auto"/>
          <w:kern w:val="0"/>
          <w:sz w:val="20"/>
          <w:szCs w:val="20"/>
        </w:rPr>
        <w:pPrChange w:id="4265" w:author="He Han" w:date="2026-10-13T13:41:00Z">
          <w:pPr>
            <w:spacing w:beforeLines="100" w:before="240" w:afterLines="100" w:after="240"/>
            <w:contextualSpacing/>
            <w:jc w:val="center"/>
          </w:pPr>
        </w:pPrChange>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
        <w:gridCol w:w="1211"/>
        <w:gridCol w:w="3409"/>
        <w:gridCol w:w="4007"/>
        <w:gridCol w:w="873"/>
        <w:gridCol w:w="873"/>
        <w:gridCol w:w="3406"/>
      </w:tblGrid>
      <w:tr w:rsidR="00032BAE" w:rsidRPr="00BB7730" w14:paraId="1B98BF29" w14:textId="77777777" w:rsidTr="00A42507">
        <w:trPr>
          <w:trHeight w:val="397"/>
          <w:tblHeader/>
          <w:jc w:val="center"/>
        </w:trPr>
        <w:tc>
          <w:tcPr>
            <w:tcW w:w="186" w:type="pct"/>
            <w:shd w:val="clear" w:color="auto" w:fill="D9D9D9" w:themeFill="background1" w:themeFillShade="D9"/>
            <w:vAlign w:val="center"/>
          </w:tcPr>
          <w:p w14:paraId="049BFB3A" w14:textId="77777777" w:rsidR="00813D53" w:rsidRPr="00BB7730" w:rsidRDefault="00010358">
            <w:pPr>
              <w:spacing w:line="240" w:lineRule="exact"/>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S/N</w:t>
            </w:r>
          </w:p>
        </w:tc>
        <w:tc>
          <w:tcPr>
            <w:tcW w:w="1614" w:type="pct"/>
            <w:gridSpan w:val="2"/>
            <w:shd w:val="clear" w:color="auto" w:fill="D9D9D9" w:themeFill="background1" w:themeFillShade="D9"/>
            <w:vAlign w:val="center"/>
          </w:tcPr>
          <w:p w14:paraId="6F01950B" w14:textId="77777777" w:rsidR="00813D53" w:rsidRPr="00BB7730" w:rsidRDefault="00010358">
            <w:pPr>
              <w:spacing w:line="240" w:lineRule="exact"/>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Process Requirements</w:t>
            </w:r>
          </w:p>
        </w:tc>
        <w:tc>
          <w:tcPr>
            <w:tcW w:w="1400" w:type="pct"/>
            <w:shd w:val="clear" w:color="auto" w:fill="D9D9D9" w:themeFill="background1" w:themeFillShade="D9"/>
            <w:vAlign w:val="center"/>
          </w:tcPr>
          <w:p w14:paraId="2ABFB0F2" w14:textId="77777777" w:rsidR="00813D53" w:rsidRPr="00BB7730" w:rsidRDefault="00010358">
            <w:pPr>
              <w:spacing w:line="240" w:lineRule="exact"/>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Equipment Characteristics</w:t>
            </w:r>
          </w:p>
        </w:tc>
        <w:tc>
          <w:tcPr>
            <w:tcW w:w="610" w:type="pct"/>
            <w:gridSpan w:val="2"/>
            <w:shd w:val="clear" w:color="auto" w:fill="D9D9D9" w:themeFill="background1" w:themeFillShade="D9"/>
            <w:vAlign w:val="center"/>
          </w:tcPr>
          <w:p w14:paraId="16F407C3" w14:textId="77777777" w:rsidR="00813D53" w:rsidRPr="00BB7730" w:rsidRDefault="00010358">
            <w:pPr>
              <w:spacing w:line="240" w:lineRule="exact"/>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Feasibility</w:t>
            </w:r>
          </w:p>
        </w:tc>
        <w:tc>
          <w:tcPr>
            <w:tcW w:w="1190" w:type="pct"/>
            <w:shd w:val="clear" w:color="auto" w:fill="D9D9D9" w:themeFill="background1" w:themeFillShade="D9"/>
            <w:vAlign w:val="center"/>
          </w:tcPr>
          <w:p w14:paraId="2ADA8122" w14:textId="77777777" w:rsidR="00813D53" w:rsidRPr="00BB7730" w:rsidRDefault="00010358">
            <w:pPr>
              <w:spacing w:line="240" w:lineRule="exact"/>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Justifications</w:t>
            </w:r>
          </w:p>
        </w:tc>
      </w:tr>
      <w:tr w:rsidR="00032BAE" w:rsidRPr="00BB7730" w14:paraId="0D2A6CA6" w14:textId="77777777" w:rsidTr="00A42507">
        <w:trPr>
          <w:trHeight w:val="397"/>
          <w:jc w:val="center"/>
        </w:trPr>
        <w:tc>
          <w:tcPr>
            <w:tcW w:w="186" w:type="pct"/>
            <w:vMerge w:val="restart"/>
            <w:shd w:val="clear" w:color="auto" w:fill="FFFFFF" w:themeFill="background1"/>
            <w:vAlign w:val="center"/>
          </w:tcPr>
          <w:p w14:paraId="4DEA3826" w14:textId="77777777" w:rsidR="00813D53" w:rsidRPr="00BB7730" w:rsidRDefault="00010358">
            <w:pPr>
              <w:spacing w:line="240" w:lineRule="exact"/>
              <w:contextualSpacing/>
              <w:jc w:val="center"/>
              <w:rPr>
                <w:rFonts w:ascii="Times New Roman" w:eastAsia="仿宋_GB2312" w:hAnsi="Times New Roman" w:cs="Times New Roman"/>
                <w:color w:val="auto"/>
                <w:kern w:val="0"/>
                <w:sz w:val="18"/>
                <w:szCs w:val="18"/>
              </w:rPr>
            </w:pPr>
            <w:bookmarkStart w:id="4266" w:name="OLE_LINK9"/>
            <w:r w:rsidRPr="00BB7730">
              <w:rPr>
                <w:rFonts w:ascii="Times New Roman" w:eastAsia="仿宋_GB2312" w:hAnsi="Times New Roman" w:cs="Times New Roman"/>
                <w:color w:val="auto"/>
                <w:kern w:val="0"/>
                <w:sz w:val="18"/>
                <w:szCs w:val="18"/>
              </w:rPr>
              <w:t>1</w:t>
            </w:r>
          </w:p>
        </w:tc>
        <w:tc>
          <w:tcPr>
            <w:tcW w:w="423" w:type="pct"/>
            <w:vMerge w:val="restart"/>
            <w:shd w:val="clear" w:color="auto" w:fill="FFFFFF" w:themeFill="background1"/>
            <w:vAlign w:val="center"/>
          </w:tcPr>
          <w:p w14:paraId="2D78E2BF" w14:textId="77777777" w:rsidR="00813D53" w:rsidRPr="00BB7730" w:rsidRDefault="00010358">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Operations</w:t>
            </w:r>
          </w:p>
        </w:tc>
        <w:tc>
          <w:tcPr>
            <w:tcW w:w="1191" w:type="pct"/>
            <w:shd w:val="clear" w:color="auto" w:fill="FFFFFF" w:themeFill="background1"/>
            <w:vAlign w:val="center"/>
          </w:tcPr>
          <w:p w14:paraId="119F842B" w14:textId="601F2140" w:rsidR="00813D53" w:rsidRPr="00BB7730" w:rsidRDefault="00CD20E8" w:rsidP="00EA69EE">
            <w:pPr>
              <w:spacing w:line="240" w:lineRule="exact"/>
              <w:contextualSpacing/>
              <w:jc w:val="both"/>
              <w:rPr>
                <w:rFonts w:ascii="Times New Roman" w:eastAsia="仿宋_GB2312" w:hAnsi="Times New Roman" w:cs="Times New Roman"/>
                <w:color w:val="auto"/>
                <w:sz w:val="18"/>
                <w:szCs w:val="18"/>
              </w:rPr>
            </w:pPr>
            <w:ins w:id="4267" w:author="Xuning Wei12232" w:date="2026-07-27T12:29:00Z">
              <w:r w:rsidRPr="00BB7730">
                <w:rPr>
                  <w:rFonts w:ascii="Times New Roman" w:eastAsia="仿宋_GB2312" w:hAnsi="Times New Roman" w:cs="Times New Roman"/>
                  <w:color w:val="auto"/>
                  <w:sz w:val="18"/>
                  <w:szCs w:val="18"/>
                </w:rPr>
                <w:t>Cooling, heating, stirring, filtration</w:t>
              </w:r>
              <w:r w:rsidRPr="00BB7730">
                <w:rPr>
                  <w:rFonts w:ascii="Times New Roman" w:eastAsia="仿宋_GB2312" w:hAnsi="Times New Roman" w:cs="Times New Roman"/>
                  <w:color w:val="0000FF"/>
                  <w:sz w:val="18"/>
                  <w:szCs w:val="18"/>
                </w:rPr>
                <w:t xml:space="preserve">, material </w:t>
              </w:r>
              <w:r w:rsidRPr="00BB7730">
                <w:rPr>
                  <w:rFonts w:ascii="Times New Roman" w:eastAsia="仿宋_GB2312" w:hAnsi="Times New Roman" w:cs="Times New Roman"/>
                  <w:color w:val="0000FF"/>
                  <w:sz w:val="18"/>
                  <w:szCs w:val="18"/>
                  <w:lang w:eastAsia="zh-CN"/>
                </w:rPr>
                <w:t>discharging, fluidization with nitrogen bubbling, solid and liquid charges, drying and sampling.</w:t>
              </w:r>
            </w:ins>
            <w:del w:id="4268" w:author="Xuning Wei12232" w:date="2026-07-27T12:29:00Z">
              <w:r w:rsidR="00EA69EE" w:rsidRPr="00BB7730" w:rsidDel="00CD20E8">
                <w:rPr>
                  <w:rFonts w:ascii="Times New Roman" w:eastAsia="仿宋_GB2312" w:hAnsi="Times New Roman" w:cs="Times New Roman"/>
                  <w:color w:val="auto"/>
                  <w:sz w:val="18"/>
                  <w:szCs w:val="18"/>
                </w:rPr>
                <w:delText>Cooling, heating, stirring, loading and unloading</w:delText>
              </w:r>
            </w:del>
          </w:p>
        </w:tc>
        <w:tc>
          <w:tcPr>
            <w:tcW w:w="1400" w:type="pct"/>
            <w:shd w:val="clear" w:color="auto" w:fill="FFFFFF" w:themeFill="background1"/>
            <w:vAlign w:val="center"/>
          </w:tcPr>
          <w:p w14:paraId="2F9E23BD" w14:textId="1C0216AB" w:rsidR="00813D53" w:rsidRPr="00BB7730" w:rsidRDefault="00CD20E8" w:rsidP="0030647B">
            <w:pPr>
              <w:spacing w:line="240" w:lineRule="exact"/>
              <w:contextualSpacing/>
              <w:jc w:val="both"/>
              <w:rPr>
                <w:rFonts w:ascii="Times New Roman" w:eastAsia="仿宋_GB2312" w:hAnsi="Times New Roman" w:cs="Times New Roman"/>
                <w:color w:val="auto"/>
                <w:sz w:val="18"/>
                <w:szCs w:val="18"/>
              </w:rPr>
            </w:pPr>
            <w:ins w:id="4269" w:author="Xuning Wei12232" w:date="2026-07-27T12:31:00Z">
              <w:r w:rsidRPr="00BB7730">
                <w:rPr>
                  <w:rFonts w:ascii="Times New Roman" w:eastAsia="仿宋_GB2312" w:hAnsi="Times New Roman" w:cs="Times New Roman"/>
                  <w:color w:val="auto"/>
                  <w:sz w:val="18"/>
                  <w:szCs w:val="18"/>
                </w:rPr>
                <w:t>Synthesis Reactor</w:t>
              </w:r>
              <w:r w:rsidRPr="00BB7730">
                <w:rPr>
                  <w:rFonts w:ascii="Times New Roman" w:eastAsia="仿宋_GB2312" w:hAnsi="Times New Roman" w:cs="Times New Roman"/>
                  <w:b/>
                  <w:iCs/>
                  <w:color w:val="auto"/>
                  <w:kern w:val="0"/>
                  <w:sz w:val="18"/>
                  <w:szCs w:val="18"/>
                </w:rPr>
                <w:t xml:space="preserve"> TJ4S-1213-Sy15</w:t>
              </w:r>
              <w:r w:rsidRPr="00BB7730">
                <w:rPr>
                  <w:rFonts w:ascii="Times New Roman" w:eastAsia="仿宋_GB2312" w:hAnsi="Times New Roman" w:cs="Times New Roman"/>
                  <w:color w:val="auto"/>
                  <w:sz w:val="18"/>
                  <w:szCs w:val="18"/>
                </w:rPr>
                <w:t xml:space="preserve"> has the functions of cooling, heating, stirring, filtration, </w:t>
              </w:r>
              <w:r w:rsidRPr="00BB7730">
                <w:rPr>
                  <w:rFonts w:ascii="Times New Roman" w:eastAsia="仿宋_GB2312" w:hAnsi="Times New Roman" w:cs="Times New Roman"/>
                  <w:color w:val="0000FF"/>
                  <w:sz w:val="18"/>
                  <w:szCs w:val="18"/>
                </w:rPr>
                <w:t xml:space="preserve">material </w:t>
              </w:r>
              <w:r w:rsidRPr="00BB7730">
                <w:rPr>
                  <w:rFonts w:ascii="Times New Roman" w:eastAsia="仿宋_GB2312" w:hAnsi="Times New Roman" w:cs="Times New Roman"/>
                  <w:color w:val="0000FF"/>
                  <w:sz w:val="18"/>
                  <w:szCs w:val="18"/>
                  <w:lang w:eastAsia="zh-CN"/>
                </w:rPr>
                <w:t>discharging, and fluidization with nitrogen bubbling, solid and liquid charges, drying, and sampling.</w:t>
              </w:r>
            </w:ins>
            <w:del w:id="4270" w:author="Xuning Wei12232" w:date="2026-07-27T12:31:00Z">
              <w:r w:rsidR="00EA69EE" w:rsidRPr="00BB7730" w:rsidDel="00CD20E8">
                <w:rPr>
                  <w:rFonts w:ascii="Times New Roman" w:eastAsia="仿宋_GB2312" w:hAnsi="Times New Roman" w:cs="Times New Roman"/>
                  <w:color w:val="auto"/>
                  <w:sz w:val="18"/>
                  <w:szCs w:val="18"/>
                </w:rPr>
                <w:delText xml:space="preserve">The </w:delText>
              </w:r>
              <w:r w:rsidR="00982C1C" w:rsidRPr="00BB7730" w:rsidDel="00CD20E8">
                <w:rPr>
                  <w:rFonts w:ascii="Times New Roman" w:eastAsia="仿宋_GB2312" w:hAnsi="Times New Roman" w:cs="Times New Roman"/>
                  <w:color w:val="auto"/>
                  <w:sz w:val="18"/>
                  <w:szCs w:val="18"/>
                </w:rPr>
                <w:delText>3000L Synthesizer Reactor TJ4S-1213-Sy15</w:delText>
              </w:r>
              <w:r w:rsidR="00010358" w:rsidRPr="00BB7730" w:rsidDel="00CD20E8">
                <w:rPr>
                  <w:rFonts w:ascii="Times New Roman" w:eastAsia="仿宋_GB2312" w:hAnsi="Times New Roman" w:cs="Times New Roman"/>
                  <w:color w:val="auto"/>
                  <w:sz w:val="18"/>
                  <w:szCs w:val="18"/>
                </w:rPr>
                <w:delText xml:space="preserve"> </w:delText>
              </w:r>
              <w:r w:rsidR="00EA69EE" w:rsidRPr="00BB7730" w:rsidDel="00CD20E8">
                <w:rPr>
                  <w:rFonts w:ascii="Times New Roman" w:eastAsia="仿宋_GB2312" w:hAnsi="Times New Roman" w:cs="Times New Roman"/>
                  <w:color w:val="auto"/>
                  <w:sz w:val="18"/>
                  <w:szCs w:val="18"/>
                </w:rPr>
                <w:delText>is equipped with temperature rising/falling, stirring, and material loading/unloading functions</w:delText>
              </w:r>
            </w:del>
          </w:p>
        </w:tc>
        <w:tc>
          <w:tcPr>
            <w:tcW w:w="305" w:type="pct"/>
            <w:shd w:val="clear" w:color="auto" w:fill="FFFFFF" w:themeFill="background1"/>
            <w:vAlign w:val="center"/>
          </w:tcPr>
          <w:p w14:paraId="60CDD363" w14:textId="77777777" w:rsidR="00813D53" w:rsidRPr="00BB7730" w:rsidRDefault="003E162E">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03203428"/>
                <w14:checkbox>
                  <w14:checked w14:val="1"/>
                  <w14:checkedState w14:val="2612" w14:font="MS Gothic"/>
                  <w14:uncheckedState w14:val="2610" w14:font="MS Gothic"/>
                </w14:checkbox>
              </w:sdtPr>
              <w:sdtEndPr/>
              <w:sdtContent>
                <w:r w:rsidR="00010358" w:rsidRPr="00BB7730">
                  <w:rPr>
                    <w:rFonts w:ascii="Segoe UI Symbol" w:eastAsia="MS Gothic" w:hAnsi="Segoe UI Symbol" w:cs="Segoe UI Symbol"/>
                    <w:color w:val="auto"/>
                    <w:sz w:val="18"/>
                    <w:szCs w:val="18"/>
                  </w:rPr>
                  <w:t>☒</w:t>
                </w:r>
              </w:sdtContent>
            </w:sdt>
            <w:r w:rsidR="00010358"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51575181" w14:textId="77777777" w:rsidR="00813D53" w:rsidRPr="00BB7730" w:rsidRDefault="003E162E">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002243156"/>
                <w14:checkbox>
                  <w14:checked w14:val="0"/>
                  <w14:checkedState w14:val="2612" w14:font="MS Gothic"/>
                  <w14:uncheckedState w14:val="2610" w14:font="MS Gothic"/>
                </w14:checkbox>
              </w:sdtPr>
              <w:sdtEndPr/>
              <w:sdtContent>
                <w:r w:rsidR="00010358" w:rsidRPr="00BB7730">
                  <w:rPr>
                    <w:rFonts w:ascii="Segoe UI Symbol" w:eastAsia="仿宋_GB2312" w:hAnsi="Segoe UI Symbol" w:cs="Segoe UI Symbol"/>
                    <w:color w:val="auto"/>
                    <w:sz w:val="18"/>
                    <w:szCs w:val="18"/>
                  </w:rPr>
                  <w:t>☐</w:t>
                </w:r>
              </w:sdtContent>
            </w:sdt>
            <w:r w:rsidR="00010358"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2A1F486E" w14:textId="77777777" w:rsidR="00813D53" w:rsidRPr="00BB7730" w:rsidRDefault="00010358" w:rsidP="0030647B">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N/A </w:t>
            </w:r>
          </w:p>
        </w:tc>
      </w:tr>
      <w:tr w:rsidR="00CD20E8" w:rsidRPr="00BB7730" w14:paraId="489EE3D8" w14:textId="77777777" w:rsidTr="00A42507">
        <w:trPr>
          <w:trHeight w:val="397"/>
          <w:jc w:val="center"/>
        </w:trPr>
        <w:tc>
          <w:tcPr>
            <w:tcW w:w="186" w:type="pct"/>
            <w:vMerge/>
            <w:vAlign w:val="center"/>
          </w:tcPr>
          <w:p w14:paraId="3C10831D" w14:textId="77777777" w:rsidR="00CD20E8" w:rsidRPr="00BB7730" w:rsidRDefault="00CD20E8" w:rsidP="00CD20E8">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6082B2BF" w14:textId="77777777" w:rsidR="00CD20E8" w:rsidRPr="00BB7730" w:rsidRDefault="00CD20E8" w:rsidP="00CD20E8">
            <w:pPr>
              <w:spacing w:line="240" w:lineRule="exact"/>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1110209B" w14:textId="1C11980D" w:rsidR="00CD20E8" w:rsidRPr="00BB7730" w:rsidRDefault="00CD20E8" w:rsidP="00CD20E8">
            <w:pPr>
              <w:spacing w:line="240" w:lineRule="exact"/>
              <w:contextualSpacing/>
              <w:jc w:val="both"/>
              <w:rPr>
                <w:rFonts w:ascii="Times New Roman" w:eastAsia="FangSong" w:hAnsi="Times New Roman" w:cs="Times New Roman"/>
                <w:color w:val="auto"/>
                <w:kern w:val="0"/>
                <w:sz w:val="18"/>
                <w:szCs w:val="18"/>
                <w:lang w:eastAsia="zh-CN"/>
              </w:rPr>
            </w:pPr>
            <w:ins w:id="4271" w:author="Xuning Wei12232" w:date="2026-07-27T12:31:00Z">
              <w:r w:rsidRPr="00BB7730">
                <w:rPr>
                  <w:rFonts w:ascii="Times New Roman" w:eastAsia="仿宋_GB2312" w:hAnsi="Times New Roman" w:cs="Times New Roman"/>
                  <w:color w:val="auto"/>
                  <w:sz w:val="18"/>
                  <w:szCs w:val="18"/>
                  <w:lang w:eastAsia="zh-CN"/>
                </w:rPr>
                <w:t>Rinse by DMF</w:t>
              </w:r>
            </w:ins>
            <w:del w:id="4272" w:author="Xuning Wei12232" w:date="2026-07-27T12:31:00Z">
              <w:r w:rsidRPr="00BB7730" w:rsidDel="00CD20E8">
                <w:rPr>
                  <w:rFonts w:ascii="Times New Roman" w:eastAsia="FangSong" w:hAnsi="Times New Roman" w:cs="Times New Roman"/>
                  <w:color w:val="auto"/>
                  <w:kern w:val="0"/>
                  <w:sz w:val="18"/>
                  <w:szCs w:val="18"/>
                  <w:lang w:eastAsia="zh-CN"/>
                </w:rPr>
                <w:delText xml:space="preserve">Transfer from </w:delText>
              </w:r>
              <w:r w:rsidRPr="00BB7730" w:rsidDel="00CD20E8">
                <w:rPr>
                  <w:rFonts w:ascii="Times New Roman" w:eastAsia="FangSong" w:hAnsi="Times New Roman" w:cs="Times New Roman"/>
                  <w:b/>
                  <w:color w:val="auto"/>
                  <w:kern w:val="0"/>
                  <w:sz w:val="18"/>
                  <w:szCs w:val="18"/>
                  <w:lang w:eastAsia="zh-CN"/>
                </w:rPr>
                <w:delText>the</w:delText>
              </w:r>
              <w:r w:rsidRPr="00BB7730" w:rsidDel="00CD20E8">
                <w:rPr>
                  <w:rFonts w:ascii="Times New Roman" w:eastAsia="FangSong" w:hAnsi="Times New Roman" w:cs="Times New Roman"/>
                  <w:b/>
                  <w:color w:val="auto"/>
                  <w:sz w:val="18"/>
                  <w:szCs w:val="18"/>
                  <w:lang w:eastAsia="zh-CN"/>
                </w:rPr>
                <w:delText xml:space="preserve"> Activation Tank</w:delText>
              </w:r>
              <w:r w:rsidRPr="00BB7730" w:rsidDel="00CD20E8">
                <w:rPr>
                  <w:rFonts w:ascii="Times New Roman" w:eastAsia="FangSong" w:hAnsi="Times New Roman" w:cs="Times New Roman"/>
                  <w:b/>
                  <w:color w:val="auto"/>
                  <w:kern w:val="0"/>
                  <w:sz w:val="18"/>
                  <w:szCs w:val="18"/>
                  <w:lang w:eastAsia="zh-CN"/>
                </w:rPr>
                <w:delText xml:space="preserve"> TJ4S-1213-Sy15-R01</w:delText>
              </w:r>
              <w:r w:rsidRPr="00BB7730" w:rsidDel="00CD20E8">
                <w:rPr>
                  <w:rFonts w:ascii="Times New Roman" w:eastAsia="FangSong" w:hAnsi="Times New Roman" w:cs="Times New Roman"/>
                  <w:color w:val="auto"/>
                  <w:kern w:val="0"/>
                  <w:sz w:val="18"/>
                  <w:szCs w:val="18"/>
                  <w:lang w:eastAsia="zh-CN"/>
                </w:rPr>
                <w:delText xml:space="preserve"> to </w:delText>
              </w:r>
              <w:r w:rsidRPr="00BB7730" w:rsidDel="00CD20E8">
                <w:rPr>
                  <w:rFonts w:ascii="Times New Roman" w:eastAsia="FangSong" w:hAnsi="Times New Roman" w:cs="Times New Roman"/>
                  <w:b/>
                  <w:color w:val="auto"/>
                  <w:kern w:val="0"/>
                  <w:sz w:val="18"/>
                  <w:szCs w:val="18"/>
                  <w:lang w:eastAsia="zh-CN"/>
                </w:rPr>
                <w:delText>Synthesis Reactor</w:delText>
              </w:r>
              <w:r w:rsidRPr="00BB7730" w:rsidDel="00CD20E8">
                <w:rPr>
                  <w:rFonts w:ascii="Times New Roman" w:eastAsia="FangSong" w:hAnsi="Times New Roman" w:cs="Times New Roman"/>
                  <w:bCs w:val="0"/>
                  <w:color w:val="auto"/>
                  <w:kern w:val="2"/>
                  <w:sz w:val="18"/>
                  <w:szCs w:val="18"/>
                  <w:lang w:eastAsia="zh-CN"/>
                </w:rPr>
                <w:delText xml:space="preserve"> </w:delText>
              </w:r>
              <w:r w:rsidRPr="00BB7730" w:rsidDel="00CD20E8">
                <w:rPr>
                  <w:rFonts w:ascii="Times New Roman" w:eastAsia="FangSong" w:hAnsi="Times New Roman" w:cs="Times New Roman"/>
                  <w:b/>
                  <w:color w:val="auto"/>
                  <w:kern w:val="0"/>
                  <w:sz w:val="18"/>
                  <w:szCs w:val="18"/>
                  <w:lang w:eastAsia="zh-CN"/>
                </w:rPr>
                <w:delText>TJ4S-1213-Sy15</w:delText>
              </w:r>
            </w:del>
          </w:p>
        </w:tc>
        <w:tc>
          <w:tcPr>
            <w:tcW w:w="1400" w:type="pct"/>
            <w:shd w:val="clear" w:color="auto" w:fill="FFFFFF" w:themeFill="background1"/>
            <w:vAlign w:val="center"/>
          </w:tcPr>
          <w:p w14:paraId="32BF9E45" w14:textId="0BE7D2A2" w:rsidR="00CD20E8" w:rsidRPr="00BB7730" w:rsidRDefault="00CD20E8" w:rsidP="00CD20E8">
            <w:pPr>
              <w:spacing w:line="240" w:lineRule="exact"/>
              <w:contextualSpacing/>
              <w:jc w:val="both"/>
              <w:rPr>
                <w:rFonts w:ascii="Times New Roman" w:eastAsia="FangSong" w:hAnsi="Times New Roman" w:cs="Times New Roman"/>
                <w:color w:val="auto"/>
                <w:kern w:val="0"/>
                <w:sz w:val="18"/>
                <w:szCs w:val="18"/>
                <w:lang w:eastAsia="zh-CN"/>
              </w:rPr>
            </w:pPr>
            <w:ins w:id="4273" w:author="Xuning Wei12232" w:date="2026-07-27T12:31:00Z">
              <w:r w:rsidRPr="00BB7730">
                <w:rPr>
                  <w:rFonts w:ascii="Times New Roman" w:eastAsia="仿宋_GB2312" w:hAnsi="Times New Roman" w:cs="Times New Roman"/>
                  <w:color w:val="0000FF"/>
                  <w:sz w:val="18"/>
                  <w:szCs w:val="18"/>
                </w:rPr>
                <w:t>Synthesis Reactor</w:t>
              </w:r>
              <w:r w:rsidRPr="00BB7730">
                <w:rPr>
                  <w:rFonts w:ascii="Times New Roman" w:hAnsi="Times New Roman" w:cs="Times New Roman"/>
                  <w:color w:val="0000FF"/>
                  <w:sz w:val="18"/>
                  <w:szCs w:val="18"/>
                </w:rPr>
                <w:t xml:space="preserve"> </w:t>
              </w:r>
              <w:r w:rsidRPr="00BB7730">
                <w:rPr>
                  <w:rFonts w:ascii="Times New Roman" w:hAnsi="Times New Roman" w:cs="Times New Roman"/>
                  <w:color w:val="auto"/>
                  <w:sz w:val="18"/>
                  <w:szCs w:val="18"/>
                </w:rPr>
                <w:t>has rinsing function:</w:t>
              </w:r>
              <w:r w:rsidRPr="00BB7730">
                <w:rPr>
                  <w:rFonts w:ascii="Times New Roman" w:hAnsi="Times New Roman" w:cs="Times New Roman"/>
                  <w:color w:val="0000FF"/>
                  <w:sz w:val="18"/>
                  <w:szCs w:val="18"/>
                </w:rPr>
                <w:t xml:space="preserve"> spray balls</w:t>
              </w:r>
              <w:r w:rsidRPr="00BB7730">
                <w:rPr>
                  <w:rFonts w:ascii="Times New Roman" w:hAnsi="Times New Roman" w:cs="Times New Roman"/>
                  <w:color w:val="auto"/>
                  <w:sz w:val="18"/>
                  <w:szCs w:val="18"/>
                </w:rPr>
                <w:t xml:space="preserve">. </w:t>
              </w:r>
            </w:ins>
            <w:del w:id="4274" w:author="Xuning Wei12232" w:date="2026-07-27T12:31:00Z">
              <w:r w:rsidRPr="00BB7730" w:rsidDel="005E0848">
                <w:rPr>
                  <w:rFonts w:ascii="Times New Roman" w:eastAsia="FangSong" w:hAnsi="Times New Roman" w:cs="Times New Roman"/>
                  <w:color w:val="auto"/>
                  <w:kern w:val="0"/>
                  <w:sz w:val="18"/>
                  <w:szCs w:val="18"/>
                  <w:lang w:eastAsia="zh-CN"/>
                </w:rPr>
                <w:delText xml:space="preserve">Dedicated transfer line </w:delText>
              </w:r>
            </w:del>
          </w:p>
        </w:tc>
        <w:tc>
          <w:tcPr>
            <w:tcW w:w="305" w:type="pct"/>
            <w:shd w:val="clear" w:color="auto" w:fill="FFFFFF" w:themeFill="background1"/>
            <w:vAlign w:val="center"/>
          </w:tcPr>
          <w:p w14:paraId="7C278D3D" w14:textId="119F44DD" w:rsidR="00CD20E8" w:rsidRPr="00BB7730" w:rsidRDefault="003E162E" w:rsidP="00CD20E8">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48289630"/>
                <w14:checkbox>
                  <w14:checked w14:val="1"/>
                  <w14:checkedState w14:val="2612" w14:font="MS Gothic"/>
                  <w14:uncheckedState w14:val="2610" w14:font="MS Gothic"/>
                </w14:checkbox>
              </w:sdtPr>
              <w:sdtEndPr/>
              <w:sdtContent>
                <w:r w:rsidR="00CD20E8" w:rsidRPr="00BB7730">
                  <w:rPr>
                    <w:rFonts w:ascii="Segoe UI Symbol" w:eastAsia="MS Gothic" w:hAnsi="Segoe UI Symbol" w:cs="Segoe UI Symbol"/>
                    <w:color w:val="auto"/>
                    <w:sz w:val="18"/>
                    <w:szCs w:val="18"/>
                  </w:rPr>
                  <w:t>☒</w:t>
                </w:r>
              </w:sdtContent>
            </w:sdt>
            <w:r w:rsidR="00CD20E8"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146244A4" w14:textId="26217B33" w:rsidR="00CD20E8" w:rsidRPr="00BB7730" w:rsidRDefault="003E162E" w:rsidP="00CD20E8">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43009672"/>
                <w14:checkbox>
                  <w14:checked w14:val="0"/>
                  <w14:checkedState w14:val="2612" w14:font="MS Gothic"/>
                  <w14:uncheckedState w14:val="2610" w14:font="MS Gothic"/>
                </w14:checkbox>
              </w:sdtPr>
              <w:sdtEndPr/>
              <w:sdtContent>
                <w:r w:rsidR="00CD20E8" w:rsidRPr="00BB7730">
                  <w:rPr>
                    <w:rFonts w:ascii="Segoe UI Symbol" w:eastAsia="仿宋_GB2312" w:hAnsi="Segoe UI Symbol" w:cs="Segoe UI Symbol"/>
                    <w:color w:val="auto"/>
                    <w:sz w:val="18"/>
                    <w:szCs w:val="18"/>
                  </w:rPr>
                  <w:t>☐</w:t>
                </w:r>
              </w:sdtContent>
            </w:sdt>
            <w:r w:rsidR="00CD20E8"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18EFF536" w14:textId="6D800DBF" w:rsidR="00CD20E8" w:rsidRPr="00BB7730" w:rsidRDefault="00CD20E8" w:rsidP="00CD20E8">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032BAE" w:rsidRPr="00BB7730" w14:paraId="0F912A7D" w14:textId="77777777" w:rsidTr="00A42507">
        <w:trPr>
          <w:trHeight w:val="397"/>
          <w:jc w:val="center"/>
        </w:trPr>
        <w:tc>
          <w:tcPr>
            <w:tcW w:w="186" w:type="pct"/>
            <w:shd w:val="clear" w:color="auto" w:fill="FFFFFF" w:themeFill="background1"/>
            <w:vAlign w:val="center"/>
          </w:tcPr>
          <w:p w14:paraId="2330C225" w14:textId="77777777" w:rsidR="00813D53" w:rsidRPr="00BB7730" w:rsidRDefault="00010358">
            <w:pPr>
              <w:spacing w:line="240" w:lineRule="exact"/>
              <w:contextualSpacing/>
              <w:jc w:val="center"/>
              <w:rPr>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rPr>
              <w:t>2</w:t>
            </w:r>
          </w:p>
        </w:tc>
        <w:tc>
          <w:tcPr>
            <w:tcW w:w="423" w:type="pct"/>
            <w:shd w:val="clear" w:color="auto" w:fill="FFFFFF" w:themeFill="background1"/>
            <w:vAlign w:val="center"/>
          </w:tcPr>
          <w:p w14:paraId="2094CB5A" w14:textId="77777777" w:rsidR="00813D53" w:rsidRPr="00BB7730" w:rsidRDefault="00010358">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 volume</w:t>
            </w:r>
          </w:p>
        </w:tc>
        <w:tc>
          <w:tcPr>
            <w:tcW w:w="1191" w:type="pct"/>
            <w:shd w:val="clear" w:color="auto" w:fill="FFFFFF" w:themeFill="background1"/>
            <w:vAlign w:val="center"/>
          </w:tcPr>
          <w:p w14:paraId="074A013C" w14:textId="72B08D4A" w:rsidR="00813D53" w:rsidRPr="00BB7730" w:rsidRDefault="00010358">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Min batch volume </w:t>
            </w:r>
            <w:r w:rsidR="00E131F6" w:rsidRPr="00BB7730">
              <w:rPr>
                <w:rFonts w:ascii="Times New Roman" w:eastAsia="仿宋_GB2312" w:hAnsi="Times New Roman" w:cs="Times New Roman"/>
                <w:color w:val="auto"/>
                <w:sz w:val="18"/>
                <w:szCs w:val="18"/>
              </w:rPr>
              <w:t>96</w:t>
            </w:r>
            <w:ins w:id="4275" w:author="Johan Granander" w:date="2026-05-04T11:47:00Z">
              <w:r w:rsidR="00590DC5" w:rsidRPr="00BB7730">
                <w:rPr>
                  <w:rFonts w:ascii="Times New Roman" w:eastAsia="仿宋_GB2312" w:hAnsi="Times New Roman" w:cs="Times New Roman"/>
                  <w:color w:val="auto"/>
                  <w:sz w:val="18"/>
                  <w:szCs w:val="18"/>
                </w:rPr>
                <w:t xml:space="preserve"> </w:t>
              </w:r>
            </w:ins>
            <w:r w:rsidR="00E131F6" w:rsidRPr="00BB7730">
              <w:rPr>
                <w:rFonts w:ascii="Times New Roman" w:eastAsia="仿宋_GB2312" w:hAnsi="Times New Roman" w:cs="Times New Roman"/>
                <w:color w:val="auto"/>
                <w:sz w:val="18"/>
                <w:szCs w:val="18"/>
              </w:rPr>
              <w:t>L</w:t>
            </w:r>
          </w:p>
          <w:p w14:paraId="3D1DFD7D" w14:textId="03B40598" w:rsidR="00813D53" w:rsidRPr="00BB7730" w:rsidRDefault="00010358" w:rsidP="003D4388">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Max batch volume </w:t>
            </w:r>
            <w:r w:rsidR="00E131F6" w:rsidRPr="00BB7730">
              <w:rPr>
                <w:rFonts w:ascii="Times New Roman" w:eastAsia="仿宋_GB2312" w:hAnsi="Times New Roman" w:cs="Times New Roman"/>
                <w:color w:val="auto"/>
                <w:sz w:val="18"/>
                <w:szCs w:val="18"/>
              </w:rPr>
              <w:t>576</w:t>
            </w:r>
            <w:ins w:id="4276" w:author="Johan Granander" w:date="2026-05-04T11:47:00Z">
              <w:r w:rsidR="00590DC5" w:rsidRPr="00BB7730">
                <w:rPr>
                  <w:rFonts w:ascii="Times New Roman" w:eastAsia="仿宋_GB2312" w:hAnsi="Times New Roman" w:cs="Times New Roman"/>
                  <w:color w:val="auto"/>
                  <w:sz w:val="18"/>
                  <w:szCs w:val="18"/>
                </w:rPr>
                <w:t xml:space="preserve"> </w:t>
              </w:r>
            </w:ins>
            <w:r w:rsidR="00E131F6" w:rsidRPr="00BB7730">
              <w:rPr>
                <w:rFonts w:ascii="Times New Roman" w:eastAsia="仿宋_GB2312" w:hAnsi="Times New Roman" w:cs="Times New Roman"/>
                <w:color w:val="auto"/>
                <w:sz w:val="18"/>
                <w:szCs w:val="18"/>
              </w:rPr>
              <w:t>L</w:t>
            </w:r>
          </w:p>
        </w:tc>
        <w:tc>
          <w:tcPr>
            <w:tcW w:w="1400" w:type="pct"/>
            <w:shd w:val="clear" w:color="auto" w:fill="FFFFFF" w:themeFill="background1"/>
            <w:vAlign w:val="center"/>
          </w:tcPr>
          <w:p w14:paraId="35CE32F3" w14:textId="3E8212AE" w:rsidR="00813D53" w:rsidRPr="00BB7730" w:rsidRDefault="00CD20E8" w:rsidP="0030647B">
            <w:pPr>
              <w:spacing w:line="240" w:lineRule="exact"/>
              <w:contextualSpacing/>
              <w:jc w:val="both"/>
              <w:rPr>
                <w:rFonts w:ascii="Times New Roman" w:eastAsia="仿宋_GB2312" w:hAnsi="Times New Roman" w:cs="Times New Roman"/>
                <w:color w:val="auto"/>
                <w:sz w:val="18"/>
                <w:szCs w:val="18"/>
                <w:lang w:eastAsia="zh-CN"/>
              </w:rPr>
            </w:pPr>
            <w:ins w:id="4277" w:author="Xuning Wei12232" w:date="2026-07-27T12:33:00Z">
              <w:r w:rsidRPr="00BB7730">
                <w:rPr>
                  <w:rFonts w:ascii="Times New Roman" w:eastAsia="仿宋_GB2312" w:hAnsi="Times New Roman" w:cs="Times New Roman"/>
                  <w:color w:val="0000FF"/>
                  <w:sz w:val="18"/>
                  <w:szCs w:val="18"/>
                </w:rPr>
                <w:t>Minimum volume of the stirrer can reach</w:t>
              </w:r>
              <w:r w:rsidRPr="00BB7730" w:rsidDel="00CD20E8">
                <w:rPr>
                  <w:rFonts w:ascii="Times New Roman" w:eastAsia="仿宋_GB2312" w:hAnsi="Times New Roman" w:cs="Times New Roman"/>
                  <w:color w:val="auto"/>
                  <w:sz w:val="18"/>
                  <w:szCs w:val="18"/>
                </w:rPr>
                <w:t xml:space="preserve"> </w:t>
              </w:r>
            </w:ins>
            <w:del w:id="4278" w:author="Xuning Wei12232" w:date="2026-07-27T12:33:00Z">
              <w:r w:rsidR="00010358" w:rsidRPr="00BB7730" w:rsidDel="00CD20E8">
                <w:rPr>
                  <w:rFonts w:ascii="Times New Roman" w:eastAsia="仿宋_GB2312" w:hAnsi="Times New Roman" w:cs="Times New Roman"/>
                  <w:color w:val="auto"/>
                  <w:sz w:val="18"/>
                  <w:szCs w:val="18"/>
                </w:rPr>
                <w:delText>Stirring volume range of equipment</w:delText>
              </w:r>
              <w:r w:rsidR="00010358" w:rsidRPr="00BB7730" w:rsidDel="00CD20E8">
                <w:rPr>
                  <w:rFonts w:ascii="Times New Roman" w:eastAsia="仿宋_GB2312" w:hAnsi="Times New Roman" w:cs="Times New Roman"/>
                  <w:color w:val="auto"/>
                  <w:sz w:val="18"/>
                  <w:szCs w:val="18"/>
                  <w:lang w:eastAsia="zh-CN"/>
                </w:rPr>
                <w:delText xml:space="preserve"> </w:delText>
              </w:r>
            </w:del>
            <w:r w:rsidR="00010358" w:rsidRPr="00BB7730">
              <w:rPr>
                <w:rFonts w:ascii="Times New Roman" w:eastAsia="仿宋_GB2312" w:hAnsi="Times New Roman" w:cs="Times New Roman"/>
                <w:color w:val="auto"/>
                <w:sz w:val="18"/>
                <w:szCs w:val="18"/>
                <w:lang w:eastAsia="zh-CN"/>
              </w:rPr>
              <w:t xml:space="preserve">(at rest): </w:t>
            </w:r>
            <w:r w:rsidR="00534C9F" w:rsidRPr="00BB7730">
              <w:rPr>
                <w:rFonts w:ascii="Times New Roman" w:eastAsia="仿宋_GB2312" w:hAnsi="Times New Roman" w:cs="Times New Roman"/>
                <w:color w:val="auto"/>
                <w:sz w:val="18"/>
                <w:szCs w:val="18"/>
                <w:lang w:eastAsia="zh-CN"/>
              </w:rPr>
              <w:t>51.5</w:t>
            </w:r>
            <w:r w:rsidR="00C81677" w:rsidRPr="00BB7730">
              <w:rPr>
                <w:rFonts w:ascii="Times New Roman" w:eastAsia="仿宋_GB2312" w:hAnsi="Times New Roman" w:cs="Times New Roman"/>
                <w:color w:val="auto"/>
                <w:sz w:val="18"/>
                <w:szCs w:val="18"/>
                <w:lang w:eastAsia="zh-CN"/>
              </w:rPr>
              <w:t>4</w:t>
            </w:r>
            <w:ins w:id="4279" w:author="Johan Granander" w:date="2026-07-28T15:00:00Z">
              <w:r w:rsidR="0096005A" w:rsidRPr="00BB7730">
                <w:rPr>
                  <w:rFonts w:ascii="Times New Roman" w:eastAsia="仿宋_GB2312" w:hAnsi="Times New Roman" w:cs="Times New Roman"/>
                  <w:color w:val="auto"/>
                  <w:sz w:val="18"/>
                  <w:szCs w:val="18"/>
                  <w:lang w:eastAsia="zh-CN"/>
                </w:rPr>
                <w:t xml:space="preserve"> </w:t>
              </w:r>
            </w:ins>
            <w:r w:rsidR="00C81677" w:rsidRPr="00BB7730">
              <w:rPr>
                <w:rFonts w:ascii="Times New Roman" w:eastAsia="仿宋_GB2312" w:hAnsi="Times New Roman" w:cs="Times New Roman"/>
                <w:color w:val="auto"/>
                <w:sz w:val="18"/>
                <w:szCs w:val="18"/>
                <w:lang w:eastAsia="zh-CN"/>
              </w:rPr>
              <w:t>L</w:t>
            </w:r>
            <w:ins w:id="4280" w:author="Xuning Wei12232" w:date="2026-07-27T12:33:00Z">
              <w:r w:rsidRPr="00BB7730">
                <w:rPr>
                  <w:rFonts w:ascii="Times New Roman" w:eastAsia="仿宋_GB2312" w:hAnsi="Times New Roman" w:cs="Times New Roman"/>
                  <w:color w:val="auto"/>
                  <w:sz w:val="18"/>
                  <w:szCs w:val="18"/>
                  <w:lang w:eastAsia="zh-CN"/>
                </w:rPr>
                <w:t>;</w:t>
              </w:r>
            </w:ins>
            <w:r w:rsidR="00C81677" w:rsidRPr="00BB7730">
              <w:rPr>
                <w:rFonts w:ascii="Times New Roman" w:eastAsia="仿宋_GB2312" w:hAnsi="Times New Roman" w:cs="Times New Roman"/>
                <w:color w:val="auto"/>
                <w:sz w:val="18"/>
                <w:szCs w:val="18"/>
                <w:lang w:eastAsia="zh-CN"/>
              </w:rPr>
              <w:t xml:space="preserve"> </w:t>
            </w:r>
            <w:del w:id="4281" w:author="Xuning Wei12232" w:date="2026-07-27T12:33:00Z">
              <w:r w:rsidR="00010358" w:rsidRPr="00BB7730" w:rsidDel="00CD20E8">
                <w:rPr>
                  <w:rFonts w:ascii="Times New Roman" w:eastAsia="仿宋_GB2312" w:hAnsi="Times New Roman" w:cs="Times New Roman"/>
                  <w:color w:val="auto"/>
                  <w:sz w:val="18"/>
                  <w:szCs w:val="18"/>
                  <w:lang w:eastAsia="zh-CN"/>
                </w:rPr>
                <w:delText>~</w:delText>
              </w:r>
              <w:r w:rsidR="00534C9F" w:rsidRPr="00BB7730" w:rsidDel="00CD20E8">
                <w:rPr>
                  <w:rFonts w:ascii="Times New Roman" w:eastAsia="仿宋_GB2312" w:hAnsi="Times New Roman" w:cs="Times New Roman"/>
                  <w:color w:val="auto"/>
                  <w:sz w:val="18"/>
                  <w:szCs w:val="18"/>
                  <w:lang w:eastAsia="zh-CN"/>
                </w:rPr>
                <w:delText>1751.24</w:delText>
              </w:r>
              <w:r w:rsidR="003709FE" w:rsidRPr="00BB7730" w:rsidDel="00CD20E8">
                <w:rPr>
                  <w:rFonts w:ascii="Times New Roman" w:eastAsia="仿宋_GB2312" w:hAnsi="Times New Roman" w:cs="Times New Roman"/>
                  <w:color w:val="auto"/>
                  <w:sz w:val="18"/>
                  <w:szCs w:val="18"/>
                  <w:lang w:eastAsia="zh-CN"/>
                </w:rPr>
                <w:delText xml:space="preserve"> </w:delText>
              </w:r>
              <w:r w:rsidR="00010358" w:rsidRPr="00BB7730" w:rsidDel="00CD20E8">
                <w:rPr>
                  <w:rFonts w:ascii="Times New Roman" w:eastAsia="仿宋_GB2312" w:hAnsi="Times New Roman" w:cs="Times New Roman"/>
                  <w:color w:val="auto"/>
                  <w:sz w:val="18"/>
                  <w:szCs w:val="18"/>
                  <w:lang w:eastAsia="zh-CN"/>
                </w:rPr>
                <w:delText xml:space="preserve">L </w:delText>
              </w:r>
            </w:del>
          </w:p>
          <w:p w14:paraId="12FD957A" w14:textId="0BD9883A" w:rsidR="00534C9F" w:rsidRPr="00BB7730" w:rsidRDefault="00CD20E8" w:rsidP="0030647B">
            <w:pPr>
              <w:spacing w:line="240" w:lineRule="exact"/>
              <w:contextualSpacing/>
              <w:jc w:val="both"/>
              <w:rPr>
                <w:ins w:id="4282" w:author="Xuning Wei12232" w:date="2026-07-27T12:32:00Z"/>
                <w:rFonts w:ascii="Times New Roman" w:eastAsia="仿宋_GB2312" w:hAnsi="Times New Roman" w:cs="Times New Roman"/>
                <w:color w:val="auto"/>
                <w:sz w:val="18"/>
                <w:szCs w:val="18"/>
                <w:lang w:eastAsia="zh-CN"/>
              </w:rPr>
            </w:pPr>
            <w:ins w:id="4283" w:author="Xuning Wei12232" w:date="2026-07-27T12:33:00Z">
              <w:r w:rsidRPr="00BB7730">
                <w:rPr>
                  <w:rFonts w:ascii="Times New Roman" w:eastAsia="仿宋_GB2312" w:hAnsi="Times New Roman" w:cs="Times New Roman"/>
                  <w:color w:val="0000FF"/>
                  <w:sz w:val="18"/>
                  <w:szCs w:val="18"/>
                </w:rPr>
                <w:t>Minimum volume of the stirrer can reach</w:t>
              </w:r>
            </w:ins>
            <w:del w:id="4284" w:author="Xuning Wei12232" w:date="2026-07-27T12:33:00Z">
              <w:r w:rsidR="00534C9F" w:rsidRPr="00BB7730" w:rsidDel="00CD20E8">
                <w:rPr>
                  <w:rFonts w:ascii="Times New Roman" w:eastAsia="仿宋_GB2312" w:hAnsi="Times New Roman" w:cs="Times New Roman"/>
                  <w:color w:val="auto"/>
                  <w:sz w:val="18"/>
                  <w:szCs w:val="18"/>
                </w:rPr>
                <w:delText>Stirring volume range of equipment(</w:delText>
              </w:r>
            </w:del>
            <w:ins w:id="4285" w:author="Johan Granander" w:date="2026-05-04T11:47:00Z">
              <w:del w:id="4286" w:author="Xuning Wei12232" w:date="2026-07-27T12:33:00Z">
                <w:r w:rsidR="002D4595" w:rsidRPr="00BB7730" w:rsidDel="00CD20E8">
                  <w:rPr>
                    <w:rFonts w:ascii="Times New Roman" w:eastAsia="仿宋_GB2312" w:hAnsi="Times New Roman" w:cs="Times New Roman"/>
                    <w:color w:val="auto"/>
                    <w:sz w:val="18"/>
                    <w:szCs w:val="18"/>
                  </w:rPr>
                  <w:delText>equipment</w:delText>
                </w:r>
              </w:del>
              <w:r w:rsidR="002D4595" w:rsidRPr="00BB7730">
                <w:rPr>
                  <w:rFonts w:ascii="Times New Roman" w:eastAsia="仿宋_GB2312" w:hAnsi="Times New Roman" w:cs="Times New Roman"/>
                  <w:color w:val="auto"/>
                  <w:sz w:val="18"/>
                  <w:szCs w:val="18"/>
                </w:rPr>
                <w:t xml:space="preserve"> (</w:t>
              </w:r>
            </w:ins>
            <w:r w:rsidR="00534C9F" w:rsidRPr="00BB7730">
              <w:rPr>
                <w:rFonts w:ascii="Times New Roman" w:eastAsia="仿宋_GB2312" w:hAnsi="Times New Roman" w:cs="Times New Roman"/>
                <w:color w:val="auto"/>
                <w:sz w:val="18"/>
                <w:szCs w:val="18"/>
                <w:lang w:eastAsia="zh-CN"/>
              </w:rPr>
              <w:t>at maximum speed) 51.84</w:t>
            </w:r>
            <w:ins w:id="4287" w:author="Johan Granander" w:date="2026-07-28T15:00:00Z">
              <w:r w:rsidR="0096005A" w:rsidRPr="00BB7730">
                <w:rPr>
                  <w:rFonts w:ascii="Times New Roman" w:eastAsia="仿宋_GB2312" w:hAnsi="Times New Roman" w:cs="Times New Roman"/>
                  <w:color w:val="auto"/>
                  <w:sz w:val="18"/>
                  <w:szCs w:val="18"/>
                  <w:lang w:eastAsia="zh-CN"/>
                </w:rPr>
                <w:t xml:space="preserve"> </w:t>
              </w:r>
            </w:ins>
            <w:r w:rsidR="00534C9F" w:rsidRPr="00BB7730">
              <w:rPr>
                <w:rFonts w:ascii="Times New Roman" w:eastAsia="仿宋_GB2312" w:hAnsi="Times New Roman" w:cs="Times New Roman"/>
                <w:color w:val="auto"/>
                <w:sz w:val="18"/>
                <w:szCs w:val="18"/>
                <w:lang w:eastAsia="zh-CN"/>
              </w:rPr>
              <w:t>L</w:t>
            </w:r>
            <w:ins w:id="4288" w:author="Xuning Wei12232" w:date="2026-07-27T12:33:00Z">
              <w:r w:rsidRPr="00BB7730">
                <w:rPr>
                  <w:rFonts w:ascii="Times New Roman" w:eastAsia="仿宋_GB2312" w:hAnsi="Times New Roman" w:cs="Times New Roman"/>
                  <w:color w:val="auto"/>
                  <w:sz w:val="18"/>
                  <w:szCs w:val="18"/>
                  <w:lang w:eastAsia="zh-CN"/>
                </w:rPr>
                <w:t>;</w:t>
              </w:r>
            </w:ins>
            <w:r w:rsidR="00534C9F" w:rsidRPr="00BB7730">
              <w:rPr>
                <w:rFonts w:ascii="Times New Roman" w:eastAsia="仿宋_GB2312" w:hAnsi="Times New Roman" w:cs="Times New Roman"/>
                <w:color w:val="auto"/>
                <w:sz w:val="18"/>
                <w:szCs w:val="18"/>
                <w:lang w:eastAsia="zh-CN"/>
              </w:rPr>
              <w:t xml:space="preserve"> </w:t>
            </w:r>
            <w:del w:id="4289" w:author="Xuning Wei12232" w:date="2026-07-27T12:33:00Z">
              <w:r w:rsidR="00534C9F" w:rsidRPr="00BB7730" w:rsidDel="00CD20E8">
                <w:rPr>
                  <w:rFonts w:ascii="Times New Roman" w:eastAsia="仿宋_GB2312" w:hAnsi="Times New Roman" w:cs="Times New Roman"/>
                  <w:color w:val="auto"/>
                  <w:sz w:val="18"/>
                  <w:szCs w:val="18"/>
                  <w:lang w:eastAsia="zh-CN"/>
                </w:rPr>
                <w:delText xml:space="preserve">~2126.74 L </w:delText>
              </w:r>
            </w:del>
          </w:p>
          <w:p w14:paraId="0994C854" w14:textId="0B0A2112" w:rsidR="00CD20E8" w:rsidRPr="00BB7730" w:rsidRDefault="00CD20E8" w:rsidP="0030647B">
            <w:pPr>
              <w:spacing w:line="240" w:lineRule="exact"/>
              <w:contextualSpacing/>
              <w:jc w:val="both"/>
              <w:rPr>
                <w:rFonts w:ascii="Times New Roman" w:eastAsia="仿宋_GB2312" w:hAnsi="Times New Roman" w:cs="Times New Roman"/>
                <w:color w:val="auto"/>
                <w:sz w:val="18"/>
                <w:szCs w:val="18"/>
                <w:lang w:eastAsia="zh-CN"/>
              </w:rPr>
            </w:pPr>
            <w:ins w:id="4290" w:author="Xuning Wei12232" w:date="2026-07-27T12:32:00Z">
              <w:r w:rsidRPr="00BB7730">
                <w:rPr>
                  <w:rFonts w:ascii="Times New Roman" w:eastAsia="仿宋_GB2312" w:hAnsi="Times New Roman" w:cs="Times New Roman"/>
                  <w:color w:val="0000FF"/>
                  <w:sz w:val="18"/>
                  <w:szCs w:val="18"/>
                </w:rPr>
                <w:t>Maximum working volume: 3000 L</w:t>
              </w:r>
            </w:ins>
          </w:p>
        </w:tc>
        <w:tc>
          <w:tcPr>
            <w:tcW w:w="305" w:type="pct"/>
            <w:shd w:val="clear" w:color="auto" w:fill="FFFFFF" w:themeFill="background1"/>
            <w:vAlign w:val="center"/>
          </w:tcPr>
          <w:p w14:paraId="2BD6058D" w14:textId="77777777" w:rsidR="00813D53" w:rsidRPr="00BB7730" w:rsidRDefault="003E162E">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46553194"/>
                <w14:checkbox>
                  <w14:checked w14:val="1"/>
                  <w14:checkedState w14:val="2612" w14:font="MS Gothic"/>
                  <w14:uncheckedState w14:val="2610" w14:font="MS Gothic"/>
                </w14:checkbox>
              </w:sdtPr>
              <w:sdtEndPr/>
              <w:sdtContent>
                <w:r w:rsidR="00010358" w:rsidRPr="00BB7730">
                  <w:rPr>
                    <w:rFonts w:ascii="Segoe UI Symbol" w:eastAsia="MS Gothic" w:hAnsi="Segoe UI Symbol" w:cs="Segoe UI Symbol"/>
                    <w:color w:val="auto"/>
                    <w:sz w:val="18"/>
                    <w:szCs w:val="18"/>
                  </w:rPr>
                  <w:t>☒</w:t>
                </w:r>
              </w:sdtContent>
            </w:sdt>
            <w:r w:rsidR="00010358"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4C9FAD31" w14:textId="77777777" w:rsidR="00813D53" w:rsidRPr="00BB7730" w:rsidRDefault="003E162E">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8715218"/>
                <w14:checkbox>
                  <w14:checked w14:val="0"/>
                  <w14:checkedState w14:val="2612" w14:font="MS Gothic"/>
                  <w14:uncheckedState w14:val="2610" w14:font="MS Gothic"/>
                </w14:checkbox>
              </w:sdtPr>
              <w:sdtEndPr/>
              <w:sdtContent>
                <w:r w:rsidR="00010358" w:rsidRPr="00BB7730">
                  <w:rPr>
                    <w:rFonts w:ascii="Segoe UI Symbol" w:eastAsia="仿宋_GB2312" w:hAnsi="Segoe UI Symbol" w:cs="Segoe UI Symbol"/>
                    <w:color w:val="auto"/>
                    <w:sz w:val="18"/>
                    <w:szCs w:val="18"/>
                  </w:rPr>
                  <w:t>☐</w:t>
                </w:r>
              </w:sdtContent>
            </w:sdt>
            <w:r w:rsidR="00010358"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24C408C5" w14:textId="2F8DB007" w:rsidR="00813D53" w:rsidRPr="00BB7730" w:rsidRDefault="006175D2" w:rsidP="0030647B">
            <w:pPr>
              <w:spacing w:line="240" w:lineRule="exact"/>
              <w:contextualSpacing/>
              <w:rPr>
                <w:rFonts w:ascii="Times New Roman" w:eastAsia="仿宋_GB2312" w:hAnsi="Times New Roman" w:cs="Times New Roman"/>
                <w:color w:val="auto"/>
                <w:sz w:val="18"/>
                <w:szCs w:val="18"/>
              </w:rPr>
            </w:pPr>
            <w:ins w:id="4291" w:author="Xuning Wei12232" w:date="2026-07-27T12:37:00Z">
              <w:r w:rsidRPr="00BB7730">
                <w:rPr>
                  <w:rFonts w:ascii="Times New Roman" w:eastAsia="仿宋_GB2312" w:hAnsi="Times New Roman" w:cs="Times New Roman"/>
                  <w:color w:val="auto"/>
                  <w:sz w:val="18"/>
                  <w:szCs w:val="18"/>
                </w:rPr>
                <w:t>The min/max batch volume are within the stirring volume range of equipment capability</w:t>
              </w:r>
            </w:ins>
            <w:del w:id="4292" w:author="Xuning Wei12232" w:date="2026-07-27T12:37:00Z">
              <w:r w:rsidR="004116ED" w:rsidRPr="00BB7730" w:rsidDel="006175D2">
                <w:rPr>
                  <w:rFonts w:ascii="Times New Roman" w:eastAsia="仿宋_GB2312" w:hAnsi="Times New Roman" w:cs="Times New Roman"/>
                  <w:color w:val="auto"/>
                  <w:sz w:val="18"/>
                  <w:szCs w:val="18"/>
                </w:rPr>
                <w:delText>The process volume is within the stirrable volume range of the equipment</w:delText>
              </w:r>
            </w:del>
          </w:p>
        </w:tc>
      </w:tr>
      <w:tr w:rsidR="00032BAE" w:rsidRPr="00BB7730" w14:paraId="038B40EC" w14:textId="77777777" w:rsidTr="00A42507">
        <w:trPr>
          <w:trHeight w:val="397"/>
          <w:jc w:val="center"/>
        </w:trPr>
        <w:tc>
          <w:tcPr>
            <w:tcW w:w="186" w:type="pct"/>
            <w:shd w:val="clear" w:color="auto" w:fill="FFFFFF" w:themeFill="background1"/>
            <w:vAlign w:val="center"/>
          </w:tcPr>
          <w:p w14:paraId="4F17A45F" w14:textId="77777777" w:rsidR="00813D53" w:rsidRPr="00BB7730" w:rsidRDefault="00010358">
            <w:pPr>
              <w:spacing w:line="240" w:lineRule="exact"/>
              <w:contextualSpacing/>
              <w:jc w:val="center"/>
              <w:rPr>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rPr>
              <w:t>3</w:t>
            </w:r>
          </w:p>
        </w:tc>
        <w:tc>
          <w:tcPr>
            <w:tcW w:w="423" w:type="pct"/>
            <w:shd w:val="clear" w:color="auto" w:fill="FFFFFF" w:themeFill="background1"/>
            <w:vAlign w:val="center"/>
          </w:tcPr>
          <w:p w14:paraId="5909BBBC" w14:textId="77777777" w:rsidR="00813D53" w:rsidRPr="00BB7730" w:rsidRDefault="00010358">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Temperature measurement</w:t>
            </w:r>
          </w:p>
        </w:tc>
        <w:tc>
          <w:tcPr>
            <w:tcW w:w="1191" w:type="pct"/>
            <w:shd w:val="clear" w:color="auto" w:fill="FFFFFF" w:themeFill="background1"/>
            <w:vAlign w:val="center"/>
          </w:tcPr>
          <w:p w14:paraId="6573F25D" w14:textId="7A660EEC" w:rsidR="00813D53" w:rsidRPr="00BB7730" w:rsidRDefault="006175D2">
            <w:pPr>
              <w:spacing w:line="240" w:lineRule="exact"/>
              <w:contextualSpacing/>
              <w:jc w:val="both"/>
              <w:rPr>
                <w:rFonts w:ascii="Times New Roman" w:eastAsia="仿宋_GB2312" w:hAnsi="Times New Roman" w:cs="Times New Roman"/>
                <w:color w:val="auto"/>
                <w:sz w:val="18"/>
                <w:szCs w:val="18"/>
                <w:lang w:eastAsia="zh-CN"/>
              </w:rPr>
            </w:pPr>
            <w:ins w:id="4293" w:author="Xuning Wei12232" w:date="2026-07-27T12:37:00Z">
              <w:r w:rsidRPr="00BB7730">
                <w:rPr>
                  <w:rFonts w:ascii="Times New Roman" w:eastAsia="仿宋_GB2312" w:hAnsi="Times New Roman" w:cs="Times New Roman"/>
                  <w:color w:val="auto"/>
                  <w:sz w:val="18"/>
                  <w:szCs w:val="18"/>
                </w:rPr>
                <w:t>The min batch volume</w:t>
              </w:r>
              <w:r w:rsidRPr="00BB7730">
                <w:rPr>
                  <w:rFonts w:ascii="Times New Roman" w:eastAsia="仿宋_GB2312" w:hAnsi="Times New Roman" w:cs="Times New Roman"/>
                  <w:color w:val="auto"/>
                  <w:sz w:val="18"/>
                  <w:szCs w:val="18"/>
                  <w:lang w:eastAsia="zh-CN"/>
                </w:rPr>
                <w:t xml:space="preserve"> </w:t>
              </w:r>
            </w:ins>
            <w:r w:rsidR="00E131F6" w:rsidRPr="00BB7730">
              <w:rPr>
                <w:rFonts w:ascii="Times New Roman" w:eastAsia="仿宋_GB2312" w:hAnsi="Times New Roman" w:cs="Times New Roman"/>
                <w:color w:val="auto"/>
                <w:sz w:val="18"/>
                <w:szCs w:val="18"/>
                <w:lang w:eastAsia="zh-CN"/>
              </w:rPr>
              <w:t>96</w:t>
            </w:r>
            <w:ins w:id="4294" w:author="Johan Granander" w:date="2026-07-28T15:00:00Z">
              <w:r w:rsidR="0096005A" w:rsidRPr="00BB7730">
                <w:rPr>
                  <w:rFonts w:ascii="Times New Roman" w:eastAsia="仿宋_GB2312" w:hAnsi="Times New Roman" w:cs="Times New Roman"/>
                  <w:color w:val="auto"/>
                  <w:sz w:val="18"/>
                  <w:szCs w:val="18"/>
                  <w:lang w:eastAsia="zh-CN"/>
                </w:rPr>
                <w:t xml:space="preserve"> </w:t>
              </w:r>
            </w:ins>
            <w:r w:rsidR="00E131F6" w:rsidRPr="00BB7730">
              <w:rPr>
                <w:rFonts w:ascii="Times New Roman" w:eastAsia="仿宋_GB2312" w:hAnsi="Times New Roman" w:cs="Times New Roman"/>
                <w:color w:val="auto"/>
                <w:sz w:val="18"/>
                <w:szCs w:val="18"/>
                <w:lang w:eastAsia="zh-CN"/>
              </w:rPr>
              <w:t>L</w:t>
            </w:r>
            <w:del w:id="4295" w:author="Xuning Wei12232" w:date="2026-07-27T12:38:00Z">
              <w:r w:rsidR="00793A35" w:rsidRPr="00BB7730" w:rsidDel="006175D2">
                <w:rPr>
                  <w:rFonts w:ascii="Times New Roman" w:eastAsia="仿宋_GB2312" w:hAnsi="Times New Roman" w:cs="Times New Roman"/>
                  <w:color w:val="auto"/>
                  <w:sz w:val="18"/>
                  <w:szCs w:val="18"/>
                  <w:lang w:eastAsia="zh-CN"/>
                </w:rPr>
                <w:delText xml:space="preserve"> -</w:delText>
              </w:r>
            </w:del>
            <w:ins w:id="4296" w:author="Johan Granander" w:date="2026-05-04T11:47:00Z">
              <w:del w:id="4297" w:author="Xuning Wei12232" w:date="2026-07-27T12:38:00Z">
                <w:r w:rsidR="00590DC5" w:rsidRPr="00BB7730" w:rsidDel="006175D2">
                  <w:rPr>
                    <w:rFonts w:ascii="Times New Roman" w:eastAsia="仿宋_GB2312" w:hAnsi="Times New Roman" w:cs="Times New Roman"/>
                    <w:color w:val="auto"/>
                    <w:sz w:val="18"/>
                    <w:szCs w:val="18"/>
                    <w:lang w:eastAsia="zh-CN"/>
                  </w:rPr>
                  <w:delText>–</w:delText>
                </w:r>
              </w:del>
            </w:ins>
            <w:del w:id="4298" w:author="Xuning Wei12232" w:date="2026-07-27T12:38:00Z">
              <w:r w:rsidR="00793A35" w:rsidRPr="00BB7730" w:rsidDel="006175D2">
                <w:rPr>
                  <w:rFonts w:ascii="Times New Roman" w:eastAsia="仿宋_GB2312" w:hAnsi="Times New Roman" w:cs="Times New Roman"/>
                  <w:color w:val="auto"/>
                  <w:sz w:val="18"/>
                  <w:szCs w:val="18"/>
                  <w:lang w:eastAsia="zh-CN"/>
                </w:rPr>
                <w:delText xml:space="preserve"> </w:delText>
              </w:r>
              <w:r w:rsidR="00E131F6" w:rsidRPr="00BB7730" w:rsidDel="006175D2">
                <w:rPr>
                  <w:rFonts w:ascii="Times New Roman" w:eastAsia="仿宋_GB2312" w:hAnsi="Times New Roman" w:cs="Times New Roman"/>
                  <w:color w:val="auto"/>
                  <w:sz w:val="18"/>
                  <w:szCs w:val="18"/>
                  <w:lang w:eastAsia="zh-CN"/>
                </w:rPr>
                <w:delText>576</w:delText>
              </w:r>
            </w:del>
            <w:ins w:id="4299" w:author="Johan Granander" w:date="2026-05-04T11:47:00Z">
              <w:del w:id="4300" w:author="Xuning Wei12232" w:date="2026-07-27T12:38:00Z">
                <w:r w:rsidR="00590DC5" w:rsidRPr="00BB7730" w:rsidDel="006175D2">
                  <w:rPr>
                    <w:rFonts w:ascii="Times New Roman" w:eastAsia="仿宋_GB2312" w:hAnsi="Times New Roman" w:cs="Times New Roman"/>
                    <w:color w:val="auto"/>
                    <w:sz w:val="18"/>
                    <w:szCs w:val="18"/>
                    <w:lang w:eastAsia="zh-CN"/>
                  </w:rPr>
                  <w:delText xml:space="preserve"> </w:delText>
                </w:r>
              </w:del>
            </w:ins>
            <w:del w:id="4301" w:author="Xuning Wei12232" w:date="2026-07-27T12:38:00Z">
              <w:r w:rsidR="00E131F6" w:rsidRPr="00BB7730" w:rsidDel="006175D2">
                <w:rPr>
                  <w:rFonts w:ascii="Times New Roman" w:eastAsia="仿宋_GB2312" w:hAnsi="Times New Roman" w:cs="Times New Roman"/>
                  <w:color w:val="auto"/>
                  <w:sz w:val="18"/>
                  <w:szCs w:val="18"/>
                  <w:lang w:eastAsia="zh-CN"/>
                </w:rPr>
                <w:delText>L</w:delText>
              </w:r>
            </w:del>
          </w:p>
        </w:tc>
        <w:tc>
          <w:tcPr>
            <w:tcW w:w="1400" w:type="pct"/>
            <w:shd w:val="clear" w:color="auto" w:fill="FFFFFF" w:themeFill="background1"/>
            <w:vAlign w:val="center"/>
          </w:tcPr>
          <w:p w14:paraId="2C25B62C" w14:textId="75BEB58F" w:rsidR="00813D53" w:rsidRPr="00BB7730" w:rsidRDefault="00010358" w:rsidP="0030647B">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rPr>
              <w:t xml:space="preserve">Minimum volume of the inner temperature probe </w:t>
            </w:r>
            <w:r w:rsidRPr="00BB7730">
              <w:rPr>
                <w:rFonts w:ascii="Times New Roman" w:eastAsia="仿宋_GB2312" w:hAnsi="Times New Roman" w:cs="Times New Roman"/>
                <w:color w:val="auto"/>
                <w:sz w:val="18"/>
                <w:szCs w:val="18"/>
                <w:lang w:eastAsia="zh-CN"/>
              </w:rPr>
              <w:t>(at rest)</w:t>
            </w:r>
            <w:r w:rsidR="00C81677" w:rsidRPr="00BB7730">
              <w:rPr>
                <w:rFonts w:ascii="Times New Roman" w:eastAsia="仿宋_GB2312" w:hAnsi="Times New Roman" w:cs="Times New Roman"/>
                <w:color w:val="auto"/>
                <w:sz w:val="18"/>
                <w:szCs w:val="18"/>
              </w:rPr>
              <w:t xml:space="preserve">: </w:t>
            </w:r>
            <w:del w:id="4302" w:author="Xuning Wei12232" w:date="2026-07-27T12:34:00Z">
              <w:r w:rsidR="00C81677" w:rsidRPr="00BB7730" w:rsidDel="006175D2">
                <w:rPr>
                  <w:rFonts w:ascii="Times New Roman" w:eastAsia="仿宋_GB2312" w:hAnsi="Times New Roman" w:cs="Times New Roman"/>
                  <w:color w:val="auto"/>
                  <w:sz w:val="18"/>
                  <w:szCs w:val="18"/>
                </w:rPr>
                <w:delText>26.91</w:delText>
              </w:r>
            </w:del>
            <w:ins w:id="4303" w:author="Xuning Wei12232" w:date="2026-07-27T12:36:00Z">
              <w:r w:rsidR="006175D2" w:rsidRPr="00BB7730">
                <w:rPr>
                  <w:rFonts w:ascii="Times New Roman" w:eastAsia="仿宋_GB2312" w:hAnsi="Times New Roman" w:cs="Times New Roman"/>
                  <w:color w:val="auto"/>
                  <w:sz w:val="18"/>
                  <w:szCs w:val="18"/>
                </w:rPr>
                <w:t>26.91</w:t>
              </w:r>
            </w:ins>
            <w:r w:rsidR="00C81677"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L</w:t>
            </w:r>
            <w:del w:id="4304" w:author="He Han" w:date="2026-10-19T17:35:00Z">
              <w:r w:rsidRPr="00BB7730" w:rsidDel="00A50B10">
                <w:rPr>
                  <w:rFonts w:ascii="Times New Roman" w:eastAsia="仿宋_GB2312" w:hAnsi="Times New Roman" w:cs="Times New Roman"/>
                  <w:color w:val="auto"/>
                  <w:sz w:val="18"/>
                  <w:szCs w:val="18"/>
                  <w:lang w:eastAsia="zh-CN"/>
                </w:rPr>
                <w:delText xml:space="preserve"> </w:delText>
              </w:r>
              <w:r w:rsidR="004116ED" w:rsidRPr="00BB7730" w:rsidDel="00A50B10">
                <w:rPr>
                  <w:rFonts w:ascii="Times New Roman" w:eastAsia="仿宋_GB2312" w:hAnsi="Times New Roman" w:cs="Times New Roman"/>
                  <w:color w:val="auto"/>
                  <w:sz w:val="18"/>
                  <w:szCs w:val="18"/>
                  <w:lang w:eastAsia="zh-CN"/>
                </w:rPr>
                <w:delText xml:space="preserve"> </w:delText>
              </w:r>
            </w:del>
          </w:p>
          <w:p w14:paraId="3DCA8E66" w14:textId="1F98FB94" w:rsidR="00813D53" w:rsidRPr="00BB7730" w:rsidRDefault="00010358">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rPr>
              <w:t xml:space="preserve">Minimum volume of the temperature probe </w:t>
            </w:r>
            <w:r w:rsidR="003709FE" w:rsidRPr="00BB7730">
              <w:rPr>
                <w:rFonts w:ascii="Times New Roman" w:eastAsia="仿宋_GB2312" w:hAnsi="Times New Roman" w:cs="Times New Roman"/>
                <w:color w:val="auto"/>
                <w:sz w:val="18"/>
                <w:szCs w:val="18"/>
                <w:lang w:eastAsia="zh-CN"/>
              </w:rPr>
              <w:t xml:space="preserve">(at </w:t>
            </w:r>
            <w:ins w:id="4305" w:author="Xuning Wei12232" w:date="2026-07-27T12:35:00Z">
              <w:r w:rsidR="006175D2" w:rsidRPr="00BB7730">
                <w:rPr>
                  <w:rFonts w:ascii="Times New Roman" w:eastAsia="仿宋_GB2312" w:hAnsi="Times New Roman" w:cs="Times New Roman"/>
                  <w:color w:val="auto"/>
                  <w:sz w:val="18"/>
                  <w:szCs w:val="18"/>
                  <w:lang w:eastAsia="zh-CN"/>
                </w:rPr>
                <w:t>maximum speed</w:t>
              </w:r>
            </w:ins>
            <w:del w:id="4306" w:author="Xuning Wei12232" w:date="2026-07-27T12:35:00Z">
              <w:r w:rsidR="003709FE" w:rsidRPr="00BB7730" w:rsidDel="006175D2">
                <w:rPr>
                  <w:rFonts w:ascii="Times New Roman" w:eastAsia="仿宋_GB2312" w:hAnsi="Times New Roman" w:cs="Times New Roman"/>
                  <w:color w:val="auto"/>
                  <w:sz w:val="18"/>
                  <w:szCs w:val="18"/>
                  <w:lang w:eastAsia="zh-CN"/>
                </w:rPr>
                <w:delText>30~40</w:delText>
              </w:r>
              <w:r w:rsidRPr="00BB7730" w:rsidDel="006175D2">
                <w:rPr>
                  <w:rFonts w:ascii="Times New Roman" w:eastAsia="仿宋_GB2312" w:hAnsi="Times New Roman" w:cs="Times New Roman"/>
                  <w:color w:val="auto"/>
                  <w:sz w:val="18"/>
                  <w:szCs w:val="18"/>
                  <w:lang w:eastAsia="zh-CN"/>
                </w:rPr>
                <w:delText xml:space="preserve"> rpm</w:delText>
              </w:r>
            </w:del>
            <w:r w:rsidRPr="00BB7730">
              <w:rPr>
                <w:rFonts w:ascii="Times New Roman" w:eastAsia="仿宋_GB2312" w:hAnsi="Times New Roman" w:cs="Times New Roman"/>
                <w:color w:val="auto"/>
                <w:sz w:val="18"/>
                <w:szCs w:val="18"/>
                <w:lang w:eastAsia="zh-CN"/>
              </w:rPr>
              <w:t>):</w:t>
            </w:r>
            <w:r w:rsidR="00C81677" w:rsidRPr="00BB7730">
              <w:rPr>
                <w:rFonts w:ascii="Times New Roman" w:eastAsia="仿宋_GB2312" w:hAnsi="Times New Roman" w:cs="Times New Roman"/>
                <w:color w:val="auto"/>
                <w:sz w:val="18"/>
                <w:szCs w:val="18"/>
                <w:lang w:eastAsia="zh-CN"/>
              </w:rPr>
              <w:t xml:space="preserve"> 33.0</w:t>
            </w:r>
            <w:ins w:id="4307" w:author="Xuning Wei12232" w:date="2026-07-27T12:35:00Z">
              <w:r w:rsidR="006175D2" w:rsidRPr="00BB7730">
                <w:rPr>
                  <w:rFonts w:ascii="Times New Roman" w:eastAsia="仿宋_GB2312" w:hAnsi="Times New Roman" w:cs="Times New Roman"/>
                  <w:color w:val="auto"/>
                  <w:sz w:val="18"/>
                  <w:szCs w:val="18"/>
                  <w:lang w:eastAsia="zh-CN"/>
                </w:rPr>
                <w:t>3</w:t>
              </w:r>
            </w:ins>
            <w:del w:id="4308" w:author="Xuning Wei12232" w:date="2026-07-27T12:35:00Z">
              <w:r w:rsidR="00C81677" w:rsidRPr="00BB7730" w:rsidDel="006175D2">
                <w:rPr>
                  <w:rFonts w:ascii="Times New Roman" w:eastAsia="仿宋_GB2312" w:hAnsi="Times New Roman" w:cs="Times New Roman"/>
                  <w:color w:val="auto"/>
                  <w:sz w:val="18"/>
                  <w:szCs w:val="18"/>
                  <w:lang w:eastAsia="zh-CN"/>
                </w:rPr>
                <w:delText>3</w:delText>
              </w:r>
            </w:del>
            <w:r w:rsidR="00793A35"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lang w:eastAsia="zh-CN"/>
              </w:rPr>
              <w:t>L</w:t>
            </w:r>
            <w:del w:id="4309" w:author="He Han" w:date="2026-10-19T17:36:00Z">
              <w:r w:rsidRPr="00BB7730" w:rsidDel="00A50B10">
                <w:rPr>
                  <w:rFonts w:ascii="Times New Roman" w:eastAsia="仿宋_GB2312" w:hAnsi="Times New Roman" w:cs="Times New Roman"/>
                  <w:color w:val="auto"/>
                  <w:sz w:val="18"/>
                  <w:szCs w:val="18"/>
                  <w:lang w:eastAsia="zh-CN"/>
                </w:rPr>
                <w:delText xml:space="preserve"> </w:delText>
              </w:r>
              <w:r w:rsidR="004116ED" w:rsidRPr="00BB7730" w:rsidDel="00A50B10">
                <w:rPr>
                  <w:rFonts w:ascii="Times New Roman" w:eastAsia="仿宋_GB2312" w:hAnsi="Times New Roman" w:cs="Times New Roman"/>
                  <w:color w:val="auto"/>
                  <w:sz w:val="18"/>
                  <w:szCs w:val="18"/>
                  <w:lang w:eastAsia="zh-CN"/>
                </w:rPr>
                <w:delText xml:space="preserve"> </w:delText>
              </w:r>
            </w:del>
          </w:p>
        </w:tc>
        <w:tc>
          <w:tcPr>
            <w:tcW w:w="305" w:type="pct"/>
            <w:shd w:val="clear" w:color="auto" w:fill="FFFFFF" w:themeFill="background1"/>
            <w:vAlign w:val="center"/>
          </w:tcPr>
          <w:p w14:paraId="1EC5C5C9" w14:textId="77777777" w:rsidR="00813D53" w:rsidRPr="00BB7730" w:rsidRDefault="003E162E">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16542586"/>
                <w14:checkbox>
                  <w14:checked w14:val="1"/>
                  <w14:checkedState w14:val="2612" w14:font="MS Gothic"/>
                  <w14:uncheckedState w14:val="2610" w14:font="MS Gothic"/>
                </w14:checkbox>
              </w:sdtPr>
              <w:sdtEndPr/>
              <w:sdtContent>
                <w:r w:rsidR="00010358" w:rsidRPr="00BB7730">
                  <w:rPr>
                    <w:rFonts w:ascii="Segoe UI Symbol" w:eastAsia="MS Gothic" w:hAnsi="Segoe UI Symbol" w:cs="Segoe UI Symbol"/>
                    <w:color w:val="auto"/>
                    <w:sz w:val="18"/>
                    <w:szCs w:val="18"/>
                  </w:rPr>
                  <w:t>☒</w:t>
                </w:r>
              </w:sdtContent>
            </w:sdt>
            <w:r w:rsidR="00010358"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4081A2F3" w14:textId="77777777" w:rsidR="00813D53" w:rsidRPr="00BB7730" w:rsidRDefault="003E162E">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00841215"/>
                <w14:checkbox>
                  <w14:checked w14:val="0"/>
                  <w14:checkedState w14:val="2612" w14:font="MS Gothic"/>
                  <w14:uncheckedState w14:val="2610" w14:font="MS Gothic"/>
                </w14:checkbox>
              </w:sdtPr>
              <w:sdtEndPr/>
              <w:sdtContent>
                <w:r w:rsidR="00010358" w:rsidRPr="00BB7730">
                  <w:rPr>
                    <w:rFonts w:ascii="Segoe UI Symbol" w:eastAsia="MS Gothic" w:hAnsi="Segoe UI Symbol" w:cs="Segoe UI Symbol"/>
                    <w:color w:val="auto"/>
                    <w:sz w:val="18"/>
                    <w:szCs w:val="18"/>
                  </w:rPr>
                  <w:t>☐</w:t>
                </w:r>
              </w:sdtContent>
            </w:sdt>
            <w:r w:rsidR="00010358"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4855181F" w14:textId="208F3D0B" w:rsidR="00813D53" w:rsidRPr="00BB7730" w:rsidRDefault="006175D2">
            <w:pPr>
              <w:spacing w:line="240" w:lineRule="exact"/>
              <w:contextualSpacing/>
              <w:rPr>
                <w:rFonts w:ascii="Times New Roman" w:eastAsia="仿宋_GB2312" w:hAnsi="Times New Roman" w:cs="Times New Roman"/>
                <w:color w:val="auto"/>
                <w:sz w:val="18"/>
                <w:szCs w:val="18"/>
                <w:lang w:eastAsia="zh-CN"/>
              </w:rPr>
            </w:pPr>
            <w:ins w:id="4310" w:author="Xuning Wei12232" w:date="2026-07-27T12:37:00Z">
              <w:r w:rsidRPr="00BB7730">
                <w:rPr>
                  <w:rFonts w:ascii="Times New Roman" w:eastAsia="仿宋_GB2312" w:hAnsi="Times New Roman" w:cs="Times New Roman"/>
                  <w:color w:val="auto"/>
                  <w:sz w:val="18"/>
                  <w:szCs w:val="18"/>
                </w:rPr>
                <w:t>The min batch volume is within the min temperature sensing capability; good temperature monitoring can be expected</w:t>
              </w:r>
              <w:r w:rsidRPr="00BB7730" w:rsidDel="006175D2">
                <w:rPr>
                  <w:rFonts w:ascii="Times New Roman" w:eastAsia="仿宋_GB2312" w:hAnsi="Times New Roman" w:cs="Times New Roman"/>
                  <w:color w:val="auto"/>
                  <w:sz w:val="18"/>
                  <w:szCs w:val="18"/>
                </w:rPr>
                <w:t xml:space="preserve"> </w:t>
              </w:r>
            </w:ins>
            <w:del w:id="4311" w:author="Xuning Wei12232" w:date="2026-07-27T12:37:00Z">
              <w:r w:rsidR="00A87196" w:rsidRPr="00BB7730" w:rsidDel="006175D2">
                <w:rPr>
                  <w:rFonts w:ascii="Times New Roman" w:eastAsia="仿宋_GB2312" w:hAnsi="Times New Roman" w:cs="Times New Roman"/>
                  <w:color w:val="auto"/>
                  <w:sz w:val="18"/>
                  <w:szCs w:val="18"/>
                </w:rPr>
                <w:delText>The minimum process temperature measurement volume can reach the minimum temperature measurement volume of the equipment, providing excellent temperature monitoring</w:delText>
              </w:r>
            </w:del>
          </w:p>
        </w:tc>
      </w:tr>
      <w:tr w:rsidR="00032BAE" w:rsidRPr="00BB7730" w14:paraId="20FDBB75" w14:textId="77777777" w:rsidTr="00A42507">
        <w:trPr>
          <w:trHeight w:val="397"/>
          <w:jc w:val="center"/>
        </w:trPr>
        <w:tc>
          <w:tcPr>
            <w:tcW w:w="186" w:type="pct"/>
            <w:shd w:val="clear" w:color="auto" w:fill="FFFFFF" w:themeFill="background1"/>
            <w:vAlign w:val="center"/>
          </w:tcPr>
          <w:p w14:paraId="77D3FAA3" w14:textId="35315B57" w:rsidR="00A87196" w:rsidRPr="00BB7730" w:rsidRDefault="00A87196" w:rsidP="00A87196">
            <w:pPr>
              <w:spacing w:line="240" w:lineRule="exact"/>
              <w:contextualSpacing/>
              <w:jc w:val="center"/>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4</w:t>
            </w:r>
          </w:p>
        </w:tc>
        <w:tc>
          <w:tcPr>
            <w:tcW w:w="423" w:type="pct"/>
            <w:shd w:val="clear" w:color="auto" w:fill="FFFFFF" w:themeFill="background1"/>
            <w:vAlign w:val="center"/>
          </w:tcPr>
          <w:p w14:paraId="1A43262B" w14:textId="71FEF500" w:rsidR="00A87196" w:rsidRPr="00BB7730" w:rsidRDefault="00A87196" w:rsidP="00A87196">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 speed</w:t>
            </w:r>
          </w:p>
        </w:tc>
        <w:tc>
          <w:tcPr>
            <w:tcW w:w="1191" w:type="pct"/>
            <w:shd w:val="clear" w:color="auto" w:fill="FFFFFF" w:themeFill="background1"/>
            <w:vAlign w:val="center"/>
          </w:tcPr>
          <w:p w14:paraId="1D1C0947" w14:textId="5F878DB7" w:rsidR="00A87196" w:rsidRPr="00BB7730" w:rsidRDefault="00A87196" w:rsidP="00A87196">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 xml:space="preserve">Reference stirring speed </w:t>
            </w:r>
            <w:r w:rsidR="005D51CE" w:rsidRPr="00BB7730">
              <w:rPr>
                <w:rFonts w:ascii="Times New Roman" w:eastAsia="仿宋_GB2312" w:hAnsi="Times New Roman" w:cs="Times New Roman"/>
                <w:color w:val="auto"/>
                <w:sz w:val="18"/>
                <w:szCs w:val="18"/>
                <w:lang w:eastAsia="zh-CN"/>
              </w:rPr>
              <w:t>20</w:t>
            </w:r>
            <w:ins w:id="4312" w:author="Xuning Wei12232" w:date="2026-07-27T12:36:00Z">
              <w:r w:rsidR="006175D2" w:rsidRPr="00BB7730">
                <w:rPr>
                  <w:rFonts w:ascii="Times New Roman" w:eastAsia="仿宋_GB2312" w:hAnsi="Times New Roman" w:cs="Times New Roman"/>
                  <w:color w:val="auto"/>
                  <w:sz w:val="18"/>
                  <w:szCs w:val="18"/>
                  <w:lang w:eastAsia="zh-CN"/>
                </w:rPr>
                <w:t xml:space="preserve"> </w:t>
              </w:r>
            </w:ins>
            <w:r w:rsidRPr="00BB7730">
              <w:rPr>
                <w:rFonts w:ascii="Times New Roman" w:eastAsia="仿宋_GB2312" w:hAnsi="Times New Roman" w:cs="Times New Roman"/>
                <w:color w:val="auto"/>
                <w:sz w:val="18"/>
                <w:szCs w:val="18"/>
                <w:lang w:eastAsia="zh-CN"/>
              </w:rPr>
              <w:t>±</w:t>
            </w:r>
            <w:ins w:id="4313" w:author="Xuning Wei12232" w:date="2026-07-27T12:36:00Z">
              <w:r w:rsidR="006175D2" w:rsidRPr="00BB7730">
                <w:rPr>
                  <w:rFonts w:ascii="Times New Roman" w:eastAsia="仿宋_GB2312" w:hAnsi="Times New Roman" w:cs="Times New Roman"/>
                  <w:color w:val="auto"/>
                  <w:sz w:val="18"/>
                  <w:szCs w:val="18"/>
                  <w:lang w:eastAsia="zh-CN"/>
                </w:rPr>
                <w:t xml:space="preserve"> </w:t>
              </w:r>
            </w:ins>
            <w:r w:rsidR="00106A2D" w:rsidRPr="00BB7730">
              <w:rPr>
                <w:rFonts w:ascii="Times New Roman" w:eastAsia="仿宋_GB2312" w:hAnsi="Times New Roman" w:cs="Times New Roman"/>
                <w:color w:val="auto"/>
                <w:sz w:val="18"/>
                <w:szCs w:val="18"/>
                <w:lang w:eastAsia="zh-CN"/>
              </w:rPr>
              <w:t>10</w:t>
            </w:r>
            <w:ins w:id="4314" w:author="Xuning Wei12232" w:date="2026-07-27T12:38:00Z">
              <w:r w:rsidR="006175D2" w:rsidRPr="00BB7730">
                <w:rPr>
                  <w:rFonts w:ascii="Times New Roman" w:eastAsia="仿宋_GB2312" w:hAnsi="Times New Roman" w:cs="Times New Roman"/>
                  <w:color w:val="auto"/>
                  <w:sz w:val="18"/>
                  <w:szCs w:val="18"/>
                  <w:lang w:eastAsia="zh-CN"/>
                </w:rPr>
                <w:t xml:space="preserve"> </w:t>
              </w:r>
            </w:ins>
            <w:r w:rsidRPr="00BB7730">
              <w:rPr>
                <w:rFonts w:ascii="Times New Roman" w:eastAsia="仿宋_GB2312" w:hAnsi="Times New Roman" w:cs="Times New Roman"/>
                <w:color w:val="auto"/>
                <w:sz w:val="18"/>
                <w:szCs w:val="18"/>
                <w:lang w:eastAsia="zh-CN"/>
              </w:rPr>
              <w:t>rpm</w:t>
            </w:r>
          </w:p>
        </w:tc>
        <w:tc>
          <w:tcPr>
            <w:tcW w:w="1400" w:type="pct"/>
            <w:shd w:val="clear" w:color="auto" w:fill="FFFFFF" w:themeFill="background1"/>
            <w:vAlign w:val="center"/>
          </w:tcPr>
          <w:p w14:paraId="4ACD8412" w14:textId="77777777" w:rsidR="006175D2" w:rsidRPr="00BB7730" w:rsidRDefault="006175D2" w:rsidP="006175D2">
            <w:pPr>
              <w:spacing w:line="240" w:lineRule="exact"/>
              <w:contextualSpacing/>
              <w:rPr>
                <w:ins w:id="4315" w:author="Xuning Wei12232" w:date="2026-07-27T12:38:00Z"/>
                <w:rFonts w:ascii="Times New Roman" w:eastAsia="仿宋_GB2312" w:hAnsi="Times New Roman" w:cs="Times New Roman"/>
                <w:color w:val="0000FF"/>
                <w:sz w:val="18"/>
                <w:szCs w:val="18"/>
              </w:rPr>
            </w:pPr>
            <w:ins w:id="4316" w:author="Xuning Wei12232" w:date="2026-07-27T12:38:00Z">
              <w:r w:rsidRPr="00BB7730">
                <w:rPr>
                  <w:rFonts w:ascii="Times New Roman" w:eastAsia="仿宋_GB2312" w:hAnsi="Times New Roman" w:cs="Times New Roman"/>
                  <w:color w:val="0000FF"/>
                  <w:sz w:val="18"/>
                  <w:szCs w:val="18"/>
                </w:rPr>
                <w:t>Agitator type: Upper layer: 4-Blade Hydrofoil Pump Up; Lower layer: 2-Curved Blade Turbine</w:t>
              </w:r>
            </w:ins>
          </w:p>
          <w:p w14:paraId="579CB179" w14:textId="495092A9" w:rsidR="00A87196" w:rsidRPr="00BB7730" w:rsidRDefault="006175D2" w:rsidP="006175D2">
            <w:pPr>
              <w:spacing w:line="240" w:lineRule="exact"/>
              <w:contextualSpacing/>
              <w:jc w:val="both"/>
              <w:rPr>
                <w:rFonts w:ascii="Times New Roman" w:eastAsia="仿宋_GB2312" w:hAnsi="Times New Roman" w:cs="Times New Roman"/>
                <w:color w:val="auto"/>
                <w:sz w:val="18"/>
                <w:szCs w:val="18"/>
              </w:rPr>
            </w:pPr>
            <w:ins w:id="4317" w:author="Xuning Wei12232" w:date="2026-07-27T12:38:00Z">
              <w:r w:rsidRPr="00BB7730">
                <w:rPr>
                  <w:rFonts w:ascii="Times New Roman" w:eastAsia="仿宋_GB2312" w:hAnsi="Times New Roman" w:cs="Times New Roman"/>
                  <w:color w:val="0000FF"/>
                  <w:sz w:val="18"/>
                  <w:szCs w:val="18"/>
                </w:rPr>
                <w:t>The range of agitation speed of equipment capability:5~40 rpm</w:t>
              </w:r>
            </w:ins>
            <w:del w:id="4318" w:author="Xuning Wei12232" w:date="2026-07-27T12:38:00Z">
              <w:r w:rsidR="00A87196" w:rsidRPr="00BB7730" w:rsidDel="006175D2">
                <w:rPr>
                  <w:rFonts w:ascii="Times New Roman" w:eastAsia="仿宋_GB2312" w:hAnsi="Times New Roman" w:cs="Times New Roman"/>
                  <w:color w:val="auto"/>
                  <w:sz w:val="18"/>
                  <w:szCs w:val="18"/>
                </w:rPr>
                <w:delText>The range of agitatio</w:delText>
              </w:r>
              <w:r w:rsidR="002B14DF" w:rsidRPr="00BB7730" w:rsidDel="006175D2">
                <w:rPr>
                  <w:rFonts w:ascii="Times New Roman" w:eastAsia="仿宋_GB2312" w:hAnsi="Times New Roman" w:cs="Times New Roman"/>
                  <w:color w:val="auto"/>
                  <w:sz w:val="18"/>
                  <w:szCs w:val="18"/>
                </w:rPr>
                <w:delText>n speed of equipment is 5-40 r/min</w:delText>
              </w:r>
            </w:del>
          </w:p>
        </w:tc>
        <w:tc>
          <w:tcPr>
            <w:tcW w:w="305" w:type="pct"/>
            <w:shd w:val="clear" w:color="auto" w:fill="FFFFFF" w:themeFill="background1"/>
            <w:vAlign w:val="center"/>
          </w:tcPr>
          <w:p w14:paraId="31515024" w14:textId="09ECD755" w:rsidR="00A87196" w:rsidRPr="00BB7730" w:rsidRDefault="003E162E"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36526792"/>
                <w14:checkbox>
                  <w14:checked w14:val="1"/>
                  <w14:checkedState w14:val="2612" w14:font="MS Gothic"/>
                  <w14:uncheckedState w14:val="2610" w14:font="MS Gothic"/>
                </w14:checkbox>
              </w:sdtPr>
              <w:sdtEndPr/>
              <w:sdtContent>
                <w:r w:rsidR="00A87196" w:rsidRPr="00BB7730">
                  <w:rPr>
                    <w:rFonts w:ascii="Segoe UI Symbol" w:eastAsia="MS Gothic" w:hAnsi="Segoe UI Symbol" w:cs="Segoe UI Symbol"/>
                    <w:color w:val="auto"/>
                    <w:sz w:val="18"/>
                    <w:szCs w:val="18"/>
                  </w:rPr>
                  <w:t>☒</w:t>
                </w:r>
              </w:sdtContent>
            </w:sdt>
            <w:r w:rsidR="00A87196"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177C3F1C" w14:textId="5E0D8476" w:rsidR="00A87196" w:rsidRPr="00BB7730" w:rsidRDefault="003E162E"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97481734"/>
                <w14:checkbox>
                  <w14:checked w14:val="0"/>
                  <w14:checkedState w14:val="2612" w14:font="MS Gothic"/>
                  <w14:uncheckedState w14:val="2610" w14:font="MS Gothic"/>
                </w14:checkbox>
              </w:sdtPr>
              <w:sdtEndPr/>
              <w:sdtContent>
                <w:r w:rsidR="00A87196" w:rsidRPr="00BB7730">
                  <w:rPr>
                    <w:rFonts w:ascii="Segoe UI Symbol" w:eastAsia="MS Gothic" w:hAnsi="Segoe UI Symbol" w:cs="Segoe UI Symbol"/>
                    <w:color w:val="auto"/>
                    <w:sz w:val="18"/>
                    <w:szCs w:val="18"/>
                  </w:rPr>
                  <w:t>☐</w:t>
                </w:r>
              </w:sdtContent>
            </w:sdt>
            <w:r w:rsidR="00A87196"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148DDA55" w14:textId="0AF51FEE" w:rsidR="00A87196" w:rsidRPr="00BB7730" w:rsidRDefault="00A87196" w:rsidP="0030647B">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stirring speed range required by the process is within the stirring speed range of the equipment.</w:t>
            </w:r>
          </w:p>
        </w:tc>
      </w:tr>
      <w:tr w:rsidR="00A42507" w:rsidRPr="00BB7730" w14:paraId="6A59807F" w14:textId="77777777" w:rsidTr="00A42507">
        <w:trPr>
          <w:trHeight w:val="397"/>
          <w:jc w:val="center"/>
        </w:trPr>
        <w:tc>
          <w:tcPr>
            <w:tcW w:w="186" w:type="pct"/>
            <w:vMerge w:val="restart"/>
            <w:shd w:val="clear" w:color="auto" w:fill="FFFFFF" w:themeFill="background1"/>
            <w:vAlign w:val="center"/>
          </w:tcPr>
          <w:p w14:paraId="24197214" w14:textId="2E370723" w:rsidR="00A42507" w:rsidRPr="00BB7730" w:rsidRDefault="00A42507" w:rsidP="00A87196">
            <w:pPr>
              <w:spacing w:line="240" w:lineRule="exact"/>
              <w:contextualSpacing/>
              <w:jc w:val="center"/>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5</w:t>
            </w:r>
          </w:p>
        </w:tc>
        <w:tc>
          <w:tcPr>
            <w:tcW w:w="423" w:type="pct"/>
            <w:vMerge w:val="restart"/>
            <w:shd w:val="clear" w:color="auto" w:fill="FFFFFF" w:themeFill="background1"/>
            <w:vAlign w:val="center"/>
          </w:tcPr>
          <w:p w14:paraId="7F3A4101" w14:textId="3E0FF042" w:rsidR="00A42507" w:rsidRPr="00BB7730" w:rsidRDefault="00A42507" w:rsidP="00977886">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Solution Feeding</w:t>
            </w:r>
          </w:p>
        </w:tc>
        <w:tc>
          <w:tcPr>
            <w:tcW w:w="1191" w:type="pct"/>
            <w:shd w:val="clear" w:color="auto" w:fill="FFFFFF" w:themeFill="background1"/>
            <w:vAlign w:val="center"/>
          </w:tcPr>
          <w:p w14:paraId="10949286" w14:textId="727355EE" w:rsidR="00A42507" w:rsidRPr="00BB7730" w:rsidRDefault="00A42507" w:rsidP="00A87196">
            <w:pPr>
              <w:spacing w:line="240" w:lineRule="exact"/>
              <w:contextualSpacing/>
              <w:jc w:val="both"/>
              <w:rPr>
                <w:ins w:id="4319" w:author="Xuning Wei12232" w:date="2026-07-27T12:39:00Z"/>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DMF</w:t>
            </w:r>
            <w:ins w:id="4320" w:author="Xuning Wei12232" w:date="2026-07-27T12:39:00Z">
              <w:r w:rsidR="006175D2" w:rsidRPr="00BB7730">
                <w:rPr>
                  <w:rFonts w:ascii="Times New Roman" w:eastAsia="仿宋_GB2312" w:hAnsi="Times New Roman" w:cs="Times New Roman"/>
                  <w:color w:val="0000FF"/>
                  <w:sz w:val="18"/>
                  <w:szCs w:val="18"/>
                  <w:lang w:eastAsia="zh-CN"/>
                </w:rPr>
                <w:t xml:space="preserve"> m</w:t>
              </w:r>
              <w:r w:rsidR="006175D2" w:rsidRPr="00BB7730">
                <w:rPr>
                  <w:rFonts w:ascii="Times New Roman" w:eastAsia="仿宋_GB2312" w:hAnsi="Times New Roman" w:cs="Times New Roman"/>
                  <w:color w:val="0000FF"/>
                  <w:sz w:val="18"/>
                  <w:szCs w:val="18"/>
                </w:rPr>
                <w:t>inimum</w:t>
              </w:r>
              <w:r w:rsidR="006175D2" w:rsidRPr="00BB7730">
                <w:rPr>
                  <w:rFonts w:ascii="Times New Roman" w:eastAsia="仿宋_GB2312" w:hAnsi="Times New Roman" w:cs="Times New Roman"/>
                  <w:color w:val="auto"/>
                  <w:sz w:val="18"/>
                  <w:szCs w:val="18"/>
                  <w:lang w:eastAsia="zh-CN"/>
                </w:rPr>
                <w:t xml:space="preserve"> charging amount:</w:t>
              </w:r>
            </w:ins>
            <w:del w:id="4321" w:author="Xuning Wei12232" w:date="2026-07-27T12:39:00Z">
              <w:r w:rsidRPr="00BB7730" w:rsidDel="006175D2">
                <w:rPr>
                  <w:rFonts w:ascii="Times New Roman" w:eastAsia="仿宋_GB2312" w:hAnsi="Times New Roman" w:cs="Times New Roman"/>
                  <w:color w:val="auto"/>
                  <w:sz w:val="18"/>
                  <w:szCs w:val="18"/>
                  <w:lang w:eastAsia="zh-CN"/>
                </w:rPr>
                <w:delText xml:space="preserve"> add amount range:</w:delText>
              </w:r>
            </w:del>
            <w:r w:rsidRPr="00BB7730">
              <w:rPr>
                <w:rFonts w:ascii="Times New Roman" w:eastAsia="仿宋_GB2312" w:hAnsi="Times New Roman" w:cs="Times New Roman"/>
                <w:color w:val="auto"/>
                <w:sz w:val="18"/>
                <w:szCs w:val="18"/>
                <w:lang w:eastAsia="zh-CN"/>
              </w:rPr>
              <w:t xml:space="preserve"> </w:t>
            </w:r>
            <w:r w:rsidR="00E131F6" w:rsidRPr="00BB7730">
              <w:rPr>
                <w:rFonts w:ascii="Times New Roman" w:eastAsia="仿宋_GB2312" w:hAnsi="Times New Roman" w:cs="Times New Roman"/>
                <w:color w:val="auto"/>
                <w:sz w:val="18"/>
                <w:szCs w:val="18"/>
                <w:lang w:eastAsia="zh-CN"/>
              </w:rPr>
              <w:t>91.01 kg</w:t>
            </w:r>
            <w:del w:id="4322" w:author="Xuning Wei12232" w:date="2026-07-27T12:40:00Z">
              <w:r w:rsidR="00E131F6" w:rsidRPr="00BB7730" w:rsidDel="006175D2">
                <w:rPr>
                  <w:rFonts w:ascii="Times New Roman" w:eastAsia="仿宋_GB2312" w:hAnsi="Times New Roman" w:cs="Times New Roman"/>
                  <w:color w:val="auto"/>
                  <w:sz w:val="18"/>
                  <w:szCs w:val="18"/>
                  <w:lang w:eastAsia="zh-CN"/>
                </w:rPr>
                <w:delText xml:space="preserve"> ~ 546.05 kg</w:delText>
              </w:r>
            </w:del>
            <w:r w:rsidRPr="00BB7730">
              <w:rPr>
                <w:rFonts w:ascii="Times New Roman" w:eastAsia="仿宋_GB2312" w:hAnsi="Times New Roman" w:cs="Times New Roman"/>
                <w:color w:val="auto"/>
                <w:sz w:val="18"/>
                <w:szCs w:val="18"/>
                <w:lang w:eastAsia="zh-CN"/>
              </w:rPr>
              <w:t>, add accuracy required: ±3%</w:t>
            </w:r>
            <w:ins w:id="4323" w:author="Xuning Wei12232" w:date="2026-07-27T12:39:00Z">
              <w:r w:rsidR="006175D2" w:rsidRPr="00BB7730">
                <w:rPr>
                  <w:rFonts w:ascii="Times New Roman" w:eastAsia="仿宋_GB2312" w:hAnsi="Times New Roman" w:cs="Times New Roman"/>
                  <w:color w:val="auto"/>
                  <w:sz w:val="18"/>
                  <w:szCs w:val="18"/>
                  <w:lang w:eastAsia="zh-CN"/>
                </w:rPr>
                <w:t>;</w:t>
              </w:r>
            </w:ins>
          </w:p>
          <w:p w14:paraId="62945378" w14:textId="2E213A5B" w:rsidR="006175D2" w:rsidRPr="00BB7730" w:rsidDel="00AF440A" w:rsidRDefault="006175D2" w:rsidP="00A87196">
            <w:pPr>
              <w:spacing w:line="240" w:lineRule="exact"/>
              <w:contextualSpacing/>
              <w:jc w:val="both"/>
              <w:rPr>
                <w:del w:id="4324" w:author="He Han" w:date="2026-10-13T13:51:00Z"/>
                <w:rFonts w:ascii="Times New Roman" w:eastAsia="仿宋_GB2312" w:hAnsi="Times New Roman" w:cs="Times New Roman"/>
                <w:color w:val="auto"/>
                <w:sz w:val="18"/>
                <w:szCs w:val="18"/>
                <w:lang w:eastAsia="zh-CN"/>
              </w:rPr>
            </w:pPr>
            <w:ins w:id="4325" w:author="Xuning Wei12232" w:date="2026-07-27T12:39:00Z">
              <w:r w:rsidRPr="00BB7730">
                <w:rPr>
                  <w:rFonts w:ascii="Times New Roman" w:eastAsia="仿宋_GB2312" w:hAnsi="Times New Roman" w:cs="Times New Roman"/>
                  <w:color w:val="auto"/>
                  <w:sz w:val="18"/>
                  <w:szCs w:val="18"/>
                  <w:lang w:eastAsia="zh-CN"/>
                </w:rPr>
                <w:t>DMF</w:t>
              </w:r>
              <w:r w:rsidRPr="00BB7730">
                <w:rPr>
                  <w:rFonts w:ascii="Times New Roman" w:eastAsia="仿宋_GB2312" w:hAnsi="Times New Roman" w:cs="Times New Roman"/>
                  <w:color w:val="0000FF"/>
                  <w:sz w:val="18"/>
                  <w:szCs w:val="18"/>
                  <w:lang w:eastAsia="zh-CN"/>
                </w:rPr>
                <w:t xml:space="preserve"> maximum</w:t>
              </w:r>
              <w:r w:rsidRPr="00BB7730">
                <w:rPr>
                  <w:rFonts w:ascii="Times New Roman" w:eastAsia="仿宋_GB2312" w:hAnsi="Times New Roman" w:cs="Times New Roman"/>
                  <w:color w:val="auto"/>
                  <w:sz w:val="18"/>
                  <w:szCs w:val="18"/>
                  <w:lang w:eastAsia="zh-CN"/>
                </w:rPr>
                <w:t xml:space="preserve"> charging amount: </w:t>
              </w:r>
            </w:ins>
            <w:ins w:id="4326" w:author="Xuning Wei12232" w:date="2026-07-27T12:40:00Z">
              <w:r w:rsidRPr="00BB7730">
                <w:rPr>
                  <w:rFonts w:ascii="Times New Roman" w:eastAsia="仿宋_GB2312" w:hAnsi="Times New Roman" w:cs="Times New Roman"/>
                  <w:color w:val="auto"/>
                  <w:sz w:val="18"/>
                  <w:szCs w:val="18"/>
                  <w:lang w:eastAsia="zh-CN"/>
                </w:rPr>
                <w:t>546.05</w:t>
              </w:r>
            </w:ins>
            <w:ins w:id="4327" w:author="Xuning Wei12232" w:date="2026-07-27T12:39:00Z">
              <w:r w:rsidRPr="00BB7730">
                <w:rPr>
                  <w:rFonts w:ascii="Times New Roman" w:eastAsia="仿宋_GB2312" w:hAnsi="Times New Roman" w:cs="Times New Roman"/>
                  <w:color w:val="auto"/>
                  <w:sz w:val="18"/>
                  <w:szCs w:val="18"/>
                  <w:lang w:eastAsia="zh-CN"/>
                </w:rPr>
                <w:t xml:space="preserve"> kg, required charging accuracy: ±3%</w:t>
              </w:r>
            </w:ins>
          </w:p>
          <w:p w14:paraId="78DCB819" w14:textId="69935C63" w:rsidR="00A42507" w:rsidRPr="00BB7730" w:rsidRDefault="00A42507" w:rsidP="00793E79">
            <w:pPr>
              <w:spacing w:line="240" w:lineRule="exact"/>
              <w:contextualSpacing/>
              <w:jc w:val="both"/>
              <w:rPr>
                <w:rFonts w:ascii="Times New Roman" w:eastAsia="仿宋_GB2312" w:hAnsi="Times New Roman" w:cs="Times New Roman"/>
                <w:color w:val="auto"/>
                <w:sz w:val="18"/>
                <w:szCs w:val="18"/>
                <w:lang w:eastAsia="zh-CN"/>
              </w:rPr>
            </w:pPr>
            <w:del w:id="4328" w:author="Xuning Wei12232" w:date="2026-07-27T12:40:00Z">
              <w:r w:rsidRPr="00BB7730" w:rsidDel="006175D2">
                <w:rPr>
                  <w:rFonts w:ascii="Times New Roman" w:eastAsia="仿宋_GB2312" w:hAnsi="Times New Roman" w:cs="Times New Roman"/>
                  <w:color w:val="auto"/>
                  <w:sz w:val="18"/>
                  <w:szCs w:val="18"/>
                  <w:lang w:eastAsia="zh-CN"/>
                </w:rPr>
                <w:delText xml:space="preserve">DMF rinse the reactor wall range: </w:delText>
              </w:r>
              <w:r w:rsidR="00E131F6" w:rsidRPr="00BB7730" w:rsidDel="006175D2">
                <w:rPr>
                  <w:rFonts w:ascii="Times New Roman" w:eastAsia="仿宋_GB2312" w:hAnsi="Times New Roman" w:cs="Times New Roman"/>
                  <w:color w:val="auto"/>
                  <w:sz w:val="18"/>
                  <w:szCs w:val="18"/>
                  <w:lang w:eastAsia="zh-CN"/>
                </w:rPr>
                <w:delText>15.02</w:delText>
              </w:r>
              <w:r w:rsidRPr="00BB7730" w:rsidDel="006175D2">
                <w:rPr>
                  <w:rFonts w:ascii="Times New Roman" w:eastAsia="仿宋_GB2312" w:hAnsi="Times New Roman" w:cs="Times New Roman"/>
                  <w:color w:val="auto"/>
                  <w:sz w:val="18"/>
                  <w:szCs w:val="18"/>
                  <w:lang w:eastAsia="zh-CN"/>
                </w:rPr>
                <w:delText xml:space="preserve"> kg ~ </w:delText>
              </w:r>
              <w:r w:rsidR="00E131F6" w:rsidRPr="00BB7730" w:rsidDel="006175D2">
                <w:rPr>
                  <w:rFonts w:ascii="Times New Roman" w:eastAsia="仿宋_GB2312" w:hAnsi="Times New Roman" w:cs="Times New Roman"/>
                  <w:color w:val="auto"/>
                  <w:sz w:val="18"/>
                  <w:szCs w:val="18"/>
                  <w:lang w:eastAsia="zh-CN"/>
                </w:rPr>
                <w:delText>45.50</w:delText>
              </w:r>
              <w:r w:rsidRPr="00BB7730" w:rsidDel="006175D2">
                <w:rPr>
                  <w:rFonts w:ascii="Times New Roman" w:eastAsia="仿宋_GB2312" w:hAnsi="Times New Roman" w:cs="Times New Roman"/>
                  <w:color w:val="auto"/>
                  <w:sz w:val="18"/>
                  <w:szCs w:val="18"/>
                  <w:lang w:eastAsia="zh-CN"/>
                </w:rPr>
                <w:delText>kg, add accuracy required: ±2kg</w:delText>
              </w:r>
            </w:del>
          </w:p>
        </w:tc>
        <w:tc>
          <w:tcPr>
            <w:tcW w:w="1400" w:type="pct"/>
            <w:shd w:val="clear" w:color="auto" w:fill="FFFFFF" w:themeFill="background1"/>
            <w:vAlign w:val="center"/>
          </w:tcPr>
          <w:p w14:paraId="1367168C" w14:textId="77777777" w:rsidR="00A42507" w:rsidRPr="00BB7730" w:rsidRDefault="00A42507"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When the DMF add volume of the equipment is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 xml:space="preserve">70 kg, the feeding accuracy is within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3%</w:t>
            </w:r>
          </w:p>
          <w:p w14:paraId="468F9749" w14:textId="3BB1E000" w:rsidR="00A42507" w:rsidRPr="00BB7730" w:rsidRDefault="00A42507"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When the DMF add volume of the equipment is </w:t>
            </w:r>
            <w:r w:rsidRPr="00BB7730">
              <w:rPr>
                <w:rFonts w:ascii="Times New Roman" w:eastAsia="仿宋_GB2312" w:hAnsi="Times New Roman" w:cs="Times New Roman"/>
                <w:color w:val="auto"/>
                <w:sz w:val="18"/>
                <w:szCs w:val="18"/>
                <w:lang w:eastAsia="zh-CN"/>
              </w:rPr>
              <w:t>5kg~</w:t>
            </w:r>
            <w:r w:rsidRPr="00BB7730">
              <w:rPr>
                <w:rFonts w:ascii="Times New Roman" w:eastAsia="仿宋_GB2312" w:hAnsi="Times New Roman" w:cs="Times New Roman"/>
                <w:color w:val="auto"/>
                <w:sz w:val="18"/>
                <w:szCs w:val="18"/>
              </w:rPr>
              <w:t xml:space="preserve">70 kg, the feeding accuracy is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2kg</w:t>
            </w:r>
          </w:p>
        </w:tc>
        <w:tc>
          <w:tcPr>
            <w:tcW w:w="305" w:type="pct"/>
            <w:shd w:val="clear" w:color="auto" w:fill="FFFFFF" w:themeFill="background1"/>
            <w:vAlign w:val="center"/>
          </w:tcPr>
          <w:p w14:paraId="0DAB9D45" w14:textId="442ED523" w:rsidR="00A42507" w:rsidRPr="00BB7730" w:rsidRDefault="003E162E"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97489578"/>
                <w14:checkbox>
                  <w14:checked w14:val="1"/>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0BBD1A10" w14:textId="53B378CE" w:rsidR="00A42507" w:rsidRPr="00BB7730" w:rsidRDefault="003E162E"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04013153"/>
                <w14:checkbox>
                  <w14:checked w14:val="0"/>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 xml:space="preserve"> No</w:t>
            </w:r>
          </w:p>
        </w:tc>
        <w:tc>
          <w:tcPr>
            <w:tcW w:w="1190" w:type="pct"/>
            <w:vMerge w:val="restart"/>
            <w:shd w:val="clear" w:color="auto" w:fill="FFFFFF" w:themeFill="background1"/>
            <w:vAlign w:val="center"/>
          </w:tcPr>
          <w:p w14:paraId="08C8B405" w14:textId="77777777" w:rsidR="00A42507" w:rsidRPr="00BB7730" w:rsidRDefault="00A42507" w:rsidP="0030647B">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charging accuracy required by the process is within the control range of the equipment.</w:t>
            </w:r>
          </w:p>
          <w:p w14:paraId="41DADC69" w14:textId="77777777" w:rsidR="000134D8" w:rsidRPr="00BB7730" w:rsidRDefault="000134D8" w:rsidP="000134D8">
            <w:pPr>
              <w:spacing w:line="240" w:lineRule="exact"/>
              <w:contextualSpacing/>
              <w:rPr>
                <w:ins w:id="4329" w:author="He Han" w:date="2026-08-27T15:25:00Z"/>
                <w:rFonts w:ascii="Times New Roman" w:eastAsia="仿宋_GB2312" w:hAnsi="Times New Roman" w:cs="Times New Roman"/>
                <w:color w:val="0000FF"/>
                <w:sz w:val="18"/>
                <w:szCs w:val="18"/>
                <w:rPrChange w:id="4330" w:author="He Han" w:date="2026-10-22T10:18:00Z">
                  <w:rPr>
                    <w:ins w:id="4331" w:author="He Han" w:date="2026-08-27T15:25:00Z"/>
                    <w:rFonts w:ascii="Times New Roman" w:eastAsia="仿宋_GB2312" w:hAnsi="Times New Roman" w:cs="Times New Roman"/>
                    <w:color w:val="0000FF"/>
                    <w:sz w:val="18"/>
                    <w:szCs w:val="18"/>
                    <w:highlight w:val="yellow"/>
                  </w:rPr>
                </w:rPrChange>
              </w:rPr>
            </w:pPr>
            <w:ins w:id="4332" w:author="He Han" w:date="2026-08-27T15:25:00Z">
              <w:r w:rsidRPr="00BB7730">
                <w:rPr>
                  <w:rFonts w:ascii="Times New Roman" w:eastAsia="仿宋_GB2312" w:hAnsi="Times New Roman" w:cs="Times New Roman"/>
                  <w:color w:val="0000FF"/>
                  <w:sz w:val="18"/>
                  <w:szCs w:val="18"/>
                  <w:rPrChange w:id="4333" w:author="He Han" w:date="2026-10-22T10:18:00Z">
                    <w:rPr>
                      <w:rFonts w:ascii="Times New Roman" w:eastAsia="仿宋_GB2312" w:hAnsi="Times New Roman" w:cs="Times New Roman"/>
                      <w:color w:val="0000FF"/>
                      <w:sz w:val="18"/>
                      <w:szCs w:val="18"/>
                      <w:highlight w:val="yellow"/>
                    </w:rPr>
                  </w:rPrChange>
                </w:rPr>
                <w:lastRenderedPageBreak/>
                <w:t>Temperature regulated via heat exchanger. At a solvent flow rate of 12 m³/h, the solvent passes through the heat exchanger, with its temperature rising from -15 °C to 20 °C.</w:t>
              </w:r>
            </w:ins>
          </w:p>
          <w:p w14:paraId="709DA1EA" w14:textId="04468DC0" w:rsidR="000134D8" w:rsidRPr="00BB7730" w:rsidRDefault="000134D8" w:rsidP="000134D8">
            <w:pPr>
              <w:spacing w:line="240" w:lineRule="exact"/>
              <w:contextualSpacing/>
              <w:rPr>
                <w:rFonts w:ascii="Times New Roman" w:eastAsia="仿宋_GB2312" w:hAnsi="Times New Roman" w:cs="Times New Roman"/>
                <w:color w:val="auto"/>
                <w:sz w:val="18"/>
                <w:szCs w:val="18"/>
                <w:highlight w:val="yellow"/>
              </w:rPr>
            </w:pPr>
            <w:ins w:id="4334" w:author="He Han" w:date="2026-08-27T15:25:00Z">
              <w:r w:rsidRPr="00BB7730">
                <w:rPr>
                  <w:rFonts w:ascii="Times New Roman" w:eastAsia="仿宋_GB2312" w:hAnsi="Times New Roman" w:cs="Times New Roman"/>
                  <w:color w:val="0000FF"/>
                  <w:sz w:val="18"/>
                  <w:szCs w:val="18"/>
                  <w:rPrChange w:id="4335" w:author="He Han" w:date="2026-10-22T10:18:00Z">
                    <w:rPr>
                      <w:rFonts w:ascii="Times New Roman" w:eastAsia="仿宋_GB2312" w:hAnsi="Times New Roman" w:cs="Times New Roman"/>
                      <w:color w:val="0000FF"/>
                      <w:sz w:val="18"/>
                      <w:szCs w:val="18"/>
                      <w:highlight w:val="yellow"/>
                    </w:rPr>
                  </w:rPrChange>
                </w:rPr>
                <w:t>At a solvent flow rate of 20 m³/h, the solvent flows through the heat exchanger, and its temperature drops from 45 °C to 33 °C</w:t>
              </w:r>
              <w:r w:rsidRPr="00BB7730">
                <w:rPr>
                  <w:rFonts w:ascii="Times New Roman" w:eastAsia="仿宋_GB2312" w:hAnsi="Times New Roman" w:cs="Times New Roman"/>
                  <w:color w:val="0000FF"/>
                  <w:sz w:val="18"/>
                  <w:szCs w:val="18"/>
                  <w:lang w:eastAsia="zh-CN"/>
                  <w:rPrChange w:id="4336" w:author="He Han" w:date="2026-10-22T10:18:00Z">
                    <w:rPr>
                      <w:rFonts w:ascii="Times New Roman" w:eastAsia="仿宋_GB2312" w:hAnsi="Times New Roman" w:cs="Times New Roman"/>
                      <w:color w:val="0000FF"/>
                      <w:sz w:val="18"/>
                      <w:szCs w:val="18"/>
                      <w:highlight w:val="yellow"/>
                      <w:lang w:eastAsia="zh-CN"/>
                    </w:rPr>
                  </w:rPrChange>
                </w:rPr>
                <w:t>.</w:t>
              </w:r>
            </w:ins>
          </w:p>
        </w:tc>
      </w:tr>
      <w:tr w:rsidR="00A42507" w:rsidRPr="00BB7730" w14:paraId="5E9A80D9" w14:textId="77777777" w:rsidTr="00A42507">
        <w:trPr>
          <w:trHeight w:val="397"/>
          <w:jc w:val="center"/>
        </w:trPr>
        <w:tc>
          <w:tcPr>
            <w:tcW w:w="186" w:type="pct"/>
            <w:vMerge/>
            <w:shd w:val="clear" w:color="auto" w:fill="FFFFFF" w:themeFill="background1"/>
            <w:vAlign w:val="center"/>
          </w:tcPr>
          <w:p w14:paraId="164A33EC" w14:textId="77777777" w:rsidR="00A42507" w:rsidRPr="00BB7730" w:rsidRDefault="00A42507" w:rsidP="00A87196">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37B698CF" w14:textId="1B3BFFAF" w:rsidR="00A42507" w:rsidRPr="00BB7730" w:rsidRDefault="00A42507" w:rsidP="00C15641">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1E6DE3E0" w14:textId="1BD93202" w:rsidR="00A42507" w:rsidRPr="00BB7730" w:rsidDel="00AF440A" w:rsidRDefault="00E23A2C">
            <w:pPr>
              <w:spacing w:line="240" w:lineRule="exact"/>
              <w:contextualSpacing/>
              <w:jc w:val="both"/>
              <w:rPr>
                <w:del w:id="4337" w:author="He Han" w:date="2026-10-13T13:51:00Z"/>
                <w:rFonts w:ascii="Times New Roman" w:eastAsia="仿宋_GB2312" w:hAnsi="Times New Roman" w:cs="Times New Roman"/>
                <w:color w:val="auto"/>
                <w:sz w:val="18"/>
                <w:szCs w:val="18"/>
                <w:lang w:eastAsia="zh-CN"/>
              </w:rPr>
              <w:pPrChange w:id="4338" w:author="He Han" w:date="2026-10-13T13:52:00Z">
                <w:pPr>
                  <w:spacing w:line="240" w:lineRule="exact"/>
                  <w:ind w:left="840" w:hanging="840"/>
                  <w:contextualSpacing/>
                  <w:jc w:val="both"/>
                </w:pPr>
              </w:pPrChange>
            </w:pPr>
            <w:r w:rsidRPr="00BB7730">
              <w:rPr>
                <w:rFonts w:ascii="Times New Roman" w:eastAsia="仿宋_GB2312" w:hAnsi="Times New Roman" w:cs="Times New Roman"/>
                <w:color w:val="auto"/>
                <w:sz w:val="18"/>
                <w:szCs w:val="18"/>
                <w:lang w:eastAsia="zh-CN"/>
              </w:rPr>
              <w:t>MTBE add amount range: 3</w:t>
            </w:r>
            <w:r w:rsidR="00A42507" w:rsidRPr="00BB7730">
              <w:rPr>
                <w:rFonts w:ascii="Times New Roman" w:eastAsia="仿宋_GB2312" w:hAnsi="Times New Roman" w:cs="Times New Roman"/>
                <w:color w:val="auto"/>
                <w:sz w:val="18"/>
                <w:szCs w:val="18"/>
                <w:lang w:eastAsia="zh-CN"/>
              </w:rPr>
              <w:t>4</w:t>
            </w:r>
            <w:r w:rsidRPr="00BB7730">
              <w:rPr>
                <w:rFonts w:ascii="Times New Roman" w:eastAsia="仿宋_GB2312" w:hAnsi="Times New Roman" w:cs="Times New Roman"/>
                <w:color w:val="auto"/>
                <w:sz w:val="18"/>
                <w:szCs w:val="18"/>
                <w:lang w:eastAsia="zh-CN"/>
              </w:rPr>
              <w:t>5</w:t>
            </w:r>
            <w:r w:rsidR="00E131F6" w:rsidRPr="00BB7730">
              <w:rPr>
                <w:rFonts w:ascii="Times New Roman" w:eastAsia="仿宋_GB2312" w:hAnsi="Times New Roman" w:cs="Times New Roman"/>
                <w:color w:val="auto"/>
                <w:sz w:val="18"/>
                <w:szCs w:val="18"/>
                <w:lang w:eastAsia="zh-CN"/>
              </w:rPr>
              <w:t>.01</w:t>
            </w:r>
            <w:r w:rsidRPr="00BB7730">
              <w:rPr>
                <w:rFonts w:ascii="Times New Roman" w:eastAsia="仿宋_GB2312" w:hAnsi="Times New Roman" w:cs="Times New Roman"/>
                <w:color w:val="auto"/>
                <w:sz w:val="18"/>
                <w:szCs w:val="18"/>
                <w:lang w:eastAsia="zh-CN"/>
              </w:rPr>
              <w:t xml:space="preserve"> kg ~</w:t>
            </w:r>
            <w:ins w:id="4339" w:author="He Han" w:date="2026-10-13T13:51:00Z">
              <w:r w:rsidR="00AF440A" w:rsidRPr="00BB7730">
                <w:rPr>
                  <w:rFonts w:ascii="Times New Roman" w:eastAsia="仿宋_GB2312" w:hAnsi="Times New Roman" w:cs="Times New Roman"/>
                  <w:color w:val="auto"/>
                  <w:sz w:val="18"/>
                  <w:szCs w:val="18"/>
                  <w:lang w:eastAsia="zh-CN"/>
                </w:rPr>
                <w:t xml:space="preserve"> </w:t>
              </w:r>
            </w:ins>
            <w:del w:id="4340" w:author="He Han" w:date="2026-10-13T13:51:00Z">
              <w:r w:rsidRPr="00BB7730" w:rsidDel="00AF440A">
                <w:rPr>
                  <w:rFonts w:ascii="Times New Roman" w:eastAsia="仿宋_GB2312" w:hAnsi="Times New Roman" w:cs="Times New Roman"/>
                  <w:color w:val="auto"/>
                  <w:sz w:val="18"/>
                  <w:szCs w:val="18"/>
                  <w:lang w:eastAsia="zh-CN"/>
                </w:rPr>
                <w:delText xml:space="preserve"> </w:delText>
              </w:r>
            </w:del>
            <w:r w:rsidRPr="00BB7730">
              <w:rPr>
                <w:rFonts w:ascii="Times New Roman" w:eastAsia="仿宋_GB2312" w:hAnsi="Times New Roman" w:cs="Times New Roman"/>
                <w:color w:val="auto"/>
                <w:sz w:val="18"/>
                <w:szCs w:val="18"/>
                <w:lang w:eastAsia="zh-CN"/>
              </w:rPr>
              <w:t>366</w:t>
            </w:r>
            <w:r w:rsidR="00E131F6" w:rsidRPr="00BB7730">
              <w:rPr>
                <w:rFonts w:ascii="Times New Roman" w:eastAsia="仿宋_GB2312" w:hAnsi="Times New Roman" w:cs="Times New Roman"/>
                <w:color w:val="auto"/>
                <w:sz w:val="18"/>
                <w:szCs w:val="18"/>
                <w:lang w:eastAsia="zh-CN"/>
              </w:rPr>
              <w:t>.35</w:t>
            </w:r>
            <w:r w:rsidR="00A42507" w:rsidRPr="00BB7730">
              <w:rPr>
                <w:rFonts w:ascii="Times New Roman" w:eastAsia="仿宋_GB2312" w:hAnsi="Times New Roman" w:cs="Times New Roman"/>
                <w:color w:val="auto"/>
                <w:sz w:val="18"/>
                <w:szCs w:val="18"/>
                <w:lang w:eastAsia="zh-CN"/>
              </w:rPr>
              <w:t xml:space="preserve"> </w:t>
            </w:r>
            <w:del w:id="4341" w:author="Johan Granander" w:date="2026-05-04T11:47:00Z">
              <w:r w:rsidR="00A42507" w:rsidRPr="00BB7730" w:rsidDel="00590DC5">
                <w:rPr>
                  <w:rFonts w:ascii="Times New Roman" w:eastAsia="仿宋_GB2312" w:hAnsi="Times New Roman" w:cs="Times New Roman"/>
                  <w:color w:val="auto"/>
                  <w:sz w:val="18"/>
                  <w:szCs w:val="18"/>
                  <w:lang w:eastAsia="zh-CN"/>
                </w:rPr>
                <w:delText>kg ,</w:delText>
              </w:r>
            </w:del>
            <w:ins w:id="4342" w:author="Johan Granander" w:date="2026-05-04T11:47:00Z">
              <w:r w:rsidR="00590DC5" w:rsidRPr="00BB7730">
                <w:rPr>
                  <w:rFonts w:ascii="Times New Roman" w:eastAsia="仿宋_GB2312" w:hAnsi="Times New Roman" w:cs="Times New Roman"/>
                  <w:color w:val="auto"/>
                  <w:sz w:val="18"/>
                  <w:szCs w:val="18"/>
                  <w:lang w:eastAsia="zh-CN"/>
                </w:rPr>
                <w:t>kg,</w:t>
              </w:r>
            </w:ins>
            <w:r w:rsidR="00A42507" w:rsidRPr="00BB7730">
              <w:rPr>
                <w:rFonts w:ascii="Times New Roman" w:eastAsia="仿宋_GB2312" w:hAnsi="Times New Roman" w:cs="Times New Roman"/>
                <w:color w:val="auto"/>
                <w:sz w:val="18"/>
                <w:szCs w:val="18"/>
                <w:lang w:eastAsia="zh-CN"/>
              </w:rPr>
              <w:t xml:space="preserve"> </w:t>
            </w:r>
          </w:p>
          <w:p w14:paraId="73112040" w14:textId="3CFF04F4" w:rsidR="00A42507" w:rsidRPr="00BB7730" w:rsidRDefault="00A42507">
            <w:pPr>
              <w:spacing w:line="240" w:lineRule="exact"/>
              <w:contextualSpacing/>
              <w:jc w:val="both"/>
              <w:rPr>
                <w:rFonts w:ascii="Times New Roman" w:eastAsia="仿宋_GB2312" w:hAnsi="Times New Roman" w:cs="Times New Roman"/>
                <w:color w:val="auto"/>
                <w:sz w:val="18"/>
                <w:szCs w:val="18"/>
                <w:lang w:eastAsia="zh-CN"/>
              </w:rPr>
              <w:pPrChange w:id="4343" w:author="He Han" w:date="2026-10-13T13:52:00Z">
                <w:pPr>
                  <w:spacing w:line="240" w:lineRule="exact"/>
                  <w:ind w:left="840" w:hanging="840"/>
                  <w:contextualSpacing/>
                  <w:jc w:val="both"/>
                </w:pPr>
              </w:pPrChange>
            </w:pPr>
            <w:r w:rsidRPr="00BB7730">
              <w:rPr>
                <w:rFonts w:ascii="Times New Roman" w:eastAsia="仿宋_GB2312" w:hAnsi="Times New Roman" w:cs="Times New Roman"/>
                <w:color w:val="auto"/>
                <w:sz w:val="18"/>
                <w:szCs w:val="18"/>
                <w:lang w:eastAsia="zh-CN"/>
              </w:rPr>
              <w:t>add accuracy required: ±3%</w:t>
            </w:r>
          </w:p>
        </w:tc>
        <w:tc>
          <w:tcPr>
            <w:tcW w:w="1400" w:type="pct"/>
            <w:shd w:val="clear" w:color="auto" w:fill="FFFFFF" w:themeFill="background1"/>
            <w:vAlign w:val="center"/>
          </w:tcPr>
          <w:p w14:paraId="730F3C65" w14:textId="0850FEB6" w:rsidR="00A42507" w:rsidRPr="00BB7730" w:rsidRDefault="00A42507"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When the MTBE add volume of the equipment is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 xml:space="preserve">70 kg, the feeding accuracy is within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3%</w:t>
            </w:r>
          </w:p>
        </w:tc>
        <w:tc>
          <w:tcPr>
            <w:tcW w:w="305" w:type="pct"/>
            <w:shd w:val="clear" w:color="auto" w:fill="FFFFFF" w:themeFill="background1"/>
            <w:vAlign w:val="center"/>
          </w:tcPr>
          <w:p w14:paraId="2A8CE65B" w14:textId="127902C3" w:rsidR="00A42507" w:rsidRPr="00BB7730" w:rsidRDefault="003E162E" w:rsidP="00A87196">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009288300"/>
                <w14:checkbox>
                  <w14:checked w14:val="1"/>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Y</w:t>
            </w:r>
            <w:r w:rsidR="00A42507" w:rsidRPr="00BB7730">
              <w:rPr>
                <w:rFonts w:ascii="Times New Roman" w:eastAsia="仿宋_GB2312" w:hAnsi="Times New Roman" w:cs="Times New Roman"/>
                <w:color w:val="auto"/>
                <w:sz w:val="18"/>
                <w:szCs w:val="18"/>
                <w:lang w:eastAsia="zh-CN"/>
              </w:rPr>
              <w:t>e</w:t>
            </w:r>
            <w:r w:rsidR="00A42507" w:rsidRPr="00BB7730">
              <w:rPr>
                <w:rFonts w:ascii="Times New Roman" w:eastAsia="仿宋_GB2312" w:hAnsi="Times New Roman" w:cs="Times New Roman"/>
                <w:color w:val="auto"/>
                <w:sz w:val="18"/>
                <w:szCs w:val="18"/>
              </w:rPr>
              <w:t>s</w:t>
            </w:r>
          </w:p>
        </w:tc>
        <w:tc>
          <w:tcPr>
            <w:tcW w:w="305" w:type="pct"/>
            <w:shd w:val="clear" w:color="auto" w:fill="FFFFFF" w:themeFill="background1"/>
            <w:vAlign w:val="center"/>
          </w:tcPr>
          <w:p w14:paraId="7A6DE7AE" w14:textId="02E31FA2" w:rsidR="00A42507" w:rsidRPr="00BB7730" w:rsidRDefault="003E162E" w:rsidP="00A87196">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25395758"/>
                <w14:checkbox>
                  <w14:checked w14:val="0"/>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655DE802" w14:textId="62480C74" w:rsidR="00A42507" w:rsidRPr="00BB7730" w:rsidRDefault="00A42507" w:rsidP="0030647B">
            <w:pPr>
              <w:spacing w:line="240" w:lineRule="exact"/>
              <w:contextualSpacing/>
              <w:rPr>
                <w:rFonts w:ascii="Times New Roman" w:eastAsia="仿宋_GB2312" w:hAnsi="Times New Roman" w:cs="Times New Roman"/>
                <w:color w:val="auto"/>
                <w:sz w:val="18"/>
                <w:szCs w:val="18"/>
              </w:rPr>
            </w:pPr>
          </w:p>
        </w:tc>
      </w:tr>
      <w:tr w:rsidR="00A42507" w:rsidRPr="00BB7730" w14:paraId="4F137D15" w14:textId="77777777" w:rsidTr="00A42507">
        <w:trPr>
          <w:trHeight w:val="397"/>
          <w:jc w:val="center"/>
        </w:trPr>
        <w:tc>
          <w:tcPr>
            <w:tcW w:w="186" w:type="pct"/>
            <w:vMerge/>
            <w:shd w:val="clear" w:color="auto" w:fill="FFFFFF" w:themeFill="background1"/>
            <w:vAlign w:val="center"/>
          </w:tcPr>
          <w:p w14:paraId="69839E1D" w14:textId="77777777" w:rsidR="00A42507" w:rsidRPr="00BB7730" w:rsidRDefault="00A42507" w:rsidP="00C15641">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7955A1D0" w14:textId="64DF0260" w:rsidR="00A42507" w:rsidRPr="00BB7730" w:rsidRDefault="00A42507" w:rsidP="00C15641">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652D9C40" w14:textId="3D277BDB" w:rsidR="00A42507" w:rsidRPr="00BB7730" w:rsidRDefault="00E23A2C" w:rsidP="003D008F">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IPAC add amount range: 406</w:t>
            </w:r>
            <w:r w:rsidR="00CC1749" w:rsidRPr="00BB7730">
              <w:rPr>
                <w:rFonts w:ascii="Times New Roman" w:eastAsia="仿宋_GB2312" w:hAnsi="Times New Roman" w:cs="Times New Roman"/>
                <w:color w:val="auto"/>
                <w:sz w:val="18"/>
                <w:szCs w:val="18"/>
                <w:lang w:eastAsia="zh-CN"/>
              </w:rPr>
              <w:t>.47</w:t>
            </w:r>
            <w:r w:rsidRPr="00BB7730">
              <w:rPr>
                <w:rFonts w:ascii="Times New Roman" w:eastAsia="仿宋_GB2312" w:hAnsi="Times New Roman" w:cs="Times New Roman"/>
                <w:color w:val="auto"/>
                <w:sz w:val="18"/>
                <w:szCs w:val="18"/>
                <w:lang w:eastAsia="zh-CN"/>
              </w:rPr>
              <w:t xml:space="preserve"> kg ~ 431</w:t>
            </w:r>
            <w:r w:rsidR="00CC1749" w:rsidRPr="00BB7730">
              <w:rPr>
                <w:rFonts w:ascii="Times New Roman" w:eastAsia="仿宋_GB2312" w:hAnsi="Times New Roman" w:cs="Times New Roman"/>
                <w:color w:val="auto"/>
                <w:sz w:val="18"/>
                <w:szCs w:val="18"/>
                <w:lang w:eastAsia="zh-CN"/>
              </w:rPr>
              <w:t>.61</w:t>
            </w:r>
            <w:r w:rsidR="00A42507" w:rsidRPr="00BB7730">
              <w:rPr>
                <w:rFonts w:ascii="Times New Roman" w:eastAsia="仿宋_GB2312" w:hAnsi="Times New Roman" w:cs="Times New Roman"/>
                <w:color w:val="auto"/>
                <w:sz w:val="18"/>
                <w:szCs w:val="18"/>
                <w:lang w:eastAsia="zh-CN"/>
              </w:rPr>
              <w:t xml:space="preserve"> kg, add accuracy required: ±3%</w:t>
            </w:r>
          </w:p>
        </w:tc>
        <w:tc>
          <w:tcPr>
            <w:tcW w:w="1400" w:type="pct"/>
            <w:shd w:val="clear" w:color="auto" w:fill="FFFFFF" w:themeFill="background1"/>
            <w:vAlign w:val="center"/>
          </w:tcPr>
          <w:p w14:paraId="21D02E79" w14:textId="066CD9B4" w:rsidR="00A42507" w:rsidRPr="00BB7730" w:rsidRDefault="00A42507"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When the IPAc add volume of the equipment is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 xml:space="preserve">70 kg, the feeding accuracy is within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3%</w:t>
            </w:r>
          </w:p>
        </w:tc>
        <w:tc>
          <w:tcPr>
            <w:tcW w:w="305" w:type="pct"/>
            <w:shd w:val="clear" w:color="auto" w:fill="FFFFFF" w:themeFill="background1"/>
            <w:vAlign w:val="center"/>
          </w:tcPr>
          <w:p w14:paraId="4A93AF06" w14:textId="289E373D" w:rsidR="00A42507" w:rsidRPr="00BB7730" w:rsidRDefault="003E162E"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20856217"/>
                <w14:checkbox>
                  <w14:checked w14:val="1"/>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1EAE5592" w14:textId="58B9F27B" w:rsidR="00A42507" w:rsidRPr="00BB7730" w:rsidRDefault="003E162E"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19025026"/>
                <w14:checkbox>
                  <w14:checked w14:val="0"/>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21157418" w14:textId="592543BD" w:rsidR="00A42507" w:rsidRPr="00BB7730" w:rsidRDefault="00A42507" w:rsidP="0030647B">
            <w:pPr>
              <w:spacing w:line="240" w:lineRule="exact"/>
              <w:contextualSpacing/>
              <w:rPr>
                <w:rFonts w:ascii="Times New Roman" w:eastAsia="仿宋_GB2312" w:hAnsi="Times New Roman" w:cs="Times New Roman"/>
                <w:color w:val="auto"/>
                <w:sz w:val="18"/>
                <w:szCs w:val="18"/>
              </w:rPr>
            </w:pPr>
          </w:p>
        </w:tc>
      </w:tr>
      <w:tr w:rsidR="00A42507" w:rsidRPr="00BB7730" w14:paraId="3E057A82" w14:textId="77777777" w:rsidTr="00A42507">
        <w:trPr>
          <w:trHeight w:val="397"/>
          <w:jc w:val="center"/>
        </w:trPr>
        <w:tc>
          <w:tcPr>
            <w:tcW w:w="186" w:type="pct"/>
            <w:vMerge/>
            <w:shd w:val="clear" w:color="auto" w:fill="FFFFFF" w:themeFill="background1"/>
            <w:vAlign w:val="center"/>
          </w:tcPr>
          <w:p w14:paraId="614C6F8A" w14:textId="77777777" w:rsidR="00A42507" w:rsidRPr="00BB7730" w:rsidRDefault="00A42507" w:rsidP="00C15641">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4C5FF9FE" w14:textId="4C5D69F5" w:rsidR="00A42507" w:rsidRPr="00BB7730" w:rsidRDefault="00A42507" w:rsidP="00C15641">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19065E97" w14:textId="5737E477" w:rsidR="00A42507" w:rsidRPr="00BB7730" w:rsidRDefault="00A42507" w:rsidP="00C15641">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 xml:space="preserve">PIP/DMF add amount range: </w:t>
            </w:r>
            <w:r w:rsidR="00E23A2C" w:rsidRPr="00BB7730">
              <w:rPr>
                <w:rFonts w:ascii="Times New Roman" w:eastAsia="仿宋_GB2312" w:hAnsi="Times New Roman" w:cs="Times New Roman"/>
                <w:color w:val="auto"/>
                <w:sz w:val="18"/>
                <w:szCs w:val="18"/>
                <w:lang w:eastAsia="zh-CN"/>
              </w:rPr>
              <w:t>346</w:t>
            </w:r>
            <w:r w:rsidR="00CC1749" w:rsidRPr="00BB7730">
              <w:rPr>
                <w:rFonts w:ascii="Times New Roman" w:eastAsia="仿宋_GB2312" w:hAnsi="Times New Roman" w:cs="Times New Roman"/>
                <w:color w:val="auto"/>
                <w:sz w:val="18"/>
                <w:szCs w:val="18"/>
                <w:lang w:eastAsia="zh-CN"/>
              </w:rPr>
              <w:t>.78 kg ~ 368.23</w:t>
            </w:r>
            <w:r w:rsidR="00E23A2C" w:rsidRPr="00BB7730">
              <w:rPr>
                <w:rFonts w:ascii="Times New Roman" w:eastAsia="仿宋_GB2312" w:hAnsi="Times New Roman" w:cs="Times New Roman"/>
                <w:color w:val="auto"/>
                <w:sz w:val="18"/>
                <w:szCs w:val="18"/>
                <w:lang w:eastAsia="zh-CN"/>
              </w:rPr>
              <w:t xml:space="preserve"> kg</w:t>
            </w:r>
            <w:r w:rsidRPr="00BB7730">
              <w:rPr>
                <w:rFonts w:ascii="Times New Roman" w:eastAsia="仿宋_GB2312" w:hAnsi="Times New Roman" w:cs="Times New Roman"/>
                <w:color w:val="auto"/>
                <w:sz w:val="18"/>
                <w:szCs w:val="18"/>
                <w:lang w:eastAsia="zh-CN"/>
              </w:rPr>
              <w:t>, add accuracy required: ±3%</w:t>
            </w:r>
          </w:p>
        </w:tc>
        <w:tc>
          <w:tcPr>
            <w:tcW w:w="1400" w:type="pct"/>
            <w:shd w:val="clear" w:color="auto" w:fill="FFFFFF" w:themeFill="background1"/>
            <w:vAlign w:val="center"/>
          </w:tcPr>
          <w:p w14:paraId="24678E1D" w14:textId="5E20DEDC" w:rsidR="00A42507" w:rsidRPr="00BB7730" w:rsidRDefault="00A42507"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When the PIP/DMF add volume of the equipment is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 xml:space="preserve">70 kg, the feeding accuracy is within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3%</w:t>
            </w:r>
          </w:p>
        </w:tc>
        <w:tc>
          <w:tcPr>
            <w:tcW w:w="305" w:type="pct"/>
            <w:shd w:val="clear" w:color="auto" w:fill="FFFFFF" w:themeFill="background1"/>
            <w:vAlign w:val="center"/>
          </w:tcPr>
          <w:p w14:paraId="33C3BE69" w14:textId="7A9C584E" w:rsidR="00A42507" w:rsidRPr="00BB7730" w:rsidRDefault="003E162E"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899349343"/>
                <w14:checkbox>
                  <w14:checked w14:val="1"/>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776C8DBE" w14:textId="5AF4A278" w:rsidR="00A42507" w:rsidRPr="00BB7730" w:rsidRDefault="003E162E"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05828677"/>
                <w14:checkbox>
                  <w14:checked w14:val="0"/>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1A86BCCB" w14:textId="64526139" w:rsidR="00A42507" w:rsidRPr="00BB7730" w:rsidRDefault="00A42507" w:rsidP="0030647B">
            <w:pPr>
              <w:spacing w:line="240" w:lineRule="exact"/>
              <w:contextualSpacing/>
              <w:rPr>
                <w:rFonts w:ascii="Times New Roman" w:eastAsia="仿宋_GB2312" w:hAnsi="Times New Roman" w:cs="Times New Roman"/>
                <w:color w:val="auto"/>
                <w:sz w:val="18"/>
                <w:szCs w:val="18"/>
              </w:rPr>
            </w:pPr>
          </w:p>
        </w:tc>
      </w:tr>
      <w:tr w:rsidR="00A42507" w:rsidRPr="00BB7730" w14:paraId="1FFCD289" w14:textId="77777777" w:rsidTr="00A42507">
        <w:trPr>
          <w:trHeight w:val="397"/>
          <w:jc w:val="center"/>
        </w:trPr>
        <w:tc>
          <w:tcPr>
            <w:tcW w:w="186" w:type="pct"/>
            <w:vMerge/>
            <w:shd w:val="clear" w:color="auto" w:fill="FFFFFF" w:themeFill="background1"/>
            <w:vAlign w:val="center"/>
          </w:tcPr>
          <w:p w14:paraId="6B45B8A9" w14:textId="77777777" w:rsidR="00A42507" w:rsidRPr="00BB7730" w:rsidRDefault="00A42507" w:rsidP="00A42507">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6CCA0BAD" w14:textId="77777777" w:rsidR="00A42507" w:rsidRPr="00BB7730" w:rsidRDefault="00A42507" w:rsidP="00A42507">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5A9EB608" w14:textId="77777777" w:rsidR="00A42507" w:rsidRPr="00BB7730" w:rsidRDefault="00A42507" w:rsidP="00A42507">
            <w:pPr>
              <w:spacing w:line="240" w:lineRule="exact"/>
              <w:contextualSpacing/>
              <w:jc w:val="both"/>
              <w:rPr>
                <w:ins w:id="4344" w:author="Xuning Wei12232" w:date="2026-07-27T12:41:00Z"/>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Toluene</w:t>
            </w:r>
            <w:r w:rsidR="00E23A2C" w:rsidRPr="00BB7730">
              <w:rPr>
                <w:rFonts w:ascii="Times New Roman" w:eastAsia="仿宋_GB2312" w:hAnsi="Times New Roman" w:cs="Times New Roman"/>
                <w:color w:val="auto"/>
                <w:sz w:val="18"/>
                <w:szCs w:val="18"/>
                <w:lang w:eastAsia="zh-CN"/>
              </w:rPr>
              <w:t xml:space="preserve"> add</w:t>
            </w:r>
            <w:ins w:id="4345" w:author="Johan Granander" w:date="2026-05-04T11:47:00Z">
              <w:r w:rsidR="00590DC5" w:rsidRPr="00BB7730">
                <w:rPr>
                  <w:rFonts w:ascii="Times New Roman" w:eastAsia="仿宋_GB2312" w:hAnsi="Times New Roman" w:cs="Times New Roman"/>
                  <w:color w:val="auto"/>
                  <w:sz w:val="18"/>
                  <w:szCs w:val="18"/>
                  <w:lang w:eastAsia="zh-CN"/>
                </w:rPr>
                <w:t>ition</w:t>
              </w:r>
            </w:ins>
            <w:r w:rsidR="00E23A2C" w:rsidRPr="00BB7730">
              <w:rPr>
                <w:rFonts w:ascii="Times New Roman" w:eastAsia="仿宋_GB2312" w:hAnsi="Times New Roman" w:cs="Times New Roman"/>
                <w:color w:val="auto"/>
                <w:sz w:val="18"/>
                <w:szCs w:val="18"/>
                <w:lang w:eastAsia="zh-CN"/>
              </w:rPr>
              <w:t xml:space="preserve"> amount range: 406</w:t>
            </w:r>
            <w:r w:rsidR="00CC1749" w:rsidRPr="00BB7730">
              <w:rPr>
                <w:rFonts w:ascii="Times New Roman" w:eastAsia="仿宋_GB2312" w:hAnsi="Times New Roman" w:cs="Times New Roman"/>
                <w:color w:val="auto"/>
                <w:sz w:val="18"/>
                <w:szCs w:val="18"/>
                <w:lang w:eastAsia="zh-CN"/>
              </w:rPr>
              <w:t>.47</w:t>
            </w:r>
            <w:r w:rsidR="00E23A2C" w:rsidRPr="00BB7730">
              <w:rPr>
                <w:rFonts w:ascii="Times New Roman" w:eastAsia="仿宋_GB2312" w:hAnsi="Times New Roman" w:cs="Times New Roman"/>
                <w:color w:val="auto"/>
                <w:sz w:val="18"/>
                <w:szCs w:val="18"/>
                <w:lang w:eastAsia="zh-CN"/>
              </w:rPr>
              <w:t xml:space="preserve"> kg ~ 431</w:t>
            </w:r>
            <w:r w:rsidR="00CC1749" w:rsidRPr="00BB7730">
              <w:rPr>
                <w:rFonts w:ascii="Times New Roman" w:eastAsia="仿宋_GB2312" w:hAnsi="Times New Roman" w:cs="Times New Roman"/>
                <w:color w:val="auto"/>
                <w:sz w:val="18"/>
                <w:szCs w:val="18"/>
                <w:lang w:eastAsia="zh-CN"/>
              </w:rPr>
              <w:t>.61</w:t>
            </w:r>
            <w:r w:rsidRPr="00BB7730">
              <w:rPr>
                <w:rFonts w:ascii="Times New Roman" w:eastAsia="仿宋_GB2312" w:hAnsi="Times New Roman" w:cs="Times New Roman"/>
                <w:color w:val="auto"/>
                <w:sz w:val="18"/>
                <w:szCs w:val="18"/>
                <w:lang w:eastAsia="zh-CN"/>
              </w:rPr>
              <w:t xml:space="preserve"> kg, add accuracy required: ±3%</w:t>
            </w:r>
            <w:ins w:id="4346" w:author="Xuning Wei12232" w:date="2026-07-27T12:41:00Z">
              <w:r w:rsidR="006175D2" w:rsidRPr="00BB7730">
                <w:rPr>
                  <w:rFonts w:ascii="Times New Roman" w:eastAsia="仿宋_GB2312" w:hAnsi="Times New Roman" w:cs="Times New Roman"/>
                  <w:color w:val="auto"/>
                  <w:sz w:val="18"/>
                  <w:szCs w:val="18"/>
                  <w:lang w:eastAsia="zh-CN"/>
                </w:rPr>
                <w:t>;</w:t>
              </w:r>
            </w:ins>
          </w:p>
          <w:p w14:paraId="1E2ED56D" w14:textId="61D92BD1" w:rsidR="006175D2" w:rsidRPr="00BB7730" w:rsidRDefault="006175D2" w:rsidP="00A42507">
            <w:pPr>
              <w:spacing w:line="240" w:lineRule="exact"/>
              <w:contextualSpacing/>
              <w:jc w:val="both"/>
              <w:rPr>
                <w:rFonts w:ascii="Times New Roman" w:eastAsia="仿宋_GB2312" w:hAnsi="Times New Roman" w:cs="Times New Roman"/>
                <w:color w:val="auto"/>
                <w:sz w:val="18"/>
                <w:szCs w:val="18"/>
                <w:lang w:eastAsia="zh-CN"/>
              </w:rPr>
            </w:pPr>
            <w:ins w:id="4347" w:author="Xuning Wei12232" w:date="2026-07-27T12:41:00Z">
              <w:r w:rsidRPr="00BB7730">
                <w:rPr>
                  <w:rFonts w:ascii="Times New Roman" w:eastAsia="仿宋_GB2312" w:hAnsi="Times New Roman" w:cs="Times New Roman"/>
                  <w:color w:val="0000FF"/>
                  <w:sz w:val="18"/>
                  <w:szCs w:val="18"/>
                  <w:lang w:eastAsia="zh-CN"/>
                </w:rPr>
                <w:t>The charging range each drum is between 2.00~ 170.00 kg.</w:t>
              </w:r>
            </w:ins>
          </w:p>
        </w:tc>
        <w:tc>
          <w:tcPr>
            <w:tcW w:w="1400" w:type="pct"/>
            <w:shd w:val="clear" w:color="auto" w:fill="FFFFFF" w:themeFill="background1"/>
            <w:vAlign w:val="center"/>
          </w:tcPr>
          <w:p w14:paraId="05BE6788" w14:textId="29D17B6F" w:rsidR="00A42507" w:rsidRPr="00BB7730" w:rsidRDefault="00A42507" w:rsidP="0030647B">
            <w:pPr>
              <w:spacing w:line="240" w:lineRule="exact"/>
              <w:contextualSpacing/>
              <w:jc w:val="both"/>
              <w:rPr>
                <w:rFonts w:ascii="Times New Roman" w:eastAsia="仿宋_GB2312" w:hAnsi="Times New Roman" w:cs="Times New Roman"/>
                <w:color w:val="auto"/>
                <w:sz w:val="18"/>
                <w:szCs w:val="18"/>
              </w:rPr>
            </w:pPr>
            <w:del w:id="4348" w:author="Xuning Wei12232" w:date="2026-07-27T12:41:00Z">
              <w:r w:rsidRPr="00BB7730" w:rsidDel="006175D2">
                <w:rPr>
                  <w:rFonts w:ascii="Times New Roman" w:eastAsia="仿宋_GB2312" w:hAnsi="Times New Roman" w:cs="Times New Roman"/>
                  <w:color w:val="auto"/>
                  <w:sz w:val="18"/>
                  <w:szCs w:val="18"/>
                </w:rPr>
                <w:delText>The equipment is equipped with Dedicated pipeline feeding, the feeding accuracy of Toluene is within ±3% by manual weighing</w:delText>
              </w:r>
            </w:del>
            <w:ins w:id="4349" w:author="Xuning Wei12232" w:date="2026-07-27T12:41:00Z">
              <w:r w:rsidR="006175D2" w:rsidRPr="00BB7730">
                <w:rPr>
                  <w:rFonts w:ascii="Times New Roman" w:eastAsia="仿宋_GB2312" w:hAnsi="Times New Roman" w:cs="Times New Roman"/>
                  <w:color w:val="0000FF"/>
                  <w:kern w:val="0"/>
                  <w:sz w:val="18"/>
                  <w:szCs w:val="18"/>
                  <w:lang w:val="sv-SE"/>
                </w:rPr>
                <w:t>2.00 kg</w:t>
              </w:r>
              <w:r w:rsidR="006175D2" w:rsidRPr="00BB7730">
                <w:rPr>
                  <w:rFonts w:ascii="Times New Roman" w:eastAsia="仿宋_GB2312" w:hAnsi="Times New Roman" w:cs="Times New Roman"/>
                  <w:color w:val="0000FF"/>
                  <w:kern w:val="0"/>
                  <w:sz w:val="18"/>
                  <w:szCs w:val="18"/>
                  <w:lang w:val="sv-SE" w:eastAsia="zh-CN"/>
                </w:rPr>
                <w:t>≤</w:t>
              </w:r>
              <w:r w:rsidR="006175D2" w:rsidRPr="00BB7730">
                <w:rPr>
                  <w:rFonts w:ascii="Times New Roman" w:eastAsia="仿宋_GB2312" w:hAnsi="Times New Roman" w:cs="Times New Roman"/>
                  <w:color w:val="0000FF"/>
                  <w:kern w:val="0"/>
                  <w:sz w:val="18"/>
                  <w:szCs w:val="18"/>
                  <w:lang w:val="sv-SE"/>
                </w:rPr>
                <w:t>m</w:t>
              </w:r>
              <w:r w:rsidR="006175D2" w:rsidRPr="00BB7730">
                <w:rPr>
                  <w:rFonts w:ascii="Times New Roman" w:eastAsia="仿宋_GB2312" w:hAnsi="Times New Roman" w:cs="Times New Roman"/>
                  <w:color w:val="0000FF"/>
                  <w:kern w:val="0"/>
                  <w:sz w:val="18"/>
                  <w:szCs w:val="18"/>
                  <w:lang w:val="sv-SE" w:eastAsia="zh-CN"/>
                </w:rPr>
                <w:t>≤</w:t>
              </w:r>
              <w:r w:rsidR="006175D2" w:rsidRPr="00BB7730">
                <w:rPr>
                  <w:rFonts w:ascii="Times New Roman" w:eastAsia="仿宋_GB2312" w:hAnsi="Times New Roman" w:cs="Times New Roman"/>
                  <w:color w:val="0000FF"/>
                  <w:kern w:val="0"/>
                  <w:sz w:val="18"/>
                  <w:szCs w:val="18"/>
                  <w:lang w:val="sv-SE"/>
                </w:rPr>
                <w:t xml:space="preserve">300.00 kg: </w:t>
              </w:r>
              <w:r w:rsidR="006175D2" w:rsidRPr="00BB7730">
                <w:rPr>
                  <w:rFonts w:ascii="Times New Roman" w:eastAsia="仿宋_GB2312" w:hAnsi="Times New Roman" w:cs="Times New Roman"/>
                  <w:color w:val="0000FF"/>
                  <w:sz w:val="18"/>
                  <w:szCs w:val="18"/>
                </w:rPr>
                <w:t>±</w:t>
              </w:r>
              <w:r w:rsidR="006175D2" w:rsidRPr="00BB7730">
                <w:rPr>
                  <w:rFonts w:ascii="Times New Roman" w:eastAsia="仿宋_GB2312" w:hAnsi="Times New Roman" w:cs="Times New Roman"/>
                  <w:color w:val="0000FF"/>
                  <w:kern w:val="0"/>
                  <w:sz w:val="18"/>
                  <w:szCs w:val="18"/>
                  <w:lang w:val="sv-SE" w:eastAsia="zh-CN"/>
                </w:rPr>
                <w:t>3.0%</w:t>
              </w:r>
            </w:ins>
          </w:p>
        </w:tc>
        <w:tc>
          <w:tcPr>
            <w:tcW w:w="305" w:type="pct"/>
            <w:shd w:val="clear" w:color="auto" w:fill="FFFFFF" w:themeFill="background1"/>
            <w:vAlign w:val="center"/>
          </w:tcPr>
          <w:p w14:paraId="749670F8" w14:textId="5FEF7D70" w:rsidR="00A42507" w:rsidRPr="00BB7730" w:rsidRDefault="003E162E" w:rsidP="00A42507">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97863929"/>
                <w14:checkbox>
                  <w14:checked w14:val="1"/>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4A78CC82" w14:textId="01AC278E" w:rsidR="00A42507" w:rsidRPr="00BB7730" w:rsidRDefault="003E162E" w:rsidP="00A42507">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27471757"/>
                <w14:checkbox>
                  <w14:checked w14:val="0"/>
                  <w14:checkedState w14:val="2612" w14:font="MS Gothic"/>
                  <w14:uncheckedState w14:val="2610" w14:font="MS Gothic"/>
                </w14:checkbox>
              </w:sdtPr>
              <w:sdtEndPr/>
              <w:sdtContent>
                <w:r w:rsidR="00A42507" w:rsidRPr="00BB7730">
                  <w:rPr>
                    <w:rFonts w:ascii="Segoe UI Symbol" w:eastAsia="MS Gothic" w:hAnsi="Segoe UI Symbol" w:cs="Segoe UI Symbol"/>
                    <w:color w:val="auto"/>
                    <w:sz w:val="18"/>
                    <w:szCs w:val="18"/>
                  </w:rPr>
                  <w:t>☐</w:t>
                </w:r>
              </w:sdtContent>
            </w:sdt>
            <w:r w:rsidR="00A42507" w:rsidRPr="00BB7730">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174A7F28" w14:textId="77777777" w:rsidR="00A42507" w:rsidRPr="00BB7730" w:rsidRDefault="00A42507" w:rsidP="0030647B">
            <w:pPr>
              <w:spacing w:line="240" w:lineRule="exact"/>
              <w:contextualSpacing/>
              <w:rPr>
                <w:rFonts w:ascii="Times New Roman" w:eastAsia="仿宋_GB2312" w:hAnsi="Times New Roman" w:cs="Times New Roman"/>
                <w:color w:val="auto"/>
                <w:sz w:val="18"/>
                <w:szCs w:val="18"/>
              </w:rPr>
            </w:pPr>
          </w:p>
        </w:tc>
      </w:tr>
      <w:tr w:rsidR="0091278D" w:rsidRPr="00BB7730" w14:paraId="10C9717B" w14:textId="77777777" w:rsidTr="00A42507">
        <w:trPr>
          <w:trHeight w:val="397"/>
          <w:jc w:val="center"/>
        </w:trPr>
        <w:tc>
          <w:tcPr>
            <w:tcW w:w="186" w:type="pct"/>
            <w:vMerge w:val="restart"/>
            <w:shd w:val="clear" w:color="auto" w:fill="FFFFFF" w:themeFill="background1"/>
            <w:vAlign w:val="center"/>
          </w:tcPr>
          <w:p w14:paraId="1046412E" w14:textId="31C34F74" w:rsidR="0091278D" w:rsidRPr="00BB7730" w:rsidRDefault="0091278D" w:rsidP="0091278D">
            <w:pPr>
              <w:spacing w:line="240" w:lineRule="exact"/>
              <w:contextualSpacing/>
              <w:jc w:val="center"/>
              <w:rPr>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rPr>
              <w:t>6</w:t>
            </w:r>
          </w:p>
        </w:tc>
        <w:tc>
          <w:tcPr>
            <w:tcW w:w="423" w:type="pct"/>
            <w:vMerge w:val="restart"/>
            <w:shd w:val="clear" w:color="auto" w:fill="FFFFFF" w:themeFill="background1"/>
            <w:vAlign w:val="center"/>
          </w:tcPr>
          <w:p w14:paraId="723F31F6" w14:textId="77777777" w:rsidR="0091278D" w:rsidRPr="00BB7730" w:rsidRDefault="0091278D" w:rsidP="0091278D">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Process Design</w:t>
            </w:r>
          </w:p>
        </w:tc>
        <w:tc>
          <w:tcPr>
            <w:tcW w:w="1191" w:type="pct"/>
            <w:shd w:val="clear" w:color="auto" w:fill="FFFFFF" w:themeFill="background1"/>
            <w:vAlign w:val="center"/>
          </w:tcPr>
          <w:p w14:paraId="6E9CDA9A" w14:textId="5826FDC1" w:rsidR="0091278D" w:rsidRPr="00BB7730" w:rsidRDefault="0091278D" w:rsidP="0091278D">
            <w:pPr>
              <w:spacing w:line="240" w:lineRule="exact"/>
              <w:contextualSpacing/>
              <w:jc w:val="both"/>
              <w:rPr>
                <w:rFonts w:ascii="Times New Roman" w:eastAsia="仿宋_GB2312" w:hAnsi="Times New Roman" w:cs="Times New Roman"/>
                <w:color w:val="auto"/>
                <w:sz w:val="18"/>
                <w:szCs w:val="18"/>
              </w:rPr>
            </w:pPr>
            <w:ins w:id="4350" w:author="Xuning Wei12232" w:date="2026-07-27T12:44:00Z">
              <w:r w:rsidRPr="00BB7730">
                <w:rPr>
                  <w:rFonts w:ascii="Times New Roman" w:eastAsia="仿宋_GB2312" w:hAnsi="Times New Roman" w:cs="Times New Roman"/>
                  <w:color w:val="auto"/>
                  <w:sz w:val="18"/>
                  <w:szCs w:val="18"/>
                </w:rPr>
                <w:t>Control range of batch jacket temperature from the process requirement</w:t>
              </w:r>
            </w:ins>
            <w:del w:id="4351" w:author="Xuning Wei12232" w:date="2026-07-27T12:44:00Z">
              <w:r w:rsidRPr="00BB7730" w:rsidDel="006175D2">
                <w:rPr>
                  <w:rFonts w:ascii="Times New Roman" w:eastAsia="仿宋_GB2312" w:hAnsi="Times New Roman" w:cs="Times New Roman"/>
                  <w:color w:val="auto"/>
                  <w:sz w:val="18"/>
                  <w:szCs w:val="18"/>
                </w:rPr>
                <w:delText>Reaction Temperature</w:delText>
              </w:r>
            </w:del>
            <w:r w:rsidRPr="00BB7730">
              <w:rPr>
                <w:rFonts w:ascii="Times New Roman" w:eastAsia="仿宋_GB2312" w:hAnsi="Times New Roman" w:cs="Times New Roman"/>
                <w:color w:val="auto"/>
                <w:sz w:val="18"/>
                <w:szCs w:val="18"/>
              </w:rPr>
              <w:t xml:space="preserve"> 15~30 °C </w:t>
            </w:r>
          </w:p>
        </w:tc>
        <w:tc>
          <w:tcPr>
            <w:tcW w:w="1400" w:type="pct"/>
            <w:shd w:val="clear" w:color="auto" w:fill="FFFFFF" w:themeFill="background1"/>
            <w:vAlign w:val="center"/>
          </w:tcPr>
          <w:p w14:paraId="291D705C" w14:textId="7512B344" w:rsidR="0091278D" w:rsidRPr="00BB7730" w:rsidRDefault="0091278D" w:rsidP="0091278D">
            <w:pPr>
              <w:spacing w:line="240" w:lineRule="exact"/>
              <w:contextualSpacing/>
              <w:jc w:val="both"/>
              <w:rPr>
                <w:rFonts w:ascii="Times New Roman" w:eastAsia="仿宋_GB2312" w:hAnsi="Times New Roman" w:cs="Times New Roman"/>
                <w:color w:val="0000FF"/>
                <w:sz w:val="18"/>
                <w:szCs w:val="18"/>
                <w:rPrChange w:id="4352" w:author="He Han" w:date="2026-10-22T10:18:00Z">
                  <w:rPr>
                    <w:rFonts w:ascii="Times New Roman" w:eastAsia="仿宋_GB2312" w:hAnsi="Times New Roman" w:cs="Times New Roman"/>
                    <w:color w:val="auto"/>
                    <w:sz w:val="18"/>
                    <w:szCs w:val="18"/>
                  </w:rPr>
                </w:rPrChange>
              </w:rPr>
            </w:pPr>
            <w:ins w:id="4353" w:author="Xuning Wei12232" w:date="2026-07-27T12:45:00Z">
              <w:r w:rsidRPr="00BB7730">
                <w:rPr>
                  <w:rFonts w:ascii="Times New Roman" w:eastAsia="仿宋_GB2312" w:hAnsi="Times New Roman" w:cs="Times New Roman"/>
                  <w:color w:val="0000FF"/>
                  <w:sz w:val="18"/>
                  <w:szCs w:val="18"/>
                  <w:rPrChange w:id="4354" w:author="He Han" w:date="2026-10-22T10:18:00Z">
                    <w:rPr>
                      <w:rFonts w:ascii="Times New Roman" w:eastAsia="仿宋_GB2312" w:hAnsi="Times New Roman" w:cs="Times New Roman"/>
                      <w:color w:val="auto"/>
                      <w:sz w:val="18"/>
                      <w:szCs w:val="18"/>
                    </w:rPr>
                  </w:rPrChange>
                </w:rPr>
                <w:t xml:space="preserve">Control range of temperature of the equipment capability: -14~57 </w:t>
              </w:r>
              <w:r w:rsidRPr="00BB7730">
                <w:rPr>
                  <w:rFonts w:ascii="Times New Roman" w:eastAsia="仿宋_GB2312" w:hAnsi="Times New Roman" w:cs="Times New Roman" w:hint="eastAsia"/>
                  <w:color w:val="0000FF"/>
                  <w:sz w:val="18"/>
                  <w:szCs w:val="18"/>
                  <w:rPrChange w:id="4355" w:author="He Han" w:date="2026-10-22T10:18:00Z">
                    <w:rPr>
                      <w:rFonts w:ascii="Times New Roman" w:eastAsia="仿宋_GB2312" w:hAnsi="Times New Roman" w:cs="Times New Roman" w:hint="eastAsia"/>
                      <w:color w:val="auto"/>
                      <w:sz w:val="18"/>
                      <w:szCs w:val="18"/>
                    </w:rPr>
                  </w:rPrChange>
                </w:rPr>
                <w:t>℃</w:t>
              </w:r>
              <w:r w:rsidRPr="00BB7730">
                <w:rPr>
                  <w:rFonts w:ascii="Times New Roman" w:eastAsia="仿宋_GB2312" w:hAnsi="Times New Roman" w:cs="Times New Roman"/>
                  <w:color w:val="0000FF"/>
                  <w:sz w:val="18"/>
                  <w:szCs w:val="18"/>
                  <w:rPrChange w:id="4356" w:author="He Han" w:date="2026-10-22T10:18:00Z">
                    <w:rPr>
                      <w:rFonts w:ascii="Times New Roman" w:eastAsia="仿宋_GB2312" w:hAnsi="Times New Roman" w:cs="Times New Roman"/>
                      <w:color w:val="auto"/>
                      <w:sz w:val="18"/>
                      <w:szCs w:val="18"/>
                    </w:rPr>
                  </w:rPrChange>
                </w:rPr>
                <w:t xml:space="preserve"> </w:t>
              </w:r>
            </w:ins>
            <w:del w:id="4357" w:author="Xuning Wei12232" w:date="2026-07-27T12:45:00Z">
              <w:r w:rsidRPr="00BB7730" w:rsidDel="00591500">
                <w:rPr>
                  <w:rFonts w:ascii="Times New Roman" w:eastAsia="仿宋_GB2312" w:hAnsi="Times New Roman" w:cs="Times New Roman"/>
                  <w:color w:val="0000FF"/>
                  <w:sz w:val="18"/>
                  <w:szCs w:val="18"/>
                  <w:rPrChange w:id="4358" w:author="He Han" w:date="2026-10-22T10:18:00Z">
                    <w:rPr>
                      <w:rFonts w:ascii="Times New Roman" w:eastAsia="仿宋_GB2312" w:hAnsi="Times New Roman" w:cs="Times New Roman"/>
                      <w:color w:val="auto"/>
                      <w:sz w:val="18"/>
                      <w:szCs w:val="18"/>
                    </w:rPr>
                  </w:rPrChange>
                </w:rPr>
                <w:delText xml:space="preserve">The equipment system temperature range is 0~50 </w:delText>
              </w:r>
              <w:r w:rsidRPr="00BB7730" w:rsidDel="00591500">
                <w:rPr>
                  <w:rFonts w:ascii="Times New Roman" w:eastAsia="仿宋_GB2312" w:hAnsi="Times New Roman" w:cs="Times New Roman" w:hint="eastAsia"/>
                  <w:color w:val="0000FF"/>
                  <w:sz w:val="18"/>
                  <w:szCs w:val="18"/>
                  <w:lang w:eastAsia="zh-CN"/>
                  <w:rPrChange w:id="4359" w:author="He Han" w:date="2026-10-22T10:18:00Z">
                    <w:rPr>
                      <w:rFonts w:ascii="Times New Roman" w:eastAsia="仿宋_GB2312" w:hAnsi="Times New Roman" w:cs="Times New Roman" w:hint="eastAsia"/>
                      <w:color w:val="auto"/>
                      <w:sz w:val="18"/>
                      <w:szCs w:val="18"/>
                      <w:lang w:eastAsia="zh-CN"/>
                    </w:rPr>
                  </w:rPrChange>
                </w:rPr>
                <w:delText>℃</w:delText>
              </w:r>
              <w:r w:rsidRPr="00BB7730" w:rsidDel="00591500">
                <w:rPr>
                  <w:rFonts w:ascii="Times New Roman" w:eastAsia="仿宋_GB2312" w:hAnsi="Times New Roman" w:cs="Times New Roman"/>
                  <w:color w:val="0000FF"/>
                  <w:sz w:val="18"/>
                  <w:szCs w:val="18"/>
                  <w:rPrChange w:id="4360" w:author="He Han" w:date="2026-10-22T10:18:00Z">
                    <w:rPr>
                      <w:rFonts w:ascii="Times New Roman" w:eastAsia="仿宋_GB2312" w:hAnsi="Times New Roman" w:cs="Times New Roman"/>
                      <w:color w:val="auto"/>
                      <w:sz w:val="18"/>
                      <w:szCs w:val="18"/>
                    </w:rPr>
                  </w:rPrChange>
                </w:rPr>
                <w:delText xml:space="preserve"> </w:delText>
              </w:r>
              <w:r w:rsidRPr="00BB7730" w:rsidDel="00591500">
                <w:rPr>
                  <w:rFonts w:ascii="Times New Roman" w:eastAsia="仿宋_GB2312" w:hAnsi="Times New Roman" w:cs="Times New Roman"/>
                  <w:color w:val="0000FF"/>
                  <w:sz w:val="18"/>
                  <w:szCs w:val="18"/>
                  <w:lang w:eastAsia="zh-CN"/>
                  <w:rPrChange w:id="4361" w:author="He Han" w:date="2026-10-22T10:18:00Z">
                    <w:rPr>
                      <w:rFonts w:ascii="Times New Roman" w:eastAsia="仿宋_GB2312" w:hAnsi="Times New Roman" w:cs="Times New Roman"/>
                      <w:color w:val="auto"/>
                      <w:sz w:val="18"/>
                      <w:szCs w:val="18"/>
                      <w:lang w:eastAsia="zh-CN"/>
                    </w:rPr>
                  </w:rPrChange>
                </w:rPr>
                <w:delText xml:space="preserve">with </w:delText>
              </w:r>
              <w:r w:rsidRPr="00BB7730" w:rsidDel="00591500">
                <w:rPr>
                  <w:rFonts w:ascii="Times New Roman" w:eastAsia="仿宋_GB2312" w:hAnsi="Times New Roman" w:cs="Times New Roman"/>
                  <w:color w:val="0000FF"/>
                  <w:sz w:val="18"/>
                  <w:szCs w:val="18"/>
                  <w:rPrChange w:id="4362" w:author="He Han" w:date="2026-10-22T10:18:00Z">
                    <w:rPr>
                      <w:rFonts w:ascii="Times New Roman" w:eastAsia="仿宋_GB2312" w:hAnsi="Times New Roman" w:cs="Times New Roman"/>
                      <w:color w:val="auto"/>
                      <w:sz w:val="18"/>
                      <w:szCs w:val="18"/>
                    </w:rPr>
                  </w:rPrChange>
                </w:rPr>
                <w:delText xml:space="preserve">independent heat exchange system ethylene glycol </w:delText>
              </w:r>
            </w:del>
          </w:p>
        </w:tc>
        <w:tc>
          <w:tcPr>
            <w:tcW w:w="305" w:type="pct"/>
            <w:shd w:val="clear" w:color="auto" w:fill="FFFFFF" w:themeFill="background1"/>
            <w:vAlign w:val="center"/>
          </w:tcPr>
          <w:p w14:paraId="696C3AAF" w14:textId="77777777" w:rsidR="0091278D" w:rsidRPr="00BB7730" w:rsidRDefault="003E162E"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99512260"/>
                <w14:checkbox>
                  <w14:checked w14:val="1"/>
                  <w14:checkedState w14:val="2612" w14:font="MS Gothic"/>
                  <w14:uncheckedState w14:val="2610" w14:font="MS Gothic"/>
                </w14:checkbox>
              </w:sdtPr>
              <w:sdtEndPr/>
              <w:sdtContent>
                <w:r w:rsidR="0091278D" w:rsidRPr="00BB7730">
                  <w:rPr>
                    <w:rFonts w:ascii="Segoe UI Symbol" w:eastAsia="MS Gothic" w:hAnsi="Segoe UI Symbol" w:cs="Segoe UI Symbol"/>
                    <w:color w:val="auto"/>
                    <w:sz w:val="18"/>
                    <w:szCs w:val="18"/>
                  </w:rPr>
                  <w:t>☒</w:t>
                </w:r>
              </w:sdtContent>
            </w:sdt>
            <w:r w:rsidR="0091278D"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78142D6D" w14:textId="77777777" w:rsidR="0091278D" w:rsidRPr="00BB7730" w:rsidRDefault="003E162E"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51201026"/>
                <w14:checkbox>
                  <w14:checked w14:val="0"/>
                  <w14:checkedState w14:val="2612" w14:font="MS Gothic"/>
                  <w14:uncheckedState w14:val="2610" w14:font="MS Gothic"/>
                </w14:checkbox>
              </w:sdtPr>
              <w:sdtEndPr/>
              <w:sdtContent>
                <w:r w:rsidR="0091278D" w:rsidRPr="00BB7730">
                  <w:rPr>
                    <w:rFonts w:ascii="Segoe UI Symbol" w:eastAsia="仿宋_GB2312" w:hAnsi="Segoe UI Symbol" w:cs="Segoe UI Symbol"/>
                    <w:color w:val="auto"/>
                    <w:sz w:val="18"/>
                    <w:szCs w:val="18"/>
                  </w:rPr>
                  <w:t>☐</w:t>
                </w:r>
              </w:sdtContent>
            </w:sdt>
            <w:r w:rsidR="0091278D"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391FB758" w14:textId="77777777" w:rsidR="0091278D" w:rsidRPr="00BB7730" w:rsidRDefault="0091278D" w:rsidP="0091278D">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control range of batch temperature from process requirement is within the control range of equipment capability</w:t>
            </w:r>
          </w:p>
        </w:tc>
      </w:tr>
      <w:tr w:rsidR="0091278D" w:rsidRPr="00BB7730" w14:paraId="6F92621B" w14:textId="77777777" w:rsidTr="00A42507">
        <w:trPr>
          <w:trHeight w:val="397"/>
          <w:jc w:val="center"/>
        </w:trPr>
        <w:tc>
          <w:tcPr>
            <w:tcW w:w="186" w:type="pct"/>
            <w:vMerge/>
            <w:vAlign w:val="center"/>
          </w:tcPr>
          <w:p w14:paraId="30892ADD" w14:textId="77777777" w:rsidR="0091278D" w:rsidRPr="00BB7730" w:rsidRDefault="0091278D" w:rsidP="0091278D">
            <w:pPr>
              <w:spacing w:line="240" w:lineRule="exact"/>
              <w:contextualSpacing/>
              <w:jc w:val="center"/>
              <w:rPr>
                <w:rFonts w:ascii="Times New Roman" w:eastAsia="仿宋_GB2312" w:hAnsi="Times New Roman" w:cs="Times New Roman"/>
                <w:color w:val="auto"/>
                <w:kern w:val="0"/>
                <w:sz w:val="18"/>
                <w:szCs w:val="18"/>
                <w:lang w:eastAsia="zh-CN"/>
              </w:rPr>
            </w:pPr>
          </w:p>
        </w:tc>
        <w:tc>
          <w:tcPr>
            <w:tcW w:w="423" w:type="pct"/>
            <w:vMerge/>
            <w:vAlign w:val="center"/>
          </w:tcPr>
          <w:p w14:paraId="193E3C13" w14:textId="77777777" w:rsidR="0091278D" w:rsidRPr="00BB7730" w:rsidRDefault="0091278D" w:rsidP="0091278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49A09128" w14:textId="47119AC6" w:rsidR="0091278D" w:rsidRPr="00BB7730" w:rsidRDefault="0091278D" w:rsidP="0091278D">
            <w:pPr>
              <w:spacing w:line="240" w:lineRule="exact"/>
              <w:contextualSpacing/>
              <w:jc w:val="both"/>
              <w:rPr>
                <w:rFonts w:ascii="Times New Roman" w:eastAsia="仿宋_GB2312" w:hAnsi="Times New Roman" w:cs="Times New Roman"/>
                <w:color w:val="auto"/>
                <w:sz w:val="18"/>
                <w:szCs w:val="18"/>
              </w:rPr>
            </w:pPr>
            <w:ins w:id="4363" w:author="Xuning Wei12232" w:date="2026-07-27T12:43:00Z">
              <w:r w:rsidRPr="00BB7730">
                <w:rPr>
                  <w:rFonts w:ascii="Times New Roman" w:eastAsia="仿宋_GB2312" w:hAnsi="Times New Roman" w:cs="Times New Roman"/>
                  <w:color w:val="auto"/>
                  <w:sz w:val="18"/>
                  <w:szCs w:val="18"/>
                </w:rPr>
                <w:t xml:space="preserve">Control range of batch temperature from the process requirement </w:t>
              </w:r>
            </w:ins>
            <w:ins w:id="4364" w:author="Xuning Wei12232" w:date="2026-07-27T12:44:00Z">
              <w:r w:rsidRPr="00BB7730">
                <w:rPr>
                  <w:rFonts w:ascii="Times New Roman" w:eastAsia="仿宋_GB2312" w:hAnsi="Times New Roman" w:cs="Times New Roman"/>
                  <w:color w:val="auto"/>
                  <w:sz w:val="18"/>
                  <w:szCs w:val="18"/>
                </w:rPr>
                <w:t>15</w:t>
              </w:r>
            </w:ins>
            <w:ins w:id="4365" w:author="Xuning Wei12232" w:date="2026-07-27T12:43:00Z">
              <w:r w:rsidRPr="00BB7730">
                <w:rPr>
                  <w:rFonts w:ascii="Times New Roman" w:eastAsia="仿宋_GB2312" w:hAnsi="Times New Roman" w:cs="Times New Roman"/>
                  <w:color w:val="auto"/>
                  <w:sz w:val="18"/>
                  <w:szCs w:val="18"/>
                </w:rPr>
                <w:t>~</w:t>
              </w:r>
              <w:r w:rsidRPr="00BB7730">
                <w:rPr>
                  <w:rFonts w:ascii="Times New Roman" w:eastAsia="仿宋_GB2312" w:hAnsi="Times New Roman" w:cs="Times New Roman"/>
                  <w:color w:val="0000FF"/>
                  <w:sz w:val="18"/>
                  <w:szCs w:val="18"/>
                </w:rPr>
                <w:t>3</w:t>
              </w:r>
            </w:ins>
            <w:ins w:id="4366" w:author="Xuning Wei12232" w:date="2026-07-27T12:44:00Z">
              <w:r w:rsidRPr="00BB7730">
                <w:rPr>
                  <w:rFonts w:ascii="Times New Roman" w:eastAsia="仿宋_GB2312" w:hAnsi="Times New Roman" w:cs="Times New Roman"/>
                  <w:color w:val="0000FF"/>
                  <w:sz w:val="18"/>
                  <w:szCs w:val="18"/>
                </w:rPr>
                <w:t>0</w:t>
              </w:r>
            </w:ins>
            <w:ins w:id="4367" w:author="Xuning Wei12232" w:date="2026-07-27T12:43:00Z">
              <w:r w:rsidRPr="00BB7730">
                <w:rPr>
                  <w:rFonts w:ascii="Times New Roman" w:eastAsia="仿宋_GB2312" w:hAnsi="Times New Roman" w:cs="Times New Roman"/>
                  <w:color w:val="auto"/>
                  <w:sz w:val="18"/>
                  <w:szCs w:val="18"/>
                </w:rPr>
                <w:t xml:space="preserve"> °C </w:t>
              </w:r>
            </w:ins>
            <w:del w:id="4368" w:author="Xuning Wei12232" w:date="2026-07-27T12:43:00Z">
              <w:r w:rsidRPr="00BB7730" w:rsidDel="006175D2">
                <w:rPr>
                  <w:rFonts w:ascii="Times New Roman" w:eastAsia="仿宋_GB2312" w:hAnsi="Times New Roman" w:cs="Times New Roman"/>
                  <w:color w:val="auto"/>
                  <w:sz w:val="18"/>
                  <w:szCs w:val="18"/>
                </w:rPr>
                <w:delText xml:space="preserve">The range of agitation speed from process requirements, 10-30rpm/min </w:delText>
              </w:r>
              <w:r w:rsidRPr="00BB7730" w:rsidDel="006175D2">
                <w:rPr>
                  <w:rFonts w:ascii="Times New Roman" w:eastAsia="仿宋_GB2312" w:hAnsi="Times New Roman" w:cs="Times New Roman"/>
                  <w:color w:val="auto"/>
                  <w:sz w:val="18"/>
                  <w:szCs w:val="18"/>
                  <w:lang w:eastAsia="zh-CN"/>
                </w:rPr>
                <w:delText>(reference 20</w:delText>
              </w:r>
              <w:r w:rsidRPr="00BB7730" w:rsidDel="006175D2">
                <w:rPr>
                  <w:rFonts w:ascii="Times New Roman" w:eastAsia="仿宋_GB2312" w:hAnsi="Times New Roman" w:cs="Times New Roman"/>
                  <w:color w:val="auto"/>
                  <w:sz w:val="18"/>
                  <w:szCs w:val="18"/>
                </w:rPr>
                <w:delText xml:space="preserve"> rpm/min</w:delText>
              </w:r>
              <w:r w:rsidRPr="00BB7730" w:rsidDel="006175D2">
                <w:rPr>
                  <w:rFonts w:ascii="Times New Roman" w:eastAsia="仿宋_GB2312" w:hAnsi="Times New Roman" w:cs="Times New Roman"/>
                  <w:color w:val="auto"/>
                  <w:sz w:val="18"/>
                  <w:szCs w:val="18"/>
                  <w:lang w:eastAsia="zh-CN"/>
                </w:rPr>
                <w:delText>)</w:delText>
              </w:r>
            </w:del>
          </w:p>
        </w:tc>
        <w:tc>
          <w:tcPr>
            <w:tcW w:w="1400" w:type="pct"/>
            <w:shd w:val="clear" w:color="auto" w:fill="FFFFFF" w:themeFill="background1"/>
            <w:vAlign w:val="center"/>
          </w:tcPr>
          <w:p w14:paraId="2FED8380" w14:textId="1A914F0A" w:rsidR="0091278D" w:rsidRPr="00BB7730" w:rsidRDefault="0091278D">
            <w:pPr>
              <w:spacing w:line="240" w:lineRule="exact"/>
              <w:contextualSpacing/>
              <w:jc w:val="both"/>
              <w:rPr>
                <w:rFonts w:ascii="Times New Roman" w:eastAsia="仿宋_GB2312" w:hAnsi="Times New Roman" w:cs="Times New Roman"/>
                <w:color w:val="0000FF"/>
                <w:sz w:val="18"/>
                <w:szCs w:val="18"/>
                <w:rPrChange w:id="4369" w:author="He Han" w:date="2026-10-22T10:18:00Z">
                  <w:rPr>
                    <w:rFonts w:ascii="Times New Roman" w:eastAsia="仿宋_GB2312" w:hAnsi="Times New Roman" w:cs="Times New Roman"/>
                    <w:color w:val="auto"/>
                    <w:sz w:val="18"/>
                    <w:szCs w:val="18"/>
                  </w:rPr>
                </w:rPrChange>
              </w:rPr>
            </w:pPr>
            <w:ins w:id="4370" w:author="Xuning Wei12232" w:date="2026-07-27T12:43:00Z">
              <w:r w:rsidRPr="00BB7730">
                <w:rPr>
                  <w:rFonts w:ascii="Times New Roman" w:eastAsia="仿宋_GB2312" w:hAnsi="Times New Roman" w:cs="Times New Roman"/>
                  <w:color w:val="0000FF"/>
                  <w:sz w:val="18"/>
                  <w:szCs w:val="18"/>
                  <w:rPrChange w:id="4371" w:author="He Han" w:date="2026-10-22T10:18:00Z">
                    <w:rPr>
                      <w:rFonts w:ascii="Times New Roman" w:eastAsia="仿宋_GB2312" w:hAnsi="Times New Roman" w:cs="Times New Roman"/>
                      <w:color w:val="auto"/>
                      <w:sz w:val="18"/>
                      <w:szCs w:val="18"/>
                    </w:rPr>
                  </w:rPrChange>
                </w:rPr>
                <w:t>Control range of temperature of the equipment capability:</w:t>
              </w:r>
              <w:r w:rsidRPr="00BB7730">
                <w:rPr>
                  <w:rFonts w:ascii="Times New Roman" w:hAnsi="Times New Roman" w:cs="Times New Roman"/>
                  <w:color w:val="0000FF"/>
                  <w:rPrChange w:id="4372" w:author="He Han" w:date="2026-10-22T10:18:00Z">
                    <w:rPr>
                      <w:rFonts w:ascii="Times New Roman" w:hAnsi="Times New Roman" w:cs="Times New Roman"/>
                      <w:color w:val="auto"/>
                    </w:rPr>
                  </w:rPrChange>
                </w:rPr>
                <w:t xml:space="preserve"> </w:t>
              </w:r>
              <w:r w:rsidRPr="00BB7730">
                <w:rPr>
                  <w:rFonts w:ascii="Times New Roman" w:eastAsia="仿宋_GB2312" w:hAnsi="Times New Roman" w:cs="Times New Roman"/>
                  <w:color w:val="0000FF"/>
                  <w:sz w:val="18"/>
                  <w:szCs w:val="18"/>
                  <w:rPrChange w:id="4373" w:author="He Han" w:date="2026-10-22T10:18:00Z">
                    <w:rPr>
                      <w:rFonts w:ascii="Times New Roman" w:eastAsia="仿宋_GB2312" w:hAnsi="Times New Roman" w:cs="Times New Roman"/>
                      <w:color w:val="auto"/>
                      <w:sz w:val="18"/>
                      <w:szCs w:val="18"/>
                    </w:rPr>
                  </w:rPrChange>
                </w:rPr>
                <w:t>-</w:t>
              </w:r>
            </w:ins>
            <w:ins w:id="4374" w:author="Xuning Wei12232" w:date="2026-07-27T12:45:00Z">
              <w:r w:rsidRPr="00BB7730">
                <w:rPr>
                  <w:rFonts w:ascii="Times New Roman" w:eastAsia="仿宋_GB2312" w:hAnsi="Times New Roman" w:cs="Times New Roman"/>
                  <w:color w:val="0000FF"/>
                  <w:sz w:val="18"/>
                  <w:szCs w:val="18"/>
                  <w:rPrChange w:id="4375" w:author="He Han" w:date="2026-10-22T10:18:00Z">
                    <w:rPr>
                      <w:rFonts w:ascii="Times New Roman" w:eastAsia="仿宋_GB2312" w:hAnsi="Times New Roman" w:cs="Times New Roman"/>
                      <w:color w:val="auto"/>
                      <w:sz w:val="18"/>
                      <w:szCs w:val="18"/>
                    </w:rPr>
                  </w:rPrChange>
                </w:rPr>
                <w:t>4</w:t>
              </w:r>
            </w:ins>
            <w:ins w:id="4376" w:author="Xuning Wei12232" w:date="2026-07-27T12:43:00Z">
              <w:r w:rsidRPr="00BB7730">
                <w:rPr>
                  <w:rFonts w:ascii="Times New Roman" w:eastAsia="仿宋_GB2312" w:hAnsi="Times New Roman" w:cs="Times New Roman"/>
                  <w:color w:val="0000FF"/>
                  <w:sz w:val="18"/>
                  <w:szCs w:val="18"/>
                  <w:rPrChange w:id="4377" w:author="He Han" w:date="2026-10-22T10:18:00Z">
                    <w:rPr>
                      <w:rFonts w:ascii="Times New Roman" w:eastAsia="仿宋_GB2312" w:hAnsi="Times New Roman" w:cs="Times New Roman"/>
                      <w:color w:val="auto"/>
                      <w:sz w:val="18"/>
                      <w:szCs w:val="18"/>
                    </w:rPr>
                  </w:rPrChange>
                </w:rPr>
                <w:t>~5</w:t>
              </w:r>
            </w:ins>
            <w:ins w:id="4378" w:author="Xuning Wei12232" w:date="2026-07-27T12:45:00Z">
              <w:r w:rsidRPr="00BB7730">
                <w:rPr>
                  <w:rFonts w:ascii="Times New Roman" w:eastAsia="仿宋_GB2312" w:hAnsi="Times New Roman" w:cs="Times New Roman"/>
                  <w:color w:val="0000FF"/>
                  <w:sz w:val="18"/>
                  <w:szCs w:val="18"/>
                  <w:rPrChange w:id="4379" w:author="He Han" w:date="2026-10-22T10:18:00Z">
                    <w:rPr>
                      <w:rFonts w:ascii="Times New Roman" w:eastAsia="仿宋_GB2312" w:hAnsi="Times New Roman" w:cs="Times New Roman"/>
                      <w:color w:val="auto"/>
                      <w:sz w:val="18"/>
                      <w:szCs w:val="18"/>
                    </w:rPr>
                  </w:rPrChange>
                </w:rPr>
                <w:t>3</w:t>
              </w:r>
            </w:ins>
            <w:ins w:id="4380" w:author="Xuning Wei12232" w:date="2026-07-27T12:43:00Z">
              <w:r w:rsidRPr="00BB7730">
                <w:rPr>
                  <w:rFonts w:ascii="Times New Roman" w:eastAsia="仿宋_GB2312" w:hAnsi="Times New Roman" w:cs="Times New Roman"/>
                  <w:color w:val="0000FF"/>
                  <w:sz w:val="18"/>
                  <w:szCs w:val="18"/>
                  <w:rPrChange w:id="4381" w:author="He Han" w:date="2026-10-22T10:18:00Z">
                    <w:rPr>
                      <w:rFonts w:ascii="Times New Roman" w:eastAsia="仿宋_GB2312" w:hAnsi="Times New Roman" w:cs="Times New Roman"/>
                      <w:color w:val="auto"/>
                      <w:sz w:val="18"/>
                      <w:szCs w:val="18"/>
                    </w:rPr>
                  </w:rPrChange>
                </w:rPr>
                <w:t xml:space="preserve"> </w:t>
              </w:r>
              <w:r w:rsidRPr="00BB7730">
                <w:rPr>
                  <w:rFonts w:ascii="Times New Roman" w:eastAsia="仿宋_GB2312" w:hAnsi="Times New Roman" w:cs="Times New Roman" w:hint="eastAsia"/>
                  <w:color w:val="0000FF"/>
                  <w:sz w:val="18"/>
                  <w:szCs w:val="18"/>
                  <w:rPrChange w:id="4382" w:author="He Han" w:date="2026-10-22T10:18:00Z">
                    <w:rPr>
                      <w:rFonts w:ascii="Times New Roman" w:eastAsia="仿宋_GB2312" w:hAnsi="Times New Roman" w:cs="Times New Roman" w:hint="eastAsia"/>
                      <w:color w:val="auto"/>
                      <w:sz w:val="18"/>
                      <w:szCs w:val="18"/>
                    </w:rPr>
                  </w:rPrChange>
                </w:rPr>
                <w:t>℃</w:t>
              </w:r>
              <w:r w:rsidRPr="00BB7730">
                <w:rPr>
                  <w:rFonts w:ascii="Times New Roman" w:eastAsia="仿宋_GB2312" w:hAnsi="Times New Roman" w:cs="Times New Roman"/>
                  <w:color w:val="0000FF"/>
                  <w:sz w:val="18"/>
                  <w:szCs w:val="18"/>
                  <w:rPrChange w:id="4383" w:author="He Han" w:date="2026-10-22T10:18:00Z">
                    <w:rPr>
                      <w:rFonts w:ascii="Times New Roman" w:eastAsia="仿宋_GB2312" w:hAnsi="Times New Roman" w:cs="Times New Roman"/>
                      <w:color w:val="auto"/>
                      <w:sz w:val="18"/>
                      <w:szCs w:val="18"/>
                    </w:rPr>
                  </w:rPrChange>
                </w:rPr>
                <w:t xml:space="preserve"> </w:t>
              </w:r>
            </w:ins>
            <w:del w:id="4384" w:author="Xuning Wei12232" w:date="2026-07-27T12:43:00Z">
              <w:r w:rsidRPr="00BB7730" w:rsidDel="006175D2">
                <w:rPr>
                  <w:rFonts w:ascii="Times New Roman" w:eastAsia="仿宋_GB2312" w:hAnsi="Times New Roman" w:cs="Times New Roman"/>
                  <w:color w:val="0000FF"/>
                  <w:sz w:val="18"/>
                  <w:szCs w:val="18"/>
                  <w:rPrChange w:id="4385" w:author="He Han" w:date="2026-10-22T10:18:00Z">
                    <w:rPr>
                      <w:rFonts w:ascii="Times New Roman" w:eastAsia="仿宋_GB2312" w:hAnsi="Times New Roman" w:cs="Times New Roman"/>
                      <w:color w:val="auto"/>
                      <w:sz w:val="18"/>
                      <w:szCs w:val="18"/>
                    </w:rPr>
                  </w:rPrChange>
                </w:rPr>
                <w:delText>The range of agitation speed of equipment capability, 5~40</w:delText>
              </w:r>
              <w:r w:rsidRPr="00BB7730" w:rsidDel="006175D2">
                <w:rPr>
                  <w:rFonts w:ascii="Times New Roman" w:eastAsia="仿宋_GB2312" w:hAnsi="Times New Roman" w:cs="Times New Roman"/>
                  <w:color w:val="0000FF"/>
                  <w:sz w:val="18"/>
                  <w:szCs w:val="18"/>
                  <w:lang w:eastAsia="zh-CN"/>
                  <w:rPrChange w:id="4386" w:author="He Han" w:date="2026-10-22T10:18:00Z">
                    <w:rPr>
                      <w:rFonts w:ascii="Times New Roman" w:eastAsia="仿宋_GB2312" w:hAnsi="Times New Roman" w:cs="Times New Roman"/>
                      <w:color w:val="auto"/>
                      <w:sz w:val="18"/>
                      <w:szCs w:val="18"/>
                      <w:lang w:eastAsia="zh-CN"/>
                    </w:rPr>
                  </w:rPrChange>
                </w:rPr>
                <w:delText>rpm/min</w:delText>
              </w:r>
            </w:del>
          </w:p>
        </w:tc>
        <w:tc>
          <w:tcPr>
            <w:tcW w:w="305" w:type="pct"/>
            <w:shd w:val="clear" w:color="auto" w:fill="FFFFFF" w:themeFill="background1"/>
            <w:vAlign w:val="center"/>
          </w:tcPr>
          <w:p w14:paraId="45DA826B" w14:textId="77777777" w:rsidR="0091278D" w:rsidRPr="00BB7730" w:rsidRDefault="003E162E"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2182217"/>
                <w14:checkbox>
                  <w14:checked w14:val="1"/>
                  <w14:checkedState w14:val="2612" w14:font="MS Gothic"/>
                  <w14:uncheckedState w14:val="2610" w14:font="MS Gothic"/>
                </w14:checkbox>
              </w:sdtPr>
              <w:sdtEndPr/>
              <w:sdtContent>
                <w:r w:rsidR="0091278D" w:rsidRPr="00BB7730">
                  <w:rPr>
                    <w:rFonts w:ascii="Segoe UI Symbol" w:eastAsia="MS Gothic" w:hAnsi="Segoe UI Symbol" w:cs="Segoe UI Symbol"/>
                    <w:color w:val="auto"/>
                    <w:sz w:val="18"/>
                    <w:szCs w:val="18"/>
                  </w:rPr>
                  <w:t>☒</w:t>
                </w:r>
              </w:sdtContent>
            </w:sdt>
            <w:r w:rsidR="0091278D"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6ACA1032" w14:textId="77777777" w:rsidR="0091278D" w:rsidRPr="00BB7730" w:rsidRDefault="003E162E"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143385959"/>
                <w14:checkbox>
                  <w14:checked w14:val="0"/>
                  <w14:checkedState w14:val="2612" w14:font="MS Gothic"/>
                  <w14:uncheckedState w14:val="2610" w14:font="MS Gothic"/>
                </w14:checkbox>
              </w:sdtPr>
              <w:sdtEndPr/>
              <w:sdtContent>
                <w:r w:rsidR="0091278D" w:rsidRPr="00BB7730">
                  <w:rPr>
                    <w:rFonts w:ascii="Segoe UI Symbol" w:eastAsia="仿宋_GB2312" w:hAnsi="Segoe UI Symbol" w:cs="Segoe UI Symbol"/>
                    <w:color w:val="auto"/>
                    <w:sz w:val="18"/>
                    <w:szCs w:val="18"/>
                  </w:rPr>
                  <w:t>☐</w:t>
                </w:r>
              </w:sdtContent>
            </w:sdt>
            <w:r w:rsidR="0091278D"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64DC3962" w14:textId="77777777" w:rsidR="0091278D" w:rsidRPr="00BB7730" w:rsidRDefault="0091278D" w:rsidP="0091278D">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range of agitation speed from process requirements is within the range of agitation speed of equipment capability</w:t>
            </w:r>
          </w:p>
        </w:tc>
      </w:tr>
      <w:tr w:rsidR="00031E1D" w:rsidRPr="00BB7730" w14:paraId="27C0D080" w14:textId="77777777" w:rsidTr="00A42507">
        <w:trPr>
          <w:trHeight w:val="397"/>
          <w:jc w:val="center"/>
          <w:ins w:id="4387" w:author="Xuning Wei12232" w:date="2026-07-27T12:47:00Z"/>
        </w:trPr>
        <w:tc>
          <w:tcPr>
            <w:tcW w:w="186" w:type="pct"/>
            <w:vMerge/>
            <w:vAlign w:val="center"/>
          </w:tcPr>
          <w:p w14:paraId="69858818" w14:textId="77777777" w:rsidR="00031E1D" w:rsidRPr="00BB7730" w:rsidRDefault="00031E1D" w:rsidP="00031E1D">
            <w:pPr>
              <w:spacing w:line="240" w:lineRule="exact"/>
              <w:contextualSpacing/>
              <w:jc w:val="center"/>
              <w:rPr>
                <w:ins w:id="4388" w:author="Xuning Wei12232" w:date="2026-07-27T12:47:00Z"/>
                <w:rFonts w:ascii="Times New Roman" w:eastAsia="仿宋_GB2312" w:hAnsi="Times New Roman" w:cs="Times New Roman"/>
                <w:color w:val="auto"/>
                <w:kern w:val="0"/>
                <w:sz w:val="18"/>
                <w:szCs w:val="18"/>
                <w:lang w:eastAsia="zh-CN"/>
              </w:rPr>
            </w:pPr>
          </w:p>
        </w:tc>
        <w:tc>
          <w:tcPr>
            <w:tcW w:w="423" w:type="pct"/>
            <w:vMerge/>
            <w:vAlign w:val="center"/>
          </w:tcPr>
          <w:p w14:paraId="42C2E56C" w14:textId="77777777" w:rsidR="00031E1D" w:rsidRPr="00BB7730" w:rsidRDefault="00031E1D" w:rsidP="00031E1D">
            <w:pPr>
              <w:spacing w:line="240" w:lineRule="exact"/>
              <w:contextualSpacing/>
              <w:jc w:val="center"/>
              <w:rPr>
                <w:ins w:id="4389" w:author="Xuning Wei12232" w:date="2026-07-27T12:47:00Z"/>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49E83EDE" w14:textId="728E6990" w:rsidR="00031E1D" w:rsidRPr="00BB7730" w:rsidRDefault="00031E1D" w:rsidP="00031E1D">
            <w:pPr>
              <w:spacing w:line="240" w:lineRule="exact"/>
              <w:contextualSpacing/>
              <w:jc w:val="both"/>
              <w:rPr>
                <w:ins w:id="4390" w:author="Xuning Wei12232" w:date="2026-07-27T12:47:00Z"/>
                <w:rFonts w:ascii="Times New Roman" w:eastAsia="仿宋_GB2312" w:hAnsi="Times New Roman" w:cs="Times New Roman"/>
                <w:color w:val="000000" w:themeColor="text1"/>
                <w:sz w:val="18"/>
                <w:szCs w:val="18"/>
                <w:lang w:eastAsia="zh-CN"/>
              </w:rPr>
            </w:pPr>
            <w:ins w:id="4391" w:author="Xuning Wei12232" w:date="2026-07-27T12:56:00Z">
              <w:r w:rsidRPr="00BB7730">
                <w:rPr>
                  <w:rFonts w:ascii="Times New Roman" w:eastAsia="仿宋_GB2312" w:hAnsi="Times New Roman" w:cs="Times New Roman"/>
                  <w:color w:val="0000FF"/>
                  <w:sz w:val="18"/>
                  <w:szCs w:val="18"/>
                </w:rPr>
                <w:t>Bubble with nitrogen flow requirement: 5 m</w:t>
              </w:r>
              <w:r w:rsidRPr="00BB7730">
                <w:rPr>
                  <w:rFonts w:ascii="Times New Roman" w:eastAsia="仿宋_GB2312" w:hAnsi="Times New Roman" w:cs="Times New Roman"/>
                  <w:color w:val="0000FF"/>
                  <w:sz w:val="18"/>
                  <w:szCs w:val="18"/>
                  <w:vertAlign w:val="superscript"/>
                </w:rPr>
                <w:t>3</w:t>
              </w:r>
              <w:r w:rsidRPr="00BB7730">
                <w:rPr>
                  <w:rFonts w:ascii="Times New Roman" w:eastAsia="仿宋_GB2312" w:hAnsi="Times New Roman" w:cs="Times New Roman"/>
                  <w:color w:val="0000FF"/>
                  <w:sz w:val="18"/>
                  <w:szCs w:val="18"/>
                </w:rPr>
                <w:t>/h±2 m</w:t>
              </w:r>
              <w:r w:rsidRPr="00BB7730">
                <w:rPr>
                  <w:rFonts w:ascii="Times New Roman" w:eastAsia="仿宋_GB2312" w:hAnsi="Times New Roman" w:cs="Times New Roman"/>
                  <w:color w:val="0000FF"/>
                  <w:sz w:val="18"/>
                  <w:szCs w:val="18"/>
                  <w:vertAlign w:val="superscript"/>
                </w:rPr>
                <w:t>3</w:t>
              </w:r>
              <w:r w:rsidRPr="00BB7730">
                <w:rPr>
                  <w:rFonts w:ascii="Times New Roman" w:eastAsia="仿宋_GB2312" w:hAnsi="Times New Roman" w:cs="Times New Roman"/>
                  <w:color w:val="0000FF"/>
                  <w:sz w:val="18"/>
                  <w:szCs w:val="18"/>
                </w:rPr>
                <w:t>/h</w:t>
              </w:r>
              <w:r w:rsidRPr="00BB7730">
                <w:rPr>
                  <w:rFonts w:ascii="Times New Roman" w:eastAsia="仿宋_GB2312" w:hAnsi="Times New Roman" w:cs="Times New Roman"/>
                  <w:color w:val="0000FF"/>
                  <w:sz w:val="18"/>
                  <w:szCs w:val="18"/>
                  <w:lang w:eastAsia="zh-CN"/>
                </w:rPr>
                <w:t xml:space="preserve"> (</w:t>
              </w:r>
              <w:r w:rsidRPr="00BB7730">
                <w:rPr>
                  <w:rFonts w:ascii="Times New Roman" w:eastAsia="仿宋_GB2312" w:hAnsi="Times New Roman" w:cs="Times New Roman"/>
                  <w:color w:val="0000FF"/>
                  <w:sz w:val="18"/>
                  <w:szCs w:val="18"/>
                </w:rPr>
                <w:t>target: 5 m</w:t>
              </w:r>
              <w:r w:rsidRPr="00BB7730">
                <w:rPr>
                  <w:rFonts w:ascii="Times New Roman" w:eastAsia="仿宋_GB2312" w:hAnsi="Times New Roman" w:cs="Times New Roman"/>
                  <w:color w:val="0000FF"/>
                  <w:sz w:val="18"/>
                  <w:szCs w:val="18"/>
                  <w:vertAlign w:val="superscript"/>
                </w:rPr>
                <w:t>3</w:t>
              </w:r>
              <w:r w:rsidRPr="00BB7730">
                <w:rPr>
                  <w:rFonts w:ascii="Times New Roman" w:eastAsia="仿宋_GB2312" w:hAnsi="Times New Roman" w:cs="Times New Roman"/>
                  <w:color w:val="0000FF"/>
                  <w:sz w:val="18"/>
                  <w:szCs w:val="18"/>
                </w:rPr>
                <w:t>/h</w:t>
              </w:r>
              <w:r w:rsidRPr="00BB7730">
                <w:rPr>
                  <w:rFonts w:ascii="Times New Roman" w:eastAsia="仿宋_GB2312" w:hAnsi="Times New Roman" w:cs="Times New Roman"/>
                  <w:color w:val="0000FF"/>
                  <w:sz w:val="18"/>
                  <w:szCs w:val="18"/>
                  <w:lang w:eastAsia="zh-CN"/>
                </w:rPr>
                <w:t>)</w:t>
              </w:r>
            </w:ins>
          </w:p>
        </w:tc>
        <w:tc>
          <w:tcPr>
            <w:tcW w:w="1400" w:type="pct"/>
            <w:shd w:val="clear" w:color="auto" w:fill="FFFFFF" w:themeFill="background1"/>
            <w:vAlign w:val="center"/>
          </w:tcPr>
          <w:p w14:paraId="4CA6EEDC" w14:textId="77777777" w:rsidR="00031E1D" w:rsidRPr="00BB7730" w:rsidRDefault="00031E1D" w:rsidP="00031E1D">
            <w:pPr>
              <w:spacing w:line="240" w:lineRule="exact"/>
              <w:contextualSpacing/>
              <w:jc w:val="both"/>
              <w:rPr>
                <w:ins w:id="4392" w:author="Xuning Wei12232" w:date="2026-07-27T12:56:00Z"/>
                <w:rFonts w:ascii="Times New Roman" w:eastAsia="仿宋_GB2312" w:hAnsi="Times New Roman" w:cs="Times New Roman"/>
                <w:color w:val="0000FF"/>
                <w:sz w:val="18"/>
                <w:szCs w:val="18"/>
              </w:rPr>
            </w:pPr>
            <w:ins w:id="4393" w:author="Xuning Wei12232" w:date="2026-07-27T12:56:00Z">
              <w:r w:rsidRPr="00BB7730">
                <w:rPr>
                  <w:rFonts w:ascii="Times New Roman" w:eastAsia="仿宋_GB2312" w:hAnsi="Times New Roman" w:cs="Times New Roman"/>
                  <w:color w:val="0000FF"/>
                  <w:sz w:val="18"/>
                  <w:szCs w:val="18"/>
                </w:rPr>
                <w:t>Control range of nitrogen flow of the equipment capabilit</w:t>
              </w:r>
              <w:r w:rsidRPr="00BB7730">
                <w:rPr>
                  <w:rFonts w:ascii="Times New Roman" w:eastAsia="仿宋_GB2312" w:hAnsi="Times New Roman" w:cs="Times New Roman"/>
                  <w:color w:val="0000FF"/>
                  <w:sz w:val="18"/>
                  <w:szCs w:val="18"/>
                  <w:rPrChange w:id="4394" w:author="He Han" w:date="2026-10-22T10:18:00Z">
                    <w:rPr>
                      <w:rFonts w:ascii="Times New Roman" w:eastAsia="仿宋_GB2312" w:hAnsi="Times New Roman" w:cs="Times New Roman"/>
                      <w:color w:val="FF0000"/>
                      <w:sz w:val="18"/>
                      <w:szCs w:val="18"/>
                    </w:rPr>
                  </w:rPrChange>
                </w:rPr>
                <w:t>y:</w:t>
              </w:r>
              <w:r w:rsidRPr="00BB7730">
                <w:rPr>
                  <w:rFonts w:ascii="Times New Roman" w:hAnsi="Times New Roman" w:cs="Times New Roman"/>
                  <w:color w:val="0000FF"/>
                  <w:rPrChange w:id="4395" w:author="He Han" w:date="2026-10-22T10:18:00Z">
                    <w:rPr>
                      <w:rFonts w:ascii="Times New Roman" w:hAnsi="Times New Roman" w:cs="Times New Roman"/>
                      <w:color w:val="FF0000"/>
                    </w:rPr>
                  </w:rPrChange>
                </w:rPr>
                <w:t xml:space="preserve"> </w:t>
              </w:r>
              <w:r w:rsidRPr="00BB7730">
                <w:rPr>
                  <w:rFonts w:ascii="Times New Roman" w:eastAsia="仿宋_GB2312" w:hAnsi="Times New Roman" w:cs="Times New Roman"/>
                  <w:color w:val="0000FF"/>
                  <w:sz w:val="18"/>
                  <w:szCs w:val="18"/>
                  <w:rPrChange w:id="4396" w:author="He Han" w:date="2026-10-22T10:18:00Z">
                    <w:rPr>
                      <w:rFonts w:ascii="Times New Roman" w:eastAsia="仿宋_GB2312" w:hAnsi="Times New Roman" w:cs="Times New Roman"/>
                      <w:color w:val="FF0000"/>
                      <w:sz w:val="18"/>
                      <w:szCs w:val="18"/>
                    </w:rPr>
                  </w:rPrChange>
                </w:rPr>
                <w:t>1.5~15 m</w:t>
              </w:r>
              <w:r w:rsidRPr="00BB7730">
                <w:rPr>
                  <w:rFonts w:ascii="Times New Roman" w:eastAsia="仿宋_GB2312" w:hAnsi="Times New Roman" w:cs="Times New Roman"/>
                  <w:color w:val="0000FF"/>
                  <w:sz w:val="18"/>
                  <w:szCs w:val="18"/>
                  <w:vertAlign w:val="superscript"/>
                  <w:rPrChange w:id="4397" w:author="He Han" w:date="2026-10-22T10:18:00Z">
                    <w:rPr>
                      <w:rFonts w:ascii="Times New Roman" w:eastAsia="仿宋_GB2312" w:hAnsi="Times New Roman" w:cs="Times New Roman"/>
                      <w:color w:val="FF0000"/>
                      <w:sz w:val="18"/>
                      <w:szCs w:val="18"/>
                      <w:vertAlign w:val="superscript"/>
                    </w:rPr>
                  </w:rPrChange>
                </w:rPr>
                <w:t>3</w:t>
              </w:r>
              <w:r w:rsidRPr="00BB7730">
                <w:rPr>
                  <w:rFonts w:ascii="Times New Roman" w:eastAsia="仿宋_GB2312" w:hAnsi="Times New Roman" w:cs="Times New Roman"/>
                  <w:color w:val="0000FF"/>
                  <w:sz w:val="18"/>
                  <w:szCs w:val="18"/>
                  <w:rPrChange w:id="4398" w:author="He Han" w:date="2026-10-22T10:18:00Z">
                    <w:rPr>
                      <w:rFonts w:ascii="Times New Roman" w:eastAsia="仿宋_GB2312" w:hAnsi="Times New Roman" w:cs="Times New Roman"/>
                      <w:color w:val="FF0000"/>
                      <w:sz w:val="18"/>
                      <w:szCs w:val="18"/>
                    </w:rPr>
                  </w:rPrChange>
                </w:rPr>
                <w:t>/h</w:t>
              </w:r>
            </w:ins>
          </w:p>
          <w:p w14:paraId="6DC0B44B" w14:textId="3B2654B9" w:rsidR="00031E1D" w:rsidRPr="00BB7730" w:rsidRDefault="00031E1D" w:rsidP="00031E1D">
            <w:pPr>
              <w:spacing w:line="240" w:lineRule="exact"/>
              <w:contextualSpacing/>
              <w:jc w:val="both"/>
              <w:rPr>
                <w:ins w:id="4399" w:author="Xuning Wei12232" w:date="2026-07-27T12:47:00Z"/>
                <w:rFonts w:ascii="Times New Roman" w:eastAsia="仿宋_GB2312" w:hAnsi="Times New Roman" w:cs="Times New Roman"/>
                <w:color w:val="000000" w:themeColor="text1"/>
                <w:sz w:val="18"/>
                <w:szCs w:val="18"/>
                <w:lang w:eastAsia="zh-CN"/>
              </w:rPr>
            </w:pPr>
            <w:ins w:id="4400" w:author="Xuning Wei12232" w:date="2026-07-27T12:56:00Z">
              <w:r w:rsidRPr="00BB7730">
                <w:rPr>
                  <w:rFonts w:ascii="Times New Roman" w:eastAsia="仿宋_GB2312" w:hAnsi="Times New Roman" w:cs="Times New Roman"/>
                  <w:color w:val="0000FF"/>
                  <w:sz w:val="18"/>
                  <w:szCs w:val="18"/>
                </w:rPr>
                <w:t>Control nitrogen flow rate via linkage of flow meter and regulating valve.</w:t>
              </w:r>
            </w:ins>
          </w:p>
        </w:tc>
        <w:tc>
          <w:tcPr>
            <w:tcW w:w="305" w:type="pct"/>
            <w:shd w:val="clear" w:color="auto" w:fill="FFFFFF" w:themeFill="background1"/>
            <w:vAlign w:val="center"/>
          </w:tcPr>
          <w:p w14:paraId="14D1A5CC" w14:textId="0A13741B" w:rsidR="00031E1D" w:rsidRPr="00BB7730" w:rsidRDefault="003E162E" w:rsidP="00031E1D">
            <w:pPr>
              <w:spacing w:line="240" w:lineRule="exact"/>
              <w:contextualSpacing/>
              <w:jc w:val="both"/>
              <w:rPr>
                <w:ins w:id="4401" w:author="Xuning Wei12232" w:date="2026-07-27T12:47:00Z"/>
                <w:rFonts w:ascii="Times New Roman" w:eastAsia="仿宋_GB2312" w:hAnsi="Times New Roman" w:cs="Times New Roman"/>
                <w:color w:val="00B0F0"/>
                <w:sz w:val="18"/>
                <w:szCs w:val="18"/>
                <w:rPrChange w:id="4402" w:author="He Han" w:date="2026-10-22T10:18:00Z">
                  <w:rPr>
                    <w:ins w:id="4403" w:author="Xuning Wei12232" w:date="2026-07-27T12:47:00Z"/>
                    <w:rFonts w:ascii="Times New Roman" w:eastAsia="仿宋_GB2312" w:hAnsi="Times New Roman" w:cs="Times New Roman"/>
                    <w:color w:val="auto"/>
                    <w:sz w:val="18"/>
                    <w:szCs w:val="18"/>
                  </w:rPr>
                </w:rPrChange>
              </w:rPr>
            </w:pPr>
            <w:customXmlInsRangeStart w:id="4404" w:author="He Han" w:date="2026-10-13T13:40:00Z"/>
            <w:sdt>
              <w:sdtPr>
                <w:rPr>
                  <w:rFonts w:ascii="Times New Roman" w:eastAsia="仿宋_GB2312" w:hAnsi="Times New Roman" w:cs="Times New Roman"/>
                  <w:color w:val="00B0F0"/>
                  <w:sz w:val="18"/>
                  <w:szCs w:val="18"/>
                </w:rPr>
                <w:id w:val="1018275281"/>
                <w14:checkbox>
                  <w14:checked w14:val="1"/>
                  <w14:checkedState w14:val="2612" w14:font="MS Gothic"/>
                  <w14:uncheckedState w14:val="2610" w14:font="MS Gothic"/>
                </w14:checkbox>
              </w:sdtPr>
              <w:sdtEndPr/>
              <w:sdtContent>
                <w:customXmlInsRangeEnd w:id="4404"/>
                <w:ins w:id="4405" w:author="He Han" w:date="2026-10-13T13:40:00Z">
                  <w:r w:rsidR="00031E1D" w:rsidRPr="00BB7730">
                    <w:rPr>
                      <w:rFonts w:ascii="Segoe UI Symbol" w:eastAsia="MS Gothic" w:hAnsi="Segoe UI Symbol" w:cs="Segoe UI Symbol"/>
                      <w:color w:val="00B0F0"/>
                      <w:sz w:val="18"/>
                      <w:szCs w:val="18"/>
                    </w:rPr>
                    <w:t>☒</w:t>
                  </w:r>
                </w:ins>
                <w:customXmlInsRangeStart w:id="4406" w:author="He Han" w:date="2026-10-13T13:40:00Z"/>
              </w:sdtContent>
            </w:sdt>
            <w:customXmlInsRangeEnd w:id="4406"/>
            <w:ins w:id="4407" w:author="He Han" w:date="2026-10-13T13:40:00Z">
              <w:r w:rsidR="00031E1D" w:rsidRPr="00BB7730">
                <w:rPr>
                  <w:rFonts w:ascii="Times New Roman" w:eastAsia="仿宋_GB2312" w:hAnsi="Times New Roman" w:cs="Times New Roman"/>
                  <w:color w:val="00B0F0"/>
                  <w:sz w:val="18"/>
                  <w:szCs w:val="18"/>
                  <w:rPrChange w:id="4408" w:author="He Han" w:date="2026-10-22T10:18:00Z">
                    <w:rPr>
                      <w:rFonts w:ascii="Times New Roman" w:eastAsia="仿宋_GB2312" w:hAnsi="Times New Roman" w:cs="Times New Roman"/>
                      <w:color w:val="auto"/>
                      <w:sz w:val="18"/>
                      <w:szCs w:val="18"/>
                    </w:rPr>
                  </w:rPrChange>
                </w:rPr>
                <w:t>Yes</w:t>
              </w:r>
            </w:ins>
          </w:p>
        </w:tc>
        <w:tc>
          <w:tcPr>
            <w:tcW w:w="305" w:type="pct"/>
            <w:shd w:val="clear" w:color="auto" w:fill="FFFFFF" w:themeFill="background1"/>
            <w:vAlign w:val="center"/>
          </w:tcPr>
          <w:p w14:paraId="49D24306" w14:textId="2759E8FA" w:rsidR="00031E1D" w:rsidRPr="00BB7730" w:rsidRDefault="003E162E" w:rsidP="00031E1D">
            <w:pPr>
              <w:spacing w:line="240" w:lineRule="exact"/>
              <w:contextualSpacing/>
              <w:jc w:val="both"/>
              <w:rPr>
                <w:ins w:id="4409" w:author="Xuning Wei12232" w:date="2026-07-27T12:47:00Z"/>
                <w:rFonts w:ascii="Times New Roman" w:eastAsia="仿宋_GB2312" w:hAnsi="Times New Roman" w:cs="Times New Roman"/>
                <w:color w:val="00B0F0"/>
                <w:sz w:val="18"/>
                <w:szCs w:val="18"/>
                <w:rPrChange w:id="4410" w:author="He Han" w:date="2026-10-22T10:18:00Z">
                  <w:rPr>
                    <w:ins w:id="4411" w:author="Xuning Wei12232" w:date="2026-07-27T12:47:00Z"/>
                    <w:rFonts w:ascii="Times New Roman" w:eastAsia="仿宋_GB2312" w:hAnsi="Times New Roman" w:cs="Times New Roman"/>
                    <w:color w:val="auto"/>
                    <w:sz w:val="18"/>
                    <w:szCs w:val="18"/>
                  </w:rPr>
                </w:rPrChange>
              </w:rPr>
            </w:pPr>
            <w:customXmlInsRangeStart w:id="4412" w:author="He Han" w:date="2026-10-13T13:40:00Z"/>
            <w:sdt>
              <w:sdtPr>
                <w:rPr>
                  <w:rFonts w:ascii="Times New Roman" w:eastAsia="仿宋_GB2312" w:hAnsi="Times New Roman" w:cs="Times New Roman"/>
                  <w:color w:val="00B0F0"/>
                  <w:sz w:val="18"/>
                  <w:szCs w:val="18"/>
                </w:rPr>
                <w:id w:val="-1536043269"/>
                <w14:checkbox>
                  <w14:checked w14:val="0"/>
                  <w14:checkedState w14:val="2612" w14:font="MS Gothic"/>
                  <w14:uncheckedState w14:val="2610" w14:font="MS Gothic"/>
                </w14:checkbox>
              </w:sdtPr>
              <w:sdtEndPr/>
              <w:sdtContent>
                <w:customXmlInsRangeEnd w:id="4412"/>
                <w:ins w:id="4413" w:author="He Han" w:date="2026-10-13T13:40:00Z">
                  <w:r w:rsidR="00031E1D" w:rsidRPr="00BB7730">
                    <w:rPr>
                      <w:rFonts w:ascii="Segoe UI Symbol" w:eastAsia="仿宋_GB2312" w:hAnsi="Segoe UI Symbol" w:cs="Segoe UI Symbol"/>
                      <w:color w:val="00B0F0"/>
                      <w:sz w:val="18"/>
                      <w:szCs w:val="18"/>
                    </w:rPr>
                    <w:t>☐</w:t>
                  </w:r>
                </w:ins>
                <w:customXmlInsRangeStart w:id="4414" w:author="He Han" w:date="2026-10-13T13:40:00Z"/>
              </w:sdtContent>
            </w:sdt>
            <w:customXmlInsRangeEnd w:id="4414"/>
            <w:ins w:id="4415" w:author="He Han" w:date="2026-10-13T13:40:00Z">
              <w:r w:rsidR="00031E1D" w:rsidRPr="00BB7730">
                <w:rPr>
                  <w:rFonts w:ascii="Times New Roman" w:eastAsia="仿宋_GB2312" w:hAnsi="Times New Roman" w:cs="Times New Roman"/>
                  <w:color w:val="00B0F0"/>
                  <w:sz w:val="18"/>
                  <w:szCs w:val="18"/>
                  <w:rPrChange w:id="4416" w:author="He Han" w:date="2026-10-22T10:18:00Z">
                    <w:rPr>
                      <w:rFonts w:ascii="Times New Roman" w:eastAsia="仿宋_GB2312" w:hAnsi="Times New Roman" w:cs="Times New Roman"/>
                      <w:color w:val="auto"/>
                      <w:sz w:val="18"/>
                      <w:szCs w:val="18"/>
                    </w:rPr>
                  </w:rPrChange>
                </w:rPr>
                <w:t xml:space="preserve"> No</w:t>
              </w:r>
            </w:ins>
          </w:p>
        </w:tc>
        <w:tc>
          <w:tcPr>
            <w:tcW w:w="1190" w:type="pct"/>
            <w:vMerge w:val="restart"/>
            <w:shd w:val="clear" w:color="auto" w:fill="FFFFFF" w:themeFill="background1"/>
            <w:vAlign w:val="center"/>
          </w:tcPr>
          <w:p w14:paraId="226214B3" w14:textId="39A05F19" w:rsidR="00031E1D" w:rsidRPr="00BB7730" w:rsidRDefault="00031E1D" w:rsidP="00031E1D">
            <w:pPr>
              <w:spacing w:line="240" w:lineRule="exact"/>
              <w:contextualSpacing/>
              <w:rPr>
                <w:ins w:id="4417" w:author="Xuning Wei12232" w:date="2026-07-27T12:47:00Z"/>
                <w:rFonts w:ascii="Times New Roman" w:eastAsia="仿宋_GB2312" w:hAnsi="Times New Roman" w:cs="Times New Roman"/>
                <w:color w:val="auto"/>
                <w:sz w:val="18"/>
                <w:szCs w:val="18"/>
              </w:rPr>
            </w:pPr>
            <w:ins w:id="4418" w:author="Xuning Wei12232" w:date="2026-07-27T12:56:00Z">
              <w:r w:rsidRPr="00BB7730">
                <w:rPr>
                  <w:rFonts w:ascii="Times New Roman" w:eastAsia="仿宋_GB2312" w:hAnsi="Times New Roman" w:cs="Times New Roman"/>
                  <w:color w:val="auto"/>
                  <w:sz w:val="18"/>
                  <w:szCs w:val="18"/>
                </w:rPr>
                <w:t>The control range of batch temperature from process requirement is within the control range of equipment capability</w:t>
              </w:r>
            </w:ins>
            <w:del w:id="4419" w:author="Xuning Wei12232" w:date="2026-07-27T12:56:00Z">
              <w:r w:rsidRPr="00BB7730" w:rsidDel="000606B0">
                <w:rPr>
                  <w:rFonts w:ascii="Times New Roman" w:eastAsia="仿宋_GB2312" w:hAnsi="Times New Roman" w:cs="Times New Roman"/>
                  <w:color w:val="auto"/>
                  <w:sz w:val="18"/>
                  <w:szCs w:val="18"/>
                </w:rPr>
                <w:delText>The nitrogen sparging flow rate required by the process is within the flow rate range of the equipment</w:delText>
              </w:r>
            </w:del>
          </w:p>
        </w:tc>
      </w:tr>
      <w:tr w:rsidR="00031E1D" w:rsidRPr="00BB7730" w14:paraId="32FEE185" w14:textId="77777777" w:rsidTr="00A42507">
        <w:trPr>
          <w:trHeight w:val="397"/>
          <w:jc w:val="center"/>
        </w:trPr>
        <w:tc>
          <w:tcPr>
            <w:tcW w:w="186" w:type="pct"/>
            <w:vMerge/>
            <w:vAlign w:val="center"/>
          </w:tcPr>
          <w:p w14:paraId="5DCA8929" w14:textId="77777777" w:rsidR="00031E1D" w:rsidRPr="00BB7730" w:rsidRDefault="00031E1D" w:rsidP="00031E1D">
            <w:pPr>
              <w:spacing w:line="240" w:lineRule="exact"/>
              <w:contextualSpacing/>
              <w:jc w:val="center"/>
              <w:rPr>
                <w:rFonts w:ascii="Times New Roman" w:eastAsia="仿宋_GB2312" w:hAnsi="Times New Roman" w:cs="Times New Roman"/>
                <w:color w:val="auto"/>
                <w:kern w:val="0"/>
                <w:sz w:val="18"/>
                <w:szCs w:val="18"/>
                <w:lang w:eastAsia="zh-CN"/>
              </w:rPr>
            </w:pPr>
          </w:p>
        </w:tc>
        <w:tc>
          <w:tcPr>
            <w:tcW w:w="423" w:type="pct"/>
            <w:vMerge/>
            <w:vAlign w:val="center"/>
          </w:tcPr>
          <w:p w14:paraId="3DFCE4B4" w14:textId="77777777" w:rsidR="00031E1D" w:rsidRPr="00BB7730" w:rsidRDefault="00031E1D" w:rsidP="00031E1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29DE9C11" w14:textId="5BF7C141"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lang w:eastAsia="zh-CN"/>
              </w:rPr>
            </w:pPr>
            <w:r w:rsidRPr="00BB7730">
              <w:rPr>
                <w:rFonts w:ascii="Times New Roman" w:eastAsia="仿宋_GB2312" w:hAnsi="Times New Roman" w:cs="Times New Roman"/>
                <w:color w:val="000000" w:themeColor="text1"/>
                <w:sz w:val="18"/>
                <w:szCs w:val="18"/>
                <w:lang w:eastAsia="zh-CN"/>
              </w:rPr>
              <w:t>Nitrogen protection / inertization / nitrogen sparging flow rate: 3~15 m³/h</w:t>
            </w:r>
          </w:p>
        </w:tc>
        <w:tc>
          <w:tcPr>
            <w:tcW w:w="1400" w:type="pct"/>
            <w:shd w:val="clear" w:color="auto" w:fill="FFFFFF" w:themeFill="background1"/>
            <w:vAlign w:val="center"/>
          </w:tcPr>
          <w:p w14:paraId="4862E98A" w14:textId="6C83E382"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lang w:eastAsia="zh-CN"/>
              </w:rPr>
            </w:pPr>
            <w:r w:rsidRPr="00BB7730">
              <w:rPr>
                <w:rFonts w:ascii="Times New Roman" w:eastAsia="仿宋_GB2312" w:hAnsi="Times New Roman" w:cs="Times New Roman"/>
                <w:color w:val="000000" w:themeColor="text1"/>
                <w:sz w:val="18"/>
                <w:szCs w:val="18"/>
                <w:lang w:eastAsia="zh-CN"/>
              </w:rPr>
              <w:t>The equipment is equipped with nitrogen blanketing/inertization and nitrogen sparging functions. The range of nitrogen flow rate in the workshop is 1.5-15 m³/h</w:t>
            </w:r>
          </w:p>
        </w:tc>
        <w:tc>
          <w:tcPr>
            <w:tcW w:w="305" w:type="pct"/>
            <w:shd w:val="clear" w:color="auto" w:fill="FFFFFF" w:themeFill="background1"/>
            <w:vAlign w:val="center"/>
          </w:tcPr>
          <w:p w14:paraId="15A638E3" w14:textId="77777777" w:rsidR="00031E1D" w:rsidRPr="00BB7730" w:rsidRDefault="003E162E" w:rsidP="00031E1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37506568"/>
                <w14:checkbox>
                  <w14:checked w14:val="1"/>
                  <w14:checkedState w14:val="2612" w14:font="MS Gothic"/>
                  <w14:uncheckedState w14:val="2610" w14:font="MS Gothic"/>
                </w14:checkbox>
              </w:sdtPr>
              <w:sdtEndPr/>
              <w:sdtContent>
                <w:r w:rsidR="00031E1D" w:rsidRPr="00BB7730">
                  <w:rPr>
                    <w:rFonts w:ascii="Segoe UI Symbol" w:eastAsia="MS Gothic" w:hAnsi="Segoe UI Symbol" w:cs="Segoe UI Symbol"/>
                    <w:color w:val="auto"/>
                    <w:sz w:val="18"/>
                    <w:szCs w:val="18"/>
                  </w:rPr>
                  <w:t>☒</w:t>
                </w:r>
              </w:sdtContent>
            </w:sdt>
            <w:r w:rsidR="00031E1D"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5F2F74B4" w14:textId="77777777" w:rsidR="00031E1D" w:rsidRPr="00BB7730" w:rsidRDefault="003E162E" w:rsidP="00031E1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06547706"/>
                <w14:checkbox>
                  <w14:checked w14:val="0"/>
                  <w14:checkedState w14:val="2612" w14:font="MS Gothic"/>
                  <w14:uncheckedState w14:val="2610" w14:font="MS Gothic"/>
                </w14:checkbox>
              </w:sdtPr>
              <w:sdtEndPr/>
              <w:sdtContent>
                <w:r w:rsidR="00031E1D" w:rsidRPr="00BB7730">
                  <w:rPr>
                    <w:rFonts w:ascii="Segoe UI Symbol" w:eastAsia="仿宋_GB2312" w:hAnsi="Segoe UI Symbol" w:cs="Segoe UI Symbol"/>
                    <w:color w:val="auto"/>
                    <w:sz w:val="18"/>
                    <w:szCs w:val="18"/>
                  </w:rPr>
                  <w:t>☐</w:t>
                </w:r>
              </w:sdtContent>
            </w:sdt>
            <w:r w:rsidR="00031E1D" w:rsidRPr="00BB7730">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3A9CF8BB" w14:textId="54760E34" w:rsidR="00031E1D" w:rsidRPr="00BB7730" w:rsidRDefault="00031E1D" w:rsidP="00031E1D">
            <w:pPr>
              <w:spacing w:line="240" w:lineRule="exact"/>
              <w:contextualSpacing/>
              <w:rPr>
                <w:rFonts w:ascii="Times New Roman" w:eastAsia="仿宋_GB2312" w:hAnsi="Times New Roman" w:cs="Times New Roman"/>
                <w:color w:val="auto"/>
                <w:sz w:val="18"/>
                <w:szCs w:val="18"/>
              </w:rPr>
            </w:pPr>
          </w:p>
        </w:tc>
      </w:tr>
      <w:tr w:rsidR="00031E1D" w:rsidRPr="00BB7730" w14:paraId="5DDFC766" w14:textId="77777777" w:rsidTr="00A42507">
        <w:trPr>
          <w:trHeight w:val="397"/>
          <w:jc w:val="center"/>
          <w:ins w:id="4420" w:author="Xuning Wei12232" w:date="2026-07-27T12:56:00Z"/>
        </w:trPr>
        <w:tc>
          <w:tcPr>
            <w:tcW w:w="186" w:type="pct"/>
            <w:vMerge/>
            <w:vAlign w:val="center"/>
          </w:tcPr>
          <w:p w14:paraId="7BDF93C9" w14:textId="77777777" w:rsidR="00031E1D" w:rsidRPr="00BB7730" w:rsidRDefault="00031E1D" w:rsidP="00031E1D">
            <w:pPr>
              <w:spacing w:line="240" w:lineRule="exact"/>
              <w:contextualSpacing/>
              <w:jc w:val="center"/>
              <w:rPr>
                <w:ins w:id="4421" w:author="Xuning Wei12232" w:date="2026-07-27T12:56:00Z"/>
                <w:rFonts w:ascii="Times New Roman" w:eastAsia="仿宋_GB2312" w:hAnsi="Times New Roman" w:cs="Times New Roman"/>
                <w:color w:val="auto"/>
                <w:kern w:val="0"/>
                <w:sz w:val="18"/>
                <w:szCs w:val="18"/>
                <w:lang w:eastAsia="zh-CN"/>
              </w:rPr>
            </w:pPr>
          </w:p>
        </w:tc>
        <w:tc>
          <w:tcPr>
            <w:tcW w:w="423" w:type="pct"/>
            <w:vMerge/>
            <w:vAlign w:val="center"/>
          </w:tcPr>
          <w:p w14:paraId="4B358E50" w14:textId="77777777" w:rsidR="00031E1D" w:rsidRPr="00BB7730" w:rsidRDefault="00031E1D" w:rsidP="00031E1D">
            <w:pPr>
              <w:spacing w:line="240" w:lineRule="exact"/>
              <w:contextualSpacing/>
              <w:jc w:val="center"/>
              <w:rPr>
                <w:ins w:id="4422" w:author="Xuning Wei12232" w:date="2026-07-27T12:56:00Z"/>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60A17C7C" w14:textId="666E0BFB" w:rsidR="00031E1D" w:rsidRPr="00BB7730" w:rsidRDefault="00031E1D" w:rsidP="00031E1D">
            <w:pPr>
              <w:spacing w:line="240" w:lineRule="exact"/>
              <w:contextualSpacing/>
              <w:jc w:val="both"/>
              <w:rPr>
                <w:ins w:id="4423" w:author="Xuning Wei12232" w:date="2026-07-27T12:56:00Z"/>
                <w:rFonts w:ascii="Times New Roman" w:eastAsia="仿宋_GB2312" w:hAnsi="Times New Roman" w:cs="Times New Roman"/>
                <w:color w:val="auto"/>
                <w:sz w:val="18"/>
                <w:szCs w:val="18"/>
                <w:lang w:eastAsia="zh-CN"/>
              </w:rPr>
            </w:pPr>
            <w:ins w:id="4424" w:author="Xuning Wei12232" w:date="2026-07-27T12:57:00Z">
              <w:r w:rsidRPr="00BB7730">
                <w:rPr>
                  <w:rFonts w:ascii="Times New Roman" w:eastAsia="仿宋_GB2312" w:hAnsi="Times New Roman" w:cs="Times New Roman"/>
                  <w:color w:val="auto"/>
                  <w:sz w:val="18"/>
                  <w:szCs w:val="18"/>
                  <w:lang w:eastAsia="zh-CN"/>
                </w:rPr>
                <w:t>No requirements</w:t>
              </w:r>
              <w:r w:rsidRPr="00BB7730">
                <w:rPr>
                  <w:rFonts w:ascii="Times New Roman" w:eastAsia="仿宋_GB2312" w:hAnsi="Times New Roman" w:cs="Times New Roman"/>
                  <w:color w:val="auto"/>
                  <w:sz w:val="18"/>
                  <w:szCs w:val="18"/>
                </w:rPr>
                <w:t xml:space="preserve"> of pressure from process.</w:t>
              </w:r>
            </w:ins>
          </w:p>
        </w:tc>
        <w:tc>
          <w:tcPr>
            <w:tcW w:w="1400" w:type="pct"/>
            <w:shd w:val="clear" w:color="auto" w:fill="FFFFFF" w:themeFill="background1"/>
            <w:vAlign w:val="center"/>
          </w:tcPr>
          <w:p w14:paraId="26CE9798" w14:textId="11FB0499" w:rsidR="00031E1D" w:rsidRPr="00BB7730" w:rsidRDefault="00031E1D" w:rsidP="00031E1D">
            <w:pPr>
              <w:spacing w:line="240" w:lineRule="exact"/>
              <w:contextualSpacing/>
              <w:jc w:val="both"/>
              <w:rPr>
                <w:ins w:id="4425" w:author="Xuning Wei12232" w:date="2026-07-27T12:57:00Z"/>
                <w:rFonts w:ascii="Times New Roman" w:eastAsia="仿宋_GB2312" w:hAnsi="Times New Roman" w:cs="Times New Roman"/>
                <w:color w:val="auto"/>
                <w:sz w:val="18"/>
                <w:szCs w:val="18"/>
              </w:rPr>
            </w:pPr>
            <w:ins w:id="4426" w:author="Xuning Wei12232" w:date="2026-07-27T12:57:00Z">
              <w:r w:rsidRPr="00BB7730">
                <w:rPr>
                  <w:rFonts w:ascii="Times New Roman" w:eastAsia="仿宋_GB2312" w:hAnsi="Times New Roman" w:cs="Times New Roman"/>
                  <w:color w:val="auto"/>
                  <w:sz w:val="18"/>
                  <w:szCs w:val="18"/>
                </w:rPr>
                <w:t>The pressure range of equipment for normal operation:</w:t>
              </w:r>
              <w:r w:rsidRPr="00BB7730">
                <w:rPr>
                  <w:rFonts w:ascii="Times New Roman" w:hAnsi="Times New Roman" w:cs="Times New Roman"/>
                  <w:color w:val="auto"/>
                </w:rPr>
                <w:t xml:space="preserve"> </w:t>
              </w:r>
              <w:r w:rsidRPr="00BB7730">
                <w:rPr>
                  <w:rFonts w:ascii="Times New Roman" w:eastAsia="仿宋_GB2312" w:hAnsi="Times New Roman" w:cs="Times New Roman"/>
                  <w:color w:val="auto"/>
                  <w:sz w:val="18"/>
                  <w:szCs w:val="18"/>
                </w:rPr>
                <w:t>-0.08~0.0807 MPa</w:t>
              </w:r>
            </w:ins>
          </w:p>
          <w:p w14:paraId="2E3190B1" w14:textId="5E9A5BE9" w:rsidR="00031E1D" w:rsidRPr="00BB7730" w:rsidRDefault="00031E1D" w:rsidP="00031E1D">
            <w:pPr>
              <w:spacing w:line="240" w:lineRule="exact"/>
              <w:contextualSpacing/>
              <w:jc w:val="both"/>
              <w:rPr>
                <w:ins w:id="4427" w:author="Xuning Wei12232" w:date="2026-07-27T12:56:00Z"/>
                <w:rFonts w:ascii="Times New Roman" w:eastAsia="仿宋_GB2312" w:hAnsi="Times New Roman" w:cs="Times New Roman"/>
                <w:color w:val="auto"/>
                <w:sz w:val="18"/>
                <w:szCs w:val="18"/>
                <w:lang w:eastAsia="zh-CN"/>
              </w:rPr>
            </w:pPr>
            <w:ins w:id="4428" w:author="Xuning Wei12232" w:date="2026-07-27T12:57:00Z">
              <w:r w:rsidRPr="00BB7730">
                <w:rPr>
                  <w:rFonts w:ascii="Times New Roman" w:eastAsia="仿宋_GB2312" w:hAnsi="Times New Roman" w:cs="Times New Roman"/>
                  <w:color w:val="0000FF"/>
                  <w:sz w:val="18"/>
                  <w:szCs w:val="18"/>
                </w:rPr>
                <w:t>Control nitrogen flow rate via linkage of flow meter and regulating valve.</w:t>
              </w:r>
            </w:ins>
          </w:p>
        </w:tc>
        <w:tc>
          <w:tcPr>
            <w:tcW w:w="305" w:type="pct"/>
            <w:shd w:val="clear" w:color="auto" w:fill="FFFFFF" w:themeFill="background1"/>
            <w:vAlign w:val="center"/>
          </w:tcPr>
          <w:p w14:paraId="3E88A281" w14:textId="04E8827A" w:rsidR="00031E1D" w:rsidRPr="00BB7730" w:rsidRDefault="003E162E" w:rsidP="00031E1D">
            <w:pPr>
              <w:spacing w:line="240" w:lineRule="exact"/>
              <w:contextualSpacing/>
              <w:jc w:val="both"/>
              <w:rPr>
                <w:ins w:id="4429" w:author="Xuning Wei12232" w:date="2026-07-27T12:56:00Z"/>
                <w:rFonts w:ascii="Times New Roman" w:eastAsia="仿宋_GB2312" w:hAnsi="Times New Roman" w:cs="Times New Roman"/>
                <w:color w:val="auto"/>
                <w:sz w:val="18"/>
                <w:szCs w:val="18"/>
              </w:rPr>
            </w:pPr>
            <w:customXmlInsRangeStart w:id="4430" w:author="Xuning Wei12232" w:date="2026-07-27T13:01:00Z"/>
            <w:sdt>
              <w:sdtPr>
                <w:rPr>
                  <w:rFonts w:ascii="Times New Roman" w:eastAsia="仿宋_GB2312" w:hAnsi="Times New Roman" w:cs="Times New Roman"/>
                  <w:color w:val="auto"/>
                  <w:sz w:val="18"/>
                  <w:szCs w:val="18"/>
                </w:rPr>
                <w:id w:val="-1233469811"/>
                <w14:checkbox>
                  <w14:checked w14:val="1"/>
                  <w14:checkedState w14:val="2612" w14:font="MS Gothic"/>
                  <w14:uncheckedState w14:val="2610" w14:font="MS Gothic"/>
                </w14:checkbox>
              </w:sdtPr>
              <w:sdtEndPr/>
              <w:sdtContent>
                <w:customXmlInsRangeEnd w:id="4430"/>
                <w:ins w:id="4431" w:author="Xuning Wei12232" w:date="2026-07-27T13:01:00Z">
                  <w:r w:rsidR="00031E1D" w:rsidRPr="00BB7730">
                    <w:rPr>
                      <w:rFonts w:ascii="Segoe UI Symbol" w:eastAsia="MS Gothic" w:hAnsi="Segoe UI Symbol" w:cs="Segoe UI Symbol"/>
                      <w:color w:val="auto"/>
                      <w:sz w:val="18"/>
                      <w:szCs w:val="18"/>
                    </w:rPr>
                    <w:t>☒</w:t>
                  </w:r>
                </w:ins>
                <w:customXmlInsRangeStart w:id="4432" w:author="Xuning Wei12232" w:date="2026-07-27T13:01:00Z"/>
              </w:sdtContent>
            </w:sdt>
            <w:customXmlInsRangeEnd w:id="4432"/>
            <w:ins w:id="4433" w:author="Xuning Wei12232" w:date="2026-07-27T13:01:00Z">
              <w:r w:rsidR="00031E1D" w:rsidRPr="00BB7730">
                <w:rPr>
                  <w:rFonts w:ascii="Times New Roman" w:eastAsia="仿宋_GB2312" w:hAnsi="Times New Roman" w:cs="Times New Roman"/>
                  <w:color w:val="auto"/>
                  <w:sz w:val="18"/>
                  <w:szCs w:val="18"/>
                </w:rPr>
                <w:t>Yes</w:t>
              </w:r>
            </w:ins>
          </w:p>
        </w:tc>
        <w:tc>
          <w:tcPr>
            <w:tcW w:w="305" w:type="pct"/>
            <w:shd w:val="clear" w:color="auto" w:fill="FFFFFF" w:themeFill="background1"/>
            <w:vAlign w:val="center"/>
          </w:tcPr>
          <w:p w14:paraId="1ACEFE4A" w14:textId="66E244EE" w:rsidR="00031E1D" w:rsidRPr="00BB7730" w:rsidRDefault="003E162E" w:rsidP="00031E1D">
            <w:pPr>
              <w:spacing w:line="240" w:lineRule="exact"/>
              <w:contextualSpacing/>
              <w:jc w:val="both"/>
              <w:rPr>
                <w:ins w:id="4434" w:author="Xuning Wei12232" w:date="2026-07-27T12:56:00Z"/>
                <w:rFonts w:ascii="Times New Roman" w:eastAsia="仿宋_GB2312" w:hAnsi="Times New Roman" w:cs="Times New Roman"/>
                <w:color w:val="auto"/>
                <w:sz w:val="18"/>
                <w:szCs w:val="18"/>
              </w:rPr>
            </w:pPr>
            <w:customXmlInsRangeStart w:id="4435" w:author="Xuning Wei12232" w:date="2026-07-27T13:01:00Z"/>
            <w:sdt>
              <w:sdtPr>
                <w:rPr>
                  <w:rFonts w:ascii="Times New Roman" w:eastAsia="仿宋_GB2312" w:hAnsi="Times New Roman" w:cs="Times New Roman"/>
                  <w:color w:val="auto"/>
                  <w:sz w:val="18"/>
                  <w:szCs w:val="18"/>
                </w:rPr>
                <w:id w:val="-2036347201"/>
                <w14:checkbox>
                  <w14:checked w14:val="0"/>
                  <w14:checkedState w14:val="2612" w14:font="MS Gothic"/>
                  <w14:uncheckedState w14:val="2610" w14:font="MS Gothic"/>
                </w14:checkbox>
              </w:sdtPr>
              <w:sdtEndPr/>
              <w:sdtContent>
                <w:customXmlInsRangeEnd w:id="4435"/>
                <w:ins w:id="4436" w:author="Xuning Wei12232" w:date="2026-07-27T13:01:00Z">
                  <w:r w:rsidR="00031E1D" w:rsidRPr="00BB7730">
                    <w:rPr>
                      <w:rFonts w:ascii="Segoe UI Symbol" w:eastAsia="仿宋_GB2312" w:hAnsi="Segoe UI Symbol" w:cs="Segoe UI Symbol"/>
                      <w:color w:val="auto"/>
                      <w:sz w:val="18"/>
                      <w:szCs w:val="18"/>
                    </w:rPr>
                    <w:t>☐</w:t>
                  </w:r>
                </w:ins>
                <w:customXmlInsRangeStart w:id="4437" w:author="Xuning Wei12232" w:date="2026-07-27T13:01:00Z"/>
              </w:sdtContent>
            </w:sdt>
            <w:customXmlInsRangeEnd w:id="4437"/>
            <w:ins w:id="4438" w:author="Xuning Wei12232" w:date="2026-07-27T13:01:00Z">
              <w:r w:rsidR="00031E1D" w:rsidRPr="00BB7730">
                <w:rPr>
                  <w:rFonts w:ascii="Times New Roman" w:eastAsia="仿宋_GB2312" w:hAnsi="Times New Roman" w:cs="Times New Roman"/>
                  <w:color w:val="auto"/>
                  <w:sz w:val="18"/>
                  <w:szCs w:val="18"/>
                </w:rPr>
                <w:t xml:space="preserve"> No</w:t>
              </w:r>
            </w:ins>
          </w:p>
        </w:tc>
        <w:tc>
          <w:tcPr>
            <w:tcW w:w="1190" w:type="pct"/>
            <w:shd w:val="clear" w:color="auto" w:fill="FFFFFF" w:themeFill="background1"/>
            <w:vAlign w:val="center"/>
          </w:tcPr>
          <w:p w14:paraId="11FE250B" w14:textId="117B4AA9" w:rsidR="00031E1D" w:rsidRPr="00BB7730" w:rsidRDefault="00031E1D" w:rsidP="00031E1D">
            <w:pPr>
              <w:spacing w:line="240" w:lineRule="exact"/>
              <w:contextualSpacing/>
              <w:rPr>
                <w:ins w:id="4439" w:author="Xuning Wei12232" w:date="2026-07-27T12:56:00Z"/>
                <w:rFonts w:ascii="Times New Roman" w:eastAsia="FangSong" w:hAnsi="Times New Roman" w:cs="Times New Roman"/>
                <w:color w:val="auto"/>
                <w:kern w:val="0"/>
                <w:sz w:val="18"/>
                <w:szCs w:val="18"/>
              </w:rPr>
            </w:pPr>
            <w:ins w:id="4440" w:author="Xuning Wei12232" w:date="2026-07-27T13:01:00Z">
              <w:r w:rsidRPr="00BB7730">
                <w:rPr>
                  <w:rFonts w:ascii="Times New Roman" w:eastAsia="FangSong" w:hAnsi="Times New Roman" w:cs="Times New Roman"/>
                  <w:color w:val="auto"/>
                  <w:kern w:val="0"/>
                  <w:sz w:val="18"/>
                  <w:szCs w:val="18"/>
                </w:rPr>
                <w:t>N/A</w:t>
              </w:r>
            </w:ins>
          </w:p>
        </w:tc>
      </w:tr>
      <w:tr w:rsidR="00031E1D" w:rsidRPr="00BB7730" w14:paraId="21239784" w14:textId="77777777" w:rsidTr="00A42507">
        <w:trPr>
          <w:trHeight w:val="397"/>
          <w:jc w:val="center"/>
        </w:trPr>
        <w:tc>
          <w:tcPr>
            <w:tcW w:w="186" w:type="pct"/>
            <w:vMerge/>
            <w:vAlign w:val="center"/>
          </w:tcPr>
          <w:p w14:paraId="6A53267C" w14:textId="77777777" w:rsidR="00031E1D" w:rsidRPr="00BB7730" w:rsidRDefault="00031E1D" w:rsidP="00031E1D">
            <w:pPr>
              <w:spacing w:line="240" w:lineRule="exact"/>
              <w:contextualSpacing/>
              <w:jc w:val="center"/>
              <w:rPr>
                <w:rFonts w:ascii="Times New Roman" w:eastAsia="仿宋_GB2312" w:hAnsi="Times New Roman" w:cs="Times New Roman"/>
                <w:color w:val="auto"/>
                <w:kern w:val="0"/>
                <w:sz w:val="18"/>
                <w:szCs w:val="18"/>
                <w:lang w:eastAsia="zh-CN"/>
              </w:rPr>
            </w:pPr>
          </w:p>
        </w:tc>
        <w:tc>
          <w:tcPr>
            <w:tcW w:w="423" w:type="pct"/>
            <w:vMerge/>
            <w:vAlign w:val="center"/>
          </w:tcPr>
          <w:p w14:paraId="12F852C5" w14:textId="77777777" w:rsidR="00031E1D" w:rsidRPr="00BB7730" w:rsidRDefault="00031E1D" w:rsidP="00031E1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5B8BFC5F" w14:textId="13B5F111" w:rsidR="00031E1D" w:rsidRPr="00BB7730" w:rsidRDefault="00031E1D" w:rsidP="00031E1D">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Add Liquid</w:t>
            </w:r>
          </w:p>
        </w:tc>
        <w:tc>
          <w:tcPr>
            <w:tcW w:w="1400" w:type="pct"/>
            <w:shd w:val="clear" w:color="auto" w:fill="FFFFFF" w:themeFill="background1"/>
            <w:vAlign w:val="center"/>
          </w:tcPr>
          <w:p w14:paraId="245DBA2E" w14:textId="468D702E" w:rsidR="00031E1D" w:rsidRPr="00BB7730" w:rsidRDefault="00031E1D" w:rsidP="00031E1D">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The equipment is equipped with three Dedicated pipeline feedings and two Liquid inlets</w:t>
            </w:r>
          </w:p>
        </w:tc>
        <w:tc>
          <w:tcPr>
            <w:tcW w:w="305" w:type="pct"/>
            <w:shd w:val="clear" w:color="auto" w:fill="FFFFFF" w:themeFill="background1"/>
            <w:vAlign w:val="center"/>
          </w:tcPr>
          <w:p w14:paraId="3ABC3F3E" w14:textId="7D2DBBFC" w:rsidR="00031E1D" w:rsidRPr="00BB7730" w:rsidRDefault="003E162E" w:rsidP="00031E1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3048747"/>
                <w14:checkbox>
                  <w14:checked w14:val="1"/>
                  <w14:checkedState w14:val="2612" w14:font="MS Gothic"/>
                  <w14:uncheckedState w14:val="2610" w14:font="MS Gothic"/>
                </w14:checkbox>
              </w:sdtPr>
              <w:sdtEndPr/>
              <w:sdtContent>
                <w:r w:rsidR="00031E1D" w:rsidRPr="00BB7730">
                  <w:rPr>
                    <w:rFonts w:ascii="Segoe UI Symbol" w:eastAsia="MS Gothic" w:hAnsi="Segoe UI Symbol" w:cs="Segoe UI Symbol"/>
                    <w:color w:val="auto"/>
                    <w:sz w:val="18"/>
                    <w:szCs w:val="18"/>
                  </w:rPr>
                  <w:t>☒</w:t>
                </w:r>
              </w:sdtContent>
            </w:sdt>
            <w:r w:rsidR="00031E1D"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62D300C4" w14:textId="21619078" w:rsidR="00031E1D" w:rsidRPr="00BB7730" w:rsidRDefault="003E162E" w:rsidP="00031E1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21834832"/>
                <w14:checkbox>
                  <w14:checked w14:val="0"/>
                  <w14:checkedState w14:val="2612" w14:font="MS Gothic"/>
                  <w14:uncheckedState w14:val="2610" w14:font="MS Gothic"/>
                </w14:checkbox>
              </w:sdtPr>
              <w:sdtEndPr/>
              <w:sdtContent>
                <w:r w:rsidR="00031E1D" w:rsidRPr="00BB7730">
                  <w:rPr>
                    <w:rFonts w:ascii="Segoe UI Symbol" w:eastAsia="仿宋_GB2312" w:hAnsi="Segoe UI Symbol" w:cs="Segoe UI Symbol"/>
                    <w:color w:val="auto"/>
                    <w:sz w:val="18"/>
                    <w:szCs w:val="18"/>
                  </w:rPr>
                  <w:t>☐</w:t>
                </w:r>
              </w:sdtContent>
            </w:sdt>
            <w:r w:rsidR="00031E1D"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53D157D6" w14:textId="36F01600" w:rsidR="00031E1D" w:rsidRPr="00BB7730" w:rsidRDefault="00031E1D" w:rsidP="00031E1D">
            <w:pPr>
              <w:spacing w:line="240" w:lineRule="exact"/>
              <w:contextualSpacing/>
              <w:rPr>
                <w:rFonts w:ascii="Times New Roman" w:eastAsia="仿宋_GB2312" w:hAnsi="Times New Roman" w:cs="Times New Roman"/>
                <w:color w:val="auto"/>
                <w:sz w:val="18"/>
                <w:szCs w:val="18"/>
              </w:rPr>
            </w:pPr>
            <w:r w:rsidRPr="00BB7730">
              <w:rPr>
                <w:rFonts w:ascii="Times New Roman" w:eastAsia="FangSong" w:hAnsi="Times New Roman" w:cs="Times New Roman"/>
                <w:color w:val="auto"/>
                <w:kern w:val="0"/>
                <w:sz w:val="18"/>
                <w:szCs w:val="18"/>
              </w:rPr>
              <w:t>N/A</w:t>
            </w:r>
          </w:p>
        </w:tc>
      </w:tr>
      <w:tr w:rsidR="00031E1D" w:rsidRPr="00BB7730" w14:paraId="189CA882" w14:textId="77777777" w:rsidTr="00A42507">
        <w:trPr>
          <w:trHeight w:val="397"/>
          <w:jc w:val="center"/>
        </w:trPr>
        <w:tc>
          <w:tcPr>
            <w:tcW w:w="186" w:type="pct"/>
            <w:vMerge/>
            <w:vAlign w:val="center"/>
          </w:tcPr>
          <w:p w14:paraId="771E7F02" w14:textId="77777777" w:rsidR="00031E1D" w:rsidRPr="00BB7730" w:rsidRDefault="00031E1D" w:rsidP="00031E1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67FB6BCE" w14:textId="77777777" w:rsidR="00031E1D" w:rsidRPr="00BB7730" w:rsidRDefault="00031E1D" w:rsidP="00031E1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3363B63F" w14:textId="77777777" w:rsidR="00031E1D" w:rsidRPr="00BB7730" w:rsidRDefault="00031E1D" w:rsidP="00031E1D">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Solid charge</w:t>
            </w:r>
          </w:p>
        </w:tc>
        <w:tc>
          <w:tcPr>
            <w:tcW w:w="1400" w:type="pct"/>
            <w:shd w:val="clear" w:color="auto" w:fill="FFFFFF" w:themeFill="background1"/>
            <w:vAlign w:val="center"/>
          </w:tcPr>
          <w:p w14:paraId="135364C2" w14:textId="1EBF7EE6" w:rsidR="00031E1D" w:rsidRPr="00BB7730" w:rsidRDefault="00031E1D" w:rsidP="00031E1D">
            <w:pPr>
              <w:spacing w:line="240" w:lineRule="exact"/>
              <w:contextualSpacing/>
              <w:jc w:val="both"/>
              <w:rPr>
                <w:rFonts w:ascii="Times New Roman" w:eastAsia="仿宋_GB2312" w:hAnsi="Times New Roman" w:cs="Times New Roman"/>
                <w:color w:val="auto"/>
                <w:sz w:val="18"/>
                <w:szCs w:val="18"/>
                <w:lang w:eastAsia="zh-CN"/>
              </w:rPr>
            </w:pPr>
            <w:ins w:id="4441" w:author="Xuning Wei12232" w:date="2026-07-27T12:57:00Z">
              <w:r w:rsidRPr="00BB7730">
                <w:rPr>
                  <w:rFonts w:ascii="Times New Roman" w:eastAsia="仿宋_GB2312" w:hAnsi="Times New Roman" w:cs="Times New Roman"/>
                  <w:color w:val="auto"/>
                  <w:sz w:val="18"/>
                  <w:szCs w:val="18"/>
                </w:rPr>
                <w:t xml:space="preserve">Charge via Solid charge equipment: </w:t>
              </w:r>
              <w:r w:rsidRPr="00BB7730">
                <w:rPr>
                  <w:rFonts w:ascii="Times New Roman" w:eastAsia="仿宋_GB2312" w:hAnsi="Times New Roman" w:cs="Times New Roman"/>
                  <w:color w:val="0000FF"/>
                  <w:sz w:val="18"/>
                  <w:szCs w:val="18"/>
                </w:rPr>
                <w:t>Powder charging bag</w:t>
              </w:r>
            </w:ins>
            <w:del w:id="4442" w:author="Xuning Wei12232" w:date="2026-07-27T12:57:00Z">
              <w:r w:rsidRPr="00BB7730" w:rsidDel="000606B0">
                <w:rPr>
                  <w:rFonts w:ascii="Times New Roman" w:eastAsia="仿宋_GB2312" w:hAnsi="Times New Roman" w:cs="Times New Roman"/>
                  <w:color w:val="auto"/>
                  <w:sz w:val="18"/>
                  <w:szCs w:val="18"/>
                  <w:lang w:eastAsia="zh-CN"/>
                </w:rPr>
                <w:delText>The equipment is equipped with Feeding port, Add via powder feeding bag</w:delText>
              </w:r>
            </w:del>
          </w:p>
        </w:tc>
        <w:tc>
          <w:tcPr>
            <w:tcW w:w="305" w:type="pct"/>
            <w:shd w:val="clear" w:color="auto" w:fill="FFFFFF" w:themeFill="background1"/>
            <w:vAlign w:val="center"/>
          </w:tcPr>
          <w:p w14:paraId="014D201A" w14:textId="77777777" w:rsidR="00031E1D" w:rsidRPr="00BB7730" w:rsidRDefault="003E162E" w:rsidP="00031E1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29275201"/>
                <w14:checkbox>
                  <w14:checked w14:val="1"/>
                  <w14:checkedState w14:val="2612" w14:font="MS Gothic"/>
                  <w14:uncheckedState w14:val="2610" w14:font="MS Gothic"/>
                </w14:checkbox>
              </w:sdtPr>
              <w:sdtEndPr/>
              <w:sdtContent>
                <w:r w:rsidR="00031E1D" w:rsidRPr="00BB7730">
                  <w:rPr>
                    <w:rFonts w:ascii="Segoe UI Symbol" w:eastAsia="MS Gothic" w:hAnsi="Segoe UI Symbol" w:cs="Segoe UI Symbol"/>
                    <w:color w:val="auto"/>
                    <w:sz w:val="18"/>
                    <w:szCs w:val="18"/>
                  </w:rPr>
                  <w:t>☒</w:t>
                </w:r>
              </w:sdtContent>
            </w:sdt>
            <w:r w:rsidR="00031E1D" w:rsidRPr="00BB7730">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7B83197E" w14:textId="77777777" w:rsidR="00031E1D" w:rsidRPr="00BB7730" w:rsidRDefault="003E162E" w:rsidP="00031E1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91254980"/>
                <w14:checkbox>
                  <w14:checked w14:val="0"/>
                  <w14:checkedState w14:val="2612" w14:font="MS Gothic"/>
                  <w14:uncheckedState w14:val="2610" w14:font="MS Gothic"/>
                </w14:checkbox>
              </w:sdtPr>
              <w:sdtEndPr/>
              <w:sdtContent>
                <w:r w:rsidR="00031E1D" w:rsidRPr="00BB7730">
                  <w:rPr>
                    <w:rFonts w:ascii="Segoe UI Symbol" w:eastAsia="仿宋_GB2312" w:hAnsi="Segoe UI Symbol" w:cs="Segoe UI Symbol"/>
                    <w:color w:val="auto"/>
                    <w:sz w:val="18"/>
                    <w:szCs w:val="18"/>
                  </w:rPr>
                  <w:t>☐</w:t>
                </w:r>
              </w:sdtContent>
            </w:sdt>
            <w:r w:rsidR="00031E1D" w:rsidRPr="00BB7730">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6F75E344" w14:textId="77777777" w:rsidR="00031E1D" w:rsidRPr="00BB7730" w:rsidRDefault="00031E1D" w:rsidP="00031E1D">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031E1D" w:rsidRPr="00BB7730" w14:paraId="71EC864A" w14:textId="77777777" w:rsidTr="00A42507">
        <w:trPr>
          <w:trHeight w:val="397"/>
          <w:jc w:val="center"/>
        </w:trPr>
        <w:tc>
          <w:tcPr>
            <w:tcW w:w="186" w:type="pct"/>
            <w:vMerge/>
            <w:vAlign w:val="center"/>
          </w:tcPr>
          <w:p w14:paraId="67367D99" w14:textId="77777777" w:rsidR="00031E1D" w:rsidRPr="00BB7730" w:rsidRDefault="00031E1D" w:rsidP="00031E1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307D512A" w14:textId="77777777" w:rsidR="00031E1D" w:rsidRPr="00BB7730" w:rsidRDefault="00031E1D" w:rsidP="00031E1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529F9864" w14:textId="7D43824E"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lang w:eastAsia="zh-CN"/>
              </w:rPr>
            </w:pPr>
            <w:r w:rsidRPr="00BB7730">
              <w:rPr>
                <w:rFonts w:ascii="Times New Roman" w:eastAsia="仿宋_GB2312" w:hAnsi="Times New Roman" w:cs="Times New Roman"/>
                <w:color w:val="000000" w:themeColor="text1"/>
                <w:sz w:val="18"/>
                <w:szCs w:val="18"/>
                <w:lang w:eastAsia="zh-CN"/>
              </w:rPr>
              <w:t>Solution Transfer</w:t>
            </w:r>
          </w:p>
        </w:tc>
        <w:tc>
          <w:tcPr>
            <w:tcW w:w="1400" w:type="pct"/>
            <w:shd w:val="clear" w:color="auto" w:fill="FFFFFF" w:themeFill="background1"/>
            <w:vAlign w:val="center"/>
          </w:tcPr>
          <w:p w14:paraId="4FA60FE4" w14:textId="7C373C22"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lang w:eastAsia="zh-CN"/>
              </w:rPr>
            </w:pPr>
            <w:r w:rsidRPr="00BB7730">
              <w:rPr>
                <w:rFonts w:ascii="Times New Roman" w:eastAsia="仿宋_GB2312" w:hAnsi="Times New Roman" w:cs="Times New Roman"/>
                <w:color w:val="000000" w:themeColor="text1"/>
                <w:sz w:val="18"/>
                <w:szCs w:val="18"/>
                <w:lang w:eastAsia="zh-CN"/>
              </w:rPr>
              <w:t>The equipment is equipped with solution transfer lines and feeding ports</w:t>
            </w:r>
          </w:p>
        </w:tc>
        <w:tc>
          <w:tcPr>
            <w:tcW w:w="305" w:type="pct"/>
            <w:shd w:val="clear" w:color="auto" w:fill="FFFFFF" w:themeFill="background1"/>
            <w:vAlign w:val="center"/>
          </w:tcPr>
          <w:p w14:paraId="30BC7652" w14:textId="453D5329"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1500580986"/>
                <w14:checkbox>
                  <w14:checked w14:val="1"/>
                  <w14:checkedState w14:val="2612" w14:font="MS Gothic"/>
                  <w14:uncheckedState w14:val="2610" w14:font="MS Gothic"/>
                </w14:checkbox>
              </w:sdtPr>
              <w:sdtEndPr/>
              <w:sdtContent>
                <w:r w:rsidR="00031E1D" w:rsidRPr="00BB7730">
                  <w:rPr>
                    <w:rFonts w:ascii="Segoe UI Symbol" w:eastAsia="MS Gothic"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4913EF1F" w14:textId="5CAC2655"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879241680"/>
                <w14:checkbox>
                  <w14:checked w14:val="0"/>
                  <w14:checkedState w14:val="2612" w14:font="MS Gothic"/>
                  <w14:uncheckedState w14:val="2610" w14:font="MS Gothic"/>
                </w14:checkbox>
              </w:sdtPr>
              <w:sdtEndPr/>
              <w:sdtContent>
                <w:r w:rsidR="00031E1D" w:rsidRPr="00BB7730">
                  <w:rPr>
                    <w:rFonts w:ascii="Segoe UI Symbol" w:eastAsia="仿宋_GB2312"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1CC94F1B" w14:textId="15930171" w:rsidR="00031E1D" w:rsidRPr="00BB7730" w:rsidRDefault="00031E1D" w:rsidP="00031E1D">
            <w:pPr>
              <w:spacing w:line="240" w:lineRule="exact"/>
              <w:contextualSpacing/>
              <w:rPr>
                <w:rFonts w:ascii="Times New Roman" w:eastAsia="仿宋_GB2312" w:hAnsi="Times New Roman" w:cs="Times New Roman"/>
                <w:color w:val="000000" w:themeColor="text1"/>
                <w:sz w:val="18"/>
                <w:szCs w:val="18"/>
                <w:lang w:eastAsia="zh-CN"/>
              </w:rPr>
            </w:pPr>
            <w:r w:rsidRPr="00BB7730">
              <w:rPr>
                <w:rFonts w:ascii="Times New Roman" w:eastAsia="仿宋_GB2312" w:hAnsi="Times New Roman" w:cs="Times New Roman"/>
                <w:color w:val="000000" w:themeColor="text1"/>
                <w:sz w:val="18"/>
                <w:szCs w:val="18"/>
                <w:lang w:eastAsia="zh-CN"/>
              </w:rPr>
              <w:t>N/A</w:t>
            </w:r>
          </w:p>
        </w:tc>
      </w:tr>
      <w:tr w:rsidR="00031E1D" w:rsidRPr="00BB7730" w14:paraId="475E150E" w14:textId="77777777" w:rsidTr="00A42507">
        <w:trPr>
          <w:trHeight w:val="397"/>
          <w:jc w:val="center"/>
        </w:trPr>
        <w:tc>
          <w:tcPr>
            <w:tcW w:w="186" w:type="pct"/>
            <w:vMerge/>
            <w:vAlign w:val="center"/>
          </w:tcPr>
          <w:p w14:paraId="4CF93FFE" w14:textId="77777777" w:rsidR="00031E1D" w:rsidRPr="00BB7730" w:rsidRDefault="00031E1D" w:rsidP="00031E1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1118D907" w14:textId="77777777" w:rsidR="00031E1D" w:rsidRPr="00BB7730" w:rsidRDefault="00031E1D" w:rsidP="00031E1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014AAEA6" w14:textId="1DEE3B01"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rPr>
              <w:t>Sampling for IPC testing (mixture)</w:t>
            </w:r>
          </w:p>
        </w:tc>
        <w:tc>
          <w:tcPr>
            <w:tcW w:w="1400" w:type="pct"/>
            <w:shd w:val="clear" w:color="auto" w:fill="FFFFFF" w:themeFill="background1"/>
            <w:vAlign w:val="center"/>
          </w:tcPr>
          <w:p w14:paraId="291AC643" w14:textId="02CFBBB6"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rPr>
              <w:t>The equipment is equipped with a mixture sampling device</w:t>
            </w:r>
          </w:p>
        </w:tc>
        <w:tc>
          <w:tcPr>
            <w:tcW w:w="305" w:type="pct"/>
            <w:shd w:val="clear" w:color="auto" w:fill="FFFFFF" w:themeFill="background1"/>
            <w:vAlign w:val="center"/>
          </w:tcPr>
          <w:p w14:paraId="0334B569" w14:textId="77777777"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455602878"/>
                <w14:checkbox>
                  <w14:checked w14:val="1"/>
                  <w14:checkedState w14:val="2612" w14:font="MS Gothic"/>
                  <w14:uncheckedState w14:val="2610" w14:font="MS Gothic"/>
                </w14:checkbox>
              </w:sdtPr>
              <w:sdtEndPr/>
              <w:sdtContent>
                <w:r w:rsidR="00031E1D" w:rsidRPr="00BB7730">
                  <w:rPr>
                    <w:rFonts w:ascii="Segoe UI Symbol" w:eastAsia="仿宋_GB2312"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18203D8C" w14:textId="77777777"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1338734118"/>
                <w14:checkbox>
                  <w14:checked w14:val="0"/>
                  <w14:checkedState w14:val="2612" w14:font="MS Gothic"/>
                  <w14:uncheckedState w14:val="2610" w14:font="MS Gothic"/>
                </w14:checkbox>
              </w:sdtPr>
              <w:sdtEndPr/>
              <w:sdtContent>
                <w:r w:rsidR="00031E1D" w:rsidRPr="00BB7730">
                  <w:rPr>
                    <w:rFonts w:ascii="Segoe UI Symbol" w:eastAsia="仿宋_GB2312"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7835E9FA" w14:textId="53BCC58D"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rPr>
              <w:t xml:space="preserve">Sample with </w:t>
            </w:r>
            <w:ins w:id="4443" w:author="Xuning Wei12232" w:date="2026-07-27T13:02:00Z">
              <w:r w:rsidRPr="00BB7730">
                <w:rPr>
                  <w:rFonts w:ascii="Times New Roman" w:eastAsia="仿宋_GB2312" w:hAnsi="Times New Roman" w:cs="Times New Roman"/>
                  <w:color w:val="000000" w:themeColor="text1"/>
                  <w:sz w:val="18"/>
                  <w:szCs w:val="18"/>
                </w:rPr>
                <w:t>316L</w:t>
              </w:r>
            </w:ins>
            <w:del w:id="4444" w:author="Xuning Wei12232" w:date="2026-07-27T13:02:00Z">
              <w:r w:rsidRPr="00BB7730" w:rsidDel="00F603D9">
                <w:rPr>
                  <w:rFonts w:ascii="Times New Roman" w:eastAsia="仿宋_GB2312" w:hAnsi="Times New Roman" w:cs="Times New Roman"/>
                  <w:color w:val="000000" w:themeColor="text1"/>
                  <w:sz w:val="18"/>
                  <w:szCs w:val="18"/>
                </w:rPr>
                <w:delText>SS</w:delText>
              </w:r>
            </w:del>
            <w:r w:rsidRPr="00BB7730">
              <w:rPr>
                <w:rFonts w:ascii="Times New Roman" w:eastAsia="仿宋_GB2312" w:hAnsi="Times New Roman" w:cs="Times New Roman"/>
                <w:color w:val="000000" w:themeColor="text1"/>
                <w:sz w:val="18"/>
                <w:szCs w:val="18"/>
              </w:rPr>
              <w:t xml:space="preserve"> </w:t>
            </w:r>
            <w:r w:rsidRPr="00BB7730">
              <w:rPr>
                <w:rFonts w:ascii="Times New Roman" w:eastAsia="仿宋_GB2312" w:hAnsi="Times New Roman" w:cs="Times New Roman"/>
                <w:color w:val="000000" w:themeColor="text1"/>
                <w:sz w:val="18"/>
                <w:szCs w:val="18"/>
                <w:lang w:eastAsia="zh-CN"/>
              </w:rPr>
              <w:t>or</w:t>
            </w:r>
            <w:r w:rsidRPr="00BB7730">
              <w:rPr>
                <w:rFonts w:ascii="Times New Roman" w:eastAsia="仿宋_GB2312" w:hAnsi="Times New Roman" w:cs="Times New Roman"/>
                <w:color w:val="000000" w:themeColor="text1"/>
                <w:sz w:val="18"/>
                <w:szCs w:val="18"/>
              </w:rPr>
              <w:t xml:space="preserve"> PTFE liquid sampling tube</w:t>
            </w:r>
          </w:p>
        </w:tc>
      </w:tr>
      <w:tr w:rsidR="00031E1D" w:rsidRPr="00BB7730" w14:paraId="5595EBB8" w14:textId="77777777" w:rsidTr="00A42507">
        <w:trPr>
          <w:trHeight w:val="397"/>
          <w:jc w:val="center"/>
        </w:trPr>
        <w:tc>
          <w:tcPr>
            <w:tcW w:w="186" w:type="pct"/>
            <w:vMerge/>
            <w:vAlign w:val="center"/>
          </w:tcPr>
          <w:p w14:paraId="243171FC" w14:textId="77777777" w:rsidR="00031E1D" w:rsidRPr="00BB7730" w:rsidRDefault="00031E1D" w:rsidP="00031E1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17EEA299" w14:textId="77777777" w:rsidR="00031E1D" w:rsidRPr="00BB7730" w:rsidRDefault="00031E1D" w:rsidP="00031E1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38E07716" w14:textId="708684CE"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rPr>
              <w:t>Sampling for dry solid</w:t>
            </w:r>
          </w:p>
        </w:tc>
        <w:tc>
          <w:tcPr>
            <w:tcW w:w="1400" w:type="pct"/>
            <w:shd w:val="clear" w:color="auto" w:fill="FFFFFF" w:themeFill="background1"/>
            <w:vAlign w:val="center"/>
          </w:tcPr>
          <w:p w14:paraId="164566FA" w14:textId="1CC41EC6"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rPr>
              <w:t>The equipment is equipped with a solid sampling port</w:t>
            </w:r>
          </w:p>
        </w:tc>
        <w:tc>
          <w:tcPr>
            <w:tcW w:w="305" w:type="pct"/>
            <w:shd w:val="clear" w:color="auto" w:fill="FFFFFF" w:themeFill="background1"/>
            <w:vAlign w:val="center"/>
          </w:tcPr>
          <w:p w14:paraId="7F8C5271" w14:textId="4173BE5A"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902944991"/>
                <w14:checkbox>
                  <w14:checked w14:val="1"/>
                  <w14:checkedState w14:val="2612" w14:font="MS Gothic"/>
                  <w14:uncheckedState w14:val="2610" w14:font="MS Gothic"/>
                </w14:checkbox>
              </w:sdtPr>
              <w:sdtEndPr/>
              <w:sdtContent>
                <w:r w:rsidR="00031E1D" w:rsidRPr="00BB7730">
                  <w:rPr>
                    <w:rFonts w:ascii="Segoe UI Symbol" w:eastAsia="仿宋_GB2312"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4543C026" w14:textId="105A5C17"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1343735415"/>
                <w14:checkbox>
                  <w14:checked w14:val="0"/>
                  <w14:checkedState w14:val="2612" w14:font="MS Gothic"/>
                  <w14:uncheckedState w14:val="2610" w14:font="MS Gothic"/>
                </w14:checkbox>
              </w:sdtPr>
              <w:sdtEndPr/>
              <w:sdtContent>
                <w:r w:rsidR="00031E1D" w:rsidRPr="00BB7730">
                  <w:rPr>
                    <w:rFonts w:ascii="Segoe UI Symbol" w:eastAsia="仿宋_GB2312"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532F3876" w14:textId="781CA0BD"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rPr>
              <w:t>N/A</w:t>
            </w:r>
          </w:p>
        </w:tc>
      </w:tr>
      <w:tr w:rsidR="00031E1D" w:rsidRPr="00BB7730" w14:paraId="16BF9EA3" w14:textId="77777777" w:rsidTr="00A42507">
        <w:trPr>
          <w:trHeight w:val="397"/>
          <w:jc w:val="center"/>
          <w:ins w:id="4445" w:author="Xuning Wei12232" w:date="2026-07-27T12:58:00Z"/>
        </w:trPr>
        <w:tc>
          <w:tcPr>
            <w:tcW w:w="186" w:type="pct"/>
            <w:vMerge/>
            <w:vAlign w:val="center"/>
          </w:tcPr>
          <w:p w14:paraId="147D8CA9" w14:textId="77777777" w:rsidR="00031E1D" w:rsidRPr="00BB7730" w:rsidRDefault="00031E1D" w:rsidP="00031E1D">
            <w:pPr>
              <w:spacing w:line="240" w:lineRule="exact"/>
              <w:contextualSpacing/>
              <w:jc w:val="center"/>
              <w:rPr>
                <w:ins w:id="4446" w:author="Xuning Wei12232" w:date="2026-07-27T12:58:00Z"/>
                <w:rFonts w:ascii="Times New Roman" w:eastAsia="仿宋_GB2312" w:hAnsi="Times New Roman" w:cs="Times New Roman"/>
                <w:color w:val="auto"/>
                <w:kern w:val="0"/>
                <w:sz w:val="18"/>
                <w:szCs w:val="18"/>
              </w:rPr>
            </w:pPr>
          </w:p>
        </w:tc>
        <w:tc>
          <w:tcPr>
            <w:tcW w:w="423" w:type="pct"/>
            <w:vMerge/>
            <w:vAlign w:val="center"/>
          </w:tcPr>
          <w:p w14:paraId="2F89E232" w14:textId="77777777" w:rsidR="00031E1D" w:rsidRPr="00BB7730" w:rsidRDefault="00031E1D" w:rsidP="00031E1D">
            <w:pPr>
              <w:spacing w:line="240" w:lineRule="exact"/>
              <w:contextualSpacing/>
              <w:jc w:val="center"/>
              <w:rPr>
                <w:ins w:id="4447" w:author="Xuning Wei12232" w:date="2026-07-27T12:58:00Z"/>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57B777D9" w14:textId="60FA62C4" w:rsidR="00031E1D" w:rsidRPr="00BB7730" w:rsidRDefault="00031E1D" w:rsidP="00031E1D">
            <w:pPr>
              <w:spacing w:line="240" w:lineRule="exact"/>
              <w:contextualSpacing/>
              <w:jc w:val="both"/>
              <w:rPr>
                <w:ins w:id="4448" w:author="Xuning Wei12232" w:date="2026-07-27T12:58:00Z"/>
                <w:rFonts w:ascii="Times New Roman" w:eastAsia="仿宋_GB2312" w:hAnsi="Times New Roman" w:cs="Times New Roman"/>
                <w:color w:val="000000" w:themeColor="text1"/>
                <w:sz w:val="18"/>
                <w:szCs w:val="18"/>
                <w:lang w:eastAsia="zh-CN"/>
              </w:rPr>
            </w:pPr>
            <w:ins w:id="4449" w:author="Xuning Wei12232" w:date="2026-07-27T12:59:00Z">
              <w:r w:rsidRPr="00BB7730">
                <w:rPr>
                  <w:rFonts w:ascii="Times New Roman" w:eastAsia="仿宋_GB2312" w:hAnsi="Times New Roman" w:cs="Times New Roman"/>
                  <w:color w:val="auto"/>
                  <w:sz w:val="18"/>
                  <w:szCs w:val="18"/>
                  <w:lang w:eastAsia="zh-CN"/>
                </w:rPr>
                <w:t>Filtration until no liquid drips</w:t>
              </w:r>
            </w:ins>
          </w:p>
        </w:tc>
        <w:tc>
          <w:tcPr>
            <w:tcW w:w="1400" w:type="pct"/>
            <w:shd w:val="clear" w:color="auto" w:fill="FFFFFF" w:themeFill="background1"/>
            <w:vAlign w:val="center"/>
          </w:tcPr>
          <w:p w14:paraId="5C3EEDFC" w14:textId="77777777" w:rsidR="00031E1D" w:rsidRPr="00BB7730" w:rsidRDefault="00031E1D" w:rsidP="00031E1D">
            <w:pPr>
              <w:spacing w:line="240" w:lineRule="exact"/>
              <w:contextualSpacing/>
              <w:jc w:val="both"/>
              <w:rPr>
                <w:ins w:id="4450" w:author="Xuning Wei12232" w:date="2026-07-27T12:59:00Z"/>
                <w:rFonts w:ascii="Times New Roman" w:eastAsia="仿宋_GB2312" w:hAnsi="Times New Roman" w:cs="Times New Roman"/>
                <w:color w:val="auto"/>
                <w:sz w:val="18"/>
                <w:szCs w:val="18"/>
              </w:rPr>
            </w:pPr>
            <w:ins w:id="4451" w:author="Xuning Wei12232" w:date="2026-07-27T12:59:00Z">
              <w:r w:rsidRPr="00BB7730">
                <w:rPr>
                  <w:rFonts w:ascii="Times New Roman" w:eastAsia="仿宋_GB2312" w:hAnsi="Times New Roman" w:cs="Times New Roman"/>
                  <w:color w:val="auto"/>
                  <w:sz w:val="18"/>
                  <w:szCs w:val="18"/>
                </w:rPr>
                <w:t>The equipment is equipped with a sieve plate and has filtration function. A tuning fork level meter is installed to</w:t>
              </w:r>
              <w:r w:rsidRPr="00BB7730">
                <w:rPr>
                  <w:rFonts w:ascii="Times New Roman" w:eastAsia="仿宋_GB2312" w:hAnsi="Times New Roman" w:cs="Times New Roman"/>
                  <w:color w:val="0000FF"/>
                  <w:sz w:val="18"/>
                  <w:szCs w:val="18"/>
                </w:rPr>
                <w:t xml:space="preserve"> assist in determining</w:t>
              </w:r>
              <w:r w:rsidRPr="00BB7730">
                <w:rPr>
                  <w:rFonts w:ascii="Times New Roman" w:eastAsia="仿宋_GB2312" w:hAnsi="Times New Roman" w:cs="Times New Roman"/>
                  <w:color w:val="auto"/>
                  <w:sz w:val="18"/>
                  <w:szCs w:val="18"/>
                </w:rPr>
                <w:t xml:space="preserve"> the filtration end point.</w:t>
              </w:r>
            </w:ins>
          </w:p>
          <w:p w14:paraId="753CBB68" w14:textId="77777777" w:rsidR="00031E1D" w:rsidRPr="00BB7730" w:rsidRDefault="00031E1D" w:rsidP="00031E1D">
            <w:pPr>
              <w:rPr>
                <w:ins w:id="4452" w:author="Xuning Wei12232" w:date="2026-07-27T12:59:00Z"/>
                <w:rFonts w:ascii="Times New Roman" w:eastAsia="仿宋_GB2312" w:hAnsi="Times New Roman" w:cs="Times New Roman"/>
                <w:color w:val="0000FF"/>
                <w:sz w:val="18"/>
                <w:szCs w:val="18"/>
              </w:rPr>
            </w:pPr>
            <w:ins w:id="4453" w:author="Xuning Wei12232" w:date="2026-07-27T12:59:00Z">
              <w:r w:rsidRPr="00BB7730">
                <w:rPr>
                  <w:rFonts w:ascii="Times New Roman" w:eastAsia="仿宋_GB2312" w:hAnsi="Times New Roman" w:cs="Times New Roman"/>
                  <w:color w:val="0000FF"/>
                  <w:sz w:val="18"/>
                  <w:szCs w:val="18"/>
                </w:rPr>
                <w:t>Sieve plate pore size</w:t>
              </w:r>
              <w:r w:rsidRPr="00BB7730" w:rsidDel="003A7583">
                <w:rPr>
                  <w:rFonts w:ascii="Times New Roman" w:eastAsia="仿宋_GB2312" w:hAnsi="Times New Roman" w:cs="Times New Roman"/>
                  <w:color w:val="0000FF"/>
                  <w:sz w:val="18"/>
                  <w:szCs w:val="18"/>
                </w:rPr>
                <w:t xml:space="preserve"> </w:t>
              </w:r>
              <w:r w:rsidRPr="00BB7730">
                <w:rPr>
                  <w:rFonts w:ascii="Times New Roman" w:eastAsia="仿宋_GB2312" w:hAnsi="Times New Roman" w:cs="Times New Roman"/>
                  <w:color w:val="0000FF"/>
                  <w:sz w:val="18"/>
                  <w:szCs w:val="18"/>
                </w:rPr>
                <w:t>: 50 μm</w:t>
              </w:r>
            </w:ins>
          </w:p>
          <w:p w14:paraId="347D97F3" w14:textId="35EE6870" w:rsidR="00031E1D" w:rsidRPr="00BB7730" w:rsidRDefault="00031E1D" w:rsidP="00031E1D">
            <w:pPr>
              <w:spacing w:line="240" w:lineRule="exact"/>
              <w:contextualSpacing/>
              <w:jc w:val="both"/>
              <w:rPr>
                <w:ins w:id="4454" w:author="Xuning Wei12232" w:date="2026-07-27T12:58:00Z"/>
                <w:rFonts w:ascii="Times New Roman" w:eastAsia="仿宋_GB2312" w:hAnsi="Times New Roman" w:cs="Times New Roman"/>
                <w:color w:val="000000" w:themeColor="text1"/>
                <w:sz w:val="18"/>
                <w:szCs w:val="18"/>
                <w:lang w:eastAsia="zh-CN"/>
              </w:rPr>
            </w:pPr>
            <w:ins w:id="4455" w:author="Xuning Wei12232" w:date="2026-07-27T12:59:00Z">
              <w:r w:rsidRPr="00BB7730">
                <w:rPr>
                  <w:rFonts w:ascii="Times New Roman" w:eastAsia="仿宋_GB2312" w:hAnsi="Times New Roman" w:cs="Times New Roman"/>
                  <w:color w:val="0000FF"/>
                  <w:sz w:val="18"/>
                  <w:szCs w:val="18"/>
                </w:rPr>
                <w:t>Adopt high-strength composite sintered plate with thickness of 4.7 mm. Perforated plate thickness: 8mm.</w:t>
              </w:r>
            </w:ins>
          </w:p>
        </w:tc>
        <w:tc>
          <w:tcPr>
            <w:tcW w:w="305" w:type="pct"/>
            <w:shd w:val="clear" w:color="auto" w:fill="FFFFFF" w:themeFill="background1"/>
            <w:vAlign w:val="center"/>
          </w:tcPr>
          <w:p w14:paraId="513B1021" w14:textId="06485D41" w:rsidR="00031E1D" w:rsidRPr="00BB7730" w:rsidRDefault="003E162E" w:rsidP="00031E1D">
            <w:pPr>
              <w:spacing w:line="240" w:lineRule="exact"/>
              <w:contextualSpacing/>
              <w:jc w:val="both"/>
              <w:rPr>
                <w:ins w:id="4456" w:author="Xuning Wei12232" w:date="2026-07-27T12:58:00Z"/>
                <w:rFonts w:ascii="Times New Roman" w:eastAsia="仿宋_GB2312" w:hAnsi="Times New Roman" w:cs="Times New Roman"/>
                <w:color w:val="000000" w:themeColor="text1"/>
                <w:sz w:val="18"/>
                <w:szCs w:val="18"/>
              </w:rPr>
            </w:pPr>
            <w:customXmlInsRangeStart w:id="4457" w:author="Xuning Wei12232" w:date="2026-07-27T12:59:00Z"/>
            <w:sdt>
              <w:sdtPr>
                <w:rPr>
                  <w:rFonts w:ascii="Times New Roman" w:eastAsia="仿宋_GB2312" w:hAnsi="Times New Roman" w:cs="Times New Roman"/>
                  <w:color w:val="auto"/>
                  <w:sz w:val="18"/>
                  <w:szCs w:val="18"/>
                </w:rPr>
                <w:id w:val="181328015"/>
                <w14:checkbox>
                  <w14:checked w14:val="1"/>
                  <w14:checkedState w14:val="2612" w14:font="MS Gothic"/>
                  <w14:uncheckedState w14:val="2610" w14:font="MS Gothic"/>
                </w14:checkbox>
              </w:sdtPr>
              <w:sdtEndPr/>
              <w:sdtContent>
                <w:customXmlInsRangeEnd w:id="4457"/>
                <w:ins w:id="4458" w:author="Xuning Wei12232" w:date="2026-07-27T12:59:00Z">
                  <w:r w:rsidR="00031E1D" w:rsidRPr="00BB7730">
                    <w:rPr>
                      <w:rFonts w:ascii="Segoe UI Symbol" w:eastAsia="MS Gothic" w:hAnsi="Segoe UI Symbol" w:cs="Segoe UI Symbol"/>
                      <w:color w:val="auto"/>
                      <w:sz w:val="18"/>
                      <w:szCs w:val="18"/>
                    </w:rPr>
                    <w:t>☒</w:t>
                  </w:r>
                </w:ins>
                <w:customXmlInsRangeStart w:id="4459" w:author="Xuning Wei12232" w:date="2026-07-27T12:59:00Z"/>
              </w:sdtContent>
            </w:sdt>
            <w:customXmlInsRangeEnd w:id="4459"/>
            <w:ins w:id="4460" w:author="Xuning Wei12232" w:date="2026-07-27T12:59:00Z">
              <w:r w:rsidR="00031E1D" w:rsidRPr="00BB7730">
                <w:rPr>
                  <w:rFonts w:ascii="Times New Roman" w:eastAsia="仿宋_GB2312" w:hAnsi="Times New Roman" w:cs="Times New Roman"/>
                  <w:color w:val="auto"/>
                  <w:sz w:val="18"/>
                  <w:szCs w:val="18"/>
                </w:rPr>
                <w:t>Yes</w:t>
              </w:r>
            </w:ins>
          </w:p>
        </w:tc>
        <w:tc>
          <w:tcPr>
            <w:tcW w:w="305" w:type="pct"/>
            <w:shd w:val="clear" w:color="auto" w:fill="FFFFFF" w:themeFill="background1"/>
            <w:vAlign w:val="center"/>
          </w:tcPr>
          <w:p w14:paraId="61E6AD6F" w14:textId="212E3DB0" w:rsidR="00031E1D" w:rsidRPr="00BB7730" w:rsidRDefault="003E162E" w:rsidP="00031E1D">
            <w:pPr>
              <w:spacing w:line="240" w:lineRule="exact"/>
              <w:contextualSpacing/>
              <w:jc w:val="both"/>
              <w:rPr>
                <w:ins w:id="4461" w:author="Xuning Wei12232" w:date="2026-07-27T12:58:00Z"/>
                <w:rFonts w:ascii="Times New Roman" w:eastAsia="仿宋_GB2312" w:hAnsi="Times New Roman" w:cs="Times New Roman"/>
                <w:color w:val="000000" w:themeColor="text1"/>
                <w:sz w:val="18"/>
                <w:szCs w:val="18"/>
              </w:rPr>
            </w:pPr>
            <w:customXmlInsRangeStart w:id="4462" w:author="Xuning Wei12232" w:date="2026-07-27T12:59:00Z"/>
            <w:sdt>
              <w:sdtPr>
                <w:rPr>
                  <w:rFonts w:ascii="Times New Roman" w:eastAsia="仿宋_GB2312" w:hAnsi="Times New Roman" w:cs="Times New Roman"/>
                  <w:color w:val="auto"/>
                  <w:sz w:val="18"/>
                  <w:szCs w:val="18"/>
                </w:rPr>
                <w:id w:val="1390688511"/>
                <w14:checkbox>
                  <w14:checked w14:val="0"/>
                  <w14:checkedState w14:val="2612" w14:font="MS Gothic"/>
                  <w14:uncheckedState w14:val="2610" w14:font="MS Gothic"/>
                </w14:checkbox>
              </w:sdtPr>
              <w:sdtEndPr/>
              <w:sdtContent>
                <w:customXmlInsRangeEnd w:id="4462"/>
                <w:ins w:id="4463" w:author="Xuning Wei12232" w:date="2026-07-27T12:59:00Z">
                  <w:r w:rsidR="00031E1D" w:rsidRPr="00BB7730">
                    <w:rPr>
                      <w:rFonts w:ascii="Segoe UI Symbol" w:eastAsia="仿宋_GB2312" w:hAnsi="Segoe UI Symbol" w:cs="Segoe UI Symbol"/>
                      <w:color w:val="auto"/>
                      <w:sz w:val="18"/>
                      <w:szCs w:val="18"/>
                    </w:rPr>
                    <w:t>☐</w:t>
                  </w:r>
                </w:ins>
                <w:customXmlInsRangeStart w:id="4464" w:author="Xuning Wei12232" w:date="2026-07-27T12:59:00Z"/>
              </w:sdtContent>
            </w:sdt>
            <w:customXmlInsRangeEnd w:id="4464"/>
            <w:ins w:id="4465" w:author="Xuning Wei12232" w:date="2026-07-27T12:59:00Z">
              <w:r w:rsidR="00031E1D" w:rsidRPr="00BB7730">
                <w:rPr>
                  <w:rFonts w:ascii="Times New Roman" w:eastAsia="仿宋_GB2312" w:hAnsi="Times New Roman" w:cs="Times New Roman"/>
                  <w:color w:val="auto"/>
                  <w:sz w:val="18"/>
                  <w:szCs w:val="18"/>
                </w:rPr>
                <w:t xml:space="preserve"> No</w:t>
              </w:r>
            </w:ins>
          </w:p>
        </w:tc>
        <w:tc>
          <w:tcPr>
            <w:tcW w:w="1190" w:type="pct"/>
            <w:shd w:val="clear" w:color="auto" w:fill="FFFFFF" w:themeFill="background1"/>
            <w:vAlign w:val="center"/>
          </w:tcPr>
          <w:p w14:paraId="6998674B" w14:textId="06014FD3" w:rsidR="00031E1D" w:rsidRPr="00BB7730" w:rsidRDefault="00031E1D" w:rsidP="00031E1D">
            <w:pPr>
              <w:spacing w:line="240" w:lineRule="exact"/>
              <w:contextualSpacing/>
              <w:jc w:val="both"/>
              <w:rPr>
                <w:ins w:id="4466" w:author="Xuning Wei12232" w:date="2026-07-27T12:58:00Z"/>
                <w:rFonts w:ascii="Times New Roman" w:eastAsia="FangSong" w:hAnsi="Times New Roman" w:cs="Times New Roman"/>
                <w:color w:val="000000" w:themeColor="text1"/>
                <w:kern w:val="0"/>
                <w:sz w:val="18"/>
                <w:szCs w:val="18"/>
              </w:rPr>
            </w:pPr>
            <w:ins w:id="4467" w:author="Xuning Wei12232" w:date="2026-07-27T12:59:00Z">
              <w:r w:rsidRPr="00BB7730">
                <w:rPr>
                  <w:rFonts w:ascii="Times New Roman" w:eastAsia="仿宋_GB2312" w:hAnsi="Times New Roman" w:cs="Times New Roman"/>
                  <w:color w:val="auto"/>
                  <w:sz w:val="18"/>
                  <w:szCs w:val="18"/>
                </w:rPr>
                <w:t>N/A</w:t>
              </w:r>
            </w:ins>
          </w:p>
        </w:tc>
      </w:tr>
      <w:tr w:rsidR="00031E1D" w:rsidRPr="00BB7730" w14:paraId="0D1F6931" w14:textId="77777777" w:rsidTr="00A42507">
        <w:trPr>
          <w:trHeight w:val="397"/>
          <w:jc w:val="center"/>
          <w:ins w:id="4468" w:author="Xuning Wei12232" w:date="2026-07-27T12:58:00Z"/>
        </w:trPr>
        <w:tc>
          <w:tcPr>
            <w:tcW w:w="186" w:type="pct"/>
            <w:vMerge/>
            <w:vAlign w:val="center"/>
          </w:tcPr>
          <w:p w14:paraId="0AB7CBCD" w14:textId="77777777" w:rsidR="00031E1D" w:rsidRPr="00BB7730" w:rsidRDefault="00031E1D" w:rsidP="00031E1D">
            <w:pPr>
              <w:spacing w:line="240" w:lineRule="exact"/>
              <w:contextualSpacing/>
              <w:jc w:val="center"/>
              <w:rPr>
                <w:ins w:id="4469" w:author="Xuning Wei12232" w:date="2026-07-27T12:58:00Z"/>
                <w:rFonts w:ascii="Times New Roman" w:eastAsia="仿宋_GB2312" w:hAnsi="Times New Roman" w:cs="Times New Roman"/>
                <w:color w:val="auto"/>
                <w:kern w:val="0"/>
                <w:sz w:val="18"/>
                <w:szCs w:val="18"/>
              </w:rPr>
            </w:pPr>
          </w:p>
        </w:tc>
        <w:tc>
          <w:tcPr>
            <w:tcW w:w="423" w:type="pct"/>
            <w:vMerge/>
            <w:vAlign w:val="center"/>
          </w:tcPr>
          <w:p w14:paraId="481222B5" w14:textId="77777777" w:rsidR="00031E1D" w:rsidRPr="00BB7730" w:rsidRDefault="00031E1D" w:rsidP="00031E1D">
            <w:pPr>
              <w:spacing w:line="240" w:lineRule="exact"/>
              <w:contextualSpacing/>
              <w:jc w:val="center"/>
              <w:rPr>
                <w:ins w:id="4470" w:author="Xuning Wei12232" w:date="2026-07-27T12:58:00Z"/>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7ACA4C2C" w14:textId="7B5FFEAE" w:rsidR="00031E1D" w:rsidRPr="00BB7730" w:rsidRDefault="00031E1D" w:rsidP="00031E1D">
            <w:pPr>
              <w:spacing w:line="240" w:lineRule="exact"/>
              <w:contextualSpacing/>
              <w:jc w:val="both"/>
              <w:rPr>
                <w:ins w:id="4471" w:author="Xuning Wei12232" w:date="2026-07-27T12:58:00Z"/>
                <w:rFonts w:ascii="Times New Roman" w:eastAsia="仿宋_GB2312" w:hAnsi="Times New Roman" w:cs="Times New Roman"/>
                <w:color w:val="000000" w:themeColor="text1"/>
                <w:sz w:val="18"/>
                <w:szCs w:val="18"/>
                <w:lang w:eastAsia="zh-CN"/>
              </w:rPr>
            </w:pPr>
            <w:ins w:id="4472" w:author="Xuning Wei12232" w:date="2026-07-27T12:59:00Z">
              <w:r w:rsidRPr="00BB7730">
                <w:rPr>
                  <w:rFonts w:ascii="Times New Roman" w:eastAsia="仿宋_GB2312" w:hAnsi="Times New Roman" w:cs="Times New Roman"/>
                  <w:color w:val="auto"/>
                  <w:sz w:val="18"/>
                  <w:szCs w:val="18"/>
                </w:rPr>
                <w:t>Nitrogen protection/Inert:</w:t>
              </w:r>
              <w:r w:rsidRPr="00BB7730">
                <w:rPr>
                  <w:rFonts w:ascii="Times New Roman" w:eastAsia="仿宋_GB2312" w:hAnsi="Times New Roman" w:cs="Times New Roman"/>
                  <w:color w:val="0000FF"/>
                  <w:sz w:val="18"/>
                  <w:szCs w:val="18"/>
                </w:rPr>
                <w:t xml:space="preserve"> oxygen content ≤1.0%.</w:t>
              </w:r>
            </w:ins>
          </w:p>
        </w:tc>
        <w:tc>
          <w:tcPr>
            <w:tcW w:w="1400" w:type="pct"/>
            <w:shd w:val="clear" w:color="auto" w:fill="FFFFFF" w:themeFill="background1"/>
            <w:vAlign w:val="center"/>
          </w:tcPr>
          <w:p w14:paraId="2CBA5FC9" w14:textId="77777777" w:rsidR="00031E1D" w:rsidRPr="00BB7730" w:rsidRDefault="00031E1D" w:rsidP="00031E1D">
            <w:pPr>
              <w:spacing w:line="240" w:lineRule="exact"/>
              <w:contextualSpacing/>
              <w:jc w:val="both"/>
              <w:rPr>
                <w:ins w:id="4473" w:author="Xuning Wei12232" w:date="2026-07-27T12:59:00Z"/>
                <w:rFonts w:ascii="Times New Roman" w:eastAsia="仿宋_GB2312" w:hAnsi="Times New Roman" w:cs="Times New Roman"/>
                <w:color w:val="auto"/>
                <w:sz w:val="18"/>
                <w:szCs w:val="18"/>
              </w:rPr>
            </w:pPr>
            <w:ins w:id="4474" w:author="Xuning Wei12232" w:date="2026-07-27T12:59:00Z">
              <w:r w:rsidRPr="00BB7730">
                <w:rPr>
                  <w:rFonts w:ascii="Times New Roman" w:eastAsia="仿宋_GB2312" w:hAnsi="Times New Roman" w:cs="Times New Roman"/>
                  <w:color w:val="auto"/>
                  <w:sz w:val="18"/>
                  <w:szCs w:val="18"/>
                </w:rPr>
                <w:t>The equipment has the function of protection under nitrogen flow or static pressure</w:t>
              </w:r>
            </w:ins>
          </w:p>
          <w:p w14:paraId="3DD92CB2" w14:textId="04F95E31" w:rsidR="00031E1D" w:rsidRPr="00BB7730" w:rsidRDefault="00031E1D" w:rsidP="00031E1D">
            <w:pPr>
              <w:spacing w:line="240" w:lineRule="exact"/>
              <w:contextualSpacing/>
              <w:jc w:val="both"/>
              <w:rPr>
                <w:ins w:id="4475" w:author="Xuning Wei12232" w:date="2026-07-27T12:58:00Z"/>
                <w:rFonts w:ascii="Times New Roman" w:eastAsia="仿宋_GB2312" w:hAnsi="Times New Roman" w:cs="Times New Roman"/>
                <w:color w:val="000000" w:themeColor="text1"/>
                <w:sz w:val="18"/>
                <w:szCs w:val="18"/>
                <w:lang w:eastAsia="zh-CN"/>
              </w:rPr>
            </w:pPr>
            <w:ins w:id="4476" w:author="Xuning Wei12232" w:date="2026-07-27T12:59:00Z">
              <w:r w:rsidRPr="00BB7730">
                <w:rPr>
                  <w:rFonts w:ascii="Times New Roman" w:eastAsia="仿宋_GB2312" w:hAnsi="Times New Roman" w:cs="Times New Roman"/>
                  <w:color w:val="0000FF"/>
                  <w:sz w:val="18"/>
                  <w:szCs w:val="18"/>
                </w:rPr>
                <w:t>Control range of oxygen content of the equipment: ≤1.0%</w:t>
              </w:r>
            </w:ins>
          </w:p>
        </w:tc>
        <w:tc>
          <w:tcPr>
            <w:tcW w:w="305" w:type="pct"/>
            <w:shd w:val="clear" w:color="auto" w:fill="FFFFFF" w:themeFill="background1"/>
            <w:vAlign w:val="center"/>
          </w:tcPr>
          <w:p w14:paraId="4F94741E" w14:textId="6D9F2BCE" w:rsidR="00031E1D" w:rsidRPr="00BB7730" w:rsidRDefault="003E162E" w:rsidP="00031E1D">
            <w:pPr>
              <w:spacing w:line="240" w:lineRule="exact"/>
              <w:contextualSpacing/>
              <w:jc w:val="both"/>
              <w:rPr>
                <w:ins w:id="4477" w:author="Xuning Wei12232" w:date="2026-07-27T12:58:00Z"/>
                <w:rFonts w:ascii="Times New Roman" w:eastAsia="仿宋_GB2312" w:hAnsi="Times New Roman" w:cs="Times New Roman"/>
                <w:color w:val="000000" w:themeColor="text1"/>
                <w:sz w:val="18"/>
                <w:szCs w:val="18"/>
              </w:rPr>
            </w:pPr>
            <w:customXmlInsRangeStart w:id="4478" w:author="Xuning Wei12232" w:date="2026-07-27T12:59:00Z"/>
            <w:sdt>
              <w:sdtPr>
                <w:rPr>
                  <w:rFonts w:ascii="Times New Roman" w:eastAsia="仿宋_GB2312" w:hAnsi="Times New Roman" w:cs="Times New Roman"/>
                  <w:color w:val="auto"/>
                  <w:sz w:val="18"/>
                  <w:szCs w:val="18"/>
                </w:rPr>
                <w:id w:val="1109090733"/>
                <w14:checkbox>
                  <w14:checked w14:val="1"/>
                  <w14:checkedState w14:val="2612" w14:font="MS Gothic"/>
                  <w14:uncheckedState w14:val="2610" w14:font="MS Gothic"/>
                </w14:checkbox>
              </w:sdtPr>
              <w:sdtEndPr/>
              <w:sdtContent>
                <w:customXmlInsRangeEnd w:id="4478"/>
                <w:ins w:id="4479" w:author="Xuning Wei12232" w:date="2026-07-27T12:59:00Z">
                  <w:r w:rsidR="00031E1D" w:rsidRPr="00BB7730">
                    <w:rPr>
                      <w:rFonts w:ascii="Segoe UI Symbol" w:eastAsia="MS Gothic" w:hAnsi="Segoe UI Symbol" w:cs="Segoe UI Symbol"/>
                      <w:color w:val="auto"/>
                      <w:sz w:val="18"/>
                      <w:szCs w:val="18"/>
                    </w:rPr>
                    <w:t>☒</w:t>
                  </w:r>
                </w:ins>
                <w:customXmlInsRangeStart w:id="4480" w:author="Xuning Wei12232" w:date="2026-07-27T12:59:00Z"/>
              </w:sdtContent>
            </w:sdt>
            <w:customXmlInsRangeEnd w:id="4480"/>
            <w:ins w:id="4481" w:author="Xuning Wei12232" w:date="2026-07-27T12:59:00Z">
              <w:r w:rsidR="00031E1D" w:rsidRPr="00BB7730">
                <w:rPr>
                  <w:rFonts w:ascii="Times New Roman" w:eastAsia="仿宋_GB2312" w:hAnsi="Times New Roman" w:cs="Times New Roman"/>
                  <w:color w:val="auto"/>
                  <w:sz w:val="18"/>
                  <w:szCs w:val="18"/>
                </w:rPr>
                <w:t>Yes</w:t>
              </w:r>
            </w:ins>
          </w:p>
        </w:tc>
        <w:tc>
          <w:tcPr>
            <w:tcW w:w="305" w:type="pct"/>
            <w:shd w:val="clear" w:color="auto" w:fill="FFFFFF" w:themeFill="background1"/>
            <w:vAlign w:val="center"/>
          </w:tcPr>
          <w:p w14:paraId="0D37795E" w14:textId="0E606BE9" w:rsidR="00031E1D" w:rsidRPr="00BB7730" w:rsidRDefault="003E162E" w:rsidP="00031E1D">
            <w:pPr>
              <w:spacing w:line="240" w:lineRule="exact"/>
              <w:contextualSpacing/>
              <w:jc w:val="both"/>
              <w:rPr>
                <w:ins w:id="4482" w:author="Xuning Wei12232" w:date="2026-07-27T12:58:00Z"/>
                <w:rFonts w:ascii="Times New Roman" w:eastAsia="仿宋_GB2312" w:hAnsi="Times New Roman" w:cs="Times New Roman"/>
                <w:color w:val="000000" w:themeColor="text1"/>
                <w:sz w:val="18"/>
                <w:szCs w:val="18"/>
              </w:rPr>
            </w:pPr>
            <w:customXmlInsRangeStart w:id="4483" w:author="Xuning Wei12232" w:date="2026-07-27T12:59:00Z"/>
            <w:sdt>
              <w:sdtPr>
                <w:rPr>
                  <w:rFonts w:ascii="Times New Roman" w:eastAsia="仿宋_GB2312" w:hAnsi="Times New Roman" w:cs="Times New Roman"/>
                  <w:color w:val="auto"/>
                  <w:sz w:val="18"/>
                  <w:szCs w:val="18"/>
                </w:rPr>
                <w:id w:val="-2088604445"/>
                <w14:checkbox>
                  <w14:checked w14:val="0"/>
                  <w14:checkedState w14:val="2612" w14:font="MS Gothic"/>
                  <w14:uncheckedState w14:val="2610" w14:font="MS Gothic"/>
                </w14:checkbox>
              </w:sdtPr>
              <w:sdtEndPr/>
              <w:sdtContent>
                <w:customXmlInsRangeEnd w:id="4483"/>
                <w:ins w:id="4484" w:author="Xuning Wei12232" w:date="2026-07-27T12:59:00Z">
                  <w:r w:rsidR="00031E1D" w:rsidRPr="00BB7730">
                    <w:rPr>
                      <w:rFonts w:ascii="Segoe UI Symbol" w:eastAsia="仿宋_GB2312" w:hAnsi="Segoe UI Symbol" w:cs="Segoe UI Symbol"/>
                      <w:color w:val="auto"/>
                      <w:sz w:val="18"/>
                      <w:szCs w:val="18"/>
                    </w:rPr>
                    <w:t>☐</w:t>
                  </w:r>
                </w:ins>
                <w:customXmlInsRangeStart w:id="4485" w:author="Xuning Wei12232" w:date="2026-07-27T12:59:00Z"/>
              </w:sdtContent>
            </w:sdt>
            <w:customXmlInsRangeEnd w:id="4485"/>
            <w:ins w:id="4486" w:author="Xuning Wei12232" w:date="2026-07-27T12:59:00Z">
              <w:r w:rsidR="00031E1D" w:rsidRPr="00BB7730">
                <w:rPr>
                  <w:rFonts w:ascii="Times New Roman" w:eastAsia="仿宋_GB2312" w:hAnsi="Times New Roman" w:cs="Times New Roman"/>
                  <w:color w:val="auto"/>
                  <w:sz w:val="18"/>
                  <w:szCs w:val="18"/>
                </w:rPr>
                <w:t xml:space="preserve"> No</w:t>
              </w:r>
            </w:ins>
          </w:p>
        </w:tc>
        <w:tc>
          <w:tcPr>
            <w:tcW w:w="1190" w:type="pct"/>
            <w:shd w:val="clear" w:color="auto" w:fill="FFFFFF" w:themeFill="background1"/>
            <w:vAlign w:val="center"/>
          </w:tcPr>
          <w:p w14:paraId="2437D627" w14:textId="241876AE" w:rsidR="00031E1D" w:rsidRPr="00BB7730" w:rsidRDefault="00031E1D" w:rsidP="00031E1D">
            <w:pPr>
              <w:spacing w:line="240" w:lineRule="exact"/>
              <w:contextualSpacing/>
              <w:jc w:val="both"/>
              <w:rPr>
                <w:ins w:id="4487" w:author="Xuning Wei12232" w:date="2026-07-27T12:58:00Z"/>
                <w:rFonts w:ascii="Times New Roman" w:eastAsia="FangSong" w:hAnsi="Times New Roman" w:cs="Times New Roman"/>
                <w:color w:val="000000" w:themeColor="text1"/>
                <w:kern w:val="0"/>
                <w:sz w:val="18"/>
                <w:szCs w:val="18"/>
              </w:rPr>
            </w:pPr>
            <w:ins w:id="4488" w:author="Xuning Wei12232" w:date="2026-07-27T12:59:00Z">
              <w:r w:rsidRPr="00BB7730">
                <w:rPr>
                  <w:rFonts w:ascii="Times New Roman" w:eastAsia="仿宋_GB2312" w:hAnsi="Times New Roman" w:cs="Times New Roman"/>
                  <w:color w:val="auto"/>
                  <w:sz w:val="18"/>
                  <w:szCs w:val="18"/>
                </w:rPr>
                <w:t>N/A</w:t>
              </w:r>
            </w:ins>
          </w:p>
        </w:tc>
      </w:tr>
      <w:tr w:rsidR="00031E1D" w:rsidRPr="00BB7730" w14:paraId="5AC7C4BA" w14:textId="77777777" w:rsidTr="00A42507">
        <w:trPr>
          <w:trHeight w:val="397"/>
          <w:jc w:val="center"/>
        </w:trPr>
        <w:tc>
          <w:tcPr>
            <w:tcW w:w="186" w:type="pct"/>
            <w:vMerge/>
            <w:vAlign w:val="center"/>
          </w:tcPr>
          <w:p w14:paraId="42C808B4" w14:textId="77777777" w:rsidR="00031E1D" w:rsidRPr="00BB7730" w:rsidRDefault="00031E1D" w:rsidP="00031E1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0F02B071" w14:textId="77777777" w:rsidR="00031E1D" w:rsidRPr="00BB7730" w:rsidRDefault="00031E1D" w:rsidP="00031E1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7537AABA" w14:textId="5457B6BE"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lang w:eastAsia="zh-CN"/>
              </w:rPr>
              <w:t>Filter until no liquid drips</w:t>
            </w:r>
          </w:p>
        </w:tc>
        <w:tc>
          <w:tcPr>
            <w:tcW w:w="1400" w:type="pct"/>
            <w:shd w:val="clear" w:color="auto" w:fill="FFFFFF" w:themeFill="background1"/>
            <w:vAlign w:val="center"/>
          </w:tcPr>
          <w:p w14:paraId="739D8CF1" w14:textId="440A835F"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仿宋_GB2312" w:hAnsi="Times New Roman" w:cs="Times New Roman"/>
                <w:color w:val="000000" w:themeColor="text1"/>
                <w:sz w:val="18"/>
                <w:szCs w:val="18"/>
                <w:lang w:eastAsia="zh-CN"/>
              </w:rPr>
              <w:t>The equipment is equipped with a sieve plate for filtration and a tuning fork level meter, which can be used to determine the filtration end point</w:t>
            </w:r>
          </w:p>
        </w:tc>
        <w:tc>
          <w:tcPr>
            <w:tcW w:w="305" w:type="pct"/>
            <w:shd w:val="clear" w:color="auto" w:fill="FFFFFF" w:themeFill="background1"/>
            <w:vAlign w:val="center"/>
          </w:tcPr>
          <w:p w14:paraId="7E34DEA0" w14:textId="625EA003"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438914595"/>
                <w14:checkbox>
                  <w14:checked w14:val="1"/>
                  <w14:checkedState w14:val="2612" w14:font="MS Gothic"/>
                  <w14:uncheckedState w14:val="2610" w14:font="MS Gothic"/>
                </w14:checkbox>
              </w:sdtPr>
              <w:sdtEndPr/>
              <w:sdtContent>
                <w:r w:rsidR="00031E1D" w:rsidRPr="00BB7730">
                  <w:rPr>
                    <w:rFonts w:ascii="Segoe UI Symbol" w:eastAsia="MS Gothic"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4D4DA1AD" w14:textId="632D7E63" w:rsidR="00031E1D" w:rsidRPr="00BB7730" w:rsidRDefault="003E162E" w:rsidP="00031E1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896044233"/>
                <w14:checkbox>
                  <w14:checked w14:val="0"/>
                  <w14:checkedState w14:val="2612" w14:font="MS Gothic"/>
                  <w14:uncheckedState w14:val="2610" w14:font="MS Gothic"/>
                </w14:checkbox>
              </w:sdtPr>
              <w:sdtEndPr/>
              <w:sdtContent>
                <w:r w:rsidR="00031E1D" w:rsidRPr="00BB7730">
                  <w:rPr>
                    <w:rFonts w:ascii="Segoe UI Symbol" w:eastAsia="仿宋_GB2312" w:hAnsi="Segoe UI Symbol" w:cs="Segoe UI Symbol"/>
                    <w:color w:val="000000" w:themeColor="text1"/>
                    <w:sz w:val="18"/>
                    <w:szCs w:val="18"/>
                  </w:rPr>
                  <w:t>☐</w:t>
                </w:r>
              </w:sdtContent>
            </w:sdt>
            <w:r w:rsidR="00031E1D" w:rsidRPr="00BB7730">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364045EF" w14:textId="635679FF" w:rsidR="00031E1D" w:rsidRPr="00BB7730" w:rsidRDefault="00031E1D" w:rsidP="00031E1D">
            <w:pPr>
              <w:spacing w:line="240" w:lineRule="exact"/>
              <w:contextualSpacing/>
              <w:jc w:val="both"/>
              <w:rPr>
                <w:rFonts w:ascii="Times New Roman" w:eastAsia="仿宋_GB2312" w:hAnsi="Times New Roman" w:cs="Times New Roman"/>
                <w:color w:val="000000" w:themeColor="text1"/>
                <w:sz w:val="18"/>
                <w:szCs w:val="18"/>
              </w:rPr>
            </w:pPr>
            <w:r w:rsidRPr="00BB7730">
              <w:rPr>
                <w:rFonts w:ascii="Times New Roman" w:eastAsia="FangSong" w:hAnsi="Times New Roman" w:cs="Times New Roman"/>
                <w:color w:val="000000" w:themeColor="text1"/>
                <w:kern w:val="0"/>
                <w:sz w:val="18"/>
                <w:szCs w:val="18"/>
              </w:rPr>
              <w:t>N/A</w:t>
            </w:r>
          </w:p>
        </w:tc>
      </w:tr>
    </w:tbl>
    <w:p w14:paraId="5F96928E" w14:textId="0B62D3B2" w:rsidR="001E034A" w:rsidRPr="00BB7730" w:rsidRDefault="00010358">
      <w:pPr>
        <w:rPr>
          <w:rFonts w:ascii="Times New Roman" w:eastAsia="仿宋_GB2312" w:hAnsi="Times New Roman" w:cs="Times New Roman"/>
          <w:color w:val="000000" w:themeColor="text1"/>
          <w:sz w:val="20"/>
          <w:szCs w:val="20"/>
          <w:lang w:eastAsia="zh-CN"/>
        </w:rPr>
        <w:sectPr w:rsidR="001E034A" w:rsidRPr="00BB7730" w:rsidSect="001E034A">
          <w:headerReference w:type="default" r:id="rId27"/>
          <w:pgSz w:w="16839" w:h="11907" w:orient="landscape"/>
          <w:pgMar w:top="720" w:right="1077" w:bottom="720" w:left="1440" w:header="720" w:footer="720" w:gutter="0"/>
          <w:cols w:space="720"/>
          <w:docGrid w:linePitch="360"/>
        </w:sectPr>
      </w:pPr>
      <w:bookmarkStart w:id="4546" w:name="_Toc456872393"/>
      <w:bookmarkEnd w:id="4266"/>
      <w:r w:rsidRPr="00BB7730">
        <w:rPr>
          <w:rFonts w:ascii="Times New Roman" w:eastAsia="仿宋_GB2312" w:hAnsi="Times New Roman" w:cs="Times New Roman"/>
          <w:color w:val="000000" w:themeColor="text1"/>
          <w:sz w:val="20"/>
          <w:szCs w:val="20"/>
          <w:lang w:eastAsia="zh-CN"/>
        </w:rPr>
        <w:t xml:space="preserve">Note: Refers to equipment qualification document </w:t>
      </w:r>
      <w:bookmarkEnd w:id="4546"/>
      <w:r w:rsidR="00013F19" w:rsidRPr="00BB7730">
        <w:rPr>
          <w:rFonts w:ascii="Times New Roman" w:eastAsia="仿宋_GB2312" w:hAnsi="Times New Roman" w:cs="Times New Roman"/>
          <w:color w:val="00B0F0"/>
          <w:sz w:val="20"/>
          <w:szCs w:val="20"/>
          <w:lang w:eastAsia="zh-CN"/>
        </w:rPr>
        <w:t>V</w:t>
      </w:r>
      <w:r w:rsidR="00CF6B80" w:rsidRPr="00BB7730">
        <w:rPr>
          <w:rFonts w:ascii="Times New Roman" w:eastAsia="仿宋_GB2312" w:hAnsi="Times New Roman" w:cs="Times New Roman"/>
          <w:color w:val="00B0F0"/>
          <w:sz w:val="20"/>
          <w:szCs w:val="20"/>
          <w:lang w:eastAsia="zh-CN"/>
        </w:rPr>
        <w:t>R-TJ4-334.01-0</w:t>
      </w:r>
      <w:ins w:id="4547" w:author="He Han" w:date="2026-10-19T17:37:00Z">
        <w:r w:rsidR="00A50B10" w:rsidRPr="00BB7730">
          <w:rPr>
            <w:rFonts w:ascii="Times New Roman" w:eastAsia="仿宋_GB2312" w:hAnsi="Times New Roman" w:cs="Times New Roman"/>
            <w:color w:val="00B0F0"/>
            <w:sz w:val="20"/>
            <w:szCs w:val="20"/>
            <w:lang w:eastAsia="zh-CN"/>
          </w:rPr>
          <w:t>89.01</w:t>
        </w:r>
      </w:ins>
      <w:del w:id="4548" w:author="He Han" w:date="2026-10-19T17:37:00Z">
        <w:r w:rsidR="00CF6B80" w:rsidRPr="00BB7730" w:rsidDel="00A50B10">
          <w:rPr>
            <w:rFonts w:ascii="Times New Roman" w:eastAsia="仿宋_GB2312" w:hAnsi="Times New Roman" w:cs="Times New Roman"/>
            <w:color w:val="000000" w:themeColor="text1"/>
            <w:sz w:val="20"/>
            <w:szCs w:val="20"/>
            <w:lang w:eastAsia="zh-CN"/>
          </w:rPr>
          <w:delText>65</w:delText>
        </w:r>
        <w:r w:rsidR="00013F19" w:rsidRPr="00BB7730" w:rsidDel="00A50B10">
          <w:rPr>
            <w:rFonts w:ascii="Times New Roman" w:eastAsia="仿宋_GB2312" w:hAnsi="Times New Roman" w:cs="Times New Roman"/>
            <w:color w:val="000000" w:themeColor="text1"/>
            <w:sz w:val="20"/>
            <w:szCs w:val="20"/>
            <w:lang w:eastAsia="zh-CN"/>
          </w:rPr>
          <w:delText>.0</w:delText>
        </w:r>
      </w:del>
      <w:ins w:id="4549" w:author="Xuning Wei12232" w:date="2026-07-27T12:59:00Z">
        <w:del w:id="4550" w:author="He Han" w:date="2026-10-19T17:37:00Z">
          <w:r w:rsidR="00DA3BCC" w:rsidRPr="00BB7730" w:rsidDel="00A50B10">
            <w:rPr>
              <w:rFonts w:ascii="Times New Roman" w:eastAsia="仿宋_GB2312" w:hAnsi="Times New Roman" w:cs="Times New Roman"/>
              <w:color w:val="000000" w:themeColor="text1"/>
              <w:sz w:val="20"/>
              <w:szCs w:val="20"/>
              <w:lang w:eastAsia="zh-CN"/>
            </w:rPr>
            <w:delText>2</w:delText>
          </w:r>
        </w:del>
      </w:ins>
      <w:del w:id="4551" w:author="Xuning Wei12232" w:date="2026-07-27T12:59:00Z">
        <w:r w:rsidR="00013F19" w:rsidRPr="00BB7730" w:rsidDel="00DA3BCC">
          <w:rPr>
            <w:rFonts w:ascii="Times New Roman" w:eastAsia="仿宋_GB2312" w:hAnsi="Times New Roman" w:cs="Times New Roman"/>
            <w:color w:val="000000" w:themeColor="text1"/>
            <w:sz w:val="20"/>
            <w:szCs w:val="20"/>
            <w:lang w:eastAsia="zh-CN"/>
          </w:rPr>
          <w:delText>1</w:delText>
        </w:r>
      </w:del>
    </w:p>
    <w:p w14:paraId="6C8049F3" w14:textId="34A43F4E" w:rsidR="00813D53" w:rsidRPr="00BB7730" w:rsidDel="009E3204" w:rsidRDefault="00813D53">
      <w:pPr>
        <w:numPr>
          <w:ilvl w:val="1"/>
          <w:numId w:val="8"/>
        </w:numPr>
        <w:spacing w:after="120" w:line="240" w:lineRule="exact"/>
        <w:ind w:left="357" w:hanging="357"/>
        <w:rPr>
          <w:del w:id="4552" w:author="He Han" w:date="2026-10-13T13:42:00Z"/>
          <w:rFonts w:ascii="Times New Roman" w:eastAsia="仿宋_GB2312" w:hAnsi="Times New Roman" w:cs="Times New Roman"/>
          <w:color w:val="auto"/>
          <w:sz w:val="20"/>
          <w:szCs w:val="20"/>
          <w:rPrChange w:id="4553" w:author="He Han" w:date="2026-10-21T15:31:00Z">
            <w:rPr>
              <w:del w:id="4554" w:author="He Han" w:date="2026-10-13T13:42:00Z"/>
              <w:rFonts w:ascii="Times New Roman" w:eastAsia="仿宋_GB2312" w:hAnsi="Times New Roman" w:cs="Times New Roman"/>
              <w:color w:val="000000" w:themeColor="text1"/>
              <w:sz w:val="20"/>
              <w:szCs w:val="20"/>
              <w:lang w:eastAsia="zh-CN"/>
            </w:rPr>
          </w:rPrChange>
        </w:rPr>
        <w:pPrChange w:id="4555" w:author="He Han" w:date="2026-10-21T15:31:00Z">
          <w:pPr/>
        </w:pPrChange>
      </w:pPr>
      <w:bookmarkStart w:id="4556" w:name="_Toc243495173"/>
      <w:bookmarkStart w:id="4557" w:name="_Toc243495349"/>
      <w:bookmarkStart w:id="4558" w:name="_Toc243495525"/>
      <w:bookmarkStart w:id="4559" w:name="_Toc243495701"/>
      <w:bookmarkEnd w:id="4556"/>
      <w:bookmarkEnd w:id="4557"/>
      <w:bookmarkEnd w:id="4558"/>
      <w:bookmarkEnd w:id="4559"/>
    </w:p>
    <w:p w14:paraId="77FF7C80" w14:textId="6943621F" w:rsidR="001C52EB" w:rsidRPr="00BB7730" w:rsidRDefault="00010358">
      <w:pPr>
        <w:pStyle w:val="2"/>
        <w:numPr>
          <w:ilvl w:val="1"/>
          <w:numId w:val="8"/>
        </w:numPr>
        <w:ind w:left="357" w:hanging="357"/>
        <w:rPr>
          <w:rFonts w:ascii="Times New Roman" w:eastAsia="仿宋_GB2312" w:hAnsi="Times New Roman" w:cs="Times New Roman"/>
          <w:color w:val="auto"/>
        </w:rPr>
        <w:pPrChange w:id="4560" w:author="He Han" w:date="2026-10-21T15:31:00Z">
          <w:pPr>
            <w:pStyle w:val="2"/>
            <w:spacing w:beforeLines="50" w:after="50" w:line="319" w:lineRule="auto"/>
            <w:ind w:leftChars="134" w:left="281"/>
            <w:contextualSpacing/>
            <w:jc w:val="both"/>
          </w:pPr>
        </w:pPrChange>
      </w:pPr>
      <w:bookmarkStart w:id="4561" w:name="_Toc243495702"/>
      <w:r w:rsidRPr="00BB7730">
        <w:rPr>
          <w:rFonts w:ascii="Times New Roman" w:eastAsia="仿宋_GB2312" w:hAnsi="Times New Roman" w:cs="Times New Roman"/>
          <w:color w:val="auto"/>
        </w:rPr>
        <w:t xml:space="preserve">Assessment on function &amp; capacity for </w:t>
      </w:r>
      <w:r w:rsidR="001C52EB" w:rsidRPr="00BB7730">
        <w:rPr>
          <w:rFonts w:ascii="Times New Roman" w:eastAsia="仿宋_GB2312" w:hAnsi="Times New Roman" w:cs="Times New Roman"/>
          <w:color w:val="auto"/>
        </w:rPr>
        <w:t>1500 L Activation Tank TJ4S-1213-Sy15-R01</w:t>
      </w:r>
      <w:bookmarkEnd w:id="4561"/>
    </w:p>
    <w:p w14:paraId="2E7E7E17" w14:textId="256B6420" w:rsidR="00813D53" w:rsidRPr="00BB7730" w:rsidRDefault="00010358" w:rsidP="004A0C27">
      <w:pPr>
        <w:spacing w:beforeLines="50" w:before="120" w:after="50" w:line="319" w:lineRule="auto"/>
        <w:ind w:leftChars="134" w:left="281"/>
        <w:contextualSpacing/>
        <w:jc w:val="both"/>
        <w:rPr>
          <w:rFonts w:ascii="Times New Roman" w:eastAsia="仿宋_GB2312" w:hAnsi="Times New Roman" w:cs="Times New Roman"/>
          <w:color w:val="000000" w:themeColor="text1"/>
          <w:sz w:val="20"/>
          <w:szCs w:val="20"/>
        </w:rPr>
      </w:pPr>
      <w:r w:rsidRPr="00BB7730">
        <w:rPr>
          <w:rFonts w:ascii="Times New Roman" w:eastAsia="仿宋_GB2312" w:hAnsi="Times New Roman" w:cs="Times New Roman"/>
          <w:color w:val="auto"/>
          <w:sz w:val="20"/>
          <w:szCs w:val="20"/>
        </w:rPr>
        <w:t xml:space="preserve">See </w:t>
      </w:r>
      <w:r w:rsidRPr="00BB7730">
        <w:rPr>
          <w:rFonts w:ascii="Times New Roman" w:eastAsia="仿宋_GB2312" w:hAnsi="Times New Roman" w:cs="Times New Roman"/>
          <w:b/>
          <w:i/>
          <w:color w:val="auto"/>
          <w:sz w:val="20"/>
          <w:szCs w:val="20"/>
        </w:rPr>
        <w:t>Table 7-</w:t>
      </w:r>
      <w:ins w:id="4562" w:author="Xuning Wei12232" w:date="2026-07-27T13:03:00Z">
        <w:r w:rsidR="00A3214D" w:rsidRPr="00BB7730">
          <w:rPr>
            <w:rFonts w:ascii="Times New Roman" w:eastAsia="仿宋_GB2312" w:hAnsi="Times New Roman" w:cs="Times New Roman"/>
            <w:b/>
            <w:i/>
            <w:color w:val="auto"/>
            <w:sz w:val="20"/>
            <w:szCs w:val="20"/>
          </w:rPr>
          <w:t>5</w:t>
        </w:r>
      </w:ins>
      <w:del w:id="4563" w:author="Xuning Wei12232" w:date="2026-07-27T13:03:00Z">
        <w:r w:rsidR="001A2FC1" w:rsidRPr="00BB7730" w:rsidDel="00A3214D">
          <w:rPr>
            <w:rFonts w:ascii="Times New Roman" w:eastAsia="仿宋_GB2312" w:hAnsi="Times New Roman" w:cs="Times New Roman"/>
            <w:b/>
            <w:i/>
            <w:color w:val="auto"/>
            <w:sz w:val="20"/>
            <w:szCs w:val="20"/>
          </w:rPr>
          <w:delText>2</w:delText>
        </w:r>
      </w:del>
    </w:p>
    <w:p w14:paraId="45B80E86" w14:textId="07B80A63" w:rsidR="00813D53" w:rsidRPr="00BB7730" w:rsidRDefault="00010358" w:rsidP="00800128">
      <w:pPr>
        <w:spacing w:beforeLines="100" w:before="240" w:afterLines="50" w:after="120"/>
        <w:jc w:val="center"/>
        <w:rPr>
          <w:rFonts w:ascii="Times New Roman" w:eastAsia="仿宋_GB2312" w:hAnsi="Times New Roman" w:cs="Times New Roman"/>
          <w:b/>
          <w:color w:val="000000" w:themeColor="text1"/>
          <w:sz w:val="20"/>
          <w:szCs w:val="20"/>
        </w:rPr>
      </w:pPr>
      <w:r w:rsidRPr="00BB7730">
        <w:rPr>
          <w:rFonts w:ascii="Times New Roman" w:eastAsia="仿宋_GB2312" w:hAnsi="Times New Roman" w:cs="Times New Roman"/>
          <w:b/>
          <w:color w:val="000000" w:themeColor="text1"/>
          <w:sz w:val="20"/>
          <w:szCs w:val="20"/>
          <w:lang w:eastAsia="zh-CN"/>
        </w:rPr>
        <w:t>Table 7-</w:t>
      </w:r>
      <w:ins w:id="4564" w:author="Xuning Wei12232" w:date="2026-07-27T15:15:00Z">
        <w:r w:rsidR="00793AC2" w:rsidRPr="00BB7730">
          <w:rPr>
            <w:rFonts w:ascii="Times New Roman" w:eastAsia="仿宋_GB2312" w:hAnsi="Times New Roman" w:cs="Times New Roman"/>
            <w:b/>
            <w:color w:val="000000" w:themeColor="text1"/>
            <w:sz w:val="20"/>
            <w:szCs w:val="20"/>
            <w:lang w:eastAsia="zh-CN"/>
          </w:rPr>
          <w:t>5</w:t>
        </w:r>
      </w:ins>
      <w:del w:id="4565" w:author="Xuning Wei12232" w:date="2026-07-27T15:15:00Z">
        <w:r w:rsidR="001A2FC1" w:rsidRPr="00BB7730" w:rsidDel="00793AC2">
          <w:rPr>
            <w:rFonts w:ascii="Times New Roman" w:eastAsia="仿宋_GB2312" w:hAnsi="Times New Roman" w:cs="Times New Roman"/>
            <w:b/>
            <w:color w:val="000000" w:themeColor="text1"/>
            <w:sz w:val="20"/>
            <w:szCs w:val="20"/>
            <w:lang w:eastAsia="zh-CN"/>
          </w:rPr>
          <w:delText>2</w:delText>
        </w:r>
      </w:del>
      <w:r w:rsidRPr="00BB7730">
        <w:rPr>
          <w:rFonts w:ascii="Times New Roman" w:eastAsia="仿宋_GB2312" w:hAnsi="Times New Roman" w:cs="Times New Roman"/>
          <w:b/>
          <w:color w:val="000000" w:themeColor="text1"/>
          <w:sz w:val="20"/>
          <w:szCs w:val="20"/>
          <w:lang w:eastAsia="zh-CN"/>
        </w:rPr>
        <w:t xml:space="preserve">: </w:t>
      </w:r>
      <w:r w:rsidRPr="00BB7730">
        <w:rPr>
          <w:rFonts w:ascii="Times New Roman" w:eastAsia="仿宋_GB2312" w:hAnsi="Times New Roman" w:cs="Times New Roman"/>
          <w:b/>
          <w:color w:val="000000" w:themeColor="text1"/>
          <w:sz w:val="20"/>
          <w:szCs w:val="20"/>
        </w:rPr>
        <w:t>Equipment Suitability Assessment on Function &amp; Capacity for</w:t>
      </w:r>
      <w:r w:rsidR="001C52EB" w:rsidRPr="00BB7730">
        <w:rPr>
          <w:rFonts w:ascii="Times New Roman" w:eastAsia="仿宋_GB2312" w:hAnsi="Times New Roman" w:cs="Times New Roman"/>
          <w:b/>
          <w:color w:val="000000" w:themeColor="text1"/>
          <w:sz w:val="20"/>
          <w:szCs w:val="20"/>
        </w:rPr>
        <w:t xml:space="preserve"> 1500 L Activation</w:t>
      </w:r>
      <w:r w:rsidR="00BA3796" w:rsidRPr="00BB7730">
        <w:rPr>
          <w:rFonts w:ascii="Times New Roman" w:eastAsia="仿宋_GB2312" w:hAnsi="Times New Roman" w:cs="Times New Roman"/>
          <w:b/>
          <w:color w:val="000000" w:themeColor="text1"/>
          <w:sz w:val="20"/>
          <w:szCs w:val="20"/>
        </w:rPr>
        <w:t xml:space="preserve"> </w:t>
      </w:r>
      <w:r w:rsidR="00261D28" w:rsidRPr="00BB7730">
        <w:rPr>
          <w:rFonts w:ascii="Times New Roman" w:eastAsia="仿宋_GB2312" w:hAnsi="Times New Roman" w:cs="Times New Roman"/>
          <w:b/>
          <w:color w:val="000000" w:themeColor="text1"/>
          <w:sz w:val="20"/>
          <w:szCs w:val="20"/>
        </w:rPr>
        <w:t>Tank</w:t>
      </w:r>
      <w:r w:rsidR="001C52EB" w:rsidRPr="00BB7730">
        <w:rPr>
          <w:rFonts w:ascii="Times New Roman" w:eastAsia="FangSong" w:hAnsi="Times New Roman" w:cs="Times New Roman"/>
          <w:b/>
          <w:bCs w:val="0"/>
          <w:iCs/>
          <w:color w:val="000000" w:themeColor="text1"/>
          <w:kern w:val="0"/>
          <w:szCs w:val="21"/>
          <w:lang w:eastAsia="zh-CN"/>
        </w:rPr>
        <w:t xml:space="preserve"> </w:t>
      </w:r>
      <w:r w:rsidR="001C52EB" w:rsidRPr="00BB7730">
        <w:rPr>
          <w:rFonts w:ascii="Times New Roman" w:eastAsia="仿宋_GB2312" w:hAnsi="Times New Roman" w:cs="Times New Roman"/>
          <w:b/>
          <w:iCs/>
          <w:color w:val="000000" w:themeColor="text1"/>
          <w:sz w:val="20"/>
          <w:szCs w:val="20"/>
        </w:rPr>
        <w:t>TJ4S-1213-Sy15-R01</w:t>
      </w:r>
    </w:p>
    <w:tbl>
      <w:tblPr>
        <w:tblW w:w="14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
        <w:gridCol w:w="1275"/>
        <w:gridCol w:w="3261"/>
        <w:gridCol w:w="4110"/>
        <w:gridCol w:w="851"/>
        <w:gridCol w:w="850"/>
        <w:gridCol w:w="3402"/>
      </w:tblGrid>
      <w:tr w:rsidR="00032BAE" w:rsidRPr="00BB7730" w14:paraId="4696A78F" w14:textId="77777777" w:rsidTr="00232BBA">
        <w:trPr>
          <w:trHeight w:val="349"/>
          <w:tblHeader/>
        </w:trPr>
        <w:tc>
          <w:tcPr>
            <w:tcW w:w="531" w:type="dxa"/>
            <w:shd w:val="clear" w:color="auto" w:fill="D9D9D9" w:themeFill="background1" w:themeFillShade="D9"/>
            <w:vAlign w:val="center"/>
          </w:tcPr>
          <w:p w14:paraId="4112002C" w14:textId="77777777" w:rsidR="00813D53" w:rsidRPr="00BB7730" w:rsidRDefault="00010358">
            <w:pPr>
              <w:spacing w:line="276" w:lineRule="auto"/>
              <w:jc w:val="center"/>
              <w:rPr>
                <w:rFonts w:ascii="Times New Roman" w:eastAsia="FangSong" w:hAnsi="Times New Roman" w:cs="Times New Roman"/>
                <w:b/>
                <w:color w:val="auto"/>
                <w:kern w:val="0"/>
                <w:sz w:val="18"/>
                <w:szCs w:val="18"/>
              </w:rPr>
            </w:pPr>
            <w:r w:rsidRPr="00BB7730">
              <w:rPr>
                <w:rFonts w:ascii="Times New Roman" w:eastAsia="FangSong" w:hAnsi="Times New Roman" w:cs="Times New Roman"/>
                <w:b/>
                <w:color w:val="auto"/>
                <w:kern w:val="0"/>
                <w:sz w:val="18"/>
                <w:szCs w:val="18"/>
                <w:lang w:eastAsia="zh-CN"/>
              </w:rPr>
              <w:t>S/N</w:t>
            </w:r>
          </w:p>
        </w:tc>
        <w:tc>
          <w:tcPr>
            <w:tcW w:w="4536" w:type="dxa"/>
            <w:gridSpan w:val="2"/>
            <w:shd w:val="clear" w:color="auto" w:fill="D9D9D9" w:themeFill="background1" w:themeFillShade="D9"/>
            <w:vAlign w:val="center"/>
          </w:tcPr>
          <w:p w14:paraId="6A9D7B7D" w14:textId="77777777" w:rsidR="00813D53" w:rsidRPr="00BB7730" w:rsidRDefault="00010358">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Process Requirements</w:t>
            </w:r>
            <w:r w:rsidRPr="00BB7730">
              <w:rPr>
                <w:rFonts w:ascii="Times New Roman" w:eastAsia="FangSong" w:hAnsi="Times New Roman" w:cs="Times New Roman"/>
                <w:b/>
                <w:color w:val="auto"/>
                <w:kern w:val="0"/>
                <w:sz w:val="18"/>
                <w:szCs w:val="18"/>
              </w:rPr>
              <w:t xml:space="preserve"> </w:t>
            </w:r>
          </w:p>
        </w:tc>
        <w:tc>
          <w:tcPr>
            <w:tcW w:w="4110" w:type="dxa"/>
            <w:shd w:val="clear" w:color="auto" w:fill="D9D9D9" w:themeFill="background1" w:themeFillShade="D9"/>
            <w:vAlign w:val="center"/>
          </w:tcPr>
          <w:p w14:paraId="36974CA4" w14:textId="77777777" w:rsidR="00813D53" w:rsidRPr="00BB7730" w:rsidRDefault="00010358">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Equipment characteristics</w:t>
            </w:r>
          </w:p>
        </w:tc>
        <w:tc>
          <w:tcPr>
            <w:tcW w:w="1701" w:type="dxa"/>
            <w:gridSpan w:val="2"/>
            <w:shd w:val="clear" w:color="auto" w:fill="D9D9D9" w:themeFill="background1" w:themeFillShade="D9"/>
            <w:vAlign w:val="center"/>
          </w:tcPr>
          <w:p w14:paraId="65640E6F" w14:textId="77777777" w:rsidR="00813D53" w:rsidRPr="00BB7730" w:rsidRDefault="00010358">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Feasibility</w:t>
            </w:r>
          </w:p>
        </w:tc>
        <w:tc>
          <w:tcPr>
            <w:tcW w:w="3402" w:type="dxa"/>
            <w:shd w:val="clear" w:color="auto" w:fill="D9D9D9" w:themeFill="background1" w:themeFillShade="D9"/>
            <w:vAlign w:val="center"/>
          </w:tcPr>
          <w:p w14:paraId="4A8AB6E1" w14:textId="77777777" w:rsidR="00813D53" w:rsidRPr="00BB7730" w:rsidRDefault="00010358">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Justifications</w:t>
            </w:r>
          </w:p>
        </w:tc>
      </w:tr>
      <w:tr w:rsidR="00725309" w:rsidRPr="00BB7730" w14:paraId="028496E3" w14:textId="77777777" w:rsidTr="00232BBA">
        <w:trPr>
          <w:trHeight w:val="595"/>
        </w:trPr>
        <w:tc>
          <w:tcPr>
            <w:tcW w:w="531" w:type="dxa"/>
            <w:vMerge w:val="restart"/>
            <w:shd w:val="clear" w:color="auto" w:fill="FFFFFF" w:themeFill="background1"/>
            <w:vAlign w:val="center"/>
          </w:tcPr>
          <w:p w14:paraId="1CA70047" w14:textId="77777777" w:rsidR="00725309" w:rsidRPr="00BB7730" w:rsidRDefault="00725309">
            <w:pPr>
              <w:spacing w:line="276" w:lineRule="auto"/>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1</w:t>
            </w:r>
          </w:p>
        </w:tc>
        <w:tc>
          <w:tcPr>
            <w:tcW w:w="1275" w:type="dxa"/>
            <w:vMerge w:val="restart"/>
            <w:shd w:val="clear" w:color="auto" w:fill="FFFFFF" w:themeFill="background1"/>
            <w:vAlign w:val="center"/>
          </w:tcPr>
          <w:p w14:paraId="4DC269C7" w14:textId="77777777" w:rsidR="00725309" w:rsidRPr="00BB7730" w:rsidRDefault="00725309">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Operations</w:t>
            </w:r>
          </w:p>
        </w:tc>
        <w:tc>
          <w:tcPr>
            <w:tcW w:w="3261" w:type="dxa"/>
            <w:shd w:val="clear" w:color="auto" w:fill="FFFFFF" w:themeFill="background1"/>
            <w:vAlign w:val="center"/>
          </w:tcPr>
          <w:p w14:paraId="3660C3CC" w14:textId="7FA70E5D" w:rsidR="00725309" w:rsidRPr="00BB7730" w:rsidRDefault="00725309"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Cooling, heating, stirring, and Solution Transfer</w:t>
            </w:r>
          </w:p>
        </w:tc>
        <w:tc>
          <w:tcPr>
            <w:tcW w:w="4110" w:type="dxa"/>
            <w:shd w:val="clear" w:color="auto" w:fill="FFFFFF" w:themeFill="background1"/>
            <w:vAlign w:val="center"/>
          </w:tcPr>
          <w:p w14:paraId="39442E0B" w14:textId="2855584A" w:rsidR="00725309" w:rsidRPr="00BB7730" w:rsidRDefault="00725309" w:rsidP="00492338">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1500 L Activation Tank TJ4S-1213-Sy15-R01 is equipped with temperature rising/falling, stirring, and material transfer</w:t>
            </w:r>
          </w:p>
        </w:tc>
        <w:tc>
          <w:tcPr>
            <w:tcW w:w="851" w:type="dxa"/>
            <w:shd w:val="clear" w:color="auto" w:fill="FFFFFF" w:themeFill="background1"/>
            <w:vAlign w:val="center"/>
          </w:tcPr>
          <w:p w14:paraId="07A73A09" w14:textId="3366532A" w:rsidR="00725309" w:rsidRPr="00BB7730" w:rsidRDefault="003E162E">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80160780"/>
                <w14:checkbox>
                  <w14:checked w14:val="1"/>
                  <w14:checkedState w14:val="2612" w14:font="MS Gothic"/>
                  <w14:uncheckedState w14:val="2610" w14:font="MS Gothic"/>
                </w14:checkbox>
              </w:sdtPr>
              <w:sdtEndPr/>
              <w:sdtContent>
                <w:r w:rsidR="00725309" w:rsidRPr="00BB7730">
                  <w:rPr>
                    <w:rFonts w:ascii="Segoe UI Symbol" w:eastAsia="仿宋_GB2312" w:hAnsi="Segoe UI Symbol" w:cs="Segoe UI Symbol"/>
                    <w:color w:val="auto"/>
                    <w:sz w:val="18"/>
                    <w:szCs w:val="18"/>
                  </w:rPr>
                  <w:t>☒</w:t>
                </w:r>
              </w:sdtContent>
            </w:sdt>
            <w:r w:rsidR="00725309"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356A1D2C" w14:textId="77777777" w:rsidR="00725309" w:rsidRPr="00BB7730" w:rsidRDefault="003E162E">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49213145"/>
                <w14:checkbox>
                  <w14:checked w14:val="0"/>
                  <w14:checkedState w14:val="2612" w14:font="MS Gothic"/>
                  <w14:uncheckedState w14:val="2610" w14:font="MS Gothic"/>
                </w14:checkbox>
              </w:sdtPr>
              <w:sdtEndPr/>
              <w:sdtContent>
                <w:r w:rsidR="00725309" w:rsidRPr="00BB7730">
                  <w:rPr>
                    <w:rFonts w:ascii="Segoe UI Symbol" w:eastAsia="仿宋_GB2312" w:hAnsi="Segoe UI Symbol" w:cs="Segoe UI Symbol"/>
                    <w:color w:val="auto"/>
                    <w:sz w:val="18"/>
                    <w:szCs w:val="18"/>
                  </w:rPr>
                  <w:t>☐</w:t>
                </w:r>
              </w:sdtContent>
            </w:sdt>
            <w:r w:rsidR="00725309"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4F6F7912" w14:textId="77777777" w:rsidR="00725309" w:rsidRPr="00BB7730" w:rsidRDefault="00725309"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725309" w:rsidRPr="00BB7730" w14:paraId="5102732F" w14:textId="77777777" w:rsidTr="00232BBA">
        <w:trPr>
          <w:trHeight w:val="595"/>
          <w:ins w:id="4566" w:author="Xuning Wei12232" w:date="2026-07-27T13:03:00Z"/>
        </w:trPr>
        <w:tc>
          <w:tcPr>
            <w:tcW w:w="531" w:type="dxa"/>
            <w:vMerge/>
            <w:shd w:val="clear" w:color="auto" w:fill="FFFFFF" w:themeFill="background1"/>
            <w:vAlign w:val="center"/>
          </w:tcPr>
          <w:p w14:paraId="7244EE22" w14:textId="77777777" w:rsidR="00725309" w:rsidRPr="00BB7730" w:rsidRDefault="00725309" w:rsidP="00725309">
            <w:pPr>
              <w:spacing w:line="276" w:lineRule="auto"/>
              <w:jc w:val="center"/>
              <w:rPr>
                <w:ins w:id="4567" w:author="Xuning Wei12232" w:date="2026-07-27T13:03: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59707D2B" w14:textId="77777777" w:rsidR="00725309" w:rsidRPr="00BB7730" w:rsidRDefault="00725309" w:rsidP="00725309">
            <w:pPr>
              <w:spacing w:line="240" w:lineRule="exact"/>
              <w:contextualSpacing/>
              <w:rPr>
                <w:ins w:id="4568" w:author="Xuning Wei12232" w:date="2026-07-27T13:03: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4B7ECD56" w14:textId="45B5E640" w:rsidR="00725309" w:rsidRPr="00BB7730" w:rsidRDefault="00725309" w:rsidP="00725309">
            <w:pPr>
              <w:jc w:val="both"/>
              <w:rPr>
                <w:ins w:id="4569" w:author="Xuning Wei12232" w:date="2026-07-27T13:03:00Z"/>
                <w:rFonts w:ascii="Times New Roman" w:eastAsia="仿宋_GB2312" w:hAnsi="Times New Roman" w:cs="Times New Roman"/>
                <w:color w:val="auto"/>
                <w:sz w:val="18"/>
                <w:szCs w:val="18"/>
              </w:rPr>
            </w:pPr>
            <w:ins w:id="4570" w:author="Xuning Wei12232" w:date="2026-07-27T13:04:00Z">
              <w:r w:rsidRPr="00BB7730">
                <w:rPr>
                  <w:rFonts w:ascii="Times New Roman" w:eastAsia="仿宋_GB2312" w:hAnsi="Times New Roman" w:cs="Times New Roman"/>
                  <w:color w:val="auto"/>
                  <w:sz w:val="18"/>
                  <w:szCs w:val="18"/>
                  <w:lang w:eastAsia="zh-CN"/>
                </w:rPr>
                <w:t>Rinse by DMF</w:t>
              </w:r>
            </w:ins>
          </w:p>
        </w:tc>
        <w:tc>
          <w:tcPr>
            <w:tcW w:w="4110" w:type="dxa"/>
            <w:shd w:val="clear" w:color="auto" w:fill="FFFFFF" w:themeFill="background1"/>
            <w:vAlign w:val="center"/>
          </w:tcPr>
          <w:p w14:paraId="5A98399A" w14:textId="6E4EFF76" w:rsidR="00725309" w:rsidRPr="00BB7730" w:rsidRDefault="00725309" w:rsidP="00725309">
            <w:pPr>
              <w:spacing w:line="276" w:lineRule="auto"/>
              <w:jc w:val="both"/>
              <w:rPr>
                <w:ins w:id="4571" w:author="Xuning Wei12232" w:date="2026-07-27T13:03:00Z"/>
                <w:rFonts w:ascii="Times New Roman" w:eastAsia="仿宋_GB2312" w:hAnsi="Times New Roman" w:cs="Times New Roman"/>
                <w:color w:val="auto"/>
                <w:sz w:val="18"/>
                <w:szCs w:val="18"/>
              </w:rPr>
            </w:pPr>
            <w:ins w:id="4572" w:author="Xuning Wei12232" w:date="2026-07-27T13:04:00Z">
              <w:r w:rsidRPr="00BB7730">
                <w:rPr>
                  <w:rFonts w:ascii="Times New Roman" w:hAnsi="Times New Roman" w:cs="Times New Roman"/>
                  <w:color w:val="0000FF"/>
                  <w:sz w:val="18"/>
                  <w:szCs w:val="18"/>
                </w:rPr>
                <w:t>Activation tank has rinsing function: spray balls.</w:t>
              </w:r>
              <w:del w:id="4573" w:author="He Han" w:date="2026-10-13T13:54:00Z">
                <w:r w:rsidRPr="00BB7730" w:rsidDel="00AF440A">
                  <w:rPr>
                    <w:rFonts w:ascii="Times New Roman" w:hAnsi="Times New Roman" w:cs="Times New Roman"/>
                    <w:color w:val="0000FF"/>
                    <w:sz w:val="18"/>
                    <w:szCs w:val="18"/>
                  </w:rPr>
                  <w:delText xml:space="preserve"> </w:delText>
                </w:r>
                <w:r w:rsidRPr="00BB7730" w:rsidDel="00AF440A">
                  <w:rPr>
                    <w:rFonts w:ascii="Times New Roman" w:hAnsi="Times New Roman" w:cs="Times New Roman"/>
                    <w:color w:val="auto"/>
                    <w:sz w:val="18"/>
                    <w:szCs w:val="18"/>
                  </w:rPr>
                  <w:delText xml:space="preserve">   </w:delText>
                </w:r>
              </w:del>
            </w:ins>
          </w:p>
        </w:tc>
        <w:tc>
          <w:tcPr>
            <w:tcW w:w="851" w:type="dxa"/>
            <w:shd w:val="clear" w:color="auto" w:fill="FFFFFF" w:themeFill="background1"/>
            <w:vAlign w:val="center"/>
          </w:tcPr>
          <w:p w14:paraId="1CE6AF3A" w14:textId="0A8F0625" w:rsidR="00725309" w:rsidRPr="00BB7730" w:rsidRDefault="003E162E" w:rsidP="00725309">
            <w:pPr>
              <w:spacing w:line="276" w:lineRule="auto"/>
              <w:jc w:val="center"/>
              <w:rPr>
                <w:ins w:id="4574" w:author="Xuning Wei12232" w:date="2026-07-27T13:03:00Z"/>
                <w:rFonts w:ascii="Times New Roman" w:eastAsia="仿宋_GB2312" w:hAnsi="Times New Roman" w:cs="Times New Roman"/>
                <w:color w:val="auto"/>
                <w:sz w:val="18"/>
                <w:szCs w:val="18"/>
              </w:rPr>
            </w:pPr>
            <w:customXmlInsRangeStart w:id="4575" w:author="Xuning Wei12232" w:date="2026-07-27T13:04:00Z"/>
            <w:sdt>
              <w:sdtPr>
                <w:rPr>
                  <w:rFonts w:ascii="Times New Roman" w:eastAsia="仿宋_GB2312" w:hAnsi="Times New Roman" w:cs="Times New Roman"/>
                  <w:color w:val="auto"/>
                  <w:sz w:val="18"/>
                  <w:szCs w:val="18"/>
                </w:rPr>
                <w:id w:val="969011815"/>
                <w14:checkbox>
                  <w14:checked w14:val="1"/>
                  <w14:checkedState w14:val="2612" w14:font="MS Gothic"/>
                  <w14:uncheckedState w14:val="2610" w14:font="MS Gothic"/>
                </w14:checkbox>
              </w:sdtPr>
              <w:sdtEndPr/>
              <w:sdtContent>
                <w:customXmlInsRangeEnd w:id="4575"/>
                <w:ins w:id="4576" w:author="Xuning Wei12232" w:date="2026-07-27T13:04:00Z">
                  <w:r w:rsidR="00725309" w:rsidRPr="00BB7730">
                    <w:rPr>
                      <w:rFonts w:ascii="Segoe UI Symbol" w:eastAsia="仿宋_GB2312" w:hAnsi="Segoe UI Symbol" w:cs="Segoe UI Symbol"/>
                      <w:color w:val="auto"/>
                      <w:sz w:val="18"/>
                      <w:szCs w:val="18"/>
                    </w:rPr>
                    <w:t>☒</w:t>
                  </w:r>
                </w:ins>
                <w:customXmlInsRangeStart w:id="4577" w:author="Xuning Wei12232" w:date="2026-07-27T13:04:00Z"/>
              </w:sdtContent>
            </w:sdt>
            <w:customXmlInsRangeEnd w:id="4577"/>
            <w:ins w:id="4578" w:author="Xuning Wei12232" w:date="2026-07-27T13:04:00Z">
              <w:r w:rsidR="00725309" w:rsidRPr="00BB7730">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58DCF539" w14:textId="2BEB7828" w:rsidR="00725309" w:rsidRPr="00BB7730" w:rsidRDefault="003E162E" w:rsidP="00725309">
            <w:pPr>
              <w:spacing w:line="276" w:lineRule="auto"/>
              <w:jc w:val="center"/>
              <w:rPr>
                <w:ins w:id="4579" w:author="Xuning Wei12232" w:date="2026-07-27T13:03:00Z"/>
                <w:rFonts w:ascii="Times New Roman" w:eastAsia="仿宋_GB2312" w:hAnsi="Times New Roman" w:cs="Times New Roman"/>
                <w:color w:val="auto"/>
                <w:sz w:val="18"/>
                <w:szCs w:val="18"/>
              </w:rPr>
            </w:pPr>
            <w:customXmlInsRangeStart w:id="4580" w:author="Xuning Wei12232" w:date="2026-07-27T13:04:00Z"/>
            <w:sdt>
              <w:sdtPr>
                <w:rPr>
                  <w:rFonts w:ascii="Times New Roman" w:eastAsia="仿宋_GB2312" w:hAnsi="Times New Roman" w:cs="Times New Roman"/>
                  <w:color w:val="auto"/>
                  <w:sz w:val="18"/>
                  <w:szCs w:val="18"/>
                </w:rPr>
                <w:id w:val="-1006445886"/>
                <w14:checkbox>
                  <w14:checked w14:val="0"/>
                  <w14:checkedState w14:val="2612" w14:font="MS Gothic"/>
                  <w14:uncheckedState w14:val="2610" w14:font="MS Gothic"/>
                </w14:checkbox>
              </w:sdtPr>
              <w:sdtEndPr/>
              <w:sdtContent>
                <w:customXmlInsRangeEnd w:id="4580"/>
                <w:ins w:id="4581" w:author="Xuning Wei12232" w:date="2026-07-27T13:04:00Z">
                  <w:r w:rsidR="00725309" w:rsidRPr="00BB7730">
                    <w:rPr>
                      <w:rFonts w:ascii="Segoe UI Symbol" w:eastAsia="仿宋_GB2312" w:hAnsi="Segoe UI Symbol" w:cs="Segoe UI Symbol"/>
                      <w:color w:val="auto"/>
                      <w:sz w:val="18"/>
                      <w:szCs w:val="18"/>
                    </w:rPr>
                    <w:t>☐</w:t>
                  </w:r>
                </w:ins>
                <w:customXmlInsRangeStart w:id="4582" w:author="Xuning Wei12232" w:date="2026-07-27T13:04:00Z"/>
              </w:sdtContent>
            </w:sdt>
            <w:customXmlInsRangeEnd w:id="4582"/>
            <w:ins w:id="4583" w:author="Xuning Wei12232" w:date="2026-07-27T13:04:00Z">
              <w:r w:rsidR="00725309" w:rsidRPr="00BB7730">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2FB86B8B" w14:textId="036D71A6" w:rsidR="00725309" w:rsidRPr="00BB7730" w:rsidRDefault="00725309" w:rsidP="00725309">
            <w:pPr>
              <w:spacing w:line="276" w:lineRule="auto"/>
              <w:jc w:val="both"/>
              <w:rPr>
                <w:ins w:id="4584" w:author="Xuning Wei12232" w:date="2026-07-27T13:03:00Z"/>
                <w:rFonts w:ascii="Times New Roman" w:eastAsia="仿宋_GB2312" w:hAnsi="Times New Roman" w:cs="Times New Roman"/>
                <w:color w:val="auto"/>
                <w:sz w:val="18"/>
                <w:szCs w:val="18"/>
              </w:rPr>
            </w:pPr>
            <w:ins w:id="4585" w:author="Xuning Wei12232" w:date="2026-07-27T13:04:00Z">
              <w:r w:rsidRPr="00BB7730">
                <w:rPr>
                  <w:rFonts w:ascii="Times New Roman" w:eastAsia="仿宋_GB2312" w:hAnsi="Times New Roman" w:cs="Times New Roman"/>
                  <w:color w:val="auto"/>
                  <w:sz w:val="18"/>
                  <w:szCs w:val="18"/>
                </w:rPr>
                <w:t>N/A</w:t>
              </w:r>
            </w:ins>
          </w:p>
        </w:tc>
      </w:tr>
      <w:tr w:rsidR="00725309" w:rsidRPr="00BB7730" w14:paraId="50DFC083" w14:textId="77777777" w:rsidTr="00232BBA">
        <w:trPr>
          <w:trHeight w:val="595"/>
          <w:ins w:id="4586" w:author="Xuning Wei12232" w:date="2026-07-27T13:03:00Z"/>
        </w:trPr>
        <w:tc>
          <w:tcPr>
            <w:tcW w:w="531" w:type="dxa"/>
            <w:vMerge/>
            <w:shd w:val="clear" w:color="auto" w:fill="FFFFFF" w:themeFill="background1"/>
            <w:vAlign w:val="center"/>
          </w:tcPr>
          <w:p w14:paraId="7E905516" w14:textId="77777777" w:rsidR="00725309" w:rsidRPr="00BB7730" w:rsidRDefault="00725309" w:rsidP="00725309">
            <w:pPr>
              <w:spacing w:line="276" w:lineRule="auto"/>
              <w:jc w:val="center"/>
              <w:rPr>
                <w:ins w:id="4587" w:author="Xuning Wei12232" w:date="2026-07-27T13:03: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021D31D8" w14:textId="77777777" w:rsidR="00725309" w:rsidRPr="00BB7730" w:rsidRDefault="00725309" w:rsidP="00725309">
            <w:pPr>
              <w:spacing w:line="240" w:lineRule="exact"/>
              <w:contextualSpacing/>
              <w:rPr>
                <w:ins w:id="4588" w:author="Xuning Wei12232" w:date="2026-07-27T13:03: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350DE0E5" w14:textId="33264807" w:rsidR="00725309" w:rsidRPr="00BB7730" w:rsidRDefault="00725309" w:rsidP="00725309">
            <w:pPr>
              <w:jc w:val="both"/>
              <w:rPr>
                <w:ins w:id="4589" w:author="Xuning Wei12232" w:date="2026-07-27T13:03:00Z"/>
                <w:rFonts w:ascii="Times New Roman" w:eastAsia="仿宋_GB2312" w:hAnsi="Times New Roman" w:cs="Times New Roman"/>
                <w:color w:val="auto"/>
                <w:sz w:val="18"/>
                <w:szCs w:val="18"/>
              </w:rPr>
            </w:pPr>
            <w:ins w:id="4590" w:author="Xuning Wei12232" w:date="2026-07-27T13:04:00Z">
              <w:r w:rsidRPr="00BB7730">
                <w:rPr>
                  <w:rFonts w:ascii="Times New Roman" w:eastAsia="仿宋_GB2312" w:hAnsi="Times New Roman" w:cs="Times New Roman"/>
                  <w:color w:val="auto"/>
                  <w:sz w:val="18"/>
                  <w:szCs w:val="18"/>
                </w:rPr>
                <w:t>Discharge from the TJ4S-1213-Sy15-R01 to the TJ4S-1213-Sy15</w:t>
              </w:r>
            </w:ins>
          </w:p>
        </w:tc>
        <w:tc>
          <w:tcPr>
            <w:tcW w:w="4110" w:type="dxa"/>
            <w:shd w:val="clear" w:color="auto" w:fill="FFFFFF" w:themeFill="background1"/>
            <w:vAlign w:val="center"/>
          </w:tcPr>
          <w:p w14:paraId="70797839" w14:textId="30B7E276" w:rsidR="00725309" w:rsidRPr="00BB7730" w:rsidRDefault="00725309" w:rsidP="00725309">
            <w:pPr>
              <w:spacing w:line="276" w:lineRule="auto"/>
              <w:jc w:val="both"/>
              <w:rPr>
                <w:ins w:id="4591" w:author="Xuning Wei12232" w:date="2026-07-27T13:03:00Z"/>
                <w:rFonts w:ascii="Times New Roman" w:eastAsia="仿宋_GB2312" w:hAnsi="Times New Roman" w:cs="Times New Roman"/>
                <w:color w:val="auto"/>
                <w:sz w:val="18"/>
                <w:szCs w:val="18"/>
              </w:rPr>
            </w:pPr>
            <w:ins w:id="4592" w:author="Xuning Wei12232" w:date="2026-07-27T13:04:00Z">
              <w:r w:rsidRPr="00BB7730">
                <w:rPr>
                  <w:rFonts w:ascii="Times New Roman" w:eastAsia="FangSong" w:hAnsi="Times New Roman" w:cs="Times New Roman"/>
                  <w:color w:val="auto"/>
                  <w:kern w:val="0"/>
                  <w:sz w:val="18"/>
                  <w:szCs w:val="18"/>
                  <w:lang w:eastAsia="zh-CN"/>
                </w:rPr>
                <w:t>Dedicated transfer line (316L).</w:t>
              </w:r>
            </w:ins>
          </w:p>
        </w:tc>
        <w:tc>
          <w:tcPr>
            <w:tcW w:w="851" w:type="dxa"/>
            <w:shd w:val="clear" w:color="auto" w:fill="FFFFFF" w:themeFill="background1"/>
            <w:vAlign w:val="center"/>
          </w:tcPr>
          <w:p w14:paraId="7F061B0A" w14:textId="3178F8E7" w:rsidR="00725309" w:rsidRPr="00BB7730" w:rsidRDefault="003E162E" w:rsidP="00725309">
            <w:pPr>
              <w:spacing w:line="276" w:lineRule="auto"/>
              <w:jc w:val="center"/>
              <w:rPr>
                <w:ins w:id="4593" w:author="Xuning Wei12232" w:date="2026-07-27T13:03:00Z"/>
                <w:rFonts w:ascii="Times New Roman" w:eastAsia="仿宋_GB2312" w:hAnsi="Times New Roman" w:cs="Times New Roman"/>
                <w:color w:val="auto"/>
                <w:sz w:val="18"/>
                <w:szCs w:val="18"/>
              </w:rPr>
            </w:pPr>
            <w:customXmlInsRangeStart w:id="4594" w:author="Xuning Wei12232" w:date="2026-07-27T13:04:00Z"/>
            <w:sdt>
              <w:sdtPr>
                <w:rPr>
                  <w:rFonts w:ascii="Times New Roman" w:eastAsia="仿宋_GB2312" w:hAnsi="Times New Roman" w:cs="Times New Roman"/>
                  <w:color w:val="auto"/>
                  <w:sz w:val="18"/>
                  <w:szCs w:val="18"/>
                </w:rPr>
                <w:id w:val="828092043"/>
                <w14:checkbox>
                  <w14:checked w14:val="1"/>
                  <w14:checkedState w14:val="2612" w14:font="MS Gothic"/>
                  <w14:uncheckedState w14:val="2610" w14:font="MS Gothic"/>
                </w14:checkbox>
              </w:sdtPr>
              <w:sdtEndPr/>
              <w:sdtContent>
                <w:customXmlInsRangeEnd w:id="4594"/>
                <w:ins w:id="4595" w:author="Xuning Wei12232" w:date="2026-07-27T13:04:00Z">
                  <w:r w:rsidR="00725309" w:rsidRPr="00BB7730">
                    <w:rPr>
                      <w:rFonts w:ascii="Segoe UI Symbol" w:eastAsia="仿宋_GB2312" w:hAnsi="Segoe UI Symbol" w:cs="Segoe UI Symbol"/>
                      <w:color w:val="auto"/>
                      <w:sz w:val="18"/>
                      <w:szCs w:val="18"/>
                    </w:rPr>
                    <w:t>☒</w:t>
                  </w:r>
                </w:ins>
                <w:customXmlInsRangeStart w:id="4596" w:author="Xuning Wei12232" w:date="2026-07-27T13:04:00Z"/>
              </w:sdtContent>
            </w:sdt>
            <w:customXmlInsRangeEnd w:id="4596"/>
            <w:ins w:id="4597" w:author="Xuning Wei12232" w:date="2026-07-27T13:04:00Z">
              <w:r w:rsidR="00725309" w:rsidRPr="00BB7730">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2848440C" w14:textId="2E8BF426" w:rsidR="00725309" w:rsidRPr="00BB7730" w:rsidRDefault="003E162E" w:rsidP="00725309">
            <w:pPr>
              <w:spacing w:line="276" w:lineRule="auto"/>
              <w:jc w:val="center"/>
              <w:rPr>
                <w:ins w:id="4598" w:author="Xuning Wei12232" w:date="2026-07-27T13:03:00Z"/>
                <w:rFonts w:ascii="Times New Roman" w:eastAsia="仿宋_GB2312" w:hAnsi="Times New Roman" w:cs="Times New Roman"/>
                <w:color w:val="auto"/>
                <w:sz w:val="18"/>
                <w:szCs w:val="18"/>
              </w:rPr>
            </w:pPr>
            <w:customXmlInsRangeStart w:id="4599" w:author="Xuning Wei12232" w:date="2026-07-27T13:04:00Z"/>
            <w:sdt>
              <w:sdtPr>
                <w:rPr>
                  <w:rFonts w:ascii="Times New Roman" w:eastAsia="仿宋_GB2312" w:hAnsi="Times New Roman" w:cs="Times New Roman"/>
                  <w:color w:val="auto"/>
                  <w:sz w:val="18"/>
                  <w:szCs w:val="18"/>
                </w:rPr>
                <w:id w:val="300117277"/>
                <w14:checkbox>
                  <w14:checked w14:val="0"/>
                  <w14:checkedState w14:val="2612" w14:font="MS Gothic"/>
                  <w14:uncheckedState w14:val="2610" w14:font="MS Gothic"/>
                </w14:checkbox>
              </w:sdtPr>
              <w:sdtEndPr/>
              <w:sdtContent>
                <w:customXmlInsRangeEnd w:id="4599"/>
                <w:ins w:id="4600" w:author="Xuning Wei12232" w:date="2026-07-27T13:04:00Z">
                  <w:r w:rsidR="00725309" w:rsidRPr="00BB7730">
                    <w:rPr>
                      <w:rFonts w:ascii="Segoe UI Symbol" w:eastAsia="仿宋_GB2312" w:hAnsi="Segoe UI Symbol" w:cs="Segoe UI Symbol"/>
                      <w:color w:val="auto"/>
                      <w:sz w:val="18"/>
                      <w:szCs w:val="18"/>
                    </w:rPr>
                    <w:t>☐</w:t>
                  </w:r>
                </w:ins>
                <w:customXmlInsRangeStart w:id="4601" w:author="Xuning Wei12232" w:date="2026-07-27T13:04:00Z"/>
              </w:sdtContent>
            </w:sdt>
            <w:customXmlInsRangeEnd w:id="4601"/>
            <w:ins w:id="4602" w:author="Xuning Wei12232" w:date="2026-07-27T13:04:00Z">
              <w:r w:rsidR="00725309" w:rsidRPr="00BB7730">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77674C1C" w14:textId="4A2231E4" w:rsidR="00725309" w:rsidRPr="00BB7730" w:rsidRDefault="00725309" w:rsidP="00725309">
            <w:pPr>
              <w:spacing w:line="276" w:lineRule="auto"/>
              <w:jc w:val="both"/>
              <w:rPr>
                <w:ins w:id="4603" w:author="Xuning Wei12232" w:date="2026-07-27T13:03:00Z"/>
                <w:rFonts w:ascii="Times New Roman" w:eastAsia="仿宋_GB2312" w:hAnsi="Times New Roman" w:cs="Times New Roman"/>
                <w:color w:val="auto"/>
                <w:sz w:val="18"/>
                <w:szCs w:val="18"/>
              </w:rPr>
            </w:pPr>
            <w:ins w:id="4604" w:author="Xuning Wei12232" w:date="2026-07-27T13:04:00Z">
              <w:r w:rsidRPr="00BB7730">
                <w:rPr>
                  <w:rFonts w:ascii="Times New Roman" w:eastAsia="仿宋_GB2312" w:hAnsi="Times New Roman" w:cs="Times New Roman"/>
                  <w:color w:val="auto"/>
                  <w:sz w:val="18"/>
                  <w:szCs w:val="18"/>
                </w:rPr>
                <w:t>N/A</w:t>
              </w:r>
            </w:ins>
          </w:p>
        </w:tc>
      </w:tr>
      <w:tr w:rsidR="00032BAE" w:rsidRPr="00BB7730" w14:paraId="09625C89" w14:textId="77777777" w:rsidTr="00232BBA">
        <w:trPr>
          <w:trHeight w:val="595"/>
        </w:trPr>
        <w:tc>
          <w:tcPr>
            <w:tcW w:w="531" w:type="dxa"/>
            <w:shd w:val="clear" w:color="auto" w:fill="FFFFFF" w:themeFill="background1"/>
            <w:vAlign w:val="center"/>
          </w:tcPr>
          <w:p w14:paraId="4A17E4A1" w14:textId="19AF0AEF" w:rsidR="003709FE" w:rsidRPr="00BB7730" w:rsidRDefault="003709FE" w:rsidP="003709FE">
            <w:pPr>
              <w:spacing w:line="276" w:lineRule="auto"/>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2</w:t>
            </w:r>
          </w:p>
        </w:tc>
        <w:tc>
          <w:tcPr>
            <w:tcW w:w="1275" w:type="dxa"/>
            <w:shd w:val="clear" w:color="auto" w:fill="FFFFFF" w:themeFill="background1"/>
            <w:vAlign w:val="center"/>
          </w:tcPr>
          <w:p w14:paraId="11AAC5A4" w14:textId="76C46208" w:rsidR="003709FE" w:rsidRPr="00BB7730" w:rsidRDefault="003709FE" w:rsidP="007524B2">
            <w:pPr>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 volume</w:t>
            </w:r>
          </w:p>
        </w:tc>
        <w:tc>
          <w:tcPr>
            <w:tcW w:w="3261" w:type="dxa"/>
            <w:shd w:val="clear" w:color="auto" w:fill="FFFFFF" w:themeFill="background1"/>
            <w:vAlign w:val="center"/>
          </w:tcPr>
          <w:p w14:paraId="6D4C2F18" w14:textId="42F67D24" w:rsidR="003709FE" w:rsidRPr="00BB7730" w:rsidRDefault="003709FE"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Min batch volume</w:t>
            </w:r>
            <w:r w:rsidR="002510A7" w:rsidRPr="00BB7730">
              <w:rPr>
                <w:rFonts w:ascii="Times New Roman" w:eastAsia="仿宋_GB2312" w:hAnsi="Times New Roman" w:cs="Times New Roman"/>
                <w:color w:val="auto"/>
                <w:sz w:val="18"/>
                <w:szCs w:val="18"/>
              </w:rPr>
              <w:t xml:space="preserve"> 144</w:t>
            </w:r>
            <w:ins w:id="4605" w:author="Xuning Wei12232" w:date="2026-07-27T13:06:00Z">
              <w:r w:rsidR="007834E8" w:rsidRPr="00BB7730">
                <w:rPr>
                  <w:rFonts w:ascii="Times New Roman" w:eastAsia="仿宋_GB2312" w:hAnsi="Times New Roman" w:cs="Times New Roman"/>
                  <w:color w:val="auto"/>
                  <w:sz w:val="18"/>
                  <w:szCs w:val="18"/>
                </w:rPr>
                <w:t xml:space="preserve"> </w:t>
              </w:r>
            </w:ins>
            <w:r w:rsidR="002510A7" w:rsidRPr="00BB7730">
              <w:rPr>
                <w:rFonts w:ascii="Times New Roman" w:eastAsia="仿宋_GB2312" w:hAnsi="Times New Roman" w:cs="Times New Roman"/>
                <w:color w:val="auto"/>
                <w:sz w:val="18"/>
                <w:szCs w:val="18"/>
              </w:rPr>
              <w:t>L</w:t>
            </w:r>
          </w:p>
          <w:p w14:paraId="5F6CCD30" w14:textId="63B922B1" w:rsidR="003709FE" w:rsidRPr="00BB7730" w:rsidRDefault="003709FE"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Max batch volume </w:t>
            </w:r>
            <w:r w:rsidR="002510A7" w:rsidRPr="00BB7730">
              <w:rPr>
                <w:rFonts w:ascii="Times New Roman" w:eastAsia="仿宋_GB2312" w:hAnsi="Times New Roman" w:cs="Times New Roman"/>
                <w:color w:val="auto"/>
                <w:sz w:val="18"/>
                <w:szCs w:val="18"/>
              </w:rPr>
              <w:t>384</w:t>
            </w:r>
            <w:ins w:id="4606" w:author="Xuning Wei12232" w:date="2026-07-27T13:06:00Z">
              <w:r w:rsidR="007834E8" w:rsidRPr="00BB7730">
                <w:rPr>
                  <w:rFonts w:ascii="Times New Roman" w:eastAsia="仿宋_GB2312" w:hAnsi="Times New Roman" w:cs="Times New Roman"/>
                  <w:color w:val="auto"/>
                  <w:sz w:val="18"/>
                  <w:szCs w:val="18"/>
                </w:rPr>
                <w:t xml:space="preserve"> </w:t>
              </w:r>
            </w:ins>
            <w:r w:rsidR="002510A7" w:rsidRPr="00BB7730">
              <w:rPr>
                <w:rFonts w:ascii="Times New Roman" w:eastAsia="仿宋_GB2312" w:hAnsi="Times New Roman" w:cs="Times New Roman"/>
                <w:color w:val="auto"/>
                <w:sz w:val="18"/>
                <w:szCs w:val="18"/>
              </w:rPr>
              <w:t>L</w:t>
            </w:r>
          </w:p>
        </w:tc>
        <w:tc>
          <w:tcPr>
            <w:tcW w:w="4110" w:type="dxa"/>
            <w:shd w:val="clear" w:color="auto" w:fill="FFFFFF" w:themeFill="background1"/>
            <w:vAlign w:val="center"/>
          </w:tcPr>
          <w:p w14:paraId="4BA1A3E2" w14:textId="578DAC5E" w:rsidR="00E51690" w:rsidRPr="00BB7730" w:rsidRDefault="007834E8" w:rsidP="00492338">
            <w:pPr>
              <w:spacing w:line="240" w:lineRule="exact"/>
              <w:contextualSpacing/>
              <w:jc w:val="both"/>
              <w:rPr>
                <w:rFonts w:ascii="Times New Roman" w:eastAsia="仿宋_GB2312" w:hAnsi="Times New Roman" w:cs="Times New Roman"/>
                <w:color w:val="auto"/>
                <w:sz w:val="18"/>
                <w:szCs w:val="18"/>
              </w:rPr>
            </w:pPr>
            <w:ins w:id="4607" w:author="Xuning Wei12232" w:date="2026-07-27T13:05:00Z">
              <w:r w:rsidRPr="00BB7730">
                <w:rPr>
                  <w:rFonts w:ascii="Times New Roman" w:eastAsia="仿宋_GB2312" w:hAnsi="Times New Roman" w:cs="Times New Roman"/>
                  <w:color w:val="0000FF"/>
                  <w:sz w:val="18"/>
                  <w:szCs w:val="18"/>
                </w:rPr>
                <w:t>Minimum volume of the stirrer</w:t>
              </w:r>
              <w:r w:rsidRPr="00BB7730" w:rsidDel="007834E8">
                <w:rPr>
                  <w:rFonts w:ascii="Times New Roman" w:eastAsia="仿宋_GB2312" w:hAnsi="Times New Roman" w:cs="Times New Roman"/>
                  <w:color w:val="auto"/>
                  <w:sz w:val="18"/>
                  <w:szCs w:val="18"/>
                </w:rPr>
                <w:t xml:space="preserve"> </w:t>
              </w:r>
            </w:ins>
            <w:del w:id="4608" w:author="Xuning Wei12232" w:date="2026-07-27T13:05:00Z">
              <w:r w:rsidR="002B14DF" w:rsidRPr="00BB7730" w:rsidDel="007834E8">
                <w:rPr>
                  <w:rFonts w:ascii="Times New Roman" w:eastAsia="仿宋_GB2312" w:hAnsi="Times New Roman" w:cs="Times New Roman"/>
                  <w:color w:val="auto"/>
                  <w:sz w:val="18"/>
                  <w:szCs w:val="18"/>
                </w:rPr>
                <w:delText>Stirring volume range of equipment</w:delText>
              </w:r>
              <w:r w:rsidR="00E51690" w:rsidRPr="00BB7730" w:rsidDel="007834E8">
                <w:rPr>
                  <w:rFonts w:ascii="Times New Roman" w:eastAsia="仿宋_GB2312" w:hAnsi="Times New Roman" w:cs="Times New Roman"/>
                  <w:color w:val="auto"/>
                  <w:sz w:val="18"/>
                  <w:szCs w:val="18"/>
                </w:rPr>
                <w:delText xml:space="preserve"> </w:delText>
              </w:r>
            </w:del>
            <w:r w:rsidR="00E51690" w:rsidRPr="00BB7730">
              <w:rPr>
                <w:rFonts w:ascii="Times New Roman" w:eastAsia="仿宋_GB2312" w:hAnsi="Times New Roman" w:cs="Times New Roman"/>
                <w:color w:val="auto"/>
                <w:sz w:val="18"/>
                <w:szCs w:val="18"/>
              </w:rPr>
              <w:t>(at rest): 84.4 L</w:t>
            </w:r>
            <w:del w:id="4609" w:author="Xuning Wei12232" w:date="2026-07-27T13:05:00Z">
              <w:r w:rsidR="002B14DF" w:rsidRPr="00BB7730" w:rsidDel="007834E8">
                <w:rPr>
                  <w:rFonts w:ascii="Times New Roman" w:eastAsia="仿宋_GB2312" w:hAnsi="Times New Roman" w:cs="Times New Roman"/>
                  <w:color w:val="auto"/>
                  <w:sz w:val="18"/>
                  <w:szCs w:val="18"/>
                </w:rPr>
                <w:delText>~682.4L</w:delText>
              </w:r>
            </w:del>
            <w:r w:rsidR="00E51690" w:rsidRPr="00BB7730">
              <w:rPr>
                <w:rFonts w:ascii="Times New Roman" w:eastAsia="仿宋_GB2312" w:hAnsi="Times New Roman" w:cs="Times New Roman"/>
                <w:color w:val="auto"/>
                <w:sz w:val="18"/>
                <w:szCs w:val="18"/>
              </w:rPr>
              <w:t xml:space="preserve"> </w:t>
            </w:r>
          </w:p>
          <w:p w14:paraId="19A1903D" w14:textId="2365641A" w:rsidR="007834E8" w:rsidRPr="00BB7730" w:rsidRDefault="007834E8">
            <w:pPr>
              <w:spacing w:line="240" w:lineRule="exact"/>
              <w:contextualSpacing/>
              <w:jc w:val="both"/>
              <w:rPr>
                <w:ins w:id="4610" w:author="Xuning Wei12232" w:date="2026-07-27T13:05:00Z"/>
                <w:rFonts w:ascii="Times New Roman" w:eastAsia="仿宋_GB2312" w:hAnsi="Times New Roman" w:cs="Times New Roman"/>
                <w:color w:val="auto"/>
                <w:sz w:val="18"/>
                <w:szCs w:val="18"/>
              </w:rPr>
            </w:pPr>
            <w:ins w:id="4611" w:author="Xuning Wei12232" w:date="2026-07-27T13:05:00Z">
              <w:r w:rsidRPr="00BB7730">
                <w:rPr>
                  <w:rFonts w:ascii="Times New Roman" w:eastAsia="仿宋_GB2312" w:hAnsi="Times New Roman" w:cs="Times New Roman"/>
                  <w:color w:val="0000FF"/>
                  <w:sz w:val="18"/>
                  <w:szCs w:val="18"/>
                </w:rPr>
                <w:t>Minimum volume of the stirrer</w:t>
              </w:r>
            </w:ins>
            <w:del w:id="4612" w:author="Xuning Wei12232" w:date="2026-07-27T13:05:00Z">
              <w:r w:rsidR="003709FE" w:rsidRPr="00BB7730" w:rsidDel="007834E8">
                <w:rPr>
                  <w:rFonts w:ascii="Times New Roman" w:eastAsia="仿宋_GB2312" w:hAnsi="Times New Roman" w:cs="Times New Roman"/>
                  <w:color w:val="auto"/>
                  <w:sz w:val="18"/>
                  <w:szCs w:val="18"/>
                </w:rPr>
                <w:delText>Stirring volume range of equipment</w:delText>
              </w:r>
            </w:del>
            <w:r w:rsidR="00E51690" w:rsidRPr="00BB7730">
              <w:rPr>
                <w:rFonts w:ascii="Times New Roman" w:eastAsia="仿宋_GB2312" w:hAnsi="Times New Roman" w:cs="Times New Roman"/>
                <w:color w:val="auto"/>
                <w:sz w:val="18"/>
                <w:szCs w:val="18"/>
              </w:rPr>
              <w:t xml:space="preserve"> (at </w:t>
            </w:r>
            <w:r w:rsidR="002B14DF" w:rsidRPr="00BB7730">
              <w:rPr>
                <w:rFonts w:ascii="Times New Roman" w:eastAsia="仿宋_GB2312" w:hAnsi="Times New Roman" w:cs="Times New Roman"/>
                <w:color w:val="auto"/>
                <w:sz w:val="18"/>
                <w:szCs w:val="18"/>
              </w:rPr>
              <w:t>maximum</w:t>
            </w:r>
            <w:r w:rsidR="00E51690" w:rsidRPr="00BB7730">
              <w:rPr>
                <w:rFonts w:ascii="Times New Roman" w:eastAsia="仿宋_GB2312" w:hAnsi="Times New Roman" w:cs="Times New Roman"/>
                <w:color w:val="auto"/>
                <w:sz w:val="18"/>
                <w:szCs w:val="18"/>
              </w:rPr>
              <w:t xml:space="preserve"> </w:t>
            </w:r>
            <w:r w:rsidR="002B14DF" w:rsidRPr="00BB7730">
              <w:rPr>
                <w:rFonts w:ascii="Times New Roman" w:eastAsia="仿宋_GB2312" w:hAnsi="Times New Roman" w:cs="Times New Roman"/>
                <w:color w:val="auto"/>
                <w:sz w:val="18"/>
                <w:szCs w:val="18"/>
              </w:rPr>
              <w:t>speed</w:t>
            </w:r>
            <w:r w:rsidR="00E51690" w:rsidRPr="00BB7730">
              <w:rPr>
                <w:rFonts w:ascii="Times New Roman" w:eastAsia="仿宋_GB2312" w:hAnsi="Times New Roman" w:cs="Times New Roman"/>
                <w:color w:val="auto"/>
                <w:sz w:val="18"/>
                <w:szCs w:val="18"/>
              </w:rPr>
              <w:t>): 78.8</w:t>
            </w:r>
            <w:ins w:id="4613" w:author="Johan Granander" w:date="2026-07-28T15:01:00Z">
              <w:r w:rsidR="00A42FFF" w:rsidRPr="00BB7730">
                <w:rPr>
                  <w:rFonts w:ascii="Times New Roman" w:eastAsia="仿宋_GB2312" w:hAnsi="Times New Roman" w:cs="Times New Roman"/>
                  <w:color w:val="auto"/>
                  <w:sz w:val="18"/>
                  <w:szCs w:val="18"/>
                </w:rPr>
                <w:t xml:space="preserve"> </w:t>
              </w:r>
            </w:ins>
            <w:r w:rsidR="00C81677" w:rsidRPr="00BB7730">
              <w:rPr>
                <w:rFonts w:ascii="Times New Roman" w:eastAsia="仿宋_GB2312" w:hAnsi="Times New Roman" w:cs="Times New Roman"/>
                <w:color w:val="auto"/>
                <w:sz w:val="18"/>
                <w:szCs w:val="18"/>
              </w:rPr>
              <w:t>L</w:t>
            </w:r>
          </w:p>
          <w:p w14:paraId="6C089582" w14:textId="58482121" w:rsidR="003709FE" w:rsidRPr="00BB7730" w:rsidRDefault="007834E8">
            <w:pPr>
              <w:spacing w:line="240" w:lineRule="exact"/>
              <w:contextualSpacing/>
              <w:jc w:val="both"/>
              <w:rPr>
                <w:rFonts w:ascii="Times New Roman" w:eastAsia="仿宋_GB2312" w:hAnsi="Times New Roman" w:cs="Times New Roman"/>
                <w:color w:val="auto"/>
                <w:sz w:val="18"/>
                <w:szCs w:val="18"/>
              </w:rPr>
            </w:pPr>
            <w:ins w:id="4614" w:author="Xuning Wei12232" w:date="2026-07-27T13:06:00Z">
              <w:r w:rsidRPr="00BB7730">
                <w:rPr>
                  <w:rFonts w:ascii="Times New Roman" w:eastAsia="仿宋_GB2312" w:hAnsi="Times New Roman" w:cs="Times New Roman"/>
                  <w:color w:val="0000FF"/>
                  <w:sz w:val="18"/>
                  <w:szCs w:val="18"/>
                </w:rPr>
                <w:t>Maximum working volume: 1500 L</w:t>
              </w:r>
              <w:r w:rsidRPr="00BB7730" w:rsidDel="00B674FE">
                <w:rPr>
                  <w:rFonts w:ascii="Times New Roman" w:eastAsia="仿宋_GB2312" w:hAnsi="Times New Roman" w:cs="Times New Roman"/>
                  <w:color w:val="auto"/>
                  <w:sz w:val="18"/>
                  <w:szCs w:val="18"/>
                </w:rPr>
                <w:t xml:space="preserve"> </w:t>
              </w:r>
            </w:ins>
            <w:del w:id="4615" w:author="Xuning Wei12232" w:date="2026-07-27T13:05:00Z">
              <w:r w:rsidR="00C81677" w:rsidRPr="00BB7730" w:rsidDel="007834E8">
                <w:rPr>
                  <w:rFonts w:ascii="Times New Roman" w:eastAsia="仿宋_GB2312" w:hAnsi="Times New Roman" w:cs="Times New Roman"/>
                  <w:color w:val="auto"/>
                  <w:sz w:val="18"/>
                  <w:szCs w:val="18"/>
                </w:rPr>
                <w:delText xml:space="preserve"> </w:delText>
              </w:r>
              <w:r w:rsidR="003709FE" w:rsidRPr="00BB7730" w:rsidDel="007834E8">
                <w:rPr>
                  <w:rFonts w:ascii="Times New Roman" w:eastAsia="仿宋_GB2312" w:hAnsi="Times New Roman" w:cs="Times New Roman"/>
                  <w:color w:val="auto"/>
                  <w:sz w:val="18"/>
                  <w:szCs w:val="18"/>
                </w:rPr>
                <w:delText>~</w:delText>
              </w:r>
              <w:r w:rsidR="00E51690" w:rsidRPr="00BB7730" w:rsidDel="007834E8">
                <w:rPr>
                  <w:rFonts w:ascii="Times New Roman" w:eastAsia="仿宋_GB2312" w:hAnsi="Times New Roman" w:cs="Times New Roman"/>
                  <w:color w:val="auto"/>
                  <w:sz w:val="18"/>
                  <w:szCs w:val="18"/>
                </w:rPr>
                <w:delText>678.6</w:delText>
              </w:r>
              <w:r w:rsidR="003709FE" w:rsidRPr="00BB7730" w:rsidDel="007834E8">
                <w:rPr>
                  <w:rFonts w:ascii="Times New Roman" w:eastAsia="仿宋_GB2312" w:hAnsi="Times New Roman" w:cs="Times New Roman"/>
                  <w:color w:val="auto"/>
                  <w:sz w:val="18"/>
                  <w:szCs w:val="18"/>
                </w:rPr>
                <w:delText xml:space="preserve"> L</w:delText>
              </w:r>
            </w:del>
            <w:r w:rsidR="003709FE" w:rsidRPr="00BB7730">
              <w:rPr>
                <w:rFonts w:ascii="Times New Roman" w:eastAsia="仿宋_GB2312" w:hAnsi="Times New Roman" w:cs="Times New Roman"/>
                <w:color w:val="auto"/>
                <w:sz w:val="18"/>
                <w:szCs w:val="18"/>
              </w:rPr>
              <w:t xml:space="preserve"> </w:t>
            </w:r>
          </w:p>
        </w:tc>
        <w:tc>
          <w:tcPr>
            <w:tcW w:w="851" w:type="dxa"/>
            <w:shd w:val="clear" w:color="auto" w:fill="FFFFFF" w:themeFill="background1"/>
            <w:vAlign w:val="center"/>
          </w:tcPr>
          <w:p w14:paraId="205C8BB9" w14:textId="02C794A7" w:rsidR="003709FE" w:rsidRPr="00BB7730" w:rsidRDefault="003E162E" w:rsidP="003709FE">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28458380"/>
                <w14:checkbox>
                  <w14:checked w14:val="1"/>
                  <w14:checkedState w14:val="2612" w14:font="MS Gothic"/>
                  <w14:uncheckedState w14:val="2610" w14:font="MS Gothic"/>
                </w14:checkbox>
              </w:sdtPr>
              <w:sdtEndPr/>
              <w:sdtContent>
                <w:r w:rsidR="003709FE" w:rsidRPr="00BB7730">
                  <w:rPr>
                    <w:rFonts w:ascii="Segoe UI Symbol" w:eastAsia="仿宋_GB2312" w:hAnsi="Segoe UI Symbol" w:cs="Segoe UI Symbol"/>
                    <w:color w:val="auto"/>
                    <w:sz w:val="18"/>
                    <w:szCs w:val="18"/>
                  </w:rPr>
                  <w:t>☒</w:t>
                </w:r>
              </w:sdtContent>
            </w:sdt>
            <w:r w:rsidR="003709FE"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1968F67A" w14:textId="3F9DC785" w:rsidR="003709FE" w:rsidRPr="00BB7730" w:rsidRDefault="003E162E" w:rsidP="003709FE">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915978659"/>
                <w14:checkbox>
                  <w14:checked w14:val="0"/>
                  <w14:checkedState w14:val="2612" w14:font="MS Gothic"/>
                  <w14:uncheckedState w14:val="2610" w14:font="MS Gothic"/>
                </w14:checkbox>
              </w:sdtPr>
              <w:sdtEndPr/>
              <w:sdtContent>
                <w:r w:rsidR="003709FE" w:rsidRPr="00BB7730">
                  <w:rPr>
                    <w:rFonts w:ascii="Segoe UI Symbol" w:eastAsia="仿宋_GB2312" w:hAnsi="Segoe UI Symbol" w:cs="Segoe UI Symbol"/>
                    <w:color w:val="auto"/>
                    <w:sz w:val="18"/>
                    <w:szCs w:val="18"/>
                  </w:rPr>
                  <w:t>☐</w:t>
                </w:r>
              </w:sdtContent>
            </w:sdt>
            <w:r w:rsidR="003709FE"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6AC4579F" w14:textId="326414F2" w:rsidR="003709FE" w:rsidRPr="00BB7730" w:rsidRDefault="00973946" w:rsidP="0030647B">
            <w:pPr>
              <w:spacing w:line="276" w:lineRule="auto"/>
              <w:jc w:val="both"/>
              <w:rPr>
                <w:rFonts w:ascii="Times New Roman" w:eastAsia="仿宋_GB2312" w:hAnsi="Times New Roman" w:cs="Times New Roman"/>
                <w:color w:val="auto"/>
                <w:sz w:val="18"/>
                <w:szCs w:val="18"/>
              </w:rPr>
            </w:pPr>
            <w:ins w:id="4616" w:author="Xuning Wei12232" w:date="2026-07-27T13:06:00Z">
              <w:r w:rsidRPr="00BB7730">
                <w:rPr>
                  <w:rFonts w:ascii="Times New Roman" w:eastAsia="仿宋_GB2312" w:hAnsi="Times New Roman" w:cs="Times New Roman"/>
                  <w:color w:val="auto"/>
                  <w:sz w:val="18"/>
                  <w:szCs w:val="18"/>
                </w:rPr>
                <w:t>The min/max batch volume are within the stirring volume range of equipment capability.</w:t>
              </w:r>
            </w:ins>
            <w:del w:id="4617" w:author="Xuning Wei12232" w:date="2026-07-27T13:06:00Z">
              <w:r w:rsidR="006B2A9B" w:rsidRPr="00BB7730" w:rsidDel="00973946">
                <w:rPr>
                  <w:rFonts w:ascii="Times New Roman" w:eastAsia="仿宋_GB2312" w:hAnsi="Times New Roman" w:cs="Times New Roman"/>
                  <w:color w:val="auto"/>
                  <w:sz w:val="18"/>
                  <w:szCs w:val="18"/>
                </w:rPr>
                <w:delText>The Stirring volume required by the process is within the stirring volume range of equipment.</w:delText>
              </w:r>
            </w:del>
          </w:p>
        </w:tc>
      </w:tr>
      <w:tr w:rsidR="00032BAE" w:rsidRPr="00BB7730" w14:paraId="0D3B39F1" w14:textId="77777777" w:rsidTr="00232BBA">
        <w:trPr>
          <w:trHeight w:val="595"/>
        </w:trPr>
        <w:tc>
          <w:tcPr>
            <w:tcW w:w="531" w:type="dxa"/>
            <w:shd w:val="clear" w:color="auto" w:fill="FFFFFF" w:themeFill="background1"/>
            <w:vAlign w:val="center"/>
          </w:tcPr>
          <w:p w14:paraId="006F8147" w14:textId="1081851B" w:rsidR="00224896" w:rsidRPr="00BB7730" w:rsidRDefault="00224896" w:rsidP="00224896">
            <w:pPr>
              <w:spacing w:line="276" w:lineRule="auto"/>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3</w:t>
            </w:r>
          </w:p>
        </w:tc>
        <w:tc>
          <w:tcPr>
            <w:tcW w:w="1275" w:type="dxa"/>
            <w:shd w:val="clear" w:color="auto" w:fill="FFFFFF" w:themeFill="background1"/>
            <w:vAlign w:val="center"/>
          </w:tcPr>
          <w:p w14:paraId="50BF3BE9" w14:textId="66F1CB02" w:rsidR="00224896" w:rsidRPr="00BB7730" w:rsidRDefault="00224896" w:rsidP="00224896">
            <w:pPr>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Temperature measurement</w:t>
            </w:r>
          </w:p>
        </w:tc>
        <w:tc>
          <w:tcPr>
            <w:tcW w:w="3261" w:type="dxa"/>
            <w:shd w:val="clear" w:color="auto" w:fill="FFFFFF" w:themeFill="background1"/>
            <w:vAlign w:val="center"/>
          </w:tcPr>
          <w:p w14:paraId="2B94CCFF" w14:textId="2683B4EE" w:rsidR="00224896" w:rsidRPr="00BB7730" w:rsidDel="00B15B42" w:rsidRDefault="00224896" w:rsidP="0030647B">
            <w:pPr>
              <w:spacing w:line="240" w:lineRule="exact"/>
              <w:contextualSpacing/>
              <w:jc w:val="both"/>
              <w:rPr>
                <w:del w:id="4618" w:author="Xuning Wei12232" w:date="2026-07-27T13:07: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Min batch volume</w:t>
            </w:r>
            <w:r w:rsidR="002510A7" w:rsidRPr="00BB7730">
              <w:rPr>
                <w:rFonts w:ascii="Times New Roman" w:eastAsia="仿宋_GB2312" w:hAnsi="Times New Roman" w:cs="Times New Roman"/>
                <w:color w:val="auto"/>
                <w:sz w:val="18"/>
                <w:szCs w:val="18"/>
              </w:rPr>
              <w:t xml:space="preserve"> 144</w:t>
            </w:r>
            <w:ins w:id="4619" w:author="Xuning Wei12232" w:date="2026-07-27T13:07:00Z">
              <w:r w:rsidR="00B15B42" w:rsidRPr="00BB7730">
                <w:rPr>
                  <w:rFonts w:ascii="Times New Roman" w:eastAsia="仿宋_GB2312" w:hAnsi="Times New Roman" w:cs="Times New Roman"/>
                  <w:color w:val="auto"/>
                  <w:sz w:val="18"/>
                  <w:szCs w:val="18"/>
                </w:rPr>
                <w:t xml:space="preserve"> </w:t>
              </w:r>
            </w:ins>
            <w:r w:rsidR="002510A7" w:rsidRPr="00BB7730">
              <w:rPr>
                <w:rFonts w:ascii="Times New Roman" w:eastAsia="仿宋_GB2312" w:hAnsi="Times New Roman" w:cs="Times New Roman"/>
                <w:color w:val="auto"/>
                <w:sz w:val="18"/>
                <w:szCs w:val="18"/>
              </w:rPr>
              <w:t>L</w:t>
            </w:r>
          </w:p>
          <w:p w14:paraId="536A3F8C" w14:textId="742B8E3E" w:rsidR="00224896" w:rsidRPr="00BB7730" w:rsidRDefault="00224896">
            <w:pPr>
              <w:spacing w:line="240" w:lineRule="exact"/>
              <w:contextualSpacing/>
              <w:jc w:val="both"/>
              <w:rPr>
                <w:rFonts w:ascii="Times New Roman" w:eastAsia="仿宋_GB2312" w:hAnsi="Times New Roman" w:cs="Times New Roman"/>
                <w:color w:val="auto"/>
                <w:sz w:val="18"/>
                <w:szCs w:val="18"/>
              </w:rPr>
              <w:pPrChange w:id="4620" w:author="Xuning Wei12232" w:date="2026-07-27T13:07:00Z">
                <w:pPr>
                  <w:spacing w:line="276" w:lineRule="auto"/>
                  <w:jc w:val="both"/>
                </w:pPr>
              </w:pPrChange>
            </w:pPr>
            <w:del w:id="4621" w:author="Xuning Wei12232" w:date="2026-07-27T13:07:00Z">
              <w:r w:rsidRPr="00BB7730" w:rsidDel="00B15B42">
                <w:rPr>
                  <w:rFonts w:ascii="Times New Roman" w:eastAsia="仿宋_GB2312" w:hAnsi="Times New Roman" w:cs="Times New Roman"/>
                  <w:color w:val="auto"/>
                  <w:sz w:val="18"/>
                  <w:szCs w:val="18"/>
                </w:rPr>
                <w:delText xml:space="preserve">Max batch volume </w:delText>
              </w:r>
              <w:r w:rsidR="002510A7" w:rsidRPr="00BB7730" w:rsidDel="00B15B42">
                <w:rPr>
                  <w:rFonts w:ascii="Times New Roman" w:eastAsia="仿宋_GB2312" w:hAnsi="Times New Roman" w:cs="Times New Roman"/>
                  <w:color w:val="auto"/>
                  <w:sz w:val="18"/>
                  <w:szCs w:val="18"/>
                </w:rPr>
                <w:delText>384L</w:delText>
              </w:r>
            </w:del>
          </w:p>
        </w:tc>
        <w:tc>
          <w:tcPr>
            <w:tcW w:w="4110" w:type="dxa"/>
            <w:shd w:val="clear" w:color="auto" w:fill="FFFFFF" w:themeFill="background1"/>
            <w:vAlign w:val="center"/>
          </w:tcPr>
          <w:p w14:paraId="2E14C45D" w14:textId="1EE5BF56" w:rsidR="00224896" w:rsidRPr="00BB7730" w:rsidRDefault="00224896" w:rsidP="00224896">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adopts bottom temperature measurement, which can achieve the minimum temperature control volume required by the process and provides excellent temperature monitoring.</w:t>
            </w:r>
          </w:p>
        </w:tc>
        <w:tc>
          <w:tcPr>
            <w:tcW w:w="851" w:type="dxa"/>
            <w:shd w:val="clear" w:color="auto" w:fill="FFFFFF" w:themeFill="background1"/>
            <w:vAlign w:val="center"/>
          </w:tcPr>
          <w:p w14:paraId="6DBDE9D7" w14:textId="16E0BC4E"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6633272"/>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9C0D6F1" w14:textId="4683BA43"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985975308"/>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66029C83" w14:textId="4D05F260"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adopts bottom temperature measurement, which can achieve the minimum temperature control volume required by the process and provides excellent temperature monitoring.</w:t>
            </w:r>
          </w:p>
        </w:tc>
      </w:tr>
      <w:tr w:rsidR="00032BAE" w:rsidRPr="00BB7730" w14:paraId="457DC997" w14:textId="77777777" w:rsidTr="00232BBA">
        <w:trPr>
          <w:trHeight w:val="595"/>
        </w:trPr>
        <w:tc>
          <w:tcPr>
            <w:tcW w:w="531" w:type="dxa"/>
            <w:shd w:val="clear" w:color="auto" w:fill="FFFFFF" w:themeFill="background1"/>
            <w:vAlign w:val="center"/>
          </w:tcPr>
          <w:p w14:paraId="6EC699D2" w14:textId="5310AB7D" w:rsidR="00224896" w:rsidRPr="00BB7730" w:rsidRDefault="00224896" w:rsidP="00224896">
            <w:pPr>
              <w:spacing w:line="276" w:lineRule="auto"/>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4</w:t>
            </w:r>
          </w:p>
        </w:tc>
        <w:tc>
          <w:tcPr>
            <w:tcW w:w="1275" w:type="dxa"/>
            <w:shd w:val="clear" w:color="auto" w:fill="FFFFFF" w:themeFill="background1"/>
            <w:vAlign w:val="center"/>
          </w:tcPr>
          <w:p w14:paraId="5407FE21" w14:textId="643130A9" w:rsidR="00224896" w:rsidRPr="00BB7730" w:rsidRDefault="00224896" w:rsidP="00224896">
            <w:pPr>
              <w:spacing w:line="240" w:lineRule="exact"/>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 speed</w:t>
            </w:r>
          </w:p>
        </w:tc>
        <w:tc>
          <w:tcPr>
            <w:tcW w:w="3261" w:type="dxa"/>
            <w:shd w:val="clear" w:color="auto" w:fill="FFFFFF" w:themeFill="background1"/>
            <w:vAlign w:val="center"/>
          </w:tcPr>
          <w:p w14:paraId="51AD271B" w14:textId="6BD58166" w:rsidR="00224896" w:rsidRPr="00BB7730" w:rsidRDefault="00224896"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Reference stirring speed </w:t>
            </w:r>
            <w:r w:rsidR="002510A7" w:rsidRPr="00BB7730">
              <w:rPr>
                <w:rFonts w:ascii="Times New Roman" w:eastAsia="仿宋_GB2312" w:hAnsi="Times New Roman" w:cs="Times New Roman"/>
                <w:color w:val="auto"/>
                <w:sz w:val="18"/>
                <w:szCs w:val="18"/>
              </w:rPr>
              <w:t>95±10</w:t>
            </w:r>
            <w:ins w:id="4622" w:author="Johan Granander" w:date="2026-07-28T15:01:00Z">
              <w:r w:rsidR="00A42FFF" w:rsidRPr="00BB7730">
                <w:rPr>
                  <w:rFonts w:ascii="Times New Roman" w:eastAsia="仿宋_GB2312" w:hAnsi="Times New Roman" w:cs="Times New Roman"/>
                  <w:color w:val="auto"/>
                  <w:sz w:val="18"/>
                  <w:szCs w:val="18"/>
                </w:rPr>
                <w:t xml:space="preserve"> </w:t>
              </w:r>
            </w:ins>
            <w:r w:rsidR="002510A7" w:rsidRPr="00BB7730">
              <w:rPr>
                <w:rFonts w:ascii="Times New Roman" w:eastAsia="仿宋_GB2312" w:hAnsi="Times New Roman" w:cs="Times New Roman"/>
                <w:color w:val="auto"/>
                <w:sz w:val="18"/>
                <w:szCs w:val="18"/>
              </w:rPr>
              <w:t>r</w:t>
            </w:r>
            <w:r w:rsidRPr="00BB7730">
              <w:rPr>
                <w:rFonts w:ascii="Times New Roman" w:eastAsia="仿宋_GB2312" w:hAnsi="Times New Roman" w:cs="Times New Roman"/>
                <w:color w:val="auto"/>
                <w:sz w:val="18"/>
                <w:szCs w:val="18"/>
              </w:rPr>
              <w:t xml:space="preserve">pm </w:t>
            </w:r>
          </w:p>
        </w:tc>
        <w:tc>
          <w:tcPr>
            <w:tcW w:w="4110" w:type="dxa"/>
            <w:shd w:val="clear" w:color="auto" w:fill="FFFFFF" w:themeFill="background1"/>
            <w:vAlign w:val="center"/>
          </w:tcPr>
          <w:p w14:paraId="043AAABA" w14:textId="7D0C2364" w:rsidR="00B15B42" w:rsidRPr="00BB7730" w:rsidRDefault="00B15B42">
            <w:pPr>
              <w:spacing w:line="240" w:lineRule="exact"/>
              <w:contextualSpacing/>
              <w:rPr>
                <w:ins w:id="4623" w:author="Xuning Wei12232" w:date="2026-07-27T13:10:00Z"/>
                <w:rFonts w:ascii="Times New Roman" w:eastAsia="仿宋_GB2312" w:hAnsi="Times New Roman" w:cs="Times New Roman"/>
                <w:color w:val="0000FF"/>
                <w:sz w:val="18"/>
                <w:szCs w:val="18"/>
                <w:rPrChange w:id="4624" w:author="Xuning Wei12232" w:date="2026-07-27T13:10:00Z">
                  <w:rPr>
                    <w:ins w:id="4625" w:author="Xuning Wei12232" w:date="2026-07-27T13:10:00Z"/>
                    <w:rFonts w:ascii="Times New Roman" w:eastAsia="仿宋_GB2312" w:hAnsi="Times New Roman" w:cs="Times New Roman"/>
                    <w:color w:val="auto"/>
                    <w:sz w:val="18"/>
                    <w:szCs w:val="18"/>
                  </w:rPr>
                </w:rPrChange>
              </w:rPr>
              <w:pPrChange w:id="4626" w:author="Xuning Wei12232" w:date="2026-07-27T13:10:00Z">
                <w:pPr>
                  <w:spacing w:line="276" w:lineRule="auto"/>
                  <w:jc w:val="both"/>
                </w:pPr>
              </w:pPrChange>
            </w:pPr>
            <w:ins w:id="4627" w:author="Xuning Wei12232" w:date="2026-07-27T13:10:00Z">
              <w:r w:rsidRPr="00BB7730">
                <w:rPr>
                  <w:rFonts w:ascii="Times New Roman" w:eastAsia="仿宋_GB2312" w:hAnsi="Times New Roman" w:cs="Times New Roman"/>
                  <w:color w:val="0000FF"/>
                  <w:sz w:val="18"/>
                  <w:szCs w:val="18"/>
                </w:rPr>
                <w:t>Agitator type: Double-layer four-bladed inclined paddle;</w:t>
              </w:r>
            </w:ins>
          </w:p>
          <w:p w14:paraId="7AC21EF5" w14:textId="232C7A07" w:rsidR="00224896" w:rsidRPr="00BB7730" w:rsidRDefault="00224896" w:rsidP="00224896">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The rotational speed of equipment is 15~130 </w:t>
            </w:r>
            <w:del w:id="4628" w:author="Johan Granander" w:date="2026-07-28T15:01:00Z">
              <w:r w:rsidRPr="00BB7730" w:rsidDel="00A42FFF">
                <w:rPr>
                  <w:rFonts w:ascii="Times New Roman" w:eastAsia="仿宋_GB2312" w:hAnsi="Times New Roman" w:cs="Times New Roman"/>
                  <w:color w:val="auto"/>
                  <w:sz w:val="18"/>
                  <w:szCs w:val="18"/>
                </w:rPr>
                <w:delText>r/min</w:delText>
              </w:r>
            </w:del>
            <w:ins w:id="4629" w:author="Johan Granander" w:date="2026-07-28T15:01:00Z">
              <w:r w:rsidR="00A42FFF" w:rsidRPr="00BB7730">
                <w:rPr>
                  <w:rFonts w:ascii="Times New Roman" w:eastAsia="仿宋_GB2312" w:hAnsi="Times New Roman" w:cs="Times New Roman"/>
                  <w:color w:val="auto"/>
                  <w:sz w:val="18"/>
                  <w:szCs w:val="18"/>
                </w:rPr>
                <w:t>rpm</w:t>
              </w:r>
            </w:ins>
          </w:p>
        </w:tc>
        <w:tc>
          <w:tcPr>
            <w:tcW w:w="851" w:type="dxa"/>
            <w:shd w:val="clear" w:color="auto" w:fill="FFFFFF" w:themeFill="background1"/>
            <w:vAlign w:val="center"/>
          </w:tcPr>
          <w:p w14:paraId="042A8947" w14:textId="39436A3C"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767435522"/>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6EE12E66" w14:textId="6A4F51B1"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86234636"/>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4FBDF571" w14:textId="6D80272A"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stirring speed range required by the process is within the stirring speed range of the equipment</w:t>
            </w:r>
          </w:p>
        </w:tc>
      </w:tr>
      <w:tr w:rsidR="00032BAE" w:rsidRPr="00BB7730" w14:paraId="6E2D0ACE" w14:textId="77777777" w:rsidTr="00232BBA">
        <w:trPr>
          <w:trHeight w:val="595"/>
        </w:trPr>
        <w:tc>
          <w:tcPr>
            <w:tcW w:w="531" w:type="dxa"/>
            <w:vMerge w:val="restart"/>
            <w:shd w:val="clear" w:color="auto" w:fill="FFFFFF" w:themeFill="background1"/>
            <w:vAlign w:val="center"/>
          </w:tcPr>
          <w:p w14:paraId="08C5F0E8" w14:textId="4B978316" w:rsidR="00224896" w:rsidRPr="00BB7730" w:rsidRDefault="00224896" w:rsidP="00224896">
            <w:pPr>
              <w:spacing w:line="276" w:lineRule="auto"/>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5</w:t>
            </w:r>
          </w:p>
        </w:tc>
        <w:tc>
          <w:tcPr>
            <w:tcW w:w="1275" w:type="dxa"/>
            <w:vMerge w:val="restart"/>
            <w:shd w:val="clear" w:color="auto" w:fill="FFFFFF" w:themeFill="background1"/>
            <w:vAlign w:val="center"/>
          </w:tcPr>
          <w:p w14:paraId="2CB7A80F" w14:textId="3CB5CB97" w:rsidR="00224896" w:rsidRPr="00BB7730" w:rsidRDefault="00224896" w:rsidP="00224896">
            <w:pPr>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Solution Feeding</w:t>
            </w:r>
          </w:p>
        </w:tc>
        <w:tc>
          <w:tcPr>
            <w:tcW w:w="3261" w:type="dxa"/>
            <w:shd w:val="clear" w:color="auto" w:fill="FFFFFF" w:themeFill="background1"/>
            <w:vAlign w:val="center"/>
          </w:tcPr>
          <w:p w14:paraId="2545915D" w14:textId="30FF140D" w:rsidR="00224896" w:rsidRPr="00BB7730" w:rsidRDefault="00224896" w:rsidP="0030647B">
            <w:pPr>
              <w:spacing w:line="240" w:lineRule="exact"/>
              <w:contextualSpacing/>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 xml:space="preserve">DMF </w:t>
            </w:r>
            <w:ins w:id="4630" w:author="Xuning Wei12232" w:date="2026-07-27T13:17:00Z">
              <w:r w:rsidR="005045B2" w:rsidRPr="00BB7730">
                <w:rPr>
                  <w:rFonts w:ascii="Times New Roman" w:eastAsia="仿宋_GB2312" w:hAnsi="Times New Roman" w:cs="Times New Roman"/>
                  <w:color w:val="0000FF"/>
                  <w:sz w:val="18"/>
                  <w:szCs w:val="18"/>
                  <w:lang w:eastAsia="zh-CN"/>
                </w:rPr>
                <w:t>m</w:t>
              </w:r>
              <w:r w:rsidR="005045B2" w:rsidRPr="00BB7730">
                <w:rPr>
                  <w:rFonts w:ascii="Times New Roman" w:eastAsia="仿宋_GB2312" w:hAnsi="Times New Roman" w:cs="Times New Roman"/>
                  <w:color w:val="0000FF"/>
                  <w:sz w:val="18"/>
                  <w:szCs w:val="18"/>
                </w:rPr>
                <w:t>inimum</w:t>
              </w:r>
              <w:r w:rsidR="005045B2" w:rsidRPr="00BB7730">
                <w:rPr>
                  <w:rFonts w:ascii="Times New Roman" w:eastAsia="仿宋_GB2312" w:hAnsi="Times New Roman" w:cs="Times New Roman"/>
                  <w:color w:val="auto"/>
                  <w:sz w:val="18"/>
                  <w:szCs w:val="18"/>
                  <w:lang w:eastAsia="zh-CN"/>
                </w:rPr>
                <w:t xml:space="preserve"> charging amount</w:t>
              </w:r>
            </w:ins>
            <w:del w:id="4631" w:author="Xuning Wei12232" w:date="2026-07-27T13:17:00Z">
              <w:r w:rsidRPr="00BB7730" w:rsidDel="005045B2">
                <w:rPr>
                  <w:rFonts w:ascii="Times New Roman" w:eastAsia="仿宋_GB2312" w:hAnsi="Times New Roman" w:cs="Times New Roman"/>
                  <w:color w:val="auto"/>
                  <w:sz w:val="18"/>
                  <w:szCs w:val="18"/>
                  <w:lang w:eastAsia="zh-CN"/>
                </w:rPr>
                <w:delText>add</w:delText>
              </w:r>
            </w:del>
            <w:ins w:id="4632" w:author="Johan Granander" w:date="2026-05-04T11:48:00Z">
              <w:del w:id="4633" w:author="Xuning Wei12232" w:date="2026-07-27T13:17:00Z">
                <w:r w:rsidR="005472DA" w:rsidRPr="00BB7730" w:rsidDel="005045B2">
                  <w:rPr>
                    <w:rFonts w:ascii="Times New Roman" w:eastAsia="仿宋_GB2312" w:hAnsi="Times New Roman" w:cs="Times New Roman"/>
                    <w:color w:val="auto"/>
                    <w:sz w:val="18"/>
                    <w:szCs w:val="18"/>
                    <w:lang w:eastAsia="zh-CN"/>
                  </w:rPr>
                  <w:delText>ition</w:delText>
                </w:r>
              </w:del>
            </w:ins>
            <w:del w:id="4634" w:author="Xuning Wei12232" w:date="2026-07-27T13:17:00Z">
              <w:r w:rsidRPr="00BB7730" w:rsidDel="005045B2">
                <w:rPr>
                  <w:rFonts w:ascii="Times New Roman" w:eastAsia="仿宋_GB2312" w:hAnsi="Times New Roman" w:cs="Times New Roman"/>
                  <w:color w:val="auto"/>
                  <w:sz w:val="18"/>
                  <w:szCs w:val="18"/>
                  <w:lang w:eastAsia="zh-CN"/>
                </w:rPr>
                <w:delText xml:space="preserve"> amount range</w:delText>
              </w:r>
            </w:del>
            <w:r w:rsidRPr="00BB7730">
              <w:rPr>
                <w:rFonts w:ascii="Times New Roman" w:eastAsia="仿宋_GB2312" w:hAnsi="Times New Roman" w:cs="Times New Roman"/>
                <w:color w:val="auto"/>
                <w:sz w:val="18"/>
                <w:szCs w:val="18"/>
                <w:lang w:eastAsia="zh-CN"/>
              </w:rPr>
              <w:t xml:space="preserve">: </w:t>
            </w:r>
            <w:r w:rsidR="002510A7" w:rsidRPr="00BB7730">
              <w:rPr>
                <w:rFonts w:ascii="Times New Roman" w:eastAsia="仿宋_GB2312" w:hAnsi="Times New Roman" w:cs="Times New Roman"/>
                <w:color w:val="auto"/>
                <w:sz w:val="18"/>
                <w:szCs w:val="18"/>
                <w:lang w:eastAsia="zh-CN"/>
              </w:rPr>
              <w:t>91.01 kg</w:t>
            </w:r>
            <w:del w:id="4635" w:author="Xuning Wei12232" w:date="2026-07-27T13:17:00Z">
              <w:r w:rsidR="002510A7" w:rsidRPr="00BB7730" w:rsidDel="005045B2">
                <w:rPr>
                  <w:rFonts w:ascii="Times New Roman" w:eastAsia="仿宋_GB2312" w:hAnsi="Times New Roman" w:cs="Times New Roman"/>
                  <w:color w:val="auto"/>
                  <w:sz w:val="18"/>
                  <w:szCs w:val="18"/>
                  <w:lang w:eastAsia="zh-CN"/>
                </w:rPr>
                <w:delText xml:space="preserve"> ~ 227.52</w:delText>
              </w:r>
              <w:r w:rsidRPr="00BB7730" w:rsidDel="005045B2">
                <w:rPr>
                  <w:rFonts w:ascii="Times New Roman" w:eastAsia="仿宋_GB2312" w:hAnsi="Times New Roman" w:cs="Times New Roman"/>
                  <w:color w:val="auto"/>
                  <w:sz w:val="18"/>
                  <w:szCs w:val="18"/>
                  <w:lang w:eastAsia="zh-CN"/>
                </w:rPr>
                <w:delText xml:space="preserve"> kg</w:delText>
              </w:r>
            </w:del>
            <w:r w:rsidRPr="00BB7730">
              <w:rPr>
                <w:rFonts w:ascii="Times New Roman" w:eastAsia="仿宋_GB2312" w:hAnsi="Times New Roman" w:cs="Times New Roman"/>
                <w:color w:val="auto"/>
                <w:sz w:val="18"/>
                <w:szCs w:val="18"/>
                <w:lang w:eastAsia="zh-CN"/>
              </w:rPr>
              <w:t>, add accuracy required: ±3%</w:t>
            </w:r>
          </w:p>
          <w:p w14:paraId="1CB70EA2" w14:textId="71ECFC15"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
              <w:t xml:space="preserve">DMF rinse the wall range: </w:t>
            </w:r>
            <w:r w:rsidR="002510A7" w:rsidRPr="00BB7730">
              <w:rPr>
                <w:rFonts w:ascii="Times New Roman" w:eastAsia="仿宋_GB2312" w:hAnsi="Times New Roman" w:cs="Times New Roman"/>
                <w:color w:val="auto"/>
                <w:sz w:val="18"/>
                <w:szCs w:val="18"/>
                <w:lang w:eastAsia="zh-CN"/>
              </w:rPr>
              <w:t>43.50</w:t>
            </w:r>
            <w:ins w:id="4636" w:author="Johan Granander" w:date="2026-07-28T15:01:00Z">
              <w:r w:rsidR="00A42FFF" w:rsidRPr="00BB7730">
                <w:rPr>
                  <w:rFonts w:ascii="Times New Roman" w:eastAsia="仿宋_GB2312" w:hAnsi="Times New Roman" w:cs="Times New Roman"/>
                  <w:color w:val="auto"/>
                  <w:sz w:val="18"/>
                  <w:szCs w:val="18"/>
                  <w:lang w:eastAsia="zh-CN"/>
                </w:rPr>
                <w:t xml:space="preserve"> </w:t>
              </w:r>
            </w:ins>
            <w:r w:rsidR="002510A7" w:rsidRPr="00BB7730">
              <w:rPr>
                <w:rFonts w:ascii="Times New Roman" w:eastAsia="仿宋_GB2312" w:hAnsi="Times New Roman" w:cs="Times New Roman"/>
                <w:color w:val="auto"/>
                <w:sz w:val="18"/>
                <w:szCs w:val="18"/>
                <w:lang w:eastAsia="zh-CN"/>
              </w:rPr>
              <w:t>kg ~ 47.50</w:t>
            </w:r>
            <w:ins w:id="4637" w:author="Johan Granander" w:date="2026-07-28T15:01:00Z">
              <w:r w:rsidR="00A42FFF" w:rsidRPr="00BB7730">
                <w:rPr>
                  <w:rFonts w:ascii="Times New Roman" w:eastAsia="仿宋_GB2312" w:hAnsi="Times New Roman" w:cs="Times New Roman"/>
                  <w:color w:val="auto"/>
                  <w:sz w:val="18"/>
                  <w:szCs w:val="18"/>
                  <w:lang w:eastAsia="zh-CN"/>
                </w:rPr>
                <w:t xml:space="preserve"> </w:t>
              </w:r>
            </w:ins>
            <w:r w:rsidR="002510A7" w:rsidRPr="00BB7730">
              <w:rPr>
                <w:rFonts w:ascii="Times New Roman" w:eastAsia="仿宋_GB2312" w:hAnsi="Times New Roman" w:cs="Times New Roman"/>
                <w:color w:val="auto"/>
                <w:sz w:val="18"/>
                <w:szCs w:val="18"/>
                <w:lang w:eastAsia="zh-CN"/>
              </w:rPr>
              <w:t>kg</w:t>
            </w:r>
            <w:r w:rsidRPr="00BB7730">
              <w:rPr>
                <w:rFonts w:ascii="Times New Roman" w:eastAsia="仿宋_GB2312" w:hAnsi="Times New Roman" w:cs="Times New Roman"/>
                <w:color w:val="auto"/>
                <w:sz w:val="18"/>
                <w:szCs w:val="18"/>
                <w:lang w:eastAsia="zh-CN"/>
              </w:rPr>
              <w:t>, add accuracy required: ±2</w:t>
            </w:r>
            <w:ins w:id="4638" w:author="Johan Granander" w:date="2026-07-28T15:01:00Z">
              <w:r w:rsidR="00A42FFF" w:rsidRPr="00BB7730">
                <w:rPr>
                  <w:rFonts w:ascii="Times New Roman" w:eastAsia="仿宋_GB2312" w:hAnsi="Times New Roman" w:cs="Times New Roman"/>
                  <w:color w:val="auto"/>
                  <w:sz w:val="18"/>
                  <w:szCs w:val="18"/>
                  <w:lang w:eastAsia="zh-CN"/>
                </w:rPr>
                <w:t xml:space="preserve"> </w:t>
              </w:r>
            </w:ins>
            <w:r w:rsidRPr="00BB7730">
              <w:rPr>
                <w:rFonts w:ascii="Times New Roman" w:eastAsia="仿宋_GB2312" w:hAnsi="Times New Roman" w:cs="Times New Roman"/>
                <w:color w:val="auto"/>
                <w:sz w:val="18"/>
                <w:szCs w:val="18"/>
                <w:lang w:eastAsia="zh-CN"/>
              </w:rPr>
              <w:t>kg</w:t>
            </w:r>
          </w:p>
        </w:tc>
        <w:tc>
          <w:tcPr>
            <w:tcW w:w="4110" w:type="dxa"/>
            <w:shd w:val="clear" w:color="auto" w:fill="FFFFFF" w:themeFill="background1"/>
            <w:vAlign w:val="center"/>
          </w:tcPr>
          <w:p w14:paraId="0BCADBA7" w14:textId="60998C45" w:rsidR="00224896" w:rsidRPr="00BB7730" w:rsidRDefault="00224896"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When the DMF add volume of the equipment is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 xml:space="preserve">70 kg, the feeding accuracy is within </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3%</w:t>
            </w:r>
          </w:p>
          <w:p w14:paraId="35B925C2" w14:textId="101E7754"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When the DMF add volume of the equipment is </w:t>
            </w:r>
            <w:r w:rsidRPr="00BB7730">
              <w:rPr>
                <w:rFonts w:ascii="Times New Roman" w:eastAsia="仿宋_GB2312" w:hAnsi="Times New Roman" w:cs="Times New Roman"/>
                <w:color w:val="auto"/>
                <w:sz w:val="18"/>
                <w:szCs w:val="18"/>
                <w:lang w:eastAsia="zh-CN"/>
              </w:rPr>
              <w:t>5kg~</w:t>
            </w:r>
            <w:r w:rsidRPr="00BB7730">
              <w:rPr>
                <w:rFonts w:ascii="Times New Roman" w:eastAsia="仿宋_GB2312" w:hAnsi="Times New Roman" w:cs="Times New Roman"/>
                <w:color w:val="auto"/>
                <w:sz w:val="18"/>
                <w:szCs w:val="18"/>
              </w:rPr>
              <w:t>70 kg, the feeding accuracy is</w:t>
            </w:r>
            <w:r w:rsidR="005D51CE" w:rsidRPr="00BB7730">
              <w:rPr>
                <w:rFonts w:ascii="Times New Roman" w:eastAsia="仿宋_GB2312" w:hAnsi="Times New Roman" w:cs="Times New Roman"/>
                <w:color w:val="auto"/>
                <w:sz w:val="18"/>
                <w:szCs w:val="18"/>
              </w:rPr>
              <w:t xml:space="preserve"> ±2</w:t>
            </w:r>
            <w:ins w:id="4639" w:author="Johan Granander" w:date="2026-07-28T15:02:00Z">
              <w:r w:rsidR="00A42FFF" w:rsidRPr="00BB7730">
                <w:rPr>
                  <w:rFonts w:ascii="Times New Roman" w:eastAsia="仿宋_GB2312" w:hAnsi="Times New Roman" w:cs="Times New Roman"/>
                  <w:color w:val="auto"/>
                  <w:sz w:val="18"/>
                  <w:szCs w:val="18"/>
                </w:rPr>
                <w:t xml:space="preserve"> </w:t>
              </w:r>
            </w:ins>
            <w:r w:rsidR="005D51CE" w:rsidRPr="00BB7730">
              <w:rPr>
                <w:rFonts w:ascii="Times New Roman" w:eastAsia="仿宋_GB2312" w:hAnsi="Times New Roman" w:cs="Times New Roman"/>
                <w:color w:val="auto"/>
                <w:sz w:val="18"/>
                <w:szCs w:val="18"/>
              </w:rPr>
              <w:t>kg</w:t>
            </w:r>
          </w:p>
        </w:tc>
        <w:tc>
          <w:tcPr>
            <w:tcW w:w="851" w:type="dxa"/>
            <w:shd w:val="clear" w:color="auto" w:fill="FFFFFF" w:themeFill="background1"/>
            <w:vAlign w:val="center"/>
          </w:tcPr>
          <w:p w14:paraId="1AEA5334" w14:textId="3B4ADBDE"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75473494"/>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A86AF8F" w14:textId="41E19AC1"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90189041"/>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vMerge w:val="restart"/>
            <w:shd w:val="clear" w:color="auto" w:fill="FFFFFF" w:themeFill="background1"/>
            <w:vAlign w:val="center"/>
          </w:tcPr>
          <w:p w14:paraId="0C09C73C" w14:textId="22791F1B"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is equipped with Dedicated pipeline feeding, and the feeding accuracy required by the process is within the control range of the equipment.</w:t>
            </w:r>
          </w:p>
        </w:tc>
      </w:tr>
      <w:tr w:rsidR="00032BAE" w:rsidRPr="00BB7730" w14:paraId="4C0CE9E7" w14:textId="77777777" w:rsidTr="00232BBA">
        <w:trPr>
          <w:trHeight w:val="595"/>
        </w:trPr>
        <w:tc>
          <w:tcPr>
            <w:tcW w:w="531" w:type="dxa"/>
            <w:vMerge/>
            <w:shd w:val="clear" w:color="auto" w:fill="FFFFFF" w:themeFill="background1"/>
            <w:vAlign w:val="center"/>
          </w:tcPr>
          <w:p w14:paraId="60EC52DA" w14:textId="77777777" w:rsidR="00224896" w:rsidRPr="00BB7730"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653353AE" w14:textId="77777777" w:rsidR="00224896" w:rsidRPr="00BB7730"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7D1E15EB" w14:textId="39B21D59"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DIC add</w:t>
            </w:r>
            <w:ins w:id="4640" w:author="Johan Granander" w:date="2026-05-04T11:48:00Z">
              <w:r w:rsidR="005472DA" w:rsidRPr="00BB7730">
                <w:rPr>
                  <w:rFonts w:ascii="Times New Roman" w:eastAsia="仿宋_GB2312" w:hAnsi="Times New Roman" w:cs="Times New Roman"/>
                  <w:color w:val="auto"/>
                  <w:sz w:val="18"/>
                  <w:szCs w:val="18"/>
                </w:rPr>
                <w:t>ition</w:t>
              </w:r>
            </w:ins>
            <w:r w:rsidRPr="00BB7730">
              <w:rPr>
                <w:rFonts w:ascii="Times New Roman" w:eastAsia="仿宋_GB2312" w:hAnsi="Times New Roman" w:cs="Times New Roman"/>
                <w:color w:val="auto"/>
                <w:sz w:val="18"/>
                <w:szCs w:val="18"/>
              </w:rPr>
              <w:t xml:space="preserve"> amount range: </w:t>
            </w:r>
            <w:r w:rsidR="00606F5E" w:rsidRPr="00BB7730">
              <w:rPr>
                <w:rFonts w:ascii="Times New Roman" w:eastAsia="仿宋_GB2312" w:hAnsi="Times New Roman" w:cs="Times New Roman"/>
                <w:color w:val="auto"/>
                <w:sz w:val="18"/>
                <w:szCs w:val="18"/>
              </w:rPr>
              <w:t>7.53</w:t>
            </w:r>
            <w:ins w:id="4641" w:author="Johan Granander" w:date="2026-07-28T15:02:00Z">
              <w:r w:rsidR="00A42FFF" w:rsidRPr="00BB7730">
                <w:rPr>
                  <w:rFonts w:ascii="Times New Roman" w:eastAsia="仿宋_GB2312" w:hAnsi="Times New Roman" w:cs="Times New Roman"/>
                  <w:color w:val="auto"/>
                  <w:sz w:val="18"/>
                  <w:szCs w:val="18"/>
                </w:rPr>
                <w:t xml:space="preserve"> </w:t>
              </w:r>
            </w:ins>
            <w:r w:rsidR="00606F5E" w:rsidRPr="00BB7730">
              <w:rPr>
                <w:rFonts w:ascii="Times New Roman" w:eastAsia="仿宋_GB2312" w:hAnsi="Times New Roman" w:cs="Times New Roman"/>
                <w:color w:val="auto"/>
                <w:sz w:val="18"/>
                <w:szCs w:val="18"/>
              </w:rPr>
              <w:t>kg ~ 19.85</w:t>
            </w:r>
            <w:ins w:id="4642" w:author="Johan Granander" w:date="2026-07-28T15:02:00Z">
              <w:r w:rsidR="00A42FFF" w:rsidRPr="00BB7730">
                <w:rPr>
                  <w:rFonts w:ascii="Times New Roman" w:eastAsia="仿宋_GB2312" w:hAnsi="Times New Roman" w:cs="Times New Roman"/>
                  <w:color w:val="auto"/>
                  <w:sz w:val="18"/>
                  <w:szCs w:val="18"/>
                </w:rPr>
                <w:t xml:space="preserve"> </w:t>
              </w:r>
            </w:ins>
            <w:r w:rsidR="00606F5E" w:rsidRPr="00BB7730">
              <w:rPr>
                <w:rFonts w:ascii="Times New Roman" w:eastAsia="仿宋_GB2312" w:hAnsi="Times New Roman" w:cs="Times New Roman"/>
                <w:color w:val="auto"/>
                <w:sz w:val="18"/>
                <w:szCs w:val="18"/>
              </w:rPr>
              <w:t>kg</w:t>
            </w:r>
            <w:r w:rsidRPr="00BB7730">
              <w:rPr>
                <w:rFonts w:ascii="Times New Roman" w:eastAsia="仿宋_GB2312" w:hAnsi="Times New Roman" w:cs="Times New Roman"/>
                <w:color w:val="auto"/>
                <w:sz w:val="18"/>
                <w:szCs w:val="18"/>
              </w:rPr>
              <w:t>, add accuracy required: ±3%</w:t>
            </w:r>
          </w:p>
        </w:tc>
        <w:tc>
          <w:tcPr>
            <w:tcW w:w="4110" w:type="dxa"/>
            <w:shd w:val="clear" w:color="auto" w:fill="FFFFFF" w:themeFill="background1"/>
            <w:vAlign w:val="center"/>
          </w:tcPr>
          <w:p w14:paraId="063BE52A" w14:textId="78DABF0B" w:rsidR="00224896" w:rsidRPr="00BB7730" w:rsidRDefault="00224896" w:rsidP="0030647B">
            <w:pPr>
              <w:spacing w:line="276" w:lineRule="auto"/>
              <w:jc w:val="both"/>
              <w:rPr>
                <w:rFonts w:ascii="Times New Roman" w:eastAsia="仿宋_GB2312" w:hAnsi="Times New Roman" w:cs="Times New Roman"/>
                <w:color w:val="auto"/>
                <w:sz w:val="18"/>
                <w:szCs w:val="18"/>
              </w:rPr>
            </w:pPr>
            <w:del w:id="4643" w:author="Xuning Wei12232" w:date="2026-07-27T14:06:00Z">
              <w:r w:rsidRPr="00BB7730" w:rsidDel="004E7CB8">
                <w:rPr>
                  <w:rFonts w:ascii="Times New Roman" w:eastAsia="仿宋_GB2312" w:hAnsi="Times New Roman" w:cs="Times New Roman"/>
                  <w:color w:val="auto"/>
                  <w:sz w:val="18"/>
                  <w:szCs w:val="18"/>
                </w:rPr>
                <w:delText>The equipment is equipped with Dedicated pipeline feeding, the feeding accuracy of DIC is within ±3% by manual weighing</w:delText>
              </w:r>
            </w:del>
            <w:ins w:id="4644" w:author="Xuning Wei12232" w:date="2026-07-27T14:06:00Z">
              <w:r w:rsidR="004E7CB8" w:rsidRPr="00BB7730">
                <w:rPr>
                  <w:rFonts w:ascii="Times New Roman" w:eastAsia="仿宋_GB2312" w:hAnsi="Times New Roman" w:cs="Times New Roman"/>
                  <w:color w:val="0000FF"/>
                  <w:kern w:val="0"/>
                  <w:sz w:val="18"/>
                  <w:szCs w:val="18"/>
                  <w:lang w:val="sv-SE"/>
                </w:rPr>
                <w:t xml:space="preserve">2.00 kg </w:t>
              </w:r>
              <w:r w:rsidR="004E7CB8" w:rsidRPr="00BB7730">
                <w:rPr>
                  <w:rFonts w:ascii="Times New Roman" w:eastAsia="仿宋_GB2312" w:hAnsi="Times New Roman" w:cs="Times New Roman"/>
                  <w:color w:val="0000FF"/>
                  <w:kern w:val="0"/>
                  <w:sz w:val="18"/>
                  <w:szCs w:val="18"/>
                  <w:lang w:val="sv-SE" w:eastAsia="zh-CN"/>
                </w:rPr>
                <w:t>≤</w:t>
              </w:r>
              <w:r w:rsidR="004E7CB8" w:rsidRPr="00BB7730">
                <w:rPr>
                  <w:rFonts w:ascii="Times New Roman" w:eastAsia="仿宋_GB2312" w:hAnsi="Times New Roman" w:cs="Times New Roman"/>
                  <w:color w:val="0000FF"/>
                  <w:kern w:val="0"/>
                  <w:sz w:val="18"/>
                  <w:szCs w:val="18"/>
                  <w:lang w:val="sv-SE"/>
                </w:rPr>
                <w:t>m</w:t>
              </w:r>
              <w:r w:rsidR="004E7CB8" w:rsidRPr="00BB7730">
                <w:rPr>
                  <w:rFonts w:ascii="Times New Roman" w:eastAsia="仿宋_GB2312" w:hAnsi="Times New Roman" w:cs="Times New Roman"/>
                  <w:color w:val="0000FF"/>
                  <w:kern w:val="0"/>
                  <w:sz w:val="18"/>
                  <w:szCs w:val="18"/>
                  <w:lang w:val="sv-SE" w:eastAsia="zh-CN"/>
                </w:rPr>
                <w:t>≤3</w:t>
              </w:r>
              <w:r w:rsidR="004E7CB8" w:rsidRPr="00BB7730">
                <w:rPr>
                  <w:rFonts w:ascii="Times New Roman" w:eastAsia="仿宋_GB2312" w:hAnsi="Times New Roman" w:cs="Times New Roman"/>
                  <w:color w:val="0000FF"/>
                  <w:kern w:val="0"/>
                  <w:sz w:val="18"/>
                  <w:szCs w:val="18"/>
                  <w:lang w:val="sv-SE"/>
                </w:rPr>
                <w:t xml:space="preserve">00.00 kg: </w:t>
              </w:r>
              <w:r w:rsidR="004E7CB8" w:rsidRPr="00BB7730">
                <w:rPr>
                  <w:rFonts w:ascii="Times New Roman" w:eastAsia="仿宋_GB2312" w:hAnsi="Times New Roman" w:cs="Times New Roman"/>
                  <w:color w:val="0000FF"/>
                  <w:sz w:val="18"/>
                  <w:szCs w:val="18"/>
                </w:rPr>
                <w:t>±</w:t>
              </w:r>
              <w:r w:rsidR="004E7CB8" w:rsidRPr="00BB7730">
                <w:rPr>
                  <w:rFonts w:ascii="Times New Roman" w:eastAsia="仿宋_GB2312" w:hAnsi="Times New Roman" w:cs="Times New Roman"/>
                  <w:color w:val="0000FF"/>
                  <w:kern w:val="0"/>
                  <w:sz w:val="18"/>
                  <w:szCs w:val="18"/>
                  <w:lang w:val="sv-SE" w:eastAsia="zh-CN"/>
                </w:rPr>
                <w:t>3.0%</w:t>
              </w:r>
            </w:ins>
          </w:p>
        </w:tc>
        <w:tc>
          <w:tcPr>
            <w:tcW w:w="851" w:type="dxa"/>
            <w:shd w:val="clear" w:color="auto" w:fill="FFFFFF" w:themeFill="background1"/>
            <w:vAlign w:val="center"/>
          </w:tcPr>
          <w:p w14:paraId="42D33B6C" w14:textId="12F51A65"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44716262"/>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3C9B7CCB" w14:textId="600255E1"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75970100"/>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vMerge/>
            <w:shd w:val="clear" w:color="auto" w:fill="FFFFFF" w:themeFill="background1"/>
            <w:vAlign w:val="center"/>
          </w:tcPr>
          <w:p w14:paraId="340F5A6D" w14:textId="2204F164" w:rsidR="00224896" w:rsidRPr="00BB7730" w:rsidRDefault="00224896" w:rsidP="0030647B">
            <w:pPr>
              <w:spacing w:line="276" w:lineRule="auto"/>
              <w:jc w:val="both"/>
              <w:rPr>
                <w:rFonts w:ascii="Times New Roman" w:eastAsia="仿宋_GB2312" w:hAnsi="Times New Roman" w:cs="Times New Roman"/>
                <w:color w:val="auto"/>
                <w:sz w:val="18"/>
                <w:szCs w:val="18"/>
              </w:rPr>
            </w:pPr>
          </w:p>
        </w:tc>
      </w:tr>
      <w:tr w:rsidR="00032BAE" w:rsidRPr="00BB7730" w14:paraId="2B1AC9F1" w14:textId="77777777" w:rsidTr="00232BBA">
        <w:trPr>
          <w:trHeight w:val="595"/>
        </w:trPr>
        <w:tc>
          <w:tcPr>
            <w:tcW w:w="531" w:type="dxa"/>
            <w:vMerge/>
            <w:shd w:val="clear" w:color="auto" w:fill="FFFFFF" w:themeFill="background1"/>
            <w:vAlign w:val="center"/>
          </w:tcPr>
          <w:p w14:paraId="18C59E82" w14:textId="77777777" w:rsidR="00224896" w:rsidRPr="00BB7730"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705E9EAA" w14:textId="77777777" w:rsidR="00224896" w:rsidRPr="00BB7730"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78F9DDDC" w14:textId="6A957B6D"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DIPEA add</w:t>
            </w:r>
            <w:ins w:id="4645" w:author="Johan Granander" w:date="2026-05-04T11:48:00Z">
              <w:r w:rsidR="005472DA" w:rsidRPr="00BB7730">
                <w:rPr>
                  <w:rFonts w:ascii="Times New Roman" w:eastAsia="仿宋_GB2312" w:hAnsi="Times New Roman" w:cs="Times New Roman"/>
                  <w:color w:val="auto"/>
                  <w:sz w:val="18"/>
                  <w:szCs w:val="18"/>
                </w:rPr>
                <w:t>ition</w:t>
              </w:r>
            </w:ins>
            <w:r w:rsidRPr="00BB7730">
              <w:rPr>
                <w:rFonts w:ascii="Times New Roman" w:eastAsia="仿宋_GB2312" w:hAnsi="Times New Roman" w:cs="Times New Roman"/>
                <w:color w:val="auto"/>
                <w:sz w:val="18"/>
                <w:szCs w:val="18"/>
              </w:rPr>
              <w:t xml:space="preserve"> amount range: </w:t>
            </w:r>
            <w:r w:rsidR="00606F5E" w:rsidRPr="00BB7730">
              <w:rPr>
                <w:rFonts w:ascii="Times New Roman" w:eastAsia="仿宋_GB2312" w:hAnsi="Times New Roman" w:cs="Times New Roman"/>
                <w:color w:val="auto"/>
                <w:sz w:val="18"/>
                <w:szCs w:val="18"/>
              </w:rPr>
              <w:t>21.03</w:t>
            </w:r>
            <w:ins w:id="4646" w:author="Johan Granander" w:date="2026-07-28T15:02:00Z">
              <w:r w:rsidR="00A42FFF" w:rsidRPr="00BB7730">
                <w:rPr>
                  <w:rFonts w:ascii="Times New Roman" w:eastAsia="仿宋_GB2312" w:hAnsi="Times New Roman" w:cs="Times New Roman"/>
                  <w:color w:val="auto"/>
                  <w:sz w:val="18"/>
                  <w:szCs w:val="18"/>
                </w:rPr>
                <w:t xml:space="preserve"> </w:t>
              </w:r>
            </w:ins>
            <w:r w:rsidR="00606F5E" w:rsidRPr="00BB7730">
              <w:rPr>
                <w:rFonts w:ascii="Times New Roman" w:eastAsia="仿宋_GB2312" w:hAnsi="Times New Roman" w:cs="Times New Roman"/>
                <w:color w:val="auto"/>
                <w:sz w:val="18"/>
                <w:szCs w:val="18"/>
              </w:rPr>
              <w:t>kg ~ 42.06</w:t>
            </w:r>
            <w:ins w:id="4647" w:author="Johan Granander" w:date="2026-07-28T15:02:00Z">
              <w:r w:rsidR="00A42FFF" w:rsidRPr="00BB7730">
                <w:rPr>
                  <w:rFonts w:ascii="Times New Roman" w:eastAsia="仿宋_GB2312" w:hAnsi="Times New Roman" w:cs="Times New Roman"/>
                  <w:color w:val="auto"/>
                  <w:sz w:val="18"/>
                  <w:szCs w:val="18"/>
                </w:rPr>
                <w:t xml:space="preserve"> </w:t>
              </w:r>
            </w:ins>
            <w:r w:rsidR="00606F5E" w:rsidRPr="00BB7730">
              <w:rPr>
                <w:rFonts w:ascii="Times New Roman" w:eastAsia="仿宋_GB2312" w:hAnsi="Times New Roman" w:cs="Times New Roman"/>
                <w:color w:val="auto"/>
                <w:sz w:val="18"/>
                <w:szCs w:val="18"/>
              </w:rPr>
              <w:t>kg</w:t>
            </w:r>
            <w:r w:rsidRPr="00BB7730">
              <w:rPr>
                <w:rFonts w:ascii="Times New Roman" w:eastAsia="仿宋_GB2312" w:hAnsi="Times New Roman" w:cs="Times New Roman"/>
                <w:color w:val="auto"/>
                <w:sz w:val="18"/>
                <w:szCs w:val="18"/>
              </w:rPr>
              <w:t>, add accuracy required: ±3%</w:t>
            </w:r>
          </w:p>
        </w:tc>
        <w:tc>
          <w:tcPr>
            <w:tcW w:w="4110" w:type="dxa"/>
            <w:shd w:val="clear" w:color="auto" w:fill="FFFFFF" w:themeFill="background1"/>
            <w:vAlign w:val="center"/>
          </w:tcPr>
          <w:p w14:paraId="24C135BD" w14:textId="19D25E50" w:rsidR="00224896" w:rsidRPr="00BB7730" w:rsidRDefault="004E7CB8" w:rsidP="0030647B">
            <w:pPr>
              <w:spacing w:line="276" w:lineRule="auto"/>
              <w:jc w:val="both"/>
              <w:rPr>
                <w:rFonts w:ascii="Times New Roman" w:eastAsia="仿宋_GB2312" w:hAnsi="Times New Roman" w:cs="Times New Roman"/>
                <w:color w:val="auto"/>
                <w:sz w:val="18"/>
                <w:szCs w:val="18"/>
              </w:rPr>
            </w:pPr>
            <w:ins w:id="4648" w:author="Xuning Wei12232" w:date="2026-07-27T14:07:00Z">
              <w:r w:rsidRPr="00BB7730">
                <w:rPr>
                  <w:rFonts w:ascii="Times New Roman" w:eastAsia="仿宋_GB2312" w:hAnsi="Times New Roman" w:cs="Times New Roman"/>
                  <w:color w:val="0000FF"/>
                  <w:kern w:val="0"/>
                  <w:sz w:val="18"/>
                  <w:szCs w:val="18"/>
                  <w:lang w:val="sv-SE"/>
                </w:rPr>
                <w:t xml:space="preserve">2.00 kg </w:t>
              </w:r>
              <w:r w:rsidRPr="00BB7730">
                <w:rPr>
                  <w:rFonts w:ascii="Times New Roman" w:eastAsia="仿宋_GB2312" w:hAnsi="Times New Roman" w:cs="Times New Roman"/>
                  <w:color w:val="0000FF"/>
                  <w:kern w:val="0"/>
                  <w:sz w:val="18"/>
                  <w:szCs w:val="18"/>
                  <w:lang w:val="sv-SE" w:eastAsia="zh-CN"/>
                </w:rPr>
                <w:t>≤</w:t>
              </w:r>
              <w:r w:rsidRPr="00BB7730">
                <w:rPr>
                  <w:rFonts w:ascii="Times New Roman" w:eastAsia="仿宋_GB2312" w:hAnsi="Times New Roman" w:cs="Times New Roman"/>
                  <w:color w:val="0000FF"/>
                  <w:kern w:val="0"/>
                  <w:sz w:val="18"/>
                  <w:szCs w:val="18"/>
                  <w:lang w:val="sv-SE"/>
                </w:rPr>
                <w:t>m</w:t>
              </w:r>
              <w:r w:rsidRPr="00BB7730">
                <w:rPr>
                  <w:rFonts w:ascii="Times New Roman" w:eastAsia="仿宋_GB2312" w:hAnsi="Times New Roman" w:cs="Times New Roman"/>
                  <w:color w:val="0000FF"/>
                  <w:kern w:val="0"/>
                  <w:sz w:val="18"/>
                  <w:szCs w:val="18"/>
                  <w:lang w:val="sv-SE" w:eastAsia="zh-CN"/>
                </w:rPr>
                <w:t>≤3</w:t>
              </w:r>
              <w:r w:rsidRPr="00BB7730">
                <w:rPr>
                  <w:rFonts w:ascii="Times New Roman" w:eastAsia="仿宋_GB2312" w:hAnsi="Times New Roman" w:cs="Times New Roman"/>
                  <w:color w:val="0000FF"/>
                  <w:kern w:val="0"/>
                  <w:sz w:val="18"/>
                  <w:szCs w:val="18"/>
                  <w:lang w:val="sv-SE"/>
                </w:rPr>
                <w:t xml:space="preserve">00.00 kg: </w:t>
              </w:r>
              <w:r w:rsidRPr="00BB7730">
                <w:rPr>
                  <w:rFonts w:ascii="Times New Roman" w:eastAsia="仿宋_GB2312" w:hAnsi="Times New Roman" w:cs="Times New Roman"/>
                  <w:color w:val="0000FF"/>
                  <w:sz w:val="18"/>
                  <w:szCs w:val="18"/>
                </w:rPr>
                <w:t>±</w:t>
              </w:r>
              <w:r w:rsidRPr="00BB7730">
                <w:rPr>
                  <w:rFonts w:ascii="Times New Roman" w:eastAsia="仿宋_GB2312" w:hAnsi="Times New Roman" w:cs="Times New Roman"/>
                  <w:color w:val="0000FF"/>
                  <w:kern w:val="0"/>
                  <w:sz w:val="18"/>
                  <w:szCs w:val="18"/>
                  <w:lang w:val="sv-SE" w:eastAsia="zh-CN"/>
                </w:rPr>
                <w:t>3.0%</w:t>
              </w:r>
            </w:ins>
            <w:del w:id="4649" w:author="Xuning Wei12232" w:date="2026-07-27T14:07:00Z">
              <w:r w:rsidR="00224896" w:rsidRPr="00BB7730" w:rsidDel="004E7CB8">
                <w:rPr>
                  <w:rFonts w:ascii="Times New Roman" w:eastAsia="仿宋_GB2312" w:hAnsi="Times New Roman" w:cs="Times New Roman"/>
                  <w:color w:val="auto"/>
                  <w:sz w:val="18"/>
                  <w:szCs w:val="18"/>
                </w:rPr>
                <w:delText>The equipment is equipped with Dedicated pipeline feeding, the feeding accuracy of DIC is within ±3% by manual weighing</w:delText>
              </w:r>
            </w:del>
          </w:p>
        </w:tc>
        <w:tc>
          <w:tcPr>
            <w:tcW w:w="851" w:type="dxa"/>
            <w:shd w:val="clear" w:color="auto" w:fill="FFFFFF" w:themeFill="background1"/>
            <w:vAlign w:val="center"/>
          </w:tcPr>
          <w:p w14:paraId="23374E08" w14:textId="023F3B1D"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34539088"/>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1BB94F7E" w14:textId="4ECB6BCD"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91636882"/>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vMerge/>
            <w:shd w:val="clear" w:color="auto" w:fill="FFFFFF" w:themeFill="background1"/>
            <w:vAlign w:val="center"/>
          </w:tcPr>
          <w:p w14:paraId="2F2B4C4C" w14:textId="4C1513A1" w:rsidR="00224896" w:rsidRPr="00BB7730" w:rsidRDefault="00224896" w:rsidP="0030647B">
            <w:pPr>
              <w:spacing w:line="276" w:lineRule="auto"/>
              <w:jc w:val="both"/>
              <w:rPr>
                <w:rFonts w:ascii="Times New Roman" w:eastAsia="仿宋_GB2312" w:hAnsi="Times New Roman" w:cs="Times New Roman"/>
                <w:color w:val="auto"/>
                <w:sz w:val="18"/>
                <w:szCs w:val="18"/>
              </w:rPr>
            </w:pPr>
          </w:p>
        </w:tc>
      </w:tr>
      <w:tr w:rsidR="00032BAE" w:rsidRPr="00BB7730" w14:paraId="4E0CE6FB" w14:textId="77777777" w:rsidTr="00232BBA">
        <w:trPr>
          <w:trHeight w:val="595"/>
        </w:trPr>
        <w:tc>
          <w:tcPr>
            <w:tcW w:w="531" w:type="dxa"/>
            <w:vMerge w:val="restart"/>
            <w:shd w:val="clear" w:color="auto" w:fill="FFFFFF" w:themeFill="background1"/>
            <w:vAlign w:val="center"/>
          </w:tcPr>
          <w:p w14:paraId="339D32CB" w14:textId="0DF06F68" w:rsidR="00224896" w:rsidRPr="00BB7730" w:rsidRDefault="00224896" w:rsidP="00224896">
            <w:pPr>
              <w:spacing w:line="276" w:lineRule="auto"/>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6</w:t>
            </w:r>
          </w:p>
        </w:tc>
        <w:tc>
          <w:tcPr>
            <w:tcW w:w="1275" w:type="dxa"/>
            <w:vMerge w:val="restart"/>
            <w:shd w:val="clear" w:color="auto" w:fill="FFFFFF" w:themeFill="background1"/>
            <w:vAlign w:val="center"/>
          </w:tcPr>
          <w:p w14:paraId="30B275A8" w14:textId="77777777" w:rsidR="00224896" w:rsidRPr="00BB7730" w:rsidRDefault="00224896" w:rsidP="00224896">
            <w:pPr>
              <w:contextualSpacing/>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Process Design</w:t>
            </w:r>
          </w:p>
        </w:tc>
        <w:tc>
          <w:tcPr>
            <w:tcW w:w="3261" w:type="dxa"/>
            <w:shd w:val="clear" w:color="auto" w:fill="FFFFFF" w:themeFill="background1"/>
            <w:vAlign w:val="center"/>
          </w:tcPr>
          <w:p w14:paraId="49588BB1" w14:textId="50C27EF2" w:rsidR="00224896" w:rsidRPr="00BB7730" w:rsidRDefault="00793AC2">
            <w:pPr>
              <w:spacing w:line="276" w:lineRule="auto"/>
              <w:jc w:val="both"/>
              <w:rPr>
                <w:rFonts w:ascii="Times New Roman" w:eastAsia="仿宋_GB2312" w:hAnsi="Times New Roman" w:cs="Times New Roman"/>
                <w:color w:val="auto"/>
                <w:sz w:val="18"/>
                <w:szCs w:val="18"/>
              </w:rPr>
            </w:pPr>
            <w:ins w:id="4650" w:author="Xuning Wei12232" w:date="2026-07-27T15:15:00Z">
              <w:r w:rsidRPr="00BB7730">
                <w:rPr>
                  <w:rFonts w:ascii="Times New Roman" w:eastAsia="仿宋_GB2312" w:hAnsi="Times New Roman" w:cs="Times New Roman"/>
                  <w:color w:val="auto"/>
                  <w:sz w:val="18"/>
                  <w:szCs w:val="18"/>
                </w:rPr>
                <w:t>Control range of batch temperature from the process requirement 0~30 °C</w:t>
              </w:r>
            </w:ins>
            <w:del w:id="4651" w:author="Xuning Wei12232" w:date="2026-07-27T15:15:00Z">
              <w:r w:rsidR="00042383" w:rsidRPr="00BB7730" w:rsidDel="00793AC2">
                <w:rPr>
                  <w:rFonts w:ascii="Times New Roman" w:eastAsia="仿宋_GB2312" w:hAnsi="Times New Roman" w:cs="Times New Roman"/>
                  <w:color w:val="auto"/>
                  <w:sz w:val="18"/>
                  <w:szCs w:val="18"/>
                </w:rPr>
                <w:delText>Amino acid activation: 0-30</w:delText>
              </w:r>
              <w:r w:rsidR="00224896" w:rsidRPr="00BB7730" w:rsidDel="00793AC2">
                <w:rPr>
                  <w:rFonts w:ascii="Times New Roman" w:eastAsia="仿宋_GB2312" w:hAnsi="Times New Roman" w:cs="Times New Roman"/>
                  <w:color w:val="auto"/>
                  <w:sz w:val="18"/>
                  <w:szCs w:val="18"/>
                </w:rPr>
                <w:delText>℃</w:delText>
              </w:r>
            </w:del>
          </w:p>
        </w:tc>
        <w:tc>
          <w:tcPr>
            <w:tcW w:w="4110" w:type="dxa"/>
            <w:shd w:val="clear" w:color="auto" w:fill="FFFFFF" w:themeFill="background1"/>
            <w:vAlign w:val="center"/>
          </w:tcPr>
          <w:p w14:paraId="080F154D" w14:textId="0B8D27B0"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Equipment system design range:</w:t>
            </w:r>
            <w:r w:rsidRPr="00BB7730">
              <w:rPr>
                <w:rFonts w:ascii="Times New Roman" w:hAnsi="Times New Roman" w:cs="Times New Roman"/>
                <w:color w:val="auto"/>
              </w:rPr>
              <w:t xml:space="preserve"> </w:t>
            </w:r>
            <w:r w:rsidRPr="00BB7730">
              <w:rPr>
                <w:rFonts w:ascii="Times New Roman" w:eastAsia="仿宋_GB2312" w:hAnsi="Times New Roman" w:cs="Times New Roman"/>
                <w:color w:val="auto"/>
                <w:sz w:val="18"/>
                <w:szCs w:val="18"/>
              </w:rPr>
              <w:t>-</w:t>
            </w:r>
            <w:ins w:id="4652" w:author="Xuning Wei12232" w:date="2026-07-27T15:10:00Z">
              <w:r w:rsidR="0026124D" w:rsidRPr="00BB7730">
                <w:rPr>
                  <w:rFonts w:ascii="Times New Roman" w:eastAsia="仿宋_GB2312" w:hAnsi="Times New Roman" w:cs="Times New Roman"/>
                  <w:color w:val="auto"/>
                  <w:sz w:val="18"/>
                  <w:szCs w:val="18"/>
                </w:rPr>
                <w:t>6</w:t>
              </w:r>
            </w:ins>
            <w:del w:id="4653" w:author="Xuning Wei12232" w:date="2026-07-27T15:10:00Z">
              <w:r w:rsidRPr="00BB7730" w:rsidDel="0026124D">
                <w:rPr>
                  <w:rFonts w:ascii="Times New Roman" w:eastAsia="仿宋_GB2312" w:hAnsi="Times New Roman" w:cs="Times New Roman"/>
                  <w:color w:val="auto"/>
                  <w:sz w:val="18"/>
                  <w:szCs w:val="18"/>
                </w:rPr>
                <w:delText>5</w:delText>
              </w:r>
            </w:del>
            <w:r w:rsidRPr="00BB7730">
              <w:rPr>
                <w:rFonts w:ascii="Times New Roman" w:eastAsia="仿宋_GB2312" w:hAnsi="Times New Roman" w:cs="Times New Roman"/>
                <w:color w:val="auto"/>
                <w:sz w:val="18"/>
                <w:szCs w:val="18"/>
              </w:rPr>
              <w:t>~5</w:t>
            </w:r>
            <w:ins w:id="4654" w:author="Xuning Wei12232" w:date="2026-07-27T15:10:00Z">
              <w:r w:rsidR="0026124D" w:rsidRPr="00BB7730">
                <w:rPr>
                  <w:rFonts w:ascii="Times New Roman" w:eastAsia="仿宋_GB2312" w:hAnsi="Times New Roman" w:cs="Times New Roman"/>
                  <w:color w:val="auto"/>
                  <w:sz w:val="18"/>
                  <w:szCs w:val="18"/>
                </w:rPr>
                <w:t xml:space="preserve">4 </w:t>
              </w:r>
            </w:ins>
            <w:del w:id="4655" w:author="Xuning Wei12232" w:date="2026-07-27T15:10:00Z">
              <w:r w:rsidRPr="00BB7730" w:rsidDel="0026124D">
                <w:rPr>
                  <w:rFonts w:ascii="Times New Roman" w:eastAsia="仿宋_GB2312" w:hAnsi="Times New Roman" w:cs="Times New Roman"/>
                  <w:color w:val="auto"/>
                  <w:sz w:val="18"/>
                  <w:szCs w:val="18"/>
                </w:rPr>
                <w:delText>0</w:delText>
              </w:r>
            </w:del>
            <w:del w:id="4656" w:author="Johan Granander" w:date="2026-05-04T11:48:00Z">
              <w:r w:rsidRPr="00BB7730" w:rsidDel="005472DA">
                <w:rPr>
                  <w:rFonts w:ascii="Times New Roman" w:eastAsia="仿宋_GB2312" w:hAnsi="Times New Roman" w:cs="Times New Roman"/>
                  <w:color w:val="auto"/>
                  <w:sz w:val="18"/>
                  <w:szCs w:val="18"/>
                </w:rPr>
                <w:delText>℃(</w:delText>
              </w:r>
            </w:del>
            <w:ins w:id="4657" w:author="Johan Granander" w:date="2026-05-04T11:48:00Z">
              <w:r w:rsidR="005472DA" w:rsidRPr="00BB7730">
                <w:rPr>
                  <w:rFonts w:ascii="Times New Roman" w:eastAsia="仿宋_GB2312" w:hAnsi="Times New Roman" w:cs="Times New Roman"/>
                  <w:color w:val="auto"/>
                  <w:sz w:val="18"/>
                  <w:szCs w:val="18"/>
                </w:rPr>
                <w:t>℃ (</w:t>
              </w:r>
            </w:ins>
            <w:r w:rsidRPr="00BB7730">
              <w:rPr>
                <w:rFonts w:ascii="Times New Roman" w:eastAsia="仿宋_GB2312" w:hAnsi="Times New Roman" w:cs="Times New Roman"/>
                <w:color w:val="auto"/>
                <w:sz w:val="18"/>
                <w:szCs w:val="18"/>
              </w:rPr>
              <w:t>independent heat exchange system, ethylene glycol)</w:t>
            </w:r>
          </w:p>
        </w:tc>
        <w:tc>
          <w:tcPr>
            <w:tcW w:w="851" w:type="dxa"/>
            <w:shd w:val="clear" w:color="auto" w:fill="FFFFFF" w:themeFill="background1"/>
            <w:vAlign w:val="center"/>
          </w:tcPr>
          <w:p w14:paraId="45B0DCA6" w14:textId="77777777"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390143097"/>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D0DB68E" w14:textId="77777777"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17955565"/>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02212ECC" w14:textId="1FCBA9AC"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temperature control range required by the process is within the temperature control capacity of the equipment.</w:t>
            </w:r>
          </w:p>
        </w:tc>
      </w:tr>
      <w:tr w:rsidR="0026124D" w:rsidRPr="00BB7730" w14:paraId="364DCC68" w14:textId="77777777" w:rsidTr="00232BBA">
        <w:trPr>
          <w:trHeight w:val="595"/>
          <w:ins w:id="4658" w:author="Xuning Wei12232" w:date="2026-07-27T15:08:00Z"/>
        </w:trPr>
        <w:tc>
          <w:tcPr>
            <w:tcW w:w="531" w:type="dxa"/>
            <w:vMerge/>
            <w:shd w:val="clear" w:color="auto" w:fill="FFFFFF" w:themeFill="background1"/>
            <w:vAlign w:val="center"/>
          </w:tcPr>
          <w:p w14:paraId="2409F036" w14:textId="77777777" w:rsidR="0026124D" w:rsidRPr="00BB7730" w:rsidRDefault="0026124D" w:rsidP="0026124D">
            <w:pPr>
              <w:spacing w:line="276" w:lineRule="auto"/>
              <w:jc w:val="center"/>
              <w:rPr>
                <w:ins w:id="4659" w:author="Xuning Wei12232" w:date="2026-07-27T15:08: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2C5114CB" w14:textId="77777777" w:rsidR="0026124D" w:rsidRPr="00BB7730" w:rsidRDefault="0026124D" w:rsidP="0026124D">
            <w:pPr>
              <w:contextualSpacing/>
              <w:rPr>
                <w:ins w:id="4660" w:author="Xuning Wei12232" w:date="2026-07-27T15:08: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3D978D08" w14:textId="1E25FA85" w:rsidR="0026124D" w:rsidRPr="00BB7730" w:rsidRDefault="0026124D" w:rsidP="0026124D">
            <w:pPr>
              <w:spacing w:line="276" w:lineRule="auto"/>
              <w:jc w:val="both"/>
              <w:rPr>
                <w:ins w:id="4661" w:author="Xuning Wei12232" w:date="2026-07-27T15:08:00Z"/>
                <w:rFonts w:ascii="Times New Roman" w:eastAsia="仿宋_GB2312" w:hAnsi="Times New Roman" w:cs="Times New Roman"/>
                <w:color w:val="auto"/>
                <w:sz w:val="18"/>
                <w:szCs w:val="18"/>
              </w:rPr>
            </w:pPr>
            <w:ins w:id="4662" w:author="Xuning Wei12232" w:date="2026-07-27T15:08:00Z">
              <w:r w:rsidRPr="00BB7730">
                <w:rPr>
                  <w:rFonts w:ascii="Times New Roman" w:eastAsia="仿宋_GB2312" w:hAnsi="Times New Roman" w:cs="Times New Roman"/>
                  <w:color w:val="auto"/>
                  <w:sz w:val="18"/>
                  <w:szCs w:val="18"/>
                </w:rPr>
                <w:t xml:space="preserve">Control range of batch jacket temperature from the process requirement </w:t>
              </w:r>
            </w:ins>
            <w:ins w:id="4663" w:author="Xuning Wei12232" w:date="2026-07-27T15:09:00Z">
              <w:r w:rsidRPr="00BB7730">
                <w:rPr>
                  <w:rFonts w:ascii="Times New Roman" w:eastAsia="仿宋_GB2312" w:hAnsi="Times New Roman" w:cs="Times New Roman"/>
                  <w:color w:val="auto"/>
                  <w:sz w:val="18"/>
                  <w:szCs w:val="18"/>
                </w:rPr>
                <w:t>0</w:t>
              </w:r>
            </w:ins>
            <w:ins w:id="4664" w:author="Xuning Wei12232" w:date="2026-07-27T15:08:00Z">
              <w:r w:rsidRPr="00BB7730">
                <w:rPr>
                  <w:rFonts w:ascii="Times New Roman" w:eastAsia="仿宋_GB2312" w:hAnsi="Times New Roman" w:cs="Times New Roman"/>
                  <w:color w:val="auto"/>
                  <w:sz w:val="18"/>
                  <w:szCs w:val="18"/>
                </w:rPr>
                <w:t xml:space="preserve">~30 °C </w:t>
              </w:r>
            </w:ins>
          </w:p>
        </w:tc>
        <w:tc>
          <w:tcPr>
            <w:tcW w:w="4110" w:type="dxa"/>
            <w:shd w:val="clear" w:color="auto" w:fill="FFFFFF" w:themeFill="background1"/>
            <w:vAlign w:val="center"/>
          </w:tcPr>
          <w:p w14:paraId="7A0A4B36" w14:textId="5B768207" w:rsidR="0026124D" w:rsidRPr="00BB7730" w:rsidRDefault="0026124D">
            <w:pPr>
              <w:spacing w:line="276" w:lineRule="auto"/>
              <w:jc w:val="both"/>
              <w:rPr>
                <w:ins w:id="4665" w:author="Xuning Wei12232" w:date="2026-07-27T15:08:00Z"/>
                <w:rFonts w:ascii="Times New Roman" w:eastAsia="仿宋_GB2312" w:hAnsi="Times New Roman" w:cs="Times New Roman"/>
                <w:color w:val="auto"/>
                <w:sz w:val="18"/>
                <w:szCs w:val="18"/>
              </w:rPr>
            </w:pPr>
            <w:ins w:id="4666" w:author="Xuning Wei12232" w:date="2026-07-27T15:08:00Z">
              <w:r w:rsidRPr="00BB7730">
                <w:rPr>
                  <w:rFonts w:ascii="Times New Roman" w:eastAsia="仿宋_GB2312" w:hAnsi="Times New Roman" w:cs="Times New Roman"/>
                  <w:color w:val="auto"/>
                  <w:sz w:val="18"/>
                  <w:szCs w:val="18"/>
                </w:rPr>
                <w:t>Control range of temperature of the equipment capability: -</w:t>
              </w:r>
            </w:ins>
            <w:ins w:id="4667" w:author="Xuning Wei12232" w:date="2026-07-27T15:10:00Z">
              <w:r w:rsidRPr="00BB7730">
                <w:rPr>
                  <w:rFonts w:ascii="Times New Roman" w:eastAsia="仿宋_GB2312" w:hAnsi="Times New Roman" w:cs="Times New Roman"/>
                  <w:color w:val="auto"/>
                  <w:sz w:val="18"/>
                  <w:szCs w:val="18"/>
                </w:rPr>
                <w:t>14</w:t>
              </w:r>
            </w:ins>
            <w:ins w:id="4668" w:author="Xuning Wei12232" w:date="2026-07-27T15:08:00Z">
              <w:r w:rsidRPr="00BB7730">
                <w:rPr>
                  <w:rFonts w:ascii="Times New Roman" w:eastAsia="仿宋_GB2312" w:hAnsi="Times New Roman" w:cs="Times New Roman"/>
                  <w:color w:val="auto"/>
                  <w:sz w:val="18"/>
                  <w:szCs w:val="18"/>
                </w:rPr>
                <w:t>~5</w:t>
              </w:r>
            </w:ins>
            <w:ins w:id="4669" w:author="Xuning Wei12232" w:date="2026-07-27T15:10:00Z">
              <w:r w:rsidRPr="00BB7730">
                <w:rPr>
                  <w:rFonts w:ascii="Times New Roman" w:eastAsia="仿宋_GB2312" w:hAnsi="Times New Roman" w:cs="Times New Roman"/>
                  <w:color w:val="auto"/>
                  <w:sz w:val="18"/>
                  <w:szCs w:val="18"/>
                </w:rPr>
                <w:t>8</w:t>
              </w:r>
            </w:ins>
            <w:ins w:id="4670" w:author="Xuning Wei12232" w:date="2026-07-27T15:08:00Z">
              <w:r w:rsidRPr="00BB7730">
                <w:rPr>
                  <w:rFonts w:ascii="Times New Roman" w:eastAsia="仿宋_GB2312" w:hAnsi="Times New Roman" w:cs="Times New Roman"/>
                  <w:color w:val="auto"/>
                  <w:sz w:val="18"/>
                  <w:szCs w:val="18"/>
                </w:rPr>
                <w:t xml:space="preserve"> ℃ </w:t>
              </w:r>
            </w:ins>
          </w:p>
        </w:tc>
        <w:tc>
          <w:tcPr>
            <w:tcW w:w="851" w:type="dxa"/>
            <w:shd w:val="clear" w:color="auto" w:fill="FFFFFF" w:themeFill="background1"/>
            <w:vAlign w:val="center"/>
          </w:tcPr>
          <w:p w14:paraId="77F4589D" w14:textId="1E0D9322" w:rsidR="0026124D" w:rsidRPr="00BB7730" w:rsidRDefault="003E162E" w:rsidP="0026124D">
            <w:pPr>
              <w:spacing w:line="276" w:lineRule="auto"/>
              <w:jc w:val="center"/>
              <w:rPr>
                <w:ins w:id="4671" w:author="Xuning Wei12232" w:date="2026-07-27T15:08:00Z"/>
                <w:rFonts w:ascii="Times New Roman" w:eastAsia="仿宋_GB2312" w:hAnsi="Times New Roman" w:cs="Times New Roman"/>
                <w:color w:val="auto"/>
                <w:sz w:val="18"/>
                <w:szCs w:val="18"/>
              </w:rPr>
            </w:pPr>
            <w:customXmlInsRangeStart w:id="4672" w:author="Xuning Wei12232" w:date="2026-07-27T15:14:00Z"/>
            <w:sdt>
              <w:sdtPr>
                <w:rPr>
                  <w:rFonts w:ascii="Times New Roman" w:eastAsia="仿宋_GB2312" w:hAnsi="Times New Roman" w:cs="Times New Roman"/>
                  <w:color w:val="auto"/>
                  <w:sz w:val="18"/>
                  <w:szCs w:val="18"/>
                </w:rPr>
                <w:id w:val="-262082489"/>
                <w14:checkbox>
                  <w14:checked w14:val="1"/>
                  <w14:checkedState w14:val="2612" w14:font="MS Gothic"/>
                  <w14:uncheckedState w14:val="2610" w14:font="MS Gothic"/>
                </w14:checkbox>
              </w:sdtPr>
              <w:sdtEndPr/>
              <w:sdtContent>
                <w:customXmlInsRangeEnd w:id="4672"/>
                <w:ins w:id="4673" w:author="Xuning Wei12232" w:date="2026-07-27T15:14:00Z">
                  <w:r w:rsidR="0026124D" w:rsidRPr="00BB7730">
                    <w:rPr>
                      <w:rFonts w:ascii="Segoe UI Symbol" w:eastAsia="MS Gothic" w:hAnsi="Segoe UI Symbol" w:cs="Segoe UI Symbol"/>
                      <w:color w:val="auto"/>
                      <w:sz w:val="18"/>
                      <w:szCs w:val="18"/>
                    </w:rPr>
                    <w:t>☒</w:t>
                  </w:r>
                </w:ins>
                <w:customXmlInsRangeStart w:id="4674" w:author="Xuning Wei12232" w:date="2026-07-27T15:14:00Z"/>
              </w:sdtContent>
            </w:sdt>
            <w:customXmlInsRangeEnd w:id="4674"/>
            <w:ins w:id="4675" w:author="Xuning Wei12232" w:date="2026-07-27T15:14:00Z">
              <w:r w:rsidR="0026124D" w:rsidRPr="00BB7730">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73F884EE" w14:textId="09D24B42" w:rsidR="0026124D" w:rsidRPr="00BB7730" w:rsidRDefault="003E162E" w:rsidP="0026124D">
            <w:pPr>
              <w:spacing w:line="276" w:lineRule="auto"/>
              <w:jc w:val="center"/>
              <w:rPr>
                <w:ins w:id="4676" w:author="Xuning Wei12232" w:date="2026-07-27T15:08:00Z"/>
                <w:rFonts w:ascii="Times New Roman" w:eastAsia="仿宋_GB2312" w:hAnsi="Times New Roman" w:cs="Times New Roman"/>
                <w:color w:val="auto"/>
                <w:sz w:val="18"/>
                <w:szCs w:val="18"/>
              </w:rPr>
            </w:pPr>
            <w:customXmlInsRangeStart w:id="4677" w:author="Xuning Wei12232" w:date="2026-07-27T15:14:00Z"/>
            <w:sdt>
              <w:sdtPr>
                <w:rPr>
                  <w:rFonts w:ascii="Times New Roman" w:eastAsia="仿宋_GB2312" w:hAnsi="Times New Roman" w:cs="Times New Roman"/>
                  <w:color w:val="auto"/>
                  <w:sz w:val="18"/>
                  <w:szCs w:val="18"/>
                </w:rPr>
                <w:id w:val="1141689934"/>
                <w14:checkbox>
                  <w14:checked w14:val="0"/>
                  <w14:checkedState w14:val="2612" w14:font="MS Gothic"/>
                  <w14:uncheckedState w14:val="2610" w14:font="MS Gothic"/>
                </w14:checkbox>
              </w:sdtPr>
              <w:sdtEndPr/>
              <w:sdtContent>
                <w:customXmlInsRangeEnd w:id="4677"/>
                <w:ins w:id="4678" w:author="Xuning Wei12232" w:date="2026-07-27T15:14:00Z">
                  <w:r w:rsidR="0026124D" w:rsidRPr="00BB7730">
                    <w:rPr>
                      <w:rFonts w:ascii="Segoe UI Symbol" w:eastAsia="仿宋_GB2312" w:hAnsi="Segoe UI Symbol" w:cs="Segoe UI Symbol"/>
                      <w:color w:val="auto"/>
                      <w:sz w:val="18"/>
                      <w:szCs w:val="18"/>
                    </w:rPr>
                    <w:t>☐</w:t>
                  </w:r>
                </w:ins>
                <w:customXmlInsRangeStart w:id="4679" w:author="Xuning Wei12232" w:date="2026-07-27T15:14:00Z"/>
              </w:sdtContent>
            </w:sdt>
            <w:customXmlInsRangeEnd w:id="4679"/>
            <w:ins w:id="4680" w:author="Xuning Wei12232" w:date="2026-07-27T15:14:00Z">
              <w:r w:rsidR="0026124D" w:rsidRPr="00BB7730">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20108F15" w14:textId="639DD686" w:rsidR="0026124D" w:rsidRPr="00BB7730" w:rsidRDefault="0026124D" w:rsidP="0026124D">
            <w:pPr>
              <w:spacing w:line="276" w:lineRule="auto"/>
              <w:jc w:val="both"/>
              <w:rPr>
                <w:ins w:id="4681" w:author="Xuning Wei12232" w:date="2026-07-27T15:08:00Z"/>
                <w:rFonts w:ascii="Times New Roman" w:eastAsia="仿宋_GB2312" w:hAnsi="Times New Roman" w:cs="Times New Roman"/>
                <w:color w:val="auto"/>
                <w:sz w:val="18"/>
                <w:szCs w:val="18"/>
              </w:rPr>
            </w:pPr>
            <w:ins w:id="4682" w:author="Xuning Wei12232" w:date="2026-07-27T15:14:00Z">
              <w:r w:rsidRPr="00BB7730">
                <w:rPr>
                  <w:rFonts w:ascii="Times New Roman" w:eastAsia="仿宋_GB2312" w:hAnsi="Times New Roman" w:cs="Times New Roman"/>
                  <w:color w:val="auto"/>
                  <w:sz w:val="18"/>
                  <w:szCs w:val="18"/>
                </w:rPr>
                <w:t xml:space="preserve">The control range of batch jacket temperature from process requirement is </w:t>
              </w:r>
              <w:r w:rsidRPr="00BB7730">
                <w:rPr>
                  <w:rFonts w:ascii="Times New Roman" w:eastAsia="仿宋_GB2312" w:hAnsi="Times New Roman" w:cs="Times New Roman"/>
                  <w:color w:val="auto"/>
                  <w:sz w:val="18"/>
                  <w:szCs w:val="18"/>
                </w:rPr>
                <w:lastRenderedPageBreak/>
                <w:t>within the control range of equipment capability</w:t>
              </w:r>
            </w:ins>
          </w:p>
        </w:tc>
      </w:tr>
      <w:tr w:rsidR="0026124D" w:rsidRPr="00BB7730" w14:paraId="1FD4BA6A" w14:textId="77777777" w:rsidTr="00232BBA">
        <w:trPr>
          <w:trHeight w:val="595"/>
          <w:ins w:id="4683" w:author="Xuning Wei12232" w:date="2026-07-27T15:13:00Z"/>
        </w:trPr>
        <w:tc>
          <w:tcPr>
            <w:tcW w:w="531" w:type="dxa"/>
            <w:vMerge/>
            <w:shd w:val="clear" w:color="auto" w:fill="FFFFFF" w:themeFill="background1"/>
            <w:vAlign w:val="center"/>
          </w:tcPr>
          <w:p w14:paraId="57315C9E" w14:textId="77777777" w:rsidR="0026124D" w:rsidRPr="00BB7730" w:rsidRDefault="0026124D" w:rsidP="0026124D">
            <w:pPr>
              <w:spacing w:line="276" w:lineRule="auto"/>
              <w:jc w:val="center"/>
              <w:rPr>
                <w:ins w:id="4684" w:author="Xuning Wei12232" w:date="2026-07-27T15:13: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1BBB0359" w14:textId="77777777" w:rsidR="0026124D" w:rsidRPr="00BB7730" w:rsidRDefault="0026124D" w:rsidP="0026124D">
            <w:pPr>
              <w:spacing w:line="240" w:lineRule="exact"/>
              <w:contextualSpacing/>
              <w:rPr>
                <w:ins w:id="4685" w:author="Xuning Wei12232" w:date="2026-07-27T15:13: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707C4106" w14:textId="3B7489A9" w:rsidR="0026124D" w:rsidRPr="00BB7730" w:rsidRDefault="0026124D" w:rsidP="0026124D">
            <w:pPr>
              <w:spacing w:line="276" w:lineRule="auto"/>
              <w:jc w:val="both"/>
              <w:rPr>
                <w:ins w:id="4686" w:author="Xuning Wei12232" w:date="2026-07-27T15:13:00Z"/>
                <w:rFonts w:ascii="Times New Roman" w:eastAsia="仿宋_GB2312" w:hAnsi="Times New Roman" w:cs="Times New Roman"/>
                <w:color w:val="auto"/>
                <w:sz w:val="18"/>
                <w:szCs w:val="18"/>
              </w:rPr>
            </w:pPr>
            <w:ins w:id="4687" w:author="Xuning Wei12232" w:date="2026-07-27T15:13:00Z">
              <w:r w:rsidRPr="00BB7730">
                <w:rPr>
                  <w:rFonts w:ascii="Times New Roman" w:eastAsia="仿宋_GB2312" w:hAnsi="Times New Roman" w:cs="Times New Roman"/>
                  <w:color w:val="auto"/>
                  <w:sz w:val="18"/>
                  <w:szCs w:val="18"/>
                  <w:lang w:eastAsia="zh-CN"/>
                </w:rPr>
                <w:t>No requirements</w:t>
              </w:r>
              <w:r w:rsidRPr="00BB7730">
                <w:rPr>
                  <w:rFonts w:ascii="Times New Roman" w:eastAsia="仿宋_GB2312" w:hAnsi="Times New Roman" w:cs="Times New Roman"/>
                  <w:color w:val="auto"/>
                  <w:sz w:val="18"/>
                  <w:szCs w:val="18"/>
                </w:rPr>
                <w:t xml:space="preserve"> of pressure from process.</w:t>
              </w:r>
            </w:ins>
          </w:p>
        </w:tc>
        <w:tc>
          <w:tcPr>
            <w:tcW w:w="4110" w:type="dxa"/>
            <w:shd w:val="clear" w:color="auto" w:fill="FFFFFF" w:themeFill="background1"/>
            <w:vAlign w:val="center"/>
          </w:tcPr>
          <w:p w14:paraId="69D77F42" w14:textId="5F4EB5F9" w:rsidR="0026124D" w:rsidRPr="00BB7730" w:rsidRDefault="0026124D" w:rsidP="0026124D">
            <w:pPr>
              <w:spacing w:line="276" w:lineRule="auto"/>
              <w:jc w:val="both"/>
              <w:rPr>
                <w:ins w:id="4688" w:author="Xuning Wei12232" w:date="2026-07-27T15:13:00Z"/>
                <w:rFonts w:ascii="Times New Roman" w:eastAsia="仿宋_GB2312" w:hAnsi="Times New Roman" w:cs="Times New Roman"/>
                <w:color w:val="auto"/>
                <w:sz w:val="18"/>
                <w:szCs w:val="18"/>
              </w:rPr>
            </w:pPr>
            <w:ins w:id="4689" w:author="Xuning Wei12232" w:date="2026-07-27T15:13:00Z">
              <w:r w:rsidRPr="00BB7730">
                <w:rPr>
                  <w:rFonts w:ascii="Times New Roman" w:eastAsia="仿宋_GB2312" w:hAnsi="Times New Roman" w:cs="Times New Roman"/>
                  <w:color w:val="auto"/>
                  <w:sz w:val="18"/>
                  <w:szCs w:val="18"/>
                </w:rPr>
                <w:t>The pressure range of equipment for normal operation: 0~0.08</w:t>
              </w:r>
            </w:ins>
            <w:ins w:id="4690" w:author="Xuning Wei12232" w:date="2026-07-27T15:14:00Z">
              <w:r w:rsidR="008722F0" w:rsidRPr="00BB7730">
                <w:rPr>
                  <w:rFonts w:ascii="Times New Roman" w:eastAsia="仿宋_GB2312" w:hAnsi="Times New Roman" w:cs="Times New Roman"/>
                  <w:color w:val="auto"/>
                  <w:sz w:val="18"/>
                  <w:szCs w:val="18"/>
                </w:rPr>
                <w:t>07</w:t>
              </w:r>
            </w:ins>
            <w:ins w:id="4691" w:author="Xuning Wei12232" w:date="2026-07-27T15:13:00Z">
              <w:r w:rsidRPr="00BB7730">
                <w:rPr>
                  <w:rFonts w:ascii="Times New Roman" w:eastAsia="仿宋_GB2312" w:hAnsi="Times New Roman" w:cs="Times New Roman"/>
                  <w:color w:val="auto"/>
                  <w:sz w:val="18"/>
                  <w:szCs w:val="18"/>
                </w:rPr>
                <w:t xml:space="preserve"> MPa</w:t>
              </w:r>
            </w:ins>
          </w:p>
        </w:tc>
        <w:tc>
          <w:tcPr>
            <w:tcW w:w="851" w:type="dxa"/>
            <w:shd w:val="clear" w:color="auto" w:fill="FFFFFF" w:themeFill="background1"/>
            <w:vAlign w:val="center"/>
          </w:tcPr>
          <w:p w14:paraId="0B39FF64" w14:textId="13186485" w:rsidR="0026124D" w:rsidRPr="00BB7730" w:rsidRDefault="003E162E" w:rsidP="0026124D">
            <w:pPr>
              <w:spacing w:line="276" w:lineRule="auto"/>
              <w:jc w:val="center"/>
              <w:rPr>
                <w:ins w:id="4692" w:author="Xuning Wei12232" w:date="2026-07-27T15:13:00Z"/>
                <w:rFonts w:ascii="Times New Roman" w:eastAsia="仿宋_GB2312" w:hAnsi="Times New Roman" w:cs="Times New Roman"/>
                <w:color w:val="auto"/>
                <w:sz w:val="18"/>
                <w:szCs w:val="18"/>
              </w:rPr>
            </w:pPr>
            <w:customXmlInsRangeStart w:id="4693" w:author="Xuning Wei12232" w:date="2026-07-27T15:13:00Z"/>
            <w:sdt>
              <w:sdtPr>
                <w:rPr>
                  <w:rFonts w:ascii="Times New Roman" w:eastAsia="仿宋_GB2312" w:hAnsi="Times New Roman" w:cs="Times New Roman"/>
                  <w:color w:val="auto"/>
                  <w:sz w:val="18"/>
                  <w:szCs w:val="18"/>
                </w:rPr>
                <w:id w:val="334659354"/>
                <w14:checkbox>
                  <w14:checked w14:val="1"/>
                  <w14:checkedState w14:val="2612" w14:font="MS Gothic"/>
                  <w14:uncheckedState w14:val="2610" w14:font="MS Gothic"/>
                </w14:checkbox>
              </w:sdtPr>
              <w:sdtEndPr/>
              <w:sdtContent>
                <w:customXmlInsRangeEnd w:id="4693"/>
                <w:ins w:id="4694" w:author="Xuning Wei12232" w:date="2026-07-27T15:13:00Z">
                  <w:r w:rsidR="0026124D" w:rsidRPr="00BB7730">
                    <w:rPr>
                      <w:rFonts w:ascii="Segoe UI Symbol" w:eastAsia="MS Gothic" w:hAnsi="Segoe UI Symbol" w:cs="Segoe UI Symbol"/>
                      <w:color w:val="auto"/>
                      <w:sz w:val="18"/>
                      <w:szCs w:val="18"/>
                    </w:rPr>
                    <w:t>☒</w:t>
                  </w:r>
                </w:ins>
                <w:customXmlInsRangeStart w:id="4695" w:author="Xuning Wei12232" w:date="2026-07-27T15:13:00Z"/>
              </w:sdtContent>
            </w:sdt>
            <w:customXmlInsRangeEnd w:id="4695"/>
            <w:ins w:id="4696" w:author="Xuning Wei12232" w:date="2026-07-27T15:13:00Z">
              <w:r w:rsidR="0026124D" w:rsidRPr="00BB7730">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4B074ED5" w14:textId="29D50C46" w:rsidR="0026124D" w:rsidRPr="00BB7730" w:rsidRDefault="003E162E" w:rsidP="0026124D">
            <w:pPr>
              <w:spacing w:line="276" w:lineRule="auto"/>
              <w:jc w:val="center"/>
              <w:rPr>
                <w:ins w:id="4697" w:author="Xuning Wei12232" w:date="2026-07-27T15:13:00Z"/>
                <w:rFonts w:ascii="Times New Roman" w:eastAsia="仿宋_GB2312" w:hAnsi="Times New Roman" w:cs="Times New Roman"/>
                <w:color w:val="auto"/>
                <w:sz w:val="18"/>
                <w:szCs w:val="18"/>
              </w:rPr>
            </w:pPr>
            <w:customXmlInsRangeStart w:id="4698" w:author="Xuning Wei12232" w:date="2026-07-27T15:13:00Z"/>
            <w:sdt>
              <w:sdtPr>
                <w:rPr>
                  <w:rFonts w:ascii="Times New Roman" w:eastAsia="仿宋_GB2312" w:hAnsi="Times New Roman" w:cs="Times New Roman"/>
                  <w:color w:val="auto"/>
                  <w:sz w:val="18"/>
                  <w:szCs w:val="18"/>
                </w:rPr>
                <w:id w:val="1683703405"/>
                <w14:checkbox>
                  <w14:checked w14:val="0"/>
                  <w14:checkedState w14:val="2612" w14:font="MS Gothic"/>
                  <w14:uncheckedState w14:val="2610" w14:font="MS Gothic"/>
                </w14:checkbox>
              </w:sdtPr>
              <w:sdtEndPr/>
              <w:sdtContent>
                <w:customXmlInsRangeEnd w:id="4698"/>
                <w:ins w:id="4699" w:author="Xuning Wei12232" w:date="2026-07-27T15:13:00Z">
                  <w:r w:rsidR="0026124D" w:rsidRPr="00BB7730">
                    <w:rPr>
                      <w:rFonts w:ascii="Segoe UI Symbol" w:eastAsia="仿宋_GB2312" w:hAnsi="Segoe UI Symbol" w:cs="Segoe UI Symbol"/>
                      <w:color w:val="auto"/>
                      <w:sz w:val="18"/>
                      <w:szCs w:val="18"/>
                    </w:rPr>
                    <w:t>☐</w:t>
                  </w:r>
                </w:ins>
                <w:customXmlInsRangeStart w:id="4700" w:author="Xuning Wei12232" w:date="2026-07-27T15:13:00Z"/>
              </w:sdtContent>
            </w:sdt>
            <w:customXmlInsRangeEnd w:id="4700"/>
            <w:ins w:id="4701" w:author="Xuning Wei12232" w:date="2026-07-27T15:13:00Z">
              <w:r w:rsidR="0026124D" w:rsidRPr="00BB7730">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7268215C" w14:textId="6D44A31F" w:rsidR="0026124D" w:rsidRPr="00BB7730" w:rsidRDefault="0026124D" w:rsidP="0026124D">
            <w:pPr>
              <w:spacing w:line="276" w:lineRule="auto"/>
              <w:jc w:val="both"/>
              <w:rPr>
                <w:ins w:id="4702" w:author="Xuning Wei12232" w:date="2026-07-27T15:13:00Z"/>
                <w:rFonts w:ascii="Times New Roman" w:eastAsia="仿宋_GB2312" w:hAnsi="Times New Roman" w:cs="Times New Roman"/>
                <w:color w:val="auto"/>
                <w:sz w:val="18"/>
                <w:szCs w:val="18"/>
              </w:rPr>
            </w:pPr>
            <w:ins w:id="4703" w:author="Xuning Wei12232" w:date="2026-07-27T15:13:00Z">
              <w:r w:rsidRPr="00BB7730">
                <w:rPr>
                  <w:rFonts w:ascii="Times New Roman" w:eastAsia="仿宋_GB2312" w:hAnsi="Times New Roman" w:cs="Times New Roman"/>
                  <w:color w:val="auto"/>
                  <w:sz w:val="18"/>
                  <w:szCs w:val="18"/>
                </w:rPr>
                <w:t>The pressure range</w:t>
              </w:r>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rPr>
                <w:t>from process requirement is within the control range of equipment capability</w:t>
              </w:r>
            </w:ins>
          </w:p>
        </w:tc>
      </w:tr>
      <w:tr w:rsidR="0026124D" w:rsidRPr="00BB7730" w14:paraId="1071DF8C" w14:textId="77777777" w:rsidTr="00232BBA">
        <w:trPr>
          <w:trHeight w:val="595"/>
        </w:trPr>
        <w:tc>
          <w:tcPr>
            <w:tcW w:w="531" w:type="dxa"/>
            <w:vMerge/>
            <w:shd w:val="clear" w:color="auto" w:fill="FFFFFF" w:themeFill="background1"/>
            <w:vAlign w:val="center"/>
          </w:tcPr>
          <w:p w14:paraId="1E338E7C" w14:textId="77777777" w:rsidR="0026124D" w:rsidRPr="00BB7730" w:rsidRDefault="0026124D" w:rsidP="0026124D">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AEDDCA6" w14:textId="77777777" w:rsidR="0026124D" w:rsidRPr="00BB7730" w:rsidRDefault="0026124D" w:rsidP="0026124D">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5236AF95" w14:textId="7DBC1FA7" w:rsidR="0026124D" w:rsidRPr="00BB7730" w:rsidRDefault="0026124D" w:rsidP="0026124D">
            <w:pPr>
              <w:spacing w:line="276" w:lineRule="auto"/>
              <w:jc w:val="both"/>
              <w:rPr>
                <w:rFonts w:ascii="Times New Roman" w:eastAsia="仿宋_GB2312" w:hAnsi="Times New Roman" w:cs="Times New Roman"/>
                <w:color w:val="auto"/>
                <w:sz w:val="18"/>
                <w:szCs w:val="18"/>
              </w:rPr>
            </w:pPr>
            <w:ins w:id="4704" w:author="Xuning Wei12232" w:date="2026-07-27T15:14:00Z">
              <w:r w:rsidRPr="00BB7730">
                <w:rPr>
                  <w:rFonts w:ascii="Times New Roman" w:eastAsia="仿宋_GB2312" w:hAnsi="Times New Roman" w:cs="Times New Roman"/>
                  <w:color w:val="auto"/>
                  <w:sz w:val="18"/>
                  <w:szCs w:val="18"/>
                </w:rPr>
                <w:t>Nitrogen protection/Inert:</w:t>
              </w:r>
              <w:r w:rsidRPr="00BB7730">
                <w:rPr>
                  <w:rFonts w:ascii="Times New Roman" w:eastAsia="仿宋_GB2312" w:hAnsi="Times New Roman" w:cs="Times New Roman"/>
                  <w:color w:val="0000FF"/>
                  <w:sz w:val="18"/>
                  <w:szCs w:val="18"/>
                </w:rPr>
                <w:t xml:space="preserve"> oxygen content ≤1.0%.</w:t>
              </w:r>
              <w:r w:rsidRPr="00BB7730" w:rsidDel="00F43C7D">
                <w:rPr>
                  <w:rFonts w:ascii="Times New Roman" w:eastAsia="仿宋_GB2312" w:hAnsi="Times New Roman" w:cs="Times New Roman"/>
                  <w:color w:val="auto"/>
                  <w:sz w:val="18"/>
                  <w:szCs w:val="18"/>
                </w:rPr>
                <w:t>Nitrogen protection/Inert</w:t>
              </w:r>
            </w:ins>
            <w:del w:id="4705" w:author="Xuning Wei12232" w:date="2026-07-27T15:14:00Z">
              <w:r w:rsidRPr="00BB7730" w:rsidDel="004E6166">
                <w:rPr>
                  <w:rFonts w:ascii="Times New Roman" w:eastAsia="仿宋_GB2312" w:hAnsi="Times New Roman" w:cs="Times New Roman"/>
                  <w:color w:val="auto"/>
                  <w:sz w:val="18"/>
                  <w:szCs w:val="18"/>
                </w:rPr>
                <w:delText xml:space="preserve">Nitrogen protection </w:delText>
              </w:r>
            </w:del>
            <w:ins w:id="4706" w:author="Johan Granander" w:date="2026-05-04T11:48:00Z">
              <w:del w:id="4707" w:author="Xuning Wei12232" w:date="2026-07-27T15:14:00Z">
                <w:r w:rsidRPr="00BB7730" w:rsidDel="004E6166">
                  <w:rPr>
                    <w:rFonts w:ascii="Times New Roman" w:eastAsia="仿宋_GB2312" w:hAnsi="Times New Roman" w:cs="Times New Roman"/>
                    <w:color w:val="auto"/>
                    <w:sz w:val="18"/>
                    <w:szCs w:val="18"/>
                  </w:rPr>
                  <w:delText>i</w:delText>
                </w:r>
              </w:del>
            </w:ins>
            <w:del w:id="4708" w:author="Xuning Wei12232" w:date="2026-07-27T15:14:00Z">
              <w:r w:rsidRPr="00BB7730" w:rsidDel="004E6166">
                <w:rPr>
                  <w:rFonts w:ascii="Times New Roman" w:eastAsia="仿宋_GB2312" w:hAnsi="Times New Roman" w:cs="Times New Roman"/>
                  <w:color w:val="auto"/>
                  <w:sz w:val="18"/>
                  <w:szCs w:val="18"/>
                </w:rPr>
                <w:delText>nertization</w:delText>
              </w:r>
            </w:del>
          </w:p>
        </w:tc>
        <w:tc>
          <w:tcPr>
            <w:tcW w:w="4110" w:type="dxa"/>
            <w:shd w:val="clear" w:color="auto" w:fill="FFFFFF" w:themeFill="background1"/>
            <w:vAlign w:val="center"/>
          </w:tcPr>
          <w:p w14:paraId="57A816B5" w14:textId="77777777" w:rsidR="0026124D" w:rsidRPr="00BB7730" w:rsidRDefault="0026124D" w:rsidP="0026124D">
            <w:pPr>
              <w:spacing w:line="240" w:lineRule="exact"/>
              <w:contextualSpacing/>
              <w:jc w:val="both"/>
              <w:rPr>
                <w:ins w:id="4709" w:author="Xuning Wei12232" w:date="2026-07-27T15:14:00Z"/>
                <w:rFonts w:ascii="Times New Roman" w:eastAsia="仿宋_GB2312" w:hAnsi="Times New Roman" w:cs="Times New Roman"/>
                <w:color w:val="auto"/>
                <w:sz w:val="18"/>
                <w:szCs w:val="18"/>
              </w:rPr>
            </w:pPr>
            <w:ins w:id="4710" w:author="Xuning Wei12232" w:date="2026-07-27T15:14:00Z">
              <w:r w:rsidRPr="00BB7730">
                <w:rPr>
                  <w:rFonts w:ascii="Times New Roman" w:eastAsia="仿宋_GB2312" w:hAnsi="Times New Roman" w:cs="Times New Roman"/>
                  <w:color w:val="auto"/>
                  <w:sz w:val="18"/>
                  <w:szCs w:val="18"/>
                </w:rPr>
                <w:t>The equipment has the function of protection under nitrogen flow or static pressure</w:t>
              </w:r>
            </w:ins>
          </w:p>
          <w:p w14:paraId="16FADAD2" w14:textId="667C0D8B" w:rsidR="0026124D" w:rsidRPr="00BB7730" w:rsidRDefault="0026124D" w:rsidP="0026124D">
            <w:pPr>
              <w:spacing w:line="276" w:lineRule="auto"/>
              <w:jc w:val="both"/>
              <w:rPr>
                <w:rFonts w:ascii="Times New Roman" w:eastAsia="仿宋_GB2312" w:hAnsi="Times New Roman" w:cs="Times New Roman"/>
                <w:color w:val="auto"/>
                <w:sz w:val="18"/>
                <w:szCs w:val="18"/>
              </w:rPr>
            </w:pPr>
            <w:ins w:id="4711" w:author="Xuning Wei12232" w:date="2026-07-27T15:14:00Z">
              <w:r w:rsidRPr="00BB7730">
                <w:rPr>
                  <w:rFonts w:ascii="Times New Roman" w:eastAsia="仿宋_GB2312" w:hAnsi="Times New Roman" w:cs="Times New Roman"/>
                  <w:color w:val="0000FF"/>
                  <w:sz w:val="18"/>
                  <w:szCs w:val="18"/>
                </w:rPr>
                <w:t>Control range of oxygen content of the equipment: ≤1.0%</w:t>
              </w:r>
              <w:r w:rsidRPr="00BB7730" w:rsidDel="00F43C7D">
                <w:rPr>
                  <w:rFonts w:ascii="Times New Roman" w:eastAsia="仿宋_GB2312" w:hAnsi="Times New Roman" w:cs="Times New Roman"/>
                  <w:color w:val="auto"/>
                  <w:sz w:val="18"/>
                  <w:szCs w:val="18"/>
                </w:rPr>
                <w:t>The equipment has the function of protection under nitrogen flow or static pressure</w:t>
              </w:r>
            </w:ins>
            <w:del w:id="4712" w:author="Xuning Wei12232" w:date="2026-07-27T15:14:00Z">
              <w:r w:rsidRPr="00BB7730" w:rsidDel="004E6166">
                <w:rPr>
                  <w:rFonts w:ascii="Times New Roman" w:eastAsia="仿宋_GB2312" w:hAnsi="Times New Roman" w:cs="Times New Roman"/>
                  <w:color w:val="auto"/>
                  <w:sz w:val="18"/>
                  <w:szCs w:val="18"/>
                </w:rPr>
                <w:delText>The vessel is equipped with nitrogen purging and inertization functions</w:delText>
              </w:r>
            </w:del>
          </w:p>
        </w:tc>
        <w:tc>
          <w:tcPr>
            <w:tcW w:w="851" w:type="dxa"/>
            <w:shd w:val="clear" w:color="auto" w:fill="FFFFFF" w:themeFill="background1"/>
            <w:vAlign w:val="center"/>
          </w:tcPr>
          <w:p w14:paraId="30A96F26" w14:textId="064E6050" w:rsidR="0026124D" w:rsidRPr="00BB7730" w:rsidRDefault="003E162E" w:rsidP="0026124D">
            <w:pPr>
              <w:spacing w:line="276" w:lineRule="auto"/>
              <w:jc w:val="center"/>
              <w:rPr>
                <w:rFonts w:ascii="Times New Roman" w:eastAsia="仿宋_GB2312" w:hAnsi="Times New Roman" w:cs="Times New Roman"/>
                <w:color w:val="auto"/>
                <w:sz w:val="18"/>
                <w:szCs w:val="18"/>
              </w:rPr>
            </w:pPr>
            <w:customXmlInsRangeStart w:id="4713" w:author="Xuning Wei12232" w:date="2026-07-27T15:14:00Z"/>
            <w:sdt>
              <w:sdtPr>
                <w:rPr>
                  <w:rFonts w:ascii="Times New Roman" w:eastAsia="仿宋_GB2312" w:hAnsi="Times New Roman" w:cs="Times New Roman"/>
                  <w:color w:val="auto"/>
                  <w:sz w:val="18"/>
                  <w:szCs w:val="18"/>
                </w:rPr>
                <w:id w:val="-1856562093"/>
                <w14:checkbox>
                  <w14:checked w14:val="1"/>
                  <w14:checkedState w14:val="2612" w14:font="MS Gothic"/>
                  <w14:uncheckedState w14:val="2610" w14:font="MS Gothic"/>
                </w14:checkbox>
              </w:sdtPr>
              <w:sdtEndPr/>
              <w:sdtContent>
                <w:customXmlInsRangeEnd w:id="4713"/>
                <w:ins w:id="4714" w:author="Xuning Wei12232" w:date="2026-07-27T15:14:00Z">
                  <w:r w:rsidR="0026124D" w:rsidRPr="00BB7730">
                    <w:rPr>
                      <w:rFonts w:ascii="Segoe UI Symbol" w:eastAsia="MS Gothic" w:hAnsi="Segoe UI Symbol" w:cs="Segoe UI Symbol"/>
                      <w:color w:val="auto"/>
                      <w:sz w:val="18"/>
                      <w:szCs w:val="18"/>
                    </w:rPr>
                    <w:t>☒</w:t>
                  </w:r>
                </w:ins>
                <w:customXmlInsRangeStart w:id="4715" w:author="Xuning Wei12232" w:date="2026-07-27T15:14:00Z"/>
              </w:sdtContent>
            </w:sdt>
            <w:customXmlInsRangeEnd w:id="4715"/>
            <w:ins w:id="4716" w:author="Xuning Wei12232" w:date="2026-07-27T15:14:00Z">
              <w:r w:rsidR="0026124D" w:rsidRPr="00BB7730">
                <w:rPr>
                  <w:rFonts w:ascii="Times New Roman" w:eastAsia="仿宋_GB2312" w:hAnsi="Times New Roman" w:cs="Times New Roman"/>
                  <w:color w:val="auto"/>
                  <w:sz w:val="18"/>
                  <w:szCs w:val="18"/>
                </w:rPr>
                <w:t>Yes</w:t>
              </w:r>
            </w:ins>
            <w:customXmlDelRangeStart w:id="4717" w:author="Xuning Wei12232" w:date="2026-07-27T15:14:00Z"/>
            <w:sdt>
              <w:sdtPr>
                <w:rPr>
                  <w:rFonts w:ascii="Times New Roman" w:eastAsia="仿宋_GB2312" w:hAnsi="Times New Roman" w:cs="Times New Roman"/>
                  <w:color w:val="auto"/>
                  <w:sz w:val="18"/>
                  <w:szCs w:val="18"/>
                </w:rPr>
                <w:id w:val="1536003384"/>
                <w14:checkbox>
                  <w14:checked w14:val="1"/>
                  <w14:checkedState w14:val="2612" w14:font="MS Gothic"/>
                  <w14:uncheckedState w14:val="2610" w14:font="MS Gothic"/>
                </w14:checkbox>
              </w:sdtPr>
              <w:sdtEndPr/>
              <w:sdtContent>
                <w:customXmlDelRangeEnd w:id="4717"/>
                <w:del w:id="4718" w:author="Xuning Wei12232" w:date="2026-07-27T15:14:00Z">
                  <w:r w:rsidR="0026124D" w:rsidRPr="00BB7730" w:rsidDel="004E6166">
                    <w:rPr>
                      <w:rFonts w:ascii="Segoe UI Symbol" w:eastAsia="仿宋_GB2312" w:hAnsi="Segoe UI Symbol" w:cs="Segoe UI Symbol"/>
                      <w:color w:val="auto"/>
                      <w:sz w:val="18"/>
                      <w:szCs w:val="18"/>
                    </w:rPr>
                    <w:delText>☒</w:delText>
                  </w:r>
                </w:del>
                <w:customXmlDelRangeStart w:id="4719" w:author="Xuning Wei12232" w:date="2026-07-27T15:14:00Z"/>
              </w:sdtContent>
            </w:sdt>
            <w:customXmlDelRangeEnd w:id="4719"/>
            <w:del w:id="4720" w:author="Xuning Wei12232" w:date="2026-07-27T15:14:00Z">
              <w:r w:rsidR="0026124D" w:rsidRPr="00BB7730" w:rsidDel="004E6166">
                <w:rPr>
                  <w:rFonts w:ascii="Times New Roman" w:eastAsia="仿宋_GB2312" w:hAnsi="Times New Roman" w:cs="Times New Roman"/>
                  <w:color w:val="auto"/>
                  <w:sz w:val="18"/>
                  <w:szCs w:val="18"/>
                </w:rPr>
                <w:delText>Yes</w:delText>
              </w:r>
            </w:del>
          </w:p>
        </w:tc>
        <w:tc>
          <w:tcPr>
            <w:tcW w:w="850" w:type="dxa"/>
            <w:shd w:val="clear" w:color="auto" w:fill="FFFFFF" w:themeFill="background1"/>
            <w:vAlign w:val="center"/>
          </w:tcPr>
          <w:p w14:paraId="6F19DBDE" w14:textId="1985FEFC" w:rsidR="0026124D" w:rsidRPr="00BB7730" w:rsidRDefault="003E162E" w:rsidP="0026124D">
            <w:pPr>
              <w:spacing w:line="276" w:lineRule="auto"/>
              <w:jc w:val="center"/>
              <w:rPr>
                <w:rFonts w:ascii="Times New Roman" w:eastAsia="仿宋_GB2312" w:hAnsi="Times New Roman" w:cs="Times New Roman"/>
                <w:color w:val="auto"/>
                <w:sz w:val="18"/>
                <w:szCs w:val="18"/>
              </w:rPr>
            </w:pPr>
            <w:customXmlInsRangeStart w:id="4721" w:author="Xuning Wei12232" w:date="2026-07-27T15:14:00Z"/>
            <w:sdt>
              <w:sdtPr>
                <w:rPr>
                  <w:rFonts w:ascii="Times New Roman" w:eastAsia="仿宋_GB2312" w:hAnsi="Times New Roman" w:cs="Times New Roman"/>
                  <w:color w:val="auto"/>
                  <w:sz w:val="18"/>
                  <w:szCs w:val="18"/>
                </w:rPr>
                <w:id w:val="-664091886"/>
                <w14:checkbox>
                  <w14:checked w14:val="0"/>
                  <w14:checkedState w14:val="2612" w14:font="MS Gothic"/>
                  <w14:uncheckedState w14:val="2610" w14:font="MS Gothic"/>
                </w14:checkbox>
              </w:sdtPr>
              <w:sdtEndPr/>
              <w:sdtContent>
                <w:customXmlInsRangeEnd w:id="4721"/>
                <w:ins w:id="4722" w:author="Xuning Wei12232" w:date="2026-07-27T15:14:00Z">
                  <w:r w:rsidR="0026124D" w:rsidRPr="00BB7730">
                    <w:rPr>
                      <w:rFonts w:ascii="Segoe UI Symbol" w:eastAsia="仿宋_GB2312" w:hAnsi="Segoe UI Symbol" w:cs="Segoe UI Symbol"/>
                      <w:color w:val="auto"/>
                      <w:sz w:val="18"/>
                      <w:szCs w:val="18"/>
                    </w:rPr>
                    <w:t>☐</w:t>
                  </w:r>
                </w:ins>
                <w:customXmlInsRangeStart w:id="4723" w:author="Xuning Wei12232" w:date="2026-07-27T15:14:00Z"/>
              </w:sdtContent>
            </w:sdt>
            <w:customXmlInsRangeEnd w:id="4723"/>
            <w:ins w:id="4724" w:author="Xuning Wei12232" w:date="2026-07-27T15:14:00Z">
              <w:r w:rsidR="0026124D" w:rsidRPr="00BB7730">
                <w:rPr>
                  <w:rFonts w:ascii="Times New Roman" w:eastAsia="仿宋_GB2312" w:hAnsi="Times New Roman" w:cs="Times New Roman"/>
                  <w:color w:val="auto"/>
                  <w:sz w:val="18"/>
                  <w:szCs w:val="18"/>
                </w:rPr>
                <w:t xml:space="preserve"> No</w:t>
              </w:r>
            </w:ins>
            <w:customXmlDelRangeStart w:id="4725" w:author="Xuning Wei12232" w:date="2026-07-27T15:14:00Z"/>
            <w:sdt>
              <w:sdtPr>
                <w:rPr>
                  <w:rFonts w:ascii="Times New Roman" w:eastAsia="仿宋_GB2312" w:hAnsi="Times New Roman" w:cs="Times New Roman"/>
                  <w:color w:val="auto"/>
                  <w:sz w:val="18"/>
                  <w:szCs w:val="18"/>
                </w:rPr>
                <w:id w:val="-930041171"/>
                <w14:checkbox>
                  <w14:checked w14:val="0"/>
                  <w14:checkedState w14:val="2612" w14:font="MS Gothic"/>
                  <w14:uncheckedState w14:val="2610" w14:font="MS Gothic"/>
                </w14:checkbox>
              </w:sdtPr>
              <w:sdtEndPr/>
              <w:sdtContent>
                <w:customXmlDelRangeEnd w:id="4725"/>
                <w:del w:id="4726" w:author="Xuning Wei12232" w:date="2026-07-27T15:14:00Z">
                  <w:r w:rsidR="0026124D" w:rsidRPr="00BB7730" w:rsidDel="004E6166">
                    <w:rPr>
                      <w:rFonts w:ascii="Segoe UI Symbol" w:eastAsia="仿宋_GB2312" w:hAnsi="Segoe UI Symbol" w:cs="Segoe UI Symbol"/>
                      <w:color w:val="auto"/>
                      <w:sz w:val="18"/>
                      <w:szCs w:val="18"/>
                    </w:rPr>
                    <w:delText>☐</w:delText>
                  </w:r>
                </w:del>
                <w:customXmlDelRangeStart w:id="4727" w:author="Xuning Wei12232" w:date="2026-07-27T15:14:00Z"/>
              </w:sdtContent>
            </w:sdt>
            <w:customXmlDelRangeEnd w:id="4727"/>
            <w:del w:id="4728" w:author="Xuning Wei12232" w:date="2026-07-27T15:14:00Z">
              <w:r w:rsidR="0026124D" w:rsidRPr="00BB7730" w:rsidDel="004E6166">
                <w:rPr>
                  <w:rFonts w:ascii="Times New Roman" w:eastAsia="仿宋_GB2312" w:hAnsi="Times New Roman" w:cs="Times New Roman"/>
                  <w:color w:val="auto"/>
                  <w:sz w:val="18"/>
                  <w:szCs w:val="18"/>
                </w:rPr>
                <w:delText xml:space="preserve"> No</w:delText>
              </w:r>
            </w:del>
          </w:p>
        </w:tc>
        <w:tc>
          <w:tcPr>
            <w:tcW w:w="3402" w:type="dxa"/>
            <w:shd w:val="clear" w:color="auto" w:fill="FFFFFF" w:themeFill="background1"/>
            <w:vAlign w:val="center"/>
          </w:tcPr>
          <w:p w14:paraId="4E14D666" w14:textId="71C4AC7D" w:rsidR="0026124D" w:rsidRPr="00BB7730" w:rsidRDefault="0026124D" w:rsidP="0026124D">
            <w:pPr>
              <w:spacing w:line="276" w:lineRule="auto"/>
              <w:jc w:val="both"/>
              <w:rPr>
                <w:rFonts w:ascii="Times New Roman" w:eastAsia="仿宋_GB2312" w:hAnsi="Times New Roman" w:cs="Times New Roman"/>
                <w:color w:val="auto"/>
                <w:sz w:val="18"/>
                <w:szCs w:val="18"/>
              </w:rPr>
            </w:pPr>
            <w:ins w:id="4729" w:author="Xuning Wei12232" w:date="2026-07-27T15:14:00Z">
              <w:r w:rsidRPr="00BB7730">
                <w:rPr>
                  <w:rFonts w:ascii="Times New Roman" w:eastAsia="仿宋_GB2312" w:hAnsi="Times New Roman" w:cs="Times New Roman"/>
                  <w:color w:val="auto"/>
                  <w:sz w:val="18"/>
                  <w:szCs w:val="18"/>
                </w:rPr>
                <w:t>N/A</w:t>
              </w:r>
            </w:ins>
            <w:del w:id="4730" w:author="Xuning Wei12232" w:date="2026-07-27T15:14:00Z">
              <w:r w:rsidRPr="00BB7730" w:rsidDel="004E6166">
                <w:rPr>
                  <w:rFonts w:ascii="Times New Roman" w:eastAsia="仿宋_GB2312" w:hAnsi="Times New Roman" w:cs="Times New Roman"/>
                  <w:color w:val="auto"/>
                  <w:sz w:val="18"/>
                  <w:szCs w:val="18"/>
                </w:rPr>
                <w:delText>N/A</w:delText>
              </w:r>
            </w:del>
          </w:p>
        </w:tc>
      </w:tr>
      <w:tr w:rsidR="00032BAE" w:rsidRPr="00BB7730" w14:paraId="1D86093B" w14:textId="77777777" w:rsidTr="00232BBA">
        <w:trPr>
          <w:trHeight w:val="595"/>
        </w:trPr>
        <w:tc>
          <w:tcPr>
            <w:tcW w:w="531" w:type="dxa"/>
            <w:vMerge/>
            <w:shd w:val="clear" w:color="auto" w:fill="FFFFFF" w:themeFill="background1"/>
            <w:vAlign w:val="center"/>
          </w:tcPr>
          <w:p w14:paraId="761D0ECC" w14:textId="77777777" w:rsidR="00224896" w:rsidRPr="00BB7730"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53CD902F" w14:textId="77777777" w:rsidR="00224896" w:rsidRPr="00BB7730"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10214075" w14:textId="07CD33F5"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Solid charge</w:t>
            </w:r>
          </w:p>
        </w:tc>
        <w:tc>
          <w:tcPr>
            <w:tcW w:w="4110" w:type="dxa"/>
            <w:shd w:val="clear" w:color="auto" w:fill="FFFFFF" w:themeFill="background1"/>
            <w:vAlign w:val="center"/>
          </w:tcPr>
          <w:p w14:paraId="66B272C3" w14:textId="711DC106"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is equipped with feeding port, Solid charge</w:t>
            </w:r>
            <w:r w:rsidRPr="00BB7730" w:rsidDel="00736F42">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rPr>
              <w:t>via powder feeding bag</w:t>
            </w:r>
          </w:p>
        </w:tc>
        <w:tc>
          <w:tcPr>
            <w:tcW w:w="851" w:type="dxa"/>
            <w:shd w:val="clear" w:color="auto" w:fill="FFFFFF" w:themeFill="background1"/>
            <w:vAlign w:val="center"/>
          </w:tcPr>
          <w:p w14:paraId="66E98DC3" w14:textId="0896FD73"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493142248"/>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8F05366" w14:textId="6ED24268"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57092694"/>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26BC3690" w14:textId="134A8293"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032BAE" w:rsidRPr="00BB7730" w14:paraId="1B9689B1" w14:textId="77777777" w:rsidTr="00232BBA">
        <w:trPr>
          <w:trHeight w:val="595"/>
        </w:trPr>
        <w:tc>
          <w:tcPr>
            <w:tcW w:w="531" w:type="dxa"/>
            <w:vMerge/>
            <w:shd w:val="clear" w:color="auto" w:fill="FFFFFF" w:themeFill="background1"/>
            <w:vAlign w:val="center"/>
          </w:tcPr>
          <w:p w14:paraId="1BD6B6B4" w14:textId="77777777" w:rsidR="00224896" w:rsidRPr="00BB7730"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172BD37C" w14:textId="77777777" w:rsidR="00224896" w:rsidRPr="00BB7730"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075D0974" w14:textId="600D9AFD"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Add Liquid</w:t>
            </w:r>
          </w:p>
        </w:tc>
        <w:tc>
          <w:tcPr>
            <w:tcW w:w="4110" w:type="dxa"/>
            <w:shd w:val="clear" w:color="auto" w:fill="FFFFFF" w:themeFill="background1"/>
            <w:vAlign w:val="center"/>
          </w:tcPr>
          <w:p w14:paraId="17404C9C" w14:textId="477E0F08"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The equipment is equipped with Dedicated pipeline feedings and three liquid inlets </w:t>
            </w:r>
          </w:p>
        </w:tc>
        <w:tc>
          <w:tcPr>
            <w:tcW w:w="851" w:type="dxa"/>
            <w:shd w:val="clear" w:color="auto" w:fill="FFFFFF" w:themeFill="background1"/>
            <w:vAlign w:val="center"/>
          </w:tcPr>
          <w:p w14:paraId="18C7A942" w14:textId="0DDEF693"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58011049"/>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3EB4FF60" w14:textId="491B5843"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9454920"/>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40B5DAC5" w14:textId="3915EF83"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032BAE" w:rsidRPr="00BB7730" w14:paraId="198D0C85" w14:textId="77777777" w:rsidTr="00232BBA">
        <w:trPr>
          <w:trHeight w:val="595"/>
        </w:trPr>
        <w:tc>
          <w:tcPr>
            <w:tcW w:w="531" w:type="dxa"/>
            <w:vMerge/>
            <w:shd w:val="clear" w:color="auto" w:fill="FFFFFF" w:themeFill="background1"/>
            <w:vAlign w:val="center"/>
          </w:tcPr>
          <w:p w14:paraId="4A0D0B25" w14:textId="77777777" w:rsidR="00224896" w:rsidRPr="00BB7730"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7171695F" w14:textId="77777777" w:rsidR="00224896" w:rsidRPr="00BB7730"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26E46709" w14:textId="138A9915"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Transfer from the Activation Tank TJ4S-1213-Sy15-R01 to Synthesis Reactor TJ4S-1213-Sy15</w:t>
            </w:r>
          </w:p>
        </w:tc>
        <w:tc>
          <w:tcPr>
            <w:tcW w:w="4110" w:type="dxa"/>
            <w:shd w:val="clear" w:color="auto" w:fill="FFFFFF" w:themeFill="background1"/>
            <w:vAlign w:val="center"/>
          </w:tcPr>
          <w:p w14:paraId="2351921F" w14:textId="1B069C89"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is equipped with dedicated pipeline</w:t>
            </w:r>
          </w:p>
        </w:tc>
        <w:tc>
          <w:tcPr>
            <w:tcW w:w="851" w:type="dxa"/>
            <w:shd w:val="clear" w:color="auto" w:fill="FFFFFF" w:themeFill="background1"/>
            <w:vAlign w:val="center"/>
          </w:tcPr>
          <w:p w14:paraId="0B5F7E8A" w14:textId="7E39AFC0"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6622065"/>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69862E5A" w14:textId="061861DF"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5341481"/>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5BAD11B4" w14:textId="706F6B12"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032BAE" w:rsidRPr="00BB7730" w14:paraId="769A6AE9" w14:textId="77777777" w:rsidTr="00232BBA">
        <w:trPr>
          <w:trHeight w:val="595"/>
        </w:trPr>
        <w:tc>
          <w:tcPr>
            <w:tcW w:w="531" w:type="dxa"/>
            <w:vMerge/>
            <w:vAlign w:val="center"/>
          </w:tcPr>
          <w:p w14:paraId="6005FEBB" w14:textId="77777777" w:rsidR="00224896" w:rsidRPr="00BB7730"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vAlign w:val="center"/>
          </w:tcPr>
          <w:p w14:paraId="610A2AB7" w14:textId="77777777" w:rsidR="00224896" w:rsidRPr="00BB7730"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5E15A611" w14:textId="7F04AE35" w:rsidR="00224896" w:rsidRPr="00BB7730" w:rsidRDefault="00224896" w:rsidP="00224896">
            <w:pPr>
              <w:spacing w:line="276" w:lineRule="auto"/>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Filter until no liquid drips</w:t>
            </w:r>
          </w:p>
        </w:tc>
        <w:tc>
          <w:tcPr>
            <w:tcW w:w="4110" w:type="dxa"/>
            <w:shd w:val="clear" w:color="auto" w:fill="FFFFFF" w:themeFill="background1"/>
            <w:vAlign w:val="center"/>
          </w:tcPr>
          <w:p w14:paraId="6CC155D9" w14:textId="719C3218" w:rsidR="00224896" w:rsidRPr="00BB7730" w:rsidRDefault="00224896" w:rsidP="00224896">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is equipped with a sieve plate for filtration and a tuning fork level meter, which can be used to determine the filtration end point</w:t>
            </w:r>
          </w:p>
        </w:tc>
        <w:tc>
          <w:tcPr>
            <w:tcW w:w="851" w:type="dxa"/>
            <w:shd w:val="clear" w:color="auto" w:fill="FFFFFF" w:themeFill="background1"/>
            <w:vAlign w:val="center"/>
          </w:tcPr>
          <w:p w14:paraId="500755D9" w14:textId="103AB2E4"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82410204"/>
                <w14:checkbox>
                  <w14:checked w14:val="1"/>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447554F3" w14:textId="36ED8528" w:rsidR="00224896" w:rsidRPr="00BB7730" w:rsidRDefault="003E162E"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87419331"/>
                <w14:checkbox>
                  <w14:checked w14:val="0"/>
                  <w14:checkedState w14:val="2612" w14:font="MS Gothic"/>
                  <w14:uncheckedState w14:val="2610" w14:font="MS Gothic"/>
                </w14:checkbox>
              </w:sdtPr>
              <w:sdtEndPr/>
              <w:sdtContent>
                <w:r w:rsidR="00224896" w:rsidRPr="00BB7730">
                  <w:rPr>
                    <w:rFonts w:ascii="Segoe UI Symbol" w:eastAsia="仿宋_GB2312" w:hAnsi="Segoe UI Symbol" w:cs="Segoe UI Symbol"/>
                    <w:color w:val="auto"/>
                    <w:sz w:val="18"/>
                    <w:szCs w:val="18"/>
                  </w:rPr>
                  <w:t>☐</w:t>
                </w:r>
              </w:sdtContent>
            </w:sdt>
            <w:r w:rsidR="00224896"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79A2D38B" w14:textId="511A2F70" w:rsidR="00224896" w:rsidRPr="00BB7730" w:rsidRDefault="00224896"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bl>
    <w:p w14:paraId="749F07F3" w14:textId="73017943" w:rsidR="00CF501C" w:rsidRPr="00BB7730" w:rsidRDefault="00CF501C" w:rsidP="00E95C64">
      <w:pPr>
        <w:rPr>
          <w:rFonts w:ascii="Times New Roman" w:hAnsi="Times New Roman" w:cs="Times New Roman"/>
          <w:color w:val="auto"/>
        </w:rPr>
      </w:pPr>
      <w:r w:rsidRPr="00BB7730">
        <w:rPr>
          <w:rFonts w:ascii="Times New Roman" w:eastAsia="仿宋_GB2312" w:hAnsi="Times New Roman" w:cs="Times New Roman"/>
          <w:color w:val="000000" w:themeColor="text1"/>
          <w:sz w:val="20"/>
          <w:szCs w:val="20"/>
          <w:lang w:eastAsia="zh-CN"/>
        </w:rPr>
        <w:t>Note: Refers to equipment qualification docume</w:t>
      </w:r>
      <w:r w:rsidRPr="00BB7730">
        <w:rPr>
          <w:rFonts w:ascii="Times New Roman" w:eastAsia="仿宋_GB2312" w:hAnsi="Times New Roman" w:cs="Times New Roman"/>
          <w:color w:val="auto"/>
          <w:sz w:val="20"/>
          <w:szCs w:val="20"/>
          <w:lang w:eastAsia="zh-CN"/>
        </w:rPr>
        <w:t xml:space="preserve">nt </w:t>
      </w:r>
      <w:r w:rsidR="00CF6B80" w:rsidRPr="00BB7730">
        <w:rPr>
          <w:rFonts w:ascii="Times New Roman" w:eastAsia="仿宋_GB2312" w:hAnsi="Times New Roman" w:cs="Times New Roman"/>
          <w:color w:val="00B0F0"/>
          <w:sz w:val="20"/>
          <w:szCs w:val="20"/>
          <w:lang w:eastAsia="zh-CN"/>
        </w:rPr>
        <w:t>VR-TJ4-334.01-0</w:t>
      </w:r>
      <w:ins w:id="4731" w:author="He Han" w:date="2026-10-19T17:40:00Z">
        <w:r w:rsidR="00E9551D" w:rsidRPr="00BB7730">
          <w:rPr>
            <w:rFonts w:ascii="Times New Roman" w:eastAsia="仿宋_GB2312" w:hAnsi="Times New Roman" w:cs="Times New Roman"/>
            <w:color w:val="00B0F0"/>
            <w:sz w:val="20"/>
            <w:szCs w:val="20"/>
            <w:lang w:eastAsia="zh-CN"/>
          </w:rPr>
          <w:t>89</w:t>
        </w:r>
      </w:ins>
      <w:del w:id="4732" w:author="He Han" w:date="2026-10-19T17:40:00Z">
        <w:r w:rsidR="00CF6B80" w:rsidRPr="00BB7730" w:rsidDel="00E9551D">
          <w:rPr>
            <w:rFonts w:ascii="Times New Roman" w:eastAsia="仿宋_GB2312" w:hAnsi="Times New Roman" w:cs="Times New Roman"/>
            <w:color w:val="00B0F0"/>
            <w:sz w:val="20"/>
            <w:szCs w:val="20"/>
            <w:lang w:eastAsia="zh-CN"/>
          </w:rPr>
          <w:delText>65</w:delText>
        </w:r>
      </w:del>
      <w:r w:rsidRPr="00BB7730">
        <w:rPr>
          <w:rFonts w:ascii="Times New Roman" w:eastAsia="仿宋_GB2312" w:hAnsi="Times New Roman" w:cs="Times New Roman"/>
          <w:color w:val="00B0F0"/>
          <w:sz w:val="20"/>
          <w:szCs w:val="20"/>
          <w:lang w:eastAsia="zh-CN"/>
        </w:rPr>
        <w:t>.0</w:t>
      </w:r>
      <w:ins w:id="4733" w:author="He Han" w:date="2026-10-19T17:40:00Z">
        <w:r w:rsidR="00E9551D" w:rsidRPr="00BB7730">
          <w:rPr>
            <w:rFonts w:ascii="Times New Roman" w:eastAsia="仿宋_GB2312" w:hAnsi="Times New Roman" w:cs="Times New Roman"/>
            <w:color w:val="00B0F0"/>
            <w:sz w:val="20"/>
            <w:szCs w:val="20"/>
            <w:lang w:eastAsia="zh-CN"/>
          </w:rPr>
          <w:t>1</w:t>
        </w:r>
      </w:ins>
      <w:ins w:id="4734" w:author="Xuning Wei12232" w:date="2026-07-27T15:14:00Z">
        <w:del w:id="4735" w:author="He Han" w:date="2026-10-19T17:40:00Z">
          <w:r w:rsidR="00793AC2" w:rsidRPr="00BB7730" w:rsidDel="00E9551D">
            <w:rPr>
              <w:rFonts w:ascii="Times New Roman" w:eastAsia="仿宋_GB2312" w:hAnsi="Times New Roman" w:cs="Times New Roman"/>
              <w:color w:val="auto"/>
              <w:sz w:val="20"/>
              <w:szCs w:val="20"/>
              <w:lang w:eastAsia="zh-CN"/>
            </w:rPr>
            <w:delText>2</w:delText>
          </w:r>
        </w:del>
      </w:ins>
      <w:del w:id="4736" w:author="Xuning Wei12232" w:date="2026-07-27T15:14:00Z">
        <w:r w:rsidRPr="00BB7730" w:rsidDel="00793AC2">
          <w:rPr>
            <w:rFonts w:ascii="Times New Roman" w:eastAsia="仿宋_GB2312" w:hAnsi="Times New Roman" w:cs="Times New Roman"/>
            <w:color w:val="auto"/>
            <w:sz w:val="20"/>
            <w:szCs w:val="20"/>
            <w:lang w:eastAsia="zh-CN"/>
          </w:rPr>
          <w:delText>1</w:delText>
        </w:r>
      </w:del>
    </w:p>
    <w:p w14:paraId="02F60B86" w14:textId="77777777" w:rsidR="00CF501C" w:rsidRPr="00BB7730" w:rsidRDefault="00CF501C">
      <w:pPr>
        <w:rPr>
          <w:rFonts w:ascii="Times New Roman" w:eastAsia="仿宋_GB2312" w:hAnsi="Times New Roman" w:cs="Times New Roman"/>
          <w:b/>
          <w:iCs/>
          <w:color w:val="auto"/>
          <w:kern w:val="0"/>
          <w:sz w:val="20"/>
          <w:szCs w:val="20"/>
        </w:rPr>
      </w:pPr>
      <w:r w:rsidRPr="00BB7730">
        <w:rPr>
          <w:rFonts w:ascii="Times New Roman" w:eastAsia="仿宋_GB2312" w:hAnsi="Times New Roman" w:cs="Times New Roman"/>
          <w:color w:val="auto"/>
        </w:rPr>
        <w:br w:type="page"/>
      </w:r>
    </w:p>
    <w:p w14:paraId="6DF5D4FE" w14:textId="5B4AE6AA" w:rsidR="007C01EA" w:rsidRPr="00BB7730" w:rsidDel="00DA2B65" w:rsidRDefault="00496EEC">
      <w:pPr>
        <w:pStyle w:val="2"/>
        <w:spacing w:beforeLines="50" w:after="50" w:line="319" w:lineRule="auto"/>
        <w:ind w:leftChars="134" w:left="281"/>
        <w:contextualSpacing/>
        <w:jc w:val="both"/>
        <w:rPr>
          <w:del w:id="4737" w:author="Xuning Wei12232" w:date="2026-07-27T15:15:00Z"/>
          <w:rFonts w:ascii="Times New Roman" w:eastAsia="仿宋_GB2312" w:hAnsi="Times New Roman" w:cs="Times New Roman"/>
          <w:color w:val="auto"/>
        </w:rPr>
      </w:pPr>
      <w:del w:id="4738" w:author="Xuning Wei12232" w:date="2026-07-27T15:15:00Z">
        <w:r w:rsidRPr="00BB7730" w:rsidDel="00DA2B65">
          <w:rPr>
            <w:rFonts w:ascii="Times New Roman" w:eastAsia="仿宋_GB2312" w:hAnsi="Times New Roman" w:cs="Times New Roman"/>
            <w:color w:val="auto"/>
          </w:rPr>
          <w:lastRenderedPageBreak/>
          <w:delText xml:space="preserve">Assessment on function &amp; capacity for </w:delText>
        </w:r>
        <w:r w:rsidR="00A9256D" w:rsidRPr="00BB7730" w:rsidDel="00DA2B65">
          <w:rPr>
            <w:rFonts w:ascii="Times New Roman" w:eastAsia="仿宋_GB2312" w:hAnsi="Times New Roman" w:cs="Times New Roman"/>
            <w:color w:val="auto"/>
          </w:rPr>
          <w:delText>3000L Storage Tank 1 TJ4S-1213-SPS01-AT01/TJ4S-1213-SPS01-AT02</w:delText>
        </w:r>
        <w:bookmarkStart w:id="4739" w:name="_Toc243495175"/>
        <w:bookmarkStart w:id="4740" w:name="_Toc243495351"/>
        <w:bookmarkStart w:id="4741" w:name="_Toc243495527"/>
        <w:bookmarkStart w:id="4742" w:name="_Toc243495703"/>
        <w:bookmarkEnd w:id="4739"/>
        <w:bookmarkEnd w:id="4740"/>
        <w:bookmarkEnd w:id="4741"/>
        <w:bookmarkEnd w:id="4742"/>
      </w:del>
    </w:p>
    <w:p w14:paraId="488A1CAB" w14:textId="5D93CE65" w:rsidR="00496EEC" w:rsidRPr="00BB7730" w:rsidDel="00DA2B65" w:rsidRDefault="00496EEC">
      <w:pPr>
        <w:pStyle w:val="2"/>
        <w:spacing w:beforeLines="50" w:after="50" w:line="319" w:lineRule="auto"/>
        <w:ind w:leftChars="134" w:left="281"/>
        <w:contextualSpacing/>
        <w:jc w:val="both"/>
        <w:rPr>
          <w:del w:id="4743" w:author="Xuning Wei12232" w:date="2026-07-27T15:15:00Z"/>
          <w:rFonts w:ascii="Times New Roman" w:eastAsia="仿宋_GB2312" w:hAnsi="Times New Roman" w:cs="Times New Roman"/>
          <w:color w:val="auto"/>
          <w:lang w:eastAsia="zh-CN"/>
        </w:rPr>
        <w:pPrChange w:id="4744" w:author="Xuning Wei12232" w:date="2026-07-27T15:15:00Z">
          <w:pPr/>
        </w:pPrChange>
      </w:pPr>
      <w:del w:id="4745" w:author="Xuning Wei12232" w:date="2026-07-27T15:15:00Z">
        <w:r w:rsidRPr="00BB7730" w:rsidDel="00DA2B65">
          <w:rPr>
            <w:rFonts w:ascii="Times New Roman" w:eastAsia="仿宋_GB2312" w:hAnsi="Times New Roman" w:cs="Times New Roman"/>
            <w:color w:val="auto"/>
            <w:lang w:eastAsia="zh-CN"/>
          </w:rPr>
          <w:delText>See Table 7-3</w:delText>
        </w:r>
        <w:r w:rsidR="007C01EA" w:rsidRPr="00BB7730" w:rsidDel="00DA2B65">
          <w:rPr>
            <w:rFonts w:ascii="Times New Roman" w:eastAsia="仿宋_GB2312" w:hAnsi="Times New Roman" w:cs="Times New Roman"/>
            <w:color w:val="auto"/>
            <w:lang w:eastAsia="zh-CN"/>
          </w:rPr>
          <w:delText xml:space="preserve"> ~ </w:delText>
        </w:r>
        <w:r w:rsidR="00444ADF" w:rsidRPr="00BB7730" w:rsidDel="00DA2B65">
          <w:rPr>
            <w:rFonts w:ascii="Times New Roman" w:eastAsia="仿宋_GB2312" w:hAnsi="Times New Roman" w:cs="Times New Roman"/>
            <w:color w:val="auto"/>
            <w:lang w:eastAsia="zh-CN"/>
          </w:rPr>
          <w:delText>Table 7-4</w:delText>
        </w:r>
        <w:bookmarkStart w:id="4746" w:name="_Toc243495176"/>
        <w:bookmarkStart w:id="4747" w:name="_Toc243495352"/>
        <w:bookmarkStart w:id="4748" w:name="_Toc243495528"/>
        <w:bookmarkStart w:id="4749" w:name="_Toc243495704"/>
        <w:bookmarkEnd w:id="4746"/>
        <w:bookmarkEnd w:id="4747"/>
        <w:bookmarkEnd w:id="4748"/>
        <w:bookmarkEnd w:id="4749"/>
      </w:del>
    </w:p>
    <w:p w14:paraId="757AA5CF" w14:textId="0A61E92A" w:rsidR="00496EEC" w:rsidRPr="00BB7730" w:rsidDel="00DA2B65" w:rsidRDefault="00496EEC">
      <w:pPr>
        <w:pStyle w:val="2"/>
        <w:spacing w:beforeLines="50" w:after="50" w:line="319" w:lineRule="auto"/>
        <w:ind w:leftChars="134" w:left="281"/>
        <w:contextualSpacing/>
        <w:jc w:val="both"/>
        <w:rPr>
          <w:del w:id="4750" w:author="Xuning Wei12232" w:date="2026-07-27T15:15:00Z"/>
          <w:rFonts w:ascii="Times New Roman" w:eastAsia="仿宋_GB2312" w:hAnsi="Times New Roman" w:cs="Times New Roman"/>
          <w:color w:val="auto"/>
          <w:lang w:eastAsia="zh-CN"/>
        </w:rPr>
        <w:pPrChange w:id="4751" w:author="Xuning Wei12232" w:date="2026-07-27T15:15:00Z">
          <w:pPr>
            <w:jc w:val="center"/>
          </w:pPr>
        </w:pPrChange>
      </w:pPr>
      <w:bookmarkStart w:id="4752" w:name="_Toc243495177"/>
      <w:bookmarkStart w:id="4753" w:name="_Toc243495353"/>
      <w:bookmarkStart w:id="4754" w:name="_Toc243495529"/>
      <w:bookmarkStart w:id="4755" w:name="_Toc243495705"/>
      <w:bookmarkEnd w:id="4752"/>
      <w:bookmarkEnd w:id="4753"/>
      <w:bookmarkEnd w:id="4754"/>
      <w:bookmarkEnd w:id="4755"/>
    </w:p>
    <w:p w14:paraId="7D37E04B" w14:textId="599AAAA8" w:rsidR="00496EEC" w:rsidRPr="00BB7730" w:rsidDel="00DA2B65" w:rsidRDefault="00496EEC">
      <w:pPr>
        <w:pStyle w:val="2"/>
        <w:spacing w:beforeLines="50" w:after="50" w:line="319" w:lineRule="auto"/>
        <w:ind w:leftChars="134" w:left="281"/>
        <w:contextualSpacing/>
        <w:jc w:val="both"/>
        <w:rPr>
          <w:del w:id="4756" w:author="Xuning Wei12232" w:date="2026-07-27T15:15:00Z"/>
          <w:rFonts w:ascii="Times New Roman" w:eastAsia="仿宋_GB2312" w:hAnsi="Times New Roman" w:cs="Times New Roman"/>
          <w:color w:val="auto"/>
        </w:rPr>
        <w:pPrChange w:id="4757" w:author="Xuning Wei12232" w:date="2026-07-27T15:15:00Z">
          <w:pPr>
            <w:jc w:val="center"/>
          </w:pPr>
        </w:pPrChange>
      </w:pPr>
      <w:del w:id="4758" w:author="Xuning Wei12232" w:date="2026-07-27T15:15:00Z">
        <w:r w:rsidRPr="00BB7730" w:rsidDel="00DA2B65">
          <w:rPr>
            <w:rFonts w:ascii="Times New Roman" w:eastAsia="仿宋_GB2312" w:hAnsi="Times New Roman" w:cs="Times New Roman"/>
            <w:color w:val="auto"/>
            <w:lang w:eastAsia="zh-CN"/>
          </w:rPr>
          <w:delText xml:space="preserve">Table 7-3: </w:delText>
        </w:r>
        <w:r w:rsidRPr="00BB7730" w:rsidDel="00DA2B65">
          <w:rPr>
            <w:rFonts w:ascii="Times New Roman" w:eastAsia="仿宋_GB2312" w:hAnsi="Times New Roman" w:cs="Times New Roman"/>
            <w:color w:val="auto"/>
          </w:rPr>
          <w:delText>Equipment Suitability Assessment on Function &amp; Capacity for 3000L Storage Tank 1</w:delText>
        </w:r>
        <w:r w:rsidR="00886E67" w:rsidRPr="00BB7730" w:rsidDel="00DA2B65">
          <w:rPr>
            <w:rFonts w:ascii="Times New Roman" w:eastAsia="仿宋_GB2312" w:hAnsi="Times New Roman" w:cs="Times New Roman"/>
            <w:color w:val="auto"/>
          </w:rPr>
          <w:delText xml:space="preserve"> TJ4S-1213-SPS01-AT01</w:delText>
        </w:r>
        <w:bookmarkStart w:id="4759" w:name="_Toc243495178"/>
        <w:bookmarkStart w:id="4760" w:name="_Toc243495354"/>
        <w:bookmarkStart w:id="4761" w:name="_Toc243495530"/>
        <w:bookmarkStart w:id="4762" w:name="_Toc243495706"/>
        <w:bookmarkEnd w:id="4759"/>
        <w:bookmarkEnd w:id="4760"/>
        <w:bookmarkEnd w:id="4761"/>
        <w:bookmarkEnd w:id="4762"/>
      </w:del>
    </w:p>
    <w:p w14:paraId="2628A191" w14:textId="1D91C62D" w:rsidR="0020365D" w:rsidRPr="00BB7730" w:rsidDel="00DA2B65" w:rsidRDefault="0020365D">
      <w:pPr>
        <w:pStyle w:val="2"/>
        <w:spacing w:beforeLines="50" w:after="50" w:line="319" w:lineRule="auto"/>
        <w:ind w:leftChars="134" w:left="281"/>
        <w:contextualSpacing/>
        <w:jc w:val="both"/>
        <w:rPr>
          <w:del w:id="4763" w:author="Xuning Wei12232" w:date="2026-07-27T15:15:00Z"/>
          <w:rFonts w:ascii="Times New Roman" w:eastAsia="仿宋_GB2312" w:hAnsi="Times New Roman" w:cs="Times New Roman"/>
          <w:color w:val="auto"/>
        </w:rPr>
        <w:pPrChange w:id="4764" w:author="Xuning Wei12232" w:date="2026-07-27T15:15:00Z">
          <w:pPr>
            <w:jc w:val="center"/>
          </w:pPr>
        </w:pPrChange>
      </w:pPr>
      <w:bookmarkStart w:id="4765" w:name="_Toc243495179"/>
      <w:bookmarkStart w:id="4766" w:name="_Toc243495355"/>
      <w:bookmarkStart w:id="4767" w:name="_Toc243495531"/>
      <w:bookmarkStart w:id="4768" w:name="_Toc243495707"/>
      <w:bookmarkEnd w:id="4765"/>
      <w:bookmarkEnd w:id="4766"/>
      <w:bookmarkEnd w:id="4767"/>
      <w:bookmarkEnd w:id="4768"/>
    </w:p>
    <w:tbl>
      <w:tblPr>
        <w:tblW w:w="14280" w:type="dxa"/>
        <w:tblLayout w:type="fixed"/>
        <w:tblLook w:val="04A0" w:firstRow="1" w:lastRow="0" w:firstColumn="1" w:lastColumn="0" w:noHBand="0" w:noVBand="1"/>
      </w:tblPr>
      <w:tblGrid>
        <w:gridCol w:w="531"/>
        <w:gridCol w:w="1275"/>
        <w:gridCol w:w="3261"/>
        <w:gridCol w:w="4110"/>
        <w:gridCol w:w="851"/>
        <w:gridCol w:w="740"/>
        <w:gridCol w:w="3512"/>
      </w:tblGrid>
      <w:tr w:rsidR="00032BAE" w:rsidRPr="00BB7730" w:rsidDel="00DA2B65" w14:paraId="27B8321C" w14:textId="23D5C9C6" w:rsidTr="00F17617">
        <w:trPr>
          <w:trHeight w:val="349"/>
          <w:tblHeader/>
          <w:del w:id="4769"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A4A53D" w14:textId="661202E6" w:rsidR="00496EEC" w:rsidRPr="00BB7730" w:rsidDel="00DA2B65" w:rsidRDefault="00496EEC">
            <w:pPr>
              <w:pStyle w:val="2"/>
              <w:spacing w:beforeLines="50" w:after="50" w:line="319" w:lineRule="auto"/>
              <w:ind w:leftChars="134" w:left="281"/>
              <w:contextualSpacing/>
              <w:jc w:val="both"/>
              <w:rPr>
                <w:del w:id="4770" w:author="Xuning Wei12232" w:date="2026-07-27T15:15:00Z"/>
                <w:rFonts w:ascii="Times New Roman" w:eastAsia="FangSong" w:hAnsi="Times New Roman" w:cs="Times New Roman"/>
                <w:color w:val="auto"/>
                <w:sz w:val="18"/>
                <w:szCs w:val="18"/>
              </w:rPr>
              <w:pPrChange w:id="4771" w:author="Xuning Wei12232" w:date="2026-07-27T15:15:00Z">
                <w:pPr>
                  <w:spacing w:line="276" w:lineRule="auto"/>
                  <w:jc w:val="center"/>
                </w:pPr>
              </w:pPrChange>
            </w:pPr>
            <w:del w:id="4772" w:author="Xuning Wei12232" w:date="2026-07-27T15:15:00Z">
              <w:r w:rsidRPr="00BB7730" w:rsidDel="00DA2B65">
                <w:rPr>
                  <w:rFonts w:ascii="Times New Roman" w:eastAsia="FangSong" w:hAnsi="Times New Roman" w:cs="Times New Roman"/>
                  <w:color w:val="auto"/>
                  <w:sz w:val="18"/>
                  <w:szCs w:val="18"/>
                  <w:lang w:eastAsia="zh-CN"/>
                </w:rPr>
                <w:delText>S/N</w:delText>
              </w:r>
              <w:bookmarkStart w:id="4773" w:name="_Toc243495180"/>
              <w:bookmarkStart w:id="4774" w:name="_Toc243495356"/>
              <w:bookmarkStart w:id="4775" w:name="_Toc243495532"/>
              <w:bookmarkStart w:id="4776" w:name="_Toc243495708"/>
              <w:bookmarkEnd w:id="4773"/>
              <w:bookmarkEnd w:id="4774"/>
              <w:bookmarkEnd w:id="4775"/>
              <w:bookmarkEnd w:id="4776"/>
            </w:del>
          </w:p>
        </w:tc>
        <w:tc>
          <w:tcPr>
            <w:tcW w:w="4536"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3E640913" w14:textId="334DB0B7" w:rsidR="00496EEC" w:rsidRPr="00BB7730" w:rsidDel="00DA2B65" w:rsidRDefault="00496EEC">
            <w:pPr>
              <w:pStyle w:val="2"/>
              <w:spacing w:beforeLines="50" w:after="50" w:line="319" w:lineRule="auto"/>
              <w:ind w:leftChars="134" w:left="281"/>
              <w:contextualSpacing/>
              <w:jc w:val="both"/>
              <w:rPr>
                <w:del w:id="4777" w:author="Xuning Wei12232" w:date="2026-07-27T15:15:00Z"/>
                <w:rFonts w:ascii="Times New Roman" w:eastAsia="FangSong" w:hAnsi="Times New Roman" w:cs="Times New Roman"/>
                <w:color w:val="auto"/>
                <w:sz w:val="18"/>
                <w:szCs w:val="18"/>
              </w:rPr>
              <w:pPrChange w:id="4778" w:author="Xuning Wei12232" w:date="2026-07-27T15:15:00Z">
                <w:pPr>
                  <w:spacing w:line="276" w:lineRule="auto"/>
                  <w:jc w:val="center"/>
                </w:pPr>
              </w:pPrChange>
            </w:pPr>
            <w:del w:id="4779" w:author="Xuning Wei12232" w:date="2026-07-27T15:15:00Z">
              <w:r w:rsidRPr="00BB7730" w:rsidDel="00DA2B65">
                <w:rPr>
                  <w:rFonts w:ascii="Times New Roman" w:eastAsia="仿宋_GB2312" w:hAnsi="Times New Roman" w:cs="Times New Roman"/>
                  <w:color w:val="auto"/>
                  <w:sz w:val="18"/>
                  <w:szCs w:val="18"/>
                </w:rPr>
                <w:delText>Process Requirements</w:delText>
              </w:r>
              <w:r w:rsidRPr="00BB7730" w:rsidDel="00DA2B65">
                <w:rPr>
                  <w:rFonts w:ascii="Times New Roman" w:eastAsia="FangSong" w:hAnsi="Times New Roman" w:cs="Times New Roman"/>
                  <w:color w:val="auto"/>
                  <w:sz w:val="18"/>
                  <w:szCs w:val="18"/>
                </w:rPr>
                <w:delText xml:space="preserve"> </w:delText>
              </w:r>
              <w:bookmarkStart w:id="4780" w:name="_Toc243495181"/>
              <w:bookmarkStart w:id="4781" w:name="_Toc243495357"/>
              <w:bookmarkStart w:id="4782" w:name="_Toc243495533"/>
              <w:bookmarkStart w:id="4783" w:name="_Toc243495709"/>
              <w:bookmarkEnd w:id="4780"/>
              <w:bookmarkEnd w:id="4781"/>
              <w:bookmarkEnd w:id="4782"/>
              <w:bookmarkEnd w:id="4783"/>
            </w:del>
          </w:p>
        </w:tc>
        <w:tc>
          <w:tcPr>
            <w:tcW w:w="411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EBCF7AB" w14:textId="62D1DEB4" w:rsidR="00496EEC" w:rsidRPr="00BB7730" w:rsidDel="00DA2B65" w:rsidRDefault="00496EEC">
            <w:pPr>
              <w:pStyle w:val="2"/>
              <w:spacing w:beforeLines="50" w:after="50" w:line="319" w:lineRule="auto"/>
              <w:ind w:leftChars="134" w:left="281"/>
              <w:contextualSpacing/>
              <w:jc w:val="both"/>
              <w:rPr>
                <w:del w:id="4784" w:author="Xuning Wei12232" w:date="2026-07-27T15:15:00Z"/>
                <w:rFonts w:ascii="Times New Roman" w:eastAsia="FangSong" w:hAnsi="Times New Roman" w:cs="Times New Roman"/>
                <w:color w:val="auto"/>
                <w:sz w:val="18"/>
                <w:szCs w:val="18"/>
              </w:rPr>
              <w:pPrChange w:id="4785" w:author="Xuning Wei12232" w:date="2026-07-27T15:15:00Z">
                <w:pPr>
                  <w:spacing w:line="276" w:lineRule="auto"/>
                  <w:jc w:val="center"/>
                </w:pPr>
              </w:pPrChange>
            </w:pPr>
            <w:del w:id="4786" w:author="Xuning Wei12232" w:date="2026-07-27T15:15:00Z">
              <w:r w:rsidRPr="00BB7730" w:rsidDel="00DA2B65">
                <w:rPr>
                  <w:rFonts w:ascii="Times New Roman" w:eastAsia="仿宋_GB2312" w:hAnsi="Times New Roman" w:cs="Times New Roman"/>
                  <w:color w:val="auto"/>
                  <w:sz w:val="18"/>
                  <w:szCs w:val="18"/>
                </w:rPr>
                <w:delText>Equipment characteristics</w:delText>
              </w:r>
              <w:bookmarkStart w:id="4787" w:name="_Toc243495182"/>
              <w:bookmarkStart w:id="4788" w:name="_Toc243495358"/>
              <w:bookmarkStart w:id="4789" w:name="_Toc243495534"/>
              <w:bookmarkStart w:id="4790" w:name="_Toc243495710"/>
              <w:bookmarkEnd w:id="4787"/>
              <w:bookmarkEnd w:id="4788"/>
              <w:bookmarkEnd w:id="4789"/>
              <w:bookmarkEnd w:id="4790"/>
            </w:del>
          </w:p>
        </w:tc>
        <w:tc>
          <w:tcPr>
            <w:tcW w:w="1591"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527625D3" w14:textId="10DF20CF" w:rsidR="00496EEC" w:rsidRPr="00BB7730" w:rsidDel="00DA2B65" w:rsidRDefault="00496EEC">
            <w:pPr>
              <w:pStyle w:val="2"/>
              <w:spacing w:beforeLines="50" w:after="50" w:line="319" w:lineRule="auto"/>
              <w:ind w:leftChars="134" w:left="281"/>
              <w:contextualSpacing/>
              <w:jc w:val="both"/>
              <w:rPr>
                <w:del w:id="4791" w:author="Xuning Wei12232" w:date="2026-07-27T15:15:00Z"/>
                <w:rFonts w:ascii="Times New Roman" w:eastAsia="FangSong" w:hAnsi="Times New Roman" w:cs="Times New Roman"/>
                <w:color w:val="auto"/>
                <w:sz w:val="18"/>
                <w:szCs w:val="18"/>
              </w:rPr>
              <w:pPrChange w:id="4792" w:author="Xuning Wei12232" w:date="2026-07-27T15:15:00Z">
                <w:pPr>
                  <w:spacing w:line="276" w:lineRule="auto"/>
                  <w:jc w:val="center"/>
                </w:pPr>
              </w:pPrChange>
            </w:pPr>
            <w:del w:id="4793" w:author="Xuning Wei12232" w:date="2026-07-27T15:15:00Z">
              <w:r w:rsidRPr="00BB7730" w:rsidDel="00DA2B65">
                <w:rPr>
                  <w:rFonts w:ascii="Times New Roman" w:eastAsia="仿宋_GB2312" w:hAnsi="Times New Roman" w:cs="Times New Roman"/>
                  <w:color w:val="auto"/>
                  <w:sz w:val="18"/>
                  <w:szCs w:val="18"/>
                </w:rPr>
                <w:delText>Feasibility</w:delText>
              </w:r>
              <w:bookmarkStart w:id="4794" w:name="_Toc243495183"/>
              <w:bookmarkStart w:id="4795" w:name="_Toc243495359"/>
              <w:bookmarkStart w:id="4796" w:name="_Toc243495535"/>
              <w:bookmarkStart w:id="4797" w:name="_Toc243495711"/>
              <w:bookmarkEnd w:id="4794"/>
              <w:bookmarkEnd w:id="4795"/>
              <w:bookmarkEnd w:id="4796"/>
              <w:bookmarkEnd w:id="4797"/>
            </w:del>
          </w:p>
        </w:tc>
        <w:tc>
          <w:tcPr>
            <w:tcW w:w="3512"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995ED2A" w14:textId="519031DD" w:rsidR="00496EEC" w:rsidRPr="00BB7730" w:rsidDel="00DA2B65" w:rsidRDefault="00496EEC">
            <w:pPr>
              <w:pStyle w:val="2"/>
              <w:spacing w:beforeLines="50" w:after="50" w:line="319" w:lineRule="auto"/>
              <w:ind w:leftChars="134" w:left="281"/>
              <w:contextualSpacing/>
              <w:jc w:val="both"/>
              <w:rPr>
                <w:del w:id="4798" w:author="Xuning Wei12232" w:date="2026-07-27T15:15:00Z"/>
                <w:rFonts w:ascii="Times New Roman" w:eastAsia="FangSong" w:hAnsi="Times New Roman" w:cs="Times New Roman"/>
                <w:color w:val="auto"/>
                <w:sz w:val="18"/>
                <w:szCs w:val="18"/>
              </w:rPr>
              <w:pPrChange w:id="4799" w:author="Xuning Wei12232" w:date="2026-07-27T15:15:00Z">
                <w:pPr>
                  <w:spacing w:line="276" w:lineRule="auto"/>
                  <w:jc w:val="center"/>
                </w:pPr>
              </w:pPrChange>
            </w:pPr>
            <w:del w:id="4800" w:author="Xuning Wei12232" w:date="2026-07-27T15:15:00Z">
              <w:r w:rsidRPr="00BB7730" w:rsidDel="00DA2B65">
                <w:rPr>
                  <w:rFonts w:ascii="Times New Roman" w:eastAsia="仿宋_GB2312" w:hAnsi="Times New Roman" w:cs="Times New Roman"/>
                  <w:color w:val="auto"/>
                  <w:sz w:val="18"/>
                  <w:szCs w:val="18"/>
                </w:rPr>
                <w:delText>Justifications</w:delText>
              </w:r>
              <w:bookmarkStart w:id="4801" w:name="_Toc243495184"/>
              <w:bookmarkStart w:id="4802" w:name="_Toc243495360"/>
              <w:bookmarkStart w:id="4803" w:name="_Toc243495536"/>
              <w:bookmarkStart w:id="4804" w:name="_Toc243495712"/>
              <w:bookmarkEnd w:id="4801"/>
              <w:bookmarkEnd w:id="4802"/>
              <w:bookmarkEnd w:id="4803"/>
              <w:bookmarkEnd w:id="4804"/>
            </w:del>
          </w:p>
        </w:tc>
        <w:bookmarkStart w:id="4805" w:name="_Toc243495185"/>
        <w:bookmarkStart w:id="4806" w:name="_Toc243495361"/>
        <w:bookmarkStart w:id="4807" w:name="_Toc243495537"/>
        <w:bookmarkStart w:id="4808" w:name="_Toc243495713"/>
        <w:bookmarkEnd w:id="4805"/>
        <w:bookmarkEnd w:id="4806"/>
        <w:bookmarkEnd w:id="4807"/>
        <w:bookmarkEnd w:id="4808"/>
      </w:tr>
      <w:tr w:rsidR="00032BAE" w:rsidRPr="00BB7730" w:rsidDel="00DA2B65" w14:paraId="40F04A7F" w14:textId="06FE2174" w:rsidTr="00F17617">
        <w:trPr>
          <w:trHeight w:val="595"/>
          <w:del w:id="4809"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72B72" w14:textId="33229839" w:rsidR="00496EEC" w:rsidRPr="00BB7730" w:rsidDel="00DA2B65" w:rsidRDefault="00496EEC">
            <w:pPr>
              <w:pStyle w:val="2"/>
              <w:spacing w:beforeLines="50" w:after="50" w:line="319" w:lineRule="auto"/>
              <w:ind w:leftChars="134" w:left="281"/>
              <w:contextualSpacing/>
              <w:jc w:val="both"/>
              <w:rPr>
                <w:del w:id="4810" w:author="Xuning Wei12232" w:date="2026-07-27T15:15:00Z"/>
                <w:rFonts w:ascii="Times New Roman" w:eastAsia="仿宋_GB2312" w:hAnsi="Times New Roman" w:cs="Times New Roman"/>
                <w:color w:val="auto"/>
                <w:sz w:val="18"/>
                <w:szCs w:val="18"/>
              </w:rPr>
              <w:pPrChange w:id="4811" w:author="Xuning Wei12232" w:date="2026-07-27T15:15:00Z">
                <w:pPr>
                  <w:spacing w:line="276" w:lineRule="auto"/>
                  <w:jc w:val="center"/>
                </w:pPr>
              </w:pPrChange>
            </w:pPr>
            <w:del w:id="4812" w:author="Xuning Wei12232" w:date="2026-07-27T15:15:00Z">
              <w:r w:rsidRPr="00BB7730" w:rsidDel="00DA2B65">
                <w:rPr>
                  <w:rFonts w:ascii="Times New Roman" w:eastAsia="仿宋_GB2312" w:hAnsi="Times New Roman" w:cs="Times New Roman"/>
                  <w:color w:val="auto"/>
                  <w:sz w:val="18"/>
                  <w:szCs w:val="18"/>
                </w:rPr>
                <w:delText>1</w:delText>
              </w:r>
              <w:bookmarkStart w:id="4813" w:name="_Toc243495186"/>
              <w:bookmarkStart w:id="4814" w:name="_Toc243495362"/>
              <w:bookmarkStart w:id="4815" w:name="_Toc243495538"/>
              <w:bookmarkStart w:id="4816" w:name="_Toc243495714"/>
              <w:bookmarkEnd w:id="4813"/>
              <w:bookmarkEnd w:id="4814"/>
              <w:bookmarkEnd w:id="4815"/>
              <w:bookmarkEnd w:id="4816"/>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70FA94FE" w14:textId="331E46B4" w:rsidR="00496EEC" w:rsidRPr="00BB7730" w:rsidDel="00DA2B65" w:rsidRDefault="00496EEC">
            <w:pPr>
              <w:pStyle w:val="2"/>
              <w:spacing w:beforeLines="50" w:after="50" w:line="319" w:lineRule="auto"/>
              <w:ind w:leftChars="134" w:left="281"/>
              <w:contextualSpacing/>
              <w:jc w:val="both"/>
              <w:rPr>
                <w:del w:id="4817" w:author="Xuning Wei12232" w:date="2026-07-27T15:15:00Z"/>
                <w:rFonts w:ascii="Times New Roman" w:eastAsia="仿宋_GB2312" w:hAnsi="Times New Roman" w:cs="Times New Roman"/>
                <w:color w:val="auto"/>
                <w:sz w:val="18"/>
                <w:szCs w:val="18"/>
              </w:rPr>
              <w:pPrChange w:id="4818" w:author="Xuning Wei12232" w:date="2026-07-27T15:15:00Z">
                <w:pPr>
                  <w:spacing w:line="240" w:lineRule="exact"/>
                  <w:contextualSpacing/>
                </w:pPr>
              </w:pPrChange>
            </w:pPr>
            <w:del w:id="4819" w:author="Xuning Wei12232" w:date="2026-07-27T15:15:00Z">
              <w:r w:rsidRPr="00BB7730" w:rsidDel="00DA2B65">
                <w:rPr>
                  <w:rFonts w:ascii="Times New Roman" w:eastAsia="仿宋_GB2312" w:hAnsi="Times New Roman" w:cs="Times New Roman"/>
                  <w:color w:val="auto"/>
                  <w:sz w:val="18"/>
                  <w:szCs w:val="18"/>
                </w:rPr>
                <w:delText>Operations</w:delText>
              </w:r>
              <w:bookmarkStart w:id="4820" w:name="_Toc243495187"/>
              <w:bookmarkStart w:id="4821" w:name="_Toc243495363"/>
              <w:bookmarkStart w:id="4822" w:name="_Toc243495539"/>
              <w:bookmarkStart w:id="4823" w:name="_Toc243495715"/>
              <w:bookmarkEnd w:id="4820"/>
              <w:bookmarkEnd w:id="4821"/>
              <w:bookmarkEnd w:id="4822"/>
              <w:bookmarkEnd w:id="4823"/>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5832D9A5" w14:textId="3A261AC7" w:rsidR="00496EEC" w:rsidRPr="00BB7730" w:rsidDel="00DA2B65" w:rsidRDefault="007524B2">
            <w:pPr>
              <w:pStyle w:val="2"/>
              <w:spacing w:beforeLines="50" w:after="50" w:line="319" w:lineRule="auto"/>
              <w:ind w:leftChars="134" w:left="281"/>
              <w:contextualSpacing/>
              <w:jc w:val="both"/>
              <w:rPr>
                <w:del w:id="4824" w:author="Xuning Wei12232" w:date="2026-07-27T15:15:00Z"/>
                <w:rFonts w:ascii="Times New Roman" w:eastAsia="仿宋_GB2312" w:hAnsi="Times New Roman" w:cs="Times New Roman"/>
                <w:color w:val="auto"/>
                <w:sz w:val="18"/>
                <w:szCs w:val="18"/>
              </w:rPr>
              <w:pPrChange w:id="4825" w:author="Xuning Wei12232" w:date="2026-07-27T15:15:00Z">
                <w:pPr>
                  <w:spacing w:line="276" w:lineRule="auto"/>
                  <w:jc w:val="both"/>
                </w:pPr>
              </w:pPrChange>
            </w:pPr>
            <w:del w:id="4826" w:author="Xuning Wei12232" w:date="2026-07-27T15:15:00Z">
              <w:r w:rsidRPr="00BB7730" w:rsidDel="00DA2B65">
                <w:rPr>
                  <w:rFonts w:ascii="Times New Roman" w:eastAsia="仿宋_GB2312" w:hAnsi="Times New Roman" w:cs="Times New Roman"/>
                  <w:color w:val="auto"/>
                  <w:sz w:val="18"/>
                  <w:szCs w:val="18"/>
                </w:rPr>
                <w:delText>S</w:delText>
              </w:r>
              <w:r w:rsidR="00496EEC" w:rsidRPr="00BB7730" w:rsidDel="00DA2B65">
                <w:rPr>
                  <w:rFonts w:ascii="Times New Roman" w:eastAsia="仿宋_GB2312" w:hAnsi="Times New Roman" w:cs="Times New Roman"/>
                  <w:color w:val="auto"/>
                  <w:sz w:val="18"/>
                  <w:szCs w:val="18"/>
                </w:rPr>
                <w:delText>tirring,</w:delText>
              </w:r>
              <w:r w:rsidR="00BE20DF" w:rsidRPr="00BB7730" w:rsidDel="00DA2B65">
                <w:rPr>
                  <w:rFonts w:ascii="Times New Roman" w:eastAsia="仿宋_GB2312" w:hAnsi="Times New Roman" w:cs="Times New Roman"/>
                  <w:color w:val="auto"/>
                  <w:sz w:val="18"/>
                  <w:szCs w:val="18"/>
                </w:rPr>
                <w:delText xml:space="preserve"> Solution Transfer</w:delText>
              </w:r>
              <w:bookmarkStart w:id="4827" w:name="_Toc243495188"/>
              <w:bookmarkStart w:id="4828" w:name="_Toc243495364"/>
              <w:bookmarkStart w:id="4829" w:name="_Toc243495540"/>
              <w:bookmarkStart w:id="4830" w:name="_Toc243495716"/>
              <w:bookmarkEnd w:id="4827"/>
              <w:bookmarkEnd w:id="4828"/>
              <w:bookmarkEnd w:id="4829"/>
              <w:bookmarkEnd w:id="4830"/>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1D47512" w14:textId="54FB99D8" w:rsidR="00496EEC" w:rsidRPr="00BB7730" w:rsidDel="00DA2B65" w:rsidRDefault="00496EEC">
            <w:pPr>
              <w:pStyle w:val="2"/>
              <w:spacing w:beforeLines="50" w:after="50" w:line="319" w:lineRule="auto"/>
              <w:ind w:leftChars="134" w:left="281"/>
              <w:contextualSpacing/>
              <w:jc w:val="both"/>
              <w:rPr>
                <w:del w:id="4831" w:author="Xuning Wei12232" w:date="2026-07-27T15:15:00Z"/>
                <w:rFonts w:ascii="Times New Roman" w:eastAsia="仿宋_GB2312" w:hAnsi="Times New Roman" w:cs="Times New Roman"/>
                <w:color w:val="auto"/>
                <w:sz w:val="18"/>
                <w:szCs w:val="18"/>
              </w:rPr>
              <w:pPrChange w:id="4832" w:author="Xuning Wei12232" w:date="2026-07-27T15:15:00Z">
                <w:pPr>
                  <w:spacing w:line="276" w:lineRule="auto"/>
                  <w:jc w:val="both"/>
                </w:pPr>
              </w:pPrChange>
            </w:pPr>
            <w:del w:id="4833" w:author="Xuning Wei12232" w:date="2026-07-27T15:15:00Z">
              <w:r w:rsidRPr="00BB7730" w:rsidDel="00DA2B65">
                <w:rPr>
                  <w:rFonts w:ascii="Times New Roman" w:eastAsia="仿宋_GB2312" w:hAnsi="Times New Roman" w:cs="Times New Roman"/>
                  <w:color w:val="auto"/>
                  <w:sz w:val="18"/>
                  <w:szCs w:val="18"/>
                </w:rPr>
                <w:delText xml:space="preserve">The </w:delText>
              </w:r>
              <w:r w:rsidR="00BE20DF" w:rsidRPr="00BB7730" w:rsidDel="00DA2B65">
                <w:rPr>
                  <w:rFonts w:ascii="Times New Roman" w:eastAsia="仿宋_GB2312" w:hAnsi="Times New Roman" w:cs="Times New Roman"/>
                  <w:color w:val="auto"/>
                  <w:sz w:val="18"/>
                  <w:szCs w:val="18"/>
                </w:rPr>
                <w:delText>3000L Storage Tank 1 TJ4S-1213-SPS01-AT01</w:delText>
              </w:r>
              <w:r w:rsidR="00800128" w:rsidRPr="00BB7730" w:rsidDel="00DA2B65">
                <w:rPr>
                  <w:rFonts w:ascii="Times New Roman" w:eastAsia="仿宋_GB2312" w:hAnsi="Times New Roman" w:cs="Times New Roman"/>
                  <w:color w:val="auto"/>
                  <w:sz w:val="18"/>
                  <w:szCs w:val="18"/>
                </w:rPr>
                <w:delText xml:space="preserve"> is equipped with stirring</w:delText>
              </w:r>
              <w:r w:rsidR="00BE20DF" w:rsidRPr="00BB7730" w:rsidDel="00DA2B65">
                <w:rPr>
                  <w:rFonts w:ascii="Times New Roman" w:eastAsia="仿宋_GB2312" w:hAnsi="Times New Roman" w:cs="Times New Roman"/>
                  <w:color w:val="auto"/>
                  <w:sz w:val="18"/>
                  <w:szCs w:val="18"/>
                </w:rPr>
                <w:delText>, Solution Transfer</w:delText>
              </w:r>
              <w:r w:rsidRPr="00BB7730" w:rsidDel="00DA2B65">
                <w:rPr>
                  <w:rFonts w:ascii="Times New Roman" w:eastAsia="仿宋_GB2312" w:hAnsi="Times New Roman" w:cs="Times New Roman"/>
                  <w:color w:val="auto"/>
                  <w:sz w:val="18"/>
                  <w:szCs w:val="18"/>
                </w:rPr>
                <w:delText xml:space="preserve"> functions.</w:delText>
              </w:r>
              <w:bookmarkStart w:id="4834" w:name="_Toc243495189"/>
              <w:bookmarkStart w:id="4835" w:name="_Toc243495365"/>
              <w:bookmarkStart w:id="4836" w:name="_Toc243495541"/>
              <w:bookmarkStart w:id="4837" w:name="_Toc243495717"/>
              <w:bookmarkEnd w:id="4834"/>
              <w:bookmarkEnd w:id="4835"/>
              <w:bookmarkEnd w:id="4836"/>
              <w:bookmarkEnd w:id="4837"/>
            </w:del>
          </w:p>
        </w:tc>
        <w:tc>
          <w:tcPr>
            <w:tcW w:w="851" w:type="dxa"/>
            <w:tcBorders>
              <w:top w:val="nil"/>
              <w:left w:val="nil"/>
              <w:bottom w:val="single" w:sz="4" w:space="0" w:color="auto"/>
              <w:right w:val="single" w:sz="4" w:space="0" w:color="auto"/>
            </w:tcBorders>
            <w:shd w:val="clear" w:color="auto" w:fill="FFFFFF" w:themeFill="background1"/>
            <w:vAlign w:val="center"/>
          </w:tcPr>
          <w:p w14:paraId="3E9BFD1E" w14:textId="48A36590" w:rsidR="00496EEC" w:rsidRPr="00BB7730" w:rsidDel="00DA2B65" w:rsidRDefault="003E162E">
            <w:pPr>
              <w:pStyle w:val="2"/>
              <w:spacing w:beforeLines="50" w:after="50" w:line="319" w:lineRule="auto"/>
              <w:ind w:leftChars="134" w:left="281"/>
              <w:contextualSpacing/>
              <w:jc w:val="both"/>
              <w:rPr>
                <w:del w:id="4838" w:author="Xuning Wei12232" w:date="2026-07-27T15:15:00Z"/>
                <w:rFonts w:ascii="Times New Roman" w:eastAsia="仿宋_GB2312" w:hAnsi="Times New Roman" w:cs="Times New Roman"/>
                <w:color w:val="auto"/>
                <w:sz w:val="18"/>
                <w:szCs w:val="18"/>
              </w:rPr>
              <w:pPrChange w:id="4839" w:author="Xuning Wei12232" w:date="2026-07-27T15:15:00Z">
                <w:pPr>
                  <w:spacing w:line="276" w:lineRule="auto"/>
                  <w:jc w:val="center"/>
                </w:pPr>
              </w:pPrChange>
            </w:pPr>
            <w:customXmlDelRangeStart w:id="4840" w:author="Xuning Wei12232" w:date="2026-07-27T15:15:00Z"/>
            <w:sdt>
              <w:sdtPr>
                <w:rPr>
                  <w:rFonts w:ascii="Times New Roman" w:eastAsia="仿宋_GB2312" w:hAnsi="Times New Roman" w:cs="Times New Roman"/>
                  <w:color w:val="auto"/>
                  <w:sz w:val="18"/>
                  <w:szCs w:val="18"/>
                </w:rPr>
                <w:id w:val="1684709642"/>
                <w14:checkbox>
                  <w14:checked w14:val="1"/>
                  <w14:checkedState w14:val="2612" w14:font="MS Gothic"/>
                  <w14:uncheckedState w14:val="2610" w14:font="MS Gothic"/>
                </w14:checkbox>
              </w:sdtPr>
              <w:sdtEndPr/>
              <w:sdtContent>
                <w:customXmlDelRangeEnd w:id="4840"/>
                <w:del w:id="4841"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4842" w:author="Xuning Wei12232" w:date="2026-07-27T15:15:00Z"/>
              </w:sdtContent>
            </w:sdt>
            <w:customXmlDelRangeEnd w:id="4842"/>
            <w:del w:id="4843"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4844" w:name="_Toc243495190"/>
              <w:bookmarkStart w:id="4845" w:name="_Toc243495366"/>
              <w:bookmarkStart w:id="4846" w:name="_Toc243495542"/>
              <w:bookmarkStart w:id="4847" w:name="_Toc243495718"/>
              <w:bookmarkEnd w:id="4844"/>
              <w:bookmarkEnd w:id="4845"/>
              <w:bookmarkEnd w:id="4846"/>
              <w:bookmarkEnd w:id="4847"/>
            </w:del>
          </w:p>
        </w:tc>
        <w:tc>
          <w:tcPr>
            <w:tcW w:w="740" w:type="dxa"/>
            <w:tcBorders>
              <w:top w:val="nil"/>
              <w:left w:val="nil"/>
              <w:bottom w:val="single" w:sz="4" w:space="0" w:color="auto"/>
              <w:right w:val="single" w:sz="4" w:space="0" w:color="auto"/>
            </w:tcBorders>
            <w:shd w:val="clear" w:color="auto" w:fill="FFFFFF" w:themeFill="background1"/>
            <w:vAlign w:val="center"/>
          </w:tcPr>
          <w:p w14:paraId="014A4FFA" w14:textId="2FC0271C" w:rsidR="00496EEC" w:rsidRPr="00BB7730" w:rsidDel="00DA2B65" w:rsidRDefault="003E162E">
            <w:pPr>
              <w:pStyle w:val="2"/>
              <w:spacing w:beforeLines="50" w:after="50" w:line="319" w:lineRule="auto"/>
              <w:ind w:leftChars="134" w:left="281"/>
              <w:contextualSpacing/>
              <w:jc w:val="both"/>
              <w:rPr>
                <w:del w:id="4848" w:author="Xuning Wei12232" w:date="2026-07-27T15:15:00Z"/>
                <w:rFonts w:ascii="Times New Roman" w:eastAsia="仿宋_GB2312" w:hAnsi="Times New Roman" w:cs="Times New Roman"/>
                <w:color w:val="auto"/>
                <w:sz w:val="18"/>
                <w:szCs w:val="18"/>
              </w:rPr>
              <w:pPrChange w:id="4849" w:author="Xuning Wei12232" w:date="2026-07-27T15:15:00Z">
                <w:pPr>
                  <w:spacing w:line="276" w:lineRule="auto"/>
                  <w:jc w:val="center"/>
                </w:pPr>
              </w:pPrChange>
            </w:pPr>
            <w:customXmlDelRangeStart w:id="4850" w:author="Xuning Wei12232" w:date="2026-07-27T15:15:00Z"/>
            <w:sdt>
              <w:sdtPr>
                <w:rPr>
                  <w:rFonts w:ascii="Times New Roman" w:eastAsia="仿宋_GB2312" w:hAnsi="Times New Roman" w:cs="Times New Roman"/>
                  <w:color w:val="auto"/>
                  <w:sz w:val="18"/>
                  <w:szCs w:val="18"/>
                </w:rPr>
                <w:id w:val="1773359699"/>
                <w14:checkbox>
                  <w14:checked w14:val="0"/>
                  <w14:checkedState w14:val="2612" w14:font="MS Gothic"/>
                  <w14:uncheckedState w14:val="2610" w14:font="MS Gothic"/>
                </w14:checkbox>
              </w:sdtPr>
              <w:sdtEndPr/>
              <w:sdtContent>
                <w:customXmlDelRangeEnd w:id="4850"/>
                <w:del w:id="4851"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4852" w:author="Xuning Wei12232" w:date="2026-07-27T15:15:00Z"/>
              </w:sdtContent>
            </w:sdt>
            <w:customXmlDelRangeEnd w:id="4852"/>
            <w:del w:id="4853"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4854" w:name="_Toc243495191"/>
              <w:bookmarkStart w:id="4855" w:name="_Toc243495367"/>
              <w:bookmarkStart w:id="4856" w:name="_Toc243495543"/>
              <w:bookmarkStart w:id="4857" w:name="_Toc243495719"/>
              <w:bookmarkEnd w:id="4854"/>
              <w:bookmarkEnd w:id="4855"/>
              <w:bookmarkEnd w:id="4856"/>
              <w:bookmarkEnd w:id="4857"/>
            </w:del>
          </w:p>
        </w:tc>
        <w:tc>
          <w:tcPr>
            <w:tcW w:w="3512" w:type="dxa"/>
            <w:tcBorders>
              <w:top w:val="nil"/>
              <w:left w:val="nil"/>
              <w:bottom w:val="single" w:sz="4" w:space="0" w:color="auto"/>
              <w:right w:val="single" w:sz="4" w:space="0" w:color="auto"/>
            </w:tcBorders>
            <w:shd w:val="clear" w:color="auto" w:fill="FFFFFF" w:themeFill="background1"/>
            <w:vAlign w:val="center"/>
          </w:tcPr>
          <w:p w14:paraId="1AEAE8C3" w14:textId="6BAA8005" w:rsidR="00496EEC" w:rsidRPr="00BB7730" w:rsidDel="00DA2B65" w:rsidRDefault="00496EEC">
            <w:pPr>
              <w:pStyle w:val="2"/>
              <w:spacing w:beforeLines="50" w:after="50" w:line="319" w:lineRule="auto"/>
              <w:ind w:leftChars="134" w:left="281"/>
              <w:contextualSpacing/>
              <w:jc w:val="both"/>
              <w:rPr>
                <w:del w:id="4858" w:author="Xuning Wei12232" w:date="2026-07-27T15:15:00Z"/>
                <w:rFonts w:ascii="Times New Roman" w:eastAsia="仿宋_GB2312" w:hAnsi="Times New Roman" w:cs="Times New Roman"/>
                <w:color w:val="auto"/>
                <w:sz w:val="18"/>
                <w:szCs w:val="18"/>
              </w:rPr>
              <w:pPrChange w:id="4859" w:author="Xuning Wei12232" w:date="2026-07-27T15:15:00Z">
                <w:pPr>
                  <w:spacing w:line="276" w:lineRule="auto"/>
                  <w:jc w:val="center"/>
                </w:pPr>
              </w:pPrChange>
            </w:pPr>
            <w:del w:id="4860" w:author="Xuning Wei12232" w:date="2026-07-27T15:15:00Z">
              <w:r w:rsidRPr="00BB7730" w:rsidDel="00DA2B65">
                <w:rPr>
                  <w:rFonts w:ascii="Times New Roman" w:eastAsia="仿宋_GB2312" w:hAnsi="Times New Roman" w:cs="Times New Roman"/>
                  <w:color w:val="auto"/>
                  <w:sz w:val="18"/>
                  <w:szCs w:val="18"/>
                </w:rPr>
                <w:delText>N/A</w:delText>
              </w:r>
              <w:bookmarkStart w:id="4861" w:name="_Toc243495192"/>
              <w:bookmarkStart w:id="4862" w:name="_Toc243495368"/>
              <w:bookmarkStart w:id="4863" w:name="_Toc243495544"/>
              <w:bookmarkStart w:id="4864" w:name="_Toc243495720"/>
              <w:bookmarkEnd w:id="4861"/>
              <w:bookmarkEnd w:id="4862"/>
              <w:bookmarkEnd w:id="4863"/>
              <w:bookmarkEnd w:id="4864"/>
            </w:del>
          </w:p>
        </w:tc>
        <w:bookmarkStart w:id="4865" w:name="_Toc243495193"/>
        <w:bookmarkStart w:id="4866" w:name="_Toc243495369"/>
        <w:bookmarkStart w:id="4867" w:name="_Toc243495545"/>
        <w:bookmarkStart w:id="4868" w:name="_Toc243495721"/>
        <w:bookmarkEnd w:id="4865"/>
        <w:bookmarkEnd w:id="4866"/>
        <w:bookmarkEnd w:id="4867"/>
        <w:bookmarkEnd w:id="4868"/>
      </w:tr>
      <w:tr w:rsidR="00032BAE" w:rsidRPr="00BB7730" w:rsidDel="00DA2B65" w14:paraId="202E8725" w14:textId="51CA301C" w:rsidTr="00F17617">
        <w:trPr>
          <w:trHeight w:val="595"/>
          <w:del w:id="4869"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66BE51" w14:textId="253D9E48" w:rsidR="00496EEC" w:rsidRPr="00BB7730" w:rsidDel="00DA2B65" w:rsidRDefault="00496EEC">
            <w:pPr>
              <w:pStyle w:val="2"/>
              <w:spacing w:beforeLines="50" w:after="50" w:line="319" w:lineRule="auto"/>
              <w:ind w:leftChars="134" w:left="281"/>
              <w:contextualSpacing/>
              <w:jc w:val="both"/>
              <w:rPr>
                <w:del w:id="4870" w:author="Xuning Wei12232" w:date="2026-07-27T15:15:00Z"/>
                <w:rFonts w:ascii="Times New Roman" w:eastAsia="仿宋_GB2312" w:hAnsi="Times New Roman" w:cs="Times New Roman"/>
                <w:color w:val="auto"/>
                <w:sz w:val="18"/>
                <w:szCs w:val="18"/>
              </w:rPr>
              <w:pPrChange w:id="4871" w:author="Xuning Wei12232" w:date="2026-07-27T15:15:00Z">
                <w:pPr>
                  <w:spacing w:line="276" w:lineRule="auto"/>
                  <w:jc w:val="center"/>
                </w:pPr>
              </w:pPrChange>
            </w:pPr>
            <w:del w:id="4872" w:author="Xuning Wei12232" w:date="2026-07-27T15:15:00Z">
              <w:r w:rsidRPr="00BB7730" w:rsidDel="00DA2B65">
                <w:rPr>
                  <w:rFonts w:ascii="Times New Roman" w:eastAsia="仿宋_GB2312" w:hAnsi="Times New Roman" w:cs="Times New Roman"/>
                  <w:color w:val="auto"/>
                  <w:sz w:val="18"/>
                  <w:szCs w:val="18"/>
                </w:rPr>
                <w:delText>2</w:delText>
              </w:r>
              <w:bookmarkStart w:id="4873" w:name="_Toc243495194"/>
              <w:bookmarkStart w:id="4874" w:name="_Toc243495370"/>
              <w:bookmarkStart w:id="4875" w:name="_Toc243495546"/>
              <w:bookmarkStart w:id="4876" w:name="_Toc243495722"/>
              <w:bookmarkEnd w:id="4873"/>
              <w:bookmarkEnd w:id="4874"/>
              <w:bookmarkEnd w:id="4875"/>
              <w:bookmarkEnd w:id="4876"/>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49A01938" w14:textId="0FBDA770" w:rsidR="00496EEC" w:rsidRPr="00BB7730" w:rsidDel="00DA2B65" w:rsidRDefault="00496EEC">
            <w:pPr>
              <w:pStyle w:val="2"/>
              <w:spacing w:beforeLines="50" w:after="50" w:line="319" w:lineRule="auto"/>
              <w:ind w:leftChars="134" w:left="281"/>
              <w:contextualSpacing/>
              <w:jc w:val="both"/>
              <w:rPr>
                <w:del w:id="4877" w:author="Xuning Wei12232" w:date="2026-07-27T15:15:00Z"/>
                <w:rFonts w:ascii="Times New Roman" w:eastAsia="仿宋_GB2312" w:hAnsi="Times New Roman" w:cs="Times New Roman"/>
                <w:color w:val="auto"/>
                <w:sz w:val="18"/>
                <w:szCs w:val="18"/>
              </w:rPr>
              <w:pPrChange w:id="4878" w:author="Xuning Wei12232" w:date="2026-07-27T15:15:00Z">
                <w:pPr>
                  <w:spacing w:line="240" w:lineRule="exact"/>
                  <w:contextualSpacing/>
                </w:pPr>
              </w:pPrChange>
            </w:pPr>
            <w:del w:id="4879" w:author="Xuning Wei12232" w:date="2026-07-27T15:15:00Z">
              <w:r w:rsidRPr="00BB7730" w:rsidDel="00DA2B65">
                <w:rPr>
                  <w:rFonts w:ascii="Times New Roman" w:eastAsia="仿宋_GB2312" w:hAnsi="Times New Roman" w:cs="Times New Roman"/>
                  <w:color w:val="auto"/>
                  <w:sz w:val="18"/>
                  <w:szCs w:val="18"/>
                </w:rPr>
                <w:delText>Stirring volume</w:delText>
              </w:r>
              <w:bookmarkStart w:id="4880" w:name="_Toc243495195"/>
              <w:bookmarkStart w:id="4881" w:name="_Toc243495371"/>
              <w:bookmarkStart w:id="4882" w:name="_Toc243495547"/>
              <w:bookmarkStart w:id="4883" w:name="_Toc243495723"/>
              <w:bookmarkEnd w:id="4880"/>
              <w:bookmarkEnd w:id="4881"/>
              <w:bookmarkEnd w:id="4882"/>
              <w:bookmarkEnd w:id="4883"/>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1DF4537C" w14:textId="4C985C9F" w:rsidR="00496EEC" w:rsidRPr="00BB7730" w:rsidDel="00DA2B65" w:rsidRDefault="00496EEC">
            <w:pPr>
              <w:pStyle w:val="2"/>
              <w:spacing w:beforeLines="50" w:after="50" w:line="319" w:lineRule="auto"/>
              <w:ind w:leftChars="134" w:left="281"/>
              <w:contextualSpacing/>
              <w:jc w:val="both"/>
              <w:rPr>
                <w:del w:id="4884" w:author="Xuning Wei12232" w:date="2026-07-27T15:15:00Z"/>
                <w:rFonts w:ascii="Times New Roman" w:eastAsia="仿宋_GB2312" w:hAnsi="Times New Roman" w:cs="Times New Roman"/>
                <w:color w:val="auto"/>
                <w:sz w:val="18"/>
                <w:szCs w:val="18"/>
              </w:rPr>
              <w:pPrChange w:id="4885" w:author="Xuning Wei12232" w:date="2026-07-27T15:15:00Z">
                <w:pPr>
                  <w:spacing w:line="276" w:lineRule="auto"/>
                  <w:jc w:val="both"/>
                </w:pPr>
              </w:pPrChange>
            </w:pPr>
            <w:del w:id="4886" w:author="Xuning Wei12232" w:date="2026-07-27T15:15:00Z">
              <w:r w:rsidRPr="00BB7730" w:rsidDel="00DA2B65">
                <w:rPr>
                  <w:rFonts w:ascii="Times New Roman" w:eastAsia="仿宋_GB2312" w:hAnsi="Times New Roman" w:cs="Times New Roman"/>
                  <w:color w:val="auto"/>
                  <w:sz w:val="18"/>
                  <w:szCs w:val="18"/>
                </w:rPr>
                <w:delText>Online solution preparation is achieved by controlling the warning value of the minimum liquid level of the equipment</w:delText>
              </w:r>
              <w:bookmarkStart w:id="4887" w:name="_Toc243495196"/>
              <w:bookmarkStart w:id="4888" w:name="_Toc243495372"/>
              <w:bookmarkStart w:id="4889" w:name="_Toc243495548"/>
              <w:bookmarkStart w:id="4890" w:name="_Toc243495724"/>
              <w:bookmarkEnd w:id="4887"/>
              <w:bookmarkEnd w:id="4888"/>
              <w:bookmarkEnd w:id="4889"/>
              <w:bookmarkEnd w:id="4890"/>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8847406" w14:textId="2DB96EB8" w:rsidR="00A5418D" w:rsidRPr="00BB7730" w:rsidDel="00DA2B65" w:rsidRDefault="00A5418D">
            <w:pPr>
              <w:pStyle w:val="2"/>
              <w:spacing w:beforeLines="50" w:after="50" w:line="319" w:lineRule="auto"/>
              <w:ind w:leftChars="134" w:left="281"/>
              <w:contextualSpacing/>
              <w:jc w:val="both"/>
              <w:rPr>
                <w:del w:id="4891" w:author="Xuning Wei12232" w:date="2026-07-27T15:15:00Z"/>
                <w:rFonts w:ascii="Times New Roman" w:eastAsia="仿宋_GB2312" w:hAnsi="Times New Roman" w:cs="Times New Roman"/>
                <w:color w:val="auto"/>
                <w:sz w:val="18"/>
                <w:szCs w:val="18"/>
              </w:rPr>
              <w:pPrChange w:id="4892" w:author="Xuning Wei12232" w:date="2026-07-27T15:15:00Z">
                <w:pPr>
                  <w:spacing w:line="240" w:lineRule="exact"/>
                  <w:contextualSpacing/>
                </w:pPr>
              </w:pPrChange>
            </w:pPr>
            <w:del w:id="4893" w:author="Xuning Wei12232" w:date="2026-07-27T15:15:00Z">
              <w:r w:rsidRPr="00BB7730" w:rsidDel="00DA2B65">
                <w:rPr>
                  <w:rFonts w:ascii="Times New Roman" w:eastAsia="仿宋_GB2312" w:hAnsi="Times New Roman" w:cs="Times New Roman"/>
                  <w:color w:val="auto"/>
                  <w:sz w:val="18"/>
                  <w:szCs w:val="18"/>
                </w:rPr>
                <w:delText xml:space="preserve">Stirring volume range of equipment (at rest): </w:delText>
              </w:r>
              <w:bookmarkStart w:id="4894" w:name="_Toc243495197"/>
              <w:bookmarkStart w:id="4895" w:name="_Toc243495373"/>
              <w:bookmarkStart w:id="4896" w:name="_Toc243495549"/>
              <w:bookmarkStart w:id="4897" w:name="_Toc243495725"/>
              <w:bookmarkEnd w:id="4894"/>
              <w:bookmarkEnd w:id="4895"/>
              <w:bookmarkEnd w:id="4896"/>
              <w:bookmarkEnd w:id="4897"/>
            </w:del>
          </w:p>
          <w:p w14:paraId="4133833B" w14:textId="10CFB67F" w:rsidR="00496EEC" w:rsidRPr="00BB7730" w:rsidDel="00DA2B65" w:rsidRDefault="00235E86">
            <w:pPr>
              <w:pStyle w:val="2"/>
              <w:spacing w:beforeLines="50" w:after="50" w:line="319" w:lineRule="auto"/>
              <w:ind w:leftChars="134" w:left="281"/>
              <w:contextualSpacing/>
              <w:jc w:val="both"/>
              <w:rPr>
                <w:del w:id="4898" w:author="Xuning Wei12232" w:date="2026-07-27T15:15:00Z"/>
                <w:rFonts w:ascii="Times New Roman" w:eastAsia="仿宋_GB2312" w:hAnsi="Times New Roman" w:cs="Times New Roman"/>
                <w:color w:val="auto"/>
                <w:sz w:val="18"/>
                <w:szCs w:val="18"/>
              </w:rPr>
              <w:pPrChange w:id="4899" w:author="Xuning Wei12232" w:date="2026-07-27T15:15:00Z">
                <w:pPr>
                  <w:spacing w:line="276" w:lineRule="auto"/>
                  <w:jc w:val="both"/>
                </w:pPr>
              </w:pPrChange>
            </w:pPr>
            <w:del w:id="4900" w:author="Xuning Wei12232" w:date="2026-07-27T15:15:00Z">
              <w:r w:rsidRPr="00BB7730" w:rsidDel="00DA2B65">
                <w:rPr>
                  <w:rFonts w:ascii="Times New Roman" w:eastAsia="仿宋_GB2312" w:hAnsi="Times New Roman" w:cs="Times New Roman"/>
                  <w:color w:val="auto"/>
                  <w:sz w:val="18"/>
                  <w:szCs w:val="18"/>
                </w:rPr>
                <w:delText>308.7</w:delText>
              </w:r>
              <w:r w:rsidR="00A5418D" w:rsidRPr="00BB7730" w:rsidDel="00DA2B65">
                <w:rPr>
                  <w:rFonts w:ascii="Times New Roman" w:eastAsia="仿宋_GB2312" w:hAnsi="Times New Roman" w:cs="Times New Roman"/>
                  <w:color w:val="auto"/>
                  <w:sz w:val="18"/>
                  <w:szCs w:val="18"/>
                </w:rPr>
                <w:delText>~</w:delText>
              </w:r>
              <w:r w:rsidRPr="00BB7730" w:rsidDel="00DA2B65">
                <w:rPr>
                  <w:rFonts w:ascii="Times New Roman" w:eastAsia="仿宋_GB2312" w:hAnsi="Times New Roman" w:cs="Times New Roman"/>
                  <w:color w:val="auto"/>
                  <w:sz w:val="18"/>
                  <w:szCs w:val="18"/>
                </w:rPr>
                <w:delText>1577.7</w:delText>
              </w:r>
              <w:r w:rsidR="00A5418D" w:rsidRPr="00BB7730" w:rsidDel="00DA2B65">
                <w:rPr>
                  <w:rFonts w:ascii="Times New Roman" w:eastAsia="仿宋_GB2312" w:hAnsi="Times New Roman" w:cs="Times New Roman"/>
                  <w:color w:val="auto"/>
                  <w:sz w:val="18"/>
                  <w:szCs w:val="18"/>
                </w:rPr>
                <w:delText xml:space="preserve"> L</w:delText>
              </w:r>
              <w:bookmarkStart w:id="4901" w:name="_Toc243495198"/>
              <w:bookmarkStart w:id="4902" w:name="_Toc243495374"/>
              <w:bookmarkStart w:id="4903" w:name="_Toc243495550"/>
              <w:bookmarkStart w:id="4904" w:name="_Toc243495726"/>
              <w:bookmarkEnd w:id="4901"/>
              <w:bookmarkEnd w:id="4902"/>
              <w:bookmarkEnd w:id="4903"/>
              <w:bookmarkEnd w:id="4904"/>
            </w:del>
          </w:p>
        </w:tc>
        <w:tc>
          <w:tcPr>
            <w:tcW w:w="851" w:type="dxa"/>
            <w:tcBorders>
              <w:top w:val="nil"/>
              <w:left w:val="nil"/>
              <w:bottom w:val="single" w:sz="4" w:space="0" w:color="auto"/>
              <w:right w:val="single" w:sz="4" w:space="0" w:color="auto"/>
            </w:tcBorders>
            <w:shd w:val="clear" w:color="auto" w:fill="FFFFFF" w:themeFill="background1"/>
            <w:vAlign w:val="center"/>
          </w:tcPr>
          <w:p w14:paraId="703E3756" w14:textId="494CD475" w:rsidR="00496EEC" w:rsidRPr="00BB7730" w:rsidDel="00DA2B65" w:rsidRDefault="003E162E">
            <w:pPr>
              <w:pStyle w:val="2"/>
              <w:spacing w:beforeLines="50" w:after="50" w:line="319" w:lineRule="auto"/>
              <w:ind w:leftChars="134" w:left="281"/>
              <w:contextualSpacing/>
              <w:jc w:val="both"/>
              <w:rPr>
                <w:del w:id="4905" w:author="Xuning Wei12232" w:date="2026-07-27T15:15:00Z"/>
                <w:rFonts w:ascii="Times New Roman" w:eastAsia="仿宋_GB2312" w:hAnsi="Times New Roman" w:cs="Times New Roman"/>
                <w:color w:val="auto"/>
                <w:sz w:val="18"/>
                <w:szCs w:val="18"/>
              </w:rPr>
              <w:pPrChange w:id="4906" w:author="Xuning Wei12232" w:date="2026-07-27T15:15:00Z">
                <w:pPr>
                  <w:spacing w:line="276" w:lineRule="auto"/>
                  <w:jc w:val="center"/>
                </w:pPr>
              </w:pPrChange>
            </w:pPr>
            <w:customXmlDelRangeStart w:id="4907" w:author="Xuning Wei12232" w:date="2026-07-27T15:15:00Z"/>
            <w:sdt>
              <w:sdtPr>
                <w:rPr>
                  <w:rFonts w:ascii="Times New Roman" w:eastAsia="仿宋_GB2312" w:hAnsi="Times New Roman" w:cs="Times New Roman"/>
                  <w:color w:val="auto"/>
                  <w:sz w:val="18"/>
                  <w:szCs w:val="18"/>
                </w:rPr>
                <w:id w:val="1676144196"/>
                <w14:checkbox>
                  <w14:checked w14:val="1"/>
                  <w14:checkedState w14:val="2612" w14:font="MS Gothic"/>
                  <w14:uncheckedState w14:val="2610" w14:font="MS Gothic"/>
                </w14:checkbox>
              </w:sdtPr>
              <w:sdtEndPr/>
              <w:sdtContent>
                <w:customXmlDelRangeEnd w:id="4907"/>
                <w:del w:id="4908"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4909" w:author="Xuning Wei12232" w:date="2026-07-27T15:15:00Z"/>
              </w:sdtContent>
            </w:sdt>
            <w:customXmlDelRangeEnd w:id="4909"/>
            <w:del w:id="4910"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4911" w:name="_Toc243495199"/>
              <w:bookmarkStart w:id="4912" w:name="_Toc243495375"/>
              <w:bookmarkStart w:id="4913" w:name="_Toc243495551"/>
              <w:bookmarkStart w:id="4914" w:name="_Toc243495727"/>
              <w:bookmarkEnd w:id="4911"/>
              <w:bookmarkEnd w:id="4912"/>
              <w:bookmarkEnd w:id="4913"/>
              <w:bookmarkEnd w:id="4914"/>
            </w:del>
          </w:p>
        </w:tc>
        <w:tc>
          <w:tcPr>
            <w:tcW w:w="740" w:type="dxa"/>
            <w:tcBorders>
              <w:top w:val="nil"/>
              <w:left w:val="nil"/>
              <w:bottom w:val="single" w:sz="4" w:space="0" w:color="auto"/>
              <w:right w:val="single" w:sz="4" w:space="0" w:color="auto"/>
            </w:tcBorders>
            <w:shd w:val="clear" w:color="auto" w:fill="FFFFFF" w:themeFill="background1"/>
            <w:vAlign w:val="center"/>
          </w:tcPr>
          <w:p w14:paraId="1DDDD455" w14:textId="14DA6DD0" w:rsidR="00496EEC" w:rsidRPr="00BB7730" w:rsidDel="00DA2B65" w:rsidRDefault="003E162E">
            <w:pPr>
              <w:pStyle w:val="2"/>
              <w:spacing w:beforeLines="50" w:after="50" w:line="319" w:lineRule="auto"/>
              <w:ind w:leftChars="134" w:left="281"/>
              <w:contextualSpacing/>
              <w:jc w:val="both"/>
              <w:rPr>
                <w:del w:id="4915" w:author="Xuning Wei12232" w:date="2026-07-27T15:15:00Z"/>
                <w:rFonts w:ascii="Times New Roman" w:eastAsia="仿宋_GB2312" w:hAnsi="Times New Roman" w:cs="Times New Roman"/>
                <w:color w:val="auto"/>
                <w:sz w:val="18"/>
                <w:szCs w:val="18"/>
              </w:rPr>
              <w:pPrChange w:id="4916" w:author="Xuning Wei12232" w:date="2026-07-27T15:15:00Z">
                <w:pPr>
                  <w:spacing w:line="276" w:lineRule="auto"/>
                  <w:jc w:val="center"/>
                </w:pPr>
              </w:pPrChange>
            </w:pPr>
            <w:customXmlDelRangeStart w:id="4917" w:author="Xuning Wei12232" w:date="2026-07-27T15:15:00Z"/>
            <w:sdt>
              <w:sdtPr>
                <w:rPr>
                  <w:rFonts w:ascii="Times New Roman" w:eastAsia="仿宋_GB2312" w:hAnsi="Times New Roman" w:cs="Times New Roman"/>
                  <w:color w:val="auto"/>
                  <w:sz w:val="18"/>
                  <w:szCs w:val="18"/>
                </w:rPr>
                <w:id w:val="145406038"/>
                <w14:checkbox>
                  <w14:checked w14:val="0"/>
                  <w14:checkedState w14:val="2612" w14:font="MS Gothic"/>
                  <w14:uncheckedState w14:val="2610" w14:font="MS Gothic"/>
                </w14:checkbox>
              </w:sdtPr>
              <w:sdtEndPr/>
              <w:sdtContent>
                <w:customXmlDelRangeEnd w:id="4917"/>
                <w:del w:id="4918"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4919" w:author="Xuning Wei12232" w:date="2026-07-27T15:15:00Z"/>
              </w:sdtContent>
            </w:sdt>
            <w:customXmlDelRangeEnd w:id="4919"/>
            <w:del w:id="4920"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4921" w:name="_Toc243495200"/>
              <w:bookmarkStart w:id="4922" w:name="_Toc243495376"/>
              <w:bookmarkStart w:id="4923" w:name="_Toc243495552"/>
              <w:bookmarkStart w:id="4924" w:name="_Toc243495728"/>
              <w:bookmarkEnd w:id="4921"/>
              <w:bookmarkEnd w:id="4922"/>
              <w:bookmarkEnd w:id="4923"/>
              <w:bookmarkEnd w:id="4924"/>
            </w:del>
          </w:p>
        </w:tc>
        <w:tc>
          <w:tcPr>
            <w:tcW w:w="3512" w:type="dxa"/>
            <w:tcBorders>
              <w:top w:val="nil"/>
              <w:left w:val="nil"/>
              <w:bottom w:val="single" w:sz="4" w:space="0" w:color="auto"/>
              <w:right w:val="single" w:sz="4" w:space="0" w:color="auto"/>
            </w:tcBorders>
            <w:shd w:val="clear" w:color="auto" w:fill="FFFFFF" w:themeFill="background1"/>
            <w:vAlign w:val="center"/>
          </w:tcPr>
          <w:p w14:paraId="62277E8B" w14:textId="053EB59E" w:rsidR="00496EEC" w:rsidRPr="00BB7730" w:rsidDel="00DA2B65" w:rsidRDefault="00496EEC">
            <w:pPr>
              <w:pStyle w:val="2"/>
              <w:spacing w:beforeLines="50" w:after="50" w:line="319" w:lineRule="auto"/>
              <w:ind w:leftChars="134" w:left="281"/>
              <w:contextualSpacing/>
              <w:jc w:val="both"/>
              <w:rPr>
                <w:del w:id="4925" w:author="Xuning Wei12232" w:date="2026-07-27T15:15:00Z"/>
                <w:rFonts w:ascii="Times New Roman" w:eastAsia="仿宋_GB2312" w:hAnsi="Times New Roman" w:cs="Times New Roman"/>
                <w:color w:val="auto"/>
                <w:sz w:val="18"/>
                <w:szCs w:val="18"/>
              </w:rPr>
              <w:pPrChange w:id="4926" w:author="Xuning Wei12232" w:date="2026-07-27T15:15:00Z">
                <w:pPr>
                  <w:spacing w:line="276" w:lineRule="auto"/>
                  <w:jc w:val="both"/>
                </w:pPr>
              </w:pPrChange>
            </w:pPr>
            <w:del w:id="4927" w:author="Xuning Wei12232" w:date="2026-07-27T15:15:00Z">
              <w:r w:rsidRPr="00BB7730" w:rsidDel="00DA2B65">
                <w:rPr>
                  <w:rFonts w:ascii="Times New Roman" w:eastAsia="仿宋_GB2312" w:hAnsi="Times New Roman" w:cs="Times New Roman"/>
                  <w:color w:val="auto"/>
                  <w:sz w:val="18"/>
                  <w:szCs w:val="18"/>
                </w:rPr>
                <w:delText>The solution is prepared online, and the process volume is set within the stirrable volume range of the equipment, The set solution preparation limit is greater than the minimum stirrable volume of the equipment and less than the equipment volume of 3000 L</w:delText>
              </w:r>
              <w:bookmarkStart w:id="4928" w:name="_Toc243495201"/>
              <w:bookmarkStart w:id="4929" w:name="_Toc243495377"/>
              <w:bookmarkStart w:id="4930" w:name="_Toc243495553"/>
              <w:bookmarkStart w:id="4931" w:name="_Toc243495729"/>
              <w:bookmarkEnd w:id="4928"/>
              <w:bookmarkEnd w:id="4929"/>
              <w:bookmarkEnd w:id="4930"/>
              <w:bookmarkEnd w:id="4931"/>
            </w:del>
          </w:p>
        </w:tc>
        <w:bookmarkStart w:id="4932" w:name="_Toc243495202"/>
        <w:bookmarkStart w:id="4933" w:name="_Toc243495378"/>
        <w:bookmarkStart w:id="4934" w:name="_Toc243495554"/>
        <w:bookmarkStart w:id="4935" w:name="_Toc243495730"/>
        <w:bookmarkEnd w:id="4932"/>
        <w:bookmarkEnd w:id="4933"/>
        <w:bookmarkEnd w:id="4934"/>
        <w:bookmarkEnd w:id="4935"/>
      </w:tr>
      <w:tr w:rsidR="00032BAE" w:rsidRPr="00BB7730" w:rsidDel="00DA2B65" w14:paraId="2306A523" w14:textId="62E432AF" w:rsidTr="00F17617">
        <w:trPr>
          <w:trHeight w:val="595"/>
          <w:del w:id="4936"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35874" w14:textId="46EE1CFA" w:rsidR="00496EEC" w:rsidRPr="00BB7730" w:rsidDel="00DA2B65" w:rsidRDefault="00496EEC">
            <w:pPr>
              <w:pStyle w:val="2"/>
              <w:spacing w:beforeLines="50" w:after="50" w:line="319" w:lineRule="auto"/>
              <w:ind w:leftChars="134" w:left="281"/>
              <w:contextualSpacing/>
              <w:jc w:val="both"/>
              <w:rPr>
                <w:del w:id="4937" w:author="Xuning Wei12232" w:date="2026-07-27T15:15:00Z"/>
                <w:rFonts w:ascii="Times New Roman" w:eastAsia="仿宋_GB2312" w:hAnsi="Times New Roman" w:cs="Times New Roman"/>
                <w:color w:val="auto"/>
                <w:sz w:val="18"/>
                <w:szCs w:val="18"/>
              </w:rPr>
              <w:pPrChange w:id="4938" w:author="Xuning Wei12232" w:date="2026-07-27T15:15:00Z">
                <w:pPr>
                  <w:spacing w:line="276" w:lineRule="auto"/>
                  <w:jc w:val="center"/>
                </w:pPr>
              </w:pPrChange>
            </w:pPr>
            <w:del w:id="4939" w:author="Xuning Wei12232" w:date="2026-07-27T15:15:00Z">
              <w:r w:rsidRPr="00BB7730" w:rsidDel="00DA2B65">
                <w:rPr>
                  <w:rFonts w:ascii="Times New Roman" w:eastAsia="仿宋_GB2312" w:hAnsi="Times New Roman" w:cs="Times New Roman"/>
                  <w:color w:val="auto"/>
                  <w:sz w:val="18"/>
                  <w:szCs w:val="18"/>
                </w:rPr>
                <w:delText>3</w:delText>
              </w:r>
              <w:bookmarkStart w:id="4940" w:name="_Toc243495203"/>
              <w:bookmarkStart w:id="4941" w:name="_Toc243495379"/>
              <w:bookmarkStart w:id="4942" w:name="_Toc243495555"/>
              <w:bookmarkStart w:id="4943" w:name="_Toc243495731"/>
              <w:bookmarkEnd w:id="4940"/>
              <w:bookmarkEnd w:id="4941"/>
              <w:bookmarkEnd w:id="4942"/>
              <w:bookmarkEnd w:id="4943"/>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7F6534F3" w14:textId="515AEEAE" w:rsidR="00496EEC" w:rsidRPr="00BB7730" w:rsidDel="00DA2B65" w:rsidRDefault="00496EEC">
            <w:pPr>
              <w:pStyle w:val="2"/>
              <w:spacing w:beforeLines="50" w:after="50" w:line="319" w:lineRule="auto"/>
              <w:ind w:leftChars="134" w:left="281"/>
              <w:contextualSpacing/>
              <w:jc w:val="both"/>
              <w:rPr>
                <w:del w:id="4944" w:author="Xuning Wei12232" w:date="2026-07-27T15:15:00Z"/>
                <w:rFonts w:ascii="Times New Roman" w:eastAsia="仿宋_GB2312" w:hAnsi="Times New Roman" w:cs="Times New Roman"/>
                <w:color w:val="auto"/>
                <w:sz w:val="18"/>
                <w:szCs w:val="18"/>
              </w:rPr>
              <w:pPrChange w:id="4945" w:author="Xuning Wei12232" w:date="2026-07-27T15:15:00Z">
                <w:pPr>
                  <w:spacing w:line="240" w:lineRule="exact"/>
                  <w:contextualSpacing/>
                </w:pPr>
              </w:pPrChange>
            </w:pPr>
            <w:del w:id="4946" w:author="Xuning Wei12232" w:date="2026-07-27T15:15:00Z">
              <w:r w:rsidRPr="00BB7730" w:rsidDel="00DA2B65">
                <w:rPr>
                  <w:rFonts w:ascii="Times New Roman" w:eastAsia="仿宋_GB2312" w:hAnsi="Times New Roman" w:cs="Times New Roman"/>
                  <w:color w:val="auto"/>
                  <w:sz w:val="18"/>
                  <w:szCs w:val="18"/>
                </w:rPr>
                <w:delText>Process temperature measurement</w:delText>
              </w:r>
              <w:bookmarkStart w:id="4947" w:name="_Toc243495204"/>
              <w:bookmarkStart w:id="4948" w:name="_Toc243495380"/>
              <w:bookmarkStart w:id="4949" w:name="_Toc243495556"/>
              <w:bookmarkStart w:id="4950" w:name="_Toc243495732"/>
              <w:bookmarkEnd w:id="4947"/>
              <w:bookmarkEnd w:id="4948"/>
              <w:bookmarkEnd w:id="4949"/>
              <w:bookmarkEnd w:id="4950"/>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68AD542C" w14:textId="56DCF477" w:rsidR="00496EEC" w:rsidRPr="00BB7730" w:rsidDel="00DA2B65" w:rsidRDefault="00B54A08">
            <w:pPr>
              <w:pStyle w:val="2"/>
              <w:spacing w:beforeLines="50" w:after="50" w:line="319" w:lineRule="auto"/>
              <w:ind w:leftChars="134" w:left="281"/>
              <w:contextualSpacing/>
              <w:jc w:val="both"/>
              <w:rPr>
                <w:del w:id="4951" w:author="Xuning Wei12232" w:date="2026-07-27T15:15:00Z"/>
                <w:rFonts w:ascii="Times New Roman" w:eastAsia="仿宋_GB2312" w:hAnsi="Times New Roman" w:cs="Times New Roman"/>
                <w:color w:val="auto"/>
                <w:sz w:val="18"/>
                <w:szCs w:val="18"/>
              </w:rPr>
              <w:pPrChange w:id="4952" w:author="Xuning Wei12232" w:date="2026-07-27T15:15:00Z">
                <w:pPr>
                  <w:spacing w:line="276" w:lineRule="auto"/>
                  <w:jc w:val="both"/>
                </w:pPr>
              </w:pPrChange>
            </w:pPr>
            <w:del w:id="4953" w:author="Xuning Wei12232" w:date="2026-07-27T15:15:00Z">
              <w:r w:rsidRPr="00BB7730" w:rsidDel="00DA2B65">
                <w:rPr>
                  <w:rFonts w:ascii="Times New Roman" w:eastAsia="仿宋_GB2312" w:hAnsi="Times New Roman" w:cs="Times New Roman"/>
                  <w:color w:val="auto"/>
                  <w:sz w:val="18"/>
                  <w:szCs w:val="18"/>
                </w:rPr>
                <w:delText>RT</w:delText>
              </w:r>
              <w:bookmarkStart w:id="4954" w:name="_Toc243495205"/>
              <w:bookmarkStart w:id="4955" w:name="_Toc243495381"/>
              <w:bookmarkStart w:id="4956" w:name="_Toc243495557"/>
              <w:bookmarkStart w:id="4957" w:name="_Toc243495733"/>
              <w:bookmarkEnd w:id="4954"/>
              <w:bookmarkEnd w:id="4955"/>
              <w:bookmarkEnd w:id="4956"/>
              <w:bookmarkEnd w:id="4957"/>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C830C9A" w14:textId="1BD1BEC0" w:rsidR="00496EEC" w:rsidRPr="00BB7730" w:rsidDel="00DA2B65" w:rsidRDefault="007524B2">
            <w:pPr>
              <w:pStyle w:val="2"/>
              <w:spacing w:beforeLines="50" w:after="50" w:line="319" w:lineRule="auto"/>
              <w:ind w:leftChars="134" w:left="281"/>
              <w:contextualSpacing/>
              <w:jc w:val="both"/>
              <w:rPr>
                <w:del w:id="4958" w:author="Xuning Wei12232" w:date="2026-07-27T15:15:00Z"/>
                <w:rFonts w:ascii="Times New Roman" w:eastAsia="仿宋_GB2312" w:hAnsi="Times New Roman" w:cs="Times New Roman"/>
                <w:color w:val="auto"/>
                <w:sz w:val="18"/>
                <w:szCs w:val="18"/>
              </w:rPr>
              <w:pPrChange w:id="4959" w:author="Xuning Wei12232" w:date="2026-07-27T15:15:00Z">
                <w:pPr>
                  <w:spacing w:line="276" w:lineRule="auto"/>
                  <w:jc w:val="both"/>
                </w:pPr>
              </w:pPrChange>
            </w:pPr>
            <w:del w:id="4960" w:author="Xuning Wei12232" w:date="2026-07-27T15:15:00Z">
              <w:r w:rsidRPr="00BB7730" w:rsidDel="00DA2B65">
                <w:rPr>
                  <w:rFonts w:ascii="Times New Roman" w:eastAsia="仿宋_GB2312" w:hAnsi="Times New Roman" w:cs="Times New Roman"/>
                  <w:color w:val="auto"/>
                  <w:sz w:val="18"/>
                  <w:szCs w:val="18"/>
                </w:rPr>
                <w:delText>The equipmen</w:delText>
              </w:r>
              <w:r w:rsidR="00B46169" w:rsidRPr="00BB7730" w:rsidDel="00DA2B65">
                <w:rPr>
                  <w:rFonts w:ascii="Times New Roman" w:eastAsia="仿宋_GB2312" w:hAnsi="Times New Roman" w:cs="Times New Roman"/>
                  <w:color w:val="auto"/>
                  <w:sz w:val="18"/>
                  <w:szCs w:val="18"/>
                </w:rPr>
                <w:delText>t system temperature range is -30~150</w:delText>
              </w:r>
              <w:r w:rsidRPr="00BB7730" w:rsidDel="00DA2B65">
                <w:rPr>
                  <w:rFonts w:ascii="Times New Roman" w:eastAsia="仿宋_GB2312" w:hAnsi="Times New Roman" w:cs="Times New Roman"/>
                  <w:color w:val="auto"/>
                  <w:sz w:val="18"/>
                  <w:szCs w:val="18"/>
                </w:rPr>
                <w:delText>℃</w:delText>
              </w:r>
              <w:bookmarkStart w:id="4961" w:name="_Toc243495206"/>
              <w:bookmarkStart w:id="4962" w:name="_Toc243495382"/>
              <w:bookmarkStart w:id="4963" w:name="_Toc243495558"/>
              <w:bookmarkStart w:id="4964" w:name="_Toc243495734"/>
              <w:bookmarkEnd w:id="4961"/>
              <w:bookmarkEnd w:id="4962"/>
              <w:bookmarkEnd w:id="4963"/>
              <w:bookmarkEnd w:id="4964"/>
            </w:del>
          </w:p>
        </w:tc>
        <w:tc>
          <w:tcPr>
            <w:tcW w:w="851" w:type="dxa"/>
            <w:tcBorders>
              <w:top w:val="nil"/>
              <w:left w:val="nil"/>
              <w:bottom w:val="single" w:sz="4" w:space="0" w:color="auto"/>
              <w:right w:val="single" w:sz="4" w:space="0" w:color="auto"/>
            </w:tcBorders>
            <w:shd w:val="clear" w:color="auto" w:fill="FFFFFF" w:themeFill="background1"/>
            <w:vAlign w:val="center"/>
          </w:tcPr>
          <w:p w14:paraId="2A874A03" w14:textId="24830FB7" w:rsidR="00496EEC" w:rsidRPr="00BB7730" w:rsidDel="00DA2B65" w:rsidRDefault="003E162E">
            <w:pPr>
              <w:pStyle w:val="2"/>
              <w:spacing w:beforeLines="50" w:after="50" w:line="319" w:lineRule="auto"/>
              <w:ind w:leftChars="134" w:left="281"/>
              <w:contextualSpacing/>
              <w:jc w:val="both"/>
              <w:rPr>
                <w:del w:id="4965" w:author="Xuning Wei12232" w:date="2026-07-27T15:15:00Z"/>
                <w:rFonts w:ascii="Times New Roman" w:eastAsia="仿宋_GB2312" w:hAnsi="Times New Roman" w:cs="Times New Roman"/>
                <w:color w:val="auto"/>
                <w:sz w:val="18"/>
                <w:szCs w:val="18"/>
              </w:rPr>
              <w:pPrChange w:id="4966" w:author="Xuning Wei12232" w:date="2026-07-27T15:15:00Z">
                <w:pPr>
                  <w:spacing w:line="276" w:lineRule="auto"/>
                  <w:jc w:val="center"/>
                </w:pPr>
              </w:pPrChange>
            </w:pPr>
            <w:customXmlDelRangeStart w:id="4967" w:author="Xuning Wei12232" w:date="2026-07-27T15:15:00Z"/>
            <w:sdt>
              <w:sdtPr>
                <w:rPr>
                  <w:rFonts w:ascii="Times New Roman" w:eastAsia="仿宋_GB2312" w:hAnsi="Times New Roman" w:cs="Times New Roman"/>
                  <w:color w:val="auto"/>
                  <w:sz w:val="18"/>
                  <w:szCs w:val="18"/>
                </w:rPr>
                <w:id w:val="-1734143569"/>
                <w14:checkbox>
                  <w14:checked w14:val="1"/>
                  <w14:checkedState w14:val="2612" w14:font="MS Gothic"/>
                  <w14:uncheckedState w14:val="2610" w14:font="MS Gothic"/>
                </w14:checkbox>
              </w:sdtPr>
              <w:sdtEndPr/>
              <w:sdtContent>
                <w:customXmlDelRangeEnd w:id="4967"/>
                <w:del w:id="4968"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4969" w:author="Xuning Wei12232" w:date="2026-07-27T15:15:00Z"/>
              </w:sdtContent>
            </w:sdt>
            <w:customXmlDelRangeEnd w:id="4969"/>
            <w:del w:id="4970"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4971" w:name="_Toc243495207"/>
              <w:bookmarkStart w:id="4972" w:name="_Toc243495383"/>
              <w:bookmarkStart w:id="4973" w:name="_Toc243495559"/>
              <w:bookmarkStart w:id="4974" w:name="_Toc243495735"/>
              <w:bookmarkEnd w:id="4971"/>
              <w:bookmarkEnd w:id="4972"/>
              <w:bookmarkEnd w:id="4973"/>
              <w:bookmarkEnd w:id="4974"/>
            </w:del>
          </w:p>
        </w:tc>
        <w:tc>
          <w:tcPr>
            <w:tcW w:w="740" w:type="dxa"/>
            <w:tcBorders>
              <w:top w:val="nil"/>
              <w:left w:val="nil"/>
              <w:bottom w:val="single" w:sz="4" w:space="0" w:color="auto"/>
              <w:right w:val="single" w:sz="4" w:space="0" w:color="auto"/>
            </w:tcBorders>
            <w:shd w:val="clear" w:color="auto" w:fill="FFFFFF" w:themeFill="background1"/>
            <w:vAlign w:val="center"/>
          </w:tcPr>
          <w:p w14:paraId="232F154E" w14:textId="51271519" w:rsidR="00496EEC" w:rsidRPr="00BB7730" w:rsidDel="00DA2B65" w:rsidRDefault="003E162E">
            <w:pPr>
              <w:pStyle w:val="2"/>
              <w:spacing w:beforeLines="50" w:after="50" w:line="319" w:lineRule="auto"/>
              <w:ind w:leftChars="134" w:left="281"/>
              <w:contextualSpacing/>
              <w:jc w:val="both"/>
              <w:rPr>
                <w:del w:id="4975" w:author="Xuning Wei12232" w:date="2026-07-27T15:15:00Z"/>
                <w:rFonts w:ascii="Times New Roman" w:eastAsia="仿宋_GB2312" w:hAnsi="Times New Roman" w:cs="Times New Roman"/>
                <w:color w:val="auto"/>
                <w:sz w:val="18"/>
                <w:szCs w:val="18"/>
              </w:rPr>
              <w:pPrChange w:id="4976" w:author="Xuning Wei12232" w:date="2026-07-27T15:15:00Z">
                <w:pPr>
                  <w:spacing w:line="276" w:lineRule="auto"/>
                  <w:jc w:val="center"/>
                </w:pPr>
              </w:pPrChange>
            </w:pPr>
            <w:customXmlDelRangeStart w:id="4977" w:author="Xuning Wei12232" w:date="2026-07-27T15:15:00Z"/>
            <w:sdt>
              <w:sdtPr>
                <w:rPr>
                  <w:rFonts w:ascii="Times New Roman" w:eastAsia="仿宋_GB2312" w:hAnsi="Times New Roman" w:cs="Times New Roman"/>
                  <w:color w:val="auto"/>
                  <w:sz w:val="18"/>
                  <w:szCs w:val="18"/>
                </w:rPr>
                <w:id w:val="-1120983054"/>
                <w14:checkbox>
                  <w14:checked w14:val="0"/>
                  <w14:checkedState w14:val="2612" w14:font="MS Gothic"/>
                  <w14:uncheckedState w14:val="2610" w14:font="MS Gothic"/>
                </w14:checkbox>
              </w:sdtPr>
              <w:sdtEndPr/>
              <w:sdtContent>
                <w:customXmlDelRangeEnd w:id="4977"/>
                <w:del w:id="4978"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4979" w:author="Xuning Wei12232" w:date="2026-07-27T15:15:00Z"/>
              </w:sdtContent>
            </w:sdt>
            <w:customXmlDelRangeEnd w:id="4979"/>
            <w:del w:id="4980"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4981" w:name="_Toc243495208"/>
              <w:bookmarkStart w:id="4982" w:name="_Toc243495384"/>
              <w:bookmarkStart w:id="4983" w:name="_Toc243495560"/>
              <w:bookmarkStart w:id="4984" w:name="_Toc243495736"/>
              <w:bookmarkEnd w:id="4981"/>
              <w:bookmarkEnd w:id="4982"/>
              <w:bookmarkEnd w:id="4983"/>
              <w:bookmarkEnd w:id="4984"/>
            </w:del>
          </w:p>
        </w:tc>
        <w:tc>
          <w:tcPr>
            <w:tcW w:w="3512" w:type="dxa"/>
            <w:tcBorders>
              <w:top w:val="nil"/>
              <w:left w:val="nil"/>
              <w:bottom w:val="single" w:sz="4" w:space="0" w:color="auto"/>
              <w:right w:val="single" w:sz="4" w:space="0" w:color="auto"/>
            </w:tcBorders>
            <w:shd w:val="clear" w:color="auto" w:fill="FFFFFF" w:themeFill="background1"/>
            <w:vAlign w:val="center"/>
          </w:tcPr>
          <w:p w14:paraId="60511E5C" w14:textId="196F6E39" w:rsidR="00496EEC" w:rsidRPr="00BB7730" w:rsidDel="00DA2B65" w:rsidRDefault="002C4EDB">
            <w:pPr>
              <w:pStyle w:val="2"/>
              <w:spacing w:beforeLines="50" w:after="50" w:line="319" w:lineRule="auto"/>
              <w:ind w:leftChars="134" w:left="281"/>
              <w:contextualSpacing/>
              <w:jc w:val="both"/>
              <w:rPr>
                <w:del w:id="4985" w:author="Xuning Wei12232" w:date="2026-07-27T15:15:00Z"/>
                <w:rFonts w:ascii="Times New Roman" w:eastAsia="仿宋_GB2312" w:hAnsi="Times New Roman" w:cs="Times New Roman"/>
                <w:color w:val="auto"/>
                <w:sz w:val="18"/>
                <w:szCs w:val="18"/>
              </w:rPr>
              <w:pPrChange w:id="4986" w:author="Xuning Wei12232" w:date="2026-07-27T15:15:00Z">
                <w:pPr>
                  <w:spacing w:line="276" w:lineRule="auto"/>
                  <w:jc w:val="both"/>
                </w:pPr>
              </w:pPrChange>
            </w:pPr>
            <w:del w:id="4987" w:author="Xuning Wei12232" w:date="2026-07-27T15:15:00Z">
              <w:r w:rsidRPr="00BB7730" w:rsidDel="00DA2B65">
                <w:rPr>
                  <w:rFonts w:ascii="Times New Roman" w:eastAsia="仿宋_GB2312" w:hAnsi="Times New Roman" w:cs="Times New Roman"/>
                  <w:color w:val="auto"/>
                  <w:sz w:val="18"/>
                  <w:szCs w:val="18"/>
                </w:rPr>
                <w:delText>The control range of batch temperature from process requirement is within the control range of equipment capability</w:delText>
              </w:r>
              <w:bookmarkStart w:id="4988" w:name="_Toc243495209"/>
              <w:bookmarkStart w:id="4989" w:name="_Toc243495385"/>
              <w:bookmarkStart w:id="4990" w:name="_Toc243495561"/>
              <w:bookmarkStart w:id="4991" w:name="_Toc243495737"/>
              <w:bookmarkEnd w:id="4988"/>
              <w:bookmarkEnd w:id="4989"/>
              <w:bookmarkEnd w:id="4990"/>
              <w:bookmarkEnd w:id="4991"/>
            </w:del>
          </w:p>
        </w:tc>
        <w:bookmarkStart w:id="4992" w:name="_Toc243495210"/>
        <w:bookmarkStart w:id="4993" w:name="_Toc243495386"/>
        <w:bookmarkStart w:id="4994" w:name="_Toc243495562"/>
        <w:bookmarkStart w:id="4995" w:name="_Toc243495738"/>
        <w:bookmarkEnd w:id="4992"/>
        <w:bookmarkEnd w:id="4993"/>
        <w:bookmarkEnd w:id="4994"/>
        <w:bookmarkEnd w:id="4995"/>
      </w:tr>
      <w:tr w:rsidR="00032BAE" w:rsidRPr="00BB7730" w:rsidDel="00DA2B65" w14:paraId="35408C5B" w14:textId="30BC8F98" w:rsidTr="00F17617">
        <w:trPr>
          <w:trHeight w:val="595"/>
          <w:del w:id="4996"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F9F0E7" w14:textId="3218F2F7" w:rsidR="00496EEC" w:rsidRPr="00BB7730" w:rsidDel="00DA2B65" w:rsidRDefault="00496EEC">
            <w:pPr>
              <w:pStyle w:val="2"/>
              <w:spacing w:beforeLines="50" w:after="50" w:line="319" w:lineRule="auto"/>
              <w:ind w:leftChars="134" w:left="281"/>
              <w:contextualSpacing/>
              <w:jc w:val="both"/>
              <w:rPr>
                <w:del w:id="4997" w:author="Xuning Wei12232" w:date="2026-07-27T15:15:00Z"/>
                <w:rFonts w:ascii="Times New Roman" w:eastAsia="仿宋_GB2312" w:hAnsi="Times New Roman" w:cs="Times New Roman"/>
                <w:color w:val="auto"/>
                <w:sz w:val="18"/>
                <w:szCs w:val="18"/>
              </w:rPr>
              <w:pPrChange w:id="4998" w:author="Xuning Wei12232" w:date="2026-07-27T15:15:00Z">
                <w:pPr>
                  <w:spacing w:line="276" w:lineRule="auto"/>
                  <w:jc w:val="center"/>
                </w:pPr>
              </w:pPrChange>
            </w:pPr>
            <w:del w:id="4999" w:author="Xuning Wei12232" w:date="2026-07-27T15:15:00Z">
              <w:r w:rsidRPr="00BB7730" w:rsidDel="00DA2B65">
                <w:rPr>
                  <w:rFonts w:ascii="Times New Roman" w:eastAsia="仿宋_GB2312" w:hAnsi="Times New Roman" w:cs="Times New Roman"/>
                  <w:color w:val="auto"/>
                  <w:sz w:val="18"/>
                  <w:szCs w:val="18"/>
                </w:rPr>
                <w:delText>4</w:delText>
              </w:r>
              <w:bookmarkStart w:id="5000" w:name="_Toc243495211"/>
              <w:bookmarkStart w:id="5001" w:name="_Toc243495387"/>
              <w:bookmarkStart w:id="5002" w:name="_Toc243495563"/>
              <w:bookmarkStart w:id="5003" w:name="_Toc243495739"/>
              <w:bookmarkEnd w:id="5000"/>
              <w:bookmarkEnd w:id="5001"/>
              <w:bookmarkEnd w:id="5002"/>
              <w:bookmarkEnd w:id="5003"/>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1F9BA8CF" w14:textId="2E70FEB1" w:rsidR="00496EEC" w:rsidRPr="00BB7730" w:rsidDel="00DA2B65" w:rsidRDefault="00496EEC">
            <w:pPr>
              <w:pStyle w:val="2"/>
              <w:spacing w:beforeLines="50" w:after="50" w:line="319" w:lineRule="auto"/>
              <w:ind w:leftChars="134" w:left="281"/>
              <w:contextualSpacing/>
              <w:jc w:val="both"/>
              <w:rPr>
                <w:del w:id="5004" w:author="Xuning Wei12232" w:date="2026-07-27T15:15:00Z"/>
                <w:rFonts w:ascii="Times New Roman" w:eastAsia="仿宋_GB2312" w:hAnsi="Times New Roman" w:cs="Times New Roman"/>
                <w:color w:val="auto"/>
                <w:sz w:val="18"/>
                <w:szCs w:val="18"/>
              </w:rPr>
              <w:pPrChange w:id="5005" w:author="Xuning Wei12232" w:date="2026-07-27T15:15:00Z">
                <w:pPr>
                  <w:spacing w:line="240" w:lineRule="exact"/>
                  <w:contextualSpacing/>
                </w:pPr>
              </w:pPrChange>
            </w:pPr>
            <w:del w:id="5006" w:author="Xuning Wei12232" w:date="2026-07-27T15:15:00Z">
              <w:r w:rsidRPr="00BB7730" w:rsidDel="00DA2B65">
                <w:rPr>
                  <w:rFonts w:ascii="Times New Roman" w:eastAsia="仿宋_GB2312" w:hAnsi="Times New Roman" w:cs="Times New Roman"/>
                  <w:color w:val="auto"/>
                  <w:sz w:val="18"/>
                  <w:szCs w:val="18"/>
                </w:rPr>
                <w:delText>Stirring speed</w:delText>
              </w:r>
              <w:bookmarkStart w:id="5007" w:name="_Toc243495212"/>
              <w:bookmarkStart w:id="5008" w:name="_Toc243495388"/>
              <w:bookmarkStart w:id="5009" w:name="_Toc243495564"/>
              <w:bookmarkStart w:id="5010" w:name="_Toc243495740"/>
              <w:bookmarkEnd w:id="5007"/>
              <w:bookmarkEnd w:id="5008"/>
              <w:bookmarkEnd w:id="5009"/>
              <w:bookmarkEnd w:id="5010"/>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31A7CD57" w14:textId="314E64C0" w:rsidR="00496EEC" w:rsidRPr="00BB7730" w:rsidDel="00DA2B65" w:rsidRDefault="00886E67">
            <w:pPr>
              <w:pStyle w:val="2"/>
              <w:spacing w:beforeLines="50" w:after="50" w:line="319" w:lineRule="auto"/>
              <w:ind w:leftChars="134" w:left="281"/>
              <w:contextualSpacing/>
              <w:jc w:val="both"/>
              <w:rPr>
                <w:del w:id="5011" w:author="Xuning Wei12232" w:date="2026-07-27T15:15:00Z"/>
                <w:rFonts w:ascii="Times New Roman" w:eastAsia="仿宋_GB2312" w:hAnsi="Times New Roman" w:cs="Times New Roman"/>
                <w:color w:val="auto"/>
                <w:sz w:val="18"/>
                <w:szCs w:val="18"/>
              </w:rPr>
              <w:pPrChange w:id="5012" w:author="Xuning Wei12232" w:date="2026-07-27T15:15:00Z">
                <w:pPr>
                  <w:spacing w:line="276" w:lineRule="auto"/>
                  <w:jc w:val="both"/>
                </w:pPr>
              </w:pPrChange>
            </w:pPr>
            <w:del w:id="5013" w:author="Xuning Wei12232" w:date="2026-07-27T15:15:00Z">
              <w:r w:rsidRPr="00BB7730" w:rsidDel="00DA2B65">
                <w:rPr>
                  <w:rFonts w:ascii="Times New Roman" w:eastAsia="仿宋_GB2312" w:hAnsi="Times New Roman" w:cs="Times New Roman"/>
                  <w:color w:val="auto"/>
                  <w:sz w:val="18"/>
                  <w:szCs w:val="18"/>
                </w:rPr>
                <w:delText>N/A</w:delText>
              </w:r>
              <w:bookmarkStart w:id="5014" w:name="_Toc243495213"/>
              <w:bookmarkStart w:id="5015" w:name="_Toc243495389"/>
              <w:bookmarkStart w:id="5016" w:name="_Toc243495565"/>
              <w:bookmarkStart w:id="5017" w:name="_Toc243495741"/>
              <w:bookmarkEnd w:id="5014"/>
              <w:bookmarkEnd w:id="5015"/>
              <w:bookmarkEnd w:id="5016"/>
              <w:bookmarkEnd w:id="5017"/>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0D7D48AB" w14:textId="581D4675" w:rsidR="00496EEC" w:rsidRPr="00BB7730" w:rsidDel="00DA2B65" w:rsidRDefault="007E3453">
            <w:pPr>
              <w:pStyle w:val="2"/>
              <w:spacing w:beforeLines="50" w:after="50" w:line="319" w:lineRule="auto"/>
              <w:ind w:leftChars="134" w:left="281"/>
              <w:contextualSpacing/>
              <w:jc w:val="both"/>
              <w:rPr>
                <w:del w:id="5018" w:author="Xuning Wei12232" w:date="2026-07-27T15:15:00Z"/>
                <w:rFonts w:ascii="Times New Roman" w:eastAsia="仿宋_GB2312" w:hAnsi="Times New Roman" w:cs="Times New Roman"/>
                <w:color w:val="auto"/>
                <w:sz w:val="18"/>
                <w:szCs w:val="18"/>
              </w:rPr>
              <w:pPrChange w:id="5019" w:author="Xuning Wei12232" w:date="2026-07-27T15:15:00Z">
                <w:pPr>
                  <w:spacing w:line="276" w:lineRule="auto"/>
                  <w:jc w:val="both"/>
                </w:pPr>
              </w:pPrChange>
            </w:pPr>
            <w:del w:id="5020" w:author="Xuning Wei12232" w:date="2026-07-27T15:15:00Z">
              <w:r w:rsidRPr="00BB7730" w:rsidDel="00DA2B65">
                <w:rPr>
                  <w:rFonts w:ascii="Times New Roman" w:eastAsia="仿宋_GB2312" w:hAnsi="Times New Roman" w:cs="Times New Roman"/>
                  <w:color w:val="auto"/>
                  <w:sz w:val="18"/>
                  <w:szCs w:val="18"/>
                </w:rPr>
                <w:delText>20-120 r/min</w:delText>
              </w:r>
              <w:bookmarkStart w:id="5021" w:name="_Toc243495214"/>
              <w:bookmarkStart w:id="5022" w:name="_Toc243495390"/>
              <w:bookmarkStart w:id="5023" w:name="_Toc243495566"/>
              <w:bookmarkStart w:id="5024" w:name="_Toc243495742"/>
              <w:bookmarkEnd w:id="5021"/>
              <w:bookmarkEnd w:id="5022"/>
              <w:bookmarkEnd w:id="5023"/>
              <w:bookmarkEnd w:id="5024"/>
            </w:del>
          </w:p>
        </w:tc>
        <w:tc>
          <w:tcPr>
            <w:tcW w:w="851" w:type="dxa"/>
            <w:tcBorders>
              <w:top w:val="nil"/>
              <w:left w:val="nil"/>
              <w:bottom w:val="single" w:sz="4" w:space="0" w:color="auto"/>
              <w:right w:val="single" w:sz="4" w:space="0" w:color="auto"/>
            </w:tcBorders>
            <w:shd w:val="clear" w:color="auto" w:fill="FFFFFF" w:themeFill="background1"/>
            <w:vAlign w:val="center"/>
          </w:tcPr>
          <w:p w14:paraId="1A59753B" w14:textId="72BCF2DF" w:rsidR="00496EEC" w:rsidRPr="00BB7730" w:rsidDel="00DA2B65" w:rsidRDefault="003E162E">
            <w:pPr>
              <w:pStyle w:val="2"/>
              <w:spacing w:beforeLines="50" w:after="50" w:line="319" w:lineRule="auto"/>
              <w:ind w:leftChars="134" w:left="281"/>
              <w:contextualSpacing/>
              <w:jc w:val="both"/>
              <w:rPr>
                <w:del w:id="5025" w:author="Xuning Wei12232" w:date="2026-07-27T15:15:00Z"/>
                <w:rFonts w:ascii="Times New Roman" w:eastAsia="仿宋_GB2312" w:hAnsi="Times New Roman" w:cs="Times New Roman"/>
                <w:color w:val="auto"/>
                <w:sz w:val="18"/>
                <w:szCs w:val="18"/>
              </w:rPr>
              <w:pPrChange w:id="5026" w:author="Xuning Wei12232" w:date="2026-07-27T15:15:00Z">
                <w:pPr>
                  <w:spacing w:line="276" w:lineRule="auto"/>
                  <w:jc w:val="center"/>
                </w:pPr>
              </w:pPrChange>
            </w:pPr>
            <w:customXmlDelRangeStart w:id="5027" w:author="Xuning Wei12232" w:date="2026-07-27T15:15:00Z"/>
            <w:sdt>
              <w:sdtPr>
                <w:rPr>
                  <w:rFonts w:ascii="Times New Roman" w:eastAsia="仿宋_GB2312" w:hAnsi="Times New Roman" w:cs="Times New Roman"/>
                  <w:color w:val="auto"/>
                  <w:sz w:val="18"/>
                  <w:szCs w:val="18"/>
                </w:rPr>
                <w:id w:val="1419288491"/>
                <w14:checkbox>
                  <w14:checked w14:val="1"/>
                  <w14:checkedState w14:val="2612" w14:font="MS Gothic"/>
                  <w14:uncheckedState w14:val="2610" w14:font="MS Gothic"/>
                </w14:checkbox>
              </w:sdtPr>
              <w:sdtEndPr/>
              <w:sdtContent>
                <w:customXmlDelRangeEnd w:id="5027"/>
                <w:del w:id="5028"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029" w:author="Xuning Wei12232" w:date="2026-07-27T15:15:00Z"/>
              </w:sdtContent>
            </w:sdt>
            <w:customXmlDelRangeEnd w:id="5029"/>
            <w:del w:id="5030"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5031" w:name="_Toc243495215"/>
              <w:bookmarkStart w:id="5032" w:name="_Toc243495391"/>
              <w:bookmarkStart w:id="5033" w:name="_Toc243495567"/>
              <w:bookmarkStart w:id="5034" w:name="_Toc243495743"/>
              <w:bookmarkEnd w:id="5031"/>
              <w:bookmarkEnd w:id="5032"/>
              <w:bookmarkEnd w:id="5033"/>
              <w:bookmarkEnd w:id="5034"/>
            </w:del>
          </w:p>
        </w:tc>
        <w:tc>
          <w:tcPr>
            <w:tcW w:w="740" w:type="dxa"/>
            <w:tcBorders>
              <w:top w:val="nil"/>
              <w:left w:val="nil"/>
              <w:bottom w:val="single" w:sz="4" w:space="0" w:color="auto"/>
              <w:right w:val="single" w:sz="4" w:space="0" w:color="auto"/>
            </w:tcBorders>
            <w:shd w:val="clear" w:color="auto" w:fill="FFFFFF" w:themeFill="background1"/>
            <w:vAlign w:val="center"/>
          </w:tcPr>
          <w:p w14:paraId="74F3193E" w14:textId="75E1F7BD" w:rsidR="00496EEC" w:rsidRPr="00BB7730" w:rsidDel="00DA2B65" w:rsidRDefault="003E162E">
            <w:pPr>
              <w:pStyle w:val="2"/>
              <w:spacing w:beforeLines="50" w:after="50" w:line="319" w:lineRule="auto"/>
              <w:ind w:leftChars="134" w:left="281"/>
              <w:contextualSpacing/>
              <w:jc w:val="both"/>
              <w:rPr>
                <w:del w:id="5035" w:author="Xuning Wei12232" w:date="2026-07-27T15:15:00Z"/>
                <w:rFonts w:ascii="Times New Roman" w:eastAsia="仿宋_GB2312" w:hAnsi="Times New Roman" w:cs="Times New Roman"/>
                <w:color w:val="auto"/>
                <w:sz w:val="18"/>
                <w:szCs w:val="18"/>
              </w:rPr>
              <w:pPrChange w:id="5036" w:author="Xuning Wei12232" w:date="2026-07-27T15:15:00Z">
                <w:pPr>
                  <w:spacing w:line="276" w:lineRule="auto"/>
                  <w:jc w:val="center"/>
                </w:pPr>
              </w:pPrChange>
            </w:pPr>
            <w:customXmlDelRangeStart w:id="5037" w:author="Xuning Wei12232" w:date="2026-07-27T15:15:00Z"/>
            <w:sdt>
              <w:sdtPr>
                <w:rPr>
                  <w:rFonts w:ascii="Times New Roman" w:eastAsia="仿宋_GB2312" w:hAnsi="Times New Roman" w:cs="Times New Roman"/>
                  <w:color w:val="auto"/>
                  <w:sz w:val="18"/>
                  <w:szCs w:val="18"/>
                </w:rPr>
                <w:id w:val="-1156530799"/>
                <w14:checkbox>
                  <w14:checked w14:val="0"/>
                  <w14:checkedState w14:val="2612" w14:font="MS Gothic"/>
                  <w14:uncheckedState w14:val="2610" w14:font="MS Gothic"/>
                </w14:checkbox>
              </w:sdtPr>
              <w:sdtEndPr/>
              <w:sdtContent>
                <w:customXmlDelRangeEnd w:id="5037"/>
                <w:del w:id="5038"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039" w:author="Xuning Wei12232" w:date="2026-07-27T15:15:00Z"/>
              </w:sdtContent>
            </w:sdt>
            <w:customXmlDelRangeEnd w:id="5039"/>
            <w:del w:id="5040"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5041" w:name="_Toc243495216"/>
              <w:bookmarkStart w:id="5042" w:name="_Toc243495392"/>
              <w:bookmarkStart w:id="5043" w:name="_Toc243495568"/>
              <w:bookmarkStart w:id="5044" w:name="_Toc243495744"/>
              <w:bookmarkEnd w:id="5041"/>
              <w:bookmarkEnd w:id="5042"/>
              <w:bookmarkEnd w:id="5043"/>
              <w:bookmarkEnd w:id="5044"/>
            </w:del>
          </w:p>
        </w:tc>
        <w:tc>
          <w:tcPr>
            <w:tcW w:w="3512" w:type="dxa"/>
            <w:tcBorders>
              <w:top w:val="nil"/>
              <w:left w:val="nil"/>
              <w:bottom w:val="single" w:sz="4" w:space="0" w:color="auto"/>
              <w:right w:val="single" w:sz="4" w:space="0" w:color="auto"/>
            </w:tcBorders>
            <w:shd w:val="clear" w:color="auto" w:fill="FFFFFF" w:themeFill="background1"/>
            <w:vAlign w:val="center"/>
          </w:tcPr>
          <w:p w14:paraId="2D1C644C" w14:textId="47089EB0" w:rsidR="00496EEC" w:rsidRPr="00BB7730" w:rsidDel="00DA2B65" w:rsidRDefault="00042383">
            <w:pPr>
              <w:pStyle w:val="2"/>
              <w:spacing w:beforeLines="50" w:after="50" w:line="319" w:lineRule="auto"/>
              <w:ind w:leftChars="134" w:left="281"/>
              <w:contextualSpacing/>
              <w:jc w:val="both"/>
              <w:rPr>
                <w:del w:id="5045" w:author="Xuning Wei12232" w:date="2026-07-27T15:15:00Z"/>
                <w:rFonts w:ascii="Times New Roman" w:eastAsia="仿宋_GB2312" w:hAnsi="Times New Roman" w:cs="Times New Roman"/>
                <w:color w:val="auto"/>
                <w:sz w:val="18"/>
                <w:szCs w:val="18"/>
              </w:rPr>
              <w:pPrChange w:id="5046" w:author="Xuning Wei12232" w:date="2026-07-27T15:15:00Z">
                <w:pPr>
                  <w:spacing w:line="276" w:lineRule="auto"/>
                  <w:jc w:val="both"/>
                </w:pPr>
              </w:pPrChange>
            </w:pPr>
            <w:del w:id="5047" w:author="Xuning Wei12232" w:date="2026-07-27T15:15:00Z">
              <w:r w:rsidRPr="00BB7730" w:rsidDel="00DA2B65">
                <w:rPr>
                  <w:rFonts w:ascii="Times New Roman" w:eastAsia="仿宋_GB2312" w:hAnsi="Times New Roman" w:cs="Times New Roman"/>
                  <w:color w:val="auto"/>
                  <w:sz w:val="18"/>
                  <w:szCs w:val="18"/>
                </w:rPr>
                <w:delText>N/A</w:delText>
              </w:r>
              <w:bookmarkStart w:id="5048" w:name="_Toc243495217"/>
              <w:bookmarkStart w:id="5049" w:name="_Toc243495393"/>
              <w:bookmarkStart w:id="5050" w:name="_Toc243495569"/>
              <w:bookmarkStart w:id="5051" w:name="_Toc243495745"/>
              <w:bookmarkEnd w:id="5048"/>
              <w:bookmarkEnd w:id="5049"/>
              <w:bookmarkEnd w:id="5050"/>
              <w:bookmarkEnd w:id="5051"/>
            </w:del>
          </w:p>
        </w:tc>
        <w:bookmarkStart w:id="5052" w:name="_Toc243495218"/>
        <w:bookmarkStart w:id="5053" w:name="_Toc243495394"/>
        <w:bookmarkStart w:id="5054" w:name="_Toc243495570"/>
        <w:bookmarkStart w:id="5055" w:name="_Toc243495746"/>
        <w:bookmarkEnd w:id="5052"/>
        <w:bookmarkEnd w:id="5053"/>
        <w:bookmarkEnd w:id="5054"/>
        <w:bookmarkEnd w:id="5055"/>
      </w:tr>
      <w:tr w:rsidR="00032BAE" w:rsidRPr="00BB7730" w:rsidDel="00DA2B65" w14:paraId="1A57A5EA" w14:textId="39240740" w:rsidTr="00F17617">
        <w:trPr>
          <w:trHeight w:val="595"/>
          <w:del w:id="5056"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55433F" w14:textId="68F392BC" w:rsidR="00496EEC" w:rsidRPr="00BB7730" w:rsidDel="00DA2B65" w:rsidRDefault="00496EEC">
            <w:pPr>
              <w:pStyle w:val="2"/>
              <w:spacing w:beforeLines="50" w:after="50" w:line="319" w:lineRule="auto"/>
              <w:ind w:leftChars="134" w:left="281"/>
              <w:contextualSpacing/>
              <w:jc w:val="both"/>
              <w:rPr>
                <w:del w:id="5057" w:author="Xuning Wei12232" w:date="2026-07-27T15:15:00Z"/>
                <w:rFonts w:ascii="Times New Roman" w:eastAsia="仿宋_GB2312" w:hAnsi="Times New Roman" w:cs="Times New Roman"/>
                <w:color w:val="auto"/>
                <w:sz w:val="18"/>
                <w:szCs w:val="18"/>
              </w:rPr>
              <w:pPrChange w:id="5058" w:author="Xuning Wei12232" w:date="2026-07-27T15:15:00Z">
                <w:pPr>
                  <w:spacing w:line="276" w:lineRule="auto"/>
                  <w:jc w:val="center"/>
                </w:pPr>
              </w:pPrChange>
            </w:pPr>
            <w:del w:id="5059" w:author="Xuning Wei12232" w:date="2026-07-27T15:15:00Z">
              <w:r w:rsidRPr="00BB7730" w:rsidDel="00DA2B65">
                <w:rPr>
                  <w:rFonts w:ascii="Times New Roman" w:eastAsia="仿宋_GB2312" w:hAnsi="Times New Roman" w:cs="Times New Roman"/>
                  <w:color w:val="auto"/>
                  <w:sz w:val="18"/>
                  <w:szCs w:val="18"/>
                </w:rPr>
                <w:delText>5</w:delText>
              </w:r>
              <w:bookmarkStart w:id="5060" w:name="_Toc243495219"/>
              <w:bookmarkStart w:id="5061" w:name="_Toc243495395"/>
              <w:bookmarkStart w:id="5062" w:name="_Toc243495571"/>
              <w:bookmarkStart w:id="5063" w:name="_Toc243495747"/>
              <w:bookmarkEnd w:id="5060"/>
              <w:bookmarkEnd w:id="5061"/>
              <w:bookmarkEnd w:id="5062"/>
              <w:bookmarkEnd w:id="5063"/>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4A01869A" w14:textId="3B461976" w:rsidR="00496EEC" w:rsidRPr="00BB7730" w:rsidDel="00DA2B65" w:rsidRDefault="00496EEC">
            <w:pPr>
              <w:pStyle w:val="2"/>
              <w:spacing w:beforeLines="50" w:after="50" w:line="319" w:lineRule="auto"/>
              <w:ind w:leftChars="134" w:left="281"/>
              <w:contextualSpacing/>
              <w:jc w:val="both"/>
              <w:rPr>
                <w:del w:id="5064" w:author="Xuning Wei12232" w:date="2026-07-27T15:15:00Z"/>
                <w:rFonts w:ascii="Times New Roman" w:eastAsia="仿宋_GB2312" w:hAnsi="Times New Roman" w:cs="Times New Roman"/>
                <w:color w:val="auto"/>
                <w:sz w:val="18"/>
                <w:szCs w:val="18"/>
              </w:rPr>
              <w:pPrChange w:id="5065" w:author="Xuning Wei12232" w:date="2026-07-27T15:15:00Z">
                <w:pPr>
                  <w:spacing w:line="240" w:lineRule="exact"/>
                  <w:contextualSpacing/>
                </w:pPr>
              </w:pPrChange>
            </w:pPr>
            <w:del w:id="5066" w:author="Xuning Wei12232" w:date="2026-07-27T15:15:00Z">
              <w:r w:rsidRPr="00BB7730" w:rsidDel="00DA2B65">
                <w:rPr>
                  <w:rFonts w:ascii="Times New Roman" w:eastAsia="仿宋_GB2312" w:hAnsi="Times New Roman" w:cs="Times New Roman"/>
                  <w:color w:val="auto"/>
                  <w:sz w:val="18"/>
                  <w:szCs w:val="18"/>
                </w:rPr>
                <w:delText>Liquid feeding</w:delText>
              </w:r>
              <w:bookmarkStart w:id="5067" w:name="_Toc243495220"/>
              <w:bookmarkStart w:id="5068" w:name="_Toc243495396"/>
              <w:bookmarkStart w:id="5069" w:name="_Toc243495572"/>
              <w:bookmarkStart w:id="5070" w:name="_Toc243495748"/>
              <w:bookmarkEnd w:id="5067"/>
              <w:bookmarkEnd w:id="5068"/>
              <w:bookmarkEnd w:id="5069"/>
              <w:bookmarkEnd w:id="5070"/>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68F34AD4" w14:textId="71827F00" w:rsidR="00496EEC" w:rsidRPr="00BB7730" w:rsidDel="00DA2B65" w:rsidRDefault="00496EEC">
            <w:pPr>
              <w:pStyle w:val="2"/>
              <w:spacing w:beforeLines="50" w:after="50" w:line="319" w:lineRule="auto"/>
              <w:ind w:leftChars="134" w:left="281"/>
              <w:contextualSpacing/>
              <w:jc w:val="both"/>
              <w:rPr>
                <w:del w:id="5071" w:author="Xuning Wei12232" w:date="2026-07-27T15:15:00Z"/>
                <w:rFonts w:ascii="Times New Roman" w:eastAsia="仿宋_GB2312" w:hAnsi="Times New Roman" w:cs="Times New Roman"/>
                <w:color w:val="auto"/>
                <w:sz w:val="18"/>
                <w:szCs w:val="18"/>
              </w:rPr>
              <w:pPrChange w:id="5072" w:author="Xuning Wei12232" w:date="2026-07-27T15:15:00Z">
                <w:pPr>
                  <w:spacing w:line="276" w:lineRule="auto"/>
                  <w:jc w:val="both"/>
                </w:pPr>
              </w:pPrChange>
            </w:pPr>
            <w:del w:id="5073" w:author="Xuning Wei12232" w:date="2026-07-27T15:15:00Z">
              <w:r w:rsidRPr="00BB7730" w:rsidDel="00DA2B65">
                <w:rPr>
                  <w:rFonts w:ascii="Times New Roman" w:eastAsia="仿宋_GB2312" w:hAnsi="Times New Roman" w:cs="Times New Roman"/>
                  <w:color w:val="auto"/>
                  <w:sz w:val="18"/>
                  <w:szCs w:val="18"/>
                </w:rPr>
                <w:delText>Minimum piperidine dosing volume:</w:delText>
              </w:r>
              <w:r w:rsidR="0057074A" w:rsidRPr="00BB7730" w:rsidDel="00DA2B65">
                <w:rPr>
                  <w:rFonts w:ascii="Times New Roman" w:eastAsia="仿宋_GB2312" w:hAnsi="Times New Roman" w:cs="Times New Roman"/>
                  <w:color w:val="auto"/>
                  <w:sz w:val="18"/>
                  <w:szCs w:val="18"/>
                </w:rPr>
                <w:delText xml:space="preserve"> 507.4 L ( 437</w:delText>
              </w:r>
            </w:del>
            <w:ins w:id="5074" w:author="Johan Granander" w:date="2026-05-04T11:49:00Z">
              <w:del w:id="5075" w:author="Xuning Wei12232" w:date="2026-07-27T15:15:00Z">
                <w:r w:rsidR="005472DA" w:rsidRPr="00BB7730" w:rsidDel="00DA2B65">
                  <w:rPr>
                    <w:rFonts w:ascii="Times New Roman" w:eastAsia="仿宋_GB2312" w:hAnsi="Times New Roman" w:cs="Times New Roman"/>
                    <w:color w:val="auto"/>
                    <w:sz w:val="18"/>
                    <w:szCs w:val="18"/>
                  </w:rPr>
                  <w:delText>(437</w:delText>
                </w:r>
              </w:del>
            </w:ins>
            <w:del w:id="5076" w:author="Xuning Wei12232" w:date="2026-07-27T15:15:00Z">
              <w:r w:rsidR="0057074A" w:rsidRPr="00BB7730" w:rsidDel="00DA2B65">
                <w:rPr>
                  <w:rFonts w:ascii="Times New Roman" w:eastAsia="仿宋_GB2312" w:hAnsi="Times New Roman" w:cs="Times New Roman"/>
                  <w:color w:val="auto"/>
                  <w:sz w:val="18"/>
                  <w:szCs w:val="18"/>
                </w:rPr>
                <w:delText>.4kg).</w:delText>
              </w:r>
              <w:bookmarkStart w:id="5077" w:name="_Toc243495221"/>
              <w:bookmarkStart w:id="5078" w:name="_Toc243495397"/>
              <w:bookmarkStart w:id="5079" w:name="_Toc243495573"/>
              <w:bookmarkStart w:id="5080" w:name="_Toc243495749"/>
              <w:bookmarkEnd w:id="5077"/>
              <w:bookmarkEnd w:id="5078"/>
              <w:bookmarkEnd w:id="5079"/>
              <w:bookmarkEnd w:id="5080"/>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88AA1F9" w14:textId="42FF8048" w:rsidR="00496EEC" w:rsidRPr="00BB7730" w:rsidDel="00DA2B65" w:rsidRDefault="00222582">
            <w:pPr>
              <w:pStyle w:val="2"/>
              <w:spacing w:beforeLines="50" w:after="50" w:line="319" w:lineRule="auto"/>
              <w:ind w:leftChars="134" w:left="281"/>
              <w:contextualSpacing/>
              <w:jc w:val="both"/>
              <w:rPr>
                <w:del w:id="5081" w:author="Xuning Wei12232" w:date="2026-07-27T15:15:00Z"/>
                <w:rFonts w:ascii="Times New Roman" w:eastAsia="仿宋_GB2312" w:hAnsi="Times New Roman" w:cs="Times New Roman"/>
                <w:color w:val="auto"/>
                <w:sz w:val="18"/>
                <w:szCs w:val="18"/>
              </w:rPr>
              <w:pPrChange w:id="5082" w:author="Xuning Wei12232" w:date="2026-07-27T15:15:00Z">
                <w:pPr>
                  <w:spacing w:line="276" w:lineRule="auto"/>
                  <w:jc w:val="both"/>
                </w:pPr>
              </w:pPrChange>
            </w:pPr>
            <w:del w:id="5083" w:author="Xuning Wei12232" w:date="2026-07-27T15:15:00Z">
              <w:r w:rsidRPr="00BB7730" w:rsidDel="00DA2B65">
                <w:rPr>
                  <w:rFonts w:ascii="Times New Roman" w:eastAsia="仿宋_GB2312" w:hAnsi="Times New Roman" w:cs="Times New Roman"/>
                  <w:color w:val="auto"/>
                  <w:sz w:val="18"/>
                  <w:szCs w:val="18"/>
                </w:rPr>
                <w:delText>During the liquid dispensing process, read the accumulated flow rate of the flowmeter in front of the tank and confirm that the feeding error is not greater than 3%.</w:delText>
              </w:r>
              <w:bookmarkStart w:id="5084" w:name="_Toc243495222"/>
              <w:bookmarkStart w:id="5085" w:name="_Toc243495398"/>
              <w:bookmarkStart w:id="5086" w:name="_Toc243495574"/>
              <w:bookmarkStart w:id="5087" w:name="_Toc243495750"/>
              <w:bookmarkEnd w:id="5084"/>
              <w:bookmarkEnd w:id="5085"/>
              <w:bookmarkEnd w:id="5086"/>
              <w:bookmarkEnd w:id="5087"/>
            </w:del>
          </w:p>
        </w:tc>
        <w:tc>
          <w:tcPr>
            <w:tcW w:w="851" w:type="dxa"/>
            <w:tcBorders>
              <w:top w:val="nil"/>
              <w:left w:val="nil"/>
              <w:bottom w:val="single" w:sz="4" w:space="0" w:color="auto"/>
              <w:right w:val="single" w:sz="4" w:space="0" w:color="auto"/>
            </w:tcBorders>
            <w:shd w:val="clear" w:color="auto" w:fill="FFFFFF" w:themeFill="background1"/>
            <w:vAlign w:val="center"/>
          </w:tcPr>
          <w:p w14:paraId="5974C112" w14:textId="6CB140DD" w:rsidR="00496EEC" w:rsidRPr="00BB7730" w:rsidDel="00DA2B65" w:rsidRDefault="003E162E">
            <w:pPr>
              <w:pStyle w:val="2"/>
              <w:spacing w:beforeLines="50" w:after="50" w:line="319" w:lineRule="auto"/>
              <w:ind w:leftChars="134" w:left="281"/>
              <w:contextualSpacing/>
              <w:jc w:val="both"/>
              <w:rPr>
                <w:del w:id="5088" w:author="Xuning Wei12232" w:date="2026-07-27T15:15:00Z"/>
                <w:rFonts w:ascii="Times New Roman" w:eastAsia="仿宋_GB2312" w:hAnsi="Times New Roman" w:cs="Times New Roman"/>
                <w:color w:val="auto"/>
                <w:sz w:val="18"/>
                <w:szCs w:val="18"/>
              </w:rPr>
              <w:pPrChange w:id="5089" w:author="Xuning Wei12232" w:date="2026-07-27T15:15:00Z">
                <w:pPr>
                  <w:spacing w:line="276" w:lineRule="auto"/>
                  <w:jc w:val="center"/>
                </w:pPr>
              </w:pPrChange>
            </w:pPr>
            <w:customXmlDelRangeStart w:id="5090" w:author="Xuning Wei12232" w:date="2026-07-27T15:15:00Z"/>
            <w:sdt>
              <w:sdtPr>
                <w:rPr>
                  <w:rFonts w:ascii="Times New Roman" w:eastAsia="仿宋_GB2312" w:hAnsi="Times New Roman" w:cs="Times New Roman"/>
                  <w:color w:val="auto"/>
                  <w:sz w:val="18"/>
                  <w:szCs w:val="18"/>
                </w:rPr>
                <w:id w:val="-471440821"/>
                <w14:checkbox>
                  <w14:checked w14:val="1"/>
                  <w14:checkedState w14:val="2612" w14:font="MS Gothic"/>
                  <w14:uncheckedState w14:val="2610" w14:font="MS Gothic"/>
                </w14:checkbox>
              </w:sdtPr>
              <w:sdtEndPr/>
              <w:sdtContent>
                <w:customXmlDelRangeEnd w:id="5090"/>
                <w:del w:id="5091"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092" w:author="Xuning Wei12232" w:date="2026-07-27T15:15:00Z"/>
              </w:sdtContent>
            </w:sdt>
            <w:customXmlDelRangeEnd w:id="5092"/>
            <w:del w:id="5093"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5094" w:name="_Toc243495223"/>
              <w:bookmarkStart w:id="5095" w:name="_Toc243495399"/>
              <w:bookmarkStart w:id="5096" w:name="_Toc243495575"/>
              <w:bookmarkStart w:id="5097" w:name="_Toc243495751"/>
              <w:bookmarkEnd w:id="5094"/>
              <w:bookmarkEnd w:id="5095"/>
              <w:bookmarkEnd w:id="5096"/>
              <w:bookmarkEnd w:id="5097"/>
            </w:del>
          </w:p>
        </w:tc>
        <w:tc>
          <w:tcPr>
            <w:tcW w:w="740" w:type="dxa"/>
            <w:tcBorders>
              <w:top w:val="nil"/>
              <w:left w:val="nil"/>
              <w:bottom w:val="single" w:sz="4" w:space="0" w:color="auto"/>
              <w:right w:val="single" w:sz="4" w:space="0" w:color="auto"/>
            </w:tcBorders>
            <w:shd w:val="clear" w:color="auto" w:fill="FFFFFF" w:themeFill="background1"/>
            <w:vAlign w:val="center"/>
          </w:tcPr>
          <w:p w14:paraId="6F1FB3CA" w14:textId="40A140C2" w:rsidR="00496EEC" w:rsidRPr="00BB7730" w:rsidDel="00DA2B65" w:rsidRDefault="003E162E">
            <w:pPr>
              <w:pStyle w:val="2"/>
              <w:spacing w:beforeLines="50" w:after="50" w:line="319" w:lineRule="auto"/>
              <w:ind w:leftChars="134" w:left="281"/>
              <w:contextualSpacing/>
              <w:jc w:val="both"/>
              <w:rPr>
                <w:del w:id="5098" w:author="Xuning Wei12232" w:date="2026-07-27T15:15:00Z"/>
                <w:rFonts w:ascii="Times New Roman" w:eastAsia="仿宋_GB2312" w:hAnsi="Times New Roman" w:cs="Times New Roman"/>
                <w:color w:val="auto"/>
                <w:sz w:val="18"/>
                <w:szCs w:val="18"/>
              </w:rPr>
              <w:pPrChange w:id="5099" w:author="Xuning Wei12232" w:date="2026-07-27T15:15:00Z">
                <w:pPr>
                  <w:spacing w:line="276" w:lineRule="auto"/>
                  <w:jc w:val="center"/>
                </w:pPr>
              </w:pPrChange>
            </w:pPr>
            <w:customXmlDelRangeStart w:id="5100" w:author="Xuning Wei12232" w:date="2026-07-27T15:15:00Z"/>
            <w:sdt>
              <w:sdtPr>
                <w:rPr>
                  <w:rFonts w:ascii="Times New Roman" w:eastAsia="仿宋_GB2312" w:hAnsi="Times New Roman" w:cs="Times New Roman"/>
                  <w:color w:val="auto"/>
                  <w:sz w:val="18"/>
                  <w:szCs w:val="18"/>
                </w:rPr>
                <w:id w:val="-656228534"/>
                <w14:checkbox>
                  <w14:checked w14:val="0"/>
                  <w14:checkedState w14:val="2612" w14:font="MS Gothic"/>
                  <w14:uncheckedState w14:val="2610" w14:font="MS Gothic"/>
                </w14:checkbox>
              </w:sdtPr>
              <w:sdtEndPr/>
              <w:sdtContent>
                <w:customXmlDelRangeEnd w:id="5100"/>
                <w:del w:id="5101"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102" w:author="Xuning Wei12232" w:date="2026-07-27T15:15:00Z"/>
              </w:sdtContent>
            </w:sdt>
            <w:customXmlDelRangeEnd w:id="5102"/>
            <w:del w:id="5103"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5104" w:name="_Toc243495224"/>
              <w:bookmarkStart w:id="5105" w:name="_Toc243495400"/>
              <w:bookmarkStart w:id="5106" w:name="_Toc243495576"/>
              <w:bookmarkStart w:id="5107" w:name="_Toc243495752"/>
              <w:bookmarkEnd w:id="5104"/>
              <w:bookmarkEnd w:id="5105"/>
              <w:bookmarkEnd w:id="5106"/>
              <w:bookmarkEnd w:id="5107"/>
            </w:del>
          </w:p>
        </w:tc>
        <w:tc>
          <w:tcPr>
            <w:tcW w:w="3512" w:type="dxa"/>
            <w:tcBorders>
              <w:top w:val="nil"/>
              <w:left w:val="nil"/>
              <w:bottom w:val="single" w:sz="4" w:space="0" w:color="auto"/>
              <w:right w:val="single" w:sz="4" w:space="0" w:color="auto"/>
            </w:tcBorders>
            <w:shd w:val="clear" w:color="auto" w:fill="FFFFFF" w:themeFill="background1"/>
            <w:vAlign w:val="center"/>
          </w:tcPr>
          <w:p w14:paraId="2E414DEF" w14:textId="3BCCC165" w:rsidR="00496EEC" w:rsidRPr="00BB7730" w:rsidDel="00DA2B65" w:rsidRDefault="00496EEC">
            <w:pPr>
              <w:pStyle w:val="2"/>
              <w:spacing w:beforeLines="50" w:after="50" w:line="319" w:lineRule="auto"/>
              <w:ind w:leftChars="134" w:left="281"/>
              <w:contextualSpacing/>
              <w:jc w:val="both"/>
              <w:rPr>
                <w:del w:id="5108" w:author="Xuning Wei12232" w:date="2026-07-27T15:15:00Z"/>
                <w:rFonts w:ascii="Times New Roman" w:eastAsia="仿宋_GB2312" w:hAnsi="Times New Roman" w:cs="Times New Roman"/>
                <w:color w:val="auto"/>
                <w:sz w:val="18"/>
                <w:szCs w:val="18"/>
              </w:rPr>
              <w:pPrChange w:id="5109" w:author="Xuning Wei12232" w:date="2026-07-27T15:15:00Z">
                <w:pPr>
                  <w:spacing w:line="276" w:lineRule="auto"/>
                  <w:jc w:val="both"/>
                </w:pPr>
              </w:pPrChange>
            </w:pPr>
            <w:del w:id="5110" w:author="Xuning Wei12232" w:date="2026-07-27T15:15:00Z">
              <w:r w:rsidRPr="00BB7730" w:rsidDel="00DA2B65">
                <w:rPr>
                  <w:rFonts w:ascii="Times New Roman" w:eastAsia="仿宋_GB2312" w:hAnsi="Times New Roman" w:cs="Times New Roman"/>
                  <w:color w:val="auto"/>
                  <w:sz w:val="18"/>
                  <w:szCs w:val="18"/>
                </w:rPr>
                <w:delText>The feeding accuracy required by the process is within the control range of the equipment</w:delText>
              </w:r>
              <w:bookmarkStart w:id="5111" w:name="_Toc243495225"/>
              <w:bookmarkStart w:id="5112" w:name="_Toc243495401"/>
              <w:bookmarkStart w:id="5113" w:name="_Toc243495577"/>
              <w:bookmarkStart w:id="5114" w:name="_Toc243495753"/>
              <w:bookmarkEnd w:id="5111"/>
              <w:bookmarkEnd w:id="5112"/>
              <w:bookmarkEnd w:id="5113"/>
              <w:bookmarkEnd w:id="5114"/>
            </w:del>
          </w:p>
        </w:tc>
        <w:bookmarkStart w:id="5115" w:name="_Toc243495226"/>
        <w:bookmarkStart w:id="5116" w:name="_Toc243495402"/>
        <w:bookmarkStart w:id="5117" w:name="_Toc243495578"/>
        <w:bookmarkStart w:id="5118" w:name="_Toc243495754"/>
        <w:bookmarkEnd w:id="5115"/>
        <w:bookmarkEnd w:id="5116"/>
        <w:bookmarkEnd w:id="5117"/>
        <w:bookmarkEnd w:id="5118"/>
      </w:tr>
      <w:tr w:rsidR="00032BAE" w:rsidRPr="00BB7730" w:rsidDel="00DA2B65" w14:paraId="483D1EA9" w14:textId="320DBEE7" w:rsidTr="00F17617">
        <w:trPr>
          <w:trHeight w:val="595"/>
          <w:del w:id="5119" w:author="Xuning Wei12232" w:date="2026-07-27T15:15:00Z"/>
        </w:trPr>
        <w:tc>
          <w:tcPr>
            <w:tcW w:w="531" w:type="dxa"/>
            <w:vMerge w:val="restart"/>
            <w:tcBorders>
              <w:top w:val="single" w:sz="4" w:space="0" w:color="auto"/>
              <w:left w:val="single" w:sz="4" w:space="0" w:color="auto"/>
              <w:right w:val="single" w:sz="4" w:space="0" w:color="auto"/>
            </w:tcBorders>
            <w:shd w:val="clear" w:color="auto" w:fill="FFFFFF" w:themeFill="background1"/>
            <w:vAlign w:val="center"/>
          </w:tcPr>
          <w:p w14:paraId="2F84BE8D" w14:textId="73611355" w:rsidR="00496EEC" w:rsidRPr="00BB7730" w:rsidDel="00DA2B65" w:rsidRDefault="00496EEC">
            <w:pPr>
              <w:pStyle w:val="2"/>
              <w:spacing w:beforeLines="50" w:after="50" w:line="319" w:lineRule="auto"/>
              <w:ind w:leftChars="134" w:left="281"/>
              <w:contextualSpacing/>
              <w:jc w:val="both"/>
              <w:rPr>
                <w:del w:id="5120" w:author="Xuning Wei12232" w:date="2026-07-27T15:15:00Z"/>
                <w:rFonts w:ascii="Times New Roman" w:eastAsia="仿宋_GB2312" w:hAnsi="Times New Roman" w:cs="Times New Roman"/>
                <w:color w:val="auto"/>
                <w:sz w:val="18"/>
                <w:szCs w:val="18"/>
              </w:rPr>
              <w:pPrChange w:id="5121" w:author="Xuning Wei12232" w:date="2026-07-27T15:15:00Z">
                <w:pPr>
                  <w:spacing w:line="276" w:lineRule="auto"/>
                  <w:jc w:val="center"/>
                </w:pPr>
              </w:pPrChange>
            </w:pPr>
            <w:del w:id="5122" w:author="Xuning Wei12232" w:date="2026-07-27T15:15:00Z">
              <w:r w:rsidRPr="00BB7730" w:rsidDel="00DA2B65">
                <w:rPr>
                  <w:rFonts w:ascii="Times New Roman" w:eastAsia="仿宋_GB2312" w:hAnsi="Times New Roman" w:cs="Times New Roman"/>
                  <w:color w:val="auto"/>
                  <w:sz w:val="18"/>
                  <w:szCs w:val="18"/>
                </w:rPr>
                <w:delText>6</w:delText>
              </w:r>
              <w:bookmarkStart w:id="5123" w:name="_Toc243495227"/>
              <w:bookmarkStart w:id="5124" w:name="_Toc243495403"/>
              <w:bookmarkStart w:id="5125" w:name="_Toc243495579"/>
              <w:bookmarkStart w:id="5126" w:name="_Toc243495755"/>
              <w:bookmarkEnd w:id="5123"/>
              <w:bookmarkEnd w:id="5124"/>
              <w:bookmarkEnd w:id="5125"/>
              <w:bookmarkEnd w:id="5126"/>
            </w:del>
          </w:p>
        </w:tc>
        <w:tc>
          <w:tcPr>
            <w:tcW w:w="1275" w:type="dxa"/>
            <w:vMerge w:val="restart"/>
            <w:tcBorders>
              <w:top w:val="single" w:sz="4" w:space="0" w:color="auto"/>
              <w:left w:val="nil"/>
              <w:right w:val="single" w:sz="4" w:space="0" w:color="auto"/>
            </w:tcBorders>
            <w:shd w:val="clear" w:color="auto" w:fill="FFFFFF" w:themeFill="background1"/>
            <w:vAlign w:val="center"/>
          </w:tcPr>
          <w:p w14:paraId="128EF813" w14:textId="30C598B2" w:rsidR="00496EEC" w:rsidRPr="00BB7730" w:rsidDel="00DA2B65" w:rsidRDefault="00496EEC">
            <w:pPr>
              <w:pStyle w:val="2"/>
              <w:spacing w:beforeLines="50" w:after="50" w:line="319" w:lineRule="auto"/>
              <w:ind w:leftChars="134" w:left="281"/>
              <w:contextualSpacing/>
              <w:jc w:val="both"/>
              <w:rPr>
                <w:del w:id="5127" w:author="Xuning Wei12232" w:date="2026-07-27T15:15:00Z"/>
                <w:rFonts w:ascii="Times New Roman" w:eastAsia="仿宋_GB2312" w:hAnsi="Times New Roman" w:cs="Times New Roman"/>
                <w:color w:val="auto"/>
                <w:sz w:val="18"/>
                <w:szCs w:val="18"/>
              </w:rPr>
              <w:pPrChange w:id="5128" w:author="Xuning Wei12232" w:date="2026-07-27T15:15:00Z">
                <w:pPr>
                  <w:spacing w:line="240" w:lineRule="exact"/>
                  <w:contextualSpacing/>
                </w:pPr>
              </w:pPrChange>
            </w:pPr>
            <w:del w:id="5129" w:author="Xuning Wei12232" w:date="2026-07-27T15:15:00Z">
              <w:r w:rsidRPr="00BB7730" w:rsidDel="00DA2B65">
                <w:rPr>
                  <w:rFonts w:ascii="Times New Roman" w:eastAsia="仿宋_GB2312" w:hAnsi="Times New Roman" w:cs="Times New Roman"/>
                  <w:color w:val="auto"/>
                  <w:sz w:val="18"/>
                  <w:szCs w:val="18"/>
                </w:rPr>
                <w:delText>Process Design</w:delText>
              </w:r>
              <w:bookmarkStart w:id="5130" w:name="_Toc243495228"/>
              <w:bookmarkStart w:id="5131" w:name="_Toc243495404"/>
              <w:bookmarkStart w:id="5132" w:name="_Toc243495580"/>
              <w:bookmarkStart w:id="5133" w:name="_Toc243495756"/>
              <w:bookmarkEnd w:id="5130"/>
              <w:bookmarkEnd w:id="5131"/>
              <w:bookmarkEnd w:id="5132"/>
              <w:bookmarkEnd w:id="5133"/>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11CFA402" w14:textId="68FBC0B5" w:rsidR="00496EEC" w:rsidRPr="00BB7730" w:rsidDel="00DA2B65" w:rsidRDefault="00496EEC">
            <w:pPr>
              <w:pStyle w:val="2"/>
              <w:spacing w:beforeLines="50" w:after="50" w:line="319" w:lineRule="auto"/>
              <w:ind w:leftChars="134" w:left="281"/>
              <w:contextualSpacing/>
              <w:jc w:val="both"/>
              <w:rPr>
                <w:del w:id="5134" w:author="Xuning Wei12232" w:date="2026-07-27T15:15:00Z"/>
                <w:rFonts w:ascii="Times New Roman" w:eastAsia="仿宋_GB2312" w:hAnsi="Times New Roman" w:cs="Times New Roman"/>
                <w:color w:val="auto"/>
                <w:sz w:val="18"/>
                <w:szCs w:val="18"/>
              </w:rPr>
              <w:pPrChange w:id="5135" w:author="Xuning Wei12232" w:date="2026-07-27T15:15:00Z">
                <w:pPr>
                  <w:spacing w:line="276" w:lineRule="auto"/>
                  <w:jc w:val="both"/>
                </w:pPr>
              </w:pPrChange>
            </w:pPr>
            <w:del w:id="5136" w:author="Xuning Wei12232" w:date="2026-07-27T15:15:00Z">
              <w:r w:rsidRPr="00BB7730" w:rsidDel="00DA2B65">
                <w:rPr>
                  <w:rFonts w:ascii="Times New Roman" w:eastAsia="仿宋_GB2312" w:hAnsi="Times New Roman" w:cs="Times New Roman"/>
                  <w:color w:val="auto"/>
                  <w:sz w:val="18"/>
                  <w:szCs w:val="18"/>
                </w:rPr>
                <w:delText>Nitrogen protection</w:delText>
              </w:r>
              <w:bookmarkStart w:id="5137" w:name="_Toc243495229"/>
              <w:bookmarkStart w:id="5138" w:name="_Toc243495405"/>
              <w:bookmarkStart w:id="5139" w:name="_Toc243495581"/>
              <w:bookmarkStart w:id="5140" w:name="_Toc243495757"/>
              <w:bookmarkEnd w:id="5137"/>
              <w:bookmarkEnd w:id="5138"/>
              <w:bookmarkEnd w:id="5139"/>
              <w:bookmarkEnd w:id="5140"/>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5D38F8E" w14:textId="63E17F73" w:rsidR="00496EEC" w:rsidRPr="00BB7730" w:rsidDel="00DA2B65" w:rsidRDefault="00496EEC">
            <w:pPr>
              <w:pStyle w:val="2"/>
              <w:spacing w:beforeLines="50" w:after="50" w:line="319" w:lineRule="auto"/>
              <w:ind w:leftChars="134" w:left="281"/>
              <w:contextualSpacing/>
              <w:jc w:val="both"/>
              <w:rPr>
                <w:del w:id="5141" w:author="Xuning Wei12232" w:date="2026-07-27T15:15:00Z"/>
                <w:rFonts w:ascii="Times New Roman" w:eastAsia="仿宋_GB2312" w:hAnsi="Times New Roman" w:cs="Times New Roman"/>
                <w:color w:val="auto"/>
                <w:sz w:val="18"/>
                <w:szCs w:val="18"/>
              </w:rPr>
              <w:pPrChange w:id="5142" w:author="Xuning Wei12232" w:date="2026-07-27T15:15:00Z">
                <w:pPr>
                  <w:spacing w:line="276" w:lineRule="auto"/>
                  <w:jc w:val="both"/>
                </w:pPr>
              </w:pPrChange>
            </w:pPr>
            <w:del w:id="5143" w:author="Xuning Wei12232" w:date="2026-07-27T15:15:00Z">
              <w:r w:rsidRPr="00BB7730" w:rsidDel="00DA2B65">
                <w:rPr>
                  <w:rFonts w:ascii="Times New Roman" w:eastAsia="仿宋_GB2312" w:hAnsi="Times New Roman" w:cs="Times New Roman"/>
                  <w:color w:val="auto"/>
                  <w:sz w:val="18"/>
                  <w:szCs w:val="18"/>
                </w:rPr>
                <w:delText>The equipment has the function of protection under nitrogen flow</w:delText>
              </w:r>
              <w:bookmarkStart w:id="5144" w:name="_Toc243495230"/>
              <w:bookmarkStart w:id="5145" w:name="_Toc243495406"/>
              <w:bookmarkStart w:id="5146" w:name="_Toc243495582"/>
              <w:bookmarkStart w:id="5147" w:name="_Toc243495758"/>
              <w:bookmarkEnd w:id="5144"/>
              <w:bookmarkEnd w:id="5145"/>
              <w:bookmarkEnd w:id="5146"/>
              <w:bookmarkEnd w:id="5147"/>
            </w:del>
          </w:p>
        </w:tc>
        <w:tc>
          <w:tcPr>
            <w:tcW w:w="851" w:type="dxa"/>
            <w:tcBorders>
              <w:top w:val="nil"/>
              <w:left w:val="nil"/>
              <w:bottom w:val="single" w:sz="4" w:space="0" w:color="auto"/>
              <w:right w:val="single" w:sz="4" w:space="0" w:color="auto"/>
            </w:tcBorders>
            <w:shd w:val="clear" w:color="auto" w:fill="FFFFFF" w:themeFill="background1"/>
            <w:vAlign w:val="center"/>
          </w:tcPr>
          <w:p w14:paraId="00372896" w14:textId="517A2B50" w:rsidR="00496EEC" w:rsidRPr="00BB7730" w:rsidDel="00DA2B65" w:rsidRDefault="003E162E">
            <w:pPr>
              <w:pStyle w:val="2"/>
              <w:spacing w:beforeLines="50" w:after="50" w:line="319" w:lineRule="auto"/>
              <w:ind w:leftChars="134" w:left="281"/>
              <w:contextualSpacing/>
              <w:jc w:val="both"/>
              <w:rPr>
                <w:del w:id="5148" w:author="Xuning Wei12232" w:date="2026-07-27T15:15:00Z"/>
                <w:rFonts w:ascii="Times New Roman" w:eastAsia="仿宋_GB2312" w:hAnsi="Times New Roman" w:cs="Times New Roman"/>
                <w:color w:val="auto"/>
                <w:sz w:val="18"/>
                <w:szCs w:val="18"/>
              </w:rPr>
              <w:pPrChange w:id="5149" w:author="Xuning Wei12232" w:date="2026-07-27T15:15:00Z">
                <w:pPr>
                  <w:spacing w:line="276" w:lineRule="auto"/>
                  <w:jc w:val="center"/>
                </w:pPr>
              </w:pPrChange>
            </w:pPr>
            <w:customXmlDelRangeStart w:id="5150" w:author="Xuning Wei12232" w:date="2026-07-27T15:15:00Z"/>
            <w:sdt>
              <w:sdtPr>
                <w:rPr>
                  <w:rFonts w:ascii="Times New Roman" w:eastAsia="仿宋_GB2312" w:hAnsi="Times New Roman" w:cs="Times New Roman"/>
                  <w:color w:val="auto"/>
                  <w:sz w:val="18"/>
                  <w:szCs w:val="18"/>
                </w:rPr>
                <w:id w:val="-1853569987"/>
                <w14:checkbox>
                  <w14:checked w14:val="1"/>
                  <w14:checkedState w14:val="2612" w14:font="MS Gothic"/>
                  <w14:uncheckedState w14:val="2610" w14:font="MS Gothic"/>
                </w14:checkbox>
              </w:sdtPr>
              <w:sdtEndPr/>
              <w:sdtContent>
                <w:customXmlDelRangeEnd w:id="5150"/>
                <w:del w:id="5151"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152" w:author="Xuning Wei12232" w:date="2026-07-27T15:15:00Z"/>
              </w:sdtContent>
            </w:sdt>
            <w:customXmlDelRangeEnd w:id="5152"/>
            <w:del w:id="5153"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5154" w:name="_Toc243495231"/>
              <w:bookmarkStart w:id="5155" w:name="_Toc243495407"/>
              <w:bookmarkStart w:id="5156" w:name="_Toc243495583"/>
              <w:bookmarkStart w:id="5157" w:name="_Toc243495759"/>
              <w:bookmarkEnd w:id="5154"/>
              <w:bookmarkEnd w:id="5155"/>
              <w:bookmarkEnd w:id="5156"/>
              <w:bookmarkEnd w:id="5157"/>
            </w:del>
          </w:p>
        </w:tc>
        <w:tc>
          <w:tcPr>
            <w:tcW w:w="740" w:type="dxa"/>
            <w:tcBorders>
              <w:top w:val="nil"/>
              <w:left w:val="nil"/>
              <w:bottom w:val="single" w:sz="4" w:space="0" w:color="auto"/>
              <w:right w:val="single" w:sz="4" w:space="0" w:color="auto"/>
            </w:tcBorders>
            <w:shd w:val="clear" w:color="auto" w:fill="FFFFFF" w:themeFill="background1"/>
            <w:vAlign w:val="center"/>
          </w:tcPr>
          <w:p w14:paraId="5F1CA87B" w14:textId="73AD5B57" w:rsidR="00496EEC" w:rsidRPr="00BB7730" w:rsidDel="00DA2B65" w:rsidRDefault="003E162E">
            <w:pPr>
              <w:pStyle w:val="2"/>
              <w:spacing w:beforeLines="50" w:after="50" w:line="319" w:lineRule="auto"/>
              <w:ind w:leftChars="134" w:left="281"/>
              <w:contextualSpacing/>
              <w:jc w:val="both"/>
              <w:rPr>
                <w:del w:id="5158" w:author="Xuning Wei12232" w:date="2026-07-27T15:15:00Z"/>
                <w:rFonts w:ascii="Times New Roman" w:eastAsia="仿宋_GB2312" w:hAnsi="Times New Roman" w:cs="Times New Roman"/>
                <w:color w:val="auto"/>
                <w:sz w:val="18"/>
                <w:szCs w:val="18"/>
              </w:rPr>
              <w:pPrChange w:id="5159" w:author="Xuning Wei12232" w:date="2026-07-27T15:15:00Z">
                <w:pPr>
                  <w:spacing w:line="276" w:lineRule="auto"/>
                  <w:jc w:val="center"/>
                </w:pPr>
              </w:pPrChange>
            </w:pPr>
            <w:customXmlDelRangeStart w:id="5160" w:author="Xuning Wei12232" w:date="2026-07-27T15:15:00Z"/>
            <w:sdt>
              <w:sdtPr>
                <w:rPr>
                  <w:rFonts w:ascii="Times New Roman" w:eastAsia="仿宋_GB2312" w:hAnsi="Times New Roman" w:cs="Times New Roman"/>
                  <w:color w:val="auto"/>
                  <w:sz w:val="18"/>
                  <w:szCs w:val="18"/>
                </w:rPr>
                <w:id w:val="-947766288"/>
                <w14:checkbox>
                  <w14:checked w14:val="0"/>
                  <w14:checkedState w14:val="2612" w14:font="MS Gothic"/>
                  <w14:uncheckedState w14:val="2610" w14:font="MS Gothic"/>
                </w14:checkbox>
              </w:sdtPr>
              <w:sdtEndPr/>
              <w:sdtContent>
                <w:customXmlDelRangeEnd w:id="5160"/>
                <w:del w:id="5161"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162" w:author="Xuning Wei12232" w:date="2026-07-27T15:15:00Z"/>
              </w:sdtContent>
            </w:sdt>
            <w:customXmlDelRangeEnd w:id="5162"/>
            <w:del w:id="5163"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5164" w:name="_Toc243495232"/>
              <w:bookmarkStart w:id="5165" w:name="_Toc243495408"/>
              <w:bookmarkStart w:id="5166" w:name="_Toc243495584"/>
              <w:bookmarkStart w:id="5167" w:name="_Toc243495760"/>
              <w:bookmarkEnd w:id="5164"/>
              <w:bookmarkEnd w:id="5165"/>
              <w:bookmarkEnd w:id="5166"/>
              <w:bookmarkEnd w:id="5167"/>
            </w:del>
          </w:p>
        </w:tc>
        <w:tc>
          <w:tcPr>
            <w:tcW w:w="3512" w:type="dxa"/>
            <w:tcBorders>
              <w:top w:val="nil"/>
              <w:left w:val="nil"/>
              <w:bottom w:val="single" w:sz="4" w:space="0" w:color="auto"/>
              <w:right w:val="single" w:sz="4" w:space="0" w:color="auto"/>
            </w:tcBorders>
            <w:shd w:val="clear" w:color="auto" w:fill="FFFFFF" w:themeFill="background1"/>
            <w:vAlign w:val="center"/>
          </w:tcPr>
          <w:p w14:paraId="6978540B" w14:textId="066D8180" w:rsidR="00496EEC" w:rsidRPr="00BB7730" w:rsidDel="00DA2B65" w:rsidRDefault="00496EEC">
            <w:pPr>
              <w:pStyle w:val="2"/>
              <w:spacing w:beforeLines="50" w:after="50" w:line="319" w:lineRule="auto"/>
              <w:ind w:leftChars="134" w:left="281"/>
              <w:contextualSpacing/>
              <w:jc w:val="both"/>
              <w:rPr>
                <w:del w:id="5168" w:author="Xuning Wei12232" w:date="2026-07-27T15:15:00Z"/>
                <w:rFonts w:ascii="Times New Roman" w:eastAsia="仿宋_GB2312" w:hAnsi="Times New Roman" w:cs="Times New Roman"/>
                <w:color w:val="auto"/>
                <w:sz w:val="18"/>
                <w:szCs w:val="18"/>
              </w:rPr>
              <w:pPrChange w:id="5169" w:author="Xuning Wei12232" w:date="2026-07-27T15:15:00Z">
                <w:pPr>
                  <w:spacing w:line="276" w:lineRule="auto"/>
                  <w:jc w:val="both"/>
                </w:pPr>
              </w:pPrChange>
            </w:pPr>
            <w:del w:id="5170" w:author="Xuning Wei12232" w:date="2026-07-27T15:15:00Z">
              <w:r w:rsidRPr="00BB7730" w:rsidDel="00DA2B65">
                <w:rPr>
                  <w:rFonts w:ascii="Times New Roman" w:eastAsia="仿宋_GB2312" w:hAnsi="Times New Roman" w:cs="Times New Roman"/>
                  <w:color w:val="auto"/>
                  <w:sz w:val="18"/>
                  <w:szCs w:val="18"/>
                </w:rPr>
                <w:delText>N/A</w:delText>
              </w:r>
              <w:bookmarkStart w:id="5171" w:name="_Toc243495233"/>
              <w:bookmarkStart w:id="5172" w:name="_Toc243495409"/>
              <w:bookmarkStart w:id="5173" w:name="_Toc243495585"/>
              <w:bookmarkStart w:id="5174" w:name="_Toc243495761"/>
              <w:bookmarkEnd w:id="5171"/>
              <w:bookmarkEnd w:id="5172"/>
              <w:bookmarkEnd w:id="5173"/>
              <w:bookmarkEnd w:id="5174"/>
            </w:del>
          </w:p>
        </w:tc>
        <w:bookmarkStart w:id="5175" w:name="_Toc243495234"/>
        <w:bookmarkStart w:id="5176" w:name="_Toc243495410"/>
        <w:bookmarkStart w:id="5177" w:name="_Toc243495586"/>
        <w:bookmarkStart w:id="5178" w:name="_Toc243495762"/>
        <w:bookmarkEnd w:id="5175"/>
        <w:bookmarkEnd w:id="5176"/>
        <w:bookmarkEnd w:id="5177"/>
        <w:bookmarkEnd w:id="5178"/>
      </w:tr>
      <w:tr w:rsidR="00032BAE" w:rsidRPr="00BB7730" w:rsidDel="00DA2B65" w14:paraId="715C5C9D" w14:textId="2884C737" w:rsidTr="00F17617">
        <w:trPr>
          <w:trHeight w:val="595"/>
          <w:del w:id="5179" w:author="Xuning Wei12232" w:date="2026-07-27T15:15:00Z"/>
        </w:trPr>
        <w:tc>
          <w:tcPr>
            <w:tcW w:w="531" w:type="dxa"/>
            <w:vMerge/>
            <w:tcBorders>
              <w:left w:val="single" w:sz="4" w:space="0" w:color="auto"/>
              <w:right w:val="single" w:sz="4" w:space="0" w:color="auto"/>
            </w:tcBorders>
            <w:shd w:val="clear" w:color="auto" w:fill="FFFFFF" w:themeFill="background1"/>
            <w:vAlign w:val="center"/>
          </w:tcPr>
          <w:p w14:paraId="6BCE0C1D" w14:textId="54616E9F" w:rsidR="00496EEC" w:rsidRPr="00BB7730" w:rsidDel="00DA2B65" w:rsidRDefault="00496EEC">
            <w:pPr>
              <w:pStyle w:val="2"/>
              <w:spacing w:beforeLines="50" w:after="50" w:line="319" w:lineRule="auto"/>
              <w:ind w:leftChars="134" w:left="281"/>
              <w:contextualSpacing/>
              <w:jc w:val="both"/>
              <w:rPr>
                <w:del w:id="5180" w:author="Xuning Wei12232" w:date="2026-07-27T15:15:00Z"/>
                <w:rFonts w:ascii="Times New Roman" w:eastAsia="仿宋_GB2312" w:hAnsi="Times New Roman" w:cs="Times New Roman"/>
                <w:color w:val="auto"/>
                <w:sz w:val="18"/>
                <w:szCs w:val="18"/>
              </w:rPr>
              <w:pPrChange w:id="5181" w:author="Xuning Wei12232" w:date="2026-07-27T15:15:00Z">
                <w:pPr>
                  <w:spacing w:line="276" w:lineRule="auto"/>
                  <w:jc w:val="center"/>
                </w:pPr>
              </w:pPrChange>
            </w:pPr>
            <w:bookmarkStart w:id="5182" w:name="_Toc243495235"/>
            <w:bookmarkStart w:id="5183" w:name="_Toc243495411"/>
            <w:bookmarkStart w:id="5184" w:name="_Toc243495587"/>
            <w:bookmarkStart w:id="5185" w:name="_Toc243495763"/>
            <w:bookmarkEnd w:id="5182"/>
            <w:bookmarkEnd w:id="5183"/>
            <w:bookmarkEnd w:id="5184"/>
            <w:bookmarkEnd w:id="5185"/>
          </w:p>
        </w:tc>
        <w:tc>
          <w:tcPr>
            <w:tcW w:w="1275" w:type="dxa"/>
            <w:vMerge/>
            <w:tcBorders>
              <w:left w:val="nil"/>
              <w:right w:val="single" w:sz="4" w:space="0" w:color="auto"/>
            </w:tcBorders>
            <w:shd w:val="clear" w:color="auto" w:fill="FFFFFF" w:themeFill="background1"/>
            <w:vAlign w:val="center"/>
          </w:tcPr>
          <w:p w14:paraId="5AB3A2C1" w14:textId="38DDA746" w:rsidR="00496EEC" w:rsidRPr="00BB7730" w:rsidDel="00DA2B65" w:rsidRDefault="00496EEC">
            <w:pPr>
              <w:pStyle w:val="2"/>
              <w:spacing w:beforeLines="50" w:after="50" w:line="319" w:lineRule="auto"/>
              <w:ind w:leftChars="134" w:left="281"/>
              <w:contextualSpacing/>
              <w:jc w:val="both"/>
              <w:rPr>
                <w:del w:id="5186" w:author="Xuning Wei12232" w:date="2026-07-27T15:15:00Z"/>
                <w:rFonts w:ascii="Times New Roman" w:eastAsia="仿宋_GB2312" w:hAnsi="Times New Roman" w:cs="Times New Roman"/>
                <w:color w:val="auto"/>
                <w:sz w:val="18"/>
                <w:szCs w:val="18"/>
              </w:rPr>
              <w:pPrChange w:id="5187" w:author="Xuning Wei12232" w:date="2026-07-27T15:15:00Z">
                <w:pPr>
                  <w:spacing w:line="240" w:lineRule="exact"/>
                  <w:contextualSpacing/>
                </w:pPr>
              </w:pPrChange>
            </w:pPr>
            <w:bookmarkStart w:id="5188" w:name="_Toc243495236"/>
            <w:bookmarkStart w:id="5189" w:name="_Toc243495412"/>
            <w:bookmarkStart w:id="5190" w:name="_Toc243495588"/>
            <w:bookmarkStart w:id="5191" w:name="_Toc243495764"/>
            <w:bookmarkEnd w:id="5188"/>
            <w:bookmarkEnd w:id="5189"/>
            <w:bookmarkEnd w:id="5190"/>
            <w:bookmarkEnd w:id="5191"/>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3877A772" w14:textId="4B02F76E" w:rsidR="00496EEC" w:rsidRPr="00BB7730" w:rsidDel="00DA2B65" w:rsidRDefault="00496EEC">
            <w:pPr>
              <w:pStyle w:val="2"/>
              <w:spacing w:beforeLines="50" w:after="50" w:line="319" w:lineRule="auto"/>
              <w:ind w:leftChars="134" w:left="281"/>
              <w:contextualSpacing/>
              <w:jc w:val="both"/>
              <w:rPr>
                <w:del w:id="5192" w:author="Xuning Wei12232" w:date="2026-07-27T15:15:00Z"/>
                <w:rFonts w:ascii="Times New Roman" w:eastAsia="仿宋_GB2312" w:hAnsi="Times New Roman" w:cs="Times New Roman"/>
                <w:color w:val="auto"/>
                <w:sz w:val="18"/>
                <w:szCs w:val="18"/>
              </w:rPr>
              <w:pPrChange w:id="5193" w:author="Xuning Wei12232" w:date="2026-07-27T15:15:00Z">
                <w:pPr>
                  <w:spacing w:line="276" w:lineRule="auto"/>
                  <w:jc w:val="both"/>
                </w:pPr>
              </w:pPrChange>
            </w:pPr>
            <w:del w:id="5194" w:author="Xuning Wei12232" w:date="2026-07-27T15:15:00Z">
              <w:r w:rsidRPr="00BB7730" w:rsidDel="00DA2B65">
                <w:rPr>
                  <w:rFonts w:ascii="Times New Roman" w:eastAsia="仿宋_GB2312" w:hAnsi="Times New Roman" w:cs="Times New Roman"/>
                  <w:color w:val="auto"/>
                  <w:sz w:val="18"/>
                  <w:szCs w:val="18"/>
                </w:rPr>
                <w:delText xml:space="preserve">Add Liquid </w:delText>
              </w:r>
              <w:bookmarkStart w:id="5195" w:name="_Toc243495237"/>
              <w:bookmarkStart w:id="5196" w:name="_Toc243495413"/>
              <w:bookmarkStart w:id="5197" w:name="_Toc243495589"/>
              <w:bookmarkStart w:id="5198" w:name="_Toc243495765"/>
              <w:bookmarkEnd w:id="5195"/>
              <w:bookmarkEnd w:id="5196"/>
              <w:bookmarkEnd w:id="5197"/>
              <w:bookmarkEnd w:id="5198"/>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15F9861" w14:textId="2F230E82" w:rsidR="00496EEC" w:rsidRPr="00BB7730" w:rsidDel="00DA2B65" w:rsidRDefault="00496EEC">
            <w:pPr>
              <w:pStyle w:val="2"/>
              <w:spacing w:beforeLines="50" w:after="50" w:line="319" w:lineRule="auto"/>
              <w:ind w:leftChars="134" w:left="281"/>
              <w:contextualSpacing/>
              <w:jc w:val="both"/>
              <w:rPr>
                <w:del w:id="5199" w:author="Xuning Wei12232" w:date="2026-07-27T15:15:00Z"/>
                <w:rFonts w:ascii="Times New Roman" w:eastAsia="仿宋_GB2312" w:hAnsi="Times New Roman" w:cs="Times New Roman"/>
                <w:color w:val="auto"/>
                <w:sz w:val="18"/>
                <w:szCs w:val="18"/>
              </w:rPr>
              <w:pPrChange w:id="5200" w:author="Xuning Wei12232" w:date="2026-07-27T15:15:00Z">
                <w:pPr>
                  <w:spacing w:line="276" w:lineRule="auto"/>
                  <w:jc w:val="both"/>
                </w:pPr>
              </w:pPrChange>
            </w:pPr>
            <w:del w:id="5201" w:author="Xuning Wei12232" w:date="2026-07-27T15:15:00Z">
              <w:r w:rsidRPr="00BB7730" w:rsidDel="00DA2B65">
                <w:rPr>
                  <w:rFonts w:ascii="Times New Roman" w:eastAsia="仿宋_GB2312" w:hAnsi="Times New Roman" w:cs="Times New Roman"/>
                  <w:color w:val="auto"/>
                  <w:sz w:val="18"/>
                  <w:szCs w:val="18"/>
                </w:rPr>
                <w:delText>Dedicated pipeline feeding</w:delText>
              </w:r>
              <w:bookmarkStart w:id="5202" w:name="_Toc243495238"/>
              <w:bookmarkStart w:id="5203" w:name="_Toc243495414"/>
              <w:bookmarkStart w:id="5204" w:name="_Toc243495590"/>
              <w:bookmarkStart w:id="5205" w:name="_Toc243495766"/>
              <w:bookmarkEnd w:id="5202"/>
              <w:bookmarkEnd w:id="5203"/>
              <w:bookmarkEnd w:id="5204"/>
              <w:bookmarkEnd w:id="5205"/>
            </w:del>
          </w:p>
        </w:tc>
        <w:tc>
          <w:tcPr>
            <w:tcW w:w="851" w:type="dxa"/>
            <w:tcBorders>
              <w:top w:val="nil"/>
              <w:left w:val="nil"/>
              <w:bottom w:val="single" w:sz="4" w:space="0" w:color="auto"/>
              <w:right w:val="single" w:sz="4" w:space="0" w:color="auto"/>
            </w:tcBorders>
            <w:shd w:val="clear" w:color="auto" w:fill="FFFFFF" w:themeFill="background1"/>
            <w:vAlign w:val="center"/>
          </w:tcPr>
          <w:p w14:paraId="2B65A485" w14:textId="2D5E90C8" w:rsidR="00496EEC" w:rsidRPr="00BB7730" w:rsidDel="00DA2B65" w:rsidRDefault="003E162E">
            <w:pPr>
              <w:pStyle w:val="2"/>
              <w:spacing w:beforeLines="50" w:after="50" w:line="319" w:lineRule="auto"/>
              <w:ind w:leftChars="134" w:left="281"/>
              <w:contextualSpacing/>
              <w:jc w:val="both"/>
              <w:rPr>
                <w:del w:id="5206" w:author="Xuning Wei12232" w:date="2026-07-27T15:15:00Z"/>
                <w:rFonts w:ascii="Times New Roman" w:eastAsia="仿宋_GB2312" w:hAnsi="Times New Roman" w:cs="Times New Roman"/>
                <w:color w:val="auto"/>
                <w:sz w:val="18"/>
                <w:szCs w:val="18"/>
              </w:rPr>
              <w:pPrChange w:id="5207" w:author="Xuning Wei12232" w:date="2026-07-27T15:15:00Z">
                <w:pPr>
                  <w:spacing w:line="276" w:lineRule="auto"/>
                  <w:jc w:val="center"/>
                </w:pPr>
              </w:pPrChange>
            </w:pPr>
            <w:customXmlDelRangeStart w:id="5208" w:author="Xuning Wei12232" w:date="2026-07-27T15:15:00Z"/>
            <w:sdt>
              <w:sdtPr>
                <w:rPr>
                  <w:rFonts w:ascii="Times New Roman" w:eastAsia="仿宋_GB2312" w:hAnsi="Times New Roman" w:cs="Times New Roman"/>
                  <w:color w:val="auto"/>
                  <w:sz w:val="18"/>
                  <w:szCs w:val="18"/>
                </w:rPr>
                <w:id w:val="941039199"/>
                <w14:checkbox>
                  <w14:checked w14:val="1"/>
                  <w14:checkedState w14:val="2612" w14:font="MS Gothic"/>
                  <w14:uncheckedState w14:val="2610" w14:font="MS Gothic"/>
                </w14:checkbox>
              </w:sdtPr>
              <w:sdtEndPr/>
              <w:sdtContent>
                <w:customXmlDelRangeEnd w:id="5208"/>
                <w:del w:id="5209"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210" w:author="Xuning Wei12232" w:date="2026-07-27T15:15:00Z"/>
              </w:sdtContent>
            </w:sdt>
            <w:customXmlDelRangeEnd w:id="5210"/>
            <w:del w:id="5211"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5212" w:name="_Toc243495239"/>
              <w:bookmarkStart w:id="5213" w:name="_Toc243495415"/>
              <w:bookmarkStart w:id="5214" w:name="_Toc243495591"/>
              <w:bookmarkStart w:id="5215" w:name="_Toc243495767"/>
              <w:bookmarkEnd w:id="5212"/>
              <w:bookmarkEnd w:id="5213"/>
              <w:bookmarkEnd w:id="5214"/>
              <w:bookmarkEnd w:id="5215"/>
            </w:del>
          </w:p>
        </w:tc>
        <w:tc>
          <w:tcPr>
            <w:tcW w:w="740" w:type="dxa"/>
            <w:tcBorders>
              <w:top w:val="nil"/>
              <w:left w:val="nil"/>
              <w:bottom w:val="single" w:sz="4" w:space="0" w:color="auto"/>
              <w:right w:val="single" w:sz="4" w:space="0" w:color="auto"/>
            </w:tcBorders>
            <w:shd w:val="clear" w:color="auto" w:fill="FFFFFF" w:themeFill="background1"/>
            <w:vAlign w:val="center"/>
          </w:tcPr>
          <w:p w14:paraId="75654FA4" w14:textId="70CA3541" w:rsidR="00496EEC" w:rsidRPr="00BB7730" w:rsidDel="00DA2B65" w:rsidRDefault="003E162E">
            <w:pPr>
              <w:pStyle w:val="2"/>
              <w:spacing w:beforeLines="50" w:after="50" w:line="319" w:lineRule="auto"/>
              <w:ind w:leftChars="134" w:left="281"/>
              <w:contextualSpacing/>
              <w:jc w:val="both"/>
              <w:rPr>
                <w:del w:id="5216" w:author="Xuning Wei12232" w:date="2026-07-27T15:15:00Z"/>
                <w:rFonts w:ascii="Times New Roman" w:eastAsia="仿宋_GB2312" w:hAnsi="Times New Roman" w:cs="Times New Roman"/>
                <w:color w:val="auto"/>
                <w:sz w:val="18"/>
                <w:szCs w:val="18"/>
              </w:rPr>
              <w:pPrChange w:id="5217" w:author="Xuning Wei12232" w:date="2026-07-27T15:15:00Z">
                <w:pPr>
                  <w:spacing w:line="276" w:lineRule="auto"/>
                  <w:jc w:val="center"/>
                </w:pPr>
              </w:pPrChange>
            </w:pPr>
            <w:customXmlDelRangeStart w:id="5218" w:author="Xuning Wei12232" w:date="2026-07-27T15:15:00Z"/>
            <w:sdt>
              <w:sdtPr>
                <w:rPr>
                  <w:rFonts w:ascii="Times New Roman" w:eastAsia="仿宋_GB2312" w:hAnsi="Times New Roman" w:cs="Times New Roman"/>
                  <w:color w:val="auto"/>
                  <w:sz w:val="18"/>
                  <w:szCs w:val="18"/>
                </w:rPr>
                <w:id w:val="1896929044"/>
                <w14:checkbox>
                  <w14:checked w14:val="0"/>
                  <w14:checkedState w14:val="2612" w14:font="MS Gothic"/>
                  <w14:uncheckedState w14:val="2610" w14:font="MS Gothic"/>
                </w14:checkbox>
              </w:sdtPr>
              <w:sdtEndPr/>
              <w:sdtContent>
                <w:customXmlDelRangeEnd w:id="5218"/>
                <w:del w:id="5219"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220" w:author="Xuning Wei12232" w:date="2026-07-27T15:15:00Z"/>
              </w:sdtContent>
            </w:sdt>
            <w:customXmlDelRangeEnd w:id="5220"/>
            <w:del w:id="5221"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5222" w:name="_Toc243495240"/>
              <w:bookmarkStart w:id="5223" w:name="_Toc243495416"/>
              <w:bookmarkStart w:id="5224" w:name="_Toc243495592"/>
              <w:bookmarkStart w:id="5225" w:name="_Toc243495768"/>
              <w:bookmarkEnd w:id="5222"/>
              <w:bookmarkEnd w:id="5223"/>
              <w:bookmarkEnd w:id="5224"/>
              <w:bookmarkEnd w:id="5225"/>
            </w:del>
          </w:p>
        </w:tc>
        <w:tc>
          <w:tcPr>
            <w:tcW w:w="3512" w:type="dxa"/>
            <w:tcBorders>
              <w:top w:val="nil"/>
              <w:left w:val="nil"/>
              <w:bottom w:val="single" w:sz="4" w:space="0" w:color="auto"/>
              <w:right w:val="single" w:sz="4" w:space="0" w:color="auto"/>
            </w:tcBorders>
            <w:shd w:val="clear" w:color="auto" w:fill="FFFFFF" w:themeFill="background1"/>
            <w:vAlign w:val="center"/>
          </w:tcPr>
          <w:p w14:paraId="4AAD31CD" w14:textId="34367720" w:rsidR="00496EEC" w:rsidRPr="00BB7730" w:rsidDel="00DA2B65" w:rsidRDefault="00496EEC">
            <w:pPr>
              <w:pStyle w:val="2"/>
              <w:spacing w:beforeLines="50" w:after="50" w:line="319" w:lineRule="auto"/>
              <w:ind w:leftChars="134" w:left="281"/>
              <w:contextualSpacing/>
              <w:jc w:val="both"/>
              <w:rPr>
                <w:del w:id="5226" w:author="Xuning Wei12232" w:date="2026-07-27T15:15:00Z"/>
                <w:rFonts w:ascii="Times New Roman" w:eastAsia="仿宋_GB2312" w:hAnsi="Times New Roman" w:cs="Times New Roman"/>
                <w:color w:val="auto"/>
                <w:sz w:val="18"/>
                <w:szCs w:val="18"/>
              </w:rPr>
              <w:pPrChange w:id="5227" w:author="Xuning Wei12232" w:date="2026-07-27T15:15:00Z">
                <w:pPr>
                  <w:spacing w:line="276" w:lineRule="auto"/>
                  <w:jc w:val="both"/>
                </w:pPr>
              </w:pPrChange>
            </w:pPr>
            <w:del w:id="5228" w:author="Xuning Wei12232" w:date="2026-07-27T15:15:00Z">
              <w:r w:rsidRPr="00BB7730" w:rsidDel="00DA2B65">
                <w:rPr>
                  <w:rFonts w:ascii="Times New Roman" w:eastAsia="仿宋_GB2312" w:hAnsi="Times New Roman" w:cs="Times New Roman"/>
                  <w:color w:val="auto"/>
                  <w:sz w:val="18"/>
                  <w:szCs w:val="18"/>
                </w:rPr>
                <w:delText>N/A</w:delText>
              </w:r>
              <w:bookmarkStart w:id="5229" w:name="_Toc243495241"/>
              <w:bookmarkStart w:id="5230" w:name="_Toc243495417"/>
              <w:bookmarkStart w:id="5231" w:name="_Toc243495593"/>
              <w:bookmarkStart w:id="5232" w:name="_Toc243495769"/>
              <w:bookmarkEnd w:id="5229"/>
              <w:bookmarkEnd w:id="5230"/>
              <w:bookmarkEnd w:id="5231"/>
              <w:bookmarkEnd w:id="5232"/>
            </w:del>
          </w:p>
        </w:tc>
        <w:bookmarkStart w:id="5233" w:name="_Toc243495242"/>
        <w:bookmarkStart w:id="5234" w:name="_Toc243495418"/>
        <w:bookmarkStart w:id="5235" w:name="_Toc243495594"/>
        <w:bookmarkStart w:id="5236" w:name="_Toc243495770"/>
        <w:bookmarkEnd w:id="5233"/>
        <w:bookmarkEnd w:id="5234"/>
        <w:bookmarkEnd w:id="5235"/>
        <w:bookmarkEnd w:id="5236"/>
      </w:tr>
      <w:tr w:rsidR="00032BAE" w:rsidRPr="00BB7730" w:rsidDel="00DA2B65" w14:paraId="4DDDA83B" w14:textId="19708560" w:rsidTr="00F17617">
        <w:trPr>
          <w:trHeight w:val="595"/>
          <w:del w:id="5237" w:author="Xuning Wei12232" w:date="2026-07-27T15:15:00Z"/>
        </w:trPr>
        <w:tc>
          <w:tcPr>
            <w:tcW w:w="531" w:type="dxa"/>
            <w:vMerge/>
            <w:tcBorders>
              <w:left w:val="single" w:sz="4" w:space="0" w:color="auto"/>
              <w:bottom w:val="single" w:sz="4" w:space="0" w:color="auto"/>
              <w:right w:val="single" w:sz="4" w:space="0" w:color="auto"/>
            </w:tcBorders>
            <w:shd w:val="clear" w:color="auto" w:fill="FFFFFF" w:themeFill="background1"/>
            <w:vAlign w:val="center"/>
          </w:tcPr>
          <w:p w14:paraId="7F59D663" w14:textId="08DB527D" w:rsidR="00496EEC" w:rsidRPr="00BB7730" w:rsidDel="00DA2B65" w:rsidRDefault="00496EEC">
            <w:pPr>
              <w:pStyle w:val="2"/>
              <w:spacing w:beforeLines="50" w:after="50" w:line="319" w:lineRule="auto"/>
              <w:ind w:leftChars="134" w:left="281"/>
              <w:contextualSpacing/>
              <w:jc w:val="both"/>
              <w:rPr>
                <w:del w:id="5238" w:author="Xuning Wei12232" w:date="2026-07-27T15:15:00Z"/>
                <w:rFonts w:ascii="Times New Roman" w:eastAsia="仿宋_GB2312" w:hAnsi="Times New Roman" w:cs="Times New Roman"/>
                <w:color w:val="auto"/>
                <w:sz w:val="18"/>
                <w:szCs w:val="18"/>
              </w:rPr>
              <w:pPrChange w:id="5239" w:author="Xuning Wei12232" w:date="2026-07-27T15:15:00Z">
                <w:pPr>
                  <w:spacing w:line="276" w:lineRule="auto"/>
                  <w:jc w:val="center"/>
                </w:pPr>
              </w:pPrChange>
            </w:pPr>
            <w:bookmarkStart w:id="5240" w:name="_Toc243495243"/>
            <w:bookmarkStart w:id="5241" w:name="_Toc243495419"/>
            <w:bookmarkStart w:id="5242" w:name="_Toc243495595"/>
            <w:bookmarkStart w:id="5243" w:name="_Toc243495771"/>
            <w:bookmarkEnd w:id="5240"/>
            <w:bookmarkEnd w:id="5241"/>
            <w:bookmarkEnd w:id="5242"/>
            <w:bookmarkEnd w:id="5243"/>
          </w:p>
        </w:tc>
        <w:tc>
          <w:tcPr>
            <w:tcW w:w="1275" w:type="dxa"/>
            <w:vMerge/>
            <w:tcBorders>
              <w:left w:val="nil"/>
              <w:bottom w:val="single" w:sz="4" w:space="0" w:color="auto"/>
              <w:right w:val="single" w:sz="4" w:space="0" w:color="auto"/>
            </w:tcBorders>
            <w:shd w:val="clear" w:color="auto" w:fill="FFFFFF" w:themeFill="background1"/>
            <w:vAlign w:val="center"/>
          </w:tcPr>
          <w:p w14:paraId="34828EC6" w14:textId="60F84027" w:rsidR="00496EEC" w:rsidRPr="00BB7730" w:rsidDel="00DA2B65" w:rsidRDefault="00496EEC">
            <w:pPr>
              <w:pStyle w:val="2"/>
              <w:spacing w:beforeLines="50" w:after="50" w:line="319" w:lineRule="auto"/>
              <w:ind w:leftChars="134" w:left="281"/>
              <w:contextualSpacing/>
              <w:jc w:val="both"/>
              <w:rPr>
                <w:del w:id="5244" w:author="Xuning Wei12232" w:date="2026-07-27T15:15:00Z"/>
                <w:rFonts w:ascii="Times New Roman" w:eastAsia="仿宋_GB2312" w:hAnsi="Times New Roman" w:cs="Times New Roman"/>
                <w:color w:val="auto"/>
                <w:sz w:val="18"/>
                <w:szCs w:val="18"/>
              </w:rPr>
              <w:pPrChange w:id="5245" w:author="Xuning Wei12232" w:date="2026-07-27T15:15:00Z">
                <w:pPr>
                  <w:spacing w:line="240" w:lineRule="exact"/>
                  <w:contextualSpacing/>
                </w:pPr>
              </w:pPrChange>
            </w:pPr>
            <w:bookmarkStart w:id="5246" w:name="_Toc243495244"/>
            <w:bookmarkStart w:id="5247" w:name="_Toc243495420"/>
            <w:bookmarkStart w:id="5248" w:name="_Toc243495596"/>
            <w:bookmarkStart w:id="5249" w:name="_Toc243495772"/>
            <w:bookmarkEnd w:id="5246"/>
            <w:bookmarkEnd w:id="5247"/>
            <w:bookmarkEnd w:id="5248"/>
            <w:bookmarkEnd w:id="5249"/>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0FAC10AF" w14:textId="63C3ED7F" w:rsidR="00496EEC" w:rsidRPr="00BB7730" w:rsidDel="00DA2B65" w:rsidRDefault="00496EEC">
            <w:pPr>
              <w:pStyle w:val="2"/>
              <w:spacing w:beforeLines="50" w:after="50" w:line="319" w:lineRule="auto"/>
              <w:ind w:leftChars="134" w:left="281"/>
              <w:contextualSpacing/>
              <w:jc w:val="both"/>
              <w:rPr>
                <w:del w:id="5250" w:author="Xuning Wei12232" w:date="2026-07-27T15:15:00Z"/>
                <w:rFonts w:ascii="Times New Roman" w:eastAsia="仿宋_GB2312" w:hAnsi="Times New Roman" w:cs="Times New Roman"/>
                <w:color w:val="auto"/>
                <w:sz w:val="18"/>
                <w:szCs w:val="18"/>
              </w:rPr>
              <w:pPrChange w:id="5251" w:author="Xuning Wei12232" w:date="2026-07-27T15:15:00Z">
                <w:pPr>
                  <w:spacing w:line="276" w:lineRule="auto"/>
                  <w:jc w:val="both"/>
                </w:pPr>
              </w:pPrChange>
            </w:pPr>
            <w:del w:id="5252" w:author="Xuning Wei12232" w:date="2026-07-27T15:15:00Z">
              <w:r w:rsidRPr="00BB7730" w:rsidDel="00DA2B65">
                <w:rPr>
                  <w:rFonts w:ascii="Times New Roman" w:eastAsia="仿宋_GB2312" w:hAnsi="Times New Roman" w:cs="Times New Roman"/>
                  <w:color w:val="auto"/>
                  <w:sz w:val="18"/>
                  <w:szCs w:val="18"/>
                </w:rPr>
                <w:delText>Solution transfer</w:delText>
              </w:r>
              <w:bookmarkStart w:id="5253" w:name="_Toc243495245"/>
              <w:bookmarkStart w:id="5254" w:name="_Toc243495421"/>
              <w:bookmarkStart w:id="5255" w:name="_Toc243495597"/>
              <w:bookmarkStart w:id="5256" w:name="_Toc243495773"/>
              <w:bookmarkEnd w:id="5253"/>
              <w:bookmarkEnd w:id="5254"/>
              <w:bookmarkEnd w:id="5255"/>
              <w:bookmarkEnd w:id="5256"/>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708B961" w14:textId="02AFAFD2" w:rsidR="00496EEC" w:rsidRPr="00BB7730" w:rsidDel="00DA2B65" w:rsidRDefault="00496EEC">
            <w:pPr>
              <w:pStyle w:val="2"/>
              <w:spacing w:beforeLines="50" w:after="50" w:line="319" w:lineRule="auto"/>
              <w:ind w:leftChars="134" w:left="281"/>
              <w:contextualSpacing/>
              <w:jc w:val="both"/>
              <w:rPr>
                <w:del w:id="5257" w:author="Xuning Wei12232" w:date="2026-07-27T15:15:00Z"/>
                <w:rFonts w:ascii="Times New Roman" w:eastAsia="仿宋_GB2312" w:hAnsi="Times New Roman" w:cs="Times New Roman"/>
                <w:color w:val="auto"/>
                <w:sz w:val="18"/>
                <w:szCs w:val="18"/>
              </w:rPr>
              <w:pPrChange w:id="5258" w:author="Xuning Wei12232" w:date="2026-07-27T15:15:00Z">
                <w:pPr>
                  <w:spacing w:line="276" w:lineRule="auto"/>
                  <w:jc w:val="both"/>
                </w:pPr>
              </w:pPrChange>
            </w:pPr>
            <w:del w:id="5259" w:author="Xuning Wei12232" w:date="2026-07-27T15:15:00Z">
              <w:r w:rsidRPr="00BB7730" w:rsidDel="00DA2B65">
                <w:rPr>
                  <w:rFonts w:ascii="Times New Roman" w:eastAsia="仿宋_GB2312" w:hAnsi="Times New Roman" w:cs="Times New Roman"/>
                  <w:color w:val="auto"/>
                  <w:sz w:val="18"/>
                  <w:szCs w:val="18"/>
                </w:rPr>
                <w:delText>The equipment is equipped with solution transfer lines and feeding ports</w:delText>
              </w:r>
              <w:bookmarkStart w:id="5260" w:name="_Toc243495246"/>
              <w:bookmarkStart w:id="5261" w:name="_Toc243495422"/>
              <w:bookmarkStart w:id="5262" w:name="_Toc243495598"/>
              <w:bookmarkStart w:id="5263" w:name="_Toc243495774"/>
              <w:bookmarkEnd w:id="5260"/>
              <w:bookmarkEnd w:id="5261"/>
              <w:bookmarkEnd w:id="5262"/>
              <w:bookmarkEnd w:id="5263"/>
            </w:del>
          </w:p>
        </w:tc>
        <w:tc>
          <w:tcPr>
            <w:tcW w:w="851" w:type="dxa"/>
            <w:tcBorders>
              <w:top w:val="nil"/>
              <w:left w:val="nil"/>
              <w:bottom w:val="single" w:sz="4" w:space="0" w:color="auto"/>
              <w:right w:val="single" w:sz="4" w:space="0" w:color="auto"/>
            </w:tcBorders>
            <w:shd w:val="clear" w:color="auto" w:fill="FFFFFF" w:themeFill="background1"/>
            <w:vAlign w:val="center"/>
          </w:tcPr>
          <w:p w14:paraId="04BC93BC" w14:textId="45D2B4D2" w:rsidR="00496EEC" w:rsidRPr="00BB7730" w:rsidDel="00DA2B65" w:rsidRDefault="003E162E">
            <w:pPr>
              <w:pStyle w:val="2"/>
              <w:spacing w:beforeLines="50" w:after="50" w:line="319" w:lineRule="auto"/>
              <w:ind w:leftChars="134" w:left="281"/>
              <w:contextualSpacing/>
              <w:jc w:val="both"/>
              <w:rPr>
                <w:del w:id="5264" w:author="Xuning Wei12232" w:date="2026-07-27T15:15:00Z"/>
                <w:rFonts w:ascii="Times New Roman" w:eastAsia="仿宋_GB2312" w:hAnsi="Times New Roman" w:cs="Times New Roman"/>
                <w:color w:val="auto"/>
                <w:sz w:val="18"/>
                <w:szCs w:val="18"/>
              </w:rPr>
              <w:pPrChange w:id="5265" w:author="Xuning Wei12232" w:date="2026-07-27T15:15:00Z">
                <w:pPr>
                  <w:spacing w:line="276" w:lineRule="auto"/>
                  <w:jc w:val="center"/>
                </w:pPr>
              </w:pPrChange>
            </w:pPr>
            <w:customXmlDelRangeStart w:id="5266" w:author="Xuning Wei12232" w:date="2026-07-27T15:15:00Z"/>
            <w:sdt>
              <w:sdtPr>
                <w:rPr>
                  <w:rFonts w:ascii="Times New Roman" w:eastAsia="仿宋_GB2312" w:hAnsi="Times New Roman" w:cs="Times New Roman"/>
                  <w:color w:val="auto"/>
                  <w:sz w:val="18"/>
                  <w:szCs w:val="18"/>
                </w:rPr>
                <w:id w:val="-635558358"/>
                <w14:checkbox>
                  <w14:checked w14:val="1"/>
                  <w14:checkedState w14:val="2612" w14:font="MS Gothic"/>
                  <w14:uncheckedState w14:val="2610" w14:font="MS Gothic"/>
                </w14:checkbox>
              </w:sdtPr>
              <w:sdtEndPr/>
              <w:sdtContent>
                <w:customXmlDelRangeEnd w:id="5266"/>
                <w:del w:id="5267"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268" w:author="Xuning Wei12232" w:date="2026-07-27T15:15:00Z"/>
              </w:sdtContent>
            </w:sdt>
            <w:customXmlDelRangeEnd w:id="5268"/>
            <w:del w:id="5269" w:author="Xuning Wei12232" w:date="2026-07-27T15:15:00Z">
              <w:r w:rsidR="00496EEC" w:rsidRPr="00BB7730" w:rsidDel="00DA2B65">
                <w:rPr>
                  <w:rFonts w:ascii="Times New Roman" w:eastAsia="仿宋_GB2312" w:hAnsi="Times New Roman" w:cs="Times New Roman"/>
                  <w:color w:val="auto"/>
                  <w:sz w:val="18"/>
                  <w:szCs w:val="18"/>
                </w:rPr>
                <w:delText>Yes</w:delText>
              </w:r>
              <w:bookmarkStart w:id="5270" w:name="_Toc243495247"/>
              <w:bookmarkStart w:id="5271" w:name="_Toc243495423"/>
              <w:bookmarkStart w:id="5272" w:name="_Toc243495599"/>
              <w:bookmarkStart w:id="5273" w:name="_Toc243495775"/>
              <w:bookmarkEnd w:id="5270"/>
              <w:bookmarkEnd w:id="5271"/>
              <w:bookmarkEnd w:id="5272"/>
              <w:bookmarkEnd w:id="5273"/>
            </w:del>
          </w:p>
        </w:tc>
        <w:tc>
          <w:tcPr>
            <w:tcW w:w="740" w:type="dxa"/>
            <w:tcBorders>
              <w:top w:val="nil"/>
              <w:left w:val="nil"/>
              <w:bottom w:val="single" w:sz="4" w:space="0" w:color="auto"/>
              <w:right w:val="single" w:sz="4" w:space="0" w:color="auto"/>
            </w:tcBorders>
            <w:shd w:val="clear" w:color="auto" w:fill="FFFFFF" w:themeFill="background1"/>
            <w:vAlign w:val="center"/>
          </w:tcPr>
          <w:p w14:paraId="517C5070" w14:textId="2FF0F466" w:rsidR="00496EEC" w:rsidRPr="00BB7730" w:rsidDel="00DA2B65" w:rsidRDefault="003E162E">
            <w:pPr>
              <w:pStyle w:val="2"/>
              <w:spacing w:beforeLines="50" w:after="50" w:line="319" w:lineRule="auto"/>
              <w:ind w:leftChars="134" w:left="281"/>
              <w:contextualSpacing/>
              <w:jc w:val="both"/>
              <w:rPr>
                <w:del w:id="5274" w:author="Xuning Wei12232" w:date="2026-07-27T15:15:00Z"/>
                <w:rFonts w:ascii="Times New Roman" w:eastAsia="仿宋_GB2312" w:hAnsi="Times New Roman" w:cs="Times New Roman"/>
                <w:color w:val="auto"/>
                <w:sz w:val="18"/>
                <w:szCs w:val="18"/>
              </w:rPr>
              <w:pPrChange w:id="5275" w:author="Xuning Wei12232" w:date="2026-07-27T15:15:00Z">
                <w:pPr>
                  <w:spacing w:line="276" w:lineRule="auto"/>
                  <w:jc w:val="center"/>
                </w:pPr>
              </w:pPrChange>
            </w:pPr>
            <w:customXmlDelRangeStart w:id="5276" w:author="Xuning Wei12232" w:date="2026-07-27T15:15:00Z"/>
            <w:sdt>
              <w:sdtPr>
                <w:rPr>
                  <w:rFonts w:ascii="Times New Roman" w:eastAsia="仿宋_GB2312" w:hAnsi="Times New Roman" w:cs="Times New Roman"/>
                  <w:color w:val="auto"/>
                  <w:sz w:val="18"/>
                  <w:szCs w:val="18"/>
                </w:rPr>
                <w:id w:val="1474940626"/>
                <w14:checkbox>
                  <w14:checked w14:val="0"/>
                  <w14:checkedState w14:val="2612" w14:font="MS Gothic"/>
                  <w14:uncheckedState w14:val="2610" w14:font="MS Gothic"/>
                </w14:checkbox>
              </w:sdtPr>
              <w:sdtEndPr/>
              <w:sdtContent>
                <w:customXmlDelRangeEnd w:id="5276"/>
                <w:del w:id="5277" w:author="Xuning Wei12232" w:date="2026-07-27T15:15:00Z">
                  <w:r w:rsidR="00496EEC" w:rsidRPr="00BB7730" w:rsidDel="00DA2B65">
                    <w:rPr>
                      <w:rFonts w:ascii="Segoe UI Symbol" w:eastAsia="仿宋_GB2312" w:hAnsi="Segoe UI Symbol" w:cs="Segoe UI Symbol"/>
                      <w:color w:val="auto"/>
                      <w:sz w:val="18"/>
                      <w:szCs w:val="18"/>
                    </w:rPr>
                    <w:delText>☐</w:delText>
                  </w:r>
                </w:del>
                <w:customXmlDelRangeStart w:id="5278" w:author="Xuning Wei12232" w:date="2026-07-27T15:15:00Z"/>
              </w:sdtContent>
            </w:sdt>
            <w:customXmlDelRangeEnd w:id="5278"/>
            <w:del w:id="5279" w:author="Xuning Wei12232" w:date="2026-07-27T15:15:00Z">
              <w:r w:rsidR="00496EEC" w:rsidRPr="00BB7730" w:rsidDel="00DA2B65">
                <w:rPr>
                  <w:rFonts w:ascii="Times New Roman" w:eastAsia="仿宋_GB2312" w:hAnsi="Times New Roman" w:cs="Times New Roman"/>
                  <w:color w:val="auto"/>
                  <w:sz w:val="18"/>
                  <w:szCs w:val="18"/>
                </w:rPr>
                <w:delText xml:space="preserve"> No</w:delText>
              </w:r>
              <w:bookmarkStart w:id="5280" w:name="_Toc243495248"/>
              <w:bookmarkStart w:id="5281" w:name="_Toc243495424"/>
              <w:bookmarkStart w:id="5282" w:name="_Toc243495600"/>
              <w:bookmarkStart w:id="5283" w:name="_Toc243495776"/>
              <w:bookmarkEnd w:id="5280"/>
              <w:bookmarkEnd w:id="5281"/>
              <w:bookmarkEnd w:id="5282"/>
              <w:bookmarkEnd w:id="5283"/>
            </w:del>
          </w:p>
        </w:tc>
        <w:tc>
          <w:tcPr>
            <w:tcW w:w="3512" w:type="dxa"/>
            <w:tcBorders>
              <w:top w:val="nil"/>
              <w:left w:val="nil"/>
              <w:bottom w:val="single" w:sz="4" w:space="0" w:color="auto"/>
              <w:right w:val="single" w:sz="4" w:space="0" w:color="auto"/>
            </w:tcBorders>
            <w:shd w:val="clear" w:color="auto" w:fill="FFFFFF" w:themeFill="background1"/>
            <w:vAlign w:val="center"/>
          </w:tcPr>
          <w:p w14:paraId="2926BAEC" w14:textId="34937EB4" w:rsidR="00496EEC" w:rsidRPr="00BB7730" w:rsidDel="00DA2B65" w:rsidRDefault="00496EEC">
            <w:pPr>
              <w:pStyle w:val="2"/>
              <w:spacing w:beforeLines="50" w:after="50" w:line="319" w:lineRule="auto"/>
              <w:ind w:leftChars="134" w:left="281"/>
              <w:contextualSpacing/>
              <w:jc w:val="both"/>
              <w:rPr>
                <w:del w:id="5284" w:author="Xuning Wei12232" w:date="2026-07-27T15:15:00Z"/>
                <w:rFonts w:ascii="Times New Roman" w:eastAsia="仿宋_GB2312" w:hAnsi="Times New Roman" w:cs="Times New Roman"/>
                <w:color w:val="auto"/>
                <w:sz w:val="18"/>
                <w:szCs w:val="18"/>
              </w:rPr>
              <w:pPrChange w:id="5285" w:author="Xuning Wei12232" w:date="2026-07-27T15:15:00Z">
                <w:pPr>
                  <w:spacing w:line="276" w:lineRule="auto"/>
                  <w:jc w:val="both"/>
                </w:pPr>
              </w:pPrChange>
            </w:pPr>
            <w:del w:id="5286" w:author="Xuning Wei12232" w:date="2026-07-27T15:15:00Z">
              <w:r w:rsidRPr="00BB7730" w:rsidDel="00DA2B65">
                <w:rPr>
                  <w:rFonts w:ascii="Times New Roman" w:eastAsia="仿宋_GB2312" w:hAnsi="Times New Roman" w:cs="Times New Roman"/>
                  <w:color w:val="auto"/>
                  <w:sz w:val="18"/>
                  <w:szCs w:val="18"/>
                </w:rPr>
                <w:delText>N/A</w:delText>
              </w:r>
              <w:bookmarkStart w:id="5287" w:name="_Toc243495249"/>
              <w:bookmarkStart w:id="5288" w:name="_Toc243495425"/>
              <w:bookmarkStart w:id="5289" w:name="_Toc243495601"/>
              <w:bookmarkStart w:id="5290" w:name="_Toc243495777"/>
              <w:bookmarkEnd w:id="5287"/>
              <w:bookmarkEnd w:id="5288"/>
              <w:bookmarkEnd w:id="5289"/>
              <w:bookmarkEnd w:id="5290"/>
            </w:del>
          </w:p>
        </w:tc>
        <w:bookmarkStart w:id="5291" w:name="_Toc243495250"/>
        <w:bookmarkStart w:id="5292" w:name="_Toc243495426"/>
        <w:bookmarkStart w:id="5293" w:name="_Toc243495602"/>
        <w:bookmarkStart w:id="5294" w:name="_Toc243495778"/>
        <w:bookmarkEnd w:id="5291"/>
        <w:bookmarkEnd w:id="5292"/>
        <w:bookmarkEnd w:id="5293"/>
        <w:bookmarkEnd w:id="5294"/>
      </w:tr>
    </w:tbl>
    <w:p w14:paraId="4B8BB7A0" w14:textId="23493416" w:rsidR="00496EEC" w:rsidRPr="00BB7730" w:rsidDel="00DA2B65" w:rsidRDefault="00496EEC">
      <w:pPr>
        <w:pStyle w:val="2"/>
        <w:spacing w:beforeLines="50" w:after="50" w:line="319" w:lineRule="auto"/>
        <w:ind w:leftChars="134" w:left="281"/>
        <w:contextualSpacing/>
        <w:jc w:val="both"/>
        <w:rPr>
          <w:del w:id="5295" w:author="Xuning Wei12232" w:date="2026-07-27T15:15:00Z"/>
          <w:rFonts w:ascii="Times New Roman" w:eastAsia="仿宋_GB2312" w:hAnsi="Times New Roman" w:cs="Times New Roman"/>
          <w:color w:val="auto"/>
        </w:rPr>
        <w:pPrChange w:id="5296" w:author="Xuning Wei12232" w:date="2026-07-27T15:15:00Z">
          <w:pPr/>
        </w:pPrChange>
      </w:pPr>
      <w:del w:id="5297" w:author="Xuning Wei12232" w:date="2026-07-27T15:15:00Z">
        <w:r w:rsidRPr="00BB7730" w:rsidDel="00DA2B65">
          <w:rPr>
            <w:rFonts w:ascii="Times New Roman" w:eastAsia="仿宋_GB2312" w:hAnsi="Times New Roman" w:cs="Times New Roman"/>
            <w:color w:val="auto"/>
          </w:rPr>
          <w:delText xml:space="preserve">Note: Refers to equipment qualification document </w:delText>
        </w:r>
        <w:r w:rsidR="00444ADF" w:rsidRPr="00BB7730" w:rsidDel="00DA2B65">
          <w:rPr>
            <w:rFonts w:ascii="Times New Roman" w:eastAsia="仿宋_GB2312" w:hAnsi="Times New Roman" w:cs="Times New Roman"/>
            <w:color w:val="auto"/>
          </w:rPr>
          <w:delText>VR-TJ4-392.01-002.01</w:delText>
        </w:r>
        <w:r w:rsidRPr="00BB7730" w:rsidDel="00DA2B65">
          <w:rPr>
            <w:rFonts w:ascii="Times New Roman" w:eastAsia="仿宋_GB2312" w:hAnsi="Times New Roman" w:cs="Times New Roman"/>
            <w:color w:val="auto"/>
          </w:rPr>
          <w:delText>.</w:delText>
        </w:r>
        <w:bookmarkStart w:id="5298" w:name="_Toc243495251"/>
        <w:bookmarkStart w:id="5299" w:name="_Toc243495427"/>
        <w:bookmarkStart w:id="5300" w:name="_Toc243495603"/>
        <w:bookmarkStart w:id="5301" w:name="_Toc243495779"/>
        <w:bookmarkEnd w:id="5298"/>
        <w:bookmarkEnd w:id="5299"/>
        <w:bookmarkEnd w:id="5300"/>
        <w:bookmarkEnd w:id="5301"/>
      </w:del>
    </w:p>
    <w:p w14:paraId="37729182" w14:textId="4A5FE292" w:rsidR="00444ADF" w:rsidRPr="00BB7730" w:rsidDel="00DA2B65" w:rsidRDefault="00444ADF">
      <w:pPr>
        <w:pStyle w:val="2"/>
        <w:spacing w:beforeLines="50" w:after="50" w:line="319" w:lineRule="auto"/>
        <w:ind w:leftChars="134" w:left="281"/>
        <w:contextualSpacing/>
        <w:jc w:val="both"/>
        <w:rPr>
          <w:del w:id="5302" w:author="Xuning Wei12232" w:date="2026-07-27T15:15:00Z"/>
          <w:rFonts w:ascii="Times New Roman" w:eastAsia="仿宋_GB2312" w:hAnsi="Times New Roman" w:cs="Times New Roman"/>
          <w:color w:val="auto"/>
          <w:lang w:eastAsia="zh-CN"/>
        </w:rPr>
        <w:pPrChange w:id="5303" w:author="Xuning Wei12232" w:date="2026-07-27T15:15:00Z">
          <w:pPr>
            <w:jc w:val="center"/>
          </w:pPr>
        </w:pPrChange>
      </w:pPr>
      <w:bookmarkStart w:id="5304" w:name="_Toc243495252"/>
      <w:bookmarkStart w:id="5305" w:name="_Toc243495428"/>
      <w:bookmarkStart w:id="5306" w:name="_Toc243495604"/>
      <w:bookmarkStart w:id="5307" w:name="_Toc243495780"/>
      <w:bookmarkEnd w:id="5304"/>
      <w:bookmarkEnd w:id="5305"/>
      <w:bookmarkEnd w:id="5306"/>
      <w:bookmarkEnd w:id="5307"/>
    </w:p>
    <w:p w14:paraId="5AE218D2" w14:textId="51F28838" w:rsidR="00444ADF" w:rsidRPr="00BB7730" w:rsidDel="00DA2B65" w:rsidRDefault="00444ADF">
      <w:pPr>
        <w:pStyle w:val="2"/>
        <w:spacing w:beforeLines="50" w:after="50" w:line="319" w:lineRule="auto"/>
        <w:ind w:leftChars="134" w:left="281"/>
        <w:contextualSpacing/>
        <w:jc w:val="both"/>
        <w:rPr>
          <w:del w:id="5308" w:author="Xuning Wei12232" w:date="2026-07-27T15:15:00Z"/>
          <w:rFonts w:ascii="Times New Roman" w:eastAsia="仿宋_GB2312" w:hAnsi="Times New Roman" w:cs="Times New Roman"/>
          <w:color w:val="auto"/>
        </w:rPr>
        <w:pPrChange w:id="5309" w:author="Xuning Wei12232" w:date="2026-07-27T15:15:00Z">
          <w:pPr>
            <w:jc w:val="center"/>
          </w:pPr>
        </w:pPrChange>
      </w:pPr>
      <w:del w:id="5310" w:author="Xuning Wei12232" w:date="2026-07-27T15:15:00Z">
        <w:r w:rsidRPr="00BB7730" w:rsidDel="00DA2B65">
          <w:rPr>
            <w:rFonts w:ascii="Times New Roman" w:eastAsia="仿宋_GB2312" w:hAnsi="Times New Roman" w:cs="Times New Roman"/>
            <w:color w:val="auto"/>
            <w:lang w:eastAsia="zh-CN"/>
          </w:rPr>
          <w:delText xml:space="preserve">Table 7-4: </w:delText>
        </w:r>
        <w:r w:rsidRPr="00BB7730" w:rsidDel="00DA2B65">
          <w:rPr>
            <w:rFonts w:ascii="Times New Roman" w:eastAsia="仿宋_GB2312" w:hAnsi="Times New Roman" w:cs="Times New Roman"/>
            <w:color w:val="auto"/>
          </w:rPr>
          <w:delText>Equipment Suitability Assessment on Function &amp; Capacity for</w:delText>
        </w:r>
        <w:r w:rsidR="00BE2A2A" w:rsidRPr="00BB7730" w:rsidDel="00DA2B65">
          <w:rPr>
            <w:rFonts w:ascii="Times New Roman" w:eastAsia="仿宋_GB2312" w:hAnsi="Times New Roman" w:cs="Times New Roman"/>
            <w:color w:val="auto"/>
          </w:rPr>
          <w:delText xml:space="preserve"> 3000L Storage Tank 2</w:delText>
        </w:r>
        <w:r w:rsidRPr="00BB7730" w:rsidDel="00DA2B65">
          <w:rPr>
            <w:rFonts w:ascii="Times New Roman" w:eastAsia="仿宋_GB2312" w:hAnsi="Times New Roman" w:cs="Times New Roman"/>
            <w:color w:val="auto"/>
          </w:rPr>
          <w:delText xml:space="preserve"> TJ4S-1213-SPS01-AT02</w:delText>
        </w:r>
        <w:bookmarkStart w:id="5311" w:name="_Toc243495253"/>
        <w:bookmarkStart w:id="5312" w:name="_Toc243495429"/>
        <w:bookmarkStart w:id="5313" w:name="_Toc243495605"/>
        <w:bookmarkStart w:id="5314" w:name="_Toc243495781"/>
        <w:bookmarkEnd w:id="5311"/>
        <w:bookmarkEnd w:id="5312"/>
        <w:bookmarkEnd w:id="5313"/>
        <w:bookmarkEnd w:id="5314"/>
      </w:del>
    </w:p>
    <w:p w14:paraId="2EDF03FC" w14:textId="6060BD1C" w:rsidR="00444ADF" w:rsidRPr="00BB7730" w:rsidDel="00DA2B65" w:rsidRDefault="00444ADF">
      <w:pPr>
        <w:pStyle w:val="2"/>
        <w:spacing w:beforeLines="50" w:after="50" w:line="319" w:lineRule="auto"/>
        <w:ind w:leftChars="134" w:left="281"/>
        <w:contextualSpacing/>
        <w:jc w:val="both"/>
        <w:rPr>
          <w:del w:id="5315" w:author="Xuning Wei12232" w:date="2026-07-27T15:15:00Z"/>
          <w:rFonts w:ascii="Times New Roman" w:eastAsia="仿宋_GB2312" w:hAnsi="Times New Roman" w:cs="Times New Roman"/>
          <w:color w:val="auto"/>
        </w:rPr>
        <w:pPrChange w:id="5316" w:author="Xuning Wei12232" w:date="2026-07-27T15:15:00Z">
          <w:pPr>
            <w:jc w:val="center"/>
          </w:pPr>
        </w:pPrChange>
      </w:pPr>
      <w:bookmarkStart w:id="5317" w:name="_Toc243495254"/>
      <w:bookmarkStart w:id="5318" w:name="_Toc243495430"/>
      <w:bookmarkStart w:id="5319" w:name="_Toc243495606"/>
      <w:bookmarkStart w:id="5320" w:name="_Toc243495782"/>
      <w:bookmarkEnd w:id="5317"/>
      <w:bookmarkEnd w:id="5318"/>
      <w:bookmarkEnd w:id="5319"/>
      <w:bookmarkEnd w:id="5320"/>
    </w:p>
    <w:tbl>
      <w:tblPr>
        <w:tblW w:w="14280" w:type="dxa"/>
        <w:tblLayout w:type="fixed"/>
        <w:tblLook w:val="04A0" w:firstRow="1" w:lastRow="0" w:firstColumn="1" w:lastColumn="0" w:noHBand="0" w:noVBand="1"/>
      </w:tblPr>
      <w:tblGrid>
        <w:gridCol w:w="531"/>
        <w:gridCol w:w="1302"/>
        <w:gridCol w:w="3234"/>
        <w:gridCol w:w="4110"/>
        <w:gridCol w:w="851"/>
        <w:gridCol w:w="740"/>
        <w:gridCol w:w="3512"/>
      </w:tblGrid>
      <w:tr w:rsidR="00032BAE" w:rsidRPr="00BB7730" w:rsidDel="00DA2B65" w14:paraId="1A5548CE" w14:textId="4BD7B1AD" w:rsidTr="0030647B">
        <w:trPr>
          <w:trHeight w:val="349"/>
          <w:tblHeader/>
          <w:del w:id="5321"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A8B044" w14:textId="14A34D52" w:rsidR="00444ADF" w:rsidRPr="00BB7730" w:rsidDel="00DA2B65" w:rsidRDefault="00444ADF">
            <w:pPr>
              <w:pStyle w:val="2"/>
              <w:spacing w:beforeLines="50" w:after="50" w:line="319" w:lineRule="auto"/>
              <w:ind w:leftChars="134" w:left="281"/>
              <w:contextualSpacing/>
              <w:jc w:val="both"/>
              <w:rPr>
                <w:del w:id="5322" w:author="Xuning Wei12232" w:date="2026-07-27T15:15:00Z"/>
                <w:rFonts w:ascii="Times New Roman" w:eastAsia="FangSong" w:hAnsi="Times New Roman" w:cs="Times New Roman"/>
                <w:color w:val="auto"/>
                <w:sz w:val="18"/>
                <w:szCs w:val="18"/>
              </w:rPr>
              <w:pPrChange w:id="5323" w:author="Xuning Wei12232" w:date="2026-07-27T15:15:00Z">
                <w:pPr>
                  <w:spacing w:line="276" w:lineRule="auto"/>
                  <w:jc w:val="center"/>
                </w:pPr>
              </w:pPrChange>
            </w:pPr>
            <w:del w:id="5324" w:author="Xuning Wei12232" w:date="2026-07-27T15:15:00Z">
              <w:r w:rsidRPr="00BB7730" w:rsidDel="00DA2B65">
                <w:rPr>
                  <w:rFonts w:ascii="Times New Roman" w:eastAsia="FangSong" w:hAnsi="Times New Roman" w:cs="Times New Roman"/>
                  <w:color w:val="auto"/>
                  <w:sz w:val="18"/>
                  <w:szCs w:val="18"/>
                  <w:lang w:eastAsia="zh-CN"/>
                </w:rPr>
                <w:delText>S/N</w:delText>
              </w:r>
              <w:bookmarkStart w:id="5325" w:name="_Toc243495255"/>
              <w:bookmarkStart w:id="5326" w:name="_Toc243495431"/>
              <w:bookmarkStart w:id="5327" w:name="_Toc243495607"/>
              <w:bookmarkStart w:id="5328" w:name="_Toc243495783"/>
              <w:bookmarkEnd w:id="5325"/>
              <w:bookmarkEnd w:id="5326"/>
              <w:bookmarkEnd w:id="5327"/>
              <w:bookmarkEnd w:id="5328"/>
            </w:del>
          </w:p>
        </w:tc>
        <w:tc>
          <w:tcPr>
            <w:tcW w:w="4536"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2E7EF2C0" w14:textId="63BD32DA" w:rsidR="00444ADF" w:rsidRPr="00BB7730" w:rsidDel="00DA2B65" w:rsidRDefault="00444ADF">
            <w:pPr>
              <w:pStyle w:val="2"/>
              <w:spacing w:beforeLines="50" w:after="50" w:line="319" w:lineRule="auto"/>
              <w:ind w:leftChars="134" w:left="281"/>
              <w:contextualSpacing/>
              <w:jc w:val="both"/>
              <w:rPr>
                <w:del w:id="5329" w:author="Xuning Wei12232" w:date="2026-07-27T15:15:00Z"/>
                <w:rFonts w:ascii="Times New Roman" w:eastAsia="FangSong" w:hAnsi="Times New Roman" w:cs="Times New Roman"/>
                <w:color w:val="auto"/>
                <w:sz w:val="18"/>
                <w:szCs w:val="18"/>
              </w:rPr>
              <w:pPrChange w:id="5330" w:author="Xuning Wei12232" w:date="2026-07-27T15:15:00Z">
                <w:pPr>
                  <w:spacing w:line="276" w:lineRule="auto"/>
                  <w:jc w:val="center"/>
                </w:pPr>
              </w:pPrChange>
            </w:pPr>
            <w:del w:id="5331" w:author="Xuning Wei12232" w:date="2026-07-27T15:15:00Z">
              <w:r w:rsidRPr="00BB7730" w:rsidDel="00DA2B65">
                <w:rPr>
                  <w:rFonts w:ascii="Times New Roman" w:eastAsia="仿宋_GB2312" w:hAnsi="Times New Roman" w:cs="Times New Roman"/>
                  <w:color w:val="auto"/>
                  <w:sz w:val="18"/>
                  <w:szCs w:val="18"/>
                </w:rPr>
                <w:delText>Process Requirements</w:delText>
              </w:r>
              <w:bookmarkStart w:id="5332" w:name="_Toc243495256"/>
              <w:bookmarkStart w:id="5333" w:name="_Toc243495432"/>
              <w:bookmarkStart w:id="5334" w:name="_Toc243495608"/>
              <w:bookmarkStart w:id="5335" w:name="_Toc243495784"/>
              <w:bookmarkEnd w:id="5332"/>
              <w:bookmarkEnd w:id="5333"/>
              <w:bookmarkEnd w:id="5334"/>
              <w:bookmarkEnd w:id="5335"/>
            </w:del>
          </w:p>
        </w:tc>
        <w:tc>
          <w:tcPr>
            <w:tcW w:w="411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5733859E" w14:textId="08CE724E" w:rsidR="00444ADF" w:rsidRPr="00BB7730" w:rsidDel="00DA2B65" w:rsidRDefault="00444ADF">
            <w:pPr>
              <w:pStyle w:val="2"/>
              <w:spacing w:beforeLines="50" w:after="50" w:line="319" w:lineRule="auto"/>
              <w:ind w:leftChars="134" w:left="281"/>
              <w:contextualSpacing/>
              <w:jc w:val="both"/>
              <w:rPr>
                <w:del w:id="5336" w:author="Xuning Wei12232" w:date="2026-07-27T15:15:00Z"/>
                <w:rFonts w:ascii="Times New Roman" w:eastAsia="FangSong" w:hAnsi="Times New Roman" w:cs="Times New Roman"/>
                <w:color w:val="auto"/>
                <w:sz w:val="18"/>
                <w:szCs w:val="18"/>
              </w:rPr>
              <w:pPrChange w:id="5337" w:author="Xuning Wei12232" w:date="2026-07-27T15:15:00Z">
                <w:pPr>
                  <w:spacing w:line="276" w:lineRule="auto"/>
                  <w:jc w:val="center"/>
                </w:pPr>
              </w:pPrChange>
            </w:pPr>
            <w:del w:id="5338" w:author="Xuning Wei12232" w:date="2026-07-27T15:15:00Z">
              <w:r w:rsidRPr="00BB7730" w:rsidDel="00DA2B65">
                <w:rPr>
                  <w:rFonts w:ascii="Times New Roman" w:eastAsia="仿宋_GB2312" w:hAnsi="Times New Roman" w:cs="Times New Roman"/>
                  <w:color w:val="auto"/>
                  <w:sz w:val="18"/>
                  <w:szCs w:val="18"/>
                </w:rPr>
                <w:delText>Equipment characteristics</w:delText>
              </w:r>
              <w:bookmarkStart w:id="5339" w:name="_Toc243495257"/>
              <w:bookmarkStart w:id="5340" w:name="_Toc243495433"/>
              <w:bookmarkStart w:id="5341" w:name="_Toc243495609"/>
              <w:bookmarkStart w:id="5342" w:name="_Toc243495785"/>
              <w:bookmarkEnd w:id="5339"/>
              <w:bookmarkEnd w:id="5340"/>
              <w:bookmarkEnd w:id="5341"/>
              <w:bookmarkEnd w:id="5342"/>
            </w:del>
          </w:p>
        </w:tc>
        <w:tc>
          <w:tcPr>
            <w:tcW w:w="1591"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6E99DE61" w14:textId="75D2E106" w:rsidR="00444ADF" w:rsidRPr="00BB7730" w:rsidDel="00DA2B65" w:rsidRDefault="00444ADF">
            <w:pPr>
              <w:pStyle w:val="2"/>
              <w:spacing w:beforeLines="50" w:after="50" w:line="319" w:lineRule="auto"/>
              <w:ind w:leftChars="134" w:left="281"/>
              <w:contextualSpacing/>
              <w:jc w:val="both"/>
              <w:rPr>
                <w:del w:id="5343" w:author="Xuning Wei12232" w:date="2026-07-27T15:15:00Z"/>
                <w:rFonts w:ascii="Times New Roman" w:eastAsia="FangSong" w:hAnsi="Times New Roman" w:cs="Times New Roman"/>
                <w:color w:val="auto"/>
                <w:sz w:val="18"/>
                <w:szCs w:val="18"/>
              </w:rPr>
              <w:pPrChange w:id="5344" w:author="Xuning Wei12232" w:date="2026-07-27T15:15:00Z">
                <w:pPr>
                  <w:spacing w:line="276" w:lineRule="auto"/>
                  <w:jc w:val="center"/>
                </w:pPr>
              </w:pPrChange>
            </w:pPr>
            <w:del w:id="5345" w:author="Xuning Wei12232" w:date="2026-07-27T15:15:00Z">
              <w:r w:rsidRPr="00BB7730" w:rsidDel="00DA2B65">
                <w:rPr>
                  <w:rFonts w:ascii="Times New Roman" w:eastAsia="仿宋_GB2312" w:hAnsi="Times New Roman" w:cs="Times New Roman"/>
                  <w:color w:val="auto"/>
                  <w:sz w:val="18"/>
                  <w:szCs w:val="18"/>
                </w:rPr>
                <w:delText>Feasibility</w:delText>
              </w:r>
              <w:bookmarkStart w:id="5346" w:name="_Toc243495258"/>
              <w:bookmarkStart w:id="5347" w:name="_Toc243495434"/>
              <w:bookmarkStart w:id="5348" w:name="_Toc243495610"/>
              <w:bookmarkStart w:id="5349" w:name="_Toc243495786"/>
              <w:bookmarkEnd w:id="5346"/>
              <w:bookmarkEnd w:id="5347"/>
              <w:bookmarkEnd w:id="5348"/>
              <w:bookmarkEnd w:id="5349"/>
            </w:del>
          </w:p>
        </w:tc>
        <w:tc>
          <w:tcPr>
            <w:tcW w:w="3512"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FF5233B" w14:textId="0D63E1BC" w:rsidR="00444ADF" w:rsidRPr="00BB7730" w:rsidDel="00DA2B65" w:rsidRDefault="00444ADF">
            <w:pPr>
              <w:pStyle w:val="2"/>
              <w:spacing w:beforeLines="50" w:after="50" w:line="319" w:lineRule="auto"/>
              <w:ind w:leftChars="134" w:left="281"/>
              <w:contextualSpacing/>
              <w:jc w:val="both"/>
              <w:rPr>
                <w:del w:id="5350" w:author="Xuning Wei12232" w:date="2026-07-27T15:15:00Z"/>
                <w:rFonts w:ascii="Times New Roman" w:eastAsia="FangSong" w:hAnsi="Times New Roman" w:cs="Times New Roman"/>
                <w:color w:val="auto"/>
                <w:sz w:val="18"/>
                <w:szCs w:val="18"/>
              </w:rPr>
              <w:pPrChange w:id="5351" w:author="Xuning Wei12232" w:date="2026-07-27T15:15:00Z">
                <w:pPr>
                  <w:spacing w:line="276" w:lineRule="auto"/>
                  <w:jc w:val="center"/>
                </w:pPr>
              </w:pPrChange>
            </w:pPr>
            <w:del w:id="5352" w:author="Xuning Wei12232" w:date="2026-07-27T15:15:00Z">
              <w:r w:rsidRPr="00BB7730" w:rsidDel="00DA2B65">
                <w:rPr>
                  <w:rFonts w:ascii="Times New Roman" w:eastAsia="仿宋_GB2312" w:hAnsi="Times New Roman" w:cs="Times New Roman"/>
                  <w:color w:val="auto"/>
                  <w:sz w:val="18"/>
                  <w:szCs w:val="18"/>
                </w:rPr>
                <w:delText>Justifications</w:delText>
              </w:r>
              <w:bookmarkStart w:id="5353" w:name="_Toc243495259"/>
              <w:bookmarkStart w:id="5354" w:name="_Toc243495435"/>
              <w:bookmarkStart w:id="5355" w:name="_Toc243495611"/>
              <w:bookmarkStart w:id="5356" w:name="_Toc243495787"/>
              <w:bookmarkEnd w:id="5353"/>
              <w:bookmarkEnd w:id="5354"/>
              <w:bookmarkEnd w:id="5355"/>
              <w:bookmarkEnd w:id="5356"/>
            </w:del>
          </w:p>
        </w:tc>
        <w:bookmarkStart w:id="5357" w:name="_Toc243495260"/>
        <w:bookmarkStart w:id="5358" w:name="_Toc243495436"/>
        <w:bookmarkStart w:id="5359" w:name="_Toc243495612"/>
        <w:bookmarkStart w:id="5360" w:name="_Toc243495788"/>
        <w:bookmarkEnd w:id="5357"/>
        <w:bookmarkEnd w:id="5358"/>
        <w:bookmarkEnd w:id="5359"/>
        <w:bookmarkEnd w:id="5360"/>
      </w:tr>
      <w:tr w:rsidR="00032BAE" w:rsidRPr="00BB7730" w:rsidDel="00DA2B65" w14:paraId="4FA9655C" w14:textId="37993B33" w:rsidTr="0030647B">
        <w:trPr>
          <w:trHeight w:val="595"/>
          <w:del w:id="5361"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D6CD6B" w14:textId="155439D5" w:rsidR="00444ADF" w:rsidRPr="00BB7730" w:rsidDel="00DA2B65" w:rsidRDefault="00444ADF">
            <w:pPr>
              <w:pStyle w:val="2"/>
              <w:spacing w:beforeLines="50" w:after="50" w:line="319" w:lineRule="auto"/>
              <w:ind w:leftChars="134" w:left="281"/>
              <w:contextualSpacing/>
              <w:jc w:val="both"/>
              <w:rPr>
                <w:del w:id="5362" w:author="Xuning Wei12232" w:date="2026-07-27T15:15:00Z"/>
                <w:rFonts w:ascii="Times New Roman" w:eastAsia="FangSong" w:hAnsi="Times New Roman" w:cs="Times New Roman"/>
                <w:color w:val="auto"/>
                <w:sz w:val="18"/>
                <w:szCs w:val="18"/>
              </w:rPr>
              <w:pPrChange w:id="5363" w:author="Xuning Wei12232" w:date="2026-07-27T15:15:00Z">
                <w:pPr>
                  <w:spacing w:line="276" w:lineRule="auto"/>
                  <w:jc w:val="both"/>
                </w:pPr>
              </w:pPrChange>
            </w:pPr>
            <w:del w:id="5364" w:author="Xuning Wei12232" w:date="2026-07-27T15:15:00Z">
              <w:r w:rsidRPr="00BB7730" w:rsidDel="00DA2B65">
                <w:rPr>
                  <w:rFonts w:ascii="Times New Roman" w:eastAsia="FangSong" w:hAnsi="Times New Roman" w:cs="Times New Roman"/>
                  <w:color w:val="auto"/>
                  <w:sz w:val="18"/>
                  <w:szCs w:val="18"/>
                </w:rPr>
                <w:delText>1</w:delText>
              </w:r>
              <w:bookmarkStart w:id="5365" w:name="_Toc243495261"/>
              <w:bookmarkStart w:id="5366" w:name="_Toc243495437"/>
              <w:bookmarkStart w:id="5367" w:name="_Toc243495613"/>
              <w:bookmarkStart w:id="5368" w:name="_Toc243495789"/>
              <w:bookmarkEnd w:id="5365"/>
              <w:bookmarkEnd w:id="5366"/>
              <w:bookmarkEnd w:id="5367"/>
              <w:bookmarkEnd w:id="5368"/>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4F935FC1" w14:textId="1079AE4D" w:rsidR="00444ADF" w:rsidRPr="00BB7730" w:rsidDel="00DA2B65" w:rsidRDefault="00444ADF">
            <w:pPr>
              <w:pStyle w:val="2"/>
              <w:spacing w:beforeLines="50" w:after="50" w:line="319" w:lineRule="auto"/>
              <w:ind w:leftChars="134" w:left="281"/>
              <w:contextualSpacing/>
              <w:jc w:val="both"/>
              <w:rPr>
                <w:del w:id="5369" w:author="Xuning Wei12232" w:date="2026-07-27T15:15:00Z"/>
                <w:rFonts w:ascii="Times New Roman" w:eastAsia="仿宋_GB2312" w:hAnsi="Times New Roman" w:cs="Times New Roman"/>
                <w:color w:val="auto"/>
                <w:sz w:val="18"/>
                <w:szCs w:val="18"/>
              </w:rPr>
              <w:pPrChange w:id="5370" w:author="Xuning Wei12232" w:date="2026-07-27T15:15:00Z">
                <w:pPr>
                  <w:contextualSpacing/>
                  <w:jc w:val="both"/>
                </w:pPr>
              </w:pPrChange>
            </w:pPr>
            <w:del w:id="5371" w:author="Xuning Wei12232" w:date="2026-07-27T15:15:00Z">
              <w:r w:rsidRPr="00BB7730" w:rsidDel="00DA2B65">
                <w:rPr>
                  <w:rFonts w:ascii="Times New Roman" w:eastAsia="仿宋_GB2312" w:hAnsi="Times New Roman" w:cs="Times New Roman"/>
                  <w:color w:val="auto"/>
                  <w:sz w:val="18"/>
                  <w:szCs w:val="18"/>
                </w:rPr>
                <w:delText>Operations</w:delText>
              </w:r>
              <w:bookmarkStart w:id="5372" w:name="_Toc243495262"/>
              <w:bookmarkStart w:id="5373" w:name="_Toc243495438"/>
              <w:bookmarkStart w:id="5374" w:name="_Toc243495614"/>
              <w:bookmarkStart w:id="5375" w:name="_Toc243495790"/>
              <w:bookmarkEnd w:id="5372"/>
              <w:bookmarkEnd w:id="5373"/>
              <w:bookmarkEnd w:id="5374"/>
              <w:bookmarkEnd w:id="5375"/>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63CD5FCE" w14:textId="14FFDE8B" w:rsidR="00444ADF" w:rsidRPr="00BB7730" w:rsidDel="00DA2B65" w:rsidRDefault="00444ADF">
            <w:pPr>
              <w:pStyle w:val="2"/>
              <w:spacing w:beforeLines="50" w:after="50" w:line="319" w:lineRule="auto"/>
              <w:ind w:leftChars="134" w:left="281"/>
              <w:contextualSpacing/>
              <w:jc w:val="both"/>
              <w:rPr>
                <w:del w:id="5376" w:author="Xuning Wei12232" w:date="2026-07-27T15:15:00Z"/>
                <w:rFonts w:ascii="Times New Roman" w:eastAsia="仿宋_GB2312" w:hAnsi="Times New Roman" w:cs="Times New Roman"/>
                <w:color w:val="auto"/>
                <w:sz w:val="18"/>
                <w:szCs w:val="18"/>
              </w:rPr>
              <w:pPrChange w:id="5377" w:author="Xuning Wei12232" w:date="2026-07-27T15:15:00Z">
                <w:pPr>
                  <w:jc w:val="both"/>
                </w:pPr>
              </w:pPrChange>
            </w:pPr>
            <w:del w:id="5378" w:author="Xuning Wei12232" w:date="2026-07-27T15:15:00Z">
              <w:r w:rsidRPr="00BB7730" w:rsidDel="00DA2B65">
                <w:rPr>
                  <w:rFonts w:ascii="Times New Roman" w:eastAsia="仿宋_GB2312" w:hAnsi="Times New Roman" w:cs="Times New Roman"/>
                  <w:color w:val="auto"/>
                  <w:sz w:val="18"/>
                  <w:szCs w:val="18"/>
                </w:rPr>
                <w:delText>Stirring, Solution Transfer</w:delText>
              </w:r>
              <w:bookmarkStart w:id="5379" w:name="_Toc243495263"/>
              <w:bookmarkStart w:id="5380" w:name="_Toc243495439"/>
              <w:bookmarkStart w:id="5381" w:name="_Toc243495615"/>
              <w:bookmarkStart w:id="5382" w:name="_Toc243495791"/>
              <w:bookmarkEnd w:id="5379"/>
              <w:bookmarkEnd w:id="5380"/>
              <w:bookmarkEnd w:id="5381"/>
              <w:bookmarkEnd w:id="5382"/>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8E142DE" w14:textId="7A68A1C3" w:rsidR="00444ADF" w:rsidRPr="00BB7730" w:rsidDel="00DA2B65" w:rsidRDefault="00444ADF">
            <w:pPr>
              <w:pStyle w:val="2"/>
              <w:spacing w:beforeLines="50" w:after="50" w:line="319" w:lineRule="auto"/>
              <w:ind w:leftChars="134" w:left="281"/>
              <w:contextualSpacing/>
              <w:jc w:val="both"/>
              <w:rPr>
                <w:del w:id="5383" w:author="Xuning Wei12232" w:date="2026-07-27T15:15:00Z"/>
                <w:rFonts w:ascii="Times New Roman" w:eastAsia="仿宋_GB2312" w:hAnsi="Times New Roman" w:cs="Times New Roman"/>
                <w:color w:val="auto"/>
                <w:sz w:val="18"/>
                <w:szCs w:val="18"/>
              </w:rPr>
              <w:pPrChange w:id="5384" w:author="Xuning Wei12232" w:date="2026-07-27T15:15:00Z">
                <w:pPr>
                  <w:jc w:val="both"/>
                </w:pPr>
              </w:pPrChange>
            </w:pPr>
            <w:del w:id="5385" w:author="Xuning Wei12232" w:date="2026-07-27T15:15:00Z">
              <w:r w:rsidRPr="00BB7730" w:rsidDel="00DA2B65">
                <w:rPr>
                  <w:rFonts w:ascii="Times New Roman" w:eastAsia="仿宋_GB2312" w:hAnsi="Times New Roman" w:cs="Times New Roman"/>
                  <w:color w:val="auto"/>
                  <w:sz w:val="18"/>
                  <w:szCs w:val="18"/>
                </w:rPr>
                <w:delText>The 3000L Storage Tank 1 TJ4S-1213-SPS01-AT01 is equipped with stirring, Solution Transfer functions.</w:delText>
              </w:r>
              <w:bookmarkStart w:id="5386" w:name="_Toc243495264"/>
              <w:bookmarkStart w:id="5387" w:name="_Toc243495440"/>
              <w:bookmarkStart w:id="5388" w:name="_Toc243495616"/>
              <w:bookmarkStart w:id="5389" w:name="_Toc243495792"/>
              <w:bookmarkEnd w:id="5386"/>
              <w:bookmarkEnd w:id="5387"/>
              <w:bookmarkEnd w:id="5388"/>
              <w:bookmarkEnd w:id="5389"/>
            </w:del>
          </w:p>
        </w:tc>
        <w:tc>
          <w:tcPr>
            <w:tcW w:w="851" w:type="dxa"/>
            <w:tcBorders>
              <w:top w:val="nil"/>
              <w:left w:val="nil"/>
              <w:bottom w:val="single" w:sz="4" w:space="0" w:color="auto"/>
              <w:right w:val="single" w:sz="4" w:space="0" w:color="auto"/>
            </w:tcBorders>
            <w:shd w:val="clear" w:color="auto" w:fill="FFFFFF" w:themeFill="background1"/>
            <w:vAlign w:val="center"/>
          </w:tcPr>
          <w:p w14:paraId="54CF211A" w14:textId="533CF06E" w:rsidR="00444ADF" w:rsidRPr="00BB7730" w:rsidDel="00DA2B65" w:rsidRDefault="003E162E">
            <w:pPr>
              <w:pStyle w:val="2"/>
              <w:spacing w:beforeLines="50" w:after="50" w:line="319" w:lineRule="auto"/>
              <w:ind w:leftChars="134" w:left="281"/>
              <w:contextualSpacing/>
              <w:jc w:val="both"/>
              <w:rPr>
                <w:del w:id="5390" w:author="Xuning Wei12232" w:date="2026-07-27T15:15:00Z"/>
                <w:rFonts w:ascii="Times New Roman" w:eastAsia="仿宋_GB2312" w:hAnsi="Times New Roman" w:cs="Times New Roman"/>
                <w:color w:val="auto"/>
                <w:sz w:val="18"/>
                <w:szCs w:val="18"/>
              </w:rPr>
              <w:pPrChange w:id="5391" w:author="Xuning Wei12232" w:date="2026-07-27T15:15:00Z">
                <w:pPr>
                  <w:spacing w:line="276" w:lineRule="auto"/>
                  <w:jc w:val="both"/>
                </w:pPr>
              </w:pPrChange>
            </w:pPr>
            <w:customXmlDelRangeStart w:id="5392" w:author="Xuning Wei12232" w:date="2026-07-27T15:15:00Z"/>
            <w:sdt>
              <w:sdtPr>
                <w:rPr>
                  <w:rFonts w:ascii="Times New Roman" w:eastAsia="仿宋_GB2312" w:hAnsi="Times New Roman" w:cs="Times New Roman"/>
                  <w:color w:val="auto"/>
                  <w:sz w:val="18"/>
                  <w:szCs w:val="18"/>
                </w:rPr>
                <w:id w:val="-644747677"/>
                <w14:checkbox>
                  <w14:checked w14:val="1"/>
                  <w14:checkedState w14:val="2612" w14:font="MS Gothic"/>
                  <w14:uncheckedState w14:val="2610" w14:font="MS Gothic"/>
                </w14:checkbox>
              </w:sdtPr>
              <w:sdtEndPr/>
              <w:sdtContent>
                <w:customXmlDelRangeEnd w:id="5392"/>
                <w:del w:id="5393" w:author="Xuning Wei12232" w:date="2026-07-27T15:15:00Z">
                  <w:r w:rsidR="00444ADF" w:rsidRPr="00BB7730" w:rsidDel="00DA2B65">
                    <w:rPr>
                      <w:rFonts w:ascii="Segoe UI Symbol" w:eastAsia="MS Gothic" w:hAnsi="Segoe UI Symbol" w:cs="Segoe UI Symbol"/>
                      <w:color w:val="auto"/>
                      <w:sz w:val="18"/>
                      <w:szCs w:val="18"/>
                    </w:rPr>
                    <w:delText>☒</w:delText>
                  </w:r>
                </w:del>
                <w:customXmlDelRangeStart w:id="5394" w:author="Xuning Wei12232" w:date="2026-07-27T15:15:00Z"/>
              </w:sdtContent>
            </w:sdt>
            <w:customXmlDelRangeEnd w:id="5394"/>
            <w:del w:id="5395" w:author="Xuning Wei12232" w:date="2026-07-27T15:15:00Z">
              <w:r w:rsidR="00444ADF" w:rsidRPr="00BB7730" w:rsidDel="00DA2B65">
                <w:rPr>
                  <w:rFonts w:ascii="Times New Roman" w:eastAsia="仿宋_GB2312" w:hAnsi="Times New Roman" w:cs="Times New Roman"/>
                  <w:color w:val="auto"/>
                  <w:sz w:val="18"/>
                  <w:szCs w:val="18"/>
                </w:rPr>
                <w:delText>Yes</w:delText>
              </w:r>
              <w:bookmarkStart w:id="5396" w:name="_Toc243495265"/>
              <w:bookmarkStart w:id="5397" w:name="_Toc243495441"/>
              <w:bookmarkStart w:id="5398" w:name="_Toc243495617"/>
              <w:bookmarkStart w:id="5399" w:name="_Toc243495793"/>
              <w:bookmarkEnd w:id="5396"/>
              <w:bookmarkEnd w:id="5397"/>
              <w:bookmarkEnd w:id="5398"/>
              <w:bookmarkEnd w:id="5399"/>
            </w:del>
          </w:p>
        </w:tc>
        <w:tc>
          <w:tcPr>
            <w:tcW w:w="740" w:type="dxa"/>
            <w:tcBorders>
              <w:top w:val="nil"/>
              <w:left w:val="nil"/>
              <w:bottom w:val="single" w:sz="4" w:space="0" w:color="auto"/>
              <w:right w:val="single" w:sz="4" w:space="0" w:color="auto"/>
            </w:tcBorders>
            <w:shd w:val="clear" w:color="auto" w:fill="FFFFFF" w:themeFill="background1"/>
            <w:vAlign w:val="center"/>
          </w:tcPr>
          <w:p w14:paraId="2935D636" w14:textId="6455023F" w:rsidR="00444ADF" w:rsidRPr="00BB7730" w:rsidDel="00DA2B65" w:rsidRDefault="003E162E">
            <w:pPr>
              <w:pStyle w:val="2"/>
              <w:spacing w:beforeLines="50" w:after="50" w:line="319" w:lineRule="auto"/>
              <w:ind w:leftChars="134" w:left="281"/>
              <w:contextualSpacing/>
              <w:jc w:val="both"/>
              <w:rPr>
                <w:del w:id="5400" w:author="Xuning Wei12232" w:date="2026-07-27T15:15:00Z"/>
                <w:rFonts w:ascii="Times New Roman" w:eastAsia="仿宋_GB2312" w:hAnsi="Times New Roman" w:cs="Times New Roman"/>
                <w:color w:val="auto"/>
                <w:sz w:val="18"/>
                <w:szCs w:val="18"/>
              </w:rPr>
              <w:pPrChange w:id="5401" w:author="Xuning Wei12232" w:date="2026-07-27T15:15:00Z">
                <w:pPr>
                  <w:spacing w:line="276" w:lineRule="auto"/>
                  <w:jc w:val="both"/>
                </w:pPr>
              </w:pPrChange>
            </w:pPr>
            <w:customXmlDelRangeStart w:id="5402" w:author="Xuning Wei12232" w:date="2026-07-27T15:15:00Z"/>
            <w:sdt>
              <w:sdtPr>
                <w:rPr>
                  <w:rFonts w:ascii="Times New Roman" w:eastAsia="仿宋_GB2312" w:hAnsi="Times New Roman" w:cs="Times New Roman"/>
                  <w:color w:val="auto"/>
                  <w:sz w:val="18"/>
                  <w:szCs w:val="18"/>
                </w:rPr>
                <w:id w:val="-1271860528"/>
                <w14:checkbox>
                  <w14:checked w14:val="0"/>
                  <w14:checkedState w14:val="2612" w14:font="MS Gothic"/>
                  <w14:uncheckedState w14:val="2610" w14:font="MS Gothic"/>
                </w14:checkbox>
              </w:sdtPr>
              <w:sdtEndPr/>
              <w:sdtContent>
                <w:customXmlDelRangeEnd w:id="5402"/>
                <w:del w:id="5403" w:author="Xuning Wei12232" w:date="2026-07-27T15:15:00Z">
                  <w:r w:rsidR="00444ADF" w:rsidRPr="00BB7730" w:rsidDel="00DA2B65">
                    <w:rPr>
                      <w:rFonts w:ascii="Segoe UI Symbol" w:eastAsia="仿宋_GB2312" w:hAnsi="Segoe UI Symbol" w:cs="Segoe UI Symbol"/>
                      <w:color w:val="auto"/>
                      <w:sz w:val="18"/>
                      <w:szCs w:val="18"/>
                    </w:rPr>
                    <w:delText>☐</w:delText>
                  </w:r>
                </w:del>
                <w:customXmlDelRangeStart w:id="5404" w:author="Xuning Wei12232" w:date="2026-07-27T15:15:00Z"/>
              </w:sdtContent>
            </w:sdt>
            <w:customXmlDelRangeEnd w:id="5404"/>
            <w:del w:id="5405" w:author="Xuning Wei12232" w:date="2026-07-27T15:15:00Z">
              <w:r w:rsidR="00444ADF" w:rsidRPr="00BB7730" w:rsidDel="00DA2B65">
                <w:rPr>
                  <w:rFonts w:ascii="Times New Roman" w:eastAsia="仿宋_GB2312" w:hAnsi="Times New Roman" w:cs="Times New Roman"/>
                  <w:color w:val="auto"/>
                  <w:sz w:val="18"/>
                  <w:szCs w:val="18"/>
                </w:rPr>
                <w:delText xml:space="preserve"> No</w:delText>
              </w:r>
              <w:bookmarkStart w:id="5406" w:name="_Toc243495266"/>
              <w:bookmarkStart w:id="5407" w:name="_Toc243495442"/>
              <w:bookmarkStart w:id="5408" w:name="_Toc243495618"/>
              <w:bookmarkStart w:id="5409" w:name="_Toc243495794"/>
              <w:bookmarkEnd w:id="5406"/>
              <w:bookmarkEnd w:id="5407"/>
              <w:bookmarkEnd w:id="5408"/>
              <w:bookmarkEnd w:id="5409"/>
            </w:del>
          </w:p>
        </w:tc>
        <w:tc>
          <w:tcPr>
            <w:tcW w:w="3512" w:type="dxa"/>
            <w:tcBorders>
              <w:top w:val="nil"/>
              <w:left w:val="nil"/>
              <w:bottom w:val="single" w:sz="4" w:space="0" w:color="auto"/>
              <w:right w:val="single" w:sz="4" w:space="0" w:color="auto"/>
            </w:tcBorders>
            <w:shd w:val="clear" w:color="auto" w:fill="FFFFFF" w:themeFill="background1"/>
            <w:vAlign w:val="center"/>
          </w:tcPr>
          <w:p w14:paraId="1167A173" w14:textId="4DC5C812" w:rsidR="00444ADF" w:rsidRPr="00BB7730" w:rsidDel="00DA2B65" w:rsidRDefault="00444ADF">
            <w:pPr>
              <w:pStyle w:val="2"/>
              <w:spacing w:beforeLines="50" w:after="50" w:line="319" w:lineRule="auto"/>
              <w:ind w:leftChars="134" w:left="281"/>
              <w:contextualSpacing/>
              <w:jc w:val="both"/>
              <w:rPr>
                <w:del w:id="5410" w:author="Xuning Wei12232" w:date="2026-07-27T15:15:00Z"/>
                <w:rFonts w:ascii="Times New Roman" w:eastAsia="仿宋_GB2312" w:hAnsi="Times New Roman" w:cs="Times New Roman"/>
                <w:color w:val="auto"/>
                <w:sz w:val="18"/>
                <w:szCs w:val="18"/>
              </w:rPr>
              <w:pPrChange w:id="5411" w:author="Xuning Wei12232" w:date="2026-07-27T15:15:00Z">
                <w:pPr>
                  <w:spacing w:line="276" w:lineRule="auto"/>
                  <w:jc w:val="both"/>
                </w:pPr>
              </w:pPrChange>
            </w:pPr>
            <w:del w:id="5412" w:author="Xuning Wei12232" w:date="2026-07-27T15:15:00Z">
              <w:r w:rsidRPr="00BB7730" w:rsidDel="00DA2B65">
                <w:rPr>
                  <w:rFonts w:ascii="Times New Roman" w:eastAsia="仿宋_GB2312" w:hAnsi="Times New Roman" w:cs="Times New Roman"/>
                  <w:color w:val="auto"/>
                  <w:sz w:val="18"/>
                  <w:szCs w:val="18"/>
                </w:rPr>
                <w:delText>N/A</w:delText>
              </w:r>
              <w:bookmarkStart w:id="5413" w:name="_Toc243495267"/>
              <w:bookmarkStart w:id="5414" w:name="_Toc243495443"/>
              <w:bookmarkStart w:id="5415" w:name="_Toc243495619"/>
              <w:bookmarkStart w:id="5416" w:name="_Toc243495795"/>
              <w:bookmarkEnd w:id="5413"/>
              <w:bookmarkEnd w:id="5414"/>
              <w:bookmarkEnd w:id="5415"/>
              <w:bookmarkEnd w:id="5416"/>
            </w:del>
          </w:p>
        </w:tc>
        <w:bookmarkStart w:id="5417" w:name="_Toc243495268"/>
        <w:bookmarkStart w:id="5418" w:name="_Toc243495444"/>
        <w:bookmarkStart w:id="5419" w:name="_Toc243495620"/>
        <w:bookmarkStart w:id="5420" w:name="_Toc243495796"/>
        <w:bookmarkEnd w:id="5417"/>
        <w:bookmarkEnd w:id="5418"/>
        <w:bookmarkEnd w:id="5419"/>
        <w:bookmarkEnd w:id="5420"/>
      </w:tr>
      <w:tr w:rsidR="00032BAE" w:rsidRPr="00BB7730" w:rsidDel="00DA2B65" w14:paraId="19AC4CAE" w14:textId="15FCC6BB" w:rsidTr="0030647B">
        <w:trPr>
          <w:trHeight w:val="595"/>
          <w:del w:id="5421"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2572F" w14:textId="4530EE16" w:rsidR="00444ADF" w:rsidRPr="00BB7730" w:rsidDel="00DA2B65" w:rsidRDefault="00444ADF">
            <w:pPr>
              <w:pStyle w:val="2"/>
              <w:spacing w:beforeLines="50" w:after="50" w:line="319" w:lineRule="auto"/>
              <w:ind w:leftChars="134" w:left="281"/>
              <w:contextualSpacing/>
              <w:jc w:val="both"/>
              <w:rPr>
                <w:del w:id="5422" w:author="Xuning Wei12232" w:date="2026-07-27T15:15:00Z"/>
                <w:rFonts w:ascii="Times New Roman" w:eastAsia="FangSong" w:hAnsi="Times New Roman" w:cs="Times New Roman"/>
                <w:color w:val="auto"/>
                <w:sz w:val="18"/>
                <w:szCs w:val="18"/>
                <w:lang w:eastAsia="zh-CN"/>
              </w:rPr>
              <w:pPrChange w:id="5423" w:author="Xuning Wei12232" w:date="2026-07-27T15:15:00Z">
                <w:pPr>
                  <w:spacing w:line="276" w:lineRule="auto"/>
                  <w:jc w:val="both"/>
                </w:pPr>
              </w:pPrChange>
            </w:pPr>
            <w:del w:id="5424" w:author="Xuning Wei12232" w:date="2026-07-27T15:15:00Z">
              <w:r w:rsidRPr="00BB7730" w:rsidDel="00DA2B65">
                <w:rPr>
                  <w:rFonts w:ascii="Times New Roman" w:eastAsia="FangSong" w:hAnsi="Times New Roman" w:cs="Times New Roman"/>
                  <w:color w:val="auto"/>
                  <w:sz w:val="18"/>
                  <w:szCs w:val="18"/>
                  <w:lang w:eastAsia="zh-CN"/>
                </w:rPr>
                <w:delText>2</w:delText>
              </w:r>
              <w:bookmarkStart w:id="5425" w:name="_Toc243495269"/>
              <w:bookmarkStart w:id="5426" w:name="_Toc243495445"/>
              <w:bookmarkStart w:id="5427" w:name="_Toc243495621"/>
              <w:bookmarkStart w:id="5428" w:name="_Toc243495797"/>
              <w:bookmarkEnd w:id="5425"/>
              <w:bookmarkEnd w:id="5426"/>
              <w:bookmarkEnd w:id="5427"/>
              <w:bookmarkEnd w:id="5428"/>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5EF77AF7" w14:textId="5847A777" w:rsidR="00444ADF" w:rsidRPr="00BB7730" w:rsidDel="00DA2B65" w:rsidRDefault="00444ADF">
            <w:pPr>
              <w:pStyle w:val="2"/>
              <w:spacing w:beforeLines="50" w:after="50" w:line="319" w:lineRule="auto"/>
              <w:ind w:leftChars="134" w:left="281"/>
              <w:contextualSpacing/>
              <w:jc w:val="both"/>
              <w:rPr>
                <w:del w:id="5429" w:author="Xuning Wei12232" w:date="2026-07-27T15:15:00Z"/>
                <w:rFonts w:ascii="Times New Roman" w:eastAsia="仿宋_GB2312" w:hAnsi="Times New Roman" w:cs="Times New Roman"/>
                <w:color w:val="auto"/>
                <w:sz w:val="18"/>
                <w:szCs w:val="18"/>
              </w:rPr>
              <w:pPrChange w:id="5430" w:author="Xuning Wei12232" w:date="2026-07-27T15:15:00Z">
                <w:pPr>
                  <w:contextualSpacing/>
                  <w:jc w:val="both"/>
                </w:pPr>
              </w:pPrChange>
            </w:pPr>
            <w:del w:id="5431" w:author="Xuning Wei12232" w:date="2026-07-27T15:15:00Z">
              <w:r w:rsidRPr="00BB7730" w:rsidDel="00DA2B65">
                <w:rPr>
                  <w:rFonts w:ascii="Times New Roman" w:eastAsia="仿宋_GB2312" w:hAnsi="Times New Roman" w:cs="Times New Roman"/>
                  <w:color w:val="auto"/>
                  <w:sz w:val="18"/>
                  <w:szCs w:val="18"/>
                </w:rPr>
                <w:delText>Stirring volume</w:delText>
              </w:r>
              <w:bookmarkStart w:id="5432" w:name="_Toc243495270"/>
              <w:bookmarkStart w:id="5433" w:name="_Toc243495446"/>
              <w:bookmarkStart w:id="5434" w:name="_Toc243495622"/>
              <w:bookmarkStart w:id="5435" w:name="_Toc243495798"/>
              <w:bookmarkEnd w:id="5432"/>
              <w:bookmarkEnd w:id="5433"/>
              <w:bookmarkEnd w:id="5434"/>
              <w:bookmarkEnd w:id="5435"/>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57354E37" w14:textId="1A75AC95" w:rsidR="00444ADF" w:rsidRPr="00BB7730" w:rsidDel="00DA2B65" w:rsidRDefault="00444ADF">
            <w:pPr>
              <w:pStyle w:val="2"/>
              <w:spacing w:beforeLines="50" w:after="50" w:line="319" w:lineRule="auto"/>
              <w:ind w:leftChars="134" w:left="281"/>
              <w:contextualSpacing/>
              <w:jc w:val="both"/>
              <w:rPr>
                <w:del w:id="5436" w:author="Xuning Wei12232" w:date="2026-07-27T15:15:00Z"/>
                <w:rFonts w:ascii="Times New Roman" w:eastAsia="仿宋_GB2312" w:hAnsi="Times New Roman" w:cs="Times New Roman"/>
                <w:color w:val="auto"/>
                <w:sz w:val="18"/>
                <w:szCs w:val="18"/>
              </w:rPr>
              <w:pPrChange w:id="5437" w:author="Xuning Wei12232" w:date="2026-07-27T15:15:00Z">
                <w:pPr>
                  <w:jc w:val="both"/>
                </w:pPr>
              </w:pPrChange>
            </w:pPr>
            <w:del w:id="5438" w:author="Xuning Wei12232" w:date="2026-07-27T15:15:00Z">
              <w:r w:rsidRPr="00BB7730" w:rsidDel="00DA2B65">
                <w:rPr>
                  <w:rFonts w:ascii="Times New Roman" w:eastAsia="仿宋_GB2312" w:hAnsi="Times New Roman" w:cs="Times New Roman"/>
                  <w:color w:val="auto"/>
                  <w:sz w:val="18"/>
                  <w:szCs w:val="18"/>
                </w:rPr>
                <w:delText>Online solution preparation is achieved by controlling the warning value of the minimum liquid level of the equipment</w:delText>
              </w:r>
              <w:bookmarkStart w:id="5439" w:name="_Toc243495271"/>
              <w:bookmarkStart w:id="5440" w:name="_Toc243495447"/>
              <w:bookmarkStart w:id="5441" w:name="_Toc243495623"/>
              <w:bookmarkStart w:id="5442" w:name="_Toc243495799"/>
              <w:bookmarkEnd w:id="5439"/>
              <w:bookmarkEnd w:id="5440"/>
              <w:bookmarkEnd w:id="5441"/>
              <w:bookmarkEnd w:id="5442"/>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30670D1" w14:textId="24AF1E54" w:rsidR="00444ADF" w:rsidRPr="00BB7730" w:rsidDel="00DA2B65" w:rsidRDefault="00444ADF">
            <w:pPr>
              <w:pStyle w:val="2"/>
              <w:spacing w:beforeLines="50" w:after="50" w:line="319" w:lineRule="auto"/>
              <w:ind w:leftChars="134" w:left="281"/>
              <w:contextualSpacing/>
              <w:jc w:val="both"/>
              <w:rPr>
                <w:del w:id="5443" w:author="Xuning Wei12232" w:date="2026-07-27T15:15:00Z"/>
                <w:rFonts w:ascii="Times New Roman" w:eastAsia="仿宋_GB2312" w:hAnsi="Times New Roman" w:cs="Times New Roman"/>
                <w:color w:val="auto"/>
                <w:sz w:val="18"/>
                <w:szCs w:val="18"/>
              </w:rPr>
              <w:pPrChange w:id="5444" w:author="Xuning Wei12232" w:date="2026-07-27T15:15:00Z">
                <w:pPr>
                  <w:contextualSpacing/>
                  <w:jc w:val="both"/>
                </w:pPr>
              </w:pPrChange>
            </w:pPr>
            <w:del w:id="5445" w:author="Xuning Wei12232" w:date="2026-07-27T15:15:00Z">
              <w:r w:rsidRPr="00BB7730" w:rsidDel="00DA2B65">
                <w:rPr>
                  <w:rFonts w:ascii="Times New Roman" w:eastAsia="仿宋_GB2312" w:hAnsi="Times New Roman" w:cs="Times New Roman"/>
                  <w:color w:val="auto"/>
                  <w:sz w:val="18"/>
                  <w:szCs w:val="18"/>
                </w:rPr>
                <w:delText>Stirring volume range of equipment (at rest):</w:delText>
              </w:r>
              <w:bookmarkStart w:id="5446" w:name="_Toc243495272"/>
              <w:bookmarkStart w:id="5447" w:name="_Toc243495448"/>
              <w:bookmarkStart w:id="5448" w:name="_Toc243495624"/>
              <w:bookmarkStart w:id="5449" w:name="_Toc243495800"/>
              <w:bookmarkEnd w:id="5446"/>
              <w:bookmarkEnd w:id="5447"/>
              <w:bookmarkEnd w:id="5448"/>
              <w:bookmarkEnd w:id="5449"/>
            </w:del>
          </w:p>
          <w:p w14:paraId="1922DDCA" w14:textId="68BB6686" w:rsidR="00444ADF" w:rsidRPr="00BB7730" w:rsidDel="00DA2B65" w:rsidRDefault="00222582">
            <w:pPr>
              <w:pStyle w:val="2"/>
              <w:spacing w:beforeLines="50" w:after="50" w:line="319" w:lineRule="auto"/>
              <w:ind w:leftChars="134" w:left="281"/>
              <w:contextualSpacing/>
              <w:jc w:val="both"/>
              <w:rPr>
                <w:del w:id="5450" w:author="Xuning Wei12232" w:date="2026-07-27T15:15:00Z"/>
                <w:rFonts w:ascii="Times New Roman" w:eastAsia="仿宋_GB2312" w:hAnsi="Times New Roman" w:cs="Times New Roman"/>
                <w:color w:val="auto"/>
                <w:sz w:val="18"/>
                <w:szCs w:val="18"/>
              </w:rPr>
              <w:pPrChange w:id="5451" w:author="Xuning Wei12232" w:date="2026-07-27T15:15:00Z">
                <w:pPr>
                  <w:jc w:val="both"/>
                </w:pPr>
              </w:pPrChange>
            </w:pPr>
            <w:del w:id="5452" w:author="Xuning Wei12232" w:date="2026-07-27T15:15:00Z">
              <w:r w:rsidRPr="00BB7730" w:rsidDel="00DA2B65">
                <w:rPr>
                  <w:rFonts w:ascii="Times New Roman" w:eastAsia="仿宋_GB2312" w:hAnsi="Times New Roman" w:cs="Times New Roman"/>
                  <w:color w:val="auto"/>
                  <w:sz w:val="18"/>
                  <w:szCs w:val="18"/>
                </w:rPr>
                <w:delText>309.3L~1573.2</w:delText>
              </w:r>
              <w:r w:rsidR="00444ADF" w:rsidRPr="00BB7730" w:rsidDel="00DA2B65">
                <w:rPr>
                  <w:rFonts w:ascii="Times New Roman" w:eastAsia="仿宋_GB2312" w:hAnsi="Times New Roman" w:cs="Times New Roman"/>
                  <w:color w:val="auto"/>
                  <w:sz w:val="18"/>
                  <w:szCs w:val="18"/>
                </w:rPr>
                <w:delText xml:space="preserve"> L</w:delText>
              </w:r>
              <w:bookmarkStart w:id="5453" w:name="_Toc243495273"/>
              <w:bookmarkStart w:id="5454" w:name="_Toc243495449"/>
              <w:bookmarkStart w:id="5455" w:name="_Toc243495625"/>
              <w:bookmarkStart w:id="5456" w:name="_Toc243495801"/>
              <w:bookmarkEnd w:id="5453"/>
              <w:bookmarkEnd w:id="5454"/>
              <w:bookmarkEnd w:id="5455"/>
              <w:bookmarkEnd w:id="5456"/>
            </w:del>
          </w:p>
        </w:tc>
        <w:tc>
          <w:tcPr>
            <w:tcW w:w="851" w:type="dxa"/>
            <w:tcBorders>
              <w:top w:val="nil"/>
              <w:left w:val="nil"/>
              <w:bottom w:val="single" w:sz="4" w:space="0" w:color="auto"/>
              <w:right w:val="single" w:sz="4" w:space="0" w:color="auto"/>
            </w:tcBorders>
            <w:shd w:val="clear" w:color="auto" w:fill="FFFFFF" w:themeFill="background1"/>
            <w:vAlign w:val="center"/>
          </w:tcPr>
          <w:p w14:paraId="69A35C62" w14:textId="302F82D2" w:rsidR="00444ADF" w:rsidRPr="00BB7730" w:rsidDel="00DA2B65" w:rsidRDefault="003E162E">
            <w:pPr>
              <w:pStyle w:val="2"/>
              <w:spacing w:beforeLines="50" w:after="50" w:line="319" w:lineRule="auto"/>
              <w:ind w:leftChars="134" w:left="281"/>
              <w:contextualSpacing/>
              <w:jc w:val="both"/>
              <w:rPr>
                <w:del w:id="5457" w:author="Xuning Wei12232" w:date="2026-07-27T15:15:00Z"/>
                <w:rFonts w:ascii="Times New Roman" w:eastAsia="仿宋_GB2312" w:hAnsi="Times New Roman" w:cs="Times New Roman"/>
                <w:color w:val="auto"/>
                <w:sz w:val="18"/>
                <w:szCs w:val="18"/>
              </w:rPr>
              <w:pPrChange w:id="5458" w:author="Xuning Wei12232" w:date="2026-07-27T15:15:00Z">
                <w:pPr>
                  <w:spacing w:line="276" w:lineRule="auto"/>
                  <w:jc w:val="both"/>
                </w:pPr>
              </w:pPrChange>
            </w:pPr>
            <w:customXmlDelRangeStart w:id="5459" w:author="Xuning Wei12232" w:date="2026-07-27T15:15:00Z"/>
            <w:sdt>
              <w:sdtPr>
                <w:rPr>
                  <w:rFonts w:ascii="Times New Roman" w:eastAsia="仿宋_GB2312" w:hAnsi="Times New Roman" w:cs="Times New Roman"/>
                  <w:color w:val="auto"/>
                  <w:sz w:val="18"/>
                  <w:szCs w:val="18"/>
                </w:rPr>
                <w:id w:val="-1922868087"/>
                <w14:checkbox>
                  <w14:checked w14:val="1"/>
                  <w14:checkedState w14:val="2612" w14:font="MS Gothic"/>
                  <w14:uncheckedState w14:val="2610" w14:font="MS Gothic"/>
                </w14:checkbox>
              </w:sdtPr>
              <w:sdtEndPr/>
              <w:sdtContent>
                <w:customXmlDelRangeEnd w:id="5459"/>
                <w:del w:id="5460" w:author="Xuning Wei12232" w:date="2026-07-27T15:15:00Z">
                  <w:r w:rsidR="00444ADF" w:rsidRPr="00BB7730" w:rsidDel="00DA2B65">
                    <w:rPr>
                      <w:rFonts w:ascii="Segoe UI Symbol" w:eastAsia="MS Gothic" w:hAnsi="Segoe UI Symbol" w:cs="Segoe UI Symbol"/>
                      <w:color w:val="auto"/>
                      <w:sz w:val="18"/>
                      <w:szCs w:val="18"/>
                    </w:rPr>
                    <w:delText>☒</w:delText>
                  </w:r>
                </w:del>
                <w:customXmlDelRangeStart w:id="5461" w:author="Xuning Wei12232" w:date="2026-07-27T15:15:00Z"/>
              </w:sdtContent>
            </w:sdt>
            <w:customXmlDelRangeEnd w:id="5461"/>
            <w:del w:id="5462" w:author="Xuning Wei12232" w:date="2026-07-27T15:15:00Z">
              <w:r w:rsidR="00444ADF" w:rsidRPr="00BB7730" w:rsidDel="00DA2B65">
                <w:rPr>
                  <w:rFonts w:ascii="Times New Roman" w:eastAsia="仿宋_GB2312" w:hAnsi="Times New Roman" w:cs="Times New Roman"/>
                  <w:color w:val="auto"/>
                  <w:sz w:val="18"/>
                  <w:szCs w:val="18"/>
                </w:rPr>
                <w:delText>Yes</w:delText>
              </w:r>
              <w:bookmarkStart w:id="5463" w:name="_Toc243495274"/>
              <w:bookmarkStart w:id="5464" w:name="_Toc243495450"/>
              <w:bookmarkStart w:id="5465" w:name="_Toc243495626"/>
              <w:bookmarkStart w:id="5466" w:name="_Toc243495802"/>
              <w:bookmarkEnd w:id="5463"/>
              <w:bookmarkEnd w:id="5464"/>
              <w:bookmarkEnd w:id="5465"/>
              <w:bookmarkEnd w:id="5466"/>
            </w:del>
          </w:p>
        </w:tc>
        <w:tc>
          <w:tcPr>
            <w:tcW w:w="740" w:type="dxa"/>
            <w:tcBorders>
              <w:top w:val="nil"/>
              <w:left w:val="nil"/>
              <w:bottom w:val="single" w:sz="4" w:space="0" w:color="auto"/>
              <w:right w:val="single" w:sz="4" w:space="0" w:color="auto"/>
            </w:tcBorders>
            <w:shd w:val="clear" w:color="auto" w:fill="FFFFFF" w:themeFill="background1"/>
            <w:vAlign w:val="center"/>
          </w:tcPr>
          <w:p w14:paraId="3B1BF8D0" w14:textId="7ECC580B" w:rsidR="00444ADF" w:rsidRPr="00BB7730" w:rsidDel="00DA2B65" w:rsidRDefault="003E162E">
            <w:pPr>
              <w:pStyle w:val="2"/>
              <w:spacing w:beforeLines="50" w:after="50" w:line="319" w:lineRule="auto"/>
              <w:ind w:leftChars="134" w:left="281"/>
              <w:contextualSpacing/>
              <w:jc w:val="both"/>
              <w:rPr>
                <w:del w:id="5467" w:author="Xuning Wei12232" w:date="2026-07-27T15:15:00Z"/>
                <w:rFonts w:ascii="Times New Roman" w:eastAsia="仿宋_GB2312" w:hAnsi="Times New Roman" w:cs="Times New Roman"/>
                <w:color w:val="auto"/>
                <w:sz w:val="18"/>
                <w:szCs w:val="18"/>
              </w:rPr>
              <w:pPrChange w:id="5468" w:author="Xuning Wei12232" w:date="2026-07-27T15:15:00Z">
                <w:pPr>
                  <w:spacing w:line="276" w:lineRule="auto"/>
                  <w:jc w:val="both"/>
                </w:pPr>
              </w:pPrChange>
            </w:pPr>
            <w:customXmlDelRangeStart w:id="5469" w:author="Xuning Wei12232" w:date="2026-07-27T15:15:00Z"/>
            <w:sdt>
              <w:sdtPr>
                <w:rPr>
                  <w:rFonts w:ascii="Times New Roman" w:eastAsia="仿宋_GB2312" w:hAnsi="Times New Roman" w:cs="Times New Roman"/>
                  <w:color w:val="auto"/>
                  <w:sz w:val="18"/>
                  <w:szCs w:val="18"/>
                </w:rPr>
                <w:id w:val="1377349945"/>
                <w14:checkbox>
                  <w14:checked w14:val="0"/>
                  <w14:checkedState w14:val="2612" w14:font="MS Gothic"/>
                  <w14:uncheckedState w14:val="2610" w14:font="MS Gothic"/>
                </w14:checkbox>
              </w:sdtPr>
              <w:sdtEndPr/>
              <w:sdtContent>
                <w:customXmlDelRangeEnd w:id="5469"/>
                <w:del w:id="5470" w:author="Xuning Wei12232" w:date="2026-07-27T15:15:00Z">
                  <w:r w:rsidR="00444ADF" w:rsidRPr="00BB7730" w:rsidDel="00DA2B65">
                    <w:rPr>
                      <w:rFonts w:ascii="Segoe UI Symbol" w:eastAsia="仿宋_GB2312" w:hAnsi="Segoe UI Symbol" w:cs="Segoe UI Symbol"/>
                      <w:color w:val="auto"/>
                      <w:sz w:val="18"/>
                      <w:szCs w:val="18"/>
                    </w:rPr>
                    <w:delText>☐</w:delText>
                  </w:r>
                </w:del>
                <w:customXmlDelRangeStart w:id="5471" w:author="Xuning Wei12232" w:date="2026-07-27T15:15:00Z"/>
              </w:sdtContent>
            </w:sdt>
            <w:customXmlDelRangeEnd w:id="5471"/>
            <w:del w:id="5472" w:author="Xuning Wei12232" w:date="2026-07-27T15:15:00Z">
              <w:r w:rsidR="00444ADF" w:rsidRPr="00BB7730" w:rsidDel="00DA2B65">
                <w:rPr>
                  <w:rFonts w:ascii="Times New Roman" w:eastAsia="仿宋_GB2312" w:hAnsi="Times New Roman" w:cs="Times New Roman"/>
                  <w:color w:val="auto"/>
                  <w:sz w:val="18"/>
                  <w:szCs w:val="18"/>
                </w:rPr>
                <w:delText xml:space="preserve"> No</w:delText>
              </w:r>
              <w:bookmarkStart w:id="5473" w:name="_Toc243495275"/>
              <w:bookmarkStart w:id="5474" w:name="_Toc243495451"/>
              <w:bookmarkStart w:id="5475" w:name="_Toc243495627"/>
              <w:bookmarkStart w:id="5476" w:name="_Toc243495803"/>
              <w:bookmarkEnd w:id="5473"/>
              <w:bookmarkEnd w:id="5474"/>
              <w:bookmarkEnd w:id="5475"/>
              <w:bookmarkEnd w:id="5476"/>
            </w:del>
          </w:p>
        </w:tc>
        <w:tc>
          <w:tcPr>
            <w:tcW w:w="3512" w:type="dxa"/>
            <w:tcBorders>
              <w:top w:val="nil"/>
              <w:left w:val="nil"/>
              <w:bottom w:val="single" w:sz="4" w:space="0" w:color="auto"/>
              <w:right w:val="single" w:sz="4" w:space="0" w:color="auto"/>
            </w:tcBorders>
            <w:shd w:val="clear" w:color="auto" w:fill="FFFFFF" w:themeFill="background1"/>
            <w:vAlign w:val="center"/>
          </w:tcPr>
          <w:p w14:paraId="3B251BE7" w14:textId="069B7C50" w:rsidR="00444ADF" w:rsidRPr="00BB7730" w:rsidDel="00DA2B65" w:rsidRDefault="00444ADF">
            <w:pPr>
              <w:pStyle w:val="2"/>
              <w:spacing w:beforeLines="50" w:after="50" w:line="319" w:lineRule="auto"/>
              <w:ind w:leftChars="134" w:left="281"/>
              <w:contextualSpacing/>
              <w:jc w:val="both"/>
              <w:rPr>
                <w:del w:id="5477" w:author="Xuning Wei12232" w:date="2026-07-27T15:15:00Z"/>
                <w:rFonts w:ascii="Times New Roman" w:eastAsia="仿宋_GB2312" w:hAnsi="Times New Roman" w:cs="Times New Roman"/>
                <w:color w:val="auto"/>
                <w:sz w:val="18"/>
                <w:szCs w:val="18"/>
              </w:rPr>
              <w:pPrChange w:id="5478" w:author="Xuning Wei12232" w:date="2026-07-27T15:15:00Z">
                <w:pPr>
                  <w:jc w:val="both"/>
                </w:pPr>
              </w:pPrChange>
            </w:pPr>
            <w:del w:id="5479" w:author="Xuning Wei12232" w:date="2026-07-27T15:15:00Z">
              <w:r w:rsidRPr="00BB7730" w:rsidDel="00DA2B65">
                <w:rPr>
                  <w:rFonts w:ascii="Times New Roman" w:eastAsia="仿宋_GB2312" w:hAnsi="Times New Roman" w:cs="Times New Roman"/>
                  <w:color w:val="auto"/>
                  <w:sz w:val="18"/>
                  <w:szCs w:val="18"/>
                </w:rPr>
                <w:delText>The solution is prepared online, and the process volume is set within the stirrable volume range of the equipment,</w:delText>
              </w:r>
              <w:r w:rsidRPr="00BB7730" w:rsidDel="00DA2B65">
                <w:rPr>
                  <w:rFonts w:ascii="Times New Roman" w:hAnsi="Times New Roman" w:cs="Times New Roman"/>
                  <w:color w:val="auto"/>
                </w:rPr>
                <w:delText xml:space="preserve"> </w:delText>
              </w:r>
              <w:r w:rsidRPr="00BB7730" w:rsidDel="00DA2B65">
                <w:rPr>
                  <w:rFonts w:ascii="Times New Roman" w:eastAsia="仿宋_GB2312" w:hAnsi="Times New Roman" w:cs="Times New Roman"/>
                  <w:color w:val="auto"/>
                  <w:sz w:val="18"/>
                  <w:szCs w:val="18"/>
                </w:rPr>
                <w:delText>The set solution preparation limit is greater than the minimum stirrable volume of the equipment and less than the equipment volume of 3000 L</w:delText>
              </w:r>
              <w:bookmarkStart w:id="5480" w:name="_Toc243495276"/>
              <w:bookmarkStart w:id="5481" w:name="_Toc243495452"/>
              <w:bookmarkStart w:id="5482" w:name="_Toc243495628"/>
              <w:bookmarkStart w:id="5483" w:name="_Toc243495804"/>
              <w:bookmarkEnd w:id="5480"/>
              <w:bookmarkEnd w:id="5481"/>
              <w:bookmarkEnd w:id="5482"/>
              <w:bookmarkEnd w:id="5483"/>
            </w:del>
          </w:p>
        </w:tc>
        <w:bookmarkStart w:id="5484" w:name="_Toc243495277"/>
        <w:bookmarkStart w:id="5485" w:name="_Toc243495453"/>
        <w:bookmarkStart w:id="5486" w:name="_Toc243495629"/>
        <w:bookmarkStart w:id="5487" w:name="_Toc243495805"/>
        <w:bookmarkEnd w:id="5484"/>
        <w:bookmarkEnd w:id="5485"/>
        <w:bookmarkEnd w:id="5486"/>
        <w:bookmarkEnd w:id="5487"/>
      </w:tr>
      <w:tr w:rsidR="00032BAE" w:rsidRPr="00BB7730" w:rsidDel="00DA2B65" w14:paraId="7E1624BD" w14:textId="59AD53CA" w:rsidTr="0030647B">
        <w:trPr>
          <w:trHeight w:val="595"/>
          <w:del w:id="5488"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0667F0" w14:textId="22D4B85C" w:rsidR="00C1757C" w:rsidRPr="00BB7730" w:rsidDel="00DA2B65" w:rsidRDefault="00C1757C">
            <w:pPr>
              <w:pStyle w:val="2"/>
              <w:spacing w:beforeLines="50" w:after="50" w:line="319" w:lineRule="auto"/>
              <w:ind w:leftChars="134" w:left="281"/>
              <w:contextualSpacing/>
              <w:jc w:val="both"/>
              <w:rPr>
                <w:del w:id="5489" w:author="Xuning Wei12232" w:date="2026-07-27T15:15:00Z"/>
                <w:rFonts w:ascii="Times New Roman" w:eastAsia="FangSong" w:hAnsi="Times New Roman" w:cs="Times New Roman"/>
                <w:color w:val="auto"/>
                <w:sz w:val="18"/>
                <w:szCs w:val="18"/>
                <w:lang w:eastAsia="zh-CN"/>
              </w:rPr>
              <w:pPrChange w:id="5490" w:author="Xuning Wei12232" w:date="2026-07-27T15:15:00Z">
                <w:pPr>
                  <w:spacing w:line="276" w:lineRule="auto"/>
                  <w:jc w:val="both"/>
                </w:pPr>
              </w:pPrChange>
            </w:pPr>
            <w:del w:id="5491" w:author="Xuning Wei12232" w:date="2026-07-27T15:15:00Z">
              <w:r w:rsidRPr="00BB7730" w:rsidDel="00DA2B65">
                <w:rPr>
                  <w:rFonts w:ascii="Times New Roman" w:eastAsia="FangSong" w:hAnsi="Times New Roman" w:cs="Times New Roman"/>
                  <w:color w:val="auto"/>
                  <w:sz w:val="18"/>
                  <w:szCs w:val="18"/>
                  <w:lang w:eastAsia="zh-CN"/>
                </w:rPr>
                <w:delText>3</w:delText>
              </w:r>
              <w:bookmarkStart w:id="5492" w:name="_Toc243495278"/>
              <w:bookmarkStart w:id="5493" w:name="_Toc243495454"/>
              <w:bookmarkStart w:id="5494" w:name="_Toc243495630"/>
              <w:bookmarkStart w:id="5495" w:name="_Toc243495806"/>
              <w:bookmarkEnd w:id="5492"/>
              <w:bookmarkEnd w:id="5493"/>
              <w:bookmarkEnd w:id="5494"/>
              <w:bookmarkEnd w:id="5495"/>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4ACE028E" w14:textId="0F382B8C" w:rsidR="00C1757C" w:rsidRPr="00BB7730" w:rsidDel="00DA2B65" w:rsidRDefault="00C1757C">
            <w:pPr>
              <w:pStyle w:val="2"/>
              <w:spacing w:beforeLines="50" w:after="50" w:line="319" w:lineRule="auto"/>
              <w:ind w:leftChars="134" w:left="281"/>
              <w:contextualSpacing/>
              <w:jc w:val="both"/>
              <w:rPr>
                <w:del w:id="5496" w:author="Xuning Wei12232" w:date="2026-07-27T15:15:00Z"/>
                <w:rFonts w:ascii="Times New Roman" w:eastAsia="仿宋_GB2312" w:hAnsi="Times New Roman" w:cs="Times New Roman"/>
                <w:color w:val="auto"/>
                <w:sz w:val="18"/>
                <w:szCs w:val="18"/>
              </w:rPr>
              <w:pPrChange w:id="5497" w:author="Xuning Wei12232" w:date="2026-07-27T15:15:00Z">
                <w:pPr>
                  <w:contextualSpacing/>
                  <w:jc w:val="both"/>
                </w:pPr>
              </w:pPrChange>
            </w:pPr>
            <w:del w:id="5498" w:author="Xuning Wei12232" w:date="2026-07-27T15:15:00Z">
              <w:r w:rsidRPr="00BB7730" w:rsidDel="00DA2B65">
                <w:rPr>
                  <w:rFonts w:ascii="Times New Roman" w:eastAsia="仿宋_GB2312" w:hAnsi="Times New Roman" w:cs="Times New Roman"/>
                  <w:color w:val="auto"/>
                  <w:sz w:val="18"/>
                  <w:szCs w:val="18"/>
                </w:rPr>
                <w:delText>Process temperature measurement</w:delText>
              </w:r>
              <w:bookmarkStart w:id="5499" w:name="_Toc243495279"/>
              <w:bookmarkStart w:id="5500" w:name="_Toc243495455"/>
              <w:bookmarkStart w:id="5501" w:name="_Toc243495631"/>
              <w:bookmarkStart w:id="5502" w:name="_Toc243495807"/>
              <w:bookmarkEnd w:id="5499"/>
              <w:bookmarkEnd w:id="5500"/>
              <w:bookmarkEnd w:id="5501"/>
              <w:bookmarkEnd w:id="5502"/>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5C44ED69" w14:textId="7969A6BA" w:rsidR="00C1757C" w:rsidRPr="00BB7730" w:rsidDel="00DA2B65" w:rsidRDefault="00B54A08">
            <w:pPr>
              <w:pStyle w:val="2"/>
              <w:spacing w:beforeLines="50" w:after="50" w:line="319" w:lineRule="auto"/>
              <w:ind w:leftChars="134" w:left="281"/>
              <w:contextualSpacing/>
              <w:jc w:val="both"/>
              <w:rPr>
                <w:del w:id="5503" w:author="Xuning Wei12232" w:date="2026-07-27T15:15:00Z"/>
                <w:rFonts w:ascii="Times New Roman" w:eastAsia="仿宋_GB2312" w:hAnsi="Times New Roman" w:cs="Times New Roman"/>
                <w:color w:val="auto"/>
                <w:sz w:val="18"/>
                <w:szCs w:val="18"/>
              </w:rPr>
              <w:pPrChange w:id="5504" w:author="Xuning Wei12232" w:date="2026-07-27T15:15:00Z">
                <w:pPr>
                  <w:jc w:val="both"/>
                </w:pPr>
              </w:pPrChange>
            </w:pPr>
            <w:del w:id="5505" w:author="Xuning Wei12232" w:date="2026-07-27T15:15:00Z">
              <w:r w:rsidRPr="00BB7730" w:rsidDel="00DA2B65">
                <w:rPr>
                  <w:rFonts w:ascii="Times New Roman" w:eastAsia="仿宋_GB2312" w:hAnsi="Times New Roman" w:cs="Times New Roman"/>
                  <w:color w:val="auto"/>
                  <w:sz w:val="18"/>
                  <w:szCs w:val="18"/>
                </w:rPr>
                <w:delText>RT</w:delText>
              </w:r>
              <w:bookmarkStart w:id="5506" w:name="_Toc243495280"/>
              <w:bookmarkStart w:id="5507" w:name="_Toc243495456"/>
              <w:bookmarkStart w:id="5508" w:name="_Toc243495632"/>
              <w:bookmarkStart w:id="5509" w:name="_Toc243495808"/>
              <w:bookmarkEnd w:id="5506"/>
              <w:bookmarkEnd w:id="5507"/>
              <w:bookmarkEnd w:id="5508"/>
              <w:bookmarkEnd w:id="5509"/>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B54AE3C" w14:textId="30F43E7A" w:rsidR="00C1757C" w:rsidRPr="00BB7730" w:rsidDel="00DA2B65" w:rsidRDefault="00C1757C">
            <w:pPr>
              <w:pStyle w:val="2"/>
              <w:spacing w:beforeLines="50" w:after="50" w:line="319" w:lineRule="auto"/>
              <w:ind w:leftChars="134" w:left="281"/>
              <w:contextualSpacing/>
              <w:jc w:val="both"/>
              <w:rPr>
                <w:del w:id="5510" w:author="Xuning Wei12232" w:date="2026-07-27T15:15:00Z"/>
                <w:rFonts w:ascii="Times New Roman" w:eastAsia="仿宋_GB2312" w:hAnsi="Times New Roman" w:cs="Times New Roman"/>
                <w:color w:val="auto"/>
                <w:sz w:val="18"/>
                <w:szCs w:val="18"/>
              </w:rPr>
              <w:pPrChange w:id="5511" w:author="Xuning Wei12232" w:date="2026-07-27T15:15:00Z">
                <w:pPr>
                  <w:jc w:val="both"/>
                </w:pPr>
              </w:pPrChange>
            </w:pPr>
            <w:del w:id="5512" w:author="Xuning Wei12232" w:date="2026-07-27T15:15:00Z">
              <w:r w:rsidRPr="00BB7730" w:rsidDel="00DA2B65">
                <w:rPr>
                  <w:rFonts w:ascii="Times New Roman" w:eastAsia="仿宋_GB2312" w:hAnsi="Times New Roman" w:cs="Times New Roman"/>
                  <w:color w:val="auto"/>
                  <w:sz w:val="18"/>
                  <w:szCs w:val="18"/>
                </w:rPr>
                <w:delText>The equipment system temperature range is -2~52 ℃ with independent heat exchange system ethylene glycol</w:delText>
              </w:r>
              <w:bookmarkStart w:id="5513" w:name="_Toc243495281"/>
              <w:bookmarkStart w:id="5514" w:name="_Toc243495457"/>
              <w:bookmarkStart w:id="5515" w:name="_Toc243495633"/>
              <w:bookmarkStart w:id="5516" w:name="_Toc243495809"/>
              <w:bookmarkEnd w:id="5513"/>
              <w:bookmarkEnd w:id="5514"/>
              <w:bookmarkEnd w:id="5515"/>
              <w:bookmarkEnd w:id="5516"/>
            </w:del>
          </w:p>
        </w:tc>
        <w:tc>
          <w:tcPr>
            <w:tcW w:w="851" w:type="dxa"/>
            <w:tcBorders>
              <w:top w:val="nil"/>
              <w:left w:val="nil"/>
              <w:bottom w:val="single" w:sz="4" w:space="0" w:color="auto"/>
              <w:right w:val="single" w:sz="4" w:space="0" w:color="auto"/>
            </w:tcBorders>
            <w:shd w:val="clear" w:color="auto" w:fill="FFFFFF" w:themeFill="background1"/>
            <w:vAlign w:val="center"/>
          </w:tcPr>
          <w:p w14:paraId="5AAD0C83" w14:textId="490AA32E" w:rsidR="00C1757C" w:rsidRPr="00BB7730" w:rsidDel="00DA2B65" w:rsidRDefault="003E162E">
            <w:pPr>
              <w:pStyle w:val="2"/>
              <w:spacing w:beforeLines="50" w:after="50" w:line="319" w:lineRule="auto"/>
              <w:ind w:leftChars="134" w:left="281"/>
              <w:contextualSpacing/>
              <w:jc w:val="both"/>
              <w:rPr>
                <w:del w:id="5517" w:author="Xuning Wei12232" w:date="2026-07-27T15:15:00Z"/>
                <w:rFonts w:ascii="Times New Roman" w:eastAsia="仿宋_GB2312" w:hAnsi="Times New Roman" w:cs="Times New Roman"/>
                <w:color w:val="auto"/>
                <w:sz w:val="18"/>
                <w:szCs w:val="18"/>
              </w:rPr>
              <w:pPrChange w:id="5518" w:author="Xuning Wei12232" w:date="2026-07-27T15:15:00Z">
                <w:pPr>
                  <w:spacing w:line="276" w:lineRule="auto"/>
                  <w:jc w:val="both"/>
                </w:pPr>
              </w:pPrChange>
            </w:pPr>
            <w:customXmlDelRangeStart w:id="5519" w:author="Xuning Wei12232" w:date="2026-07-27T15:15:00Z"/>
            <w:sdt>
              <w:sdtPr>
                <w:rPr>
                  <w:rFonts w:ascii="Times New Roman" w:eastAsia="仿宋_GB2312" w:hAnsi="Times New Roman" w:cs="Times New Roman"/>
                  <w:color w:val="auto"/>
                  <w:sz w:val="18"/>
                  <w:szCs w:val="18"/>
                </w:rPr>
                <w:id w:val="749091458"/>
                <w14:checkbox>
                  <w14:checked w14:val="1"/>
                  <w14:checkedState w14:val="2612" w14:font="MS Gothic"/>
                  <w14:uncheckedState w14:val="2610" w14:font="MS Gothic"/>
                </w14:checkbox>
              </w:sdtPr>
              <w:sdtEndPr/>
              <w:sdtContent>
                <w:customXmlDelRangeEnd w:id="5519"/>
                <w:del w:id="5520"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521" w:author="Xuning Wei12232" w:date="2026-07-27T15:15:00Z"/>
              </w:sdtContent>
            </w:sdt>
            <w:customXmlDelRangeEnd w:id="5521"/>
            <w:del w:id="5522" w:author="Xuning Wei12232" w:date="2026-07-27T15:15:00Z">
              <w:r w:rsidR="00C1757C" w:rsidRPr="00BB7730" w:rsidDel="00DA2B65">
                <w:rPr>
                  <w:rFonts w:ascii="Times New Roman" w:eastAsia="仿宋_GB2312" w:hAnsi="Times New Roman" w:cs="Times New Roman"/>
                  <w:color w:val="auto"/>
                  <w:sz w:val="18"/>
                  <w:szCs w:val="18"/>
                </w:rPr>
                <w:delText>Yes</w:delText>
              </w:r>
              <w:bookmarkStart w:id="5523" w:name="_Toc243495282"/>
              <w:bookmarkStart w:id="5524" w:name="_Toc243495458"/>
              <w:bookmarkStart w:id="5525" w:name="_Toc243495634"/>
              <w:bookmarkStart w:id="5526" w:name="_Toc243495810"/>
              <w:bookmarkEnd w:id="5523"/>
              <w:bookmarkEnd w:id="5524"/>
              <w:bookmarkEnd w:id="5525"/>
              <w:bookmarkEnd w:id="5526"/>
            </w:del>
          </w:p>
        </w:tc>
        <w:tc>
          <w:tcPr>
            <w:tcW w:w="740" w:type="dxa"/>
            <w:tcBorders>
              <w:top w:val="nil"/>
              <w:left w:val="nil"/>
              <w:bottom w:val="single" w:sz="4" w:space="0" w:color="auto"/>
              <w:right w:val="single" w:sz="4" w:space="0" w:color="auto"/>
            </w:tcBorders>
            <w:shd w:val="clear" w:color="auto" w:fill="FFFFFF" w:themeFill="background1"/>
            <w:vAlign w:val="center"/>
          </w:tcPr>
          <w:p w14:paraId="3BC5D9D4" w14:textId="3BC640E9" w:rsidR="00C1757C" w:rsidRPr="00BB7730" w:rsidDel="00DA2B65" w:rsidRDefault="003E162E">
            <w:pPr>
              <w:pStyle w:val="2"/>
              <w:spacing w:beforeLines="50" w:after="50" w:line="319" w:lineRule="auto"/>
              <w:ind w:leftChars="134" w:left="281"/>
              <w:contextualSpacing/>
              <w:jc w:val="both"/>
              <w:rPr>
                <w:del w:id="5527" w:author="Xuning Wei12232" w:date="2026-07-27T15:15:00Z"/>
                <w:rFonts w:ascii="Times New Roman" w:eastAsia="仿宋_GB2312" w:hAnsi="Times New Roman" w:cs="Times New Roman"/>
                <w:color w:val="auto"/>
                <w:sz w:val="18"/>
                <w:szCs w:val="18"/>
              </w:rPr>
              <w:pPrChange w:id="5528" w:author="Xuning Wei12232" w:date="2026-07-27T15:15:00Z">
                <w:pPr>
                  <w:spacing w:line="276" w:lineRule="auto"/>
                  <w:jc w:val="both"/>
                </w:pPr>
              </w:pPrChange>
            </w:pPr>
            <w:customXmlDelRangeStart w:id="5529" w:author="Xuning Wei12232" w:date="2026-07-27T15:15:00Z"/>
            <w:sdt>
              <w:sdtPr>
                <w:rPr>
                  <w:rFonts w:ascii="Times New Roman" w:eastAsia="仿宋_GB2312" w:hAnsi="Times New Roman" w:cs="Times New Roman"/>
                  <w:color w:val="auto"/>
                  <w:sz w:val="18"/>
                  <w:szCs w:val="18"/>
                </w:rPr>
                <w:id w:val="-735708343"/>
                <w14:checkbox>
                  <w14:checked w14:val="0"/>
                  <w14:checkedState w14:val="2612" w14:font="MS Gothic"/>
                  <w14:uncheckedState w14:val="2610" w14:font="MS Gothic"/>
                </w14:checkbox>
              </w:sdtPr>
              <w:sdtEndPr/>
              <w:sdtContent>
                <w:customXmlDelRangeEnd w:id="5529"/>
                <w:del w:id="5530" w:author="Xuning Wei12232" w:date="2026-07-27T15:15:00Z">
                  <w:r w:rsidR="00C1757C" w:rsidRPr="00BB7730" w:rsidDel="00DA2B65">
                    <w:rPr>
                      <w:rFonts w:ascii="Segoe UI Symbol" w:eastAsia="仿宋_GB2312" w:hAnsi="Segoe UI Symbol" w:cs="Segoe UI Symbol"/>
                      <w:color w:val="auto"/>
                      <w:sz w:val="18"/>
                      <w:szCs w:val="18"/>
                    </w:rPr>
                    <w:delText>☐</w:delText>
                  </w:r>
                </w:del>
                <w:customXmlDelRangeStart w:id="5531" w:author="Xuning Wei12232" w:date="2026-07-27T15:15:00Z"/>
              </w:sdtContent>
            </w:sdt>
            <w:customXmlDelRangeEnd w:id="5531"/>
            <w:del w:id="5532" w:author="Xuning Wei12232" w:date="2026-07-27T15:15:00Z">
              <w:r w:rsidR="00C1757C" w:rsidRPr="00BB7730" w:rsidDel="00DA2B65">
                <w:rPr>
                  <w:rFonts w:ascii="Times New Roman" w:eastAsia="仿宋_GB2312" w:hAnsi="Times New Roman" w:cs="Times New Roman"/>
                  <w:color w:val="auto"/>
                  <w:sz w:val="18"/>
                  <w:szCs w:val="18"/>
                </w:rPr>
                <w:delText xml:space="preserve"> No</w:delText>
              </w:r>
              <w:bookmarkStart w:id="5533" w:name="_Toc243495283"/>
              <w:bookmarkStart w:id="5534" w:name="_Toc243495459"/>
              <w:bookmarkStart w:id="5535" w:name="_Toc243495635"/>
              <w:bookmarkStart w:id="5536" w:name="_Toc243495811"/>
              <w:bookmarkEnd w:id="5533"/>
              <w:bookmarkEnd w:id="5534"/>
              <w:bookmarkEnd w:id="5535"/>
              <w:bookmarkEnd w:id="5536"/>
            </w:del>
          </w:p>
        </w:tc>
        <w:tc>
          <w:tcPr>
            <w:tcW w:w="3512" w:type="dxa"/>
            <w:tcBorders>
              <w:top w:val="nil"/>
              <w:left w:val="nil"/>
              <w:bottom w:val="single" w:sz="4" w:space="0" w:color="auto"/>
              <w:right w:val="single" w:sz="4" w:space="0" w:color="auto"/>
            </w:tcBorders>
            <w:shd w:val="clear" w:color="auto" w:fill="FFFFFF" w:themeFill="background1"/>
            <w:vAlign w:val="center"/>
          </w:tcPr>
          <w:p w14:paraId="3042647F" w14:textId="1D156AC2" w:rsidR="00C1757C" w:rsidRPr="00BB7730" w:rsidDel="00DA2B65" w:rsidRDefault="002C4EDB">
            <w:pPr>
              <w:pStyle w:val="2"/>
              <w:spacing w:beforeLines="50" w:after="50" w:line="319" w:lineRule="auto"/>
              <w:ind w:leftChars="134" w:left="281"/>
              <w:contextualSpacing/>
              <w:jc w:val="both"/>
              <w:rPr>
                <w:del w:id="5537" w:author="Xuning Wei12232" w:date="2026-07-27T15:15:00Z"/>
                <w:rFonts w:ascii="Times New Roman" w:eastAsia="仿宋_GB2312" w:hAnsi="Times New Roman" w:cs="Times New Roman"/>
                <w:color w:val="auto"/>
                <w:sz w:val="18"/>
                <w:szCs w:val="18"/>
                <w:lang w:eastAsia="zh-CN"/>
              </w:rPr>
              <w:pPrChange w:id="5538" w:author="Xuning Wei12232" w:date="2026-07-27T15:15:00Z">
                <w:pPr>
                  <w:spacing w:line="276" w:lineRule="auto"/>
                  <w:jc w:val="both"/>
                </w:pPr>
              </w:pPrChange>
            </w:pPr>
            <w:del w:id="5539" w:author="Xuning Wei12232" w:date="2026-07-27T15:15:00Z">
              <w:r w:rsidRPr="00BB7730" w:rsidDel="00DA2B65">
                <w:rPr>
                  <w:rFonts w:ascii="Times New Roman" w:eastAsia="仿宋_GB2312" w:hAnsi="Times New Roman" w:cs="Times New Roman"/>
                  <w:color w:val="auto"/>
                  <w:sz w:val="18"/>
                  <w:szCs w:val="18"/>
                </w:rPr>
                <w:delText>The control range of batch temperature from process requirement is within the control range of equipment capability</w:delText>
              </w:r>
              <w:bookmarkStart w:id="5540" w:name="_Toc243495284"/>
              <w:bookmarkStart w:id="5541" w:name="_Toc243495460"/>
              <w:bookmarkStart w:id="5542" w:name="_Toc243495636"/>
              <w:bookmarkStart w:id="5543" w:name="_Toc243495812"/>
              <w:bookmarkEnd w:id="5540"/>
              <w:bookmarkEnd w:id="5541"/>
              <w:bookmarkEnd w:id="5542"/>
              <w:bookmarkEnd w:id="5543"/>
            </w:del>
          </w:p>
        </w:tc>
        <w:bookmarkStart w:id="5544" w:name="_Toc243495285"/>
        <w:bookmarkStart w:id="5545" w:name="_Toc243495461"/>
        <w:bookmarkStart w:id="5546" w:name="_Toc243495637"/>
        <w:bookmarkStart w:id="5547" w:name="_Toc243495813"/>
        <w:bookmarkEnd w:id="5544"/>
        <w:bookmarkEnd w:id="5545"/>
        <w:bookmarkEnd w:id="5546"/>
        <w:bookmarkEnd w:id="5547"/>
      </w:tr>
      <w:tr w:rsidR="00032BAE" w:rsidRPr="00BB7730" w:rsidDel="00DA2B65" w14:paraId="1E013127" w14:textId="7DF4431E" w:rsidTr="0030647B">
        <w:trPr>
          <w:trHeight w:val="595"/>
          <w:del w:id="5548"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8C673D" w14:textId="2F828A2E" w:rsidR="00C1757C" w:rsidRPr="00BB7730" w:rsidDel="00DA2B65" w:rsidRDefault="00C1757C">
            <w:pPr>
              <w:pStyle w:val="2"/>
              <w:spacing w:beforeLines="50" w:after="50" w:line="319" w:lineRule="auto"/>
              <w:ind w:leftChars="134" w:left="281"/>
              <w:contextualSpacing/>
              <w:jc w:val="both"/>
              <w:rPr>
                <w:del w:id="5549" w:author="Xuning Wei12232" w:date="2026-07-27T15:15:00Z"/>
                <w:rFonts w:ascii="Times New Roman" w:eastAsia="FangSong" w:hAnsi="Times New Roman" w:cs="Times New Roman"/>
                <w:color w:val="auto"/>
                <w:sz w:val="18"/>
                <w:szCs w:val="18"/>
                <w:lang w:eastAsia="zh-CN"/>
              </w:rPr>
              <w:pPrChange w:id="5550" w:author="Xuning Wei12232" w:date="2026-07-27T15:15:00Z">
                <w:pPr>
                  <w:spacing w:line="276" w:lineRule="auto"/>
                  <w:jc w:val="both"/>
                </w:pPr>
              </w:pPrChange>
            </w:pPr>
            <w:del w:id="5551" w:author="Xuning Wei12232" w:date="2026-07-27T15:15:00Z">
              <w:r w:rsidRPr="00BB7730" w:rsidDel="00DA2B65">
                <w:rPr>
                  <w:rFonts w:ascii="Times New Roman" w:eastAsia="FangSong" w:hAnsi="Times New Roman" w:cs="Times New Roman"/>
                  <w:color w:val="auto"/>
                  <w:sz w:val="18"/>
                  <w:szCs w:val="18"/>
                  <w:lang w:eastAsia="zh-CN"/>
                </w:rPr>
                <w:delText>4</w:delText>
              </w:r>
              <w:bookmarkStart w:id="5552" w:name="_Toc243495286"/>
              <w:bookmarkStart w:id="5553" w:name="_Toc243495462"/>
              <w:bookmarkStart w:id="5554" w:name="_Toc243495638"/>
              <w:bookmarkStart w:id="5555" w:name="_Toc243495814"/>
              <w:bookmarkEnd w:id="5552"/>
              <w:bookmarkEnd w:id="5553"/>
              <w:bookmarkEnd w:id="5554"/>
              <w:bookmarkEnd w:id="5555"/>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4F615D4F" w14:textId="7E842533" w:rsidR="00C1757C" w:rsidRPr="00BB7730" w:rsidDel="00DA2B65" w:rsidRDefault="00C1757C">
            <w:pPr>
              <w:pStyle w:val="2"/>
              <w:spacing w:beforeLines="50" w:after="50" w:line="319" w:lineRule="auto"/>
              <w:ind w:leftChars="134" w:left="281"/>
              <w:contextualSpacing/>
              <w:jc w:val="both"/>
              <w:rPr>
                <w:del w:id="5556" w:author="Xuning Wei12232" w:date="2026-07-27T15:15:00Z"/>
                <w:rFonts w:ascii="Times New Roman" w:eastAsia="仿宋_GB2312" w:hAnsi="Times New Roman" w:cs="Times New Roman"/>
                <w:color w:val="auto"/>
                <w:sz w:val="18"/>
                <w:szCs w:val="18"/>
              </w:rPr>
              <w:pPrChange w:id="5557" w:author="Xuning Wei12232" w:date="2026-07-27T15:15:00Z">
                <w:pPr>
                  <w:contextualSpacing/>
                  <w:jc w:val="both"/>
                </w:pPr>
              </w:pPrChange>
            </w:pPr>
            <w:del w:id="5558" w:author="Xuning Wei12232" w:date="2026-07-27T15:15:00Z">
              <w:r w:rsidRPr="00BB7730" w:rsidDel="00DA2B65">
                <w:rPr>
                  <w:rFonts w:ascii="Times New Roman" w:eastAsia="仿宋_GB2312" w:hAnsi="Times New Roman" w:cs="Times New Roman"/>
                  <w:color w:val="auto"/>
                  <w:sz w:val="18"/>
                  <w:szCs w:val="18"/>
                </w:rPr>
                <w:delText>Stirring speed</w:delText>
              </w:r>
              <w:bookmarkStart w:id="5559" w:name="_Toc243495287"/>
              <w:bookmarkStart w:id="5560" w:name="_Toc243495463"/>
              <w:bookmarkStart w:id="5561" w:name="_Toc243495639"/>
              <w:bookmarkStart w:id="5562" w:name="_Toc243495815"/>
              <w:bookmarkEnd w:id="5559"/>
              <w:bookmarkEnd w:id="5560"/>
              <w:bookmarkEnd w:id="5561"/>
              <w:bookmarkEnd w:id="5562"/>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65458AD8" w14:textId="00C7E77B" w:rsidR="00C1757C" w:rsidRPr="00BB7730" w:rsidDel="00DA2B65" w:rsidRDefault="00C1757C">
            <w:pPr>
              <w:pStyle w:val="2"/>
              <w:spacing w:beforeLines="50" w:after="50" w:line="319" w:lineRule="auto"/>
              <w:ind w:leftChars="134" w:left="281"/>
              <w:contextualSpacing/>
              <w:jc w:val="both"/>
              <w:rPr>
                <w:del w:id="5563" w:author="Xuning Wei12232" w:date="2026-07-27T15:15:00Z"/>
                <w:rFonts w:ascii="Times New Roman" w:eastAsia="仿宋_GB2312" w:hAnsi="Times New Roman" w:cs="Times New Roman"/>
                <w:color w:val="auto"/>
                <w:sz w:val="18"/>
                <w:szCs w:val="18"/>
              </w:rPr>
              <w:pPrChange w:id="5564" w:author="Xuning Wei12232" w:date="2026-07-27T15:15:00Z">
                <w:pPr>
                  <w:jc w:val="both"/>
                </w:pPr>
              </w:pPrChange>
            </w:pPr>
            <w:del w:id="5565" w:author="Xuning Wei12232" w:date="2026-07-27T15:15:00Z">
              <w:r w:rsidRPr="00BB7730" w:rsidDel="00DA2B65">
                <w:rPr>
                  <w:rFonts w:ascii="Times New Roman" w:eastAsia="仿宋_GB2312" w:hAnsi="Times New Roman" w:cs="Times New Roman"/>
                  <w:color w:val="auto"/>
                  <w:sz w:val="18"/>
                  <w:szCs w:val="18"/>
                </w:rPr>
                <w:delText>N/A</w:delText>
              </w:r>
              <w:bookmarkStart w:id="5566" w:name="_Toc243495288"/>
              <w:bookmarkStart w:id="5567" w:name="_Toc243495464"/>
              <w:bookmarkStart w:id="5568" w:name="_Toc243495640"/>
              <w:bookmarkStart w:id="5569" w:name="_Toc243495816"/>
              <w:bookmarkEnd w:id="5566"/>
              <w:bookmarkEnd w:id="5567"/>
              <w:bookmarkEnd w:id="5568"/>
              <w:bookmarkEnd w:id="5569"/>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7EC76EE" w14:textId="21E4B8F0" w:rsidR="00C1757C" w:rsidRPr="00BB7730" w:rsidDel="00DA2B65" w:rsidRDefault="00C1757C">
            <w:pPr>
              <w:pStyle w:val="2"/>
              <w:spacing w:beforeLines="50" w:after="50" w:line="319" w:lineRule="auto"/>
              <w:ind w:leftChars="134" w:left="281"/>
              <w:contextualSpacing/>
              <w:jc w:val="both"/>
              <w:rPr>
                <w:del w:id="5570" w:author="Xuning Wei12232" w:date="2026-07-27T15:15:00Z"/>
                <w:rFonts w:ascii="Times New Roman" w:eastAsia="仿宋_GB2312" w:hAnsi="Times New Roman" w:cs="Times New Roman"/>
                <w:color w:val="auto"/>
                <w:sz w:val="18"/>
                <w:szCs w:val="18"/>
              </w:rPr>
              <w:pPrChange w:id="5571" w:author="Xuning Wei12232" w:date="2026-07-27T15:15:00Z">
                <w:pPr>
                  <w:jc w:val="both"/>
                </w:pPr>
              </w:pPrChange>
            </w:pPr>
            <w:del w:id="5572" w:author="Xuning Wei12232" w:date="2026-07-27T15:15:00Z">
              <w:r w:rsidRPr="00BB7730" w:rsidDel="00DA2B65">
                <w:rPr>
                  <w:rFonts w:ascii="Times New Roman" w:eastAsia="仿宋_GB2312" w:hAnsi="Times New Roman" w:cs="Times New Roman"/>
                  <w:color w:val="auto"/>
                  <w:sz w:val="18"/>
                  <w:szCs w:val="18"/>
                </w:rPr>
                <w:delText>20-120 r/min</w:delText>
              </w:r>
              <w:bookmarkStart w:id="5573" w:name="_Toc243495289"/>
              <w:bookmarkStart w:id="5574" w:name="_Toc243495465"/>
              <w:bookmarkStart w:id="5575" w:name="_Toc243495641"/>
              <w:bookmarkStart w:id="5576" w:name="_Toc243495817"/>
              <w:bookmarkEnd w:id="5573"/>
              <w:bookmarkEnd w:id="5574"/>
              <w:bookmarkEnd w:id="5575"/>
              <w:bookmarkEnd w:id="5576"/>
            </w:del>
          </w:p>
        </w:tc>
        <w:tc>
          <w:tcPr>
            <w:tcW w:w="851" w:type="dxa"/>
            <w:tcBorders>
              <w:top w:val="nil"/>
              <w:left w:val="nil"/>
              <w:bottom w:val="single" w:sz="4" w:space="0" w:color="auto"/>
              <w:right w:val="single" w:sz="4" w:space="0" w:color="auto"/>
            </w:tcBorders>
            <w:shd w:val="clear" w:color="auto" w:fill="FFFFFF" w:themeFill="background1"/>
            <w:vAlign w:val="center"/>
          </w:tcPr>
          <w:p w14:paraId="059B68F9" w14:textId="591E9DC5" w:rsidR="00C1757C" w:rsidRPr="00BB7730" w:rsidDel="00DA2B65" w:rsidRDefault="003E162E">
            <w:pPr>
              <w:pStyle w:val="2"/>
              <w:spacing w:beforeLines="50" w:after="50" w:line="319" w:lineRule="auto"/>
              <w:ind w:leftChars="134" w:left="281"/>
              <w:contextualSpacing/>
              <w:jc w:val="both"/>
              <w:rPr>
                <w:del w:id="5577" w:author="Xuning Wei12232" w:date="2026-07-27T15:15:00Z"/>
                <w:rFonts w:ascii="Times New Roman" w:eastAsia="仿宋_GB2312" w:hAnsi="Times New Roman" w:cs="Times New Roman"/>
                <w:color w:val="auto"/>
                <w:sz w:val="18"/>
                <w:szCs w:val="18"/>
                <w:lang w:eastAsia="zh-CN"/>
              </w:rPr>
              <w:pPrChange w:id="5578" w:author="Xuning Wei12232" w:date="2026-07-27T15:15:00Z">
                <w:pPr>
                  <w:spacing w:line="276" w:lineRule="auto"/>
                  <w:jc w:val="both"/>
                </w:pPr>
              </w:pPrChange>
            </w:pPr>
            <w:customXmlDelRangeStart w:id="5579" w:author="Xuning Wei12232" w:date="2026-07-27T15:15:00Z"/>
            <w:sdt>
              <w:sdtPr>
                <w:rPr>
                  <w:rFonts w:ascii="Times New Roman" w:eastAsia="仿宋_GB2312" w:hAnsi="Times New Roman" w:cs="Times New Roman"/>
                  <w:color w:val="auto"/>
                  <w:sz w:val="18"/>
                  <w:szCs w:val="18"/>
                </w:rPr>
                <w:id w:val="-1797915147"/>
                <w14:checkbox>
                  <w14:checked w14:val="1"/>
                  <w14:checkedState w14:val="2612" w14:font="MS Gothic"/>
                  <w14:uncheckedState w14:val="2610" w14:font="MS Gothic"/>
                </w14:checkbox>
              </w:sdtPr>
              <w:sdtEndPr/>
              <w:sdtContent>
                <w:customXmlDelRangeEnd w:id="5579"/>
                <w:del w:id="5580"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581" w:author="Xuning Wei12232" w:date="2026-07-27T15:15:00Z"/>
              </w:sdtContent>
            </w:sdt>
            <w:customXmlDelRangeEnd w:id="5581"/>
            <w:del w:id="5582" w:author="Xuning Wei12232" w:date="2026-07-27T15:15:00Z">
              <w:r w:rsidR="00C1757C" w:rsidRPr="00BB7730" w:rsidDel="00DA2B65">
                <w:rPr>
                  <w:rFonts w:ascii="Times New Roman" w:eastAsia="仿宋_GB2312" w:hAnsi="Times New Roman" w:cs="Times New Roman"/>
                  <w:color w:val="auto"/>
                  <w:sz w:val="18"/>
                  <w:szCs w:val="18"/>
                </w:rPr>
                <w:delText>Yes</w:delText>
              </w:r>
              <w:bookmarkStart w:id="5583" w:name="_Toc243495290"/>
              <w:bookmarkStart w:id="5584" w:name="_Toc243495466"/>
              <w:bookmarkStart w:id="5585" w:name="_Toc243495642"/>
              <w:bookmarkStart w:id="5586" w:name="_Toc243495818"/>
              <w:bookmarkEnd w:id="5583"/>
              <w:bookmarkEnd w:id="5584"/>
              <w:bookmarkEnd w:id="5585"/>
              <w:bookmarkEnd w:id="5586"/>
            </w:del>
          </w:p>
        </w:tc>
        <w:tc>
          <w:tcPr>
            <w:tcW w:w="740" w:type="dxa"/>
            <w:tcBorders>
              <w:top w:val="nil"/>
              <w:left w:val="nil"/>
              <w:bottom w:val="single" w:sz="4" w:space="0" w:color="auto"/>
              <w:right w:val="single" w:sz="4" w:space="0" w:color="auto"/>
            </w:tcBorders>
            <w:shd w:val="clear" w:color="auto" w:fill="FFFFFF" w:themeFill="background1"/>
            <w:vAlign w:val="center"/>
          </w:tcPr>
          <w:p w14:paraId="3616CA23" w14:textId="7B6BD3E6" w:rsidR="00C1757C" w:rsidRPr="00BB7730" w:rsidDel="00DA2B65" w:rsidRDefault="003E162E">
            <w:pPr>
              <w:pStyle w:val="2"/>
              <w:spacing w:beforeLines="50" w:after="50" w:line="319" w:lineRule="auto"/>
              <w:ind w:leftChars="134" w:left="281"/>
              <w:contextualSpacing/>
              <w:jc w:val="both"/>
              <w:rPr>
                <w:del w:id="5587" w:author="Xuning Wei12232" w:date="2026-07-27T15:15:00Z"/>
                <w:rFonts w:ascii="Times New Roman" w:eastAsia="仿宋_GB2312" w:hAnsi="Times New Roman" w:cs="Times New Roman"/>
                <w:color w:val="auto"/>
                <w:sz w:val="18"/>
                <w:szCs w:val="18"/>
                <w:lang w:eastAsia="zh-CN"/>
              </w:rPr>
              <w:pPrChange w:id="5588" w:author="Xuning Wei12232" w:date="2026-07-27T15:15:00Z">
                <w:pPr>
                  <w:spacing w:line="276" w:lineRule="auto"/>
                  <w:jc w:val="both"/>
                </w:pPr>
              </w:pPrChange>
            </w:pPr>
            <w:customXmlDelRangeStart w:id="5589" w:author="Xuning Wei12232" w:date="2026-07-27T15:15:00Z"/>
            <w:sdt>
              <w:sdtPr>
                <w:rPr>
                  <w:rFonts w:ascii="Times New Roman" w:eastAsia="仿宋_GB2312" w:hAnsi="Times New Roman" w:cs="Times New Roman"/>
                  <w:color w:val="auto"/>
                  <w:sz w:val="18"/>
                  <w:szCs w:val="18"/>
                </w:rPr>
                <w:id w:val="467251287"/>
                <w14:checkbox>
                  <w14:checked w14:val="0"/>
                  <w14:checkedState w14:val="2612" w14:font="MS Gothic"/>
                  <w14:uncheckedState w14:val="2610" w14:font="MS Gothic"/>
                </w14:checkbox>
              </w:sdtPr>
              <w:sdtEndPr/>
              <w:sdtContent>
                <w:customXmlDelRangeEnd w:id="5589"/>
                <w:del w:id="5590" w:author="Xuning Wei12232" w:date="2026-07-27T15:15:00Z">
                  <w:r w:rsidR="00C1757C" w:rsidRPr="00BB7730" w:rsidDel="00DA2B65">
                    <w:rPr>
                      <w:rFonts w:ascii="Segoe UI Symbol" w:eastAsia="仿宋_GB2312" w:hAnsi="Segoe UI Symbol" w:cs="Segoe UI Symbol"/>
                      <w:color w:val="auto"/>
                      <w:sz w:val="18"/>
                      <w:szCs w:val="18"/>
                    </w:rPr>
                    <w:delText>☐</w:delText>
                  </w:r>
                </w:del>
                <w:customXmlDelRangeStart w:id="5591" w:author="Xuning Wei12232" w:date="2026-07-27T15:15:00Z"/>
              </w:sdtContent>
            </w:sdt>
            <w:customXmlDelRangeEnd w:id="5591"/>
            <w:del w:id="5592" w:author="Xuning Wei12232" w:date="2026-07-27T15:15:00Z">
              <w:r w:rsidR="00C1757C" w:rsidRPr="00BB7730" w:rsidDel="00DA2B65">
                <w:rPr>
                  <w:rFonts w:ascii="Times New Roman" w:eastAsia="仿宋_GB2312" w:hAnsi="Times New Roman" w:cs="Times New Roman"/>
                  <w:color w:val="auto"/>
                  <w:sz w:val="18"/>
                  <w:szCs w:val="18"/>
                </w:rPr>
                <w:delText xml:space="preserve"> No</w:delText>
              </w:r>
              <w:bookmarkStart w:id="5593" w:name="_Toc243495291"/>
              <w:bookmarkStart w:id="5594" w:name="_Toc243495467"/>
              <w:bookmarkStart w:id="5595" w:name="_Toc243495643"/>
              <w:bookmarkStart w:id="5596" w:name="_Toc243495819"/>
              <w:bookmarkEnd w:id="5593"/>
              <w:bookmarkEnd w:id="5594"/>
              <w:bookmarkEnd w:id="5595"/>
              <w:bookmarkEnd w:id="5596"/>
            </w:del>
          </w:p>
        </w:tc>
        <w:tc>
          <w:tcPr>
            <w:tcW w:w="3512" w:type="dxa"/>
            <w:tcBorders>
              <w:top w:val="nil"/>
              <w:left w:val="nil"/>
              <w:bottom w:val="single" w:sz="4" w:space="0" w:color="auto"/>
              <w:right w:val="single" w:sz="4" w:space="0" w:color="auto"/>
            </w:tcBorders>
            <w:shd w:val="clear" w:color="auto" w:fill="FFFFFF" w:themeFill="background1"/>
            <w:vAlign w:val="center"/>
          </w:tcPr>
          <w:p w14:paraId="2355649A" w14:textId="767EEA6D" w:rsidR="00C1757C" w:rsidRPr="00BB7730" w:rsidDel="00DA2B65" w:rsidRDefault="00093C6E">
            <w:pPr>
              <w:pStyle w:val="2"/>
              <w:spacing w:beforeLines="50" w:after="50" w:line="319" w:lineRule="auto"/>
              <w:ind w:leftChars="134" w:left="281"/>
              <w:contextualSpacing/>
              <w:jc w:val="both"/>
              <w:rPr>
                <w:del w:id="5597" w:author="Xuning Wei12232" w:date="2026-07-27T15:15:00Z"/>
                <w:rFonts w:ascii="Times New Roman" w:eastAsia="仿宋_GB2312" w:hAnsi="Times New Roman" w:cs="Times New Roman"/>
                <w:color w:val="auto"/>
                <w:sz w:val="18"/>
                <w:szCs w:val="18"/>
              </w:rPr>
              <w:pPrChange w:id="5598" w:author="Xuning Wei12232" w:date="2026-07-27T15:15:00Z">
                <w:pPr>
                  <w:spacing w:line="276" w:lineRule="auto"/>
                  <w:jc w:val="both"/>
                </w:pPr>
              </w:pPrChange>
            </w:pPr>
            <w:del w:id="5599" w:author="Xuning Wei12232" w:date="2026-07-27T15:15:00Z">
              <w:r w:rsidRPr="00BB7730" w:rsidDel="00DA2B65">
                <w:rPr>
                  <w:rFonts w:ascii="Times New Roman" w:eastAsia="仿宋_GB2312" w:hAnsi="Times New Roman" w:cs="Times New Roman"/>
                  <w:color w:val="auto"/>
                  <w:sz w:val="18"/>
                  <w:szCs w:val="18"/>
                </w:rPr>
                <w:delText>N/A</w:delText>
              </w:r>
              <w:bookmarkStart w:id="5600" w:name="_Toc243495292"/>
              <w:bookmarkStart w:id="5601" w:name="_Toc243495468"/>
              <w:bookmarkStart w:id="5602" w:name="_Toc243495644"/>
              <w:bookmarkStart w:id="5603" w:name="_Toc243495820"/>
              <w:bookmarkEnd w:id="5600"/>
              <w:bookmarkEnd w:id="5601"/>
              <w:bookmarkEnd w:id="5602"/>
              <w:bookmarkEnd w:id="5603"/>
            </w:del>
          </w:p>
        </w:tc>
        <w:bookmarkStart w:id="5604" w:name="_Toc243495293"/>
        <w:bookmarkStart w:id="5605" w:name="_Toc243495469"/>
        <w:bookmarkStart w:id="5606" w:name="_Toc243495645"/>
        <w:bookmarkStart w:id="5607" w:name="_Toc243495821"/>
        <w:bookmarkEnd w:id="5604"/>
        <w:bookmarkEnd w:id="5605"/>
        <w:bookmarkEnd w:id="5606"/>
        <w:bookmarkEnd w:id="5607"/>
      </w:tr>
      <w:tr w:rsidR="00032BAE" w:rsidRPr="00BB7730" w:rsidDel="00DA2B65" w14:paraId="66927A47" w14:textId="497B0593" w:rsidTr="0030647B">
        <w:trPr>
          <w:trHeight w:val="595"/>
          <w:del w:id="5608"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C76A67" w14:textId="3E8B8BF4" w:rsidR="00C1757C" w:rsidRPr="00BB7730" w:rsidDel="00DA2B65" w:rsidRDefault="00C1757C">
            <w:pPr>
              <w:pStyle w:val="2"/>
              <w:spacing w:beforeLines="50" w:after="50" w:line="319" w:lineRule="auto"/>
              <w:ind w:leftChars="134" w:left="281"/>
              <w:contextualSpacing/>
              <w:jc w:val="both"/>
              <w:rPr>
                <w:del w:id="5609" w:author="Xuning Wei12232" w:date="2026-07-27T15:15:00Z"/>
                <w:rFonts w:ascii="Times New Roman" w:eastAsia="FangSong" w:hAnsi="Times New Roman" w:cs="Times New Roman"/>
                <w:color w:val="auto"/>
                <w:sz w:val="18"/>
                <w:szCs w:val="18"/>
                <w:lang w:eastAsia="zh-CN"/>
              </w:rPr>
              <w:pPrChange w:id="5610" w:author="Xuning Wei12232" w:date="2026-07-27T15:15:00Z">
                <w:pPr>
                  <w:spacing w:line="276" w:lineRule="auto"/>
                  <w:jc w:val="both"/>
                </w:pPr>
              </w:pPrChange>
            </w:pPr>
            <w:del w:id="5611" w:author="Xuning Wei12232" w:date="2026-07-27T15:15:00Z">
              <w:r w:rsidRPr="00BB7730" w:rsidDel="00DA2B65">
                <w:rPr>
                  <w:rFonts w:ascii="Times New Roman" w:eastAsia="FangSong" w:hAnsi="Times New Roman" w:cs="Times New Roman"/>
                  <w:color w:val="auto"/>
                  <w:sz w:val="18"/>
                  <w:szCs w:val="18"/>
                  <w:lang w:eastAsia="zh-CN"/>
                </w:rPr>
                <w:delText>5</w:delText>
              </w:r>
              <w:bookmarkStart w:id="5612" w:name="_Toc243495294"/>
              <w:bookmarkStart w:id="5613" w:name="_Toc243495470"/>
              <w:bookmarkStart w:id="5614" w:name="_Toc243495646"/>
              <w:bookmarkStart w:id="5615" w:name="_Toc243495822"/>
              <w:bookmarkEnd w:id="5612"/>
              <w:bookmarkEnd w:id="5613"/>
              <w:bookmarkEnd w:id="5614"/>
              <w:bookmarkEnd w:id="5615"/>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3349C4F7" w14:textId="286E0050" w:rsidR="00C1757C" w:rsidRPr="00BB7730" w:rsidDel="00DA2B65" w:rsidRDefault="00C1757C">
            <w:pPr>
              <w:pStyle w:val="2"/>
              <w:spacing w:beforeLines="50" w:after="50" w:line="319" w:lineRule="auto"/>
              <w:ind w:leftChars="134" w:left="281"/>
              <w:contextualSpacing/>
              <w:jc w:val="both"/>
              <w:rPr>
                <w:del w:id="5616" w:author="Xuning Wei12232" w:date="2026-07-27T15:15:00Z"/>
                <w:rFonts w:ascii="Times New Roman" w:eastAsia="仿宋_GB2312" w:hAnsi="Times New Roman" w:cs="Times New Roman"/>
                <w:color w:val="auto"/>
                <w:sz w:val="18"/>
                <w:szCs w:val="18"/>
              </w:rPr>
              <w:pPrChange w:id="5617" w:author="Xuning Wei12232" w:date="2026-07-27T15:15:00Z">
                <w:pPr>
                  <w:contextualSpacing/>
                  <w:jc w:val="both"/>
                </w:pPr>
              </w:pPrChange>
            </w:pPr>
            <w:del w:id="5618" w:author="Xuning Wei12232" w:date="2026-07-27T15:15:00Z">
              <w:r w:rsidRPr="00BB7730" w:rsidDel="00DA2B65">
                <w:rPr>
                  <w:rFonts w:ascii="Times New Roman" w:eastAsia="仿宋_GB2312" w:hAnsi="Times New Roman" w:cs="Times New Roman"/>
                  <w:color w:val="auto"/>
                  <w:sz w:val="18"/>
                  <w:szCs w:val="18"/>
                </w:rPr>
                <w:delText>Liquid feeding</w:delText>
              </w:r>
              <w:bookmarkStart w:id="5619" w:name="_Toc243495295"/>
              <w:bookmarkStart w:id="5620" w:name="_Toc243495471"/>
              <w:bookmarkStart w:id="5621" w:name="_Toc243495647"/>
              <w:bookmarkStart w:id="5622" w:name="_Toc243495823"/>
              <w:bookmarkEnd w:id="5619"/>
              <w:bookmarkEnd w:id="5620"/>
              <w:bookmarkEnd w:id="5621"/>
              <w:bookmarkEnd w:id="5622"/>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56F81EE1" w14:textId="5DA15E99" w:rsidR="00C1757C" w:rsidRPr="00BB7730" w:rsidDel="00DA2B65" w:rsidRDefault="00C1757C">
            <w:pPr>
              <w:pStyle w:val="2"/>
              <w:spacing w:beforeLines="50" w:after="50" w:line="319" w:lineRule="auto"/>
              <w:ind w:leftChars="134" w:left="281"/>
              <w:contextualSpacing/>
              <w:jc w:val="both"/>
              <w:rPr>
                <w:del w:id="5623" w:author="Xuning Wei12232" w:date="2026-07-27T15:15:00Z"/>
                <w:rFonts w:ascii="Times New Roman" w:eastAsia="仿宋_GB2312" w:hAnsi="Times New Roman" w:cs="Times New Roman"/>
                <w:color w:val="auto"/>
                <w:sz w:val="18"/>
                <w:szCs w:val="18"/>
              </w:rPr>
              <w:pPrChange w:id="5624" w:author="Xuning Wei12232" w:date="2026-07-27T15:15:00Z">
                <w:pPr>
                  <w:jc w:val="both"/>
                </w:pPr>
              </w:pPrChange>
            </w:pPr>
            <w:del w:id="5625" w:author="Xuning Wei12232" w:date="2026-07-27T15:15:00Z">
              <w:r w:rsidRPr="00BB7730" w:rsidDel="00DA2B65">
                <w:rPr>
                  <w:rFonts w:ascii="Times New Roman" w:eastAsia="仿宋_GB2312" w:hAnsi="Times New Roman" w:cs="Times New Roman"/>
                  <w:color w:val="auto"/>
                  <w:sz w:val="18"/>
                  <w:szCs w:val="18"/>
                </w:rPr>
                <w:delText>Minimum piperidine dosing volume:</w:delText>
              </w:r>
              <w:r w:rsidR="0057074A" w:rsidRPr="00BB7730" w:rsidDel="00DA2B65">
                <w:rPr>
                  <w:rFonts w:ascii="Times New Roman" w:eastAsia="仿宋_GB2312" w:hAnsi="Times New Roman" w:cs="Times New Roman"/>
                  <w:color w:val="auto"/>
                  <w:sz w:val="18"/>
                  <w:szCs w:val="18"/>
                </w:rPr>
                <w:delText xml:space="preserve"> </w:delText>
              </w:r>
              <w:r w:rsidR="00032BAE" w:rsidRPr="00BB7730" w:rsidDel="00DA2B65">
                <w:rPr>
                  <w:rFonts w:ascii="Times New Roman" w:eastAsia="仿宋_GB2312" w:hAnsi="Times New Roman" w:cs="Times New Roman"/>
                  <w:color w:val="auto"/>
                  <w:sz w:val="18"/>
                  <w:szCs w:val="18"/>
                </w:rPr>
                <w:delText>507.4 L ( 437</w:delText>
              </w:r>
            </w:del>
            <w:ins w:id="5626" w:author="Johan Granander" w:date="2026-05-04T11:49:00Z">
              <w:del w:id="5627" w:author="Xuning Wei12232" w:date="2026-07-27T15:15:00Z">
                <w:r w:rsidR="005472DA" w:rsidRPr="00BB7730" w:rsidDel="00DA2B65">
                  <w:rPr>
                    <w:rFonts w:ascii="Times New Roman" w:eastAsia="仿宋_GB2312" w:hAnsi="Times New Roman" w:cs="Times New Roman"/>
                    <w:color w:val="auto"/>
                    <w:sz w:val="18"/>
                    <w:szCs w:val="18"/>
                  </w:rPr>
                  <w:delText>(437</w:delText>
                </w:r>
              </w:del>
            </w:ins>
            <w:del w:id="5628" w:author="Xuning Wei12232" w:date="2026-07-27T15:15:00Z">
              <w:r w:rsidR="00032BAE" w:rsidRPr="00BB7730" w:rsidDel="00DA2B65">
                <w:rPr>
                  <w:rFonts w:ascii="Times New Roman" w:eastAsia="仿宋_GB2312" w:hAnsi="Times New Roman" w:cs="Times New Roman"/>
                  <w:color w:val="auto"/>
                  <w:sz w:val="18"/>
                  <w:szCs w:val="18"/>
                </w:rPr>
                <w:delText>.4kg)</w:delText>
              </w:r>
              <w:r w:rsidR="0057074A" w:rsidRPr="00BB7730" w:rsidDel="00DA2B65">
                <w:rPr>
                  <w:rFonts w:ascii="Times New Roman" w:eastAsia="仿宋_GB2312" w:hAnsi="Times New Roman" w:cs="Times New Roman"/>
                  <w:color w:val="auto"/>
                  <w:sz w:val="18"/>
                  <w:szCs w:val="18"/>
                </w:rPr>
                <w:delText>.</w:delText>
              </w:r>
              <w:bookmarkStart w:id="5629" w:name="_Toc243495296"/>
              <w:bookmarkStart w:id="5630" w:name="_Toc243495472"/>
              <w:bookmarkStart w:id="5631" w:name="_Toc243495648"/>
              <w:bookmarkStart w:id="5632" w:name="_Toc243495824"/>
              <w:bookmarkEnd w:id="5629"/>
              <w:bookmarkEnd w:id="5630"/>
              <w:bookmarkEnd w:id="5631"/>
              <w:bookmarkEnd w:id="5632"/>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07C572DC" w14:textId="127C4ED8" w:rsidR="00C1757C" w:rsidRPr="00BB7730" w:rsidDel="00DA2B65" w:rsidRDefault="00222582">
            <w:pPr>
              <w:pStyle w:val="2"/>
              <w:spacing w:beforeLines="50" w:after="50" w:line="319" w:lineRule="auto"/>
              <w:ind w:leftChars="134" w:left="281"/>
              <w:contextualSpacing/>
              <w:jc w:val="both"/>
              <w:rPr>
                <w:del w:id="5633" w:author="Xuning Wei12232" w:date="2026-07-27T15:15:00Z"/>
                <w:rFonts w:ascii="Times New Roman" w:eastAsia="仿宋_GB2312" w:hAnsi="Times New Roman" w:cs="Times New Roman"/>
                <w:color w:val="auto"/>
                <w:sz w:val="18"/>
                <w:szCs w:val="18"/>
              </w:rPr>
              <w:pPrChange w:id="5634" w:author="Xuning Wei12232" w:date="2026-07-27T15:15:00Z">
                <w:pPr>
                  <w:jc w:val="both"/>
                </w:pPr>
              </w:pPrChange>
            </w:pPr>
            <w:del w:id="5635" w:author="Xuning Wei12232" w:date="2026-07-27T15:15:00Z">
              <w:r w:rsidRPr="00BB7730" w:rsidDel="00DA2B65">
                <w:rPr>
                  <w:rFonts w:ascii="Times New Roman" w:eastAsia="仿宋_GB2312" w:hAnsi="Times New Roman" w:cs="Times New Roman"/>
                  <w:color w:val="auto"/>
                  <w:sz w:val="18"/>
                  <w:szCs w:val="18"/>
                </w:rPr>
                <w:delText>During the liquid dispensing process, read the accumulated flow rate of the flowmeter in front of the tank and confirm that the feeding error is not greater than 3%.</w:delText>
              </w:r>
              <w:bookmarkStart w:id="5636" w:name="_Toc243495297"/>
              <w:bookmarkStart w:id="5637" w:name="_Toc243495473"/>
              <w:bookmarkStart w:id="5638" w:name="_Toc243495649"/>
              <w:bookmarkStart w:id="5639" w:name="_Toc243495825"/>
              <w:bookmarkEnd w:id="5636"/>
              <w:bookmarkEnd w:id="5637"/>
              <w:bookmarkEnd w:id="5638"/>
              <w:bookmarkEnd w:id="5639"/>
            </w:del>
          </w:p>
        </w:tc>
        <w:tc>
          <w:tcPr>
            <w:tcW w:w="851" w:type="dxa"/>
            <w:tcBorders>
              <w:top w:val="nil"/>
              <w:left w:val="nil"/>
              <w:bottom w:val="single" w:sz="4" w:space="0" w:color="auto"/>
              <w:right w:val="single" w:sz="4" w:space="0" w:color="auto"/>
            </w:tcBorders>
            <w:shd w:val="clear" w:color="auto" w:fill="FFFFFF" w:themeFill="background1"/>
            <w:vAlign w:val="center"/>
          </w:tcPr>
          <w:p w14:paraId="3CD42296" w14:textId="5D915753" w:rsidR="00C1757C" w:rsidRPr="00BB7730" w:rsidDel="00DA2B65" w:rsidRDefault="003E162E">
            <w:pPr>
              <w:pStyle w:val="2"/>
              <w:spacing w:beforeLines="50" w:after="50" w:line="319" w:lineRule="auto"/>
              <w:ind w:leftChars="134" w:left="281"/>
              <w:contextualSpacing/>
              <w:jc w:val="both"/>
              <w:rPr>
                <w:del w:id="5640" w:author="Xuning Wei12232" w:date="2026-07-27T15:15:00Z"/>
                <w:rFonts w:ascii="Times New Roman" w:eastAsia="仿宋_GB2312" w:hAnsi="Times New Roman" w:cs="Times New Roman"/>
                <w:color w:val="auto"/>
                <w:sz w:val="18"/>
                <w:szCs w:val="18"/>
              </w:rPr>
              <w:pPrChange w:id="5641" w:author="Xuning Wei12232" w:date="2026-07-27T15:15:00Z">
                <w:pPr>
                  <w:spacing w:line="276" w:lineRule="auto"/>
                  <w:jc w:val="both"/>
                </w:pPr>
              </w:pPrChange>
            </w:pPr>
            <w:customXmlDelRangeStart w:id="5642" w:author="Xuning Wei12232" w:date="2026-07-27T15:15:00Z"/>
            <w:sdt>
              <w:sdtPr>
                <w:rPr>
                  <w:rFonts w:ascii="Times New Roman" w:eastAsia="仿宋_GB2312" w:hAnsi="Times New Roman" w:cs="Times New Roman"/>
                  <w:color w:val="auto"/>
                  <w:sz w:val="18"/>
                  <w:szCs w:val="18"/>
                </w:rPr>
                <w:id w:val="1333642131"/>
                <w14:checkbox>
                  <w14:checked w14:val="1"/>
                  <w14:checkedState w14:val="2612" w14:font="MS Gothic"/>
                  <w14:uncheckedState w14:val="2610" w14:font="MS Gothic"/>
                </w14:checkbox>
              </w:sdtPr>
              <w:sdtEndPr/>
              <w:sdtContent>
                <w:customXmlDelRangeEnd w:id="5642"/>
                <w:del w:id="5643"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644" w:author="Xuning Wei12232" w:date="2026-07-27T15:15:00Z"/>
              </w:sdtContent>
            </w:sdt>
            <w:customXmlDelRangeEnd w:id="5644"/>
            <w:del w:id="5645" w:author="Xuning Wei12232" w:date="2026-07-27T15:15:00Z">
              <w:r w:rsidR="00C1757C" w:rsidRPr="00BB7730" w:rsidDel="00DA2B65">
                <w:rPr>
                  <w:rFonts w:ascii="Times New Roman" w:eastAsia="仿宋_GB2312" w:hAnsi="Times New Roman" w:cs="Times New Roman"/>
                  <w:color w:val="auto"/>
                  <w:sz w:val="18"/>
                  <w:szCs w:val="18"/>
                </w:rPr>
                <w:delText>Yes</w:delText>
              </w:r>
              <w:bookmarkStart w:id="5646" w:name="_Toc243495298"/>
              <w:bookmarkStart w:id="5647" w:name="_Toc243495474"/>
              <w:bookmarkStart w:id="5648" w:name="_Toc243495650"/>
              <w:bookmarkStart w:id="5649" w:name="_Toc243495826"/>
              <w:bookmarkEnd w:id="5646"/>
              <w:bookmarkEnd w:id="5647"/>
              <w:bookmarkEnd w:id="5648"/>
              <w:bookmarkEnd w:id="5649"/>
            </w:del>
          </w:p>
        </w:tc>
        <w:tc>
          <w:tcPr>
            <w:tcW w:w="740" w:type="dxa"/>
            <w:tcBorders>
              <w:top w:val="nil"/>
              <w:left w:val="nil"/>
              <w:bottom w:val="single" w:sz="4" w:space="0" w:color="auto"/>
              <w:right w:val="single" w:sz="4" w:space="0" w:color="auto"/>
            </w:tcBorders>
            <w:shd w:val="clear" w:color="auto" w:fill="FFFFFF" w:themeFill="background1"/>
            <w:vAlign w:val="center"/>
          </w:tcPr>
          <w:p w14:paraId="313FA4F7" w14:textId="2E17836B" w:rsidR="00C1757C" w:rsidRPr="00BB7730" w:rsidDel="00DA2B65" w:rsidRDefault="003E162E">
            <w:pPr>
              <w:pStyle w:val="2"/>
              <w:spacing w:beforeLines="50" w:after="50" w:line="319" w:lineRule="auto"/>
              <w:ind w:leftChars="134" w:left="281"/>
              <w:contextualSpacing/>
              <w:jc w:val="both"/>
              <w:rPr>
                <w:del w:id="5650" w:author="Xuning Wei12232" w:date="2026-07-27T15:15:00Z"/>
                <w:rFonts w:ascii="Times New Roman" w:eastAsia="仿宋_GB2312" w:hAnsi="Times New Roman" w:cs="Times New Roman"/>
                <w:color w:val="auto"/>
                <w:sz w:val="18"/>
                <w:szCs w:val="18"/>
              </w:rPr>
              <w:pPrChange w:id="5651" w:author="Xuning Wei12232" w:date="2026-07-27T15:15:00Z">
                <w:pPr>
                  <w:spacing w:line="276" w:lineRule="auto"/>
                  <w:jc w:val="both"/>
                </w:pPr>
              </w:pPrChange>
            </w:pPr>
            <w:customXmlDelRangeStart w:id="5652" w:author="Xuning Wei12232" w:date="2026-07-27T15:15:00Z"/>
            <w:sdt>
              <w:sdtPr>
                <w:rPr>
                  <w:rFonts w:ascii="Times New Roman" w:eastAsia="仿宋_GB2312" w:hAnsi="Times New Roman" w:cs="Times New Roman"/>
                  <w:color w:val="auto"/>
                  <w:sz w:val="18"/>
                  <w:szCs w:val="18"/>
                </w:rPr>
                <w:id w:val="1232273320"/>
                <w14:checkbox>
                  <w14:checked w14:val="0"/>
                  <w14:checkedState w14:val="2612" w14:font="MS Gothic"/>
                  <w14:uncheckedState w14:val="2610" w14:font="MS Gothic"/>
                </w14:checkbox>
              </w:sdtPr>
              <w:sdtEndPr/>
              <w:sdtContent>
                <w:customXmlDelRangeEnd w:id="5652"/>
                <w:del w:id="5653"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654" w:author="Xuning Wei12232" w:date="2026-07-27T15:15:00Z"/>
              </w:sdtContent>
            </w:sdt>
            <w:customXmlDelRangeEnd w:id="5654"/>
            <w:del w:id="5655" w:author="Xuning Wei12232" w:date="2026-07-27T15:15:00Z">
              <w:r w:rsidR="00C1757C" w:rsidRPr="00BB7730" w:rsidDel="00DA2B65">
                <w:rPr>
                  <w:rFonts w:ascii="Times New Roman" w:eastAsia="仿宋_GB2312" w:hAnsi="Times New Roman" w:cs="Times New Roman"/>
                  <w:color w:val="auto"/>
                  <w:sz w:val="18"/>
                  <w:szCs w:val="18"/>
                </w:rPr>
                <w:delText xml:space="preserve"> No</w:delText>
              </w:r>
              <w:bookmarkStart w:id="5656" w:name="_Toc243495299"/>
              <w:bookmarkStart w:id="5657" w:name="_Toc243495475"/>
              <w:bookmarkStart w:id="5658" w:name="_Toc243495651"/>
              <w:bookmarkStart w:id="5659" w:name="_Toc243495827"/>
              <w:bookmarkEnd w:id="5656"/>
              <w:bookmarkEnd w:id="5657"/>
              <w:bookmarkEnd w:id="5658"/>
              <w:bookmarkEnd w:id="5659"/>
            </w:del>
          </w:p>
        </w:tc>
        <w:tc>
          <w:tcPr>
            <w:tcW w:w="3512" w:type="dxa"/>
            <w:tcBorders>
              <w:top w:val="nil"/>
              <w:left w:val="nil"/>
              <w:bottom w:val="single" w:sz="4" w:space="0" w:color="auto"/>
              <w:right w:val="single" w:sz="4" w:space="0" w:color="auto"/>
            </w:tcBorders>
            <w:shd w:val="clear" w:color="auto" w:fill="FFFFFF" w:themeFill="background1"/>
            <w:vAlign w:val="center"/>
          </w:tcPr>
          <w:p w14:paraId="71A874B7" w14:textId="7507DB75" w:rsidR="00C1757C" w:rsidRPr="00BB7730" w:rsidDel="00DA2B65" w:rsidRDefault="00C1757C">
            <w:pPr>
              <w:pStyle w:val="2"/>
              <w:spacing w:beforeLines="50" w:after="50" w:line="319" w:lineRule="auto"/>
              <w:ind w:leftChars="134" w:left="281"/>
              <w:contextualSpacing/>
              <w:jc w:val="both"/>
              <w:rPr>
                <w:del w:id="5660" w:author="Xuning Wei12232" w:date="2026-07-27T15:15:00Z"/>
                <w:rFonts w:ascii="Times New Roman" w:eastAsia="仿宋_GB2312" w:hAnsi="Times New Roman" w:cs="Times New Roman"/>
                <w:color w:val="auto"/>
                <w:sz w:val="18"/>
                <w:szCs w:val="18"/>
              </w:rPr>
              <w:pPrChange w:id="5661" w:author="Xuning Wei12232" w:date="2026-07-27T15:15:00Z">
                <w:pPr>
                  <w:spacing w:line="276" w:lineRule="auto"/>
                  <w:jc w:val="both"/>
                </w:pPr>
              </w:pPrChange>
            </w:pPr>
            <w:del w:id="5662" w:author="Xuning Wei12232" w:date="2026-07-27T15:15:00Z">
              <w:r w:rsidRPr="00BB7730" w:rsidDel="00DA2B65">
                <w:rPr>
                  <w:rFonts w:ascii="Times New Roman" w:eastAsia="仿宋_GB2312" w:hAnsi="Times New Roman" w:cs="Times New Roman"/>
                  <w:color w:val="auto"/>
                  <w:sz w:val="18"/>
                  <w:szCs w:val="18"/>
                </w:rPr>
                <w:delText>The feeding accuracy required by the process is within the control range of the equipment</w:delText>
              </w:r>
              <w:bookmarkStart w:id="5663" w:name="_Toc243495300"/>
              <w:bookmarkStart w:id="5664" w:name="_Toc243495476"/>
              <w:bookmarkStart w:id="5665" w:name="_Toc243495652"/>
              <w:bookmarkStart w:id="5666" w:name="_Toc243495828"/>
              <w:bookmarkEnd w:id="5663"/>
              <w:bookmarkEnd w:id="5664"/>
              <w:bookmarkEnd w:id="5665"/>
              <w:bookmarkEnd w:id="5666"/>
            </w:del>
          </w:p>
        </w:tc>
        <w:bookmarkStart w:id="5667" w:name="_Toc243495301"/>
        <w:bookmarkStart w:id="5668" w:name="_Toc243495477"/>
        <w:bookmarkStart w:id="5669" w:name="_Toc243495653"/>
        <w:bookmarkStart w:id="5670" w:name="_Toc243495829"/>
        <w:bookmarkEnd w:id="5667"/>
        <w:bookmarkEnd w:id="5668"/>
        <w:bookmarkEnd w:id="5669"/>
        <w:bookmarkEnd w:id="5670"/>
      </w:tr>
      <w:tr w:rsidR="00032BAE" w:rsidRPr="00BB7730" w:rsidDel="00DA2B65" w14:paraId="11E86ED3" w14:textId="226BD531" w:rsidTr="0030647B">
        <w:trPr>
          <w:trHeight w:val="595"/>
          <w:del w:id="5671" w:author="Xuning Wei12232" w:date="2026-07-27T15:15:00Z"/>
        </w:trPr>
        <w:tc>
          <w:tcPr>
            <w:tcW w:w="531" w:type="dxa"/>
            <w:vMerge w:val="restart"/>
            <w:tcBorders>
              <w:top w:val="single" w:sz="4" w:space="0" w:color="auto"/>
              <w:left w:val="single" w:sz="4" w:space="0" w:color="auto"/>
              <w:right w:val="single" w:sz="4" w:space="0" w:color="auto"/>
            </w:tcBorders>
            <w:shd w:val="clear" w:color="auto" w:fill="FFFFFF" w:themeFill="background1"/>
            <w:vAlign w:val="center"/>
          </w:tcPr>
          <w:p w14:paraId="1C69E1EB" w14:textId="65E829BE" w:rsidR="00C1757C" w:rsidRPr="00BB7730" w:rsidDel="00DA2B65" w:rsidRDefault="00C1757C">
            <w:pPr>
              <w:pStyle w:val="2"/>
              <w:spacing w:beforeLines="50" w:after="50" w:line="319" w:lineRule="auto"/>
              <w:ind w:leftChars="134" w:left="281"/>
              <w:contextualSpacing/>
              <w:jc w:val="both"/>
              <w:rPr>
                <w:del w:id="5672" w:author="Xuning Wei12232" w:date="2026-07-27T15:15:00Z"/>
                <w:rFonts w:ascii="Times New Roman" w:eastAsia="FangSong" w:hAnsi="Times New Roman" w:cs="Times New Roman"/>
                <w:color w:val="auto"/>
                <w:sz w:val="18"/>
                <w:szCs w:val="18"/>
                <w:lang w:eastAsia="zh-CN"/>
              </w:rPr>
              <w:pPrChange w:id="5673" w:author="Xuning Wei12232" w:date="2026-07-27T15:15:00Z">
                <w:pPr>
                  <w:spacing w:line="276" w:lineRule="auto"/>
                  <w:jc w:val="both"/>
                </w:pPr>
              </w:pPrChange>
            </w:pPr>
            <w:del w:id="5674" w:author="Xuning Wei12232" w:date="2026-07-27T15:15:00Z">
              <w:r w:rsidRPr="00BB7730" w:rsidDel="00DA2B65">
                <w:rPr>
                  <w:rFonts w:ascii="Times New Roman" w:eastAsia="FangSong" w:hAnsi="Times New Roman" w:cs="Times New Roman"/>
                  <w:color w:val="auto"/>
                  <w:sz w:val="18"/>
                  <w:szCs w:val="18"/>
                  <w:lang w:eastAsia="zh-CN"/>
                </w:rPr>
                <w:delText>6</w:delText>
              </w:r>
              <w:bookmarkStart w:id="5675" w:name="_Toc243495302"/>
              <w:bookmarkStart w:id="5676" w:name="_Toc243495478"/>
              <w:bookmarkStart w:id="5677" w:name="_Toc243495654"/>
              <w:bookmarkStart w:id="5678" w:name="_Toc243495830"/>
              <w:bookmarkEnd w:id="5675"/>
              <w:bookmarkEnd w:id="5676"/>
              <w:bookmarkEnd w:id="5677"/>
              <w:bookmarkEnd w:id="5678"/>
            </w:del>
          </w:p>
        </w:tc>
        <w:tc>
          <w:tcPr>
            <w:tcW w:w="1302" w:type="dxa"/>
            <w:vMerge w:val="restart"/>
            <w:tcBorders>
              <w:top w:val="single" w:sz="4" w:space="0" w:color="auto"/>
              <w:left w:val="nil"/>
              <w:right w:val="single" w:sz="4" w:space="0" w:color="auto"/>
            </w:tcBorders>
            <w:shd w:val="clear" w:color="auto" w:fill="FFFFFF" w:themeFill="background1"/>
            <w:vAlign w:val="center"/>
          </w:tcPr>
          <w:p w14:paraId="250CABF8" w14:textId="1DF5136C" w:rsidR="00C1757C" w:rsidRPr="00BB7730" w:rsidDel="00DA2B65" w:rsidRDefault="00C1757C">
            <w:pPr>
              <w:pStyle w:val="2"/>
              <w:spacing w:beforeLines="50" w:after="50" w:line="319" w:lineRule="auto"/>
              <w:ind w:leftChars="134" w:left="281"/>
              <w:contextualSpacing/>
              <w:jc w:val="both"/>
              <w:rPr>
                <w:del w:id="5679" w:author="Xuning Wei12232" w:date="2026-07-27T15:15:00Z"/>
                <w:rFonts w:ascii="Times New Roman" w:eastAsia="仿宋_GB2312" w:hAnsi="Times New Roman" w:cs="Times New Roman"/>
                <w:color w:val="auto"/>
                <w:sz w:val="18"/>
                <w:szCs w:val="18"/>
              </w:rPr>
              <w:pPrChange w:id="5680" w:author="Xuning Wei12232" w:date="2026-07-27T15:15:00Z">
                <w:pPr>
                  <w:contextualSpacing/>
                  <w:jc w:val="both"/>
                </w:pPr>
              </w:pPrChange>
            </w:pPr>
            <w:del w:id="5681" w:author="Xuning Wei12232" w:date="2026-07-27T15:15:00Z">
              <w:r w:rsidRPr="00BB7730" w:rsidDel="00DA2B65">
                <w:rPr>
                  <w:rFonts w:ascii="Times New Roman" w:eastAsia="仿宋_GB2312" w:hAnsi="Times New Roman" w:cs="Times New Roman"/>
                  <w:color w:val="auto"/>
                  <w:sz w:val="18"/>
                  <w:szCs w:val="18"/>
                </w:rPr>
                <w:delText>Process Design</w:delText>
              </w:r>
              <w:bookmarkStart w:id="5682" w:name="_Toc243495303"/>
              <w:bookmarkStart w:id="5683" w:name="_Toc243495479"/>
              <w:bookmarkStart w:id="5684" w:name="_Toc243495655"/>
              <w:bookmarkStart w:id="5685" w:name="_Toc243495831"/>
              <w:bookmarkEnd w:id="5682"/>
              <w:bookmarkEnd w:id="5683"/>
              <w:bookmarkEnd w:id="5684"/>
              <w:bookmarkEnd w:id="5685"/>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722E1A63" w14:textId="6228FFD1" w:rsidR="00C1757C" w:rsidRPr="00BB7730" w:rsidDel="00DA2B65" w:rsidRDefault="00C1757C">
            <w:pPr>
              <w:pStyle w:val="2"/>
              <w:spacing w:beforeLines="50" w:after="50" w:line="319" w:lineRule="auto"/>
              <w:ind w:leftChars="134" w:left="281"/>
              <w:contextualSpacing/>
              <w:jc w:val="both"/>
              <w:rPr>
                <w:del w:id="5686" w:author="Xuning Wei12232" w:date="2026-07-27T15:15:00Z"/>
                <w:rFonts w:ascii="Times New Roman" w:eastAsia="仿宋_GB2312" w:hAnsi="Times New Roman" w:cs="Times New Roman"/>
                <w:color w:val="auto"/>
                <w:sz w:val="18"/>
                <w:szCs w:val="18"/>
              </w:rPr>
              <w:pPrChange w:id="5687" w:author="Xuning Wei12232" w:date="2026-07-27T15:15:00Z">
                <w:pPr>
                  <w:jc w:val="both"/>
                </w:pPr>
              </w:pPrChange>
            </w:pPr>
            <w:del w:id="5688" w:author="Xuning Wei12232" w:date="2026-07-27T15:15:00Z">
              <w:r w:rsidRPr="00BB7730" w:rsidDel="00DA2B65">
                <w:rPr>
                  <w:rFonts w:ascii="Times New Roman" w:eastAsia="仿宋_GB2312" w:hAnsi="Times New Roman" w:cs="Times New Roman"/>
                  <w:color w:val="auto"/>
                  <w:sz w:val="18"/>
                  <w:szCs w:val="18"/>
                </w:rPr>
                <w:delText>Nitrogen protection</w:delText>
              </w:r>
              <w:bookmarkStart w:id="5689" w:name="_Toc243495304"/>
              <w:bookmarkStart w:id="5690" w:name="_Toc243495480"/>
              <w:bookmarkStart w:id="5691" w:name="_Toc243495656"/>
              <w:bookmarkStart w:id="5692" w:name="_Toc243495832"/>
              <w:bookmarkEnd w:id="5689"/>
              <w:bookmarkEnd w:id="5690"/>
              <w:bookmarkEnd w:id="5691"/>
              <w:bookmarkEnd w:id="5692"/>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DB74B3D" w14:textId="255D8994" w:rsidR="00C1757C" w:rsidRPr="00BB7730" w:rsidDel="00DA2B65" w:rsidRDefault="00C1757C">
            <w:pPr>
              <w:pStyle w:val="2"/>
              <w:spacing w:beforeLines="50" w:after="50" w:line="319" w:lineRule="auto"/>
              <w:ind w:leftChars="134" w:left="281"/>
              <w:contextualSpacing/>
              <w:jc w:val="both"/>
              <w:rPr>
                <w:del w:id="5693" w:author="Xuning Wei12232" w:date="2026-07-27T15:15:00Z"/>
                <w:rFonts w:ascii="Times New Roman" w:eastAsia="仿宋_GB2312" w:hAnsi="Times New Roman" w:cs="Times New Roman"/>
                <w:color w:val="auto"/>
                <w:sz w:val="18"/>
                <w:szCs w:val="18"/>
              </w:rPr>
              <w:pPrChange w:id="5694" w:author="Xuning Wei12232" w:date="2026-07-27T15:15:00Z">
                <w:pPr>
                  <w:jc w:val="both"/>
                </w:pPr>
              </w:pPrChange>
            </w:pPr>
            <w:del w:id="5695" w:author="Xuning Wei12232" w:date="2026-07-27T15:15:00Z">
              <w:r w:rsidRPr="00BB7730" w:rsidDel="00DA2B65">
                <w:rPr>
                  <w:rFonts w:ascii="Times New Roman" w:eastAsia="仿宋_GB2312" w:hAnsi="Times New Roman" w:cs="Times New Roman"/>
                  <w:color w:val="auto"/>
                  <w:sz w:val="18"/>
                  <w:szCs w:val="18"/>
                </w:rPr>
                <w:delText>The equipment has the function of protection under nitrogen flow</w:delText>
              </w:r>
              <w:bookmarkStart w:id="5696" w:name="_Toc243495305"/>
              <w:bookmarkStart w:id="5697" w:name="_Toc243495481"/>
              <w:bookmarkStart w:id="5698" w:name="_Toc243495657"/>
              <w:bookmarkStart w:id="5699" w:name="_Toc243495833"/>
              <w:bookmarkEnd w:id="5696"/>
              <w:bookmarkEnd w:id="5697"/>
              <w:bookmarkEnd w:id="5698"/>
              <w:bookmarkEnd w:id="5699"/>
            </w:del>
          </w:p>
        </w:tc>
        <w:tc>
          <w:tcPr>
            <w:tcW w:w="851" w:type="dxa"/>
            <w:tcBorders>
              <w:top w:val="nil"/>
              <w:left w:val="nil"/>
              <w:bottom w:val="single" w:sz="4" w:space="0" w:color="auto"/>
              <w:right w:val="single" w:sz="4" w:space="0" w:color="auto"/>
            </w:tcBorders>
            <w:shd w:val="clear" w:color="auto" w:fill="FFFFFF" w:themeFill="background1"/>
            <w:vAlign w:val="center"/>
          </w:tcPr>
          <w:p w14:paraId="2BCE45FE" w14:textId="15ABD203" w:rsidR="00C1757C" w:rsidRPr="00BB7730" w:rsidDel="00DA2B65" w:rsidRDefault="003E162E">
            <w:pPr>
              <w:pStyle w:val="2"/>
              <w:spacing w:beforeLines="50" w:after="50" w:line="319" w:lineRule="auto"/>
              <w:ind w:leftChars="134" w:left="281"/>
              <w:contextualSpacing/>
              <w:jc w:val="both"/>
              <w:rPr>
                <w:del w:id="5700" w:author="Xuning Wei12232" w:date="2026-07-27T15:15:00Z"/>
                <w:rFonts w:ascii="Times New Roman" w:eastAsia="仿宋_GB2312" w:hAnsi="Times New Roman" w:cs="Times New Roman"/>
                <w:color w:val="auto"/>
                <w:sz w:val="18"/>
                <w:szCs w:val="18"/>
              </w:rPr>
              <w:pPrChange w:id="5701" w:author="Xuning Wei12232" w:date="2026-07-27T15:15:00Z">
                <w:pPr>
                  <w:spacing w:line="276" w:lineRule="auto"/>
                  <w:jc w:val="both"/>
                </w:pPr>
              </w:pPrChange>
            </w:pPr>
            <w:customXmlDelRangeStart w:id="5702" w:author="Xuning Wei12232" w:date="2026-07-27T15:15:00Z"/>
            <w:sdt>
              <w:sdtPr>
                <w:rPr>
                  <w:rFonts w:ascii="Times New Roman" w:eastAsia="仿宋_GB2312" w:hAnsi="Times New Roman" w:cs="Times New Roman"/>
                  <w:color w:val="auto"/>
                  <w:sz w:val="18"/>
                  <w:szCs w:val="18"/>
                </w:rPr>
                <w:id w:val="1029830856"/>
                <w14:checkbox>
                  <w14:checked w14:val="1"/>
                  <w14:checkedState w14:val="2612" w14:font="MS Gothic"/>
                  <w14:uncheckedState w14:val="2610" w14:font="MS Gothic"/>
                </w14:checkbox>
              </w:sdtPr>
              <w:sdtEndPr/>
              <w:sdtContent>
                <w:customXmlDelRangeEnd w:id="5702"/>
                <w:del w:id="5703"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704" w:author="Xuning Wei12232" w:date="2026-07-27T15:15:00Z"/>
              </w:sdtContent>
            </w:sdt>
            <w:customXmlDelRangeEnd w:id="5704"/>
            <w:del w:id="5705" w:author="Xuning Wei12232" w:date="2026-07-27T15:15:00Z">
              <w:r w:rsidR="00C1757C" w:rsidRPr="00BB7730" w:rsidDel="00DA2B65">
                <w:rPr>
                  <w:rFonts w:ascii="Times New Roman" w:eastAsia="仿宋_GB2312" w:hAnsi="Times New Roman" w:cs="Times New Roman"/>
                  <w:color w:val="auto"/>
                  <w:sz w:val="18"/>
                  <w:szCs w:val="18"/>
                </w:rPr>
                <w:delText>Yes</w:delText>
              </w:r>
              <w:bookmarkStart w:id="5706" w:name="_Toc243495306"/>
              <w:bookmarkStart w:id="5707" w:name="_Toc243495482"/>
              <w:bookmarkStart w:id="5708" w:name="_Toc243495658"/>
              <w:bookmarkStart w:id="5709" w:name="_Toc243495834"/>
              <w:bookmarkEnd w:id="5706"/>
              <w:bookmarkEnd w:id="5707"/>
              <w:bookmarkEnd w:id="5708"/>
              <w:bookmarkEnd w:id="5709"/>
            </w:del>
          </w:p>
        </w:tc>
        <w:tc>
          <w:tcPr>
            <w:tcW w:w="740" w:type="dxa"/>
            <w:tcBorders>
              <w:top w:val="nil"/>
              <w:left w:val="nil"/>
              <w:bottom w:val="single" w:sz="4" w:space="0" w:color="auto"/>
              <w:right w:val="single" w:sz="4" w:space="0" w:color="auto"/>
            </w:tcBorders>
            <w:shd w:val="clear" w:color="auto" w:fill="FFFFFF" w:themeFill="background1"/>
            <w:vAlign w:val="center"/>
          </w:tcPr>
          <w:p w14:paraId="235FEB3B" w14:textId="44D785FE" w:rsidR="00C1757C" w:rsidRPr="00BB7730" w:rsidDel="00DA2B65" w:rsidRDefault="003E162E">
            <w:pPr>
              <w:pStyle w:val="2"/>
              <w:spacing w:beforeLines="50" w:after="50" w:line="319" w:lineRule="auto"/>
              <w:ind w:leftChars="134" w:left="281"/>
              <w:contextualSpacing/>
              <w:jc w:val="both"/>
              <w:rPr>
                <w:del w:id="5710" w:author="Xuning Wei12232" w:date="2026-07-27T15:15:00Z"/>
                <w:rFonts w:ascii="Times New Roman" w:eastAsia="仿宋_GB2312" w:hAnsi="Times New Roman" w:cs="Times New Roman"/>
                <w:color w:val="auto"/>
                <w:sz w:val="18"/>
                <w:szCs w:val="18"/>
              </w:rPr>
              <w:pPrChange w:id="5711" w:author="Xuning Wei12232" w:date="2026-07-27T15:15:00Z">
                <w:pPr>
                  <w:spacing w:line="276" w:lineRule="auto"/>
                  <w:jc w:val="both"/>
                </w:pPr>
              </w:pPrChange>
            </w:pPr>
            <w:customXmlDelRangeStart w:id="5712" w:author="Xuning Wei12232" w:date="2026-07-27T15:15:00Z"/>
            <w:sdt>
              <w:sdtPr>
                <w:rPr>
                  <w:rFonts w:ascii="Times New Roman" w:eastAsia="仿宋_GB2312" w:hAnsi="Times New Roman" w:cs="Times New Roman"/>
                  <w:color w:val="auto"/>
                  <w:sz w:val="18"/>
                  <w:szCs w:val="18"/>
                </w:rPr>
                <w:id w:val="1821300938"/>
                <w14:checkbox>
                  <w14:checked w14:val="0"/>
                  <w14:checkedState w14:val="2612" w14:font="MS Gothic"/>
                  <w14:uncheckedState w14:val="2610" w14:font="MS Gothic"/>
                </w14:checkbox>
              </w:sdtPr>
              <w:sdtEndPr/>
              <w:sdtContent>
                <w:customXmlDelRangeEnd w:id="5712"/>
                <w:del w:id="5713"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714" w:author="Xuning Wei12232" w:date="2026-07-27T15:15:00Z"/>
              </w:sdtContent>
            </w:sdt>
            <w:customXmlDelRangeEnd w:id="5714"/>
            <w:del w:id="5715" w:author="Xuning Wei12232" w:date="2026-07-27T15:15:00Z">
              <w:r w:rsidR="00C1757C" w:rsidRPr="00BB7730" w:rsidDel="00DA2B65">
                <w:rPr>
                  <w:rFonts w:ascii="Times New Roman" w:eastAsia="仿宋_GB2312" w:hAnsi="Times New Roman" w:cs="Times New Roman"/>
                  <w:color w:val="auto"/>
                  <w:sz w:val="18"/>
                  <w:szCs w:val="18"/>
                </w:rPr>
                <w:delText xml:space="preserve"> No</w:delText>
              </w:r>
              <w:bookmarkStart w:id="5716" w:name="_Toc243495307"/>
              <w:bookmarkStart w:id="5717" w:name="_Toc243495483"/>
              <w:bookmarkStart w:id="5718" w:name="_Toc243495659"/>
              <w:bookmarkStart w:id="5719" w:name="_Toc243495835"/>
              <w:bookmarkEnd w:id="5716"/>
              <w:bookmarkEnd w:id="5717"/>
              <w:bookmarkEnd w:id="5718"/>
              <w:bookmarkEnd w:id="5719"/>
            </w:del>
          </w:p>
        </w:tc>
        <w:tc>
          <w:tcPr>
            <w:tcW w:w="3512" w:type="dxa"/>
            <w:tcBorders>
              <w:top w:val="nil"/>
              <w:left w:val="nil"/>
              <w:bottom w:val="single" w:sz="4" w:space="0" w:color="auto"/>
              <w:right w:val="single" w:sz="4" w:space="0" w:color="auto"/>
            </w:tcBorders>
            <w:shd w:val="clear" w:color="auto" w:fill="FFFFFF" w:themeFill="background1"/>
            <w:vAlign w:val="center"/>
          </w:tcPr>
          <w:p w14:paraId="31CFF4A0" w14:textId="6FEE4221" w:rsidR="00C1757C" w:rsidRPr="00BB7730" w:rsidDel="00DA2B65" w:rsidRDefault="00C1757C">
            <w:pPr>
              <w:pStyle w:val="2"/>
              <w:spacing w:beforeLines="50" w:after="50" w:line="319" w:lineRule="auto"/>
              <w:ind w:leftChars="134" w:left="281"/>
              <w:contextualSpacing/>
              <w:jc w:val="both"/>
              <w:rPr>
                <w:del w:id="5720" w:author="Xuning Wei12232" w:date="2026-07-27T15:15:00Z"/>
                <w:rFonts w:ascii="Times New Roman" w:eastAsia="仿宋_GB2312" w:hAnsi="Times New Roman" w:cs="Times New Roman"/>
                <w:color w:val="auto"/>
                <w:sz w:val="18"/>
                <w:szCs w:val="18"/>
              </w:rPr>
              <w:pPrChange w:id="5721" w:author="Xuning Wei12232" w:date="2026-07-27T15:15:00Z">
                <w:pPr>
                  <w:spacing w:line="276" w:lineRule="auto"/>
                  <w:jc w:val="both"/>
                </w:pPr>
              </w:pPrChange>
            </w:pPr>
            <w:del w:id="5722" w:author="Xuning Wei12232" w:date="2026-07-27T15:15:00Z">
              <w:r w:rsidRPr="00BB7730" w:rsidDel="00DA2B65">
                <w:rPr>
                  <w:rFonts w:ascii="Times New Roman" w:eastAsia="仿宋_GB2312" w:hAnsi="Times New Roman" w:cs="Times New Roman"/>
                  <w:color w:val="auto"/>
                  <w:sz w:val="18"/>
                  <w:szCs w:val="18"/>
                </w:rPr>
                <w:delText>N/A</w:delText>
              </w:r>
              <w:bookmarkStart w:id="5723" w:name="_Toc243495308"/>
              <w:bookmarkStart w:id="5724" w:name="_Toc243495484"/>
              <w:bookmarkStart w:id="5725" w:name="_Toc243495660"/>
              <w:bookmarkStart w:id="5726" w:name="_Toc243495836"/>
              <w:bookmarkEnd w:id="5723"/>
              <w:bookmarkEnd w:id="5724"/>
              <w:bookmarkEnd w:id="5725"/>
              <w:bookmarkEnd w:id="5726"/>
            </w:del>
          </w:p>
        </w:tc>
        <w:bookmarkStart w:id="5727" w:name="_Toc243495309"/>
        <w:bookmarkStart w:id="5728" w:name="_Toc243495485"/>
        <w:bookmarkStart w:id="5729" w:name="_Toc243495661"/>
        <w:bookmarkStart w:id="5730" w:name="_Toc243495837"/>
        <w:bookmarkEnd w:id="5727"/>
        <w:bookmarkEnd w:id="5728"/>
        <w:bookmarkEnd w:id="5729"/>
        <w:bookmarkEnd w:id="5730"/>
      </w:tr>
      <w:tr w:rsidR="00032BAE" w:rsidRPr="00BB7730" w:rsidDel="00DA2B65" w14:paraId="58101B6E" w14:textId="3496765E" w:rsidTr="0030647B">
        <w:trPr>
          <w:trHeight w:val="595"/>
          <w:del w:id="5731" w:author="Xuning Wei12232" w:date="2026-07-27T15:15:00Z"/>
        </w:trPr>
        <w:tc>
          <w:tcPr>
            <w:tcW w:w="531" w:type="dxa"/>
            <w:vMerge/>
            <w:tcBorders>
              <w:left w:val="single" w:sz="4" w:space="0" w:color="auto"/>
              <w:right w:val="single" w:sz="4" w:space="0" w:color="auto"/>
            </w:tcBorders>
            <w:shd w:val="clear" w:color="auto" w:fill="FFFFFF" w:themeFill="background1"/>
            <w:vAlign w:val="center"/>
          </w:tcPr>
          <w:p w14:paraId="1CF0602F" w14:textId="1DDE6D2E" w:rsidR="00C1757C" w:rsidRPr="00BB7730" w:rsidDel="00DA2B65" w:rsidRDefault="00C1757C">
            <w:pPr>
              <w:pStyle w:val="2"/>
              <w:spacing w:beforeLines="50" w:after="50" w:line="319" w:lineRule="auto"/>
              <w:ind w:leftChars="134" w:left="281"/>
              <w:contextualSpacing/>
              <w:jc w:val="both"/>
              <w:rPr>
                <w:del w:id="5732" w:author="Xuning Wei12232" w:date="2026-07-27T15:15:00Z"/>
                <w:rFonts w:ascii="Times New Roman" w:eastAsia="FangSong" w:hAnsi="Times New Roman" w:cs="Times New Roman"/>
                <w:color w:val="auto"/>
                <w:sz w:val="18"/>
                <w:szCs w:val="18"/>
              </w:rPr>
              <w:pPrChange w:id="5733" w:author="Xuning Wei12232" w:date="2026-07-27T15:15:00Z">
                <w:pPr>
                  <w:spacing w:line="276" w:lineRule="auto"/>
                  <w:jc w:val="both"/>
                </w:pPr>
              </w:pPrChange>
            </w:pPr>
            <w:bookmarkStart w:id="5734" w:name="_Toc243495310"/>
            <w:bookmarkStart w:id="5735" w:name="_Toc243495486"/>
            <w:bookmarkStart w:id="5736" w:name="_Toc243495662"/>
            <w:bookmarkStart w:id="5737" w:name="_Toc243495838"/>
            <w:bookmarkEnd w:id="5734"/>
            <w:bookmarkEnd w:id="5735"/>
            <w:bookmarkEnd w:id="5736"/>
            <w:bookmarkEnd w:id="5737"/>
          </w:p>
        </w:tc>
        <w:tc>
          <w:tcPr>
            <w:tcW w:w="1302" w:type="dxa"/>
            <w:vMerge/>
            <w:tcBorders>
              <w:left w:val="nil"/>
              <w:right w:val="single" w:sz="4" w:space="0" w:color="auto"/>
            </w:tcBorders>
            <w:shd w:val="clear" w:color="auto" w:fill="FFFFFF" w:themeFill="background1"/>
            <w:vAlign w:val="center"/>
          </w:tcPr>
          <w:p w14:paraId="4CA6A225" w14:textId="790F2FE9" w:rsidR="00C1757C" w:rsidRPr="00BB7730" w:rsidDel="00DA2B65" w:rsidRDefault="00C1757C">
            <w:pPr>
              <w:pStyle w:val="2"/>
              <w:spacing w:beforeLines="50" w:after="50" w:line="319" w:lineRule="auto"/>
              <w:ind w:leftChars="134" w:left="281"/>
              <w:contextualSpacing/>
              <w:jc w:val="both"/>
              <w:rPr>
                <w:del w:id="5738" w:author="Xuning Wei12232" w:date="2026-07-27T15:15:00Z"/>
                <w:rFonts w:ascii="Times New Roman" w:eastAsia="仿宋_GB2312" w:hAnsi="Times New Roman" w:cs="Times New Roman"/>
                <w:color w:val="auto"/>
                <w:sz w:val="18"/>
                <w:szCs w:val="18"/>
              </w:rPr>
              <w:pPrChange w:id="5739" w:author="Xuning Wei12232" w:date="2026-07-27T15:15:00Z">
                <w:pPr>
                  <w:spacing w:line="240" w:lineRule="exact"/>
                  <w:contextualSpacing/>
                  <w:jc w:val="both"/>
                </w:pPr>
              </w:pPrChange>
            </w:pPr>
            <w:bookmarkStart w:id="5740" w:name="_Toc243495311"/>
            <w:bookmarkStart w:id="5741" w:name="_Toc243495487"/>
            <w:bookmarkStart w:id="5742" w:name="_Toc243495663"/>
            <w:bookmarkStart w:id="5743" w:name="_Toc243495839"/>
            <w:bookmarkEnd w:id="5740"/>
            <w:bookmarkEnd w:id="5741"/>
            <w:bookmarkEnd w:id="5742"/>
            <w:bookmarkEnd w:id="5743"/>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2FA752B0" w14:textId="6A35937E" w:rsidR="00C1757C" w:rsidRPr="00BB7730" w:rsidDel="00DA2B65" w:rsidRDefault="00C1757C">
            <w:pPr>
              <w:pStyle w:val="2"/>
              <w:spacing w:beforeLines="50" w:after="50" w:line="319" w:lineRule="auto"/>
              <w:ind w:leftChars="134" w:left="281"/>
              <w:contextualSpacing/>
              <w:jc w:val="both"/>
              <w:rPr>
                <w:del w:id="5744" w:author="Xuning Wei12232" w:date="2026-07-27T15:15:00Z"/>
                <w:rFonts w:ascii="Times New Roman" w:eastAsia="仿宋_GB2312" w:hAnsi="Times New Roman" w:cs="Times New Roman"/>
                <w:color w:val="auto"/>
                <w:sz w:val="18"/>
                <w:szCs w:val="18"/>
              </w:rPr>
              <w:pPrChange w:id="5745" w:author="Xuning Wei12232" w:date="2026-07-27T15:15:00Z">
                <w:pPr>
                  <w:contextualSpacing/>
                  <w:jc w:val="both"/>
                </w:pPr>
              </w:pPrChange>
            </w:pPr>
            <w:del w:id="5746" w:author="Xuning Wei12232" w:date="2026-07-27T15:15:00Z">
              <w:r w:rsidRPr="00BB7730" w:rsidDel="00DA2B65">
                <w:rPr>
                  <w:rFonts w:ascii="Times New Roman" w:eastAsia="仿宋_GB2312" w:hAnsi="Times New Roman" w:cs="Times New Roman"/>
                  <w:color w:val="auto"/>
                  <w:sz w:val="18"/>
                  <w:szCs w:val="18"/>
                </w:rPr>
                <w:delText>Add Liquid</w:delText>
              </w:r>
              <w:bookmarkStart w:id="5747" w:name="_Toc243495312"/>
              <w:bookmarkStart w:id="5748" w:name="_Toc243495488"/>
              <w:bookmarkStart w:id="5749" w:name="_Toc243495664"/>
              <w:bookmarkStart w:id="5750" w:name="_Toc243495840"/>
              <w:bookmarkEnd w:id="5747"/>
              <w:bookmarkEnd w:id="5748"/>
              <w:bookmarkEnd w:id="5749"/>
              <w:bookmarkEnd w:id="5750"/>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411BFD55" w14:textId="4E1DE381" w:rsidR="00C1757C" w:rsidRPr="00BB7730" w:rsidDel="00DA2B65" w:rsidRDefault="00C1757C">
            <w:pPr>
              <w:pStyle w:val="2"/>
              <w:spacing w:beforeLines="50" w:after="50" w:line="319" w:lineRule="auto"/>
              <w:ind w:leftChars="134" w:left="281"/>
              <w:contextualSpacing/>
              <w:jc w:val="both"/>
              <w:rPr>
                <w:del w:id="5751" w:author="Xuning Wei12232" w:date="2026-07-27T15:15:00Z"/>
                <w:rFonts w:ascii="Times New Roman" w:eastAsia="仿宋_GB2312" w:hAnsi="Times New Roman" w:cs="Times New Roman"/>
                <w:color w:val="auto"/>
                <w:sz w:val="18"/>
                <w:szCs w:val="18"/>
              </w:rPr>
              <w:pPrChange w:id="5752" w:author="Xuning Wei12232" w:date="2026-07-27T15:15:00Z">
                <w:pPr>
                  <w:contextualSpacing/>
                  <w:jc w:val="both"/>
                </w:pPr>
              </w:pPrChange>
            </w:pPr>
            <w:del w:id="5753" w:author="Xuning Wei12232" w:date="2026-07-27T15:15:00Z">
              <w:r w:rsidRPr="00BB7730" w:rsidDel="00DA2B65">
                <w:rPr>
                  <w:rFonts w:ascii="Times New Roman" w:eastAsia="仿宋_GB2312" w:hAnsi="Times New Roman" w:cs="Times New Roman"/>
                  <w:color w:val="auto"/>
                  <w:sz w:val="18"/>
                  <w:szCs w:val="18"/>
                </w:rPr>
                <w:delText>Dedicated pipeline feeding</w:delText>
              </w:r>
              <w:bookmarkStart w:id="5754" w:name="_Toc243495313"/>
              <w:bookmarkStart w:id="5755" w:name="_Toc243495489"/>
              <w:bookmarkStart w:id="5756" w:name="_Toc243495665"/>
              <w:bookmarkStart w:id="5757" w:name="_Toc243495841"/>
              <w:bookmarkEnd w:id="5754"/>
              <w:bookmarkEnd w:id="5755"/>
              <w:bookmarkEnd w:id="5756"/>
              <w:bookmarkEnd w:id="5757"/>
            </w:del>
          </w:p>
        </w:tc>
        <w:tc>
          <w:tcPr>
            <w:tcW w:w="851" w:type="dxa"/>
            <w:tcBorders>
              <w:top w:val="nil"/>
              <w:left w:val="nil"/>
              <w:bottom w:val="single" w:sz="4" w:space="0" w:color="auto"/>
              <w:right w:val="single" w:sz="4" w:space="0" w:color="auto"/>
            </w:tcBorders>
            <w:shd w:val="clear" w:color="auto" w:fill="FFFFFF" w:themeFill="background1"/>
            <w:vAlign w:val="center"/>
          </w:tcPr>
          <w:p w14:paraId="69D28616" w14:textId="141D6E8A" w:rsidR="00C1757C" w:rsidRPr="00BB7730" w:rsidDel="00DA2B65" w:rsidRDefault="003E162E">
            <w:pPr>
              <w:pStyle w:val="2"/>
              <w:spacing w:beforeLines="50" w:after="50" w:line="319" w:lineRule="auto"/>
              <w:ind w:leftChars="134" w:left="281"/>
              <w:contextualSpacing/>
              <w:jc w:val="both"/>
              <w:rPr>
                <w:del w:id="5758" w:author="Xuning Wei12232" w:date="2026-07-27T15:15:00Z"/>
                <w:rFonts w:ascii="Times New Roman" w:eastAsia="仿宋_GB2312" w:hAnsi="Times New Roman" w:cs="Times New Roman"/>
                <w:color w:val="auto"/>
                <w:sz w:val="18"/>
                <w:szCs w:val="18"/>
              </w:rPr>
              <w:pPrChange w:id="5759" w:author="Xuning Wei12232" w:date="2026-07-27T15:15:00Z">
                <w:pPr>
                  <w:spacing w:line="276" w:lineRule="auto"/>
                  <w:jc w:val="both"/>
                </w:pPr>
              </w:pPrChange>
            </w:pPr>
            <w:customXmlDelRangeStart w:id="5760" w:author="Xuning Wei12232" w:date="2026-07-27T15:15:00Z"/>
            <w:sdt>
              <w:sdtPr>
                <w:rPr>
                  <w:rFonts w:ascii="Times New Roman" w:eastAsia="仿宋_GB2312" w:hAnsi="Times New Roman" w:cs="Times New Roman"/>
                  <w:color w:val="auto"/>
                  <w:sz w:val="18"/>
                  <w:szCs w:val="18"/>
                </w:rPr>
                <w:id w:val="1645093"/>
                <w14:checkbox>
                  <w14:checked w14:val="1"/>
                  <w14:checkedState w14:val="2612" w14:font="MS Gothic"/>
                  <w14:uncheckedState w14:val="2610" w14:font="MS Gothic"/>
                </w14:checkbox>
              </w:sdtPr>
              <w:sdtEndPr/>
              <w:sdtContent>
                <w:customXmlDelRangeEnd w:id="5760"/>
                <w:del w:id="5761"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762" w:author="Xuning Wei12232" w:date="2026-07-27T15:15:00Z"/>
              </w:sdtContent>
            </w:sdt>
            <w:customXmlDelRangeEnd w:id="5762"/>
            <w:del w:id="5763" w:author="Xuning Wei12232" w:date="2026-07-27T15:15:00Z">
              <w:r w:rsidR="00C1757C" w:rsidRPr="00BB7730" w:rsidDel="00DA2B65">
                <w:rPr>
                  <w:rFonts w:ascii="Times New Roman" w:eastAsia="仿宋_GB2312" w:hAnsi="Times New Roman" w:cs="Times New Roman"/>
                  <w:color w:val="auto"/>
                  <w:sz w:val="18"/>
                  <w:szCs w:val="18"/>
                </w:rPr>
                <w:delText>Yes</w:delText>
              </w:r>
              <w:bookmarkStart w:id="5764" w:name="_Toc243495314"/>
              <w:bookmarkStart w:id="5765" w:name="_Toc243495490"/>
              <w:bookmarkStart w:id="5766" w:name="_Toc243495666"/>
              <w:bookmarkStart w:id="5767" w:name="_Toc243495842"/>
              <w:bookmarkEnd w:id="5764"/>
              <w:bookmarkEnd w:id="5765"/>
              <w:bookmarkEnd w:id="5766"/>
              <w:bookmarkEnd w:id="5767"/>
            </w:del>
          </w:p>
        </w:tc>
        <w:tc>
          <w:tcPr>
            <w:tcW w:w="740" w:type="dxa"/>
            <w:tcBorders>
              <w:top w:val="nil"/>
              <w:left w:val="nil"/>
              <w:bottom w:val="single" w:sz="4" w:space="0" w:color="auto"/>
              <w:right w:val="single" w:sz="4" w:space="0" w:color="auto"/>
            </w:tcBorders>
            <w:shd w:val="clear" w:color="auto" w:fill="FFFFFF" w:themeFill="background1"/>
            <w:vAlign w:val="center"/>
          </w:tcPr>
          <w:p w14:paraId="4C6EDC86" w14:textId="2B320B6D" w:rsidR="00C1757C" w:rsidRPr="00BB7730" w:rsidDel="00DA2B65" w:rsidRDefault="003E162E">
            <w:pPr>
              <w:pStyle w:val="2"/>
              <w:spacing w:beforeLines="50" w:after="50" w:line="319" w:lineRule="auto"/>
              <w:ind w:leftChars="134" w:left="281"/>
              <w:contextualSpacing/>
              <w:jc w:val="both"/>
              <w:rPr>
                <w:del w:id="5768" w:author="Xuning Wei12232" w:date="2026-07-27T15:15:00Z"/>
                <w:rFonts w:ascii="Times New Roman" w:eastAsia="仿宋_GB2312" w:hAnsi="Times New Roman" w:cs="Times New Roman"/>
                <w:color w:val="auto"/>
                <w:sz w:val="18"/>
                <w:szCs w:val="18"/>
              </w:rPr>
              <w:pPrChange w:id="5769" w:author="Xuning Wei12232" w:date="2026-07-27T15:15:00Z">
                <w:pPr>
                  <w:spacing w:line="276" w:lineRule="auto"/>
                  <w:jc w:val="both"/>
                </w:pPr>
              </w:pPrChange>
            </w:pPr>
            <w:customXmlDelRangeStart w:id="5770" w:author="Xuning Wei12232" w:date="2026-07-27T15:15:00Z"/>
            <w:sdt>
              <w:sdtPr>
                <w:rPr>
                  <w:rFonts w:ascii="Times New Roman" w:eastAsia="仿宋_GB2312" w:hAnsi="Times New Roman" w:cs="Times New Roman"/>
                  <w:color w:val="auto"/>
                  <w:sz w:val="18"/>
                  <w:szCs w:val="18"/>
                </w:rPr>
                <w:id w:val="1272134326"/>
                <w14:checkbox>
                  <w14:checked w14:val="0"/>
                  <w14:checkedState w14:val="2612" w14:font="MS Gothic"/>
                  <w14:uncheckedState w14:val="2610" w14:font="MS Gothic"/>
                </w14:checkbox>
              </w:sdtPr>
              <w:sdtEndPr/>
              <w:sdtContent>
                <w:customXmlDelRangeEnd w:id="5770"/>
                <w:del w:id="5771" w:author="Xuning Wei12232" w:date="2026-07-27T15:15:00Z">
                  <w:r w:rsidR="00C1757C" w:rsidRPr="00BB7730" w:rsidDel="00DA2B65">
                    <w:rPr>
                      <w:rFonts w:ascii="Segoe UI Symbol" w:eastAsia="仿宋_GB2312" w:hAnsi="Segoe UI Symbol" w:cs="Segoe UI Symbol"/>
                      <w:color w:val="auto"/>
                      <w:sz w:val="18"/>
                      <w:szCs w:val="18"/>
                    </w:rPr>
                    <w:delText>☐</w:delText>
                  </w:r>
                </w:del>
                <w:customXmlDelRangeStart w:id="5772" w:author="Xuning Wei12232" w:date="2026-07-27T15:15:00Z"/>
              </w:sdtContent>
            </w:sdt>
            <w:customXmlDelRangeEnd w:id="5772"/>
            <w:del w:id="5773" w:author="Xuning Wei12232" w:date="2026-07-27T15:15:00Z">
              <w:r w:rsidR="00C1757C" w:rsidRPr="00BB7730" w:rsidDel="00DA2B65">
                <w:rPr>
                  <w:rFonts w:ascii="Times New Roman" w:eastAsia="仿宋_GB2312" w:hAnsi="Times New Roman" w:cs="Times New Roman"/>
                  <w:color w:val="auto"/>
                  <w:sz w:val="18"/>
                  <w:szCs w:val="18"/>
                </w:rPr>
                <w:delText xml:space="preserve"> No</w:delText>
              </w:r>
              <w:bookmarkStart w:id="5774" w:name="_Toc243495315"/>
              <w:bookmarkStart w:id="5775" w:name="_Toc243495491"/>
              <w:bookmarkStart w:id="5776" w:name="_Toc243495667"/>
              <w:bookmarkStart w:id="5777" w:name="_Toc243495843"/>
              <w:bookmarkEnd w:id="5774"/>
              <w:bookmarkEnd w:id="5775"/>
              <w:bookmarkEnd w:id="5776"/>
              <w:bookmarkEnd w:id="5777"/>
            </w:del>
          </w:p>
        </w:tc>
        <w:tc>
          <w:tcPr>
            <w:tcW w:w="3512" w:type="dxa"/>
            <w:tcBorders>
              <w:top w:val="nil"/>
              <w:left w:val="nil"/>
              <w:bottom w:val="single" w:sz="4" w:space="0" w:color="auto"/>
              <w:right w:val="single" w:sz="4" w:space="0" w:color="auto"/>
            </w:tcBorders>
            <w:shd w:val="clear" w:color="auto" w:fill="FFFFFF" w:themeFill="background1"/>
            <w:vAlign w:val="center"/>
          </w:tcPr>
          <w:p w14:paraId="540ED50C" w14:textId="5846F0F3" w:rsidR="00C1757C" w:rsidRPr="00BB7730" w:rsidDel="00DA2B65" w:rsidRDefault="00C1757C">
            <w:pPr>
              <w:pStyle w:val="2"/>
              <w:spacing w:beforeLines="50" w:after="50" w:line="319" w:lineRule="auto"/>
              <w:ind w:leftChars="134" w:left="281"/>
              <w:contextualSpacing/>
              <w:jc w:val="both"/>
              <w:rPr>
                <w:del w:id="5778" w:author="Xuning Wei12232" w:date="2026-07-27T15:15:00Z"/>
                <w:rFonts w:ascii="Times New Roman" w:eastAsia="仿宋_GB2312" w:hAnsi="Times New Roman" w:cs="Times New Roman"/>
                <w:color w:val="auto"/>
                <w:sz w:val="18"/>
                <w:szCs w:val="18"/>
              </w:rPr>
              <w:pPrChange w:id="5779" w:author="Xuning Wei12232" w:date="2026-07-27T15:15:00Z">
                <w:pPr>
                  <w:spacing w:line="276" w:lineRule="auto"/>
                  <w:jc w:val="both"/>
                </w:pPr>
              </w:pPrChange>
            </w:pPr>
            <w:del w:id="5780" w:author="Xuning Wei12232" w:date="2026-07-27T15:15:00Z">
              <w:r w:rsidRPr="00BB7730" w:rsidDel="00DA2B65">
                <w:rPr>
                  <w:rFonts w:ascii="Times New Roman" w:eastAsia="仿宋_GB2312" w:hAnsi="Times New Roman" w:cs="Times New Roman"/>
                  <w:color w:val="auto"/>
                  <w:sz w:val="18"/>
                  <w:szCs w:val="18"/>
                </w:rPr>
                <w:delText>N/A</w:delText>
              </w:r>
              <w:bookmarkStart w:id="5781" w:name="_Toc243495316"/>
              <w:bookmarkStart w:id="5782" w:name="_Toc243495492"/>
              <w:bookmarkStart w:id="5783" w:name="_Toc243495668"/>
              <w:bookmarkStart w:id="5784" w:name="_Toc243495844"/>
              <w:bookmarkEnd w:id="5781"/>
              <w:bookmarkEnd w:id="5782"/>
              <w:bookmarkEnd w:id="5783"/>
              <w:bookmarkEnd w:id="5784"/>
            </w:del>
          </w:p>
        </w:tc>
        <w:bookmarkStart w:id="5785" w:name="_Toc243495317"/>
        <w:bookmarkStart w:id="5786" w:name="_Toc243495493"/>
        <w:bookmarkStart w:id="5787" w:name="_Toc243495669"/>
        <w:bookmarkStart w:id="5788" w:name="_Toc243495845"/>
        <w:bookmarkEnd w:id="5785"/>
        <w:bookmarkEnd w:id="5786"/>
        <w:bookmarkEnd w:id="5787"/>
        <w:bookmarkEnd w:id="5788"/>
      </w:tr>
      <w:tr w:rsidR="00032BAE" w:rsidRPr="00BB7730" w:rsidDel="00DA2B65" w14:paraId="04EECB31" w14:textId="1324739A" w:rsidTr="0030647B">
        <w:trPr>
          <w:trHeight w:val="595"/>
          <w:del w:id="5789" w:author="Xuning Wei12232" w:date="2026-07-27T15:15:00Z"/>
        </w:trPr>
        <w:tc>
          <w:tcPr>
            <w:tcW w:w="531" w:type="dxa"/>
            <w:vMerge/>
            <w:tcBorders>
              <w:left w:val="single" w:sz="4" w:space="0" w:color="auto"/>
              <w:bottom w:val="single" w:sz="4" w:space="0" w:color="auto"/>
              <w:right w:val="single" w:sz="4" w:space="0" w:color="auto"/>
            </w:tcBorders>
            <w:shd w:val="clear" w:color="auto" w:fill="FFFFFF" w:themeFill="background1"/>
            <w:vAlign w:val="center"/>
          </w:tcPr>
          <w:p w14:paraId="7CF91E47" w14:textId="0B47B0B2" w:rsidR="00C1757C" w:rsidRPr="00BB7730" w:rsidDel="00DA2B65" w:rsidRDefault="00C1757C">
            <w:pPr>
              <w:pStyle w:val="2"/>
              <w:spacing w:beforeLines="50" w:after="50" w:line="319" w:lineRule="auto"/>
              <w:ind w:leftChars="134" w:left="281"/>
              <w:contextualSpacing/>
              <w:jc w:val="both"/>
              <w:rPr>
                <w:del w:id="5790" w:author="Xuning Wei12232" w:date="2026-07-27T15:15:00Z"/>
                <w:rFonts w:ascii="Times New Roman" w:eastAsia="FangSong" w:hAnsi="Times New Roman" w:cs="Times New Roman"/>
                <w:color w:val="auto"/>
                <w:sz w:val="18"/>
                <w:szCs w:val="18"/>
              </w:rPr>
              <w:pPrChange w:id="5791" w:author="Xuning Wei12232" w:date="2026-07-27T15:15:00Z">
                <w:pPr>
                  <w:spacing w:line="276" w:lineRule="auto"/>
                  <w:jc w:val="both"/>
                </w:pPr>
              </w:pPrChange>
            </w:pPr>
            <w:bookmarkStart w:id="5792" w:name="_Toc243495318"/>
            <w:bookmarkStart w:id="5793" w:name="_Toc243495494"/>
            <w:bookmarkStart w:id="5794" w:name="_Toc243495670"/>
            <w:bookmarkStart w:id="5795" w:name="_Toc243495846"/>
            <w:bookmarkEnd w:id="5792"/>
            <w:bookmarkEnd w:id="5793"/>
            <w:bookmarkEnd w:id="5794"/>
            <w:bookmarkEnd w:id="5795"/>
          </w:p>
        </w:tc>
        <w:tc>
          <w:tcPr>
            <w:tcW w:w="1302" w:type="dxa"/>
            <w:vMerge/>
            <w:tcBorders>
              <w:left w:val="nil"/>
              <w:bottom w:val="single" w:sz="4" w:space="0" w:color="auto"/>
              <w:right w:val="single" w:sz="4" w:space="0" w:color="auto"/>
            </w:tcBorders>
            <w:shd w:val="clear" w:color="auto" w:fill="FFFFFF" w:themeFill="background1"/>
            <w:vAlign w:val="center"/>
          </w:tcPr>
          <w:p w14:paraId="7C0B8964" w14:textId="58524726" w:rsidR="00C1757C" w:rsidRPr="00BB7730" w:rsidDel="00DA2B65" w:rsidRDefault="00C1757C">
            <w:pPr>
              <w:pStyle w:val="2"/>
              <w:spacing w:beforeLines="50" w:after="50" w:line="319" w:lineRule="auto"/>
              <w:ind w:leftChars="134" w:left="281"/>
              <w:contextualSpacing/>
              <w:jc w:val="both"/>
              <w:rPr>
                <w:del w:id="5796" w:author="Xuning Wei12232" w:date="2026-07-27T15:15:00Z"/>
                <w:rFonts w:ascii="Times New Roman" w:eastAsia="仿宋_GB2312" w:hAnsi="Times New Roman" w:cs="Times New Roman"/>
                <w:color w:val="auto"/>
                <w:sz w:val="18"/>
                <w:szCs w:val="18"/>
              </w:rPr>
              <w:pPrChange w:id="5797" w:author="Xuning Wei12232" w:date="2026-07-27T15:15:00Z">
                <w:pPr>
                  <w:spacing w:line="240" w:lineRule="exact"/>
                  <w:contextualSpacing/>
                  <w:jc w:val="both"/>
                </w:pPr>
              </w:pPrChange>
            </w:pPr>
            <w:bookmarkStart w:id="5798" w:name="_Toc243495319"/>
            <w:bookmarkStart w:id="5799" w:name="_Toc243495495"/>
            <w:bookmarkStart w:id="5800" w:name="_Toc243495671"/>
            <w:bookmarkStart w:id="5801" w:name="_Toc243495847"/>
            <w:bookmarkEnd w:id="5798"/>
            <w:bookmarkEnd w:id="5799"/>
            <w:bookmarkEnd w:id="5800"/>
            <w:bookmarkEnd w:id="5801"/>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61A2CE6B" w14:textId="417A6A43" w:rsidR="00C1757C" w:rsidRPr="00BB7730" w:rsidDel="00DA2B65" w:rsidRDefault="00C1757C">
            <w:pPr>
              <w:pStyle w:val="2"/>
              <w:spacing w:beforeLines="50" w:after="50" w:line="319" w:lineRule="auto"/>
              <w:ind w:leftChars="134" w:left="281"/>
              <w:contextualSpacing/>
              <w:jc w:val="both"/>
              <w:rPr>
                <w:del w:id="5802" w:author="Xuning Wei12232" w:date="2026-07-27T15:15:00Z"/>
                <w:rFonts w:ascii="Times New Roman" w:eastAsia="仿宋_GB2312" w:hAnsi="Times New Roman" w:cs="Times New Roman"/>
                <w:color w:val="auto"/>
                <w:sz w:val="18"/>
                <w:szCs w:val="18"/>
              </w:rPr>
              <w:pPrChange w:id="5803" w:author="Xuning Wei12232" w:date="2026-07-27T15:15:00Z">
                <w:pPr>
                  <w:contextualSpacing/>
                  <w:jc w:val="both"/>
                </w:pPr>
              </w:pPrChange>
            </w:pPr>
            <w:del w:id="5804" w:author="Xuning Wei12232" w:date="2026-07-27T15:15:00Z">
              <w:r w:rsidRPr="00BB7730" w:rsidDel="00DA2B65">
                <w:rPr>
                  <w:rFonts w:ascii="Times New Roman" w:eastAsia="仿宋_GB2312" w:hAnsi="Times New Roman" w:cs="Times New Roman"/>
                  <w:color w:val="auto"/>
                  <w:sz w:val="18"/>
                  <w:szCs w:val="18"/>
                </w:rPr>
                <w:delText>Solution transfer</w:delText>
              </w:r>
              <w:bookmarkStart w:id="5805" w:name="_Toc243495320"/>
              <w:bookmarkStart w:id="5806" w:name="_Toc243495496"/>
              <w:bookmarkStart w:id="5807" w:name="_Toc243495672"/>
              <w:bookmarkStart w:id="5808" w:name="_Toc243495848"/>
              <w:bookmarkEnd w:id="5805"/>
              <w:bookmarkEnd w:id="5806"/>
              <w:bookmarkEnd w:id="5807"/>
              <w:bookmarkEnd w:id="5808"/>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DD5B9E9" w14:textId="40F3398F" w:rsidR="00C1757C" w:rsidRPr="00BB7730" w:rsidDel="00DA2B65" w:rsidRDefault="00C1757C">
            <w:pPr>
              <w:pStyle w:val="2"/>
              <w:spacing w:beforeLines="50" w:after="50" w:line="319" w:lineRule="auto"/>
              <w:ind w:leftChars="134" w:left="281"/>
              <w:contextualSpacing/>
              <w:jc w:val="both"/>
              <w:rPr>
                <w:del w:id="5809" w:author="Xuning Wei12232" w:date="2026-07-27T15:15:00Z"/>
                <w:rFonts w:ascii="Times New Roman" w:eastAsia="仿宋_GB2312" w:hAnsi="Times New Roman" w:cs="Times New Roman"/>
                <w:color w:val="auto"/>
                <w:sz w:val="18"/>
                <w:szCs w:val="18"/>
              </w:rPr>
              <w:pPrChange w:id="5810" w:author="Xuning Wei12232" w:date="2026-07-27T15:15:00Z">
                <w:pPr>
                  <w:contextualSpacing/>
                  <w:jc w:val="both"/>
                </w:pPr>
              </w:pPrChange>
            </w:pPr>
            <w:del w:id="5811" w:author="Xuning Wei12232" w:date="2026-07-27T15:15:00Z">
              <w:r w:rsidRPr="00BB7730" w:rsidDel="00DA2B65">
                <w:rPr>
                  <w:rFonts w:ascii="Times New Roman" w:eastAsia="仿宋_GB2312" w:hAnsi="Times New Roman" w:cs="Times New Roman"/>
                  <w:color w:val="auto"/>
                  <w:sz w:val="18"/>
                  <w:szCs w:val="18"/>
                </w:rPr>
                <w:delText>The equipment is equipped with solution transfer lines and feeding ports</w:delText>
              </w:r>
              <w:bookmarkStart w:id="5812" w:name="_Toc243495321"/>
              <w:bookmarkStart w:id="5813" w:name="_Toc243495497"/>
              <w:bookmarkStart w:id="5814" w:name="_Toc243495673"/>
              <w:bookmarkStart w:id="5815" w:name="_Toc243495849"/>
              <w:bookmarkEnd w:id="5812"/>
              <w:bookmarkEnd w:id="5813"/>
              <w:bookmarkEnd w:id="5814"/>
              <w:bookmarkEnd w:id="5815"/>
            </w:del>
          </w:p>
        </w:tc>
        <w:tc>
          <w:tcPr>
            <w:tcW w:w="851" w:type="dxa"/>
            <w:tcBorders>
              <w:top w:val="nil"/>
              <w:left w:val="nil"/>
              <w:bottom w:val="single" w:sz="4" w:space="0" w:color="auto"/>
              <w:right w:val="single" w:sz="4" w:space="0" w:color="auto"/>
            </w:tcBorders>
            <w:shd w:val="clear" w:color="auto" w:fill="FFFFFF" w:themeFill="background1"/>
            <w:vAlign w:val="center"/>
          </w:tcPr>
          <w:p w14:paraId="4B49EDB8" w14:textId="798A821A" w:rsidR="00C1757C" w:rsidRPr="00BB7730" w:rsidDel="00DA2B65" w:rsidRDefault="003E162E">
            <w:pPr>
              <w:pStyle w:val="2"/>
              <w:spacing w:beforeLines="50" w:after="50" w:line="319" w:lineRule="auto"/>
              <w:ind w:leftChars="134" w:left="281"/>
              <w:contextualSpacing/>
              <w:jc w:val="both"/>
              <w:rPr>
                <w:del w:id="5816" w:author="Xuning Wei12232" w:date="2026-07-27T15:15:00Z"/>
                <w:rFonts w:ascii="Times New Roman" w:eastAsia="仿宋_GB2312" w:hAnsi="Times New Roman" w:cs="Times New Roman"/>
                <w:color w:val="auto"/>
                <w:sz w:val="18"/>
                <w:szCs w:val="18"/>
              </w:rPr>
              <w:pPrChange w:id="5817" w:author="Xuning Wei12232" w:date="2026-07-27T15:15:00Z">
                <w:pPr>
                  <w:spacing w:line="276" w:lineRule="auto"/>
                  <w:jc w:val="both"/>
                </w:pPr>
              </w:pPrChange>
            </w:pPr>
            <w:customXmlDelRangeStart w:id="5818" w:author="Xuning Wei12232" w:date="2026-07-27T15:15:00Z"/>
            <w:sdt>
              <w:sdtPr>
                <w:rPr>
                  <w:rFonts w:ascii="Times New Roman" w:eastAsia="仿宋_GB2312" w:hAnsi="Times New Roman" w:cs="Times New Roman"/>
                  <w:color w:val="auto"/>
                  <w:sz w:val="18"/>
                  <w:szCs w:val="18"/>
                </w:rPr>
                <w:id w:val="-1720504473"/>
                <w14:checkbox>
                  <w14:checked w14:val="1"/>
                  <w14:checkedState w14:val="2612" w14:font="MS Gothic"/>
                  <w14:uncheckedState w14:val="2610" w14:font="MS Gothic"/>
                </w14:checkbox>
              </w:sdtPr>
              <w:sdtEndPr/>
              <w:sdtContent>
                <w:customXmlDelRangeEnd w:id="5818"/>
                <w:del w:id="5819" w:author="Xuning Wei12232" w:date="2026-07-27T15:15:00Z">
                  <w:r w:rsidR="00C1757C" w:rsidRPr="00BB7730" w:rsidDel="00DA2B65">
                    <w:rPr>
                      <w:rFonts w:ascii="Segoe UI Symbol" w:eastAsia="MS Gothic" w:hAnsi="Segoe UI Symbol" w:cs="Segoe UI Symbol"/>
                      <w:color w:val="auto"/>
                      <w:sz w:val="18"/>
                      <w:szCs w:val="18"/>
                    </w:rPr>
                    <w:delText>☒</w:delText>
                  </w:r>
                </w:del>
                <w:customXmlDelRangeStart w:id="5820" w:author="Xuning Wei12232" w:date="2026-07-27T15:15:00Z"/>
              </w:sdtContent>
            </w:sdt>
            <w:customXmlDelRangeEnd w:id="5820"/>
            <w:del w:id="5821" w:author="Xuning Wei12232" w:date="2026-07-27T15:15:00Z">
              <w:r w:rsidR="00C1757C" w:rsidRPr="00BB7730" w:rsidDel="00DA2B65">
                <w:rPr>
                  <w:rFonts w:ascii="Times New Roman" w:eastAsia="仿宋_GB2312" w:hAnsi="Times New Roman" w:cs="Times New Roman"/>
                  <w:color w:val="auto"/>
                  <w:sz w:val="18"/>
                  <w:szCs w:val="18"/>
                </w:rPr>
                <w:delText>Yes</w:delText>
              </w:r>
              <w:bookmarkStart w:id="5822" w:name="_Toc243495322"/>
              <w:bookmarkStart w:id="5823" w:name="_Toc243495498"/>
              <w:bookmarkStart w:id="5824" w:name="_Toc243495674"/>
              <w:bookmarkStart w:id="5825" w:name="_Toc243495850"/>
              <w:bookmarkEnd w:id="5822"/>
              <w:bookmarkEnd w:id="5823"/>
              <w:bookmarkEnd w:id="5824"/>
              <w:bookmarkEnd w:id="5825"/>
            </w:del>
          </w:p>
        </w:tc>
        <w:tc>
          <w:tcPr>
            <w:tcW w:w="740" w:type="dxa"/>
            <w:tcBorders>
              <w:top w:val="nil"/>
              <w:left w:val="nil"/>
              <w:bottom w:val="single" w:sz="4" w:space="0" w:color="auto"/>
              <w:right w:val="single" w:sz="4" w:space="0" w:color="auto"/>
            </w:tcBorders>
            <w:shd w:val="clear" w:color="auto" w:fill="FFFFFF" w:themeFill="background1"/>
            <w:vAlign w:val="center"/>
          </w:tcPr>
          <w:p w14:paraId="6E319005" w14:textId="1675BF7E" w:rsidR="00C1757C" w:rsidRPr="00BB7730" w:rsidDel="00DA2B65" w:rsidRDefault="003E162E">
            <w:pPr>
              <w:pStyle w:val="2"/>
              <w:spacing w:beforeLines="50" w:after="50" w:line="319" w:lineRule="auto"/>
              <w:ind w:leftChars="134" w:left="281"/>
              <w:contextualSpacing/>
              <w:jc w:val="both"/>
              <w:rPr>
                <w:del w:id="5826" w:author="Xuning Wei12232" w:date="2026-07-27T15:15:00Z"/>
                <w:rFonts w:ascii="Times New Roman" w:eastAsia="仿宋_GB2312" w:hAnsi="Times New Roman" w:cs="Times New Roman"/>
                <w:color w:val="auto"/>
                <w:sz w:val="18"/>
                <w:szCs w:val="18"/>
              </w:rPr>
              <w:pPrChange w:id="5827" w:author="Xuning Wei12232" w:date="2026-07-27T15:15:00Z">
                <w:pPr>
                  <w:spacing w:line="276" w:lineRule="auto"/>
                  <w:jc w:val="both"/>
                </w:pPr>
              </w:pPrChange>
            </w:pPr>
            <w:customXmlDelRangeStart w:id="5828" w:author="Xuning Wei12232" w:date="2026-07-27T15:15:00Z"/>
            <w:sdt>
              <w:sdtPr>
                <w:rPr>
                  <w:rFonts w:ascii="Times New Roman" w:eastAsia="仿宋_GB2312" w:hAnsi="Times New Roman" w:cs="Times New Roman"/>
                  <w:color w:val="auto"/>
                  <w:sz w:val="18"/>
                  <w:szCs w:val="18"/>
                </w:rPr>
                <w:id w:val="-609748831"/>
                <w14:checkbox>
                  <w14:checked w14:val="0"/>
                  <w14:checkedState w14:val="2612" w14:font="MS Gothic"/>
                  <w14:uncheckedState w14:val="2610" w14:font="MS Gothic"/>
                </w14:checkbox>
              </w:sdtPr>
              <w:sdtEndPr/>
              <w:sdtContent>
                <w:customXmlDelRangeEnd w:id="5828"/>
                <w:del w:id="5829" w:author="Xuning Wei12232" w:date="2026-07-27T15:15:00Z">
                  <w:r w:rsidR="00C1757C" w:rsidRPr="00BB7730" w:rsidDel="00DA2B65">
                    <w:rPr>
                      <w:rFonts w:ascii="Segoe UI Symbol" w:eastAsia="仿宋_GB2312" w:hAnsi="Segoe UI Symbol" w:cs="Segoe UI Symbol"/>
                      <w:color w:val="auto"/>
                      <w:sz w:val="18"/>
                      <w:szCs w:val="18"/>
                    </w:rPr>
                    <w:delText>☐</w:delText>
                  </w:r>
                </w:del>
                <w:customXmlDelRangeStart w:id="5830" w:author="Xuning Wei12232" w:date="2026-07-27T15:15:00Z"/>
              </w:sdtContent>
            </w:sdt>
            <w:customXmlDelRangeEnd w:id="5830"/>
            <w:del w:id="5831" w:author="Xuning Wei12232" w:date="2026-07-27T15:15:00Z">
              <w:r w:rsidR="00C1757C" w:rsidRPr="00BB7730" w:rsidDel="00DA2B65">
                <w:rPr>
                  <w:rFonts w:ascii="Times New Roman" w:eastAsia="仿宋_GB2312" w:hAnsi="Times New Roman" w:cs="Times New Roman"/>
                  <w:color w:val="auto"/>
                  <w:sz w:val="18"/>
                  <w:szCs w:val="18"/>
                </w:rPr>
                <w:delText xml:space="preserve"> No</w:delText>
              </w:r>
              <w:bookmarkStart w:id="5832" w:name="_Toc243495323"/>
              <w:bookmarkStart w:id="5833" w:name="_Toc243495499"/>
              <w:bookmarkStart w:id="5834" w:name="_Toc243495675"/>
              <w:bookmarkStart w:id="5835" w:name="_Toc243495851"/>
              <w:bookmarkEnd w:id="5832"/>
              <w:bookmarkEnd w:id="5833"/>
              <w:bookmarkEnd w:id="5834"/>
              <w:bookmarkEnd w:id="5835"/>
            </w:del>
          </w:p>
        </w:tc>
        <w:tc>
          <w:tcPr>
            <w:tcW w:w="3512" w:type="dxa"/>
            <w:tcBorders>
              <w:top w:val="nil"/>
              <w:left w:val="nil"/>
              <w:bottom w:val="single" w:sz="4" w:space="0" w:color="auto"/>
              <w:right w:val="single" w:sz="4" w:space="0" w:color="auto"/>
            </w:tcBorders>
            <w:shd w:val="clear" w:color="auto" w:fill="FFFFFF" w:themeFill="background1"/>
            <w:vAlign w:val="center"/>
          </w:tcPr>
          <w:p w14:paraId="7E6F0A65" w14:textId="38BBAE8F" w:rsidR="00C1757C" w:rsidRPr="00BB7730" w:rsidDel="00DA2B65" w:rsidRDefault="00C1757C">
            <w:pPr>
              <w:pStyle w:val="2"/>
              <w:spacing w:beforeLines="50" w:after="50" w:line="319" w:lineRule="auto"/>
              <w:ind w:leftChars="134" w:left="281"/>
              <w:contextualSpacing/>
              <w:jc w:val="both"/>
              <w:rPr>
                <w:del w:id="5836" w:author="Xuning Wei12232" w:date="2026-07-27T15:15:00Z"/>
                <w:rFonts w:ascii="Times New Roman" w:eastAsia="仿宋_GB2312" w:hAnsi="Times New Roman" w:cs="Times New Roman"/>
                <w:color w:val="auto"/>
                <w:sz w:val="18"/>
                <w:szCs w:val="18"/>
              </w:rPr>
              <w:pPrChange w:id="5837" w:author="Xuning Wei12232" w:date="2026-07-27T15:15:00Z">
                <w:pPr>
                  <w:spacing w:line="276" w:lineRule="auto"/>
                  <w:jc w:val="both"/>
                </w:pPr>
              </w:pPrChange>
            </w:pPr>
            <w:del w:id="5838" w:author="Xuning Wei12232" w:date="2026-07-27T15:15:00Z">
              <w:r w:rsidRPr="00BB7730" w:rsidDel="00DA2B65">
                <w:rPr>
                  <w:rFonts w:ascii="Times New Roman" w:eastAsia="仿宋_GB2312" w:hAnsi="Times New Roman" w:cs="Times New Roman"/>
                  <w:color w:val="auto"/>
                  <w:sz w:val="18"/>
                  <w:szCs w:val="18"/>
                  <w:lang w:eastAsia="zh-CN"/>
                </w:rPr>
                <w:delText>N/A</w:delText>
              </w:r>
              <w:bookmarkStart w:id="5839" w:name="_Toc243495324"/>
              <w:bookmarkStart w:id="5840" w:name="_Toc243495500"/>
              <w:bookmarkStart w:id="5841" w:name="_Toc243495676"/>
              <w:bookmarkStart w:id="5842" w:name="_Toc243495852"/>
              <w:bookmarkEnd w:id="5839"/>
              <w:bookmarkEnd w:id="5840"/>
              <w:bookmarkEnd w:id="5841"/>
              <w:bookmarkEnd w:id="5842"/>
            </w:del>
          </w:p>
        </w:tc>
        <w:bookmarkStart w:id="5843" w:name="_Toc243495325"/>
        <w:bookmarkStart w:id="5844" w:name="_Toc243495501"/>
        <w:bookmarkStart w:id="5845" w:name="_Toc243495677"/>
        <w:bookmarkStart w:id="5846" w:name="_Toc243495853"/>
        <w:bookmarkEnd w:id="5843"/>
        <w:bookmarkEnd w:id="5844"/>
        <w:bookmarkEnd w:id="5845"/>
        <w:bookmarkEnd w:id="5846"/>
      </w:tr>
    </w:tbl>
    <w:p w14:paraId="06C01CA3" w14:textId="34300703" w:rsidR="00DA2B65" w:rsidRPr="00BB7730" w:rsidRDefault="00DA2B65">
      <w:pPr>
        <w:pStyle w:val="2"/>
        <w:numPr>
          <w:ilvl w:val="1"/>
          <w:numId w:val="8"/>
        </w:numPr>
        <w:ind w:left="357" w:hanging="357"/>
        <w:rPr>
          <w:ins w:id="5847" w:author="Xuning Wei12232" w:date="2026-07-27T15:16:00Z"/>
          <w:rFonts w:ascii="Times New Roman" w:eastAsia="仿宋_GB2312" w:hAnsi="Times New Roman" w:cs="Times New Roman"/>
          <w:color w:val="auto"/>
          <w:rPrChange w:id="5848" w:author="He Han" w:date="2026-10-21T15:32:00Z">
            <w:rPr>
              <w:ins w:id="5849" w:author="Xuning Wei12232" w:date="2026-07-27T15:16:00Z"/>
              <w:rFonts w:ascii="Times New Roman" w:eastAsia="仿宋_GB2312" w:hAnsi="Times New Roman" w:cs="Times New Roman"/>
              <w:color w:val="0000FF"/>
            </w:rPr>
          </w:rPrChange>
        </w:rPr>
        <w:pPrChange w:id="5850" w:author="He Han" w:date="2026-10-21T15:32:00Z">
          <w:pPr>
            <w:pStyle w:val="2"/>
          </w:pPr>
        </w:pPrChange>
      </w:pPr>
      <w:bookmarkStart w:id="5851" w:name="_Toc243495854"/>
      <w:ins w:id="5852" w:author="Xuning Wei12232" w:date="2026-07-27T15:16:00Z">
        <w:r w:rsidRPr="00BB7730">
          <w:rPr>
            <w:rFonts w:ascii="Times New Roman" w:eastAsia="仿宋_GB2312" w:hAnsi="Times New Roman" w:cs="Times New Roman"/>
            <w:color w:val="auto"/>
            <w:rPrChange w:id="5853" w:author="He Han" w:date="2026-10-21T15:32:00Z">
              <w:rPr>
                <w:rFonts w:ascii="Times New Roman" w:eastAsia="仿宋_GB2312" w:hAnsi="Times New Roman" w:cs="Times New Roman"/>
                <w:color w:val="0000FF"/>
              </w:rPr>
            </w:rPrChange>
          </w:rPr>
          <w:t>Assessment on function &amp; capacity for solid charge funnel TJ4S-1213-R22</w:t>
        </w:r>
        <w:bookmarkEnd w:id="5851"/>
      </w:ins>
    </w:p>
    <w:p w14:paraId="1317461A" w14:textId="77777777" w:rsidR="00DA2B65" w:rsidRPr="00BB7730" w:rsidRDefault="00DA2B65" w:rsidP="00DA2B65">
      <w:pPr>
        <w:spacing w:beforeLines="50" w:before="120" w:after="50" w:line="319" w:lineRule="auto"/>
        <w:ind w:leftChars="134" w:left="281"/>
        <w:contextualSpacing/>
        <w:jc w:val="both"/>
        <w:rPr>
          <w:ins w:id="5854" w:author="Xuning Wei12232" w:date="2026-07-27T15:16:00Z"/>
          <w:rFonts w:ascii="Times New Roman" w:eastAsia="仿宋_GB2312" w:hAnsi="Times New Roman" w:cs="Times New Roman"/>
          <w:color w:val="0000FF"/>
          <w:sz w:val="20"/>
          <w:szCs w:val="20"/>
        </w:rPr>
      </w:pPr>
      <w:ins w:id="5855" w:author="Xuning Wei12232" w:date="2026-07-27T15:16:00Z">
        <w:r w:rsidRPr="00BB7730">
          <w:rPr>
            <w:rFonts w:ascii="Times New Roman" w:eastAsia="仿宋_GB2312" w:hAnsi="Times New Roman" w:cs="Times New Roman"/>
            <w:color w:val="0000FF"/>
            <w:sz w:val="20"/>
            <w:szCs w:val="20"/>
          </w:rPr>
          <w:t xml:space="preserve">See </w:t>
        </w:r>
        <w:r w:rsidRPr="00BB7730">
          <w:rPr>
            <w:rFonts w:ascii="Times New Roman" w:eastAsia="仿宋_GB2312" w:hAnsi="Times New Roman" w:cs="Times New Roman"/>
            <w:b/>
            <w:i/>
            <w:color w:val="0000FF"/>
            <w:sz w:val="20"/>
            <w:szCs w:val="20"/>
          </w:rPr>
          <w:t>Table 7</w:t>
        </w:r>
        <w:r w:rsidRPr="00BB7730">
          <w:rPr>
            <w:rFonts w:ascii="Times New Roman" w:eastAsia="仿宋_GB2312" w:hAnsi="Times New Roman" w:cs="Times New Roman"/>
            <w:b/>
            <w:i/>
            <w:color w:val="0000FF"/>
            <w:sz w:val="20"/>
            <w:szCs w:val="20"/>
            <w:lang w:eastAsia="zh-CN"/>
          </w:rPr>
          <w:t>-</w:t>
        </w:r>
        <w:r w:rsidRPr="00BB7730">
          <w:rPr>
            <w:rFonts w:ascii="Times New Roman" w:eastAsia="仿宋_GB2312" w:hAnsi="Times New Roman" w:cs="Times New Roman"/>
            <w:b/>
            <w:i/>
            <w:color w:val="0000FF"/>
            <w:sz w:val="20"/>
            <w:szCs w:val="20"/>
          </w:rPr>
          <w:t>6</w:t>
        </w:r>
      </w:ins>
    </w:p>
    <w:p w14:paraId="7EE8FF5A" w14:textId="77777777" w:rsidR="00DA2B65" w:rsidRPr="00BB7730" w:rsidRDefault="00DA2B65">
      <w:pPr>
        <w:spacing w:line="360" w:lineRule="auto"/>
        <w:jc w:val="center"/>
        <w:rPr>
          <w:ins w:id="5856" w:author="Xuning Wei12232" w:date="2026-07-27T15:16:00Z"/>
          <w:rFonts w:ascii="Times New Roman" w:eastAsia="仿宋_GB2312" w:hAnsi="Times New Roman" w:cs="Times New Roman"/>
          <w:b/>
          <w:color w:val="0000FF"/>
          <w:sz w:val="20"/>
          <w:szCs w:val="20"/>
        </w:rPr>
        <w:pPrChange w:id="5857" w:author="He Han" w:date="2026-10-13T13:54:00Z">
          <w:pPr>
            <w:jc w:val="center"/>
          </w:pPr>
        </w:pPrChange>
      </w:pPr>
      <w:ins w:id="5858" w:author="Xuning Wei12232" w:date="2026-07-27T15:16:00Z">
        <w:r w:rsidRPr="00BB7730">
          <w:rPr>
            <w:rFonts w:ascii="Times New Roman" w:eastAsia="仿宋_GB2312" w:hAnsi="Times New Roman" w:cs="Times New Roman"/>
            <w:b/>
            <w:color w:val="0000FF"/>
            <w:sz w:val="20"/>
            <w:szCs w:val="20"/>
            <w:lang w:eastAsia="zh-CN"/>
          </w:rPr>
          <w:t xml:space="preserve">Table 7-6: </w:t>
        </w:r>
        <w:r w:rsidRPr="00BB7730">
          <w:rPr>
            <w:rFonts w:ascii="Times New Roman" w:eastAsia="仿宋_GB2312" w:hAnsi="Times New Roman" w:cs="Times New Roman"/>
            <w:b/>
            <w:color w:val="0000FF"/>
            <w:sz w:val="20"/>
            <w:szCs w:val="20"/>
          </w:rPr>
          <w:t>Equipment Suitability Assessment on Function &amp; Capacity for Glass-line reactor TJ4S-1213-R22</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
        <w:gridCol w:w="1308"/>
        <w:gridCol w:w="3409"/>
        <w:gridCol w:w="4007"/>
        <w:gridCol w:w="873"/>
        <w:gridCol w:w="873"/>
        <w:gridCol w:w="3409"/>
      </w:tblGrid>
      <w:tr w:rsidR="00DA2B65" w:rsidRPr="00BB7730" w14:paraId="06417D11" w14:textId="77777777" w:rsidTr="00DA2B65">
        <w:trPr>
          <w:trHeight w:val="397"/>
          <w:tblHeader/>
          <w:jc w:val="center"/>
          <w:ins w:id="5859" w:author="Xuning Wei12232" w:date="2026-07-27T15:16:00Z"/>
        </w:trPr>
        <w:tc>
          <w:tcPr>
            <w:tcW w:w="151" w:type="pct"/>
            <w:shd w:val="clear" w:color="auto" w:fill="D9D9D9" w:themeFill="background1" w:themeFillShade="D9"/>
            <w:vAlign w:val="center"/>
          </w:tcPr>
          <w:p w14:paraId="4B990A78" w14:textId="77777777" w:rsidR="00DA2B65" w:rsidRPr="00BB7730" w:rsidRDefault="00DA2B65" w:rsidP="00DA2B65">
            <w:pPr>
              <w:spacing w:line="240" w:lineRule="exact"/>
              <w:contextualSpacing/>
              <w:jc w:val="center"/>
              <w:rPr>
                <w:ins w:id="5860" w:author="Xuning Wei12232" w:date="2026-07-27T15:16:00Z"/>
                <w:rFonts w:ascii="Times New Roman" w:eastAsia="仿宋_GB2312" w:hAnsi="Times New Roman" w:cs="Times New Roman"/>
                <w:b/>
                <w:color w:val="0000FF"/>
                <w:kern w:val="0"/>
                <w:sz w:val="18"/>
                <w:szCs w:val="18"/>
              </w:rPr>
            </w:pPr>
            <w:ins w:id="5861" w:author="Xuning Wei12232" w:date="2026-07-27T15:16:00Z">
              <w:r w:rsidRPr="00BB7730">
                <w:rPr>
                  <w:rFonts w:ascii="Times New Roman" w:eastAsia="仿宋_GB2312" w:hAnsi="Times New Roman" w:cs="Times New Roman"/>
                  <w:b/>
                  <w:color w:val="0000FF"/>
                  <w:kern w:val="0"/>
                  <w:sz w:val="18"/>
                  <w:szCs w:val="18"/>
                </w:rPr>
                <w:t>S/N</w:t>
              </w:r>
            </w:ins>
          </w:p>
        </w:tc>
        <w:tc>
          <w:tcPr>
            <w:tcW w:w="1648" w:type="pct"/>
            <w:gridSpan w:val="2"/>
            <w:shd w:val="clear" w:color="auto" w:fill="D9D9D9" w:themeFill="background1" w:themeFillShade="D9"/>
            <w:vAlign w:val="center"/>
          </w:tcPr>
          <w:p w14:paraId="4933714A" w14:textId="77777777" w:rsidR="00DA2B65" w:rsidRPr="00BB7730" w:rsidRDefault="00DA2B65" w:rsidP="00DA2B65">
            <w:pPr>
              <w:spacing w:line="240" w:lineRule="exact"/>
              <w:contextualSpacing/>
              <w:jc w:val="center"/>
              <w:rPr>
                <w:ins w:id="5862" w:author="Xuning Wei12232" w:date="2026-07-27T15:16:00Z"/>
                <w:rFonts w:ascii="Times New Roman" w:eastAsia="仿宋_GB2312" w:hAnsi="Times New Roman" w:cs="Times New Roman"/>
                <w:b/>
                <w:color w:val="0000FF"/>
                <w:kern w:val="0"/>
                <w:sz w:val="18"/>
                <w:szCs w:val="18"/>
              </w:rPr>
            </w:pPr>
            <w:ins w:id="5863" w:author="Xuning Wei12232" w:date="2026-07-27T15:16:00Z">
              <w:r w:rsidRPr="00BB7730">
                <w:rPr>
                  <w:rFonts w:ascii="Times New Roman" w:eastAsia="仿宋_GB2312" w:hAnsi="Times New Roman" w:cs="Times New Roman"/>
                  <w:b/>
                  <w:color w:val="0000FF"/>
                  <w:kern w:val="0"/>
                  <w:sz w:val="18"/>
                  <w:szCs w:val="18"/>
                </w:rPr>
                <w:t>Process Requirements</w:t>
              </w:r>
            </w:ins>
          </w:p>
        </w:tc>
        <w:tc>
          <w:tcPr>
            <w:tcW w:w="1400" w:type="pct"/>
            <w:shd w:val="clear" w:color="auto" w:fill="D9D9D9" w:themeFill="background1" w:themeFillShade="D9"/>
            <w:vAlign w:val="center"/>
          </w:tcPr>
          <w:p w14:paraId="558DF99A" w14:textId="77777777" w:rsidR="00DA2B65" w:rsidRPr="00BB7730" w:rsidRDefault="00DA2B65" w:rsidP="00DA2B65">
            <w:pPr>
              <w:spacing w:line="240" w:lineRule="exact"/>
              <w:contextualSpacing/>
              <w:jc w:val="center"/>
              <w:rPr>
                <w:ins w:id="5864" w:author="Xuning Wei12232" w:date="2026-07-27T15:16:00Z"/>
                <w:rFonts w:ascii="Times New Roman" w:eastAsia="仿宋_GB2312" w:hAnsi="Times New Roman" w:cs="Times New Roman"/>
                <w:b/>
                <w:color w:val="0000FF"/>
                <w:kern w:val="0"/>
                <w:sz w:val="18"/>
                <w:szCs w:val="18"/>
              </w:rPr>
            </w:pPr>
            <w:ins w:id="5865" w:author="Xuning Wei12232" w:date="2026-07-27T15:16:00Z">
              <w:r w:rsidRPr="00BB7730">
                <w:rPr>
                  <w:rFonts w:ascii="Times New Roman" w:eastAsia="仿宋_GB2312" w:hAnsi="Times New Roman" w:cs="Times New Roman"/>
                  <w:b/>
                  <w:color w:val="0000FF"/>
                  <w:kern w:val="0"/>
                  <w:sz w:val="18"/>
                  <w:szCs w:val="18"/>
                </w:rPr>
                <w:t>Equipment Characteristics</w:t>
              </w:r>
            </w:ins>
          </w:p>
        </w:tc>
        <w:tc>
          <w:tcPr>
            <w:tcW w:w="610" w:type="pct"/>
            <w:gridSpan w:val="2"/>
            <w:shd w:val="clear" w:color="auto" w:fill="D9D9D9" w:themeFill="background1" w:themeFillShade="D9"/>
            <w:vAlign w:val="center"/>
          </w:tcPr>
          <w:p w14:paraId="42AD5AFE" w14:textId="77777777" w:rsidR="00DA2B65" w:rsidRPr="00BB7730" w:rsidRDefault="00DA2B65" w:rsidP="00DA2B65">
            <w:pPr>
              <w:spacing w:line="240" w:lineRule="exact"/>
              <w:contextualSpacing/>
              <w:jc w:val="center"/>
              <w:rPr>
                <w:ins w:id="5866" w:author="Xuning Wei12232" w:date="2026-07-27T15:16:00Z"/>
                <w:rFonts w:ascii="Times New Roman" w:eastAsia="仿宋_GB2312" w:hAnsi="Times New Roman" w:cs="Times New Roman"/>
                <w:b/>
                <w:color w:val="0000FF"/>
                <w:kern w:val="0"/>
                <w:sz w:val="18"/>
                <w:szCs w:val="18"/>
              </w:rPr>
            </w:pPr>
            <w:ins w:id="5867" w:author="Xuning Wei12232" w:date="2026-07-27T15:16:00Z">
              <w:r w:rsidRPr="00BB7730">
                <w:rPr>
                  <w:rFonts w:ascii="Times New Roman" w:eastAsia="仿宋_GB2312" w:hAnsi="Times New Roman" w:cs="Times New Roman"/>
                  <w:b/>
                  <w:color w:val="0000FF"/>
                  <w:kern w:val="0"/>
                  <w:sz w:val="18"/>
                  <w:szCs w:val="18"/>
                </w:rPr>
                <w:t>Feasibility</w:t>
              </w:r>
            </w:ins>
          </w:p>
        </w:tc>
        <w:tc>
          <w:tcPr>
            <w:tcW w:w="1191" w:type="pct"/>
            <w:shd w:val="clear" w:color="auto" w:fill="D9D9D9" w:themeFill="background1" w:themeFillShade="D9"/>
            <w:vAlign w:val="center"/>
          </w:tcPr>
          <w:p w14:paraId="0F889825" w14:textId="77777777" w:rsidR="00DA2B65" w:rsidRPr="00BB7730" w:rsidRDefault="00DA2B65" w:rsidP="00DA2B65">
            <w:pPr>
              <w:spacing w:line="240" w:lineRule="exact"/>
              <w:contextualSpacing/>
              <w:jc w:val="center"/>
              <w:rPr>
                <w:ins w:id="5868" w:author="Xuning Wei12232" w:date="2026-07-27T15:16:00Z"/>
                <w:rFonts w:ascii="Times New Roman" w:eastAsia="仿宋_GB2312" w:hAnsi="Times New Roman" w:cs="Times New Roman"/>
                <w:b/>
                <w:color w:val="0000FF"/>
                <w:kern w:val="0"/>
                <w:sz w:val="18"/>
                <w:szCs w:val="18"/>
              </w:rPr>
            </w:pPr>
            <w:ins w:id="5869" w:author="Xuning Wei12232" w:date="2026-07-27T15:16:00Z">
              <w:r w:rsidRPr="00BB7730">
                <w:rPr>
                  <w:rFonts w:ascii="Times New Roman" w:eastAsia="仿宋_GB2312" w:hAnsi="Times New Roman" w:cs="Times New Roman"/>
                  <w:b/>
                  <w:color w:val="0000FF"/>
                  <w:kern w:val="0"/>
                  <w:sz w:val="18"/>
                  <w:szCs w:val="18"/>
                </w:rPr>
                <w:t>Justifications</w:t>
              </w:r>
            </w:ins>
          </w:p>
        </w:tc>
      </w:tr>
      <w:tr w:rsidR="00DA2B65" w:rsidRPr="00BB7730" w14:paraId="34045196" w14:textId="77777777" w:rsidTr="00DA2B65">
        <w:trPr>
          <w:trHeight w:val="397"/>
          <w:jc w:val="center"/>
          <w:ins w:id="5870" w:author="Xuning Wei12232" w:date="2026-07-27T15:16:00Z"/>
        </w:trPr>
        <w:tc>
          <w:tcPr>
            <w:tcW w:w="151" w:type="pct"/>
            <w:vMerge w:val="restart"/>
            <w:shd w:val="clear" w:color="auto" w:fill="FFFFFF" w:themeFill="background1"/>
            <w:vAlign w:val="center"/>
          </w:tcPr>
          <w:p w14:paraId="19679C71" w14:textId="77777777" w:rsidR="00DA2B65" w:rsidRPr="00BB7730" w:rsidRDefault="00DA2B65" w:rsidP="00DA2B65">
            <w:pPr>
              <w:spacing w:line="240" w:lineRule="exact"/>
              <w:contextualSpacing/>
              <w:jc w:val="center"/>
              <w:rPr>
                <w:ins w:id="5871" w:author="Xuning Wei12232" w:date="2026-07-27T15:16:00Z"/>
                <w:rFonts w:ascii="Times New Roman" w:eastAsia="仿宋_GB2312" w:hAnsi="Times New Roman" w:cs="Times New Roman"/>
                <w:color w:val="0000FF"/>
                <w:kern w:val="0"/>
                <w:sz w:val="18"/>
                <w:szCs w:val="18"/>
              </w:rPr>
            </w:pPr>
            <w:ins w:id="5872" w:author="Xuning Wei12232" w:date="2026-07-27T15:16:00Z">
              <w:r w:rsidRPr="00BB7730">
                <w:rPr>
                  <w:rFonts w:ascii="Times New Roman" w:eastAsia="仿宋_GB2312" w:hAnsi="Times New Roman" w:cs="Times New Roman"/>
                  <w:color w:val="0000FF"/>
                  <w:kern w:val="0"/>
                  <w:sz w:val="18"/>
                  <w:szCs w:val="18"/>
                </w:rPr>
                <w:t>1</w:t>
              </w:r>
            </w:ins>
          </w:p>
        </w:tc>
        <w:tc>
          <w:tcPr>
            <w:tcW w:w="457" w:type="pct"/>
            <w:vMerge w:val="restart"/>
            <w:shd w:val="clear" w:color="auto" w:fill="FFFFFF" w:themeFill="background1"/>
            <w:vAlign w:val="center"/>
          </w:tcPr>
          <w:p w14:paraId="36E9556C" w14:textId="77777777" w:rsidR="00DA2B65" w:rsidRPr="00BB7730" w:rsidRDefault="00DA2B65" w:rsidP="00DA2B65">
            <w:pPr>
              <w:spacing w:line="240" w:lineRule="exact"/>
              <w:contextualSpacing/>
              <w:rPr>
                <w:ins w:id="5873" w:author="Xuning Wei12232" w:date="2026-07-27T15:16:00Z"/>
                <w:rFonts w:ascii="Times New Roman" w:eastAsia="仿宋_GB2312" w:hAnsi="Times New Roman" w:cs="Times New Roman"/>
                <w:color w:val="0000FF"/>
                <w:sz w:val="18"/>
                <w:szCs w:val="18"/>
              </w:rPr>
            </w:pPr>
            <w:ins w:id="5874" w:author="Xuning Wei12232" w:date="2026-07-27T15:16:00Z">
              <w:r w:rsidRPr="00BB7730">
                <w:rPr>
                  <w:rFonts w:ascii="Times New Roman" w:eastAsia="仿宋_GB2312" w:hAnsi="Times New Roman" w:cs="Times New Roman"/>
                  <w:color w:val="0000FF"/>
                  <w:sz w:val="18"/>
                  <w:szCs w:val="18"/>
                </w:rPr>
                <w:t>Operations</w:t>
              </w:r>
            </w:ins>
          </w:p>
        </w:tc>
        <w:tc>
          <w:tcPr>
            <w:tcW w:w="1191" w:type="pct"/>
            <w:shd w:val="clear" w:color="auto" w:fill="FFFFFF" w:themeFill="background1"/>
            <w:vAlign w:val="center"/>
          </w:tcPr>
          <w:p w14:paraId="307ED6D1" w14:textId="77777777" w:rsidR="00DA2B65" w:rsidRPr="00BB7730" w:rsidRDefault="00DA2B65" w:rsidP="00DA2B65">
            <w:pPr>
              <w:spacing w:line="240" w:lineRule="exact"/>
              <w:contextualSpacing/>
              <w:jc w:val="both"/>
              <w:rPr>
                <w:ins w:id="5875" w:author="Xuning Wei12232" w:date="2026-07-27T15:16:00Z"/>
                <w:rFonts w:ascii="Times New Roman" w:eastAsia="仿宋_GB2312" w:hAnsi="Times New Roman" w:cs="Times New Roman"/>
                <w:color w:val="0000FF"/>
                <w:sz w:val="18"/>
                <w:szCs w:val="18"/>
              </w:rPr>
            </w:pPr>
            <w:ins w:id="5876" w:author="Xuning Wei12232" w:date="2026-07-27T15:16:00Z">
              <w:r w:rsidRPr="00BB7730">
                <w:rPr>
                  <w:rFonts w:ascii="Times New Roman" w:eastAsia="仿宋_GB2312" w:hAnsi="Times New Roman" w:cs="Times New Roman"/>
                  <w:color w:val="0000FF"/>
                  <w:sz w:val="18"/>
                  <w:szCs w:val="18"/>
                </w:rPr>
                <w:t>Cooling, heating, stirring, material loading.</w:t>
              </w:r>
            </w:ins>
          </w:p>
        </w:tc>
        <w:tc>
          <w:tcPr>
            <w:tcW w:w="1400" w:type="pct"/>
            <w:shd w:val="clear" w:color="auto" w:fill="FFFFFF" w:themeFill="background1"/>
            <w:vAlign w:val="center"/>
          </w:tcPr>
          <w:p w14:paraId="0D03EDD0" w14:textId="77777777" w:rsidR="00DA2B65" w:rsidRPr="00BB7730" w:rsidRDefault="00DA2B65" w:rsidP="00DA2B65">
            <w:pPr>
              <w:spacing w:line="240" w:lineRule="exact"/>
              <w:contextualSpacing/>
              <w:jc w:val="both"/>
              <w:rPr>
                <w:ins w:id="5877" w:author="Xuning Wei12232" w:date="2026-07-27T15:16:00Z"/>
                <w:rFonts w:ascii="Times New Roman" w:eastAsia="仿宋_GB2312" w:hAnsi="Times New Roman" w:cs="Times New Roman"/>
                <w:color w:val="0000FF"/>
                <w:sz w:val="18"/>
                <w:szCs w:val="18"/>
              </w:rPr>
            </w:pPr>
            <w:ins w:id="5878" w:author="Xuning Wei12232" w:date="2026-07-27T15:16:00Z">
              <w:r w:rsidRPr="00BB7730">
                <w:rPr>
                  <w:rFonts w:ascii="Times New Roman" w:eastAsia="仿宋_GB2312" w:hAnsi="Times New Roman" w:cs="Times New Roman"/>
                  <w:color w:val="0000FF"/>
                  <w:sz w:val="18"/>
                  <w:szCs w:val="18"/>
                </w:rPr>
                <w:t xml:space="preserve">Reactor </w:t>
              </w:r>
              <w:r w:rsidRPr="00BB7730">
                <w:rPr>
                  <w:rFonts w:ascii="Times New Roman" w:eastAsia="仿宋_GB2312" w:hAnsi="Times New Roman" w:cs="Times New Roman"/>
                  <w:b/>
                  <w:iCs/>
                  <w:color w:val="0000FF"/>
                  <w:kern w:val="0"/>
                  <w:sz w:val="18"/>
                  <w:szCs w:val="18"/>
                </w:rPr>
                <w:t>TJ4S-1213-R22</w:t>
              </w:r>
              <w:r w:rsidRPr="00BB7730">
                <w:rPr>
                  <w:rFonts w:ascii="Times New Roman" w:eastAsia="仿宋_GB2312" w:hAnsi="Times New Roman" w:cs="Times New Roman"/>
                  <w:color w:val="0000FF"/>
                  <w:sz w:val="18"/>
                  <w:szCs w:val="18"/>
                </w:rPr>
                <w:t xml:space="preserve"> has the functions of cooling, heating, stirring, and material loading.</w:t>
              </w:r>
            </w:ins>
          </w:p>
        </w:tc>
        <w:tc>
          <w:tcPr>
            <w:tcW w:w="305" w:type="pct"/>
            <w:shd w:val="clear" w:color="auto" w:fill="FFFFFF" w:themeFill="background1"/>
            <w:vAlign w:val="center"/>
          </w:tcPr>
          <w:p w14:paraId="6AC70EE4" w14:textId="77777777" w:rsidR="00DA2B65" w:rsidRPr="00BB7730" w:rsidRDefault="00DA2B65" w:rsidP="00DA2B65">
            <w:pPr>
              <w:spacing w:line="240" w:lineRule="exact"/>
              <w:contextualSpacing/>
              <w:jc w:val="both"/>
              <w:rPr>
                <w:ins w:id="5879" w:author="Xuning Wei12232" w:date="2026-07-27T15:16:00Z"/>
                <w:rFonts w:ascii="Times New Roman" w:eastAsia="仿宋_GB2312" w:hAnsi="Times New Roman" w:cs="Times New Roman"/>
                <w:color w:val="0000FF"/>
                <w:sz w:val="18"/>
                <w:szCs w:val="18"/>
              </w:rPr>
            </w:pPr>
            <w:ins w:id="5880"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19321DC" w14:textId="77777777" w:rsidR="00DA2B65" w:rsidRPr="00BB7730" w:rsidRDefault="00DA2B65" w:rsidP="00DA2B65">
            <w:pPr>
              <w:spacing w:line="240" w:lineRule="exact"/>
              <w:contextualSpacing/>
              <w:jc w:val="both"/>
              <w:rPr>
                <w:ins w:id="5881" w:author="Xuning Wei12232" w:date="2026-07-27T15:16:00Z"/>
                <w:rFonts w:ascii="Times New Roman" w:eastAsia="仿宋_GB2312" w:hAnsi="Times New Roman" w:cs="Times New Roman"/>
                <w:color w:val="0000FF"/>
                <w:sz w:val="18"/>
                <w:szCs w:val="18"/>
              </w:rPr>
            </w:pPr>
            <w:ins w:id="5882"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3486D774" w14:textId="77777777" w:rsidR="00DA2B65" w:rsidRPr="00BB7730" w:rsidRDefault="00DA2B65" w:rsidP="00DA2B65">
            <w:pPr>
              <w:spacing w:line="240" w:lineRule="exact"/>
              <w:contextualSpacing/>
              <w:jc w:val="both"/>
              <w:rPr>
                <w:ins w:id="5883" w:author="Xuning Wei12232" w:date="2026-07-27T15:16:00Z"/>
                <w:rFonts w:ascii="Times New Roman" w:eastAsia="仿宋_GB2312" w:hAnsi="Times New Roman" w:cs="Times New Roman"/>
                <w:color w:val="0000FF"/>
                <w:sz w:val="18"/>
                <w:szCs w:val="18"/>
              </w:rPr>
            </w:pPr>
            <w:ins w:id="5884" w:author="Xuning Wei12232" w:date="2026-07-27T15:16:00Z">
              <w:r w:rsidRPr="00BB7730">
                <w:rPr>
                  <w:rFonts w:ascii="Times New Roman" w:eastAsia="仿宋_GB2312" w:hAnsi="Times New Roman" w:cs="Times New Roman"/>
                  <w:color w:val="0000FF"/>
                  <w:sz w:val="18"/>
                  <w:szCs w:val="18"/>
                </w:rPr>
                <w:t xml:space="preserve">N/A </w:t>
              </w:r>
            </w:ins>
          </w:p>
        </w:tc>
      </w:tr>
      <w:tr w:rsidR="00DA2B65" w:rsidRPr="00BB7730" w14:paraId="164B9ED7" w14:textId="77777777" w:rsidTr="00DA2B65">
        <w:trPr>
          <w:trHeight w:val="397"/>
          <w:jc w:val="center"/>
          <w:ins w:id="5885" w:author="Xuning Wei12232" w:date="2026-07-27T15:16:00Z"/>
        </w:trPr>
        <w:tc>
          <w:tcPr>
            <w:tcW w:w="151" w:type="pct"/>
            <w:vMerge/>
            <w:vAlign w:val="center"/>
          </w:tcPr>
          <w:p w14:paraId="24BAB62B" w14:textId="77777777" w:rsidR="00DA2B65" w:rsidRPr="00BB7730" w:rsidRDefault="00DA2B65" w:rsidP="00DA2B65">
            <w:pPr>
              <w:spacing w:line="240" w:lineRule="exact"/>
              <w:contextualSpacing/>
              <w:jc w:val="center"/>
              <w:rPr>
                <w:ins w:id="5886"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29EB5ED2" w14:textId="77777777" w:rsidR="00DA2B65" w:rsidRPr="00BB7730" w:rsidRDefault="00DA2B65" w:rsidP="00DA2B65">
            <w:pPr>
              <w:spacing w:line="240" w:lineRule="exact"/>
              <w:contextualSpacing/>
              <w:rPr>
                <w:ins w:id="5887"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45A177E7" w14:textId="77777777" w:rsidR="00DA2B65" w:rsidRPr="00BB7730" w:rsidRDefault="00DA2B65" w:rsidP="00DA2B65">
            <w:pPr>
              <w:spacing w:line="240" w:lineRule="exact"/>
              <w:contextualSpacing/>
              <w:jc w:val="both"/>
              <w:rPr>
                <w:ins w:id="5888" w:author="Xuning Wei12232" w:date="2026-07-27T15:16:00Z"/>
                <w:rFonts w:ascii="Times New Roman" w:eastAsia="仿宋_GB2312" w:hAnsi="Times New Roman" w:cs="Times New Roman"/>
                <w:color w:val="0000FF"/>
                <w:sz w:val="18"/>
                <w:szCs w:val="18"/>
              </w:rPr>
            </w:pPr>
            <w:ins w:id="5889" w:author="Xuning Wei12232" w:date="2026-07-27T15:16:00Z">
              <w:r w:rsidRPr="00BB7730">
                <w:rPr>
                  <w:rFonts w:ascii="Times New Roman" w:eastAsia="仿宋_GB2312" w:hAnsi="Times New Roman" w:cs="Times New Roman"/>
                  <w:color w:val="0000FF"/>
                  <w:sz w:val="18"/>
                  <w:szCs w:val="18"/>
                  <w:lang w:eastAsia="zh-CN"/>
                </w:rPr>
                <w:t>Rinse by DMF</w:t>
              </w:r>
            </w:ins>
          </w:p>
        </w:tc>
        <w:tc>
          <w:tcPr>
            <w:tcW w:w="1400" w:type="pct"/>
            <w:shd w:val="clear" w:color="auto" w:fill="FFFFFF" w:themeFill="background1"/>
            <w:vAlign w:val="center"/>
          </w:tcPr>
          <w:p w14:paraId="5E81BC0C" w14:textId="77777777" w:rsidR="00DA2B65" w:rsidRPr="00BB7730" w:rsidRDefault="00DA2B65" w:rsidP="00DA2B65">
            <w:pPr>
              <w:spacing w:line="240" w:lineRule="exact"/>
              <w:contextualSpacing/>
              <w:jc w:val="both"/>
              <w:rPr>
                <w:ins w:id="5890" w:author="Xuning Wei12232" w:date="2026-07-27T15:16:00Z"/>
                <w:rFonts w:ascii="Times New Roman" w:eastAsia="仿宋_GB2312" w:hAnsi="Times New Roman" w:cs="Times New Roman"/>
                <w:color w:val="0000FF"/>
                <w:sz w:val="18"/>
                <w:szCs w:val="18"/>
              </w:rPr>
            </w:pPr>
            <w:ins w:id="5891" w:author="Xuning Wei12232" w:date="2026-07-27T15:16:00Z">
              <w:r w:rsidRPr="00BB7730">
                <w:rPr>
                  <w:rFonts w:ascii="Times New Roman" w:eastAsia="仿宋_GB2312" w:hAnsi="Times New Roman" w:cs="Times New Roman"/>
                  <w:color w:val="0000FF"/>
                  <w:sz w:val="18"/>
                  <w:szCs w:val="18"/>
                </w:rPr>
                <w:t>Reactor</w:t>
              </w:r>
              <w:r w:rsidRPr="00BB7730">
                <w:rPr>
                  <w:rFonts w:ascii="Times New Roman" w:hAnsi="Times New Roman" w:cs="Times New Roman"/>
                  <w:color w:val="0000FF"/>
                  <w:sz w:val="18"/>
                  <w:szCs w:val="18"/>
                </w:rPr>
                <w:t xml:space="preserve"> has rinsing function: spray balls.</w:t>
              </w:r>
              <w:del w:id="5892" w:author="He Han" w:date="2026-10-19T17:50:00Z">
                <w:r w:rsidRPr="00BB7730" w:rsidDel="003C6C31">
                  <w:rPr>
                    <w:rFonts w:ascii="Times New Roman" w:hAnsi="Times New Roman" w:cs="Times New Roman"/>
                    <w:color w:val="0000FF"/>
                    <w:sz w:val="18"/>
                    <w:szCs w:val="18"/>
                  </w:rPr>
                  <w:delText xml:space="preserve">  </w:delText>
                </w:r>
                <w:r w:rsidRPr="00BB7730" w:rsidDel="003C6C31">
                  <w:rPr>
                    <w:rStyle w:val="CommentReference2"/>
                    <w:rFonts w:ascii="Times New Roman" w:hAnsi="Times New Roman" w:cs="Times New Roman"/>
                    <w:color w:val="0000FF"/>
                  </w:rPr>
                  <w:delText xml:space="preserve"> </w:delText>
                </w:r>
                <w:r w:rsidRPr="00BB7730" w:rsidDel="003C6C31">
                  <w:rPr>
                    <w:rFonts w:ascii="Times New Roman" w:hAnsi="Times New Roman" w:cs="Times New Roman"/>
                    <w:color w:val="0000FF"/>
                    <w:sz w:val="18"/>
                    <w:szCs w:val="18"/>
                  </w:rPr>
                  <w:delText xml:space="preserve"> </w:delText>
                </w:r>
              </w:del>
            </w:ins>
          </w:p>
        </w:tc>
        <w:tc>
          <w:tcPr>
            <w:tcW w:w="305" w:type="pct"/>
            <w:shd w:val="clear" w:color="auto" w:fill="FFFFFF" w:themeFill="background1"/>
            <w:vAlign w:val="center"/>
          </w:tcPr>
          <w:p w14:paraId="3217FE1D" w14:textId="77777777" w:rsidR="00DA2B65" w:rsidRPr="00BB7730" w:rsidRDefault="00DA2B65" w:rsidP="00DA2B65">
            <w:pPr>
              <w:spacing w:line="240" w:lineRule="exact"/>
              <w:contextualSpacing/>
              <w:jc w:val="both"/>
              <w:rPr>
                <w:ins w:id="5893" w:author="Xuning Wei12232" w:date="2026-07-27T15:16:00Z"/>
                <w:rFonts w:ascii="Times New Roman" w:eastAsia="仿宋_GB2312" w:hAnsi="Times New Roman" w:cs="Times New Roman"/>
                <w:color w:val="0000FF"/>
                <w:sz w:val="18"/>
                <w:szCs w:val="18"/>
              </w:rPr>
            </w:pPr>
            <w:ins w:id="5894"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5D7C6BA3" w14:textId="77777777" w:rsidR="00DA2B65" w:rsidRPr="00BB7730" w:rsidRDefault="00DA2B65" w:rsidP="00DA2B65">
            <w:pPr>
              <w:spacing w:line="240" w:lineRule="exact"/>
              <w:contextualSpacing/>
              <w:jc w:val="both"/>
              <w:rPr>
                <w:ins w:id="5895" w:author="Xuning Wei12232" w:date="2026-07-27T15:16:00Z"/>
                <w:rFonts w:ascii="Times New Roman" w:eastAsia="仿宋_GB2312" w:hAnsi="Times New Roman" w:cs="Times New Roman"/>
                <w:color w:val="0000FF"/>
                <w:sz w:val="18"/>
                <w:szCs w:val="18"/>
              </w:rPr>
            </w:pPr>
            <w:ins w:id="5896"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093A2289" w14:textId="77777777" w:rsidR="00DA2B65" w:rsidRPr="00BB7730" w:rsidRDefault="00DA2B65" w:rsidP="00DA2B65">
            <w:pPr>
              <w:spacing w:line="240" w:lineRule="exact"/>
              <w:contextualSpacing/>
              <w:jc w:val="both"/>
              <w:rPr>
                <w:ins w:id="5897" w:author="Xuning Wei12232" w:date="2026-07-27T15:16:00Z"/>
                <w:rFonts w:ascii="Times New Roman" w:eastAsia="仿宋_GB2312" w:hAnsi="Times New Roman" w:cs="Times New Roman"/>
                <w:color w:val="0000FF"/>
                <w:sz w:val="18"/>
                <w:szCs w:val="18"/>
              </w:rPr>
            </w:pPr>
            <w:ins w:id="5898" w:author="Xuning Wei12232" w:date="2026-07-27T15:16:00Z">
              <w:r w:rsidRPr="00BB7730">
                <w:rPr>
                  <w:rFonts w:ascii="Times New Roman" w:eastAsia="仿宋_GB2312" w:hAnsi="Times New Roman" w:cs="Times New Roman"/>
                  <w:color w:val="0000FF"/>
                  <w:sz w:val="18"/>
                  <w:szCs w:val="18"/>
                </w:rPr>
                <w:t>N/A</w:t>
              </w:r>
            </w:ins>
          </w:p>
        </w:tc>
      </w:tr>
      <w:tr w:rsidR="00DA2B65" w:rsidRPr="00BB7730" w14:paraId="3440F213" w14:textId="77777777" w:rsidTr="00DA2B65">
        <w:trPr>
          <w:trHeight w:val="397"/>
          <w:jc w:val="center"/>
          <w:ins w:id="5899" w:author="Xuning Wei12232" w:date="2026-07-27T15:16:00Z"/>
        </w:trPr>
        <w:tc>
          <w:tcPr>
            <w:tcW w:w="151" w:type="pct"/>
            <w:vMerge/>
            <w:vAlign w:val="center"/>
          </w:tcPr>
          <w:p w14:paraId="6E195301" w14:textId="77777777" w:rsidR="00DA2B65" w:rsidRPr="00BB7730" w:rsidRDefault="00DA2B65" w:rsidP="00DA2B65">
            <w:pPr>
              <w:spacing w:line="240" w:lineRule="exact"/>
              <w:contextualSpacing/>
              <w:jc w:val="center"/>
              <w:rPr>
                <w:ins w:id="5900"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5C923058" w14:textId="77777777" w:rsidR="00DA2B65" w:rsidRPr="00BB7730" w:rsidRDefault="00DA2B65" w:rsidP="00DA2B65">
            <w:pPr>
              <w:spacing w:line="240" w:lineRule="exact"/>
              <w:contextualSpacing/>
              <w:rPr>
                <w:ins w:id="5901"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6F5577DB" w14:textId="1BC38282" w:rsidR="00DA2B65" w:rsidRPr="00BB7730" w:rsidRDefault="00DA2B65" w:rsidP="00DA2B65">
            <w:pPr>
              <w:spacing w:line="240" w:lineRule="exact"/>
              <w:contextualSpacing/>
              <w:jc w:val="both"/>
              <w:rPr>
                <w:ins w:id="5902" w:author="Xuning Wei12232" w:date="2026-07-27T15:16:00Z"/>
                <w:rFonts w:ascii="Times New Roman" w:eastAsia="FangSong" w:hAnsi="Times New Roman" w:cs="Times New Roman"/>
                <w:color w:val="0000FF"/>
                <w:kern w:val="0"/>
                <w:sz w:val="18"/>
                <w:szCs w:val="18"/>
                <w:lang w:eastAsia="zh-CN"/>
              </w:rPr>
            </w:pPr>
            <w:ins w:id="5903" w:author="Xuning Wei12232" w:date="2026-07-27T15:16:00Z">
              <w:r w:rsidRPr="00BB7730">
                <w:rPr>
                  <w:rFonts w:ascii="Times New Roman" w:eastAsia="仿宋_GB2312" w:hAnsi="Times New Roman" w:cs="Times New Roman"/>
                  <w:color w:val="0000FF"/>
                  <w:sz w:val="18"/>
                  <w:szCs w:val="18"/>
                </w:rPr>
                <w:t>Discharge from the TJ4S-1213- R22 to the TJ4S-1213-Sy15</w:t>
              </w:r>
            </w:ins>
          </w:p>
        </w:tc>
        <w:tc>
          <w:tcPr>
            <w:tcW w:w="1400" w:type="pct"/>
            <w:shd w:val="clear" w:color="auto" w:fill="FFFFFF" w:themeFill="background1"/>
            <w:vAlign w:val="center"/>
          </w:tcPr>
          <w:p w14:paraId="3CE40F3C" w14:textId="77777777" w:rsidR="00DA2B65" w:rsidRPr="00BB7730" w:rsidRDefault="00DA2B65" w:rsidP="00DA2B65">
            <w:pPr>
              <w:spacing w:line="240" w:lineRule="exact"/>
              <w:contextualSpacing/>
              <w:jc w:val="both"/>
              <w:rPr>
                <w:ins w:id="5904" w:author="Xuning Wei12232" w:date="2026-07-27T15:16:00Z"/>
                <w:rFonts w:ascii="Times New Roman" w:eastAsia="FangSong" w:hAnsi="Times New Roman" w:cs="Times New Roman"/>
                <w:color w:val="0000FF"/>
                <w:kern w:val="0"/>
                <w:sz w:val="18"/>
                <w:szCs w:val="18"/>
                <w:lang w:eastAsia="zh-CN"/>
              </w:rPr>
            </w:pPr>
            <w:ins w:id="5905" w:author="Xuning Wei12232" w:date="2026-07-27T15:16:00Z">
              <w:r w:rsidRPr="00BB7730">
                <w:rPr>
                  <w:rFonts w:ascii="Times New Roman" w:eastAsia="FangSong" w:hAnsi="Times New Roman" w:cs="Times New Roman"/>
                  <w:color w:val="0000FF"/>
                  <w:kern w:val="0"/>
                  <w:sz w:val="18"/>
                  <w:szCs w:val="18"/>
                  <w:lang w:eastAsia="zh-CN"/>
                </w:rPr>
                <w:t>Dedicated transfer line (316L).</w:t>
              </w:r>
            </w:ins>
          </w:p>
        </w:tc>
        <w:tc>
          <w:tcPr>
            <w:tcW w:w="305" w:type="pct"/>
            <w:shd w:val="clear" w:color="auto" w:fill="FFFFFF" w:themeFill="background1"/>
            <w:vAlign w:val="center"/>
          </w:tcPr>
          <w:p w14:paraId="1429423F" w14:textId="77777777" w:rsidR="00DA2B65" w:rsidRPr="00BB7730" w:rsidRDefault="00DA2B65" w:rsidP="00DA2B65">
            <w:pPr>
              <w:spacing w:line="240" w:lineRule="exact"/>
              <w:contextualSpacing/>
              <w:jc w:val="both"/>
              <w:rPr>
                <w:ins w:id="5906" w:author="Xuning Wei12232" w:date="2026-07-27T15:16:00Z"/>
                <w:rFonts w:ascii="Times New Roman" w:eastAsia="仿宋_GB2312" w:hAnsi="Times New Roman" w:cs="Times New Roman"/>
                <w:color w:val="0000FF"/>
                <w:sz w:val="18"/>
                <w:szCs w:val="18"/>
              </w:rPr>
            </w:pPr>
            <w:ins w:id="5907"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0DDF2F60" w14:textId="77777777" w:rsidR="00DA2B65" w:rsidRPr="00BB7730" w:rsidRDefault="00DA2B65" w:rsidP="00DA2B65">
            <w:pPr>
              <w:spacing w:line="240" w:lineRule="exact"/>
              <w:contextualSpacing/>
              <w:jc w:val="both"/>
              <w:rPr>
                <w:ins w:id="5908" w:author="Xuning Wei12232" w:date="2026-07-27T15:16:00Z"/>
                <w:rFonts w:ascii="Times New Roman" w:eastAsia="仿宋_GB2312" w:hAnsi="Times New Roman" w:cs="Times New Roman"/>
                <w:color w:val="0000FF"/>
                <w:sz w:val="18"/>
                <w:szCs w:val="18"/>
              </w:rPr>
            </w:pPr>
            <w:ins w:id="5909"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46292A1A" w14:textId="77777777" w:rsidR="00DA2B65" w:rsidRPr="00BB7730" w:rsidRDefault="00DA2B65" w:rsidP="00DA2B65">
            <w:pPr>
              <w:spacing w:line="240" w:lineRule="exact"/>
              <w:contextualSpacing/>
              <w:jc w:val="both"/>
              <w:rPr>
                <w:ins w:id="5910" w:author="Xuning Wei12232" w:date="2026-07-27T15:16:00Z"/>
                <w:rFonts w:ascii="Times New Roman" w:eastAsia="仿宋_GB2312" w:hAnsi="Times New Roman" w:cs="Times New Roman"/>
                <w:color w:val="0000FF"/>
                <w:sz w:val="18"/>
                <w:szCs w:val="18"/>
              </w:rPr>
            </w:pPr>
            <w:ins w:id="5911" w:author="Xuning Wei12232" w:date="2026-07-27T15:16:00Z">
              <w:r w:rsidRPr="00BB7730">
                <w:rPr>
                  <w:rFonts w:ascii="Times New Roman" w:eastAsia="仿宋_GB2312" w:hAnsi="Times New Roman" w:cs="Times New Roman"/>
                  <w:color w:val="0000FF"/>
                  <w:sz w:val="18"/>
                  <w:szCs w:val="18"/>
                </w:rPr>
                <w:t>N/A</w:t>
              </w:r>
            </w:ins>
          </w:p>
        </w:tc>
      </w:tr>
      <w:tr w:rsidR="00DA2B65" w:rsidRPr="00BB7730" w14:paraId="0036B626" w14:textId="77777777" w:rsidTr="00DA2B65">
        <w:trPr>
          <w:trHeight w:val="397"/>
          <w:jc w:val="center"/>
          <w:ins w:id="5912" w:author="Xuning Wei12232" w:date="2026-07-27T15:16:00Z"/>
        </w:trPr>
        <w:tc>
          <w:tcPr>
            <w:tcW w:w="151" w:type="pct"/>
            <w:shd w:val="clear" w:color="auto" w:fill="FFFFFF" w:themeFill="background1"/>
            <w:vAlign w:val="center"/>
          </w:tcPr>
          <w:p w14:paraId="3A939972" w14:textId="77777777" w:rsidR="00DA2B65" w:rsidRPr="00BB7730" w:rsidRDefault="00DA2B65" w:rsidP="00DA2B65">
            <w:pPr>
              <w:spacing w:line="240" w:lineRule="exact"/>
              <w:contextualSpacing/>
              <w:jc w:val="center"/>
              <w:rPr>
                <w:ins w:id="5913" w:author="Xuning Wei12232" w:date="2026-07-27T15:16:00Z"/>
                <w:rFonts w:ascii="Times New Roman" w:eastAsia="仿宋_GB2312" w:hAnsi="Times New Roman" w:cs="Times New Roman"/>
                <w:color w:val="0000FF"/>
                <w:kern w:val="0"/>
                <w:sz w:val="18"/>
                <w:szCs w:val="18"/>
              </w:rPr>
            </w:pPr>
            <w:ins w:id="5914" w:author="Xuning Wei12232" w:date="2026-07-27T15:16:00Z">
              <w:r w:rsidRPr="00BB7730">
                <w:rPr>
                  <w:rFonts w:ascii="Times New Roman" w:eastAsia="仿宋_GB2312" w:hAnsi="Times New Roman" w:cs="Times New Roman"/>
                  <w:color w:val="0000FF"/>
                  <w:kern w:val="0"/>
                  <w:sz w:val="18"/>
                  <w:szCs w:val="18"/>
                </w:rPr>
                <w:t>2</w:t>
              </w:r>
            </w:ins>
          </w:p>
        </w:tc>
        <w:tc>
          <w:tcPr>
            <w:tcW w:w="457" w:type="pct"/>
            <w:shd w:val="clear" w:color="auto" w:fill="FFFFFF" w:themeFill="background1"/>
            <w:vAlign w:val="center"/>
          </w:tcPr>
          <w:p w14:paraId="4B727C63" w14:textId="77777777" w:rsidR="00DA2B65" w:rsidRPr="00BB7730" w:rsidRDefault="00DA2B65" w:rsidP="00DA2B65">
            <w:pPr>
              <w:spacing w:line="240" w:lineRule="exact"/>
              <w:contextualSpacing/>
              <w:rPr>
                <w:ins w:id="5915" w:author="Xuning Wei12232" w:date="2026-07-27T15:16:00Z"/>
                <w:rFonts w:ascii="Times New Roman" w:eastAsia="仿宋_GB2312" w:hAnsi="Times New Roman" w:cs="Times New Roman"/>
                <w:color w:val="0000FF"/>
                <w:sz w:val="18"/>
                <w:szCs w:val="18"/>
              </w:rPr>
            </w:pPr>
            <w:ins w:id="5916" w:author="Xuning Wei12232" w:date="2026-07-27T15:16:00Z">
              <w:r w:rsidRPr="00BB7730">
                <w:rPr>
                  <w:rFonts w:ascii="Times New Roman" w:eastAsia="仿宋_GB2312" w:hAnsi="Times New Roman" w:cs="Times New Roman"/>
                  <w:color w:val="0000FF"/>
                  <w:sz w:val="18"/>
                  <w:szCs w:val="18"/>
                </w:rPr>
                <w:t>Stirring volume</w:t>
              </w:r>
            </w:ins>
          </w:p>
        </w:tc>
        <w:tc>
          <w:tcPr>
            <w:tcW w:w="1191" w:type="pct"/>
            <w:shd w:val="clear" w:color="auto" w:fill="FFFFFF" w:themeFill="background1"/>
            <w:vAlign w:val="center"/>
          </w:tcPr>
          <w:p w14:paraId="021AB0DE" w14:textId="7171826C" w:rsidR="00DA2B65" w:rsidRPr="00BB7730" w:rsidRDefault="00DA2B65" w:rsidP="00DA2B65">
            <w:pPr>
              <w:spacing w:line="240" w:lineRule="exact"/>
              <w:contextualSpacing/>
              <w:jc w:val="both"/>
              <w:rPr>
                <w:ins w:id="5917" w:author="Xuning Wei12232" w:date="2026-07-27T15:16:00Z"/>
                <w:rFonts w:ascii="Times New Roman" w:eastAsia="仿宋_GB2312" w:hAnsi="Times New Roman" w:cs="Times New Roman"/>
                <w:color w:val="0000FF"/>
                <w:sz w:val="18"/>
                <w:szCs w:val="18"/>
              </w:rPr>
            </w:pPr>
            <w:ins w:id="5918" w:author="Xuning Wei12232" w:date="2026-07-27T15:16:00Z">
              <w:r w:rsidRPr="00BB7730">
                <w:rPr>
                  <w:rFonts w:ascii="Times New Roman" w:eastAsia="仿宋_GB2312" w:hAnsi="Times New Roman" w:cs="Times New Roman"/>
                  <w:color w:val="0000FF"/>
                  <w:sz w:val="18"/>
                  <w:szCs w:val="18"/>
                </w:rPr>
                <w:t xml:space="preserve">Min batch volume </w:t>
              </w:r>
            </w:ins>
            <w:ins w:id="5919" w:author="Xuning Wei12232" w:date="2026-07-27T15:21:00Z">
              <w:r w:rsidRPr="00BB7730">
                <w:rPr>
                  <w:rFonts w:ascii="Times New Roman" w:eastAsia="仿宋_GB2312" w:hAnsi="Times New Roman" w:cs="Times New Roman"/>
                  <w:color w:val="0000FF"/>
                  <w:sz w:val="18"/>
                  <w:szCs w:val="18"/>
                </w:rPr>
                <w:t>288</w:t>
              </w:r>
            </w:ins>
            <w:ins w:id="5920" w:author="Xuning Wei12232" w:date="2026-07-27T15:16:00Z">
              <w:r w:rsidRPr="00BB7730">
                <w:rPr>
                  <w:rFonts w:ascii="Times New Roman" w:eastAsia="仿宋_GB2312" w:hAnsi="Times New Roman" w:cs="Times New Roman"/>
                  <w:color w:val="0000FF"/>
                  <w:sz w:val="18"/>
                  <w:szCs w:val="18"/>
                </w:rPr>
                <w:t xml:space="preserve"> L</w:t>
              </w:r>
            </w:ins>
          </w:p>
          <w:p w14:paraId="54FFF263" w14:textId="7AC2864B" w:rsidR="00DA2B65" w:rsidRPr="00BB7730" w:rsidRDefault="00DA2B65">
            <w:pPr>
              <w:spacing w:line="240" w:lineRule="exact"/>
              <w:contextualSpacing/>
              <w:jc w:val="both"/>
              <w:rPr>
                <w:ins w:id="5921" w:author="Xuning Wei12232" w:date="2026-07-27T15:16:00Z"/>
                <w:rFonts w:ascii="Times New Roman" w:eastAsia="仿宋_GB2312" w:hAnsi="Times New Roman" w:cs="Times New Roman"/>
                <w:color w:val="0000FF"/>
                <w:sz w:val="18"/>
                <w:szCs w:val="18"/>
              </w:rPr>
            </w:pPr>
            <w:ins w:id="5922" w:author="Xuning Wei12232" w:date="2026-07-27T15:16:00Z">
              <w:r w:rsidRPr="00BB7730">
                <w:rPr>
                  <w:rFonts w:ascii="Times New Roman" w:eastAsia="仿宋_GB2312" w:hAnsi="Times New Roman" w:cs="Times New Roman"/>
                  <w:color w:val="0000FF"/>
                  <w:sz w:val="18"/>
                  <w:szCs w:val="18"/>
                </w:rPr>
                <w:t xml:space="preserve">Max batch volume </w:t>
              </w:r>
            </w:ins>
            <w:ins w:id="5923" w:author="Xuning Wei12232" w:date="2026-07-27T15:22:00Z">
              <w:r w:rsidRPr="00BB7730">
                <w:rPr>
                  <w:rFonts w:ascii="Times New Roman" w:eastAsia="仿宋_GB2312" w:hAnsi="Times New Roman" w:cs="Times New Roman"/>
                  <w:color w:val="0000FF"/>
                  <w:sz w:val="18"/>
                  <w:szCs w:val="18"/>
                </w:rPr>
                <w:t>3</w:t>
              </w:r>
            </w:ins>
            <w:ins w:id="5924" w:author="Xuning Wei12232" w:date="2026-07-27T15:23:00Z">
              <w:r w:rsidRPr="00BB7730">
                <w:rPr>
                  <w:rFonts w:ascii="Times New Roman" w:eastAsia="仿宋_GB2312" w:hAnsi="Times New Roman" w:cs="Times New Roman"/>
                  <w:color w:val="0000FF"/>
                  <w:sz w:val="18"/>
                  <w:szCs w:val="18"/>
                </w:rPr>
                <w:t>36</w:t>
              </w:r>
            </w:ins>
            <w:ins w:id="5925" w:author="Xuning Wei12232" w:date="2026-07-27T15:16:00Z">
              <w:r w:rsidRPr="00BB7730">
                <w:rPr>
                  <w:rFonts w:ascii="Times New Roman" w:eastAsia="仿宋_GB2312" w:hAnsi="Times New Roman" w:cs="Times New Roman"/>
                  <w:color w:val="0000FF"/>
                  <w:sz w:val="18"/>
                  <w:szCs w:val="18"/>
                </w:rPr>
                <w:t xml:space="preserve"> L</w:t>
              </w:r>
            </w:ins>
          </w:p>
        </w:tc>
        <w:tc>
          <w:tcPr>
            <w:tcW w:w="1400" w:type="pct"/>
            <w:shd w:val="clear" w:color="auto" w:fill="FFFFFF" w:themeFill="background1"/>
            <w:vAlign w:val="center"/>
          </w:tcPr>
          <w:p w14:paraId="7A02B394" w14:textId="77777777" w:rsidR="00DA2B65" w:rsidRPr="00BB7730" w:rsidRDefault="00DA2B65" w:rsidP="00DA2B65">
            <w:pPr>
              <w:spacing w:line="240" w:lineRule="exact"/>
              <w:contextualSpacing/>
              <w:rPr>
                <w:ins w:id="5926" w:author="Xuning Wei12232" w:date="2026-07-27T15:16:00Z"/>
                <w:rFonts w:ascii="Times New Roman" w:eastAsia="仿宋_GB2312" w:hAnsi="Times New Roman" w:cs="Times New Roman"/>
                <w:color w:val="0000FF"/>
                <w:sz w:val="18"/>
                <w:szCs w:val="18"/>
              </w:rPr>
            </w:pPr>
            <w:ins w:id="5927" w:author="Xuning Wei12232" w:date="2026-07-27T15:16:00Z">
              <w:r w:rsidRPr="00BB7730">
                <w:rPr>
                  <w:rFonts w:ascii="Times New Roman" w:eastAsia="仿宋_GB2312" w:hAnsi="Times New Roman" w:cs="Times New Roman"/>
                  <w:color w:val="0000FF"/>
                  <w:sz w:val="18"/>
                  <w:szCs w:val="18"/>
                </w:rPr>
                <w:t>Minimum volume of the stirrer can reach at rest: 82.30 L;</w:t>
              </w:r>
            </w:ins>
          </w:p>
          <w:p w14:paraId="54B03006" w14:textId="77777777" w:rsidR="00DA2B65" w:rsidRPr="00BB7730" w:rsidRDefault="00DA2B65" w:rsidP="00DA2B65">
            <w:pPr>
              <w:spacing w:line="240" w:lineRule="exact"/>
              <w:contextualSpacing/>
              <w:rPr>
                <w:ins w:id="5928" w:author="Xuning Wei12232" w:date="2026-07-27T15:16:00Z"/>
                <w:rFonts w:ascii="Times New Roman" w:eastAsia="仿宋_GB2312" w:hAnsi="Times New Roman" w:cs="Times New Roman"/>
                <w:color w:val="0000FF"/>
                <w:sz w:val="18"/>
                <w:szCs w:val="18"/>
                <w:lang w:eastAsia="zh-CN"/>
              </w:rPr>
            </w:pPr>
            <w:ins w:id="5929" w:author="Xuning Wei12232" w:date="2026-07-27T15:16:00Z">
              <w:r w:rsidRPr="00BB7730">
                <w:rPr>
                  <w:rFonts w:ascii="Times New Roman" w:eastAsia="仿宋_GB2312" w:hAnsi="Times New Roman" w:cs="Times New Roman"/>
                  <w:color w:val="0000FF"/>
                  <w:sz w:val="18"/>
                  <w:szCs w:val="18"/>
                </w:rPr>
                <w:t xml:space="preserve">Minimum volume of the stirrer can reach at maximum speed: </w:t>
              </w:r>
              <w:r w:rsidRPr="00BB7730">
                <w:rPr>
                  <w:rFonts w:ascii="Times New Roman" w:eastAsia="仿宋_GB2312" w:hAnsi="Times New Roman" w:cs="Times New Roman"/>
                  <w:color w:val="0000FF"/>
                  <w:sz w:val="18"/>
                  <w:szCs w:val="18"/>
                  <w:lang w:eastAsia="zh-CN"/>
                </w:rPr>
                <w:t>58.50 L.</w:t>
              </w:r>
            </w:ins>
          </w:p>
          <w:p w14:paraId="062F2861" w14:textId="77777777" w:rsidR="00DA2B65" w:rsidRPr="00BB7730" w:rsidRDefault="00DA2B65" w:rsidP="00DA2B65">
            <w:pPr>
              <w:spacing w:line="240" w:lineRule="exact"/>
              <w:contextualSpacing/>
              <w:rPr>
                <w:ins w:id="5930" w:author="Xuning Wei12232" w:date="2026-07-27T15:16:00Z"/>
                <w:rFonts w:ascii="Times New Roman" w:eastAsia="仿宋_GB2312" w:hAnsi="Times New Roman" w:cs="Times New Roman"/>
                <w:color w:val="0000FF"/>
                <w:sz w:val="18"/>
                <w:szCs w:val="18"/>
                <w:lang w:eastAsia="zh-CN"/>
              </w:rPr>
            </w:pPr>
            <w:ins w:id="5931" w:author="Xuning Wei12232" w:date="2026-07-27T15:16:00Z">
              <w:r w:rsidRPr="00BB7730">
                <w:rPr>
                  <w:rFonts w:ascii="Times New Roman" w:eastAsia="仿宋_GB2312" w:hAnsi="Times New Roman" w:cs="Times New Roman"/>
                  <w:color w:val="0000FF"/>
                  <w:sz w:val="18"/>
                  <w:szCs w:val="18"/>
                </w:rPr>
                <w:t>Maximum working volume: 1000 L</w:t>
              </w:r>
            </w:ins>
          </w:p>
        </w:tc>
        <w:tc>
          <w:tcPr>
            <w:tcW w:w="305" w:type="pct"/>
            <w:shd w:val="clear" w:color="auto" w:fill="FFFFFF" w:themeFill="background1"/>
            <w:vAlign w:val="center"/>
          </w:tcPr>
          <w:p w14:paraId="5A2CCEAE" w14:textId="77777777" w:rsidR="00DA2B65" w:rsidRPr="00BB7730" w:rsidRDefault="00DA2B65" w:rsidP="00DA2B65">
            <w:pPr>
              <w:spacing w:line="240" w:lineRule="exact"/>
              <w:contextualSpacing/>
              <w:jc w:val="both"/>
              <w:rPr>
                <w:ins w:id="5932" w:author="Xuning Wei12232" w:date="2026-07-27T15:16:00Z"/>
                <w:rFonts w:ascii="Times New Roman" w:eastAsia="仿宋_GB2312" w:hAnsi="Times New Roman" w:cs="Times New Roman"/>
                <w:color w:val="0000FF"/>
                <w:sz w:val="18"/>
                <w:szCs w:val="18"/>
              </w:rPr>
            </w:pPr>
            <w:ins w:id="5933"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0401C0F5" w14:textId="77777777" w:rsidR="00DA2B65" w:rsidRPr="00BB7730" w:rsidRDefault="00DA2B65" w:rsidP="00DA2B65">
            <w:pPr>
              <w:spacing w:line="240" w:lineRule="exact"/>
              <w:contextualSpacing/>
              <w:jc w:val="both"/>
              <w:rPr>
                <w:ins w:id="5934" w:author="Xuning Wei12232" w:date="2026-07-27T15:16:00Z"/>
                <w:rFonts w:ascii="Times New Roman" w:eastAsia="仿宋_GB2312" w:hAnsi="Times New Roman" w:cs="Times New Roman"/>
                <w:color w:val="0000FF"/>
                <w:sz w:val="18"/>
                <w:szCs w:val="18"/>
              </w:rPr>
            </w:pPr>
            <w:ins w:id="5935"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52541F04" w14:textId="77777777" w:rsidR="00DA2B65" w:rsidRPr="00BB7730" w:rsidRDefault="00DA2B65" w:rsidP="00DA2B65">
            <w:pPr>
              <w:spacing w:line="240" w:lineRule="exact"/>
              <w:contextualSpacing/>
              <w:jc w:val="both"/>
              <w:rPr>
                <w:ins w:id="5936" w:author="Xuning Wei12232" w:date="2026-07-27T15:16:00Z"/>
                <w:rFonts w:ascii="Times New Roman" w:eastAsia="仿宋_GB2312" w:hAnsi="Times New Roman" w:cs="Times New Roman"/>
                <w:color w:val="0000FF"/>
                <w:sz w:val="18"/>
                <w:szCs w:val="18"/>
              </w:rPr>
            </w:pPr>
            <w:ins w:id="5937" w:author="Xuning Wei12232" w:date="2026-07-27T15:16:00Z">
              <w:r w:rsidRPr="00BB7730">
                <w:rPr>
                  <w:rFonts w:ascii="Times New Roman" w:eastAsia="仿宋_GB2312" w:hAnsi="Times New Roman" w:cs="Times New Roman"/>
                  <w:color w:val="0000FF"/>
                  <w:sz w:val="18"/>
                  <w:szCs w:val="18"/>
                </w:rPr>
                <w:t>The min/max batch volume are within the stirring volume range of equipment capability.</w:t>
              </w:r>
            </w:ins>
          </w:p>
        </w:tc>
      </w:tr>
      <w:tr w:rsidR="00DA2B65" w:rsidRPr="00BB7730" w14:paraId="0045AA4A" w14:textId="77777777" w:rsidTr="00DA2B65">
        <w:trPr>
          <w:trHeight w:val="397"/>
          <w:jc w:val="center"/>
          <w:ins w:id="5938" w:author="Xuning Wei12232" w:date="2026-07-27T15:16:00Z"/>
        </w:trPr>
        <w:tc>
          <w:tcPr>
            <w:tcW w:w="151" w:type="pct"/>
            <w:shd w:val="clear" w:color="auto" w:fill="FFFFFF" w:themeFill="background1"/>
            <w:vAlign w:val="center"/>
          </w:tcPr>
          <w:p w14:paraId="4DF66D2D" w14:textId="77777777" w:rsidR="00DA2B65" w:rsidRPr="00BB7730" w:rsidRDefault="00DA2B65" w:rsidP="00DA2B65">
            <w:pPr>
              <w:spacing w:line="240" w:lineRule="exact"/>
              <w:contextualSpacing/>
              <w:jc w:val="center"/>
              <w:rPr>
                <w:ins w:id="5939" w:author="Xuning Wei12232" w:date="2026-07-27T15:16:00Z"/>
                <w:rFonts w:ascii="Times New Roman" w:eastAsia="仿宋_GB2312" w:hAnsi="Times New Roman" w:cs="Times New Roman"/>
                <w:color w:val="0000FF"/>
                <w:kern w:val="0"/>
                <w:sz w:val="18"/>
                <w:szCs w:val="18"/>
                <w:lang w:eastAsia="zh-CN"/>
              </w:rPr>
            </w:pPr>
            <w:ins w:id="5940" w:author="Xuning Wei12232" w:date="2026-07-27T15:16:00Z">
              <w:r w:rsidRPr="00BB7730">
                <w:rPr>
                  <w:rFonts w:ascii="Times New Roman" w:eastAsia="仿宋_GB2312" w:hAnsi="Times New Roman" w:cs="Times New Roman"/>
                  <w:color w:val="0000FF"/>
                  <w:kern w:val="0"/>
                  <w:sz w:val="18"/>
                  <w:szCs w:val="18"/>
                  <w:lang w:eastAsia="zh-CN"/>
                </w:rPr>
                <w:t>3</w:t>
              </w:r>
            </w:ins>
          </w:p>
        </w:tc>
        <w:tc>
          <w:tcPr>
            <w:tcW w:w="457" w:type="pct"/>
            <w:shd w:val="clear" w:color="auto" w:fill="FFFFFF" w:themeFill="background1"/>
            <w:vAlign w:val="center"/>
          </w:tcPr>
          <w:p w14:paraId="01C738FC" w14:textId="77777777" w:rsidR="00DA2B65" w:rsidRPr="00BB7730" w:rsidRDefault="00DA2B65" w:rsidP="00DA2B65">
            <w:pPr>
              <w:spacing w:line="240" w:lineRule="exact"/>
              <w:contextualSpacing/>
              <w:rPr>
                <w:ins w:id="5941" w:author="Xuning Wei12232" w:date="2026-07-27T15:16:00Z"/>
                <w:rFonts w:ascii="Times New Roman" w:eastAsia="仿宋_GB2312" w:hAnsi="Times New Roman" w:cs="Times New Roman"/>
                <w:color w:val="0000FF"/>
                <w:sz w:val="18"/>
                <w:szCs w:val="18"/>
              </w:rPr>
            </w:pPr>
            <w:ins w:id="5942" w:author="Xuning Wei12232" w:date="2026-07-27T15:16:00Z">
              <w:r w:rsidRPr="00BB7730">
                <w:rPr>
                  <w:rFonts w:ascii="Times New Roman" w:eastAsia="仿宋_GB2312" w:hAnsi="Times New Roman" w:cs="Times New Roman"/>
                  <w:color w:val="0000FF"/>
                  <w:sz w:val="18"/>
                  <w:szCs w:val="18"/>
                </w:rPr>
                <w:t>Stirring speed</w:t>
              </w:r>
            </w:ins>
          </w:p>
        </w:tc>
        <w:tc>
          <w:tcPr>
            <w:tcW w:w="1191" w:type="pct"/>
            <w:shd w:val="clear" w:color="auto" w:fill="FFFFFF" w:themeFill="background1"/>
            <w:vAlign w:val="center"/>
          </w:tcPr>
          <w:p w14:paraId="52E1D10B" w14:textId="7C924A93" w:rsidR="00DA2B65" w:rsidRPr="00BB7730" w:rsidRDefault="00DA2B65">
            <w:pPr>
              <w:spacing w:line="240" w:lineRule="exact"/>
              <w:contextualSpacing/>
              <w:jc w:val="both"/>
              <w:rPr>
                <w:ins w:id="5943" w:author="Xuning Wei12232" w:date="2026-07-27T15:16:00Z"/>
                <w:rFonts w:ascii="Times New Roman" w:eastAsia="仿宋_GB2312" w:hAnsi="Times New Roman" w:cs="Times New Roman"/>
                <w:color w:val="0000FF"/>
                <w:sz w:val="18"/>
                <w:szCs w:val="18"/>
              </w:rPr>
            </w:pPr>
            <w:ins w:id="5944" w:author="Xuning Wei12232" w:date="2026-07-27T15:16:00Z">
              <w:r w:rsidRPr="00BB7730">
                <w:rPr>
                  <w:rFonts w:ascii="Times New Roman" w:eastAsia="仿宋_GB2312" w:hAnsi="Times New Roman" w:cs="Times New Roman"/>
                  <w:color w:val="0000FF"/>
                  <w:sz w:val="18"/>
                  <w:szCs w:val="18"/>
                </w:rPr>
                <w:t xml:space="preserve">The range of agitation speed from process requirements: </w:t>
              </w:r>
            </w:ins>
            <w:ins w:id="5945" w:author="Xuning Wei12232" w:date="2026-07-27T15:23:00Z">
              <w:r w:rsidRPr="00BB7730">
                <w:rPr>
                  <w:rFonts w:ascii="Times New Roman" w:eastAsia="仿宋_GB2312" w:hAnsi="Times New Roman" w:cs="Times New Roman"/>
                  <w:color w:val="0000FF"/>
                  <w:sz w:val="18"/>
                  <w:szCs w:val="18"/>
                </w:rPr>
                <w:t>95</w:t>
              </w:r>
            </w:ins>
            <w:ins w:id="5946" w:author="Xuning Wei12232" w:date="2026-07-27T15:16:00Z">
              <w:r w:rsidRPr="00BB7730">
                <w:rPr>
                  <w:rFonts w:ascii="Times New Roman" w:eastAsia="仿宋_GB2312" w:hAnsi="Times New Roman" w:cs="Times New Roman"/>
                  <w:color w:val="0000FF"/>
                  <w:sz w:val="18"/>
                  <w:szCs w:val="18"/>
                </w:rPr>
                <w:t>±</w:t>
              </w:r>
            </w:ins>
            <w:ins w:id="5947" w:author="Xuning Wei12232" w:date="2026-07-27T15:23:00Z">
              <w:r w:rsidRPr="00BB7730">
                <w:rPr>
                  <w:rFonts w:ascii="Times New Roman" w:eastAsia="仿宋_GB2312" w:hAnsi="Times New Roman" w:cs="Times New Roman"/>
                  <w:color w:val="0000FF"/>
                  <w:sz w:val="18"/>
                  <w:szCs w:val="18"/>
                </w:rPr>
                <w:t>1</w:t>
              </w:r>
            </w:ins>
            <w:ins w:id="5948" w:author="Xuning Wei12232" w:date="2026-07-27T15:16:00Z">
              <w:r w:rsidRPr="00BB7730">
                <w:rPr>
                  <w:rFonts w:ascii="Times New Roman" w:eastAsia="仿宋_GB2312" w:hAnsi="Times New Roman" w:cs="Times New Roman"/>
                  <w:color w:val="0000FF"/>
                  <w:sz w:val="18"/>
                  <w:szCs w:val="18"/>
                </w:rPr>
                <w:t>0 rp</w:t>
              </w:r>
              <w:r w:rsidRPr="00BB7730">
                <w:rPr>
                  <w:rFonts w:ascii="Times New Roman" w:eastAsia="仿宋_GB2312" w:hAnsi="Times New Roman" w:cs="Times New Roman"/>
                  <w:color w:val="0000FF"/>
                  <w:sz w:val="18"/>
                  <w:szCs w:val="18"/>
                  <w:lang w:eastAsia="zh-CN"/>
                </w:rPr>
                <w:t>m</w:t>
              </w:r>
            </w:ins>
          </w:p>
        </w:tc>
        <w:tc>
          <w:tcPr>
            <w:tcW w:w="1400" w:type="pct"/>
            <w:shd w:val="clear" w:color="auto" w:fill="FFFFFF" w:themeFill="background1"/>
            <w:vAlign w:val="center"/>
          </w:tcPr>
          <w:p w14:paraId="3C1D875D" w14:textId="77777777" w:rsidR="00DA2B65" w:rsidRPr="00BB7730" w:rsidRDefault="00DA2B65" w:rsidP="00DA2B65">
            <w:pPr>
              <w:spacing w:line="240" w:lineRule="exact"/>
              <w:contextualSpacing/>
              <w:rPr>
                <w:ins w:id="5949" w:author="Xuning Wei12232" w:date="2026-07-27T15:16:00Z"/>
                <w:rFonts w:ascii="Times New Roman" w:eastAsia="仿宋_GB2312" w:hAnsi="Times New Roman" w:cs="Times New Roman"/>
                <w:color w:val="0000FF"/>
                <w:sz w:val="18"/>
                <w:szCs w:val="18"/>
              </w:rPr>
            </w:pPr>
            <w:ins w:id="5950" w:author="Xuning Wei12232" w:date="2026-07-27T15:16:00Z">
              <w:r w:rsidRPr="00BB7730">
                <w:rPr>
                  <w:rFonts w:ascii="Times New Roman" w:eastAsia="仿宋_GB2312" w:hAnsi="Times New Roman" w:cs="Times New Roman"/>
                  <w:color w:val="0000FF"/>
                  <w:sz w:val="18"/>
                  <w:szCs w:val="18"/>
                </w:rPr>
                <w:t>Agitator type: Impeller type;</w:t>
              </w:r>
            </w:ins>
          </w:p>
          <w:p w14:paraId="53DEC8A3" w14:textId="77777777" w:rsidR="00DA2B65" w:rsidRPr="00BB7730" w:rsidRDefault="00DA2B65" w:rsidP="00DA2B65">
            <w:pPr>
              <w:spacing w:line="240" w:lineRule="exact"/>
              <w:contextualSpacing/>
              <w:rPr>
                <w:ins w:id="5951" w:author="Xuning Wei12232" w:date="2026-07-27T15:16:00Z"/>
                <w:rFonts w:ascii="Times New Roman" w:eastAsia="仿宋_GB2312" w:hAnsi="Times New Roman" w:cs="Times New Roman"/>
                <w:color w:val="0000FF"/>
                <w:sz w:val="18"/>
                <w:szCs w:val="18"/>
              </w:rPr>
            </w:pPr>
            <w:ins w:id="5952" w:author="Xuning Wei12232" w:date="2026-07-27T15:16:00Z">
              <w:r w:rsidRPr="00BB7730">
                <w:rPr>
                  <w:rFonts w:ascii="Times New Roman" w:eastAsia="仿宋_GB2312" w:hAnsi="Times New Roman" w:cs="Times New Roman"/>
                  <w:color w:val="0000FF"/>
                  <w:sz w:val="18"/>
                  <w:szCs w:val="18"/>
                </w:rPr>
                <w:t xml:space="preserve">The range of agitation speed of equipment capability: </w:t>
              </w:r>
              <w:r w:rsidRPr="00BB7730">
                <w:rPr>
                  <w:rFonts w:ascii="Times New Roman" w:eastAsia="仿宋_GB2312" w:hAnsi="Times New Roman" w:cs="Times New Roman"/>
                  <w:color w:val="0000FF"/>
                  <w:sz w:val="18"/>
                  <w:szCs w:val="18"/>
                  <w:lang w:eastAsia="zh-CN"/>
                </w:rPr>
                <w:t>0~138 rpm</w:t>
              </w:r>
            </w:ins>
          </w:p>
        </w:tc>
        <w:tc>
          <w:tcPr>
            <w:tcW w:w="305" w:type="pct"/>
            <w:shd w:val="clear" w:color="auto" w:fill="FFFFFF" w:themeFill="background1"/>
            <w:vAlign w:val="center"/>
          </w:tcPr>
          <w:p w14:paraId="24C3E47E" w14:textId="0A73E662" w:rsidR="00DA2B65" w:rsidRPr="00BB7730" w:rsidRDefault="003E162E" w:rsidP="00DA2B65">
            <w:pPr>
              <w:spacing w:line="240" w:lineRule="exact"/>
              <w:contextualSpacing/>
              <w:jc w:val="both"/>
              <w:rPr>
                <w:ins w:id="5953" w:author="Xuning Wei12232" w:date="2026-07-27T15:16:00Z"/>
                <w:rFonts w:ascii="Times New Roman" w:eastAsia="仿宋_GB2312" w:hAnsi="Times New Roman" w:cs="Times New Roman"/>
                <w:color w:val="0000FF"/>
                <w:sz w:val="18"/>
                <w:szCs w:val="18"/>
              </w:rPr>
            </w:pPr>
            <w:customXmlInsRangeStart w:id="5954" w:author="Xuning Wei12232" w:date="2026-07-27T15:50:00Z"/>
            <w:sdt>
              <w:sdtPr>
                <w:rPr>
                  <w:rFonts w:ascii="Times New Roman" w:eastAsia="MS Gothic" w:hAnsi="Times New Roman" w:cs="Times New Roman"/>
                  <w:color w:val="0000FF"/>
                  <w:sz w:val="18"/>
                  <w:szCs w:val="18"/>
                </w:rPr>
                <w:id w:val="-620456281"/>
                <w14:checkbox>
                  <w14:checked w14:val="1"/>
                  <w14:checkedState w14:val="2612" w14:font="MS Gothic"/>
                  <w14:uncheckedState w14:val="2610" w14:font="MS Gothic"/>
                </w14:checkbox>
              </w:sdtPr>
              <w:sdtEndPr/>
              <w:sdtContent>
                <w:customXmlInsRangeEnd w:id="5954"/>
                <w:ins w:id="5955" w:author="Xuning Wei12232" w:date="2026-07-27T15:51:00Z">
                  <w:r w:rsidR="00F550E8" w:rsidRPr="00BB7730">
                    <w:rPr>
                      <w:rFonts w:ascii="Segoe UI Symbol" w:eastAsia="MS Gothic" w:hAnsi="Segoe UI Symbol" w:cs="Segoe UI Symbol"/>
                      <w:color w:val="0000FF"/>
                      <w:sz w:val="18"/>
                      <w:szCs w:val="18"/>
                    </w:rPr>
                    <w:t>☒</w:t>
                  </w:r>
                </w:ins>
                <w:customXmlInsRangeStart w:id="5956" w:author="Xuning Wei12232" w:date="2026-07-27T15:50:00Z"/>
              </w:sdtContent>
            </w:sdt>
            <w:customXmlInsRangeEnd w:id="5956"/>
            <w:ins w:id="5957" w:author="Xuning Wei12232" w:date="2026-07-27T15:16:00Z">
              <w:r w:rsidR="00DA2B65"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0A216FFF" w14:textId="77777777" w:rsidR="00DA2B65" w:rsidRPr="00BB7730" w:rsidRDefault="00DA2B65" w:rsidP="00DA2B65">
            <w:pPr>
              <w:spacing w:line="240" w:lineRule="exact"/>
              <w:contextualSpacing/>
              <w:jc w:val="both"/>
              <w:rPr>
                <w:ins w:id="5958" w:author="Xuning Wei12232" w:date="2026-07-27T15:16:00Z"/>
                <w:rFonts w:ascii="Times New Roman" w:eastAsia="仿宋_GB2312" w:hAnsi="Times New Roman" w:cs="Times New Roman"/>
                <w:color w:val="0000FF"/>
                <w:sz w:val="18"/>
                <w:szCs w:val="18"/>
              </w:rPr>
            </w:pPr>
            <w:ins w:id="5959"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3FD24248" w14:textId="77777777" w:rsidR="00DA2B65" w:rsidRPr="00BB7730" w:rsidRDefault="00DA2B65" w:rsidP="00DA2B65">
            <w:pPr>
              <w:spacing w:line="240" w:lineRule="exact"/>
              <w:contextualSpacing/>
              <w:jc w:val="both"/>
              <w:rPr>
                <w:ins w:id="5960" w:author="Xuning Wei12232" w:date="2026-07-27T15:16:00Z"/>
                <w:rFonts w:ascii="Times New Roman" w:eastAsia="仿宋_GB2312" w:hAnsi="Times New Roman" w:cs="Times New Roman"/>
                <w:color w:val="0000FF"/>
                <w:sz w:val="18"/>
                <w:szCs w:val="18"/>
              </w:rPr>
            </w:pPr>
            <w:ins w:id="5961" w:author="Xuning Wei12232" w:date="2026-07-27T15:16:00Z">
              <w:r w:rsidRPr="00BB7730">
                <w:rPr>
                  <w:rFonts w:ascii="Times New Roman" w:eastAsia="仿宋_GB2312" w:hAnsi="Times New Roman" w:cs="Times New Roman"/>
                  <w:color w:val="0000FF"/>
                  <w:sz w:val="18"/>
                  <w:szCs w:val="18"/>
                </w:rPr>
                <w:t>The stirring speed range required by the process is within the stirring speed range of the equipment.</w:t>
              </w:r>
            </w:ins>
          </w:p>
        </w:tc>
      </w:tr>
      <w:tr w:rsidR="00DA2B65" w:rsidRPr="00BB7730" w14:paraId="44C39297" w14:textId="77777777" w:rsidTr="00DA2B65">
        <w:trPr>
          <w:trHeight w:val="397"/>
          <w:jc w:val="center"/>
          <w:ins w:id="5962" w:author="Xuning Wei12232" w:date="2026-07-27T15:16:00Z"/>
        </w:trPr>
        <w:tc>
          <w:tcPr>
            <w:tcW w:w="151" w:type="pct"/>
            <w:shd w:val="clear" w:color="auto" w:fill="FFFFFF" w:themeFill="background1"/>
            <w:vAlign w:val="center"/>
          </w:tcPr>
          <w:p w14:paraId="0BA27C1A" w14:textId="77777777" w:rsidR="00DA2B65" w:rsidRPr="00BB7730" w:rsidRDefault="00DA2B65" w:rsidP="00DA2B65">
            <w:pPr>
              <w:spacing w:line="240" w:lineRule="exact"/>
              <w:contextualSpacing/>
              <w:jc w:val="center"/>
              <w:rPr>
                <w:ins w:id="5963" w:author="Xuning Wei12232" w:date="2026-07-27T15:16:00Z"/>
                <w:rFonts w:ascii="Times New Roman" w:eastAsia="仿宋_GB2312" w:hAnsi="Times New Roman" w:cs="Times New Roman"/>
                <w:color w:val="0000FF"/>
                <w:kern w:val="0"/>
                <w:sz w:val="18"/>
                <w:szCs w:val="18"/>
              </w:rPr>
            </w:pPr>
            <w:ins w:id="5964" w:author="Xuning Wei12232" w:date="2026-07-27T15:16:00Z">
              <w:r w:rsidRPr="00BB7730">
                <w:rPr>
                  <w:rFonts w:ascii="Times New Roman" w:eastAsia="仿宋_GB2312" w:hAnsi="Times New Roman" w:cs="Times New Roman"/>
                  <w:color w:val="0000FF"/>
                  <w:kern w:val="0"/>
                  <w:sz w:val="18"/>
                  <w:szCs w:val="18"/>
                </w:rPr>
                <w:t>5</w:t>
              </w:r>
            </w:ins>
          </w:p>
        </w:tc>
        <w:tc>
          <w:tcPr>
            <w:tcW w:w="457" w:type="pct"/>
            <w:shd w:val="clear" w:color="auto" w:fill="FFFFFF" w:themeFill="background1"/>
            <w:vAlign w:val="center"/>
          </w:tcPr>
          <w:p w14:paraId="737FB328" w14:textId="77777777" w:rsidR="00DA2B65" w:rsidRPr="00BB7730" w:rsidRDefault="00DA2B65" w:rsidP="00DA2B65">
            <w:pPr>
              <w:spacing w:line="240" w:lineRule="exact"/>
              <w:contextualSpacing/>
              <w:rPr>
                <w:ins w:id="5965" w:author="Xuning Wei12232" w:date="2026-07-27T15:16:00Z"/>
                <w:rFonts w:ascii="Times New Roman" w:eastAsia="仿宋_GB2312" w:hAnsi="Times New Roman" w:cs="Times New Roman"/>
                <w:color w:val="0000FF"/>
                <w:sz w:val="18"/>
                <w:szCs w:val="18"/>
              </w:rPr>
            </w:pPr>
            <w:ins w:id="5966" w:author="Xuning Wei12232" w:date="2026-07-27T15:16:00Z">
              <w:r w:rsidRPr="00BB7730">
                <w:rPr>
                  <w:rFonts w:ascii="Times New Roman" w:eastAsia="仿宋_GB2312" w:hAnsi="Times New Roman" w:cs="Times New Roman"/>
                  <w:color w:val="0000FF"/>
                  <w:sz w:val="18"/>
                  <w:szCs w:val="18"/>
                </w:rPr>
                <w:t>Temperature measurement</w:t>
              </w:r>
            </w:ins>
          </w:p>
        </w:tc>
        <w:tc>
          <w:tcPr>
            <w:tcW w:w="1191" w:type="pct"/>
            <w:shd w:val="clear" w:color="auto" w:fill="FFFFFF" w:themeFill="background1"/>
            <w:vAlign w:val="center"/>
          </w:tcPr>
          <w:p w14:paraId="0508F937" w14:textId="45CD91BF" w:rsidR="00DA2B65" w:rsidRPr="00BB7730" w:rsidRDefault="00DA2B65">
            <w:pPr>
              <w:spacing w:line="240" w:lineRule="exact"/>
              <w:contextualSpacing/>
              <w:jc w:val="both"/>
              <w:rPr>
                <w:ins w:id="5967" w:author="Xuning Wei12232" w:date="2026-07-27T15:16:00Z"/>
                <w:rFonts w:ascii="Times New Roman" w:eastAsia="仿宋_GB2312" w:hAnsi="Times New Roman" w:cs="Times New Roman"/>
                <w:color w:val="0000FF"/>
                <w:sz w:val="18"/>
                <w:szCs w:val="18"/>
              </w:rPr>
            </w:pPr>
            <w:ins w:id="5968" w:author="Xuning Wei12232" w:date="2026-07-27T15:16:00Z">
              <w:r w:rsidRPr="00BB7730">
                <w:rPr>
                  <w:rFonts w:ascii="Times New Roman" w:eastAsia="仿宋_GB2312" w:hAnsi="Times New Roman" w:cs="Times New Roman"/>
                  <w:color w:val="0000FF"/>
                  <w:sz w:val="18"/>
                  <w:szCs w:val="18"/>
                </w:rPr>
                <w:t xml:space="preserve">The min batch volume </w:t>
              </w:r>
            </w:ins>
            <w:ins w:id="5969" w:author="Xuning Wei12232" w:date="2026-07-27T15:23:00Z">
              <w:r w:rsidRPr="00BB7730">
                <w:rPr>
                  <w:rFonts w:ascii="Times New Roman" w:eastAsia="仿宋_GB2312" w:hAnsi="Times New Roman" w:cs="Times New Roman"/>
                  <w:color w:val="0000FF"/>
                  <w:sz w:val="18"/>
                  <w:szCs w:val="18"/>
                </w:rPr>
                <w:t>2</w:t>
              </w:r>
            </w:ins>
            <w:ins w:id="5970" w:author="Xuning Wei12232" w:date="2026-07-27T15:24:00Z">
              <w:r w:rsidRPr="00BB7730">
                <w:rPr>
                  <w:rFonts w:ascii="Times New Roman" w:eastAsia="仿宋_GB2312" w:hAnsi="Times New Roman" w:cs="Times New Roman"/>
                  <w:color w:val="0000FF"/>
                  <w:sz w:val="18"/>
                  <w:szCs w:val="18"/>
                </w:rPr>
                <w:t>88</w:t>
              </w:r>
            </w:ins>
            <w:ins w:id="5971" w:author="Xuning Wei12232" w:date="2026-07-27T15:16:00Z">
              <w:r w:rsidRPr="00BB7730">
                <w:rPr>
                  <w:rFonts w:ascii="Times New Roman" w:eastAsia="仿宋_GB2312" w:hAnsi="Times New Roman" w:cs="Times New Roman"/>
                  <w:color w:val="0000FF"/>
                  <w:sz w:val="18"/>
                  <w:szCs w:val="18"/>
                </w:rPr>
                <w:t xml:space="preserve"> L</w:t>
              </w:r>
            </w:ins>
          </w:p>
        </w:tc>
        <w:tc>
          <w:tcPr>
            <w:tcW w:w="1400" w:type="pct"/>
            <w:shd w:val="clear" w:color="auto" w:fill="FFFFFF" w:themeFill="background1"/>
            <w:vAlign w:val="center"/>
          </w:tcPr>
          <w:p w14:paraId="444D68B4" w14:textId="77777777" w:rsidR="00DA2B65" w:rsidRPr="00BB7730" w:rsidRDefault="00DA2B65" w:rsidP="00DA2B65">
            <w:pPr>
              <w:spacing w:line="240" w:lineRule="exact"/>
              <w:contextualSpacing/>
              <w:rPr>
                <w:ins w:id="5972" w:author="Xuning Wei12232" w:date="2026-07-27T15:16:00Z"/>
                <w:rFonts w:ascii="Times New Roman" w:eastAsia="仿宋_GB2312" w:hAnsi="Times New Roman" w:cs="Times New Roman"/>
                <w:color w:val="0000FF"/>
                <w:sz w:val="18"/>
                <w:szCs w:val="18"/>
              </w:rPr>
            </w:pPr>
            <w:ins w:id="5973" w:author="Xuning Wei12232" w:date="2026-07-27T15:16:00Z">
              <w:r w:rsidRPr="00BB7730">
                <w:rPr>
                  <w:rFonts w:ascii="Times New Roman" w:eastAsia="仿宋_GB2312" w:hAnsi="Times New Roman" w:cs="Times New Roman"/>
                  <w:color w:val="0000FF"/>
                  <w:sz w:val="18"/>
                  <w:szCs w:val="18"/>
                </w:rPr>
                <w:t>Minimum volume of the thermometer tube can reach at rest: 123.10 L;</w:t>
              </w:r>
            </w:ins>
          </w:p>
          <w:p w14:paraId="68B6A44B" w14:textId="77777777" w:rsidR="00DA2B65" w:rsidRPr="00BB7730" w:rsidRDefault="00DA2B65" w:rsidP="00DA2B65">
            <w:pPr>
              <w:spacing w:line="240" w:lineRule="exact"/>
              <w:contextualSpacing/>
              <w:rPr>
                <w:ins w:id="5974" w:author="Xuning Wei12232" w:date="2026-07-27T15:16:00Z"/>
                <w:rFonts w:ascii="Times New Roman" w:eastAsia="仿宋_GB2312" w:hAnsi="Times New Roman" w:cs="Times New Roman"/>
                <w:color w:val="0000FF"/>
                <w:sz w:val="18"/>
                <w:szCs w:val="18"/>
                <w:lang w:eastAsia="zh-CN"/>
              </w:rPr>
            </w:pPr>
            <w:ins w:id="5975" w:author="Xuning Wei12232" w:date="2026-07-27T15:16:00Z">
              <w:r w:rsidRPr="00BB7730">
                <w:rPr>
                  <w:rFonts w:ascii="Times New Roman" w:eastAsia="仿宋_GB2312" w:hAnsi="Times New Roman" w:cs="Times New Roman"/>
                  <w:color w:val="0000FF"/>
                  <w:sz w:val="18"/>
                  <w:szCs w:val="18"/>
                </w:rPr>
                <w:t>Minimum volume of the thermometer tube can reach at maximum speed: 107.40 L</w:t>
              </w:r>
            </w:ins>
          </w:p>
        </w:tc>
        <w:tc>
          <w:tcPr>
            <w:tcW w:w="305" w:type="pct"/>
            <w:shd w:val="clear" w:color="auto" w:fill="FFFFFF" w:themeFill="background1"/>
            <w:vAlign w:val="center"/>
          </w:tcPr>
          <w:p w14:paraId="41C9C875" w14:textId="77777777" w:rsidR="00DA2B65" w:rsidRPr="00BB7730" w:rsidRDefault="00DA2B65" w:rsidP="00DA2B65">
            <w:pPr>
              <w:spacing w:line="240" w:lineRule="exact"/>
              <w:contextualSpacing/>
              <w:jc w:val="both"/>
              <w:rPr>
                <w:ins w:id="5976" w:author="Xuning Wei12232" w:date="2026-07-27T15:16:00Z"/>
                <w:rFonts w:ascii="Times New Roman" w:eastAsia="仿宋_GB2312" w:hAnsi="Times New Roman" w:cs="Times New Roman"/>
                <w:color w:val="0000FF"/>
                <w:sz w:val="18"/>
                <w:szCs w:val="18"/>
              </w:rPr>
            </w:pPr>
            <w:ins w:id="5977"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51C09F7" w14:textId="77777777" w:rsidR="00DA2B65" w:rsidRPr="00BB7730" w:rsidRDefault="00DA2B65" w:rsidP="00DA2B65">
            <w:pPr>
              <w:spacing w:line="240" w:lineRule="exact"/>
              <w:contextualSpacing/>
              <w:jc w:val="both"/>
              <w:rPr>
                <w:ins w:id="5978" w:author="Xuning Wei12232" w:date="2026-07-27T15:16:00Z"/>
                <w:rFonts w:ascii="Times New Roman" w:eastAsia="仿宋_GB2312" w:hAnsi="Times New Roman" w:cs="Times New Roman"/>
                <w:color w:val="0000FF"/>
                <w:sz w:val="18"/>
                <w:szCs w:val="18"/>
              </w:rPr>
            </w:pPr>
            <w:ins w:id="5979"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4FB74449" w14:textId="77777777" w:rsidR="00DA2B65" w:rsidRPr="00BB7730" w:rsidRDefault="00DA2B65" w:rsidP="00DA2B65">
            <w:pPr>
              <w:spacing w:line="240" w:lineRule="exact"/>
              <w:contextualSpacing/>
              <w:jc w:val="both"/>
              <w:rPr>
                <w:ins w:id="5980" w:author="Xuning Wei12232" w:date="2026-07-27T15:16:00Z"/>
                <w:rFonts w:ascii="Times New Roman" w:eastAsia="仿宋_GB2312" w:hAnsi="Times New Roman" w:cs="Times New Roman"/>
                <w:color w:val="0000FF"/>
                <w:sz w:val="18"/>
                <w:szCs w:val="18"/>
                <w:lang w:eastAsia="zh-CN"/>
              </w:rPr>
            </w:pPr>
            <w:ins w:id="5981" w:author="Xuning Wei12232" w:date="2026-07-27T15:16:00Z">
              <w:r w:rsidRPr="00BB7730">
                <w:rPr>
                  <w:rFonts w:ascii="Times New Roman" w:eastAsia="仿宋_GB2312" w:hAnsi="Times New Roman" w:cs="Times New Roman"/>
                  <w:color w:val="0000FF"/>
                  <w:sz w:val="18"/>
                  <w:szCs w:val="18"/>
                </w:rPr>
                <w:t>The min batch volume is within the min temperature sending capability, a good temperature monitoring can be expected.</w:t>
              </w:r>
            </w:ins>
          </w:p>
        </w:tc>
      </w:tr>
      <w:tr w:rsidR="007577E6" w:rsidRPr="00BB7730" w14:paraId="6703B211" w14:textId="77777777" w:rsidTr="00DA2B65">
        <w:trPr>
          <w:trHeight w:val="397"/>
          <w:jc w:val="center"/>
          <w:ins w:id="5982" w:author="Xuning Wei12232" w:date="2026-07-27T15:16:00Z"/>
        </w:trPr>
        <w:tc>
          <w:tcPr>
            <w:tcW w:w="151" w:type="pct"/>
            <w:vMerge w:val="restart"/>
            <w:shd w:val="clear" w:color="auto" w:fill="FFFFFF" w:themeFill="background1"/>
            <w:vAlign w:val="center"/>
          </w:tcPr>
          <w:p w14:paraId="1DDB7E2E" w14:textId="77777777" w:rsidR="007577E6" w:rsidRPr="00BB7730" w:rsidRDefault="007577E6" w:rsidP="00DA2B65">
            <w:pPr>
              <w:spacing w:line="240" w:lineRule="exact"/>
              <w:contextualSpacing/>
              <w:jc w:val="center"/>
              <w:rPr>
                <w:ins w:id="5983" w:author="Xuning Wei12232" w:date="2026-07-27T15:16:00Z"/>
                <w:rFonts w:ascii="Times New Roman" w:eastAsia="仿宋_GB2312" w:hAnsi="Times New Roman" w:cs="Times New Roman"/>
                <w:color w:val="0000FF"/>
                <w:kern w:val="0"/>
                <w:sz w:val="18"/>
                <w:szCs w:val="18"/>
                <w:lang w:eastAsia="zh-CN"/>
              </w:rPr>
            </w:pPr>
            <w:ins w:id="5984" w:author="Xuning Wei12232" w:date="2026-07-27T15:16:00Z">
              <w:r w:rsidRPr="00BB7730">
                <w:rPr>
                  <w:rFonts w:ascii="Times New Roman" w:eastAsia="仿宋_GB2312" w:hAnsi="Times New Roman" w:cs="Times New Roman"/>
                  <w:color w:val="0000FF"/>
                  <w:kern w:val="0"/>
                  <w:sz w:val="18"/>
                  <w:szCs w:val="18"/>
                  <w:lang w:eastAsia="zh-CN"/>
                </w:rPr>
                <w:t>6</w:t>
              </w:r>
            </w:ins>
          </w:p>
        </w:tc>
        <w:tc>
          <w:tcPr>
            <w:tcW w:w="457" w:type="pct"/>
            <w:vMerge w:val="restart"/>
            <w:shd w:val="clear" w:color="auto" w:fill="FFFFFF" w:themeFill="background1"/>
            <w:vAlign w:val="center"/>
          </w:tcPr>
          <w:p w14:paraId="08845D97" w14:textId="77777777" w:rsidR="007577E6" w:rsidRPr="00BB7730" w:rsidRDefault="007577E6" w:rsidP="00DA2B65">
            <w:pPr>
              <w:spacing w:line="240" w:lineRule="exact"/>
              <w:contextualSpacing/>
              <w:rPr>
                <w:ins w:id="5985" w:author="Xuning Wei12232" w:date="2026-07-27T15:16:00Z"/>
                <w:rFonts w:ascii="Times New Roman" w:eastAsia="仿宋_GB2312" w:hAnsi="Times New Roman" w:cs="Times New Roman"/>
                <w:color w:val="0000FF"/>
                <w:sz w:val="18"/>
                <w:szCs w:val="18"/>
              </w:rPr>
            </w:pPr>
            <w:ins w:id="5986" w:author="Xuning Wei12232" w:date="2026-07-27T15:16:00Z">
              <w:r w:rsidRPr="00BB7730">
                <w:rPr>
                  <w:rFonts w:ascii="Times New Roman" w:eastAsia="仿宋_GB2312" w:hAnsi="Times New Roman" w:cs="Times New Roman"/>
                  <w:color w:val="0000FF"/>
                  <w:sz w:val="18"/>
                  <w:szCs w:val="18"/>
                </w:rPr>
                <w:t>Solution charging</w:t>
              </w:r>
            </w:ins>
          </w:p>
        </w:tc>
        <w:tc>
          <w:tcPr>
            <w:tcW w:w="1191" w:type="pct"/>
            <w:shd w:val="clear" w:color="auto" w:fill="FFFFFF" w:themeFill="background1"/>
            <w:vAlign w:val="center"/>
          </w:tcPr>
          <w:p w14:paraId="59072A25" w14:textId="007E7C07" w:rsidR="007577E6" w:rsidRPr="00BB7730" w:rsidRDefault="007577E6">
            <w:pPr>
              <w:spacing w:line="240" w:lineRule="exact"/>
              <w:contextualSpacing/>
              <w:jc w:val="both"/>
              <w:rPr>
                <w:ins w:id="5987" w:author="Xuning Wei12232" w:date="2026-07-27T15:16:00Z"/>
                <w:rFonts w:ascii="Times New Roman" w:eastAsia="仿宋_GB2312" w:hAnsi="Times New Roman" w:cs="Times New Roman"/>
                <w:color w:val="0000FF"/>
                <w:sz w:val="18"/>
                <w:szCs w:val="18"/>
              </w:rPr>
            </w:pPr>
            <w:ins w:id="5988" w:author="Xuning Wei12232" w:date="2026-07-27T15:16:00Z">
              <w:r w:rsidRPr="00BB7730">
                <w:rPr>
                  <w:rFonts w:ascii="Times New Roman" w:eastAsia="仿宋_GB2312" w:hAnsi="Times New Roman" w:cs="Times New Roman"/>
                  <w:color w:val="0000FF"/>
                  <w:sz w:val="18"/>
                  <w:szCs w:val="18"/>
                  <w:lang w:eastAsia="zh-CN"/>
                </w:rPr>
                <w:t xml:space="preserve">DMF charging amount: </w:t>
              </w:r>
            </w:ins>
            <w:ins w:id="5989" w:author="Xuning Wei12232" w:date="2026-07-27T15:28:00Z">
              <w:r w:rsidRPr="00BB7730">
                <w:rPr>
                  <w:rFonts w:ascii="Times New Roman" w:eastAsia="仿宋_GB2312" w:hAnsi="Times New Roman" w:cs="Times New Roman"/>
                  <w:color w:val="0000FF"/>
                  <w:sz w:val="18"/>
                  <w:szCs w:val="18"/>
                  <w:lang w:eastAsia="zh-CN"/>
                </w:rPr>
                <w:t>44.14</w:t>
              </w:r>
            </w:ins>
            <w:ins w:id="5990" w:author="Xuning Wei12232" w:date="2026-07-27T15:16:00Z">
              <w:r w:rsidRPr="00BB7730">
                <w:rPr>
                  <w:rFonts w:ascii="Times New Roman" w:eastAsia="仿宋_GB2312" w:hAnsi="Times New Roman" w:cs="Times New Roman"/>
                  <w:color w:val="0000FF"/>
                  <w:sz w:val="18"/>
                  <w:szCs w:val="18"/>
                  <w:lang w:eastAsia="zh-CN"/>
                </w:rPr>
                <w:t xml:space="preserve"> kg ~ </w:t>
              </w:r>
            </w:ins>
            <w:ins w:id="5991" w:author="Xuning Wei12232" w:date="2026-07-27T15:28:00Z">
              <w:r w:rsidRPr="00BB7730">
                <w:rPr>
                  <w:rFonts w:ascii="Times New Roman" w:eastAsia="仿宋_GB2312" w:hAnsi="Times New Roman" w:cs="Times New Roman"/>
                  <w:color w:val="0000FF"/>
                  <w:sz w:val="18"/>
                  <w:szCs w:val="18"/>
                  <w:lang w:eastAsia="zh-CN"/>
                </w:rPr>
                <w:t>272.77</w:t>
              </w:r>
            </w:ins>
            <w:ins w:id="5992" w:author="Xuning Wei12232" w:date="2026-07-27T15:16:00Z">
              <w:r w:rsidRPr="00BB7730">
                <w:rPr>
                  <w:rFonts w:ascii="Times New Roman" w:eastAsia="仿宋_GB2312" w:hAnsi="Times New Roman" w:cs="Times New Roman"/>
                  <w:color w:val="0000FF"/>
                  <w:sz w:val="18"/>
                  <w:szCs w:val="18"/>
                  <w:lang w:eastAsia="zh-CN"/>
                </w:rPr>
                <w:t xml:space="preserve"> kg, required charging accuracy: ±3%</w:t>
              </w:r>
            </w:ins>
          </w:p>
        </w:tc>
        <w:tc>
          <w:tcPr>
            <w:tcW w:w="1400" w:type="pct"/>
            <w:shd w:val="clear" w:color="auto" w:fill="FFFFFF" w:themeFill="background1"/>
            <w:vAlign w:val="center"/>
          </w:tcPr>
          <w:p w14:paraId="02E8A171" w14:textId="362FE2FC" w:rsidR="007577E6" w:rsidRPr="00BB7730" w:rsidRDefault="007577E6" w:rsidP="00DA2B65">
            <w:pPr>
              <w:spacing w:line="240" w:lineRule="exact"/>
              <w:contextualSpacing/>
              <w:rPr>
                <w:ins w:id="5993" w:author="Xuning Wei12232" w:date="2026-07-27T15:16:00Z"/>
                <w:rFonts w:ascii="Times New Roman" w:eastAsia="仿宋_GB2312" w:hAnsi="Times New Roman" w:cs="Times New Roman"/>
                <w:color w:val="0000FF"/>
                <w:sz w:val="18"/>
                <w:szCs w:val="18"/>
              </w:rPr>
            </w:pPr>
            <w:ins w:id="5994" w:author="Xuning Wei12232" w:date="2026-07-27T15:29:00Z">
              <w:r w:rsidRPr="00BB7730">
                <w:rPr>
                  <w:rFonts w:ascii="Times New Roman" w:eastAsia="仿宋_GB2312" w:hAnsi="Times New Roman" w:cs="Times New Roman"/>
                  <w:color w:val="0000FF"/>
                  <w:kern w:val="0"/>
                  <w:sz w:val="18"/>
                  <w:szCs w:val="18"/>
                  <w:lang w:val="sv-SE"/>
                </w:rPr>
                <w:t xml:space="preserve">2.00 kg </w:t>
              </w:r>
              <w:r w:rsidRPr="00BB7730">
                <w:rPr>
                  <w:rFonts w:ascii="Times New Roman" w:eastAsia="仿宋_GB2312" w:hAnsi="Times New Roman" w:cs="Times New Roman"/>
                  <w:color w:val="0000FF"/>
                  <w:kern w:val="0"/>
                  <w:sz w:val="18"/>
                  <w:szCs w:val="18"/>
                  <w:lang w:val="sv-SE" w:eastAsia="zh-CN"/>
                </w:rPr>
                <w:t>≤</w:t>
              </w:r>
              <w:r w:rsidRPr="00BB7730">
                <w:rPr>
                  <w:rFonts w:ascii="Times New Roman" w:eastAsia="仿宋_GB2312" w:hAnsi="Times New Roman" w:cs="Times New Roman"/>
                  <w:color w:val="0000FF"/>
                  <w:kern w:val="0"/>
                  <w:sz w:val="18"/>
                  <w:szCs w:val="18"/>
                  <w:lang w:val="sv-SE"/>
                </w:rPr>
                <w:t>m</w:t>
              </w:r>
              <w:r w:rsidRPr="00BB7730">
                <w:rPr>
                  <w:rFonts w:ascii="Times New Roman" w:eastAsia="仿宋_GB2312" w:hAnsi="Times New Roman" w:cs="Times New Roman"/>
                  <w:color w:val="0000FF"/>
                  <w:kern w:val="0"/>
                  <w:sz w:val="18"/>
                  <w:szCs w:val="18"/>
                  <w:lang w:val="sv-SE" w:eastAsia="zh-CN"/>
                </w:rPr>
                <w:t>≤3</w:t>
              </w:r>
              <w:r w:rsidRPr="00BB7730">
                <w:rPr>
                  <w:rFonts w:ascii="Times New Roman" w:eastAsia="仿宋_GB2312" w:hAnsi="Times New Roman" w:cs="Times New Roman"/>
                  <w:color w:val="0000FF"/>
                  <w:kern w:val="0"/>
                  <w:sz w:val="18"/>
                  <w:szCs w:val="18"/>
                  <w:lang w:val="sv-SE"/>
                </w:rPr>
                <w:t xml:space="preserve">00.00 kg: </w:t>
              </w:r>
              <w:r w:rsidRPr="00BB7730">
                <w:rPr>
                  <w:rFonts w:ascii="Times New Roman" w:eastAsia="仿宋_GB2312" w:hAnsi="Times New Roman" w:cs="Times New Roman"/>
                  <w:color w:val="0000FF"/>
                  <w:sz w:val="18"/>
                  <w:szCs w:val="18"/>
                </w:rPr>
                <w:t>±</w:t>
              </w:r>
              <w:r w:rsidRPr="00BB7730">
                <w:rPr>
                  <w:rFonts w:ascii="Times New Roman" w:eastAsia="仿宋_GB2312" w:hAnsi="Times New Roman" w:cs="Times New Roman"/>
                  <w:color w:val="0000FF"/>
                  <w:kern w:val="0"/>
                  <w:sz w:val="18"/>
                  <w:szCs w:val="18"/>
                  <w:lang w:val="sv-SE" w:eastAsia="zh-CN"/>
                </w:rPr>
                <w:t>3.0%</w:t>
              </w:r>
            </w:ins>
          </w:p>
        </w:tc>
        <w:tc>
          <w:tcPr>
            <w:tcW w:w="305" w:type="pct"/>
            <w:shd w:val="clear" w:color="auto" w:fill="FFFFFF" w:themeFill="background1"/>
            <w:vAlign w:val="center"/>
          </w:tcPr>
          <w:p w14:paraId="318610EB" w14:textId="77777777" w:rsidR="007577E6" w:rsidRPr="00BB7730" w:rsidRDefault="007577E6" w:rsidP="00DA2B65">
            <w:pPr>
              <w:spacing w:line="240" w:lineRule="exact"/>
              <w:contextualSpacing/>
              <w:jc w:val="both"/>
              <w:rPr>
                <w:ins w:id="5995" w:author="Xuning Wei12232" w:date="2026-07-27T15:16:00Z"/>
                <w:rFonts w:ascii="Times New Roman" w:eastAsia="仿宋_GB2312" w:hAnsi="Times New Roman" w:cs="Times New Roman"/>
                <w:color w:val="0000FF"/>
                <w:sz w:val="18"/>
                <w:szCs w:val="18"/>
              </w:rPr>
            </w:pPr>
            <w:ins w:id="5996"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F43C8EF" w14:textId="77777777" w:rsidR="007577E6" w:rsidRPr="00BB7730" w:rsidRDefault="007577E6" w:rsidP="00DA2B65">
            <w:pPr>
              <w:spacing w:line="240" w:lineRule="exact"/>
              <w:contextualSpacing/>
              <w:jc w:val="both"/>
              <w:rPr>
                <w:ins w:id="5997" w:author="Xuning Wei12232" w:date="2026-07-27T15:16:00Z"/>
                <w:rFonts w:ascii="Times New Roman" w:eastAsia="仿宋_GB2312" w:hAnsi="Times New Roman" w:cs="Times New Roman"/>
                <w:color w:val="0000FF"/>
                <w:sz w:val="18"/>
                <w:szCs w:val="18"/>
              </w:rPr>
            </w:pPr>
            <w:ins w:id="5998"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66806731" w14:textId="77777777" w:rsidR="007577E6" w:rsidRPr="00BB7730" w:rsidRDefault="007577E6" w:rsidP="00DA2B65">
            <w:pPr>
              <w:spacing w:line="240" w:lineRule="exact"/>
              <w:contextualSpacing/>
              <w:jc w:val="both"/>
              <w:rPr>
                <w:ins w:id="5999" w:author="Xuning Wei12232" w:date="2026-07-27T15:16:00Z"/>
                <w:rFonts w:ascii="Times New Roman" w:eastAsia="仿宋_GB2312" w:hAnsi="Times New Roman" w:cs="Times New Roman"/>
                <w:color w:val="0000FF"/>
                <w:sz w:val="18"/>
                <w:szCs w:val="18"/>
              </w:rPr>
            </w:pPr>
            <w:ins w:id="6000" w:author="Xuning Wei12232" w:date="2026-07-27T15:16:00Z">
              <w:r w:rsidRPr="00BB7730">
                <w:rPr>
                  <w:rFonts w:ascii="Times New Roman" w:eastAsia="仿宋_GB2312" w:hAnsi="Times New Roman" w:cs="Times New Roman"/>
                  <w:color w:val="0000FF"/>
                  <w:sz w:val="18"/>
                  <w:szCs w:val="18"/>
                </w:rPr>
                <w:t>The charging accuracy required by the process is within the control range of the equipment.</w:t>
              </w:r>
            </w:ins>
          </w:p>
        </w:tc>
      </w:tr>
      <w:tr w:rsidR="007577E6" w:rsidRPr="00BB7730" w14:paraId="3CDC5863" w14:textId="77777777" w:rsidTr="00DA2B65">
        <w:trPr>
          <w:trHeight w:val="397"/>
          <w:jc w:val="center"/>
          <w:ins w:id="6001" w:author="He Han" w:date="2026-10-22T21:54:00Z"/>
        </w:trPr>
        <w:tc>
          <w:tcPr>
            <w:tcW w:w="151" w:type="pct"/>
            <w:vMerge/>
            <w:shd w:val="clear" w:color="auto" w:fill="FFFFFF" w:themeFill="background1"/>
            <w:vAlign w:val="center"/>
          </w:tcPr>
          <w:p w14:paraId="48E0C620" w14:textId="77777777" w:rsidR="007577E6" w:rsidRPr="00BB7730" w:rsidRDefault="007577E6" w:rsidP="007577E6">
            <w:pPr>
              <w:spacing w:line="240" w:lineRule="exact"/>
              <w:contextualSpacing/>
              <w:jc w:val="center"/>
              <w:rPr>
                <w:ins w:id="6002" w:author="He Han" w:date="2026-10-22T21:54:00Z"/>
                <w:rFonts w:ascii="Times New Roman" w:eastAsia="仿宋_GB2312" w:hAnsi="Times New Roman" w:cs="Times New Roman"/>
                <w:color w:val="0000FF"/>
                <w:kern w:val="0"/>
                <w:sz w:val="18"/>
                <w:szCs w:val="18"/>
                <w:lang w:eastAsia="zh-CN"/>
              </w:rPr>
            </w:pPr>
          </w:p>
        </w:tc>
        <w:tc>
          <w:tcPr>
            <w:tcW w:w="457" w:type="pct"/>
            <w:vMerge/>
            <w:shd w:val="clear" w:color="auto" w:fill="FFFFFF" w:themeFill="background1"/>
            <w:vAlign w:val="center"/>
          </w:tcPr>
          <w:p w14:paraId="721D976F" w14:textId="77777777" w:rsidR="007577E6" w:rsidRPr="00BB7730" w:rsidRDefault="007577E6" w:rsidP="007577E6">
            <w:pPr>
              <w:spacing w:line="240" w:lineRule="exact"/>
              <w:contextualSpacing/>
              <w:rPr>
                <w:ins w:id="6003" w:author="He Han" w:date="2026-10-22T21:54: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7447670C" w14:textId="732AC749" w:rsidR="007577E6" w:rsidRPr="00BB7730" w:rsidRDefault="007577E6" w:rsidP="007577E6">
            <w:pPr>
              <w:spacing w:line="240" w:lineRule="exact"/>
              <w:contextualSpacing/>
              <w:jc w:val="both"/>
              <w:rPr>
                <w:ins w:id="6004" w:author="He Han" w:date="2026-10-22T21:54:00Z"/>
                <w:rFonts w:ascii="Times New Roman" w:eastAsia="仿宋_GB2312" w:hAnsi="Times New Roman" w:cs="Times New Roman"/>
                <w:color w:val="00B0F0"/>
                <w:sz w:val="18"/>
                <w:szCs w:val="18"/>
                <w:lang w:eastAsia="zh-CN"/>
                <w:rPrChange w:id="6005" w:author="He Han" w:date="2026-10-22T21:55:00Z">
                  <w:rPr>
                    <w:ins w:id="6006" w:author="He Han" w:date="2026-10-22T21:54:00Z"/>
                    <w:rFonts w:ascii="Times New Roman" w:eastAsia="仿宋_GB2312" w:hAnsi="Times New Roman" w:cs="Times New Roman"/>
                    <w:color w:val="0000FF"/>
                    <w:sz w:val="18"/>
                    <w:szCs w:val="18"/>
                    <w:lang w:eastAsia="zh-CN"/>
                  </w:rPr>
                </w:rPrChange>
              </w:rPr>
            </w:pPr>
            <w:ins w:id="6007" w:author="He Han" w:date="2026-10-22T21:54:00Z">
              <w:r w:rsidRPr="00BB7730">
                <w:rPr>
                  <w:rFonts w:ascii="Times New Roman" w:eastAsia="仿宋_GB2312" w:hAnsi="Times New Roman" w:cs="Times New Roman"/>
                  <w:color w:val="00B0F0"/>
                  <w:sz w:val="18"/>
                  <w:szCs w:val="18"/>
                  <w:rPrChange w:id="6008" w:author="He Han" w:date="2026-10-22T21:55:00Z">
                    <w:rPr>
                      <w:rFonts w:ascii="Times New Roman" w:eastAsia="仿宋_GB2312" w:hAnsi="Times New Roman" w:cs="Times New Roman"/>
                      <w:color w:val="auto"/>
                      <w:sz w:val="18"/>
                      <w:szCs w:val="18"/>
                    </w:rPr>
                  </w:rPrChange>
                </w:rPr>
                <w:t>Pyridine addition amount range: 6.25 kg ~ 6.63 kg, add accuracy required: ±3%</w:t>
              </w:r>
            </w:ins>
          </w:p>
        </w:tc>
        <w:tc>
          <w:tcPr>
            <w:tcW w:w="1400" w:type="pct"/>
            <w:shd w:val="clear" w:color="auto" w:fill="FFFFFF" w:themeFill="background1"/>
            <w:vAlign w:val="center"/>
          </w:tcPr>
          <w:p w14:paraId="72491C96" w14:textId="4B2C3461" w:rsidR="007577E6" w:rsidRPr="00EA6199" w:rsidRDefault="007577E6" w:rsidP="007577E6">
            <w:pPr>
              <w:spacing w:line="240" w:lineRule="exact"/>
              <w:contextualSpacing/>
              <w:rPr>
                <w:ins w:id="6009" w:author="He Han" w:date="2026-10-22T21:54:00Z"/>
                <w:rFonts w:ascii="Times New Roman" w:eastAsia="仿宋_GB2312" w:hAnsi="Times New Roman" w:cs="Times New Roman"/>
                <w:color w:val="00B0F0"/>
                <w:kern w:val="0"/>
                <w:sz w:val="18"/>
                <w:szCs w:val="18"/>
                <w:lang w:val="sv-SE"/>
                <w:rPrChange w:id="6010" w:author="He Han" w:date="2026-10-23T17:12:00Z">
                  <w:rPr>
                    <w:ins w:id="6011" w:author="He Han" w:date="2026-10-22T21:54:00Z"/>
                    <w:rFonts w:ascii="Times New Roman" w:eastAsia="仿宋_GB2312" w:hAnsi="Times New Roman" w:cs="Times New Roman"/>
                    <w:color w:val="0000FF"/>
                    <w:kern w:val="0"/>
                    <w:sz w:val="18"/>
                    <w:szCs w:val="18"/>
                    <w:lang w:val="sv-SE"/>
                  </w:rPr>
                </w:rPrChange>
              </w:rPr>
            </w:pPr>
            <w:ins w:id="6012" w:author="He Han" w:date="2026-10-22T21:54:00Z">
              <w:r w:rsidRPr="00EA6199">
                <w:rPr>
                  <w:rFonts w:ascii="Times New Roman" w:eastAsia="仿宋_GB2312" w:hAnsi="Times New Roman" w:cs="Times New Roman"/>
                  <w:color w:val="00B0F0"/>
                  <w:kern w:val="0"/>
                  <w:sz w:val="18"/>
                  <w:szCs w:val="18"/>
                  <w:lang w:val="sv-SE"/>
                  <w:rPrChange w:id="6013" w:author="He Han" w:date="2026-10-23T17:12:00Z">
                    <w:rPr>
                      <w:rFonts w:ascii="Times New Roman" w:eastAsia="仿宋_GB2312" w:hAnsi="Times New Roman" w:cs="Times New Roman"/>
                      <w:color w:val="0000FF"/>
                      <w:kern w:val="0"/>
                      <w:sz w:val="18"/>
                      <w:szCs w:val="18"/>
                      <w:lang w:val="sv-SE"/>
                    </w:rPr>
                  </w:rPrChange>
                </w:rPr>
                <w:t xml:space="preserve">2.00 kg </w:t>
              </w:r>
              <w:r w:rsidRPr="00EA6199">
                <w:rPr>
                  <w:rFonts w:ascii="Times New Roman" w:eastAsia="仿宋_GB2312" w:hAnsi="Times New Roman" w:cs="Times New Roman" w:hint="eastAsia"/>
                  <w:color w:val="00B0F0"/>
                  <w:kern w:val="0"/>
                  <w:sz w:val="18"/>
                  <w:szCs w:val="18"/>
                  <w:lang w:val="sv-SE" w:eastAsia="zh-CN"/>
                  <w:rPrChange w:id="6014" w:author="He Han" w:date="2026-10-23T17:12:00Z">
                    <w:rPr>
                      <w:rFonts w:ascii="Times New Roman" w:eastAsia="仿宋_GB2312" w:hAnsi="Times New Roman" w:cs="Times New Roman" w:hint="eastAsia"/>
                      <w:color w:val="0000FF"/>
                      <w:kern w:val="0"/>
                      <w:sz w:val="18"/>
                      <w:szCs w:val="18"/>
                      <w:lang w:val="sv-SE" w:eastAsia="zh-CN"/>
                    </w:rPr>
                  </w:rPrChange>
                </w:rPr>
                <w:t>≤</w:t>
              </w:r>
              <w:r w:rsidRPr="00EA6199">
                <w:rPr>
                  <w:rFonts w:ascii="Times New Roman" w:eastAsia="仿宋_GB2312" w:hAnsi="Times New Roman" w:cs="Times New Roman"/>
                  <w:color w:val="00B0F0"/>
                  <w:kern w:val="0"/>
                  <w:sz w:val="18"/>
                  <w:szCs w:val="18"/>
                  <w:lang w:val="sv-SE"/>
                  <w:rPrChange w:id="6015" w:author="He Han" w:date="2026-10-23T17:12:00Z">
                    <w:rPr>
                      <w:rFonts w:ascii="Times New Roman" w:eastAsia="仿宋_GB2312" w:hAnsi="Times New Roman" w:cs="Times New Roman"/>
                      <w:color w:val="0000FF"/>
                      <w:kern w:val="0"/>
                      <w:sz w:val="18"/>
                      <w:szCs w:val="18"/>
                      <w:lang w:val="sv-SE"/>
                    </w:rPr>
                  </w:rPrChange>
                </w:rPr>
                <w:t>m</w:t>
              </w:r>
              <w:r w:rsidRPr="00EA6199">
                <w:rPr>
                  <w:rFonts w:ascii="Times New Roman" w:eastAsia="仿宋_GB2312" w:hAnsi="Times New Roman" w:cs="Times New Roman" w:hint="eastAsia"/>
                  <w:color w:val="00B0F0"/>
                  <w:kern w:val="0"/>
                  <w:sz w:val="18"/>
                  <w:szCs w:val="18"/>
                  <w:lang w:val="sv-SE" w:eastAsia="zh-CN"/>
                  <w:rPrChange w:id="6016" w:author="He Han" w:date="2026-10-23T17:12:00Z">
                    <w:rPr>
                      <w:rFonts w:ascii="Times New Roman" w:eastAsia="仿宋_GB2312" w:hAnsi="Times New Roman" w:cs="Times New Roman" w:hint="eastAsia"/>
                      <w:color w:val="0000FF"/>
                      <w:kern w:val="0"/>
                      <w:sz w:val="18"/>
                      <w:szCs w:val="18"/>
                      <w:lang w:val="sv-SE" w:eastAsia="zh-CN"/>
                    </w:rPr>
                  </w:rPrChange>
                </w:rPr>
                <w:t>≤</w:t>
              </w:r>
              <w:r w:rsidRPr="00EA6199">
                <w:rPr>
                  <w:rFonts w:ascii="Times New Roman" w:eastAsia="仿宋_GB2312" w:hAnsi="Times New Roman" w:cs="Times New Roman"/>
                  <w:color w:val="00B0F0"/>
                  <w:kern w:val="0"/>
                  <w:sz w:val="18"/>
                  <w:szCs w:val="18"/>
                  <w:lang w:val="sv-SE" w:eastAsia="zh-CN"/>
                  <w:rPrChange w:id="6017" w:author="He Han" w:date="2026-10-23T17:12:00Z">
                    <w:rPr>
                      <w:rFonts w:ascii="Times New Roman" w:eastAsia="仿宋_GB2312" w:hAnsi="Times New Roman" w:cs="Times New Roman"/>
                      <w:color w:val="0000FF"/>
                      <w:kern w:val="0"/>
                      <w:sz w:val="18"/>
                      <w:szCs w:val="18"/>
                      <w:lang w:val="sv-SE" w:eastAsia="zh-CN"/>
                    </w:rPr>
                  </w:rPrChange>
                </w:rPr>
                <w:t>3</w:t>
              </w:r>
              <w:r w:rsidRPr="00EA6199">
                <w:rPr>
                  <w:rFonts w:ascii="Times New Roman" w:eastAsia="仿宋_GB2312" w:hAnsi="Times New Roman" w:cs="Times New Roman"/>
                  <w:color w:val="00B0F0"/>
                  <w:kern w:val="0"/>
                  <w:sz w:val="18"/>
                  <w:szCs w:val="18"/>
                  <w:lang w:val="sv-SE"/>
                  <w:rPrChange w:id="6018" w:author="He Han" w:date="2026-10-23T17:12:00Z">
                    <w:rPr>
                      <w:rFonts w:ascii="Times New Roman" w:eastAsia="仿宋_GB2312" w:hAnsi="Times New Roman" w:cs="Times New Roman"/>
                      <w:color w:val="0000FF"/>
                      <w:kern w:val="0"/>
                      <w:sz w:val="18"/>
                      <w:szCs w:val="18"/>
                      <w:lang w:val="sv-SE"/>
                    </w:rPr>
                  </w:rPrChange>
                </w:rPr>
                <w:t xml:space="preserve">00.00 kg: </w:t>
              </w:r>
              <w:r w:rsidRPr="00EA6199">
                <w:rPr>
                  <w:rFonts w:ascii="Times New Roman" w:eastAsia="仿宋_GB2312" w:hAnsi="Times New Roman" w:cs="Times New Roman"/>
                  <w:color w:val="00B0F0"/>
                  <w:sz w:val="18"/>
                  <w:szCs w:val="18"/>
                  <w:rPrChange w:id="6019" w:author="He Han" w:date="2026-10-23T17:12:00Z">
                    <w:rPr>
                      <w:rFonts w:ascii="Times New Roman" w:eastAsia="仿宋_GB2312" w:hAnsi="Times New Roman" w:cs="Times New Roman"/>
                      <w:color w:val="0000FF"/>
                      <w:sz w:val="18"/>
                      <w:szCs w:val="18"/>
                    </w:rPr>
                  </w:rPrChange>
                </w:rPr>
                <w:t>±</w:t>
              </w:r>
              <w:r w:rsidRPr="00EA6199">
                <w:rPr>
                  <w:rFonts w:ascii="Times New Roman" w:eastAsia="仿宋_GB2312" w:hAnsi="Times New Roman" w:cs="Times New Roman"/>
                  <w:color w:val="00B0F0"/>
                  <w:kern w:val="0"/>
                  <w:sz w:val="18"/>
                  <w:szCs w:val="18"/>
                  <w:lang w:val="sv-SE" w:eastAsia="zh-CN"/>
                  <w:rPrChange w:id="6020" w:author="He Han" w:date="2026-10-23T17:12:00Z">
                    <w:rPr>
                      <w:rFonts w:ascii="Times New Roman" w:eastAsia="仿宋_GB2312" w:hAnsi="Times New Roman" w:cs="Times New Roman"/>
                      <w:color w:val="0000FF"/>
                      <w:kern w:val="0"/>
                      <w:sz w:val="18"/>
                      <w:szCs w:val="18"/>
                      <w:lang w:val="sv-SE" w:eastAsia="zh-CN"/>
                    </w:rPr>
                  </w:rPrChange>
                </w:rPr>
                <w:t>3.0%</w:t>
              </w:r>
            </w:ins>
          </w:p>
        </w:tc>
        <w:tc>
          <w:tcPr>
            <w:tcW w:w="305" w:type="pct"/>
            <w:shd w:val="clear" w:color="auto" w:fill="FFFFFF" w:themeFill="background1"/>
            <w:vAlign w:val="center"/>
          </w:tcPr>
          <w:p w14:paraId="79DA8F9D" w14:textId="79E246A0" w:rsidR="007577E6" w:rsidRPr="00BB7730" w:rsidRDefault="003E162E" w:rsidP="007577E6">
            <w:pPr>
              <w:spacing w:line="240" w:lineRule="exact"/>
              <w:contextualSpacing/>
              <w:jc w:val="both"/>
              <w:rPr>
                <w:ins w:id="6021" w:author="He Han" w:date="2026-10-22T21:54:00Z"/>
                <w:rFonts w:ascii="Times New Roman" w:eastAsia="MS Gothic" w:hAnsi="Times New Roman" w:cs="Times New Roman"/>
                <w:color w:val="00B0F0"/>
                <w:sz w:val="18"/>
                <w:szCs w:val="18"/>
                <w:rPrChange w:id="6022" w:author="He Han" w:date="2026-10-22T21:55:00Z">
                  <w:rPr>
                    <w:ins w:id="6023" w:author="He Han" w:date="2026-10-22T21:54:00Z"/>
                    <w:rFonts w:ascii="Segoe UI Symbol" w:eastAsia="MS Gothic" w:hAnsi="Segoe UI Symbol" w:cs="Segoe UI Symbol"/>
                    <w:color w:val="0000FF"/>
                    <w:sz w:val="18"/>
                    <w:szCs w:val="18"/>
                  </w:rPr>
                </w:rPrChange>
              </w:rPr>
            </w:pPr>
            <w:customXmlInsRangeStart w:id="6024" w:author="He Han" w:date="2026-10-22T21:54:00Z"/>
            <w:sdt>
              <w:sdtPr>
                <w:rPr>
                  <w:rFonts w:ascii="Times New Roman" w:eastAsia="仿宋_GB2312" w:hAnsi="Times New Roman" w:cs="Times New Roman"/>
                  <w:color w:val="00B0F0"/>
                  <w:sz w:val="18"/>
                  <w:szCs w:val="18"/>
                </w:rPr>
                <w:id w:val="1116325603"/>
                <w14:checkbox>
                  <w14:checked w14:val="1"/>
                  <w14:checkedState w14:val="2612" w14:font="MS Gothic"/>
                  <w14:uncheckedState w14:val="2610" w14:font="MS Gothic"/>
                </w14:checkbox>
              </w:sdtPr>
              <w:sdtEndPr/>
              <w:sdtContent>
                <w:customXmlInsRangeEnd w:id="6024"/>
                <w:ins w:id="6025" w:author="He Han" w:date="2026-10-22T21:54:00Z">
                  <w:r w:rsidR="007577E6" w:rsidRPr="00BB7730">
                    <w:rPr>
                      <w:rFonts w:ascii="Segoe UI Symbol" w:eastAsia="仿宋_GB2312" w:hAnsi="Segoe UI Symbol" w:cs="Segoe UI Symbol"/>
                      <w:color w:val="00B0F0"/>
                      <w:sz w:val="18"/>
                      <w:szCs w:val="18"/>
                      <w:rPrChange w:id="6026" w:author="He Han" w:date="2026-10-22T21:55:00Z">
                        <w:rPr>
                          <w:rFonts w:ascii="Segoe UI Symbol" w:eastAsia="仿宋_GB2312" w:hAnsi="Segoe UI Symbol" w:cs="Segoe UI Symbol"/>
                          <w:color w:val="auto"/>
                          <w:sz w:val="18"/>
                          <w:szCs w:val="18"/>
                        </w:rPr>
                      </w:rPrChange>
                    </w:rPr>
                    <w:t>☒</w:t>
                  </w:r>
                </w:ins>
                <w:customXmlInsRangeStart w:id="6027" w:author="He Han" w:date="2026-10-22T21:54:00Z"/>
              </w:sdtContent>
            </w:sdt>
            <w:customXmlInsRangeEnd w:id="6027"/>
            <w:ins w:id="6028" w:author="He Han" w:date="2026-10-22T21:54:00Z">
              <w:r w:rsidR="007577E6" w:rsidRPr="00BB7730">
                <w:rPr>
                  <w:rFonts w:ascii="Times New Roman" w:eastAsia="仿宋_GB2312" w:hAnsi="Times New Roman" w:cs="Times New Roman"/>
                  <w:color w:val="00B0F0"/>
                  <w:sz w:val="18"/>
                  <w:szCs w:val="18"/>
                  <w:rPrChange w:id="6029" w:author="He Han" w:date="2026-10-22T21:55:00Z">
                    <w:rPr>
                      <w:rFonts w:ascii="Times New Roman" w:eastAsia="仿宋_GB2312" w:hAnsi="Times New Roman" w:cs="Times New Roman"/>
                      <w:color w:val="auto"/>
                      <w:sz w:val="18"/>
                      <w:szCs w:val="18"/>
                    </w:rPr>
                  </w:rPrChange>
                </w:rPr>
                <w:t>Yes</w:t>
              </w:r>
            </w:ins>
          </w:p>
        </w:tc>
        <w:tc>
          <w:tcPr>
            <w:tcW w:w="305" w:type="pct"/>
            <w:shd w:val="clear" w:color="auto" w:fill="FFFFFF" w:themeFill="background1"/>
            <w:vAlign w:val="center"/>
          </w:tcPr>
          <w:p w14:paraId="50C4743E" w14:textId="78BC5CB6" w:rsidR="007577E6" w:rsidRPr="00BB7730" w:rsidRDefault="003E162E" w:rsidP="007577E6">
            <w:pPr>
              <w:spacing w:line="240" w:lineRule="exact"/>
              <w:contextualSpacing/>
              <w:jc w:val="both"/>
              <w:rPr>
                <w:ins w:id="6030" w:author="He Han" w:date="2026-10-22T21:54:00Z"/>
                <w:rFonts w:ascii="Times New Roman" w:eastAsia="MS Gothic" w:hAnsi="Times New Roman" w:cs="Times New Roman"/>
                <w:color w:val="00B0F0"/>
                <w:sz w:val="18"/>
                <w:szCs w:val="18"/>
                <w:rPrChange w:id="6031" w:author="He Han" w:date="2026-10-22T21:55:00Z">
                  <w:rPr>
                    <w:ins w:id="6032" w:author="He Han" w:date="2026-10-22T21:54:00Z"/>
                    <w:rFonts w:ascii="Segoe UI Symbol" w:eastAsia="MS Gothic" w:hAnsi="Segoe UI Symbol" w:cs="Segoe UI Symbol"/>
                    <w:color w:val="0000FF"/>
                    <w:sz w:val="18"/>
                    <w:szCs w:val="18"/>
                  </w:rPr>
                </w:rPrChange>
              </w:rPr>
            </w:pPr>
            <w:customXmlInsRangeStart w:id="6033" w:author="He Han" w:date="2026-10-22T21:54:00Z"/>
            <w:sdt>
              <w:sdtPr>
                <w:rPr>
                  <w:rFonts w:ascii="Times New Roman" w:eastAsia="仿宋_GB2312" w:hAnsi="Times New Roman" w:cs="Times New Roman"/>
                  <w:color w:val="00B0F0"/>
                  <w:sz w:val="18"/>
                  <w:szCs w:val="18"/>
                </w:rPr>
                <w:id w:val="1482267506"/>
                <w14:checkbox>
                  <w14:checked w14:val="0"/>
                  <w14:checkedState w14:val="2612" w14:font="MS Gothic"/>
                  <w14:uncheckedState w14:val="2610" w14:font="MS Gothic"/>
                </w14:checkbox>
              </w:sdtPr>
              <w:sdtEndPr/>
              <w:sdtContent>
                <w:customXmlInsRangeEnd w:id="6033"/>
                <w:ins w:id="6034" w:author="He Han" w:date="2026-10-22T21:54:00Z">
                  <w:r w:rsidR="007577E6" w:rsidRPr="00BB7730">
                    <w:rPr>
                      <w:rFonts w:ascii="Segoe UI Symbol" w:eastAsia="仿宋_GB2312" w:hAnsi="Segoe UI Symbol" w:cs="Segoe UI Symbol"/>
                      <w:color w:val="00B0F0"/>
                      <w:sz w:val="18"/>
                      <w:szCs w:val="18"/>
                      <w:rPrChange w:id="6035" w:author="He Han" w:date="2026-10-22T21:55:00Z">
                        <w:rPr>
                          <w:rFonts w:ascii="Segoe UI Symbol" w:eastAsia="仿宋_GB2312" w:hAnsi="Segoe UI Symbol" w:cs="Segoe UI Symbol"/>
                          <w:color w:val="auto"/>
                          <w:sz w:val="18"/>
                          <w:szCs w:val="18"/>
                        </w:rPr>
                      </w:rPrChange>
                    </w:rPr>
                    <w:t>☐</w:t>
                  </w:r>
                </w:ins>
                <w:customXmlInsRangeStart w:id="6036" w:author="He Han" w:date="2026-10-22T21:54:00Z"/>
              </w:sdtContent>
            </w:sdt>
            <w:customXmlInsRangeEnd w:id="6036"/>
            <w:ins w:id="6037" w:author="He Han" w:date="2026-10-22T21:54:00Z">
              <w:r w:rsidR="007577E6" w:rsidRPr="00BB7730">
                <w:rPr>
                  <w:rFonts w:ascii="Times New Roman" w:eastAsia="仿宋_GB2312" w:hAnsi="Times New Roman" w:cs="Times New Roman"/>
                  <w:color w:val="00B0F0"/>
                  <w:sz w:val="18"/>
                  <w:szCs w:val="18"/>
                  <w:rPrChange w:id="6038" w:author="He Han" w:date="2026-10-22T21:55:00Z">
                    <w:rPr>
                      <w:rFonts w:ascii="Times New Roman" w:eastAsia="仿宋_GB2312" w:hAnsi="Times New Roman" w:cs="Times New Roman"/>
                      <w:color w:val="auto"/>
                      <w:sz w:val="18"/>
                      <w:szCs w:val="18"/>
                    </w:rPr>
                  </w:rPrChange>
                </w:rPr>
                <w:t xml:space="preserve"> No</w:t>
              </w:r>
            </w:ins>
          </w:p>
        </w:tc>
        <w:tc>
          <w:tcPr>
            <w:tcW w:w="1191" w:type="pct"/>
            <w:vMerge w:val="restart"/>
            <w:shd w:val="clear" w:color="auto" w:fill="FFFFFF" w:themeFill="background1"/>
            <w:vAlign w:val="center"/>
          </w:tcPr>
          <w:p w14:paraId="1BAC5241" w14:textId="6D3DA43B" w:rsidR="007577E6" w:rsidRPr="00BB7730" w:rsidRDefault="007577E6" w:rsidP="007577E6">
            <w:pPr>
              <w:spacing w:line="240" w:lineRule="exact"/>
              <w:contextualSpacing/>
              <w:jc w:val="both"/>
              <w:rPr>
                <w:ins w:id="6039" w:author="He Han" w:date="2026-10-22T21:54:00Z"/>
                <w:rFonts w:ascii="Times New Roman" w:eastAsia="仿宋_GB2312" w:hAnsi="Times New Roman" w:cs="Times New Roman"/>
                <w:color w:val="00B0F0"/>
                <w:sz w:val="18"/>
                <w:szCs w:val="18"/>
                <w:rPrChange w:id="6040" w:author="He Han" w:date="2026-10-22T21:55:00Z">
                  <w:rPr>
                    <w:ins w:id="6041" w:author="He Han" w:date="2026-10-22T21:54:00Z"/>
                    <w:rFonts w:ascii="Times New Roman" w:eastAsia="仿宋_GB2312" w:hAnsi="Times New Roman" w:cs="Times New Roman"/>
                    <w:color w:val="0000FF"/>
                    <w:sz w:val="18"/>
                    <w:szCs w:val="18"/>
                  </w:rPr>
                </w:rPrChange>
              </w:rPr>
            </w:pPr>
            <w:ins w:id="6042" w:author="He Han" w:date="2026-10-22T21:54:00Z">
              <w:r w:rsidRPr="00BB7730">
                <w:rPr>
                  <w:rFonts w:ascii="Times New Roman" w:eastAsia="仿宋_GB2312" w:hAnsi="Times New Roman" w:cs="Times New Roman"/>
                  <w:color w:val="00B0F0"/>
                  <w:sz w:val="18"/>
                  <w:szCs w:val="18"/>
                  <w:rPrChange w:id="6043" w:author="He Han" w:date="2026-10-22T21:55:00Z">
                    <w:rPr>
                      <w:rFonts w:ascii="Times New Roman" w:eastAsia="仿宋_GB2312" w:hAnsi="Times New Roman" w:cs="Times New Roman"/>
                      <w:color w:val="auto"/>
                      <w:sz w:val="18"/>
                      <w:szCs w:val="18"/>
                    </w:rPr>
                  </w:rPrChange>
                </w:rPr>
                <w:t>The equipment is equipped with feeding ports</w:t>
              </w:r>
              <w:r w:rsidRPr="00BB7730" w:rsidDel="00D27896">
                <w:rPr>
                  <w:rFonts w:ascii="Times New Roman" w:eastAsia="仿宋_GB2312" w:hAnsi="Times New Roman" w:cs="Times New Roman"/>
                  <w:color w:val="00B0F0"/>
                  <w:sz w:val="18"/>
                  <w:szCs w:val="18"/>
                  <w:rPrChange w:id="6044" w:author="He Han" w:date="2026-10-22T21:55:00Z">
                    <w:rPr>
                      <w:rFonts w:ascii="Times New Roman" w:eastAsia="仿宋_GB2312" w:hAnsi="Times New Roman" w:cs="Times New Roman"/>
                      <w:color w:val="auto"/>
                      <w:sz w:val="18"/>
                      <w:szCs w:val="18"/>
                    </w:rPr>
                  </w:rPrChange>
                </w:rPr>
                <w:t xml:space="preserve"> </w:t>
              </w:r>
              <w:r w:rsidRPr="00BB7730">
                <w:rPr>
                  <w:rFonts w:ascii="Times New Roman" w:eastAsia="仿宋_GB2312" w:hAnsi="Times New Roman" w:cs="Times New Roman"/>
                  <w:color w:val="00B0F0"/>
                  <w:sz w:val="18"/>
                  <w:szCs w:val="18"/>
                  <w:rPrChange w:id="6045" w:author="He Han" w:date="2026-10-22T21:55:00Z">
                    <w:rPr>
                      <w:rFonts w:ascii="Times New Roman" w:eastAsia="仿宋_GB2312" w:hAnsi="Times New Roman" w:cs="Times New Roman"/>
                      <w:color w:val="auto"/>
                      <w:sz w:val="18"/>
                      <w:szCs w:val="18"/>
                    </w:rPr>
                  </w:rPrChange>
                </w:rPr>
                <w:t>And the feeding accuracy required by the process is within the control range of the equipment by manual weighing</w:t>
              </w:r>
            </w:ins>
          </w:p>
        </w:tc>
      </w:tr>
      <w:tr w:rsidR="007577E6" w:rsidRPr="00BB7730" w14:paraId="016FCE9B" w14:textId="77777777" w:rsidTr="00DA2B65">
        <w:trPr>
          <w:trHeight w:val="397"/>
          <w:jc w:val="center"/>
          <w:ins w:id="6046" w:author="He Han" w:date="2026-10-22T21:54:00Z"/>
        </w:trPr>
        <w:tc>
          <w:tcPr>
            <w:tcW w:w="151" w:type="pct"/>
            <w:vMerge/>
            <w:shd w:val="clear" w:color="auto" w:fill="FFFFFF" w:themeFill="background1"/>
            <w:vAlign w:val="center"/>
          </w:tcPr>
          <w:p w14:paraId="4535EE19" w14:textId="77777777" w:rsidR="007577E6" w:rsidRPr="00BB7730" w:rsidRDefault="007577E6" w:rsidP="007577E6">
            <w:pPr>
              <w:spacing w:line="240" w:lineRule="exact"/>
              <w:contextualSpacing/>
              <w:jc w:val="center"/>
              <w:rPr>
                <w:ins w:id="6047" w:author="He Han" w:date="2026-10-22T21:54:00Z"/>
                <w:rFonts w:ascii="Times New Roman" w:eastAsia="仿宋_GB2312" w:hAnsi="Times New Roman" w:cs="Times New Roman"/>
                <w:color w:val="0000FF"/>
                <w:kern w:val="0"/>
                <w:sz w:val="18"/>
                <w:szCs w:val="18"/>
                <w:lang w:eastAsia="zh-CN"/>
              </w:rPr>
            </w:pPr>
          </w:p>
        </w:tc>
        <w:tc>
          <w:tcPr>
            <w:tcW w:w="457" w:type="pct"/>
            <w:vMerge/>
            <w:shd w:val="clear" w:color="auto" w:fill="FFFFFF" w:themeFill="background1"/>
            <w:vAlign w:val="center"/>
          </w:tcPr>
          <w:p w14:paraId="40FC20FB" w14:textId="77777777" w:rsidR="007577E6" w:rsidRPr="00BB7730" w:rsidRDefault="007577E6" w:rsidP="007577E6">
            <w:pPr>
              <w:spacing w:line="240" w:lineRule="exact"/>
              <w:contextualSpacing/>
              <w:rPr>
                <w:ins w:id="6048" w:author="He Han" w:date="2026-10-22T21:54: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238A063E" w14:textId="70D25DD9" w:rsidR="007577E6" w:rsidRPr="00BB7730" w:rsidRDefault="007577E6" w:rsidP="007577E6">
            <w:pPr>
              <w:spacing w:line="240" w:lineRule="exact"/>
              <w:contextualSpacing/>
              <w:jc w:val="both"/>
              <w:rPr>
                <w:ins w:id="6049" w:author="He Han" w:date="2026-10-22T21:54:00Z"/>
                <w:rFonts w:ascii="Times New Roman" w:eastAsia="仿宋_GB2312" w:hAnsi="Times New Roman" w:cs="Times New Roman"/>
                <w:color w:val="00B0F0"/>
                <w:sz w:val="18"/>
                <w:szCs w:val="18"/>
                <w:lang w:eastAsia="zh-CN"/>
                <w:rPrChange w:id="6050" w:author="He Han" w:date="2026-10-22T21:55:00Z">
                  <w:rPr>
                    <w:ins w:id="6051" w:author="He Han" w:date="2026-10-22T21:54:00Z"/>
                    <w:rFonts w:ascii="Times New Roman" w:eastAsia="仿宋_GB2312" w:hAnsi="Times New Roman" w:cs="Times New Roman"/>
                    <w:color w:val="0000FF"/>
                    <w:sz w:val="18"/>
                    <w:szCs w:val="18"/>
                    <w:lang w:eastAsia="zh-CN"/>
                  </w:rPr>
                </w:rPrChange>
              </w:rPr>
            </w:pPr>
            <w:ins w:id="6052" w:author="He Han" w:date="2026-10-22T21:54:00Z">
              <w:r w:rsidRPr="00BB7730">
                <w:rPr>
                  <w:rFonts w:ascii="Times New Roman" w:eastAsia="仿宋_GB2312" w:hAnsi="Times New Roman" w:cs="Times New Roman"/>
                  <w:color w:val="00B0F0"/>
                  <w:sz w:val="18"/>
                  <w:szCs w:val="18"/>
                  <w:rPrChange w:id="6053" w:author="He Han" w:date="2026-10-22T21:55:00Z">
                    <w:rPr>
                      <w:rFonts w:ascii="Times New Roman" w:eastAsia="仿宋_GB2312" w:hAnsi="Times New Roman" w:cs="Times New Roman"/>
                      <w:color w:val="auto"/>
                      <w:sz w:val="18"/>
                      <w:szCs w:val="18"/>
                    </w:rPr>
                  </w:rPrChange>
                </w:rPr>
                <w:t>Ac</w:t>
              </w:r>
              <w:r w:rsidRPr="00BB7730">
                <w:rPr>
                  <w:rFonts w:ascii="Times New Roman" w:eastAsia="仿宋_GB2312" w:hAnsi="Times New Roman" w:cs="Times New Roman"/>
                  <w:color w:val="00B0F0"/>
                  <w:sz w:val="18"/>
                  <w:szCs w:val="18"/>
                  <w:vertAlign w:val="subscript"/>
                  <w:rPrChange w:id="6054" w:author="He Han" w:date="2026-10-22T21:55:00Z">
                    <w:rPr>
                      <w:rFonts w:ascii="Times New Roman" w:eastAsia="仿宋_GB2312" w:hAnsi="Times New Roman" w:cs="Times New Roman"/>
                      <w:color w:val="auto"/>
                      <w:sz w:val="18"/>
                      <w:szCs w:val="18"/>
                      <w:vertAlign w:val="subscript"/>
                    </w:rPr>
                  </w:rPrChange>
                </w:rPr>
                <w:t>2</w:t>
              </w:r>
              <w:r w:rsidRPr="00BB7730">
                <w:rPr>
                  <w:rFonts w:ascii="Times New Roman" w:eastAsia="仿宋_GB2312" w:hAnsi="Times New Roman" w:cs="Times New Roman"/>
                  <w:color w:val="00B0F0"/>
                  <w:sz w:val="18"/>
                  <w:szCs w:val="18"/>
                  <w:rPrChange w:id="6055" w:author="He Han" w:date="2026-10-22T21:55:00Z">
                    <w:rPr>
                      <w:rFonts w:ascii="Times New Roman" w:eastAsia="仿宋_GB2312" w:hAnsi="Times New Roman" w:cs="Times New Roman"/>
                      <w:color w:val="auto"/>
                      <w:sz w:val="18"/>
                      <w:szCs w:val="18"/>
                    </w:rPr>
                  </w:rPrChange>
                </w:rPr>
                <w:t>O addition amount range: 6.71 kg ~ 7.13 kg, add accuracy required: ±3%</w:t>
              </w:r>
            </w:ins>
          </w:p>
        </w:tc>
        <w:tc>
          <w:tcPr>
            <w:tcW w:w="1400" w:type="pct"/>
            <w:shd w:val="clear" w:color="auto" w:fill="FFFFFF" w:themeFill="background1"/>
            <w:vAlign w:val="center"/>
          </w:tcPr>
          <w:p w14:paraId="011E2FD3" w14:textId="516735C2" w:rsidR="007577E6" w:rsidRPr="00EA6199" w:rsidRDefault="007577E6" w:rsidP="007577E6">
            <w:pPr>
              <w:spacing w:line="240" w:lineRule="exact"/>
              <w:contextualSpacing/>
              <w:rPr>
                <w:ins w:id="6056" w:author="He Han" w:date="2026-10-22T21:54:00Z"/>
                <w:rFonts w:ascii="Times New Roman" w:eastAsia="仿宋_GB2312" w:hAnsi="Times New Roman" w:cs="Times New Roman"/>
                <w:color w:val="00B0F0"/>
                <w:kern w:val="0"/>
                <w:sz w:val="18"/>
                <w:szCs w:val="18"/>
                <w:lang w:val="sv-SE"/>
                <w:rPrChange w:id="6057" w:author="He Han" w:date="2026-10-23T17:12:00Z">
                  <w:rPr>
                    <w:ins w:id="6058" w:author="He Han" w:date="2026-10-22T21:54:00Z"/>
                    <w:rFonts w:ascii="Times New Roman" w:eastAsia="仿宋_GB2312" w:hAnsi="Times New Roman" w:cs="Times New Roman"/>
                    <w:color w:val="0000FF"/>
                    <w:kern w:val="0"/>
                    <w:sz w:val="18"/>
                    <w:szCs w:val="18"/>
                    <w:lang w:val="sv-SE"/>
                  </w:rPr>
                </w:rPrChange>
              </w:rPr>
            </w:pPr>
            <w:ins w:id="6059" w:author="He Han" w:date="2026-10-22T21:54:00Z">
              <w:r w:rsidRPr="00EA6199">
                <w:rPr>
                  <w:rFonts w:ascii="Times New Roman" w:eastAsia="仿宋_GB2312" w:hAnsi="Times New Roman" w:cs="Times New Roman"/>
                  <w:color w:val="00B0F0"/>
                  <w:kern w:val="0"/>
                  <w:sz w:val="18"/>
                  <w:szCs w:val="18"/>
                  <w:lang w:val="sv-SE"/>
                  <w:rPrChange w:id="6060" w:author="He Han" w:date="2026-10-23T17:12:00Z">
                    <w:rPr>
                      <w:rFonts w:ascii="Times New Roman" w:eastAsia="仿宋_GB2312" w:hAnsi="Times New Roman" w:cs="Times New Roman"/>
                      <w:color w:val="0000FF"/>
                      <w:kern w:val="0"/>
                      <w:sz w:val="18"/>
                      <w:szCs w:val="18"/>
                      <w:lang w:val="sv-SE"/>
                    </w:rPr>
                  </w:rPrChange>
                </w:rPr>
                <w:t xml:space="preserve">2.00 kg </w:t>
              </w:r>
              <w:r w:rsidRPr="00EA6199">
                <w:rPr>
                  <w:rFonts w:ascii="Times New Roman" w:eastAsia="仿宋_GB2312" w:hAnsi="Times New Roman" w:cs="Times New Roman" w:hint="eastAsia"/>
                  <w:color w:val="00B0F0"/>
                  <w:kern w:val="0"/>
                  <w:sz w:val="18"/>
                  <w:szCs w:val="18"/>
                  <w:lang w:val="sv-SE" w:eastAsia="zh-CN"/>
                  <w:rPrChange w:id="6061" w:author="He Han" w:date="2026-10-23T17:12:00Z">
                    <w:rPr>
                      <w:rFonts w:ascii="Times New Roman" w:eastAsia="仿宋_GB2312" w:hAnsi="Times New Roman" w:cs="Times New Roman" w:hint="eastAsia"/>
                      <w:color w:val="0000FF"/>
                      <w:kern w:val="0"/>
                      <w:sz w:val="18"/>
                      <w:szCs w:val="18"/>
                      <w:lang w:val="sv-SE" w:eastAsia="zh-CN"/>
                    </w:rPr>
                  </w:rPrChange>
                </w:rPr>
                <w:t>≤</w:t>
              </w:r>
              <w:r w:rsidRPr="00EA6199">
                <w:rPr>
                  <w:rFonts w:ascii="Times New Roman" w:eastAsia="仿宋_GB2312" w:hAnsi="Times New Roman" w:cs="Times New Roman"/>
                  <w:color w:val="00B0F0"/>
                  <w:kern w:val="0"/>
                  <w:sz w:val="18"/>
                  <w:szCs w:val="18"/>
                  <w:lang w:val="sv-SE"/>
                  <w:rPrChange w:id="6062" w:author="He Han" w:date="2026-10-23T17:12:00Z">
                    <w:rPr>
                      <w:rFonts w:ascii="Times New Roman" w:eastAsia="仿宋_GB2312" w:hAnsi="Times New Roman" w:cs="Times New Roman"/>
                      <w:color w:val="0000FF"/>
                      <w:kern w:val="0"/>
                      <w:sz w:val="18"/>
                      <w:szCs w:val="18"/>
                      <w:lang w:val="sv-SE"/>
                    </w:rPr>
                  </w:rPrChange>
                </w:rPr>
                <w:t>m</w:t>
              </w:r>
              <w:r w:rsidRPr="00EA6199">
                <w:rPr>
                  <w:rFonts w:ascii="Times New Roman" w:eastAsia="仿宋_GB2312" w:hAnsi="Times New Roman" w:cs="Times New Roman" w:hint="eastAsia"/>
                  <w:color w:val="00B0F0"/>
                  <w:kern w:val="0"/>
                  <w:sz w:val="18"/>
                  <w:szCs w:val="18"/>
                  <w:lang w:val="sv-SE" w:eastAsia="zh-CN"/>
                  <w:rPrChange w:id="6063" w:author="He Han" w:date="2026-10-23T17:12:00Z">
                    <w:rPr>
                      <w:rFonts w:ascii="Times New Roman" w:eastAsia="仿宋_GB2312" w:hAnsi="Times New Roman" w:cs="Times New Roman" w:hint="eastAsia"/>
                      <w:color w:val="0000FF"/>
                      <w:kern w:val="0"/>
                      <w:sz w:val="18"/>
                      <w:szCs w:val="18"/>
                      <w:lang w:val="sv-SE" w:eastAsia="zh-CN"/>
                    </w:rPr>
                  </w:rPrChange>
                </w:rPr>
                <w:t>≤</w:t>
              </w:r>
              <w:r w:rsidRPr="00EA6199">
                <w:rPr>
                  <w:rFonts w:ascii="Times New Roman" w:eastAsia="仿宋_GB2312" w:hAnsi="Times New Roman" w:cs="Times New Roman"/>
                  <w:color w:val="00B0F0"/>
                  <w:kern w:val="0"/>
                  <w:sz w:val="18"/>
                  <w:szCs w:val="18"/>
                  <w:lang w:val="sv-SE" w:eastAsia="zh-CN"/>
                  <w:rPrChange w:id="6064" w:author="He Han" w:date="2026-10-23T17:12:00Z">
                    <w:rPr>
                      <w:rFonts w:ascii="Times New Roman" w:eastAsia="仿宋_GB2312" w:hAnsi="Times New Roman" w:cs="Times New Roman"/>
                      <w:color w:val="0000FF"/>
                      <w:kern w:val="0"/>
                      <w:sz w:val="18"/>
                      <w:szCs w:val="18"/>
                      <w:lang w:val="sv-SE" w:eastAsia="zh-CN"/>
                    </w:rPr>
                  </w:rPrChange>
                </w:rPr>
                <w:t>3</w:t>
              </w:r>
              <w:r w:rsidRPr="00EA6199">
                <w:rPr>
                  <w:rFonts w:ascii="Times New Roman" w:eastAsia="仿宋_GB2312" w:hAnsi="Times New Roman" w:cs="Times New Roman"/>
                  <w:color w:val="00B0F0"/>
                  <w:kern w:val="0"/>
                  <w:sz w:val="18"/>
                  <w:szCs w:val="18"/>
                  <w:lang w:val="sv-SE"/>
                  <w:rPrChange w:id="6065" w:author="He Han" w:date="2026-10-23T17:12:00Z">
                    <w:rPr>
                      <w:rFonts w:ascii="Times New Roman" w:eastAsia="仿宋_GB2312" w:hAnsi="Times New Roman" w:cs="Times New Roman"/>
                      <w:color w:val="0000FF"/>
                      <w:kern w:val="0"/>
                      <w:sz w:val="18"/>
                      <w:szCs w:val="18"/>
                      <w:lang w:val="sv-SE"/>
                    </w:rPr>
                  </w:rPrChange>
                </w:rPr>
                <w:t xml:space="preserve">00.00 kg: </w:t>
              </w:r>
              <w:r w:rsidRPr="00EA6199">
                <w:rPr>
                  <w:rFonts w:ascii="Times New Roman" w:eastAsia="仿宋_GB2312" w:hAnsi="Times New Roman" w:cs="Times New Roman"/>
                  <w:color w:val="00B0F0"/>
                  <w:sz w:val="18"/>
                  <w:szCs w:val="18"/>
                  <w:rPrChange w:id="6066" w:author="He Han" w:date="2026-10-23T17:12:00Z">
                    <w:rPr>
                      <w:rFonts w:ascii="Times New Roman" w:eastAsia="仿宋_GB2312" w:hAnsi="Times New Roman" w:cs="Times New Roman"/>
                      <w:color w:val="0000FF"/>
                      <w:sz w:val="18"/>
                      <w:szCs w:val="18"/>
                    </w:rPr>
                  </w:rPrChange>
                </w:rPr>
                <w:t>±</w:t>
              </w:r>
              <w:r w:rsidRPr="00EA6199">
                <w:rPr>
                  <w:rFonts w:ascii="Times New Roman" w:eastAsia="仿宋_GB2312" w:hAnsi="Times New Roman" w:cs="Times New Roman"/>
                  <w:color w:val="00B0F0"/>
                  <w:kern w:val="0"/>
                  <w:sz w:val="18"/>
                  <w:szCs w:val="18"/>
                  <w:lang w:val="sv-SE" w:eastAsia="zh-CN"/>
                  <w:rPrChange w:id="6067" w:author="He Han" w:date="2026-10-23T17:12:00Z">
                    <w:rPr>
                      <w:rFonts w:ascii="Times New Roman" w:eastAsia="仿宋_GB2312" w:hAnsi="Times New Roman" w:cs="Times New Roman"/>
                      <w:color w:val="0000FF"/>
                      <w:kern w:val="0"/>
                      <w:sz w:val="18"/>
                      <w:szCs w:val="18"/>
                      <w:lang w:val="sv-SE" w:eastAsia="zh-CN"/>
                    </w:rPr>
                  </w:rPrChange>
                </w:rPr>
                <w:t>3.0%</w:t>
              </w:r>
            </w:ins>
          </w:p>
        </w:tc>
        <w:tc>
          <w:tcPr>
            <w:tcW w:w="305" w:type="pct"/>
            <w:shd w:val="clear" w:color="auto" w:fill="FFFFFF" w:themeFill="background1"/>
            <w:vAlign w:val="center"/>
          </w:tcPr>
          <w:p w14:paraId="7E1D6713" w14:textId="7F862AEA" w:rsidR="007577E6" w:rsidRPr="00BB7730" w:rsidRDefault="003E162E" w:rsidP="007577E6">
            <w:pPr>
              <w:spacing w:line="240" w:lineRule="exact"/>
              <w:contextualSpacing/>
              <w:jc w:val="both"/>
              <w:rPr>
                <w:ins w:id="6068" w:author="He Han" w:date="2026-10-22T21:54:00Z"/>
                <w:rFonts w:ascii="Times New Roman" w:eastAsia="MS Gothic" w:hAnsi="Times New Roman" w:cs="Times New Roman"/>
                <w:color w:val="00B0F0"/>
                <w:sz w:val="18"/>
                <w:szCs w:val="18"/>
                <w:rPrChange w:id="6069" w:author="He Han" w:date="2026-10-22T21:55:00Z">
                  <w:rPr>
                    <w:ins w:id="6070" w:author="He Han" w:date="2026-10-22T21:54:00Z"/>
                    <w:rFonts w:ascii="Segoe UI Symbol" w:eastAsia="MS Gothic" w:hAnsi="Segoe UI Symbol" w:cs="Segoe UI Symbol"/>
                    <w:color w:val="0000FF"/>
                    <w:sz w:val="18"/>
                    <w:szCs w:val="18"/>
                  </w:rPr>
                </w:rPrChange>
              </w:rPr>
            </w:pPr>
            <w:customXmlInsRangeStart w:id="6071" w:author="He Han" w:date="2026-10-22T21:54:00Z"/>
            <w:sdt>
              <w:sdtPr>
                <w:rPr>
                  <w:rFonts w:ascii="Times New Roman" w:eastAsia="仿宋_GB2312" w:hAnsi="Times New Roman" w:cs="Times New Roman"/>
                  <w:color w:val="00B0F0"/>
                  <w:sz w:val="18"/>
                  <w:szCs w:val="18"/>
                </w:rPr>
                <w:id w:val="-855961463"/>
                <w14:checkbox>
                  <w14:checked w14:val="1"/>
                  <w14:checkedState w14:val="2612" w14:font="MS Gothic"/>
                  <w14:uncheckedState w14:val="2610" w14:font="MS Gothic"/>
                </w14:checkbox>
              </w:sdtPr>
              <w:sdtEndPr/>
              <w:sdtContent>
                <w:customXmlInsRangeEnd w:id="6071"/>
                <w:ins w:id="6072" w:author="He Han" w:date="2026-10-22T21:54:00Z">
                  <w:r w:rsidR="007577E6" w:rsidRPr="00BB7730">
                    <w:rPr>
                      <w:rFonts w:ascii="Segoe UI Symbol" w:eastAsia="仿宋_GB2312" w:hAnsi="Segoe UI Symbol" w:cs="Segoe UI Symbol"/>
                      <w:color w:val="00B0F0"/>
                      <w:sz w:val="18"/>
                      <w:szCs w:val="18"/>
                      <w:rPrChange w:id="6073" w:author="He Han" w:date="2026-10-22T21:55:00Z">
                        <w:rPr>
                          <w:rFonts w:ascii="Segoe UI Symbol" w:eastAsia="仿宋_GB2312" w:hAnsi="Segoe UI Symbol" w:cs="Segoe UI Symbol"/>
                          <w:color w:val="auto"/>
                          <w:sz w:val="18"/>
                          <w:szCs w:val="18"/>
                        </w:rPr>
                      </w:rPrChange>
                    </w:rPr>
                    <w:t>☒</w:t>
                  </w:r>
                </w:ins>
                <w:customXmlInsRangeStart w:id="6074" w:author="He Han" w:date="2026-10-22T21:54:00Z"/>
              </w:sdtContent>
            </w:sdt>
            <w:customXmlInsRangeEnd w:id="6074"/>
            <w:ins w:id="6075" w:author="He Han" w:date="2026-10-22T21:54:00Z">
              <w:r w:rsidR="007577E6" w:rsidRPr="00BB7730">
                <w:rPr>
                  <w:rFonts w:ascii="Times New Roman" w:eastAsia="仿宋_GB2312" w:hAnsi="Times New Roman" w:cs="Times New Roman"/>
                  <w:color w:val="00B0F0"/>
                  <w:sz w:val="18"/>
                  <w:szCs w:val="18"/>
                  <w:rPrChange w:id="6076" w:author="He Han" w:date="2026-10-22T21:55:00Z">
                    <w:rPr>
                      <w:rFonts w:ascii="Times New Roman" w:eastAsia="仿宋_GB2312" w:hAnsi="Times New Roman" w:cs="Times New Roman"/>
                      <w:color w:val="auto"/>
                      <w:sz w:val="18"/>
                      <w:szCs w:val="18"/>
                    </w:rPr>
                  </w:rPrChange>
                </w:rPr>
                <w:t>Yes</w:t>
              </w:r>
            </w:ins>
          </w:p>
        </w:tc>
        <w:tc>
          <w:tcPr>
            <w:tcW w:w="305" w:type="pct"/>
            <w:shd w:val="clear" w:color="auto" w:fill="FFFFFF" w:themeFill="background1"/>
            <w:vAlign w:val="center"/>
          </w:tcPr>
          <w:p w14:paraId="4908314C" w14:textId="5929523C" w:rsidR="007577E6" w:rsidRPr="00BB7730" w:rsidRDefault="003E162E" w:rsidP="007577E6">
            <w:pPr>
              <w:spacing w:line="240" w:lineRule="exact"/>
              <w:contextualSpacing/>
              <w:jc w:val="both"/>
              <w:rPr>
                <w:ins w:id="6077" w:author="He Han" w:date="2026-10-22T21:54:00Z"/>
                <w:rFonts w:ascii="Times New Roman" w:eastAsia="MS Gothic" w:hAnsi="Times New Roman" w:cs="Times New Roman"/>
                <w:color w:val="00B0F0"/>
                <w:sz w:val="18"/>
                <w:szCs w:val="18"/>
                <w:rPrChange w:id="6078" w:author="He Han" w:date="2026-10-22T21:55:00Z">
                  <w:rPr>
                    <w:ins w:id="6079" w:author="He Han" w:date="2026-10-22T21:54:00Z"/>
                    <w:rFonts w:ascii="Segoe UI Symbol" w:eastAsia="MS Gothic" w:hAnsi="Segoe UI Symbol" w:cs="Segoe UI Symbol"/>
                    <w:color w:val="0000FF"/>
                    <w:sz w:val="18"/>
                    <w:szCs w:val="18"/>
                  </w:rPr>
                </w:rPrChange>
              </w:rPr>
            </w:pPr>
            <w:customXmlInsRangeStart w:id="6080" w:author="He Han" w:date="2026-10-22T21:54:00Z"/>
            <w:sdt>
              <w:sdtPr>
                <w:rPr>
                  <w:rFonts w:ascii="Times New Roman" w:eastAsia="仿宋_GB2312" w:hAnsi="Times New Roman" w:cs="Times New Roman"/>
                  <w:color w:val="00B0F0"/>
                  <w:sz w:val="18"/>
                  <w:szCs w:val="18"/>
                </w:rPr>
                <w:id w:val="-1531027242"/>
                <w14:checkbox>
                  <w14:checked w14:val="0"/>
                  <w14:checkedState w14:val="2612" w14:font="MS Gothic"/>
                  <w14:uncheckedState w14:val="2610" w14:font="MS Gothic"/>
                </w14:checkbox>
              </w:sdtPr>
              <w:sdtEndPr/>
              <w:sdtContent>
                <w:customXmlInsRangeEnd w:id="6080"/>
                <w:ins w:id="6081" w:author="He Han" w:date="2026-10-22T21:54:00Z">
                  <w:r w:rsidR="007577E6" w:rsidRPr="00BB7730">
                    <w:rPr>
                      <w:rFonts w:ascii="Segoe UI Symbol" w:eastAsia="仿宋_GB2312" w:hAnsi="Segoe UI Symbol" w:cs="Segoe UI Symbol"/>
                      <w:color w:val="00B0F0"/>
                      <w:sz w:val="18"/>
                      <w:szCs w:val="18"/>
                      <w:rPrChange w:id="6082" w:author="He Han" w:date="2026-10-22T21:55:00Z">
                        <w:rPr>
                          <w:rFonts w:ascii="Segoe UI Symbol" w:eastAsia="仿宋_GB2312" w:hAnsi="Segoe UI Symbol" w:cs="Segoe UI Symbol"/>
                          <w:color w:val="auto"/>
                          <w:sz w:val="18"/>
                          <w:szCs w:val="18"/>
                        </w:rPr>
                      </w:rPrChange>
                    </w:rPr>
                    <w:t>☐</w:t>
                  </w:r>
                </w:ins>
                <w:customXmlInsRangeStart w:id="6083" w:author="He Han" w:date="2026-10-22T21:54:00Z"/>
              </w:sdtContent>
            </w:sdt>
            <w:customXmlInsRangeEnd w:id="6083"/>
            <w:ins w:id="6084" w:author="He Han" w:date="2026-10-22T21:54:00Z">
              <w:r w:rsidR="007577E6" w:rsidRPr="00BB7730">
                <w:rPr>
                  <w:rFonts w:ascii="Times New Roman" w:eastAsia="仿宋_GB2312" w:hAnsi="Times New Roman" w:cs="Times New Roman"/>
                  <w:color w:val="00B0F0"/>
                  <w:sz w:val="18"/>
                  <w:szCs w:val="18"/>
                  <w:rPrChange w:id="6085" w:author="He Han" w:date="2026-10-22T21:55:00Z">
                    <w:rPr>
                      <w:rFonts w:ascii="Times New Roman" w:eastAsia="仿宋_GB2312" w:hAnsi="Times New Roman" w:cs="Times New Roman"/>
                      <w:color w:val="auto"/>
                      <w:sz w:val="18"/>
                      <w:szCs w:val="18"/>
                    </w:rPr>
                  </w:rPrChange>
                </w:rPr>
                <w:t xml:space="preserve"> No</w:t>
              </w:r>
            </w:ins>
          </w:p>
        </w:tc>
        <w:tc>
          <w:tcPr>
            <w:tcW w:w="1191" w:type="pct"/>
            <w:vMerge/>
            <w:shd w:val="clear" w:color="auto" w:fill="FFFFFF" w:themeFill="background1"/>
            <w:vAlign w:val="center"/>
          </w:tcPr>
          <w:p w14:paraId="5A581D7B" w14:textId="77777777" w:rsidR="007577E6" w:rsidRPr="00BB7730" w:rsidRDefault="007577E6" w:rsidP="007577E6">
            <w:pPr>
              <w:spacing w:line="240" w:lineRule="exact"/>
              <w:contextualSpacing/>
              <w:jc w:val="both"/>
              <w:rPr>
                <w:ins w:id="6086" w:author="He Han" w:date="2026-10-22T21:54:00Z"/>
                <w:rFonts w:ascii="Times New Roman" w:eastAsia="仿宋_GB2312" w:hAnsi="Times New Roman" w:cs="Times New Roman"/>
                <w:color w:val="00B0F0"/>
                <w:sz w:val="18"/>
                <w:szCs w:val="18"/>
                <w:rPrChange w:id="6087" w:author="He Han" w:date="2026-10-22T21:55:00Z">
                  <w:rPr>
                    <w:ins w:id="6088" w:author="He Han" w:date="2026-10-22T21:54:00Z"/>
                    <w:rFonts w:ascii="Times New Roman" w:eastAsia="仿宋_GB2312" w:hAnsi="Times New Roman" w:cs="Times New Roman"/>
                    <w:color w:val="0000FF"/>
                    <w:sz w:val="18"/>
                    <w:szCs w:val="18"/>
                  </w:rPr>
                </w:rPrChange>
              </w:rPr>
            </w:pPr>
          </w:p>
        </w:tc>
      </w:tr>
      <w:tr w:rsidR="007577E6" w:rsidRPr="00BB7730" w14:paraId="4C4761BE" w14:textId="77777777" w:rsidTr="00DA2B65">
        <w:trPr>
          <w:trHeight w:val="397"/>
          <w:jc w:val="center"/>
          <w:ins w:id="6089" w:author="Xuning Wei12232" w:date="2026-07-27T15:16:00Z"/>
        </w:trPr>
        <w:tc>
          <w:tcPr>
            <w:tcW w:w="151" w:type="pct"/>
            <w:vMerge w:val="restart"/>
            <w:shd w:val="clear" w:color="auto" w:fill="FFFFFF" w:themeFill="background1"/>
            <w:vAlign w:val="center"/>
          </w:tcPr>
          <w:p w14:paraId="13D32C44" w14:textId="77777777" w:rsidR="007577E6" w:rsidRPr="00BB7730" w:rsidRDefault="007577E6" w:rsidP="007577E6">
            <w:pPr>
              <w:spacing w:line="240" w:lineRule="exact"/>
              <w:contextualSpacing/>
              <w:jc w:val="center"/>
              <w:rPr>
                <w:ins w:id="6090" w:author="Xuning Wei12232" w:date="2026-07-27T15:16:00Z"/>
                <w:rFonts w:ascii="Times New Roman" w:eastAsia="仿宋_GB2312" w:hAnsi="Times New Roman" w:cs="Times New Roman"/>
                <w:color w:val="0000FF"/>
                <w:kern w:val="0"/>
                <w:sz w:val="18"/>
                <w:szCs w:val="18"/>
              </w:rPr>
            </w:pPr>
            <w:ins w:id="6091" w:author="Xuning Wei12232" w:date="2026-07-27T15:16:00Z">
              <w:r w:rsidRPr="00BB7730">
                <w:rPr>
                  <w:rFonts w:ascii="Times New Roman" w:eastAsia="仿宋_GB2312" w:hAnsi="Times New Roman" w:cs="Times New Roman"/>
                  <w:color w:val="0000FF"/>
                  <w:kern w:val="0"/>
                  <w:sz w:val="18"/>
                  <w:szCs w:val="18"/>
                </w:rPr>
                <w:t>7</w:t>
              </w:r>
            </w:ins>
          </w:p>
        </w:tc>
        <w:tc>
          <w:tcPr>
            <w:tcW w:w="457" w:type="pct"/>
            <w:vMerge w:val="restart"/>
            <w:shd w:val="clear" w:color="auto" w:fill="FFFFFF" w:themeFill="background1"/>
            <w:vAlign w:val="center"/>
          </w:tcPr>
          <w:p w14:paraId="2755EA5F" w14:textId="77777777" w:rsidR="007577E6" w:rsidRPr="00BB7730" w:rsidRDefault="007577E6" w:rsidP="007577E6">
            <w:pPr>
              <w:spacing w:line="240" w:lineRule="exact"/>
              <w:contextualSpacing/>
              <w:rPr>
                <w:ins w:id="6092" w:author="Xuning Wei12232" w:date="2026-07-27T15:16:00Z"/>
                <w:rFonts w:ascii="Times New Roman" w:eastAsia="仿宋_GB2312" w:hAnsi="Times New Roman" w:cs="Times New Roman"/>
                <w:color w:val="0000FF"/>
                <w:sz w:val="18"/>
                <w:szCs w:val="18"/>
              </w:rPr>
            </w:pPr>
            <w:ins w:id="6093" w:author="Xuning Wei12232" w:date="2026-07-27T15:16:00Z">
              <w:r w:rsidRPr="00BB7730">
                <w:rPr>
                  <w:rFonts w:ascii="Times New Roman" w:eastAsia="仿宋_GB2312" w:hAnsi="Times New Roman" w:cs="Times New Roman"/>
                  <w:color w:val="0000FF"/>
                  <w:sz w:val="18"/>
                  <w:szCs w:val="18"/>
                </w:rPr>
                <w:t>Process Design</w:t>
              </w:r>
            </w:ins>
          </w:p>
        </w:tc>
        <w:tc>
          <w:tcPr>
            <w:tcW w:w="1191" w:type="pct"/>
            <w:shd w:val="clear" w:color="auto" w:fill="FFFFFF" w:themeFill="background1"/>
            <w:vAlign w:val="center"/>
          </w:tcPr>
          <w:p w14:paraId="260D04CC" w14:textId="77777777" w:rsidR="007577E6" w:rsidRPr="00BB7730" w:rsidRDefault="007577E6" w:rsidP="007577E6">
            <w:pPr>
              <w:spacing w:line="240" w:lineRule="exact"/>
              <w:contextualSpacing/>
              <w:jc w:val="both"/>
              <w:rPr>
                <w:ins w:id="6094" w:author="Xuning Wei12232" w:date="2026-07-27T15:16:00Z"/>
                <w:rFonts w:ascii="Times New Roman" w:eastAsia="仿宋_GB2312" w:hAnsi="Times New Roman" w:cs="Times New Roman"/>
                <w:color w:val="0000FF"/>
                <w:sz w:val="18"/>
                <w:szCs w:val="18"/>
              </w:rPr>
            </w:pPr>
            <w:ins w:id="6095" w:author="Xuning Wei12232" w:date="2026-07-27T15:16:00Z">
              <w:r w:rsidRPr="00BB7730">
                <w:rPr>
                  <w:rFonts w:ascii="Times New Roman" w:eastAsia="仿宋_GB2312" w:hAnsi="Times New Roman" w:cs="Times New Roman"/>
                  <w:color w:val="0000FF"/>
                  <w:sz w:val="18"/>
                  <w:szCs w:val="18"/>
                </w:rPr>
                <w:t xml:space="preserve">Control range of batch temperature from the process requirement 20~30 °C </w:t>
              </w:r>
            </w:ins>
          </w:p>
        </w:tc>
        <w:tc>
          <w:tcPr>
            <w:tcW w:w="1400" w:type="pct"/>
            <w:shd w:val="clear" w:color="auto" w:fill="FFFFFF" w:themeFill="background1"/>
            <w:vAlign w:val="center"/>
          </w:tcPr>
          <w:p w14:paraId="5C7DC81F" w14:textId="77777777" w:rsidR="007577E6" w:rsidRPr="00BB7730" w:rsidRDefault="007577E6" w:rsidP="007577E6">
            <w:pPr>
              <w:snapToGrid w:val="0"/>
              <w:spacing w:line="276" w:lineRule="auto"/>
              <w:jc w:val="both"/>
              <w:rPr>
                <w:ins w:id="6096" w:author="Xuning Wei12232" w:date="2026-07-27T15:16:00Z"/>
                <w:rFonts w:ascii="Times New Roman" w:eastAsia="仿宋_GB2312" w:hAnsi="Times New Roman" w:cs="Times New Roman"/>
                <w:color w:val="0000FF"/>
                <w:sz w:val="18"/>
                <w:szCs w:val="18"/>
              </w:rPr>
            </w:pPr>
            <w:ins w:id="6097" w:author="Xuning Wei12232" w:date="2026-07-27T15:16:00Z">
              <w:r w:rsidRPr="00BB7730">
                <w:rPr>
                  <w:rFonts w:ascii="Times New Roman" w:eastAsia="仿宋_GB2312" w:hAnsi="Times New Roman" w:cs="Times New Roman"/>
                  <w:color w:val="0000FF"/>
                  <w:sz w:val="18"/>
                  <w:szCs w:val="18"/>
                </w:rPr>
                <w:t xml:space="preserve">Control range of temperature of the equipment capability: -2.9~112.3 ℃ </w:t>
              </w:r>
            </w:ins>
          </w:p>
        </w:tc>
        <w:tc>
          <w:tcPr>
            <w:tcW w:w="305" w:type="pct"/>
            <w:shd w:val="clear" w:color="auto" w:fill="FFFFFF" w:themeFill="background1"/>
            <w:vAlign w:val="center"/>
          </w:tcPr>
          <w:p w14:paraId="60732813" w14:textId="77777777" w:rsidR="007577E6" w:rsidRPr="00BB7730" w:rsidRDefault="007577E6" w:rsidP="007577E6">
            <w:pPr>
              <w:spacing w:line="240" w:lineRule="exact"/>
              <w:contextualSpacing/>
              <w:jc w:val="both"/>
              <w:rPr>
                <w:ins w:id="6098" w:author="Xuning Wei12232" w:date="2026-07-27T15:16:00Z"/>
                <w:rFonts w:ascii="Times New Roman" w:eastAsia="仿宋_GB2312" w:hAnsi="Times New Roman" w:cs="Times New Roman"/>
                <w:color w:val="0000FF"/>
                <w:sz w:val="18"/>
                <w:szCs w:val="18"/>
              </w:rPr>
            </w:pPr>
            <w:ins w:id="6099"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3CD54070" w14:textId="77777777" w:rsidR="007577E6" w:rsidRPr="00BB7730" w:rsidRDefault="007577E6" w:rsidP="007577E6">
            <w:pPr>
              <w:spacing w:line="240" w:lineRule="exact"/>
              <w:contextualSpacing/>
              <w:jc w:val="both"/>
              <w:rPr>
                <w:ins w:id="6100" w:author="Xuning Wei12232" w:date="2026-07-27T15:16:00Z"/>
                <w:rFonts w:ascii="Times New Roman" w:eastAsia="仿宋_GB2312" w:hAnsi="Times New Roman" w:cs="Times New Roman"/>
                <w:color w:val="0000FF"/>
                <w:sz w:val="18"/>
                <w:szCs w:val="18"/>
              </w:rPr>
            </w:pPr>
            <w:ins w:id="6101"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5C15D2DD" w14:textId="77777777" w:rsidR="007577E6" w:rsidRPr="00BB7730" w:rsidRDefault="007577E6" w:rsidP="007577E6">
            <w:pPr>
              <w:spacing w:line="240" w:lineRule="exact"/>
              <w:contextualSpacing/>
              <w:jc w:val="both"/>
              <w:rPr>
                <w:ins w:id="6102" w:author="Xuning Wei12232" w:date="2026-07-27T15:16:00Z"/>
                <w:rFonts w:ascii="Times New Roman" w:eastAsia="仿宋_GB2312" w:hAnsi="Times New Roman" w:cs="Times New Roman"/>
                <w:color w:val="0000FF"/>
                <w:sz w:val="18"/>
                <w:szCs w:val="18"/>
              </w:rPr>
            </w:pPr>
            <w:ins w:id="6103" w:author="Xuning Wei12232" w:date="2026-07-27T15:16:00Z">
              <w:r w:rsidRPr="00BB7730">
                <w:rPr>
                  <w:rFonts w:ascii="Times New Roman" w:eastAsia="仿宋_GB2312" w:hAnsi="Times New Roman" w:cs="Times New Roman"/>
                  <w:color w:val="0000FF"/>
                  <w:sz w:val="18"/>
                  <w:szCs w:val="18"/>
                </w:rPr>
                <w:t>The control range of batch temperature from process requirement is within the control range of equipment capability</w:t>
              </w:r>
            </w:ins>
          </w:p>
        </w:tc>
      </w:tr>
      <w:tr w:rsidR="007577E6" w:rsidRPr="00BB7730" w14:paraId="10357970" w14:textId="77777777" w:rsidTr="00DA2B65">
        <w:trPr>
          <w:trHeight w:val="397"/>
          <w:jc w:val="center"/>
          <w:ins w:id="6104" w:author="Xuning Wei12232" w:date="2026-07-27T15:16:00Z"/>
        </w:trPr>
        <w:tc>
          <w:tcPr>
            <w:tcW w:w="151" w:type="pct"/>
            <w:vMerge/>
            <w:vAlign w:val="center"/>
          </w:tcPr>
          <w:p w14:paraId="697DA0B8" w14:textId="77777777" w:rsidR="007577E6" w:rsidRPr="00BB7730" w:rsidRDefault="007577E6" w:rsidP="007577E6">
            <w:pPr>
              <w:spacing w:line="240" w:lineRule="exact"/>
              <w:contextualSpacing/>
              <w:jc w:val="center"/>
              <w:rPr>
                <w:ins w:id="6105" w:author="Xuning Wei12232" w:date="2026-07-27T15:16:00Z"/>
                <w:rFonts w:ascii="Times New Roman" w:eastAsia="仿宋_GB2312" w:hAnsi="Times New Roman" w:cs="Times New Roman"/>
                <w:color w:val="0000FF"/>
                <w:kern w:val="0"/>
                <w:sz w:val="18"/>
                <w:szCs w:val="18"/>
                <w:lang w:eastAsia="zh-CN"/>
              </w:rPr>
            </w:pPr>
          </w:p>
        </w:tc>
        <w:tc>
          <w:tcPr>
            <w:tcW w:w="457" w:type="pct"/>
            <w:vMerge/>
            <w:vAlign w:val="center"/>
          </w:tcPr>
          <w:p w14:paraId="138BA5DD" w14:textId="77777777" w:rsidR="007577E6" w:rsidRPr="00BB7730" w:rsidRDefault="007577E6" w:rsidP="007577E6">
            <w:pPr>
              <w:spacing w:line="240" w:lineRule="exact"/>
              <w:contextualSpacing/>
              <w:jc w:val="center"/>
              <w:rPr>
                <w:ins w:id="6106"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6F66BBCA" w14:textId="77777777" w:rsidR="007577E6" w:rsidRPr="00BB7730" w:rsidRDefault="007577E6" w:rsidP="007577E6">
            <w:pPr>
              <w:spacing w:line="240" w:lineRule="exact"/>
              <w:contextualSpacing/>
              <w:jc w:val="both"/>
              <w:rPr>
                <w:ins w:id="6107" w:author="Xuning Wei12232" w:date="2026-07-27T15:16:00Z"/>
                <w:rFonts w:ascii="Times New Roman" w:eastAsia="仿宋_GB2312" w:hAnsi="Times New Roman" w:cs="Times New Roman"/>
                <w:color w:val="0000FF"/>
                <w:sz w:val="18"/>
                <w:szCs w:val="18"/>
              </w:rPr>
            </w:pPr>
            <w:ins w:id="6108" w:author="Xuning Wei12232" w:date="2026-07-27T15:16:00Z">
              <w:r w:rsidRPr="00BB7730">
                <w:rPr>
                  <w:rFonts w:ascii="Times New Roman" w:eastAsia="仿宋_GB2312" w:hAnsi="Times New Roman" w:cs="Times New Roman"/>
                  <w:color w:val="0000FF"/>
                  <w:sz w:val="18"/>
                  <w:szCs w:val="18"/>
                  <w:lang w:eastAsia="zh-CN"/>
                </w:rPr>
                <w:t>No requirements</w:t>
              </w:r>
              <w:r w:rsidRPr="00BB7730">
                <w:rPr>
                  <w:rFonts w:ascii="Times New Roman" w:eastAsia="仿宋_GB2312" w:hAnsi="Times New Roman" w:cs="Times New Roman"/>
                  <w:color w:val="0000FF"/>
                  <w:sz w:val="18"/>
                  <w:szCs w:val="18"/>
                </w:rPr>
                <w:t xml:space="preserve"> of pressure from process.</w:t>
              </w:r>
            </w:ins>
          </w:p>
        </w:tc>
        <w:tc>
          <w:tcPr>
            <w:tcW w:w="1400" w:type="pct"/>
            <w:shd w:val="clear" w:color="auto" w:fill="FFFFFF" w:themeFill="background1"/>
            <w:vAlign w:val="center"/>
          </w:tcPr>
          <w:p w14:paraId="533F308A" w14:textId="77777777" w:rsidR="007577E6" w:rsidRPr="00BB7730" w:rsidRDefault="007577E6" w:rsidP="007577E6">
            <w:pPr>
              <w:spacing w:line="240" w:lineRule="exact"/>
              <w:contextualSpacing/>
              <w:jc w:val="both"/>
              <w:rPr>
                <w:ins w:id="6109" w:author="Xuning Wei12232" w:date="2026-07-27T15:16:00Z"/>
                <w:rFonts w:ascii="Times New Roman" w:eastAsia="仿宋_GB2312" w:hAnsi="Times New Roman" w:cs="Times New Roman"/>
                <w:color w:val="0000FF"/>
                <w:sz w:val="18"/>
                <w:szCs w:val="18"/>
                <w:highlight w:val="yellow"/>
                <w:lang w:eastAsia="zh-CN"/>
              </w:rPr>
            </w:pPr>
            <w:ins w:id="6110" w:author="Xuning Wei12232" w:date="2026-07-27T15:16:00Z">
              <w:r w:rsidRPr="00BB7730">
                <w:rPr>
                  <w:rFonts w:ascii="Times New Roman" w:eastAsia="仿宋_GB2312" w:hAnsi="Times New Roman" w:cs="Times New Roman"/>
                  <w:color w:val="0000FF"/>
                  <w:sz w:val="18"/>
                  <w:szCs w:val="18"/>
                </w:rPr>
                <w:t>The pressure range of equipment for normal operation: -0.098~0.083 MPa</w:t>
              </w:r>
            </w:ins>
          </w:p>
        </w:tc>
        <w:tc>
          <w:tcPr>
            <w:tcW w:w="305" w:type="pct"/>
            <w:shd w:val="clear" w:color="auto" w:fill="FFFFFF" w:themeFill="background1"/>
            <w:vAlign w:val="center"/>
          </w:tcPr>
          <w:p w14:paraId="3A35F739" w14:textId="77777777" w:rsidR="007577E6" w:rsidRPr="00BB7730" w:rsidRDefault="007577E6" w:rsidP="007577E6">
            <w:pPr>
              <w:spacing w:line="240" w:lineRule="exact"/>
              <w:contextualSpacing/>
              <w:jc w:val="both"/>
              <w:rPr>
                <w:ins w:id="6111" w:author="Xuning Wei12232" w:date="2026-07-27T15:16:00Z"/>
                <w:rFonts w:ascii="Times New Roman" w:eastAsia="仿宋_GB2312" w:hAnsi="Times New Roman" w:cs="Times New Roman"/>
                <w:color w:val="0000FF"/>
                <w:sz w:val="18"/>
                <w:szCs w:val="18"/>
              </w:rPr>
            </w:pPr>
            <w:ins w:id="6112"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435A1E6C" w14:textId="77777777" w:rsidR="007577E6" w:rsidRPr="00BB7730" w:rsidRDefault="007577E6" w:rsidP="007577E6">
            <w:pPr>
              <w:spacing w:line="240" w:lineRule="exact"/>
              <w:contextualSpacing/>
              <w:jc w:val="both"/>
              <w:rPr>
                <w:ins w:id="6113" w:author="Xuning Wei12232" w:date="2026-07-27T15:16:00Z"/>
                <w:rFonts w:ascii="Times New Roman" w:eastAsia="仿宋_GB2312" w:hAnsi="Times New Roman" w:cs="Times New Roman"/>
                <w:color w:val="0000FF"/>
                <w:sz w:val="18"/>
                <w:szCs w:val="18"/>
              </w:rPr>
            </w:pPr>
            <w:ins w:id="6114"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734DF178" w14:textId="77777777" w:rsidR="007577E6" w:rsidRPr="00BB7730" w:rsidRDefault="007577E6" w:rsidP="007577E6">
            <w:pPr>
              <w:spacing w:line="240" w:lineRule="exact"/>
              <w:contextualSpacing/>
              <w:jc w:val="both"/>
              <w:rPr>
                <w:ins w:id="6115" w:author="Xuning Wei12232" w:date="2026-07-27T15:16:00Z"/>
                <w:rFonts w:ascii="Times New Roman" w:eastAsia="仿宋_GB2312" w:hAnsi="Times New Roman" w:cs="Times New Roman"/>
                <w:color w:val="0000FF"/>
                <w:sz w:val="18"/>
                <w:szCs w:val="18"/>
              </w:rPr>
            </w:pPr>
            <w:ins w:id="6116" w:author="Xuning Wei12232" w:date="2026-07-27T15:16:00Z">
              <w:r w:rsidRPr="00BB7730">
                <w:rPr>
                  <w:rFonts w:ascii="Times New Roman" w:eastAsia="仿宋_GB2312" w:hAnsi="Times New Roman" w:cs="Times New Roman"/>
                  <w:color w:val="0000FF"/>
                  <w:sz w:val="18"/>
                  <w:szCs w:val="18"/>
                </w:rPr>
                <w:t>The pressure range</w:t>
              </w:r>
              <w:r w:rsidRPr="00BB7730">
                <w:rPr>
                  <w:rFonts w:ascii="Times New Roman" w:eastAsia="仿宋_GB2312" w:hAnsi="Times New Roman" w:cs="Times New Roman"/>
                  <w:color w:val="0000FF"/>
                  <w:sz w:val="18"/>
                  <w:szCs w:val="18"/>
                  <w:lang w:eastAsia="zh-CN"/>
                </w:rPr>
                <w:t xml:space="preserve"> </w:t>
              </w:r>
              <w:r w:rsidRPr="00BB7730">
                <w:rPr>
                  <w:rFonts w:ascii="Times New Roman" w:eastAsia="仿宋_GB2312" w:hAnsi="Times New Roman" w:cs="Times New Roman"/>
                  <w:color w:val="0000FF"/>
                  <w:sz w:val="18"/>
                  <w:szCs w:val="18"/>
                </w:rPr>
                <w:t>from process requirement is within the control range of equipment capability</w:t>
              </w:r>
            </w:ins>
          </w:p>
        </w:tc>
      </w:tr>
      <w:tr w:rsidR="007577E6" w:rsidRPr="00BB7730" w14:paraId="2BA3FCFB" w14:textId="77777777" w:rsidTr="00DA2B65">
        <w:trPr>
          <w:trHeight w:val="397"/>
          <w:jc w:val="center"/>
          <w:ins w:id="6117" w:author="Xuning Wei12232" w:date="2026-07-27T15:16:00Z"/>
        </w:trPr>
        <w:tc>
          <w:tcPr>
            <w:tcW w:w="151" w:type="pct"/>
            <w:vMerge/>
            <w:vAlign w:val="center"/>
          </w:tcPr>
          <w:p w14:paraId="6E808671" w14:textId="77777777" w:rsidR="007577E6" w:rsidRPr="00BB7730" w:rsidRDefault="007577E6" w:rsidP="007577E6">
            <w:pPr>
              <w:spacing w:line="240" w:lineRule="exact"/>
              <w:contextualSpacing/>
              <w:jc w:val="center"/>
              <w:rPr>
                <w:ins w:id="6118" w:author="Xuning Wei12232" w:date="2026-07-27T15:16:00Z"/>
                <w:rFonts w:ascii="Times New Roman" w:eastAsia="仿宋_GB2312" w:hAnsi="Times New Roman" w:cs="Times New Roman"/>
                <w:color w:val="0000FF"/>
                <w:kern w:val="0"/>
                <w:sz w:val="18"/>
                <w:szCs w:val="18"/>
                <w:lang w:eastAsia="zh-CN"/>
              </w:rPr>
            </w:pPr>
          </w:p>
        </w:tc>
        <w:tc>
          <w:tcPr>
            <w:tcW w:w="457" w:type="pct"/>
            <w:vMerge/>
            <w:vAlign w:val="center"/>
          </w:tcPr>
          <w:p w14:paraId="53B28533" w14:textId="77777777" w:rsidR="007577E6" w:rsidRPr="00BB7730" w:rsidRDefault="007577E6" w:rsidP="007577E6">
            <w:pPr>
              <w:spacing w:line="240" w:lineRule="exact"/>
              <w:contextualSpacing/>
              <w:jc w:val="center"/>
              <w:rPr>
                <w:ins w:id="6119"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02ACE1F4" w14:textId="77777777" w:rsidR="007577E6" w:rsidRPr="00BB7730" w:rsidRDefault="007577E6" w:rsidP="007577E6">
            <w:pPr>
              <w:spacing w:line="240" w:lineRule="exact"/>
              <w:contextualSpacing/>
              <w:jc w:val="both"/>
              <w:rPr>
                <w:ins w:id="6120" w:author="Xuning Wei12232" w:date="2026-07-27T15:16:00Z"/>
                <w:rFonts w:ascii="Times New Roman" w:eastAsia="仿宋_GB2312" w:hAnsi="Times New Roman" w:cs="Times New Roman"/>
                <w:color w:val="0000FF"/>
                <w:sz w:val="18"/>
                <w:szCs w:val="18"/>
              </w:rPr>
            </w:pPr>
            <w:ins w:id="6121" w:author="Xuning Wei12232" w:date="2026-07-27T15:16:00Z">
              <w:r w:rsidRPr="00BB7730">
                <w:rPr>
                  <w:rFonts w:ascii="Times New Roman" w:eastAsia="仿宋_GB2312" w:hAnsi="Times New Roman" w:cs="Times New Roman"/>
                  <w:color w:val="0000FF"/>
                  <w:sz w:val="18"/>
                  <w:szCs w:val="18"/>
                </w:rPr>
                <w:t>Nitrogen protection/Inert: oxygen content ≤1.0%.</w:t>
              </w:r>
            </w:ins>
          </w:p>
        </w:tc>
        <w:tc>
          <w:tcPr>
            <w:tcW w:w="1400" w:type="pct"/>
            <w:shd w:val="clear" w:color="auto" w:fill="FFFFFF" w:themeFill="background1"/>
            <w:vAlign w:val="center"/>
          </w:tcPr>
          <w:p w14:paraId="3D64FABF" w14:textId="77777777" w:rsidR="007577E6" w:rsidRPr="00BB7730" w:rsidRDefault="007577E6" w:rsidP="007577E6">
            <w:pPr>
              <w:spacing w:line="240" w:lineRule="exact"/>
              <w:contextualSpacing/>
              <w:jc w:val="both"/>
              <w:rPr>
                <w:ins w:id="6122" w:author="Xuning Wei12232" w:date="2026-07-27T15:16:00Z"/>
                <w:rFonts w:ascii="Times New Roman" w:eastAsia="仿宋_GB2312" w:hAnsi="Times New Roman" w:cs="Times New Roman"/>
                <w:color w:val="0000FF"/>
                <w:sz w:val="18"/>
                <w:szCs w:val="18"/>
              </w:rPr>
            </w:pPr>
            <w:ins w:id="6123" w:author="Xuning Wei12232" w:date="2026-07-27T15:16:00Z">
              <w:r w:rsidRPr="00BB7730">
                <w:rPr>
                  <w:rFonts w:ascii="Times New Roman" w:eastAsia="仿宋_GB2312" w:hAnsi="Times New Roman" w:cs="Times New Roman"/>
                  <w:color w:val="0000FF"/>
                  <w:sz w:val="18"/>
                  <w:szCs w:val="18"/>
                </w:rPr>
                <w:t>The equipment has the function of protection under nitrogen flow or static pressure</w:t>
              </w:r>
            </w:ins>
          </w:p>
          <w:p w14:paraId="65F45890" w14:textId="77777777" w:rsidR="007577E6" w:rsidRPr="00BB7730" w:rsidRDefault="007577E6" w:rsidP="007577E6">
            <w:pPr>
              <w:spacing w:line="240" w:lineRule="exact"/>
              <w:contextualSpacing/>
              <w:jc w:val="both"/>
              <w:rPr>
                <w:ins w:id="6124" w:author="Xuning Wei12232" w:date="2026-07-27T15:16:00Z"/>
                <w:rFonts w:ascii="Times New Roman" w:eastAsia="仿宋_GB2312" w:hAnsi="Times New Roman" w:cs="Times New Roman"/>
                <w:color w:val="0000FF"/>
                <w:sz w:val="18"/>
                <w:szCs w:val="18"/>
                <w:highlight w:val="yellow"/>
              </w:rPr>
            </w:pPr>
            <w:ins w:id="6125" w:author="Xuning Wei12232" w:date="2026-07-27T15:16:00Z">
              <w:r w:rsidRPr="00BB7730">
                <w:rPr>
                  <w:rFonts w:ascii="Times New Roman" w:eastAsia="仿宋_GB2312" w:hAnsi="Times New Roman" w:cs="Times New Roman"/>
                  <w:color w:val="0000FF"/>
                  <w:sz w:val="18"/>
                  <w:szCs w:val="18"/>
                </w:rPr>
                <w:t>Control range of oxygen content of the equipment: ≤1.0%</w:t>
              </w:r>
            </w:ins>
          </w:p>
        </w:tc>
        <w:tc>
          <w:tcPr>
            <w:tcW w:w="305" w:type="pct"/>
            <w:shd w:val="clear" w:color="auto" w:fill="FFFFFF" w:themeFill="background1"/>
            <w:vAlign w:val="center"/>
          </w:tcPr>
          <w:p w14:paraId="69F681B9" w14:textId="77777777" w:rsidR="007577E6" w:rsidRPr="00BB7730" w:rsidRDefault="007577E6" w:rsidP="007577E6">
            <w:pPr>
              <w:spacing w:line="240" w:lineRule="exact"/>
              <w:contextualSpacing/>
              <w:jc w:val="both"/>
              <w:rPr>
                <w:ins w:id="6126" w:author="Xuning Wei12232" w:date="2026-07-27T15:16:00Z"/>
                <w:rFonts w:ascii="Times New Roman" w:eastAsia="仿宋_GB2312" w:hAnsi="Times New Roman" w:cs="Times New Roman"/>
                <w:color w:val="0000FF"/>
                <w:sz w:val="18"/>
                <w:szCs w:val="18"/>
              </w:rPr>
            </w:pPr>
            <w:ins w:id="6127"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30DB8840" w14:textId="77777777" w:rsidR="007577E6" w:rsidRPr="00BB7730" w:rsidRDefault="007577E6" w:rsidP="007577E6">
            <w:pPr>
              <w:spacing w:line="240" w:lineRule="exact"/>
              <w:contextualSpacing/>
              <w:jc w:val="both"/>
              <w:rPr>
                <w:ins w:id="6128" w:author="Xuning Wei12232" w:date="2026-07-27T15:16:00Z"/>
                <w:rFonts w:ascii="Times New Roman" w:eastAsia="仿宋_GB2312" w:hAnsi="Times New Roman" w:cs="Times New Roman"/>
                <w:color w:val="0000FF"/>
                <w:sz w:val="18"/>
                <w:szCs w:val="18"/>
              </w:rPr>
            </w:pPr>
            <w:ins w:id="6129"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7106C442" w14:textId="77777777" w:rsidR="007577E6" w:rsidRPr="00BB7730" w:rsidRDefault="007577E6" w:rsidP="007577E6">
            <w:pPr>
              <w:spacing w:line="240" w:lineRule="exact"/>
              <w:contextualSpacing/>
              <w:jc w:val="both"/>
              <w:rPr>
                <w:ins w:id="6130" w:author="Xuning Wei12232" w:date="2026-07-27T15:16:00Z"/>
                <w:rFonts w:ascii="Times New Roman" w:eastAsia="仿宋_GB2312" w:hAnsi="Times New Roman" w:cs="Times New Roman"/>
                <w:color w:val="0000FF"/>
                <w:sz w:val="18"/>
                <w:szCs w:val="18"/>
              </w:rPr>
            </w:pPr>
            <w:ins w:id="6131" w:author="Xuning Wei12232" w:date="2026-07-27T15:16:00Z">
              <w:r w:rsidRPr="00BB7730">
                <w:rPr>
                  <w:rFonts w:ascii="Times New Roman" w:eastAsia="仿宋_GB2312" w:hAnsi="Times New Roman" w:cs="Times New Roman"/>
                  <w:color w:val="0000FF"/>
                  <w:sz w:val="18"/>
                  <w:szCs w:val="18"/>
                </w:rPr>
                <w:t>N/A</w:t>
              </w:r>
            </w:ins>
          </w:p>
        </w:tc>
      </w:tr>
      <w:tr w:rsidR="007577E6" w:rsidRPr="00BB7730" w14:paraId="42E8F0D1" w14:textId="77777777" w:rsidTr="00DA2B65">
        <w:trPr>
          <w:trHeight w:val="397"/>
          <w:jc w:val="center"/>
          <w:ins w:id="6132" w:author="Xuning Wei12232" w:date="2026-07-27T15:16:00Z"/>
        </w:trPr>
        <w:tc>
          <w:tcPr>
            <w:tcW w:w="151" w:type="pct"/>
            <w:vMerge/>
            <w:vAlign w:val="center"/>
          </w:tcPr>
          <w:p w14:paraId="4D2CFD54" w14:textId="77777777" w:rsidR="007577E6" w:rsidRPr="00BB7730" w:rsidRDefault="007577E6" w:rsidP="007577E6">
            <w:pPr>
              <w:spacing w:line="240" w:lineRule="exact"/>
              <w:contextualSpacing/>
              <w:jc w:val="center"/>
              <w:rPr>
                <w:ins w:id="6133"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51FF58AE" w14:textId="77777777" w:rsidR="007577E6" w:rsidRPr="00BB7730" w:rsidRDefault="007577E6" w:rsidP="007577E6">
            <w:pPr>
              <w:spacing w:line="240" w:lineRule="exact"/>
              <w:contextualSpacing/>
              <w:jc w:val="center"/>
              <w:rPr>
                <w:ins w:id="6134"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4BF9EAE5" w14:textId="77777777" w:rsidR="007577E6" w:rsidRPr="00BB7730" w:rsidRDefault="007577E6" w:rsidP="007577E6">
            <w:pPr>
              <w:spacing w:line="240" w:lineRule="exact"/>
              <w:contextualSpacing/>
              <w:jc w:val="both"/>
              <w:rPr>
                <w:ins w:id="6135" w:author="Xuning Wei12232" w:date="2026-07-27T15:16:00Z"/>
                <w:rFonts w:ascii="Times New Roman" w:eastAsia="仿宋_GB2312" w:hAnsi="Times New Roman" w:cs="Times New Roman"/>
                <w:color w:val="0000FF"/>
                <w:sz w:val="18"/>
                <w:szCs w:val="18"/>
                <w:lang w:eastAsia="zh-CN"/>
              </w:rPr>
            </w:pPr>
            <w:ins w:id="6136" w:author="Xuning Wei12232" w:date="2026-07-27T15:16:00Z">
              <w:r w:rsidRPr="00BB7730">
                <w:rPr>
                  <w:rFonts w:ascii="Times New Roman" w:eastAsia="仿宋_GB2312" w:hAnsi="Times New Roman" w:cs="Times New Roman"/>
                  <w:color w:val="0000FF"/>
                  <w:sz w:val="18"/>
                  <w:szCs w:val="18"/>
                </w:rPr>
                <w:t>Liquid charge</w:t>
              </w:r>
            </w:ins>
          </w:p>
        </w:tc>
        <w:tc>
          <w:tcPr>
            <w:tcW w:w="1400" w:type="pct"/>
            <w:shd w:val="clear" w:color="auto" w:fill="FFFFFF" w:themeFill="background1"/>
            <w:vAlign w:val="center"/>
          </w:tcPr>
          <w:p w14:paraId="4DB52B4E" w14:textId="77777777" w:rsidR="007577E6" w:rsidRPr="00BB7730" w:rsidRDefault="007577E6" w:rsidP="007577E6">
            <w:pPr>
              <w:spacing w:line="240" w:lineRule="exact"/>
              <w:contextualSpacing/>
              <w:jc w:val="both"/>
              <w:rPr>
                <w:ins w:id="6137" w:author="Xuning Wei12232" w:date="2026-07-27T15:16:00Z"/>
                <w:rFonts w:ascii="Times New Roman" w:eastAsia="仿宋_GB2312" w:hAnsi="Times New Roman" w:cs="Times New Roman"/>
                <w:color w:val="0000FF"/>
                <w:sz w:val="18"/>
                <w:szCs w:val="18"/>
                <w:lang w:eastAsia="zh-CN"/>
              </w:rPr>
            </w:pPr>
            <w:ins w:id="6138" w:author="Xuning Wei12232" w:date="2026-07-27T15:16:00Z">
              <w:r w:rsidRPr="00BB7730">
                <w:rPr>
                  <w:rFonts w:ascii="Times New Roman" w:eastAsia="仿宋_GB2312" w:hAnsi="Times New Roman" w:cs="Times New Roman"/>
                  <w:color w:val="0000FF"/>
                  <w:sz w:val="18"/>
                  <w:szCs w:val="18"/>
                </w:rPr>
                <w:t>Dedicated pipeline for charging</w:t>
              </w:r>
            </w:ins>
          </w:p>
        </w:tc>
        <w:tc>
          <w:tcPr>
            <w:tcW w:w="305" w:type="pct"/>
            <w:shd w:val="clear" w:color="auto" w:fill="FFFFFF" w:themeFill="background1"/>
            <w:vAlign w:val="center"/>
          </w:tcPr>
          <w:p w14:paraId="3A4B408E" w14:textId="77777777" w:rsidR="007577E6" w:rsidRPr="00BB7730" w:rsidRDefault="007577E6" w:rsidP="007577E6">
            <w:pPr>
              <w:spacing w:line="240" w:lineRule="exact"/>
              <w:contextualSpacing/>
              <w:jc w:val="both"/>
              <w:rPr>
                <w:ins w:id="6139" w:author="Xuning Wei12232" w:date="2026-07-27T15:16:00Z"/>
                <w:rFonts w:ascii="Times New Roman" w:eastAsia="仿宋_GB2312" w:hAnsi="Times New Roman" w:cs="Times New Roman"/>
                <w:color w:val="0000FF"/>
                <w:sz w:val="18"/>
                <w:szCs w:val="18"/>
              </w:rPr>
            </w:pPr>
            <w:ins w:id="6140"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3F84CAB" w14:textId="77777777" w:rsidR="007577E6" w:rsidRPr="00BB7730" w:rsidRDefault="007577E6" w:rsidP="007577E6">
            <w:pPr>
              <w:spacing w:line="240" w:lineRule="exact"/>
              <w:contextualSpacing/>
              <w:jc w:val="both"/>
              <w:rPr>
                <w:ins w:id="6141" w:author="Xuning Wei12232" w:date="2026-07-27T15:16:00Z"/>
                <w:rFonts w:ascii="Times New Roman" w:eastAsia="仿宋_GB2312" w:hAnsi="Times New Roman" w:cs="Times New Roman"/>
                <w:color w:val="0000FF"/>
                <w:sz w:val="18"/>
                <w:szCs w:val="18"/>
              </w:rPr>
            </w:pPr>
            <w:ins w:id="6142"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17A22818" w14:textId="77777777" w:rsidR="007577E6" w:rsidRPr="00BB7730" w:rsidRDefault="007577E6" w:rsidP="007577E6">
            <w:pPr>
              <w:spacing w:line="240" w:lineRule="exact"/>
              <w:contextualSpacing/>
              <w:jc w:val="both"/>
              <w:rPr>
                <w:ins w:id="6143" w:author="Xuning Wei12232" w:date="2026-07-27T15:16:00Z"/>
                <w:rFonts w:ascii="Times New Roman" w:eastAsia="仿宋_GB2312" w:hAnsi="Times New Roman" w:cs="Times New Roman"/>
                <w:color w:val="0000FF"/>
                <w:sz w:val="18"/>
                <w:szCs w:val="18"/>
              </w:rPr>
            </w:pPr>
            <w:ins w:id="6144" w:author="Xuning Wei12232" w:date="2026-07-27T15:16:00Z">
              <w:r w:rsidRPr="00BB7730">
                <w:rPr>
                  <w:rFonts w:ascii="Times New Roman" w:eastAsia="仿宋_GB2312" w:hAnsi="Times New Roman" w:cs="Times New Roman"/>
                  <w:color w:val="0000FF"/>
                  <w:sz w:val="18"/>
                  <w:szCs w:val="18"/>
                </w:rPr>
                <w:t>N/A</w:t>
              </w:r>
            </w:ins>
          </w:p>
        </w:tc>
      </w:tr>
      <w:tr w:rsidR="007577E6" w:rsidRPr="00BB7730" w14:paraId="6BE9918B" w14:textId="77777777" w:rsidTr="00DA2B65">
        <w:trPr>
          <w:trHeight w:val="397"/>
          <w:jc w:val="center"/>
          <w:ins w:id="6145" w:author="Xuning Wei12232" w:date="2026-07-27T15:16:00Z"/>
        </w:trPr>
        <w:tc>
          <w:tcPr>
            <w:tcW w:w="151" w:type="pct"/>
            <w:vMerge/>
            <w:vAlign w:val="center"/>
          </w:tcPr>
          <w:p w14:paraId="7D6B626E" w14:textId="77777777" w:rsidR="007577E6" w:rsidRPr="00BB7730" w:rsidRDefault="007577E6" w:rsidP="007577E6">
            <w:pPr>
              <w:spacing w:line="240" w:lineRule="exact"/>
              <w:contextualSpacing/>
              <w:jc w:val="center"/>
              <w:rPr>
                <w:ins w:id="6146"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1BAC145E" w14:textId="77777777" w:rsidR="007577E6" w:rsidRPr="00BB7730" w:rsidRDefault="007577E6" w:rsidP="007577E6">
            <w:pPr>
              <w:spacing w:line="240" w:lineRule="exact"/>
              <w:contextualSpacing/>
              <w:jc w:val="center"/>
              <w:rPr>
                <w:ins w:id="6147"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33961E1C" w14:textId="77777777" w:rsidR="007577E6" w:rsidRPr="00BB7730" w:rsidRDefault="007577E6" w:rsidP="007577E6">
            <w:pPr>
              <w:spacing w:line="240" w:lineRule="exact"/>
              <w:contextualSpacing/>
              <w:jc w:val="both"/>
              <w:rPr>
                <w:ins w:id="6148" w:author="Xuning Wei12232" w:date="2026-07-27T15:16:00Z"/>
                <w:rFonts w:ascii="Times New Roman" w:eastAsia="仿宋_GB2312" w:hAnsi="Times New Roman" w:cs="Times New Roman"/>
                <w:color w:val="0000FF"/>
                <w:sz w:val="18"/>
                <w:szCs w:val="18"/>
              </w:rPr>
            </w:pPr>
            <w:ins w:id="6149" w:author="Xuning Wei12232" w:date="2026-07-27T15:16:00Z">
              <w:r w:rsidRPr="00BB7730">
                <w:rPr>
                  <w:rFonts w:ascii="Times New Roman" w:eastAsia="仿宋_GB2312" w:hAnsi="Times New Roman" w:cs="Times New Roman"/>
                  <w:color w:val="0000FF"/>
                  <w:sz w:val="18"/>
                  <w:szCs w:val="18"/>
                  <w:lang w:eastAsia="zh-CN"/>
                </w:rPr>
                <w:t>Solution transfer</w:t>
              </w:r>
            </w:ins>
          </w:p>
        </w:tc>
        <w:tc>
          <w:tcPr>
            <w:tcW w:w="1400" w:type="pct"/>
            <w:shd w:val="clear" w:color="auto" w:fill="FFFFFF" w:themeFill="background1"/>
            <w:vAlign w:val="center"/>
          </w:tcPr>
          <w:p w14:paraId="210DE859" w14:textId="1E07BE12" w:rsidR="007577E6" w:rsidRPr="00BB7730" w:rsidRDefault="007577E6" w:rsidP="007577E6">
            <w:pPr>
              <w:spacing w:line="240" w:lineRule="exact"/>
              <w:contextualSpacing/>
              <w:jc w:val="both"/>
              <w:rPr>
                <w:ins w:id="6150" w:author="Xuning Wei12232" w:date="2026-07-27T15:16:00Z"/>
                <w:rFonts w:ascii="Times New Roman" w:eastAsia="仿宋_GB2312" w:hAnsi="Times New Roman" w:cs="Times New Roman"/>
                <w:color w:val="0000FF"/>
                <w:sz w:val="18"/>
                <w:szCs w:val="18"/>
                <w:lang w:eastAsia="zh-CN"/>
              </w:rPr>
            </w:pPr>
            <w:ins w:id="6151" w:author="He Han" w:date="2026-08-27T15:26:00Z">
              <w:r w:rsidRPr="00BB7730">
                <w:rPr>
                  <w:rFonts w:ascii="Times New Roman" w:eastAsia="仿宋_GB2312" w:hAnsi="Times New Roman" w:cs="Times New Roman"/>
                  <w:color w:val="0000FF"/>
                  <w:sz w:val="18"/>
                  <w:szCs w:val="18"/>
                </w:rPr>
                <w:t xml:space="preserve">The tubing between R22 and L2 synthesizer is independent of the tubing between R22 and L1 synthesizer. The transfer endpoint is determined by operator visual observation until no further liquid flow is observed. </w:t>
              </w:r>
              <w:r w:rsidRPr="00BB7730">
                <w:rPr>
                  <w:rFonts w:ascii="Times New Roman" w:eastAsia="Times New Roman" w:hAnsi="Times New Roman" w:cs="Times New Roman"/>
                  <w:color w:val="0000FF"/>
                  <w:sz w:val="18"/>
                  <w:szCs w:val="18"/>
                  <w:rPrChange w:id="6152" w:author="He Han" w:date="2026-10-22T10:51:00Z">
                    <w:rPr>
                      <w:rFonts w:ascii="Times New Roman" w:eastAsia="Times New Roman" w:hAnsi="Times New Roman" w:cs="Times New Roman"/>
                      <w:sz w:val="18"/>
                      <w:szCs w:val="18"/>
                    </w:rPr>
                  </w:rPrChange>
                </w:rPr>
                <w:t>Switching between the two tubing lines is realized via manual tee and valves. Dedicated pneumatic pumps are used for material transfer, and dual</w:t>
              </w:r>
              <w:r w:rsidRPr="00BB7730">
                <w:rPr>
                  <w:rFonts w:ascii="Times New Roman" w:hAnsi="Times New Roman" w:cs="Times New Roman"/>
                  <w:color w:val="0000FF"/>
                  <w:rPrChange w:id="6153" w:author="He Han" w:date="2026-10-22T10:51:00Z">
                    <w:rPr/>
                  </w:rPrChange>
                </w:rPr>
                <w:noBreakHyphen/>
              </w:r>
              <w:r w:rsidRPr="00BB7730">
                <w:rPr>
                  <w:rFonts w:ascii="Times New Roman" w:eastAsia="Times New Roman" w:hAnsi="Times New Roman" w:cs="Times New Roman"/>
                  <w:color w:val="0000FF"/>
                  <w:sz w:val="18"/>
                  <w:szCs w:val="18"/>
                  <w:rPrChange w:id="6154" w:author="He Han" w:date="2026-10-22T10:51:00Z">
                    <w:rPr>
                      <w:rFonts w:ascii="Times New Roman" w:eastAsia="Times New Roman" w:hAnsi="Times New Roman" w:cs="Times New Roman"/>
                      <w:sz w:val="18"/>
                      <w:szCs w:val="18"/>
                    </w:rPr>
                  </w:rPrChange>
                </w:rPr>
                <w:t xml:space="preserve">valves are equipped at the synthesizer feed inlet, which can effectively prevent transfer errors. </w:t>
              </w:r>
              <w:r w:rsidRPr="00BB7730">
                <w:rPr>
                  <w:rFonts w:ascii="Times New Roman" w:eastAsia="仿宋_GB2312" w:hAnsi="Times New Roman" w:cs="Times New Roman"/>
                  <w:color w:val="0000FF"/>
                  <w:sz w:val="18"/>
                  <w:szCs w:val="18"/>
                </w:rPr>
                <w:t>Cleaning operations shall be performed for the equipment upon completion of each project. Project</w:t>
              </w:r>
              <w:r w:rsidRPr="00BB7730">
                <w:rPr>
                  <w:rFonts w:ascii="Times New Roman" w:hAnsi="Times New Roman" w:cs="Times New Roman"/>
                  <w:color w:val="0000FF"/>
                  <w:rPrChange w:id="6155" w:author="He Han" w:date="2026-10-22T10:51:00Z">
                    <w:rPr/>
                  </w:rPrChange>
                </w:rPr>
                <w:noBreakHyphen/>
              </w:r>
              <w:r w:rsidRPr="00BB7730">
                <w:rPr>
                  <w:rFonts w:ascii="Times New Roman" w:eastAsia="仿宋_GB2312" w:hAnsi="Times New Roman" w:cs="Times New Roman"/>
                  <w:color w:val="0000FF"/>
                  <w:sz w:val="18"/>
                  <w:szCs w:val="18"/>
                </w:rPr>
                <w:t xml:space="preserve">switching can only be initiated after cleaning is completed. </w:t>
              </w:r>
            </w:ins>
            <w:ins w:id="6156" w:author="Xuning Wei12232" w:date="2026-07-27T15:16:00Z">
              <w:del w:id="6157" w:author="He Han" w:date="2026-08-27T15:26:00Z">
                <w:r w:rsidRPr="00BB7730" w:rsidDel="002155C3">
                  <w:rPr>
                    <w:rFonts w:ascii="Times New Roman" w:eastAsia="仿宋_GB2312" w:hAnsi="Times New Roman" w:cs="Times New Roman"/>
                    <w:color w:val="0000FF"/>
                    <w:sz w:val="18"/>
                    <w:szCs w:val="18"/>
                  </w:rPr>
                  <w:delText>Dedicated pipeline for transferring</w:delText>
                </w:r>
              </w:del>
            </w:ins>
          </w:p>
        </w:tc>
        <w:tc>
          <w:tcPr>
            <w:tcW w:w="305" w:type="pct"/>
            <w:shd w:val="clear" w:color="auto" w:fill="FFFFFF" w:themeFill="background1"/>
            <w:vAlign w:val="center"/>
          </w:tcPr>
          <w:p w14:paraId="2D975F72" w14:textId="77777777" w:rsidR="007577E6" w:rsidRPr="00BB7730" w:rsidRDefault="007577E6" w:rsidP="007577E6">
            <w:pPr>
              <w:spacing w:line="240" w:lineRule="exact"/>
              <w:contextualSpacing/>
              <w:jc w:val="both"/>
              <w:rPr>
                <w:ins w:id="6158" w:author="Xuning Wei12232" w:date="2026-07-27T15:16:00Z"/>
                <w:rFonts w:ascii="Times New Roman" w:eastAsia="仿宋_GB2312" w:hAnsi="Times New Roman" w:cs="Times New Roman"/>
                <w:color w:val="0000FF"/>
                <w:sz w:val="18"/>
                <w:szCs w:val="18"/>
              </w:rPr>
            </w:pPr>
            <w:ins w:id="6159" w:author="Xuning Wei12232" w:date="2026-07-27T15:16: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23356C56" w14:textId="77777777" w:rsidR="007577E6" w:rsidRPr="00BB7730" w:rsidRDefault="007577E6" w:rsidP="007577E6">
            <w:pPr>
              <w:spacing w:line="240" w:lineRule="exact"/>
              <w:contextualSpacing/>
              <w:jc w:val="both"/>
              <w:rPr>
                <w:ins w:id="6160" w:author="Xuning Wei12232" w:date="2026-07-27T15:16:00Z"/>
                <w:rFonts w:ascii="Times New Roman" w:eastAsia="仿宋_GB2312" w:hAnsi="Times New Roman" w:cs="Times New Roman"/>
                <w:color w:val="0000FF"/>
                <w:sz w:val="18"/>
                <w:szCs w:val="18"/>
              </w:rPr>
            </w:pPr>
            <w:ins w:id="6161" w:author="Xuning Wei12232" w:date="2026-07-27T15:16: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5389E380" w14:textId="14FDBF02" w:rsidR="007577E6" w:rsidRPr="00BB7730" w:rsidRDefault="007577E6" w:rsidP="007577E6">
            <w:pPr>
              <w:spacing w:line="240" w:lineRule="exact"/>
              <w:contextualSpacing/>
              <w:jc w:val="both"/>
              <w:rPr>
                <w:ins w:id="6162" w:author="Xuning Wei12232" w:date="2026-07-27T15:16:00Z"/>
                <w:rFonts w:ascii="Times New Roman" w:eastAsia="仿宋_GB2312" w:hAnsi="Times New Roman" w:cs="Times New Roman"/>
                <w:color w:val="0000FF"/>
                <w:sz w:val="18"/>
                <w:szCs w:val="18"/>
              </w:rPr>
            </w:pPr>
            <w:ins w:id="6163" w:author="He Han" w:date="2026-08-27T15:27:00Z">
              <w:r w:rsidRPr="00BB7730">
                <w:rPr>
                  <w:rFonts w:ascii="Times New Roman" w:eastAsia="Times New Roman" w:hAnsi="Times New Roman" w:cs="Times New Roman"/>
                  <w:color w:val="0000FF"/>
                  <w:sz w:val="18"/>
                  <w:szCs w:val="18"/>
                  <w:rPrChange w:id="6164" w:author="He Han" w:date="2026-10-22T10:51:00Z">
                    <w:rPr>
                      <w:rFonts w:ascii="Times New Roman" w:eastAsia="Times New Roman" w:hAnsi="Times New Roman" w:cs="Times New Roman"/>
                      <w:sz w:val="18"/>
                      <w:szCs w:val="18"/>
                    </w:rPr>
                  </w:rPrChange>
                </w:rPr>
                <w:t>The solutions prepared in the reactor for L1 and L2 are identical. Independent transfer lines are applied for L1 and L2 to avoid transfer errors. Cleaning is performed upon completion of each project to effectively prevent cross</w:t>
              </w:r>
              <w:r w:rsidRPr="00BB7730">
                <w:rPr>
                  <w:rFonts w:ascii="Times New Roman" w:hAnsi="Times New Roman" w:cs="Times New Roman"/>
                  <w:color w:val="0000FF"/>
                  <w:rPrChange w:id="6165" w:author="He Han" w:date="2026-10-22T10:51:00Z">
                    <w:rPr/>
                  </w:rPrChange>
                </w:rPr>
                <w:noBreakHyphen/>
              </w:r>
              <w:r w:rsidRPr="00BB7730">
                <w:rPr>
                  <w:rFonts w:ascii="Times New Roman" w:eastAsia="Times New Roman" w:hAnsi="Times New Roman" w:cs="Times New Roman"/>
                  <w:color w:val="0000FF"/>
                  <w:sz w:val="18"/>
                  <w:szCs w:val="18"/>
                  <w:rPrChange w:id="6166" w:author="He Han" w:date="2026-10-22T10:51:00Z">
                    <w:rPr>
                      <w:rFonts w:ascii="Times New Roman" w:eastAsia="Times New Roman" w:hAnsi="Times New Roman" w:cs="Times New Roman"/>
                      <w:sz w:val="18"/>
                      <w:szCs w:val="18"/>
                    </w:rPr>
                  </w:rPrChange>
                </w:rPr>
                <w:t>contamination.</w:t>
              </w:r>
            </w:ins>
            <w:ins w:id="6167" w:author="Xuning Wei12232" w:date="2026-07-27T15:16:00Z">
              <w:del w:id="6168" w:author="He Han" w:date="2026-08-27T15:27:00Z">
                <w:r w:rsidRPr="00BB7730" w:rsidDel="00441B1E">
                  <w:rPr>
                    <w:rFonts w:ascii="Times New Roman" w:eastAsia="仿宋_GB2312" w:hAnsi="Times New Roman" w:cs="Times New Roman"/>
                    <w:color w:val="0000FF"/>
                    <w:sz w:val="18"/>
                    <w:szCs w:val="18"/>
                  </w:rPr>
                  <w:delText>N/A</w:delText>
                </w:r>
              </w:del>
            </w:ins>
          </w:p>
        </w:tc>
      </w:tr>
    </w:tbl>
    <w:p w14:paraId="0A6F7BD4" w14:textId="5C21C10C" w:rsidR="006E09A4" w:rsidRPr="00BB7730" w:rsidRDefault="006E09A4">
      <w:pPr>
        <w:snapToGrid w:val="0"/>
        <w:rPr>
          <w:ins w:id="6169" w:author="Xuning Wei12232" w:date="2026-07-27T15:31:00Z"/>
          <w:rFonts w:ascii="Times New Roman" w:eastAsia="仿宋_GB2312" w:hAnsi="Times New Roman" w:cs="Times New Roman"/>
          <w:color w:val="0000FF"/>
          <w:lang w:eastAsia="zh-CN"/>
          <w:rPrChange w:id="6170" w:author="Xuning Wei12232" w:date="2026-07-27T15:31:00Z">
            <w:rPr>
              <w:ins w:id="6171" w:author="Xuning Wei12232" w:date="2026-07-27T15:31:00Z"/>
              <w:rFonts w:ascii="Times New Roman" w:eastAsia="仿宋_GB2312" w:hAnsi="Times New Roman" w:cs="Times New Roman"/>
              <w:color w:val="auto"/>
            </w:rPr>
          </w:rPrChange>
        </w:rPr>
        <w:pPrChange w:id="6172" w:author="Xuning Wei12232" w:date="2026-07-27T15:31:00Z">
          <w:pPr>
            <w:pStyle w:val="2"/>
            <w:spacing w:beforeLines="50" w:after="50" w:line="319" w:lineRule="auto"/>
            <w:contextualSpacing/>
          </w:pPr>
        </w:pPrChange>
      </w:pPr>
      <w:ins w:id="6173" w:author="Xuning Wei12232" w:date="2026-07-27T15:30:00Z">
        <w:r w:rsidRPr="00BB7730">
          <w:rPr>
            <w:rFonts w:ascii="Times New Roman" w:eastAsia="仿宋_GB2312" w:hAnsi="Times New Roman" w:cs="Times New Roman"/>
            <w:color w:val="0000FF"/>
            <w:sz w:val="20"/>
            <w:szCs w:val="20"/>
            <w:lang w:eastAsia="zh-CN"/>
          </w:rPr>
          <w:t>Note: Refers to equipment qualification document SVP-TJ4-334.01-046(TJ4-IOPQ-SC-AsymP3S 1.0.1-02.01.)</w:t>
        </w:r>
      </w:ins>
    </w:p>
    <w:p w14:paraId="2D51E1E8" w14:textId="6D8E62C1" w:rsidR="00444ADF" w:rsidRPr="00BB7730" w:rsidDel="006E09A4" w:rsidRDefault="00444ADF">
      <w:pPr>
        <w:pStyle w:val="2"/>
        <w:numPr>
          <w:ilvl w:val="1"/>
          <w:numId w:val="8"/>
        </w:numPr>
        <w:ind w:left="357" w:hanging="357"/>
        <w:rPr>
          <w:del w:id="6174" w:author="Xuning Wei12232" w:date="2026-07-27T15:30:00Z"/>
          <w:rFonts w:ascii="Times New Roman" w:eastAsia="仿宋_GB2312" w:hAnsi="Times New Roman" w:cs="Times New Roman"/>
          <w:color w:val="auto"/>
        </w:rPr>
        <w:pPrChange w:id="6175" w:author="He Han" w:date="2026-10-21T15:32:00Z">
          <w:pPr>
            <w:snapToGrid w:val="0"/>
            <w:spacing w:beforeLines="50" w:before="120" w:afterLines="50" w:after="120"/>
            <w:jc w:val="both"/>
          </w:pPr>
        </w:pPrChange>
      </w:pPr>
      <w:del w:id="6176" w:author="Xuning Wei12232" w:date="2026-07-27T15:15:00Z">
        <w:r w:rsidRPr="00BB7730" w:rsidDel="00DA2B65">
          <w:rPr>
            <w:rFonts w:ascii="Times New Roman" w:eastAsia="仿宋_GB2312" w:hAnsi="Times New Roman" w:cs="Times New Roman"/>
            <w:color w:val="auto"/>
          </w:rPr>
          <w:delText>Note: Refers to equipment qualification document VR-TJ4-392.01-002.01.</w:delText>
        </w:r>
      </w:del>
      <w:bookmarkStart w:id="6177" w:name="_Toc243495327"/>
      <w:bookmarkStart w:id="6178" w:name="_Toc243495503"/>
      <w:bookmarkStart w:id="6179" w:name="_Toc243495679"/>
      <w:bookmarkStart w:id="6180" w:name="_Toc243495855"/>
      <w:bookmarkEnd w:id="6177"/>
      <w:bookmarkEnd w:id="6178"/>
      <w:bookmarkEnd w:id="6179"/>
      <w:bookmarkEnd w:id="6180"/>
    </w:p>
    <w:p w14:paraId="092A52BE" w14:textId="71AFACB8" w:rsidR="002132E1" w:rsidRPr="00BB7730" w:rsidRDefault="002642C7">
      <w:pPr>
        <w:pStyle w:val="2"/>
        <w:numPr>
          <w:ilvl w:val="1"/>
          <w:numId w:val="8"/>
        </w:numPr>
        <w:ind w:left="357" w:hanging="357"/>
        <w:rPr>
          <w:rFonts w:ascii="Times New Roman" w:eastAsia="仿宋_GB2312" w:hAnsi="Times New Roman" w:cs="Times New Roman"/>
          <w:color w:val="auto"/>
        </w:rPr>
        <w:pPrChange w:id="6181" w:author="He Han" w:date="2026-10-21T15:32:00Z">
          <w:pPr>
            <w:pStyle w:val="2"/>
            <w:spacing w:beforeLines="50" w:after="50" w:line="319" w:lineRule="auto"/>
            <w:contextualSpacing/>
          </w:pPr>
        </w:pPrChange>
      </w:pPr>
      <w:bookmarkStart w:id="6182" w:name="_Toc243495856"/>
      <w:r w:rsidRPr="00BB7730">
        <w:rPr>
          <w:rFonts w:ascii="Times New Roman" w:eastAsia="仿宋_GB2312" w:hAnsi="Times New Roman" w:cs="Times New Roman"/>
          <w:color w:val="auto"/>
        </w:rPr>
        <w:t>Assessment on function &amp; capacity for</w:t>
      </w:r>
      <w:r w:rsidR="002F63F3" w:rsidRPr="00BB7730">
        <w:rPr>
          <w:rFonts w:ascii="Times New Roman" w:eastAsia="仿宋_GB2312" w:hAnsi="Times New Roman" w:cs="Times New Roman"/>
          <w:color w:val="auto"/>
        </w:rPr>
        <w:t xml:space="preserve"> 200L Glass-line Reactor TJ4S-12</w:t>
      </w:r>
      <w:del w:id="6183" w:author="Xuning Wei12232" w:date="2026-07-27T15:30:00Z">
        <w:r w:rsidR="002F63F3" w:rsidRPr="00BB7730" w:rsidDel="006E09A4">
          <w:rPr>
            <w:rFonts w:ascii="Times New Roman" w:eastAsia="仿宋_GB2312" w:hAnsi="Times New Roman" w:cs="Times New Roman"/>
            <w:color w:val="auto"/>
          </w:rPr>
          <w:delText xml:space="preserve">13-R21 </w:delText>
        </w:r>
      </w:del>
      <w:ins w:id="6184" w:author="Xuning Wei12232" w:date="2026-07-27T15:30:00Z">
        <w:r w:rsidR="006E09A4" w:rsidRPr="00BB7730">
          <w:rPr>
            <w:rFonts w:ascii="Times New Roman" w:eastAsia="仿宋_GB2312" w:hAnsi="Times New Roman" w:cs="Times New Roman"/>
            <w:color w:val="auto"/>
          </w:rPr>
          <w:t>00-AT02</w:t>
        </w:r>
      </w:ins>
      <w:bookmarkEnd w:id="6182"/>
    </w:p>
    <w:p w14:paraId="7FE8007A" w14:textId="12992757" w:rsidR="002642C7" w:rsidRPr="00BB7730" w:rsidRDefault="002642C7" w:rsidP="002132E1">
      <w:pPr>
        <w:spacing w:beforeLines="50" w:before="120" w:after="50" w:line="319" w:lineRule="auto"/>
        <w:ind w:leftChars="134" w:left="281"/>
        <w:contextualSpacing/>
        <w:jc w:val="both"/>
        <w:rPr>
          <w:rFonts w:ascii="Times New Roman" w:eastAsia="仿宋_GB2312" w:hAnsi="Times New Roman" w:cs="Times New Roman"/>
          <w:color w:val="auto"/>
          <w:sz w:val="20"/>
          <w:szCs w:val="20"/>
        </w:rPr>
      </w:pPr>
      <w:r w:rsidRPr="00BB7730">
        <w:rPr>
          <w:rFonts w:ascii="Times New Roman" w:eastAsia="仿宋_GB2312" w:hAnsi="Times New Roman" w:cs="Times New Roman"/>
          <w:color w:val="auto"/>
          <w:sz w:val="20"/>
          <w:szCs w:val="20"/>
        </w:rPr>
        <w:t>See</w:t>
      </w:r>
      <w:r w:rsidRPr="00BB7730">
        <w:rPr>
          <w:rFonts w:ascii="Times New Roman" w:eastAsia="仿宋_GB2312" w:hAnsi="Times New Roman" w:cs="Times New Roman"/>
          <w:b/>
          <w:i/>
          <w:color w:val="auto"/>
          <w:sz w:val="20"/>
          <w:szCs w:val="20"/>
        </w:rPr>
        <w:t xml:space="preserve"> Table 7-</w:t>
      </w:r>
      <w:r w:rsidR="007A37E0" w:rsidRPr="00BB7730">
        <w:rPr>
          <w:rFonts w:ascii="Times New Roman" w:eastAsia="仿宋_GB2312" w:hAnsi="Times New Roman" w:cs="Times New Roman"/>
          <w:b/>
          <w:i/>
          <w:color w:val="auto"/>
          <w:sz w:val="20"/>
          <w:szCs w:val="20"/>
        </w:rPr>
        <w:t>7</w:t>
      </w:r>
    </w:p>
    <w:p w14:paraId="02674D06" w14:textId="3E9E797E" w:rsidR="002642C7" w:rsidRPr="00BB7730" w:rsidRDefault="002642C7" w:rsidP="003E583A">
      <w:pPr>
        <w:spacing w:beforeLines="100" w:before="240" w:afterLines="50" w:after="120"/>
        <w:jc w:val="center"/>
        <w:rPr>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lang w:eastAsia="zh-CN"/>
        </w:rPr>
        <w:t>Table 7-</w:t>
      </w:r>
      <w:r w:rsidR="007A37E0" w:rsidRPr="00BB7730">
        <w:rPr>
          <w:rFonts w:ascii="Times New Roman" w:eastAsia="仿宋_GB2312" w:hAnsi="Times New Roman" w:cs="Times New Roman"/>
          <w:b/>
          <w:color w:val="auto"/>
          <w:sz w:val="20"/>
          <w:szCs w:val="20"/>
          <w:lang w:eastAsia="zh-CN"/>
        </w:rPr>
        <w:t>7</w:t>
      </w:r>
      <w:r w:rsidRPr="00BB7730">
        <w:rPr>
          <w:rFonts w:ascii="Times New Roman" w:eastAsia="仿宋_GB2312" w:hAnsi="Times New Roman" w:cs="Times New Roman"/>
          <w:b/>
          <w:color w:val="auto"/>
          <w:sz w:val="20"/>
          <w:szCs w:val="20"/>
          <w:lang w:eastAsia="zh-CN"/>
        </w:rPr>
        <w:t xml:space="preserve">: </w:t>
      </w:r>
      <w:r w:rsidRPr="00BB7730">
        <w:rPr>
          <w:rFonts w:ascii="Times New Roman" w:eastAsia="仿宋_GB2312" w:hAnsi="Times New Roman" w:cs="Times New Roman"/>
          <w:b/>
          <w:color w:val="auto"/>
          <w:sz w:val="20"/>
          <w:szCs w:val="20"/>
        </w:rPr>
        <w:t>Equipment Suitability Assessment on Function &amp; Capacity for</w:t>
      </w:r>
      <w:r w:rsidR="002F63F3" w:rsidRPr="00BB7730">
        <w:rPr>
          <w:rFonts w:ascii="Times New Roman" w:eastAsia="仿宋_GB2312" w:hAnsi="Times New Roman" w:cs="Times New Roman"/>
          <w:b/>
          <w:color w:val="auto"/>
          <w:sz w:val="20"/>
          <w:szCs w:val="20"/>
        </w:rPr>
        <w:t xml:space="preserve"> </w:t>
      </w:r>
      <w:ins w:id="6185" w:author="Xuning Wei12232" w:date="2026-07-27T15:33:00Z">
        <w:r w:rsidR="006E09A4" w:rsidRPr="00BB7730">
          <w:rPr>
            <w:rFonts w:ascii="Times New Roman" w:eastAsia="仿宋_GB2312" w:hAnsi="Times New Roman" w:cs="Times New Roman"/>
            <w:b/>
            <w:color w:val="auto"/>
            <w:sz w:val="20"/>
            <w:szCs w:val="20"/>
          </w:rPr>
          <w:t>5</w:t>
        </w:r>
      </w:ins>
      <w:del w:id="6186" w:author="Xuning Wei12232" w:date="2026-07-27T15:33:00Z">
        <w:r w:rsidR="002F63F3" w:rsidRPr="00BB7730" w:rsidDel="006E09A4">
          <w:rPr>
            <w:rFonts w:ascii="Times New Roman" w:eastAsia="仿宋_GB2312" w:hAnsi="Times New Roman" w:cs="Times New Roman"/>
            <w:b/>
            <w:color w:val="auto"/>
            <w:sz w:val="20"/>
            <w:szCs w:val="20"/>
          </w:rPr>
          <w:delText>2</w:delText>
        </w:r>
      </w:del>
      <w:r w:rsidR="002F63F3" w:rsidRPr="00BB7730">
        <w:rPr>
          <w:rFonts w:ascii="Times New Roman" w:eastAsia="仿宋_GB2312" w:hAnsi="Times New Roman" w:cs="Times New Roman"/>
          <w:b/>
          <w:color w:val="auto"/>
          <w:sz w:val="20"/>
          <w:szCs w:val="20"/>
        </w:rPr>
        <w:t>00L</w:t>
      </w:r>
      <w:r w:rsidRPr="00BB7730">
        <w:rPr>
          <w:rFonts w:ascii="Times New Roman" w:eastAsia="仿宋_GB2312" w:hAnsi="Times New Roman" w:cs="Times New Roman"/>
          <w:b/>
          <w:color w:val="auto"/>
          <w:sz w:val="20"/>
          <w:szCs w:val="20"/>
        </w:rPr>
        <w:t xml:space="preserve"> </w:t>
      </w:r>
      <w:r w:rsidR="002602A4" w:rsidRPr="00BB7730">
        <w:rPr>
          <w:rFonts w:ascii="Times New Roman" w:eastAsia="仿宋_GB2312" w:hAnsi="Times New Roman" w:cs="Times New Roman"/>
          <w:b/>
          <w:color w:val="auto"/>
          <w:sz w:val="20"/>
          <w:szCs w:val="20"/>
        </w:rPr>
        <w:t>Glass-line Reactor TJ4S-12</w:t>
      </w:r>
      <w:del w:id="6187" w:author="Xuning Wei12232" w:date="2026-07-27T15:31:00Z">
        <w:r w:rsidR="002602A4" w:rsidRPr="00BB7730" w:rsidDel="006E09A4">
          <w:rPr>
            <w:rFonts w:ascii="Times New Roman" w:eastAsia="仿宋_GB2312" w:hAnsi="Times New Roman" w:cs="Times New Roman"/>
            <w:b/>
            <w:color w:val="auto"/>
            <w:sz w:val="20"/>
            <w:szCs w:val="20"/>
          </w:rPr>
          <w:delText>13-R21</w:delText>
        </w:r>
        <w:r w:rsidRPr="00BB7730" w:rsidDel="006E09A4">
          <w:rPr>
            <w:rFonts w:ascii="Times New Roman" w:eastAsia="仿宋_GB2312" w:hAnsi="Times New Roman" w:cs="Times New Roman"/>
            <w:b/>
            <w:color w:val="auto"/>
            <w:sz w:val="20"/>
            <w:szCs w:val="20"/>
          </w:rPr>
          <w:delText xml:space="preserve"> </w:delText>
        </w:r>
      </w:del>
      <w:ins w:id="6188" w:author="Xuning Wei12232" w:date="2026-07-27T15:31:00Z">
        <w:r w:rsidR="006E09A4" w:rsidRPr="00BB7730">
          <w:rPr>
            <w:rFonts w:ascii="Times New Roman" w:eastAsia="仿宋_GB2312" w:hAnsi="Times New Roman" w:cs="Times New Roman"/>
            <w:b/>
            <w:color w:val="auto"/>
            <w:sz w:val="20"/>
            <w:szCs w:val="20"/>
          </w:rPr>
          <w:t>00-AT02</w:t>
        </w:r>
      </w:ins>
    </w:p>
    <w:tbl>
      <w:tblPr>
        <w:tblW w:w="14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
        <w:gridCol w:w="1275"/>
        <w:gridCol w:w="3261"/>
        <w:gridCol w:w="4110"/>
        <w:gridCol w:w="851"/>
        <w:gridCol w:w="850"/>
        <w:gridCol w:w="3402"/>
      </w:tblGrid>
      <w:tr w:rsidR="00032BAE" w:rsidRPr="00BB7730" w14:paraId="1FEBDD6A" w14:textId="77777777" w:rsidTr="0030647B">
        <w:trPr>
          <w:trHeight w:val="349"/>
          <w:tblHeader/>
        </w:trPr>
        <w:tc>
          <w:tcPr>
            <w:tcW w:w="531" w:type="dxa"/>
            <w:shd w:val="clear" w:color="auto" w:fill="D9D9D9" w:themeFill="background1" w:themeFillShade="D9"/>
            <w:vAlign w:val="center"/>
          </w:tcPr>
          <w:p w14:paraId="7DFDC8C7" w14:textId="77777777" w:rsidR="000D6231" w:rsidRPr="00BB7730" w:rsidRDefault="000D6231" w:rsidP="0030647B">
            <w:pPr>
              <w:spacing w:line="276" w:lineRule="auto"/>
              <w:jc w:val="center"/>
              <w:rPr>
                <w:rFonts w:ascii="Times New Roman" w:eastAsia="FangSong" w:hAnsi="Times New Roman" w:cs="Times New Roman"/>
                <w:b/>
                <w:color w:val="auto"/>
                <w:kern w:val="0"/>
                <w:sz w:val="18"/>
                <w:szCs w:val="18"/>
              </w:rPr>
            </w:pPr>
            <w:r w:rsidRPr="00BB7730">
              <w:rPr>
                <w:rFonts w:ascii="Times New Roman" w:eastAsia="FangSong" w:hAnsi="Times New Roman" w:cs="Times New Roman"/>
                <w:b/>
                <w:color w:val="auto"/>
                <w:kern w:val="0"/>
                <w:sz w:val="18"/>
                <w:szCs w:val="18"/>
                <w:lang w:eastAsia="zh-CN"/>
              </w:rPr>
              <w:t>S/N</w:t>
            </w:r>
          </w:p>
        </w:tc>
        <w:tc>
          <w:tcPr>
            <w:tcW w:w="4536" w:type="dxa"/>
            <w:gridSpan w:val="2"/>
            <w:shd w:val="clear" w:color="auto" w:fill="D9D9D9" w:themeFill="background1" w:themeFillShade="D9"/>
            <w:vAlign w:val="center"/>
          </w:tcPr>
          <w:p w14:paraId="0C0C80B8" w14:textId="7653634B" w:rsidR="000D6231" w:rsidRPr="00BB7730" w:rsidRDefault="000D6231" w:rsidP="0030647B">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Process Requirements</w:t>
            </w:r>
          </w:p>
        </w:tc>
        <w:tc>
          <w:tcPr>
            <w:tcW w:w="4110" w:type="dxa"/>
            <w:shd w:val="clear" w:color="auto" w:fill="D9D9D9" w:themeFill="background1" w:themeFillShade="D9"/>
            <w:vAlign w:val="center"/>
          </w:tcPr>
          <w:p w14:paraId="56B2C139" w14:textId="77777777" w:rsidR="000D6231" w:rsidRPr="00BB7730" w:rsidRDefault="000D6231" w:rsidP="0030647B">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Equipment characteristics</w:t>
            </w:r>
          </w:p>
        </w:tc>
        <w:tc>
          <w:tcPr>
            <w:tcW w:w="1701" w:type="dxa"/>
            <w:gridSpan w:val="2"/>
            <w:shd w:val="clear" w:color="auto" w:fill="D9D9D9" w:themeFill="background1" w:themeFillShade="D9"/>
            <w:vAlign w:val="center"/>
          </w:tcPr>
          <w:p w14:paraId="22AB9242" w14:textId="77777777" w:rsidR="000D6231" w:rsidRPr="00BB7730" w:rsidRDefault="000D6231" w:rsidP="0030647B">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Feasibility</w:t>
            </w:r>
          </w:p>
        </w:tc>
        <w:tc>
          <w:tcPr>
            <w:tcW w:w="3402" w:type="dxa"/>
            <w:shd w:val="clear" w:color="auto" w:fill="D9D9D9" w:themeFill="background1" w:themeFillShade="D9"/>
            <w:vAlign w:val="center"/>
          </w:tcPr>
          <w:p w14:paraId="2B16ACB1" w14:textId="77777777" w:rsidR="000D6231" w:rsidRPr="00BB7730" w:rsidRDefault="000D6231" w:rsidP="0030647B">
            <w:pPr>
              <w:spacing w:line="276" w:lineRule="auto"/>
              <w:jc w:val="center"/>
              <w:rPr>
                <w:rFonts w:ascii="Times New Roman" w:eastAsia="FangSong"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Justifications</w:t>
            </w:r>
          </w:p>
        </w:tc>
      </w:tr>
      <w:tr w:rsidR="00032BAE" w:rsidRPr="00BB7730" w14:paraId="74144384" w14:textId="77777777" w:rsidTr="0030647B">
        <w:trPr>
          <w:trHeight w:val="595"/>
        </w:trPr>
        <w:tc>
          <w:tcPr>
            <w:tcW w:w="531" w:type="dxa"/>
            <w:shd w:val="clear" w:color="auto" w:fill="FFFFFF" w:themeFill="background1"/>
            <w:vAlign w:val="center"/>
          </w:tcPr>
          <w:p w14:paraId="369A008D"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1</w:t>
            </w:r>
          </w:p>
        </w:tc>
        <w:tc>
          <w:tcPr>
            <w:tcW w:w="1275" w:type="dxa"/>
            <w:shd w:val="clear" w:color="auto" w:fill="FFFFFF" w:themeFill="background1"/>
            <w:vAlign w:val="center"/>
          </w:tcPr>
          <w:p w14:paraId="4D140148" w14:textId="77777777" w:rsidR="000D6231" w:rsidRPr="00BB7730" w:rsidRDefault="000D6231"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Operations</w:t>
            </w:r>
          </w:p>
        </w:tc>
        <w:tc>
          <w:tcPr>
            <w:tcW w:w="3261" w:type="dxa"/>
            <w:shd w:val="clear" w:color="auto" w:fill="FFFFFF" w:themeFill="background1"/>
            <w:vAlign w:val="center"/>
          </w:tcPr>
          <w:p w14:paraId="1381FBC1" w14:textId="38C9FCA0" w:rsidR="000D6231" w:rsidRPr="00BB7730" w:rsidRDefault="000D1F2C"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w:t>
            </w:r>
            <w:r w:rsidR="000D6231" w:rsidRPr="00BB7730">
              <w:rPr>
                <w:rFonts w:ascii="Times New Roman" w:eastAsia="仿宋_GB2312" w:hAnsi="Times New Roman" w:cs="Times New Roman"/>
                <w:color w:val="auto"/>
                <w:sz w:val="18"/>
                <w:szCs w:val="18"/>
              </w:rPr>
              <w:t xml:space="preserve">tirring, </w:t>
            </w:r>
            <w:r w:rsidRPr="00BB7730">
              <w:rPr>
                <w:rFonts w:ascii="Times New Roman" w:eastAsia="仿宋_GB2312" w:hAnsi="Times New Roman" w:cs="Times New Roman"/>
                <w:color w:val="auto"/>
                <w:sz w:val="18"/>
                <w:szCs w:val="18"/>
              </w:rPr>
              <w:t xml:space="preserve">material loading </w:t>
            </w:r>
            <w:r w:rsidR="000D6231" w:rsidRPr="00BB7730">
              <w:rPr>
                <w:rFonts w:ascii="Times New Roman" w:eastAsia="仿宋_GB2312" w:hAnsi="Times New Roman" w:cs="Times New Roman"/>
                <w:color w:val="auto"/>
                <w:sz w:val="18"/>
                <w:szCs w:val="18"/>
              </w:rPr>
              <w:t xml:space="preserve">and </w:t>
            </w:r>
            <w:r w:rsidRPr="00BB7730">
              <w:rPr>
                <w:rFonts w:ascii="Times New Roman" w:eastAsia="仿宋_GB2312" w:hAnsi="Times New Roman" w:cs="Times New Roman"/>
                <w:color w:val="auto"/>
                <w:sz w:val="18"/>
                <w:szCs w:val="18"/>
                <w:lang w:eastAsia="zh-CN"/>
              </w:rPr>
              <w:t>s</w:t>
            </w:r>
            <w:r w:rsidRPr="00BB7730">
              <w:rPr>
                <w:rFonts w:ascii="Times New Roman" w:eastAsia="仿宋_GB2312" w:hAnsi="Times New Roman" w:cs="Times New Roman"/>
                <w:color w:val="auto"/>
                <w:sz w:val="18"/>
                <w:szCs w:val="18"/>
              </w:rPr>
              <w:t>olution t</w:t>
            </w:r>
            <w:r w:rsidR="000D6231" w:rsidRPr="00BB7730">
              <w:rPr>
                <w:rFonts w:ascii="Times New Roman" w:eastAsia="仿宋_GB2312" w:hAnsi="Times New Roman" w:cs="Times New Roman"/>
                <w:color w:val="auto"/>
                <w:sz w:val="18"/>
                <w:szCs w:val="18"/>
              </w:rPr>
              <w:t>ransfer</w:t>
            </w:r>
            <w:r w:rsidRPr="00BB7730">
              <w:rPr>
                <w:rFonts w:ascii="Times New Roman" w:eastAsia="仿宋_GB2312" w:hAnsi="Times New Roman" w:cs="Times New Roman"/>
                <w:color w:val="auto"/>
                <w:sz w:val="18"/>
                <w:szCs w:val="18"/>
              </w:rPr>
              <w:t>.</w:t>
            </w:r>
          </w:p>
        </w:tc>
        <w:tc>
          <w:tcPr>
            <w:tcW w:w="4110" w:type="dxa"/>
            <w:shd w:val="clear" w:color="auto" w:fill="FFFFFF" w:themeFill="background1"/>
            <w:vAlign w:val="center"/>
          </w:tcPr>
          <w:p w14:paraId="7CA3D15C" w14:textId="47E4B95A" w:rsidR="000D6231" w:rsidRPr="00BB7730" w:rsidRDefault="000D1F2C"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The </w:t>
            </w:r>
            <w:ins w:id="6189" w:author="Xuning Wei12232" w:date="2026-07-27T15:32:00Z">
              <w:r w:rsidR="006E09A4" w:rsidRPr="00BB7730">
                <w:rPr>
                  <w:rFonts w:ascii="Times New Roman" w:eastAsia="仿宋_GB2312" w:hAnsi="Times New Roman" w:cs="Times New Roman"/>
                  <w:color w:val="auto"/>
                  <w:sz w:val="18"/>
                  <w:szCs w:val="18"/>
                </w:rPr>
                <w:t>5</w:t>
              </w:r>
            </w:ins>
            <w:del w:id="6190" w:author="Xuning Wei12232" w:date="2026-07-27T15:32:00Z">
              <w:r w:rsidR="000D6231" w:rsidRPr="00BB7730" w:rsidDel="006E09A4">
                <w:rPr>
                  <w:rFonts w:ascii="Times New Roman" w:eastAsia="仿宋_GB2312" w:hAnsi="Times New Roman" w:cs="Times New Roman"/>
                  <w:color w:val="auto"/>
                  <w:sz w:val="18"/>
                  <w:szCs w:val="18"/>
                </w:rPr>
                <w:delText>2</w:delText>
              </w:r>
            </w:del>
            <w:r w:rsidR="000D6231" w:rsidRPr="00BB7730">
              <w:rPr>
                <w:rFonts w:ascii="Times New Roman" w:eastAsia="仿宋_GB2312" w:hAnsi="Times New Roman" w:cs="Times New Roman"/>
                <w:color w:val="auto"/>
                <w:sz w:val="18"/>
                <w:szCs w:val="18"/>
              </w:rPr>
              <w:t xml:space="preserve">00 L </w:t>
            </w:r>
            <w:ins w:id="6191" w:author="Xuning Wei12232" w:date="2026-07-27T15:32:00Z">
              <w:r w:rsidR="006E09A4" w:rsidRPr="00BB7730">
                <w:rPr>
                  <w:rFonts w:ascii="Times New Roman" w:eastAsia="仿宋_GB2312" w:hAnsi="Times New Roman" w:cs="Times New Roman"/>
                  <w:color w:val="auto"/>
                  <w:sz w:val="18"/>
                  <w:szCs w:val="18"/>
                </w:rPr>
                <w:t>Storage tank</w:t>
              </w:r>
            </w:ins>
            <w:del w:id="6192" w:author="Xuning Wei12232" w:date="2026-07-27T15:32:00Z">
              <w:r w:rsidR="000D6231" w:rsidRPr="00BB7730" w:rsidDel="006E09A4">
                <w:rPr>
                  <w:rFonts w:ascii="Times New Roman" w:eastAsia="仿宋_GB2312" w:hAnsi="Times New Roman" w:cs="Times New Roman"/>
                  <w:color w:val="auto"/>
                  <w:sz w:val="18"/>
                  <w:szCs w:val="18"/>
                </w:rPr>
                <w:delText>Glass-line Reactor</w:delText>
              </w:r>
            </w:del>
            <w:r w:rsidR="000D6231" w:rsidRPr="00BB7730">
              <w:rPr>
                <w:rFonts w:ascii="Times New Roman" w:eastAsia="仿宋_GB2312" w:hAnsi="Times New Roman" w:cs="Times New Roman"/>
                <w:color w:val="auto"/>
                <w:sz w:val="18"/>
                <w:szCs w:val="18"/>
              </w:rPr>
              <w:t xml:space="preserve"> </w:t>
            </w:r>
            <w:del w:id="6193" w:author="Xuning Wei12232" w:date="2026-07-27T15:33:00Z">
              <w:r w:rsidR="000D6231" w:rsidRPr="00BB7730" w:rsidDel="006E09A4">
                <w:rPr>
                  <w:rFonts w:ascii="Times New Roman" w:eastAsia="仿宋_GB2312" w:hAnsi="Times New Roman" w:cs="Times New Roman"/>
                  <w:color w:val="auto"/>
                  <w:sz w:val="18"/>
                  <w:szCs w:val="18"/>
                </w:rPr>
                <w:delText>TJ4S-1213-R21</w:delText>
              </w:r>
            </w:del>
            <w:ins w:id="6194" w:author="Xuning Wei12232" w:date="2026-07-27T15:33:00Z">
              <w:r w:rsidR="006E09A4" w:rsidRPr="00BB7730">
                <w:rPr>
                  <w:rFonts w:ascii="Times New Roman" w:eastAsia="仿宋_GB2312" w:hAnsi="Times New Roman" w:cs="Times New Roman"/>
                  <w:color w:val="auto"/>
                  <w:sz w:val="18"/>
                  <w:szCs w:val="18"/>
                </w:rPr>
                <w:t>TJ4S-1200-AT02</w:t>
              </w:r>
            </w:ins>
            <w:r w:rsidR="000D6231" w:rsidRPr="00BB7730">
              <w:rPr>
                <w:rFonts w:ascii="Times New Roman" w:eastAsia="仿宋_GB2312" w:hAnsi="Times New Roman" w:cs="Times New Roman"/>
                <w:color w:val="auto"/>
                <w:sz w:val="18"/>
                <w:szCs w:val="18"/>
              </w:rPr>
              <w:t xml:space="preserve"> is equipped with stirring, material </w:t>
            </w:r>
            <w:r w:rsidRPr="00BB7730">
              <w:rPr>
                <w:rFonts w:ascii="Times New Roman" w:eastAsia="仿宋_GB2312" w:hAnsi="Times New Roman" w:cs="Times New Roman"/>
                <w:color w:val="auto"/>
                <w:sz w:val="18"/>
                <w:szCs w:val="18"/>
              </w:rPr>
              <w:t xml:space="preserve">loading and </w:t>
            </w:r>
            <w:r w:rsidRPr="00BB7730">
              <w:rPr>
                <w:rFonts w:ascii="Times New Roman" w:eastAsia="仿宋_GB2312" w:hAnsi="Times New Roman" w:cs="Times New Roman"/>
                <w:color w:val="auto"/>
                <w:sz w:val="18"/>
                <w:szCs w:val="18"/>
                <w:lang w:eastAsia="zh-CN"/>
              </w:rPr>
              <w:t>s</w:t>
            </w:r>
            <w:r w:rsidRPr="00BB7730">
              <w:rPr>
                <w:rFonts w:ascii="Times New Roman" w:eastAsia="仿宋_GB2312" w:hAnsi="Times New Roman" w:cs="Times New Roman"/>
                <w:color w:val="auto"/>
                <w:sz w:val="18"/>
                <w:szCs w:val="18"/>
              </w:rPr>
              <w:t xml:space="preserve">olution </w:t>
            </w:r>
            <w:r w:rsidR="000D6231" w:rsidRPr="00BB7730">
              <w:rPr>
                <w:rFonts w:ascii="Times New Roman" w:eastAsia="仿宋_GB2312" w:hAnsi="Times New Roman" w:cs="Times New Roman"/>
                <w:color w:val="auto"/>
                <w:sz w:val="18"/>
                <w:szCs w:val="18"/>
              </w:rPr>
              <w:t>transfer</w:t>
            </w:r>
          </w:p>
        </w:tc>
        <w:tc>
          <w:tcPr>
            <w:tcW w:w="851" w:type="dxa"/>
            <w:shd w:val="clear" w:color="auto" w:fill="FFFFFF" w:themeFill="background1"/>
            <w:vAlign w:val="center"/>
          </w:tcPr>
          <w:p w14:paraId="33A3A3BE"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64377023"/>
                <w14:checkbox>
                  <w14:checked w14:val="1"/>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7CD8A77"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61991122"/>
                <w14:checkbox>
                  <w14:checked w14:val="0"/>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1345B3ED"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032BAE" w:rsidRPr="00BB7730" w14:paraId="07DB708A" w14:textId="77777777" w:rsidTr="0030647B">
        <w:trPr>
          <w:trHeight w:val="595"/>
        </w:trPr>
        <w:tc>
          <w:tcPr>
            <w:tcW w:w="531" w:type="dxa"/>
            <w:shd w:val="clear" w:color="auto" w:fill="FFFFFF" w:themeFill="background1"/>
            <w:vAlign w:val="center"/>
          </w:tcPr>
          <w:p w14:paraId="486F168A"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lastRenderedPageBreak/>
              <w:t>2</w:t>
            </w:r>
          </w:p>
        </w:tc>
        <w:tc>
          <w:tcPr>
            <w:tcW w:w="1275" w:type="dxa"/>
            <w:shd w:val="clear" w:color="auto" w:fill="FFFFFF" w:themeFill="background1"/>
            <w:vAlign w:val="center"/>
          </w:tcPr>
          <w:p w14:paraId="68C08213" w14:textId="77777777" w:rsidR="000D6231" w:rsidRPr="00BB7730" w:rsidRDefault="000D6231" w:rsidP="0030647B">
            <w:pPr>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 volume</w:t>
            </w:r>
          </w:p>
        </w:tc>
        <w:tc>
          <w:tcPr>
            <w:tcW w:w="3261" w:type="dxa"/>
            <w:shd w:val="clear" w:color="auto" w:fill="FFFFFF" w:themeFill="background1"/>
            <w:vAlign w:val="center"/>
          </w:tcPr>
          <w:p w14:paraId="497020E5" w14:textId="3E085245" w:rsidR="00A44759" w:rsidRPr="00BB7730" w:rsidRDefault="00A44759" w:rsidP="0030647B">
            <w:pPr>
              <w:spacing w:line="240" w:lineRule="exact"/>
              <w:contextualSpacing/>
              <w:jc w:val="both"/>
              <w:rPr>
                <w:ins w:id="6195" w:author="Xuning Wei12232" w:date="2026-07-27T15:37:00Z"/>
                <w:rFonts w:ascii="Times New Roman" w:eastAsia="仿宋_GB2312" w:hAnsi="Times New Roman" w:cs="Times New Roman"/>
                <w:color w:val="auto"/>
                <w:sz w:val="18"/>
                <w:szCs w:val="18"/>
              </w:rPr>
            </w:pPr>
            <w:ins w:id="6196" w:author="Xuning Wei12232" w:date="2026-07-27T15:37:00Z">
              <w:r w:rsidRPr="00BB7730">
                <w:rPr>
                  <w:rFonts w:ascii="Times New Roman" w:eastAsia="仿宋_GB2312" w:hAnsi="Times New Roman" w:cs="Times New Roman"/>
                  <w:color w:val="0000FF"/>
                  <w:sz w:val="18"/>
                  <w:szCs w:val="18"/>
                </w:rPr>
                <w:t>Min batch volume</w:t>
              </w:r>
            </w:ins>
            <w:ins w:id="6197" w:author="Xuning Wei12232" w:date="2026-07-27T15:38:00Z">
              <w:r w:rsidRPr="00BB7730">
                <w:rPr>
                  <w:rFonts w:ascii="Times New Roman" w:eastAsia="仿宋_GB2312" w:hAnsi="Times New Roman" w:cs="Times New Roman"/>
                  <w:color w:val="0000FF"/>
                  <w:sz w:val="18"/>
                  <w:szCs w:val="18"/>
                </w:rPr>
                <w:t>:</w:t>
              </w:r>
            </w:ins>
            <w:ins w:id="6198" w:author="Xuning Wei12232" w:date="2026-07-27T15:37:00Z">
              <w:r w:rsidRPr="00BB7730">
                <w:rPr>
                  <w:rFonts w:ascii="Times New Roman" w:eastAsia="仿宋_GB2312" w:hAnsi="Times New Roman" w:cs="Times New Roman"/>
                  <w:color w:val="auto"/>
                  <w:sz w:val="18"/>
                  <w:szCs w:val="18"/>
                </w:rPr>
                <w:t xml:space="preserve"> </w:t>
              </w:r>
            </w:ins>
            <w:del w:id="6199" w:author="Xuning Wei12232" w:date="2026-07-27T15:47:00Z">
              <w:r w:rsidR="001B6295" w:rsidRPr="00BB7730" w:rsidDel="00647D94">
                <w:rPr>
                  <w:rFonts w:ascii="Times New Roman" w:eastAsia="仿宋_GB2312" w:hAnsi="Times New Roman" w:cs="Times New Roman"/>
                  <w:color w:val="auto"/>
                  <w:sz w:val="18"/>
                  <w:szCs w:val="18"/>
                </w:rPr>
                <w:delText>28</w:delText>
              </w:r>
              <w:r w:rsidR="006B22F7" w:rsidRPr="00BB7730" w:rsidDel="00647D94">
                <w:rPr>
                  <w:rFonts w:ascii="Times New Roman" w:eastAsia="仿宋_GB2312" w:hAnsi="Times New Roman" w:cs="Times New Roman"/>
                  <w:color w:val="auto"/>
                  <w:sz w:val="18"/>
                  <w:szCs w:val="18"/>
                </w:rPr>
                <w:delText>.04</w:delText>
              </w:r>
            </w:del>
            <w:ins w:id="6200" w:author="Xuning Wei12232" w:date="2026-07-27T15:47:00Z">
              <w:r w:rsidR="00647D94" w:rsidRPr="00BB7730">
                <w:rPr>
                  <w:rFonts w:ascii="Times New Roman" w:eastAsia="仿宋_GB2312" w:hAnsi="Times New Roman" w:cs="Times New Roman"/>
                  <w:color w:val="auto"/>
                  <w:sz w:val="18"/>
                  <w:szCs w:val="18"/>
                </w:rPr>
                <w:t>45.88</w:t>
              </w:r>
            </w:ins>
            <w:ins w:id="6201" w:author="Xuning Wei12232" w:date="2026-07-27T15:34:00Z">
              <w:r w:rsidR="00E170EF" w:rsidRPr="00BB7730">
                <w:rPr>
                  <w:rFonts w:ascii="Times New Roman" w:eastAsia="仿宋_GB2312" w:hAnsi="Times New Roman" w:cs="Times New Roman"/>
                  <w:color w:val="auto"/>
                  <w:sz w:val="18"/>
                  <w:szCs w:val="18"/>
                </w:rPr>
                <w:t xml:space="preserve"> </w:t>
              </w:r>
            </w:ins>
            <w:r w:rsidR="001B6295" w:rsidRPr="00BB7730">
              <w:rPr>
                <w:rFonts w:ascii="Times New Roman" w:eastAsia="仿宋_GB2312" w:hAnsi="Times New Roman" w:cs="Times New Roman"/>
                <w:color w:val="auto"/>
                <w:sz w:val="18"/>
                <w:szCs w:val="18"/>
              </w:rPr>
              <w:t>L</w:t>
            </w:r>
            <w:ins w:id="6202" w:author="Xuning Wei12232" w:date="2026-07-27T15:34:00Z">
              <w:r w:rsidR="00E170EF" w:rsidRPr="00BB7730">
                <w:rPr>
                  <w:rFonts w:ascii="Times New Roman" w:eastAsia="仿宋_GB2312" w:hAnsi="Times New Roman" w:cs="Times New Roman"/>
                  <w:color w:val="auto"/>
                  <w:sz w:val="18"/>
                  <w:szCs w:val="18"/>
                </w:rPr>
                <w:t xml:space="preserve"> </w:t>
              </w:r>
            </w:ins>
          </w:p>
          <w:p w14:paraId="23601011" w14:textId="3DD1F67C" w:rsidR="000D6231" w:rsidRPr="00BB7730" w:rsidRDefault="00A44759">
            <w:pPr>
              <w:spacing w:line="240" w:lineRule="exact"/>
              <w:contextualSpacing/>
              <w:jc w:val="both"/>
              <w:rPr>
                <w:rFonts w:ascii="Times New Roman" w:eastAsia="仿宋_GB2312" w:hAnsi="Times New Roman" w:cs="Times New Roman"/>
                <w:color w:val="auto"/>
                <w:sz w:val="18"/>
                <w:szCs w:val="18"/>
              </w:rPr>
            </w:pPr>
            <w:ins w:id="6203" w:author="Xuning Wei12232" w:date="2026-07-27T15:37:00Z">
              <w:r w:rsidRPr="00BB7730">
                <w:rPr>
                  <w:rFonts w:ascii="Times New Roman" w:eastAsia="仿宋_GB2312" w:hAnsi="Times New Roman" w:cs="Times New Roman"/>
                  <w:color w:val="0000FF"/>
                  <w:sz w:val="18"/>
                  <w:szCs w:val="18"/>
                </w:rPr>
                <w:t>Max batch volume</w:t>
              </w:r>
            </w:ins>
            <w:ins w:id="6204" w:author="Xuning Wei12232" w:date="2026-07-27T15:38:00Z">
              <w:r w:rsidRPr="00BB7730">
                <w:rPr>
                  <w:rFonts w:ascii="Times New Roman" w:eastAsia="仿宋_GB2312" w:hAnsi="Times New Roman" w:cs="Times New Roman"/>
                  <w:color w:val="0000FF"/>
                  <w:sz w:val="18"/>
                  <w:szCs w:val="18"/>
                </w:rPr>
                <w:t>:</w:t>
              </w:r>
            </w:ins>
            <w:ins w:id="6205" w:author="Xuning Wei12232" w:date="2026-07-27T15:37:00Z">
              <w:r w:rsidRPr="00BB7730" w:rsidDel="00A44759">
                <w:rPr>
                  <w:rFonts w:ascii="Times New Roman" w:eastAsia="仿宋_GB2312" w:hAnsi="Times New Roman" w:cs="Times New Roman"/>
                  <w:color w:val="auto"/>
                  <w:sz w:val="18"/>
                  <w:szCs w:val="18"/>
                </w:rPr>
                <w:t xml:space="preserve"> </w:t>
              </w:r>
            </w:ins>
            <w:del w:id="6206" w:author="Xuning Wei12232" w:date="2026-07-27T15:37:00Z">
              <w:r w:rsidR="001B6295" w:rsidRPr="00BB7730" w:rsidDel="00A44759">
                <w:rPr>
                  <w:rFonts w:ascii="Times New Roman" w:eastAsia="仿宋_GB2312" w:hAnsi="Times New Roman" w:cs="Times New Roman"/>
                  <w:color w:val="auto"/>
                  <w:sz w:val="18"/>
                  <w:szCs w:val="18"/>
                </w:rPr>
                <w:delText>~</w:delText>
              </w:r>
            </w:del>
            <w:ins w:id="6207" w:author="Xuning Wei12232" w:date="2026-07-27T15:47:00Z">
              <w:r w:rsidR="00647D94" w:rsidRPr="00BB7730">
                <w:rPr>
                  <w:rFonts w:ascii="Times New Roman" w:eastAsia="仿宋_GB2312" w:hAnsi="Times New Roman" w:cs="Times New Roman"/>
                  <w:color w:val="auto"/>
                  <w:sz w:val="18"/>
                  <w:szCs w:val="18"/>
                </w:rPr>
                <w:t>50.11</w:t>
              </w:r>
            </w:ins>
            <w:del w:id="6208" w:author="Xuning Wei12232" w:date="2026-07-27T15:47:00Z">
              <w:r w:rsidR="001B6295" w:rsidRPr="00BB7730" w:rsidDel="00647D94">
                <w:rPr>
                  <w:rFonts w:ascii="Times New Roman" w:eastAsia="仿宋_GB2312" w:hAnsi="Times New Roman" w:cs="Times New Roman"/>
                  <w:color w:val="auto"/>
                  <w:sz w:val="18"/>
                  <w:szCs w:val="18"/>
                </w:rPr>
                <w:delText>32.26</w:delText>
              </w:r>
            </w:del>
            <w:ins w:id="6209" w:author="Xuning Wei12232" w:date="2026-07-27T15:34:00Z">
              <w:r w:rsidR="00E170EF" w:rsidRPr="00BB7730">
                <w:rPr>
                  <w:rFonts w:ascii="Times New Roman" w:eastAsia="仿宋_GB2312" w:hAnsi="Times New Roman" w:cs="Times New Roman"/>
                  <w:color w:val="auto"/>
                  <w:sz w:val="18"/>
                  <w:szCs w:val="18"/>
                </w:rPr>
                <w:t xml:space="preserve"> </w:t>
              </w:r>
            </w:ins>
            <w:r w:rsidR="001B6295" w:rsidRPr="00BB7730">
              <w:rPr>
                <w:rFonts w:ascii="Times New Roman" w:eastAsia="仿宋_GB2312" w:hAnsi="Times New Roman" w:cs="Times New Roman"/>
                <w:color w:val="auto"/>
                <w:sz w:val="18"/>
                <w:szCs w:val="18"/>
              </w:rPr>
              <w:t>L</w:t>
            </w:r>
          </w:p>
        </w:tc>
        <w:tc>
          <w:tcPr>
            <w:tcW w:w="4110" w:type="dxa"/>
            <w:shd w:val="clear" w:color="auto" w:fill="FFFFFF" w:themeFill="background1"/>
            <w:vAlign w:val="center"/>
          </w:tcPr>
          <w:p w14:paraId="375516EC" w14:textId="07AFF653" w:rsidR="000D6231" w:rsidRPr="00BB7730" w:rsidRDefault="000D6231"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w:t>
            </w:r>
            <w:ins w:id="6210" w:author="Xuning Wei12232" w:date="2026-07-27T15:36:00Z">
              <w:r w:rsidR="00F01AFC" w:rsidRPr="00BB7730">
                <w:rPr>
                  <w:rFonts w:ascii="Times New Roman" w:eastAsia="仿宋_GB2312" w:hAnsi="Times New Roman" w:cs="Times New Roman"/>
                  <w:color w:val="0000FF"/>
                  <w:sz w:val="18"/>
                  <w:szCs w:val="18"/>
                </w:rPr>
                <w:t xml:space="preserve"> Minimum volume</w:t>
              </w:r>
            </w:ins>
            <w:del w:id="6211" w:author="Xuning Wei12232" w:date="2026-07-27T15:36:00Z">
              <w:r w:rsidRPr="00BB7730" w:rsidDel="00F01AFC">
                <w:rPr>
                  <w:rFonts w:ascii="Times New Roman" w:eastAsia="仿宋_GB2312" w:hAnsi="Times New Roman" w:cs="Times New Roman"/>
                  <w:color w:val="auto"/>
                  <w:sz w:val="18"/>
                  <w:szCs w:val="18"/>
                </w:rPr>
                <w:delText xml:space="preserve"> volume range</w:delText>
              </w:r>
            </w:del>
            <w:r w:rsidRPr="00BB7730">
              <w:rPr>
                <w:rFonts w:ascii="Times New Roman" w:eastAsia="仿宋_GB2312" w:hAnsi="Times New Roman" w:cs="Times New Roman"/>
                <w:color w:val="auto"/>
                <w:sz w:val="18"/>
                <w:szCs w:val="18"/>
              </w:rPr>
              <w:t xml:space="preserve"> of equipment (at rest):</w:t>
            </w:r>
            <w:ins w:id="6212" w:author="Xuning Wei12232" w:date="2026-07-27T15:33:00Z">
              <w:r w:rsidR="00E170EF" w:rsidRPr="00BB7730">
                <w:rPr>
                  <w:rFonts w:ascii="Times New Roman" w:eastAsia="仿宋_GB2312" w:hAnsi="Times New Roman" w:cs="Times New Roman"/>
                  <w:color w:val="auto"/>
                  <w:sz w:val="18"/>
                  <w:szCs w:val="18"/>
                </w:rPr>
                <w:t xml:space="preserve"> </w:t>
              </w:r>
            </w:ins>
            <w:r w:rsidR="001B6295" w:rsidRPr="00BB7730">
              <w:rPr>
                <w:rFonts w:ascii="Times New Roman" w:eastAsia="仿宋_GB2312" w:hAnsi="Times New Roman" w:cs="Times New Roman"/>
                <w:color w:val="auto"/>
                <w:sz w:val="18"/>
                <w:szCs w:val="18"/>
              </w:rPr>
              <w:t>2</w:t>
            </w:r>
            <w:ins w:id="6213" w:author="Xuning Wei12232" w:date="2026-07-27T15:35:00Z">
              <w:r w:rsidR="00F01AFC" w:rsidRPr="00BB7730">
                <w:rPr>
                  <w:rFonts w:ascii="Times New Roman" w:eastAsia="仿宋_GB2312" w:hAnsi="Times New Roman" w:cs="Times New Roman"/>
                  <w:color w:val="auto"/>
                  <w:sz w:val="18"/>
                  <w:szCs w:val="18"/>
                </w:rPr>
                <w:t>0</w:t>
              </w:r>
            </w:ins>
            <w:del w:id="6214" w:author="Xuning Wei12232" w:date="2026-07-27T15:35:00Z">
              <w:r w:rsidR="001B6295" w:rsidRPr="00BB7730" w:rsidDel="00F01AFC">
                <w:rPr>
                  <w:rFonts w:ascii="Times New Roman" w:eastAsia="仿宋_GB2312" w:hAnsi="Times New Roman" w:cs="Times New Roman"/>
                  <w:color w:val="auto"/>
                  <w:sz w:val="18"/>
                  <w:szCs w:val="18"/>
                </w:rPr>
                <w:delText>4</w:delText>
              </w:r>
            </w:del>
            <w:r w:rsidR="001B6295" w:rsidRPr="00BB7730">
              <w:rPr>
                <w:rFonts w:ascii="Times New Roman" w:eastAsia="仿宋_GB2312" w:hAnsi="Times New Roman" w:cs="Times New Roman"/>
                <w:color w:val="auto"/>
                <w:sz w:val="18"/>
                <w:szCs w:val="18"/>
              </w:rPr>
              <w:t>.</w:t>
            </w:r>
            <w:ins w:id="6215" w:author="Xuning Wei12232" w:date="2026-07-27T15:35:00Z">
              <w:r w:rsidR="00F01AFC" w:rsidRPr="00BB7730">
                <w:rPr>
                  <w:rFonts w:ascii="Times New Roman" w:eastAsia="仿宋_GB2312" w:hAnsi="Times New Roman" w:cs="Times New Roman"/>
                  <w:color w:val="auto"/>
                  <w:sz w:val="18"/>
                  <w:szCs w:val="18"/>
                </w:rPr>
                <w:t>0</w:t>
              </w:r>
            </w:ins>
            <w:del w:id="6216" w:author="Xuning Wei12232" w:date="2026-07-27T15:35:00Z">
              <w:r w:rsidR="001B6295" w:rsidRPr="00BB7730" w:rsidDel="00F01AFC">
                <w:rPr>
                  <w:rFonts w:ascii="Times New Roman" w:eastAsia="仿宋_GB2312" w:hAnsi="Times New Roman" w:cs="Times New Roman"/>
                  <w:color w:val="auto"/>
                  <w:sz w:val="18"/>
                  <w:szCs w:val="18"/>
                </w:rPr>
                <w:delText>8</w:delText>
              </w:r>
            </w:del>
            <w:r w:rsidR="001B6295" w:rsidRPr="00BB7730">
              <w:rPr>
                <w:rFonts w:ascii="Times New Roman" w:eastAsia="仿宋_GB2312" w:hAnsi="Times New Roman" w:cs="Times New Roman"/>
                <w:color w:val="auto"/>
                <w:sz w:val="18"/>
                <w:szCs w:val="18"/>
              </w:rPr>
              <w:t>5</w:t>
            </w:r>
            <w:ins w:id="6217" w:author="Xuning Wei12232" w:date="2026-07-27T15:36:00Z">
              <w:r w:rsidR="00F01AFC" w:rsidRPr="00BB7730">
                <w:rPr>
                  <w:rFonts w:ascii="Times New Roman" w:eastAsia="仿宋_GB2312" w:hAnsi="Times New Roman" w:cs="Times New Roman"/>
                  <w:color w:val="auto"/>
                  <w:sz w:val="18"/>
                  <w:szCs w:val="18"/>
                </w:rPr>
                <w:t xml:space="preserve"> L</w:t>
              </w:r>
            </w:ins>
            <w:ins w:id="6218" w:author="Xuning Wei12232" w:date="2026-07-27T15:34:00Z">
              <w:r w:rsidR="008F20CA" w:rsidRPr="00BB7730">
                <w:rPr>
                  <w:rFonts w:ascii="Times New Roman" w:eastAsia="仿宋_GB2312" w:hAnsi="Times New Roman" w:cs="Times New Roman"/>
                  <w:color w:val="auto"/>
                  <w:sz w:val="18"/>
                  <w:szCs w:val="18"/>
                </w:rPr>
                <w:t xml:space="preserve"> </w:t>
              </w:r>
            </w:ins>
            <w:del w:id="6219" w:author="Xuning Wei12232" w:date="2026-07-27T15:36:00Z">
              <w:r w:rsidRPr="00BB7730" w:rsidDel="00F01AFC">
                <w:rPr>
                  <w:rFonts w:ascii="Times New Roman" w:eastAsia="仿宋_GB2312" w:hAnsi="Times New Roman" w:cs="Times New Roman"/>
                  <w:color w:val="auto"/>
                  <w:sz w:val="18"/>
                  <w:szCs w:val="18"/>
                </w:rPr>
                <w:delText>L</w:delText>
              </w:r>
              <w:r w:rsidR="00BE5E8A" w:rsidRPr="00BB7730" w:rsidDel="00F01AFC">
                <w:rPr>
                  <w:rFonts w:ascii="Times New Roman" w:eastAsia="仿宋_GB2312" w:hAnsi="Times New Roman" w:cs="Times New Roman"/>
                  <w:color w:val="auto"/>
                  <w:sz w:val="18"/>
                  <w:szCs w:val="18"/>
                </w:rPr>
                <w:delText>~197.65L</w:delText>
              </w:r>
            </w:del>
          </w:p>
          <w:p w14:paraId="4CCE071F" w14:textId="61D0E71B" w:rsidR="000D6231" w:rsidRPr="00BB7730" w:rsidRDefault="000D6231" w:rsidP="0030647B">
            <w:pPr>
              <w:spacing w:line="240" w:lineRule="exact"/>
              <w:contextualSpacing/>
              <w:jc w:val="both"/>
              <w:rPr>
                <w:ins w:id="6220" w:author="Xuning Wei12232" w:date="2026-07-27T15:35: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w:t>
            </w:r>
            <w:ins w:id="6221" w:author="Xuning Wei12232" w:date="2026-07-27T15:36:00Z">
              <w:r w:rsidR="00F01AFC" w:rsidRPr="00BB7730">
                <w:rPr>
                  <w:rFonts w:ascii="Times New Roman" w:eastAsia="仿宋_GB2312" w:hAnsi="Times New Roman" w:cs="Times New Roman"/>
                  <w:color w:val="0000FF"/>
                  <w:sz w:val="18"/>
                  <w:szCs w:val="18"/>
                </w:rPr>
                <w:t xml:space="preserve"> Minimum volume</w:t>
              </w:r>
            </w:ins>
            <w:r w:rsidRPr="00BB7730">
              <w:rPr>
                <w:rFonts w:ascii="Times New Roman" w:eastAsia="仿宋_GB2312" w:hAnsi="Times New Roman" w:cs="Times New Roman"/>
                <w:color w:val="auto"/>
                <w:sz w:val="18"/>
                <w:szCs w:val="18"/>
              </w:rPr>
              <w:t xml:space="preserve"> </w:t>
            </w:r>
            <w:del w:id="6222" w:author="Xuning Wei12232" w:date="2026-07-27T15:36:00Z">
              <w:r w:rsidRPr="00BB7730" w:rsidDel="00F01AFC">
                <w:rPr>
                  <w:rFonts w:ascii="Times New Roman" w:eastAsia="仿宋_GB2312" w:hAnsi="Times New Roman" w:cs="Times New Roman"/>
                  <w:color w:val="auto"/>
                  <w:sz w:val="18"/>
                  <w:szCs w:val="18"/>
                </w:rPr>
                <w:delText xml:space="preserve">volume range </w:delText>
              </w:r>
            </w:del>
            <w:r w:rsidRPr="00BB7730">
              <w:rPr>
                <w:rFonts w:ascii="Times New Roman" w:eastAsia="仿宋_GB2312" w:hAnsi="Times New Roman" w:cs="Times New Roman"/>
                <w:color w:val="auto"/>
                <w:sz w:val="18"/>
                <w:szCs w:val="18"/>
              </w:rPr>
              <w:t xml:space="preserve">of equipment (at maximum speed): </w:t>
            </w:r>
            <w:r w:rsidR="001B6295" w:rsidRPr="00BB7730">
              <w:rPr>
                <w:rFonts w:ascii="Times New Roman" w:eastAsia="仿宋_GB2312" w:hAnsi="Times New Roman" w:cs="Times New Roman"/>
                <w:color w:val="auto"/>
                <w:sz w:val="18"/>
                <w:szCs w:val="18"/>
              </w:rPr>
              <w:t>1</w:t>
            </w:r>
            <w:ins w:id="6223" w:author="Xuning Wei12232" w:date="2026-07-27T15:47:00Z">
              <w:r w:rsidR="008B1EAE" w:rsidRPr="00BB7730">
                <w:rPr>
                  <w:rFonts w:ascii="Times New Roman" w:eastAsia="仿宋_GB2312" w:hAnsi="Times New Roman" w:cs="Times New Roman"/>
                  <w:color w:val="auto"/>
                  <w:sz w:val="18"/>
                  <w:szCs w:val="18"/>
                </w:rPr>
                <w:t>7</w:t>
              </w:r>
            </w:ins>
            <w:del w:id="6224" w:author="Xuning Wei12232" w:date="2026-07-27T15:47:00Z">
              <w:r w:rsidR="001B6295" w:rsidRPr="00BB7730" w:rsidDel="008B1EAE">
                <w:rPr>
                  <w:rFonts w:ascii="Times New Roman" w:eastAsia="仿宋_GB2312" w:hAnsi="Times New Roman" w:cs="Times New Roman"/>
                  <w:color w:val="auto"/>
                  <w:sz w:val="18"/>
                  <w:szCs w:val="18"/>
                </w:rPr>
                <w:delText>2</w:delText>
              </w:r>
            </w:del>
            <w:r w:rsidR="001B6295" w:rsidRPr="00BB7730">
              <w:rPr>
                <w:rFonts w:ascii="Times New Roman" w:eastAsia="仿宋_GB2312" w:hAnsi="Times New Roman" w:cs="Times New Roman"/>
                <w:color w:val="auto"/>
                <w:sz w:val="18"/>
                <w:szCs w:val="18"/>
              </w:rPr>
              <w:t>.</w:t>
            </w:r>
            <w:ins w:id="6225" w:author="Xuning Wei12232" w:date="2026-07-27T15:47:00Z">
              <w:r w:rsidR="008B1EAE" w:rsidRPr="00BB7730">
                <w:rPr>
                  <w:rFonts w:ascii="Times New Roman" w:eastAsia="仿宋_GB2312" w:hAnsi="Times New Roman" w:cs="Times New Roman"/>
                  <w:color w:val="auto"/>
                  <w:sz w:val="18"/>
                  <w:szCs w:val="18"/>
                </w:rPr>
                <w:t>7</w:t>
              </w:r>
            </w:ins>
            <w:del w:id="6226" w:author="Xuning Wei12232" w:date="2026-07-27T15:47:00Z">
              <w:r w:rsidR="001B6295" w:rsidRPr="00BB7730" w:rsidDel="008B1EAE">
                <w:rPr>
                  <w:rFonts w:ascii="Times New Roman" w:eastAsia="仿宋_GB2312" w:hAnsi="Times New Roman" w:cs="Times New Roman"/>
                  <w:color w:val="auto"/>
                  <w:sz w:val="18"/>
                  <w:szCs w:val="18"/>
                </w:rPr>
                <w:delText>2</w:delText>
              </w:r>
            </w:del>
            <w:r w:rsidR="001B6295" w:rsidRPr="00BB7730">
              <w:rPr>
                <w:rFonts w:ascii="Times New Roman" w:eastAsia="仿宋_GB2312" w:hAnsi="Times New Roman" w:cs="Times New Roman"/>
                <w:color w:val="auto"/>
                <w:sz w:val="18"/>
                <w:szCs w:val="18"/>
              </w:rPr>
              <w:t>5</w:t>
            </w:r>
            <w:ins w:id="6227" w:author="Xuning Wei12232" w:date="2026-07-27T15:36:00Z">
              <w:r w:rsidR="00F01AFC" w:rsidRPr="00BB7730">
                <w:rPr>
                  <w:rFonts w:ascii="Times New Roman" w:eastAsia="仿宋_GB2312" w:hAnsi="Times New Roman" w:cs="Times New Roman"/>
                  <w:color w:val="auto"/>
                  <w:sz w:val="18"/>
                  <w:szCs w:val="18"/>
                </w:rPr>
                <w:t xml:space="preserve"> </w:t>
              </w:r>
            </w:ins>
            <w:r w:rsidRPr="00BB7730">
              <w:rPr>
                <w:rFonts w:ascii="Times New Roman" w:eastAsia="仿宋_GB2312" w:hAnsi="Times New Roman" w:cs="Times New Roman"/>
                <w:color w:val="auto"/>
                <w:sz w:val="18"/>
                <w:szCs w:val="18"/>
              </w:rPr>
              <w:t>L</w:t>
            </w:r>
            <w:del w:id="6228" w:author="Xuning Wei12232" w:date="2026-07-27T15:37:00Z">
              <w:r w:rsidR="00BE5E8A" w:rsidRPr="00BB7730" w:rsidDel="00F01AFC">
                <w:rPr>
                  <w:rFonts w:ascii="Times New Roman" w:eastAsia="仿宋_GB2312" w:hAnsi="Times New Roman" w:cs="Times New Roman"/>
                  <w:color w:val="auto"/>
                  <w:sz w:val="18"/>
                  <w:szCs w:val="18"/>
                </w:rPr>
                <w:delText>~230.</w:delText>
              </w:r>
              <w:r w:rsidR="00E131F6" w:rsidRPr="00BB7730" w:rsidDel="00F01AFC">
                <w:rPr>
                  <w:rFonts w:ascii="Times New Roman" w:eastAsia="仿宋_GB2312" w:hAnsi="Times New Roman" w:cs="Times New Roman"/>
                  <w:color w:val="auto"/>
                  <w:sz w:val="18"/>
                  <w:szCs w:val="18"/>
                </w:rPr>
                <w:delText>96L</w:delText>
              </w:r>
            </w:del>
          </w:p>
          <w:p w14:paraId="565D1ECB" w14:textId="506762B1" w:rsidR="00F01AFC" w:rsidRPr="00BB7730" w:rsidRDefault="00F01AFC" w:rsidP="0030647B">
            <w:pPr>
              <w:spacing w:line="240" w:lineRule="exact"/>
              <w:contextualSpacing/>
              <w:jc w:val="both"/>
              <w:rPr>
                <w:rFonts w:ascii="Times New Roman" w:eastAsia="仿宋_GB2312" w:hAnsi="Times New Roman" w:cs="Times New Roman"/>
                <w:color w:val="auto"/>
                <w:sz w:val="18"/>
                <w:szCs w:val="18"/>
              </w:rPr>
            </w:pPr>
            <w:ins w:id="6229" w:author="Xuning Wei12232" w:date="2026-07-27T15:35:00Z">
              <w:r w:rsidRPr="00BB7730">
                <w:rPr>
                  <w:rFonts w:ascii="Times New Roman" w:eastAsia="仿宋_GB2312" w:hAnsi="Times New Roman" w:cs="Times New Roman"/>
                  <w:color w:val="0000FF"/>
                  <w:sz w:val="18"/>
                  <w:szCs w:val="18"/>
                </w:rPr>
                <w:t>Maximum working volume: 500 L</w:t>
              </w:r>
            </w:ins>
          </w:p>
        </w:tc>
        <w:tc>
          <w:tcPr>
            <w:tcW w:w="851" w:type="dxa"/>
            <w:shd w:val="clear" w:color="auto" w:fill="FFFFFF" w:themeFill="background1"/>
            <w:vAlign w:val="center"/>
          </w:tcPr>
          <w:p w14:paraId="4D734164"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766538970"/>
                <w14:checkbox>
                  <w14:checked w14:val="1"/>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59A06587"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731690393"/>
                <w14:checkbox>
                  <w14:checked w14:val="0"/>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7963E1D4"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Stirring volume required by the process is within the stirring volume range of equipment.</w:t>
            </w:r>
          </w:p>
        </w:tc>
      </w:tr>
      <w:tr w:rsidR="00032BAE" w:rsidRPr="00BB7730" w14:paraId="2AE189E2" w14:textId="77777777" w:rsidTr="0030647B">
        <w:trPr>
          <w:trHeight w:val="595"/>
        </w:trPr>
        <w:tc>
          <w:tcPr>
            <w:tcW w:w="531" w:type="dxa"/>
            <w:shd w:val="clear" w:color="auto" w:fill="FFFFFF" w:themeFill="background1"/>
            <w:vAlign w:val="center"/>
          </w:tcPr>
          <w:p w14:paraId="4C0C9AE8"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4</w:t>
            </w:r>
          </w:p>
        </w:tc>
        <w:tc>
          <w:tcPr>
            <w:tcW w:w="1275" w:type="dxa"/>
            <w:shd w:val="clear" w:color="auto" w:fill="FFFFFF" w:themeFill="background1"/>
            <w:vAlign w:val="center"/>
          </w:tcPr>
          <w:p w14:paraId="1A9F8F73" w14:textId="77777777" w:rsidR="000D6231" w:rsidRPr="00BB7730" w:rsidRDefault="000D6231" w:rsidP="0030647B">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Stirring speed</w:t>
            </w:r>
          </w:p>
        </w:tc>
        <w:tc>
          <w:tcPr>
            <w:tcW w:w="3261" w:type="dxa"/>
            <w:shd w:val="clear" w:color="auto" w:fill="FFFFFF" w:themeFill="background1"/>
            <w:vAlign w:val="center"/>
          </w:tcPr>
          <w:p w14:paraId="764EE818" w14:textId="4A42F795" w:rsidR="000D6231" w:rsidRPr="00BB7730" w:rsidRDefault="00FA3024"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c>
          <w:tcPr>
            <w:tcW w:w="4110" w:type="dxa"/>
            <w:shd w:val="clear" w:color="auto" w:fill="FFFFFF" w:themeFill="background1"/>
            <w:vAlign w:val="center"/>
          </w:tcPr>
          <w:p w14:paraId="53A51EBD" w14:textId="12F3532E" w:rsidR="00526AB2" w:rsidRPr="00BB7730" w:rsidRDefault="00526AB2" w:rsidP="00526AB2">
            <w:pPr>
              <w:spacing w:line="240" w:lineRule="exact"/>
              <w:contextualSpacing/>
              <w:rPr>
                <w:ins w:id="6230" w:author="Xuning Wei12232" w:date="2026-07-27T15:40:00Z"/>
                <w:rFonts w:ascii="Times New Roman" w:eastAsia="仿宋_GB2312" w:hAnsi="Times New Roman" w:cs="Times New Roman"/>
                <w:color w:val="0000FF"/>
                <w:sz w:val="18"/>
                <w:szCs w:val="18"/>
              </w:rPr>
            </w:pPr>
            <w:ins w:id="6231" w:author="Xuning Wei12232" w:date="2026-07-27T15:40:00Z">
              <w:r w:rsidRPr="00BB7730">
                <w:rPr>
                  <w:rFonts w:ascii="Times New Roman" w:eastAsia="仿宋_GB2312" w:hAnsi="Times New Roman" w:cs="Times New Roman"/>
                  <w:color w:val="0000FF"/>
                  <w:sz w:val="18"/>
                  <w:szCs w:val="18"/>
                </w:rPr>
                <w:t xml:space="preserve">Agitator type: </w:t>
              </w:r>
            </w:ins>
            <w:ins w:id="6232" w:author="Xuning Wei12232" w:date="2026-07-27T15:43:00Z">
              <w:r w:rsidRPr="00BB7730">
                <w:rPr>
                  <w:rFonts w:ascii="Times New Roman" w:eastAsia="仿宋_GB2312" w:hAnsi="Times New Roman" w:cs="Times New Roman"/>
                  <w:color w:val="0000FF"/>
                  <w:sz w:val="18"/>
                  <w:szCs w:val="18"/>
                </w:rPr>
                <w:t>Propeller type</w:t>
              </w:r>
            </w:ins>
          </w:p>
          <w:p w14:paraId="4C2ADF33" w14:textId="31225CBF" w:rsidR="000D6231" w:rsidRPr="00BB7730" w:rsidRDefault="00FA3024"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Qualified maximum agitating speed is</w:t>
            </w:r>
            <w:r w:rsidR="000D6231" w:rsidRPr="00BB7730">
              <w:rPr>
                <w:rFonts w:ascii="Times New Roman" w:eastAsia="仿宋_GB2312" w:hAnsi="Times New Roman" w:cs="Times New Roman"/>
                <w:color w:val="auto"/>
                <w:sz w:val="18"/>
                <w:szCs w:val="18"/>
              </w:rPr>
              <w:t xml:space="preserve"> </w:t>
            </w:r>
            <w:ins w:id="6233" w:author="He Han" w:date="2026-10-19T17:47:00Z">
              <w:r w:rsidR="00245E18" w:rsidRPr="00BB7730">
                <w:rPr>
                  <w:rFonts w:ascii="Times New Roman" w:eastAsia="仿宋_GB2312" w:hAnsi="Times New Roman" w:cs="Times New Roman"/>
                  <w:color w:val="00B0F0"/>
                  <w:sz w:val="18"/>
                  <w:szCs w:val="18"/>
                  <w:rPrChange w:id="6234" w:author="He Han" w:date="2026-10-19T17:47:00Z">
                    <w:rPr>
                      <w:rFonts w:ascii="Times New Roman" w:eastAsia="仿宋_GB2312" w:hAnsi="Times New Roman" w:cs="Times New Roman"/>
                      <w:color w:val="auto"/>
                      <w:sz w:val="18"/>
                      <w:szCs w:val="18"/>
                    </w:rPr>
                  </w:rPrChange>
                </w:rPr>
                <w:t>119.84</w:t>
              </w:r>
            </w:ins>
            <w:del w:id="6235" w:author="He Han" w:date="2026-10-19T17:47:00Z">
              <w:r w:rsidR="000D6231" w:rsidRPr="00BB7730" w:rsidDel="00245E18">
                <w:rPr>
                  <w:rFonts w:ascii="Times New Roman" w:eastAsia="仿宋_GB2312" w:hAnsi="Times New Roman" w:cs="Times New Roman"/>
                  <w:color w:val="auto"/>
                  <w:sz w:val="18"/>
                  <w:szCs w:val="18"/>
                </w:rPr>
                <w:delText>1</w:delText>
              </w:r>
              <w:r w:rsidRPr="00BB7730" w:rsidDel="00245E18">
                <w:rPr>
                  <w:rFonts w:ascii="Times New Roman" w:eastAsia="仿宋_GB2312" w:hAnsi="Times New Roman" w:cs="Times New Roman"/>
                  <w:color w:val="auto"/>
                  <w:sz w:val="18"/>
                  <w:szCs w:val="18"/>
                </w:rPr>
                <w:delText>25</w:delText>
              </w:r>
            </w:del>
            <w:r w:rsidR="000D6231" w:rsidRPr="00BB7730">
              <w:rPr>
                <w:rFonts w:ascii="Times New Roman" w:eastAsia="仿宋_GB2312" w:hAnsi="Times New Roman" w:cs="Times New Roman"/>
                <w:color w:val="auto"/>
                <w:sz w:val="18"/>
                <w:szCs w:val="18"/>
              </w:rPr>
              <w:t xml:space="preserve"> </w:t>
            </w:r>
            <w:del w:id="6236" w:author="Johan Granander" w:date="2026-07-28T15:03:00Z">
              <w:r w:rsidR="000D6231" w:rsidRPr="00BB7730" w:rsidDel="00B37BAA">
                <w:rPr>
                  <w:rFonts w:ascii="Times New Roman" w:eastAsia="仿宋_GB2312" w:hAnsi="Times New Roman" w:cs="Times New Roman"/>
                  <w:color w:val="auto"/>
                  <w:sz w:val="18"/>
                  <w:szCs w:val="18"/>
                </w:rPr>
                <w:delText>r/min</w:delText>
              </w:r>
            </w:del>
            <w:ins w:id="6237" w:author="Johan Granander" w:date="2026-07-28T15:03:00Z">
              <w:r w:rsidR="00B37BAA" w:rsidRPr="00BB7730">
                <w:rPr>
                  <w:rFonts w:ascii="Times New Roman" w:eastAsia="仿宋_GB2312" w:hAnsi="Times New Roman" w:cs="Times New Roman"/>
                  <w:color w:val="auto"/>
                  <w:sz w:val="18"/>
                  <w:szCs w:val="18"/>
                </w:rPr>
                <w:t>rpm</w:t>
              </w:r>
            </w:ins>
          </w:p>
        </w:tc>
        <w:tc>
          <w:tcPr>
            <w:tcW w:w="851" w:type="dxa"/>
            <w:shd w:val="clear" w:color="auto" w:fill="FFFFFF" w:themeFill="background1"/>
            <w:vAlign w:val="center"/>
          </w:tcPr>
          <w:p w14:paraId="23C17262"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83829088"/>
                <w14:checkbox>
                  <w14:checked w14:val="1"/>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4F4DDEAF"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79027862"/>
                <w14:checkbox>
                  <w14:checked w14:val="0"/>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7964CB8B" w14:textId="62905D44" w:rsidR="000D6231" w:rsidRPr="00BB7730" w:rsidRDefault="00E23A2C"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8B1EAE" w:rsidRPr="00BB7730" w14:paraId="4F5F0DE8" w14:textId="77777777" w:rsidTr="0030647B">
        <w:trPr>
          <w:trHeight w:val="595"/>
        </w:trPr>
        <w:tc>
          <w:tcPr>
            <w:tcW w:w="531" w:type="dxa"/>
            <w:vMerge w:val="restart"/>
            <w:shd w:val="clear" w:color="auto" w:fill="FFFFFF" w:themeFill="background1"/>
            <w:vAlign w:val="center"/>
          </w:tcPr>
          <w:p w14:paraId="1D6B93FB" w14:textId="6E46C51F" w:rsidR="008B1EAE" w:rsidRPr="00BB7730" w:rsidRDefault="008B1EAE" w:rsidP="008B1EAE">
            <w:pPr>
              <w:spacing w:line="276" w:lineRule="auto"/>
              <w:jc w:val="both"/>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5</w:t>
            </w:r>
          </w:p>
        </w:tc>
        <w:tc>
          <w:tcPr>
            <w:tcW w:w="1275" w:type="dxa"/>
            <w:vMerge w:val="restart"/>
            <w:shd w:val="clear" w:color="auto" w:fill="FFFFFF" w:themeFill="background1"/>
            <w:vAlign w:val="center"/>
          </w:tcPr>
          <w:p w14:paraId="4318C55F" w14:textId="59F764FA" w:rsidR="008B1EAE" w:rsidRPr="00BB7730" w:rsidRDefault="008B1EAE" w:rsidP="008B1EAE">
            <w:pPr>
              <w:spacing w:line="240" w:lineRule="exact"/>
              <w:contextualSpacing/>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Process Design</w:t>
            </w:r>
          </w:p>
        </w:tc>
        <w:tc>
          <w:tcPr>
            <w:tcW w:w="3261" w:type="dxa"/>
            <w:shd w:val="clear" w:color="auto" w:fill="FFFFFF" w:themeFill="background1"/>
            <w:vAlign w:val="center"/>
          </w:tcPr>
          <w:p w14:paraId="2858A867" w14:textId="5A2B0F30" w:rsidR="008B1EAE" w:rsidRPr="00BB7730" w:rsidRDefault="008B1EAE" w:rsidP="008B1EAE">
            <w:pPr>
              <w:spacing w:line="276" w:lineRule="auto"/>
              <w:jc w:val="both"/>
              <w:rPr>
                <w:rFonts w:ascii="Times New Roman" w:eastAsia="仿宋_GB2312" w:hAnsi="Times New Roman" w:cs="Times New Roman"/>
                <w:color w:val="auto"/>
                <w:sz w:val="18"/>
                <w:szCs w:val="18"/>
              </w:rPr>
            </w:pPr>
            <w:ins w:id="6238" w:author="Xuning Wei12232" w:date="2026-07-27T15:49:00Z">
              <w:r w:rsidRPr="00BB7730">
                <w:rPr>
                  <w:rFonts w:ascii="Times New Roman" w:eastAsia="仿宋_GB2312" w:hAnsi="Times New Roman" w:cs="Times New Roman"/>
                  <w:color w:val="auto"/>
                  <w:sz w:val="18"/>
                  <w:szCs w:val="18"/>
                </w:rPr>
                <w:t>Nitrogen protection/Inert:</w:t>
              </w:r>
              <w:r w:rsidRPr="00BB7730">
                <w:rPr>
                  <w:rFonts w:ascii="Times New Roman" w:eastAsia="仿宋_GB2312" w:hAnsi="Times New Roman" w:cs="Times New Roman"/>
                  <w:color w:val="0000FF"/>
                  <w:sz w:val="18"/>
                  <w:szCs w:val="18"/>
                </w:rPr>
                <w:t xml:space="preserve"> oxygen content ≤1.0%.</w:t>
              </w:r>
            </w:ins>
            <w:del w:id="6239" w:author="Xuning Wei12232" w:date="2026-07-27T15:49:00Z">
              <w:r w:rsidRPr="00BB7730" w:rsidDel="00D372F9">
                <w:rPr>
                  <w:rFonts w:ascii="Times New Roman" w:eastAsia="仿宋_GB2312" w:hAnsi="Times New Roman" w:cs="Times New Roman"/>
                  <w:color w:val="auto"/>
                  <w:sz w:val="18"/>
                  <w:szCs w:val="18"/>
                </w:rPr>
                <w:delText>Nitrogen protection nertization</w:delText>
              </w:r>
            </w:del>
          </w:p>
        </w:tc>
        <w:tc>
          <w:tcPr>
            <w:tcW w:w="4110" w:type="dxa"/>
            <w:shd w:val="clear" w:color="auto" w:fill="FFFFFF" w:themeFill="background1"/>
            <w:vAlign w:val="center"/>
          </w:tcPr>
          <w:p w14:paraId="325ED5E8" w14:textId="77777777" w:rsidR="008B1EAE" w:rsidRPr="00BB7730" w:rsidRDefault="008B1EAE" w:rsidP="008B1EAE">
            <w:pPr>
              <w:spacing w:line="240" w:lineRule="exact"/>
              <w:contextualSpacing/>
              <w:jc w:val="both"/>
              <w:rPr>
                <w:ins w:id="6240" w:author="Xuning Wei12232" w:date="2026-07-27T15:49:00Z"/>
                <w:rFonts w:ascii="Times New Roman" w:eastAsia="仿宋_GB2312" w:hAnsi="Times New Roman" w:cs="Times New Roman"/>
                <w:color w:val="auto"/>
                <w:sz w:val="18"/>
                <w:szCs w:val="18"/>
              </w:rPr>
            </w:pPr>
            <w:ins w:id="6241" w:author="Xuning Wei12232" w:date="2026-07-27T15:49:00Z">
              <w:r w:rsidRPr="00BB7730">
                <w:rPr>
                  <w:rFonts w:ascii="Times New Roman" w:eastAsia="仿宋_GB2312" w:hAnsi="Times New Roman" w:cs="Times New Roman"/>
                  <w:color w:val="auto"/>
                  <w:sz w:val="18"/>
                  <w:szCs w:val="18"/>
                </w:rPr>
                <w:t>The equipment has the function of protection under nitrogen flow or static pressure</w:t>
              </w:r>
            </w:ins>
          </w:p>
          <w:p w14:paraId="6C41378E" w14:textId="7B40E6EA" w:rsidR="008B1EAE" w:rsidRPr="00BB7730" w:rsidRDefault="008B1EAE" w:rsidP="008B1EAE">
            <w:pPr>
              <w:spacing w:line="276" w:lineRule="auto"/>
              <w:jc w:val="both"/>
              <w:rPr>
                <w:rFonts w:ascii="Times New Roman" w:eastAsia="仿宋_GB2312" w:hAnsi="Times New Roman" w:cs="Times New Roman"/>
                <w:color w:val="auto"/>
                <w:sz w:val="18"/>
                <w:szCs w:val="18"/>
              </w:rPr>
            </w:pPr>
            <w:ins w:id="6242" w:author="Xuning Wei12232" w:date="2026-07-27T15:49:00Z">
              <w:r w:rsidRPr="00BB7730">
                <w:rPr>
                  <w:rFonts w:ascii="Times New Roman" w:eastAsia="仿宋_GB2312" w:hAnsi="Times New Roman" w:cs="Times New Roman"/>
                  <w:color w:val="0000FF"/>
                  <w:sz w:val="18"/>
                  <w:szCs w:val="18"/>
                </w:rPr>
                <w:t>Control range of oxygen content of the equipment: ≤1.0%</w:t>
              </w:r>
            </w:ins>
            <w:del w:id="6243" w:author="Xuning Wei12232" w:date="2026-07-27T15:49:00Z">
              <w:r w:rsidRPr="00BB7730" w:rsidDel="00D372F9">
                <w:rPr>
                  <w:rFonts w:ascii="Times New Roman" w:eastAsia="仿宋_GB2312" w:hAnsi="Times New Roman" w:cs="Times New Roman"/>
                  <w:color w:val="auto"/>
                  <w:sz w:val="18"/>
                  <w:szCs w:val="18"/>
                </w:rPr>
                <w:delText>The vessel is equipped with nitrogen purging and inertization functions</w:delText>
              </w:r>
            </w:del>
          </w:p>
        </w:tc>
        <w:tc>
          <w:tcPr>
            <w:tcW w:w="851" w:type="dxa"/>
            <w:shd w:val="clear" w:color="auto" w:fill="FFFFFF" w:themeFill="background1"/>
            <w:vAlign w:val="center"/>
          </w:tcPr>
          <w:p w14:paraId="1CFD2F02" w14:textId="243ACE21" w:rsidR="008B1EAE" w:rsidRPr="00BB7730" w:rsidRDefault="003E162E" w:rsidP="008B1EAE">
            <w:pPr>
              <w:spacing w:line="276" w:lineRule="auto"/>
              <w:jc w:val="both"/>
              <w:rPr>
                <w:rFonts w:ascii="Times New Roman" w:eastAsia="仿宋_GB2312" w:hAnsi="Times New Roman" w:cs="Times New Roman"/>
                <w:color w:val="auto"/>
                <w:sz w:val="18"/>
                <w:szCs w:val="18"/>
              </w:rPr>
            </w:pPr>
            <w:customXmlInsRangeStart w:id="6244" w:author="Xuning Wei12232" w:date="2026-07-27T15:49:00Z"/>
            <w:sdt>
              <w:sdtPr>
                <w:rPr>
                  <w:rFonts w:ascii="Times New Roman" w:eastAsia="仿宋_GB2312" w:hAnsi="Times New Roman" w:cs="Times New Roman"/>
                  <w:color w:val="auto"/>
                  <w:sz w:val="18"/>
                  <w:szCs w:val="18"/>
                </w:rPr>
                <w:id w:val="-1238932619"/>
                <w14:checkbox>
                  <w14:checked w14:val="1"/>
                  <w14:checkedState w14:val="2612" w14:font="MS Gothic"/>
                  <w14:uncheckedState w14:val="2610" w14:font="MS Gothic"/>
                </w14:checkbox>
              </w:sdtPr>
              <w:sdtEndPr/>
              <w:sdtContent>
                <w:customXmlInsRangeEnd w:id="6244"/>
                <w:ins w:id="6245" w:author="Xuning Wei12232" w:date="2026-07-27T15:49:00Z">
                  <w:r w:rsidR="008B1EAE" w:rsidRPr="00BB7730">
                    <w:rPr>
                      <w:rFonts w:ascii="Segoe UI Symbol" w:eastAsia="MS Gothic" w:hAnsi="Segoe UI Symbol" w:cs="Segoe UI Symbol"/>
                      <w:color w:val="auto"/>
                      <w:sz w:val="18"/>
                      <w:szCs w:val="18"/>
                    </w:rPr>
                    <w:t>☒</w:t>
                  </w:r>
                </w:ins>
                <w:customXmlInsRangeStart w:id="6246" w:author="Xuning Wei12232" w:date="2026-07-27T15:49:00Z"/>
              </w:sdtContent>
            </w:sdt>
            <w:customXmlInsRangeEnd w:id="6246"/>
            <w:ins w:id="6247" w:author="Xuning Wei12232" w:date="2026-07-27T15:49:00Z">
              <w:r w:rsidR="008B1EAE" w:rsidRPr="00BB7730">
                <w:rPr>
                  <w:rFonts w:ascii="Times New Roman" w:eastAsia="仿宋_GB2312" w:hAnsi="Times New Roman" w:cs="Times New Roman"/>
                  <w:color w:val="auto"/>
                  <w:sz w:val="18"/>
                  <w:szCs w:val="18"/>
                </w:rPr>
                <w:t>Yes</w:t>
              </w:r>
            </w:ins>
            <w:customXmlDelRangeStart w:id="6248" w:author="Xuning Wei12232" w:date="2026-07-27T15:49:00Z"/>
            <w:sdt>
              <w:sdtPr>
                <w:rPr>
                  <w:rFonts w:ascii="Times New Roman" w:eastAsia="仿宋_GB2312" w:hAnsi="Times New Roman" w:cs="Times New Roman"/>
                  <w:color w:val="auto"/>
                  <w:sz w:val="18"/>
                  <w:szCs w:val="18"/>
                </w:rPr>
                <w:id w:val="-1855492947"/>
                <w14:checkbox>
                  <w14:checked w14:val="1"/>
                  <w14:checkedState w14:val="2612" w14:font="MS Gothic"/>
                  <w14:uncheckedState w14:val="2610" w14:font="MS Gothic"/>
                </w14:checkbox>
              </w:sdtPr>
              <w:sdtEndPr/>
              <w:sdtContent>
                <w:customXmlDelRangeEnd w:id="6248"/>
                <w:del w:id="6249" w:author="Xuning Wei12232" w:date="2026-07-27T15:49:00Z">
                  <w:r w:rsidR="008B1EAE" w:rsidRPr="00BB7730" w:rsidDel="00D372F9">
                    <w:rPr>
                      <w:rFonts w:ascii="Segoe UI Symbol" w:eastAsia="仿宋_GB2312" w:hAnsi="Segoe UI Symbol" w:cs="Segoe UI Symbol"/>
                      <w:color w:val="auto"/>
                      <w:sz w:val="18"/>
                      <w:szCs w:val="18"/>
                    </w:rPr>
                    <w:delText>☒</w:delText>
                  </w:r>
                </w:del>
                <w:customXmlDelRangeStart w:id="6250" w:author="Xuning Wei12232" w:date="2026-07-27T15:49:00Z"/>
              </w:sdtContent>
            </w:sdt>
            <w:customXmlDelRangeEnd w:id="6250"/>
            <w:del w:id="6251" w:author="Xuning Wei12232" w:date="2026-07-27T15:49:00Z">
              <w:r w:rsidR="008B1EAE" w:rsidRPr="00BB7730" w:rsidDel="00D372F9">
                <w:rPr>
                  <w:rFonts w:ascii="Times New Roman" w:eastAsia="仿宋_GB2312" w:hAnsi="Times New Roman" w:cs="Times New Roman"/>
                  <w:color w:val="auto"/>
                  <w:sz w:val="18"/>
                  <w:szCs w:val="18"/>
                </w:rPr>
                <w:delText>Yes</w:delText>
              </w:r>
            </w:del>
          </w:p>
        </w:tc>
        <w:tc>
          <w:tcPr>
            <w:tcW w:w="850" w:type="dxa"/>
            <w:shd w:val="clear" w:color="auto" w:fill="FFFFFF" w:themeFill="background1"/>
            <w:vAlign w:val="center"/>
          </w:tcPr>
          <w:p w14:paraId="38013346" w14:textId="3EFEC84C" w:rsidR="008B1EAE" w:rsidRPr="00BB7730" w:rsidRDefault="003E162E" w:rsidP="008B1EAE">
            <w:pPr>
              <w:spacing w:line="276" w:lineRule="auto"/>
              <w:jc w:val="both"/>
              <w:rPr>
                <w:rFonts w:ascii="Times New Roman" w:eastAsia="仿宋_GB2312" w:hAnsi="Times New Roman" w:cs="Times New Roman"/>
                <w:color w:val="auto"/>
                <w:sz w:val="18"/>
                <w:szCs w:val="18"/>
              </w:rPr>
            </w:pPr>
            <w:customXmlInsRangeStart w:id="6252" w:author="Xuning Wei12232" w:date="2026-07-27T15:49:00Z"/>
            <w:sdt>
              <w:sdtPr>
                <w:rPr>
                  <w:rFonts w:ascii="Times New Roman" w:eastAsia="仿宋_GB2312" w:hAnsi="Times New Roman" w:cs="Times New Roman"/>
                  <w:color w:val="auto"/>
                  <w:sz w:val="18"/>
                  <w:szCs w:val="18"/>
                </w:rPr>
                <w:id w:val="-426572531"/>
                <w14:checkbox>
                  <w14:checked w14:val="0"/>
                  <w14:checkedState w14:val="2612" w14:font="MS Gothic"/>
                  <w14:uncheckedState w14:val="2610" w14:font="MS Gothic"/>
                </w14:checkbox>
              </w:sdtPr>
              <w:sdtEndPr/>
              <w:sdtContent>
                <w:customXmlInsRangeEnd w:id="6252"/>
                <w:ins w:id="6253" w:author="Xuning Wei12232" w:date="2026-07-27T15:49:00Z">
                  <w:r w:rsidR="008B1EAE" w:rsidRPr="00BB7730">
                    <w:rPr>
                      <w:rFonts w:ascii="Segoe UI Symbol" w:eastAsia="仿宋_GB2312" w:hAnsi="Segoe UI Symbol" w:cs="Segoe UI Symbol"/>
                      <w:color w:val="auto"/>
                      <w:sz w:val="18"/>
                      <w:szCs w:val="18"/>
                    </w:rPr>
                    <w:t>☐</w:t>
                  </w:r>
                </w:ins>
                <w:customXmlInsRangeStart w:id="6254" w:author="Xuning Wei12232" w:date="2026-07-27T15:49:00Z"/>
              </w:sdtContent>
            </w:sdt>
            <w:customXmlInsRangeEnd w:id="6254"/>
            <w:ins w:id="6255" w:author="Xuning Wei12232" w:date="2026-07-27T15:49:00Z">
              <w:r w:rsidR="008B1EAE" w:rsidRPr="00BB7730">
                <w:rPr>
                  <w:rFonts w:ascii="Times New Roman" w:eastAsia="仿宋_GB2312" w:hAnsi="Times New Roman" w:cs="Times New Roman"/>
                  <w:color w:val="auto"/>
                  <w:sz w:val="18"/>
                  <w:szCs w:val="18"/>
                </w:rPr>
                <w:t xml:space="preserve"> No</w:t>
              </w:r>
            </w:ins>
            <w:customXmlDelRangeStart w:id="6256" w:author="Xuning Wei12232" w:date="2026-07-27T15:49:00Z"/>
            <w:sdt>
              <w:sdtPr>
                <w:rPr>
                  <w:rFonts w:ascii="Times New Roman" w:eastAsia="仿宋_GB2312" w:hAnsi="Times New Roman" w:cs="Times New Roman"/>
                  <w:color w:val="auto"/>
                  <w:sz w:val="18"/>
                  <w:szCs w:val="18"/>
                </w:rPr>
                <w:id w:val="-1942595897"/>
                <w14:checkbox>
                  <w14:checked w14:val="0"/>
                  <w14:checkedState w14:val="2612" w14:font="MS Gothic"/>
                  <w14:uncheckedState w14:val="2610" w14:font="MS Gothic"/>
                </w14:checkbox>
              </w:sdtPr>
              <w:sdtEndPr/>
              <w:sdtContent>
                <w:customXmlDelRangeEnd w:id="6256"/>
                <w:del w:id="6257" w:author="Xuning Wei12232" w:date="2026-07-27T15:49:00Z">
                  <w:r w:rsidR="008B1EAE" w:rsidRPr="00BB7730" w:rsidDel="00D372F9">
                    <w:rPr>
                      <w:rFonts w:ascii="Segoe UI Symbol" w:eastAsia="仿宋_GB2312" w:hAnsi="Segoe UI Symbol" w:cs="Segoe UI Symbol"/>
                      <w:color w:val="auto"/>
                      <w:sz w:val="18"/>
                      <w:szCs w:val="18"/>
                    </w:rPr>
                    <w:delText>☐</w:delText>
                  </w:r>
                </w:del>
                <w:customXmlDelRangeStart w:id="6258" w:author="Xuning Wei12232" w:date="2026-07-27T15:49:00Z"/>
              </w:sdtContent>
            </w:sdt>
            <w:customXmlDelRangeEnd w:id="6258"/>
            <w:del w:id="6259" w:author="Xuning Wei12232" w:date="2026-07-27T15:49:00Z">
              <w:r w:rsidR="008B1EAE" w:rsidRPr="00BB7730" w:rsidDel="00D372F9">
                <w:rPr>
                  <w:rFonts w:ascii="Times New Roman" w:eastAsia="仿宋_GB2312" w:hAnsi="Times New Roman" w:cs="Times New Roman"/>
                  <w:color w:val="auto"/>
                  <w:sz w:val="18"/>
                  <w:szCs w:val="18"/>
                </w:rPr>
                <w:delText xml:space="preserve"> No</w:delText>
              </w:r>
            </w:del>
          </w:p>
        </w:tc>
        <w:tc>
          <w:tcPr>
            <w:tcW w:w="3402" w:type="dxa"/>
            <w:shd w:val="clear" w:color="auto" w:fill="FFFFFF" w:themeFill="background1"/>
            <w:vAlign w:val="center"/>
          </w:tcPr>
          <w:p w14:paraId="2118CC37" w14:textId="012DF4C7" w:rsidR="008B1EAE" w:rsidRPr="00BB7730" w:rsidRDefault="008B1EAE" w:rsidP="008B1EAE">
            <w:pPr>
              <w:spacing w:line="276" w:lineRule="auto"/>
              <w:jc w:val="both"/>
              <w:rPr>
                <w:rFonts w:ascii="Times New Roman" w:eastAsia="仿宋_GB2312" w:hAnsi="Times New Roman" w:cs="Times New Roman"/>
                <w:color w:val="auto"/>
                <w:sz w:val="18"/>
                <w:szCs w:val="18"/>
              </w:rPr>
            </w:pPr>
            <w:ins w:id="6260" w:author="Xuning Wei12232" w:date="2026-07-27T15:49:00Z">
              <w:r w:rsidRPr="00BB7730">
                <w:rPr>
                  <w:rFonts w:ascii="Times New Roman" w:eastAsia="仿宋_GB2312" w:hAnsi="Times New Roman" w:cs="Times New Roman"/>
                  <w:color w:val="auto"/>
                  <w:sz w:val="18"/>
                  <w:szCs w:val="18"/>
                </w:rPr>
                <w:t>N/A</w:t>
              </w:r>
            </w:ins>
            <w:del w:id="6261" w:author="Xuning Wei12232" w:date="2026-07-27T15:49:00Z">
              <w:r w:rsidRPr="00BB7730" w:rsidDel="00D372F9">
                <w:rPr>
                  <w:rFonts w:ascii="Times New Roman" w:eastAsia="仿宋_GB2312" w:hAnsi="Times New Roman" w:cs="Times New Roman"/>
                  <w:color w:val="auto"/>
                  <w:sz w:val="18"/>
                  <w:szCs w:val="18"/>
                </w:rPr>
                <w:delText>N/A</w:delText>
              </w:r>
            </w:del>
          </w:p>
        </w:tc>
      </w:tr>
      <w:tr w:rsidR="00032BAE" w:rsidRPr="00BB7730" w14:paraId="770755CA" w14:textId="77777777" w:rsidTr="0030647B">
        <w:trPr>
          <w:trHeight w:val="595"/>
        </w:trPr>
        <w:tc>
          <w:tcPr>
            <w:tcW w:w="531" w:type="dxa"/>
            <w:vMerge/>
            <w:shd w:val="clear" w:color="auto" w:fill="FFFFFF" w:themeFill="background1"/>
            <w:vAlign w:val="center"/>
          </w:tcPr>
          <w:p w14:paraId="0CA55267"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D56FA15" w14:textId="77777777" w:rsidR="000D6231" w:rsidRPr="00BB7730" w:rsidRDefault="000D6231" w:rsidP="0030647B">
            <w:pPr>
              <w:spacing w:line="240" w:lineRule="exact"/>
              <w:contextualSpacing/>
              <w:jc w:val="both"/>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4CC4C81A"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Solid charge</w:t>
            </w:r>
          </w:p>
        </w:tc>
        <w:tc>
          <w:tcPr>
            <w:tcW w:w="4110" w:type="dxa"/>
            <w:shd w:val="clear" w:color="auto" w:fill="FFFFFF" w:themeFill="background1"/>
            <w:vAlign w:val="center"/>
          </w:tcPr>
          <w:p w14:paraId="343D6A6F"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is equipped with feeding port, Solid charge</w:t>
            </w:r>
            <w:r w:rsidRPr="00BB7730" w:rsidDel="00736F42">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rPr>
              <w:t>via powder feeding bag</w:t>
            </w:r>
          </w:p>
        </w:tc>
        <w:tc>
          <w:tcPr>
            <w:tcW w:w="851" w:type="dxa"/>
            <w:shd w:val="clear" w:color="auto" w:fill="FFFFFF" w:themeFill="background1"/>
            <w:vAlign w:val="center"/>
          </w:tcPr>
          <w:p w14:paraId="3328E7C3"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61210678"/>
                <w14:checkbox>
                  <w14:checked w14:val="1"/>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434FE999"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67374183"/>
                <w14:checkbox>
                  <w14:checked w14:val="0"/>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6BC1708A"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8B1EAE" w:rsidRPr="00BB7730" w14:paraId="78339BEF" w14:textId="77777777" w:rsidTr="0030647B">
        <w:trPr>
          <w:trHeight w:val="595"/>
          <w:ins w:id="6262" w:author="Xuning Wei12232" w:date="2026-07-27T15:45:00Z"/>
        </w:trPr>
        <w:tc>
          <w:tcPr>
            <w:tcW w:w="531" w:type="dxa"/>
            <w:vMerge/>
            <w:shd w:val="clear" w:color="auto" w:fill="FFFFFF" w:themeFill="background1"/>
            <w:vAlign w:val="center"/>
          </w:tcPr>
          <w:p w14:paraId="6665784D" w14:textId="77777777" w:rsidR="008B1EAE" w:rsidRPr="00BB7730" w:rsidRDefault="008B1EAE" w:rsidP="008B1EAE">
            <w:pPr>
              <w:spacing w:line="276" w:lineRule="auto"/>
              <w:jc w:val="both"/>
              <w:rPr>
                <w:ins w:id="6263" w:author="Xuning Wei12232" w:date="2026-07-27T15:45: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5DC5113D" w14:textId="77777777" w:rsidR="008B1EAE" w:rsidRPr="00BB7730" w:rsidRDefault="008B1EAE" w:rsidP="008B1EAE">
            <w:pPr>
              <w:spacing w:line="240" w:lineRule="exact"/>
              <w:contextualSpacing/>
              <w:jc w:val="both"/>
              <w:rPr>
                <w:ins w:id="6264" w:author="Xuning Wei12232" w:date="2026-07-27T15:45: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6C33473F" w14:textId="77AEFFF9" w:rsidR="008B1EAE" w:rsidRPr="00BB7730" w:rsidRDefault="008B1EAE">
            <w:pPr>
              <w:spacing w:line="276" w:lineRule="auto"/>
              <w:jc w:val="both"/>
              <w:rPr>
                <w:ins w:id="6265" w:author="Xuning Wei12232" w:date="2026-07-27T15:45:00Z"/>
                <w:rFonts w:ascii="Times New Roman" w:eastAsia="仿宋_GB2312" w:hAnsi="Times New Roman" w:cs="Times New Roman"/>
                <w:color w:val="auto"/>
                <w:sz w:val="18"/>
                <w:szCs w:val="18"/>
              </w:rPr>
            </w:pPr>
            <w:ins w:id="6266" w:author="Xuning Wei12232" w:date="2026-07-27T15:45:00Z">
              <w:r w:rsidRPr="00BB7730">
                <w:rPr>
                  <w:rFonts w:ascii="Times New Roman" w:eastAsia="仿宋_GB2312" w:hAnsi="Times New Roman" w:cs="Times New Roman"/>
                  <w:color w:val="auto"/>
                  <w:sz w:val="18"/>
                  <w:szCs w:val="18"/>
                  <w:lang w:eastAsia="zh-CN"/>
                </w:rPr>
                <w:t>DMF</w:t>
              </w:r>
              <w:r w:rsidRPr="00BB7730">
                <w:rPr>
                  <w:rFonts w:ascii="Times New Roman" w:eastAsia="仿宋_GB2312" w:hAnsi="Times New Roman" w:cs="Times New Roman"/>
                  <w:color w:val="0000FF"/>
                  <w:sz w:val="18"/>
                  <w:szCs w:val="18"/>
                  <w:lang w:eastAsia="zh-CN"/>
                </w:rPr>
                <w:t xml:space="preserve"> maximum</w:t>
              </w:r>
              <w:r w:rsidRPr="00BB7730">
                <w:rPr>
                  <w:rFonts w:ascii="Times New Roman" w:eastAsia="仿宋_GB2312" w:hAnsi="Times New Roman" w:cs="Times New Roman"/>
                  <w:color w:val="auto"/>
                  <w:sz w:val="18"/>
                  <w:szCs w:val="18"/>
                  <w:lang w:eastAsia="zh-CN"/>
                </w:rPr>
                <w:t xml:space="preserve"> charging amount:</w:t>
              </w:r>
            </w:ins>
            <w:ins w:id="6267" w:author="Xuning Wei12232" w:date="2026-07-27T15:46:00Z">
              <w:r w:rsidRPr="00BB7730">
                <w:rPr>
                  <w:rFonts w:ascii="Times New Roman" w:eastAsia="仿宋_GB2312" w:hAnsi="Times New Roman" w:cs="Times New Roman"/>
                  <w:color w:val="auto"/>
                  <w:sz w:val="18"/>
                  <w:szCs w:val="18"/>
                  <w:lang w:eastAsia="zh-CN"/>
                </w:rPr>
                <w:t>43.50</w:t>
              </w:r>
            </w:ins>
            <w:ins w:id="6268" w:author="Xuning Wei12232" w:date="2026-07-27T15:47:00Z">
              <w:r w:rsidRPr="00BB7730">
                <w:rPr>
                  <w:rFonts w:ascii="Times New Roman" w:eastAsia="仿宋_GB2312" w:hAnsi="Times New Roman" w:cs="Times New Roman"/>
                  <w:color w:val="auto"/>
                  <w:sz w:val="18"/>
                  <w:szCs w:val="18"/>
                  <w:lang w:eastAsia="zh-CN"/>
                </w:rPr>
                <w:t xml:space="preserve"> </w:t>
              </w:r>
            </w:ins>
            <w:ins w:id="6269" w:author="Xuning Wei12232" w:date="2026-07-27T15:46:00Z">
              <w:r w:rsidRPr="00BB7730">
                <w:rPr>
                  <w:rFonts w:ascii="Times New Roman" w:eastAsia="仿宋_GB2312" w:hAnsi="Times New Roman" w:cs="Times New Roman"/>
                  <w:color w:val="auto"/>
                  <w:sz w:val="18"/>
                  <w:szCs w:val="18"/>
                  <w:lang w:eastAsia="zh-CN"/>
                </w:rPr>
                <w:t>~</w:t>
              </w:r>
            </w:ins>
            <w:ins w:id="6270" w:author="Xuning Wei12232" w:date="2026-07-27T15:47:00Z">
              <w:r w:rsidRPr="00BB7730">
                <w:rPr>
                  <w:rFonts w:ascii="Times New Roman" w:eastAsia="仿宋_GB2312" w:hAnsi="Times New Roman" w:cs="Times New Roman"/>
                  <w:color w:val="auto"/>
                  <w:sz w:val="18"/>
                  <w:szCs w:val="18"/>
                  <w:lang w:eastAsia="zh-CN"/>
                </w:rPr>
                <w:t xml:space="preserve"> </w:t>
              </w:r>
            </w:ins>
            <w:ins w:id="6271" w:author="Xuning Wei12232" w:date="2026-07-27T15:46:00Z">
              <w:r w:rsidRPr="00BB7730">
                <w:rPr>
                  <w:rFonts w:ascii="Times New Roman" w:eastAsia="仿宋_GB2312" w:hAnsi="Times New Roman" w:cs="Times New Roman"/>
                  <w:color w:val="auto"/>
                  <w:sz w:val="18"/>
                  <w:szCs w:val="18"/>
                  <w:lang w:eastAsia="zh-CN"/>
                </w:rPr>
                <w:t>47</w:t>
              </w:r>
            </w:ins>
            <w:ins w:id="6272" w:author="Xuning Wei12232" w:date="2026-07-27T15:47:00Z">
              <w:r w:rsidRPr="00BB7730">
                <w:rPr>
                  <w:rFonts w:ascii="Times New Roman" w:eastAsia="仿宋_GB2312" w:hAnsi="Times New Roman" w:cs="Times New Roman"/>
                  <w:color w:val="auto"/>
                  <w:sz w:val="18"/>
                  <w:szCs w:val="18"/>
                  <w:lang w:eastAsia="zh-CN"/>
                </w:rPr>
                <w:t>.50</w:t>
              </w:r>
            </w:ins>
            <w:ins w:id="6273" w:author="Xuning Wei12232" w:date="2026-07-27T15:45:00Z">
              <w:r w:rsidRPr="00BB7730">
                <w:rPr>
                  <w:rFonts w:ascii="Times New Roman" w:eastAsia="仿宋_GB2312" w:hAnsi="Times New Roman" w:cs="Times New Roman"/>
                  <w:color w:val="auto"/>
                  <w:sz w:val="18"/>
                  <w:szCs w:val="18"/>
                  <w:lang w:eastAsia="zh-CN"/>
                </w:rPr>
                <w:t xml:space="preserve"> kg, required charging accuracy: ±3%</w:t>
              </w:r>
            </w:ins>
          </w:p>
        </w:tc>
        <w:tc>
          <w:tcPr>
            <w:tcW w:w="4110" w:type="dxa"/>
            <w:shd w:val="clear" w:color="auto" w:fill="FFFFFF" w:themeFill="background1"/>
            <w:vAlign w:val="center"/>
          </w:tcPr>
          <w:p w14:paraId="06411FEB" w14:textId="6C056472" w:rsidR="008B1EAE" w:rsidRPr="00BB7730" w:rsidRDefault="008B1EAE" w:rsidP="008B1EAE">
            <w:pPr>
              <w:spacing w:line="276" w:lineRule="auto"/>
              <w:jc w:val="both"/>
              <w:rPr>
                <w:ins w:id="6274" w:author="Xuning Wei12232" w:date="2026-07-27T15:45:00Z"/>
                <w:rFonts w:ascii="Times New Roman" w:eastAsia="仿宋_GB2312" w:hAnsi="Times New Roman" w:cs="Times New Roman"/>
                <w:color w:val="auto"/>
                <w:sz w:val="18"/>
                <w:szCs w:val="18"/>
              </w:rPr>
            </w:pPr>
            <w:ins w:id="6275" w:author="Xuning Wei12232" w:date="2026-07-27T15:48:00Z">
              <w:r w:rsidRPr="00BB7730">
                <w:rPr>
                  <w:rFonts w:ascii="Times New Roman" w:eastAsia="仿宋_GB2312" w:hAnsi="Times New Roman" w:cs="Times New Roman"/>
                  <w:color w:val="0000FF"/>
                  <w:kern w:val="0"/>
                  <w:sz w:val="18"/>
                  <w:szCs w:val="18"/>
                  <w:lang w:val="sv-SE"/>
                </w:rPr>
                <w:t>2.00 kg</w:t>
              </w:r>
            </w:ins>
            <w:ins w:id="6276" w:author="Xuning Wei12232" w:date="2026-07-27T17:08:00Z">
              <w:r w:rsidR="00EE74F4" w:rsidRPr="00BB7730">
                <w:rPr>
                  <w:rFonts w:ascii="Times New Roman" w:eastAsia="仿宋_GB2312" w:hAnsi="Times New Roman" w:cs="Times New Roman"/>
                  <w:color w:val="0000FF"/>
                  <w:kern w:val="0"/>
                  <w:sz w:val="18"/>
                  <w:szCs w:val="18"/>
                  <w:lang w:val="sv-SE"/>
                </w:rPr>
                <w:t xml:space="preserve"> </w:t>
              </w:r>
            </w:ins>
            <w:ins w:id="6277" w:author="Xuning Wei12232" w:date="2026-07-27T15:48:00Z">
              <w:r w:rsidRPr="00BB7730">
                <w:rPr>
                  <w:rFonts w:ascii="Times New Roman" w:eastAsia="仿宋_GB2312" w:hAnsi="Times New Roman" w:cs="Times New Roman"/>
                  <w:color w:val="0000FF"/>
                  <w:kern w:val="0"/>
                  <w:sz w:val="18"/>
                  <w:szCs w:val="18"/>
                  <w:lang w:val="sv-SE" w:eastAsia="zh-CN"/>
                </w:rPr>
                <w:t>≤</w:t>
              </w:r>
            </w:ins>
            <w:ins w:id="6278" w:author="Xuning Wei12232" w:date="2026-07-27T17:08:00Z">
              <w:r w:rsidR="00EE74F4" w:rsidRPr="00BB7730">
                <w:rPr>
                  <w:rFonts w:ascii="Times New Roman" w:eastAsia="仿宋_GB2312" w:hAnsi="Times New Roman" w:cs="Times New Roman"/>
                  <w:color w:val="0000FF"/>
                  <w:kern w:val="0"/>
                  <w:sz w:val="18"/>
                  <w:szCs w:val="18"/>
                  <w:lang w:val="sv-SE" w:eastAsia="zh-CN"/>
                </w:rPr>
                <w:t xml:space="preserve"> </w:t>
              </w:r>
            </w:ins>
            <w:ins w:id="6279" w:author="Xuning Wei12232" w:date="2026-07-27T15:48:00Z">
              <w:r w:rsidRPr="00BB7730">
                <w:rPr>
                  <w:rFonts w:ascii="Times New Roman" w:eastAsia="仿宋_GB2312" w:hAnsi="Times New Roman" w:cs="Times New Roman"/>
                  <w:color w:val="0000FF"/>
                  <w:kern w:val="0"/>
                  <w:sz w:val="18"/>
                  <w:szCs w:val="18"/>
                  <w:lang w:val="sv-SE"/>
                </w:rPr>
                <w:t>m</w:t>
              </w:r>
            </w:ins>
            <w:ins w:id="6280" w:author="Xuning Wei12232" w:date="2026-07-27T17:08:00Z">
              <w:r w:rsidR="00EE74F4" w:rsidRPr="00BB7730">
                <w:rPr>
                  <w:rFonts w:ascii="Times New Roman" w:eastAsia="仿宋_GB2312" w:hAnsi="Times New Roman" w:cs="Times New Roman"/>
                  <w:color w:val="0000FF"/>
                  <w:kern w:val="0"/>
                  <w:sz w:val="18"/>
                  <w:szCs w:val="18"/>
                  <w:lang w:val="sv-SE"/>
                </w:rPr>
                <w:t xml:space="preserve"> </w:t>
              </w:r>
            </w:ins>
            <w:ins w:id="6281" w:author="Xuning Wei12232" w:date="2026-07-27T15:48:00Z">
              <w:r w:rsidRPr="00BB7730">
                <w:rPr>
                  <w:rFonts w:ascii="Times New Roman" w:eastAsia="仿宋_GB2312" w:hAnsi="Times New Roman" w:cs="Times New Roman"/>
                  <w:color w:val="0000FF"/>
                  <w:kern w:val="0"/>
                  <w:sz w:val="18"/>
                  <w:szCs w:val="18"/>
                  <w:lang w:val="sv-SE" w:eastAsia="zh-CN"/>
                </w:rPr>
                <w:t>≤</w:t>
              </w:r>
            </w:ins>
            <w:ins w:id="6282" w:author="Xuning Wei12232" w:date="2026-07-27T17:08:00Z">
              <w:r w:rsidR="00EE74F4" w:rsidRPr="00BB7730">
                <w:rPr>
                  <w:rFonts w:ascii="Times New Roman" w:eastAsia="仿宋_GB2312" w:hAnsi="Times New Roman" w:cs="Times New Roman"/>
                  <w:color w:val="0000FF"/>
                  <w:kern w:val="0"/>
                  <w:sz w:val="18"/>
                  <w:szCs w:val="18"/>
                  <w:lang w:val="sv-SE" w:eastAsia="zh-CN"/>
                </w:rPr>
                <w:t xml:space="preserve"> </w:t>
              </w:r>
            </w:ins>
            <w:ins w:id="6283" w:author="Xuning Wei12232" w:date="2026-07-27T15:48:00Z">
              <w:r w:rsidRPr="00BB7730">
                <w:rPr>
                  <w:rFonts w:ascii="Times New Roman" w:eastAsia="仿宋_GB2312" w:hAnsi="Times New Roman" w:cs="Times New Roman"/>
                  <w:color w:val="0000FF"/>
                  <w:kern w:val="0"/>
                  <w:sz w:val="18"/>
                  <w:szCs w:val="18"/>
                  <w:lang w:val="sv-SE"/>
                </w:rPr>
                <w:t xml:space="preserve">300.00 kg: </w:t>
              </w:r>
              <w:r w:rsidRPr="00BB7730">
                <w:rPr>
                  <w:rFonts w:ascii="Times New Roman" w:eastAsia="仿宋_GB2312" w:hAnsi="Times New Roman" w:cs="Times New Roman"/>
                  <w:color w:val="0000FF"/>
                  <w:sz w:val="18"/>
                  <w:szCs w:val="18"/>
                </w:rPr>
                <w:t>±</w:t>
              </w:r>
            </w:ins>
            <w:ins w:id="6284" w:author="Xuning Wei12232" w:date="2026-07-27T17:08:00Z">
              <w:r w:rsidR="00EE74F4" w:rsidRPr="00BB7730">
                <w:rPr>
                  <w:rFonts w:ascii="Times New Roman" w:eastAsia="仿宋_GB2312" w:hAnsi="Times New Roman" w:cs="Times New Roman"/>
                  <w:color w:val="0000FF"/>
                  <w:sz w:val="18"/>
                  <w:szCs w:val="18"/>
                </w:rPr>
                <w:t xml:space="preserve"> </w:t>
              </w:r>
            </w:ins>
            <w:ins w:id="6285" w:author="Xuning Wei12232" w:date="2026-07-27T15:48:00Z">
              <w:r w:rsidRPr="00BB7730">
                <w:rPr>
                  <w:rFonts w:ascii="Times New Roman" w:eastAsia="仿宋_GB2312" w:hAnsi="Times New Roman" w:cs="Times New Roman"/>
                  <w:color w:val="0000FF"/>
                  <w:kern w:val="0"/>
                  <w:sz w:val="18"/>
                  <w:szCs w:val="18"/>
                  <w:lang w:val="sv-SE" w:eastAsia="zh-CN"/>
                </w:rPr>
                <w:t>3.0%</w:t>
              </w:r>
            </w:ins>
          </w:p>
        </w:tc>
        <w:tc>
          <w:tcPr>
            <w:tcW w:w="851" w:type="dxa"/>
            <w:shd w:val="clear" w:color="auto" w:fill="FFFFFF" w:themeFill="background1"/>
            <w:vAlign w:val="center"/>
          </w:tcPr>
          <w:p w14:paraId="0B7240BB" w14:textId="28EB489D" w:rsidR="008B1EAE" w:rsidRPr="00BB7730" w:rsidRDefault="003E162E" w:rsidP="008B1EAE">
            <w:pPr>
              <w:spacing w:line="276" w:lineRule="auto"/>
              <w:jc w:val="both"/>
              <w:rPr>
                <w:ins w:id="6286" w:author="Xuning Wei12232" w:date="2026-07-27T15:45:00Z"/>
                <w:rFonts w:ascii="Times New Roman" w:eastAsia="仿宋_GB2312" w:hAnsi="Times New Roman" w:cs="Times New Roman"/>
                <w:color w:val="auto"/>
                <w:sz w:val="18"/>
                <w:szCs w:val="18"/>
              </w:rPr>
            </w:pPr>
            <w:customXmlInsRangeStart w:id="6287" w:author="Xuning Wei12232" w:date="2026-07-27T15:48:00Z"/>
            <w:sdt>
              <w:sdtPr>
                <w:rPr>
                  <w:rFonts w:ascii="Times New Roman" w:eastAsia="仿宋_GB2312" w:hAnsi="Times New Roman" w:cs="Times New Roman"/>
                  <w:color w:val="auto"/>
                  <w:sz w:val="18"/>
                  <w:szCs w:val="18"/>
                </w:rPr>
                <w:id w:val="-221839906"/>
                <w14:checkbox>
                  <w14:checked w14:val="1"/>
                  <w14:checkedState w14:val="2612" w14:font="MS Gothic"/>
                  <w14:uncheckedState w14:val="2610" w14:font="MS Gothic"/>
                </w14:checkbox>
              </w:sdtPr>
              <w:sdtEndPr/>
              <w:sdtContent>
                <w:customXmlInsRangeEnd w:id="6287"/>
                <w:ins w:id="6288" w:author="Xuning Wei12232" w:date="2026-07-27T15:48:00Z">
                  <w:r w:rsidR="008B1EAE" w:rsidRPr="00BB7730">
                    <w:rPr>
                      <w:rFonts w:ascii="Segoe UI Symbol" w:eastAsia="MS Gothic" w:hAnsi="Segoe UI Symbol" w:cs="Segoe UI Symbol"/>
                      <w:color w:val="auto"/>
                      <w:sz w:val="18"/>
                      <w:szCs w:val="18"/>
                    </w:rPr>
                    <w:t>☒</w:t>
                  </w:r>
                </w:ins>
                <w:customXmlInsRangeStart w:id="6289" w:author="Xuning Wei12232" w:date="2026-07-27T15:48:00Z"/>
              </w:sdtContent>
            </w:sdt>
            <w:customXmlInsRangeEnd w:id="6289"/>
            <w:ins w:id="6290" w:author="Xuning Wei12232" w:date="2026-07-27T15:48:00Z">
              <w:r w:rsidR="008B1EAE" w:rsidRPr="00BB7730">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392A0EEA" w14:textId="654D8187" w:rsidR="008B1EAE" w:rsidRPr="00BB7730" w:rsidRDefault="003E162E" w:rsidP="008B1EAE">
            <w:pPr>
              <w:spacing w:line="276" w:lineRule="auto"/>
              <w:jc w:val="both"/>
              <w:rPr>
                <w:ins w:id="6291" w:author="Xuning Wei12232" w:date="2026-07-27T15:45:00Z"/>
                <w:rFonts w:ascii="Times New Roman" w:eastAsia="仿宋_GB2312" w:hAnsi="Times New Roman" w:cs="Times New Roman"/>
                <w:color w:val="auto"/>
                <w:sz w:val="18"/>
                <w:szCs w:val="18"/>
              </w:rPr>
            </w:pPr>
            <w:customXmlInsRangeStart w:id="6292" w:author="Xuning Wei12232" w:date="2026-07-27T15:48:00Z"/>
            <w:sdt>
              <w:sdtPr>
                <w:rPr>
                  <w:rFonts w:ascii="Times New Roman" w:eastAsia="仿宋_GB2312" w:hAnsi="Times New Roman" w:cs="Times New Roman"/>
                  <w:color w:val="auto"/>
                  <w:sz w:val="18"/>
                  <w:szCs w:val="18"/>
                </w:rPr>
                <w:id w:val="-1477602882"/>
                <w14:checkbox>
                  <w14:checked w14:val="0"/>
                  <w14:checkedState w14:val="2612" w14:font="MS Gothic"/>
                  <w14:uncheckedState w14:val="2610" w14:font="MS Gothic"/>
                </w14:checkbox>
              </w:sdtPr>
              <w:sdtEndPr/>
              <w:sdtContent>
                <w:customXmlInsRangeEnd w:id="6292"/>
                <w:ins w:id="6293" w:author="Xuning Wei12232" w:date="2026-07-27T15:48:00Z">
                  <w:r w:rsidR="008B1EAE" w:rsidRPr="00BB7730">
                    <w:rPr>
                      <w:rFonts w:ascii="Segoe UI Symbol" w:eastAsia="MS Gothic" w:hAnsi="Segoe UI Symbol" w:cs="Segoe UI Symbol"/>
                      <w:color w:val="auto"/>
                      <w:sz w:val="18"/>
                      <w:szCs w:val="18"/>
                    </w:rPr>
                    <w:t>☐</w:t>
                  </w:r>
                </w:ins>
                <w:customXmlInsRangeStart w:id="6294" w:author="Xuning Wei12232" w:date="2026-07-27T15:48:00Z"/>
              </w:sdtContent>
            </w:sdt>
            <w:customXmlInsRangeEnd w:id="6294"/>
            <w:ins w:id="6295" w:author="Xuning Wei12232" w:date="2026-07-27T15:48:00Z">
              <w:r w:rsidR="008B1EAE" w:rsidRPr="00BB7730">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1D8AFDB4" w14:textId="1968B299" w:rsidR="008B1EAE" w:rsidRPr="00BB7730" w:rsidRDefault="008B1EAE" w:rsidP="008B1EAE">
            <w:pPr>
              <w:spacing w:line="276" w:lineRule="auto"/>
              <w:jc w:val="both"/>
              <w:rPr>
                <w:ins w:id="6296" w:author="Xuning Wei12232" w:date="2026-07-27T15:45:00Z"/>
                <w:rFonts w:ascii="Times New Roman" w:eastAsia="仿宋_GB2312" w:hAnsi="Times New Roman" w:cs="Times New Roman"/>
                <w:color w:val="auto"/>
                <w:sz w:val="18"/>
                <w:szCs w:val="18"/>
              </w:rPr>
            </w:pPr>
            <w:ins w:id="6297" w:author="Xuning Wei12232" w:date="2026-07-27T15:48:00Z">
              <w:r w:rsidRPr="00BB7730">
                <w:rPr>
                  <w:rFonts w:ascii="Times New Roman" w:eastAsia="仿宋_GB2312" w:hAnsi="Times New Roman" w:cs="Times New Roman"/>
                  <w:color w:val="auto"/>
                  <w:sz w:val="18"/>
                  <w:szCs w:val="18"/>
                </w:rPr>
                <w:t>The charging accuracy required by the process is within the control range of the equipment.</w:t>
              </w:r>
            </w:ins>
          </w:p>
        </w:tc>
      </w:tr>
      <w:tr w:rsidR="00032BAE" w:rsidRPr="00BB7730" w14:paraId="6C58038A" w14:textId="77777777" w:rsidTr="0030647B">
        <w:trPr>
          <w:trHeight w:val="595"/>
        </w:trPr>
        <w:tc>
          <w:tcPr>
            <w:tcW w:w="531" w:type="dxa"/>
            <w:vMerge/>
            <w:shd w:val="clear" w:color="auto" w:fill="FFFFFF" w:themeFill="background1"/>
            <w:vAlign w:val="center"/>
          </w:tcPr>
          <w:p w14:paraId="6F7329BB"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014D4CF" w14:textId="77777777" w:rsidR="000D6231" w:rsidRPr="00BB7730" w:rsidRDefault="000D6231" w:rsidP="0030647B">
            <w:pPr>
              <w:spacing w:line="240" w:lineRule="exact"/>
              <w:contextualSpacing/>
              <w:jc w:val="both"/>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2A34D601"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Add Liquid</w:t>
            </w:r>
          </w:p>
        </w:tc>
        <w:tc>
          <w:tcPr>
            <w:tcW w:w="4110" w:type="dxa"/>
            <w:shd w:val="clear" w:color="auto" w:fill="FFFFFF" w:themeFill="background1"/>
            <w:vAlign w:val="center"/>
          </w:tcPr>
          <w:p w14:paraId="48029ECF" w14:textId="71D7726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is equipped with Dedicated pipeline feedings and three liquid inlets</w:t>
            </w:r>
          </w:p>
        </w:tc>
        <w:tc>
          <w:tcPr>
            <w:tcW w:w="851" w:type="dxa"/>
            <w:shd w:val="clear" w:color="auto" w:fill="FFFFFF" w:themeFill="background1"/>
            <w:vAlign w:val="center"/>
          </w:tcPr>
          <w:p w14:paraId="279338C0"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55627630"/>
                <w14:checkbox>
                  <w14:checked w14:val="1"/>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55F4F783" w14:textId="77777777" w:rsidR="000D6231"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99513149"/>
                <w14:checkbox>
                  <w14:checked w14:val="0"/>
                  <w14:checkedState w14:val="2612" w14:font="MS Gothic"/>
                  <w14:uncheckedState w14:val="2610" w14:font="MS Gothic"/>
                </w14:checkbox>
              </w:sdtPr>
              <w:sdtEndPr/>
              <w:sdtContent>
                <w:r w:rsidR="000D6231" w:rsidRPr="00BB7730">
                  <w:rPr>
                    <w:rFonts w:ascii="Segoe UI Symbol" w:eastAsia="仿宋_GB2312" w:hAnsi="Segoe UI Symbol" w:cs="Segoe UI Symbol"/>
                    <w:color w:val="auto"/>
                    <w:sz w:val="18"/>
                    <w:szCs w:val="18"/>
                  </w:rPr>
                  <w:t>☐</w:t>
                </w:r>
              </w:sdtContent>
            </w:sdt>
            <w:r w:rsidR="000D6231"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31C84DA8" w14:textId="77777777" w:rsidR="000D6231" w:rsidRPr="00BB7730" w:rsidRDefault="000D6231"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r w:rsidR="00032BAE" w:rsidRPr="00BB7730" w14:paraId="6F1D0C4A" w14:textId="77777777" w:rsidTr="0030647B">
        <w:trPr>
          <w:trHeight w:val="595"/>
        </w:trPr>
        <w:tc>
          <w:tcPr>
            <w:tcW w:w="531" w:type="dxa"/>
            <w:vMerge/>
            <w:shd w:val="clear" w:color="auto" w:fill="FFFFFF" w:themeFill="background1"/>
            <w:vAlign w:val="center"/>
          </w:tcPr>
          <w:p w14:paraId="078CB95A" w14:textId="77777777" w:rsidR="00BE5E8A" w:rsidRPr="00BB7730" w:rsidRDefault="00BE5E8A" w:rsidP="0030647B">
            <w:pPr>
              <w:spacing w:line="276" w:lineRule="auto"/>
              <w:jc w:val="both"/>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CAF5AAE" w14:textId="77777777" w:rsidR="00BE5E8A" w:rsidRPr="00BB7730" w:rsidRDefault="00BE5E8A" w:rsidP="0030647B">
            <w:pPr>
              <w:spacing w:line="240" w:lineRule="exact"/>
              <w:contextualSpacing/>
              <w:jc w:val="both"/>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2E36ACC3" w14:textId="17EE0F11" w:rsidR="00BE5E8A" w:rsidRPr="00BB7730" w:rsidRDefault="00BE5E8A"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Solution transfer</w:t>
            </w:r>
          </w:p>
        </w:tc>
        <w:tc>
          <w:tcPr>
            <w:tcW w:w="4110" w:type="dxa"/>
            <w:shd w:val="clear" w:color="auto" w:fill="FFFFFF" w:themeFill="background1"/>
            <w:vAlign w:val="center"/>
          </w:tcPr>
          <w:p w14:paraId="028E8FBB" w14:textId="738CEE38" w:rsidR="00BE5E8A" w:rsidRPr="00BB7730" w:rsidRDefault="00BE5E8A"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The equipment is equipped with solution transfer lines and feeding ports</w:t>
            </w:r>
          </w:p>
        </w:tc>
        <w:tc>
          <w:tcPr>
            <w:tcW w:w="851" w:type="dxa"/>
            <w:shd w:val="clear" w:color="auto" w:fill="FFFFFF" w:themeFill="background1"/>
            <w:vAlign w:val="center"/>
          </w:tcPr>
          <w:p w14:paraId="322CB913" w14:textId="77777777" w:rsidR="00BE5E8A"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04956726"/>
                <w14:checkbox>
                  <w14:checked w14:val="1"/>
                  <w14:checkedState w14:val="2612" w14:font="MS Gothic"/>
                  <w14:uncheckedState w14:val="2610" w14:font="MS Gothic"/>
                </w14:checkbox>
              </w:sdtPr>
              <w:sdtEndPr/>
              <w:sdtContent>
                <w:r w:rsidR="00BE5E8A" w:rsidRPr="00BB7730">
                  <w:rPr>
                    <w:rFonts w:ascii="Segoe UI Symbol" w:eastAsia="仿宋_GB2312" w:hAnsi="Segoe UI Symbol" w:cs="Segoe UI Symbol"/>
                    <w:color w:val="auto"/>
                    <w:sz w:val="18"/>
                    <w:szCs w:val="18"/>
                  </w:rPr>
                  <w:t>☒</w:t>
                </w:r>
              </w:sdtContent>
            </w:sdt>
            <w:r w:rsidR="00BE5E8A" w:rsidRPr="00BB7730">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78C4D3F6" w14:textId="77777777" w:rsidR="00BE5E8A" w:rsidRPr="00BB7730" w:rsidRDefault="003E162E"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07917685"/>
                <w14:checkbox>
                  <w14:checked w14:val="0"/>
                  <w14:checkedState w14:val="2612" w14:font="MS Gothic"/>
                  <w14:uncheckedState w14:val="2610" w14:font="MS Gothic"/>
                </w14:checkbox>
              </w:sdtPr>
              <w:sdtEndPr/>
              <w:sdtContent>
                <w:r w:rsidR="00BE5E8A" w:rsidRPr="00BB7730">
                  <w:rPr>
                    <w:rFonts w:ascii="Segoe UI Symbol" w:eastAsia="仿宋_GB2312" w:hAnsi="Segoe UI Symbol" w:cs="Segoe UI Symbol"/>
                    <w:color w:val="auto"/>
                    <w:sz w:val="18"/>
                    <w:szCs w:val="18"/>
                  </w:rPr>
                  <w:t>☐</w:t>
                </w:r>
              </w:sdtContent>
            </w:sdt>
            <w:r w:rsidR="00BE5E8A" w:rsidRPr="00BB7730">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32046ED7" w14:textId="77777777" w:rsidR="00BE5E8A" w:rsidRPr="00BB7730" w:rsidRDefault="00BE5E8A" w:rsidP="0030647B">
            <w:pPr>
              <w:spacing w:line="276" w:lineRule="auto"/>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r>
    </w:tbl>
    <w:p w14:paraId="274E31B2" w14:textId="6B0D74B2" w:rsidR="003E583A" w:rsidRPr="00BB7730" w:rsidRDefault="003E583A" w:rsidP="002642C7">
      <w:pPr>
        <w:snapToGrid w:val="0"/>
        <w:spacing w:beforeLines="50" w:before="120" w:afterLines="50" w:after="120"/>
        <w:rPr>
          <w:rFonts w:ascii="Times New Roman" w:eastAsia="仿宋_GB2312" w:hAnsi="Times New Roman" w:cs="Times New Roman"/>
          <w:color w:val="auto"/>
          <w:kern w:val="0"/>
          <w:sz w:val="20"/>
          <w:szCs w:val="20"/>
        </w:rPr>
      </w:pPr>
      <w:r w:rsidRPr="00BB7730">
        <w:rPr>
          <w:rFonts w:ascii="Times New Roman" w:eastAsia="仿宋_GB2312" w:hAnsi="Times New Roman" w:cs="Times New Roman"/>
          <w:color w:val="auto"/>
          <w:kern w:val="0"/>
          <w:sz w:val="20"/>
          <w:szCs w:val="20"/>
        </w:rPr>
        <w:t>Note: Refers to equipment qualification document SVP-TJ4-1</w:t>
      </w:r>
      <w:del w:id="6298" w:author="Xuning Wei12232" w:date="2026-07-27T15:40:00Z">
        <w:r w:rsidRPr="00BB7730" w:rsidDel="00526AB2">
          <w:rPr>
            <w:rFonts w:ascii="Times New Roman" w:eastAsia="仿宋_GB2312" w:hAnsi="Times New Roman" w:cs="Times New Roman"/>
            <w:color w:val="auto"/>
            <w:kern w:val="0"/>
            <w:sz w:val="20"/>
            <w:szCs w:val="20"/>
          </w:rPr>
          <w:delText>01.12-051-VC.01.</w:delText>
        </w:r>
      </w:del>
      <w:ins w:id="6299" w:author="Xuning Wei12232" w:date="2026-07-27T15:40:00Z">
        <w:r w:rsidR="00526AB2" w:rsidRPr="00BB7730">
          <w:rPr>
            <w:rFonts w:ascii="Times New Roman" w:eastAsia="仿宋_GB2312" w:hAnsi="Times New Roman" w:cs="Times New Roman"/>
            <w:color w:val="auto"/>
            <w:kern w:val="0"/>
            <w:sz w:val="20"/>
            <w:szCs w:val="20"/>
          </w:rPr>
          <w:t>70.01-068</w:t>
        </w:r>
      </w:ins>
      <w:r w:rsidR="002642C7" w:rsidRPr="00BB7730">
        <w:rPr>
          <w:rFonts w:ascii="Times New Roman" w:eastAsia="仿宋_GB2312" w:hAnsi="Times New Roman" w:cs="Times New Roman"/>
          <w:color w:val="auto"/>
          <w:kern w:val="0"/>
          <w:sz w:val="20"/>
          <w:szCs w:val="20"/>
        </w:rPr>
        <w:t xml:space="preserve"> </w:t>
      </w:r>
    </w:p>
    <w:p w14:paraId="24950D7D" w14:textId="090F3418" w:rsidR="00D6126B" w:rsidRPr="00BB7730" w:rsidRDefault="002642C7" w:rsidP="002642C7">
      <w:pPr>
        <w:snapToGrid w:val="0"/>
        <w:spacing w:beforeLines="50" w:before="120" w:afterLines="50" w:after="120"/>
        <w:rPr>
          <w:rFonts w:ascii="Times New Roman" w:eastAsia="仿宋_GB2312" w:hAnsi="Times New Roman" w:cs="Times New Roman"/>
          <w:color w:val="auto"/>
          <w:kern w:val="0"/>
          <w:sz w:val="20"/>
          <w:szCs w:val="20"/>
        </w:rPr>
      </w:pPr>
      <w:r w:rsidRPr="00BB7730">
        <w:rPr>
          <w:rFonts w:ascii="Times New Roman" w:eastAsia="仿宋_GB2312" w:hAnsi="Times New Roman" w:cs="Times New Roman"/>
          <w:color w:val="auto"/>
          <w:kern w:val="0"/>
          <w:sz w:val="20"/>
          <w:szCs w:val="20"/>
        </w:rPr>
        <w:t>Conclusion: The intended equipment can meet the process requirements on functions and capacity</w:t>
      </w:r>
    </w:p>
    <w:p w14:paraId="724800CD" w14:textId="05F50A34" w:rsidR="002642C7" w:rsidRPr="00BB7730" w:rsidRDefault="00D6126B" w:rsidP="002642C7">
      <w:pPr>
        <w:snapToGrid w:val="0"/>
        <w:spacing w:beforeLines="50" w:before="120" w:afterLines="50" w:after="120"/>
        <w:rPr>
          <w:rFonts w:ascii="Times New Roman" w:eastAsia="仿宋_GB2312" w:hAnsi="Times New Roman" w:cs="Times New Roman"/>
          <w:color w:val="auto"/>
          <w:kern w:val="0"/>
          <w:sz w:val="20"/>
          <w:szCs w:val="20"/>
          <w:lang w:eastAsia="zh-CN"/>
        </w:rPr>
        <w:sectPr w:rsidR="002642C7" w:rsidRPr="00BB7730" w:rsidSect="001E034A">
          <w:type w:val="continuous"/>
          <w:pgSz w:w="16839" w:h="11907" w:orient="landscape"/>
          <w:pgMar w:top="720" w:right="1077" w:bottom="720" w:left="1440" w:header="720" w:footer="720" w:gutter="0"/>
          <w:cols w:space="720"/>
          <w:docGrid w:linePitch="360"/>
        </w:sectPr>
      </w:pPr>
      <w:r w:rsidRPr="00BB7730">
        <w:rPr>
          <w:rFonts w:ascii="Times New Roman" w:eastAsia="仿宋_GB2312" w:hAnsi="Times New Roman" w:cs="Times New Roman"/>
          <w:color w:val="auto"/>
          <w:kern w:val="0"/>
          <w:sz w:val="20"/>
          <w:szCs w:val="20"/>
        </w:rPr>
        <w:br/>
      </w:r>
    </w:p>
    <w:p w14:paraId="5E537AF4" w14:textId="17226CE2" w:rsidR="005E6318" w:rsidRPr="00BB7730" w:rsidRDefault="005E6318" w:rsidP="00440106">
      <w:pPr>
        <w:snapToGrid w:val="0"/>
        <w:spacing w:beforeLines="50" w:before="120" w:afterLines="50" w:after="120"/>
        <w:rPr>
          <w:rFonts w:ascii="Times New Roman" w:eastAsia="仿宋_GB2312" w:hAnsi="Times New Roman" w:cs="Times New Roman"/>
          <w:color w:val="auto"/>
          <w:kern w:val="0"/>
          <w:sz w:val="20"/>
          <w:szCs w:val="20"/>
          <w:lang w:eastAsia="zh-CN"/>
        </w:rPr>
        <w:sectPr w:rsidR="005E6318" w:rsidRPr="00BB7730" w:rsidSect="001E034A">
          <w:type w:val="continuous"/>
          <w:pgSz w:w="16839" w:h="11907" w:orient="landscape"/>
          <w:pgMar w:top="720" w:right="1077" w:bottom="720" w:left="1440" w:header="720" w:footer="720" w:gutter="0"/>
          <w:cols w:space="720"/>
          <w:docGrid w:linePitch="360"/>
        </w:sectPr>
      </w:pPr>
    </w:p>
    <w:p w14:paraId="0F58A013" w14:textId="70D40B97" w:rsidR="00813D53" w:rsidRPr="00BB7730" w:rsidRDefault="00010358">
      <w:pPr>
        <w:pStyle w:val="1"/>
        <w:numPr>
          <w:ilvl w:val="0"/>
          <w:numId w:val="8"/>
        </w:numPr>
        <w:pPrChange w:id="6300" w:author="He Han" w:date="2026-08-27T15:28:00Z">
          <w:pPr>
            <w:pStyle w:val="1"/>
          </w:pPr>
        </w:pPrChange>
      </w:pPr>
      <w:bookmarkStart w:id="6301" w:name="_Toc243495129"/>
      <w:bookmarkStart w:id="6302" w:name="_Toc243495857"/>
      <w:r w:rsidRPr="00BB7730">
        <w:lastRenderedPageBreak/>
        <w:t>Compatibility Study Based on the Process Flow</w:t>
      </w:r>
      <w:bookmarkEnd w:id="6301"/>
      <w:bookmarkEnd w:id="6302"/>
      <w:r w:rsidRPr="00BB7730">
        <w:t xml:space="preserve"> </w:t>
      </w:r>
    </w:p>
    <w:p w14:paraId="363E5A86" w14:textId="4CA5C36B" w:rsidR="00F550E8" w:rsidRPr="00BB7730" w:rsidRDefault="00010358" w:rsidP="00F550E8">
      <w:pPr>
        <w:spacing w:before="156"/>
        <w:rPr>
          <w:ins w:id="6303" w:author="Xuning Wei12232" w:date="2026-07-27T15:52:00Z"/>
          <w:rFonts w:ascii="Times New Roman" w:eastAsia="仿宋_GB2312" w:hAnsi="Times New Roman" w:cs="Times New Roman"/>
          <w:color w:val="auto"/>
          <w:sz w:val="20"/>
          <w:szCs w:val="20"/>
        </w:rPr>
      </w:pPr>
      <w:del w:id="6304" w:author="Xuning Wei12232" w:date="2026-07-27T15:52:00Z">
        <w:r w:rsidRPr="00BB7730" w:rsidDel="00F550E8">
          <w:rPr>
            <w:rFonts w:ascii="Times New Roman" w:eastAsia="仿宋_GB2312" w:hAnsi="Times New Roman" w:cs="Times New Roman"/>
            <w:color w:val="auto"/>
            <w:sz w:val="20"/>
            <w:szCs w:val="20"/>
          </w:rPr>
          <w:delText xml:space="preserve">See </w:delText>
        </w:r>
        <w:r w:rsidRPr="00BB7730" w:rsidDel="00F550E8">
          <w:rPr>
            <w:rFonts w:ascii="Times New Roman" w:eastAsia="仿宋_GB2312" w:hAnsi="Times New Roman" w:cs="Times New Roman"/>
            <w:b/>
            <w:i/>
            <w:color w:val="auto"/>
            <w:sz w:val="20"/>
            <w:szCs w:val="20"/>
          </w:rPr>
          <w:delText>Table 8</w:delText>
        </w:r>
        <w:r w:rsidRPr="00BB7730" w:rsidDel="00F550E8">
          <w:rPr>
            <w:rFonts w:ascii="Times New Roman" w:eastAsia="仿宋_GB2312" w:hAnsi="Times New Roman" w:cs="Times New Roman"/>
            <w:b/>
            <w:i/>
            <w:color w:val="auto"/>
            <w:sz w:val="20"/>
            <w:szCs w:val="20"/>
            <w:lang w:eastAsia="zh-CN"/>
          </w:rPr>
          <w:delText>-</w:delText>
        </w:r>
        <w:r w:rsidRPr="00BB7730" w:rsidDel="00F550E8">
          <w:rPr>
            <w:rFonts w:ascii="Times New Roman" w:eastAsia="仿宋_GB2312" w:hAnsi="Times New Roman" w:cs="Times New Roman"/>
            <w:b/>
            <w:i/>
            <w:color w:val="auto"/>
            <w:sz w:val="20"/>
            <w:szCs w:val="20"/>
          </w:rPr>
          <w:delText xml:space="preserve">1 </w:delText>
        </w:r>
        <w:r w:rsidR="00790341" w:rsidRPr="00BB7730" w:rsidDel="00F550E8">
          <w:rPr>
            <w:rFonts w:ascii="Times New Roman" w:eastAsia="仿宋_GB2312" w:hAnsi="Times New Roman" w:cs="Times New Roman"/>
            <w:b/>
            <w:i/>
            <w:color w:val="auto"/>
            <w:sz w:val="20"/>
            <w:szCs w:val="20"/>
          </w:rPr>
          <w:delText>~ Table 8</w:delText>
        </w:r>
        <w:r w:rsidR="00790341" w:rsidRPr="00BB7730" w:rsidDel="00F550E8">
          <w:rPr>
            <w:rFonts w:ascii="Times New Roman" w:eastAsia="仿宋_GB2312" w:hAnsi="Times New Roman" w:cs="Times New Roman"/>
            <w:b/>
            <w:i/>
            <w:color w:val="auto"/>
            <w:sz w:val="20"/>
            <w:szCs w:val="20"/>
            <w:lang w:eastAsia="zh-CN"/>
          </w:rPr>
          <w:delText>-</w:delText>
        </w:r>
        <w:r w:rsidR="00CD5740" w:rsidRPr="00BB7730" w:rsidDel="00F550E8">
          <w:rPr>
            <w:rFonts w:ascii="Times New Roman" w:eastAsia="仿宋_GB2312" w:hAnsi="Times New Roman" w:cs="Times New Roman"/>
            <w:b/>
            <w:i/>
            <w:color w:val="auto"/>
            <w:sz w:val="20"/>
            <w:szCs w:val="20"/>
          </w:rPr>
          <w:delText>4</w:delText>
        </w:r>
        <w:r w:rsidR="00790341" w:rsidRPr="00BB7730" w:rsidDel="00F550E8">
          <w:rPr>
            <w:rFonts w:ascii="Times New Roman" w:eastAsia="仿宋_GB2312" w:hAnsi="Times New Roman" w:cs="Times New Roman"/>
            <w:color w:val="auto"/>
            <w:sz w:val="20"/>
            <w:szCs w:val="20"/>
          </w:rPr>
          <w:delText xml:space="preserve"> Below</w:delText>
        </w:r>
      </w:del>
      <w:ins w:id="6305" w:author="Xuning Wei12232" w:date="2026-07-27T15:52:00Z">
        <w:r w:rsidR="00F550E8" w:rsidRPr="00BB7730">
          <w:rPr>
            <w:rFonts w:ascii="Times New Roman" w:eastAsia="仿宋_GB2312" w:hAnsi="Times New Roman" w:cs="Times New Roman"/>
            <w:color w:val="auto"/>
            <w:sz w:val="20"/>
            <w:szCs w:val="20"/>
          </w:rPr>
          <w:t xml:space="preserve">See </w:t>
        </w:r>
        <w:r w:rsidR="00F550E8" w:rsidRPr="00BB7730">
          <w:rPr>
            <w:rFonts w:ascii="Times New Roman" w:eastAsia="仿宋_GB2312" w:hAnsi="Times New Roman" w:cs="Times New Roman"/>
            <w:b/>
            <w:i/>
            <w:color w:val="auto"/>
            <w:sz w:val="20"/>
            <w:szCs w:val="20"/>
          </w:rPr>
          <w:t>Table 8</w:t>
        </w:r>
        <w:r w:rsidR="00F550E8" w:rsidRPr="00BB7730">
          <w:rPr>
            <w:rFonts w:ascii="Times New Roman" w:eastAsia="仿宋_GB2312" w:hAnsi="Times New Roman" w:cs="Times New Roman"/>
            <w:b/>
            <w:i/>
            <w:color w:val="auto"/>
            <w:sz w:val="20"/>
            <w:szCs w:val="20"/>
            <w:lang w:eastAsia="zh-CN"/>
          </w:rPr>
          <w:t>-</w:t>
        </w:r>
        <w:r w:rsidR="00F550E8" w:rsidRPr="00BB7730">
          <w:rPr>
            <w:rFonts w:ascii="Times New Roman" w:eastAsia="仿宋_GB2312" w:hAnsi="Times New Roman" w:cs="Times New Roman"/>
            <w:b/>
            <w:i/>
            <w:color w:val="auto"/>
            <w:sz w:val="20"/>
            <w:szCs w:val="20"/>
          </w:rPr>
          <w:t>1 ~ Table 8</w:t>
        </w:r>
        <w:r w:rsidR="00F550E8" w:rsidRPr="00BB7730">
          <w:rPr>
            <w:rFonts w:ascii="Times New Roman" w:eastAsia="仿宋_GB2312" w:hAnsi="Times New Roman" w:cs="Times New Roman"/>
            <w:b/>
            <w:i/>
            <w:color w:val="auto"/>
            <w:sz w:val="20"/>
            <w:szCs w:val="20"/>
            <w:lang w:eastAsia="zh-CN"/>
          </w:rPr>
          <w:t>-</w:t>
        </w:r>
      </w:ins>
      <w:ins w:id="6306" w:author="Xuning Wei12232" w:date="2026-07-27T21:25:00Z">
        <w:r w:rsidR="00F62A1C" w:rsidRPr="00BB7730">
          <w:rPr>
            <w:rFonts w:ascii="Times New Roman" w:eastAsia="仿宋_GB2312" w:hAnsi="Times New Roman" w:cs="Times New Roman"/>
            <w:b/>
            <w:i/>
            <w:color w:val="auto"/>
            <w:sz w:val="20"/>
            <w:szCs w:val="20"/>
          </w:rPr>
          <w:t>7</w:t>
        </w:r>
      </w:ins>
      <w:ins w:id="6307" w:author="Xuning Wei12232" w:date="2026-07-27T15:52:00Z">
        <w:r w:rsidR="00F550E8" w:rsidRPr="00BB7730">
          <w:rPr>
            <w:rFonts w:ascii="Times New Roman" w:eastAsia="仿宋_GB2312" w:hAnsi="Times New Roman" w:cs="Times New Roman"/>
            <w:b/>
            <w:i/>
            <w:color w:val="auto"/>
            <w:sz w:val="20"/>
            <w:szCs w:val="20"/>
          </w:rPr>
          <w:t xml:space="preserve"> </w:t>
        </w:r>
        <w:r w:rsidR="00F550E8" w:rsidRPr="00BB7730">
          <w:rPr>
            <w:rFonts w:ascii="Times New Roman" w:eastAsia="仿宋_GB2312" w:hAnsi="Times New Roman" w:cs="Times New Roman"/>
            <w:color w:val="auto"/>
            <w:sz w:val="20"/>
            <w:szCs w:val="20"/>
          </w:rPr>
          <w:t>below</w:t>
        </w:r>
      </w:ins>
    </w:p>
    <w:p w14:paraId="11239236" w14:textId="5A35F5B7" w:rsidR="00F550E8" w:rsidRPr="00BB7730" w:rsidRDefault="00F550E8" w:rsidP="00F550E8">
      <w:pPr>
        <w:spacing w:beforeLines="50" w:before="120" w:afterLines="50" w:after="120"/>
        <w:jc w:val="center"/>
        <w:rPr>
          <w:ins w:id="6308" w:author="Xuning Wei12232" w:date="2026-07-27T20:54:00Z"/>
          <w:rFonts w:ascii="Times New Roman" w:eastAsia="仿宋_GB2312" w:hAnsi="Times New Roman" w:cs="Times New Roman"/>
          <w:b/>
          <w:color w:val="auto"/>
          <w:sz w:val="18"/>
          <w:szCs w:val="18"/>
        </w:rPr>
      </w:pPr>
      <w:ins w:id="6309" w:author="Xuning Wei12232" w:date="2026-07-27T15:52:00Z">
        <w:r w:rsidRPr="00BB7730">
          <w:rPr>
            <w:rFonts w:ascii="Times New Roman" w:eastAsia="仿宋_GB2312" w:hAnsi="Times New Roman" w:cs="Times New Roman"/>
            <w:b/>
            <w:color w:val="auto"/>
            <w:sz w:val="20"/>
            <w:szCs w:val="20"/>
          </w:rPr>
          <w:t>Table 8</w:t>
        </w:r>
        <w:r w:rsidRPr="00BB7730">
          <w:rPr>
            <w:rFonts w:ascii="Times New Roman" w:eastAsia="仿宋_GB2312" w:hAnsi="Times New Roman" w:cs="Times New Roman"/>
            <w:b/>
            <w:color w:val="auto"/>
            <w:sz w:val="20"/>
            <w:szCs w:val="20"/>
            <w:lang w:eastAsia="zh-CN"/>
          </w:rPr>
          <w:t>-</w:t>
        </w:r>
        <w:r w:rsidRPr="00BB7730">
          <w:rPr>
            <w:rFonts w:ascii="Times New Roman" w:eastAsia="仿宋_GB2312" w:hAnsi="Times New Roman" w:cs="Times New Roman"/>
            <w:b/>
            <w:color w:val="auto"/>
            <w:sz w:val="20"/>
            <w:szCs w:val="20"/>
          </w:rPr>
          <w:t>1: Equipment Compatibility and Corrosion Impact Study for</w:t>
        </w:r>
        <w:r w:rsidRPr="00BB7730">
          <w:rPr>
            <w:rFonts w:ascii="Times New Roman" w:hAnsi="Times New Roman" w:cs="Times New Roman"/>
            <w:color w:val="auto"/>
          </w:rPr>
          <w:t xml:space="preserve"> </w:t>
        </w:r>
        <w:r w:rsidRPr="00BB7730">
          <w:rPr>
            <w:rFonts w:ascii="Times New Roman" w:eastAsia="仿宋_GB2312" w:hAnsi="Times New Roman" w:cs="Times New Roman"/>
            <w:b/>
            <w:color w:val="0000FF"/>
            <w:sz w:val="20"/>
            <w:szCs w:val="20"/>
          </w:rPr>
          <w:t>Agitator</w:t>
        </w:r>
        <w:r w:rsidRPr="00BB7730">
          <w:rPr>
            <w:rFonts w:ascii="Times New Roman" w:eastAsia="仿宋_GB2312" w:hAnsi="Times New Roman" w:cs="Times New Roman"/>
            <w:b/>
            <w:color w:val="auto"/>
            <w:sz w:val="20"/>
            <w:szCs w:val="20"/>
          </w:rPr>
          <w:t xml:space="preserve"> tank </w:t>
        </w:r>
        <w:r w:rsidRPr="00BB7730">
          <w:rPr>
            <w:rFonts w:ascii="Times New Roman" w:eastAsia="仿宋_GB2312" w:hAnsi="Times New Roman" w:cs="Times New Roman"/>
            <w:b/>
            <w:color w:val="auto"/>
            <w:sz w:val="18"/>
            <w:szCs w:val="18"/>
          </w:rPr>
          <w:t>TJ4S-1213-SPS01-AT01/ TJ4S-1213-SPS01-AT02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3876"/>
        <w:gridCol w:w="3429"/>
        <w:gridCol w:w="1088"/>
        <w:gridCol w:w="996"/>
        <w:gridCol w:w="827"/>
        <w:gridCol w:w="1176"/>
        <w:gridCol w:w="2422"/>
      </w:tblGrid>
      <w:tr w:rsidR="00F550E8" w:rsidRPr="00BB7730" w14:paraId="40535101" w14:textId="77777777" w:rsidTr="00AD243C">
        <w:trPr>
          <w:trHeight w:val="397"/>
          <w:tblHeader/>
          <w:ins w:id="6310" w:author="Xuning Wei12232" w:date="2026-07-27T15:52:00Z"/>
        </w:trPr>
        <w:tc>
          <w:tcPr>
            <w:tcW w:w="1528" w:type="pct"/>
            <w:gridSpan w:val="2"/>
            <w:shd w:val="clear" w:color="auto" w:fill="D9D9D9" w:themeFill="background1" w:themeFillShade="D9"/>
            <w:vAlign w:val="center"/>
          </w:tcPr>
          <w:p w14:paraId="1CACD8B1" w14:textId="77777777" w:rsidR="00F550E8" w:rsidRPr="00BB7730" w:rsidRDefault="00F550E8" w:rsidP="00AD243C">
            <w:pPr>
              <w:spacing w:line="240" w:lineRule="exact"/>
              <w:jc w:val="center"/>
              <w:rPr>
                <w:ins w:id="6311" w:author="Xuning Wei12232" w:date="2026-07-27T15:52:00Z"/>
                <w:rFonts w:ascii="Times New Roman" w:eastAsia="仿宋_GB2312" w:hAnsi="Times New Roman" w:cs="Times New Roman"/>
                <w:b/>
                <w:color w:val="auto"/>
                <w:sz w:val="18"/>
                <w:szCs w:val="18"/>
              </w:rPr>
            </w:pPr>
            <w:ins w:id="6312" w:author="Xuning Wei12232" w:date="2026-07-27T15:52:00Z">
              <w:r w:rsidRPr="00BB7730">
                <w:rPr>
                  <w:rFonts w:ascii="Times New Roman" w:eastAsia="仿宋_GB2312" w:hAnsi="Times New Roman" w:cs="Times New Roman"/>
                  <w:b/>
                  <w:color w:val="auto"/>
                  <w:sz w:val="18"/>
                  <w:szCs w:val="18"/>
                </w:rPr>
                <w:t>Process steps</w:t>
              </w:r>
            </w:ins>
          </w:p>
        </w:tc>
        <w:tc>
          <w:tcPr>
            <w:tcW w:w="1926" w:type="pct"/>
            <w:gridSpan w:val="3"/>
            <w:shd w:val="clear" w:color="auto" w:fill="D9D9D9" w:themeFill="background1" w:themeFillShade="D9"/>
            <w:vAlign w:val="center"/>
          </w:tcPr>
          <w:p w14:paraId="2E01C52F" w14:textId="77777777" w:rsidR="00F550E8" w:rsidRPr="00BB7730" w:rsidRDefault="00F550E8" w:rsidP="00AD243C">
            <w:pPr>
              <w:spacing w:line="240" w:lineRule="exact"/>
              <w:jc w:val="center"/>
              <w:rPr>
                <w:ins w:id="6313" w:author="Xuning Wei12232" w:date="2026-07-27T15:52:00Z"/>
                <w:rFonts w:ascii="Times New Roman" w:eastAsia="仿宋_GB2312" w:hAnsi="Times New Roman" w:cs="Times New Roman"/>
                <w:b/>
                <w:color w:val="auto"/>
                <w:sz w:val="18"/>
                <w:szCs w:val="18"/>
              </w:rPr>
            </w:pPr>
            <w:ins w:id="6314" w:author="Xuning Wei12232" w:date="2026-07-27T15:52:00Z">
              <w:r w:rsidRPr="00BB7730">
                <w:rPr>
                  <w:rFonts w:ascii="Times New Roman" w:eastAsia="仿宋_GB2312" w:hAnsi="Times New Roman" w:cs="Times New Roman"/>
                  <w:b/>
                  <w:color w:val="auto"/>
                  <w:sz w:val="18"/>
                  <w:szCs w:val="18"/>
                </w:rPr>
                <w:t>Reaction</w:t>
              </w:r>
            </w:ins>
          </w:p>
        </w:tc>
        <w:tc>
          <w:tcPr>
            <w:tcW w:w="700" w:type="pct"/>
            <w:gridSpan w:val="2"/>
            <w:shd w:val="clear" w:color="auto" w:fill="D9D9D9" w:themeFill="background1" w:themeFillShade="D9"/>
            <w:vAlign w:val="center"/>
          </w:tcPr>
          <w:p w14:paraId="14F66F79" w14:textId="77777777" w:rsidR="00F550E8" w:rsidRPr="00BB7730" w:rsidRDefault="00F550E8" w:rsidP="00AD243C">
            <w:pPr>
              <w:spacing w:line="240" w:lineRule="exact"/>
              <w:jc w:val="center"/>
              <w:rPr>
                <w:ins w:id="6315" w:author="Xuning Wei12232" w:date="2026-07-27T15:52:00Z"/>
                <w:rFonts w:ascii="Times New Roman" w:eastAsia="仿宋_GB2312" w:hAnsi="Times New Roman" w:cs="Times New Roman"/>
                <w:b/>
                <w:color w:val="auto"/>
                <w:sz w:val="18"/>
                <w:szCs w:val="18"/>
              </w:rPr>
            </w:pPr>
            <w:ins w:id="6316" w:author="Xuning Wei12232" w:date="2026-07-27T15:52:00Z">
              <w:r w:rsidRPr="00BB7730">
                <w:rPr>
                  <w:rFonts w:ascii="Times New Roman" w:eastAsia="仿宋_GB2312" w:hAnsi="Times New Roman" w:cs="Times New Roman"/>
                  <w:b/>
                  <w:color w:val="auto"/>
                  <w:sz w:val="18"/>
                  <w:szCs w:val="18"/>
                </w:rPr>
                <w:t>Equipment Codes</w:t>
              </w:r>
            </w:ins>
          </w:p>
        </w:tc>
        <w:tc>
          <w:tcPr>
            <w:tcW w:w="846" w:type="pct"/>
            <w:shd w:val="clear" w:color="auto" w:fill="D9D9D9" w:themeFill="background1" w:themeFillShade="D9"/>
            <w:vAlign w:val="center"/>
          </w:tcPr>
          <w:p w14:paraId="4D1F2ECD" w14:textId="77777777" w:rsidR="00F550E8" w:rsidRPr="00BB7730" w:rsidRDefault="00F550E8" w:rsidP="00AD243C">
            <w:pPr>
              <w:spacing w:line="240" w:lineRule="exact"/>
              <w:jc w:val="center"/>
              <w:rPr>
                <w:ins w:id="6317" w:author="Xuning Wei12232" w:date="2026-07-27T15:52:00Z"/>
                <w:rFonts w:ascii="Times New Roman" w:eastAsia="仿宋_GB2312" w:hAnsi="Times New Roman" w:cs="Times New Roman"/>
                <w:b/>
                <w:color w:val="auto"/>
                <w:sz w:val="18"/>
                <w:szCs w:val="18"/>
              </w:rPr>
            </w:pPr>
            <w:ins w:id="6318" w:author="Xuning Wei12232" w:date="2026-07-27T15:52:00Z">
              <w:r w:rsidRPr="00BB7730">
                <w:rPr>
                  <w:rFonts w:ascii="Times New Roman" w:eastAsia="仿宋_GB2312" w:hAnsi="Times New Roman" w:cs="Times New Roman"/>
                  <w:b/>
                  <w:color w:val="auto"/>
                  <w:sz w:val="18"/>
                  <w:szCs w:val="18"/>
                </w:rPr>
                <w:t>TJ4S-1213-SPS01-AT01&amp;TJ4S-1213-SPS01-AT02</w:t>
              </w:r>
            </w:ins>
          </w:p>
        </w:tc>
      </w:tr>
      <w:tr w:rsidR="00F550E8" w:rsidRPr="00BB7730" w14:paraId="6D6C288E" w14:textId="77777777" w:rsidTr="00AD243C">
        <w:trPr>
          <w:trHeight w:val="397"/>
          <w:tblHeader/>
          <w:ins w:id="6319" w:author="Xuning Wei12232" w:date="2026-07-27T15:52:00Z"/>
        </w:trPr>
        <w:tc>
          <w:tcPr>
            <w:tcW w:w="174" w:type="pct"/>
            <w:shd w:val="clear" w:color="auto" w:fill="D9D9D9" w:themeFill="background1" w:themeFillShade="D9"/>
            <w:vAlign w:val="center"/>
          </w:tcPr>
          <w:p w14:paraId="575767BB" w14:textId="77777777" w:rsidR="00F550E8" w:rsidRPr="00BB7730" w:rsidRDefault="00F550E8" w:rsidP="00AD243C">
            <w:pPr>
              <w:spacing w:line="240" w:lineRule="exact"/>
              <w:jc w:val="center"/>
              <w:rPr>
                <w:ins w:id="6320" w:author="Xuning Wei12232" w:date="2026-07-27T15:52:00Z"/>
                <w:rFonts w:ascii="Times New Roman" w:eastAsia="仿宋_GB2312" w:hAnsi="Times New Roman" w:cs="Times New Roman"/>
                <w:b/>
                <w:color w:val="auto"/>
                <w:sz w:val="18"/>
                <w:szCs w:val="18"/>
              </w:rPr>
            </w:pPr>
            <w:ins w:id="6321" w:author="Xuning Wei12232" w:date="2026-07-27T15:52:00Z">
              <w:r w:rsidRPr="00BB7730">
                <w:rPr>
                  <w:rFonts w:ascii="Times New Roman" w:eastAsia="仿宋_GB2312" w:hAnsi="Times New Roman" w:cs="Times New Roman"/>
                  <w:b/>
                  <w:color w:val="auto"/>
                  <w:sz w:val="18"/>
                  <w:szCs w:val="18"/>
                </w:rPr>
                <w:t>S/N</w:t>
              </w:r>
            </w:ins>
          </w:p>
        </w:tc>
        <w:tc>
          <w:tcPr>
            <w:tcW w:w="1354" w:type="pct"/>
            <w:shd w:val="clear" w:color="auto" w:fill="D9D9D9" w:themeFill="background1" w:themeFillShade="D9"/>
            <w:vAlign w:val="center"/>
          </w:tcPr>
          <w:p w14:paraId="4F335F01" w14:textId="77777777" w:rsidR="00F550E8" w:rsidRPr="00BB7730" w:rsidRDefault="00F550E8" w:rsidP="00AD243C">
            <w:pPr>
              <w:spacing w:line="240" w:lineRule="exact"/>
              <w:jc w:val="center"/>
              <w:rPr>
                <w:ins w:id="6322" w:author="Xuning Wei12232" w:date="2026-07-27T15:52:00Z"/>
                <w:rFonts w:ascii="Times New Roman" w:eastAsia="仿宋_GB2312" w:hAnsi="Times New Roman" w:cs="Times New Roman"/>
                <w:b/>
                <w:color w:val="auto"/>
                <w:sz w:val="18"/>
                <w:szCs w:val="18"/>
              </w:rPr>
            </w:pPr>
            <w:ins w:id="6323" w:author="Xuning Wei12232" w:date="2026-07-27T15:52:00Z">
              <w:r w:rsidRPr="00BB7730">
                <w:rPr>
                  <w:rFonts w:ascii="Times New Roman" w:eastAsia="仿宋_GB2312" w:hAnsi="Times New Roman" w:cs="Times New Roman"/>
                  <w:b/>
                  <w:color w:val="auto"/>
                  <w:sz w:val="18"/>
                  <w:szCs w:val="18"/>
                </w:rPr>
                <w:t>Process description (indicate the equipment number, solvent/regent/material name)</w:t>
              </w:r>
            </w:ins>
          </w:p>
        </w:tc>
        <w:tc>
          <w:tcPr>
            <w:tcW w:w="1198" w:type="pct"/>
            <w:shd w:val="clear" w:color="auto" w:fill="D9D9D9" w:themeFill="background1" w:themeFillShade="D9"/>
            <w:vAlign w:val="center"/>
          </w:tcPr>
          <w:p w14:paraId="00D07CB0" w14:textId="77777777" w:rsidR="00F550E8" w:rsidRPr="00BB7730" w:rsidRDefault="00F550E8" w:rsidP="00AD243C">
            <w:pPr>
              <w:spacing w:line="240" w:lineRule="exact"/>
              <w:jc w:val="center"/>
              <w:rPr>
                <w:ins w:id="6324" w:author="Xuning Wei12232" w:date="2026-07-27T15:52:00Z"/>
                <w:rFonts w:ascii="Times New Roman" w:eastAsia="仿宋_GB2312" w:hAnsi="Times New Roman" w:cs="Times New Roman"/>
                <w:b/>
                <w:color w:val="auto"/>
                <w:sz w:val="18"/>
                <w:szCs w:val="18"/>
              </w:rPr>
            </w:pPr>
            <w:ins w:id="6325" w:author="Xuning Wei12232" w:date="2026-07-27T15:52:00Z">
              <w:r w:rsidRPr="00BB7730">
                <w:rPr>
                  <w:rFonts w:ascii="Times New Roman" w:eastAsia="仿宋_GB2312" w:hAnsi="Times New Roman" w:cs="Times New Roman"/>
                  <w:b/>
                  <w:color w:val="auto"/>
                  <w:sz w:val="18"/>
                  <w:szCs w:val="18"/>
                </w:rPr>
                <w:t>Equipment (Accessories) N</w:t>
              </w:r>
              <w:r w:rsidRPr="00BB7730">
                <w:rPr>
                  <w:rFonts w:ascii="Times New Roman" w:eastAsia="仿宋_GB2312" w:hAnsi="Times New Roman" w:cs="Times New Roman"/>
                  <w:b/>
                  <w:color w:val="auto"/>
                  <w:sz w:val="18"/>
                  <w:szCs w:val="18"/>
                  <w:lang w:eastAsia="zh-CN"/>
                </w:rPr>
                <w:t>ame</w:t>
              </w:r>
              <w:r w:rsidRPr="00BB7730">
                <w:rPr>
                  <w:rFonts w:ascii="Times New Roman" w:eastAsia="仿宋_GB2312" w:hAnsi="Times New Roman" w:cs="Times New Roman"/>
                  <w:b/>
                  <w:color w:val="auto"/>
                  <w:sz w:val="18"/>
                  <w:szCs w:val="18"/>
                </w:rPr>
                <w:t xml:space="preserve"> and its MOC</w:t>
              </w:r>
            </w:ins>
          </w:p>
        </w:tc>
        <w:tc>
          <w:tcPr>
            <w:tcW w:w="380" w:type="pct"/>
            <w:shd w:val="clear" w:color="auto" w:fill="D9D9D9" w:themeFill="background1" w:themeFillShade="D9"/>
            <w:vAlign w:val="center"/>
          </w:tcPr>
          <w:p w14:paraId="594C1ED0" w14:textId="77777777" w:rsidR="00F550E8" w:rsidRPr="00BB7730" w:rsidRDefault="00F550E8" w:rsidP="00AD243C">
            <w:pPr>
              <w:spacing w:line="240" w:lineRule="exact"/>
              <w:jc w:val="center"/>
              <w:rPr>
                <w:ins w:id="6326" w:author="Xuning Wei12232" w:date="2026-07-27T15:52:00Z"/>
                <w:rFonts w:ascii="Times New Roman" w:eastAsia="仿宋_GB2312" w:hAnsi="Times New Roman" w:cs="Times New Roman"/>
                <w:b/>
                <w:color w:val="auto"/>
                <w:sz w:val="18"/>
                <w:szCs w:val="18"/>
              </w:rPr>
            </w:pPr>
            <w:ins w:id="6327" w:author="Xuning Wei12232" w:date="2026-07-27T15:52:00Z">
              <w:r w:rsidRPr="00BB7730">
                <w:rPr>
                  <w:rFonts w:ascii="Times New Roman" w:eastAsia="仿宋_GB2312" w:hAnsi="Times New Roman" w:cs="Times New Roman"/>
                  <w:b/>
                  <w:color w:val="auto"/>
                  <w:sz w:val="18"/>
                  <w:szCs w:val="18"/>
                </w:rPr>
                <w:t>Corrosion Probability</w:t>
              </w:r>
            </w:ins>
          </w:p>
        </w:tc>
        <w:tc>
          <w:tcPr>
            <w:tcW w:w="348" w:type="pct"/>
            <w:shd w:val="clear" w:color="auto" w:fill="D9D9D9" w:themeFill="background1" w:themeFillShade="D9"/>
            <w:vAlign w:val="center"/>
          </w:tcPr>
          <w:p w14:paraId="5846F837" w14:textId="77777777" w:rsidR="00F550E8" w:rsidRPr="00BB7730" w:rsidRDefault="00F550E8" w:rsidP="00AD243C">
            <w:pPr>
              <w:spacing w:line="240" w:lineRule="exact"/>
              <w:jc w:val="center"/>
              <w:rPr>
                <w:ins w:id="6328" w:author="Xuning Wei12232" w:date="2026-07-27T15:52:00Z"/>
                <w:rFonts w:ascii="Times New Roman" w:eastAsia="仿宋_GB2312" w:hAnsi="Times New Roman" w:cs="Times New Roman"/>
                <w:b/>
                <w:color w:val="auto"/>
                <w:sz w:val="18"/>
                <w:szCs w:val="18"/>
              </w:rPr>
            </w:pPr>
            <w:ins w:id="6329" w:author="Xuning Wei12232" w:date="2026-07-27T15:52:00Z">
              <w:r w:rsidRPr="00BB7730">
                <w:rPr>
                  <w:rFonts w:ascii="Times New Roman" w:eastAsia="仿宋_GB2312" w:hAnsi="Times New Roman" w:cs="Times New Roman"/>
                  <w:b/>
                  <w:color w:val="auto"/>
                  <w:sz w:val="18"/>
                  <w:szCs w:val="18"/>
                </w:rPr>
                <w:t>Corrosion Impact</w:t>
              </w:r>
            </w:ins>
          </w:p>
        </w:tc>
        <w:tc>
          <w:tcPr>
            <w:tcW w:w="700" w:type="pct"/>
            <w:gridSpan w:val="2"/>
            <w:shd w:val="clear" w:color="auto" w:fill="D9D9D9" w:themeFill="background1" w:themeFillShade="D9"/>
            <w:vAlign w:val="center"/>
          </w:tcPr>
          <w:p w14:paraId="35AD3571" w14:textId="77777777" w:rsidR="00F550E8" w:rsidRPr="00BB7730" w:rsidRDefault="00F550E8" w:rsidP="00AD243C">
            <w:pPr>
              <w:spacing w:line="240" w:lineRule="exact"/>
              <w:jc w:val="center"/>
              <w:rPr>
                <w:ins w:id="6330" w:author="Xuning Wei12232" w:date="2026-07-27T15:52:00Z"/>
                <w:rFonts w:ascii="Times New Roman" w:eastAsia="仿宋_GB2312" w:hAnsi="Times New Roman" w:cs="Times New Roman"/>
                <w:b/>
                <w:color w:val="auto"/>
                <w:sz w:val="18"/>
                <w:szCs w:val="18"/>
              </w:rPr>
            </w:pPr>
            <w:ins w:id="6331" w:author="Xuning Wei12232" w:date="2026-07-27T15:52:00Z">
              <w:r w:rsidRPr="00BB7730">
                <w:rPr>
                  <w:rFonts w:ascii="Times New Roman" w:eastAsia="仿宋_GB2312" w:hAnsi="Times New Roman" w:cs="Times New Roman"/>
                  <w:b/>
                  <w:color w:val="auto"/>
                  <w:sz w:val="18"/>
                  <w:szCs w:val="18"/>
                  <w:lang w:eastAsia="zh-CN"/>
                </w:rPr>
                <w:t>Chemical Compatible, Risk and Rational</w:t>
              </w:r>
            </w:ins>
          </w:p>
        </w:tc>
        <w:tc>
          <w:tcPr>
            <w:tcW w:w="846" w:type="pct"/>
            <w:shd w:val="clear" w:color="auto" w:fill="D9D9D9" w:themeFill="background1" w:themeFillShade="D9"/>
            <w:vAlign w:val="center"/>
          </w:tcPr>
          <w:p w14:paraId="50E7F343" w14:textId="77777777" w:rsidR="00F550E8" w:rsidRPr="00BB7730" w:rsidRDefault="00F550E8" w:rsidP="00AD243C">
            <w:pPr>
              <w:spacing w:line="240" w:lineRule="exact"/>
              <w:jc w:val="center"/>
              <w:rPr>
                <w:ins w:id="6332" w:author="Xuning Wei12232" w:date="2026-07-27T15:52:00Z"/>
                <w:rFonts w:ascii="Times New Roman" w:eastAsia="仿宋_GB2312" w:hAnsi="Times New Roman" w:cs="Times New Roman"/>
                <w:b/>
                <w:color w:val="auto"/>
                <w:sz w:val="18"/>
                <w:szCs w:val="18"/>
                <w:lang w:eastAsia="zh-CN"/>
              </w:rPr>
            </w:pPr>
            <w:ins w:id="6333" w:author="Xuning Wei12232" w:date="2026-07-27T15:52:00Z">
              <w:r w:rsidRPr="00BB7730">
                <w:rPr>
                  <w:rFonts w:ascii="Times New Roman" w:eastAsia="仿宋_GB2312" w:hAnsi="Times New Roman" w:cs="Times New Roman"/>
                  <w:b/>
                  <w:color w:val="auto"/>
                  <w:sz w:val="18"/>
                  <w:szCs w:val="18"/>
                  <w:lang w:eastAsia="zh-CN"/>
                </w:rPr>
                <w:t xml:space="preserve">Data Source </w:t>
              </w:r>
            </w:ins>
          </w:p>
        </w:tc>
      </w:tr>
      <w:tr w:rsidR="00F550E8" w:rsidRPr="00BB7730" w14:paraId="5FA1EFAB" w14:textId="77777777" w:rsidTr="00AD243C">
        <w:trPr>
          <w:trHeight w:val="1072"/>
          <w:ins w:id="6334" w:author="Xuning Wei12232" w:date="2026-07-27T15:52:00Z"/>
        </w:trPr>
        <w:tc>
          <w:tcPr>
            <w:tcW w:w="174" w:type="pct"/>
            <w:vMerge w:val="restart"/>
            <w:shd w:val="clear" w:color="auto" w:fill="FFFFFF" w:themeFill="background1"/>
            <w:vAlign w:val="center"/>
          </w:tcPr>
          <w:p w14:paraId="695CB9E8" w14:textId="77777777" w:rsidR="00F550E8" w:rsidRPr="00BB7730" w:rsidRDefault="00F550E8" w:rsidP="00AD243C">
            <w:pPr>
              <w:spacing w:line="240" w:lineRule="exact"/>
              <w:jc w:val="center"/>
              <w:rPr>
                <w:ins w:id="6335" w:author="Xuning Wei12232" w:date="2026-07-27T15:52:00Z"/>
                <w:rFonts w:ascii="Times New Roman" w:eastAsia="仿宋_GB2312" w:hAnsi="Times New Roman" w:cs="Times New Roman"/>
                <w:color w:val="auto"/>
                <w:sz w:val="18"/>
                <w:szCs w:val="18"/>
                <w:lang w:eastAsia="zh-CN"/>
              </w:rPr>
            </w:pPr>
            <w:ins w:id="6336" w:author="Xuning Wei12232" w:date="2026-07-27T15:52:00Z">
              <w:r w:rsidRPr="00BB7730">
                <w:rPr>
                  <w:rFonts w:ascii="Times New Roman" w:eastAsia="仿宋_GB2312" w:hAnsi="Times New Roman" w:cs="Times New Roman"/>
                  <w:color w:val="auto"/>
                  <w:sz w:val="18"/>
                  <w:szCs w:val="18"/>
                  <w:lang w:eastAsia="zh-CN"/>
                </w:rPr>
                <w:t>1</w:t>
              </w:r>
            </w:ins>
          </w:p>
        </w:tc>
        <w:tc>
          <w:tcPr>
            <w:tcW w:w="1354" w:type="pct"/>
            <w:vMerge w:val="restart"/>
            <w:shd w:val="clear" w:color="auto" w:fill="FFFFFF" w:themeFill="background1"/>
            <w:vAlign w:val="center"/>
          </w:tcPr>
          <w:p w14:paraId="2554EFE5" w14:textId="61D7A092" w:rsidR="00F550E8" w:rsidRPr="00BB7730" w:rsidRDefault="00502D50" w:rsidP="00AD243C">
            <w:pPr>
              <w:spacing w:line="240" w:lineRule="exact"/>
              <w:jc w:val="both"/>
              <w:rPr>
                <w:ins w:id="6337" w:author="Xuning Wei12232" w:date="2026-07-27T15:52:00Z"/>
                <w:rFonts w:ascii="Times New Roman" w:eastAsia="仿宋_GB2312" w:hAnsi="Times New Roman" w:cs="Times New Roman"/>
                <w:color w:val="auto"/>
                <w:sz w:val="18"/>
                <w:szCs w:val="18"/>
              </w:rPr>
            </w:pPr>
            <w:ins w:id="6338" w:author="Xuning Wei12232" w:date="2026-07-27T15:55:00Z">
              <w:r w:rsidRPr="00BB7730">
                <w:rPr>
                  <w:rFonts w:ascii="Times New Roman" w:eastAsia="仿宋_GB2312" w:hAnsi="Times New Roman" w:cs="Times New Roman"/>
                  <w:b/>
                  <w:color w:val="auto"/>
                  <w:sz w:val="18"/>
                  <w:szCs w:val="18"/>
                  <w:lang w:eastAsia="zh-CN"/>
                </w:rPr>
                <w:t>Prepare 20%piperidine</w:t>
              </w:r>
              <w:r w:rsidRPr="00BB7730">
                <w:rPr>
                  <w:rFonts w:ascii="Times New Roman" w:eastAsia="仿宋_GB2312" w:hAnsi="Times New Roman" w:cs="Times New Roman"/>
                  <w:b/>
                  <w:color w:val="auto"/>
                  <w:sz w:val="18"/>
                  <w:szCs w:val="18"/>
                </w:rPr>
                <w:t xml:space="preserve"> of DMF (v/v%) solution:</w:t>
              </w:r>
              <w:r w:rsidRPr="00BB7730">
                <w:rPr>
                  <w:rFonts w:ascii="Times New Roman" w:eastAsia="仿宋_GB2312" w:hAnsi="Times New Roman" w:cs="Times New Roman"/>
                  <w:color w:val="auto"/>
                  <w:sz w:val="18"/>
                  <w:szCs w:val="18"/>
                </w:rPr>
                <w:t xml:space="preserve"> Add DMF to a Storage Tank</w:t>
              </w:r>
              <w:r w:rsidRPr="00BB7730">
                <w:rPr>
                  <w:rFonts w:ascii="Times New Roman" w:eastAsia="仿宋_GB2312" w:hAnsi="Times New Roman" w:cs="Times New Roman"/>
                  <w:color w:val="auto"/>
                  <w:sz w:val="18"/>
                  <w:szCs w:val="18"/>
                  <w:lang w:eastAsia="zh-CN"/>
                </w:rPr>
                <w:t>s (</w:t>
              </w:r>
              <w:r w:rsidRPr="00BB7730">
                <w:rPr>
                  <w:rFonts w:ascii="Times New Roman" w:eastAsiaTheme="minorEastAsia" w:hAnsi="Times New Roman" w:cs="Times New Roman"/>
                  <w:color w:val="auto"/>
                  <w:sz w:val="18"/>
                  <w:szCs w:val="18"/>
                  <w:shd w:val="clear" w:color="auto" w:fill="FFFFFF"/>
                  <w:lang w:eastAsia="zh-CN"/>
                </w:rPr>
                <w:t>TJ4S-1213-SPS01-AT01&amp; TJ4S-1213-SPS01-AT02</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 xml:space="preserve">, then start the stirrer, and charge </w:t>
              </w:r>
              <w:r w:rsidRPr="00BB7730">
                <w:rPr>
                  <w:rFonts w:ascii="Times New Roman" w:eastAsia="仿宋_GB2312" w:hAnsi="Times New Roman" w:cs="Times New Roman"/>
                  <w:color w:val="auto"/>
                  <w:sz w:val="18"/>
                  <w:szCs w:val="18"/>
                  <w:lang w:eastAsia="zh-CN"/>
                </w:rPr>
                <w:t>p</w:t>
              </w:r>
              <w:r w:rsidRPr="00BB7730">
                <w:rPr>
                  <w:rFonts w:ascii="Times New Roman" w:eastAsia="仿宋_GB2312" w:hAnsi="Times New Roman" w:cs="Times New Roman"/>
                  <w:color w:val="auto"/>
                  <w:sz w:val="18"/>
                  <w:szCs w:val="18"/>
                </w:rPr>
                <w:t>iperidine. Stir for 30 min at RT, store at RT</w:t>
              </w:r>
            </w:ins>
            <w:ins w:id="6339" w:author="Xuning Wei12232" w:date="2026-07-27T15:52:00Z">
              <w:r w:rsidR="00F550E8" w:rsidRPr="00BB7730">
                <w:rPr>
                  <w:rFonts w:ascii="Times New Roman" w:eastAsia="仿宋_GB2312" w:hAnsi="Times New Roman" w:cs="Times New Roman"/>
                  <w:color w:val="auto"/>
                  <w:sz w:val="18"/>
                  <w:szCs w:val="18"/>
                </w:rPr>
                <w:t xml:space="preserve">. </w:t>
              </w:r>
            </w:ins>
          </w:p>
        </w:tc>
        <w:tc>
          <w:tcPr>
            <w:tcW w:w="1198" w:type="pct"/>
            <w:vMerge w:val="restart"/>
            <w:shd w:val="clear" w:color="auto" w:fill="FFFFFF" w:themeFill="background1"/>
            <w:vAlign w:val="center"/>
          </w:tcPr>
          <w:p w14:paraId="7AB707E4" w14:textId="7C852F0D" w:rsidR="00B950EB" w:rsidRPr="00BB7730" w:rsidRDefault="00502D50">
            <w:pPr>
              <w:pStyle w:val="afc"/>
              <w:numPr>
                <w:ilvl w:val="0"/>
                <w:numId w:val="153"/>
              </w:numPr>
              <w:ind w:firstLineChars="0"/>
              <w:jc w:val="both"/>
              <w:rPr>
                <w:ins w:id="6340" w:author="He Han" w:date="2026-10-12T13:38:00Z"/>
                <w:rFonts w:ascii="Times New Roman" w:hAnsi="Times New Roman" w:cs="Times New Roman"/>
                <w:color w:val="auto"/>
                <w:sz w:val="18"/>
                <w:szCs w:val="18"/>
                <w:shd w:val="clear" w:color="auto" w:fill="FFFFFF"/>
                <w:rPrChange w:id="6341" w:author="He Han" w:date="2026-10-22T21:57:00Z">
                  <w:rPr>
                    <w:ins w:id="6342" w:author="He Han" w:date="2026-10-12T13:38:00Z"/>
                    <w:shd w:val="clear" w:color="auto" w:fill="FFFFFF"/>
                  </w:rPr>
                </w:rPrChange>
              </w:rPr>
              <w:pPrChange w:id="6343" w:author="He Han" w:date="2026-10-22T21:57:00Z">
                <w:pPr>
                  <w:jc w:val="both"/>
                </w:pPr>
              </w:pPrChange>
            </w:pPr>
            <w:ins w:id="6344" w:author="Xuning Wei12232" w:date="2026-07-27T15:55:00Z">
              <w:r w:rsidRPr="00BB7730">
                <w:rPr>
                  <w:rFonts w:ascii="Times New Roman" w:hAnsi="Times New Roman" w:cs="Times New Roman"/>
                  <w:color w:val="auto"/>
                  <w:sz w:val="18"/>
                  <w:szCs w:val="18"/>
                  <w:shd w:val="clear" w:color="auto" w:fill="FFFFFF"/>
                  <w:rPrChange w:id="6345" w:author="He Han" w:date="2026-10-22T21:57:00Z">
                    <w:rPr>
                      <w:shd w:val="clear" w:color="auto" w:fill="FFFFFF"/>
                    </w:rPr>
                  </w:rPrChange>
                </w:rPr>
                <w:t xml:space="preserve">Inner surface, temperature probe, agitator, pipeline, transfer pump, mass flowmeter, valve: </w:t>
              </w:r>
              <w:r w:rsidRPr="00BB7730">
                <w:rPr>
                  <w:rFonts w:ascii="Times New Roman" w:eastAsia="FangSong" w:hAnsi="Times New Roman" w:cs="Times New Roman"/>
                  <w:color w:val="auto"/>
                  <w:sz w:val="18"/>
                  <w:szCs w:val="18"/>
                  <w:lang w:eastAsia="zh-CN"/>
                  <w:rPrChange w:id="6346" w:author="He Han" w:date="2026-10-22T21:57:00Z">
                    <w:rPr>
                      <w:rFonts w:eastAsia="FangSong"/>
                      <w:lang w:eastAsia="zh-CN"/>
                    </w:rPr>
                  </w:rPrChange>
                </w:rPr>
                <w:t>304 SS</w:t>
              </w:r>
              <w:r w:rsidRPr="00BB7730" w:rsidDel="00966BA5">
                <w:rPr>
                  <w:rFonts w:ascii="Times New Roman" w:hAnsi="Times New Roman" w:cs="Times New Roman"/>
                  <w:color w:val="auto"/>
                  <w:sz w:val="18"/>
                  <w:szCs w:val="18"/>
                  <w:shd w:val="clear" w:color="auto" w:fill="FFFFFF"/>
                  <w:rPrChange w:id="6347" w:author="He Han" w:date="2026-10-22T21:57:00Z">
                    <w:rPr>
                      <w:shd w:val="clear" w:color="auto" w:fill="FFFFFF"/>
                    </w:rPr>
                  </w:rPrChange>
                </w:rPr>
                <w:t xml:space="preserve"> </w:t>
              </w:r>
              <w:del w:id="6348" w:author="He Han" w:date="2026-10-12T13:38:00Z">
                <w:r w:rsidRPr="00BB7730" w:rsidDel="00B950EB">
                  <w:rPr>
                    <w:rFonts w:ascii="Times New Roman" w:hAnsi="Times New Roman" w:cs="Times New Roman"/>
                    <w:color w:val="auto"/>
                    <w:sz w:val="18"/>
                    <w:szCs w:val="18"/>
                    <w:shd w:val="clear" w:color="auto" w:fill="FFFFFF"/>
                    <w:rPrChange w:id="6349" w:author="He Han" w:date="2026-10-22T21:57:00Z">
                      <w:rPr>
                        <w:shd w:val="clear" w:color="auto" w:fill="FFFFFF"/>
                      </w:rPr>
                    </w:rPrChange>
                  </w:rPr>
                  <w:delText xml:space="preserve"> </w:delText>
                </w:r>
              </w:del>
            </w:ins>
          </w:p>
          <w:p w14:paraId="3CC4BAB9" w14:textId="2D0382A0" w:rsidR="00502D50" w:rsidRPr="00BB7730" w:rsidRDefault="00502D50">
            <w:pPr>
              <w:pStyle w:val="afc"/>
              <w:numPr>
                <w:ilvl w:val="0"/>
                <w:numId w:val="153"/>
              </w:numPr>
              <w:ind w:firstLineChars="0"/>
              <w:jc w:val="both"/>
              <w:rPr>
                <w:ins w:id="6350" w:author="Xuning Wei12232" w:date="2026-07-27T15:55:00Z"/>
                <w:rFonts w:ascii="Times New Roman" w:hAnsi="Times New Roman" w:cs="Times New Roman"/>
                <w:color w:val="auto"/>
                <w:sz w:val="18"/>
                <w:szCs w:val="18"/>
                <w:shd w:val="clear" w:color="auto" w:fill="FFFFFF"/>
                <w:rPrChange w:id="6351" w:author="He Han" w:date="2026-10-22T21:58:00Z">
                  <w:rPr>
                    <w:ins w:id="6352" w:author="Xuning Wei12232" w:date="2026-07-27T15:55:00Z"/>
                    <w:shd w:val="clear" w:color="auto" w:fill="FFFFFF"/>
                  </w:rPr>
                </w:rPrChange>
              </w:rPr>
              <w:pPrChange w:id="6353" w:author="He Han" w:date="2026-10-22T21:58:00Z">
                <w:pPr>
                  <w:jc w:val="both"/>
                </w:pPr>
              </w:pPrChange>
            </w:pPr>
            <w:ins w:id="6354" w:author="Xuning Wei12232" w:date="2026-07-27T15:55:00Z">
              <w:r w:rsidRPr="00BB7730">
                <w:rPr>
                  <w:rFonts w:ascii="Times New Roman" w:hAnsi="Times New Roman" w:cs="Times New Roman"/>
                  <w:color w:val="0000FF"/>
                  <w:sz w:val="18"/>
                  <w:szCs w:val="18"/>
                  <w:rPrChange w:id="6355" w:author="He Han" w:date="2026-10-22T21:58:00Z">
                    <w:rPr>
                      <w:color w:val="0000FF"/>
                    </w:rPr>
                  </w:rPrChange>
                </w:rPr>
                <w:t xml:space="preserve">Mechanical </w:t>
              </w:r>
              <w:r w:rsidRPr="00BB7730">
                <w:rPr>
                  <w:rFonts w:ascii="Times New Roman" w:hAnsi="Times New Roman" w:cs="Times New Roman"/>
                  <w:color w:val="auto"/>
                  <w:sz w:val="18"/>
                  <w:szCs w:val="18"/>
                  <w:rPrChange w:id="6356" w:author="He Han" w:date="2026-10-22T21:58:00Z">
                    <w:rPr/>
                  </w:rPrChange>
                </w:rPr>
                <w:t xml:space="preserve">seal: </w:t>
              </w:r>
              <w:r w:rsidRPr="00BB7730">
                <w:rPr>
                  <w:rFonts w:ascii="Times New Roman" w:hAnsi="Times New Roman" w:cs="Times New Roman"/>
                  <w:color w:val="auto"/>
                  <w:sz w:val="18"/>
                  <w:szCs w:val="18"/>
                  <w:shd w:val="clear" w:color="auto" w:fill="FFFFFF"/>
                  <w:rPrChange w:id="6357" w:author="He Han" w:date="2026-10-22T21:58:00Z">
                    <w:rPr>
                      <w:shd w:val="clear" w:color="auto" w:fill="FFFFFF"/>
                    </w:rPr>
                  </w:rPrChange>
                </w:rPr>
                <w:t>304SS &amp; PTFE &amp; FFKM</w:t>
              </w:r>
            </w:ins>
          </w:p>
          <w:p w14:paraId="623C2438" w14:textId="77777777" w:rsidR="00502D50" w:rsidRPr="00BB7730" w:rsidRDefault="00502D50">
            <w:pPr>
              <w:pStyle w:val="afc"/>
              <w:numPr>
                <w:ilvl w:val="0"/>
                <w:numId w:val="153"/>
              </w:numPr>
              <w:ind w:firstLineChars="0"/>
              <w:rPr>
                <w:ins w:id="6358" w:author="Xuning Wei12232" w:date="2026-07-27T15:55:00Z"/>
                <w:rFonts w:ascii="Times New Roman" w:eastAsiaTheme="minorEastAsia" w:hAnsi="Times New Roman" w:cs="Times New Roman"/>
                <w:color w:val="auto"/>
                <w:sz w:val="18"/>
                <w:szCs w:val="18"/>
                <w:shd w:val="clear" w:color="auto" w:fill="FFFFFF"/>
                <w:lang w:eastAsia="zh-CN"/>
                <w:rPrChange w:id="6359" w:author="He Han" w:date="2026-10-22T21:58:00Z">
                  <w:rPr>
                    <w:ins w:id="6360" w:author="Xuning Wei12232" w:date="2026-07-27T15:55:00Z"/>
                    <w:rFonts w:eastAsiaTheme="minorEastAsia"/>
                    <w:shd w:val="clear" w:color="auto" w:fill="FFFFFF"/>
                    <w:lang w:eastAsia="zh-CN"/>
                  </w:rPr>
                </w:rPrChange>
              </w:rPr>
              <w:pPrChange w:id="6361" w:author="He Han" w:date="2026-10-22T21:58:00Z">
                <w:pPr/>
              </w:pPrChange>
            </w:pPr>
            <w:ins w:id="6362" w:author="Xuning Wei12232" w:date="2026-07-27T15:55:00Z">
              <w:r w:rsidRPr="00BB7730">
                <w:rPr>
                  <w:rFonts w:ascii="Times New Roman" w:hAnsi="Times New Roman" w:cs="Times New Roman"/>
                  <w:color w:val="auto"/>
                  <w:sz w:val="18"/>
                  <w:szCs w:val="18"/>
                  <w:shd w:val="clear" w:color="auto" w:fill="FFFFFF"/>
                  <w:rPrChange w:id="6363" w:author="He Han" w:date="2026-10-22T21:58:00Z">
                    <w:rPr>
                      <w:shd w:val="clear" w:color="auto" w:fill="FFFFFF"/>
                    </w:rPr>
                  </w:rPrChange>
                </w:rPr>
                <w:t>Sight glass</w:t>
              </w:r>
              <w:r w:rsidRPr="00BB7730">
                <w:rPr>
                  <w:rFonts w:ascii="Times New Roman" w:eastAsiaTheme="minorEastAsia" w:hAnsi="Times New Roman" w:cs="Times New Roman"/>
                  <w:color w:val="auto"/>
                  <w:sz w:val="18"/>
                  <w:szCs w:val="18"/>
                  <w:shd w:val="clear" w:color="auto" w:fill="FFFFFF"/>
                  <w:lang w:eastAsia="zh-CN"/>
                  <w:rPrChange w:id="6364" w:author="He Han" w:date="2026-10-22T21:58:00Z">
                    <w:rPr>
                      <w:rFonts w:eastAsiaTheme="minorEastAsia"/>
                      <w:shd w:val="clear" w:color="auto" w:fill="FFFFFF"/>
                      <w:lang w:eastAsia="zh-CN"/>
                    </w:rPr>
                  </w:rPrChange>
                </w:rPr>
                <w:t xml:space="preserve">: </w:t>
              </w:r>
              <w:r w:rsidRPr="00BB7730">
                <w:rPr>
                  <w:rFonts w:ascii="Times New Roman" w:hAnsi="Times New Roman" w:cs="Times New Roman"/>
                  <w:color w:val="auto"/>
                  <w:sz w:val="18"/>
                  <w:szCs w:val="18"/>
                  <w:shd w:val="clear" w:color="auto" w:fill="FFFFFF"/>
                  <w:rPrChange w:id="6365" w:author="He Han" w:date="2026-10-22T21:58:00Z">
                    <w:rPr>
                      <w:shd w:val="clear" w:color="auto" w:fill="FFFFFF"/>
                    </w:rPr>
                  </w:rPrChange>
                </w:rPr>
                <w:t>G</w:t>
              </w:r>
              <w:r w:rsidRPr="00BB7730">
                <w:rPr>
                  <w:rFonts w:ascii="Times New Roman" w:hAnsi="Times New Roman" w:cs="Times New Roman"/>
                  <w:color w:val="0000FF"/>
                  <w:sz w:val="18"/>
                  <w:szCs w:val="18"/>
                  <w:shd w:val="clear" w:color="auto" w:fill="FFFFFF"/>
                  <w:lang w:val="en-IE"/>
                  <w:rPrChange w:id="6366" w:author="He Han" w:date="2026-10-22T21:58:00Z">
                    <w:rPr>
                      <w:rFonts w:ascii="Times New Roman" w:hAnsi="Times New Roman" w:cs="Times New Roman"/>
                      <w:color w:val="0000FF"/>
                      <w:sz w:val="18"/>
                      <w:szCs w:val="18"/>
                      <w:shd w:val="clear" w:color="auto" w:fill="FFFFFF"/>
                      <w:lang w:val="sv-SE"/>
                    </w:rPr>
                  </w:rPrChange>
                </w:rPr>
                <w:t>lass</w:t>
              </w:r>
              <w:r w:rsidRPr="00BB7730">
                <w:rPr>
                  <w:rFonts w:ascii="Times New Roman" w:hAnsi="Times New Roman" w:cs="Times New Roman"/>
                  <w:color w:val="auto"/>
                  <w:sz w:val="18"/>
                  <w:szCs w:val="18"/>
                  <w:shd w:val="clear" w:color="auto" w:fill="FFFFFF"/>
                  <w:rPrChange w:id="6367" w:author="He Han" w:date="2026-10-22T21:58:00Z">
                    <w:rPr>
                      <w:shd w:val="clear" w:color="auto" w:fill="FFFFFF"/>
                    </w:rPr>
                  </w:rPrChange>
                </w:rPr>
                <w:t xml:space="preserve"> </w:t>
              </w:r>
            </w:ins>
          </w:p>
          <w:p w14:paraId="38467074" w14:textId="7E364BE2" w:rsidR="00502D50" w:rsidRPr="00BB7730" w:rsidDel="001B6BA8" w:rsidRDefault="00502D50">
            <w:pPr>
              <w:pStyle w:val="afc"/>
              <w:numPr>
                <w:ilvl w:val="0"/>
                <w:numId w:val="153"/>
              </w:numPr>
              <w:ind w:firstLineChars="0"/>
              <w:jc w:val="both"/>
              <w:rPr>
                <w:del w:id="6368" w:author="He Han" w:date="2026-10-22T21:58:00Z"/>
                <w:rFonts w:ascii="Times New Roman" w:hAnsi="Times New Roman" w:cs="Times New Roman"/>
                <w:color w:val="auto"/>
                <w:sz w:val="18"/>
                <w:szCs w:val="18"/>
                <w:shd w:val="clear" w:color="auto" w:fill="FFFFFF"/>
              </w:rPr>
              <w:pPrChange w:id="6369" w:author="He Han" w:date="2026-10-22T21:58:00Z">
                <w:pPr>
                  <w:spacing w:line="240" w:lineRule="exact"/>
                  <w:jc w:val="both"/>
                </w:pPr>
              </w:pPrChange>
            </w:pPr>
            <w:ins w:id="6370" w:author="Xuning Wei12232" w:date="2026-07-27T15:55:00Z">
              <w:r w:rsidRPr="00BB7730">
                <w:rPr>
                  <w:rFonts w:ascii="Times New Roman" w:hAnsi="Times New Roman" w:cs="Times New Roman"/>
                  <w:color w:val="auto"/>
                  <w:sz w:val="18"/>
                  <w:szCs w:val="18"/>
                  <w:shd w:val="clear" w:color="auto" w:fill="FFFFFF"/>
                  <w:rPrChange w:id="6371" w:author="He Han" w:date="2026-10-22T21:58:00Z">
                    <w:rPr>
                      <w:shd w:val="clear" w:color="auto" w:fill="FFFFFF"/>
                    </w:rPr>
                  </w:rPrChange>
                </w:rPr>
                <w:t>Valve, gasket, including manway gaskets and gaskets on all inlet valve manifolds:  PTFE</w:t>
              </w:r>
            </w:ins>
          </w:p>
          <w:p w14:paraId="040A161D" w14:textId="77777777" w:rsidR="001B6BA8" w:rsidRPr="00BB7730" w:rsidRDefault="001B6BA8">
            <w:pPr>
              <w:pStyle w:val="afc"/>
              <w:numPr>
                <w:ilvl w:val="0"/>
                <w:numId w:val="153"/>
              </w:numPr>
              <w:ind w:firstLineChars="0"/>
              <w:jc w:val="both"/>
              <w:rPr>
                <w:ins w:id="6372" w:author="He Han" w:date="2026-10-22T21:58:00Z"/>
                <w:rFonts w:ascii="Times New Roman" w:hAnsi="Times New Roman" w:cs="Times New Roman"/>
                <w:color w:val="auto"/>
                <w:sz w:val="18"/>
                <w:szCs w:val="18"/>
                <w:shd w:val="clear" w:color="auto" w:fill="FFFFFF"/>
                <w:rPrChange w:id="6373" w:author="He Han" w:date="2026-10-22T21:58:00Z">
                  <w:rPr>
                    <w:ins w:id="6374" w:author="He Han" w:date="2026-10-22T21:58:00Z"/>
                    <w:shd w:val="clear" w:color="auto" w:fill="FFFFFF"/>
                  </w:rPr>
                </w:rPrChange>
              </w:rPr>
              <w:pPrChange w:id="6375" w:author="He Han" w:date="2026-10-22T21:58:00Z">
                <w:pPr>
                  <w:jc w:val="both"/>
                </w:pPr>
              </w:pPrChange>
            </w:pPr>
          </w:p>
          <w:p w14:paraId="082931B4" w14:textId="0154F281" w:rsidR="00F550E8" w:rsidRPr="00BB7730" w:rsidRDefault="00502D50">
            <w:pPr>
              <w:pStyle w:val="afc"/>
              <w:numPr>
                <w:ilvl w:val="0"/>
                <w:numId w:val="153"/>
              </w:numPr>
              <w:ind w:firstLineChars="0"/>
              <w:jc w:val="both"/>
              <w:rPr>
                <w:ins w:id="6376" w:author="Xuning Wei12232" w:date="2026-07-27T15:52:00Z"/>
                <w:rFonts w:ascii="Times New Roman" w:hAnsi="Times New Roman" w:cs="Times New Roman"/>
                <w:color w:val="auto"/>
                <w:sz w:val="18"/>
                <w:szCs w:val="18"/>
                <w:shd w:val="clear" w:color="auto" w:fill="FFFFFF"/>
                <w:rPrChange w:id="6377" w:author="He Han" w:date="2026-10-22T21:58:00Z">
                  <w:rPr>
                    <w:ins w:id="6378" w:author="Xuning Wei12232" w:date="2026-07-27T15:52:00Z"/>
                    <w:color w:val="auto"/>
                    <w:shd w:val="clear" w:color="auto" w:fill="FFFFFF"/>
                  </w:rPr>
                </w:rPrChange>
              </w:rPr>
              <w:pPrChange w:id="6379" w:author="He Han" w:date="2026-10-22T21:58:00Z">
                <w:pPr>
                  <w:spacing w:line="240" w:lineRule="exact"/>
                  <w:jc w:val="both"/>
                </w:pPr>
              </w:pPrChange>
            </w:pPr>
            <w:ins w:id="6380" w:author="Xuning Wei12232" w:date="2026-07-27T15:55:00Z">
              <w:r w:rsidRPr="00BB7730">
                <w:rPr>
                  <w:rFonts w:ascii="Times New Roman" w:hAnsi="Times New Roman" w:cs="Times New Roman"/>
                  <w:color w:val="0000FF"/>
                  <w:sz w:val="18"/>
                  <w:szCs w:val="18"/>
                  <w:rPrChange w:id="6381" w:author="He Han" w:date="2026-10-22T21:58:00Z">
                    <w:rPr/>
                  </w:rPrChange>
                </w:rPr>
                <w:t xml:space="preserve">Mechanical </w:t>
              </w:r>
              <w:r w:rsidRPr="00BB7730">
                <w:rPr>
                  <w:rFonts w:ascii="Times New Roman" w:hAnsi="Times New Roman" w:cs="Times New Roman"/>
                  <w:color w:val="auto"/>
                  <w:sz w:val="18"/>
                  <w:szCs w:val="18"/>
                  <w:rPrChange w:id="6382" w:author="He Han" w:date="2026-10-22T21:58:00Z">
                    <w:rPr>
                      <w:color w:val="auto"/>
                    </w:rPr>
                  </w:rPrChange>
                </w:rPr>
                <w:t xml:space="preserve">seal: </w:t>
              </w:r>
              <w:r w:rsidRPr="00BB7730">
                <w:rPr>
                  <w:rFonts w:ascii="Times New Roman" w:hAnsi="Times New Roman" w:cs="Times New Roman"/>
                  <w:b/>
                  <w:color w:val="auto"/>
                  <w:sz w:val="18"/>
                  <w:szCs w:val="18"/>
                  <w:shd w:val="clear" w:color="auto" w:fill="FFFFFF"/>
                  <w:rPrChange w:id="6383" w:author="He Han" w:date="2026-10-22T21:58:00Z">
                    <w:rPr>
                      <w:b/>
                      <w:color w:val="auto"/>
                      <w:shd w:val="clear" w:color="auto" w:fill="FFFFFF"/>
                    </w:rPr>
                  </w:rPrChange>
                </w:rPr>
                <w:t>3</w:t>
              </w:r>
              <w:r w:rsidRPr="00BB7730">
                <w:rPr>
                  <w:rFonts w:ascii="Times New Roman" w:hAnsi="Times New Roman" w:cs="Times New Roman"/>
                  <w:color w:val="auto"/>
                  <w:sz w:val="18"/>
                  <w:szCs w:val="18"/>
                  <w:shd w:val="clear" w:color="auto" w:fill="FFFFFF"/>
                  <w:rPrChange w:id="6384" w:author="He Han" w:date="2026-10-22T21:58:00Z">
                    <w:rPr>
                      <w:color w:val="auto"/>
                      <w:shd w:val="clear" w:color="auto" w:fill="FFFFFF"/>
                    </w:rPr>
                  </w:rPrChange>
                </w:rPr>
                <w:t>04SS &amp; PTFE &amp; FFKM</w:t>
              </w:r>
            </w:ins>
          </w:p>
        </w:tc>
        <w:tc>
          <w:tcPr>
            <w:tcW w:w="380" w:type="pct"/>
            <w:vMerge w:val="restart"/>
            <w:shd w:val="clear" w:color="auto" w:fill="FFFFFF" w:themeFill="background1"/>
            <w:vAlign w:val="center"/>
          </w:tcPr>
          <w:p w14:paraId="2F6488C7" w14:textId="77777777" w:rsidR="00F550E8" w:rsidRPr="00BB7730" w:rsidRDefault="00F550E8" w:rsidP="00AD243C">
            <w:pPr>
              <w:spacing w:line="240" w:lineRule="exact"/>
              <w:jc w:val="center"/>
              <w:rPr>
                <w:ins w:id="6385" w:author="Xuning Wei12232" w:date="2026-07-27T15:52:00Z"/>
                <w:rFonts w:ascii="Times New Roman" w:eastAsia="仿宋_GB2312" w:hAnsi="Times New Roman" w:cs="Times New Roman"/>
                <w:color w:val="auto"/>
                <w:sz w:val="18"/>
                <w:szCs w:val="18"/>
              </w:rPr>
            </w:pPr>
            <w:ins w:id="6386" w:author="Xuning Wei12232" w:date="2026-07-27T15:52:00Z">
              <w:r w:rsidRPr="00BB7730">
                <w:rPr>
                  <w:rFonts w:ascii="Times New Roman" w:eastAsia="仿宋_GB2312" w:hAnsi="Times New Roman" w:cs="Times New Roman"/>
                  <w:color w:val="auto"/>
                  <w:sz w:val="18"/>
                  <w:szCs w:val="18"/>
                </w:rPr>
                <w:t>No</w:t>
              </w:r>
            </w:ins>
          </w:p>
        </w:tc>
        <w:tc>
          <w:tcPr>
            <w:tcW w:w="348" w:type="pct"/>
            <w:vMerge w:val="restart"/>
            <w:shd w:val="clear" w:color="auto" w:fill="FFFFFF" w:themeFill="background1"/>
            <w:vAlign w:val="center"/>
          </w:tcPr>
          <w:p w14:paraId="3EE01196" w14:textId="77777777" w:rsidR="00F550E8" w:rsidRPr="00BB7730" w:rsidRDefault="00F550E8" w:rsidP="00AD243C">
            <w:pPr>
              <w:spacing w:line="240" w:lineRule="exact"/>
              <w:jc w:val="center"/>
              <w:rPr>
                <w:ins w:id="6387" w:author="Xuning Wei12232" w:date="2026-07-27T15:52:00Z"/>
                <w:rFonts w:ascii="Times New Roman" w:eastAsia="仿宋_GB2312" w:hAnsi="Times New Roman" w:cs="Times New Roman"/>
                <w:color w:val="auto"/>
                <w:sz w:val="18"/>
                <w:szCs w:val="18"/>
              </w:rPr>
            </w:pPr>
            <w:ins w:id="6388" w:author="Xuning Wei12232" w:date="2026-07-27T15:52:00Z">
              <w:r w:rsidRPr="00BB7730">
                <w:rPr>
                  <w:rFonts w:ascii="Times New Roman" w:eastAsia="仿宋_GB2312" w:hAnsi="Times New Roman" w:cs="Times New Roman"/>
                  <w:color w:val="auto"/>
                  <w:sz w:val="18"/>
                  <w:szCs w:val="18"/>
                </w:rPr>
                <w:t>No</w:t>
              </w:r>
            </w:ins>
          </w:p>
        </w:tc>
        <w:tc>
          <w:tcPr>
            <w:tcW w:w="289" w:type="pct"/>
            <w:vAlign w:val="center"/>
          </w:tcPr>
          <w:p w14:paraId="350F726C" w14:textId="77777777" w:rsidR="00F550E8" w:rsidRPr="00BB7730" w:rsidRDefault="003E162E" w:rsidP="00AD243C">
            <w:pPr>
              <w:spacing w:line="240" w:lineRule="exact"/>
              <w:jc w:val="both"/>
              <w:rPr>
                <w:ins w:id="6389" w:author="Xuning Wei12232" w:date="2026-07-27T15:52:00Z"/>
                <w:rFonts w:ascii="Times New Roman" w:eastAsia="仿宋_GB2312" w:hAnsi="Times New Roman" w:cs="Times New Roman"/>
                <w:color w:val="auto"/>
                <w:sz w:val="18"/>
                <w:szCs w:val="18"/>
              </w:rPr>
            </w:pPr>
            <w:customXmlInsRangeStart w:id="6390" w:author="Xuning Wei12232" w:date="2026-07-27T15:52:00Z"/>
            <w:sdt>
              <w:sdtPr>
                <w:rPr>
                  <w:rFonts w:ascii="Times New Roman" w:eastAsia="仿宋_GB2312" w:hAnsi="Times New Roman" w:cs="Times New Roman"/>
                  <w:color w:val="auto"/>
                  <w:sz w:val="18"/>
                  <w:szCs w:val="18"/>
                </w:rPr>
                <w:id w:val="-54398108"/>
                <w14:checkbox>
                  <w14:checked w14:val="1"/>
                  <w14:checkedState w14:val="2612" w14:font="MS Gothic"/>
                  <w14:uncheckedState w14:val="2610" w14:font="MS Gothic"/>
                </w14:checkbox>
              </w:sdtPr>
              <w:sdtEndPr/>
              <w:sdtContent>
                <w:customXmlInsRangeEnd w:id="6390"/>
                <w:ins w:id="6391" w:author="Xuning Wei12232" w:date="2026-07-27T15:52:00Z">
                  <w:r w:rsidR="00F550E8" w:rsidRPr="00BB7730">
                    <w:rPr>
                      <w:rFonts w:ascii="Segoe UI Symbol" w:eastAsia="仿宋_GB2312" w:hAnsi="Segoe UI Symbol" w:cs="Segoe UI Symbol"/>
                      <w:color w:val="auto"/>
                      <w:sz w:val="18"/>
                      <w:szCs w:val="18"/>
                    </w:rPr>
                    <w:t>☒</w:t>
                  </w:r>
                </w:ins>
                <w:customXmlInsRangeStart w:id="6392" w:author="Xuning Wei12232" w:date="2026-07-27T15:52:00Z"/>
              </w:sdtContent>
            </w:sdt>
            <w:customXmlInsRangeEnd w:id="6392"/>
            <w:ins w:id="6393" w:author="Xuning Wei12232" w:date="2026-07-27T15:52:00Z">
              <w:r w:rsidR="00F550E8" w:rsidRPr="00BB7730">
                <w:rPr>
                  <w:rFonts w:ascii="Times New Roman" w:eastAsia="仿宋_GB2312" w:hAnsi="Times New Roman" w:cs="Times New Roman"/>
                  <w:color w:val="auto"/>
                  <w:sz w:val="18"/>
                  <w:szCs w:val="18"/>
                </w:rPr>
                <w:t>Yes</w:t>
              </w:r>
            </w:ins>
          </w:p>
        </w:tc>
        <w:tc>
          <w:tcPr>
            <w:tcW w:w="411" w:type="pct"/>
            <w:vAlign w:val="center"/>
          </w:tcPr>
          <w:p w14:paraId="2CA5654A" w14:textId="77777777" w:rsidR="00F550E8" w:rsidRPr="00BB7730" w:rsidRDefault="003E162E" w:rsidP="00AD243C">
            <w:pPr>
              <w:spacing w:line="240" w:lineRule="exact"/>
              <w:jc w:val="both"/>
              <w:rPr>
                <w:ins w:id="6394" w:author="Xuning Wei12232" w:date="2026-07-27T15:52:00Z"/>
                <w:rFonts w:ascii="Times New Roman" w:eastAsia="仿宋_GB2312" w:hAnsi="Times New Roman" w:cs="Times New Roman"/>
                <w:color w:val="auto"/>
                <w:sz w:val="18"/>
                <w:szCs w:val="18"/>
              </w:rPr>
            </w:pPr>
            <w:customXmlInsRangeStart w:id="6395" w:author="Xuning Wei12232" w:date="2026-07-27T15:52:00Z"/>
            <w:sdt>
              <w:sdtPr>
                <w:rPr>
                  <w:rFonts w:ascii="Times New Roman" w:eastAsia="仿宋_GB2312" w:hAnsi="Times New Roman" w:cs="Times New Roman"/>
                  <w:color w:val="auto"/>
                  <w:sz w:val="18"/>
                  <w:szCs w:val="18"/>
                </w:rPr>
                <w:id w:val="-1312547482"/>
                <w14:checkbox>
                  <w14:checked w14:val="0"/>
                  <w14:checkedState w14:val="2612" w14:font="MS Gothic"/>
                  <w14:uncheckedState w14:val="2610" w14:font="MS Gothic"/>
                </w14:checkbox>
              </w:sdtPr>
              <w:sdtEndPr/>
              <w:sdtContent>
                <w:customXmlInsRangeEnd w:id="6395"/>
                <w:ins w:id="6396" w:author="Xuning Wei12232" w:date="2026-07-27T15:52:00Z">
                  <w:r w:rsidR="00F550E8" w:rsidRPr="00BB7730">
                    <w:rPr>
                      <w:rFonts w:ascii="Segoe UI Symbol" w:eastAsia="仿宋_GB2312" w:hAnsi="Segoe UI Symbol" w:cs="Segoe UI Symbol"/>
                      <w:color w:val="auto"/>
                      <w:sz w:val="18"/>
                      <w:szCs w:val="18"/>
                    </w:rPr>
                    <w:t>☐</w:t>
                  </w:r>
                </w:ins>
                <w:customXmlInsRangeStart w:id="6397" w:author="Xuning Wei12232" w:date="2026-07-27T15:52:00Z"/>
              </w:sdtContent>
            </w:sdt>
            <w:customXmlInsRangeEnd w:id="6397"/>
            <w:ins w:id="6398" w:author="Xuning Wei12232" w:date="2026-07-27T15:52:00Z">
              <w:r w:rsidR="00F550E8" w:rsidRPr="00BB7730">
                <w:rPr>
                  <w:rFonts w:ascii="Times New Roman" w:eastAsia="仿宋_GB2312" w:hAnsi="Times New Roman" w:cs="Times New Roman"/>
                  <w:color w:val="auto"/>
                  <w:sz w:val="18"/>
                  <w:szCs w:val="18"/>
                </w:rPr>
                <w:t xml:space="preserve"> No</w:t>
              </w:r>
            </w:ins>
          </w:p>
        </w:tc>
        <w:tc>
          <w:tcPr>
            <w:tcW w:w="846" w:type="pct"/>
            <w:vMerge w:val="restart"/>
            <w:vAlign w:val="center"/>
          </w:tcPr>
          <w:p w14:paraId="602B895E" w14:textId="77777777" w:rsidR="00F550E8" w:rsidRPr="00BB7730" w:rsidRDefault="003E162E" w:rsidP="00AD243C">
            <w:pPr>
              <w:spacing w:line="240" w:lineRule="exact"/>
              <w:rPr>
                <w:ins w:id="6399" w:author="Xuning Wei12232" w:date="2026-07-27T15:52:00Z"/>
                <w:rFonts w:ascii="Times New Roman" w:eastAsia="MS Gothic" w:hAnsi="Times New Roman" w:cs="Times New Roman"/>
                <w:b/>
                <w:color w:val="auto"/>
                <w:sz w:val="18"/>
                <w:szCs w:val="18"/>
                <w:u w:val="single"/>
              </w:rPr>
            </w:pPr>
            <w:customXmlInsRangeStart w:id="6400" w:author="Xuning Wei12232" w:date="2026-07-27T15:52:00Z"/>
            <w:sdt>
              <w:sdtPr>
                <w:rPr>
                  <w:rFonts w:ascii="Times New Roman" w:eastAsia="仿宋_GB2312" w:hAnsi="Times New Roman" w:cs="Times New Roman"/>
                  <w:b/>
                  <w:color w:val="auto"/>
                  <w:sz w:val="18"/>
                  <w:szCs w:val="18"/>
                </w:rPr>
                <w:id w:val="224643672"/>
                <w14:checkbox>
                  <w14:checked w14:val="0"/>
                  <w14:checkedState w14:val="2612" w14:font="MS Gothic"/>
                  <w14:uncheckedState w14:val="2610" w14:font="MS Gothic"/>
                </w14:checkbox>
              </w:sdtPr>
              <w:sdtEndPr/>
              <w:sdtContent>
                <w:customXmlInsRangeEnd w:id="6400"/>
                <w:ins w:id="6401" w:author="Xuning Wei12232" w:date="2026-07-27T15:52:00Z">
                  <w:r w:rsidR="00F550E8" w:rsidRPr="00BB7730">
                    <w:rPr>
                      <w:rFonts w:ascii="Segoe UI Symbol" w:eastAsia="MS Gothic" w:hAnsi="Segoe UI Symbol" w:cs="Segoe UI Symbol"/>
                      <w:b/>
                      <w:color w:val="auto"/>
                      <w:sz w:val="18"/>
                      <w:szCs w:val="18"/>
                    </w:rPr>
                    <w:t>☐</w:t>
                  </w:r>
                </w:ins>
                <w:customXmlInsRangeStart w:id="6402" w:author="Xuning Wei12232" w:date="2026-07-27T15:52:00Z"/>
              </w:sdtContent>
            </w:sdt>
            <w:customXmlInsRangeEnd w:id="6402"/>
            <w:ins w:id="6403"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Asymchem R&amp;D Lab:</w:t>
              </w:r>
              <w:r w:rsidR="00F550E8" w:rsidRPr="00BB7730">
                <w:rPr>
                  <w:rFonts w:ascii="Times New Roman" w:eastAsia="仿宋_GB2312" w:hAnsi="Times New Roman" w:cs="Times New Roman"/>
                  <w:color w:val="auto"/>
                  <w:sz w:val="18"/>
                  <w:szCs w:val="18"/>
                  <w:u w:val="single"/>
                </w:rPr>
                <w:t xml:space="preserve"> N/A</w:t>
              </w:r>
              <w:r w:rsidR="00F550E8" w:rsidRPr="00BB7730">
                <w:rPr>
                  <w:rFonts w:ascii="Times New Roman" w:eastAsia="MS Gothic" w:hAnsi="Times New Roman" w:cs="Times New Roman"/>
                  <w:b/>
                  <w:color w:val="auto"/>
                  <w:sz w:val="18"/>
                  <w:szCs w:val="18"/>
                  <w:u w:val="single"/>
                </w:rPr>
                <w:t xml:space="preserve"> </w:t>
              </w:r>
            </w:ins>
          </w:p>
          <w:p w14:paraId="0141D1EA" w14:textId="3A5FD26C" w:rsidR="00F550E8" w:rsidRPr="00BB7730" w:rsidRDefault="003E162E" w:rsidP="00AD243C">
            <w:pPr>
              <w:pStyle w:val="CommentText1"/>
              <w:rPr>
                <w:ins w:id="6404" w:author="Xuning Wei12232" w:date="2026-07-27T15:52:00Z"/>
                <w:rFonts w:ascii="Times New Roman" w:eastAsia="仿宋_GB2312" w:hAnsi="Times New Roman" w:cs="Times New Roman"/>
                <w:color w:val="auto"/>
                <w:sz w:val="18"/>
                <w:szCs w:val="18"/>
                <w:u w:val="single"/>
              </w:rPr>
            </w:pPr>
            <w:customXmlInsRangeStart w:id="6405" w:author="Xuning Wei12232" w:date="2026-07-27T15:52:00Z"/>
            <w:sdt>
              <w:sdtPr>
                <w:rPr>
                  <w:rFonts w:ascii="Times New Roman" w:eastAsia="MS Gothic" w:hAnsi="Times New Roman" w:cs="Times New Roman"/>
                  <w:b/>
                  <w:color w:val="auto"/>
                  <w:sz w:val="18"/>
                  <w:szCs w:val="18"/>
                </w:rPr>
                <w:id w:val="157734416"/>
                <w14:checkbox>
                  <w14:checked w14:val="1"/>
                  <w14:checkedState w14:val="2612" w14:font="MS Gothic"/>
                  <w14:uncheckedState w14:val="2610" w14:font="MS Gothic"/>
                </w14:checkbox>
              </w:sdtPr>
              <w:sdtEndPr/>
              <w:sdtContent>
                <w:customXmlInsRangeEnd w:id="6405"/>
                <w:ins w:id="6406" w:author="Xuning Wei12232" w:date="2026-07-27T15:52:00Z">
                  <w:r w:rsidR="00F550E8" w:rsidRPr="00BB7730">
                    <w:rPr>
                      <w:rFonts w:ascii="Segoe UI Symbol" w:eastAsia="MS Gothic" w:hAnsi="Segoe UI Symbol" w:cs="Segoe UI Symbol"/>
                      <w:b/>
                      <w:color w:val="auto"/>
                      <w:sz w:val="18"/>
                      <w:szCs w:val="18"/>
                    </w:rPr>
                    <w:t>☒</w:t>
                  </w:r>
                </w:ins>
                <w:customXmlInsRangeStart w:id="6407" w:author="Xuning Wei12232" w:date="2026-07-27T15:52:00Z"/>
              </w:sdtContent>
            </w:sdt>
            <w:customXmlInsRangeEnd w:id="6407"/>
            <w:ins w:id="6408"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Asymchem Production data, Lot Number:</w:t>
              </w:r>
              <w:r w:rsidR="00F550E8" w:rsidRPr="00BB7730">
                <w:rPr>
                  <w:rFonts w:ascii="Times New Roman" w:eastAsia="仿宋_GB2312" w:hAnsi="Times New Roman" w:cs="Times New Roman"/>
                  <w:color w:val="auto"/>
                  <w:kern w:val="0"/>
                  <w:sz w:val="18"/>
                  <w:szCs w:val="18"/>
                  <w:u w:val="single"/>
                  <w:lang w:eastAsia="zh-CN"/>
                </w:rPr>
                <w:t xml:space="preserve"> The </w:t>
              </w:r>
              <w:r w:rsidR="00F550E8" w:rsidRPr="00BB7730">
                <w:rPr>
                  <w:rFonts w:ascii="Times New Roman" w:eastAsia="仿宋_GB2312" w:hAnsi="Times New Roman" w:cs="Times New Roman"/>
                  <w:color w:val="auto"/>
                  <w:sz w:val="18"/>
                  <w:szCs w:val="18"/>
                  <w:u w:val="single"/>
                </w:rPr>
                <w:t>system based on production experience</w:t>
              </w:r>
              <w:r w:rsidR="00B147DF" w:rsidRPr="00BB7730">
                <w:rPr>
                  <w:rFonts w:ascii="Times New Roman" w:eastAsia="仿宋_GB2312" w:hAnsi="Times New Roman" w:cs="Times New Roman"/>
                  <w:color w:val="auto"/>
                  <w:sz w:val="18"/>
                  <w:szCs w:val="18"/>
                  <w:u w:val="single"/>
                </w:rPr>
                <w:t xml:space="preserve"> of batch CPo1400</w:t>
              </w:r>
            </w:ins>
            <w:ins w:id="6409" w:author="Xuning Wei12232" w:date="2026-07-27T15:56:00Z">
              <w:r w:rsidR="00B147DF" w:rsidRPr="00BB7730">
                <w:rPr>
                  <w:rFonts w:ascii="Times New Roman" w:eastAsia="仿宋_GB2312" w:hAnsi="Times New Roman" w:cs="Times New Roman"/>
                  <w:color w:val="auto"/>
                  <w:sz w:val="18"/>
                  <w:szCs w:val="18"/>
                  <w:u w:val="single"/>
                </w:rPr>
                <w:t>20</w:t>
              </w:r>
            </w:ins>
            <w:ins w:id="6410" w:author="Xuning Wei12232" w:date="2026-07-27T15:52:00Z">
              <w:r w:rsidR="00F550E8" w:rsidRPr="00BB7730">
                <w:rPr>
                  <w:rFonts w:ascii="Times New Roman" w:eastAsia="仿宋_GB2312" w:hAnsi="Times New Roman" w:cs="Times New Roman"/>
                  <w:color w:val="auto"/>
                  <w:sz w:val="18"/>
                  <w:szCs w:val="18"/>
                  <w:u w:val="single"/>
                </w:rPr>
                <w:t>-02-01-01~04, compatible for PTFE,316L, 304SS</w:t>
              </w:r>
            </w:ins>
          </w:p>
          <w:p w14:paraId="551EADA9" w14:textId="77777777" w:rsidR="00F550E8" w:rsidRPr="00BB7730" w:rsidRDefault="003E162E" w:rsidP="00AD243C">
            <w:pPr>
              <w:spacing w:line="240" w:lineRule="exact"/>
              <w:rPr>
                <w:ins w:id="6411" w:author="Xuning Wei12232" w:date="2026-07-27T15:52:00Z"/>
                <w:rFonts w:ascii="Times New Roman" w:eastAsia="仿宋_GB2312" w:hAnsi="Times New Roman" w:cs="Times New Roman"/>
                <w:color w:val="auto"/>
                <w:kern w:val="0"/>
                <w:sz w:val="18"/>
                <w:szCs w:val="18"/>
                <w:lang w:eastAsia="zh-CN"/>
              </w:rPr>
            </w:pPr>
            <w:customXmlInsRangeStart w:id="6412" w:author="Xuning Wei12232" w:date="2026-07-27T15:52:00Z"/>
            <w:sdt>
              <w:sdtPr>
                <w:rPr>
                  <w:rFonts w:ascii="Times New Roman" w:eastAsia="仿宋_GB2312" w:hAnsi="Times New Roman" w:cs="Times New Roman"/>
                  <w:b/>
                  <w:color w:val="auto"/>
                  <w:sz w:val="18"/>
                  <w:szCs w:val="18"/>
                </w:rPr>
                <w:id w:val="-2062857048"/>
                <w14:checkbox>
                  <w14:checked w14:val="0"/>
                  <w14:checkedState w14:val="2612" w14:font="MS Gothic"/>
                  <w14:uncheckedState w14:val="2610" w14:font="MS Gothic"/>
                </w14:checkbox>
              </w:sdtPr>
              <w:sdtEndPr/>
              <w:sdtContent>
                <w:customXmlInsRangeEnd w:id="6412"/>
                <w:ins w:id="6413" w:author="Xuning Wei12232" w:date="2026-07-27T15:52:00Z">
                  <w:r w:rsidR="00F550E8" w:rsidRPr="00BB7730">
                    <w:rPr>
                      <w:rFonts w:ascii="Segoe UI Symbol" w:eastAsia="仿宋_GB2312" w:hAnsi="Segoe UI Symbol" w:cs="Segoe UI Symbol"/>
                      <w:b/>
                      <w:color w:val="auto"/>
                      <w:sz w:val="18"/>
                      <w:szCs w:val="18"/>
                    </w:rPr>
                    <w:t>☐</w:t>
                  </w:r>
                </w:ins>
                <w:customXmlInsRangeStart w:id="6414" w:author="Xuning Wei12232" w:date="2026-07-27T15:52:00Z"/>
              </w:sdtContent>
            </w:sdt>
            <w:customXmlInsRangeEnd w:id="6414"/>
            <w:ins w:id="6415"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Supplier data : N/A</w:t>
              </w:r>
            </w:ins>
          </w:p>
          <w:p w14:paraId="14F91A52" w14:textId="77777777" w:rsidR="00F550E8" w:rsidRPr="00BB7730" w:rsidRDefault="003E162E" w:rsidP="00AD243C">
            <w:pPr>
              <w:spacing w:line="240" w:lineRule="exact"/>
              <w:rPr>
                <w:ins w:id="6416" w:author="Xuning Wei12232" w:date="2026-07-27T15:52:00Z"/>
                <w:rFonts w:ascii="Times New Roman" w:eastAsia="仿宋_GB2312" w:hAnsi="Times New Roman" w:cs="Times New Roman"/>
                <w:color w:val="auto"/>
                <w:sz w:val="18"/>
                <w:szCs w:val="18"/>
                <w:u w:val="single"/>
              </w:rPr>
            </w:pPr>
            <w:customXmlInsRangeStart w:id="6417" w:author="Xuning Wei12232" w:date="2026-07-27T15:52:00Z"/>
            <w:sdt>
              <w:sdtPr>
                <w:rPr>
                  <w:rFonts w:ascii="Times New Roman" w:eastAsia="仿宋_GB2312" w:hAnsi="Times New Roman" w:cs="Times New Roman"/>
                  <w:b/>
                  <w:color w:val="auto"/>
                  <w:sz w:val="18"/>
                  <w:szCs w:val="18"/>
                </w:rPr>
                <w:id w:val="527068453"/>
                <w14:checkbox>
                  <w14:checked w14:val="1"/>
                  <w14:checkedState w14:val="2612" w14:font="MS Gothic"/>
                  <w14:uncheckedState w14:val="2610" w14:font="MS Gothic"/>
                </w14:checkbox>
              </w:sdtPr>
              <w:sdtEndPr/>
              <w:sdtContent>
                <w:customXmlInsRangeEnd w:id="6417"/>
                <w:ins w:id="6418" w:author="Xuning Wei12232" w:date="2026-07-27T15:52:00Z">
                  <w:r w:rsidR="00F550E8" w:rsidRPr="00BB7730">
                    <w:rPr>
                      <w:rFonts w:ascii="Segoe UI Symbol" w:eastAsia="MS Gothic" w:hAnsi="Segoe UI Symbol" w:cs="Segoe UI Symbol"/>
                      <w:b/>
                      <w:color w:val="auto"/>
                      <w:sz w:val="18"/>
                      <w:szCs w:val="18"/>
                    </w:rPr>
                    <w:t>☒</w:t>
                  </w:r>
                </w:ins>
                <w:customXmlInsRangeStart w:id="6419" w:author="Xuning Wei12232" w:date="2026-07-27T15:52:00Z"/>
              </w:sdtContent>
            </w:sdt>
            <w:customXmlInsRangeEnd w:id="6419"/>
            <w:ins w:id="6420"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sz w:val="18"/>
                  <w:szCs w:val="18"/>
                  <w:lang w:eastAsia="zh-CN"/>
                </w:rPr>
                <w:t>Chemical Engineering Handbook &amp; Page:</w:t>
              </w:r>
              <w:r w:rsidR="00F550E8" w:rsidRPr="00BB7730">
                <w:rPr>
                  <w:rFonts w:ascii="Times New Roman" w:eastAsia="仿宋_GB2312" w:hAnsi="Times New Roman" w:cs="Times New Roman"/>
                  <w:color w:val="auto"/>
                  <w:sz w:val="18"/>
                  <w:szCs w:val="18"/>
                  <w:u w:val="single"/>
                  <w:lang w:eastAsia="zh-CN"/>
                </w:rPr>
                <w:t xml:space="preserve"> </w:t>
              </w:r>
              <w:r w:rsidR="00F550E8" w:rsidRPr="00BB7730">
                <w:rPr>
                  <w:rFonts w:ascii="Times New Roman" w:eastAsia="仿宋_GB2312" w:hAnsi="Times New Roman" w:cs="Times New Roman"/>
                  <w:color w:val="0000FF"/>
                  <w:sz w:val="18"/>
                  <w:szCs w:val="18"/>
                  <w:u w:val="single"/>
                </w:rPr>
                <w:t>page10-14~10-15</w:t>
              </w:r>
              <w:r w:rsidR="00F550E8" w:rsidRPr="00BB7730">
                <w:rPr>
                  <w:rFonts w:ascii="Times New Roman" w:eastAsia="仿宋_GB2312" w:hAnsi="Times New Roman" w:cs="Times New Roman"/>
                  <w:color w:val="0000FF"/>
                  <w:sz w:val="18"/>
                  <w:szCs w:val="18"/>
                  <w:u w:val="single"/>
                </w:rPr>
                <w:t>、</w:t>
              </w:r>
              <w:r w:rsidR="00F550E8" w:rsidRPr="00BB7730">
                <w:rPr>
                  <w:rFonts w:ascii="Times New Roman" w:eastAsia="仿宋_GB2312" w:hAnsi="Times New Roman" w:cs="Times New Roman"/>
                  <w:color w:val="0000FF"/>
                  <w:sz w:val="18"/>
                  <w:szCs w:val="18"/>
                  <w:u w:val="single"/>
                </w:rPr>
                <w:t>page10-22~10-23</w:t>
              </w:r>
            </w:ins>
          </w:p>
          <w:p w14:paraId="33736646" w14:textId="77777777" w:rsidR="00F550E8" w:rsidRPr="00BB7730" w:rsidRDefault="00F550E8" w:rsidP="00AD243C">
            <w:pPr>
              <w:spacing w:line="240" w:lineRule="exact"/>
              <w:rPr>
                <w:ins w:id="6421" w:author="Xuning Wei12232" w:date="2026-07-27T15:52:00Z"/>
                <w:rFonts w:ascii="Times New Roman" w:eastAsia="仿宋_GB2312" w:hAnsi="Times New Roman" w:cs="Times New Roman"/>
                <w:color w:val="auto"/>
                <w:kern w:val="0"/>
                <w:sz w:val="18"/>
                <w:szCs w:val="18"/>
                <w:u w:val="single"/>
                <w:lang w:eastAsia="zh-CN"/>
              </w:rPr>
            </w:pPr>
            <w:ins w:id="6422" w:author="Xuning Wei12232" w:date="2026-07-27T15:52:00Z">
              <w:r w:rsidRPr="00BB7730">
                <w:rPr>
                  <w:rFonts w:ascii="Segoe UI Symbol" w:eastAsia="MS Gothic" w:hAnsi="Segoe UI Symbol" w:cs="Segoe UI Symbol"/>
                  <w:b/>
                  <w:color w:val="auto"/>
                  <w:sz w:val="18"/>
                  <w:szCs w:val="18"/>
                </w:rPr>
                <w:t>☒</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Handbook &amp; Page:</w:t>
              </w:r>
              <w:r w:rsidRPr="00BB7730">
                <w:rPr>
                  <w:rFonts w:ascii="Times New Roman" w:eastAsia="仿宋_GB2312" w:hAnsi="Times New Roman" w:cs="Times New Roman"/>
                  <w:color w:val="auto"/>
                  <w:sz w:val="18"/>
                  <w:szCs w:val="18"/>
                  <w:u w:val="single"/>
                  <w:lang w:eastAsia="zh-CN"/>
                </w:rPr>
                <w:t xml:space="preserve"> </w:t>
              </w:r>
              <w:r w:rsidRPr="00BB7730">
                <w:rPr>
                  <w:rFonts w:ascii="Times New Roman" w:eastAsia="仿宋_GB2312" w:hAnsi="Times New Roman" w:cs="Times New Roman"/>
                  <w:color w:val="0000FF"/>
                  <w:sz w:val="18"/>
                  <w:szCs w:val="18"/>
                  <w:u w:val="single"/>
                </w:rPr>
                <w:t>P</w:t>
              </w:r>
              <w:r w:rsidRPr="00BB7730">
                <w:rPr>
                  <w:rFonts w:ascii="Times New Roman" w:eastAsia="仿宋_GB2312" w:hAnsi="Times New Roman" w:cs="Times New Roman"/>
                  <w:color w:val="0000FF"/>
                  <w:sz w:val="18"/>
                  <w:szCs w:val="18"/>
                  <w:u w:val="single"/>
                  <w:lang w:eastAsia="zh-CN"/>
                </w:rPr>
                <w:t xml:space="preserve">age 1161-1164 </w:t>
              </w:r>
              <w:r w:rsidRPr="00BB7730">
                <w:rPr>
                  <w:rFonts w:ascii="Times New Roman" w:eastAsia="仿宋_GB2312" w:hAnsi="Times New Roman" w:cs="Times New Roman"/>
                  <w:color w:val="auto"/>
                  <w:sz w:val="18"/>
                  <w:szCs w:val="18"/>
                  <w:u w:val="single"/>
                  <w:lang w:eastAsia="zh-CN"/>
                </w:rPr>
                <w:t xml:space="preserve">            </w:t>
              </w:r>
            </w:ins>
          </w:p>
          <w:p w14:paraId="6D2764E4" w14:textId="77777777" w:rsidR="00F550E8" w:rsidRPr="00BB7730" w:rsidRDefault="00F550E8" w:rsidP="00AD243C">
            <w:pPr>
              <w:spacing w:line="240" w:lineRule="exact"/>
              <w:rPr>
                <w:ins w:id="6423" w:author="Xuning Wei12232" w:date="2026-07-27T15:52:00Z"/>
                <w:rFonts w:ascii="Times New Roman" w:eastAsia="仿宋_GB2312" w:hAnsi="Times New Roman" w:cs="Times New Roman"/>
                <w:color w:val="auto"/>
                <w:kern w:val="0"/>
                <w:sz w:val="18"/>
                <w:szCs w:val="18"/>
                <w:u w:val="single"/>
                <w:lang w:eastAsia="zh-CN"/>
              </w:rPr>
            </w:pPr>
            <w:ins w:id="6424" w:author="Xuning Wei12232" w:date="2026-07-27T15:52:00Z">
              <w:r w:rsidRPr="00BB7730">
                <w:rPr>
                  <w:rFonts w:ascii="Segoe UI Symbol" w:eastAsia="MS Gothic" w:hAnsi="Segoe UI Symbol" w:cs="Segoe UI Symbol"/>
                  <w:color w:val="auto"/>
                  <w:sz w:val="18"/>
                  <w:szCs w:val="18"/>
                </w:rPr>
                <w:t>☒</w:t>
              </w:r>
              <w:r w:rsidRPr="00BB7730">
                <w:rPr>
                  <w:rFonts w:ascii="Times New Roman" w:eastAsia="仿宋_GB2312" w:hAnsi="Times New Roman" w:cs="Times New Roman"/>
                  <w:color w:val="auto"/>
                  <w:sz w:val="18"/>
                  <w:szCs w:val="18"/>
                </w:rPr>
                <w:t>Other</w:t>
              </w:r>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0000FF"/>
                  <w:sz w:val="18"/>
                  <w:szCs w:val="18"/>
                  <w:u w:val="single"/>
                  <w:lang w:eastAsia="zh-CN"/>
                </w:rPr>
                <w:t xml:space="preserve"> SOP:QM01020</w:t>
              </w:r>
            </w:ins>
          </w:p>
          <w:p w14:paraId="1B567A63" w14:textId="77777777" w:rsidR="00F550E8" w:rsidRPr="00BB7730" w:rsidRDefault="00F550E8" w:rsidP="00AD243C">
            <w:pPr>
              <w:spacing w:line="240" w:lineRule="exact"/>
              <w:rPr>
                <w:ins w:id="6425" w:author="Xuning Wei12232" w:date="2026-07-27T15:52:00Z"/>
                <w:rFonts w:ascii="Times New Roman" w:eastAsia="仿宋_GB2312" w:hAnsi="Times New Roman" w:cs="Times New Roman"/>
                <w:color w:val="auto"/>
                <w:sz w:val="18"/>
                <w:szCs w:val="18"/>
              </w:rPr>
            </w:pPr>
            <w:ins w:id="6426" w:author="Xuning Wei12232" w:date="2026-07-27T15:52:00Z">
              <w:r w:rsidRPr="00BB7730">
                <w:rPr>
                  <w:rFonts w:ascii="Times New Roman" w:eastAsia="仿宋_GB2312" w:hAnsi="Times New Roman" w:cs="Times New Roman"/>
                  <w:color w:val="auto"/>
                  <w:kern w:val="0"/>
                  <w:sz w:val="18"/>
                  <w:szCs w:val="18"/>
                  <w:u w:val="single"/>
                  <w:lang w:eastAsia="zh-CN"/>
                </w:rPr>
                <w:t xml:space="preserve">The piperidine is a basic substance and has stable properties. Do not react with materials such as GL, 304SS, PTFE, FFKM and glass at room temperature. The materials are compatible.    </w:t>
              </w:r>
            </w:ins>
          </w:p>
        </w:tc>
      </w:tr>
      <w:tr w:rsidR="00F550E8" w:rsidRPr="00BB7730" w14:paraId="4A53F8B7" w14:textId="77777777" w:rsidTr="00AD243C">
        <w:trPr>
          <w:trHeight w:val="397"/>
          <w:ins w:id="6427" w:author="Xuning Wei12232" w:date="2026-07-27T15:52:00Z"/>
        </w:trPr>
        <w:tc>
          <w:tcPr>
            <w:tcW w:w="174" w:type="pct"/>
            <w:vMerge/>
            <w:vAlign w:val="center"/>
          </w:tcPr>
          <w:p w14:paraId="62746CCE" w14:textId="77777777" w:rsidR="00F550E8" w:rsidRPr="00BB7730" w:rsidRDefault="00F550E8" w:rsidP="00AD243C">
            <w:pPr>
              <w:pStyle w:val="afc"/>
              <w:numPr>
                <w:ilvl w:val="0"/>
                <w:numId w:val="4"/>
              </w:numPr>
              <w:spacing w:line="240" w:lineRule="exact"/>
              <w:ind w:firstLineChars="0"/>
              <w:jc w:val="center"/>
              <w:rPr>
                <w:ins w:id="6428" w:author="Xuning Wei12232" w:date="2026-07-27T15:52:00Z"/>
                <w:rFonts w:ascii="Times New Roman" w:eastAsia="仿宋_GB2312" w:hAnsi="Times New Roman" w:cs="Times New Roman"/>
                <w:color w:val="auto"/>
                <w:sz w:val="18"/>
                <w:szCs w:val="18"/>
              </w:rPr>
            </w:pPr>
          </w:p>
        </w:tc>
        <w:tc>
          <w:tcPr>
            <w:tcW w:w="1354" w:type="pct"/>
            <w:vMerge/>
            <w:vAlign w:val="center"/>
          </w:tcPr>
          <w:p w14:paraId="277EF414" w14:textId="77777777" w:rsidR="00F550E8" w:rsidRPr="00BB7730" w:rsidRDefault="00F550E8" w:rsidP="00AD243C">
            <w:pPr>
              <w:spacing w:line="240" w:lineRule="exact"/>
              <w:jc w:val="both"/>
              <w:rPr>
                <w:ins w:id="6429" w:author="Xuning Wei12232" w:date="2026-07-27T15:52:00Z"/>
                <w:rFonts w:ascii="Times New Roman" w:eastAsia="仿宋_GB2312" w:hAnsi="Times New Roman" w:cs="Times New Roman"/>
                <w:color w:val="auto"/>
                <w:sz w:val="18"/>
                <w:szCs w:val="18"/>
              </w:rPr>
            </w:pPr>
          </w:p>
        </w:tc>
        <w:tc>
          <w:tcPr>
            <w:tcW w:w="1198" w:type="pct"/>
            <w:vMerge/>
            <w:vAlign w:val="center"/>
          </w:tcPr>
          <w:p w14:paraId="4C66638E" w14:textId="77777777" w:rsidR="00F550E8" w:rsidRPr="00BB7730" w:rsidRDefault="00F550E8" w:rsidP="00AD243C">
            <w:pPr>
              <w:spacing w:line="240" w:lineRule="exact"/>
              <w:jc w:val="both"/>
              <w:rPr>
                <w:ins w:id="6430" w:author="Xuning Wei12232" w:date="2026-07-27T15:52:00Z"/>
                <w:rFonts w:ascii="Times New Roman" w:eastAsia="仿宋_GB2312" w:hAnsi="Times New Roman" w:cs="Times New Roman"/>
                <w:color w:val="auto"/>
                <w:sz w:val="18"/>
                <w:szCs w:val="18"/>
              </w:rPr>
            </w:pPr>
          </w:p>
        </w:tc>
        <w:tc>
          <w:tcPr>
            <w:tcW w:w="380" w:type="pct"/>
            <w:vMerge/>
            <w:vAlign w:val="center"/>
          </w:tcPr>
          <w:p w14:paraId="0F061295" w14:textId="77777777" w:rsidR="00F550E8" w:rsidRPr="00BB7730" w:rsidRDefault="00F550E8" w:rsidP="00AD243C">
            <w:pPr>
              <w:spacing w:line="240" w:lineRule="exact"/>
              <w:jc w:val="center"/>
              <w:rPr>
                <w:ins w:id="6431" w:author="Xuning Wei12232" w:date="2026-07-27T15:52:00Z"/>
                <w:rFonts w:ascii="Times New Roman" w:eastAsia="仿宋_GB2312" w:hAnsi="Times New Roman" w:cs="Times New Roman"/>
                <w:color w:val="auto"/>
                <w:sz w:val="18"/>
                <w:szCs w:val="18"/>
              </w:rPr>
            </w:pPr>
          </w:p>
        </w:tc>
        <w:tc>
          <w:tcPr>
            <w:tcW w:w="348" w:type="pct"/>
            <w:vMerge/>
            <w:vAlign w:val="center"/>
          </w:tcPr>
          <w:p w14:paraId="7703A95B" w14:textId="77777777" w:rsidR="00F550E8" w:rsidRPr="00BB7730" w:rsidRDefault="00F550E8" w:rsidP="00AD243C">
            <w:pPr>
              <w:spacing w:line="240" w:lineRule="exact"/>
              <w:jc w:val="center"/>
              <w:rPr>
                <w:ins w:id="6432" w:author="Xuning Wei12232" w:date="2026-07-27T15:52:00Z"/>
                <w:rFonts w:ascii="Times New Roman" w:eastAsia="仿宋_GB2312" w:hAnsi="Times New Roman" w:cs="Times New Roman"/>
                <w:color w:val="auto"/>
                <w:sz w:val="18"/>
                <w:szCs w:val="18"/>
              </w:rPr>
            </w:pPr>
          </w:p>
        </w:tc>
        <w:tc>
          <w:tcPr>
            <w:tcW w:w="289" w:type="pct"/>
            <w:vAlign w:val="center"/>
          </w:tcPr>
          <w:p w14:paraId="6284EFFB" w14:textId="77777777" w:rsidR="00F550E8" w:rsidRPr="00BB7730" w:rsidRDefault="003E162E" w:rsidP="00AD243C">
            <w:pPr>
              <w:spacing w:line="240" w:lineRule="exact"/>
              <w:jc w:val="both"/>
              <w:rPr>
                <w:ins w:id="6433" w:author="Xuning Wei12232" w:date="2026-07-27T15:52:00Z"/>
                <w:rFonts w:ascii="Times New Roman" w:eastAsia="仿宋_GB2312" w:hAnsi="Times New Roman" w:cs="Times New Roman"/>
                <w:color w:val="auto"/>
                <w:kern w:val="0"/>
                <w:sz w:val="18"/>
                <w:szCs w:val="18"/>
              </w:rPr>
            </w:pPr>
            <w:customXmlInsRangeStart w:id="6434" w:author="Xuning Wei12232" w:date="2026-07-27T15:52:00Z"/>
            <w:sdt>
              <w:sdtPr>
                <w:rPr>
                  <w:rFonts w:ascii="Times New Roman" w:eastAsia="仿宋_GB2312" w:hAnsi="Times New Roman" w:cs="Times New Roman"/>
                  <w:b/>
                  <w:color w:val="auto"/>
                  <w:sz w:val="18"/>
                  <w:szCs w:val="18"/>
                </w:rPr>
                <w:id w:val="627980344"/>
                <w14:checkbox>
                  <w14:checked w14:val="0"/>
                  <w14:checkedState w14:val="2612" w14:font="MS Gothic"/>
                  <w14:uncheckedState w14:val="2610" w14:font="MS Gothic"/>
                </w14:checkbox>
              </w:sdtPr>
              <w:sdtEndPr/>
              <w:sdtContent>
                <w:customXmlInsRangeEnd w:id="6434"/>
                <w:ins w:id="6435" w:author="Xuning Wei12232" w:date="2026-07-27T15:52:00Z">
                  <w:r w:rsidR="00F550E8" w:rsidRPr="00BB7730">
                    <w:rPr>
                      <w:rFonts w:ascii="Segoe UI Symbol" w:eastAsia="MS Gothic" w:hAnsi="Segoe UI Symbol" w:cs="Segoe UI Symbol"/>
                      <w:b/>
                      <w:color w:val="auto"/>
                      <w:sz w:val="18"/>
                      <w:szCs w:val="18"/>
                    </w:rPr>
                    <w:t>☐</w:t>
                  </w:r>
                </w:ins>
                <w:customXmlInsRangeStart w:id="6436" w:author="Xuning Wei12232" w:date="2026-07-27T15:52:00Z"/>
              </w:sdtContent>
            </w:sdt>
            <w:customXmlInsRangeEnd w:id="6436"/>
            <w:ins w:id="6437"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High</w:t>
              </w:r>
            </w:ins>
          </w:p>
          <w:p w14:paraId="20F76DFE" w14:textId="77777777" w:rsidR="00F550E8" w:rsidRPr="00BB7730" w:rsidRDefault="003E162E" w:rsidP="00AD243C">
            <w:pPr>
              <w:spacing w:line="240" w:lineRule="exact"/>
              <w:jc w:val="both"/>
              <w:rPr>
                <w:ins w:id="6438" w:author="Xuning Wei12232" w:date="2026-07-27T15:52:00Z"/>
                <w:rFonts w:ascii="Times New Roman" w:eastAsia="仿宋_GB2312" w:hAnsi="Times New Roman" w:cs="Times New Roman"/>
                <w:color w:val="auto"/>
                <w:kern w:val="0"/>
                <w:sz w:val="18"/>
                <w:szCs w:val="18"/>
                <w:lang w:eastAsia="zh-CN"/>
              </w:rPr>
            </w:pPr>
            <w:customXmlInsRangeStart w:id="6439" w:author="Xuning Wei12232" w:date="2026-07-27T15:52:00Z"/>
            <w:sdt>
              <w:sdtPr>
                <w:rPr>
                  <w:rFonts w:ascii="Times New Roman" w:eastAsia="仿宋_GB2312" w:hAnsi="Times New Roman" w:cs="Times New Roman"/>
                  <w:b/>
                  <w:color w:val="auto"/>
                  <w:sz w:val="18"/>
                  <w:szCs w:val="18"/>
                </w:rPr>
                <w:id w:val="39711690"/>
                <w14:checkbox>
                  <w14:checked w14:val="0"/>
                  <w14:checkedState w14:val="2612" w14:font="MS Gothic"/>
                  <w14:uncheckedState w14:val="2610" w14:font="MS Gothic"/>
                </w14:checkbox>
              </w:sdtPr>
              <w:sdtEndPr/>
              <w:sdtContent>
                <w:customXmlInsRangeEnd w:id="6439"/>
                <w:ins w:id="6440" w:author="Xuning Wei12232" w:date="2026-07-27T15:52:00Z">
                  <w:r w:rsidR="00F550E8" w:rsidRPr="00BB7730">
                    <w:rPr>
                      <w:rFonts w:ascii="Segoe UI Symbol" w:eastAsia="仿宋_GB2312" w:hAnsi="Segoe UI Symbol" w:cs="Segoe UI Symbol"/>
                      <w:b/>
                      <w:color w:val="auto"/>
                      <w:sz w:val="18"/>
                      <w:szCs w:val="18"/>
                    </w:rPr>
                    <w:t>☐</w:t>
                  </w:r>
                </w:ins>
                <w:customXmlInsRangeStart w:id="6441" w:author="Xuning Wei12232" w:date="2026-07-27T15:52:00Z"/>
              </w:sdtContent>
            </w:sdt>
            <w:customXmlInsRangeEnd w:id="6441"/>
            <w:ins w:id="6442" w:author="Xuning Wei12232" w:date="2026-07-27T15:52:00Z">
              <w:r w:rsidR="00F550E8" w:rsidRPr="00BB7730">
                <w:rPr>
                  <w:rFonts w:ascii="Times New Roman" w:eastAsia="仿宋_GB2312" w:hAnsi="Times New Roman" w:cs="Times New Roman"/>
                  <w:b/>
                  <w:color w:val="auto"/>
                  <w:sz w:val="18"/>
                  <w:szCs w:val="18"/>
                </w:rPr>
                <w:t xml:space="preserve"> </w:t>
              </w:r>
              <w:r w:rsidR="00F550E8" w:rsidRPr="00BB7730">
                <w:rPr>
                  <w:rFonts w:ascii="Times New Roman" w:eastAsia="仿宋_GB2312" w:hAnsi="Times New Roman" w:cs="Times New Roman"/>
                  <w:color w:val="auto"/>
                  <w:kern w:val="0"/>
                  <w:sz w:val="18"/>
                  <w:szCs w:val="18"/>
                  <w:lang w:eastAsia="zh-CN"/>
                </w:rPr>
                <w:t>Medium</w:t>
              </w:r>
            </w:ins>
          </w:p>
          <w:p w14:paraId="4F435BC6" w14:textId="77777777" w:rsidR="00F550E8" w:rsidRPr="00BB7730" w:rsidRDefault="003E162E" w:rsidP="00AD243C">
            <w:pPr>
              <w:spacing w:line="240" w:lineRule="exact"/>
              <w:jc w:val="both"/>
              <w:rPr>
                <w:ins w:id="6443" w:author="Xuning Wei12232" w:date="2026-07-27T15:52:00Z"/>
                <w:rFonts w:ascii="Times New Roman" w:eastAsia="仿宋_GB2312" w:hAnsi="Times New Roman" w:cs="Times New Roman"/>
                <w:color w:val="auto"/>
                <w:sz w:val="18"/>
                <w:szCs w:val="18"/>
              </w:rPr>
            </w:pPr>
            <w:customXmlInsRangeStart w:id="6444" w:author="Xuning Wei12232" w:date="2026-07-27T15:52:00Z"/>
            <w:sdt>
              <w:sdtPr>
                <w:rPr>
                  <w:rFonts w:ascii="Times New Roman" w:eastAsia="仿宋_GB2312" w:hAnsi="Times New Roman" w:cs="Times New Roman"/>
                  <w:b/>
                  <w:color w:val="auto"/>
                  <w:sz w:val="18"/>
                  <w:szCs w:val="18"/>
                </w:rPr>
                <w:id w:val="-292443219"/>
                <w14:checkbox>
                  <w14:checked w14:val="1"/>
                  <w14:checkedState w14:val="2612" w14:font="MS Gothic"/>
                  <w14:uncheckedState w14:val="2610" w14:font="MS Gothic"/>
                </w14:checkbox>
              </w:sdtPr>
              <w:sdtEndPr/>
              <w:sdtContent>
                <w:customXmlInsRangeEnd w:id="6444"/>
                <w:ins w:id="6445" w:author="Xuning Wei12232" w:date="2026-07-27T15:52:00Z">
                  <w:r w:rsidR="00F550E8" w:rsidRPr="00BB7730">
                    <w:rPr>
                      <w:rFonts w:ascii="Segoe UI Symbol" w:eastAsia="MS Gothic" w:hAnsi="Segoe UI Symbol" w:cs="Segoe UI Symbol"/>
                      <w:b/>
                      <w:color w:val="auto"/>
                      <w:sz w:val="18"/>
                      <w:szCs w:val="18"/>
                    </w:rPr>
                    <w:t>☒</w:t>
                  </w:r>
                </w:ins>
                <w:customXmlInsRangeStart w:id="6446" w:author="Xuning Wei12232" w:date="2026-07-27T15:52:00Z"/>
              </w:sdtContent>
            </w:sdt>
            <w:customXmlInsRangeEnd w:id="6446"/>
            <w:ins w:id="6447" w:author="Xuning Wei12232" w:date="2026-07-27T15:52:00Z">
              <w:r w:rsidR="00F550E8" w:rsidRPr="00BB7730">
                <w:rPr>
                  <w:rFonts w:ascii="Times New Roman" w:eastAsia="仿宋_GB2312" w:hAnsi="Times New Roman" w:cs="Times New Roman"/>
                  <w:color w:val="auto"/>
                  <w:kern w:val="0"/>
                  <w:sz w:val="18"/>
                  <w:szCs w:val="18"/>
                  <w:lang w:eastAsia="zh-CN"/>
                </w:rPr>
                <w:t xml:space="preserve"> Low</w:t>
              </w:r>
            </w:ins>
          </w:p>
        </w:tc>
        <w:tc>
          <w:tcPr>
            <w:tcW w:w="411" w:type="pct"/>
            <w:vAlign w:val="center"/>
          </w:tcPr>
          <w:p w14:paraId="6624A51A" w14:textId="77777777" w:rsidR="00F550E8" w:rsidRPr="00BB7730" w:rsidRDefault="00F550E8" w:rsidP="00AD243C">
            <w:pPr>
              <w:spacing w:line="240" w:lineRule="exact"/>
              <w:jc w:val="both"/>
              <w:rPr>
                <w:ins w:id="6448" w:author="Xuning Wei12232" w:date="2026-07-27T15:52:00Z"/>
                <w:rFonts w:ascii="Times New Roman" w:eastAsia="仿宋_GB2312" w:hAnsi="Times New Roman" w:cs="Times New Roman"/>
                <w:color w:val="auto"/>
                <w:sz w:val="18"/>
                <w:szCs w:val="18"/>
              </w:rPr>
            </w:pPr>
            <w:ins w:id="6449" w:author="Xuning Wei12232" w:date="2026-07-27T15:52:00Z">
              <w:r w:rsidRPr="00BB7730">
                <w:rPr>
                  <w:rFonts w:ascii="Times New Roman" w:eastAsia="仿宋_GB2312" w:hAnsi="Times New Roman" w:cs="Times New Roman"/>
                  <w:color w:val="auto"/>
                  <w:kern w:val="0"/>
                  <w:sz w:val="18"/>
                  <w:szCs w:val="18"/>
                  <w:lang w:eastAsia="zh-CN"/>
                </w:rPr>
                <w:t>Data sources indicate good compatibility</w:t>
              </w:r>
            </w:ins>
          </w:p>
        </w:tc>
        <w:tc>
          <w:tcPr>
            <w:tcW w:w="846" w:type="pct"/>
            <w:vMerge/>
            <w:vAlign w:val="center"/>
          </w:tcPr>
          <w:p w14:paraId="26DEBF0C" w14:textId="77777777" w:rsidR="00F550E8" w:rsidRPr="00BB7730" w:rsidRDefault="00F550E8" w:rsidP="00AD243C">
            <w:pPr>
              <w:spacing w:line="240" w:lineRule="exact"/>
              <w:rPr>
                <w:ins w:id="6450" w:author="Xuning Wei12232" w:date="2026-07-27T15:52:00Z"/>
                <w:rFonts w:ascii="Times New Roman" w:eastAsia="仿宋_GB2312" w:hAnsi="Times New Roman" w:cs="Times New Roman"/>
                <w:color w:val="auto"/>
                <w:sz w:val="18"/>
                <w:szCs w:val="18"/>
              </w:rPr>
            </w:pPr>
          </w:p>
        </w:tc>
      </w:tr>
    </w:tbl>
    <w:p w14:paraId="127957A7" w14:textId="5C845EE0" w:rsidR="00F550E8" w:rsidRPr="00BB7730" w:rsidRDefault="00F550E8" w:rsidP="00F550E8">
      <w:pPr>
        <w:rPr>
          <w:ins w:id="6451" w:author="Xuning Wei12232" w:date="2026-07-27T20:54:00Z"/>
          <w:rFonts w:ascii="Times New Roman" w:eastAsia="仿宋_GB2312" w:hAnsi="Times New Roman" w:cs="Times New Roman"/>
          <w:color w:val="auto"/>
          <w:sz w:val="20"/>
          <w:szCs w:val="20"/>
          <w:lang w:eastAsia="zh-CN" w:bidi="ar"/>
        </w:rPr>
      </w:pPr>
      <w:ins w:id="6452" w:author="Xuning Wei12232" w:date="2026-07-27T15:52:00Z">
        <w:r w:rsidRPr="00BB7730">
          <w:rPr>
            <w:rFonts w:ascii="Times New Roman" w:eastAsia="仿宋_GB2312" w:hAnsi="Times New Roman" w:cs="Times New Roman"/>
            <w:color w:val="auto"/>
            <w:kern w:val="0"/>
            <w:sz w:val="20"/>
            <w:szCs w:val="20"/>
            <w:lang w:eastAsia="zh-CN" w:bidi="ar"/>
          </w:rPr>
          <w:t>*</w:t>
        </w:r>
        <w:r w:rsidRPr="00BB7730">
          <w:rPr>
            <w:rFonts w:ascii="Times New Roman" w:eastAsia="仿宋_GB2312" w:hAnsi="Times New Roman" w:cs="Times New Roman"/>
            <w:i/>
            <w:iCs/>
            <w:color w:val="auto"/>
            <w:kern w:val="0"/>
            <w:sz w:val="20"/>
            <w:szCs w:val="20"/>
            <w:lang w:eastAsia="zh-CN" w:bidi="ar"/>
          </w:rPr>
          <w:t>:</w:t>
        </w:r>
        <w:r w:rsidRPr="00BB7730">
          <w:rPr>
            <w:rFonts w:ascii="Times New Roman" w:eastAsia="仿宋_GB2312" w:hAnsi="Times New Roman" w:cs="Times New Roman"/>
            <w:color w:val="auto"/>
            <w:sz w:val="20"/>
            <w:szCs w:val="20"/>
            <w:lang w:eastAsia="zh-CN" w:bidi="ar"/>
          </w:rPr>
          <w:t xml:space="preserve"> Note: </w:t>
        </w:r>
        <w:r w:rsidRPr="00BB7730">
          <w:rPr>
            <w:rFonts w:ascii="Times New Roman" w:eastAsia="仿宋_GB2312" w:hAnsi="Times New Roman" w:cs="Times New Roman"/>
            <w:color w:val="auto"/>
            <w:sz w:val="20"/>
            <w:szCs w:val="20"/>
            <w:lang w:eastAsia="zh-CN"/>
          </w:rPr>
          <w:t>Handbook refers to &lt;</w:t>
        </w:r>
        <w:r w:rsidRPr="00BB7730">
          <w:rPr>
            <w:rFonts w:ascii="Times New Roman" w:hAnsi="Times New Roman" w:cs="Times New Roman"/>
            <w:color w:val="auto"/>
          </w:rPr>
          <w:t xml:space="preserve"> </w:t>
        </w:r>
        <w:r w:rsidRPr="00BB7730">
          <w:rPr>
            <w:rFonts w:ascii="Times New Roman" w:eastAsia="仿宋_GB2312" w:hAnsi="Times New Roman" w:cs="Times New Roman"/>
            <w:color w:val="auto"/>
            <w:sz w:val="20"/>
            <w:szCs w:val="20"/>
            <w:lang w:eastAsia="zh-CN"/>
          </w:rPr>
          <w:t>CORROSION RESISTANCE TABLES (Author: Philip A. Schweitzer, P.E. Published in 2004)&gt;.</w:t>
        </w:r>
        <w:r w:rsidRPr="00BB7730">
          <w:rPr>
            <w:rFonts w:ascii="Times New Roman" w:eastAsia="仿宋_GB2312" w:hAnsi="Times New Roman" w:cs="Times New Roman"/>
            <w:color w:val="auto"/>
            <w:sz w:val="20"/>
            <w:szCs w:val="20"/>
            <w:lang w:eastAsia="zh-CN" w:bidi="ar"/>
          </w:rPr>
          <w:t xml:space="preserve"> </w:t>
        </w:r>
      </w:ins>
    </w:p>
    <w:p w14:paraId="7778E11E" w14:textId="625E5C92" w:rsidR="00CB009B" w:rsidRPr="00BB7730" w:rsidRDefault="00254423" w:rsidP="00F550E8">
      <w:pPr>
        <w:rPr>
          <w:ins w:id="6453" w:author="Xuning Wei12232" w:date="2026-07-27T15:52:00Z"/>
          <w:rFonts w:ascii="Times New Roman" w:eastAsia="仿宋_GB2312" w:hAnsi="Times New Roman" w:cs="Times New Roman"/>
          <w:color w:val="auto"/>
          <w:sz w:val="20"/>
          <w:szCs w:val="20"/>
          <w:lang w:eastAsia="zh-CN" w:bidi="ar"/>
        </w:rPr>
      </w:pPr>
      <w:ins w:id="6454" w:author="He Han" w:date="2026-10-13T13:56:00Z">
        <w:r w:rsidRPr="00BB7730">
          <w:rPr>
            <w:rFonts w:ascii="Times New Roman" w:eastAsia="仿宋_GB2312" w:hAnsi="Times New Roman" w:cs="Times New Roman"/>
            <w:color w:val="auto"/>
            <w:sz w:val="20"/>
            <w:szCs w:val="20"/>
            <w:lang w:eastAsia="zh-CN" w:bidi="ar"/>
          </w:rPr>
          <w:br w:type="page"/>
        </w:r>
      </w:ins>
    </w:p>
    <w:p w14:paraId="744A4127" w14:textId="77777777" w:rsidR="00F550E8" w:rsidRPr="00BB7730" w:rsidRDefault="00F550E8">
      <w:pPr>
        <w:spacing w:line="360" w:lineRule="auto"/>
        <w:jc w:val="center"/>
        <w:rPr>
          <w:ins w:id="6455" w:author="Xuning Wei12232" w:date="2026-07-27T15:52:00Z"/>
          <w:rFonts w:ascii="Times New Roman" w:hAnsi="Times New Roman" w:cs="Times New Roman"/>
          <w:color w:val="0000FF"/>
          <w:sz w:val="18"/>
          <w:szCs w:val="18"/>
          <w:shd w:val="clear" w:color="auto" w:fill="FFFFFF"/>
        </w:rPr>
        <w:pPrChange w:id="6456" w:author="He Han" w:date="2026-10-13T13:56:00Z">
          <w:pPr>
            <w:jc w:val="center"/>
          </w:pPr>
        </w:pPrChange>
      </w:pPr>
      <w:ins w:id="6457" w:author="Xuning Wei12232" w:date="2026-07-27T15:52:00Z">
        <w:r w:rsidRPr="00BB7730">
          <w:rPr>
            <w:rFonts w:ascii="Times New Roman" w:eastAsia="仿宋_GB2312" w:hAnsi="Times New Roman" w:cs="Times New Roman"/>
            <w:b/>
            <w:color w:val="auto"/>
            <w:sz w:val="20"/>
            <w:szCs w:val="20"/>
          </w:rPr>
          <w:lastRenderedPageBreak/>
          <w:t>Table 8</w:t>
        </w:r>
        <w:r w:rsidRPr="00BB7730">
          <w:rPr>
            <w:rFonts w:ascii="Times New Roman" w:eastAsia="仿宋_GB2312" w:hAnsi="Times New Roman" w:cs="Times New Roman"/>
            <w:b/>
            <w:color w:val="auto"/>
            <w:sz w:val="20"/>
            <w:szCs w:val="20"/>
            <w:lang w:eastAsia="zh-CN"/>
          </w:rPr>
          <w:t>-</w:t>
        </w:r>
        <w:r w:rsidRPr="00BB7730">
          <w:rPr>
            <w:rFonts w:ascii="Times New Roman" w:eastAsia="仿宋_GB2312" w:hAnsi="Times New Roman" w:cs="Times New Roman"/>
            <w:b/>
            <w:color w:val="auto"/>
            <w:sz w:val="20"/>
            <w:szCs w:val="20"/>
          </w:rPr>
          <w:t>2: Equipment Compatibility and Corrosion Impact Study for</w:t>
        </w:r>
        <w:r w:rsidRPr="00BB7730">
          <w:rPr>
            <w:rFonts w:ascii="Times New Roman" w:hAnsi="Times New Roman" w:cs="Times New Roman"/>
            <w:color w:val="auto"/>
          </w:rPr>
          <w:t xml:space="preserve"> </w:t>
        </w:r>
        <w:r w:rsidRPr="00BB7730">
          <w:rPr>
            <w:rFonts w:ascii="Times New Roman" w:eastAsia="仿宋_GB2312" w:hAnsi="Times New Roman" w:cs="Times New Roman"/>
            <w:b/>
            <w:color w:val="auto"/>
            <w:sz w:val="20"/>
            <w:szCs w:val="20"/>
          </w:rPr>
          <w:t>glovebox</w:t>
        </w:r>
        <w:r w:rsidRPr="00BB7730">
          <w:rPr>
            <w:rFonts w:ascii="Times New Roman" w:hAnsi="Times New Roman" w:cs="Times New Roman"/>
            <w:b/>
            <w:color w:val="0000FF"/>
            <w:sz w:val="18"/>
            <w:szCs w:val="18"/>
            <w:shd w:val="clear" w:color="auto" w:fill="FFFFFF"/>
          </w:rPr>
          <w:t xml:space="preserve"> TJ4S-1200-GB01&amp;TJ4S-1200-GB02&amp; TJ4S-1200-GB03&amp; TJ4S-1200-GB05</w:t>
        </w:r>
      </w:ins>
    </w:p>
    <w:p w14:paraId="5FB26DCD" w14:textId="5EB9F4EE" w:rsidR="00F550E8" w:rsidRPr="00BB7730" w:rsidDel="00254423" w:rsidRDefault="00F550E8">
      <w:pPr>
        <w:spacing w:beforeLines="50" w:before="120" w:afterLines="50" w:after="120"/>
        <w:rPr>
          <w:ins w:id="6458" w:author="Xuning Wei12232" w:date="2026-07-27T15:52:00Z"/>
          <w:del w:id="6459" w:author="He Han" w:date="2026-10-13T13:56:00Z"/>
          <w:rFonts w:ascii="Times New Roman" w:hAnsi="Times New Roman" w:cs="Times New Roman"/>
          <w:color w:val="auto"/>
        </w:rPr>
        <w:pPrChange w:id="6460" w:author="He Han" w:date="2026-10-13T13:56:00Z">
          <w:pPr>
            <w:spacing w:beforeLines="50" w:before="120" w:afterLines="50" w:after="120"/>
            <w:jc w:val="center"/>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544"/>
        <w:gridCol w:w="3119"/>
        <w:gridCol w:w="1275"/>
        <w:gridCol w:w="851"/>
        <w:gridCol w:w="992"/>
        <w:gridCol w:w="992"/>
        <w:gridCol w:w="2977"/>
      </w:tblGrid>
      <w:tr w:rsidR="00F550E8" w:rsidRPr="00BB7730" w14:paraId="663FAB24" w14:textId="77777777" w:rsidTr="00AD243C">
        <w:trPr>
          <w:trHeight w:val="397"/>
          <w:tblHeader/>
          <w:ins w:id="6461" w:author="Xuning Wei12232" w:date="2026-07-27T15:52:00Z"/>
        </w:trPr>
        <w:tc>
          <w:tcPr>
            <w:tcW w:w="4106" w:type="dxa"/>
            <w:gridSpan w:val="2"/>
            <w:shd w:val="clear" w:color="auto" w:fill="D9D9D9" w:themeFill="background1" w:themeFillShade="D9"/>
            <w:vAlign w:val="center"/>
          </w:tcPr>
          <w:p w14:paraId="5B2B3C65" w14:textId="77777777" w:rsidR="00F550E8" w:rsidRPr="00BB7730" w:rsidRDefault="00F550E8" w:rsidP="00AD243C">
            <w:pPr>
              <w:spacing w:line="240" w:lineRule="exact"/>
              <w:jc w:val="center"/>
              <w:rPr>
                <w:ins w:id="6462" w:author="Xuning Wei12232" w:date="2026-07-27T15:52:00Z"/>
                <w:rFonts w:ascii="Times New Roman" w:eastAsia="仿宋_GB2312" w:hAnsi="Times New Roman" w:cs="Times New Roman"/>
                <w:b/>
                <w:color w:val="auto"/>
                <w:sz w:val="18"/>
                <w:szCs w:val="18"/>
              </w:rPr>
            </w:pPr>
            <w:ins w:id="6463" w:author="Xuning Wei12232" w:date="2026-07-27T15:52:00Z">
              <w:r w:rsidRPr="00BB7730">
                <w:rPr>
                  <w:rFonts w:ascii="Times New Roman" w:eastAsia="仿宋_GB2312" w:hAnsi="Times New Roman" w:cs="Times New Roman"/>
                  <w:b/>
                  <w:color w:val="auto"/>
                  <w:sz w:val="18"/>
                  <w:szCs w:val="18"/>
                </w:rPr>
                <w:t>Process steps</w:t>
              </w:r>
            </w:ins>
          </w:p>
        </w:tc>
        <w:tc>
          <w:tcPr>
            <w:tcW w:w="5245" w:type="dxa"/>
            <w:gridSpan w:val="3"/>
            <w:shd w:val="clear" w:color="auto" w:fill="D9D9D9" w:themeFill="background1" w:themeFillShade="D9"/>
            <w:vAlign w:val="center"/>
          </w:tcPr>
          <w:p w14:paraId="24B8D040" w14:textId="77777777" w:rsidR="00F550E8" w:rsidRPr="00BB7730" w:rsidRDefault="00F550E8" w:rsidP="00AD243C">
            <w:pPr>
              <w:spacing w:line="240" w:lineRule="exact"/>
              <w:jc w:val="center"/>
              <w:rPr>
                <w:ins w:id="6464" w:author="Xuning Wei12232" w:date="2026-07-27T15:52:00Z"/>
                <w:rFonts w:ascii="Times New Roman" w:eastAsia="仿宋_GB2312" w:hAnsi="Times New Roman" w:cs="Times New Roman"/>
                <w:b/>
                <w:color w:val="auto"/>
                <w:sz w:val="18"/>
                <w:szCs w:val="18"/>
              </w:rPr>
            </w:pPr>
            <w:ins w:id="6465" w:author="Xuning Wei12232" w:date="2026-07-27T15:52:00Z">
              <w:r w:rsidRPr="00BB7730">
                <w:rPr>
                  <w:rFonts w:ascii="Times New Roman" w:eastAsia="仿宋_GB2312" w:hAnsi="Times New Roman" w:cs="Times New Roman"/>
                  <w:b/>
                  <w:color w:val="auto"/>
                  <w:sz w:val="18"/>
                  <w:szCs w:val="18"/>
                </w:rPr>
                <w:t>Sieving</w:t>
              </w:r>
            </w:ins>
          </w:p>
        </w:tc>
        <w:tc>
          <w:tcPr>
            <w:tcW w:w="1984" w:type="dxa"/>
            <w:gridSpan w:val="2"/>
            <w:shd w:val="clear" w:color="auto" w:fill="D9D9D9" w:themeFill="background1" w:themeFillShade="D9"/>
            <w:vAlign w:val="center"/>
          </w:tcPr>
          <w:p w14:paraId="6119EDC1" w14:textId="77777777" w:rsidR="00F550E8" w:rsidRPr="00BB7730" w:rsidRDefault="00F550E8" w:rsidP="00AD243C">
            <w:pPr>
              <w:spacing w:line="240" w:lineRule="exact"/>
              <w:jc w:val="center"/>
              <w:rPr>
                <w:ins w:id="6466" w:author="Xuning Wei12232" w:date="2026-07-27T15:52:00Z"/>
                <w:rFonts w:ascii="Times New Roman" w:eastAsia="仿宋_GB2312" w:hAnsi="Times New Roman" w:cs="Times New Roman"/>
                <w:b/>
                <w:color w:val="auto"/>
                <w:sz w:val="18"/>
                <w:szCs w:val="18"/>
              </w:rPr>
            </w:pPr>
            <w:ins w:id="6467" w:author="Xuning Wei12232" w:date="2026-07-27T15:52:00Z">
              <w:r w:rsidRPr="00BB7730">
                <w:rPr>
                  <w:rFonts w:ascii="Times New Roman" w:eastAsia="仿宋_GB2312" w:hAnsi="Times New Roman" w:cs="Times New Roman"/>
                  <w:b/>
                  <w:color w:val="auto"/>
                  <w:sz w:val="18"/>
                  <w:szCs w:val="18"/>
                </w:rPr>
                <w:t>Equipment Codes</w:t>
              </w:r>
            </w:ins>
          </w:p>
        </w:tc>
        <w:tc>
          <w:tcPr>
            <w:tcW w:w="2977" w:type="dxa"/>
            <w:shd w:val="clear" w:color="auto" w:fill="D9D9D9" w:themeFill="background1" w:themeFillShade="D9"/>
            <w:vAlign w:val="center"/>
          </w:tcPr>
          <w:p w14:paraId="3AC30265" w14:textId="77777777" w:rsidR="00F550E8" w:rsidRPr="00BB7730" w:rsidRDefault="00F550E8" w:rsidP="00AD243C">
            <w:pPr>
              <w:spacing w:line="240" w:lineRule="exact"/>
              <w:jc w:val="center"/>
              <w:rPr>
                <w:ins w:id="6468" w:author="Xuning Wei12232" w:date="2026-07-27T15:52:00Z"/>
                <w:rFonts w:ascii="Times New Roman" w:eastAsia="仿宋_GB2312" w:hAnsi="Times New Roman" w:cs="Times New Roman"/>
                <w:b/>
                <w:color w:val="auto"/>
                <w:sz w:val="18"/>
                <w:szCs w:val="18"/>
              </w:rPr>
            </w:pPr>
            <w:ins w:id="6469" w:author="Xuning Wei12232" w:date="2026-07-27T15:52:00Z">
              <w:r w:rsidRPr="00BB7730">
                <w:rPr>
                  <w:rFonts w:ascii="Times New Roman" w:eastAsia="仿宋_GB2312" w:hAnsi="Times New Roman" w:cs="Times New Roman"/>
                  <w:b/>
                  <w:color w:val="auto"/>
                  <w:sz w:val="18"/>
                  <w:szCs w:val="18"/>
                  <w:rPrChange w:id="6470" w:author="He Han" w:date="2026-10-22T21:59:00Z">
                    <w:rPr>
                      <w:rFonts w:ascii="Times New Roman" w:hAnsi="Times New Roman" w:cs="Times New Roman"/>
                      <w:b/>
                      <w:color w:val="0000FF"/>
                      <w:sz w:val="18"/>
                      <w:szCs w:val="18"/>
                      <w:shd w:val="clear" w:color="auto" w:fill="FFFFFF"/>
                    </w:rPr>
                  </w:rPrChange>
                </w:rPr>
                <w:t>TJ4S-1200-GB01&amp;TJ4S-1200-GB02&amp; TJ4S-1200-GB03&amp; TJ4S-1200-GB05</w:t>
              </w:r>
            </w:ins>
          </w:p>
        </w:tc>
      </w:tr>
      <w:tr w:rsidR="00F550E8" w:rsidRPr="00BB7730" w14:paraId="7790EEA0" w14:textId="77777777" w:rsidTr="00AD243C">
        <w:trPr>
          <w:trHeight w:val="397"/>
          <w:tblHeader/>
          <w:ins w:id="6471" w:author="Xuning Wei12232" w:date="2026-07-27T15:52:00Z"/>
        </w:trPr>
        <w:tc>
          <w:tcPr>
            <w:tcW w:w="562" w:type="dxa"/>
            <w:shd w:val="clear" w:color="auto" w:fill="D9D9D9" w:themeFill="background1" w:themeFillShade="D9"/>
            <w:vAlign w:val="center"/>
          </w:tcPr>
          <w:p w14:paraId="339564BD" w14:textId="77777777" w:rsidR="00F550E8" w:rsidRPr="00BB7730" w:rsidRDefault="00F550E8" w:rsidP="00AD243C">
            <w:pPr>
              <w:spacing w:line="240" w:lineRule="exact"/>
              <w:jc w:val="center"/>
              <w:rPr>
                <w:ins w:id="6472" w:author="Xuning Wei12232" w:date="2026-07-27T15:52:00Z"/>
                <w:rFonts w:ascii="Times New Roman" w:eastAsia="仿宋_GB2312" w:hAnsi="Times New Roman" w:cs="Times New Roman"/>
                <w:b/>
                <w:color w:val="auto"/>
                <w:sz w:val="18"/>
                <w:szCs w:val="18"/>
              </w:rPr>
            </w:pPr>
            <w:ins w:id="6473" w:author="Xuning Wei12232" w:date="2026-07-27T15:52:00Z">
              <w:r w:rsidRPr="00BB7730">
                <w:rPr>
                  <w:rFonts w:ascii="Times New Roman" w:eastAsia="仿宋_GB2312" w:hAnsi="Times New Roman" w:cs="Times New Roman"/>
                  <w:b/>
                  <w:color w:val="auto"/>
                  <w:sz w:val="18"/>
                  <w:szCs w:val="18"/>
                </w:rPr>
                <w:t>S/N</w:t>
              </w:r>
            </w:ins>
          </w:p>
        </w:tc>
        <w:tc>
          <w:tcPr>
            <w:tcW w:w="3544" w:type="dxa"/>
            <w:shd w:val="clear" w:color="auto" w:fill="D9D9D9" w:themeFill="background1" w:themeFillShade="D9"/>
            <w:vAlign w:val="center"/>
          </w:tcPr>
          <w:p w14:paraId="05466647" w14:textId="77777777" w:rsidR="00F550E8" w:rsidRPr="00BB7730" w:rsidRDefault="00F550E8" w:rsidP="00AD243C">
            <w:pPr>
              <w:spacing w:line="240" w:lineRule="exact"/>
              <w:jc w:val="center"/>
              <w:rPr>
                <w:ins w:id="6474" w:author="Xuning Wei12232" w:date="2026-07-27T15:52:00Z"/>
                <w:rFonts w:ascii="Times New Roman" w:eastAsia="仿宋_GB2312" w:hAnsi="Times New Roman" w:cs="Times New Roman"/>
                <w:b/>
                <w:color w:val="auto"/>
                <w:sz w:val="18"/>
                <w:szCs w:val="18"/>
              </w:rPr>
            </w:pPr>
            <w:ins w:id="6475" w:author="Xuning Wei12232" w:date="2026-07-27T15:52:00Z">
              <w:r w:rsidRPr="00BB7730">
                <w:rPr>
                  <w:rFonts w:ascii="Times New Roman" w:eastAsia="仿宋_GB2312" w:hAnsi="Times New Roman" w:cs="Times New Roman"/>
                  <w:b/>
                  <w:color w:val="auto"/>
                  <w:sz w:val="18"/>
                  <w:szCs w:val="18"/>
                </w:rPr>
                <w:t>Process description (indicate the equipment number, solvent/regent/material name)</w:t>
              </w:r>
            </w:ins>
          </w:p>
        </w:tc>
        <w:tc>
          <w:tcPr>
            <w:tcW w:w="3119" w:type="dxa"/>
            <w:shd w:val="clear" w:color="auto" w:fill="D9D9D9" w:themeFill="background1" w:themeFillShade="D9"/>
            <w:vAlign w:val="center"/>
          </w:tcPr>
          <w:p w14:paraId="78CE6D6F" w14:textId="77777777" w:rsidR="00F550E8" w:rsidRPr="00BB7730" w:rsidRDefault="00F550E8" w:rsidP="00AD243C">
            <w:pPr>
              <w:spacing w:line="240" w:lineRule="exact"/>
              <w:jc w:val="center"/>
              <w:rPr>
                <w:ins w:id="6476" w:author="Xuning Wei12232" w:date="2026-07-27T15:52:00Z"/>
                <w:rFonts w:ascii="Times New Roman" w:eastAsia="仿宋_GB2312" w:hAnsi="Times New Roman" w:cs="Times New Roman"/>
                <w:b/>
                <w:color w:val="auto"/>
                <w:sz w:val="18"/>
                <w:szCs w:val="18"/>
              </w:rPr>
            </w:pPr>
            <w:ins w:id="6477" w:author="Xuning Wei12232" w:date="2026-07-27T15:52:00Z">
              <w:r w:rsidRPr="00BB7730">
                <w:rPr>
                  <w:rFonts w:ascii="Times New Roman" w:eastAsia="仿宋_GB2312" w:hAnsi="Times New Roman" w:cs="Times New Roman"/>
                  <w:b/>
                  <w:color w:val="auto"/>
                  <w:sz w:val="18"/>
                  <w:szCs w:val="18"/>
                </w:rPr>
                <w:t>Equipment (Accessories) N</w:t>
              </w:r>
              <w:r w:rsidRPr="00BB7730">
                <w:rPr>
                  <w:rFonts w:ascii="Times New Roman" w:eastAsia="仿宋_GB2312" w:hAnsi="Times New Roman" w:cs="Times New Roman"/>
                  <w:b/>
                  <w:color w:val="auto"/>
                  <w:sz w:val="18"/>
                  <w:szCs w:val="18"/>
                  <w:lang w:eastAsia="zh-CN"/>
                </w:rPr>
                <w:t>ame</w:t>
              </w:r>
              <w:r w:rsidRPr="00BB7730">
                <w:rPr>
                  <w:rFonts w:ascii="Times New Roman" w:eastAsia="仿宋_GB2312" w:hAnsi="Times New Roman" w:cs="Times New Roman"/>
                  <w:b/>
                  <w:color w:val="auto"/>
                  <w:sz w:val="18"/>
                  <w:szCs w:val="18"/>
                </w:rPr>
                <w:t xml:space="preserve"> and its MOC</w:t>
              </w:r>
            </w:ins>
          </w:p>
        </w:tc>
        <w:tc>
          <w:tcPr>
            <w:tcW w:w="1275" w:type="dxa"/>
            <w:shd w:val="clear" w:color="auto" w:fill="D9D9D9" w:themeFill="background1" w:themeFillShade="D9"/>
            <w:vAlign w:val="center"/>
          </w:tcPr>
          <w:p w14:paraId="22492BA5" w14:textId="77777777" w:rsidR="00F550E8" w:rsidRPr="00BB7730" w:rsidRDefault="00F550E8" w:rsidP="00AD243C">
            <w:pPr>
              <w:spacing w:line="240" w:lineRule="exact"/>
              <w:jc w:val="center"/>
              <w:rPr>
                <w:ins w:id="6478" w:author="Xuning Wei12232" w:date="2026-07-27T15:52:00Z"/>
                <w:rFonts w:ascii="Times New Roman" w:eastAsia="仿宋_GB2312" w:hAnsi="Times New Roman" w:cs="Times New Roman"/>
                <w:b/>
                <w:color w:val="auto"/>
                <w:sz w:val="18"/>
                <w:szCs w:val="18"/>
              </w:rPr>
            </w:pPr>
            <w:ins w:id="6479" w:author="Xuning Wei12232" w:date="2026-07-27T15:52:00Z">
              <w:r w:rsidRPr="00BB7730">
                <w:rPr>
                  <w:rFonts w:ascii="Times New Roman" w:eastAsia="仿宋_GB2312" w:hAnsi="Times New Roman" w:cs="Times New Roman"/>
                  <w:b/>
                  <w:color w:val="auto"/>
                  <w:sz w:val="18"/>
                  <w:szCs w:val="18"/>
                </w:rPr>
                <w:t>Corrosion Probability</w:t>
              </w:r>
            </w:ins>
          </w:p>
        </w:tc>
        <w:tc>
          <w:tcPr>
            <w:tcW w:w="851" w:type="dxa"/>
            <w:shd w:val="clear" w:color="auto" w:fill="D9D9D9" w:themeFill="background1" w:themeFillShade="D9"/>
            <w:vAlign w:val="center"/>
          </w:tcPr>
          <w:p w14:paraId="6C1C1734" w14:textId="77777777" w:rsidR="00F550E8" w:rsidRPr="00BB7730" w:rsidRDefault="00F550E8" w:rsidP="00AD243C">
            <w:pPr>
              <w:spacing w:line="240" w:lineRule="exact"/>
              <w:jc w:val="center"/>
              <w:rPr>
                <w:ins w:id="6480" w:author="Xuning Wei12232" w:date="2026-07-27T15:52:00Z"/>
                <w:rFonts w:ascii="Times New Roman" w:eastAsia="仿宋_GB2312" w:hAnsi="Times New Roman" w:cs="Times New Roman"/>
                <w:b/>
                <w:color w:val="auto"/>
                <w:sz w:val="18"/>
                <w:szCs w:val="18"/>
              </w:rPr>
            </w:pPr>
            <w:ins w:id="6481" w:author="Xuning Wei12232" w:date="2026-07-27T15:52:00Z">
              <w:r w:rsidRPr="00BB7730">
                <w:rPr>
                  <w:rFonts w:ascii="Times New Roman" w:eastAsia="仿宋_GB2312" w:hAnsi="Times New Roman" w:cs="Times New Roman"/>
                  <w:b/>
                  <w:color w:val="auto"/>
                  <w:sz w:val="18"/>
                  <w:szCs w:val="18"/>
                </w:rPr>
                <w:t>Corrosion Impact</w:t>
              </w:r>
            </w:ins>
          </w:p>
        </w:tc>
        <w:tc>
          <w:tcPr>
            <w:tcW w:w="1984" w:type="dxa"/>
            <w:gridSpan w:val="2"/>
            <w:shd w:val="clear" w:color="auto" w:fill="D9D9D9" w:themeFill="background1" w:themeFillShade="D9"/>
            <w:vAlign w:val="center"/>
          </w:tcPr>
          <w:p w14:paraId="0CB323EC" w14:textId="77777777" w:rsidR="00F550E8" w:rsidRPr="00BB7730" w:rsidRDefault="00F550E8" w:rsidP="00AD243C">
            <w:pPr>
              <w:spacing w:line="240" w:lineRule="exact"/>
              <w:jc w:val="center"/>
              <w:rPr>
                <w:ins w:id="6482" w:author="Xuning Wei12232" w:date="2026-07-27T15:52:00Z"/>
                <w:rFonts w:ascii="Times New Roman" w:eastAsia="仿宋_GB2312" w:hAnsi="Times New Roman" w:cs="Times New Roman"/>
                <w:b/>
                <w:color w:val="auto"/>
                <w:sz w:val="18"/>
                <w:szCs w:val="18"/>
              </w:rPr>
            </w:pPr>
            <w:ins w:id="6483" w:author="Xuning Wei12232" w:date="2026-07-27T15:52:00Z">
              <w:r w:rsidRPr="00BB7730">
                <w:rPr>
                  <w:rFonts w:ascii="Times New Roman" w:eastAsia="仿宋_GB2312" w:hAnsi="Times New Roman" w:cs="Times New Roman"/>
                  <w:b/>
                  <w:color w:val="auto"/>
                  <w:sz w:val="18"/>
                  <w:szCs w:val="18"/>
                  <w:lang w:eastAsia="zh-CN"/>
                </w:rPr>
                <w:t>Chemical Compatible, Risk and Rational</w:t>
              </w:r>
            </w:ins>
          </w:p>
        </w:tc>
        <w:tc>
          <w:tcPr>
            <w:tcW w:w="2977" w:type="dxa"/>
            <w:shd w:val="clear" w:color="auto" w:fill="D9D9D9" w:themeFill="background1" w:themeFillShade="D9"/>
            <w:vAlign w:val="center"/>
          </w:tcPr>
          <w:p w14:paraId="4F75DC4A" w14:textId="77777777" w:rsidR="00F550E8" w:rsidRPr="00BB7730" w:rsidRDefault="00F550E8" w:rsidP="00AD243C">
            <w:pPr>
              <w:spacing w:line="240" w:lineRule="exact"/>
              <w:jc w:val="center"/>
              <w:rPr>
                <w:ins w:id="6484" w:author="Xuning Wei12232" w:date="2026-07-27T15:52:00Z"/>
                <w:rFonts w:ascii="Times New Roman" w:eastAsia="仿宋_GB2312" w:hAnsi="Times New Roman" w:cs="Times New Roman"/>
                <w:b/>
                <w:color w:val="auto"/>
                <w:sz w:val="18"/>
                <w:szCs w:val="18"/>
                <w:lang w:eastAsia="zh-CN"/>
              </w:rPr>
            </w:pPr>
            <w:ins w:id="6485" w:author="Xuning Wei12232" w:date="2026-07-27T15:52:00Z">
              <w:r w:rsidRPr="00BB7730">
                <w:rPr>
                  <w:rFonts w:ascii="Times New Roman" w:eastAsia="仿宋_GB2312" w:hAnsi="Times New Roman" w:cs="Times New Roman"/>
                  <w:b/>
                  <w:color w:val="auto"/>
                  <w:sz w:val="18"/>
                  <w:szCs w:val="18"/>
                  <w:lang w:eastAsia="zh-CN"/>
                </w:rPr>
                <w:t xml:space="preserve">Data Source </w:t>
              </w:r>
            </w:ins>
          </w:p>
        </w:tc>
      </w:tr>
      <w:tr w:rsidR="00F550E8" w:rsidRPr="00BB7730" w14:paraId="34C402D4" w14:textId="77777777" w:rsidTr="00AD243C">
        <w:trPr>
          <w:trHeight w:val="397"/>
          <w:ins w:id="6486" w:author="Xuning Wei12232" w:date="2026-07-27T15:52:00Z"/>
        </w:trPr>
        <w:tc>
          <w:tcPr>
            <w:tcW w:w="562" w:type="dxa"/>
            <w:vMerge w:val="restart"/>
            <w:shd w:val="clear" w:color="auto" w:fill="FFFFFF" w:themeFill="background1"/>
            <w:vAlign w:val="center"/>
          </w:tcPr>
          <w:p w14:paraId="0E1F77F9" w14:textId="77777777" w:rsidR="00F550E8" w:rsidRPr="00BB7730" w:rsidRDefault="00F550E8" w:rsidP="00AD243C">
            <w:pPr>
              <w:spacing w:line="240" w:lineRule="exact"/>
              <w:jc w:val="center"/>
              <w:rPr>
                <w:ins w:id="6487" w:author="Xuning Wei12232" w:date="2026-07-27T15:52:00Z"/>
                <w:rFonts w:ascii="Times New Roman" w:eastAsia="仿宋_GB2312" w:hAnsi="Times New Roman" w:cs="Times New Roman"/>
                <w:color w:val="auto"/>
                <w:sz w:val="18"/>
                <w:szCs w:val="18"/>
                <w:lang w:eastAsia="zh-CN"/>
              </w:rPr>
            </w:pPr>
            <w:ins w:id="6488" w:author="Xuning Wei12232" w:date="2026-07-27T15:52:00Z">
              <w:r w:rsidRPr="00BB7730">
                <w:rPr>
                  <w:rFonts w:ascii="Times New Roman" w:eastAsia="仿宋_GB2312" w:hAnsi="Times New Roman" w:cs="Times New Roman"/>
                  <w:color w:val="auto"/>
                  <w:sz w:val="18"/>
                  <w:szCs w:val="18"/>
                  <w:lang w:eastAsia="zh-CN"/>
                </w:rPr>
                <w:t>1</w:t>
              </w:r>
            </w:ins>
          </w:p>
        </w:tc>
        <w:tc>
          <w:tcPr>
            <w:tcW w:w="3544" w:type="dxa"/>
            <w:vMerge w:val="restart"/>
            <w:shd w:val="clear" w:color="auto" w:fill="FFFFFF" w:themeFill="background1"/>
            <w:vAlign w:val="center"/>
          </w:tcPr>
          <w:p w14:paraId="73EDC663" w14:textId="77777777" w:rsidR="00B147DF" w:rsidRPr="00BB7730" w:rsidRDefault="00B147DF" w:rsidP="00AD243C">
            <w:pPr>
              <w:jc w:val="both"/>
              <w:rPr>
                <w:ins w:id="6489" w:author="Xuning Wei12232" w:date="2026-07-27T15:57:00Z"/>
                <w:rFonts w:ascii="Times New Roman" w:eastAsia="仿宋_GB2312" w:hAnsi="Times New Roman" w:cs="Times New Roman"/>
                <w:bCs w:val="0"/>
                <w:color w:val="auto"/>
                <w:sz w:val="18"/>
                <w:szCs w:val="18"/>
                <w:lang w:eastAsia="zh-CN"/>
              </w:rPr>
            </w:pPr>
            <w:ins w:id="6490" w:author="Xuning Wei12232" w:date="2026-07-27T15:57:00Z">
              <w:r w:rsidRPr="00BB7730">
                <w:rPr>
                  <w:rFonts w:ascii="Times New Roman" w:eastAsia="等线" w:hAnsi="Times New Roman" w:cs="Times New Roman"/>
                  <w:b/>
                  <w:color w:val="auto"/>
                  <w:kern w:val="0"/>
                  <w:sz w:val="18"/>
                  <w:szCs w:val="18"/>
                  <w:lang w:eastAsia="zh-CN"/>
                </w:rPr>
                <w:t>Materials involved in dispensing:</w:t>
              </w:r>
              <w:r w:rsidRPr="00BB7730">
                <w:rPr>
                  <w:rFonts w:ascii="Times New Roman" w:eastAsia="等线" w:hAnsi="Times New Roman" w:cs="Times New Roman"/>
                  <w:color w:val="0000FF"/>
                  <w:kern w:val="0"/>
                  <w:sz w:val="18"/>
                  <w:szCs w:val="18"/>
                  <w:lang w:eastAsia="zh-CN"/>
                </w:rPr>
                <w:t xml:space="preserve"> A</w:t>
              </w:r>
              <w:r w:rsidRPr="00BB7730">
                <w:rPr>
                  <w:rFonts w:ascii="Times New Roman" w:eastAsia="等线" w:hAnsi="Times New Roman" w:cs="Times New Roman"/>
                  <w:bCs w:val="0"/>
                  <w:color w:val="0000FF"/>
                  <w:kern w:val="0"/>
                  <w:sz w:val="18"/>
                  <w:szCs w:val="18"/>
                  <w:lang w:eastAsia="zh-CN"/>
                </w:rPr>
                <w:t>mino acids, Oxyma, PyBop and 2-CTC Resin are dispensed using a glovebox</w:t>
              </w:r>
              <w:r w:rsidRPr="00BB7730">
                <w:rPr>
                  <w:rFonts w:ascii="Times New Roman" w:hAnsi="Times New Roman" w:cs="Times New Roman"/>
                  <w:color w:val="0000FF"/>
                  <w:sz w:val="18"/>
                  <w:szCs w:val="18"/>
                  <w:shd w:val="clear" w:color="auto" w:fill="FFFFFF"/>
                </w:rPr>
                <w:t xml:space="preserve"> (TJ4S-1200-GB01&amp;TJ4S-1200-GB02&amp;TJ4S-1200-GB03&amp;TJ4S-1200-GB04&amp;TJ4S-1200-GB05</w:t>
              </w:r>
              <w:r w:rsidRPr="00BB7730">
                <w:rPr>
                  <w:rFonts w:ascii="Times New Roman" w:eastAsiaTheme="minorEastAsia" w:hAnsi="Times New Roman" w:cs="Times New Roman"/>
                  <w:color w:val="0000FF"/>
                  <w:sz w:val="18"/>
                  <w:szCs w:val="18"/>
                  <w:shd w:val="clear" w:color="auto" w:fill="FFFFFF"/>
                  <w:lang w:eastAsia="zh-CN"/>
                </w:rPr>
                <w:t>)</w:t>
              </w:r>
              <w:r w:rsidRPr="00BB7730">
                <w:rPr>
                  <w:rFonts w:ascii="Times New Roman" w:eastAsia="等线" w:hAnsi="Times New Roman" w:cs="Times New Roman"/>
                  <w:bCs w:val="0"/>
                  <w:color w:val="0000FF"/>
                  <w:kern w:val="0"/>
                  <w:sz w:val="18"/>
                  <w:szCs w:val="18"/>
                  <w:lang w:eastAsia="zh-CN"/>
                </w:rPr>
                <w:t xml:space="preserve">. The materials are dispensed into charging bags, which are then placed inside low-density polyethylene outer bags, with labels affixed. Subsequently, the bagged materials are placed into high-density polyethylene (HDPE) drums for temporary storage. Materials are as follows: </w:t>
              </w:r>
              <w:r w:rsidRPr="00BB7730">
                <w:rPr>
                  <w:rFonts w:ascii="Times New Roman" w:eastAsia="仿宋_GB2312" w:hAnsi="Times New Roman" w:cs="Times New Roman"/>
                  <w:bCs w:val="0"/>
                  <w:color w:val="auto"/>
                  <w:sz w:val="18"/>
                  <w:szCs w:val="18"/>
                  <w:lang w:eastAsia="zh-CN"/>
                </w:rPr>
                <w:t>2-CTC Resin;</w:t>
              </w:r>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bCs w:val="0"/>
                  <w:color w:val="auto"/>
                  <w:sz w:val="18"/>
                  <w:szCs w:val="18"/>
                  <w:lang w:eastAsia="zh-CN"/>
                </w:rPr>
                <w:t>Fmoc-Gly-OH.; Fmoc-L-Phe-OH; Fmoc-L-N-Me-Asn(Trt)-OH; Fmoc-L-Asn(Trt)-OH; Fmoc-L-Ser(tBu)-OH; Fmoc-L-Arg(Pbf)-OH; Fmoc-L-Val-OH; Fmoc-L-Leu-OH; Fmoc-L-α-Me-Phe-OH; Fmoc-L-Glu(OtBu)-OH·H</w:t>
              </w:r>
              <w:r w:rsidRPr="00BB7730">
                <w:rPr>
                  <w:rFonts w:ascii="Times New Roman" w:eastAsia="仿宋_GB2312" w:hAnsi="Times New Roman" w:cs="Times New Roman"/>
                  <w:bCs w:val="0"/>
                  <w:color w:val="auto"/>
                  <w:sz w:val="18"/>
                  <w:szCs w:val="18"/>
                  <w:vertAlign w:val="subscript"/>
                  <w:lang w:eastAsia="zh-CN"/>
                </w:rPr>
                <w:t>2</w:t>
              </w:r>
              <w:r w:rsidRPr="00BB7730">
                <w:rPr>
                  <w:rFonts w:ascii="Times New Roman" w:eastAsia="仿宋_GB2312" w:hAnsi="Times New Roman" w:cs="Times New Roman"/>
                  <w:bCs w:val="0"/>
                  <w:color w:val="auto"/>
                  <w:sz w:val="18"/>
                  <w:szCs w:val="18"/>
                  <w:lang w:eastAsia="zh-CN"/>
                </w:rPr>
                <w:t>O; Fmoc-L-Ala-OH·H</w:t>
              </w:r>
              <w:r w:rsidRPr="00BB7730">
                <w:rPr>
                  <w:rFonts w:ascii="Times New Roman" w:eastAsia="仿宋_GB2312" w:hAnsi="Times New Roman" w:cs="Times New Roman"/>
                  <w:bCs w:val="0"/>
                  <w:color w:val="auto"/>
                  <w:sz w:val="18"/>
                  <w:szCs w:val="18"/>
                  <w:vertAlign w:val="subscript"/>
                  <w:lang w:eastAsia="zh-CN"/>
                </w:rPr>
                <w:t>2</w:t>
              </w:r>
              <w:r w:rsidRPr="00BB7730">
                <w:rPr>
                  <w:rFonts w:ascii="Times New Roman" w:eastAsia="仿宋_GB2312" w:hAnsi="Times New Roman" w:cs="Times New Roman"/>
                  <w:bCs w:val="0"/>
                  <w:color w:val="auto"/>
                  <w:sz w:val="18"/>
                  <w:szCs w:val="18"/>
                  <w:lang w:eastAsia="zh-CN"/>
                </w:rPr>
                <w:t>O; Fmoc-L-Orn(Boc)-OH; Oxyma Pure; PyBop;</w:t>
              </w:r>
            </w:ins>
          </w:p>
          <w:p w14:paraId="052ED38D" w14:textId="74F847F7" w:rsidR="00F550E8" w:rsidRPr="00BB7730" w:rsidRDefault="00F550E8" w:rsidP="00AD243C">
            <w:pPr>
              <w:jc w:val="both"/>
              <w:rPr>
                <w:ins w:id="6491" w:author="Xuning Wei12232" w:date="2026-07-27T15:52:00Z"/>
                <w:rFonts w:ascii="Times New Roman" w:eastAsia="仿宋_GB2312" w:hAnsi="Times New Roman" w:cs="Times New Roman"/>
                <w:color w:val="auto"/>
                <w:sz w:val="18"/>
                <w:szCs w:val="18"/>
              </w:rPr>
            </w:pPr>
            <w:ins w:id="6492" w:author="Xuning Wei12232" w:date="2026-07-27T15:52:00Z">
              <w:r w:rsidRPr="00BB7730">
                <w:rPr>
                  <w:rFonts w:ascii="Times New Roman" w:eastAsia="等线" w:hAnsi="Times New Roman" w:cs="Times New Roman"/>
                  <w:bCs w:val="0"/>
                  <w:color w:val="0000FF"/>
                  <w:kern w:val="0"/>
                  <w:sz w:val="18"/>
                  <w:szCs w:val="18"/>
                  <w:lang w:eastAsia="zh-CN"/>
                </w:rPr>
                <w:t>Cleaning solvents: Purified water and methanol.</w:t>
              </w:r>
            </w:ins>
          </w:p>
        </w:tc>
        <w:tc>
          <w:tcPr>
            <w:tcW w:w="3119" w:type="dxa"/>
            <w:vMerge w:val="restart"/>
            <w:shd w:val="clear" w:color="auto" w:fill="FFFFFF" w:themeFill="background1"/>
            <w:vAlign w:val="center"/>
          </w:tcPr>
          <w:p w14:paraId="7A5F5CDA" w14:textId="2EE867D9" w:rsidR="00B147DF" w:rsidRPr="00BB7730" w:rsidDel="001B6BA8" w:rsidRDefault="00B147DF">
            <w:pPr>
              <w:pStyle w:val="afc"/>
              <w:numPr>
                <w:ilvl w:val="0"/>
                <w:numId w:val="154"/>
              </w:numPr>
              <w:ind w:firstLineChars="0"/>
              <w:rPr>
                <w:del w:id="6493" w:author="He Han" w:date="2026-10-22T21:59:00Z"/>
                <w:rFonts w:ascii="Times New Roman" w:hAnsi="Times New Roman" w:cs="Times New Roman"/>
                <w:color w:val="00B0F0"/>
                <w:sz w:val="18"/>
                <w:szCs w:val="18"/>
                <w:shd w:val="clear" w:color="auto" w:fill="FFFFFF"/>
                <w:rPrChange w:id="6494" w:author="He Han" w:date="2026-10-22T22:00:00Z">
                  <w:rPr>
                    <w:del w:id="6495" w:author="He Han" w:date="2026-10-22T21:59:00Z"/>
                    <w:rFonts w:ascii="Times New Roman" w:hAnsi="Times New Roman" w:cs="Times New Roman"/>
                    <w:color w:val="0000FF"/>
                    <w:sz w:val="18"/>
                    <w:szCs w:val="18"/>
                    <w:shd w:val="clear" w:color="auto" w:fill="FFFFFF"/>
                  </w:rPr>
                </w:rPrChange>
              </w:rPr>
              <w:pPrChange w:id="6496" w:author="He Han" w:date="2026-10-22T21:59:00Z">
                <w:pPr/>
              </w:pPrChange>
            </w:pPr>
            <w:ins w:id="6497" w:author="Xuning Wei12232" w:date="2026-07-27T15:58:00Z">
              <w:r w:rsidRPr="00BB7730">
                <w:rPr>
                  <w:rFonts w:ascii="Times New Roman" w:hAnsi="Times New Roman" w:cs="Times New Roman"/>
                  <w:color w:val="00B0F0"/>
                  <w:sz w:val="18"/>
                  <w:szCs w:val="18"/>
                  <w:shd w:val="clear" w:color="auto" w:fill="FFFFFF"/>
                  <w:rPrChange w:id="6498" w:author="He Han" w:date="2026-10-22T22:00:00Z">
                    <w:rPr>
                      <w:color w:val="auto"/>
                      <w:shd w:val="clear" w:color="auto" w:fill="FFFFFF"/>
                    </w:rPr>
                  </w:rPrChange>
                </w:rPr>
                <w:t>I</w:t>
              </w:r>
              <w:r w:rsidRPr="00BB7730">
                <w:rPr>
                  <w:rFonts w:ascii="Times New Roman" w:hAnsi="Times New Roman" w:cs="Times New Roman"/>
                  <w:color w:val="00B0F0"/>
                  <w:sz w:val="18"/>
                  <w:szCs w:val="18"/>
                  <w:shd w:val="clear" w:color="auto" w:fill="FFFFFF"/>
                  <w:rPrChange w:id="6499" w:author="He Han" w:date="2026-10-22T22:00:00Z">
                    <w:rPr>
                      <w:shd w:val="clear" w:color="auto" w:fill="FFFFFF"/>
                    </w:rPr>
                  </w:rPrChange>
                </w:rPr>
                <w:t>nner surface, rigid connection piece: 316L</w:t>
              </w:r>
            </w:ins>
          </w:p>
          <w:p w14:paraId="24E4B4EB" w14:textId="77777777" w:rsidR="001B6BA8" w:rsidRPr="00BB7730" w:rsidRDefault="001B6BA8">
            <w:pPr>
              <w:pStyle w:val="afc"/>
              <w:numPr>
                <w:ilvl w:val="0"/>
                <w:numId w:val="154"/>
              </w:numPr>
              <w:ind w:firstLineChars="0"/>
              <w:rPr>
                <w:ins w:id="6500" w:author="He Han" w:date="2026-10-22T21:59:00Z"/>
                <w:rFonts w:ascii="Times New Roman" w:hAnsi="Times New Roman" w:cs="Times New Roman"/>
                <w:color w:val="00B0F0"/>
                <w:sz w:val="18"/>
                <w:szCs w:val="18"/>
                <w:shd w:val="clear" w:color="auto" w:fill="FFFFFF"/>
                <w:rPrChange w:id="6501" w:author="He Han" w:date="2026-10-22T22:00:00Z">
                  <w:rPr>
                    <w:ins w:id="6502" w:author="He Han" w:date="2026-10-22T21:59:00Z"/>
                    <w:shd w:val="clear" w:color="auto" w:fill="FFFFFF"/>
                  </w:rPr>
                </w:rPrChange>
              </w:rPr>
              <w:pPrChange w:id="6503" w:author="He Han" w:date="2026-10-22T21:58:00Z">
                <w:pPr/>
              </w:pPrChange>
            </w:pPr>
          </w:p>
          <w:p w14:paraId="377A190C" w14:textId="3CE90F9E" w:rsidR="00B147DF" w:rsidRPr="00BB7730" w:rsidDel="001B6BA8" w:rsidRDefault="00B147DF">
            <w:pPr>
              <w:pStyle w:val="afc"/>
              <w:numPr>
                <w:ilvl w:val="0"/>
                <w:numId w:val="154"/>
              </w:numPr>
              <w:ind w:firstLineChars="0"/>
              <w:rPr>
                <w:del w:id="6504" w:author="He Han" w:date="2026-10-22T21:59:00Z"/>
                <w:rFonts w:ascii="Times New Roman" w:hAnsi="Times New Roman" w:cs="Times New Roman"/>
                <w:color w:val="00B0F0"/>
                <w:sz w:val="18"/>
                <w:szCs w:val="18"/>
                <w:shd w:val="clear" w:color="auto" w:fill="FFFFFF"/>
                <w:lang w:val="sv-SE"/>
                <w:rPrChange w:id="6505" w:author="He Han" w:date="2026-10-22T22:00:00Z">
                  <w:rPr>
                    <w:del w:id="6506" w:author="He Han" w:date="2026-10-22T21:59:00Z"/>
                    <w:rFonts w:ascii="Times New Roman" w:hAnsi="Times New Roman" w:cs="Times New Roman"/>
                    <w:color w:val="0000FF"/>
                    <w:sz w:val="18"/>
                    <w:szCs w:val="18"/>
                    <w:shd w:val="clear" w:color="auto" w:fill="FFFFFF"/>
                    <w:lang w:val="sv-SE"/>
                  </w:rPr>
                </w:rPrChange>
              </w:rPr>
              <w:pPrChange w:id="6507" w:author="He Han" w:date="2026-10-22T21:59:00Z">
                <w:pPr/>
              </w:pPrChange>
            </w:pPr>
            <w:ins w:id="6508" w:author="Xuning Wei12232" w:date="2026-07-27T15:58:00Z">
              <w:r w:rsidRPr="00BB7730">
                <w:rPr>
                  <w:rFonts w:ascii="Times New Roman" w:hAnsi="Times New Roman" w:cs="Times New Roman"/>
                  <w:color w:val="00B0F0"/>
                  <w:sz w:val="18"/>
                  <w:szCs w:val="18"/>
                  <w:shd w:val="clear" w:color="auto" w:fill="FFFFFF"/>
                  <w:lang w:val="sv-SE"/>
                  <w:rPrChange w:id="6509" w:author="He Han" w:date="2026-10-22T22:00:00Z">
                    <w:rPr>
                      <w:shd w:val="clear" w:color="auto" w:fill="FFFFFF"/>
                      <w:lang w:val="sv-SE"/>
                    </w:rPr>
                  </w:rPrChange>
                </w:rPr>
                <w:t xml:space="preserve">Gasket: PTFE </w:t>
              </w:r>
            </w:ins>
          </w:p>
          <w:p w14:paraId="5408F178" w14:textId="77777777" w:rsidR="001B6BA8" w:rsidRPr="00BB7730" w:rsidRDefault="001B6BA8">
            <w:pPr>
              <w:pStyle w:val="afc"/>
              <w:numPr>
                <w:ilvl w:val="0"/>
                <w:numId w:val="154"/>
              </w:numPr>
              <w:ind w:firstLineChars="0"/>
              <w:rPr>
                <w:ins w:id="6510" w:author="He Han" w:date="2026-10-22T21:59:00Z"/>
                <w:rFonts w:ascii="Times New Roman" w:hAnsi="Times New Roman" w:cs="Times New Roman"/>
                <w:color w:val="00B0F0"/>
                <w:sz w:val="18"/>
                <w:szCs w:val="18"/>
                <w:shd w:val="clear" w:color="auto" w:fill="FFFFFF"/>
                <w:lang w:val="sv-SE"/>
                <w:rPrChange w:id="6511" w:author="He Han" w:date="2026-10-22T22:00:00Z">
                  <w:rPr>
                    <w:ins w:id="6512" w:author="He Han" w:date="2026-10-22T21:59:00Z"/>
                    <w:shd w:val="clear" w:color="auto" w:fill="FFFFFF"/>
                    <w:lang w:val="sv-SE"/>
                  </w:rPr>
                </w:rPrChange>
              </w:rPr>
              <w:pPrChange w:id="6513" w:author="He Han" w:date="2026-10-22T21:59:00Z">
                <w:pPr/>
              </w:pPrChange>
            </w:pPr>
          </w:p>
          <w:p w14:paraId="621FB2F4" w14:textId="280DE82D" w:rsidR="00B147DF" w:rsidRPr="00BB7730" w:rsidDel="00153539" w:rsidRDefault="00B147DF">
            <w:pPr>
              <w:pStyle w:val="afc"/>
              <w:numPr>
                <w:ilvl w:val="0"/>
                <w:numId w:val="154"/>
              </w:numPr>
              <w:ind w:firstLineChars="0"/>
              <w:rPr>
                <w:del w:id="6514" w:author="He Han" w:date="2026-10-22T22:00:00Z"/>
                <w:rFonts w:ascii="Times New Roman" w:eastAsiaTheme="minorEastAsia" w:hAnsi="Times New Roman" w:cs="Times New Roman"/>
                <w:color w:val="00B0F0"/>
                <w:sz w:val="18"/>
                <w:szCs w:val="18"/>
                <w:shd w:val="clear" w:color="auto" w:fill="FFFFFF"/>
                <w:lang w:val="sv-SE" w:eastAsia="zh-CN"/>
                <w:rPrChange w:id="6515" w:author="He Han" w:date="2026-10-22T22:00:00Z">
                  <w:rPr>
                    <w:del w:id="6516" w:author="He Han" w:date="2026-10-22T22:00:00Z"/>
                    <w:rFonts w:ascii="Times New Roman" w:hAnsi="Times New Roman" w:cs="Times New Roman"/>
                    <w:color w:val="0000FF"/>
                    <w:sz w:val="18"/>
                    <w:szCs w:val="18"/>
                    <w:shd w:val="clear" w:color="auto" w:fill="FFFFFF"/>
                    <w:lang w:val="sv-SE"/>
                  </w:rPr>
                </w:rPrChange>
              </w:rPr>
              <w:pPrChange w:id="6517" w:author="He Han" w:date="2026-10-22T22:00:00Z">
                <w:pPr/>
              </w:pPrChange>
            </w:pPr>
            <w:ins w:id="6518" w:author="Xuning Wei12232" w:date="2026-07-27T15:58:00Z">
              <w:r w:rsidRPr="00BB7730">
                <w:rPr>
                  <w:rFonts w:ascii="Times New Roman" w:hAnsi="Times New Roman" w:cs="Times New Roman"/>
                  <w:color w:val="00B0F0"/>
                  <w:sz w:val="18"/>
                  <w:szCs w:val="18"/>
                  <w:shd w:val="clear" w:color="auto" w:fill="FFFFFF"/>
                  <w:lang w:val="sv-SE"/>
                  <w:rPrChange w:id="6519" w:author="He Han" w:date="2026-10-22T22:00:00Z">
                    <w:rPr>
                      <w:shd w:val="clear" w:color="auto" w:fill="FFFFFF"/>
                      <w:lang w:val="sv-SE"/>
                    </w:rPr>
                  </w:rPrChange>
                </w:rPr>
                <w:t>Sight glass</w:t>
              </w:r>
              <w:r w:rsidRPr="00BB7730">
                <w:rPr>
                  <w:rFonts w:ascii="Times New Roman" w:eastAsiaTheme="minorEastAsia" w:hAnsi="Times New Roman" w:cs="Times New Roman"/>
                  <w:color w:val="00B0F0"/>
                  <w:sz w:val="18"/>
                  <w:szCs w:val="18"/>
                  <w:shd w:val="clear" w:color="auto" w:fill="FFFFFF"/>
                  <w:lang w:val="sv-SE" w:eastAsia="zh-CN"/>
                  <w:rPrChange w:id="6520" w:author="He Han" w:date="2026-10-22T22:00:00Z">
                    <w:rPr>
                      <w:rFonts w:eastAsiaTheme="minorEastAsia"/>
                      <w:shd w:val="clear" w:color="auto" w:fill="FFFFFF"/>
                      <w:lang w:val="sv-SE" w:eastAsia="zh-CN"/>
                    </w:rPr>
                  </w:rPrChange>
                </w:rPr>
                <w:t>:</w:t>
              </w:r>
              <w:r w:rsidRPr="00BB7730">
                <w:rPr>
                  <w:rFonts w:ascii="Times New Roman" w:hAnsi="Times New Roman" w:cs="Times New Roman"/>
                  <w:color w:val="00B0F0"/>
                  <w:sz w:val="18"/>
                  <w:szCs w:val="18"/>
                  <w:shd w:val="clear" w:color="auto" w:fill="FFFFFF"/>
                  <w:lang w:val="sv-SE"/>
                  <w:rPrChange w:id="6521" w:author="He Han" w:date="2026-10-22T22:00:00Z">
                    <w:rPr>
                      <w:shd w:val="clear" w:color="auto" w:fill="FFFFFF"/>
                      <w:lang w:val="sv-SE"/>
                    </w:rPr>
                  </w:rPrChange>
                </w:rPr>
                <w:t xml:space="preserve">Glass </w:t>
              </w:r>
            </w:ins>
          </w:p>
          <w:p w14:paraId="3890D16D" w14:textId="77777777" w:rsidR="00153539" w:rsidRPr="00BB7730" w:rsidRDefault="00153539">
            <w:pPr>
              <w:pStyle w:val="afc"/>
              <w:numPr>
                <w:ilvl w:val="0"/>
                <w:numId w:val="154"/>
              </w:numPr>
              <w:ind w:firstLineChars="0"/>
              <w:rPr>
                <w:ins w:id="6522" w:author="He Han" w:date="2026-10-22T22:00:00Z"/>
                <w:rFonts w:ascii="Times New Roman" w:eastAsiaTheme="minorEastAsia" w:hAnsi="Times New Roman" w:cs="Times New Roman"/>
                <w:color w:val="00B0F0"/>
                <w:sz w:val="18"/>
                <w:szCs w:val="18"/>
                <w:shd w:val="clear" w:color="auto" w:fill="FFFFFF"/>
                <w:lang w:val="sv-SE" w:eastAsia="zh-CN"/>
                <w:rPrChange w:id="6523" w:author="He Han" w:date="2026-10-22T22:00:00Z">
                  <w:rPr>
                    <w:ins w:id="6524" w:author="He Han" w:date="2026-10-22T22:00:00Z"/>
                    <w:rFonts w:eastAsiaTheme="minorEastAsia"/>
                    <w:shd w:val="clear" w:color="auto" w:fill="FFFFFF"/>
                    <w:lang w:val="sv-SE" w:eastAsia="zh-CN"/>
                  </w:rPr>
                </w:rPrChange>
              </w:rPr>
              <w:pPrChange w:id="6525" w:author="He Han" w:date="2026-10-22T21:59:00Z">
                <w:pPr/>
              </w:pPrChange>
            </w:pPr>
          </w:p>
          <w:p w14:paraId="7521336C" w14:textId="432334D1" w:rsidR="00B147DF" w:rsidRPr="00BB7730" w:rsidDel="00153539" w:rsidRDefault="00153539">
            <w:pPr>
              <w:pStyle w:val="afc"/>
              <w:numPr>
                <w:ilvl w:val="0"/>
                <w:numId w:val="154"/>
              </w:numPr>
              <w:ind w:firstLineChars="0"/>
              <w:rPr>
                <w:del w:id="6526" w:author="He Han" w:date="2026-10-22T22:00:00Z"/>
                <w:rFonts w:ascii="Times New Roman" w:hAnsi="Times New Roman" w:cs="Times New Roman"/>
                <w:color w:val="00B0F0"/>
                <w:sz w:val="18"/>
                <w:szCs w:val="18"/>
                <w:shd w:val="clear" w:color="auto" w:fill="FFFFFF"/>
                <w:rPrChange w:id="6527" w:author="He Han" w:date="2026-10-22T22:00:00Z">
                  <w:rPr>
                    <w:del w:id="6528" w:author="He Han" w:date="2026-10-22T22:00:00Z"/>
                    <w:rFonts w:ascii="Times New Roman" w:eastAsiaTheme="minorEastAsia" w:hAnsi="Times New Roman" w:cs="Times New Roman"/>
                    <w:color w:val="00B0F0"/>
                    <w:sz w:val="18"/>
                    <w:szCs w:val="18"/>
                    <w:shd w:val="clear" w:color="auto" w:fill="FFFFFF"/>
                    <w:lang w:eastAsia="zh-CN"/>
                  </w:rPr>
                </w:rPrChange>
              </w:rPr>
              <w:pPrChange w:id="6529" w:author="He Han" w:date="2026-10-22T22:00:00Z">
                <w:pPr/>
              </w:pPrChange>
            </w:pPr>
            <w:ins w:id="6530" w:author="He Han" w:date="2026-10-22T22:00:00Z">
              <w:r w:rsidRPr="00BB7730">
                <w:rPr>
                  <w:rFonts w:ascii="Times New Roman" w:hAnsi="Times New Roman" w:cs="Times New Roman"/>
                  <w:color w:val="00B0F0"/>
                  <w:sz w:val="18"/>
                  <w:szCs w:val="18"/>
                  <w:shd w:val="clear" w:color="auto" w:fill="FFFFFF"/>
                  <w:rPrChange w:id="6531" w:author="He Han" w:date="2026-10-22T22:00:00Z">
                    <w:rPr>
                      <w:rFonts w:ascii="Times New Roman" w:hAnsi="Times New Roman" w:cs="Times New Roman"/>
                      <w:color w:val="0000FF"/>
                      <w:sz w:val="18"/>
                      <w:szCs w:val="18"/>
                      <w:shd w:val="clear" w:color="auto" w:fill="FFFFFF"/>
                    </w:rPr>
                  </w:rPrChange>
                </w:rPr>
                <w:t>Dispensing scoop:</w:t>
              </w:r>
            </w:ins>
            <w:ins w:id="6532" w:author="Xuning Wei12232" w:date="2026-09-05T20:25:00Z">
              <w:r w:rsidR="00CE01D9" w:rsidRPr="00BB7730">
                <w:rPr>
                  <w:rFonts w:ascii="Times New Roman" w:hAnsi="Times New Roman" w:cs="Times New Roman"/>
                  <w:color w:val="00B0F0"/>
                  <w:sz w:val="18"/>
                  <w:szCs w:val="18"/>
                  <w:shd w:val="clear" w:color="auto" w:fill="FFFFFF"/>
                  <w:rPrChange w:id="6533" w:author="He Han" w:date="2026-10-22T22:00:00Z">
                    <w:rPr>
                      <w:shd w:val="clear" w:color="auto" w:fill="FFFFFF"/>
                    </w:rPr>
                  </w:rPrChange>
                </w:rPr>
                <w:t>3</w:t>
              </w:r>
            </w:ins>
            <w:r w:rsidR="00E14BAB" w:rsidRPr="00BB7730">
              <w:rPr>
                <w:rFonts w:ascii="Times New Roman" w:hAnsi="Times New Roman" w:cs="Times New Roman"/>
                <w:color w:val="00B0F0"/>
                <w:sz w:val="18"/>
                <w:szCs w:val="18"/>
                <w:shd w:val="clear" w:color="auto" w:fill="FFFFFF"/>
                <w:rPrChange w:id="6534" w:author="He Han" w:date="2026-10-22T22:00:00Z">
                  <w:rPr>
                    <w:shd w:val="clear" w:color="auto" w:fill="FFFFFF"/>
                  </w:rPr>
                </w:rPrChange>
              </w:rPr>
              <w:t>16</w:t>
            </w:r>
            <w:r w:rsidR="00E14BAB" w:rsidRPr="00BB7730">
              <w:rPr>
                <w:rFonts w:ascii="Times New Roman" w:eastAsiaTheme="minorEastAsia" w:hAnsi="Times New Roman" w:cs="Times New Roman"/>
                <w:color w:val="00B0F0"/>
                <w:sz w:val="18"/>
                <w:szCs w:val="18"/>
                <w:shd w:val="clear" w:color="auto" w:fill="FFFFFF"/>
                <w:lang w:eastAsia="zh-CN"/>
                <w:rPrChange w:id="6535" w:author="He Han" w:date="2026-10-22T22:00:00Z">
                  <w:rPr>
                    <w:rFonts w:eastAsiaTheme="minorEastAsia"/>
                    <w:shd w:val="clear" w:color="auto" w:fill="FFFFFF"/>
                    <w:lang w:eastAsia="zh-CN"/>
                  </w:rPr>
                </w:rPrChange>
              </w:rPr>
              <w:t>LSS</w:t>
            </w:r>
          </w:p>
          <w:p w14:paraId="38AE0DE4" w14:textId="77777777" w:rsidR="00153539" w:rsidRPr="00BB7730" w:rsidRDefault="00153539">
            <w:pPr>
              <w:pStyle w:val="afc"/>
              <w:numPr>
                <w:ilvl w:val="0"/>
                <w:numId w:val="154"/>
              </w:numPr>
              <w:ind w:firstLineChars="0"/>
              <w:rPr>
                <w:ins w:id="6536" w:author="He Han" w:date="2026-10-22T22:00:00Z"/>
                <w:rFonts w:ascii="Times New Roman" w:hAnsi="Times New Roman" w:cs="Times New Roman"/>
                <w:color w:val="00B0F0"/>
                <w:sz w:val="18"/>
                <w:szCs w:val="18"/>
                <w:shd w:val="clear" w:color="auto" w:fill="FFFFFF"/>
                <w:rPrChange w:id="6537" w:author="He Han" w:date="2026-10-22T22:00:00Z">
                  <w:rPr>
                    <w:ins w:id="6538" w:author="He Han" w:date="2026-10-22T22:00:00Z"/>
                    <w:shd w:val="clear" w:color="auto" w:fill="FFFFFF"/>
                  </w:rPr>
                </w:rPrChange>
              </w:rPr>
              <w:pPrChange w:id="6539" w:author="He Han" w:date="2026-10-22T22:00:00Z">
                <w:pPr/>
              </w:pPrChange>
            </w:pPr>
          </w:p>
          <w:p w14:paraId="15BEAEF2" w14:textId="1A0CAEF3" w:rsidR="00B147DF" w:rsidRPr="00BB7730" w:rsidDel="00153539" w:rsidRDefault="00B147DF">
            <w:pPr>
              <w:pStyle w:val="afc"/>
              <w:numPr>
                <w:ilvl w:val="0"/>
                <w:numId w:val="154"/>
              </w:numPr>
              <w:ind w:firstLineChars="0"/>
              <w:rPr>
                <w:del w:id="6540" w:author="He Han" w:date="2026-10-22T22:00:00Z"/>
                <w:rFonts w:ascii="Times New Roman" w:hAnsi="Times New Roman" w:cs="Times New Roman"/>
                <w:color w:val="00B0F0"/>
                <w:sz w:val="18"/>
                <w:szCs w:val="18"/>
                <w:shd w:val="clear" w:color="auto" w:fill="FFFFFF"/>
                <w:rPrChange w:id="6541" w:author="He Han" w:date="2026-10-22T22:00:00Z">
                  <w:rPr>
                    <w:del w:id="6542" w:author="He Han" w:date="2026-10-22T22:00:00Z"/>
                    <w:rFonts w:ascii="Times New Roman" w:hAnsi="Times New Roman" w:cs="Times New Roman"/>
                    <w:color w:val="0000FF"/>
                    <w:sz w:val="18"/>
                    <w:szCs w:val="18"/>
                    <w:shd w:val="clear" w:color="auto" w:fill="FFFFFF"/>
                  </w:rPr>
                </w:rPrChange>
              </w:rPr>
              <w:pPrChange w:id="6543" w:author="He Han" w:date="2026-10-22T22:00:00Z">
                <w:pPr/>
              </w:pPrChange>
            </w:pPr>
            <w:ins w:id="6544" w:author="Xuning Wei12232" w:date="2026-07-27T15:58:00Z">
              <w:r w:rsidRPr="00BB7730">
                <w:rPr>
                  <w:rFonts w:ascii="Times New Roman" w:hAnsi="Times New Roman" w:cs="Times New Roman"/>
                  <w:color w:val="00B0F0"/>
                  <w:sz w:val="18"/>
                  <w:szCs w:val="18"/>
                  <w:shd w:val="clear" w:color="auto" w:fill="FFFFFF"/>
                  <w:rPrChange w:id="6545" w:author="He Han" w:date="2026-10-22T22:00:00Z">
                    <w:rPr>
                      <w:shd w:val="clear" w:color="auto" w:fill="FFFFFF"/>
                    </w:rPr>
                  </w:rPrChange>
                </w:rPr>
                <w:t>Filter cartridg</w:t>
              </w:r>
              <w:r w:rsidRPr="00BB7730">
                <w:rPr>
                  <w:rFonts w:ascii="Times New Roman" w:hAnsi="Times New Roman" w:cs="Times New Roman"/>
                  <w:color w:val="00B0F0"/>
                  <w:sz w:val="18"/>
                  <w:szCs w:val="18"/>
                  <w:rPrChange w:id="6546" w:author="He Han" w:date="2026-10-22T22:00:00Z">
                    <w:rPr/>
                  </w:rPrChange>
                </w:rPr>
                <w:t>e:</w:t>
              </w:r>
              <w:r w:rsidRPr="00BB7730">
                <w:rPr>
                  <w:rFonts w:ascii="Times New Roman" w:hAnsi="Times New Roman" w:cs="Times New Roman"/>
                  <w:color w:val="00B0F0"/>
                  <w:sz w:val="18"/>
                  <w:szCs w:val="18"/>
                  <w:shd w:val="clear" w:color="auto" w:fill="FFFFFF"/>
                  <w:rPrChange w:id="6547" w:author="He Han" w:date="2026-10-22T22:00:00Z">
                    <w:rPr>
                      <w:shd w:val="clear" w:color="auto" w:fill="FFFFFF"/>
                    </w:rPr>
                  </w:rPrChange>
                </w:rPr>
                <w:t xml:space="preserve"> PP </w:t>
              </w:r>
            </w:ins>
          </w:p>
          <w:p w14:paraId="73A058FF" w14:textId="77777777" w:rsidR="00153539" w:rsidRPr="00BB7730" w:rsidRDefault="00153539">
            <w:pPr>
              <w:pStyle w:val="afc"/>
              <w:numPr>
                <w:ilvl w:val="0"/>
                <w:numId w:val="154"/>
              </w:numPr>
              <w:ind w:firstLineChars="0"/>
              <w:rPr>
                <w:ins w:id="6548" w:author="He Han" w:date="2026-10-22T22:00:00Z"/>
                <w:rFonts w:ascii="Times New Roman" w:hAnsi="Times New Roman" w:cs="Times New Roman"/>
                <w:color w:val="00B0F0"/>
                <w:sz w:val="18"/>
                <w:szCs w:val="18"/>
                <w:shd w:val="clear" w:color="auto" w:fill="FFFFFF"/>
                <w:rPrChange w:id="6549" w:author="He Han" w:date="2026-10-22T22:00:00Z">
                  <w:rPr>
                    <w:ins w:id="6550" w:author="He Han" w:date="2026-10-22T22:00:00Z"/>
                    <w:shd w:val="clear" w:color="auto" w:fill="FFFFFF"/>
                  </w:rPr>
                </w:rPrChange>
              </w:rPr>
              <w:pPrChange w:id="6551" w:author="He Han" w:date="2026-10-22T22:00:00Z">
                <w:pPr/>
              </w:pPrChange>
            </w:pPr>
          </w:p>
          <w:p w14:paraId="167725F6" w14:textId="5879FCC6" w:rsidR="00F550E8" w:rsidRPr="00BB7730" w:rsidRDefault="00B147DF">
            <w:pPr>
              <w:pStyle w:val="afc"/>
              <w:numPr>
                <w:ilvl w:val="0"/>
                <w:numId w:val="154"/>
              </w:numPr>
              <w:ind w:firstLineChars="0"/>
              <w:rPr>
                <w:ins w:id="6552" w:author="Xuning Wei12232" w:date="2026-07-27T15:52:00Z"/>
                <w:rFonts w:ascii="Times New Roman" w:eastAsia="FangSong" w:hAnsi="Times New Roman" w:cs="Times New Roman"/>
                <w:color w:val="auto"/>
                <w:sz w:val="18"/>
                <w:szCs w:val="18"/>
                <w:lang w:eastAsia="zh-CN"/>
                <w:rPrChange w:id="6553" w:author="He Han" w:date="2026-10-22T22:00:00Z">
                  <w:rPr>
                    <w:ins w:id="6554" w:author="Xuning Wei12232" w:date="2026-07-27T15:52:00Z"/>
                    <w:rFonts w:eastAsia="FangSong"/>
                    <w:color w:val="auto"/>
                    <w:lang w:eastAsia="zh-CN"/>
                  </w:rPr>
                </w:rPrChange>
              </w:rPr>
              <w:pPrChange w:id="6555" w:author="He Han" w:date="2026-10-22T22:00:00Z">
                <w:pPr/>
              </w:pPrChange>
            </w:pPr>
            <w:ins w:id="6556" w:author="Xuning Wei12232" w:date="2026-07-27T15:58:00Z">
              <w:r w:rsidRPr="00BB7730">
                <w:rPr>
                  <w:rFonts w:ascii="Times New Roman" w:hAnsi="Times New Roman" w:cs="Times New Roman"/>
                  <w:color w:val="00B0F0"/>
                  <w:sz w:val="18"/>
                  <w:szCs w:val="18"/>
                  <w:shd w:val="clear" w:color="auto" w:fill="FFFFFF"/>
                  <w:rPrChange w:id="6557" w:author="He Han" w:date="2026-10-22T22:00:00Z">
                    <w:rPr>
                      <w:shd w:val="clear" w:color="auto" w:fill="FFFFFF"/>
                    </w:rPr>
                  </w:rPrChange>
                </w:rPr>
                <w:t>Gloves:</w:t>
              </w:r>
              <w:r w:rsidRPr="00BB7730">
                <w:rPr>
                  <w:rFonts w:ascii="Times New Roman" w:hAnsi="Times New Roman" w:cs="Times New Roman"/>
                  <w:color w:val="00B0F0"/>
                  <w:sz w:val="18"/>
                  <w:szCs w:val="18"/>
                  <w:shd w:val="clear" w:color="auto" w:fill="FFFFFF"/>
                  <w:rPrChange w:id="6558" w:author="He Han" w:date="2026-10-22T22:00:00Z">
                    <w:rPr>
                      <w:color w:val="00B0F0"/>
                      <w:shd w:val="clear" w:color="auto" w:fill="FFFFFF"/>
                    </w:rPr>
                  </w:rPrChange>
                </w:rPr>
                <w:t xml:space="preserve"> </w:t>
              </w:r>
            </w:ins>
            <w:r w:rsidR="00967BFD" w:rsidRPr="00BB7730">
              <w:rPr>
                <w:rFonts w:ascii="Times New Roman" w:eastAsiaTheme="minorEastAsia" w:hAnsi="Times New Roman" w:cs="Times New Roman"/>
                <w:color w:val="00B0F0"/>
                <w:sz w:val="18"/>
                <w:szCs w:val="18"/>
                <w:shd w:val="clear" w:color="auto" w:fill="FFFFFF"/>
                <w:lang w:eastAsia="zh-CN"/>
                <w:rPrChange w:id="6559" w:author="He Han" w:date="2026-10-22T22:00:00Z">
                  <w:rPr>
                    <w:rFonts w:eastAsiaTheme="minorEastAsia"/>
                    <w:color w:val="00B0F0"/>
                    <w:shd w:val="clear" w:color="auto" w:fill="FFFFFF"/>
                    <w:lang w:eastAsia="zh-CN"/>
                  </w:rPr>
                </w:rPrChange>
              </w:rPr>
              <w:t>NRL</w:t>
            </w:r>
          </w:p>
        </w:tc>
        <w:tc>
          <w:tcPr>
            <w:tcW w:w="1275" w:type="dxa"/>
            <w:vMerge w:val="restart"/>
            <w:shd w:val="clear" w:color="auto" w:fill="FFFFFF" w:themeFill="background1"/>
            <w:vAlign w:val="center"/>
          </w:tcPr>
          <w:p w14:paraId="73F81AB7" w14:textId="77777777" w:rsidR="00F550E8" w:rsidRPr="00BB7730" w:rsidRDefault="00F550E8" w:rsidP="00AD243C">
            <w:pPr>
              <w:spacing w:line="240" w:lineRule="exact"/>
              <w:jc w:val="center"/>
              <w:rPr>
                <w:ins w:id="6560" w:author="Xuning Wei12232" w:date="2026-07-27T15:52:00Z"/>
                <w:rFonts w:ascii="Times New Roman" w:eastAsia="仿宋_GB2312" w:hAnsi="Times New Roman" w:cs="Times New Roman"/>
                <w:color w:val="auto"/>
                <w:sz w:val="18"/>
                <w:szCs w:val="18"/>
              </w:rPr>
            </w:pPr>
            <w:ins w:id="6561" w:author="Xuning Wei12232" w:date="2026-07-27T15:52:00Z">
              <w:r w:rsidRPr="00BB7730">
                <w:rPr>
                  <w:rFonts w:ascii="Times New Roman" w:eastAsia="仿宋_GB2312" w:hAnsi="Times New Roman" w:cs="Times New Roman"/>
                  <w:color w:val="auto"/>
                  <w:sz w:val="18"/>
                  <w:szCs w:val="18"/>
                </w:rPr>
                <w:t>No</w:t>
              </w:r>
            </w:ins>
          </w:p>
        </w:tc>
        <w:tc>
          <w:tcPr>
            <w:tcW w:w="851" w:type="dxa"/>
            <w:vMerge w:val="restart"/>
            <w:shd w:val="clear" w:color="auto" w:fill="FFFFFF" w:themeFill="background1"/>
            <w:vAlign w:val="center"/>
          </w:tcPr>
          <w:p w14:paraId="1025E235" w14:textId="77777777" w:rsidR="00F550E8" w:rsidRPr="00BB7730" w:rsidRDefault="00F550E8" w:rsidP="00AD243C">
            <w:pPr>
              <w:spacing w:line="240" w:lineRule="exact"/>
              <w:jc w:val="center"/>
              <w:rPr>
                <w:ins w:id="6562" w:author="Xuning Wei12232" w:date="2026-07-27T15:52:00Z"/>
                <w:rFonts w:ascii="Times New Roman" w:eastAsia="仿宋_GB2312" w:hAnsi="Times New Roman" w:cs="Times New Roman"/>
                <w:color w:val="auto"/>
                <w:sz w:val="18"/>
                <w:szCs w:val="18"/>
              </w:rPr>
            </w:pPr>
            <w:ins w:id="6563" w:author="Xuning Wei12232" w:date="2026-07-27T15:52:00Z">
              <w:r w:rsidRPr="00BB7730">
                <w:rPr>
                  <w:rFonts w:ascii="Times New Roman" w:eastAsia="仿宋_GB2312" w:hAnsi="Times New Roman" w:cs="Times New Roman"/>
                  <w:color w:val="auto"/>
                  <w:sz w:val="18"/>
                  <w:szCs w:val="18"/>
                </w:rPr>
                <w:t>No</w:t>
              </w:r>
            </w:ins>
          </w:p>
        </w:tc>
        <w:tc>
          <w:tcPr>
            <w:tcW w:w="992" w:type="dxa"/>
            <w:vAlign w:val="center"/>
          </w:tcPr>
          <w:p w14:paraId="1863CB52" w14:textId="77777777" w:rsidR="00F550E8" w:rsidRPr="00BB7730" w:rsidRDefault="003E162E" w:rsidP="00AD243C">
            <w:pPr>
              <w:spacing w:line="240" w:lineRule="exact"/>
              <w:rPr>
                <w:ins w:id="6564" w:author="Xuning Wei12232" w:date="2026-07-27T15:52:00Z"/>
                <w:rFonts w:ascii="Times New Roman" w:eastAsia="仿宋_GB2312" w:hAnsi="Times New Roman" w:cs="Times New Roman"/>
                <w:color w:val="auto"/>
                <w:sz w:val="18"/>
                <w:szCs w:val="18"/>
              </w:rPr>
            </w:pPr>
            <w:customXmlInsRangeStart w:id="6565" w:author="Xuning Wei12232" w:date="2026-07-27T15:52:00Z"/>
            <w:sdt>
              <w:sdtPr>
                <w:rPr>
                  <w:rFonts w:ascii="Times New Roman" w:eastAsia="仿宋_GB2312" w:hAnsi="Times New Roman" w:cs="Times New Roman"/>
                  <w:color w:val="auto"/>
                  <w:sz w:val="18"/>
                  <w:szCs w:val="18"/>
                </w:rPr>
                <w:id w:val="500244224"/>
                <w14:checkbox>
                  <w14:checked w14:val="1"/>
                  <w14:checkedState w14:val="2612" w14:font="MS Gothic"/>
                  <w14:uncheckedState w14:val="2610" w14:font="MS Gothic"/>
                </w14:checkbox>
              </w:sdtPr>
              <w:sdtEndPr/>
              <w:sdtContent>
                <w:customXmlInsRangeEnd w:id="6565"/>
                <w:ins w:id="6566" w:author="Xuning Wei12232" w:date="2026-07-27T15:52:00Z">
                  <w:r w:rsidR="00F550E8" w:rsidRPr="00BB7730">
                    <w:rPr>
                      <w:rFonts w:ascii="Segoe UI Symbol" w:eastAsia="仿宋_GB2312" w:hAnsi="Segoe UI Symbol" w:cs="Segoe UI Symbol"/>
                      <w:color w:val="auto"/>
                      <w:sz w:val="18"/>
                      <w:szCs w:val="18"/>
                    </w:rPr>
                    <w:t>☒</w:t>
                  </w:r>
                </w:ins>
                <w:customXmlInsRangeStart w:id="6567" w:author="Xuning Wei12232" w:date="2026-07-27T15:52:00Z"/>
              </w:sdtContent>
            </w:sdt>
            <w:customXmlInsRangeEnd w:id="6567"/>
            <w:ins w:id="6568" w:author="Xuning Wei12232" w:date="2026-07-27T15:52:00Z">
              <w:r w:rsidR="00F550E8" w:rsidRPr="00BB7730">
                <w:rPr>
                  <w:rFonts w:ascii="Times New Roman" w:eastAsia="仿宋_GB2312" w:hAnsi="Times New Roman" w:cs="Times New Roman"/>
                  <w:color w:val="auto"/>
                  <w:sz w:val="18"/>
                  <w:szCs w:val="18"/>
                </w:rPr>
                <w:t>Yes</w:t>
              </w:r>
            </w:ins>
          </w:p>
        </w:tc>
        <w:tc>
          <w:tcPr>
            <w:tcW w:w="992" w:type="dxa"/>
            <w:vAlign w:val="center"/>
          </w:tcPr>
          <w:p w14:paraId="477BC7E1" w14:textId="77777777" w:rsidR="00F550E8" w:rsidRPr="00BB7730" w:rsidRDefault="003E162E" w:rsidP="00AD243C">
            <w:pPr>
              <w:spacing w:line="240" w:lineRule="exact"/>
              <w:rPr>
                <w:ins w:id="6569" w:author="Xuning Wei12232" w:date="2026-07-27T15:52:00Z"/>
                <w:rFonts w:ascii="Times New Roman" w:eastAsia="仿宋_GB2312" w:hAnsi="Times New Roman" w:cs="Times New Roman"/>
                <w:color w:val="auto"/>
                <w:sz w:val="18"/>
                <w:szCs w:val="18"/>
              </w:rPr>
            </w:pPr>
            <w:customXmlInsRangeStart w:id="6570" w:author="Xuning Wei12232" w:date="2026-07-27T15:52:00Z"/>
            <w:sdt>
              <w:sdtPr>
                <w:rPr>
                  <w:rFonts w:ascii="Times New Roman" w:eastAsia="仿宋_GB2312" w:hAnsi="Times New Roman" w:cs="Times New Roman"/>
                  <w:color w:val="auto"/>
                  <w:sz w:val="18"/>
                  <w:szCs w:val="18"/>
                </w:rPr>
                <w:id w:val="2124408578"/>
                <w14:checkbox>
                  <w14:checked w14:val="0"/>
                  <w14:checkedState w14:val="2612" w14:font="MS Gothic"/>
                  <w14:uncheckedState w14:val="2610" w14:font="MS Gothic"/>
                </w14:checkbox>
              </w:sdtPr>
              <w:sdtEndPr/>
              <w:sdtContent>
                <w:customXmlInsRangeEnd w:id="6570"/>
                <w:ins w:id="6571" w:author="Xuning Wei12232" w:date="2026-07-27T15:52:00Z">
                  <w:r w:rsidR="00F550E8" w:rsidRPr="00BB7730">
                    <w:rPr>
                      <w:rFonts w:ascii="Segoe UI Symbol" w:eastAsia="仿宋_GB2312" w:hAnsi="Segoe UI Symbol" w:cs="Segoe UI Symbol"/>
                      <w:color w:val="auto"/>
                      <w:sz w:val="18"/>
                      <w:szCs w:val="18"/>
                    </w:rPr>
                    <w:t>☐</w:t>
                  </w:r>
                </w:ins>
                <w:customXmlInsRangeStart w:id="6572" w:author="Xuning Wei12232" w:date="2026-07-27T15:52:00Z"/>
              </w:sdtContent>
            </w:sdt>
            <w:customXmlInsRangeEnd w:id="6572"/>
            <w:ins w:id="6573" w:author="Xuning Wei12232" w:date="2026-07-27T15:52:00Z">
              <w:r w:rsidR="00F550E8" w:rsidRPr="00BB7730">
                <w:rPr>
                  <w:rFonts w:ascii="Times New Roman" w:eastAsia="仿宋_GB2312" w:hAnsi="Times New Roman" w:cs="Times New Roman"/>
                  <w:color w:val="auto"/>
                  <w:sz w:val="18"/>
                  <w:szCs w:val="18"/>
                </w:rPr>
                <w:t xml:space="preserve"> No</w:t>
              </w:r>
            </w:ins>
          </w:p>
        </w:tc>
        <w:tc>
          <w:tcPr>
            <w:tcW w:w="2977" w:type="dxa"/>
            <w:vMerge w:val="restart"/>
            <w:vAlign w:val="center"/>
          </w:tcPr>
          <w:p w14:paraId="72AFDA54" w14:textId="77777777" w:rsidR="00F550E8" w:rsidRPr="00BB7730" w:rsidRDefault="003E162E" w:rsidP="00AD243C">
            <w:pPr>
              <w:spacing w:line="240" w:lineRule="exact"/>
              <w:rPr>
                <w:ins w:id="6574" w:author="Xuning Wei12232" w:date="2026-07-27T15:52:00Z"/>
                <w:rFonts w:ascii="Times New Roman" w:eastAsia="仿宋_GB2312" w:hAnsi="Times New Roman" w:cs="Times New Roman"/>
                <w:color w:val="auto"/>
                <w:kern w:val="0"/>
                <w:sz w:val="18"/>
                <w:szCs w:val="18"/>
                <w:u w:val="single"/>
                <w:lang w:eastAsia="zh-CN"/>
              </w:rPr>
            </w:pPr>
            <w:customXmlInsRangeStart w:id="6575" w:author="Xuning Wei12232" w:date="2026-07-27T15:52:00Z"/>
            <w:sdt>
              <w:sdtPr>
                <w:rPr>
                  <w:rFonts w:ascii="Times New Roman" w:eastAsia="仿宋_GB2312" w:hAnsi="Times New Roman" w:cs="Times New Roman"/>
                  <w:b/>
                  <w:color w:val="auto"/>
                  <w:sz w:val="18"/>
                  <w:szCs w:val="18"/>
                </w:rPr>
                <w:id w:val="38101311"/>
                <w14:checkbox>
                  <w14:checked w14:val="0"/>
                  <w14:checkedState w14:val="2612" w14:font="MS Gothic"/>
                  <w14:uncheckedState w14:val="2610" w14:font="MS Gothic"/>
                </w14:checkbox>
              </w:sdtPr>
              <w:sdtEndPr/>
              <w:sdtContent>
                <w:customXmlInsRangeEnd w:id="6575"/>
                <w:ins w:id="6576" w:author="Xuning Wei12232" w:date="2026-07-27T15:52:00Z">
                  <w:r w:rsidR="00F550E8" w:rsidRPr="00BB7730">
                    <w:rPr>
                      <w:rFonts w:ascii="Segoe UI Symbol" w:eastAsia="MS Gothic" w:hAnsi="Segoe UI Symbol" w:cs="Segoe UI Symbol"/>
                      <w:b/>
                      <w:color w:val="auto"/>
                      <w:sz w:val="18"/>
                      <w:szCs w:val="18"/>
                    </w:rPr>
                    <w:t>☐</w:t>
                  </w:r>
                </w:ins>
                <w:customXmlInsRangeStart w:id="6577" w:author="Xuning Wei12232" w:date="2026-07-27T15:52:00Z"/>
              </w:sdtContent>
            </w:sdt>
            <w:customXmlInsRangeEnd w:id="6577"/>
            <w:ins w:id="6578"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Asymchem R&amp;D Lab:</w:t>
              </w:r>
              <w:r w:rsidR="00F550E8" w:rsidRPr="00BB7730">
                <w:rPr>
                  <w:rFonts w:ascii="Times New Roman" w:eastAsia="仿宋_GB2312" w:hAnsi="Times New Roman" w:cs="Times New Roman"/>
                  <w:color w:val="auto"/>
                  <w:kern w:val="0"/>
                  <w:sz w:val="18"/>
                  <w:szCs w:val="18"/>
                  <w:u w:val="single"/>
                  <w:lang w:eastAsia="zh-CN"/>
                </w:rPr>
                <w:t xml:space="preserve">N/A </w:t>
              </w:r>
            </w:ins>
          </w:p>
          <w:p w14:paraId="5F57AF51" w14:textId="5489D6A0" w:rsidR="00F550E8" w:rsidRPr="00BB7730" w:rsidRDefault="003E162E" w:rsidP="00AD243C">
            <w:pPr>
              <w:spacing w:line="240" w:lineRule="exact"/>
              <w:rPr>
                <w:ins w:id="6579" w:author="Xuning Wei12232" w:date="2026-07-27T15:52:00Z"/>
                <w:rFonts w:ascii="Times New Roman" w:eastAsia="仿宋_GB2312" w:hAnsi="Times New Roman" w:cs="Times New Roman"/>
                <w:color w:val="auto"/>
                <w:kern w:val="0"/>
                <w:sz w:val="18"/>
                <w:szCs w:val="18"/>
                <w:u w:val="single"/>
                <w:lang w:eastAsia="zh-CN"/>
              </w:rPr>
            </w:pPr>
            <w:customXmlInsRangeStart w:id="6580" w:author="Xuning Wei12232" w:date="2026-07-27T15:52:00Z"/>
            <w:sdt>
              <w:sdtPr>
                <w:rPr>
                  <w:rFonts w:ascii="Times New Roman" w:eastAsia="仿宋_GB2312" w:hAnsi="Times New Roman" w:cs="Times New Roman"/>
                  <w:b/>
                  <w:color w:val="auto"/>
                  <w:sz w:val="18"/>
                  <w:szCs w:val="18"/>
                </w:rPr>
                <w:id w:val="350533962"/>
                <w14:checkbox>
                  <w14:checked w14:val="1"/>
                  <w14:checkedState w14:val="2612" w14:font="MS Gothic"/>
                  <w14:uncheckedState w14:val="2610" w14:font="MS Gothic"/>
                </w14:checkbox>
              </w:sdtPr>
              <w:sdtEndPr/>
              <w:sdtContent>
                <w:customXmlInsRangeEnd w:id="6580"/>
                <w:ins w:id="6581" w:author="Xuning Wei12232" w:date="2026-07-27T15:52:00Z">
                  <w:r w:rsidR="00F550E8" w:rsidRPr="00BB7730">
                    <w:rPr>
                      <w:rFonts w:ascii="Segoe UI Symbol" w:eastAsia="MS Gothic" w:hAnsi="Segoe UI Symbol" w:cs="Segoe UI Symbol"/>
                      <w:b/>
                      <w:color w:val="auto"/>
                      <w:sz w:val="18"/>
                      <w:szCs w:val="18"/>
                    </w:rPr>
                    <w:t>☒</w:t>
                  </w:r>
                </w:ins>
                <w:customXmlInsRangeStart w:id="6582" w:author="Xuning Wei12232" w:date="2026-07-27T15:52:00Z"/>
              </w:sdtContent>
            </w:sdt>
            <w:customXmlInsRangeEnd w:id="6582"/>
            <w:ins w:id="6583"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Asymchem Production data, Lot Number:</w:t>
              </w:r>
              <w:r w:rsidR="00F22947" w:rsidRPr="00BB7730">
                <w:rPr>
                  <w:rFonts w:ascii="Times New Roman" w:eastAsia="仿宋_GB2312" w:hAnsi="Times New Roman" w:cs="Times New Roman"/>
                  <w:color w:val="auto"/>
                  <w:kern w:val="0"/>
                  <w:sz w:val="18"/>
                  <w:szCs w:val="18"/>
                  <w:u w:val="single"/>
                  <w:lang w:eastAsia="zh-CN"/>
                </w:rPr>
                <w:t xml:space="preserve">  CPo1400</w:t>
              </w:r>
            </w:ins>
            <w:ins w:id="6584" w:author="Xuning Wei12232" w:date="2026-07-27T15:58:00Z">
              <w:r w:rsidR="00F22947" w:rsidRPr="00BB7730">
                <w:rPr>
                  <w:rFonts w:ascii="Times New Roman" w:eastAsia="仿宋_GB2312" w:hAnsi="Times New Roman" w:cs="Times New Roman"/>
                  <w:color w:val="auto"/>
                  <w:kern w:val="0"/>
                  <w:sz w:val="18"/>
                  <w:szCs w:val="18"/>
                  <w:u w:val="single"/>
                  <w:lang w:eastAsia="zh-CN"/>
                </w:rPr>
                <w:t>20</w:t>
              </w:r>
            </w:ins>
            <w:ins w:id="6585" w:author="Xuning Wei12232" w:date="2026-07-27T15:52:00Z">
              <w:r w:rsidR="00F550E8" w:rsidRPr="00BB7730">
                <w:rPr>
                  <w:rFonts w:ascii="Times New Roman" w:eastAsia="仿宋_GB2312" w:hAnsi="Times New Roman" w:cs="Times New Roman"/>
                  <w:color w:val="auto"/>
                  <w:kern w:val="0"/>
                  <w:sz w:val="18"/>
                  <w:szCs w:val="18"/>
                  <w:u w:val="single"/>
                  <w:lang w:eastAsia="zh-CN"/>
                </w:rPr>
                <w:t>-02-01-01</w:t>
              </w:r>
            </w:ins>
            <w:ins w:id="6586" w:author="Xuning Wei12232" w:date="2026-09-05T20:23:00Z">
              <w:r w:rsidR="00CE01D9" w:rsidRPr="00BB7730">
                <w:rPr>
                  <w:rFonts w:ascii="Times New Roman" w:eastAsia="仿宋_GB2312" w:hAnsi="Times New Roman" w:cs="Times New Roman"/>
                  <w:color w:val="auto"/>
                  <w:kern w:val="0"/>
                  <w:sz w:val="18"/>
                  <w:szCs w:val="18"/>
                  <w:u w:val="single"/>
                  <w:lang w:eastAsia="zh-CN"/>
                </w:rPr>
                <w:t>~04</w:t>
              </w:r>
            </w:ins>
            <w:ins w:id="6587" w:author="Xuning Wei12232" w:date="2026-07-27T15:52:00Z">
              <w:r w:rsidR="00F550E8" w:rsidRPr="00BB7730">
                <w:rPr>
                  <w:rFonts w:ascii="Times New Roman" w:eastAsia="仿宋_GB2312" w:hAnsi="Times New Roman" w:cs="Times New Roman"/>
                  <w:color w:val="auto"/>
                  <w:kern w:val="0"/>
                  <w:sz w:val="18"/>
                  <w:szCs w:val="18"/>
                  <w:u w:val="single"/>
                  <w:lang w:eastAsia="zh-CN"/>
                </w:rPr>
                <w:t xml:space="preserve">  </w:t>
              </w:r>
            </w:ins>
          </w:p>
          <w:p w14:paraId="41ED985B" w14:textId="77777777" w:rsidR="00F550E8" w:rsidRPr="00BB7730" w:rsidRDefault="003E162E" w:rsidP="00AD243C">
            <w:pPr>
              <w:spacing w:line="240" w:lineRule="exact"/>
              <w:rPr>
                <w:ins w:id="6588" w:author="Xuning Wei12232" w:date="2026-07-27T15:52:00Z"/>
                <w:rFonts w:ascii="Times New Roman" w:eastAsia="仿宋_GB2312" w:hAnsi="Times New Roman" w:cs="Times New Roman"/>
                <w:color w:val="auto"/>
                <w:kern w:val="0"/>
                <w:sz w:val="18"/>
                <w:szCs w:val="18"/>
                <w:lang w:eastAsia="zh-CN"/>
              </w:rPr>
            </w:pPr>
            <w:customXmlInsRangeStart w:id="6589" w:author="Xuning Wei12232" w:date="2026-07-27T15:52:00Z"/>
            <w:sdt>
              <w:sdtPr>
                <w:rPr>
                  <w:rFonts w:ascii="Times New Roman" w:eastAsia="仿宋_GB2312" w:hAnsi="Times New Roman" w:cs="Times New Roman"/>
                  <w:b/>
                  <w:color w:val="auto"/>
                  <w:sz w:val="18"/>
                  <w:szCs w:val="18"/>
                </w:rPr>
                <w:id w:val="-1364976977"/>
                <w14:checkbox>
                  <w14:checked w14:val="0"/>
                  <w14:checkedState w14:val="2612" w14:font="MS Gothic"/>
                  <w14:uncheckedState w14:val="2610" w14:font="MS Gothic"/>
                </w14:checkbox>
              </w:sdtPr>
              <w:sdtEndPr/>
              <w:sdtContent>
                <w:customXmlInsRangeEnd w:id="6589"/>
                <w:ins w:id="6590" w:author="Xuning Wei12232" w:date="2026-07-27T15:52:00Z">
                  <w:r w:rsidR="00F550E8" w:rsidRPr="00BB7730">
                    <w:rPr>
                      <w:rFonts w:ascii="Segoe UI Symbol" w:eastAsia="仿宋_GB2312" w:hAnsi="Segoe UI Symbol" w:cs="Segoe UI Symbol"/>
                      <w:b/>
                      <w:color w:val="auto"/>
                      <w:sz w:val="18"/>
                      <w:szCs w:val="18"/>
                    </w:rPr>
                    <w:t>☐</w:t>
                  </w:r>
                </w:ins>
                <w:customXmlInsRangeStart w:id="6591" w:author="Xuning Wei12232" w:date="2026-07-27T15:52:00Z"/>
              </w:sdtContent>
            </w:sdt>
            <w:customXmlInsRangeEnd w:id="6591"/>
            <w:ins w:id="6592"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Supplier data:</w:t>
              </w:r>
              <w:r w:rsidR="00F550E8" w:rsidRPr="00BB7730">
                <w:rPr>
                  <w:rFonts w:ascii="Times New Roman" w:eastAsia="仿宋_GB2312" w:hAnsi="Times New Roman" w:cs="Times New Roman"/>
                  <w:color w:val="auto"/>
                  <w:kern w:val="0"/>
                  <w:sz w:val="18"/>
                  <w:szCs w:val="18"/>
                  <w:u w:val="single"/>
                  <w:lang w:eastAsia="zh-CN"/>
                </w:rPr>
                <w:t xml:space="preserve">  N/A  </w:t>
              </w:r>
              <w:r w:rsidR="00F550E8" w:rsidRPr="00BB7730">
                <w:rPr>
                  <w:rFonts w:ascii="Times New Roman" w:eastAsia="仿宋_GB2312" w:hAnsi="Times New Roman" w:cs="Times New Roman"/>
                  <w:color w:val="auto"/>
                  <w:kern w:val="0"/>
                  <w:sz w:val="18"/>
                  <w:szCs w:val="18"/>
                  <w:lang w:eastAsia="zh-CN"/>
                </w:rPr>
                <w:t xml:space="preserve"> </w:t>
              </w:r>
            </w:ins>
          </w:p>
          <w:p w14:paraId="52FAC468" w14:textId="77777777" w:rsidR="00F550E8" w:rsidRPr="00BB7730" w:rsidRDefault="003E162E" w:rsidP="00AD243C">
            <w:pPr>
              <w:spacing w:line="240" w:lineRule="exact"/>
              <w:rPr>
                <w:ins w:id="6593" w:author="Xuning Wei12232" w:date="2026-07-27T15:52:00Z"/>
                <w:rFonts w:ascii="Times New Roman" w:eastAsia="仿宋_GB2312" w:hAnsi="Times New Roman" w:cs="Times New Roman"/>
                <w:color w:val="auto"/>
                <w:kern w:val="0"/>
                <w:sz w:val="18"/>
                <w:szCs w:val="18"/>
                <w:u w:val="single"/>
                <w:lang w:eastAsia="zh-CN"/>
              </w:rPr>
            </w:pPr>
            <w:customXmlInsRangeStart w:id="6594" w:author="Xuning Wei12232" w:date="2026-07-27T15:52:00Z"/>
            <w:sdt>
              <w:sdtPr>
                <w:rPr>
                  <w:rFonts w:ascii="Times New Roman" w:eastAsia="仿宋_GB2312" w:hAnsi="Times New Roman" w:cs="Times New Roman"/>
                  <w:b/>
                  <w:color w:val="auto"/>
                  <w:sz w:val="18"/>
                  <w:szCs w:val="18"/>
                </w:rPr>
                <w:id w:val="-149912258"/>
                <w14:checkbox>
                  <w14:checked w14:val="0"/>
                  <w14:checkedState w14:val="2612" w14:font="MS Gothic"/>
                  <w14:uncheckedState w14:val="2610" w14:font="MS Gothic"/>
                </w14:checkbox>
              </w:sdtPr>
              <w:sdtEndPr/>
              <w:sdtContent>
                <w:customXmlInsRangeEnd w:id="6594"/>
                <w:ins w:id="6595" w:author="Xuning Wei12232" w:date="2026-07-27T15:52:00Z">
                  <w:r w:rsidR="00F550E8" w:rsidRPr="00BB7730">
                    <w:rPr>
                      <w:rFonts w:ascii="Segoe UI Symbol" w:eastAsia="MS Gothic" w:hAnsi="Segoe UI Symbol" w:cs="Segoe UI Symbol"/>
                      <w:b/>
                      <w:color w:val="auto"/>
                      <w:sz w:val="18"/>
                      <w:szCs w:val="18"/>
                    </w:rPr>
                    <w:t>☐</w:t>
                  </w:r>
                </w:ins>
                <w:customXmlInsRangeStart w:id="6596" w:author="Xuning Wei12232" w:date="2026-07-27T15:52:00Z"/>
              </w:sdtContent>
            </w:sdt>
            <w:customXmlInsRangeEnd w:id="6596"/>
            <w:ins w:id="6597"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sz w:val="18"/>
                  <w:szCs w:val="18"/>
                  <w:lang w:eastAsia="zh-CN"/>
                </w:rPr>
                <w:t>Handbook &amp; Page:</w:t>
              </w:r>
              <w:r w:rsidR="00F550E8" w:rsidRPr="00BB7730">
                <w:rPr>
                  <w:rFonts w:ascii="Times New Roman" w:eastAsia="仿宋_GB2312" w:hAnsi="Times New Roman" w:cs="Times New Roman"/>
                  <w:color w:val="auto"/>
                  <w:kern w:val="0"/>
                  <w:sz w:val="18"/>
                  <w:szCs w:val="18"/>
                  <w:u w:val="single"/>
                  <w:lang w:eastAsia="zh-CN"/>
                </w:rPr>
                <w:t xml:space="preserve"> N/A</w:t>
              </w:r>
            </w:ins>
          </w:p>
          <w:p w14:paraId="794DB274" w14:textId="77777777" w:rsidR="00F550E8" w:rsidRPr="00BB7730" w:rsidRDefault="003E162E" w:rsidP="00AD243C">
            <w:pPr>
              <w:spacing w:line="240" w:lineRule="exact"/>
              <w:rPr>
                <w:ins w:id="6598" w:author="Xuning Wei12232" w:date="2026-07-27T15:52:00Z"/>
                <w:rFonts w:ascii="Times New Roman" w:eastAsia="仿宋_GB2312" w:hAnsi="Times New Roman" w:cs="Times New Roman"/>
                <w:color w:val="auto"/>
                <w:kern w:val="0"/>
                <w:sz w:val="18"/>
                <w:szCs w:val="18"/>
                <w:lang w:eastAsia="zh-CN"/>
              </w:rPr>
            </w:pPr>
            <w:customXmlInsRangeStart w:id="6599" w:author="Xuning Wei12232" w:date="2026-07-27T15:52:00Z"/>
            <w:sdt>
              <w:sdtPr>
                <w:rPr>
                  <w:rFonts w:ascii="Times New Roman" w:eastAsia="仿宋_GB2312" w:hAnsi="Times New Roman" w:cs="Times New Roman"/>
                  <w:color w:val="auto"/>
                  <w:sz w:val="18"/>
                  <w:szCs w:val="18"/>
                </w:rPr>
                <w:id w:val="69480880"/>
                <w14:checkbox>
                  <w14:checked w14:val="1"/>
                  <w14:checkedState w14:val="2612" w14:font="MS Gothic"/>
                  <w14:uncheckedState w14:val="2610" w14:font="MS Gothic"/>
                </w14:checkbox>
              </w:sdtPr>
              <w:sdtEndPr/>
              <w:sdtContent>
                <w:customXmlInsRangeEnd w:id="6599"/>
                <w:ins w:id="6600" w:author="Xuning Wei12232" w:date="2026-07-27T15:52:00Z">
                  <w:r w:rsidR="00F550E8" w:rsidRPr="00BB7730">
                    <w:rPr>
                      <w:rFonts w:ascii="Segoe UI Symbol" w:eastAsia="MS Gothic" w:hAnsi="Segoe UI Symbol" w:cs="Segoe UI Symbol"/>
                      <w:color w:val="auto"/>
                      <w:sz w:val="18"/>
                      <w:szCs w:val="18"/>
                    </w:rPr>
                    <w:t>☒</w:t>
                  </w:r>
                </w:ins>
                <w:customXmlInsRangeStart w:id="6601" w:author="Xuning Wei12232" w:date="2026-07-27T15:52:00Z"/>
              </w:sdtContent>
            </w:sdt>
            <w:customXmlInsRangeEnd w:id="6601"/>
            <w:ins w:id="6602" w:author="Xuning Wei12232" w:date="2026-07-27T15:52:00Z">
              <w:r w:rsidR="00F550E8" w:rsidRPr="00BB7730">
                <w:rPr>
                  <w:rFonts w:ascii="Times New Roman" w:eastAsia="仿宋_GB2312" w:hAnsi="Times New Roman" w:cs="Times New Roman"/>
                  <w:color w:val="auto"/>
                  <w:sz w:val="18"/>
                  <w:szCs w:val="18"/>
                </w:rPr>
                <w:t xml:space="preserve"> Other</w:t>
              </w:r>
              <w:r w:rsidR="00F550E8" w:rsidRPr="00BB7730">
                <w:rPr>
                  <w:rFonts w:ascii="Times New Roman" w:eastAsia="仿宋_GB2312" w:hAnsi="Times New Roman" w:cs="Times New Roman"/>
                  <w:color w:val="auto"/>
                  <w:sz w:val="18"/>
                  <w:szCs w:val="18"/>
                  <w:lang w:eastAsia="zh-CN"/>
                </w:rPr>
                <w:t>:</w:t>
              </w:r>
              <w:r w:rsidR="00F550E8" w:rsidRPr="00BB7730">
                <w:rPr>
                  <w:rFonts w:ascii="Times New Roman" w:eastAsia="仿宋_GB2312" w:hAnsi="Times New Roman" w:cs="Times New Roman"/>
                  <w:color w:val="auto"/>
                  <w:kern w:val="0"/>
                  <w:sz w:val="18"/>
                  <w:szCs w:val="18"/>
                  <w:u w:val="single"/>
                  <w:lang w:eastAsia="zh-CN"/>
                </w:rPr>
                <w:t xml:space="preserve"> Resins, amino acids and oxyma pure are relatively stable in solid state, and do not react with materials such as PC, stainless steel, and glass at room temperature. The dispensing operation has a short duration, CEPS and the area is cleaned during material changeover. The materials are compatible.</w:t>
              </w:r>
            </w:ins>
          </w:p>
        </w:tc>
      </w:tr>
      <w:tr w:rsidR="00F550E8" w:rsidRPr="00BB7730" w14:paraId="397E13D6" w14:textId="77777777" w:rsidTr="00AD243C">
        <w:trPr>
          <w:trHeight w:val="397"/>
          <w:ins w:id="6603" w:author="Xuning Wei12232" w:date="2026-07-27T15:52:00Z"/>
        </w:trPr>
        <w:tc>
          <w:tcPr>
            <w:tcW w:w="562" w:type="dxa"/>
            <w:vMerge/>
            <w:vAlign w:val="center"/>
          </w:tcPr>
          <w:p w14:paraId="5EAD4E10" w14:textId="77777777" w:rsidR="00F550E8" w:rsidRPr="00BB7730" w:rsidRDefault="00F550E8" w:rsidP="00AD243C">
            <w:pPr>
              <w:spacing w:line="240" w:lineRule="exact"/>
              <w:jc w:val="center"/>
              <w:rPr>
                <w:ins w:id="6604" w:author="Xuning Wei12232" w:date="2026-07-27T15:52:00Z"/>
                <w:rFonts w:ascii="Times New Roman" w:eastAsia="仿宋_GB2312" w:hAnsi="Times New Roman" w:cs="Times New Roman"/>
                <w:color w:val="auto"/>
                <w:sz w:val="18"/>
                <w:szCs w:val="18"/>
              </w:rPr>
            </w:pPr>
          </w:p>
        </w:tc>
        <w:tc>
          <w:tcPr>
            <w:tcW w:w="3544" w:type="dxa"/>
            <w:vMerge/>
            <w:vAlign w:val="center"/>
          </w:tcPr>
          <w:p w14:paraId="3998ADDB" w14:textId="77777777" w:rsidR="00F550E8" w:rsidRPr="00BB7730" w:rsidRDefault="00F550E8" w:rsidP="00AD243C">
            <w:pPr>
              <w:spacing w:line="240" w:lineRule="exact"/>
              <w:jc w:val="both"/>
              <w:rPr>
                <w:ins w:id="6605" w:author="Xuning Wei12232" w:date="2026-07-27T15:52:00Z"/>
                <w:rFonts w:ascii="Times New Roman" w:eastAsia="仿宋_GB2312" w:hAnsi="Times New Roman" w:cs="Times New Roman"/>
                <w:color w:val="auto"/>
                <w:sz w:val="18"/>
                <w:szCs w:val="18"/>
              </w:rPr>
            </w:pPr>
          </w:p>
        </w:tc>
        <w:tc>
          <w:tcPr>
            <w:tcW w:w="3119" w:type="dxa"/>
            <w:vMerge/>
            <w:vAlign w:val="center"/>
          </w:tcPr>
          <w:p w14:paraId="31526F92" w14:textId="77777777" w:rsidR="00F550E8" w:rsidRPr="00BB7730" w:rsidRDefault="00F550E8" w:rsidP="00AD243C">
            <w:pPr>
              <w:spacing w:line="240" w:lineRule="exact"/>
              <w:jc w:val="both"/>
              <w:rPr>
                <w:ins w:id="6606" w:author="Xuning Wei12232" w:date="2026-07-27T15:52:00Z"/>
                <w:rFonts w:ascii="Times New Roman" w:eastAsia="仿宋_GB2312" w:hAnsi="Times New Roman" w:cs="Times New Roman"/>
                <w:color w:val="auto"/>
                <w:sz w:val="18"/>
                <w:szCs w:val="18"/>
              </w:rPr>
            </w:pPr>
          </w:p>
        </w:tc>
        <w:tc>
          <w:tcPr>
            <w:tcW w:w="1275" w:type="dxa"/>
            <w:vMerge/>
            <w:vAlign w:val="center"/>
          </w:tcPr>
          <w:p w14:paraId="428EF2AE" w14:textId="77777777" w:rsidR="00F550E8" w:rsidRPr="00BB7730" w:rsidRDefault="00F550E8" w:rsidP="00AD243C">
            <w:pPr>
              <w:spacing w:line="240" w:lineRule="exact"/>
              <w:jc w:val="center"/>
              <w:rPr>
                <w:ins w:id="6607" w:author="Xuning Wei12232" w:date="2026-07-27T15:52:00Z"/>
                <w:rFonts w:ascii="Times New Roman" w:eastAsia="仿宋_GB2312" w:hAnsi="Times New Roman" w:cs="Times New Roman"/>
                <w:color w:val="auto"/>
                <w:sz w:val="18"/>
                <w:szCs w:val="18"/>
              </w:rPr>
            </w:pPr>
          </w:p>
        </w:tc>
        <w:tc>
          <w:tcPr>
            <w:tcW w:w="851" w:type="dxa"/>
            <w:vMerge/>
            <w:vAlign w:val="center"/>
          </w:tcPr>
          <w:p w14:paraId="0100D15C" w14:textId="77777777" w:rsidR="00F550E8" w:rsidRPr="00BB7730" w:rsidRDefault="00F550E8" w:rsidP="00AD243C">
            <w:pPr>
              <w:spacing w:line="240" w:lineRule="exact"/>
              <w:jc w:val="center"/>
              <w:rPr>
                <w:ins w:id="6608" w:author="Xuning Wei12232" w:date="2026-07-27T15:52:00Z"/>
                <w:rFonts w:ascii="Times New Roman" w:eastAsia="仿宋_GB2312" w:hAnsi="Times New Roman" w:cs="Times New Roman"/>
                <w:color w:val="auto"/>
                <w:sz w:val="18"/>
                <w:szCs w:val="18"/>
              </w:rPr>
            </w:pPr>
          </w:p>
        </w:tc>
        <w:tc>
          <w:tcPr>
            <w:tcW w:w="992" w:type="dxa"/>
            <w:vAlign w:val="center"/>
          </w:tcPr>
          <w:p w14:paraId="176C693A" w14:textId="77777777" w:rsidR="00F550E8" w:rsidRPr="00BB7730" w:rsidRDefault="003E162E" w:rsidP="00AD243C">
            <w:pPr>
              <w:spacing w:line="240" w:lineRule="exact"/>
              <w:jc w:val="both"/>
              <w:rPr>
                <w:ins w:id="6609" w:author="Xuning Wei12232" w:date="2026-07-27T15:52:00Z"/>
                <w:rFonts w:ascii="Times New Roman" w:eastAsia="仿宋_GB2312" w:hAnsi="Times New Roman" w:cs="Times New Roman"/>
                <w:color w:val="auto"/>
                <w:kern w:val="0"/>
                <w:sz w:val="18"/>
                <w:szCs w:val="18"/>
              </w:rPr>
            </w:pPr>
            <w:customXmlInsRangeStart w:id="6610" w:author="Xuning Wei12232" w:date="2026-07-27T15:52:00Z"/>
            <w:sdt>
              <w:sdtPr>
                <w:rPr>
                  <w:rFonts w:ascii="Times New Roman" w:eastAsia="仿宋_GB2312" w:hAnsi="Times New Roman" w:cs="Times New Roman"/>
                  <w:b/>
                  <w:color w:val="auto"/>
                  <w:sz w:val="18"/>
                  <w:szCs w:val="18"/>
                </w:rPr>
                <w:id w:val="1353228868"/>
                <w14:checkbox>
                  <w14:checked w14:val="0"/>
                  <w14:checkedState w14:val="2612" w14:font="MS Gothic"/>
                  <w14:uncheckedState w14:val="2610" w14:font="MS Gothic"/>
                </w14:checkbox>
              </w:sdtPr>
              <w:sdtEndPr/>
              <w:sdtContent>
                <w:customXmlInsRangeEnd w:id="6610"/>
                <w:ins w:id="6611" w:author="Xuning Wei12232" w:date="2026-07-27T15:52:00Z">
                  <w:r w:rsidR="00F550E8" w:rsidRPr="00BB7730">
                    <w:rPr>
                      <w:rFonts w:ascii="Segoe UI Symbol" w:eastAsia="MS Gothic" w:hAnsi="Segoe UI Symbol" w:cs="Segoe UI Symbol"/>
                      <w:b/>
                      <w:color w:val="auto"/>
                      <w:sz w:val="18"/>
                      <w:szCs w:val="18"/>
                    </w:rPr>
                    <w:t>☐</w:t>
                  </w:r>
                </w:ins>
                <w:customXmlInsRangeStart w:id="6612" w:author="Xuning Wei12232" w:date="2026-07-27T15:52:00Z"/>
              </w:sdtContent>
            </w:sdt>
            <w:customXmlInsRangeEnd w:id="6612"/>
            <w:ins w:id="6613" w:author="Xuning Wei12232" w:date="2026-07-27T15:52:00Z">
              <w:r w:rsidR="00F550E8" w:rsidRPr="00BB7730">
                <w:rPr>
                  <w:rFonts w:ascii="Times New Roman" w:eastAsia="仿宋_GB2312" w:hAnsi="Times New Roman" w:cs="Times New Roman"/>
                  <w:color w:val="auto"/>
                  <w:kern w:val="0"/>
                  <w:sz w:val="18"/>
                  <w:szCs w:val="18"/>
                </w:rPr>
                <w:t xml:space="preserve"> </w:t>
              </w:r>
              <w:r w:rsidR="00F550E8" w:rsidRPr="00BB7730">
                <w:rPr>
                  <w:rFonts w:ascii="Times New Roman" w:eastAsia="仿宋_GB2312" w:hAnsi="Times New Roman" w:cs="Times New Roman"/>
                  <w:color w:val="auto"/>
                  <w:kern w:val="0"/>
                  <w:sz w:val="18"/>
                  <w:szCs w:val="18"/>
                  <w:lang w:eastAsia="zh-CN"/>
                </w:rPr>
                <w:t>High</w:t>
              </w:r>
            </w:ins>
          </w:p>
          <w:p w14:paraId="350D8F65" w14:textId="77777777" w:rsidR="00F550E8" w:rsidRPr="00BB7730" w:rsidRDefault="003E162E" w:rsidP="00AD243C">
            <w:pPr>
              <w:spacing w:line="240" w:lineRule="exact"/>
              <w:jc w:val="both"/>
              <w:rPr>
                <w:ins w:id="6614" w:author="Xuning Wei12232" w:date="2026-07-27T15:52:00Z"/>
                <w:rFonts w:ascii="Times New Roman" w:eastAsia="仿宋_GB2312" w:hAnsi="Times New Roman" w:cs="Times New Roman"/>
                <w:color w:val="auto"/>
                <w:kern w:val="0"/>
                <w:sz w:val="18"/>
                <w:szCs w:val="18"/>
                <w:lang w:eastAsia="zh-CN"/>
              </w:rPr>
            </w:pPr>
            <w:customXmlInsRangeStart w:id="6615" w:author="Xuning Wei12232" w:date="2026-07-27T15:52:00Z"/>
            <w:sdt>
              <w:sdtPr>
                <w:rPr>
                  <w:rFonts w:ascii="Times New Roman" w:eastAsia="仿宋_GB2312" w:hAnsi="Times New Roman" w:cs="Times New Roman"/>
                  <w:b/>
                  <w:color w:val="auto"/>
                  <w:sz w:val="18"/>
                  <w:szCs w:val="18"/>
                </w:rPr>
                <w:id w:val="1976259101"/>
                <w14:checkbox>
                  <w14:checked w14:val="0"/>
                  <w14:checkedState w14:val="2612" w14:font="MS Gothic"/>
                  <w14:uncheckedState w14:val="2610" w14:font="MS Gothic"/>
                </w14:checkbox>
              </w:sdtPr>
              <w:sdtEndPr/>
              <w:sdtContent>
                <w:customXmlInsRangeEnd w:id="6615"/>
                <w:ins w:id="6616" w:author="Xuning Wei12232" w:date="2026-07-27T15:52:00Z">
                  <w:r w:rsidR="00F550E8" w:rsidRPr="00BB7730">
                    <w:rPr>
                      <w:rFonts w:ascii="Segoe UI Symbol" w:eastAsia="仿宋_GB2312" w:hAnsi="Segoe UI Symbol" w:cs="Segoe UI Symbol"/>
                      <w:b/>
                      <w:color w:val="auto"/>
                      <w:sz w:val="18"/>
                      <w:szCs w:val="18"/>
                    </w:rPr>
                    <w:t>☐</w:t>
                  </w:r>
                </w:ins>
                <w:customXmlInsRangeStart w:id="6617" w:author="Xuning Wei12232" w:date="2026-07-27T15:52:00Z"/>
              </w:sdtContent>
            </w:sdt>
            <w:customXmlInsRangeEnd w:id="6617"/>
            <w:ins w:id="6618" w:author="Xuning Wei12232" w:date="2026-07-27T15:52:00Z">
              <w:r w:rsidR="00F550E8" w:rsidRPr="00BB7730">
                <w:rPr>
                  <w:rFonts w:ascii="Times New Roman" w:eastAsia="仿宋_GB2312" w:hAnsi="Times New Roman" w:cs="Times New Roman"/>
                  <w:b/>
                  <w:color w:val="auto"/>
                  <w:sz w:val="18"/>
                  <w:szCs w:val="18"/>
                </w:rPr>
                <w:t xml:space="preserve"> </w:t>
              </w:r>
              <w:r w:rsidR="00F550E8" w:rsidRPr="00BB7730">
                <w:rPr>
                  <w:rFonts w:ascii="Times New Roman" w:eastAsia="仿宋_GB2312" w:hAnsi="Times New Roman" w:cs="Times New Roman"/>
                  <w:color w:val="auto"/>
                  <w:kern w:val="0"/>
                  <w:sz w:val="18"/>
                  <w:szCs w:val="18"/>
                  <w:lang w:eastAsia="zh-CN"/>
                </w:rPr>
                <w:t>Medium</w:t>
              </w:r>
            </w:ins>
          </w:p>
          <w:p w14:paraId="6442D2F2" w14:textId="77777777" w:rsidR="00F550E8" w:rsidRPr="00BB7730" w:rsidRDefault="003E162E" w:rsidP="00AD243C">
            <w:pPr>
              <w:spacing w:line="240" w:lineRule="exact"/>
              <w:rPr>
                <w:ins w:id="6619" w:author="Xuning Wei12232" w:date="2026-07-27T15:52:00Z"/>
                <w:rFonts w:ascii="Times New Roman" w:eastAsia="仿宋_GB2312" w:hAnsi="Times New Roman" w:cs="Times New Roman"/>
                <w:color w:val="auto"/>
                <w:sz w:val="18"/>
                <w:szCs w:val="18"/>
              </w:rPr>
            </w:pPr>
            <w:customXmlInsRangeStart w:id="6620" w:author="Xuning Wei12232" w:date="2026-07-27T15:52:00Z"/>
            <w:sdt>
              <w:sdtPr>
                <w:rPr>
                  <w:rFonts w:ascii="Times New Roman" w:eastAsia="仿宋_GB2312" w:hAnsi="Times New Roman" w:cs="Times New Roman"/>
                  <w:b/>
                  <w:color w:val="auto"/>
                  <w:sz w:val="18"/>
                  <w:szCs w:val="18"/>
                </w:rPr>
                <w:id w:val="1791317329"/>
                <w14:checkbox>
                  <w14:checked w14:val="1"/>
                  <w14:checkedState w14:val="2612" w14:font="MS Gothic"/>
                  <w14:uncheckedState w14:val="2610" w14:font="MS Gothic"/>
                </w14:checkbox>
              </w:sdtPr>
              <w:sdtEndPr/>
              <w:sdtContent>
                <w:customXmlInsRangeEnd w:id="6620"/>
                <w:ins w:id="6621" w:author="Xuning Wei12232" w:date="2026-07-27T15:52:00Z">
                  <w:r w:rsidR="00F550E8" w:rsidRPr="00BB7730">
                    <w:rPr>
                      <w:rFonts w:ascii="Segoe UI Symbol" w:eastAsia="MS Gothic" w:hAnsi="Segoe UI Symbol" w:cs="Segoe UI Symbol"/>
                      <w:b/>
                      <w:color w:val="auto"/>
                      <w:sz w:val="18"/>
                      <w:szCs w:val="18"/>
                    </w:rPr>
                    <w:t>☒</w:t>
                  </w:r>
                </w:ins>
                <w:customXmlInsRangeStart w:id="6622" w:author="Xuning Wei12232" w:date="2026-07-27T15:52:00Z"/>
              </w:sdtContent>
            </w:sdt>
            <w:customXmlInsRangeEnd w:id="6622"/>
            <w:ins w:id="6623" w:author="Xuning Wei12232" w:date="2026-07-27T15:52:00Z">
              <w:r w:rsidR="00F550E8" w:rsidRPr="00BB7730">
                <w:rPr>
                  <w:rFonts w:ascii="Times New Roman" w:eastAsia="仿宋_GB2312" w:hAnsi="Times New Roman" w:cs="Times New Roman"/>
                  <w:color w:val="auto"/>
                  <w:kern w:val="0"/>
                  <w:sz w:val="18"/>
                  <w:szCs w:val="18"/>
                  <w:lang w:eastAsia="zh-CN"/>
                </w:rPr>
                <w:t xml:space="preserve"> Low</w:t>
              </w:r>
            </w:ins>
          </w:p>
        </w:tc>
        <w:tc>
          <w:tcPr>
            <w:tcW w:w="992" w:type="dxa"/>
            <w:vAlign w:val="center"/>
          </w:tcPr>
          <w:p w14:paraId="72A3676A" w14:textId="77777777" w:rsidR="00F550E8" w:rsidRPr="00BB7730" w:rsidRDefault="00F550E8" w:rsidP="00AD243C">
            <w:pPr>
              <w:spacing w:line="240" w:lineRule="exact"/>
              <w:rPr>
                <w:ins w:id="6624" w:author="Xuning Wei12232" w:date="2026-07-27T15:52:00Z"/>
                <w:rFonts w:ascii="Times New Roman" w:eastAsia="仿宋_GB2312" w:hAnsi="Times New Roman" w:cs="Times New Roman"/>
                <w:color w:val="auto"/>
                <w:sz w:val="18"/>
                <w:szCs w:val="18"/>
              </w:rPr>
            </w:pPr>
            <w:ins w:id="6625" w:author="Xuning Wei12232" w:date="2026-07-27T15:52:00Z">
              <w:r w:rsidRPr="00BB7730">
                <w:rPr>
                  <w:rFonts w:ascii="Times New Roman" w:eastAsia="仿宋_GB2312" w:hAnsi="Times New Roman" w:cs="Times New Roman"/>
                  <w:color w:val="auto"/>
                  <w:kern w:val="0"/>
                  <w:sz w:val="18"/>
                  <w:szCs w:val="18"/>
                  <w:lang w:eastAsia="zh-CN"/>
                </w:rPr>
                <w:t>Based on the compatibility test results</w:t>
              </w:r>
            </w:ins>
          </w:p>
        </w:tc>
        <w:tc>
          <w:tcPr>
            <w:tcW w:w="2977" w:type="dxa"/>
            <w:vMerge/>
            <w:vAlign w:val="center"/>
          </w:tcPr>
          <w:p w14:paraId="01C33969" w14:textId="77777777" w:rsidR="00F550E8" w:rsidRPr="00BB7730" w:rsidRDefault="00F550E8" w:rsidP="00AD243C">
            <w:pPr>
              <w:pStyle w:val="afc"/>
              <w:numPr>
                <w:ilvl w:val="0"/>
                <w:numId w:val="2"/>
              </w:numPr>
              <w:spacing w:line="240" w:lineRule="exact"/>
              <w:ind w:firstLineChars="0"/>
              <w:rPr>
                <w:ins w:id="6626" w:author="Xuning Wei12232" w:date="2026-07-27T15:52:00Z"/>
                <w:rFonts w:ascii="Times New Roman" w:eastAsia="仿宋_GB2312" w:hAnsi="Times New Roman" w:cs="Times New Roman"/>
                <w:color w:val="auto"/>
                <w:sz w:val="18"/>
                <w:szCs w:val="18"/>
              </w:rPr>
            </w:pPr>
          </w:p>
        </w:tc>
      </w:tr>
    </w:tbl>
    <w:p w14:paraId="34CBD668" w14:textId="77777777" w:rsidR="00F550E8" w:rsidRPr="00BB7730" w:rsidRDefault="00F550E8" w:rsidP="00F550E8">
      <w:pPr>
        <w:spacing w:beforeLines="50" w:before="120" w:afterLines="50" w:after="120"/>
        <w:jc w:val="center"/>
        <w:rPr>
          <w:ins w:id="6627" w:author="Xuning Wei12232" w:date="2026-07-27T15:52:00Z"/>
          <w:rFonts w:ascii="Times New Roman" w:eastAsia="仿宋_GB2312" w:hAnsi="Times New Roman" w:cs="Times New Roman"/>
          <w:b/>
          <w:color w:val="auto"/>
          <w:sz w:val="20"/>
          <w:szCs w:val="20"/>
        </w:rPr>
      </w:pPr>
    </w:p>
    <w:p w14:paraId="295580E9" w14:textId="77777777" w:rsidR="00FD673D" w:rsidRPr="00BB7730" w:rsidRDefault="00FD673D">
      <w:pPr>
        <w:rPr>
          <w:ins w:id="6628" w:author="Xuning Wei12232" w:date="2026-07-27T15:59:00Z"/>
          <w:rFonts w:ascii="Times New Roman" w:eastAsia="仿宋_GB2312" w:hAnsi="Times New Roman" w:cs="Times New Roman"/>
          <w:b/>
          <w:color w:val="auto"/>
          <w:sz w:val="20"/>
          <w:szCs w:val="20"/>
        </w:rPr>
      </w:pPr>
      <w:ins w:id="6629" w:author="Xuning Wei12232" w:date="2026-07-27T15:59:00Z">
        <w:r w:rsidRPr="00BB7730">
          <w:rPr>
            <w:rFonts w:ascii="Times New Roman" w:eastAsia="仿宋_GB2312" w:hAnsi="Times New Roman" w:cs="Times New Roman"/>
            <w:b/>
            <w:color w:val="auto"/>
            <w:sz w:val="20"/>
            <w:szCs w:val="20"/>
          </w:rPr>
          <w:br w:type="page"/>
        </w:r>
      </w:ins>
    </w:p>
    <w:p w14:paraId="0AED2036" w14:textId="2FDD2F5F" w:rsidR="00F550E8" w:rsidRPr="00BB7730" w:rsidRDefault="00F550E8">
      <w:pPr>
        <w:spacing w:afterLines="50" w:after="120" w:line="360" w:lineRule="auto"/>
        <w:jc w:val="center"/>
        <w:rPr>
          <w:ins w:id="6630" w:author="Xuning Wei12232" w:date="2026-07-27T16:00:00Z"/>
          <w:rFonts w:ascii="Times New Roman" w:hAnsi="Times New Roman" w:cs="Times New Roman"/>
          <w:b/>
          <w:color w:val="0000FF"/>
          <w:sz w:val="18"/>
          <w:szCs w:val="18"/>
          <w:shd w:val="clear" w:color="auto" w:fill="FFFFFF"/>
        </w:rPr>
        <w:pPrChange w:id="6631" w:author="He Han" w:date="2026-10-13T13:56:00Z">
          <w:pPr>
            <w:spacing w:afterLines="50" w:after="120"/>
            <w:jc w:val="center"/>
          </w:pPr>
        </w:pPrChange>
      </w:pPr>
      <w:ins w:id="6632" w:author="Xuning Wei12232" w:date="2026-07-27T15:52:00Z">
        <w:r w:rsidRPr="00BB7730">
          <w:rPr>
            <w:rFonts w:ascii="Times New Roman" w:eastAsia="仿宋_GB2312" w:hAnsi="Times New Roman" w:cs="Times New Roman"/>
            <w:b/>
            <w:color w:val="auto"/>
            <w:sz w:val="20"/>
            <w:szCs w:val="20"/>
          </w:rPr>
          <w:lastRenderedPageBreak/>
          <w:t>Table 8</w:t>
        </w:r>
        <w:r w:rsidRPr="00BB7730">
          <w:rPr>
            <w:rFonts w:ascii="Times New Roman" w:eastAsia="仿宋_GB2312" w:hAnsi="Times New Roman" w:cs="Times New Roman"/>
            <w:b/>
            <w:color w:val="auto"/>
            <w:sz w:val="20"/>
            <w:szCs w:val="20"/>
            <w:lang w:eastAsia="zh-CN"/>
          </w:rPr>
          <w:t>-</w:t>
        </w:r>
        <w:r w:rsidRPr="00BB7730">
          <w:rPr>
            <w:rFonts w:ascii="Times New Roman" w:eastAsia="仿宋_GB2312" w:hAnsi="Times New Roman" w:cs="Times New Roman"/>
            <w:b/>
            <w:color w:val="auto"/>
            <w:sz w:val="20"/>
            <w:szCs w:val="20"/>
          </w:rPr>
          <w:t>3: Equipment Compatibility and Corrosion Impact Study for</w:t>
        </w:r>
        <w:r w:rsidRPr="00BB7730">
          <w:rPr>
            <w:rFonts w:ascii="Times New Roman" w:hAnsi="Times New Roman" w:cs="Times New Roman"/>
            <w:color w:val="auto"/>
          </w:rPr>
          <w:t xml:space="preserve"> </w:t>
        </w:r>
        <w:r w:rsidRPr="00BB7730">
          <w:rPr>
            <w:rFonts w:ascii="Times New Roman" w:eastAsia="仿宋_GB2312" w:hAnsi="Times New Roman" w:cs="Times New Roman"/>
            <w:b/>
            <w:color w:val="auto"/>
            <w:sz w:val="20"/>
            <w:szCs w:val="20"/>
          </w:rPr>
          <w:t>glovebox</w:t>
        </w:r>
        <w:r w:rsidRPr="00BB7730">
          <w:rPr>
            <w:rFonts w:ascii="Times New Roman" w:hAnsi="Times New Roman" w:cs="Times New Roman"/>
            <w:b/>
            <w:color w:val="0000FF"/>
            <w:sz w:val="18"/>
            <w:szCs w:val="18"/>
            <w:shd w:val="clear" w:color="auto" w:fill="FFFFFF"/>
          </w:rPr>
          <w:t xml:space="preserve"> TJ4S-1200-GB04</w:t>
        </w:r>
      </w:ins>
    </w:p>
    <w:p w14:paraId="536F1079" w14:textId="15216C24" w:rsidR="00FD673D" w:rsidRPr="00BB7730" w:rsidDel="009E3204" w:rsidRDefault="00FD673D" w:rsidP="00F550E8">
      <w:pPr>
        <w:spacing w:afterLines="50" w:after="120"/>
        <w:jc w:val="center"/>
        <w:rPr>
          <w:ins w:id="6633" w:author="Xuning Wei12232" w:date="2026-07-27T15:52:00Z"/>
          <w:del w:id="6634" w:author="He Han" w:date="2026-10-13T13:43:00Z"/>
          <w:rFonts w:ascii="Times New Roman" w:hAnsi="Times New Roman" w:cs="Times New Roman"/>
          <w:color w:val="0000FF"/>
          <w:sz w:val="18"/>
          <w:szCs w:val="18"/>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544"/>
        <w:gridCol w:w="3260"/>
        <w:gridCol w:w="1134"/>
        <w:gridCol w:w="851"/>
        <w:gridCol w:w="992"/>
        <w:gridCol w:w="992"/>
        <w:gridCol w:w="2977"/>
        <w:tblGridChange w:id="6635">
          <w:tblGrid>
            <w:gridCol w:w="562"/>
            <w:gridCol w:w="3544"/>
            <w:gridCol w:w="3119"/>
            <w:gridCol w:w="1275"/>
            <w:gridCol w:w="851"/>
            <w:gridCol w:w="992"/>
            <w:gridCol w:w="992"/>
            <w:gridCol w:w="2977"/>
          </w:tblGrid>
        </w:tblGridChange>
      </w:tblGrid>
      <w:tr w:rsidR="00F550E8" w:rsidRPr="00BB7730" w14:paraId="6A012CF3" w14:textId="77777777" w:rsidTr="00AD243C">
        <w:trPr>
          <w:trHeight w:val="397"/>
          <w:tblHeader/>
          <w:ins w:id="6636" w:author="Xuning Wei12232" w:date="2026-07-27T15:52:00Z"/>
        </w:trPr>
        <w:tc>
          <w:tcPr>
            <w:tcW w:w="4106" w:type="dxa"/>
            <w:gridSpan w:val="2"/>
            <w:shd w:val="clear" w:color="auto" w:fill="D9D9D9" w:themeFill="background1" w:themeFillShade="D9"/>
            <w:vAlign w:val="center"/>
          </w:tcPr>
          <w:p w14:paraId="45F97595" w14:textId="77777777" w:rsidR="00F550E8" w:rsidRPr="00BB7730" w:rsidRDefault="00F550E8" w:rsidP="00AD243C">
            <w:pPr>
              <w:spacing w:line="240" w:lineRule="exact"/>
              <w:jc w:val="center"/>
              <w:rPr>
                <w:ins w:id="6637" w:author="Xuning Wei12232" w:date="2026-07-27T15:52:00Z"/>
                <w:rFonts w:ascii="Times New Roman" w:eastAsia="仿宋_GB2312" w:hAnsi="Times New Roman" w:cs="Times New Roman"/>
                <w:b/>
                <w:color w:val="0000FF"/>
                <w:sz w:val="18"/>
                <w:szCs w:val="18"/>
              </w:rPr>
            </w:pPr>
            <w:ins w:id="6638" w:author="Xuning Wei12232" w:date="2026-07-27T15:52:00Z">
              <w:r w:rsidRPr="00BB7730">
                <w:rPr>
                  <w:rFonts w:ascii="Times New Roman" w:eastAsia="仿宋_GB2312" w:hAnsi="Times New Roman" w:cs="Times New Roman"/>
                  <w:b/>
                  <w:color w:val="0000FF"/>
                  <w:sz w:val="18"/>
                  <w:szCs w:val="18"/>
                </w:rPr>
                <w:t>Process steps</w:t>
              </w:r>
            </w:ins>
          </w:p>
        </w:tc>
        <w:tc>
          <w:tcPr>
            <w:tcW w:w="5245" w:type="dxa"/>
            <w:gridSpan w:val="3"/>
            <w:shd w:val="clear" w:color="auto" w:fill="D9D9D9" w:themeFill="background1" w:themeFillShade="D9"/>
            <w:vAlign w:val="center"/>
          </w:tcPr>
          <w:p w14:paraId="0E20B74A" w14:textId="77777777" w:rsidR="00F550E8" w:rsidRPr="00BB7730" w:rsidRDefault="00F550E8" w:rsidP="00AD243C">
            <w:pPr>
              <w:spacing w:line="240" w:lineRule="exact"/>
              <w:jc w:val="center"/>
              <w:rPr>
                <w:ins w:id="6639" w:author="Xuning Wei12232" w:date="2026-07-27T15:52:00Z"/>
                <w:rFonts w:ascii="Times New Roman" w:eastAsia="仿宋_GB2312" w:hAnsi="Times New Roman" w:cs="Times New Roman"/>
                <w:b/>
                <w:color w:val="0000FF"/>
                <w:sz w:val="18"/>
                <w:szCs w:val="18"/>
              </w:rPr>
            </w:pPr>
            <w:ins w:id="6640" w:author="Xuning Wei12232" w:date="2026-07-27T15:52:00Z">
              <w:r w:rsidRPr="00BB7730">
                <w:rPr>
                  <w:rFonts w:ascii="Times New Roman" w:eastAsia="仿宋_GB2312" w:hAnsi="Times New Roman" w:cs="Times New Roman"/>
                  <w:b/>
                  <w:color w:val="0000FF"/>
                  <w:sz w:val="18"/>
                  <w:szCs w:val="18"/>
                </w:rPr>
                <w:t>Sieving</w:t>
              </w:r>
            </w:ins>
          </w:p>
        </w:tc>
        <w:tc>
          <w:tcPr>
            <w:tcW w:w="1984" w:type="dxa"/>
            <w:gridSpan w:val="2"/>
            <w:shd w:val="clear" w:color="auto" w:fill="D9D9D9" w:themeFill="background1" w:themeFillShade="D9"/>
            <w:vAlign w:val="center"/>
          </w:tcPr>
          <w:p w14:paraId="1824436A" w14:textId="77777777" w:rsidR="00F550E8" w:rsidRPr="00BB7730" w:rsidRDefault="00F550E8" w:rsidP="00AD243C">
            <w:pPr>
              <w:spacing w:line="240" w:lineRule="exact"/>
              <w:jc w:val="center"/>
              <w:rPr>
                <w:ins w:id="6641" w:author="Xuning Wei12232" w:date="2026-07-27T15:52:00Z"/>
                <w:rFonts w:ascii="Times New Roman" w:eastAsia="仿宋_GB2312" w:hAnsi="Times New Roman" w:cs="Times New Roman"/>
                <w:b/>
                <w:color w:val="0000FF"/>
                <w:sz w:val="18"/>
                <w:szCs w:val="18"/>
              </w:rPr>
            </w:pPr>
            <w:ins w:id="6642" w:author="Xuning Wei12232" w:date="2026-07-27T15:52:00Z">
              <w:r w:rsidRPr="00BB7730">
                <w:rPr>
                  <w:rFonts w:ascii="Times New Roman" w:eastAsia="仿宋_GB2312" w:hAnsi="Times New Roman" w:cs="Times New Roman"/>
                  <w:b/>
                  <w:color w:val="0000FF"/>
                  <w:sz w:val="18"/>
                  <w:szCs w:val="18"/>
                </w:rPr>
                <w:t>Equipment Codes</w:t>
              </w:r>
            </w:ins>
          </w:p>
        </w:tc>
        <w:tc>
          <w:tcPr>
            <w:tcW w:w="2977" w:type="dxa"/>
            <w:shd w:val="clear" w:color="auto" w:fill="D9D9D9" w:themeFill="background1" w:themeFillShade="D9"/>
            <w:vAlign w:val="center"/>
          </w:tcPr>
          <w:p w14:paraId="423AEF75" w14:textId="77777777" w:rsidR="00F550E8" w:rsidRPr="00BB7730" w:rsidRDefault="00F550E8" w:rsidP="00AD243C">
            <w:pPr>
              <w:spacing w:line="240" w:lineRule="exact"/>
              <w:jc w:val="center"/>
              <w:rPr>
                <w:ins w:id="6643" w:author="Xuning Wei12232" w:date="2026-07-27T15:52:00Z"/>
                <w:rFonts w:ascii="Times New Roman" w:eastAsia="仿宋_GB2312" w:hAnsi="Times New Roman" w:cs="Times New Roman"/>
                <w:b/>
                <w:color w:val="0000FF"/>
                <w:sz w:val="18"/>
                <w:szCs w:val="18"/>
              </w:rPr>
            </w:pPr>
            <w:ins w:id="6644" w:author="Xuning Wei12232" w:date="2026-07-27T15:52:00Z">
              <w:r w:rsidRPr="00BB7730">
                <w:rPr>
                  <w:rFonts w:ascii="Times New Roman" w:hAnsi="Times New Roman" w:cs="Times New Roman"/>
                  <w:b/>
                  <w:color w:val="0000FF"/>
                  <w:sz w:val="18"/>
                  <w:szCs w:val="18"/>
                  <w:shd w:val="clear" w:color="auto" w:fill="FFFFFF"/>
                </w:rPr>
                <w:t>TJ4S-1200-GB04</w:t>
              </w:r>
            </w:ins>
          </w:p>
        </w:tc>
      </w:tr>
      <w:tr w:rsidR="00F550E8" w:rsidRPr="00BB7730" w14:paraId="59A58D42" w14:textId="77777777" w:rsidTr="00C62B2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6645" w:author="Xuning Wei12232" w:date="2026-07-27T17:33: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97"/>
          <w:tblHeader/>
          <w:ins w:id="6646" w:author="Xuning Wei12232" w:date="2026-07-27T15:52:00Z"/>
          <w:trPrChange w:id="6647" w:author="Xuning Wei12232" w:date="2026-07-27T17:33:00Z">
            <w:trPr>
              <w:trHeight w:val="397"/>
              <w:tblHeader/>
            </w:trPr>
          </w:trPrChange>
        </w:trPr>
        <w:tc>
          <w:tcPr>
            <w:tcW w:w="562" w:type="dxa"/>
            <w:shd w:val="clear" w:color="auto" w:fill="D9D9D9" w:themeFill="background1" w:themeFillShade="D9"/>
            <w:vAlign w:val="center"/>
            <w:tcPrChange w:id="6648" w:author="Xuning Wei12232" w:date="2026-07-27T17:33:00Z">
              <w:tcPr>
                <w:tcW w:w="562" w:type="dxa"/>
                <w:shd w:val="clear" w:color="auto" w:fill="D9D9D9" w:themeFill="background1" w:themeFillShade="D9"/>
                <w:vAlign w:val="center"/>
              </w:tcPr>
            </w:tcPrChange>
          </w:tcPr>
          <w:p w14:paraId="4A265120" w14:textId="77777777" w:rsidR="00F550E8" w:rsidRPr="00BB7730" w:rsidRDefault="00F550E8" w:rsidP="00AD243C">
            <w:pPr>
              <w:spacing w:line="240" w:lineRule="exact"/>
              <w:jc w:val="center"/>
              <w:rPr>
                <w:ins w:id="6649" w:author="Xuning Wei12232" w:date="2026-07-27T15:52:00Z"/>
                <w:rFonts w:ascii="Times New Roman" w:eastAsia="仿宋_GB2312" w:hAnsi="Times New Roman" w:cs="Times New Roman"/>
                <w:b/>
                <w:color w:val="auto"/>
                <w:sz w:val="18"/>
                <w:szCs w:val="18"/>
              </w:rPr>
            </w:pPr>
            <w:ins w:id="6650" w:author="Xuning Wei12232" w:date="2026-07-27T15:52:00Z">
              <w:r w:rsidRPr="00BB7730">
                <w:rPr>
                  <w:rFonts w:ascii="Times New Roman" w:eastAsia="仿宋_GB2312" w:hAnsi="Times New Roman" w:cs="Times New Roman"/>
                  <w:b/>
                  <w:color w:val="auto"/>
                  <w:sz w:val="18"/>
                  <w:szCs w:val="18"/>
                </w:rPr>
                <w:t>S/N</w:t>
              </w:r>
            </w:ins>
          </w:p>
        </w:tc>
        <w:tc>
          <w:tcPr>
            <w:tcW w:w="3544" w:type="dxa"/>
            <w:shd w:val="clear" w:color="auto" w:fill="D9D9D9" w:themeFill="background1" w:themeFillShade="D9"/>
            <w:vAlign w:val="center"/>
            <w:tcPrChange w:id="6651" w:author="Xuning Wei12232" w:date="2026-07-27T17:33:00Z">
              <w:tcPr>
                <w:tcW w:w="3544" w:type="dxa"/>
                <w:shd w:val="clear" w:color="auto" w:fill="D9D9D9" w:themeFill="background1" w:themeFillShade="D9"/>
                <w:vAlign w:val="center"/>
              </w:tcPr>
            </w:tcPrChange>
          </w:tcPr>
          <w:p w14:paraId="3B031337" w14:textId="77777777" w:rsidR="00F550E8" w:rsidRPr="00BB7730" w:rsidRDefault="00F550E8" w:rsidP="00AD243C">
            <w:pPr>
              <w:spacing w:line="240" w:lineRule="exact"/>
              <w:jc w:val="center"/>
              <w:rPr>
                <w:ins w:id="6652" w:author="Xuning Wei12232" w:date="2026-07-27T15:52:00Z"/>
                <w:rFonts w:ascii="Times New Roman" w:eastAsia="仿宋_GB2312" w:hAnsi="Times New Roman" w:cs="Times New Roman"/>
                <w:b/>
                <w:color w:val="0000FF"/>
                <w:sz w:val="18"/>
                <w:szCs w:val="18"/>
              </w:rPr>
            </w:pPr>
            <w:ins w:id="6653" w:author="Xuning Wei12232" w:date="2026-07-27T15:52:00Z">
              <w:r w:rsidRPr="00BB7730">
                <w:rPr>
                  <w:rFonts w:ascii="Times New Roman" w:eastAsia="仿宋_GB2312" w:hAnsi="Times New Roman" w:cs="Times New Roman"/>
                  <w:b/>
                  <w:color w:val="0000FF"/>
                  <w:sz w:val="18"/>
                  <w:szCs w:val="18"/>
                </w:rPr>
                <w:t>Process description (indicate the equipment number, solvent/regent/material name)</w:t>
              </w:r>
            </w:ins>
          </w:p>
        </w:tc>
        <w:tc>
          <w:tcPr>
            <w:tcW w:w="3260" w:type="dxa"/>
            <w:shd w:val="clear" w:color="auto" w:fill="D9D9D9" w:themeFill="background1" w:themeFillShade="D9"/>
            <w:vAlign w:val="center"/>
            <w:tcPrChange w:id="6654" w:author="Xuning Wei12232" w:date="2026-07-27T17:33:00Z">
              <w:tcPr>
                <w:tcW w:w="3119" w:type="dxa"/>
                <w:shd w:val="clear" w:color="auto" w:fill="D9D9D9" w:themeFill="background1" w:themeFillShade="D9"/>
                <w:vAlign w:val="center"/>
              </w:tcPr>
            </w:tcPrChange>
          </w:tcPr>
          <w:p w14:paraId="0004EF9D" w14:textId="77777777" w:rsidR="00F550E8" w:rsidRPr="00BB7730" w:rsidRDefault="00F550E8" w:rsidP="00AD243C">
            <w:pPr>
              <w:spacing w:line="240" w:lineRule="exact"/>
              <w:jc w:val="center"/>
              <w:rPr>
                <w:ins w:id="6655" w:author="Xuning Wei12232" w:date="2026-07-27T15:52:00Z"/>
                <w:rFonts w:ascii="Times New Roman" w:eastAsia="仿宋_GB2312" w:hAnsi="Times New Roman" w:cs="Times New Roman"/>
                <w:b/>
                <w:color w:val="0000FF"/>
                <w:sz w:val="18"/>
                <w:szCs w:val="18"/>
              </w:rPr>
            </w:pPr>
            <w:ins w:id="6656" w:author="Xuning Wei12232" w:date="2026-07-27T15:52:00Z">
              <w:r w:rsidRPr="00BB7730">
                <w:rPr>
                  <w:rFonts w:ascii="Times New Roman" w:eastAsia="仿宋_GB2312" w:hAnsi="Times New Roman" w:cs="Times New Roman"/>
                  <w:b/>
                  <w:color w:val="0000FF"/>
                  <w:sz w:val="18"/>
                  <w:szCs w:val="18"/>
                </w:rPr>
                <w:t>Equipment (Accessories) N</w:t>
              </w:r>
              <w:r w:rsidRPr="00BB7730">
                <w:rPr>
                  <w:rFonts w:ascii="Times New Roman" w:eastAsia="仿宋_GB2312" w:hAnsi="Times New Roman" w:cs="Times New Roman"/>
                  <w:b/>
                  <w:color w:val="0000FF"/>
                  <w:sz w:val="18"/>
                  <w:szCs w:val="18"/>
                  <w:lang w:eastAsia="zh-CN"/>
                </w:rPr>
                <w:t>ame</w:t>
              </w:r>
              <w:r w:rsidRPr="00BB7730">
                <w:rPr>
                  <w:rFonts w:ascii="Times New Roman" w:eastAsia="仿宋_GB2312" w:hAnsi="Times New Roman" w:cs="Times New Roman"/>
                  <w:b/>
                  <w:color w:val="0000FF"/>
                  <w:sz w:val="18"/>
                  <w:szCs w:val="18"/>
                </w:rPr>
                <w:t xml:space="preserve"> and its MOC</w:t>
              </w:r>
            </w:ins>
          </w:p>
        </w:tc>
        <w:tc>
          <w:tcPr>
            <w:tcW w:w="1134" w:type="dxa"/>
            <w:shd w:val="clear" w:color="auto" w:fill="D9D9D9" w:themeFill="background1" w:themeFillShade="D9"/>
            <w:vAlign w:val="center"/>
            <w:tcPrChange w:id="6657" w:author="Xuning Wei12232" w:date="2026-07-27T17:33:00Z">
              <w:tcPr>
                <w:tcW w:w="1275" w:type="dxa"/>
                <w:shd w:val="clear" w:color="auto" w:fill="D9D9D9" w:themeFill="background1" w:themeFillShade="D9"/>
                <w:vAlign w:val="center"/>
              </w:tcPr>
            </w:tcPrChange>
          </w:tcPr>
          <w:p w14:paraId="58690A36" w14:textId="77777777" w:rsidR="00F550E8" w:rsidRPr="00BB7730" w:rsidRDefault="00F550E8" w:rsidP="00AD243C">
            <w:pPr>
              <w:spacing w:line="240" w:lineRule="exact"/>
              <w:jc w:val="center"/>
              <w:rPr>
                <w:ins w:id="6658" w:author="Xuning Wei12232" w:date="2026-07-27T15:52:00Z"/>
                <w:rFonts w:ascii="Times New Roman" w:eastAsia="仿宋_GB2312" w:hAnsi="Times New Roman" w:cs="Times New Roman"/>
                <w:b/>
                <w:color w:val="0000FF"/>
                <w:sz w:val="18"/>
                <w:szCs w:val="18"/>
              </w:rPr>
            </w:pPr>
            <w:ins w:id="6659" w:author="Xuning Wei12232" w:date="2026-07-27T15:52:00Z">
              <w:r w:rsidRPr="00BB7730">
                <w:rPr>
                  <w:rFonts w:ascii="Times New Roman" w:eastAsia="仿宋_GB2312" w:hAnsi="Times New Roman" w:cs="Times New Roman"/>
                  <w:b/>
                  <w:color w:val="0000FF"/>
                  <w:sz w:val="18"/>
                  <w:szCs w:val="18"/>
                </w:rPr>
                <w:t>Corrosion Probability</w:t>
              </w:r>
            </w:ins>
          </w:p>
        </w:tc>
        <w:tc>
          <w:tcPr>
            <w:tcW w:w="851" w:type="dxa"/>
            <w:shd w:val="clear" w:color="auto" w:fill="D9D9D9" w:themeFill="background1" w:themeFillShade="D9"/>
            <w:vAlign w:val="center"/>
            <w:tcPrChange w:id="6660" w:author="Xuning Wei12232" w:date="2026-07-27T17:33:00Z">
              <w:tcPr>
                <w:tcW w:w="851" w:type="dxa"/>
                <w:shd w:val="clear" w:color="auto" w:fill="D9D9D9" w:themeFill="background1" w:themeFillShade="D9"/>
                <w:vAlign w:val="center"/>
              </w:tcPr>
            </w:tcPrChange>
          </w:tcPr>
          <w:p w14:paraId="50B9B1F4" w14:textId="77777777" w:rsidR="00F550E8" w:rsidRPr="00BB7730" w:rsidRDefault="00F550E8" w:rsidP="00AD243C">
            <w:pPr>
              <w:spacing w:line="240" w:lineRule="exact"/>
              <w:jc w:val="center"/>
              <w:rPr>
                <w:ins w:id="6661" w:author="Xuning Wei12232" w:date="2026-07-27T15:52:00Z"/>
                <w:rFonts w:ascii="Times New Roman" w:eastAsia="仿宋_GB2312" w:hAnsi="Times New Roman" w:cs="Times New Roman"/>
                <w:b/>
                <w:color w:val="0000FF"/>
                <w:sz w:val="18"/>
                <w:szCs w:val="18"/>
              </w:rPr>
            </w:pPr>
            <w:ins w:id="6662" w:author="Xuning Wei12232" w:date="2026-07-27T15:52:00Z">
              <w:r w:rsidRPr="00BB7730">
                <w:rPr>
                  <w:rFonts w:ascii="Times New Roman" w:eastAsia="仿宋_GB2312" w:hAnsi="Times New Roman" w:cs="Times New Roman"/>
                  <w:b/>
                  <w:color w:val="0000FF"/>
                  <w:sz w:val="18"/>
                  <w:szCs w:val="18"/>
                </w:rPr>
                <w:t>Corrosion Impact</w:t>
              </w:r>
            </w:ins>
          </w:p>
        </w:tc>
        <w:tc>
          <w:tcPr>
            <w:tcW w:w="1984" w:type="dxa"/>
            <w:gridSpan w:val="2"/>
            <w:shd w:val="clear" w:color="auto" w:fill="D9D9D9" w:themeFill="background1" w:themeFillShade="D9"/>
            <w:vAlign w:val="center"/>
            <w:tcPrChange w:id="6663" w:author="Xuning Wei12232" w:date="2026-07-27T17:33:00Z">
              <w:tcPr>
                <w:tcW w:w="1984" w:type="dxa"/>
                <w:gridSpan w:val="2"/>
                <w:shd w:val="clear" w:color="auto" w:fill="D9D9D9" w:themeFill="background1" w:themeFillShade="D9"/>
                <w:vAlign w:val="center"/>
              </w:tcPr>
            </w:tcPrChange>
          </w:tcPr>
          <w:p w14:paraId="7EECBA66" w14:textId="77777777" w:rsidR="00F550E8" w:rsidRPr="00BB7730" w:rsidRDefault="00F550E8" w:rsidP="00AD243C">
            <w:pPr>
              <w:spacing w:line="240" w:lineRule="exact"/>
              <w:jc w:val="center"/>
              <w:rPr>
                <w:ins w:id="6664" w:author="Xuning Wei12232" w:date="2026-07-27T15:52:00Z"/>
                <w:rFonts w:ascii="Times New Roman" w:eastAsia="仿宋_GB2312" w:hAnsi="Times New Roman" w:cs="Times New Roman"/>
                <w:b/>
                <w:color w:val="0000FF"/>
                <w:sz w:val="18"/>
                <w:szCs w:val="18"/>
              </w:rPr>
            </w:pPr>
            <w:ins w:id="6665" w:author="Xuning Wei12232" w:date="2026-07-27T15:52:00Z">
              <w:r w:rsidRPr="00BB7730">
                <w:rPr>
                  <w:rFonts w:ascii="Times New Roman" w:eastAsia="仿宋_GB2312" w:hAnsi="Times New Roman" w:cs="Times New Roman"/>
                  <w:b/>
                  <w:color w:val="0000FF"/>
                  <w:sz w:val="18"/>
                  <w:szCs w:val="18"/>
                  <w:lang w:eastAsia="zh-CN"/>
                </w:rPr>
                <w:t>Chemical Compatible, Risk and Rational</w:t>
              </w:r>
            </w:ins>
          </w:p>
        </w:tc>
        <w:tc>
          <w:tcPr>
            <w:tcW w:w="2977" w:type="dxa"/>
            <w:shd w:val="clear" w:color="auto" w:fill="D9D9D9" w:themeFill="background1" w:themeFillShade="D9"/>
            <w:vAlign w:val="center"/>
            <w:tcPrChange w:id="6666" w:author="Xuning Wei12232" w:date="2026-07-27T17:33:00Z">
              <w:tcPr>
                <w:tcW w:w="2977" w:type="dxa"/>
                <w:shd w:val="clear" w:color="auto" w:fill="D9D9D9" w:themeFill="background1" w:themeFillShade="D9"/>
                <w:vAlign w:val="center"/>
              </w:tcPr>
            </w:tcPrChange>
          </w:tcPr>
          <w:p w14:paraId="5AB7D64F" w14:textId="77777777" w:rsidR="00F550E8" w:rsidRPr="00BB7730" w:rsidRDefault="00F550E8" w:rsidP="00AD243C">
            <w:pPr>
              <w:spacing w:line="240" w:lineRule="exact"/>
              <w:jc w:val="center"/>
              <w:rPr>
                <w:ins w:id="6667" w:author="Xuning Wei12232" w:date="2026-07-27T15:52:00Z"/>
                <w:rFonts w:ascii="Times New Roman" w:eastAsia="仿宋_GB2312" w:hAnsi="Times New Roman" w:cs="Times New Roman"/>
                <w:b/>
                <w:color w:val="0000FF"/>
                <w:sz w:val="18"/>
                <w:szCs w:val="18"/>
                <w:lang w:eastAsia="zh-CN"/>
              </w:rPr>
            </w:pPr>
            <w:ins w:id="6668" w:author="Xuning Wei12232" w:date="2026-07-27T15:52:00Z">
              <w:r w:rsidRPr="00BB7730">
                <w:rPr>
                  <w:rFonts w:ascii="Times New Roman" w:eastAsia="仿宋_GB2312" w:hAnsi="Times New Roman" w:cs="Times New Roman"/>
                  <w:b/>
                  <w:color w:val="0000FF"/>
                  <w:sz w:val="18"/>
                  <w:szCs w:val="18"/>
                  <w:lang w:eastAsia="zh-CN"/>
                </w:rPr>
                <w:t xml:space="preserve">Data Source </w:t>
              </w:r>
            </w:ins>
          </w:p>
        </w:tc>
      </w:tr>
      <w:tr w:rsidR="00F550E8" w:rsidRPr="00BB7730" w14:paraId="2C150551" w14:textId="77777777" w:rsidTr="00C62B2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6669" w:author="Xuning Wei12232" w:date="2026-07-27T17:33: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97"/>
          <w:ins w:id="6670" w:author="Xuning Wei12232" w:date="2026-07-27T15:52:00Z"/>
          <w:trPrChange w:id="6671" w:author="Xuning Wei12232" w:date="2026-07-27T17:33:00Z">
            <w:trPr>
              <w:trHeight w:val="397"/>
            </w:trPr>
          </w:trPrChange>
        </w:trPr>
        <w:tc>
          <w:tcPr>
            <w:tcW w:w="562" w:type="dxa"/>
            <w:shd w:val="clear" w:color="auto" w:fill="FFFFFF" w:themeFill="background1"/>
            <w:vAlign w:val="center"/>
            <w:tcPrChange w:id="6672" w:author="Xuning Wei12232" w:date="2026-07-27T17:33:00Z">
              <w:tcPr>
                <w:tcW w:w="562" w:type="dxa"/>
                <w:shd w:val="clear" w:color="auto" w:fill="FFFFFF" w:themeFill="background1"/>
                <w:vAlign w:val="center"/>
              </w:tcPr>
            </w:tcPrChange>
          </w:tcPr>
          <w:p w14:paraId="3F2900C8" w14:textId="77777777" w:rsidR="00F550E8" w:rsidRPr="00BB7730" w:rsidRDefault="00F550E8" w:rsidP="00AD243C">
            <w:pPr>
              <w:spacing w:line="240" w:lineRule="exact"/>
              <w:jc w:val="center"/>
              <w:rPr>
                <w:ins w:id="6673" w:author="Xuning Wei12232" w:date="2026-07-27T15:52:00Z"/>
                <w:rFonts w:ascii="Times New Roman" w:eastAsia="仿宋_GB2312" w:hAnsi="Times New Roman" w:cs="Times New Roman"/>
                <w:color w:val="auto"/>
                <w:sz w:val="18"/>
                <w:szCs w:val="18"/>
                <w:lang w:eastAsia="zh-CN"/>
              </w:rPr>
            </w:pPr>
            <w:ins w:id="6674" w:author="Xuning Wei12232" w:date="2026-07-27T15:52:00Z">
              <w:r w:rsidRPr="00BB7730">
                <w:rPr>
                  <w:rFonts w:ascii="Times New Roman" w:eastAsia="仿宋_GB2312" w:hAnsi="Times New Roman" w:cs="Times New Roman"/>
                  <w:color w:val="auto"/>
                  <w:sz w:val="18"/>
                  <w:szCs w:val="18"/>
                  <w:lang w:eastAsia="zh-CN"/>
                </w:rPr>
                <w:t>1</w:t>
              </w:r>
            </w:ins>
          </w:p>
        </w:tc>
        <w:tc>
          <w:tcPr>
            <w:tcW w:w="3544" w:type="dxa"/>
            <w:shd w:val="clear" w:color="auto" w:fill="FFFFFF" w:themeFill="background1"/>
            <w:vAlign w:val="center"/>
            <w:tcPrChange w:id="6675" w:author="Xuning Wei12232" w:date="2026-07-27T17:33:00Z">
              <w:tcPr>
                <w:tcW w:w="3544" w:type="dxa"/>
                <w:shd w:val="clear" w:color="auto" w:fill="FFFFFF" w:themeFill="background1"/>
                <w:vAlign w:val="center"/>
              </w:tcPr>
            </w:tcPrChange>
          </w:tcPr>
          <w:p w14:paraId="07720258" w14:textId="77777777" w:rsidR="00B147DF" w:rsidRPr="00BB7730" w:rsidRDefault="00B147DF" w:rsidP="00AD243C">
            <w:pPr>
              <w:rPr>
                <w:ins w:id="6676" w:author="Xuning Wei12232" w:date="2026-07-27T15:57:00Z"/>
                <w:rFonts w:ascii="Times New Roman" w:eastAsia="仿宋_GB2312" w:hAnsi="Times New Roman" w:cs="Times New Roman"/>
                <w:bCs w:val="0"/>
                <w:color w:val="auto"/>
                <w:sz w:val="18"/>
                <w:szCs w:val="18"/>
                <w:lang w:eastAsia="zh-CN"/>
              </w:rPr>
            </w:pPr>
            <w:ins w:id="6677" w:author="Xuning Wei12232" w:date="2026-07-27T15:57:00Z">
              <w:r w:rsidRPr="00BB7730">
                <w:rPr>
                  <w:rFonts w:ascii="Times New Roman" w:eastAsia="等线" w:hAnsi="Times New Roman" w:cs="Times New Roman"/>
                  <w:b/>
                  <w:color w:val="auto"/>
                  <w:kern w:val="0"/>
                  <w:sz w:val="18"/>
                  <w:szCs w:val="18"/>
                  <w:lang w:eastAsia="zh-CN"/>
                </w:rPr>
                <w:t>Materials involved in dispensing:</w:t>
              </w:r>
              <w:r w:rsidRPr="00BB7730">
                <w:rPr>
                  <w:rFonts w:ascii="Times New Roman" w:eastAsia="等线" w:hAnsi="Times New Roman" w:cs="Times New Roman"/>
                  <w:color w:val="0000FF"/>
                  <w:kern w:val="0"/>
                  <w:sz w:val="18"/>
                  <w:szCs w:val="18"/>
                  <w:lang w:eastAsia="zh-CN"/>
                </w:rPr>
                <w:t xml:space="preserve"> A</w:t>
              </w:r>
              <w:r w:rsidRPr="00BB7730">
                <w:rPr>
                  <w:rFonts w:ascii="Times New Roman" w:eastAsia="等线" w:hAnsi="Times New Roman" w:cs="Times New Roman"/>
                  <w:bCs w:val="0"/>
                  <w:color w:val="0000FF"/>
                  <w:kern w:val="0"/>
                  <w:sz w:val="18"/>
                  <w:szCs w:val="18"/>
                  <w:lang w:eastAsia="zh-CN"/>
                </w:rPr>
                <w:t>mino acids, Oxyma, PyBop and 2-CTC Resin are dispensed using a glovebox</w:t>
              </w:r>
              <w:r w:rsidRPr="00BB7730">
                <w:rPr>
                  <w:rFonts w:ascii="Times New Roman" w:hAnsi="Times New Roman" w:cs="Times New Roman"/>
                  <w:color w:val="0000FF"/>
                  <w:sz w:val="18"/>
                  <w:szCs w:val="18"/>
                  <w:shd w:val="clear" w:color="auto" w:fill="FFFFFF"/>
                </w:rPr>
                <w:t xml:space="preserve"> (TJ4S-1200-GB01&amp;TJ4S-1200-GB02&amp;TJ4S-1200-GB03&amp;TJ4S-1200-GB04&amp;TJ4S-1200-GB05</w:t>
              </w:r>
              <w:r w:rsidRPr="00BB7730">
                <w:rPr>
                  <w:rFonts w:ascii="Times New Roman" w:eastAsiaTheme="minorEastAsia" w:hAnsi="Times New Roman" w:cs="Times New Roman"/>
                  <w:color w:val="0000FF"/>
                  <w:sz w:val="18"/>
                  <w:szCs w:val="18"/>
                  <w:shd w:val="clear" w:color="auto" w:fill="FFFFFF"/>
                  <w:lang w:eastAsia="zh-CN"/>
                </w:rPr>
                <w:t>)</w:t>
              </w:r>
              <w:r w:rsidRPr="00BB7730">
                <w:rPr>
                  <w:rFonts w:ascii="Times New Roman" w:eastAsia="等线" w:hAnsi="Times New Roman" w:cs="Times New Roman"/>
                  <w:bCs w:val="0"/>
                  <w:color w:val="0000FF"/>
                  <w:kern w:val="0"/>
                  <w:sz w:val="18"/>
                  <w:szCs w:val="18"/>
                  <w:lang w:eastAsia="zh-CN"/>
                </w:rPr>
                <w:t xml:space="preserve">. The materials are dispensed into charging bags, which are then placed inside low-density polyethylene outer bags, with labels affixed. Subsequently, the bagged materials are placed into high-density polyethylene (HDPE) drums for temporary storage. Materials are as follows: </w:t>
              </w:r>
              <w:r w:rsidRPr="00BB7730">
                <w:rPr>
                  <w:rFonts w:ascii="Times New Roman" w:eastAsia="仿宋_GB2312" w:hAnsi="Times New Roman" w:cs="Times New Roman"/>
                  <w:bCs w:val="0"/>
                  <w:color w:val="auto"/>
                  <w:sz w:val="18"/>
                  <w:szCs w:val="18"/>
                  <w:lang w:eastAsia="zh-CN"/>
                </w:rPr>
                <w:t>2-CTC Resin;</w:t>
              </w:r>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bCs w:val="0"/>
                  <w:color w:val="auto"/>
                  <w:sz w:val="18"/>
                  <w:szCs w:val="18"/>
                  <w:lang w:eastAsia="zh-CN"/>
                </w:rPr>
                <w:t>Fmoc-Gly-OH.; Fmoc-L-Phe-OH; Fmoc-L-N-Me-Asn(Trt)-OH; Fmoc-L-Asn(Trt)-OH; Fmoc-L-Ser(tBu)-OH; Fmoc-L-Arg(Pbf)-OH; Fmoc-L-Val-OH; Fmoc-L-Leu-OH; Fmoc-L-α-Me-Phe-OH; Fmoc-L-Glu(OtBu)-OH·H</w:t>
              </w:r>
              <w:r w:rsidRPr="00BB7730">
                <w:rPr>
                  <w:rFonts w:ascii="Times New Roman" w:eastAsia="仿宋_GB2312" w:hAnsi="Times New Roman" w:cs="Times New Roman"/>
                  <w:bCs w:val="0"/>
                  <w:color w:val="auto"/>
                  <w:sz w:val="18"/>
                  <w:szCs w:val="18"/>
                  <w:vertAlign w:val="subscript"/>
                  <w:lang w:eastAsia="zh-CN"/>
                </w:rPr>
                <w:t>2</w:t>
              </w:r>
              <w:r w:rsidRPr="00BB7730">
                <w:rPr>
                  <w:rFonts w:ascii="Times New Roman" w:eastAsia="仿宋_GB2312" w:hAnsi="Times New Roman" w:cs="Times New Roman"/>
                  <w:bCs w:val="0"/>
                  <w:color w:val="auto"/>
                  <w:sz w:val="18"/>
                  <w:szCs w:val="18"/>
                  <w:lang w:eastAsia="zh-CN"/>
                </w:rPr>
                <w:t>O; Fmoc-L-Ala-OH·H</w:t>
              </w:r>
              <w:r w:rsidRPr="00BB7730">
                <w:rPr>
                  <w:rFonts w:ascii="Times New Roman" w:eastAsia="仿宋_GB2312" w:hAnsi="Times New Roman" w:cs="Times New Roman"/>
                  <w:bCs w:val="0"/>
                  <w:color w:val="auto"/>
                  <w:sz w:val="18"/>
                  <w:szCs w:val="18"/>
                  <w:vertAlign w:val="subscript"/>
                  <w:lang w:eastAsia="zh-CN"/>
                </w:rPr>
                <w:t>2</w:t>
              </w:r>
              <w:r w:rsidRPr="00BB7730">
                <w:rPr>
                  <w:rFonts w:ascii="Times New Roman" w:eastAsia="仿宋_GB2312" w:hAnsi="Times New Roman" w:cs="Times New Roman"/>
                  <w:bCs w:val="0"/>
                  <w:color w:val="auto"/>
                  <w:sz w:val="18"/>
                  <w:szCs w:val="18"/>
                  <w:lang w:eastAsia="zh-CN"/>
                </w:rPr>
                <w:t>O; Fmoc-L-Orn(Boc)-OH; Oxyma Pure; PyBop;</w:t>
              </w:r>
            </w:ins>
          </w:p>
          <w:p w14:paraId="30BAA76E" w14:textId="6E3F24C1" w:rsidR="00F550E8" w:rsidRPr="00BB7730" w:rsidRDefault="00F550E8" w:rsidP="00AD243C">
            <w:pPr>
              <w:rPr>
                <w:ins w:id="6678" w:author="Xuning Wei12232" w:date="2026-07-27T15:52:00Z"/>
                <w:rFonts w:ascii="Times New Roman" w:eastAsia="仿宋_GB2312" w:hAnsi="Times New Roman" w:cs="Times New Roman"/>
                <w:color w:val="0000FF"/>
                <w:sz w:val="18"/>
                <w:szCs w:val="18"/>
              </w:rPr>
            </w:pPr>
            <w:ins w:id="6679" w:author="Xuning Wei12232" w:date="2026-07-27T15:52:00Z">
              <w:r w:rsidRPr="00BB7730">
                <w:rPr>
                  <w:rFonts w:ascii="Times New Roman" w:eastAsia="等线" w:hAnsi="Times New Roman" w:cs="Times New Roman"/>
                  <w:bCs w:val="0"/>
                  <w:color w:val="0000FF"/>
                  <w:kern w:val="0"/>
                  <w:sz w:val="18"/>
                  <w:szCs w:val="18"/>
                  <w:lang w:eastAsia="zh-CN"/>
                </w:rPr>
                <w:t>Cleaning solvents: Purified water and methanol.</w:t>
              </w:r>
            </w:ins>
          </w:p>
        </w:tc>
        <w:tc>
          <w:tcPr>
            <w:tcW w:w="3260" w:type="dxa"/>
            <w:shd w:val="clear" w:color="auto" w:fill="FFFFFF" w:themeFill="background1"/>
            <w:vAlign w:val="center"/>
            <w:tcPrChange w:id="6680" w:author="Xuning Wei12232" w:date="2026-07-27T17:33:00Z">
              <w:tcPr>
                <w:tcW w:w="3119" w:type="dxa"/>
                <w:shd w:val="clear" w:color="auto" w:fill="FFFFFF" w:themeFill="background1"/>
                <w:vAlign w:val="center"/>
              </w:tcPr>
            </w:tcPrChange>
          </w:tcPr>
          <w:p w14:paraId="5DDAF7B1" w14:textId="015A5EF0" w:rsidR="00B147DF" w:rsidRPr="00BB7730" w:rsidDel="00153539" w:rsidRDefault="00B147DF">
            <w:pPr>
              <w:pStyle w:val="afc"/>
              <w:numPr>
                <w:ilvl w:val="0"/>
                <w:numId w:val="155"/>
              </w:numPr>
              <w:ind w:firstLineChars="0"/>
              <w:rPr>
                <w:del w:id="6681" w:author="He Han" w:date="2026-10-22T22:01:00Z"/>
                <w:rFonts w:ascii="Times New Roman" w:hAnsi="Times New Roman" w:cs="Times New Roman"/>
                <w:color w:val="0000FF"/>
                <w:sz w:val="18"/>
                <w:szCs w:val="18"/>
                <w:shd w:val="clear" w:color="auto" w:fill="FFFFFF"/>
                <w:rPrChange w:id="6682" w:author="He Han" w:date="2026-10-22T22:01:00Z">
                  <w:rPr>
                    <w:del w:id="6683" w:author="He Han" w:date="2026-10-22T22:01:00Z"/>
                    <w:rFonts w:ascii="Times New Roman" w:eastAsiaTheme="minorEastAsia" w:hAnsi="Times New Roman" w:cs="Times New Roman"/>
                    <w:color w:val="0000FF"/>
                    <w:sz w:val="18"/>
                    <w:szCs w:val="18"/>
                    <w:shd w:val="clear" w:color="auto" w:fill="FFFFFF"/>
                    <w:lang w:val="en-IE" w:eastAsia="zh-CN"/>
                  </w:rPr>
                </w:rPrChange>
              </w:rPr>
              <w:pPrChange w:id="6684" w:author="He Han" w:date="2026-10-22T22:01:00Z">
                <w:pPr/>
              </w:pPrChange>
            </w:pPr>
            <w:ins w:id="6685" w:author="Xuning Wei12232" w:date="2026-07-27T15:58:00Z">
              <w:r w:rsidRPr="00BB7730">
                <w:rPr>
                  <w:rFonts w:ascii="Times New Roman" w:hAnsi="Times New Roman" w:cs="Times New Roman"/>
                  <w:color w:val="0000FF"/>
                  <w:sz w:val="18"/>
                  <w:szCs w:val="18"/>
                  <w:shd w:val="clear" w:color="auto" w:fill="FFFFFF"/>
                  <w:rPrChange w:id="6686" w:author="He Han" w:date="2026-10-22T22:01:00Z">
                    <w:rPr>
                      <w:shd w:val="clear" w:color="auto" w:fill="FFFFFF"/>
                    </w:rPr>
                  </w:rPrChange>
                </w:rPr>
                <w:t xml:space="preserve">Inner surface, rigid connection piece: </w:t>
              </w:r>
            </w:ins>
            <w:ins w:id="6687" w:author="He Han" w:date="2026-10-22T22:01:00Z">
              <w:r w:rsidR="00153539" w:rsidRPr="00BB7730">
                <w:rPr>
                  <w:rFonts w:ascii="Times New Roman" w:eastAsiaTheme="minorEastAsia" w:hAnsi="Times New Roman" w:cs="Times New Roman"/>
                  <w:color w:val="00B0F0"/>
                  <w:sz w:val="18"/>
                  <w:szCs w:val="18"/>
                  <w:shd w:val="clear" w:color="auto" w:fill="FFFFFF"/>
                  <w:lang w:val="en-IE" w:eastAsia="zh-CN"/>
                  <w:rPrChange w:id="6688" w:author="He Han" w:date="2026-10-22T22:01:00Z">
                    <w:rPr>
                      <w:rFonts w:eastAsiaTheme="minorEastAsia"/>
                      <w:color w:val="00B0F0"/>
                      <w:shd w:val="clear" w:color="auto" w:fill="FFFFFF"/>
                      <w:lang w:val="en-IE" w:eastAsia="zh-CN"/>
                    </w:rPr>
                  </w:rPrChange>
                </w:rPr>
                <w:t>Halar (ECTFE)</w:t>
              </w:r>
            </w:ins>
            <w:ins w:id="6689" w:author="Xuning Wei12232" w:date="2026-07-27T15:58:00Z">
              <w:del w:id="6690" w:author="He Han" w:date="2026-10-12T13:41:00Z">
                <w:r w:rsidRPr="00BB7730" w:rsidDel="009835EF">
                  <w:rPr>
                    <w:rFonts w:ascii="Times New Roman" w:hAnsi="Times New Roman" w:cs="Times New Roman"/>
                    <w:color w:val="0000FF"/>
                    <w:sz w:val="18"/>
                    <w:szCs w:val="18"/>
                    <w:shd w:val="clear" w:color="auto" w:fill="FFFFFF"/>
                    <w:lang w:val="en-IE"/>
                    <w:rPrChange w:id="6691" w:author="He Han" w:date="2026-10-22T22:01:00Z">
                      <w:rPr>
                        <w:shd w:val="clear" w:color="auto" w:fill="FFFFFF"/>
                        <w:lang w:val="en-IE"/>
                      </w:rPr>
                    </w:rPrChange>
                  </w:rPr>
                  <w:delText>H</w:delText>
                </w:r>
                <w:r w:rsidRPr="00BB7730" w:rsidDel="009835EF">
                  <w:rPr>
                    <w:rFonts w:ascii="Times New Roman" w:eastAsiaTheme="minorEastAsia" w:hAnsi="Times New Roman" w:cs="Times New Roman"/>
                    <w:color w:val="0000FF"/>
                    <w:sz w:val="18"/>
                    <w:szCs w:val="18"/>
                    <w:shd w:val="clear" w:color="auto" w:fill="FFFFFF"/>
                    <w:lang w:val="en-IE" w:eastAsia="zh-CN"/>
                    <w:rPrChange w:id="6692" w:author="He Han" w:date="2026-10-22T22:01:00Z">
                      <w:rPr>
                        <w:rFonts w:eastAsiaTheme="minorEastAsia"/>
                        <w:shd w:val="clear" w:color="auto" w:fill="FFFFFF"/>
                        <w:lang w:val="en-IE" w:eastAsia="zh-CN"/>
                      </w:rPr>
                    </w:rPrChange>
                  </w:rPr>
                  <w:delText>alar</w:delText>
                </w:r>
              </w:del>
            </w:ins>
          </w:p>
          <w:p w14:paraId="02F8D11E" w14:textId="77777777" w:rsidR="00153539" w:rsidRPr="00BB7730" w:rsidRDefault="00153539">
            <w:pPr>
              <w:pStyle w:val="afc"/>
              <w:numPr>
                <w:ilvl w:val="0"/>
                <w:numId w:val="155"/>
              </w:numPr>
              <w:ind w:firstLineChars="0"/>
              <w:rPr>
                <w:ins w:id="6693" w:author="He Han" w:date="2026-10-22T22:01:00Z"/>
                <w:rFonts w:ascii="Times New Roman" w:hAnsi="Times New Roman" w:cs="Times New Roman"/>
                <w:color w:val="0000FF"/>
                <w:sz w:val="18"/>
                <w:szCs w:val="18"/>
                <w:shd w:val="clear" w:color="auto" w:fill="FFFFFF"/>
                <w:rPrChange w:id="6694" w:author="He Han" w:date="2026-10-22T22:01:00Z">
                  <w:rPr>
                    <w:ins w:id="6695" w:author="He Han" w:date="2026-10-22T22:01:00Z"/>
                    <w:shd w:val="clear" w:color="auto" w:fill="FFFFFF"/>
                  </w:rPr>
                </w:rPrChange>
              </w:rPr>
              <w:pPrChange w:id="6696" w:author="He Han" w:date="2026-10-22T22:01:00Z">
                <w:pPr/>
              </w:pPrChange>
            </w:pPr>
          </w:p>
          <w:p w14:paraId="345D2A5A" w14:textId="3A809D16" w:rsidR="00B147DF" w:rsidRPr="00BB7730" w:rsidDel="00153539" w:rsidRDefault="00B147DF">
            <w:pPr>
              <w:pStyle w:val="afc"/>
              <w:numPr>
                <w:ilvl w:val="0"/>
                <w:numId w:val="155"/>
              </w:numPr>
              <w:ind w:firstLineChars="0"/>
              <w:rPr>
                <w:del w:id="6697" w:author="He Han" w:date="2026-10-22T22:01:00Z"/>
                <w:rFonts w:ascii="Times New Roman" w:hAnsi="Times New Roman" w:cs="Times New Roman"/>
                <w:color w:val="0000FF"/>
                <w:sz w:val="18"/>
                <w:szCs w:val="18"/>
                <w:shd w:val="clear" w:color="auto" w:fill="FFFFFF"/>
                <w:lang w:val="sv-SE"/>
              </w:rPr>
              <w:pPrChange w:id="6698" w:author="He Han" w:date="2026-10-22T22:01:00Z">
                <w:pPr/>
              </w:pPrChange>
            </w:pPr>
            <w:ins w:id="6699" w:author="Xuning Wei12232" w:date="2026-07-27T15:58:00Z">
              <w:r w:rsidRPr="00BB7730">
                <w:rPr>
                  <w:rFonts w:ascii="Times New Roman" w:hAnsi="Times New Roman" w:cs="Times New Roman"/>
                  <w:color w:val="0000FF"/>
                  <w:sz w:val="18"/>
                  <w:szCs w:val="18"/>
                  <w:shd w:val="clear" w:color="auto" w:fill="FFFFFF"/>
                  <w:lang w:val="sv-SE"/>
                  <w:rPrChange w:id="6700" w:author="He Han" w:date="2026-10-22T22:01:00Z">
                    <w:rPr>
                      <w:shd w:val="clear" w:color="auto" w:fill="FFFFFF"/>
                      <w:lang w:val="sv-SE"/>
                    </w:rPr>
                  </w:rPrChange>
                </w:rPr>
                <w:t xml:space="preserve">Gasket: PTFE </w:t>
              </w:r>
            </w:ins>
          </w:p>
          <w:p w14:paraId="731734BF" w14:textId="77777777" w:rsidR="00153539" w:rsidRPr="00BB7730" w:rsidRDefault="00153539">
            <w:pPr>
              <w:pStyle w:val="afc"/>
              <w:numPr>
                <w:ilvl w:val="0"/>
                <w:numId w:val="155"/>
              </w:numPr>
              <w:ind w:firstLineChars="0"/>
              <w:rPr>
                <w:ins w:id="6701" w:author="He Han" w:date="2026-10-22T22:01:00Z"/>
                <w:rFonts w:ascii="Times New Roman" w:hAnsi="Times New Roman" w:cs="Times New Roman"/>
                <w:color w:val="0000FF"/>
                <w:sz w:val="18"/>
                <w:szCs w:val="18"/>
                <w:shd w:val="clear" w:color="auto" w:fill="FFFFFF"/>
                <w:lang w:val="sv-SE"/>
                <w:rPrChange w:id="6702" w:author="He Han" w:date="2026-10-22T22:01:00Z">
                  <w:rPr>
                    <w:ins w:id="6703" w:author="He Han" w:date="2026-10-22T22:01:00Z"/>
                    <w:shd w:val="clear" w:color="auto" w:fill="FFFFFF"/>
                    <w:lang w:val="sv-SE"/>
                  </w:rPr>
                </w:rPrChange>
              </w:rPr>
              <w:pPrChange w:id="6704" w:author="He Han" w:date="2026-10-22T22:01:00Z">
                <w:pPr/>
              </w:pPrChange>
            </w:pPr>
          </w:p>
          <w:p w14:paraId="752E8B7E" w14:textId="24964C2C" w:rsidR="00B147DF" w:rsidRPr="00BB7730" w:rsidDel="00153539" w:rsidRDefault="00B147DF">
            <w:pPr>
              <w:pStyle w:val="afc"/>
              <w:numPr>
                <w:ilvl w:val="0"/>
                <w:numId w:val="155"/>
              </w:numPr>
              <w:ind w:firstLineChars="0"/>
              <w:rPr>
                <w:del w:id="6705" w:author="He Han" w:date="2026-10-22T22:01:00Z"/>
                <w:rFonts w:ascii="Times New Roman" w:eastAsiaTheme="minorEastAsia" w:hAnsi="Times New Roman" w:cs="Times New Roman"/>
                <w:color w:val="0000FF"/>
                <w:sz w:val="18"/>
                <w:szCs w:val="18"/>
                <w:shd w:val="clear" w:color="auto" w:fill="FFFFFF"/>
                <w:lang w:val="sv-SE" w:eastAsia="zh-CN"/>
                <w:rPrChange w:id="6706" w:author="He Han" w:date="2026-10-22T22:01:00Z">
                  <w:rPr>
                    <w:del w:id="6707" w:author="He Han" w:date="2026-10-22T22:01:00Z"/>
                    <w:rFonts w:ascii="Times New Roman" w:hAnsi="Times New Roman" w:cs="Times New Roman"/>
                    <w:color w:val="0000FF"/>
                    <w:sz w:val="18"/>
                    <w:szCs w:val="18"/>
                    <w:shd w:val="clear" w:color="auto" w:fill="FFFFFF"/>
                    <w:lang w:val="sv-SE"/>
                  </w:rPr>
                </w:rPrChange>
              </w:rPr>
              <w:pPrChange w:id="6708" w:author="He Han" w:date="2026-10-22T22:01:00Z">
                <w:pPr/>
              </w:pPrChange>
            </w:pPr>
            <w:ins w:id="6709" w:author="Xuning Wei12232" w:date="2026-07-27T15:58:00Z">
              <w:r w:rsidRPr="00BB7730">
                <w:rPr>
                  <w:rFonts w:ascii="Times New Roman" w:hAnsi="Times New Roman" w:cs="Times New Roman"/>
                  <w:color w:val="0000FF"/>
                  <w:sz w:val="18"/>
                  <w:szCs w:val="18"/>
                  <w:shd w:val="clear" w:color="auto" w:fill="FFFFFF"/>
                  <w:lang w:val="sv-SE"/>
                  <w:rPrChange w:id="6710" w:author="He Han" w:date="2026-10-22T22:01:00Z">
                    <w:rPr>
                      <w:shd w:val="clear" w:color="auto" w:fill="FFFFFF"/>
                      <w:lang w:val="sv-SE"/>
                    </w:rPr>
                  </w:rPrChange>
                </w:rPr>
                <w:t>Sight glass</w:t>
              </w:r>
              <w:r w:rsidRPr="00BB7730">
                <w:rPr>
                  <w:rFonts w:ascii="Times New Roman" w:eastAsiaTheme="minorEastAsia" w:hAnsi="Times New Roman" w:cs="Times New Roman"/>
                  <w:color w:val="0000FF"/>
                  <w:sz w:val="18"/>
                  <w:szCs w:val="18"/>
                  <w:shd w:val="clear" w:color="auto" w:fill="FFFFFF"/>
                  <w:lang w:val="sv-SE" w:eastAsia="zh-CN"/>
                  <w:rPrChange w:id="6711" w:author="He Han" w:date="2026-10-22T22:01:00Z">
                    <w:rPr>
                      <w:rFonts w:eastAsiaTheme="minorEastAsia"/>
                      <w:shd w:val="clear" w:color="auto" w:fill="FFFFFF"/>
                      <w:lang w:val="sv-SE" w:eastAsia="zh-CN"/>
                    </w:rPr>
                  </w:rPrChange>
                </w:rPr>
                <w:t>:</w:t>
              </w:r>
              <w:r w:rsidRPr="00BB7730">
                <w:rPr>
                  <w:rFonts w:ascii="Times New Roman" w:hAnsi="Times New Roman" w:cs="Times New Roman"/>
                  <w:color w:val="0000FF"/>
                  <w:sz w:val="18"/>
                  <w:szCs w:val="18"/>
                  <w:shd w:val="clear" w:color="auto" w:fill="FFFFFF"/>
                  <w:lang w:val="sv-SE"/>
                  <w:rPrChange w:id="6712" w:author="He Han" w:date="2026-10-22T22:01:00Z">
                    <w:rPr>
                      <w:shd w:val="clear" w:color="auto" w:fill="FFFFFF"/>
                      <w:lang w:val="sv-SE"/>
                    </w:rPr>
                  </w:rPrChange>
                </w:rPr>
                <w:t xml:space="preserve">Glass </w:t>
              </w:r>
            </w:ins>
          </w:p>
          <w:p w14:paraId="34F505F5" w14:textId="77777777" w:rsidR="00153539" w:rsidRPr="00BB7730" w:rsidRDefault="00153539">
            <w:pPr>
              <w:pStyle w:val="afc"/>
              <w:numPr>
                <w:ilvl w:val="0"/>
                <w:numId w:val="155"/>
              </w:numPr>
              <w:ind w:firstLineChars="0"/>
              <w:rPr>
                <w:ins w:id="6713" w:author="He Han" w:date="2026-10-22T22:01:00Z"/>
                <w:rFonts w:ascii="Times New Roman" w:eastAsiaTheme="minorEastAsia" w:hAnsi="Times New Roman" w:cs="Times New Roman"/>
                <w:color w:val="0000FF"/>
                <w:sz w:val="18"/>
                <w:szCs w:val="18"/>
                <w:shd w:val="clear" w:color="auto" w:fill="FFFFFF"/>
                <w:lang w:val="sv-SE" w:eastAsia="zh-CN"/>
                <w:rPrChange w:id="6714" w:author="He Han" w:date="2026-10-22T22:01:00Z">
                  <w:rPr>
                    <w:ins w:id="6715" w:author="He Han" w:date="2026-10-22T22:01:00Z"/>
                    <w:rFonts w:eastAsiaTheme="minorEastAsia"/>
                    <w:shd w:val="clear" w:color="auto" w:fill="FFFFFF"/>
                    <w:lang w:val="sv-SE" w:eastAsia="zh-CN"/>
                  </w:rPr>
                </w:rPrChange>
              </w:rPr>
              <w:pPrChange w:id="6716" w:author="He Han" w:date="2026-10-22T22:01:00Z">
                <w:pPr/>
              </w:pPrChange>
            </w:pPr>
          </w:p>
          <w:p w14:paraId="15AA67F2" w14:textId="28728FDE" w:rsidR="00B147DF" w:rsidRPr="00BB7730" w:rsidDel="00153539" w:rsidRDefault="00B147DF">
            <w:pPr>
              <w:pStyle w:val="afc"/>
              <w:numPr>
                <w:ilvl w:val="0"/>
                <w:numId w:val="155"/>
              </w:numPr>
              <w:ind w:firstLineChars="0"/>
              <w:rPr>
                <w:del w:id="6717" w:author="He Han" w:date="2026-10-22T22:01:00Z"/>
                <w:rFonts w:ascii="Times New Roman" w:hAnsi="Times New Roman" w:cs="Times New Roman"/>
                <w:color w:val="0000FF"/>
                <w:sz w:val="18"/>
                <w:szCs w:val="18"/>
                <w:shd w:val="clear" w:color="auto" w:fill="FFFFFF"/>
                <w:rPrChange w:id="6718" w:author="He Han" w:date="2026-10-22T22:01:00Z">
                  <w:rPr>
                    <w:del w:id="6719" w:author="He Han" w:date="2026-10-22T22:01:00Z"/>
                    <w:rFonts w:ascii="Times New Roman" w:eastAsiaTheme="minorEastAsia" w:hAnsi="Times New Roman" w:cs="Times New Roman"/>
                    <w:color w:val="00B0F0"/>
                    <w:sz w:val="18"/>
                    <w:szCs w:val="18"/>
                    <w:shd w:val="clear" w:color="auto" w:fill="FFFFFF"/>
                    <w:lang w:eastAsia="zh-CN"/>
                  </w:rPr>
                </w:rPrChange>
              </w:rPr>
              <w:pPrChange w:id="6720" w:author="He Han" w:date="2026-10-22T22:01:00Z">
                <w:pPr/>
              </w:pPrChange>
            </w:pPr>
            <w:ins w:id="6721" w:author="Xuning Wei12232" w:date="2026-07-27T15:58:00Z">
              <w:r w:rsidRPr="00BB7730">
                <w:rPr>
                  <w:rFonts w:ascii="Times New Roman" w:hAnsi="Times New Roman" w:cs="Times New Roman"/>
                  <w:color w:val="0000FF"/>
                  <w:sz w:val="18"/>
                  <w:szCs w:val="18"/>
                  <w:shd w:val="clear" w:color="auto" w:fill="FFFFFF"/>
                  <w:rPrChange w:id="6722" w:author="He Han" w:date="2026-10-22T22:01:00Z">
                    <w:rPr>
                      <w:shd w:val="clear" w:color="auto" w:fill="FFFFFF"/>
                    </w:rPr>
                  </w:rPrChange>
                </w:rPr>
                <w:t xml:space="preserve">Dispensing scoop: </w:t>
              </w:r>
            </w:ins>
            <w:ins w:id="6723" w:author="Xuning Wei12232" w:date="2026-09-05T20:27:00Z">
              <w:r w:rsidR="00CE01D9" w:rsidRPr="00BB7730">
                <w:rPr>
                  <w:rFonts w:ascii="Times New Roman" w:hAnsi="Times New Roman" w:cs="Times New Roman"/>
                  <w:color w:val="00B0F0"/>
                  <w:sz w:val="18"/>
                  <w:szCs w:val="18"/>
                  <w:shd w:val="clear" w:color="auto" w:fill="FFFFFF"/>
                  <w:rPrChange w:id="6724" w:author="He Han" w:date="2026-10-22T22:01:00Z">
                    <w:rPr>
                      <w:color w:val="00B0F0"/>
                      <w:shd w:val="clear" w:color="auto" w:fill="FFFFFF"/>
                    </w:rPr>
                  </w:rPrChange>
                </w:rPr>
                <w:t>3</w:t>
              </w:r>
            </w:ins>
            <w:r w:rsidR="00E14BAB" w:rsidRPr="00BB7730">
              <w:rPr>
                <w:rFonts w:ascii="Times New Roman" w:hAnsi="Times New Roman" w:cs="Times New Roman"/>
                <w:color w:val="00B0F0"/>
                <w:sz w:val="18"/>
                <w:szCs w:val="18"/>
                <w:shd w:val="clear" w:color="auto" w:fill="FFFFFF"/>
                <w:rPrChange w:id="6725" w:author="He Han" w:date="2026-10-22T22:01:00Z">
                  <w:rPr>
                    <w:color w:val="00B0F0"/>
                    <w:shd w:val="clear" w:color="auto" w:fill="FFFFFF"/>
                  </w:rPr>
                </w:rPrChange>
              </w:rPr>
              <w:t>16</w:t>
            </w:r>
            <w:r w:rsidR="00E14BAB" w:rsidRPr="00BB7730">
              <w:rPr>
                <w:rFonts w:ascii="Times New Roman" w:eastAsiaTheme="minorEastAsia" w:hAnsi="Times New Roman" w:cs="Times New Roman"/>
                <w:color w:val="00B0F0"/>
                <w:sz w:val="18"/>
                <w:szCs w:val="18"/>
                <w:shd w:val="clear" w:color="auto" w:fill="FFFFFF"/>
                <w:lang w:eastAsia="zh-CN"/>
                <w:rPrChange w:id="6726" w:author="He Han" w:date="2026-10-22T22:01:00Z">
                  <w:rPr>
                    <w:rFonts w:eastAsiaTheme="minorEastAsia"/>
                    <w:color w:val="00B0F0"/>
                    <w:shd w:val="clear" w:color="auto" w:fill="FFFFFF"/>
                    <w:lang w:eastAsia="zh-CN"/>
                  </w:rPr>
                </w:rPrChange>
              </w:rPr>
              <w:t>LSS</w:t>
            </w:r>
          </w:p>
          <w:p w14:paraId="4E05FDB5" w14:textId="77777777" w:rsidR="00153539" w:rsidRPr="00BB7730" w:rsidRDefault="00153539">
            <w:pPr>
              <w:pStyle w:val="afc"/>
              <w:numPr>
                <w:ilvl w:val="0"/>
                <w:numId w:val="155"/>
              </w:numPr>
              <w:ind w:firstLineChars="0"/>
              <w:rPr>
                <w:ins w:id="6727" w:author="He Han" w:date="2026-10-22T22:01:00Z"/>
                <w:rFonts w:ascii="Times New Roman" w:hAnsi="Times New Roman" w:cs="Times New Roman"/>
                <w:color w:val="0000FF"/>
                <w:sz w:val="18"/>
                <w:szCs w:val="18"/>
                <w:shd w:val="clear" w:color="auto" w:fill="FFFFFF"/>
                <w:rPrChange w:id="6728" w:author="He Han" w:date="2026-10-22T22:01:00Z">
                  <w:rPr>
                    <w:ins w:id="6729" w:author="He Han" w:date="2026-10-22T22:01:00Z"/>
                    <w:shd w:val="clear" w:color="auto" w:fill="FFFFFF"/>
                  </w:rPr>
                </w:rPrChange>
              </w:rPr>
              <w:pPrChange w:id="6730" w:author="He Han" w:date="2026-10-22T22:01:00Z">
                <w:pPr/>
              </w:pPrChange>
            </w:pPr>
          </w:p>
          <w:p w14:paraId="45627C77" w14:textId="5A5820AD" w:rsidR="00B147DF" w:rsidRPr="00BB7730" w:rsidDel="00153539" w:rsidRDefault="00B147DF">
            <w:pPr>
              <w:pStyle w:val="afc"/>
              <w:numPr>
                <w:ilvl w:val="0"/>
                <w:numId w:val="155"/>
              </w:numPr>
              <w:ind w:firstLineChars="0"/>
              <w:rPr>
                <w:del w:id="6731" w:author="He Han" w:date="2026-10-22T22:01:00Z"/>
                <w:rFonts w:ascii="Times New Roman" w:hAnsi="Times New Roman" w:cs="Times New Roman"/>
                <w:color w:val="0000FF"/>
                <w:sz w:val="18"/>
                <w:szCs w:val="18"/>
                <w:shd w:val="clear" w:color="auto" w:fill="FFFFFF"/>
              </w:rPr>
              <w:pPrChange w:id="6732" w:author="He Han" w:date="2026-10-22T22:01:00Z">
                <w:pPr/>
              </w:pPrChange>
            </w:pPr>
            <w:ins w:id="6733" w:author="Xuning Wei12232" w:date="2026-07-27T15:58:00Z">
              <w:r w:rsidRPr="00BB7730">
                <w:rPr>
                  <w:rFonts w:ascii="Times New Roman" w:hAnsi="Times New Roman" w:cs="Times New Roman"/>
                  <w:color w:val="0000FF"/>
                  <w:sz w:val="18"/>
                  <w:szCs w:val="18"/>
                  <w:shd w:val="clear" w:color="auto" w:fill="FFFFFF"/>
                  <w:rPrChange w:id="6734" w:author="He Han" w:date="2026-10-22T22:01:00Z">
                    <w:rPr>
                      <w:shd w:val="clear" w:color="auto" w:fill="FFFFFF"/>
                    </w:rPr>
                  </w:rPrChange>
                </w:rPr>
                <w:t>Filter cartridg</w:t>
              </w:r>
              <w:r w:rsidRPr="00BB7730">
                <w:rPr>
                  <w:rFonts w:ascii="Times New Roman" w:hAnsi="Times New Roman" w:cs="Times New Roman"/>
                  <w:color w:val="0000FF"/>
                  <w:sz w:val="18"/>
                  <w:szCs w:val="18"/>
                  <w:rPrChange w:id="6735" w:author="He Han" w:date="2026-10-22T22:01:00Z">
                    <w:rPr/>
                  </w:rPrChange>
                </w:rPr>
                <w:t>e:</w:t>
              </w:r>
              <w:r w:rsidRPr="00BB7730">
                <w:rPr>
                  <w:rFonts w:ascii="Times New Roman" w:hAnsi="Times New Roman" w:cs="Times New Roman"/>
                  <w:color w:val="0000FF"/>
                  <w:sz w:val="18"/>
                  <w:szCs w:val="18"/>
                  <w:shd w:val="clear" w:color="auto" w:fill="FFFFFF"/>
                  <w:rPrChange w:id="6736" w:author="He Han" w:date="2026-10-22T22:01:00Z">
                    <w:rPr>
                      <w:shd w:val="clear" w:color="auto" w:fill="FFFFFF"/>
                    </w:rPr>
                  </w:rPrChange>
                </w:rPr>
                <w:t xml:space="preserve"> PP </w:t>
              </w:r>
            </w:ins>
          </w:p>
          <w:p w14:paraId="01EA7D65" w14:textId="77777777" w:rsidR="00153539" w:rsidRPr="00BB7730" w:rsidRDefault="00153539">
            <w:pPr>
              <w:pStyle w:val="afc"/>
              <w:numPr>
                <w:ilvl w:val="0"/>
                <w:numId w:val="155"/>
              </w:numPr>
              <w:ind w:firstLineChars="0"/>
              <w:rPr>
                <w:ins w:id="6737" w:author="He Han" w:date="2026-10-22T22:01:00Z"/>
                <w:rFonts w:ascii="Times New Roman" w:hAnsi="Times New Roman" w:cs="Times New Roman"/>
                <w:color w:val="0000FF"/>
                <w:sz w:val="18"/>
                <w:szCs w:val="18"/>
                <w:shd w:val="clear" w:color="auto" w:fill="FFFFFF"/>
                <w:rPrChange w:id="6738" w:author="He Han" w:date="2026-10-22T22:01:00Z">
                  <w:rPr>
                    <w:ins w:id="6739" w:author="He Han" w:date="2026-10-22T22:01:00Z"/>
                    <w:shd w:val="clear" w:color="auto" w:fill="FFFFFF"/>
                  </w:rPr>
                </w:rPrChange>
              </w:rPr>
              <w:pPrChange w:id="6740" w:author="He Han" w:date="2026-10-22T22:01:00Z">
                <w:pPr/>
              </w:pPrChange>
            </w:pPr>
          </w:p>
          <w:p w14:paraId="6B4122DE" w14:textId="6E4DBAFE" w:rsidR="00F550E8" w:rsidRPr="00BB7730" w:rsidRDefault="00B147DF">
            <w:pPr>
              <w:pStyle w:val="afc"/>
              <w:numPr>
                <w:ilvl w:val="0"/>
                <w:numId w:val="155"/>
              </w:numPr>
              <w:ind w:firstLineChars="0"/>
              <w:rPr>
                <w:ins w:id="6741" w:author="Xuning Wei12232" w:date="2026-07-27T15:52:00Z"/>
                <w:rFonts w:ascii="Times New Roman" w:eastAsia="FangSong" w:hAnsi="Times New Roman" w:cs="Times New Roman"/>
                <w:color w:val="0000FF"/>
                <w:sz w:val="18"/>
                <w:szCs w:val="18"/>
                <w:lang w:eastAsia="zh-CN"/>
                <w:rPrChange w:id="6742" w:author="He Han" w:date="2026-10-22T22:01:00Z">
                  <w:rPr>
                    <w:ins w:id="6743" w:author="Xuning Wei12232" w:date="2026-07-27T15:52:00Z"/>
                    <w:rFonts w:eastAsia="FangSong"/>
                    <w:lang w:eastAsia="zh-CN"/>
                  </w:rPr>
                </w:rPrChange>
              </w:rPr>
              <w:pPrChange w:id="6744" w:author="He Han" w:date="2026-10-22T22:01:00Z">
                <w:pPr/>
              </w:pPrChange>
            </w:pPr>
            <w:ins w:id="6745" w:author="Xuning Wei12232" w:date="2026-07-27T15:58:00Z">
              <w:r w:rsidRPr="00BB7730">
                <w:rPr>
                  <w:rFonts w:ascii="Times New Roman" w:hAnsi="Times New Roman" w:cs="Times New Roman"/>
                  <w:color w:val="0000FF"/>
                  <w:sz w:val="18"/>
                  <w:szCs w:val="18"/>
                  <w:shd w:val="clear" w:color="auto" w:fill="FFFFFF"/>
                  <w:rPrChange w:id="6746" w:author="He Han" w:date="2026-10-22T22:01:00Z">
                    <w:rPr>
                      <w:shd w:val="clear" w:color="auto" w:fill="FFFFFF"/>
                    </w:rPr>
                  </w:rPrChange>
                </w:rPr>
                <w:t>Gloves: CSPE</w:t>
              </w:r>
            </w:ins>
          </w:p>
        </w:tc>
        <w:tc>
          <w:tcPr>
            <w:tcW w:w="1134" w:type="dxa"/>
            <w:shd w:val="clear" w:color="auto" w:fill="FFFFFF" w:themeFill="background1"/>
            <w:vAlign w:val="center"/>
            <w:tcPrChange w:id="6747" w:author="Xuning Wei12232" w:date="2026-07-27T17:33:00Z">
              <w:tcPr>
                <w:tcW w:w="1275" w:type="dxa"/>
                <w:shd w:val="clear" w:color="auto" w:fill="FFFFFF" w:themeFill="background1"/>
                <w:vAlign w:val="center"/>
              </w:tcPr>
            </w:tcPrChange>
          </w:tcPr>
          <w:p w14:paraId="3CE37C29" w14:textId="77777777" w:rsidR="00F550E8" w:rsidRPr="00BB7730" w:rsidRDefault="00F550E8" w:rsidP="00AD243C">
            <w:pPr>
              <w:spacing w:line="240" w:lineRule="exact"/>
              <w:jc w:val="center"/>
              <w:rPr>
                <w:ins w:id="6748" w:author="Xuning Wei12232" w:date="2026-07-27T15:52:00Z"/>
                <w:rFonts w:ascii="Times New Roman" w:eastAsia="仿宋_GB2312" w:hAnsi="Times New Roman" w:cs="Times New Roman"/>
                <w:color w:val="0000FF"/>
                <w:sz w:val="18"/>
                <w:szCs w:val="18"/>
              </w:rPr>
            </w:pPr>
            <w:ins w:id="6749" w:author="Xuning Wei12232" w:date="2026-07-27T15:52:00Z">
              <w:r w:rsidRPr="00BB7730">
                <w:rPr>
                  <w:rFonts w:ascii="Times New Roman" w:eastAsia="仿宋_GB2312" w:hAnsi="Times New Roman" w:cs="Times New Roman"/>
                  <w:color w:val="0000FF"/>
                  <w:sz w:val="18"/>
                  <w:szCs w:val="18"/>
                </w:rPr>
                <w:t>No</w:t>
              </w:r>
            </w:ins>
          </w:p>
        </w:tc>
        <w:tc>
          <w:tcPr>
            <w:tcW w:w="851" w:type="dxa"/>
            <w:shd w:val="clear" w:color="auto" w:fill="FFFFFF" w:themeFill="background1"/>
            <w:vAlign w:val="center"/>
            <w:tcPrChange w:id="6750" w:author="Xuning Wei12232" w:date="2026-07-27T17:33:00Z">
              <w:tcPr>
                <w:tcW w:w="851" w:type="dxa"/>
                <w:shd w:val="clear" w:color="auto" w:fill="FFFFFF" w:themeFill="background1"/>
                <w:vAlign w:val="center"/>
              </w:tcPr>
            </w:tcPrChange>
          </w:tcPr>
          <w:p w14:paraId="7E1EFEBE" w14:textId="77777777" w:rsidR="00F550E8" w:rsidRPr="00BB7730" w:rsidRDefault="00F550E8" w:rsidP="00AD243C">
            <w:pPr>
              <w:spacing w:line="240" w:lineRule="exact"/>
              <w:jc w:val="center"/>
              <w:rPr>
                <w:ins w:id="6751" w:author="Xuning Wei12232" w:date="2026-07-27T15:52:00Z"/>
                <w:rFonts w:ascii="Times New Roman" w:eastAsia="仿宋_GB2312" w:hAnsi="Times New Roman" w:cs="Times New Roman"/>
                <w:color w:val="0000FF"/>
                <w:sz w:val="18"/>
                <w:szCs w:val="18"/>
              </w:rPr>
            </w:pPr>
            <w:ins w:id="6752" w:author="Xuning Wei12232" w:date="2026-07-27T15:52:00Z">
              <w:r w:rsidRPr="00BB7730">
                <w:rPr>
                  <w:rFonts w:ascii="Times New Roman" w:eastAsia="仿宋_GB2312" w:hAnsi="Times New Roman" w:cs="Times New Roman"/>
                  <w:color w:val="0000FF"/>
                  <w:sz w:val="18"/>
                  <w:szCs w:val="18"/>
                </w:rPr>
                <w:t>No</w:t>
              </w:r>
            </w:ins>
          </w:p>
        </w:tc>
        <w:tc>
          <w:tcPr>
            <w:tcW w:w="992" w:type="dxa"/>
            <w:vAlign w:val="center"/>
            <w:tcPrChange w:id="6753" w:author="Xuning Wei12232" w:date="2026-07-27T17:33:00Z">
              <w:tcPr>
                <w:tcW w:w="992" w:type="dxa"/>
                <w:vAlign w:val="center"/>
              </w:tcPr>
            </w:tcPrChange>
          </w:tcPr>
          <w:p w14:paraId="061FB4AA" w14:textId="77777777" w:rsidR="00F550E8" w:rsidRPr="00BB7730" w:rsidRDefault="00F550E8" w:rsidP="00AD243C">
            <w:pPr>
              <w:spacing w:line="240" w:lineRule="exact"/>
              <w:rPr>
                <w:ins w:id="6754" w:author="Xuning Wei12232" w:date="2026-07-27T15:52:00Z"/>
                <w:rFonts w:ascii="Times New Roman" w:eastAsia="仿宋_GB2312" w:hAnsi="Times New Roman" w:cs="Times New Roman"/>
                <w:color w:val="0000FF"/>
                <w:sz w:val="18"/>
                <w:szCs w:val="18"/>
              </w:rPr>
            </w:pPr>
            <w:ins w:id="6755" w:author="Xuning Wei12232" w:date="2026-07-27T15:52: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992" w:type="dxa"/>
            <w:vAlign w:val="center"/>
            <w:tcPrChange w:id="6756" w:author="Xuning Wei12232" w:date="2026-07-27T17:33:00Z">
              <w:tcPr>
                <w:tcW w:w="992" w:type="dxa"/>
                <w:vAlign w:val="center"/>
              </w:tcPr>
            </w:tcPrChange>
          </w:tcPr>
          <w:p w14:paraId="09629821" w14:textId="77777777" w:rsidR="00F550E8" w:rsidRPr="00BB7730" w:rsidRDefault="00F550E8" w:rsidP="00AD243C">
            <w:pPr>
              <w:spacing w:line="240" w:lineRule="exact"/>
              <w:rPr>
                <w:ins w:id="6757" w:author="Xuning Wei12232" w:date="2026-07-27T15:52:00Z"/>
                <w:rFonts w:ascii="Times New Roman" w:eastAsia="仿宋_GB2312" w:hAnsi="Times New Roman" w:cs="Times New Roman"/>
                <w:color w:val="0000FF"/>
                <w:sz w:val="18"/>
                <w:szCs w:val="18"/>
              </w:rPr>
            </w:pPr>
            <w:ins w:id="6758" w:author="Xuning Wei12232" w:date="2026-07-27T15:52: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No</w:t>
              </w:r>
            </w:ins>
          </w:p>
        </w:tc>
        <w:tc>
          <w:tcPr>
            <w:tcW w:w="2977" w:type="dxa"/>
            <w:vAlign w:val="center"/>
            <w:tcPrChange w:id="6759" w:author="Xuning Wei12232" w:date="2026-07-27T17:33:00Z">
              <w:tcPr>
                <w:tcW w:w="2977" w:type="dxa"/>
                <w:vAlign w:val="center"/>
              </w:tcPr>
            </w:tcPrChange>
          </w:tcPr>
          <w:p w14:paraId="2672F093" w14:textId="615784AE" w:rsidR="00F550E8" w:rsidRPr="00BB7730" w:rsidRDefault="00F550E8" w:rsidP="00AD243C">
            <w:pPr>
              <w:spacing w:line="240" w:lineRule="exact"/>
              <w:rPr>
                <w:ins w:id="6760" w:author="Xuning Wei12232" w:date="2026-07-27T15:52:00Z"/>
                <w:rFonts w:ascii="Times New Roman" w:eastAsia="仿宋_GB2312" w:hAnsi="Times New Roman" w:cs="Times New Roman"/>
                <w:color w:val="0000FF"/>
                <w:kern w:val="0"/>
                <w:sz w:val="18"/>
                <w:szCs w:val="18"/>
                <w:u w:val="single"/>
                <w:lang w:eastAsia="zh-CN"/>
              </w:rPr>
            </w:pPr>
            <w:ins w:id="6761" w:author="Xuning Wei12232" w:date="2026-07-27T15:52:00Z">
              <w:r w:rsidRPr="00BB7730">
                <w:rPr>
                  <w:rFonts w:ascii="Segoe UI Symbol" w:eastAsia="MS Gothic" w:hAnsi="Segoe UI Symbol" w:cs="Segoe UI Symbol"/>
                  <w:b/>
                  <w:color w:val="0000FF"/>
                  <w:sz w:val="18"/>
                  <w:szCs w:val="18"/>
                </w:rPr>
                <w:t>☐</w:t>
              </w:r>
              <w:r w:rsidRPr="00BB7730">
                <w:rPr>
                  <w:rFonts w:ascii="Times New Roman" w:eastAsia="仿宋_GB2312" w:hAnsi="Times New Roman" w:cs="Times New Roman"/>
                  <w:color w:val="0000FF"/>
                  <w:sz w:val="18"/>
                  <w:szCs w:val="18"/>
                </w:rPr>
                <w:t xml:space="preserve"> </w:t>
              </w:r>
              <w:r w:rsidRPr="00BB7730">
                <w:rPr>
                  <w:rFonts w:ascii="Times New Roman" w:eastAsia="仿宋_GB2312" w:hAnsi="Times New Roman" w:cs="Times New Roman"/>
                  <w:color w:val="0000FF"/>
                  <w:sz w:val="18"/>
                  <w:szCs w:val="18"/>
                  <w:lang w:eastAsia="zh-CN"/>
                </w:rPr>
                <w:t>Asymchem R&amp;D Lab:</w:t>
              </w:r>
            </w:ins>
            <w:ins w:id="6762" w:author="Xuning Wei12232" w:date="2026-07-27T15:59:00Z">
              <w:r w:rsidR="00F22947" w:rsidRPr="00BB7730">
                <w:rPr>
                  <w:rFonts w:ascii="Times New Roman" w:eastAsia="仿宋_GB2312" w:hAnsi="Times New Roman" w:cs="Times New Roman"/>
                  <w:color w:val="0000FF"/>
                  <w:sz w:val="18"/>
                  <w:szCs w:val="18"/>
                  <w:lang w:eastAsia="zh-CN"/>
                </w:rPr>
                <w:t xml:space="preserve"> </w:t>
              </w:r>
            </w:ins>
            <w:ins w:id="6763" w:author="Xuning Wei12232" w:date="2026-07-27T15:52:00Z">
              <w:r w:rsidRPr="00BB7730">
                <w:rPr>
                  <w:rFonts w:ascii="Times New Roman" w:eastAsia="仿宋_GB2312" w:hAnsi="Times New Roman" w:cs="Times New Roman"/>
                  <w:color w:val="0000FF"/>
                  <w:sz w:val="18"/>
                  <w:szCs w:val="18"/>
                  <w:u w:val="single"/>
                  <w:lang w:eastAsia="zh-CN"/>
                </w:rPr>
                <w:t xml:space="preserve">N/A </w:t>
              </w:r>
            </w:ins>
          </w:p>
          <w:p w14:paraId="2283EEED" w14:textId="536D7233" w:rsidR="00F550E8" w:rsidRPr="00BB7730" w:rsidRDefault="00F550E8" w:rsidP="00AD243C">
            <w:pPr>
              <w:spacing w:line="240" w:lineRule="exact"/>
              <w:rPr>
                <w:ins w:id="6764" w:author="Xuning Wei12232" w:date="2026-07-27T15:52:00Z"/>
                <w:rFonts w:ascii="Times New Roman" w:eastAsia="仿宋_GB2312" w:hAnsi="Times New Roman" w:cs="Times New Roman"/>
                <w:color w:val="0000FF"/>
                <w:kern w:val="0"/>
                <w:sz w:val="18"/>
                <w:szCs w:val="18"/>
                <w:u w:val="single"/>
                <w:lang w:eastAsia="zh-CN"/>
              </w:rPr>
            </w:pPr>
            <w:ins w:id="6765" w:author="Xuning Wei12232" w:date="2026-07-27T15:52:00Z">
              <w:r w:rsidRPr="00BB7730">
                <w:rPr>
                  <w:rFonts w:ascii="Segoe UI Symbol" w:eastAsia="MS Gothic" w:hAnsi="Segoe UI Symbol" w:cs="Segoe UI Symbol"/>
                  <w:b/>
                  <w:color w:val="0000FF"/>
                  <w:sz w:val="18"/>
                  <w:szCs w:val="18"/>
                </w:rPr>
                <w:t>☒</w:t>
              </w:r>
              <w:r w:rsidRPr="00BB7730">
                <w:rPr>
                  <w:rFonts w:ascii="Times New Roman" w:eastAsia="仿宋_GB2312" w:hAnsi="Times New Roman" w:cs="Times New Roman"/>
                  <w:color w:val="0000FF"/>
                  <w:sz w:val="18"/>
                  <w:szCs w:val="18"/>
                </w:rPr>
                <w:t xml:space="preserve"> </w:t>
              </w:r>
              <w:r w:rsidRPr="00BB7730">
                <w:rPr>
                  <w:rFonts w:ascii="Times New Roman" w:eastAsia="仿宋_GB2312" w:hAnsi="Times New Roman" w:cs="Times New Roman"/>
                  <w:color w:val="0000FF"/>
                  <w:sz w:val="18"/>
                  <w:szCs w:val="18"/>
                  <w:lang w:eastAsia="zh-CN"/>
                </w:rPr>
                <w:t>Asymchem Production data, Lot Number:</w:t>
              </w:r>
              <w:r w:rsidR="00F22947" w:rsidRPr="00BB7730">
                <w:rPr>
                  <w:rFonts w:ascii="Times New Roman" w:eastAsia="仿宋_GB2312" w:hAnsi="Times New Roman" w:cs="Times New Roman"/>
                  <w:color w:val="0000FF"/>
                  <w:sz w:val="18"/>
                  <w:szCs w:val="18"/>
                  <w:u w:val="single"/>
                  <w:lang w:eastAsia="zh-CN"/>
                </w:rPr>
                <w:t xml:space="preserve">  CPo1400</w:t>
              </w:r>
            </w:ins>
            <w:ins w:id="6766" w:author="Xuning Wei12232" w:date="2026-07-27T15:59:00Z">
              <w:r w:rsidR="00F22947" w:rsidRPr="00BB7730">
                <w:rPr>
                  <w:rFonts w:ascii="Times New Roman" w:eastAsia="仿宋_GB2312" w:hAnsi="Times New Roman" w:cs="Times New Roman"/>
                  <w:color w:val="0000FF"/>
                  <w:sz w:val="18"/>
                  <w:szCs w:val="18"/>
                  <w:u w:val="single"/>
                  <w:lang w:eastAsia="zh-CN"/>
                </w:rPr>
                <w:t>20</w:t>
              </w:r>
            </w:ins>
            <w:ins w:id="6767" w:author="Xuning Wei12232" w:date="2026-07-27T15:52:00Z">
              <w:r w:rsidRPr="00BB7730">
                <w:rPr>
                  <w:rFonts w:ascii="Times New Roman" w:eastAsia="仿宋_GB2312" w:hAnsi="Times New Roman" w:cs="Times New Roman"/>
                  <w:color w:val="0000FF"/>
                  <w:sz w:val="18"/>
                  <w:szCs w:val="18"/>
                  <w:u w:val="single"/>
                  <w:lang w:eastAsia="zh-CN"/>
                </w:rPr>
                <w:t>-02-01-01</w:t>
              </w:r>
            </w:ins>
            <w:ins w:id="6768" w:author="Xuning Wei12232" w:date="2026-09-05T20:23:00Z">
              <w:r w:rsidR="00CE01D9" w:rsidRPr="00BB7730">
                <w:rPr>
                  <w:rFonts w:ascii="Times New Roman" w:eastAsia="仿宋_GB2312" w:hAnsi="Times New Roman" w:cs="Times New Roman"/>
                  <w:color w:val="0000FF"/>
                  <w:sz w:val="18"/>
                  <w:szCs w:val="18"/>
                  <w:u w:val="single"/>
                  <w:lang w:eastAsia="zh-CN"/>
                </w:rPr>
                <w:t>~04</w:t>
              </w:r>
            </w:ins>
            <w:ins w:id="6769" w:author="Xuning Wei12232" w:date="2026-07-27T15:52:00Z">
              <w:r w:rsidRPr="00BB7730">
                <w:rPr>
                  <w:rFonts w:ascii="Times New Roman" w:eastAsia="仿宋_GB2312" w:hAnsi="Times New Roman" w:cs="Times New Roman"/>
                  <w:color w:val="0000FF"/>
                  <w:sz w:val="18"/>
                  <w:szCs w:val="18"/>
                  <w:u w:val="single"/>
                  <w:lang w:eastAsia="zh-CN"/>
                </w:rPr>
                <w:t xml:space="preserve">  </w:t>
              </w:r>
            </w:ins>
          </w:p>
          <w:p w14:paraId="3A71C46D" w14:textId="77777777" w:rsidR="00F550E8" w:rsidRPr="00BB7730" w:rsidRDefault="00F550E8" w:rsidP="00AD243C">
            <w:pPr>
              <w:spacing w:line="240" w:lineRule="exact"/>
              <w:rPr>
                <w:ins w:id="6770" w:author="Xuning Wei12232" w:date="2026-07-27T15:52:00Z"/>
                <w:rFonts w:ascii="Times New Roman" w:eastAsia="仿宋_GB2312" w:hAnsi="Times New Roman" w:cs="Times New Roman"/>
                <w:color w:val="0000FF"/>
                <w:kern w:val="0"/>
                <w:sz w:val="18"/>
                <w:szCs w:val="18"/>
                <w:lang w:eastAsia="zh-CN"/>
              </w:rPr>
            </w:pPr>
            <w:ins w:id="6771" w:author="Xuning Wei12232" w:date="2026-07-27T15:52:00Z">
              <w:r w:rsidRPr="00BB7730">
                <w:rPr>
                  <w:rFonts w:ascii="Segoe UI Symbol" w:eastAsia="仿宋_GB2312" w:hAnsi="Segoe UI Symbol" w:cs="Segoe UI Symbol"/>
                  <w:b/>
                  <w:color w:val="0000FF"/>
                  <w:sz w:val="18"/>
                  <w:szCs w:val="18"/>
                </w:rPr>
                <w:t>☐</w:t>
              </w:r>
              <w:r w:rsidRPr="00BB7730">
                <w:rPr>
                  <w:rFonts w:ascii="Times New Roman" w:eastAsia="仿宋_GB2312" w:hAnsi="Times New Roman" w:cs="Times New Roman"/>
                  <w:color w:val="0000FF"/>
                  <w:sz w:val="18"/>
                  <w:szCs w:val="18"/>
                </w:rPr>
                <w:t xml:space="preserve"> </w:t>
              </w:r>
              <w:r w:rsidRPr="00BB7730">
                <w:rPr>
                  <w:rFonts w:ascii="Times New Roman" w:eastAsia="仿宋_GB2312" w:hAnsi="Times New Roman" w:cs="Times New Roman"/>
                  <w:color w:val="0000FF"/>
                  <w:sz w:val="18"/>
                  <w:szCs w:val="18"/>
                  <w:lang w:eastAsia="zh-CN"/>
                </w:rPr>
                <w:t>Supplier data:</w:t>
              </w:r>
              <w:r w:rsidRPr="00BB7730">
                <w:rPr>
                  <w:rFonts w:ascii="Times New Roman" w:eastAsia="仿宋_GB2312" w:hAnsi="Times New Roman" w:cs="Times New Roman"/>
                  <w:color w:val="0000FF"/>
                  <w:sz w:val="18"/>
                  <w:szCs w:val="18"/>
                  <w:u w:val="single"/>
                  <w:lang w:eastAsia="zh-CN"/>
                </w:rPr>
                <w:t xml:space="preserve">  N/A  </w:t>
              </w:r>
              <w:r w:rsidRPr="00BB7730">
                <w:rPr>
                  <w:rFonts w:ascii="Times New Roman" w:eastAsia="仿宋_GB2312" w:hAnsi="Times New Roman" w:cs="Times New Roman"/>
                  <w:color w:val="0000FF"/>
                  <w:sz w:val="18"/>
                  <w:szCs w:val="18"/>
                  <w:lang w:eastAsia="zh-CN"/>
                </w:rPr>
                <w:t xml:space="preserve"> </w:t>
              </w:r>
            </w:ins>
          </w:p>
          <w:p w14:paraId="39896AA1" w14:textId="77777777" w:rsidR="00F550E8" w:rsidRPr="00BB7730" w:rsidRDefault="00F550E8" w:rsidP="00AD243C">
            <w:pPr>
              <w:spacing w:line="240" w:lineRule="exact"/>
              <w:rPr>
                <w:ins w:id="6772" w:author="Xuning Wei12232" w:date="2026-07-27T15:52:00Z"/>
                <w:rFonts w:ascii="Times New Roman" w:eastAsia="仿宋_GB2312" w:hAnsi="Times New Roman" w:cs="Times New Roman"/>
                <w:color w:val="0000FF"/>
                <w:kern w:val="0"/>
                <w:sz w:val="18"/>
                <w:szCs w:val="18"/>
                <w:u w:val="single"/>
                <w:lang w:eastAsia="zh-CN"/>
              </w:rPr>
            </w:pPr>
            <w:ins w:id="6773" w:author="Xuning Wei12232" w:date="2026-07-27T15:52:00Z">
              <w:r w:rsidRPr="00BB7730">
                <w:rPr>
                  <w:rFonts w:ascii="Segoe UI Symbol" w:eastAsia="MS Gothic" w:hAnsi="Segoe UI Symbol" w:cs="Segoe UI Symbol"/>
                  <w:b/>
                  <w:color w:val="0000FF"/>
                  <w:sz w:val="18"/>
                  <w:szCs w:val="18"/>
                </w:rPr>
                <w:t>☐</w:t>
              </w:r>
              <w:r w:rsidRPr="00BB7730">
                <w:rPr>
                  <w:rFonts w:ascii="Times New Roman" w:eastAsia="仿宋_GB2312" w:hAnsi="Times New Roman" w:cs="Times New Roman"/>
                  <w:color w:val="0000FF"/>
                  <w:sz w:val="18"/>
                  <w:szCs w:val="18"/>
                </w:rPr>
                <w:t xml:space="preserve"> *</w:t>
              </w:r>
              <w:r w:rsidRPr="00BB7730">
                <w:rPr>
                  <w:rFonts w:ascii="Times New Roman" w:eastAsia="仿宋_GB2312" w:hAnsi="Times New Roman" w:cs="Times New Roman"/>
                  <w:color w:val="0000FF"/>
                  <w:sz w:val="18"/>
                  <w:szCs w:val="18"/>
                  <w:lang w:eastAsia="zh-CN"/>
                </w:rPr>
                <w:t>Handbook &amp; Page:</w:t>
              </w:r>
              <w:r w:rsidRPr="00BB7730">
                <w:rPr>
                  <w:rFonts w:ascii="Times New Roman" w:eastAsia="仿宋_GB2312" w:hAnsi="Times New Roman" w:cs="Times New Roman"/>
                  <w:color w:val="0000FF"/>
                  <w:sz w:val="18"/>
                  <w:szCs w:val="18"/>
                  <w:u w:val="single"/>
                  <w:lang w:eastAsia="zh-CN"/>
                </w:rPr>
                <w:t xml:space="preserve"> N/A</w:t>
              </w:r>
            </w:ins>
          </w:p>
          <w:p w14:paraId="67CC84F1" w14:textId="77777777" w:rsidR="00F550E8" w:rsidRPr="00BB7730" w:rsidRDefault="00F550E8" w:rsidP="00AD243C">
            <w:pPr>
              <w:spacing w:line="240" w:lineRule="exact"/>
              <w:rPr>
                <w:ins w:id="6774" w:author="Xuning Wei12232" w:date="2026-07-27T15:52:00Z"/>
                <w:rFonts w:ascii="Times New Roman" w:eastAsia="仿宋_GB2312" w:hAnsi="Times New Roman" w:cs="Times New Roman"/>
                <w:color w:val="0000FF"/>
                <w:kern w:val="0"/>
                <w:sz w:val="18"/>
                <w:szCs w:val="18"/>
                <w:lang w:eastAsia="zh-CN"/>
              </w:rPr>
            </w:pPr>
            <w:ins w:id="6775" w:author="Xuning Wei12232" w:date="2026-07-27T15:52:00Z">
              <w:r w:rsidRPr="00BB7730">
                <w:rPr>
                  <w:rFonts w:ascii="Segoe UI Symbol" w:eastAsia="MS Gothic" w:hAnsi="Segoe UI Symbol" w:cs="Segoe UI Symbol"/>
                  <w:color w:val="0000FF"/>
                  <w:sz w:val="18"/>
                  <w:szCs w:val="18"/>
                </w:rPr>
                <w:t>☒</w:t>
              </w:r>
              <w:r w:rsidRPr="00BB7730">
                <w:rPr>
                  <w:rFonts w:ascii="Times New Roman" w:eastAsia="仿宋_GB2312" w:hAnsi="Times New Roman" w:cs="Times New Roman"/>
                  <w:color w:val="0000FF"/>
                  <w:sz w:val="18"/>
                  <w:szCs w:val="18"/>
                </w:rPr>
                <w:t xml:space="preserve"> Other</w:t>
              </w:r>
              <w:r w:rsidRPr="00BB7730">
                <w:rPr>
                  <w:rFonts w:ascii="Times New Roman" w:eastAsia="仿宋_GB2312" w:hAnsi="Times New Roman" w:cs="Times New Roman"/>
                  <w:color w:val="0000FF"/>
                  <w:sz w:val="18"/>
                  <w:szCs w:val="18"/>
                  <w:lang w:eastAsia="zh-CN"/>
                </w:rPr>
                <w:t>:</w:t>
              </w:r>
              <w:r w:rsidRPr="00BB7730">
                <w:rPr>
                  <w:rFonts w:ascii="Times New Roman" w:eastAsia="仿宋_GB2312" w:hAnsi="Times New Roman" w:cs="Times New Roman"/>
                  <w:color w:val="0000FF"/>
                  <w:sz w:val="18"/>
                  <w:szCs w:val="18"/>
                  <w:u w:val="single"/>
                  <w:lang w:eastAsia="zh-CN"/>
                </w:rPr>
                <w:t xml:space="preserve"> Resins, amino acids and oxyma pure are relatively stable in solid state, and do not react with materials such as PC, stainless steel, and glass at room temperature. The dispensing operation has a short duration, CEPS and the area is cleaned during material changeover. The materials are compatible.</w:t>
              </w:r>
            </w:ins>
          </w:p>
        </w:tc>
      </w:tr>
    </w:tbl>
    <w:p w14:paraId="3D79C041" w14:textId="77777777" w:rsidR="00F550E8" w:rsidRPr="00BB7730" w:rsidRDefault="00F550E8" w:rsidP="00F550E8">
      <w:pPr>
        <w:spacing w:beforeLines="50" w:before="120" w:afterLines="50" w:after="120"/>
        <w:jc w:val="center"/>
        <w:rPr>
          <w:ins w:id="6776" w:author="Xuning Wei12232" w:date="2026-07-27T15:52:00Z"/>
          <w:rFonts w:ascii="Times New Roman" w:eastAsia="仿宋_GB2312" w:hAnsi="Times New Roman" w:cs="Times New Roman"/>
          <w:b/>
          <w:color w:val="auto"/>
          <w:sz w:val="20"/>
          <w:szCs w:val="20"/>
        </w:rPr>
      </w:pPr>
    </w:p>
    <w:p w14:paraId="5CD54B5C" w14:textId="77777777" w:rsidR="00F550E8" w:rsidRPr="00BB7730" w:rsidRDefault="00F550E8">
      <w:pPr>
        <w:spacing w:before="156"/>
        <w:rPr>
          <w:rFonts w:ascii="Times New Roman" w:eastAsia="仿宋_GB2312" w:hAnsi="Times New Roman" w:cs="Times New Roman"/>
          <w:color w:val="auto"/>
          <w:sz w:val="20"/>
          <w:szCs w:val="20"/>
          <w:lang w:eastAsia="zh-CN"/>
        </w:rPr>
      </w:pPr>
    </w:p>
    <w:p w14:paraId="12794970" w14:textId="77777777" w:rsidR="00FD673D" w:rsidRPr="00BB7730" w:rsidRDefault="00FD673D">
      <w:pPr>
        <w:rPr>
          <w:ins w:id="6777" w:author="Xuning Wei12232" w:date="2026-07-27T15:59:00Z"/>
          <w:rFonts w:ascii="Times New Roman" w:eastAsia="仿宋_GB2312" w:hAnsi="Times New Roman" w:cs="Times New Roman"/>
          <w:b/>
          <w:color w:val="auto"/>
          <w:sz w:val="20"/>
          <w:szCs w:val="20"/>
        </w:rPr>
      </w:pPr>
      <w:ins w:id="6778" w:author="Xuning Wei12232" w:date="2026-07-27T15:59:00Z">
        <w:r w:rsidRPr="00BB7730">
          <w:rPr>
            <w:rFonts w:ascii="Times New Roman" w:eastAsia="仿宋_GB2312" w:hAnsi="Times New Roman" w:cs="Times New Roman"/>
            <w:b/>
            <w:color w:val="auto"/>
            <w:sz w:val="20"/>
            <w:szCs w:val="20"/>
          </w:rPr>
          <w:br w:type="page"/>
        </w:r>
      </w:ins>
    </w:p>
    <w:p w14:paraId="1BE81843" w14:textId="7E6AD4A1" w:rsidR="00813D53" w:rsidRPr="00BB7730" w:rsidDel="009E3204" w:rsidRDefault="00010358" w:rsidP="0033095A">
      <w:pPr>
        <w:spacing w:beforeLines="100" w:before="240" w:afterLines="50" w:after="120"/>
        <w:jc w:val="center"/>
        <w:rPr>
          <w:ins w:id="6779" w:author="Xuning Wei12232" w:date="2026-07-27T16:00:00Z"/>
          <w:del w:id="6780" w:author="He Han" w:date="2026-10-13T13:43:00Z"/>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rPr>
        <w:lastRenderedPageBreak/>
        <w:t>Table 8</w:t>
      </w:r>
      <w:r w:rsidRPr="00BB7730">
        <w:rPr>
          <w:rFonts w:ascii="Times New Roman" w:eastAsia="仿宋_GB2312" w:hAnsi="Times New Roman" w:cs="Times New Roman"/>
          <w:b/>
          <w:color w:val="auto"/>
          <w:sz w:val="20"/>
          <w:szCs w:val="20"/>
          <w:lang w:eastAsia="zh-CN"/>
        </w:rPr>
        <w:t>-</w:t>
      </w:r>
      <w:del w:id="6781" w:author="Xuning Wei12232" w:date="2026-07-27T15:58:00Z">
        <w:r w:rsidRPr="00BB7730" w:rsidDel="00F22947">
          <w:rPr>
            <w:rFonts w:ascii="Times New Roman" w:eastAsia="仿宋_GB2312" w:hAnsi="Times New Roman" w:cs="Times New Roman"/>
            <w:b/>
            <w:color w:val="auto"/>
            <w:sz w:val="20"/>
            <w:szCs w:val="20"/>
          </w:rPr>
          <w:delText>1</w:delText>
        </w:r>
      </w:del>
      <w:ins w:id="6782" w:author="Xuning Wei12232" w:date="2026-07-27T15:58:00Z">
        <w:r w:rsidR="00F22947" w:rsidRPr="00BB7730">
          <w:rPr>
            <w:rFonts w:ascii="Times New Roman" w:eastAsia="仿宋_GB2312" w:hAnsi="Times New Roman" w:cs="Times New Roman"/>
            <w:b/>
            <w:color w:val="auto"/>
            <w:sz w:val="20"/>
            <w:szCs w:val="20"/>
          </w:rPr>
          <w:t>4</w:t>
        </w:r>
      </w:ins>
      <w:r w:rsidRPr="00BB7730">
        <w:rPr>
          <w:rFonts w:ascii="Times New Roman" w:eastAsia="仿宋_GB2312" w:hAnsi="Times New Roman" w:cs="Times New Roman"/>
          <w:b/>
          <w:color w:val="auto"/>
          <w:sz w:val="20"/>
          <w:szCs w:val="20"/>
        </w:rPr>
        <w:t xml:space="preserve">: Equipment Compatibility and Corrosion Impact Study for </w:t>
      </w:r>
      <w:r w:rsidR="00C95E3D" w:rsidRPr="00BB7730">
        <w:rPr>
          <w:rFonts w:ascii="Times New Roman" w:eastAsia="仿宋_GB2312" w:hAnsi="Times New Roman" w:cs="Times New Roman"/>
          <w:b/>
          <w:color w:val="auto"/>
          <w:sz w:val="20"/>
          <w:szCs w:val="20"/>
        </w:rPr>
        <w:t>TJ4S-1213-Sy15</w:t>
      </w:r>
    </w:p>
    <w:p w14:paraId="636C2297" w14:textId="77777777" w:rsidR="00FD673D" w:rsidRPr="00BB7730" w:rsidRDefault="00FD673D" w:rsidP="00F649A0">
      <w:pPr>
        <w:spacing w:beforeLines="100" w:before="240" w:afterLines="50" w:after="120"/>
        <w:jc w:val="center"/>
        <w:rPr>
          <w:rFonts w:ascii="Times New Roman" w:eastAsia="仿宋_GB2312" w:hAnsi="Times New Roman" w:cs="Times New Roman"/>
          <w:b/>
          <w:color w:val="auto"/>
          <w:sz w:val="18"/>
          <w:szCs w:val="18"/>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6783" w:author="Xuning Wei12232" w:date="2026-07-27T18: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804"/>
        <w:gridCol w:w="3484"/>
        <w:gridCol w:w="2994"/>
        <w:gridCol w:w="1102"/>
        <w:gridCol w:w="1008"/>
        <w:gridCol w:w="827"/>
        <w:gridCol w:w="1826"/>
        <w:gridCol w:w="2267"/>
        <w:tblGridChange w:id="6784">
          <w:tblGrid>
            <w:gridCol w:w="769"/>
            <w:gridCol w:w="35"/>
            <w:gridCol w:w="8"/>
            <w:gridCol w:w="2"/>
            <w:gridCol w:w="3474"/>
            <w:gridCol w:w="8"/>
            <w:gridCol w:w="813"/>
            <w:gridCol w:w="2173"/>
            <w:gridCol w:w="14"/>
            <w:gridCol w:w="2"/>
            <w:gridCol w:w="1"/>
            <w:gridCol w:w="1085"/>
            <w:gridCol w:w="23"/>
            <w:gridCol w:w="1"/>
            <w:gridCol w:w="2"/>
            <w:gridCol w:w="982"/>
            <w:gridCol w:w="28"/>
            <w:gridCol w:w="3"/>
            <w:gridCol w:w="796"/>
            <w:gridCol w:w="34"/>
            <w:gridCol w:w="92"/>
            <w:gridCol w:w="1700"/>
            <w:gridCol w:w="395"/>
            <w:gridCol w:w="3"/>
            <w:gridCol w:w="1869"/>
          </w:tblGrid>
        </w:tblGridChange>
      </w:tblGrid>
      <w:tr w:rsidR="005342B4" w:rsidRPr="00BB7730" w14:paraId="6DE5E090" w14:textId="77777777" w:rsidTr="00A144E4">
        <w:trPr>
          <w:trHeight w:val="397"/>
          <w:tblHeader/>
          <w:trPrChange w:id="6785" w:author="Xuning Wei12232" w:date="2026-07-27T18:11:00Z">
            <w:trPr>
              <w:trHeight w:val="397"/>
              <w:tblHeader/>
            </w:trPr>
          </w:trPrChange>
        </w:trPr>
        <w:tc>
          <w:tcPr>
            <w:tcW w:w="1498" w:type="pct"/>
            <w:gridSpan w:val="2"/>
            <w:shd w:val="clear" w:color="auto" w:fill="D9D9D9" w:themeFill="background1" w:themeFillShade="D9"/>
            <w:vAlign w:val="center"/>
            <w:tcPrChange w:id="6786" w:author="Xuning Wei12232" w:date="2026-07-27T18:11:00Z">
              <w:tcPr>
                <w:tcW w:w="1784" w:type="pct"/>
                <w:gridSpan w:val="7"/>
                <w:shd w:val="clear" w:color="auto" w:fill="D9D9D9" w:themeFill="background1" w:themeFillShade="D9"/>
                <w:vAlign w:val="center"/>
              </w:tcPr>
            </w:tcPrChange>
          </w:tcPr>
          <w:p w14:paraId="7B947356"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rPr>
              <w:t>Process steps</w:t>
            </w:r>
          </w:p>
        </w:tc>
        <w:tc>
          <w:tcPr>
            <w:tcW w:w="1783" w:type="pct"/>
            <w:gridSpan w:val="3"/>
            <w:shd w:val="clear" w:color="auto" w:fill="D9D9D9" w:themeFill="background1" w:themeFillShade="D9"/>
            <w:vAlign w:val="center"/>
            <w:tcPrChange w:id="6787" w:author="Xuning Wei12232" w:date="2026-07-27T18:11:00Z">
              <w:tcPr>
                <w:tcW w:w="1506" w:type="pct"/>
                <w:gridSpan w:val="10"/>
                <w:shd w:val="clear" w:color="auto" w:fill="D9D9D9" w:themeFill="background1" w:themeFillShade="D9"/>
                <w:vAlign w:val="center"/>
              </w:tcPr>
            </w:tcPrChange>
          </w:tcPr>
          <w:p w14:paraId="0919B7A3"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rPr>
              <w:t>Reaction &amp; Work-up &amp; Concentration &amp; Crystallization</w:t>
            </w:r>
          </w:p>
        </w:tc>
        <w:tc>
          <w:tcPr>
            <w:tcW w:w="927" w:type="pct"/>
            <w:gridSpan w:val="2"/>
            <w:shd w:val="clear" w:color="auto" w:fill="D9D9D9" w:themeFill="background1" w:themeFillShade="D9"/>
            <w:vAlign w:val="center"/>
            <w:tcPrChange w:id="6788" w:author="Xuning Wei12232" w:date="2026-07-27T18:11:00Z">
              <w:tcPr>
                <w:tcW w:w="1055" w:type="pct"/>
                <w:gridSpan w:val="6"/>
                <w:shd w:val="clear" w:color="auto" w:fill="D9D9D9" w:themeFill="background1" w:themeFillShade="D9"/>
                <w:vAlign w:val="center"/>
              </w:tcPr>
            </w:tcPrChange>
          </w:tcPr>
          <w:p w14:paraId="3AA69DF0"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rPr>
              <w:t>Equipment Codes</w:t>
            </w:r>
          </w:p>
        </w:tc>
        <w:tc>
          <w:tcPr>
            <w:tcW w:w="792" w:type="pct"/>
            <w:shd w:val="clear" w:color="auto" w:fill="D9D9D9" w:themeFill="background1" w:themeFillShade="D9"/>
            <w:vAlign w:val="center"/>
            <w:tcPrChange w:id="6789" w:author="Xuning Wei12232" w:date="2026-07-27T18:11:00Z">
              <w:tcPr>
                <w:tcW w:w="654" w:type="pct"/>
                <w:gridSpan w:val="2"/>
                <w:shd w:val="clear" w:color="auto" w:fill="D9D9D9" w:themeFill="background1" w:themeFillShade="D9"/>
                <w:vAlign w:val="center"/>
              </w:tcPr>
            </w:tcPrChange>
          </w:tcPr>
          <w:p w14:paraId="2505E318" w14:textId="0181860B" w:rsidR="009851FE" w:rsidRPr="00BB7730" w:rsidRDefault="009851FE" w:rsidP="00051FE5">
            <w:pPr>
              <w:spacing w:line="240" w:lineRule="exact"/>
              <w:jc w:val="center"/>
              <w:rPr>
                <w:rFonts w:ascii="Times New Roman" w:eastAsia="仿宋_GB2312" w:hAnsi="Times New Roman" w:cs="Times New Roman"/>
                <w:b/>
                <w:color w:val="auto"/>
                <w:sz w:val="18"/>
                <w:szCs w:val="18"/>
                <w:lang w:eastAsia="zh-CN"/>
              </w:rPr>
            </w:pPr>
            <w:r w:rsidRPr="00BB7730">
              <w:rPr>
                <w:rFonts w:ascii="Times New Roman" w:eastAsia="仿宋_GB2312" w:hAnsi="Times New Roman" w:cs="Times New Roman"/>
                <w:b/>
                <w:color w:val="auto"/>
                <w:sz w:val="18"/>
                <w:szCs w:val="18"/>
                <w:lang w:eastAsia="zh-CN"/>
              </w:rPr>
              <w:t>TJ4S-1213-Sy15</w:t>
            </w:r>
          </w:p>
        </w:tc>
      </w:tr>
      <w:tr w:rsidR="00FE1E6C" w:rsidRPr="00BB7730" w14:paraId="170817EE" w14:textId="77777777" w:rsidTr="00A144E4">
        <w:trPr>
          <w:trHeight w:val="397"/>
          <w:tblHeader/>
          <w:trPrChange w:id="6790" w:author="Xuning Wei12232" w:date="2026-07-27T18:11:00Z">
            <w:trPr>
              <w:trHeight w:val="397"/>
              <w:tblHeader/>
            </w:trPr>
          </w:trPrChange>
        </w:trPr>
        <w:tc>
          <w:tcPr>
            <w:tcW w:w="281" w:type="pct"/>
            <w:shd w:val="clear" w:color="auto" w:fill="D9D9D9" w:themeFill="background1" w:themeFillShade="D9"/>
            <w:vAlign w:val="center"/>
            <w:tcPrChange w:id="6791" w:author="Xuning Wei12232" w:date="2026-07-27T18:11:00Z">
              <w:tcPr>
                <w:tcW w:w="281" w:type="pct"/>
                <w:gridSpan w:val="2"/>
                <w:shd w:val="clear" w:color="auto" w:fill="D9D9D9" w:themeFill="background1" w:themeFillShade="D9"/>
                <w:vAlign w:val="center"/>
              </w:tcPr>
            </w:tcPrChange>
          </w:tcPr>
          <w:p w14:paraId="26E4F424" w14:textId="4F5642DF" w:rsidR="00813D53" w:rsidRPr="00BB7730" w:rsidRDefault="00790341" w:rsidP="00790341">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rPr>
              <w:t>S/N</w:t>
            </w:r>
          </w:p>
        </w:tc>
        <w:tc>
          <w:tcPr>
            <w:tcW w:w="1217" w:type="pct"/>
            <w:shd w:val="clear" w:color="auto" w:fill="D9D9D9" w:themeFill="background1" w:themeFillShade="D9"/>
            <w:vAlign w:val="center"/>
            <w:tcPrChange w:id="6792" w:author="Xuning Wei12232" w:date="2026-07-27T18:11:00Z">
              <w:tcPr>
                <w:tcW w:w="1217" w:type="pct"/>
                <w:gridSpan w:val="3"/>
                <w:shd w:val="clear" w:color="auto" w:fill="D9D9D9" w:themeFill="background1" w:themeFillShade="D9"/>
                <w:vAlign w:val="center"/>
              </w:tcPr>
            </w:tcPrChange>
          </w:tcPr>
          <w:p w14:paraId="3876DE6C"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rPr>
              <w:t>Process description (indicate the equipment number, solvent/regent/material name)</w:t>
            </w:r>
          </w:p>
        </w:tc>
        <w:tc>
          <w:tcPr>
            <w:tcW w:w="1046" w:type="pct"/>
            <w:shd w:val="clear" w:color="auto" w:fill="D9D9D9" w:themeFill="background1" w:themeFillShade="D9"/>
            <w:vAlign w:val="center"/>
            <w:tcPrChange w:id="6793" w:author="Xuning Wei12232" w:date="2026-07-27T18:11:00Z">
              <w:tcPr>
                <w:tcW w:w="1046" w:type="pct"/>
                <w:gridSpan w:val="3"/>
                <w:shd w:val="clear" w:color="auto" w:fill="D9D9D9" w:themeFill="background1" w:themeFillShade="D9"/>
                <w:vAlign w:val="center"/>
              </w:tcPr>
            </w:tcPrChange>
          </w:tcPr>
          <w:p w14:paraId="433FAACD" w14:textId="0FF94356" w:rsidR="00813D53" w:rsidRPr="00BB7730" w:rsidRDefault="00010358" w:rsidP="00CE7D73">
            <w:pPr>
              <w:spacing w:line="240" w:lineRule="exact"/>
              <w:jc w:val="center"/>
              <w:rPr>
                <w:rFonts w:ascii="Times New Roman" w:eastAsia="仿宋_GB2312" w:hAnsi="Times New Roman" w:cs="Times New Roman"/>
                <w:b/>
                <w:color w:val="auto"/>
                <w:sz w:val="18"/>
                <w:szCs w:val="18"/>
              </w:rPr>
            </w:pPr>
            <w:del w:id="6794" w:author="Johan Granander" w:date="2026-05-04T11:49:00Z">
              <w:r w:rsidRPr="00BB7730" w:rsidDel="005472DA">
                <w:rPr>
                  <w:rFonts w:ascii="Times New Roman" w:eastAsia="仿宋_GB2312" w:hAnsi="Times New Roman" w:cs="Times New Roman"/>
                  <w:b/>
                  <w:color w:val="auto"/>
                  <w:sz w:val="18"/>
                  <w:szCs w:val="18"/>
                </w:rPr>
                <w:delText>Equipment(</w:delText>
              </w:r>
            </w:del>
            <w:ins w:id="6795" w:author="Johan Granander" w:date="2026-05-04T11:49:00Z">
              <w:r w:rsidR="005472DA" w:rsidRPr="00BB7730">
                <w:rPr>
                  <w:rFonts w:ascii="Times New Roman" w:eastAsia="仿宋_GB2312" w:hAnsi="Times New Roman" w:cs="Times New Roman"/>
                  <w:b/>
                  <w:color w:val="auto"/>
                  <w:sz w:val="18"/>
                  <w:szCs w:val="18"/>
                </w:rPr>
                <w:t>Equipment (</w:t>
              </w:r>
            </w:ins>
            <w:r w:rsidRPr="00BB7730">
              <w:rPr>
                <w:rFonts w:ascii="Times New Roman" w:eastAsia="仿宋_GB2312" w:hAnsi="Times New Roman" w:cs="Times New Roman"/>
                <w:b/>
                <w:color w:val="auto"/>
                <w:sz w:val="18"/>
                <w:szCs w:val="18"/>
              </w:rPr>
              <w:t>Accessories) N</w:t>
            </w:r>
            <w:r w:rsidRPr="00BB7730">
              <w:rPr>
                <w:rFonts w:ascii="Times New Roman" w:eastAsia="仿宋_GB2312" w:hAnsi="Times New Roman" w:cs="Times New Roman"/>
                <w:b/>
                <w:color w:val="auto"/>
                <w:sz w:val="18"/>
                <w:szCs w:val="18"/>
                <w:lang w:eastAsia="zh-CN"/>
              </w:rPr>
              <w:t>ame</w:t>
            </w:r>
            <w:r w:rsidRPr="00BB7730">
              <w:rPr>
                <w:rFonts w:ascii="Times New Roman" w:eastAsia="仿宋_GB2312" w:hAnsi="Times New Roman" w:cs="Times New Roman"/>
                <w:b/>
                <w:color w:val="auto"/>
                <w:sz w:val="18"/>
                <w:szCs w:val="18"/>
              </w:rPr>
              <w:t xml:space="preserve"> and its MOC</w:t>
            </w:r>
          </w:p>
        </w:tc>
        <w:tc>
          <w:tcPr>
            <w:tcW w:w="385" w:type="pct"/>
            <w:shd w:val="clear" w:color="auto" w:fill="D9D9D9" w:themeFill="background1" w:themeFillShade="D9"/>
            <w:vAlign w:val="center"/>
            <w:tcPrChange w:id="6796" w:author="Xuning Wei12232" w:date="2026-07-27T18:11:00Z">
              <w:tcPr>
                <w:tcW w:w="385" w:type="pct"/>
                <w:gridSpan w:val="4"/>
                <w:shd w:val="clear" w:color="auto" w:fill="D9D9D9" w:themeFill="background1" w:themeFillShade="D9"/>
                <w:vAlign w:val="center"/>
              </w:tcPr>
            </w:tcPrChange>
          </w:tcPr>
          <w:p w14:paraId="7C8864F1"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rPr>
              <w:t>Corrosion Probability</w:t>
            </w:r>
          </w:p>
        </w:tc>
        <w:tc>
          <w:tcPr>
            <w:tcW w:w="352" w:type="pct"/>
            <w:shd w:val="clear" w:color="auto" w:fill="D9D9D9" w:themeFill="background1" w:themeFillShade="D9"/>
            <w:vAlign w:val="center"/>
            <w:tcPrChange w:id="6797" w:author="Xuning Wei12232" w:date="2026-07-27T18:11:00Z">
              <w:tcPr>
                <w:tcW w:w="351" w:type="pct"/>
                <w:gridSpan w:val="4"/>
                <w:shd w:val="clear" w:color="auto" w:fill="D9D9D9" w:themeFill="background1" w:themeFillShade="D9"/>
                <w:vAlign w:val="center"/>
              </w:tcPr>
            </w:tcPrChange>
          </w:tcPr>
          <w:p w14:paraId="17957607"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rPr>
              <w:t>Corrosion Impact</w:t>
            </w:r>
          </w:p>
        </w:tc>
        <w:tc>
          <w:tcPr>
            <w:tcW w:w="927" w:type="pct"/>
            <w:gridSpan w:val="2"/>
            <w:shd w:val="clear" w:color="auto" w:fill="D9D9D9" w:themeFill="background1" w:themeFillShade="D9"/>
            <w:vAlign w:val="center"/>
            <w:tcPrChange w:id="6798" w:author="Xuning Wei12232" w:date="2026-07-27T18:11:00Z">
              <w:tcPr>
                <w:tcW w:w="926" w:type="pct"/>
                <w:gridSpan w:val="6"/>
                <w:shd w:val="clear" w:color="auto" w:fill="D9D9D9" w:themeFill="background1" w:themeFillShade="D9"/>
                <w:vAlign w:val="center"/>
              </w:tcPr>
            </w:tcPrChange>
          </w:tcPr>
          <w:p w14:paraId="5BDDA36A"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rPr>
            </w:pPr>
            <w:r w:rsidRPr="00BB7730">
              <w:rPr>
                <w:rFonts w:ascii="Times New Roman" w:eastAsia="仿宋_GB2312" w:hAnsi="Times New Roman" w:cs="Times New Roman"/>
                <w:b/>
                <w:color w:val="auto"/>
                <w:sz w:val="18"/>
                <w:szCs w:val="18"/>
                <w:lang w:eastAsia="zh-CN"/>
              </w:rPr>
              <w:t>Chemical Compatible, Risk and Rational</w:t>
            </w:r>
          </w:p>
        </w:tc>
        <w:tc>
          <w:tcPr>
            <w:tcW w:w="792" w:type="pct"/>
            <w:shd w:val="clear" w:color="auto" w:fill="D9D9D9" w:themeFill="background1" w:themeFillShade="D9"/>
            <w:vAlign w:val="center"/>
            <w:tcPrChange w:id="6799" w:author="Xuning Wei12232" w:date="2026-07-27T18:11:00Z">
              <w:tcPr>
                <w:tcW w:w="792" w:type="pct"/>
                <w:gridSpan w:val="3"/>
                <w:shd w:val="clear" w:color="auto" w:fill="D9D9D9" w:themeFill="background1" w:themeFillShade="D9"/>
                <w:vAlign w:val="center"/>
              </w:tcPr>
            </w:tcPrChange>
          </w:tcPr>
          <w:p w14:paraId="60D2EE2D" w14:textId="77777777" w:rsidR="00813D53" w:rsidRPr="00BB7730" w:rsidRDefault="00010358" w:rsidP="00CE7D73">
            <w:pPr>
              <w:spacing w:line="240" w:lineRule="exact"/>
              <w:jc w:val="center"/>
              <w:rPr>
                <w:rFonts w:ascii="Times New Roman" w:eastAsia="仿宋_GB2312" w:hAnsi="Times New Roman" w:cs="Times New Roman"/>
                <w:b/>
                <w:color w:val="auto"/>
                <w:sz w:val="18"/>
                <w:szCs w:val="18"/>
                <w:lang w:eastAsia="zh-CN"/>
              </w:rPr>
            </w:pPr>
            <w:r w:rsidRPr="00BB7730">
              <w:rPr>
                <w:rFonts w:ascii="Times New Roman" w:eastAsia="仿宋_GB2312" w:hAnsi="Times New Roman" w:cs="Times New Roman"/>
                <w:b/>
                <w:color w:val="auto"/>
                <w:sz w:val="18"/>
                <w:szCs w:val="18"/>
                <w:lang w:eastAsia="zh-CN"/>
              </w:rPr>
              <w:t xml:space="preserve">Data Source </w:t>
            </w:r>
          </w:p>
        </w:tc>
      </w:tr>
      <w:tr w:rsidR="005342B4" w:rsidRPr="00BB7730" w14:paraId="5337C2BF" w14:textId="77777777" w:rsidTr="00A144E4">
        <w:trPr>
          <w:trHeight w:val="397"/>
          <w:trPrChange w:id="6800" w:author="Xuning Wei12232" w:date="2026-07-27T18:11:00Z">
            <w:trPr>
              <w:trHeight w:val="397"/>
            </w:trPr>
          </w:trPrChange>
        </w:trPr>
        <w:tc>
          <w:tcPr>
            <w:tcW w:w="281" w:type="pct"/>
            <w:vMerge w:val="restart"/>
            <w:shd w:val="clear" w:color="auto" w:fill="FFFFFF" w:themeFill="background1"/>
            <w:vAlign w:val="center"/>
            <w:tcPrChange w:id="6801" w:author="Xuning Wei12232" w:date="2026-07-27T18:11:00Z">
              <w:tcPr>
                <w:tcW w:w="284" w:type="pct"/>
                <w:gridSpan w:val="3"/>
                <w:vMerge w:val="restart"/>
                <w:shd w:val="clear" w:color="auto" w:fill="FFFFFF" w:themeFill="background1"/>
                <w:vAlign w:val="center"/>
              </w:tcPr>
            </w:tcPrChange>
          </w:tcPr>
          <w:p w14:paraId="2C8AC84C" w14:textId="77C6748B" w:rsidR="00364505" w:rsidRPr="00BB7730" w:rsidRDefault="00FD673D">
            <w:pPr>
              <w:spacing w:line="240" w:lineRule="exact"/>
              <w:jc w:val="center"/>
              <w:rPr>
                <w:rFonts w:ascii="Times New Roman" w:eastAsia="仿宋_GB2312" w:hAnsi="Times New Roman" w:cs="Times New Roman"/>
                <w:color w:val="auto"/>
                <w:sz w:val="18"/>
                <w:szCs w:val="18"/>
                <w:lang w:eastAsia="zh-CN"/>
              </w:rPr>
              <w:pPrChange w:id="6802" w:author="Xuning Wei12232" w:date="2026-07-27T17:33:00Z">
                <w:pPr>
                  <w:spacing w:line="240" w:lineRule="exact"/>
                  <w:jc w:val="both"/>
                </w:pPr>
              </w:pPrChange>
            </w:pPr>
            <w:ins w:id="6803" w:author="Xuning Wei12232" w:date="2026-07-27T16:01:00Z">
              <w:r w:rsidRPr="00BB7730">
                <w:rPr>
                  <w:rFonts w:ascii="Times New Roman" w:eastAsia="仿宋_GB2312" w:hAnsi="Times New Roman" w:cs="Times New Roman"/>
                  <w:color w:val="auto"/>
                  <w:sz w:val="18"/>
                  <w:szCs w:val="18"/>
                  <w:lang w:eastAsia="zh-CN"/>
                </w:rPr>
                <w:t>1.</w:t>
              </w:r>
            </w:ins>
            <w:del w:id="6804" w:author="Xuning Wei12232" w:date="2026-07-27T16:01:00Z">
              <w:r w:rsidR="008C48D7" w:rsidRPr="00BB7730" w:rsidDel="00FD673D">
                <w:rPr>
                  <w:rFonts w:ascii="Times New Roman" w:eastAsia="仿宋_GB2312" w:hAnsi="Times New Roman" w:cs="Times New Roman"/>
                  <w:color w:val="auto"/>
                  <w:sz w:val="18"/>
                  <w:szCs w:val="18"/>
                  <w:lang w:eastAsia="zh-CN"/>
                </w:rPr>
                <w:delText>3.</w:delText>
              </w:r>
            </w:del>
          </w:p>
        </w:tc>
        <w:tc>
          <w:tcPr>
            <w:tcW w:w="1217" w:type="pct"/>
            <w:vMerge w:val="restart"/>
            <w:vAlign w:val="center"/>
            <w:tcPrChange w:id="6805" w:author="Xuning Wei12232" w:date="2026-07-27T18:11:00Z">
              <w:tcPr>
                <w:tcW w:w="1217" w:type="pct"/>
                <w:gridSpan w:val="3"/>
                <w:vMerge w:val="restart"/>
                <w:vAlign w:val="center"/>
              </w:tcPr>
            </w:tcPrChange>
          </w:tcPr>
          <w:p w14:paraId="674DF142" w14:textId="44E1A580" w:rsidR="00C402FB" w:rsidRPr="00BB7730" w:rsidRDefault="00C402FB" w:rsidP="00FD673D">
            <w:pPr>
              <w:jc w:val="both"/>
              <w:rPr>
                <w:ins w:id="6806" w:author="Xuning Wei12232" w:date="2026-07-27T20:04:00Z"/>
                <w:rFonts w:ascii="Times New Roman" w:eastAsia="仿宋_GB2312" w:hAnsi="Times New Roman" w:cs="Times New Roman"/>
                <w:color w:val="auto"/>
                <w:sz w:val="18"/>
                <w:szCs w:val="18"/>
              </w:rPr>
            </w:pPr>
            <w:ins w:id="6807" w:author="Xuning Wei12232" w:date="2026-07-27T20:04:00Z">
              <w:r w:rsidRPr="00BB7730">
                <w:rPr>
                  <w:rFonts w:ascii="Times New Roman" w:eastAsia="等线" w:hAnsi="Times New Roman" w:cs="Times New Roman"/>
                  <w:bCs w:val="0"/>
                  <w:color w:val="0000FF"/>
                  <w:kern w:val="0"/>
                  <w:sz w:val="18"/>
                  <w:szCs w:val="18"/>
                  <w:lang w:eastAsia="zh-CN"/>
                </w:rPr>
                <w:t>Rinse:</w:t>
              </w:r>
            </w:ins>
          </w:p>
          <w:p w14:paraId="15750258" w14:textId="5CB194B3" w:rsidR="00FD673D" w:rsidRPr="00BB7730" w:rsidRDefault="00FD673D" w:rsidP="00FD673D">
            <w:pPr>
              <w:jc w:val="both"/>
              <w:rPr>
                <w:ins w:id="6808" w:author="Xuning Wei12232" w:date="2026-07-27T16:02:00Z"/>
                <w:rFonts w:ascii="Times New Roman" w:eastAsia="仿宋_GB2312" w:hAnsi="Times New Roman" w:cs="Times New Roman"/>
                <w:color w:val="auto"/>
                <w:sz w:val="18"/>
                <w:szCs w:val="18"/>
              </w:rPr>
            </w:pPr>
            <w:ins w:id="6809" w:author="Xuning Wei12232" w:date="2026-07-27T16:02:00Z">
              <w:r w:rsidRPr="00BB7730">
                <w:rPr>
                  <w:rFonts w:ascii="Times New Roman" w:eastAsia="仿宋_GB2312" w:hAnsi="Times New Roman" w:cs="Times New Roman"/>
                  <w:color w:val="auto"/>
                  <w:sz w:val="18"/>
                  <w:szCs w:val="18"/>
                </w:rPr>
                <w:t>1. Add DMF</w:t>
              </w:r>
              <w:r w:rsidRPr="00BB7730">
                <w:rPr>
                  <w:rFonts w:ascii="Times New Roman" w:eastAsia="仿宋_GB2312" w:hAnsi="Times New Roman" w:cs="Times New Roman"/>
                  <w:color w:val="0000FF"/>
                  <w:sz w:val="18"/>
                  <w:szCs w:val="18"/>
                </w:rPr>
                <w:t xml:space="preserve"> </w:t>
              </w:r>
              <w:del w:id="6810" w:author="He Han" w:date="2026-10-27T14:02:00Z">
                <w:r w:rsidRPr="00BB7730" w:rsidDel="00E63094">
                  <w:rPr>
                    <w:rFonts w:ascii="Times New Roman" w:eastAsia="仿宋_GB2312" w:hAnsi="Times New Roman" w:cs="Times New Roman"/>
                    <w:color w:val="0000FF"/>
                    <w:sz w:val="18"/>
                    <w:szCs w:val="18"/>
                    <w:lang w:eastAsia="zh-CN"/>
                  </w:rPr>
                  <w:delText>(200.00kg-300.00 kg)</w:delText>
                </w:r>
              </w:del>
            </w:ins>
            <w:ins w:id="6811" w:author="He Han" w:date="2026-10-27T14:02:00Z">
              <w:r w:rsidR="00E63094">
                <w:rPr>
                  <w:rFonts w:ascii="Times New Roman" w:eastAsia="仿宋_GB2312" w:hAnsi="Times New Roman" w:cs="Times New Roman"/>
                  <w:color w:val="0000FF"/>
                  <w:sz w:val="18"/>
                  <w:szCs w:val="18"/>
                  <w:lang w:eastAsia="zh-CN"/>
                </w:rPr>
                <w:t>5.21</w:t>
              </w:r>
              <w:r w:rsidR="00E63094">
                <w:rPr>
                  <w:rFonts w:ascii="Times New Roman" w:eastAsia="仿宋_GB2312" w:hAnsi="Times New Roman" w:cs="Times New Roman" w:hint="eastAsia"/>
                  <w:color w:val="0000FF"/>
                  <w:sz w:val="18"/>
                  <w:szCs w:val="18"/>
                  <w:lang w:eastAsia="zh-CN"/>
                </w:rPr>
                <w:t>kg/kg</w:t>
              </w:r>
            </w:ins>
            <w:ins w:id="6812" w:author="Xuning Wei12232" w:date="2026-07-27T16:02:00Z">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rPr>
                <w:t>into activation tank (TJ4S-1213-Sy15-R01). Then transfer the solution into synthesis reactor (TJ4S-1213-Sy15).</w:t>
              </w:r>
            </w:ins>
          </w:p>
          <w:p w14:paraId="6CEA92CD" w14:textId="16ECA251" w:rsidR="002C77EF" w:rsidRPr="00BB7730" w:rsidDel="00FD673D" w:rsidRDefault="00FD673D" w:rsidP="00FD673D">
            <w:pPr>
              <w:jc w:val="both"/>
              <w:rPr>
                <w:del w:id="6813" w:author="Xuning Wei12232" w:date="2026-07-27T16:02:00Z"/>
                <w:rFonts w:ascii="Times New Roman" w:eastAsia="仿宋_GB2312" w:hAnsi="Times New Roman" w:cs="Times New Roman"/>
                <w:color w:val="auto"/>
                <w:sz w:val="18"/>
                <w:szCs w:val="18"/>
              </w:rPr>
            </w:pPr>
            <w:ins w:id="6814" w:author="Xuning Wei12232" w:date="2026-07-27T16:02:00Z">
              <w:r w:rsidRPr="00BB7730">
                <w:rPr>
                  <w:rFonts w:ascii="Times New Roman" w:eastAsia="仿宋_GB2312" w:hAnsi="Times New Roman" w:cs="Times New Roman"/>
                  <w:color w:val="auto"/>
                  <w:sz w:val="18"/>
                  <w:szCs w:val="18"/>
                </w:rPr>
                <w:t>2. Start the stirrer, bubble with nitrogen for 5±2min, then stop the stirrer and nitrogen, drain. Sample the mixture for Water content analysis.</w:t>
              </w:r>
            </w:ins>
            <w:del w:id="6815" w:author="Xuning Wei12232" w:date="2026-07-27T16:02:00Z">
              <w:r w:rsidR="002C77EF" w:rsidRPr="00BB7730" w:rsidDel="00FD673D">
                <w:rPr>
                  <w:rFonts w:ascii="Times New Roman" w:eastAsia="仿宋_GB2312" w:hAnsi="Times New Roman" w:cs="Times New Roman"/>
                  <w:color w:val="auto"/>
                  <w:sz w:val="18"/>
                  <w:szCs w:val="18"/>
                </w:rPr>
                <w:delText>Add DMF (200.00 kg-300.00 kg) into activation tank (TJ4S-1213-Sy15-R01). Then transfer the solution into synthesis reactor (TJ4S-1213-Sy15), start the stirrer, bubble with nitrogen for 5±2min, then stop the stirrer and nitrogen, drain. Sample the mixture for Water content analysis. If Water content≤500ppm, proceed to Operation 4, if Water content&gt;500 ppm, repeat Operation 3 until the moisture content is ≤500 ppm.</w:delText>
              </w:r>
            </w:del>
          </w:p>
          <w:p w14:paraId="04B30FAC" w14:textId="77777777" w:rsidR="00FD673D" w:rsidRPr="00BB7730" w:rsidRDefault="00FD673D" w:rsidP="002C77EF">
            <w:pPr>
              <w:jc w:val="both"/>
              <w:rPr>
                <w:ins w:id="6816" w:author="Xuning Wei12232" w:date="2026-07-27T16:02:00Z"/>
                <w:rFonts w:ascii="Times New Roman" w:eastAsia="仿宋_GB2312" w:hAnsi="Times New Roman" w:cs="Times New Roman"/>
                <w:color w:val="auto"/>
                <w:sz w:val="18"/>
                <w:szCs w:val="18"/>
              </w:rPr>
            </w:pPr>
          </w:p>
          <w:p w14:paraId="6332E659" w14:textId="1B2F67F0" w:rsidR="00364505" w:rsidRPr="00BB7730" w:rsidRDefault="002C77EF" w:rsidP="002C77EF">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Note: In all the following operations, unless otherwise noted. The agitation speed of synthesis reactor is set as 20±10 rpm, the agitation speed of activation tank is set as 95±10 rpm, and the nitrogen flow rate is set to 5±2 m³/h.</w:t>
            </w:r>
          </w:p>
        </w:tc>
        <w:tc>
          <w:tcPr>
            <w:tcW w:w="1046" w:type="pct"/>
            <w:vMerge w:val="restart"/>
            <w:vAlign w:val="center"/>
            <w:tcPrChange w:id="6817" w:author="Xuning Wei12232" w:date="2026-07-27T18:11:00Z">
              <w:tcPr>
                <w:tcW w:w="1049" w:type="pct"/>
                <w:gridSpan w:val="5"/>
                <w:vMerge w:val="restart"/>
                <w:vAlign w:val="center"/>
              </w:tcPr>
            </w:tcPrChange>
          </w:tcPr>
          <w:p w14:paraId="6485EC5A" w14:textId="46B56470" w:rsidR="00060BEF" w:rsidRPr="00BB7730" w:rsidDel="00153539" w:rsidRDefault="000E3A98">
            <w:pPr>
              <w:pStyle w:val="afc"/>
              <w:numPr>
                <w:ilvl w:val="0"/>
                <w:numId w:val="156"/>
              </w:numPr>
              <w:ind w:firstLineChars="0"/>
              <w:rPr>
                <w:del w:id="6818" w:author="He Han" w:date="2026-10-22T22:02:00Z"/>
                <w:rFonts w:ascii="Times New Roman" w:hAnsi="Times New Roman" w:cs="Times New Roman"/>
                <w:color w:val="auto"/>
                <w:sz w:val="18"/>
                <w:szCs w:val="18"/>
                <w:shd w:val="clear" w:color="auto" w:fill="FFFFFF"/>
              </w:rPr>
              <w:pPrChange w:id="6819" w:author="Xuning Wei12232" w:date="2026-07-27T17:41:00Z">
                <w:pPr>
                  <w:jc w:val="both"/>
                </w:pPr>
              </w:pPrChange>
            </w:pPr>
            <w:ins w:id="6820" w:author="He Han" w:date="2026-10-12T13:42:00Z">
              <w:r w:rsidRPr="00BB7730">
                <w:rPr>
                  <w:rFonts w:ascii="Times New Roman" w:hAnsi="Times New Roman" w:cs="Times New Roman"/>
                  <w:color w:val="00B0F0"/>
                  <w:sz w:val="18"/>
                  <w:szCs w:val="18"/>
                  <w:shd w:val="clear" w:color="auto" w:fill="FFFFFF"/>
                  <w:rPrChange w:id="6821" w:author="He Han" w:date="2026-10-22T22:02:00Z">
                    <w:rPr>
                      <w:color w:val="00B0F0"/>
                      <w:shd w:val="clear" w:color="auto" w:fill="FFFFFF"/>
                    </w:rPr>
                  </w:rPrChange>
                </w:rPr>
                <w:t>Material of body:</w:t>
              </w:r>
            </w:ins>
            <w:ins w:id="6822" w:author="Xuning Wei12232" w:date="2026-07-27T17:41:00Z">
              <w:del w:id="6823" w:author="He Han" w:date="2026-10-12T13:42:00Z">
                <w:r w:rsidR="00060BEF" w:rsidRPr="00BB7730" w:rsidDel="000E3A98">
                  <w:rPr>
                    <w:rFonts w:ascii="Times New Roman" w:hAnsi="Times New Roman" w:cs="Times New Roman"/>
                    <w:color w:val="auto"/>
                    <w:sz w:val="18"/>
                    <w:szCs w:val="18"/>
                    <w:shd w:val="clear" w:color="auto" w:fill="FFFFFF"/>
                    <w:rPrChange w:id="6824" w:author="He Han" w:date="2026-10-22T22:02:00Z">
                      <w:rPr>
                        <w:shd w:val="clear" w:color="auto" w:fill="FFFFFF"/>
                      </w:rPr>
                    </w:rPrChange>
                  </w:rPr>
                  <w:delText xml:space="preserve">Reaction </w:delText>
                </w:r>
                <w:r w:rsidR="00060BEF" w:rsidRPr="00BB7730" w:rsidDel="000E3A98">
                  <w:rPr>
                    <w:rFonts w:ascii="Times New Roman" w:hAnsi="Times New Roman" w:cs="Times New Roman"/>
                    <w:color w:val="auto"/>
                    <w:sz w:val="18"/>
                    <w:szCs w:val="18"/>
                    <w:rPrChange w:id="6825" w:author="He Han" w:date="2026-10-22T22:02:00Z">
                      <w:rPr/>
                    </w:rPrChange>
                  </w:rPr>
                  <w:delText xml:space="preserve">vessel </w:delText>
                </w:r>
                <w:r w:rsidR="00060BEF" w:rsidRPr="00BB7730" w:rsidDel="000E3A98">
                  <w:rPr>
                    <w:rFonts w:ascii="Times New Roman" w:hAnsi="Times New Roman" w:cs="Times New Roman"/>
                    <w:color w:val="auto"/>
                    <w:sz w:val="18"/>
                    <w:szCs w:val="18"/>
                    <w:shd w:val="clear" w:color="auto" w:fill="FFFFFF"/>
                    <w:rPrChange w:id="6826" w:author="He Han" w:date="2026-10-22T22:02:00Z">
                      <w:rPr>
                        <w:shd w:val="clear" w:color="auto" w:fill="FFFFFF"/>
                      </w:rPr>
                    </w:rPrChange>
                  </w:rPr>
                  <w:delText>material:</w:delText>
                </w:r>
              </w:del>
              <w:r w:rsidR="00060BEF" w:rsidRPr="00BB7730">
                <w:rPr>
                  <w:rFonts w:ascii="Times New Roman" w:hAnsi="Times New Roman" w:cs="Times New Roman"/>
                  <w:color w:val="auto"/>
                  <w:sz w:val="18"/>
                  <w:szCs w:val="18"/>
                  <w:shd w:val="clear" w:color="auto" w:fill="FFFFFF"/>
                  <w:rPrChange w:id="6827" w:author="He Han" w:date="2026-10-22T22:02:00Z">
                    <w:rPr>
                      <w:shd w:val="clear" w:color="auto" w:fill="FFFFFF"/>
                    </w:rPr>
                  </w:rPrChange>
                </w:rPr>
                <w:t xml:space="preserve"> Hastelloy (C-276)</w:t>
              </w:r>
            </w:ins>
          </w:p>
          <w:p w14:paraId="37DAE418" w14:textId="77777777" w:rsidR="00153539" w:rsidRPr="00BB7730" w:rsidRDefault="00153539">
            <w:pPr>
              <w:pStyle w:val="afc"/>
              <w:numPr>
                <w:ilvl w:val="0"/>
                <w:numId w:val="156"/>
              </w:numPr>
              <w:ind w:firstLineChars="0"/>
              <w:rPr>
                <w:ins w:id="6828" w:author="He Han" w:date="2026-10-22T22:02:00Z"/>
                <w:rFonts w:ascii="Times New Roman" w:hAnsi="Times New Roman" w:cs="Times New Roman"/>
                <w:color w:val="auto"/>
                <w:sz w:val="18"/>
                <w:szCs w:val="18"/>
                <w:shd w:val="clear" w:color="auto" w:fill="FFFFFF"/>
                <w:rPrChange w:id="6829" w:author="He Han" w:date="2026-10-22T22:02:00Z">
                  <w:rPr>
                    <w:ins w:id="6830" w:author="He Han" w:date="2026-10-22T22:02:00Z"/>
                    <w:shd w:val="clear" w:color="auto" w:fill="FFFFFF"/>
                  </w:rPr>
                </w:rPrChange>
              </w:rPr>
              <w:pPrChange w:id="6831" w:author="He Han" w:date="2026-10-22T22:02:00Z">
                <w:pPr>
                  <w:jc w:val="both"/>
                </w:pPr>
              </w:pPrChange>
            </w:pPr>
          </w:p>
          <w:p w14:paraId="3C1E05F7" w14:textId="77777777" w:rsidR="00153539" w:rsidRPr="00BB7730" w:rsidRDefault="00060BEF">
            <w:pPr>
              <w:pStyle w:val="afc"/>
              <w:numPr>
                <w:ilvl w:val="0"/>
                <w:numId w:val="156"/>
              </w:numPr>
              <w:ind w:firstLineChars="0"/>
              <w:rPr>
                <w:ins w:id="6832" w:author="He Han" w:date="2026-10-22T22:02:00Z"/>
                <w:rFonts w:ascii="Times New Roman" w:eastAsiaTheme="minorEastAsia" w:hAnsi="Times New Roman" w:cs="Times New Roman"/>
                <w:color w:val="auto"/>
                <w:sz w:val="18"/>
                <w:szCs w:val="18"/>
                <w:shd w:val="clear" w:color="auto" w:fill="FFFFFF"/>
                <w:lang w:eastAsia="zh-CN"/>
                <w:rPrChange w:id="6833" w:author="He Han" w:date="2026-10-22T22:02:00Z">
                  <w:rPr>
                    <w:ins w:id="6834" w:author="He Han" w:date="2026-10-22T22:02:00Z"/>
                    <w:rFonts w:ascii="Times New Roman" w:hAnsi="Times New Roman" w:cs="Times New Roman"/>
                    <w:color w:val="0000FF"/>
                    <w:sz w:val="18"/>
                    <w:szCs w:val="18"/>
                    <w:shd w:val="clear" w:color="auto" w:fill="FFFFFF"/>
                  </w:rPr>
                </w:rPrChange>
              </w:rPr>
              <w:pPrChange w:id="6835" w:author="Xuning Wei12232" w:date="2026-07-27T17:41:00Z">
                <w:pPr>
                  <w:jc w:val="both"/>
                </w:pPr>
              </w:pPrChange>
            </w:pPr>
            <w:ins w:id="6836" w:author="Xuning Wei12232" w:date="2026-07-27T17:41:00Z">
              <w:r w:rsidRPr="00BB7730">
                <w:rPr>
                  <w:rFonts w:ascii="Times New Roman" w:hAnsi="Times New Roman" w:cs="Times New Roman"/>
                  <w:color w:val="auto"/>
                  <w:sz w:val="18"/>
                  <w:szCs w:val="18"/>
                  <w:shd w:val="clear" w:color="auto" w:fill="FFFFFF"/>
                  <w:rPrChange w:id="6837" w:author="He Han" w:date="2026-10-22T22:02:00Z">
                    <w:rPr>
                      <w:shd w:val="clear" w:color="auto" w:fill="FFFFFF"/>
                    </w:rPr>
                  </w:rPrChange>
                </w:rPr>
                <w:t>Agitator material: Hastelloy (N10276)</w:t>
              </w:r>
            </w:ins>
          </w:p>
          <w:p w14:paraId="00C92B44" w14:textId="73B2A86F" w:rsidR="00060BEF" w:rsidRPr="00BB7730" w:rsidDel="00153539" w:rsidRDefault="00060BEF">
            <w:pPr>
              <w:pStyle w:val="afc"/>
              <w:numPr>
                <w:ilvl w:val="0"/>
                <w:numId w:val="156"/>
              </w:numPr>
              <w:ind w:firstLineChars="0"/>
              <w:rPr>
                <w:del w:id="6838" w:author="He Han" w:date="2026-10-22T22:02:00Z"/>
                <w:rFonts w:ascii="Times New Roman" w:eastAsiaTheme="minorEastAsia" w:hAnsi="Times New Roman" w:cs="Times New Roman"/>
                <w:color w:val="auto"/>
                <w:sz w:val="18"/>
                <w:szCs w:val="18"/>
                <w:shd w:val="clear" w:color="auto" w:fill="FFFFFF"/>
                <w:lang w:eastAsia="zh-CN"/>
                <w:rPrChange w:id="6839" w:author="He Han" w:date="2026-10-22T22:02:00Z">
                  <w:rPr>
                    <w:del w:id="6840" w:author="He Han" w:date="2026-10-22T22:02:00Z"/>
                    <w:rFonts w:ascii="Times New Roman" w:hAnsi="Times New Roman" w:cs="Times New Roman"/>
                    <w:color w:val="0000FF"/>
                    <w:sz w:val="18"/>
                    <w:szCs w:val="18"/>
                    <w:shd w:val="clear" w:color="auto" w:fill="FFFFFF"/>
                  </w:rPr>
                </w:rPrChange>
              </w:rPr>
              <w:pPrChange w:id="6841" w:author="Xuning Wei12232" w:date="2026-07-27T17:41:00Z">
                <w:pPr>
                  <w:jc w:val="both"/>
                </w:pPr>
              </w:pPrChange>
            </w:pPr>
            <w:ins w:id="6842" w:author="Xuning Wei12232" w:date="2026-07-27T17:41:00Z">
              <w:del w:id="6843" w:author="He Han" w:date="2026-10-22T22:02:00Z">
                <w:r w:rsidRPr="00BB7730" w:rsidDel="00153539">
                  <w:rPr>
                    <w:rFonts w:ascii="Times New Roman" w:hAnsi="Times New Roman" w:cs="Times New Roman"/>
                    <w:color w:val="auto"/>
                    <w:sz w:val="18"/>
                    <w:szCs w:val="18"/>
                    <w:shd w:val="clear" w:color="auto" w:fill="FFFFFF"/>
                    <w:rPrChange w:id="6844" w:author="He Han" w:date="2026-10-22T22:02:00Z">
                      <w:rPr>
                        <w:shd w:val="clear" w:color="auto" w:fill="FFFFFF"/>
                      </w:rPr>
                    </w:rPrChange>
                  </w:rPr>
                  <w:br/>
                </w:r>
              </w:del>
              <w:r w:rsidRPr="00BB7730">
                <w:rPr>
                  <w:rFonts w:ascii="Times New Roman" w:hAnsi="Times New Roman" w:cs="Times New Roman"/>
                  <w:color w:val="0000FF"/>
                  <w:sz w:val="18"/>
                  <w:szCs w:val="18"/>
                  <w:shd w:val="clear" w:color="auto" w:fill="FFFFFF"/>
                  <w:rPrChange w:id="6845" w:author="He Han" w:date="2026-10-22T22:02:00Z">
                    <w:rPr>
                      <w:color w:val="0000FF"/>
                      <w:shd w:val="clear" w:color="auto" w:fill="FFFFFF"/>
                    </w:rPr>
                  </w:rPrChange>
                </w:rPr>
                <w:t>Sieve plate: HC-22</w:t>
              </w:r>
            </w:ins>
          </w:p>
          <w:p w14:paraId="27F49DB7" w14:textId="77777777" w:rsidR="00153539" w:rsidRPr="00BB7730" w:rsidRDefault="00153539">
            <w:pPr>
              <w:pStyle w:val="afc"/>
              <w:numPr>
                <w:ilvl w:val="0"/>
                <w:numId w:val="156"/>
              </w:numPr>
              <w:ind w:firstLineChars="0"/>
              <w:rPr>
                <w:ins w:id="6846" w:author="He Han" w:date="2026-10-22T22:02:00Z"/>
                <w:rFonts w:ascii="Times New Roman" w:eastAsiaTheme="minorEastAsia" w:hAnsi="Times New Roman" w:cs="Times New Roman"/>
                <w:color w:val="auto"/>
                <w:sz w:val="18"/>
                <w:szCs w:val="18"/>
                <w:shd w:val="clear" w:color="auto" w:fill="FFFFFF"/>
                <w:lang w:eastAsia="zh-CN"/>
                <w:rPrChange w:id="6847" w:author="He Han" w:date="2026-10-22T22:02:00Z">
                  <w:rPr>
                    <w:ins w:id="6848" w:author="He Han" w:date="2026-10-22T22:02:00Z"/>
                    <w:rFonts w:eastAsiaTheme="minorEastAsia"/>
                    <w:shd w:val="clear" w:color="auto" w:fill="FFFFFF"/>
                    <w:lang w:eastAsia="zh-CN"/>
                  </w:rPr>
                </w:rPrChange>
              </w:rPr>
              <w:pPrChange w:id="6849" w:author="Xuning Wei12232" w:date="2026-07-27T17:41:00Z">
                <w:pPr>
                  <w:jc w:val="both"/>
                </w:pPr>
              </w:pPrChange>
            </w:pPr>
          </w:p>
          <w:p w14:paraId="408D78C4" w14:textId="0D751F57" w:rsidR="00060BEF" w:rsidRPr="00BB7730" w:rsidDel="00153539" w:rsidRDefault="00060BEF">
            <w:pPr>
              <w:pStyle w:val="afc"/>
              <w:numPr>
                <w:ilvl w:val="0"/>
                <w:numId w:val="156"/>
              </w:numPr>
              <w:ind w:firstLineChars="0"/>
              <w:rPr>
                <w:del w:id="6850" w:author="He Han" w:date="2026-10-22T22:02:00Z"/>
                <w:rFonts w:ascii="Times New Roman" w:hAnsi="Times New Roman" w:cs="Times New Roman"/>
                <w:color w:val="0000FF"/>
                <w:sz w:val="18"/>
                <w:szCs w:val="18"/>
                <w:shd w:val="clear" w:color="auto" w:fill="FFFFFF"/>
                <w:rPrChange w:id="6851" w:author="He Han" w:date="2026-10-22T22:02:00Z">
                  <w:rPr>
                    <w:del w:id="6852" w:author="He Han" w:date="2026-10-22T22:02:00Z"/>
                    <w:rFonts w:ascii="Times New Roman" w:hAnsi="Times New Roman" w:cs="Times New Roman"/>
                    <w:color w:val="auto"/>
                    <w:sz w:val="18"/>
                    <w:szCs w:val="18"/>
                    <w:shd w:val="clear" w:color="auto" w:fill="FFFFFF"/>
                  </w:rPr>
                </w:rPrChange>
              </w:rPr>
              <w:pPrChange w:id="6853" w:author="Xuning Wei12232" w:date="2026-07-27T17:41:00Z">
                <w:pPr>
                  <w:jc w:val="both"/>
                </w:pPr>
              </w:pPrChange>
            </w:pPr>
            <w:ins w:id="6854" w:author="Xuning Wei12232" w:date="2026-07-27T17:41:00Z">
              <w:r w:rsidRPr="00BB7730">
                <w:rPr>
                  <w:rFonts w:ascii="Times New Roman" w:hAnsi="Times New Roman" w:cs="Times New Roman"/>
                  <w:color w:val="0000FF"/>
                  <w:sz w:val="18"/>
                  <w:szCs w:val="18"/>
                  <w:shd w:val="clear" w:color="auto" w:fill="FFFFFF"/>
                  <w:rPrChange w:id="6855" w:author="He Han" w:date="2026-10-22T22:02:00Z">
                    <w:rPr>
                      <w:shd w:val="clear" w:color="auto" w:fill="FFFFFF"/>
                    </w:rPr>
                  </w:rPrChange>
                </w:rPr>
                <w:t xml:space="preserve">Nitrogen distribution piping: </w:t>
              </w:r>
              <w:r w:rsidRPr="00BB7730">
                <w:rPr>
                  <w:rFonts w:ascii="Times New Roman" w:hAnsi="Times New Roman" w:cs="Times New Roman"/>
                  <w:color w:val="auto"/>
                  <w:sz w:val="18"/>
                  <w:szCs w:val="18"/>
                  <w:shd w:val="clear" w:color="auto" w:fill="FFFFFF"/>
                  <w:rPrChange w:id="6856" w:author="He Han" w:date="2026-10-22T22:02:00Z">
                    <w:rPr>
                      <w:color w:val="auto"/>
                      <w:shd w:val="clear" w:color="auto" w:fill="FFFFFF"/>
                    </w:rPr>
                  </w:rPrChange>
                </w:rPr>
                <w:t>Hastelloy (C-276)</w:t>
              </w:r>
            </w:ins>
          </w:p>
          <w:p w14:paraId="613FFBBC" w14:textId="77777777" w:rsidR="00153539" w:rsidRPr="00BB7730" w:rsidRDefault="00153539">
            <w:pPr>
              <w:pStyle w:val="afc"/>
              <w:numPr>
                <w:ilvl w:val="0"/>
                <w:numId w:val="156"/>
              </w:numPr>
              <w:ind w:firstLineChars="0"/>
              <w:rPr>
                <w:ins w:id="6857" w:author="He Han" w:date="2026-10-22T22:02:00Z"/>
                <w:rFonts w:ascii="Times New Roman" w:hAnsi="Times New Roman" w:cs="Times New Roman"/>
                <w:color w:val="0000FF"/>
                <w:sz w:val="18"/>
                <w:szCs w:val="18"/>
                <w:shd w:val="clear" w:color="auto" w:fill="FFFFFF"/>
                <w:rPrChange w:id="6858" w:author="He Han" w:date="2026-10-22T22:02:00Z">
                  <w:rPr>
                    <w:ins w:id="6859" w:author="He Han" w:date="2026-10-22T22:02:00Z"/>
                    <w:shd w:val="clear" w:color="auto" w:fill="FFFFFF"/>
                  </w:rPr>
                </w:rPrChange>
              </w:rPr>
              <w:pPrChange w:id="6860" w:author="Xuning Wei12232" w:date="2026-07-27T17:41:00Z">
                <w:pPr>
                  <w:jc w:val="both"/>
                </w:pPr>
              </w:pPrChange>
            </w:pPr>
          </w:p>
          <w:p w14:paraId="0E5EBF5D" w14:textId="41391940" w:rsidR="00060BEF" w:rsidRPr="00BB7730" w:rsidDel="00153539" w:rsidRDefault="00060BEF">
            <w:pPr>
              <w:pStyle w:val="afc"/>
              <w:numPr>
                <w:ilvl w:val="0"/>
                <w:numId w:val="156"/>
              </w:numPr>
              <w:ind w:firstLineChars="0"/>
              <w:rPr>
                <w:del w:id="6861" w:author="He Han" w:date="2026-10-22T22:02:00Z"/>
                <w:rFonts w:ascii="Times New Roman" w:hAnsi="Times New Roman" w:cs="Times New Roman"/>
                <w:color w:val="auto"/>
                <w:sz w:val="18"/>
                <w:szCs w:val="18"/>
                <w:shd w:val="clear" w:color="auto" w:fill="FFFFFF"/>
              </w:rPr>
              <w:pPrChange w:id="6862" w:author="Xuning Wei12232" w:date="2026-07-27T17:41:00Z">
                <w:pPr>
                  <w:jc w:val="both"/>
                </w:pPr>
              </w:pPrChange>
            </w:pPr>
            <w:ins w:id="6863" w:author="Xuning Wei12232" w:date="2026-07-27T17:41:00Z">
              <w:r w:rsidRPr="00BB7730">
                <w:rPr>
                  <w:rFonts w:ascii="Times New Roman" w:hAnsi="Times New Roman" w:cs="Times New Roman"/>
                  <w:color w:val="auto"/>
                  <w:sz w:val="18"/>
                  <w:szCs w:val="18"/>
                  <w:shd w:val="clear" w:color="auto" w:fill="FFFFFF"/>
                  <w:rPrChange w:id="6864" w:author="He Han" w:date="2026-10-22T22:02:00Z">
                    <w:rPr>
                      <w:shd w:val="clear" w:color="auto" w:fill="FFFFFF"/>
                    </w:rPr>
                  </w:rPrChange>
                </w:rPr>
                <w:t>Sight glass: Glass</w:t>
              </w:r>
            </w:ins>
          </w:p>
          <w:p w14:paraId="468A8ACF" w14:textId="77777777" w:rsidR="00153539" w:rsidRPr="00BB7730" w:rsidRDefault="00153539">
            <w:pPr>
              <w:pStyle w:val="afc"/>
              <w:numPr>
                <w:ilvl w:val="0"/>
                <w:numId w:val="156"/>
              </w:numPr>
              <w:ind w:firstLineChars="0"/>
              <w:rPr>
                <w:ins w:id="6865" w:author="He Han" w:date="2026-10-22T22:02:00Z"/>
                <w:rFonts w:ascii="Times New Roman" w:hAnsi="Times New Roman" w:cs="Times New Roman"/>
                <w:color w:val="auto"/>
                <w:sz w:val="18"/>
                <w:szCs w:val="18"/>
                <w:shd w:val="clear" w:color="auto" w:fill="FFFFFF"/>
                <w:rPrChange w:id="6866" w:author="He Han" w:date="2026-10-22T22:02:00Z">
                  <w:rPr>
                    <w:ins w:id="6867" w:author="He Han" w:date="2026-10-22T22:02:00Z"/>
                    <w:shd w:val="clear" w:color="auto" w:fill="FFFFFF"/>
                  </w:rPr>
                </w:rPrChange>
              </w:rPr>
              <w:pPrChange w:id="6868" w:author="Xuning Wei12232" w:date="2026-07-27T17:41:00Z">
                <w:pPr>
                  <w:jc w:val="both"/>
                </w:pPr>
              </w:pPrChange>
            </w:pPr>
          </w:p>
          <w:p w14:paraId="63E00EA7" w14:textId="09346CCB" w:rsidR="00060BEF" w:rsidRPr="00BB7730" w:rsidDel="00153539" w:rsidRDefault="00060BEF">
            <w:pPr>
              <w:pStyle w:val="afc"/>
              <w:numPr>
                <w:ilvl w:val="0"/>
                <w:numId w:val="156"/>
              </w:numPr>
              <w:ind w:firstLineChars="0"/>
              <w:rPr>
                <w:del w:id="6869" w:author="He Han" w:date="2026-10-22T22:02:00Z"/>
                <w:rFonts w:ascii="Times New Roman" w:hAnsi="Times New Roman" w:cs="Times New Roman"/>
                <w:color w:val="auto"/>
                <w:sz w:val="18"/>
                <w:szCs w:val="18"/>
                <w:shd w:val="clear" w:color="auto" w:fill="FFFFFF"/>
              </w:rPr>
              <w:pPrChange w:id="6870" w:author="Xuning Wei12232" w:date="2026-07-27T17:41:00Z">
                <w:pPr>
                  <w:jc w:val="both"/>
                </w:pPr>
              </w:pPrChange>
            </w:pPr>
            <w:ins w:id="6871" w:author="Xuning Wei12232" w:date="2026-07-27T17:41:00Z">
              <w:r w:rsidRPr="00BB7730">
                <w:rPr>
                  <w:rFonts w:ascii="Times New Roman" w:hAnsi="Times New Roman" w:cs="Times New Roman"/>
                  <w:color w:val="auto"/>
                  <w:sz w:val="18"/>
                  <w:szCs w:val="18"/>
                  <w:shd w:val="clear" w:color="auto" w:fill="FFFFFF"/>
                  <w:rPrChange w:id="6872" w:author="He Han" w:date="2026-10-22T22:02:00Z">
                    <w:rPr>
                      <w:shd w:val="clear" w:color="auto" w:fill="FFFFFF"/>
                    </w:rPr>
                  </w:rPrChange>
                </w:rPr>
                <w:t>Transfer pump material: SS316+PTFE</w:t>
              </w:r>
              <w:del w:id="6873" w:author="He Han" w:date="2026-10-12T13:54:00Z">
                <w:r w:rsidRPr="00BB7730" w:rsidDel="005A313A">
                  <w:rPr>
                    <w:rFonts w:ascii="Times New Roman" w:hAnsi="Times New Roman" w:cs="Times New Roman"/>
                    <w:color w:val="auto"/>
                    <w:sz w:val="18"/>
                    <w:szCs w:val="18"/>
                    <w:shd w:val="clear" w:color="auto" w:fill="FFFFFF"/>
                    <w:rPrChange w:id="6874" w:author="He Han" w:date="2026-10-22T22:02:00Z">
                      <w:rPr>
                        <w:shd w:val="clear" w:color="auto" w:fill="FFFFFF"/>
                      </w:rPr>
                    </w:rPrChange>
                  </w:rPr>
                  <w:delText>,</w:delText>
                </w:r>
              </w:del>
            </w:ins>
          </w:p>
          <w:p w14:paraId="3B3E5AB3" w14:textId="77777777" w:rsidR="00153539" w:rsidRPr="00BB7730" w:rsidRDefault="00153539">
            <w:pPr>
              <w:pStyle w:val="afc"/>
              <w:numPr>
                <w:ilvl w:val="0"/>
                <w:numId w:val="156"/>
              </w:numPr>
              <w:ind w:firstLineChars="0"/>
              <w:rPr>
                <w:ins w:id="6875" w:author="He Han" w:date="2026-10-22T22:02:00Z"/>
                <w:rFonts w:ascii="Times New Roman" w:hAnsi="Times New Roman" w:cs="Times New Roman"/>
                <w:color w:val="auto"/>
                <w:sz w:val="18"/>
                <w:szCs w:val="18"/>
                <w:shd w:val="clear" w:color="auto" w:fill="FFFFFF"/>
                <w:rPrChange w:id="6876" w:author="He Han" w:date="2026-10-22T22:02:00Z">
                  <w:rPr>
                    <w:ins w:id="6877" w:author="He Han" w:date="2026-10-22T22:02:00Z"/>
                    <w:shd w:val="clear" w:color="auto" w:fill="FFFFFF"/>
                  </w:rPr>
                </w:rPrChange>
              </w:rPr>
              <w:pPrChange w:id="6878" w:author="Xuning Wei12232" w:date="2026-07-27T17:41:00Z">
                <w:pPr>
                  <w:jc w:val="both"/>
                </w:pPr>
              </w:pPrChange>
            </w:pPr>
          </w:p>
          <w:p w14:paraId="259EFB87" w14:textId="2A84F77F" w:rsidR="00060BEF" w:rsidRPr="00BB7730" w:rsidDel="00153539" w:rsidRDefault="00060BEF">
            <w:pPr>
              <w:pStyle w:val="afc"/>
              <w:numPr>
                <w:ilvl w:val="0"/>
                <w:numId w:val="156"/>
              </w:numPr>
              <w:ind w:firstLineChars="0"/>
              <w:rPr>
                <w:del w:id="6879" w:author="He Han" w:date="2026-10-22T22:02:00Z"/>
                <w:rFonts w:ascii="Times New Roman" w:hAnsi="Times New Roman" w:cs="Times New Roman"/>
                <w:color w:val="auto"/>
                <w:sz w:val="18"/>
                <w:szCs w:val="18"/>
                <w:shd w:val="clear" w:color="auto" w:fill="FFFFFF"/>
              </w:rPr>
              <w:pPrChange w:id="6880" w:author="Xuning Wei12232" w:date="2026-07-27T17:41:00Z">
                <w:pPr>
                  <w:jc w:val="both"/>
                </w:pPr>
              </w:pPrChange>
            </w:pPr>
            <w:ins w:id="6881" w:author="Xuning Wei12232" w:date="2026-07-27T17:41:00Z">
              <w:r w:rsidRPr="00BB7730">
                <w:rPr>
                  <w:rFonts w:ascii="Times New Roman" w:hAnsi="Times New Roman" w:cs="Times New Roman"/>
                  <w:color w:val="auto"/>
                  <w:sz w:val="18"/>
                  <w:szCs w:val="18"/>
                  <w:shd w:val="clear" w:color="auto" w:fill="FFFFFF"/>
                  <w:rPrChange w:id="6882" w:author="He Han" w:date="2026-10-22T22:02:00Z">
                    <w:rPr>
                      <w:shd w:val="clear" w:color="auto" w:fill="FFFFFF"/>
                    </w:rPr>
                  </w:rPrChange>
                </w:rPr>
                <w:t>Thermometer well material: Hastelloy (C-276)</w:t>
              </w:r>
            </w:ins>
          </w:p>
          <w:p w14:paraId="4A178A3E" w14:textId="77777777" w:rsidR="00153539" w:rsidRPr="00BB7730" w:rsidRDefault="00153539">
            <w:pPr>
              <w:pStyle w:val="afc"/>
              <w:numPr>
                <w:ilvl w:val="0"/>
                <w:numId w:val="156"/>
              </w:numPr>
              <w:ind w:firstLineChars="0"/>
              <w:rPr>
                <w:ins w:id="6883" w:author="He Han" w:date="2026-10-22T22:02:00Z"/>
                <w:rFonts w:ascii="Times New Roman" w:hAnsi="Times New Roman" w:cs="Times New Roman"/>
                <w:color w:val="auto"/>
                <w:sz w:val="18"/>
                <w:szCs w:val="18"/>
                <w:shd w:val="clear" w:color="auto" w:fill="FFFFFF"/>
                <w:rPrChange w:id="6884" w:author="He Han" w:date="2026-10-22T22:02:00Z">
                  <w:rPr>
                    <w:ins w:id="6885" w:author="He Han" w:date="2026-10-22T22:02:00Z"/>
                    <w:shd w:val="clear" w:color="auto" w:fill="FFFFFF"/>
                  </w:rPr>
                </w:rPrChange>
              </w:rPr>
              <w:pPrChange w:id="6886" w:author="Xuning Wei12232" w:date="2026-07-27T17:41:00Z">
                <w:pPr>
                  <w:jc w:val="both"/>
                </w:pPr>
              </w:pPrChange>
            </w:pPr>
          </w:p>
          <w:p w14:paraId="5F24423B" w14:textId="7E35EC80" w:rsidR="00060BEF" w:rsidRPr="00BB7730" w:rsidDel="00153539" w:rsidRDefault="00060BEF">
            <w:pPr>
              <w:pStyle w:val="afc"/>
              <w:numPr>
                <w:ilvl w:val="0"/>
                <w:numId w:val="156"/>
              </w:numPr>
              <w:ind w:firstLineChars="0"/>
              <w:rPr>
                <w:del w:id="6887" w:author="He Han" w:date="2026-10-22T22:02:00Z"/>
                <w:rFonts w:ascii="Times New Roman" w:hAnsi="Times New Roman" w:cs="Times New Roman"/>
                <w:color w:val="auto"/>
                <w:sz w:val="18"/>
                <w:szCs w:val="18"/>
                <w:shd w:val="clear" w:color="auto" w:fill="FFFFFF"/>
              </w:rPr>
              <w:pPrChange w:id="6888" w:author="Xuning Wei12232" w:date="2026-07-27T17:41:00Z">
                <w:pPr>
                  <w:jc w:val="both"/>
                </w:pPr>
              </w:pPrChange>
            </w:pPr>
            <w:ins w:id="6889" w:author="Xuning Wei12232" w:date="2026-07-27T17:41:00Z">
              <w:r w:rsidRPr="00BB7730">
                <w:rPr>
                  <w:rFonts w:ascii="Times New Roman" w:hAnsi="Times New Roman" w:cs="Times New Roman"/>
                  <w:color w:val="auto"/>
                  <w:sz w:val="18"/>
                  <w:szCs w:val="18"/>
                  <w:shd w:val="clear" w:color="auto" w:fill="FFFFFF"/>
                  <w:rPrChange w:id="6890" w:author="He Han" w:date="2026-10-22T22:02:00Z">
                    <w:rPr>
                      <w:shd w:val="clear" w:color="auto" w:fill="FFFFFF"/>
                    </w:rPr>
                  </w:rPrChange>
                </w:rPr>
                <w:t>Pipeline material: 316L</w:t>
              </w:r>
            </w:ins>
          </w:p>
          <w:p w14:paraId="75BEF471" w14:textId="77777777" w:rsidR="00153539" w:rsidRPr="00BB7730" w:rsidRDefault="00153539">
            <w:pPr>
              <w:pStyle w:val="afc"/>
              <w:numPr>
                <w:ilvl w:val="0"/>
                <w:numId w:val="156"/>
              </w:numPr>
              <w:ind w:firstLineChars="0"/>
              <w:rPr>
                <w:ins w:id="6891" w:author="He Han" w:date="2026-10-22T22:02:00Z"/>
                <w:rFonts w:ascii="Times New Roman" w:hAnsi="Times New Roman" w:cs="Times New Roman"/>
                <w:color w:val="auto"/>
                <w:sz w:val="18"/>
                <w:szCs w:val="18"/>
                <w:shd w:val="clear" w:color="auto" w:fill="FFFFFF"/>
                <w:rPrChange w:id="6892" w:author="He Han" w:date="2026-10-22T22:02:00Z">
                  <w:rPr>
                    <w:ins w:id="6893" w:author="He Han" w:date="2026-10-22T22:02:00Z"/>
                    <w:shd w:val="clear" w:color="auto" w:fill="FFFFFF"/>
                  </w:rPr>
                </w:rPrChange>
              </w:rPr>
              <w:pPrChange w:id="6894" w:author="Xuning Wei12232" w:date="2026-07-27T17:41:00Z">
                <w:pPr>
                  <w:jc w:val="both"/>
                </w:pPr>
              </w:pPrChange>
            </w:pPr>
          </w:p>
          <w:p w14:paraId="0D0DC99F" w14:textId="2A45634C" w:rsidR="00060BEF" w:rsidRPr="00BB7730" w:rsidDel="00153539" w:rsidRDefault="00060BEF">
            <w:pPr>
              <w:pStyle w:val="afc"/>
              <w:numPr>
                <w:ilvl w:val="0"/>
                <w:numId w:val="156"/>
              </w:numPr>
              <w:ind w:firstLineChars="0"/>
              <w:rPr>
                <w:del w:id="6895" w:author="He Han" w:date="2026-10-22T22:02:00Z"/>
                <w:rFonts w:ascii="Times New Roman" w:hAnsi="Times New Roman" w:cs="Times New Roman"/>
                <w:color w:val="0000FF"/>
                <w:sz w:val="18"/>
                <w:szCs w:val="18"/>
                <w:shd w:val="clear" w:color="auto" w:fill="FFFFFF"/>
                <w:rPrChange w:id="6896" w:author="He Han" w:date="2026-10-22T22:02:00Z">
                  <w:rPr>
                    <w:del w:id="6897" w:author="He Han" w:date="2026-10-22T22:02:00Z"/>
                    <w:rFonts w:ascii="Times New Roman" w:hAnsi="Times New Roman" w:cs="Times New Roman"/>
                    <w:b/>
                    <w:color w:val="0000FF"/>
                    <w:sz w:val="18"/>
                    <w:szCs w:val="18"/>
                    <w:shd w:val="clear" w:color="auto" w:fill="FFFFFF"/>
                  </w:rPr>
                </w:rPrChange>
              </w:rPr>
              <w:pPrChange w:id="6898" w:author="Xuning Wei12232" w:date="2026-07-27T17:41:00Z">
                <w:pPr>
                  <w:jc w:val="both"/>
                </w:pPr>
              </w:pPrChange>
            </w:pPr>
            <w:ins w:id="6899" w:author="Xuning Wei12232" w:date="2026-07-27T17:41:00Z">
              <w:r w:rsidRPr="00BB7730">
                <w:rPr>
                  <w:rFonts w:ascii="Times New Roman" w:hAnsi="Times New Roman" w:cs="Times New Roman"/>
                  <w:color w:val="0000FF"/>
                  <w:sz w:val="18"/>
                  <w:szCs w:val="18"/>
                  <w:shd w:val="clear" w:color="auto" w:fill="FFFFFF"/>
                  <w:rPrChange w:id="6900" w:author="He Han" w:date="2026-10-22T22:02:00Z">
                    <w:rPr>
                      <w:rFonts w:ascii="Times New Roman" w:hAnsi="Times New Roman" w:cs="Times New Roman"/>
                      <w:color w:val="FF0000"/>
                      <w:sz w:val="18"/>
                      <w:szCs w:val="18"/>
                      <w:shd w:val="clear" w:color="auto" w:fill="FFFFFF"/>
                      <w:lang w:val="sv-SE"/>
                    </w:rPr>
                  </w:rPrChange>
                </w:rPr>
                <w:t>Sealing ring:</w:t>
              </w:r>
              <w:r w:rsidRPr="00BB7730">
                <w:rPr>
                  <w:rFonts w:ascii="Times New Roman" w:hAnsi="Times New Roman" w:cs="Times New Roman"/>
                  <w:b/>
                  <w:color w:val="0000FF"/>
                  <w:sz w:val="18"/>
                  <w:szCs w:val="18"/>
                  <w:shd w:val="clear" w:color="auto" w:fill="FFFFFF"/>
                  <w:rPrChange w:id="6901" w:author="He Han" w:date="2026-10-22T22:02:00Z">
                    <w:rPr>
                      <w:b/>
                      <w:color w:val="0000FF"/>
                      <w:shd w:val="clear" w:color="auto" w:fill="FFFFFF"/>
                    </w:rPr>
                  </w:rPrChange>
                </w:rPr>
                <w:t xml:space="preserve"> PTFE</w:t>
              </w:r>
            </w:ins>
          </w:p>
          <w:p w14:paraId="42FF2DB4" w14:textId="77777777" w:rsidR="00153539" w:rsidRPr="00BB7730" w:rsidRDefault="00153539">
            <w:pPr>
              <w:pStyle w:val="afc"/>
              <w:numPr>
                <w:ilvl w:val="0"/>
                <w:numId w:val="156"/>
              </w:numPr>
              <w:ind w:firstLineChars="0"/>
              <w:rPr>
                <w:ins w:id="6902" w:author="He Han" w:date="2026-10-22T22:02:00Z"/>
                <w:rFonts w:ascii="Times New Roman" w:hAnsi="Times New Roman" w:cs="Times New Roman"/>
                <w:color w:val="0000FF"/>
                <w:sz w:val="18"/>
                <w:szCs w:val="18"/>
                <w:shd w:val="clear" w:color="auto" w:fill="FFFFFF"/>
                <w:rPrChange w:id="6903" w:author="He Han" w:date="2026-10-22T22:02:00Z">
                  <w:rPr>
                    <w:ins w:id="6904" w:author="He Han" w:date="2026-10-22T22:02:00Z"/>
                    <w:rFonts w:ascii="Times New Roman" w:hAnsi="Times New Roman" w:cs="Times New Roman"/>
                    <w:color w:val="FF0000"/>
                    <w:sz w:val="18"/>
                    <w:szCs w:val="18"/>
                    <w:shd w:val="clear" w:color="auto" w:fill="FFFFFF"/>
                    <w:lang w:val="sv-SE"/>
                  </w:rPr>
                </w:rPrChange>
              </w:rPr>
              <w:pPrChange w:id="6905" w:author="Xuning Wei12232" w:date="2026-07-27T17:41:00Z">
                <w:pPr>
                  <w:jc w:val="both"/>
                </w:pPr>
              </w:pPrChange>
            </w:pPr>
          </w:p>
          <w:p w14:paraId="64FC99B9" w14:textId="3EF2E9C8" w:rsidR="00060BEF" w:rsidRPr="00BB7730" w:rsidDel="00153539" w:rsidRDefault="00060BEF">
            <w:pPr>
              <w:pStyle w:val="afc"/>
              <w:numPr>
                <w:ilvl w:val="0"/>
                <w:numId w:val="156"/>
              </w:numPr>
              <w:ind w:firstLineChars="0"/>
              <w:rPr>
                <w:del w:id="6906" w:author="He Han" w:date="2026-10-22T22:02:00Z"/>
                <w:rFonts w:ascii="Times New Roman" w:hAnsi="Times New Roman" w:cs="Times New Roman"/>
                <w:color w:val="auto"/>
                <w:sz w:val="18"/>
                <w:szCs w:val="18"/>
                <w:shd w:val="clear" w:color="auto" w:fill="FFFFFF"/>
              </w:rPr>
              <w:pPrChange w:id="6907" w:author="Xuning Wei12232" w:date="2026-07-27T17:41:00Z">
                <w:pPr>
                  <w:jc w:val="both"/>
                </w:pPr>
              </w:pPrChange>
            </w:pPr>
            <w:ins w:id="6908" w:author="Xuning Wei12232" w:date="2026-07-27T17:41:00Z">
              <w:r w:rsidRPr="00BB7730">
                <w:rPr>
                  <w:rFonts w:ascii="Times New Roman" w:hAnsi="Times New Roman" w:cs="Times New Roman"/>
                  <w:color w:val="auto"/>
                  <w:sz w:val="18"/>
                  <w:szCs w:val="18"/>
                  <w:shd w:val="clear" w:color="auto" w:fill="FFFFFF"/>
                  <w:rPrChange w:id="6909" w:author="He Han" w:date="2026-10-22T22:02:00Z">
                    <w:rPr>
                      <w:rFonts w:ascii="Times New Roman" w:hAnsi="Times New Roman" w:cs="Times New Roman"/>
                      <w:color w:val="auto"/>
                      <w:sz w:val="18"/>
                      <w:szCs w:val="18"/>
                      <w:shd w:val="clear" w:color="auto" w:fill="FFFFFF"/>
                      <w:lang w:val="sv-SE"/>
                    </w:rPr>
                  </w:rPrChange>
                </w:rPr>
                <w:t>Mass flow meter: SS</w:t>
              </w:r>
            </w:ins>
          </w:p>
          <w:p w14:paraId="07FF67D7" w14:textId="77777777" w:rsidR="00153539" w:rsidRPr="00BB7730" w:rsidRDefault="00153539">
            <w:pPr>
              <w:pStyle w:val="afc"/>
              <w:numPr>
                <w:ilvl w:val="0"/>
                <w:numId w:val="156"/>
              </w:numPr>
              <w:ind w:firstLineChars="0"/>
              <w:rPr>
                <w:ins w:id="6910" w:author="He Han" w:date="2026-10-22T22:02:00Z"/>
                <w:rFonts w:ascii="Times New Roman" w:hAnsi="Times New Roman" w:cs="Times New Roman"/>
                <w:color w:val="auto"/>
                <w:sz w:val="18"/>
                <w:szCs w:val="18"/>
                <w:shd w:val="clear" w:color="auto" w:fill="FFFFFF"/>
                <w:rPrChange w:id="6911" w:author="He Han" w:date="2026-10-22T22:02:00Z">
                  <w:rPr>
                    <w:ins w:id="6912" w:author="He Han" w:date="2026-10-22T22:02:00Z"/>
                    <w:rFonts w:ascii="Times New Roman" w:hAnsi="Times New Roman" w:cs="Times New Roman"/>
                    <w:color w:val="auto"/>
                    <w:sz w:val="18"/>
                    <w:szCs w:val="18"/>
                    <w:shd w:val="clear" w:color="auto" w:fill="FFFFFF"/>
                    <w:lang w:val="sv-SE"/>
                  </w:rPr>
                </w:rPrChange>
              </w:rPr>
              <w:pPrChange w:id="6913" w:author="Xuning Wei12232" w:date="2026-07-27T17:41:00Z">
                <w:pPr>
                  <w:jc w:val="both"/>
                </w:pPr>
              </w:pPrChange>
            </w:pPr>
          </w:p>
          <w:p w14:paraId="49A23A8E" w14:textId="2462CDC7" w:rsidR="00060BEF" w:rsidRPr="00BB7730" w:rsidDel="00153539" w:rsidRDefault="00060BEF">
            <w:pPr>
              <w:pStyle w:val="afc"/>
              <w:numPr>
                <w:ilvl w:val="0"/>
                <w:numId w:val="156"/>
              </w:numPr>
              <w:ind w:firstLineChars="0"/>
              <w:rPr>
                <w:del w:id="6914" w:author="He Han" w:date="2026-10-22T22:03:00Z"/>
                <w:rFonts w:ascii="Times New Roman" w:hAnsi="Times New Roman" w:cs="Times New Roman"/>
                <w:b/>
                <w:color w:val="auto"/>
                <w:sz w:val="18"/>
                <w:szCs w:val="18"/>
                <w:shd w:val="clear" w:color="auto" w:fill="FFFFFF"/>
                <w:rPrChange w:id="6915" w:author="He Han" w:date="2026-10-22T22:03:00Z">
                  <w:rPr>
                    <w:del w:id="6916" w:author="He Han" w:date="2026-10-22T22:03:00Z"/>
                    <w:rFonts w:ascii="Times New Roman" w:hAnsi="Times New Roman" w:cs="Times New Roman"/>
                    <w:color w:val="auto"/>
                    <w:sz w:val="18"/>
                    <w:szCs w:val="18"/>
                    <w:shd w:val="clear" w:color="auto" w:fill="FFFFFF"/>
                  </w:rPr>
                </w:rPrChange>
              </w:rPr>
              <w:pPrChange w:id="6917" w:author="Xuning Wei12232" w:date="2026-07-27T17:41:00Z">
                <w:pPr>
                  <w:jc w:val="both"/>
                </w:pPr>
              </w:pPrChange>
            </w:pPr>
            <w:ins w:id="6918" w:author="Xuning Wei12232" w:date="2026-07-27T17:41:00Z">
              <w:r w:rsidRPr="00BB7730">
                <w:rPr>
                  <w:rFonts w:ascii="Times New Roman" w:hAnsi="Times New Roman" w:cs="Times New Roman"/>
                  <w:color w:val="auto"/>
                  <w:sz w:val="18"/>
                  <w:szCs w:val="18"/>
                  <w:shd w:val="clear" w:color="auto" w:fill="FFFFFF"/>
                  <w:rPrChange w:id="6919" w:author="He Han" w:date="2026-10-22T22:02:00Z">
                    <w:rPr>
                      <w:shd w:val="clear" w:color="auto" w:fill="FFFFFF"/>
                    </w:rPr>
                  </w:rPrChange>
                </w:rPr>
                <w:t xml:space="preserve">Valve material: </w:t>
              </w:r>
            </w:ins>
            <w:ins w:id="6920" w:author="He Han" w:date="2026-10-12T13:43:00Z">
              <w:r w:rsidR="000E3A98" w:rsidRPr="00BB7730">
                <w:rPr>
                  <w:rFonts w:ascii="Times New Roman" w:hAnsi="Times New Roman" w:cs="Times New Roman"/>
                  <w:color w:val="00B0F0"/>
                  <w:sz w:val="18"/>
                  <w:szCs w:val="18"/>
                  <w:shd w:val="clear" w:color="auto" w:fill="FFFFFF"/>
                  <w:rPrChange w:id="6921" w:author="He Han" w:date="2026-10-22T22:02:00Z">
                    <w:rPr>
                      <w:color w:val="00B0F0"/>
                      <w:shd w:val="clear" w:color="auto" w:fill="FFFFFF"/>
                    </w:rPr>
                  </w:rPrChange>
                </w:rPr>
                <w:t>Hastelloy</w:t>
              </w:r>
            </w:ins>
            <w:ins w:id="6922" w:author="Xuning Wei12232" w:date="2026-07-27T17:41:00Z">
              <w:del w:id="6923" w:author="He Han" w:date="2026-10-12T13:43:00Z">
                <w:r w:rsidRPr="00BB7730" w:rsidDel="000E3A98">
                  <w:rPr>
                    <w:rFonts w:ascii="Times New Roman" w:hAnsi="Times New Roman" w:cs="Times New Roman"/>
                    <w:color w:val="auto"/>
                    <w:sz w:val="18"/>
                    <w:szCs w:val="18"/>
                    <w:shd w:val="clear" w:color="auto" w:fill="FFFFFF"/>
                    <w:rPrChange w:id="6924" w:author="He Han" w:date="2026-10-22T22:02:00Z">
                      <w:rPr>
                        <w:shd w:val="clear" w:color="auto" w:fill="FFFFFF"/>
                      </w:rPr>
                    </w:rPrChange>
                  </w:rPr>
                  <w:delText>304 &amp; 316L</w:delText>
                </w:r>
              </w:del>
            </w:ins>
          </w:p>
          <w:p w14:paraId="7D7D074F" w14:textId="77777777" w:rsidR="00153539" w:rsidRPr="00BB7730" w:rsidRDefault="00153539">
            <w:pPr>
              <w:pStyle w:val="afc"/>
              <w:numPr>
                <w:ilvl w:val="0"/>
                <w:numId w:val="156"/>
              </w:numPr>
              <w:ind w:firstLineChars="0"/>
              <w:rPr>
                <w:ins w:id="6925" w:author="He Han" w:date="2026-10-22T22:03:00Z"/>
                <w:rFonts w:ascii="Times New Roman" w:hAnsi="Times New Roman" w:cs="Times New Roman"/>
                <w:b/>
                <w:color w:val="auto"/>
                <w:sz w:val="18"/>
                <w:szCs w:val="18"/>
                <w:shd w:val="clear" w:color="auto" w:fill="FFFFFF"/>
                <w:rPrChange w:id="6926" w:author="He Han" w:date="2026-10-22T22:02:00Z">
                  <w:rPr>
                    <w:ins w:id="6927" w:author="He Han" w:date="2026-10-22T22:03:00Z"/>
                    <w:b/>
                    <w:shd w:val="clear" w:color="auto" w:fill="FFFFFF"/>
                  </w:rPr>
                </w:rPrChange>
              </w:rPr>
              <w:pPrChange w:id="6928" w:author="Xuning Wei12232" w:date="2026-07-27T17:41:00Z">
                <w:pPr>
                  <w:jc w:val="both"/>
                </w:pPr>
              </w:pPrChange>
            </w:pPr>
          </w:p>
          <w:p w14:paraId="6FAD2616" w14:textId="45072882" w:rsidR="00060BEF" w:rsidRPr="00BB7730" w:rsidDel="00153539" w:rsidRDefault="00060BEF">
            <w:pPr>
              <w:pStyle w:val="afc"/>
              <w:numPr>
                <w:ilvl w:val="0"/>
                <w:numId w:val="156"/>
              </w:numPr>
              <w:ind w:firstLineChars="0"/>
              <w:rPr>
                <w:del w:id="6929" w:author="He Han" w:date="2026-10-22T22:03:00Z"/>
                <w:rFonts w:ascii="Times New Roman" w:eastAsiaTheme="minorEastAsia" w:hAnsi="Times New Roman" w:cs="Times New Roman"/>
                <w:color w:val="auto"/>
                <w:sz w:val="18"/>
                <w:szCs w:val="18"/>
                <w:shd w:val="clear" w:color="auto" w:fill="FFFFFF"/>
                <w:lang w:eastAsia="zh-CN"/>
                <w:rPrChange w:id="6930" w:author="He Han" w:date="2026-10-22T22:03:00Z">
                  <w:rPr>
                    <w:del w:id="6931" w:author="He Han" w:date="2026-10-22T22:03:00Z"/>
                    <w:rFonts w:ascii="Times New Roman" w:hAnsi="Times New Roman" w:cs="Times New Roman"/>
                    <w:color w:val="auto"/>
                    <w:sz w:val="18"/>
                    <w:szCs w:val="18"/>
                    <w:shd w:val="clear" w:color="auto" w:fill="FFFFFF"/>
                  </w:rPr>
                </w:rPrChange>
              </w:rPr>
              <w:pPrChange w:id="6932" w:author="Xuning Wei12232" w:date="2026-07-27T17:41:00Z">
                <w:pPr>
                  <w:jc w:val="both"/>
                </w:pPr>
              </w:pPrChange>
            </w:pPr>
            <w:ins w:id="6933" w:author="Xuning Wei12232" w:date="2026-07-27T17:41:00Z">
              <w:r w:rsidRPr="00BB7730">
                <w:rPr>
                  <w:rFonts w:ascii="Times New Roman" w:eastAsiaTheme="minorEastAsia" w:hAnsi="Times New Roman" w:cs="Times New Roman"/>
                  <w:color w:val="auto"/>
                  <w:sz w:val="18"/>
                  <w:szCs w:val="18"/>
                  <w:shd w:val="clear" w:color="auto" w:fill="FFFFFF"/>
                  <w:lang w:eastAsia="zh-CN"/>
                  <w:rPrChange w:id="6934" w:author="He Han" w:date="2026-10-22T22:03:00Z">
                    <w:rPr>
                      <w:shd w:val="clear" w:color="auto" w:fill="FFFFFF"/>
                      <w:lang w:eastAsia="zh-CN"/>
                    </w:rPr>
                  </w:rPrChange>
                </w:rPr>
                <w:t xml:space="preserve">Gasket Material: </w:t>
              </w:r>
              <w:r w:rsidRPr="00BB7730">
                <w:rPr>
                  <w:rFonts w:ascii="Times New Roman" w:hAnsi="Times New Roman" w:cs="Times New Roman"/>
                  <w:color w:val="auto"/>
                  <w:sz w:val="18"/>
                  <w:szCs w:val="18"/>
                  <w:shd w:val="clear" w:color="auto" w:fill="FFFFFF"/>
                  <w:rPrChange w:id="6935" w:author="He Han" w:date="2026-10-22T22:03:00Z">
                    <w:rPr>
                      <w:shd w:val="clear" w:color="auto" w:fill="FFFFFF"/>
                    </w:rPr>
                  </w:rPrChange>
                </w:rPr>
                <w:t>PTFE</w:t>
              </w:r>
            </w:ins>
          </w:p>
          <w:p w14:paraId="3EA9DDBE" w14:textId="77777777" w:rsidR="00153539" w:rsidRPr="00BB7730" w:rsidRDefault="00153539">
            <w:pPr>
              <w:pStyle w:val="afc"/>
              <w:numPr>
                <w:ilvl w:val="0"/>
                <w:numId w:val="156"/>
              </w:numPr>
              <w:ind w:firstLineChars="0"/>
              <w:rPr>
                <w:ins w:id="6936" w:author="He Han" w:date="2026-10-22T22:03:00Z"/>
                <w:rFonts w:ascii="Times New Roman" w:eastAsiaTheme="minorEastAsia" w:hAnsi="Times New Roman" w:cs="Times New Roman"/>
                <w:color w:val="auto"/>
                <w:sz w:val="18"/>
                <w:szCs w:val="18"/>
                <w:shd w:val="clear" w:color="auto" w:fill="FFFFFF"/>
                <w:lang w:eastAsia="zh-CN"/>
                <w:rPrChange w:id="6937" w:author="He Han" w:date="2026-10-22T22:03:00Z">
                  <w:rPr>
                    <w:ins w:id="6938" w:author="He Han" w:date="2026-10-22T22:03:00Z"/>
                    <w:shd w:val="clear" w:color="auto" w:fill="FFFFFF"/>
                    <w:lang w:eastAsia="zh-CN"/>
                  </w:rPr>
                </w:rPrChange>
              </w:rPr>
              <w:pPrChange w:id="6939" w:author="Xuning Wei12232" w:date="2026-07-27T17:41:00Z">
                <w:pPr>
                  <w:jc w:val="both"/>
                </w:pPr>
              </w:pPrChange>
            </w:pPr>
          </w:p>
          <w:p w14:paraId="609B054A" w14:textId="0976596A" w:rsidR="00060BEF" w:rsidRPr="00BB7730" w:rsidDel="00153539" w:rsidRDefault="00060BEF">
            <w:pPr>
              <w:pStyle w:val="afc"/>
              <w:numPr>
                <w:ilvl w:val="0"/>
                <w:numId w:val="156"/>
              </w:numPr>
              <w:ind w:firstLineChars="0"/>
              <w:rPr>
                <w:del w:id="6940" w:author="He Han" w:date="2026-10-22T22:03:00Z"/>
                <w:rFonts w:ascii="Times New Roman" w:hAnsi="Times New Roman" w:cs="Times New Roman"/>
                <w:color w:val="auto"/>
                <w:sz w:val="18"/>
                <w:szCs w:val="18"/>
                <w:shd w:val="clear" w:color="auto" w:fill="FFFFFF"/>
              </w:rPr>
              <w:pPrChange w:id="6941" w:author="Xuning Wei12232" w:date="2026-07-27T17:41:00Z">
                <w:pPr>
                  <w:jc w:val="both"/>
                </w:pPr>
              </w:pPrChange>
            </w:pPr>
            <w:ins w:id="6942" w:author="Xuning Wei12232" w:date="2026-07-27T17:41:00Z">
              <w:r w:rsidRPr="00BB7730">
                <w:rPr>
                  <w:rFonts w:ascii="Times New Roman" w:hAnsi="Times New Roman" w:cs="Times New Roman"/>
                  <w:color w:val="auto"/>
                  <w:sz w:val="18"/>
                  <w:szCs w:val="18"/>
                  <w:shd w:val="clear" w:color="auto" w:fill="FFFFFF"/>
                  <w:rPrChange w:id="6943" w:author="He Han" w:date="2026-10-22T22:03:00Z">
                    <w:rPr>
                      <w:shd w:val="clear" w:color="auto" w:fill="FFFFFF"/>
                    </w:rPr>
                  </w:rPrChange>
                </w:rPr>
                <w:t>Waste discharge pump material: SS316+PTFE</w:t>
              </w:r>
            </w:ins>
          </w:p>
          <w:p w14:paraId="30FE26D3" w14:textId="77777777" w:rsidR="00153539" w:rsidRPr="00BB7730" w:rsidRDefault="00153539">
            <w:pPr>
              <w:pStyle w:val="afc"/>
              <w:numPr>
                <w:ilvl w:val="0"/>
                <w:numId w:val="156"/>
              </w:numPr>
              <w:ind w:firstLineChars="0"/>
              <w:rPr>
                <w:ins w:id="6944" w:author="He Han" w:date="2026-10-22T22:04:00Z"/>
                <w:rFonts w:ascii="Times New Roman" w:hAnsi="Times New Roman" w:cs="Times New Roman"/>
                <w:color w:val="auto"/>
                <w:sz w:val="18"/>
                <w:szCs w:val="18"/>
                <w:shd w:val="clear" w:color="auto" w:fill="FFFFFF"/>
              </w:rPr>
              <w:pPrChange w:id="6945" w:author="He Han" w:date="2026-10-22T22:04:00Z">
                <w:pPr>
                  <w:jc w:val="both"/>
                </w:pPr>
              </w:pPrChange>
            </w:pPr>
          </w:p>
          <w:p w14:paraId="41C52F9B" w14:textId="3CDCCD2B" w:rsidR="00153539" w:rsidRPr="00BB7730" w:rsidRDefault="00060BEF">
            <w:pPr>
              <w:pStyle w:val="afc"/>
              <w:numPr>
                <w:ilvl w:val="0"/>
                <w:numId w:val="156"/>
              </w:numPr>
              <w:ind w:firstLineChars="0"/>
              <w:rPr>
                <w:ins w:id="6946" w:author="He Han" w:date="2026-10-22T22:04:00Z"/>
                <w:rFonts w:ascii="Times New Roman" w:hAnsi="Times New Roman" w:cs="Times New Roman"/>
                <w:color w:val="auto"/>
                <w:sz w:val="18"/>
                <w:szCs w:val="18"/>
                <w:shd w:val="clear" w:color="auto" w:fill="FFFFFF"/>
                <w:rPrChange w:id="6947" w:author="He Han" w:date="2026-10-22T22:04:00Z">
                  <w:rPr>
                    <w:ins w:id="6948" w:author="He Han" w:date="2026-10-22T22:04:00Z"/>
                    <w:rFonts w:ascii="Times New Roman" w:hAnsi="Times New Roman" w:cs="Times New Roman"/>
                    <w:color w:val="0000FF"/>
                    <w:sz w:val="18"/>
                    <w:szCs w:val="18"/>
                    <w:shd w:val="clear" w:color="auto" w:fill="FFFFFF"/>
                  </w:rPr>
                </w:rPrChange>
              </w:rPr>
              <w:pPrChange w:id="6949" w:author="He Han" w:date="2026-10-22T22:04:00Z">
                <w:pPr>
                  <w:jc w:val="both"/>
                </w:pPr>
              </w:pPrChange>
            </w:pPr>
            <w:ins w:id="6950" w:author="Xuning Wei12232" w:date="2026-07-27T17:41:00Z">
              <w:r w:rsidRPr="00BB7730">
                <w:rPr>
                  <w:rFonts w:ascii="Times New Roman" w:hAnsi="Times New Roman" w:cs="Times New Roman"/>
                  <w:color w:val="0000FF"/>
                  <w:sz w:val="18"/>
                  <w:szCs w:val="18"/>
                  <w:rPrChange w:id="6951" w:author="He Han" w:date="2026-10-22T22:04:00Z">
                    <w:rPr/>
                  </w:rPrChange>
                </w:rPr>
                <w:t xml:space="preserve">Mechanical seal: </w:t>
              </w:r>
            </w:ins>
            <w:ins w:id="6952" w:author="He Han" w:date="2026-10-12T13:54:00Z">
              <w:r w:rsidR="005A313A" w:rsidRPr="00BB7730">
                <w:rPr>
                  <w:rFonts w:ascii="Times New Roman" w:hAnsi="Times New Roman" w:cs="Times New Roman"/>
                  <w:color w:val="00B0F0"/>
                  <w:sz w:val="18"/>
                  <w:szCs w:val="18"/>
                  <w:shd w:val="clear" w:color="auto" w:fill="FFFFFF"/>
                  <w:rPrChange w:id="6953" w:author="He Han" w:date="2026-10-22T22:04:00Z">
                    <w:rPr>
                      <w:color w:val="00B0F0"/>
                      <w:shd w:val="clear" w:color="auto" w:fill="FFFFFF"/>
                    </w:rPr>
                  </w:rPrChange>
                </w:rPr>
                <w:t>Hastelloy</w:t>
              </w:r>
            </w:ins>
            <w:ins w:id="6954" w:author="Xuning Wei12232" w:date="2026-07-27T17:41:00Z">
              <w:del w:id="6955" w:author="He Han" w:date="2026-10-12T13:54:00Z">
                <w:r w:rsidRPr="00BB7730" w:rsidDel="005A313A">
                  <w:rPr>
                    <w:rFonts w:ascii="Times New Roman" w:hAnsi="Times New Roman" w:cs="Times New Roman"/>
                    <w:color w:val="0000FF"/>
                    <w:sz w:val="18"/>
                    <w:szCs w:val="18"/>
                    <w:shd w:val="clear" w:color="auto" w:fill="FFFFFF"/>
                    <w:rPrChange w:id="6956" w:author="He Han" w:date="2026-10-22T22:04:00Z">
                      <w:rPr>
                        <w:shd w:val="clear" w:color="auto" w:fill="FFFFFF"/>
                      </w:rPr>
                    </w:rPrChange>
                  </w:rPr>
                  <w:delText>304SS</w:delText>
                </w:r>
              </w:del>
              <w:r w:rsidRPr="00BB7730">
                <w:rPr>
                  <w:rFonts w:ascii="Times New Roman" w:hAnsi="Times New Roman" w:cs="Times New Roman"/>
                  <w:color w:val="0000FF"/>
                  <w:sz w:val="18"/>
                  <w:szCs w:val="18"/>
                  <w:shd w:val="clear" w:color="auto" w:fill="FFFFFF"/>
                  <w:rPrChange w:id="6957" w:author="He Han" w:date="2026-10-22T22:04:00Z">
                    <w:rPr>
                      <w:shd w:val="clear" w:color="auto" w:fill="FFFFFF"/>
                    </w:rPr>
                  </w:rPrChange>
                </w:rPr>
                <w:t xml:space="preserve"> &amp; PTFE &amp; FFKM </w:t>
              </w:r>
            </w:ins>
          </w:p>
          <w:p w14:paraId="7DB7BEB0" w14:textId="11289763" w:rsidR="00153539" w:rsidRPr="00BB7730" w:rsidRDefault="00153539">
            <w:pPr>
              <w:pStyle w:val="afc"/>
              <w:numPr>
                <w:ilvl w:val="0"/>
                <w:numId w:val="156"/>
              </w:numPr>
              <w:ind w:firstLineChars="0"/>
              <w:rPr>
                <w:ins w:id="6958" w:author="He Han" w:date="2026-10-22T22:03:00Z"/>
                <w:rFonts w:ascii="Times New Roman" w:hAnsi="Times New Roman" w:cs="Times New Roman"/>
                <w:color w:val="auto"/>
                <w:sz w:val="18"/>
                <w:szCs w:val="18"/>
                <w:shd w:val="clear" w:color="auto" w:fill="FFFFFF"/>
                <w:rPrChange w:id="6959" w:author="He Han" w:date="2026-10-22T22:04:00Z">
                  <w:rPr>
                    <w:ins w:id="6960" w:author="He Han" w:date="2026-10-22T22:03:00Z"/>
                    <w:rFonts w:ascii="Times New Roman" w:hAnsi="Times New Roman" w:cs="Times New Roman"/>
                    <w:color w:val="0000FF"/>
                    <w:sz w:val="18"/>
                    <w:szCs w:val="18"/>
                    <w:shd w:val="clear" w:color="auto" w:fill="FFFFFF"/>
                  </w:rPr>
                </w:rPrChange>
              </w:rPr>
              <w:pPrChange w:id="6961" w:author="He Han" w:date="2026-10-22T22:04:00Z">
                <w:pPr>
                  <w:jc w:val="both"/>
                </w:pPr>
              </w:pPrChange>
            </w:pPr>
            <w:ins w:id="6962" w:author="He Han" w:date="2026-10-22T22:04: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01DBA08B" w14:textId="28C6127F" w:rsidR="00790341" w:rsidRPr="00BB7730" w:rsidDel="000B3418" w:rsidRDefault="00060BEF">
            <w:pPr>
              <w:pStyle w:val="afc"/>
              <w:numPr>
                <w:ilvl w:val="0"/>
                <w:numId w:val="156"/>
              </w:numPr>
              <w:ind w:firstLineChars="0"/>
              <w:rPr>
                <w:del w:id="6963" w:author="Xuning Wei12232" w:date="2026-07-27T17:20:00Z"/>
                <w:rFonts w:ascii="Times New Roman" w:hAnsi="Times New Roman" w:cs="Times New Roman"/>
                <w:color w:val="auto"/>
                <w:sz w:val="18"/>
                <w:szCs w:val="18"/>
                <w:shd w:val="clear" w:color="auto" w:fill="FFFFFF"/>
                <w:rPrChange w:id="6964" w:author="He Han" w:date="2026-10-22T22:03:00Z">
                  <w:rPr>
                    <w:del w:id="6965" w:author="Xuning Wei12232" w:date="2026-07-27T17:20:00Z"/>
                    <w:color w:val="auto"/>
                    <w:shd w:val="clear" w:color="auto" w:fill="FFFFFF"/>
                  </w:rPr>
                </w:rPrChange>
              </w:rPr>
              <w:pPrChange w:id="6966" w:author="He Han" w:date="2026-10-22T22:03:00Z">
                <w:pPr>
                  <w:jc w:val="both"/>
                </w:pPr>
              </w:pPrChange>
            </w:pPr>
            <w:ins w:id="6967" w:author="Xuning Wei12232" w:date="2026-07-27T17:41:00Z">
              <w:del w:id="6968" w:author="He Han" w:date="2026-10-22T22:04:00Z">
                <w:r w:rsidRPr="00BB7730" w:rsidDel="00153539">
                  <w:rPr>
                    <w:rFonts w:ascii="Times New Roman" w:hAnsi="Times New Roman" w:cs="Times New Roman"/>
                    <w:color w:val="0000FF"/>
                    <w:sz w:val="18"/>
                    <w:szCs w:val="18"/>
                    <w:shd w:val="clear" w:color="auto" w:fill="FFFFFF"/>
                    <w:rPrChange w:id="6969" w:author="He Han" w:date="2026-10-22T22:03:00Z">
                      <w:rPr>
                        <w:shd w:val="clear" w:color="auto" w:fill="FFFFFF"/>
                      </w:rPr>
                    </w:rPrChange>
                  </w:rPr>
                  <w:delText xml:space="preserve">Gloves: </w:delText>
                </w:r>
              </w:del>
              <w:del w:id="6970" w:author="He Han" w:date="2026-10-19T16:37:00Z">
                <w:r w:rsidRPr="00BB7730" w:rsidDel="00467D71">
                  <w:rPr>
                    <w:rFonts w:ascii="Times New Roman" w:eastAsiaTheme="minorEastAsia" w:hAnsi="Times New Roman" w:cs="Times New Roman"/>
                    <w:color w:val="00B0F0"/>
                    <w:sz w:val="18"/>
                    <w:szCs w:val="18"/>
                    <w:shd w:val="clear" w:color="auto" w:fill="FFFFFF"/>
                    <w:lang w:eastAsia="zh-CN"/>
                    <w:rPrChange w:id="6971" w:author="He Han" w:date="2026-10-22T22:03:00Z">
                      <w:rPr>
                        <w:rFonts w:asciiTheme="minorEastAsia" w:eastAsiaTheme="minorEastAsia" w:hAnsiTheme="minorEastAsia" w:cs="Times New Roman"/>
                        <w:color w:val="0000FF"/>
                        <w:sz w:val="18"/>
                        <w:szCs w:val="18"/>
                        <w:shd w:val="clear" w:color="auto" w:fill="FFFFFF"/>
                        <w:lang w:eastAsia="zh-CN"/>
                      </w:rPr>
                    </w:rPrChange>
                  </w:rPr>
                  <w:delText>CSPE</w:delText>
                </w:r>
                <w:r w:rsidRPr="00BB7730" w:rsidDel="00467D71">
                  <w:rPr>
                    <w:rFonts w:ascii="Times New Roman" w:hAnsi="Times New Roman" w:cs="Times New Roman"/>
                    <w:color w:val="00B0F0"/>
                    <w:sz w:val="18"/>
                    <w:szCs w:val="18"/>
                    <w:shd w:val="clear" w:color="auto" w:fill="FFFFFF"/>
                    <w:rPrChange w:id="6972" w:author="He Han" w:date="2026-10-22T22:03:00Z">
                      <w:rPr>
                        <w:rFonts w:ascii="Times New Roman" w:hAnsi="Times New Roman" w:cs="Times New Roman"/>
                        <w:color w:val="0000FF"/>
                        <w:sz w:val="18"/>
                        <w:szCs w:val="18"/>
                        <w:shd w:val="clear" w:color="auto" w:fill="FFFFFF"/>
                      </w:rPr>
                    </w:rPrChange>
                  </w:rPr>
                  <w:delText xml:space="preserve"> </w:delText>
                </w:r>
              </w:del>
            </w:ins>
            <w:del w:id="6973" w:author="Xuning Wei12232" w:date="2026-07-27T17:20:00Z">
              <w:r w:rsidR="007D4F0A" w:rsidRPr="00BB7730" w:rsidDel="000B3418">
                <w:rPr>
                  <w:rFonts w:ascii="Times New Roman" w:hAnsi="Times New Roman" w:cs="Times New Roman"/>
                  <w:color w:val="auto"/>
                  <w:sz w:val="18"/>
                  <w:szCs w:val="18"/>
                  <w:shd w:val="clear" w:color="auto" w:fill="FFFFFF"/>
                  <w:rPrChange w:id="6974" w:author="He Han" w:date="2026-10-22T22:03:00Z">
                    <w:rPr>
                      <w:color w:val="auto"/>
                      <w:shd w:val="clear" w:color="auto" w:fill="FFFFFF"/>
                    </w:rPr>
                  </w:rPrChange>
                </w:rPr>
                <w:delText>Transfer pump material:SS</w:delText>
              </w:r>
            </w:del>
            <w:ins w:id="6975" w:author="Johan Granander" w:date="2026-05-04T11:49:00Z">
              <w:del w:id="6976" w:author="Xuning Wei12232" w:date="2026-07-27T17:20:00Z">
                <w:r w:rsidR="005472DA" w:rsidRPr="00BB7730" w:rsidDel="000B3418">
                  <w:rPr>
                    <w:rFonts w:ascii="Times New Roman" w:hAnsi="Times New Roman" w:cs="Times New Roman"/>
                    <w:color w:val="auto"/>
                    <w:sz w:val="18"/>
                    <w:szCs w:val="18"/>
                    <w:shd w:val="clear" w:color="auto" w:fill="FFFFFF"/>
                    <w:rPrChange w:id="6977" w:author="He Han" w:date="2026-10-22T22:03:00Z">
                      <w:rPr>
                        <w:color w:val="auto"/>
                        <w:shd w:val="clear" w:color="auto" w:fill="FFFFFF"/>
                      </w:rPr>
                    </w:rPrChange>
                  </w:rPr>
                  <w:delText>material: SS</w:delText>
                </w:r>
              </w:del>
            </w:ins>
            <w:del w:id="6978" w:author="Xuning Wei12232" w:date="2026-07-27T17:20:00Z">
              <w:r w:rsidR="007D4F0A" w:rsidRPr="00BB7730" w:rsidDel="000B3418">
                <w:rPr>
                  <w:rFonts w:ascii="Times New Roman" w:hAnsi="Times New Roman" w:cs="Times New Roman"/>
                  <w:color w:val="auto"/>
                  <w:sz w:val="18"/>
                  <w:szCs w:val="18"/>
                  <w:shd w:val="clear" w:color="auto" w:fill="FFFFFF"/>
                  <w:rPrChange w:id="6979" w:author="He Han" w:date="2026-10-22T22:03:00Z">
                    <w:rPr>
                      <w:color w:val="auto"/>
                      <w:shd w:val="clear" w:color="auto" w:fill="FFFFFF"/>
                    </w:rPr>
                  </w:rPrChange>
                </w:rPr>
                <w:delText>316+PTFE</w:delText>
              </w:r>
            </w:del>
          </w:p>
          <w:p w14:paraId="4FFD077D" w14:textId="72FF997A" w:rsidR="00790341" w:rsidRPr="00BB7730" w:rsidDel="000B3418" w:rsidRDefault="00790341">
            <w:pPr>
              <w:pStyle w:val="afc"/>
              <w:ind w:firstLineChars="0" w:firstLine="0"/>
              <w:rPr>
                <w:del w:id="6980" w:author="Xuning Wei12232" w:date="2026-07-27T17:20:00Z"/>
                <w:rFonts w:ascii="Times New Roman" w:eastAsia="仿宋_GB2312" w:hAnsi="Times New Roman" w:cs="Times New Roman"/>
                <w:color w:val="auto"/>
              </w:rPr>
              <w:pPrChange w:id="6981" w:author="He Han" w:date="2026-10-22T22:03:00Z">
                <w:pPr>
                  <w:jc w:val="both"/>
                </w:pPr>
              </w:pPrChange>
            </w:pPr>
            <w:del w:id="6982" w:author="Xuning Wei12232" w:date="2026-07-27T17:20:00Z">
              <w:r w:rsidRPr="00BB7730" w:rsidDel="000B3418">
                <w:rPr>
                  <w:rFonts w:ascii="Times New Roman" w:eastAsia="仿宋_GB2312" w:hAnsi="Times New Roman" w:cs="Times New Roman"/>
                  <w:color w:val="auto"/>
                </w:rPr>
                <w:delText>Charging line</w:delText>
              </w:r>
              <w:r w:rsidR="000B34F5" w:rsidRPr="00BB7730" w:rsidDel="000B3418">
                <w:rPr>
                  <w:rFonts w:ascii="Times New Roman" w:eastAsia="仿宋_GB2312" w:hAnsi="Times New Roman" w:cs="Times New Roman"/>
                  <w:color w:val="auto"/>
                </w:rPr>
                <w:delText>: SS</w:delText>
              </w:r>
            </w:del>
          </w:p>
          <w:p w14:paraId="357640FB" w14:textId="48A2DDF3" w:rsidR="00E95C64" w:rsidRPr="00BB7730" w:rsidDel="000B3418" w:rsidRDefault="00E95C64">
            <w:pPr>
              <w:pStyle w:val="afc"/>
              <w:ind w:firstLineChars="0" w:firstLine="0"/>
              <w:rPr>
                <w:del w:id="6983" w:author="Xuning Wei12232" w:date="2026-07-27T17:20:00Z"/>
                <w:rFonts w:ascii="Times New Roman" w:eastAsia="仿宋_GB2312" w:hAnsi="Times New Roman" w:cs="Times New Roman"/>
                <w:color w:val="auto"/>
                <w:lang w:val="en-IE"/>
                <w:rPrChange w:id="6984" w:author="Johan Granander" w:date="2026-07-28T15:02:00Z">
                  <w:rPr>
                    <w:del w:id="6985" w:author="Xuning Wei12232" w:date="2026-07-27T17:20:00Z"/>
                    <w:rFonts w:ascii="Times New Roman" w:eastAsia="仿宋_GB2312" w:hAnsi="Times New Roman" w:cs="Times New Roman"/>
                    <w:color w:val="auto"/>
                    <w:sz w:val="18"/>
                    <w:szCs w:val="18"/>
                  </w:rPr>
                </w:rPrChange>
              </w:rPr>
              <w:pPrChange w:id="6986" w:author="He Han" w:date="2026-10-22T22:03:00Z">
                <w:pPr>
                  <w:jc w:val="both"/>
                </w:pPr>
              </w:pPrChange>
            </w:pPr>
            <w:del w:id="6987" w:author="Xuning Wei12232" w:date="2026-07-27T17:20:00Z">
              <w:r w:rsidRPr="00BB7730" w:rsidDel="000B3418">
                <w:rPr>
                  <w:rFonts w:ascii="Times New Roman" w:hAnsi="Times New Roman" w:cs="Times New Roman"/>
                  <w:color w:val="auto"/>
                  <w:shd w:val="clear" w:color="auto" w:fill="FFFFFF"/>
                  <w:lang w:val="en-IE"/>
                  <w:rPrChange w:id="6988" w:author="Johan Granander" w:date="2026-07-28T15:02:00Z">
                    <w:rPr>
                      <w:rFonts w:ascii="Times New Roman" w:hAnsi="Times New Roman" w:cs="Times New Roman"/>
                      <w:color w:val="auto"/>
                      <w:sz w:val="18"/>
                      <w:szCs w:val="18"/>
                      <w:shd w:val="clear" w:color="auto" w:fill="FFFFFF"/>
                    </w:rPr>
                  </w:rPrChange>
                </w:rPr>
                <w:delText xml:space="preserve">Gasket: </w:delText>
              </w:r>
              <w:r w:rsidR="000B34F5" w:rsidRPr="00BB7730" w:rsidDel="000B3418">
                <w:rPr>
                  <w:rFonts w:ascii="Times New Roman" w:eastAsia="仿宋_GB2312" w:hAnsi="Times New Roman" w:cs="Times New Roman"/>
                  <w:color w:val="auto"/>
                  <w:lang w:val="en-IE"/>
                  <w:rPrChange w:id="6989" w:author="Johan Granander" w:date="2026-07-28T15:02:00Z">
                    <w:rPr>
                      <w:rFonts w:ascii="Times New Roman" w:eastAsia="仿宋_GB2312" w:hAnsi="Times New Roman" w:cs="Times New Roman"/>
                      <w:color w:val="auto"/>
                      <w:sz w:val="18"/>
                      <w:szCs w:val="18"/>
                    </w:rPr>
                  </w:rPrChange>
                </w:rPr>
                <w:delText>PTFE</w:delText>
              </w:r>
            </w:del>
          </w:p>
          <w:p w14:paraId="0A945B61" w14:textId="61DD1B64" w:rsidR="00790341" w:rsidRPr="00BB7730" w:rsidDel="000B3418" w:rsidRDefault="00790341">
            <w:pPr>
              <w:pStyle w:val="afc"/>
              <w:ind w:firstLineChars="0" w:firstLine="0"/>
              <w:rPr>
                <w:del w:id="6990" w:author="Xuning Wei12232" w:date="2026-07-27T17:20:00Z"/>
                <w:rFonts w:ascii="Times New Roman" w:hAnsi="Times New Roman" w:cs="Times New Roman"/>
                <w:color w:val="auto"/>
                <w:shd w:val="clear" w:color="auto" w:fill="FFFFFF"/>
                <w:lang w:val="en-IE"/>
                <w:rPrChange w:id="6991" w:author="Johan Granander" w:date="2026-07-28T15:02:00Z">
                  <w:rPr>
                    <w:del w:id="6992" w:author="Xuning Wei12232" w:date="2026-07-27T17:20:00Z"/>
                    <w:rFonts w:ascii="Times New Roman" w:hAnsi="Times New Roman" w:cs="Times New Roman"/>
                    <w:color w:val="auto"/>
                    <w:sz w:val="18"/>
                    <w:szCs w:val="18"/>
                    <w:shd w:val="clear" w:color="auto" w:fill="FFFFFF"/>
                  </w:rPr>
                </w:rPrChange>
              </w:rPr>
              <w:pPrChange w:id="6993" w:author="He Han" w:date="2026-10-22T22:03:00Z">
                <w:pPr>
                  <w:jc w:val="both"/>
                </w:pPr>
              </w:pPrChange>
            </w:pPr>
            <w:del w:id="6994" w:author="Xuning Wei12232" w:date="2026-07-27T17:20:00Z">
              <w:r w:rsidRPr="00BB7730" w:rsidDel="000B3418">
                <w:rPr>
                  <w:rFonts w:ascii="Times New Roman" w:hAnsi="Times New Roman" w:cs="Times New Roman"/>
                  <w:color w:val="auto"/>
                  <w:shd w:val="clear" w:color="auto" w:fill="FFFFFF"/>
                  <w:lang w:val="en-IE"/>
                  <w:rPrChange w:id="6995" w:author="Johan Granander" w:date="2026-07-28T15:02:00Z">
                    <w:rPr>
                      <w:rFonts w:ascii="Times New Roman" w:hAnsi="Times New Roman" w:cs="Times New Roman"/>
                      <w:color w:val="auto"/>
                      <w:sz w:val="18"/>
                      <w:szCs w:val="18"/>
                      <w:shd w:val="clear" w:color="auto" w:fill="FFFFFF"/>
                    </w:rPr>
                  </w:rPrChange>
                </w:rPr>
                <w:delText>Sight glass:</w:delText>
              </w:r>
              <w:r w:rsidR="000B34F5" w:rsidRPr="00BB7730" w:rsidDel="000B3418">
                <w:rPr>
                  <w:rFonts w:ascii="Times New Roman" w:hAnsi="Times New Roman" w:cs="Times New Roman"/>
                  <w:color w:val="auto"/>
                  <w:shd w:val="clear" w:color="auto" w:fill="FFFFFF"/>
                  <w:lang w:val="en-IE"/>
                  <w:rPrChange w:id="6996" w:author="Johan Granander" w:date="2026-07-28T15:02:00Z">
                    <w:rPr>
                      <w:rFonts w:ascii="Times New Roman" w:hAnsi="Times New Roman" w:cs="Times New Roman"/>
                      <w:color w:val="auto"/>
                      <w:sz w:val="18"/>
                      <w:szCs w:val="18"/>
                      <w:shd w:val="clear" w:color="auto" w:fill="FFFFFF"/>
                    </w:rPr>
                  </w:rPrChange>
                </w:rPr>
                <w:delText xml:space="preserve"> Glass</w:delText>
              </w:r>
            </w:del>
          </w:p>
          <w:p w14:paraId="3080E517" w14:textId="2F9CA992" w:rsidR="00790341" w:rsidRPr="00BB7730" w:rsidDel="000B3418" w:rsidRDefault="00790341">
            <w:pPr>
              <w:pStyle w:val="afc"/>
              <w:ind w:firstLineChars="0" w:firstLine="0"/>
              <w:rPr>
                <w:del w:id="6997" w:author="Xuning Wei12232" w:date="2026-07-27T17:20:00Z"/>
                <w:rFonts w:ascii="Times New Roman" w:eastAsia="仿宋_GB2312" w:hAnsi="Times New Roman" w:cs="Times New Roman"/>
                <w:color w:val="auto"/>
                <w:lang w:val="en-IE"/>
                <w:rPrChange w:id="6998" w:author="Johan Granander" w:date="2026-07-28T15:02:00Z">
                  <w:rPr>
                    <w:del w:id="6999" w:author="Xuning Wei12232" w:date="2026-07-27T17:20:00Z"/>
                    <w:rFonts w:ascii="Times New Roman" w:eastAsia="仿宋_GB2312" w:hAnsi="Times New Roman" w:cs="Times New Roman"/>
                    <w:color w:val="auto"/>
                    <w:sz w:val="18"/>
                    <w:szCs w:val="18"/>
                  </w:rPr>
                </w:rPrChange>
              </w:rPr>
              <w:pPrChange w:id="7000" w:author="He Han" w:date="2026-10-22T22:03:00Z">
                <w:pPr>
                  <w:jc w:val="both"/>
                </w:pPr>
              </w:pPrChange>
            </w:pPr>
            <w:del w:id="7001" w:author="Xuning Wei12232" w:date="2026-07-27T17:20:00Z">
              <w:r w:rsidRPr="00BB7730" w:rsidDel="000B3418">
                <w:rPr>
                  <w:rFonts w:ascii="Times New Roman" w:hAnsi="Times New Roman" w:cs="Times New Roman"/>
                  <w:color w:val="auto"/>
                  <w:shd w:val="clear" w:color="auto" w:fill="FFFFFF"/>
                  <w:lang w:val="en-IE"/>
                  <w:rPrChange w:id="7002" w:author="Johan Granander" w:date="2026-07-28T15:02:00Z">
                    <w:rPr>
                      <w:rFonts w:ascii="Times New Roman" w:hAnsi="Times New Roman" w:cs="Times New Roman"/>
                      <w:color w:val="auto"/>
                      <w:sz w:val="18"/>
                      <w:szCs w:val="18"/>
                      <w:shd w:val="clear" w:color="auto" w:fill="FFFFFF"/>
                    </w:rPr>
                  </w:rPrChange>
                </w:rPr>
                <w:delText>Valve</w:delText>
              </w:r>
              <w:r w:rsidR="0017084A" w:rsidRPr="00BB7730" w:rsidDel="000B3418">
                <w:rPr>
                  <w:rFonts w:ascii="Times New Roman" w:hAnsi="Times New Roman" w:cs="Times New Roman"/>
                  <w:color w:val="auto"/>
                  <w:shd w:val="clear" w:color="auto" w:fill="FFFFFF"/>
                  <w:lang w:val="en-IE"/>
                  <w:rPrChange w:id="7003" w:author="Johan Granander" w:date="2026-07-28T15:02:00Z">
                    <w:rPr>
                      <w:rFonts w:ascii="Times New Roman" w:hAnsi="Times New Roman" w:cs="Times New Roman"/>
                      <w:color w:val="auto"/>
                      <w:sz w:val="18"/>
                      <w:szCs w:val="18"/>
                      <w:shd w:val="clear" w:color="auto" w:fill="FFFFFF"/>
                    </w:rPr>
                  </w:rPrChange>
                </w:rPr>
                <w:delText>:</w:delText>
              </w:r>
              <w:r w:rsidR="000B34F5" w:rsidRPr="00BB7730" w:rsidDel="000B3418">
                <w:rPr>
                  <w:rFonts w:ascii="Times New Roman" w:eastAsia="仿宋_GB2312" w:hAnsi="Times New Roman" w:cs="Times New Roman"/>
                  <w:color w:val="auto"/>
                  <w:lang w:val="en-IE"/>
                  <w:rPrChange w:id="7004" w:author="Johan Granander" w:date="2026-07-28T15:02:00Z">
                    <w:rPr>
                      <w:rFonts w:ascii="Times New Roman" w:eastAsia="仿宋_GB2312" w:hAnsi="Times New Roman" w:cs="Times New Roman"/>
                      <w:color w:val="auto"/>
                      <w:sz w:val="18"/>
                      <w:szCs w:val="18"/>
                    </w:rPr>
                  </w:rPrChange>
                </w:rPr>
                <w:delText xml:space="preserve"> 316L</w:delText>
              </w:r>
            </w:del>
          </w:p>
          <w:p w14:paraId="0B0B7B03" w14:textId="0A7EF55C" w:rsidR="00790341" w:rsidRPr="00BB7730" w:rsidDel="000B3418" w:rsidRDefault="00790341">
            <w:pPr>
              <w:pStyle w:val="afc"/>
              <w:ind w:firstLineChars="0" w:firstLine="0"/>
              <w:rPr>
                <w:del w:id="7005" w:author="Xuning Wei12232" w:date="2026-07-27T17:20:00Z"/>
                <w:rFonts w:ascii="Times New Roman" w:hAnsi="Times New Roman" w:cs="Times New Roman"/>
                <w:color w:val="auto"/>
                <w:shd w:val="clear" w:color="auto" w:fill="FFFFFF"/>
              </w:rPr>
              <w:pPrChange w:id="7006" w:author="He Han" w:date="2026-10-22T22:03:00Z">
                <w:pPr>
                  <w:jc w:val="both"/>
                </w:pPr>
              </w:pPrChange>
            </w:pPr>
            <w:del w:id="7007" w:author="Xuning Wei12232" w:date="2026-07-27T17:20:00Z">
              <w:r w:rsidRPr="00BB7730" w:rsidDel="000B3418">
                <w:rPr>
                  <w:rFonts w:ascii="Times New Roman" w:eastAsia="仿宋_GB2312" w:hAnsi="Times New Roman" w:cs="Times New Roman"/>
                  <w:color w:val="auto"/>
                </w:rPr>
                <w:delText xml:space="preserve">Reactor </w:delText>
              </w:r>
              <w:r w:rsidRPr="00BB7730" w:rsidDel="000B3418">
                <w:rPr>
                  <w:rFonts w:ascii="Times New Roman" w:hAnsi="Times New Roman" w:cs="Times New Roman"/>
                  <w:color w:val="auto"/>
                  <w:shd w:val="clear" w:color="auto" w:fill="FFFFFF"/>
                </w:rPr>
                <w:delText>(inner surface, temperature probe, agitator)</w:delText>
              </w:r>
              <w:r w:rsidRPr="00BB7730" w:rsidDel="000B3418">
                <w:rPr>
                  <w:rFonts w:ascii="Times New Roman" w:eastAsia="仿宋_GB2312" w:hAnsi="Times New Roman" w:cs="Times New Roman"/>
                  <w:color w:val="auto"/>
                </w:rPr>
                <w:delText>:</w:delText>
              </w:r>
              <w:r w:rsidRPr="00BB7730" w:rsidDel="000B3418">
                <w:rPr>
                  <w:rFonts w:ascii="Times New Roman" w:hAnsi="Times New Roman" w:cs="Times New Roman"/>
                  <w:color w:val="auto"/>
                  <w:shd w:val="clear" w:color="auto" w:fill="FFFFFF"/>
                </w:rPr>
                <w:delText xml:space="preserve"> </w:delText>
              </w:r>
              <w:r w:rsidR="00161EA5" w:rsidRPr="00BB7730" w:rsidDel="000B3418">
                <w:rPr>
                  <w:rFonts w:ascii="Times New Roman" w:hAnsi="Times New Roman" w:cs="Times New Roman"/>
                  <w:color w:val="auto"/>
                  <w:shd w:val="clear" w:color="auto" w:fill="FFFFFF"/>
                </w:rPr>
                <w:delText>C-276</w:delText>
              </w:r>
            </w:del>
          </w:p>
          <w:p w14:paraId="56666541" w14:textId="285DB45B" w:rsidR="00C65197" w:rsidRPr="00BB7730" w:rsidDel="000B3418" w:rsidRDefault="00C65197">
            <w:pPr>
              <w:pStyle w:val="afc"/>
              <w:ind w:firstLineChars="0" w:firstLine="0"/>
              <w:rPr>
                <w:del w:id="7008" w:author="Xuning Wei12232" w:date="2026-07-27T17:20:00Z"/>
                <w:rFonts w:ascii="Times New Roman" w:eastAsiaTheme="minorEastAsia" w:hAnsi="Times New Roman" w:cs="Times New Roman"/>
                <w:color w:val="auto"/>
                <w:shd w:val="clear" w:color="auto" w:fill="FFFFFF"/>
                <w:lang w:eastAsia="zh-CN"/>
              </w:rPr>
              <w:pPrChange w:id="7009" w:author="He Han" w:date="2026-10-22T22:03:00Z">
                <w:pPr>
                  <w:jc w:val="both"/>
                </w:pPr>
              </w:pPrChange>
            </w:pPr>
            <w:del w:id="7010" w:author="Xuning Wei12232" w:date="2026-07-27T17:20:00Z">
              <w:r w:rsidRPr="00BB7730" w:rsidDel="000B3418">
                <w:rPr>
                  <w:rFonts w:ascii="Times New Roman" w:hAnsi="Times New Roman" w:cs="Times New Roman"/>
                  <w:shd w:val="clear" w:color="auto" w:fill="FFFFFF"/>
                </w:rPr>
                <w:delText>Sieve plate: HC-22</w:delText>
              </w:r>
            </w:del>
          </w:p>
          <w:p w14:paraId="0C444725" w14:textId="1C209777" w:rsidR="006F51C6" w:rsidRPr="00BB7730" w:rsidDel="000B3418" w:rsidRDefault="006F51C6">
            <w:pPr>
              <w:pStyle w:val="afc"/>
              <w:ind w:firstLineChars="0" w:firstLine="0"/>
              <w:rPr>
                <w:del w:id="7011" w:author="Xuning Wei12232" w:date="2026-07-27T17:20:00Z"/>
                <w:rFonts w:ascii="Times New Roman" w:hAnsi="Times New Roman" w:cs="Times New Roman"/>
                <w:shd w:val="clear" w:color="auto" w:fill="FFFFFF"/>
              </w:rPr>
              <w:pPrChange w:id="7012" w:author="He Han" w:date="2026-10-22T22:03:00Z">
                <w:pPr>
                  <w:jc w:val="both"/>
                </w:pPr>
              </w:pPrChange>
            </w:pPr>
            <w:del w:id="7013" w:author="Xuning Wei12232" w:date="2026-07-27T17:20:00Z">
              <w:r w:rsidRPr="00BB7730" w:rsidDel="000B3418">
                <w:rPr>
                  <w:rFonts w:ascii="Times New Roman" w:hAnsi="Times New Roman" w:cs="Times New Roman"/>
                  <w:shd w:val="clear" w:color="auto" w:fill="FFFFFF"/>
                </w:rPr>
                <w:delText xml:space="preserve">Nitrogen distribution </w:delText>
              </w:r>
              <w:r w:rsidRPr="00BB7730" w:rsidDel="000B3418">
                <w:rPr>
                  <w:rFonts w:ascii="Times New Roman" w:hAnsi="Times New Roman" w:cs="Times New Roman"/>
                  <w:rPrChange w:id="7014" w:author="Johan Granander" w:date="2026-05-27T19:38:00Z">
                    <w:rPr>
                      <w:rFonts w:ascii="Times New Roman" w:hAnsi="Times New Roman" w:cs="Times New Roman"/>
                      <w:color w:val="0000FF"/>
                      <w:sz w:val="18"/>
                      <w:szCs w:val="18"/>
                      <w:shd w:val="clear" w:color="auto" w:fill="FFFFFF"/>
                    </w:rPr>
                  </w:rPrChange>
                </w:rPr>
                <w:delText>pipi</w:delText>
              </w:r>
              <w:r w:rsidRPr="00BB7730" w:rsidDel="000B3418">
                <w:rPr>
                  <w:rFonts w:ascii="Times New Roman" w:hAnsi="Times New Roman" w:cs="Times New Roman"/>
                  <w:rPrChange w:id="7015" w:author="Johan Granander" w:date="2026-05-27T19:38:00Z">
                    <w:rPr>
                      <w:rFonts w:ascii="Times New Roman" w:hAnsi="Times New Roman" w:cs="Times New Roman"/>
                      <w:color w:val="0000FF"/>
                      <w:sz w:val="18"/>
                      <w:szCs w:val="18"/>
                      <w:shd w:val="pct15" w:color="auto" w:fill="FFFFFF"/>
                    </w:rPr>
                  </w:rPrChange>
                </w:rPr>
                <w:delText>ng: C-276</w:delText>
              </w:r>
            </w:del>
          </w:p>
          <w:p w14:paraId="459167A4" w14:textId="7619B829" w:rsidR="00E95C64" w:rsidRPr="00BB7730" w:rsidDel="000B3418" w:rsidRDefault="00E95C64">
            <w:pPr>
              <w:pStyle w:val="afc"/>
              <w:ind w:firstLineChars="0" w:firstLine="0"/>
              <w:rPr>
                <w:del w:id="7016" w:author="Xuning Wei12232" w:date="2026-07-27T17:20:00Z"/>
                <w:rFonts w:ascii="Times New Roman" w:hAnsi="Times New Roman" w:cs="Times New Roman"/>
                <w:color w:val="auto"/>
                <w:shd w:val="clear" w:color="auto" w:fill="FFFFFF"/>
              </w:rPr>
              <w:pPrChange w:id="7017" w:author="He Han" w:date="2026-10-22T22:03:00Z">
                <w:pPr>
                  <w:jc w:val="both"/>
                </w:pPr>
              </w:pPrChange>
            </w:pPr>
            <w:del w:id="7018" w:author="Xuning Wei12232" w:date="2026-07-27T17:20:00Z">
              <w:r w:rsidRPr="00BB7730" w:rsidDel="000B3418">
                <w:rPr>
                  <w:rFonts w:ascii="Times New Roman" w:hAnsi="Times New Roman" w:cs="Times New Roman"/>
                  <w:color w:val="auto"/>
                  <w:shd w:val="clear" w:color="auto" w:fill="FFFFFF"/>
                </w:rPr>
                <w:delText>Sampling pipeline:</w:delText>
              </w:r>
              <w:r w:rsidR="0017084A" w:rsidRPr="00BB7730" w:rsidDel="000B3418">
                <w:rPr>
                  <w:rFonts w:ascii="Times New Roman" w:hAnsi="Times New Roman" w:cs="Times New Roman"/>
                  <w:color w:val="auto"/>
                  <w:shd w:val="clear" w:color="auto" w:fill="FFFFFF"/>
                </w:rPr>
                <w:delText xml:space="preserve"> </w:delText>
              </w:r>
              <w:r w:rsidRPr="00BB7730" w:rsidDel="000B3418">
                <w:rPr>
                  <w:rFonts w:ascii="Times New Roman" w:hAnsi="Times New Roman" w:cs="Times New Roman"/>
                  <w:color w:val="auto"/>
                  <w:shd w:val="clear" w:color="auto" w:fill="FFFFFF"/>
                </w:rPr>
                <w:delText xml:space="preserve">SS </w:delText>
              </w:r>
            </w:del>
          </w:p>
          <w:p w14:paraId="169CFF04" w14:textId="53BAF24E" w:rsidR="00790341" w:rsidRPr="00BB7730" w:rsidRDefault="00C95E3D">
            <w:pPr>
              <w:pStyle w:val="afc"/>
              <w:ind w:firstLineChars="0" w:firstLine="0"/>
              <w:rPr>
                <w:rFonts w:ascii="Times New Roman" w:hAnsi="Times New Roman" w:cs="Times New Roman"/>
                <w:color w:val="auto"/>
                <w:shd w:val="clear" w:color="auto" w:fill="FFFFFF"/>
              </w:rPr>
              <w:pPrChange w:id="7019" w:author="He Han" w:date="2026-10-22T22:03:00Z">
                <w:pPr>
                  <w:jc w:val="both"/>
                </w:pPr>
              </w:pPrChange>
            </w:pPr>
            <w:del w:id="7020" w:author="Xuning Wei12232" w:date="2026-07-27T17:20:00Z">
              <w:r w:rsidRPr="00BB7730" w:rsidDel="000B3418">
                <w:rPr>
                  <w:rFonts w:ascii="Times New Roman" w:hAnsi="Times New Roman" w:cs="Times New Roman"/>
                  <w:color w:val="auto"/>
                  <w:shd w:val="clear" w:color="auto" w:fill="FFFFFF"/>
                </w:rPr>
                <w:delText>Sealing ring: PTFE</w:delText>
              </w:r>
            </w:del>
          </w:p>
        </w:tc>
        <w:tc>
          <w:tcPr>
            <w:tcW w:w="385" w:type="pct"/>
            <w:vMerge w:val="restart"/>
            <w:vAlign w:val="center"/>
            <w:tcPrChange w:id="7021" w:author="Xuning Wei12232" w:date="2026-07-27T18:11:00Z">
              <w:tcPr>
                <w:tcW w:w="388" w:type="pct"/>
                <w:gridSpan w:val="4"/>
                <w:vMerge w:val="restart"/>
                <w:vAlign w:val="center"/>
              </w:tcPr>
            </w:tcPrChange>
          </w:tcPr>
          <w:p w14:paraId="1FEFF759" w14:textId="77777777" w:rsidR="00364505" w:rsidRPr="00BB7730" w:rsidRDefault="00364505"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7022" w:author="Xuning Wei12232" w:date="2026-07-27T18:11:00Z">
              <w:tcPr>
                <w:tcW w:w="354" w:type="pct"/>
                <w:gridSpan w:val="3"/>
                <w:vMerge w:val="restart"/>
                <w:shd w:val="clear" w:color="auto" w:fill="FFFFFF" w:themeFill="background1"/>
                <w:vAlign w:val="center"/>
              </w:tcPr>
            </w:tcPrChange>
          </w:tcPr>
          <w:p w14:paraId="53F0E254" w14:textId="77777777" w:rsidR="00364505" w:rsidRPr="00BB7730" w:rsidRDefault="00364505"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7023" w:author="Xuning Wei12232" w:date="2026-07-27T18:11:00Z">
              <w:tcPr>
                <w:tcW w:w="322" w:type="pct"/>
                <w:gridSpan w:val="3"/>
                <w:vAlign w:val="center"/>
              </w:tcPr>
            </w:tcPrChange>
          </w:tcPr>
          <w:p w14:paraId="5B2797EA" w14:textId="5AEE3F20" w:rsidR="00364505"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9797468"/>
                <w14:checkbox>
                  <w14:checked w14:val="1"/>
                  <w14:checkedState w14:val="2612" w14:font="MS Gothic"/>
                  <w14:uncheckedState w14:val="2610" w14:font="MS Gothic"/>
                </w14:checkbox>
              </w:sdtPr>
              <w:sdtEndPr/>
              <w:sdtContent>
                <w:r w:rsidR="00364505" w:rsidRPr="00BB7730">
                  <w:rPr>
                    <w:rFonts w:ascii="Segoe UI Symbol" w:eastAsia="MS Gothic" w:hAnsi="Segoe UI Symbol" w:cs="Segoe UI Symbol"/>
                    <w:color w:val="auto"/>
                    <w:sz w:val="18"/>
                    <w:szCs w:val="18"/>
                  </w:rPr>
                  <w:t>☒</w:t>
                </w:r>
              </w:sdtContent>
            </w:sdt>
            <w:r w:rsidR="00364505" w:rsidRPr="00BB7730">
              <w:rPr>
                <w:rFonts w:ascii="Times New Roman" w:eastAsia="仿宋_GB2312" w:hAnsi="Times New Roman" w:cs="Times New Roman"/>
                <w:color w:val="auto"/>
                <w:sz w:val="18"/>
                <w:szCs w:val="18"/>
              </w:rPr>
              <w:t>Yes</w:t>
            </w:r>
          </w:p>
        </w:tc>
        <w:tc>
          <w:tcPr>
            <w:tcW w:w="638" w:type="pct"/>
            <w:vAlign w:val="center"/>
            <w:tcPrChange w:id="7024" w:author="Xuning Wei12232" w:date="2026-07-27T18:11:00Z">
              <w:tcPr>
                <w:tcW w:w="733" w:type="pct"/>
                <w:gridSpan w:val="3"/>
                <w:vAlign w:val="center"/>
              </w:tcPr>
            </w:tcPrChange>
          </w:tcPr>
          <w:p w14:paraId="18FBDF53" w14:textId="77777777" w:rsidR="00364505"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93905663"/>
                <w14:checkbox>
                  <w14:checked w14:val="0"/>
                  <w14:checkedState w14:val="2612" w14:font="MS Gothic"/>
                  <w14:uncheckedState w14:val="2610" w14:font="MS Gothic"/>
                </w14:checkbox>
              </w:sdtPr>
              <w:sdtEndPr/>
              <w:sdtContent>
                <w:r w:rsidR="00364505" w:rsidRPr="00BB7730">
                  <w:rPr>
                    <w:rFonts w:ascii="Segoe UI Symbol" w:eastAsia="仿宋_GB2312" w:hAnsi="Segoe UI Symbol" w:cs="Segoe UI Symbol"/>
                    <w:color w:val="auto"/>
                    <w:sz w:val="18"/>
                    <w:szCs w:val="18"/>
                  </w:rPr>
                  <w:t>☐</w:t>
                </w:r>
              </w:sdtContent>
            </w:sdt>
            <w:r w:rsidR="00364505"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7025" w:author="Xuning Wei12232" w:date="2026-07-27T18:11:00Z">
              <w:tcPr>
                <w:tcW w:w="654" w:type="pct"/>
                <w:vMerge w:val="restart"/>
                <w:vAlign w:val="center"/>
              </w:tcPr>
            </w:tcPrChange>
          </w:tcPr>
          <w:p w14:paraId="24DF25C8" w14:textId="77777777" w:rsidR="00364505"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64451096"/>
                <w14:checkbox>
                  <w14:checked w14:val="0"/>
                  <w14:checkedState w14:val="2612" w14:font="MS Gothic"/>
                  <w14:uncheckedState w14:val="2610" w14:font="MS Gothic"/>
                </w14:checkbox>
              </w:sdtPr>
              <w:sdtEndPr/>
              <w:sdtContent>
                <w:r w:rsidR="00364505" w:rsidRPr="00BB7730">
                  <w:rPr>
                    <w:rFonts w:ascii="Segoe UI Symbol" w:eastAsia="MS Gothic" w:hAnsi="Segoe UI Symbol" w:cs="Segoe UI Symbol"/>
                    <w:b/>
                    <w:color w:val="auto"/>
                    <w:sz w:val="18"/>
                    <w:szCs w:val="18"/>
                  </w:rPr>
                  <w:t>☐</w:t>
                </w:r>
              </w:sdtContent>
            </w:sdt>
            <w:r w:rsidR="00364505" w:rsidRPr="00BB7730">
              <w:rPr>
                <w:rFonts w:ascii="Times New Roman" w:eastAsia="仿宋_GB2312" w:hAnsi="Times New Roman" w:cs="Times New Roman"/>
                <w:color w:val="auto"/>
                <w:kern w:val="0"/>
                <w:sz w:val="18"/>
                <w:szCs w:val="18"/>
              </w:rPr>
              <w:t xml:space="preserve"> </w:t>
            </w:r>
            <w:r w:rsidR="00364505" w:rsidRPr="00BB7730">
              <w:rPr>
                <w:rFonts w:ascii="Times New Roman" w:eastAsia="仿宋_GB2312" w:hAnsi="Times New Roman" w:cs="Times New Roman"/>
                <w:color w:val="auto"/>
                <w:kern w:val="0"/>
                <w:sz w:val="18"/>
                <w:szCs w:val="18"/>
                <w:lang w:eastAsia="zh-CN"/>
              </w:rPr>
              <w:t>Asymchem R&amp;D Lab:</w:t>
            </w:r>
            <w:r w:rsidR="00364505" w:rsidRPr="00BB7730">
              <w:rPr>
                <w:rFonts w:ascii="Times New Roman" w:eastAsia="仿宋_GB2312" w:hAnsi="Times New Roman" w:cs="Times New Roman"/>
                <w:color w:val="auto"/>
                <w:kern w:val="0"/>
                <w:sz w:val="18"/>
                <w:szCs w:val="18"/>
                <w:u w:val="single"/>
                <w:lang w:eastAsia="zh-CN"/>
              </w:rPr>
              <w:t xml:space="preserve"> N/A </w:t>
            </w:r>
          </w:p>
          <w:p w14:paraId="5A75DEF3" w14:textId="7E543C4B" w:rsidR="00364505"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04517615"/>
                <w14:checkbox>
                  <w14:checked w14:val="1"/>
                  <w14:checkedState w14:val="2612" w14:font="MS Gothic"/>
                  <w14:uncheckedState w14:val="2610" w14:font="MS Gothic"/>
                </w14:checkbox>
              </w:sdtPr>
              <w:sdtEndPr/>
              <w:sdtContent>
                <w:r w:rsidR="00364505" w:rsidRPr="00BB7730">
                  <w:rPr>
                    <w:rFonts w:ascii="Segoe UI Symbol" w:eastAsia="MS Gothic" w:hAnsi="Segoe UI Symbol" w:cs="Segoe UI Symbol"/>
                    <w:b/>
                    <w:color w:val="auto"/>
                    <w:sz w:val="18"/>
                    <w:szCs w:val="18"/>
                  </w:rPr>
                  <w:t>☒</w:t>
                </w:r>
              </w:sdtContent>
            </w:sdt>
            <w:r w:rsidR="00364505" w:rsidRPr="00BB7730">
              <w:rPr>
                <w:rFonts w:ascii="Times New Roman" w:eastAsia="仿宋_GB2312" w:hAnsi="Times New Roman" w:cs="Times New Roman"/>
                <w:color w:val="auto"/>
                <w:kern w:val="0"/>
                <w:sz w:val="18"/>
                <w:szCs w:val="18"/>
              </w:rPr>
              <w:t xml:space="preserve"> </w:t>
            </w:r>
            <w:r w:rsidR="00364505" w:rsidRPr="00BB7730">
              <w:rPr>
                <w:rFonts w:ascii="Times New Roman" w:eastAsia="仿宋_GB2312" w:hAnsi="Times New Roman" w:cs="Times New Roman"/>
                <w:color w:val="auto"/>
                <w:kern w:val="0"/>
                <w:sz w:val="18"/>
                <w:szCs w:val="18"/>
                <w:lang w:eastAsia="zh-CN"/>
              </w:rPr>
              <w:t>Asymchem Production data, Lot Number:</w:t>
            </w:r>
            <w:r w:rsidR="00364505" w:rsidRPr="00BB7730">
              <w:rPr>
                <w:rFonts w:ascii="Times New Roman" w:eastAsia="仿宋_GB2312" w:hAnsi="Times New Roman" w:cs="Times New Roman"/>
                <w:color w:val="auto"/>
                <w:kern w:val="0"/>
                <w:sz w:val="18"/>
                <w:szCs w:val="18"/>
                <w:u w:val="single"/>
                <w:lang w:eastAsia="zh-CN"/>
              </w:rPr>
              <w:t xml:space="preserve">   </w:t>
            </w:r>
            <w:del w:id="7026" w:author="Xuning Wei12232" w:date="2026-07-27T17:56:00Z">
              <w:r w:rsidR="00364505" w:rsidRPr="00BB7730" w:rsidDel="00F338FC">
                <w:rPr>
                  <w:rFonts w:ascii="Times New Roman" w:eastAsia="仿宋_GB2312" w:hAnsi="Times New Roman" w:cs="Times New Roman"/>
                  <w:color w:val="auto"/>
                  <w:kern w:val="0"/>
                  <w:sz w:val="18"/>
                  <w:szCs w:val="18"/>
                  <w:u w:val="single"/>
                  <w:lang w:eastAsia="zh-CN"/>
                </w:rPr>
                <w:delText>CPo140020-02-01-02</w:delText>
              </w:r>
            </w:del>
            <w:ins w:id="7027"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364505" w:rsidRPr="00BB7730">
              <w:rPr>
                <w:rFonts w:ascii="Times New Roman" w:eastAsia="仿宋_GB2312" w:hAnsi="Times New Roman" w:cs="Times New Roman"/>
                <w:color w:val="auto"/>
                <w:kern w:val="0"/>
                <w:sz w:val="18"/>
                <w:szCs w:val="18"/>
                <w:u w:val="single"/>
                <w:lang w:eastAsia="zh-CN"/>
              </w:rPr>
              <w:t xml:space="preserve">    </w:t>
            </w:r>
          </w:p>
          <w:p w14:paraId="76F7090F" w14:textId="77777777" w:rsidR="00364505"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62561014"/>
                <w14:checkbox>
                  <w14:checked w14:val="0"/>
                  <w14:checkedState w14:val="2612" w14:font="MS Gothic"/>
                  <w14:uncheckedState w14:val="2610" w14:font="MS Gothic"/>
                </w14:checkbox>
              </w:sdtPr>
              <w:sdtEndPr/>
              <w:sdtContent>
                <w:r w:rsidR="00364505" w:rsidRPr="00BB7730">
                  <w:rPr>
                    <w:rFonts w:ascii="Segoe UI Symbol" w:eastAsia="仿宋_GB2312" w:hAnsi="Segoe UI Symbol" w:cs="Segoe UI Symbol"/>
                    <w:b/>
                    <w:color w:val="auto"/>
                    <w:sz w:val="18"/>
                    <w:szCs w:val="18"/>
                  </w:rPr>
                  <w:t>☐</w:t>
                </w:r>
              </w:sdtContent>
            </w:sdt>
            <w:r w:rsidR="00364505" w:rsidRPr="00BB7730">
              <w:rPr>
                <w:rFonts w:ascii="Times New Roman" w:eastAsia="仿宋_GB2312" w:hAnsi="Times New Roman" w:cs="Times New Roman"/>
                <w:color w:val="auto"/>
                <w:kern w:val="0"/>
                <w:sz w:val="18"/>
                <w:szCs w:val="18"/>
              </w:rPr>
              <w:t xml:space="preserve"> </w:t>
            </w:r>
            <w:r w:rsidR="00364505" w:rsidRPr="00BB7730">
              <w:rPr>
                <w:rFonts w:ascii="Times New Roman" w:eastAsia="仿宋_GB2312" w:hAnsi="Times New Roman" w:cs="Times New Roman"/>
                <w:color w:val="auto"/>
                <w:kern w:val="0"/>
                <w:sz w:val="18"/>
                <w:szCs w:val="18"/>
                <w:lang w:eastAsia="zh-CN"/>
              </w:rPr>
              <w:t>Supplier data:</w:t>
            </w:r>
            <w:r w:rsidR="00364505" w:rsidRPr="00BB7730">
              <w:rPr>
                <w:rFonts w:ascii="Times New Roman" w:eastAsia="仿宋_GB2312" w:hAnsi="Times New Roman" w:cs="Times New Roman"/>
                <w:color w:val="auto"/>
                <w:kern w:val="0"/>
                <w:sz w:val="18"/>
                <w:szCs w:val="18"/>
                <w:u w:val="single"/>
                <w:lang w:eastAsia="zh-CN"/>
              </w:rPr>
              <w:t xml:space="preserve"> N/A</w:t>
            </w:r>
            <w:r w:rsidR="00364505" w:rsidRPr="00BB7730">
              <w:rPr>
                <w:rFonts w:ascii="Times New Roman" w:eastAsia="仿宋_GB2312" w:hAnsi="Times New Roman" w:cs="Times New Roman"/>
                <w:color w:val="auto"/>
                <w:kern w:val="0"/>
                <w:sz w:val="18"/>
                <w:szCs w:val="18"/>
                <w:lang w:eastAsia="zh-CN"/>
              </w:rPr>
              <w:t xml:space="preserve"> </w:t>
            </w:r>
          </w:p>
          <w:p w14:paraId="40C181E0" w14:textId="3952FF24" w:rsidR="00364505"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18341816"/>
                <w14:checkbox>
                  <w14:checked w14:val="1"/>
                  <w14:checkedState w14:val="2612" w14:font="MS Gothic"/>
                  <w14:uncheckedState w14:val="2610" w14:font="MS Gothic"/>
                </w14:checkbox>
              </w:sdtPr>
              <w:sdtEndPr/>
              <w:sdtContent>
                <w:r w:rsidR="00C95E3D" w:rsidRPr="00BB7730">
                  <w:rPr>
                    <w:rFonts w:ascii="Segoe UI Symbol" w:eastAsia="MS Gothic" w:hAnsi="Segoe UI Symbol" w:cs="Segoe UI Symbol"/>
                    <w:b/>
                    <w:color w:val="auto"/>
                    <w:sz w:val="18"/>
                    <w:szCs w:val="18"/>
                  </w:rPr>
                  <w:t>☒</w:t>
                </w:r>
              </w:sdtContent>
            </w:sdt>
            <w:r w:rsidR="00364505" w:rsidRPr="00BB7730">
              <w:rPr>
                <w:rFonts w:ascii="Times New Roman" w:eastAsia="仿宋_GB2312" w:hAnsi="Times New Roman" w:cs="Times New Roman"/>
                <w:color w:val="auto"/>
                <w:kern w:val="0"/>
                <w:sz w:val="18"/>
                <w:szCs w:val="18"/>
              </w:rPr>
              <w:t xml:space="preserve"> *</w:t>
            </w:r>
            <w:r w:rsidR="00364505" w:rsidRPr="00BB7730">
              <w:rPr>
                <w:rFonts w:ascii="Times New Roman" w:eastAsia="仿宋_GB2312" w:hAnsi="Times New Roman" w:cs="Times New Roman"/>
                <w:color w:val="auto"/>
                <w:sz w:val="18"/>
                <w:szCs w:val="18"/>
                <w:lang w:eastAsia="zh-CN"/>
              </w:rPr>
              <w:t>Handbook &amp; Page:</w:t>
            </w:r>
            <w:r w:rsidR="00364505" w:rsidRPr="00BB7730">
              <w:rPr>
                <w:rFonts w:ascii="Times New Roman" w:eastAsia="仿宋_GB2312" w:hAnsi="Times New Roman" w:cs="Times New Roman"/>
                <w:color w:val="auto"/>
                <w:sz w:val="18"/>
                <w:szCs w:val="18"/>
                <w:u w:val="single"/>
                <w:lang w:eastAsia="zh-CN"/>
              </w:rPr>
              <w:t xml:space="preserve"> </w:t>
            </w:r>
            <w:r w:rsidR="001E2EBB" w:rsidRPr="00BB7730">
              <w:rPr>
                <w:rFonts w:ascii="Times New Roman" w:eastAsia="仿宋_GB2312" w:hAnsi="Times New Roman" w:cs="Times New Roman"/>
                <w:color w:val="auto"/>
                <w:sz w:val="18"/>
                <w:szCs w:val="18"/>
                <w:u w:val="single"/>
              </w:rPr>
              <w:t xml:space="preserve">The Pilot Plant Real Book &amp; Page 10-14, 10-15, </w:t>
            </w:r>
            <w:r w:rsidR="00364505" w:rsidRPr="00BB7730">
              <w:rPr>
                <w:rFonts w:ascii="Times New Roman" w:eastAsia="仿宋_GB2312" w:hAnsi="Times New Roman" w:cs="Times New Roman"/>
                <w:color w:val="auto"/>
                <w:kern w:val="0"/>
                <w:sz w:val="18"/>
                <w:szCs w:val="18"/>
                <w:u w:val="single"/>
                <w:lang w:eastAsia="zh-CN"/>
              </w:rPr>
              <w:t xml:space="preserve">   </w:t>
            </w:r>
          </w:p>
          <w:p w14:paraId="0C256C8B" w14:textId="769D3103" w:rsidR="00364505"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629365065"/>
                <w14:checkbox>
                  <w14:checked w14:val="1"/>
                  <w14:checkedState w14:val="2612" w14:font="MS Gothic"/>
                  <w14:uncheckedState w14:val="2610" w14:font="MS Gothic"/>
                </w14:checkbox>
              </w:sdtPr>
              <w:sdtEndPr/>
              <w:sdtContent>
                <w:r w:rsidR="00B66835" w:rsidRPr="00BB7730">
                  <w:rPr>
                    <w:rFonts w:ascii="Segoe UI Symbol" w:eastAsia="MS Gothic" w:hAnsi="Segoe UI Symbol" w:cs="Segoe UI Symbol"/>
                    <w:b/>
                    <w:color w:val="auto"/>
                    <w:sz w:val="18"/>
                    <w:szCs w:val="18"/>
                    <w:rPrChange w:id="7028" w:author="He Han" w:date="2026-10-13T14:00:00Z">
                      <w:rPr>
                        <w:rFonts w:ascii="Segoe UI Symbol" w:eastAsia="MS Gothic" w:hAnsi="Segoe UI Symbol" w:cs="Segoe UI Symbol"/>
                        <w:color w:val="auto"/>
                        <w:sz w:val="18"/>
                        <w:szCs w:val="18"/>
                      </w:rPr>
                    </w:rPrChange>
                  </w:rPr>
                  <w:t>☒</w:t>
                </w:r>
              </w:sdtContent>
            </w:sdt>
            <w:r w:rsidR="00364505" w:rsidRPr="00BB7730">
              <w:rPr>
                <w:rFonts w:ascii="Times New Roman" w:eastAsia="仿宋_GB2312" w:hAnsi="Times New Roman" w:cs="Times New Roman"/>
                <w:b/>
                <w:color w:val="auto"/>
                <w:sz w:val="18"/>
                <w:szCs w:val="18"/>
                <w:rPrChange w:id="7029" w:author="He Han" w:date="2026-10-13T14:00:00Z">
                  <w:rPr>
                    <w:rFonts w:ascii="Times New Roman" w:eastAsia="仿宋_GB2312" w:hAnsi="Times New Roman" w:cs="Times New Roman"/>
                    <w:color w:val="auto"/>
                    <w:sz w:val="18"/>
                    <w:szCs w:val="18"/>
                  </w:rPr>
                </w:rPrChange>
              </w:rPr>
              <w:t xml:space="preserve"> </w:t>
            </w:r>
            <w:r w:rsidR="00364505" w:rsidRPr="00BB7730">
              <w:rPr>
                <w:rFonts w:ascii="Times New Roman" w:eastAsia="仿宋_GB2312" w:hAnsi="Times New Roman" w:cs="Times New Roman"/>
                <w:color w:val="auto"/>
                <w:sz w:val="18"/>
                <w:szCs w:val="18"/>
              </w:rPr>
              <w:t>Other</w:t>
            </w:r>
            <w:r w:rsidR="00364505" w:rsidRPr="00BB7730">
              <w:rPr>
                <w:rFonts w:ascii="Times New Roman" w:eastAsia="仿宋_GB2312" w:hAnsi="Times New Roman" w:cs="Times New Roman"/>
                <w:color w:val="auto"/>
                <w:sz w:val="18"/>
                <w:szCs w:val="18"/>
                <w:lang w:eastAsia="zh-CN"/>
              </w:rPr>
              <w:t>:</w:t>
            </w:r>
            <w:r w:rsidR="008B3C39" w:rsidRPr="00BB7730">
              <w:rPr>
                <w:rFonts w:ascii="Times New Roman" w:eastAsia="仿宋_GB2312" w:hAnsi="Times New Roman" w:cs="Times New Roman"/>
                <w:color w:val="auto"/>
                <w:kern w:val="0"/>
                <w:sz w:val="18"/>
                <w:szCs w:val="18"/>
                <w:u w:val="single"/>
                <w:lang w:eastAsia="zh-CN"/>
              </w:rPr>
              <w:t xml:space="preserve"> </w:t>
            </w:r>
            <w:r w:rsidR="00161EA5" w:rsidRPr="00BB7730">
              <w:rPr>
                <w:rFonts w:ascii="Times New Roman" w:eastAsia="仿宋_GB2312" w:hAnsi="Times New Roman" w:cs="Times New Roman"/>
                <w:color w:val="auto"/>
                <w:kern w:val="0"/>
                <w:sz w:val="18"/>
                <w:szCs w:val="18"/>
                <w:u w:val="single"/>
                <w:lang w:eastAsia="zh-CN"/>
              </w:rPr>
              <w:t>C-276</w:t>
            </w:r>
            <w:r w:rsidR="00364505" w:rsidRPr="00BB7730">
              <w:rPr>
                <w:rFonts w:ascii="Times New Roman" w:eastAsia="仿宋_GB2312" w:hAnsi="Times New Roman" w:cs="Times New Roman"/>
                <w:color w:val="auto"/>
                <w:kern w:val="0"/>
                <w:sz w:val="18"/>
                <w:szCs w:val="18"/>
                <w:u w:val="single"/>
                <w:lang w:eastAsia="zh-CN"/>
              </w:rPr>
              <w:t xml:space="preserve"> exhibits excellent corrosion resistance to various organic acids, inorganic acids, alkalis and salts.</w:t>
            </w:r>
            <w:r w:rsidR="000B34F5" w:rsidRPr="00BB7730">
              <w:rPr>
                <w:rFonts w:ascii="Times New Roman" w:eastAsia="仿宋_GB2312" w:hAnsi="Times New Roman" w:cs="Times New Roman"/>
                <w:color w:val="auto"/>
                <w:kern w:val="0"/>
                <w:sz w:val="18"/>
                <w:szCs w:val="18"/>
                <w:u w:val="single"/>
                <w:lang w:eastAsia="zh-CN"/>
              </w:rPr>
              <w:t xml:space="preserve"> </w:t>
            </w:r>
            <w:r w:rsidR="00364505" w:rsidRPr="00BB7730">
              <w:rPr>
                <w:rFonts w:ascii="Times New Roman" w:eastAsia="仿宋_GB2312" w:hAnsi="Times New Roman" w:cs="Times New Roman"/>
                <w:color w:val="auto"/>
                <w:kern w:val="0"/>
                <w:sz w:val="18"/>
                <w:szCs w:val="18"/>
                <w:u w:val="single"/>
                <w:lang w:eastAsia="zh-CN"/>
              </w:rPr>
              <w:t>The material demonstrates good corrosion resistance, including tolerance to organic solvents.</w:t>
            </w:r>
            <w:r w:rsidR="000B34F5" w:rsidRPr="00BB7730">
              <w:rPr>
                <w:rFonts w:ascii="Times New Roman" w:eastAsia="仿宋_GB2312" w:hAnsi="Times New Roman" w:cs="Times New Roman"/>
                <w:color w:val="auto"/>
                <w:kern w:val="0"/>
                <w:sz w:val="18"/>
                <w:szCs w:val="18"/>
                <w:u w:val="single"/>
                <w:lang w:eastAsia="zh-CN"/>
              </w:rPr>
              <w:t xml:space="preserve"> </w:t>
            </w:r>
            <w:r w:rsidR="00364505" w:rsidRPr="00BB7730">
              <w:rPr>
                <w:rFonts w:ascii="Times New Roman" w:eastAsia="仿宋_GB2312" w:hAnsi="Times New Roman" w:cs="Times New Roman"/>
                <w:color w:val="auto"/>
                <w:kern w:val="0"/>
                <w:sz w:val="18"/>
                <w:szCs w:val="18"/>
                <w:u w:val="single"/>
                <w:lang w:eastAsia="zh-CN"/>
              </w:rPr>
              <w:t xml:space="preserve">The solvents are neutral, and the material compatibility is confirmed.   </w:t>
            </w:r>
          </w:p>
        </w:tc>
      </w:tr>
      <w:tr w:rsidR="005342B4" w:rsidRPr="00BB7730" w14:paraId="29F5C36A" w14:textId="77777777" w:rsidTr="00A144E4">
        <w:trPr>
          <w:trHeight w:val="5601"/>
          <w:trPrChange w:id="7030" w:author="Xuning Wei12232" w:date="2026-07-27T18:11:00Z">
            <w:trPr>
              <w:trHeight w:val="5601"/>
            </w:trPr>
          </w:trPrChange>
        </w:trPr>
        <w:tc>
          <w:tcPr>
            <w:tcW w:w="281" w:type="pct"/>
            <w:vMerge/>
            <w:shd w:val="clear" w:color="auto" w:fill="FFFFFF" w:themeFill="background1"/>
            <w:vAlign w:val="center"/>
            <w:tcPrChange w:id="7031" w:author="Xuning Wei12232" w:date="2026-07-27T18:11:00Z">
              <w:tcPr>
                <w:tcW w:w="284" w:type="pct"/>
                <w:gridSpan w:val="3"/>
                <w:vMerge/>
                <w:shd w:val="clear" w:color="auto" w:fill="FFFFFF" w:themeFill="background1"/>
                <w:vAlign w:val="center"/>
              </w:tcPr>
            </w:tcPrChange>
          </w:tcPr>
          <w:p w14:paraId="1D36F567" w14:textId="77777777" w:rsidR="00813D53" w:rsidRPr="00BB7730" w:rsidRDefault="00813D53" w:rsidP="0030647B">
            <w:pPr>
              <w:spacing w:line="240" w:lineRule="exact"/>
              <w:jc w:val="both"/>
              <w:rPr>
                <w:rFonts w:ascii="Times New Roman" w:eastAsia="仿宋_GB2312" w:hAnsi="Times New Roman" w:cs="Times New Roman"/>
                <w:color w:val="auto"/>
                <w:sz w:val="18"/>
                <w:szCs w:val="18"/>
              </w:rPr>
            </w:pPr>
          </w:p>
        </w:tc>
        <w:tc>
          <w:tcPr>
            <w:tcW w:w="1217" w:type="pct"/>
            <w:vMerge/>
            <w:vAlign w:val="center"/>
            <w:tcPrChange w:id="7032" w:author="Xuning Wei12232" w:date="2026-07-27T18:11:00Z">
              <w:tcPr>
                <w:tcW w:w="1217" w:type="pct"/>
                <w:gridSpan w:val="3"/>
                <w:vMerge/>
                <w:vAlign w:val="center"/>
              </w:tcPr>
            </w:tcPrChange>
          </w:tcPr>
          <w:p w14:paraId="607125FD" w14:textId="77777777" w:rsidR="00813D53" w:rsidRPr="00BB7730" w:rsidRDefault="00813D53" w:rsidP="0030647B">
            <w:pPr>
              <w:spacing w:line="240" w:lineRule="exact"/>
              <w:jc w:val="both"/>
              <w:rPr>
                <w:rFonts w:ascii="Times New Roman" w:eastAsia="仿宋_GB2312" w:hAnsi="Times New Roman" w:cs="Times New Roman"/>
                <w:color w:val="auto"/>
                <w:sz w:val="18"/>
                <w:szCs w:val="18"/>
              </w:rPr>
            </w:pPr>
          </w:p>
        </w:tc>
        <w:tc>
          <w:tcPr>
            <w:tcW w:w="1046" w:type="pct"/>
            <w:vMerge/>
            <w:vAlign w:val="center"/>
            <w:tcPrChange w:id="7033" w:author="Xuning Wei12232" w:date="2026-07-27T18:11:00Z">
              <w:tcPr>
                <w:tcW w:w="1049" w:type="pct"/>
                <w:gridSpan w:val="5"/>
                <w:vMerge/>
                <w:vAlign w:val="center"/>
              </w:tcPr>
            </w:tcPrChange>
          </w:tcPr>
          <w:p w14:paraId="6FCB563D" w14:textId="77777777" w:rsidR="00813D53" w:rsidRPr="00BB7730" w:rsidRDefault="00813D53" w:rsidP="0030647B">
            <w:pPr>
              <w:spacing w:line="240" w:lineRule="exact"/>
              <w:jc w:val="both"/>
              <w:rPr>
                <w:rFonts w:ascii="Times New Roman" w:eastAsia="仿宋_GB2312" w:hAnsi="Times New Roman" w:cs="Times New Roman"/>
                <w:color w:val="auto"/>
                <w:sz w:val="18"/>
                <w:szCs w:val="18"/>
              </w:rPr>
            </w:pPr>
          </w:p>
        </w:tc>
        <w:tc>
          <w:tcPr>
            <w:tcW w:w="385" w:type="pct"/>
            <w:vMerge/>
            <w:vAlign w:val="center"/>
            <w:tcPrChange w:id="7034" w:author="Xuning Wei12232" w:date="2026-07-27T18:11:00Z">
              <w:tcPr>
                <w:tcW w:w="388" w:type="pct"/>
                <w:gridSpan w:val="4"/>
                <w:vMerge/>
                <w:vAlign w:val="center"/>
              </w:tcPr>
            </w:tcPrChange>
          </w:tcPr>
          <w:p w14:paraId="66B8619C" w14:textId="77777777" w:rsidR="00813D53" w:rsidRPr="00BB7730" w:rsidRDefault="00813D53"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7035" w:author="Xuning Wei12232" w:date="2026-07-27T18:11:00Z">
              <w:tcPr>
                <w:tcW w:w="354" w:type="pct"/>
                <w:gridSpan w:val="3"/>
                <w:vMerge/>
                <w:shd w:val="clear" w:color="auto" w:fill="FFFFFF" w:themeFill="background1"/>
                <w:vAlign w:val="center"/>
              </w:tcPr>
            </w:tcPrChange>
          </w:tcPr>
          <w:p w14:paraId="4A859CD3" w14:textId="77777777" w:rsidR="00813D53" w:rsidRPr="00BB7730" w:rsidRDefault="00813D53"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7036" w:author="Xuning Wei12232" w:date="2026-07-27T18:11:00Z">
              <w:tcPr>
                <w:tcW w:w="322" w:type="pct"/>
                <w:gridSpan w:val="3"/>
                <w:vAlign w:val="center"/>
              </w:tcPr>
            </w:tcPrChange>
          </w:tcPr>
          <w:p w14:paraId="02DE2DDD" w14:textId="77777777" w:rsidR="00813D53" w:rsidRPr="00BB7730" w:rsidRDefault="003E162E" w:rsidP="0030647B">
            <w:pPr>
              <w:spacing w:line="240" w:lineRule="exact"/>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092828967"/>
                <w14:checkbox>
                  <w14:checked w14:val="0"/>
                  <w14:checkedState w14:val="2612" w14:font="MS Gothic"/>
                  <w14:uncheckedState w14:val="2610" w14:font="MS Gothic"/>
                </w14:checkbox>
              </w:sdtPr>
              <w:sdtEndPr/>
              <w:sdtContent>
                <w:r w:rsidR="00010358" w:rsidRPr="00BB7730">
                  <w:rPr>
                    <w:rFonts w:ascii="Segoe UI Symbol" w:eastAsia="MS Gothic" w:hAnsi="Segoe UI Symbol" w:cs="Segoe UI Symbol"/>
                    <w:b/>
                    <w:color w:val="auto"/>
                    <w:sz w:val="18"/>
                    <w:szCs w:val="18"/>
                  </w:rPr>
                  <w:t>☐</w:t>
                </w:r>
              </w:sdtContent>
            </w:sdt>
            <w:r w:rsidR="00010358" w:rsidRPr="00BB7730">
              <w:rPr>
                <w:rFonts w:ascii="Times New Roman" w:eastAsia="仿宋_GB2312" w:hAnsi="Times New Roman" w:cs="Times New Roman"/>
                <w:color w:val="auto"/>
                <w:kern w:val="0"/>
                <w:sz w:val="18"/>
                <w:szCs w:val="18"/>
              </w:rPr>
              <w:t xml:space="preserve"> </w:t>
            </w:r>
            <w:r w:rsidR="00010358" w:rsidRPr="00BB7730">
              <w:rPr>
                <w:rFonts w:ascii="Times New Roman" w:eastAsia="仿宋_GB2312" w:hAnsi="Times New Roman" w:cs="Times New Roman"/>
                <w:color w:val="auto"/>
                <w:kern w:val="0"/>
                <w:sz w:val="18"/>
                <w:szCs w:val="18"/>
                <w:lang w:eastAsia="zh-CN"/>
              </w:rPr>
              <w:t>High</w:t>
            </w:r>
          </w:p>
          <w:p w14:paraId="0923A26A" w14:textId="77777777" w:rsidR="00813D53" w:rsidRPr="00BB7730" w:rsidRDefault="003E162E" w:rsidP="0030647B">
            <w:pPr>
              <w:spacing w:line="240" w:lineRule="exact"/>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971866418"/>
                <w14:checkbox>
                  <w14:checked w14:val="0"/>
                  <w14:checkedState w14:val="2612" w14:font="MS Gothic"/>
                  <w14:uncheckedState w14:val="2610" w14:font="MS Gothic"/>
                </w14:checkbox>
              </w:sdtPr>
              <w:sdtEndPr/>
              <w:sdtContent>
                <w:r w:rsidR="00010358" w:rsidRPr="00BB7730">
                  <w:rPr>
                    <w:rFonts w:ascii="Segoe UI Symbol" w:eastAsia="仿宋_GB2312" w:hAnsi="Segoe UI Symbol" w:cs="Segoe UI Symbol"/>
                    <w:b/>
                    <w:color w:val="auto"/>
                    <w:sz w:val="18"/>
                    <w:szCs w:val="18"/>
                  </w:rPr>
                  <w:t>☐</w:t>
                </w:r>
              </w:sdtContent>
            </w:sdt>
            <w:r w:rsidR="00010358" w:rsidRPr="00BB7730">
              <w:rPr>
                <w:rFonts w:ascii="Times New Roman" w:eastAsia="仿宋_GB2312" w:hAnsi="Times New Roman" w:cs="Times New Roman"/>
                <w:b/>
                <w:color w:val="auto"/>
                <w:sz w:val="18"/>
                <w:szCs w:val="18"/>
              </w:rPr>
              <w:t xml:space="preserve"> </w:t>
            </w:r>
            <w:r w:rsidR="00010358" w:rsidRPr="00BB7730">
              <w:rPr>
                <w:rFonts w:ascii="Times New Roman" w:eastAsia="仿宋_GB2312" w:hAnsi="Times New Roman" w:cs="Times New Roman"/>
                <w:color w:val="auto"/>
                <w:kern w:val="0"/>
                <w:sz w:val="18"/>
                <w:szCs w:val="18"/>
                <w:lang w:eastAsia="zh-CN"/>
              </w:rPr>
              <w:t>Medium</w:t>
            </w:r>
          </w:p>
          <w:p w14:paraId="371A6CFD" w14:textId="77777777" w:rsidR="00813D53" w:rsidRPr="00BB7730" w:rsidRDefault="003E162E" w:rsidP="0030647B">
            <w:pPr>
              <w:spacing w:line="240" w:lineRule="exact"/>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50882941"/>
                <w14:checkbox>
                  <w14:checked w14:val="1"/>
                  <w14:checkedState w14:val="2612" w14:font="MS Gothic"/>
                  <w14:uncheckedState w14:val="2610" w14:font="MS Gothic"/>
                </w14:checkbox>
              </w:sdtPr>
              <w:sdtEndPr/>
              <w:sdtContent>
                <w:r w:rsidR="00010358" w:rsidRPr="00BB7730">
                  <w:rPr>
                    <w:rFonts w:ascii="Segoe UI Symbol" w:eastAsia="MS Gothic" w:hAnsi="Segoe UI Symbol" w:cs="Segoe UI Symbol"/>
                    <w:b/>
                    <w:color w:val="auto"/>
                    <w:sz w:val="18"/>
                    <w:szCs w:val="18"/>
                  </w:rPr>
                  <w:t>☒</w:t>
                </w:r>
              </w:sdtContent>
            </w:sdt>
            <w:r w:rsidR="00010358"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7037" w:author="Xuning Wei12232" w:date="2026-07-27T18:11:00Z">
              <w:tcPr>
                <w:tcW w:w="733" w:type="pct"/>
                <w:gridSpan w:val="3"/>
                <w:vAlign w:val="center"/>
              </w:tcPr>
            </w:tcPrChange>
          </w:tcPr>
          <w:p w14:paraId="1E88C363" w14:textId="17C2AB3A" w:rsidR="00A539B5" w:rsidRPr="00BB7730" w:rsidRDefault="00A539B5" w:rsidP="0030647B">
            <w:pPr>
              <w:spacing w:line="240" w:lineRule="exact"/>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t>
            </w:r>
            <w:del w:id="7038" w:author="Johan Granander" w:date="2026-05-04T11:49:00Z">
              <w:r w:rsidRPr="00BB7730" w:rsidDel="005472DA">
                <w:rPr>
                  <w:rFonts w:ascii="Times New Roman" w:eastAsia="仿宋_GB2312" w:hAnsi="Times New Roman" w:cs="Times New Roman"/>
                  <w:color w:val="auto"/>
                  <w:kern w:val="0"/>
                  <w:sz w:val="18"/>
                  <w:szCs w:val="18"/>
                  <w:lang w:eastAsia="zh-CN"/>
                </w:rPr>
                <w:delText>with  SS</w:delText>
              </w:r>
            </w:del>
            <w:ins w:id="7039" w:author="Johan Granander" w:date="2026-05-04T11:49:00Z">
              <w:r w:rsidR="005472DA" w:rsidRPr="00BB7730">
                <w:rPr>
                  <w:rFonts w:ascii="Times New Roman" w:eastAsia="仿宋_GB2312" w:hAnsi="Times New Roman" w:cs="Times New Roman"/>
                  <w:color w:val="auto"/>
                  <w:kern w:val="0"/>
                  <w:sz w:val="18"/>
                  <w:szCs w:val="18"/>
                  <w:lang w:eastAsia="zh-CN"/>
                </w:rPr>
                <w:t>with SS</w:t>
              </w:r>
            </w:ins>
            <w:r w:rsidRPr="00BB7730">
              <w:rPr>
                <w:rFonts w:ascii="Times New Roman" w:eastAsia="仿宋_GB2312" w:hAnsi="Times New Roman" w:cs="Times New Roman"/>
                <w:color w:val="auto"/>
                <w:kern w:val="0"/>
                <w:sz w:val="18"/>
                <w:szCs w:val="18"/>
                <w:lang w:eastAsia="zh-CN"/>
              </w:rPr>
              <w:t>, 306 SS and PTFE;</w:t>
            </w:r>
          </w:p>
          <w:p w14:paraId="0BD3ED65" w14:textId="2135D4B9" w:rsidR="00813D53" w:rsidRPr="00BB7730" w:rsidRDefault="00A539B5"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Based on Asymchem previous campaign production data and experience, Dimethylformamide is also compatible with </w:t>
            </w:r>
            <w:del w:id="7040" w:author="Johan Granander" w:date="2026-05-04T11:49:00Z">
              <w:r w:rsidR="00E95C64" w:rsidRPr="00BB7730" w:rsidDel="005472DA">
                <w:rPr>
                  <w:rFonts w:ascii="Times New Roman" w:eastAsia="仿宋_GB2312" w:hAnsi="Times New Roman" w:cs="Times New Roman"/>
                  <w:color w:val="auto"/>
                  <w:sz w:val="18"/>
                  <w:szCs w:val="18"/>
                </w:rPr>
                <w:delText xml:space="preserve">PTFE, </w:delText>
              </w:r>
              <w:r w:rsidRPr="00BB7730" w:rsidDel="005472DA">
                <w:rPr>
                  <w:rFonts w:ascii="Times New Roman" w:eastAsia="仿宋_GB2312" w:hAnsi="Times New Roman" w:cs="Times New Roman"/>
                  <w:color w:val="auto"/>
                  <w:sz w:val="18"/>
                  <w:szCs w:val="18"/>
                </w:rPr>
                <w:delText xml:space="preserve"> Glass</w:delText>
              </w:r>
            </w:del>
            <w:ins w:id="7041" w:author="Johan Granander" w:date="2026-05-04T11:49:00Z">
              <w:r w:rsidR="005472DA" w:rsidRPr="00BB7730">
                <w:rPr>
                  <w:rFonts w:ascii="Times New Roman" w:eastAsia="仿宋_GB2312" w:hAnsi="Times New Roman" w:cs="Times New Roman"/>
                  <w:color w:val="auto"/>
                  <w:sz w:val="18"/>
                  <w:szCs w:val="18"/>
                </w:rPr>
                <w:t>PTFE, Glass</w:t>
              </w:r>
            </w:ins>
            <w:r w:rsidRPr="00BB7730">
              <w:rPr>
                <w:rFonts w:ascii="Times New Roman" w:eastAsia="仿宋_GB2312" w:hAnsi="Times New Roman" w:cs="Times New Roman"/>
                <w:color w:val="auto"/>
                <w:sz w:val="18"/>
                <w:szCs w:val="18"/>
              </w:rPr>
              <w:t xml:space="preserve">, </w:t>
            </w:r>
            <w:r w:rsidR="00E95C64" w:rsidRPr="00BB7730">
              <w:rPr>
                <w:rFonts w:ascii="Times New Roman" w:eastAsia="仿宋_GB2312" w:hAnsi="Times New Roman" w:cs="Times New Roman"/>
                <w:color w:val="auto"/>
                <w:sz w:val="18"/>
                <w:szCs w:val="18"/>
              </w:rPr>
              <w:t>316</w:t>
            </w:r>
            <w:r w:rsidR="000B34F5" w:rsidRPr="00BB7730">
              <w:rPr>
                <w:rFonts w:ascii="Times New Roman" w:eastAsia="仿宋_GB2312" w:hAnsi="Times New Roman" w:cs="Times New Roman"/>
                <w:color w:val="auto"/>
                <w:sz w:val="18"/>
                <w:szCs w:val="18"/>
              </w:rPr>
              <w:t>SS and SS</w:t>
            </w:r>
          </w:p>
        </w:tc>
        <w:tc>
          <w:tcPr>
            <w:tcW w:w="792" w:type="pct"/>
            <w:vMerge/>
            <w:vAlign w:val="center"/>
            <w:tcPrChange w:id="7042" w:author="Xuning Wei12232" w:date="2026-07-27T18:11:00Z">
              <w:tcPr>
                <w:tcW w:w="654" w:type="pct"/>
                <w:vMerge/>
                <w:vAlign w:val="center"/>
              </w:tcPr>
            </w:tcPrChange>
          </w:tcPr>
          <w:p w14:paraId="5C46FA1B" w14:textId="77777777" w:rsidR="00813D53" w:rsidRPr="00BB7730" w:rsidRDefault="00813D53" w:rsidP="0030647B">
            <w:pPr>
              <w:spacing w:line="240" w:lineRule="exact"/>
              <w:jc w:val="both"/>
              <w:rPr>
                <w:rFonts w:ascii="Times New Roman" w:eastAsia="仿宋_GB2312" w:hAnsi="Times New Roman" w:cs="Times New Roman"/>
                <w:color w:val="auto"/>
                <w:sz w:val="18"/>
                <w:szCs w:val="18"/>
              </w:rPr>
            </w:pPr>
          </w:p>
        </w:tc>
      </w:tr>
      <w:tr w:rsidR="005342B4" w:rsidRPr="00BB7730" w14:paraId="1F70515B" w14:textId="77777777" w:rsidTr="000A425F">
        <w:trPr>
          <w:trHeight w:val="980"/>
          <w:trPrChange w:id="7043" w:author="He Han" w:date="2026-08-27T15:59:00Z">
            <w:trPr>
              <w:trHeight w:val="397"/>
            </w:trPr>
          </w:trPrChange>
        </w:trPr>
        <w:tc>
          <w:tcPr>
            <w:tcW w:w="281" w:type="pct"/>
            <w:vMerge w:val="restart"/>
            <w:shd w:val="clear" w:color="auto" w:fill="FFFFFF" w:themeFill="background1"/>
            <w:vAlign w:val="center"/>
            <w:tcPrChange w:id="7044" w:author="He Han" w:date="2026-08-27T15:59:00Z">
              <w:tcPr>
                <w:tcW w:w="284" w:type="pct"/>
                <w:gridSpan w:val="3"/>
                <w:vMerge w:val="restart"/>
                <w:shd w:val="clear" w:color="auto" w:fill="FFFFFF" w:themeFill="background1"/>
                <w:vAlign w:val="center"/>
              </w:tcPr>
            </w:tcPrChange>
          </w:tcPr>
          <w:p w14:paraId="545678AC" w14:textId="27236935" w:rsidR="00143102" w:rsidRPr="00BB7730" w:rsidRDefault="00FD673D">
            <w:pPr>
              <w:jc w:val="center"/>
              <w:rPr>
                <w:rFonts w:ascii="Times New Roman" w:eastAsia="仿宋_GB2312" w:hAnsi="Times New Roman" w:cs="Times New Roman"/>
                <w:color w:val="000000" w:themeColor="text1"/>
                <w:sz w:val="18"/>
                <w:szCs w:val="18"/>
                <w:lang w:eastAsia="zh-CN"/>
              </w:rPr>
              <w:pPrChange w:id="7045" w:author="Xuning Wei12232" w:date="2026-07-27T17:33:00Z">
                <w:pPr>
                  <w:jc w:val="both"/>
                </w:pPr>
              </w:pPrChange>
            </w:pPr>
            <w:ins w:id="7046" w:author="Xuning Wei12232" w:date="2026-07-27T16:03:00Z">
              <w:r w:rsidRPr="00BB7730">
                <w:rPr>
                  <w:rFonts w:ascii="Times New Roman" w:eastAsia="仿宋_GB2312" w:hAnsi="Times New Roman" w:cs="Times New Roman"/>
                  <w:color w:val="000000" w:themeColor="text1"/>
                  <w:sz w:val="18"/>
                  <w:szCs w:val="18"/>
                  <w:lang w:eastAsia="zh-CN"/>
                </w:rPr>
                <w:lastRenderedPageBreak/>
                <w:t>2</w:t>
              </w:r>
            </w:ins>
            <w:del w:id="7047" w:author="Xuning Wei12232" w:date="2026-07-27T16:03:00Z">
              <w:r w:rsidR="00143102" w:rsidRPr="00BB7730" w:rsidDel="00FD673D">
                <w:rPr>
                  <w:rFonts w:ascii="Times New Roman" w:eastAsia="仿宋_GB2312" w:hAnsi="Times New Roman" w:cs="Times New Roman"/>
                  <w:color w:val="000000" w:themeColor="text1"/>
                  <w:sz w:val="18"/>
                  <w:szCs w:val="18"/>
                  <w:lang w:eastAsia="zh-CN"/>
                </w:rPr>
                <w:delText>5</w:delText>
              </w:r>
            </w:del>
          </w:p>
        </w:tc>
        <w:tc>
          <w:tcPr>
            <w:tcW w:w="1217" w:type="pct"/>
            <w:vMerge w:val="restart"/>
            <w:shd w:val="clear" w:color="auto" w:fill="FFFFFF" w:themeFill="background1"/>
            <w:vAlign w:val="center"/>
            <w:tcPrChange w:id="7048" w:author="He Han" w:date="2026-08-27T15:59:00Z">
              <w:tcPr>
                <w:tcW w:w="1217" w:type="pct"/>
                <w:gridSpan w:val="3"/>
                <w:vMerge w:val="restart"/>
                <w:shd w:val="clear" w:color="auto" w:fill="FFFFFF" w:themeFill="background1"/>
                <w:vAlign w:val="center"/>
              </w:tcPr>
            </w:tcPrChange>
          </w:tcPr>
          <w:p w14:paraId="3435EB72" w14:textId="38EA798D" w:rsidR="00C402FB" w:rsidRPr="00BB7730" w:rsidRDefault="00C402FB" w:rsidP="0030647B">
            <w:pPr>
              <w:jc w:val="both"/>
              <w:rPr>
                <w:ins w:id="7049" w:author="Xuning Wei12232" w:date="2026-07-27T20:06:00Z"/>
                <w:rFonts w:ascii="Times New Roman" w:eastAsia="仿宋_GB2312" w:hAnsi="Times New Roman" w:cs="Times New Roman"/>
                <w:color w:val="auto"/>
                <w:sz w:val="18"/>
                <w:szCs w:val="18"/>
              </w:rPr>
            </w:pPr>
            <w:ins w:id="7050" w:author="Xuning Wei12232" w:date="2026-07-27T20:06:00Z">
              <w:r w:rsidRPr="00BB7730">
                <w:rPr>
                  <w:rFonts w:ascii="Times New Roman" w:eastAsia="仿宋_GB2312" w:hAnsi="Times New Roman" w:cs="Times New Roman"/>
                  <w:color w:val="auto"/>
                  <w:sz w:val="18"/>
                  <w:szCs w:val="18"/>
                </w:rPr>
                <w:t>Resin swelling:</w:t>
              </w:r>
            </w:ins>
          </w:p>
          <w:p w14:paraId="4B12B1AD" w14:textId="6FAEA3A4" w:rsidR="00143102" w:rsidRPr="00BB7730" w:rsidRDefault="00FD673D" w:rsidP="0030647B">
            <w:pPr>
              <w:jc w:val="both"/>
              <w:rPr>
                <w:rFonts w:ascii="Times New Roman" w:eastAsia="仿宋_GB2312" w:hAnsi="Times New Roman" w:cs="Times New Roman"/>
                <w:color w:val="000000" w:themeColor="text1"/>
                <w:sz w:val="18"/>
                <w:szCs w:val="18"/>
              </w:rPr>
            </w:pPr>
            <w:ins w:id="7051" w:author="Xuning Wei12232" w:date="2026-07-27T16:03:00Z">
              <w:r w:rsidRPr="00BB7730">
                <w:rPr>
                  <w:rFonts w:ascii="Times New Roman" w:eastAsia="仿宋_GB2312" w:hAnsi="Times New Roman" w:cs="Times New Roman"/>
                  <w:color w:val="auto"/>
                  <w:sz w:val="18"/>
                  <w:szCs w:val="18"/>
                </w:rPr>
                <w:t xml:space="preserve">1. Add </w:t>
              </w:r>
              <w:r w:rsidRPr="00BB7730">
                <w:rPr>
                  <w:rFonts w:ascii="Times New Roman" w:eastAsia="仿宋_GB2312" w:hAnsi="Times New Roman" w:cs="Times New Roman"/>
                  <w:color w:val="auto"/>
                  <w:sz w:val="18"/>
                  <w:szCs w:val="18"/>
                  <w:lang w:eastAsia="zh-CN"/>
                </w:rPr>
                <w:t xml:space="preserve">48.00 kg </w:t>
              </w:r>
              <w:r w:rsidRPr="00BB7730">
                <w:rPr>
                  <w:rFonts w:ascii="Times New Roman" w:eastAsia="仿宋_GB2312" w:hAnsi="Times New Roman" w:cs="Times New Roman"/>
                  <w:color w:val="auto"/>
                  <w:sz w:val="18"/>
                  <w:szCs w:val="18"/>
                </w:rPr>
                <w:t xml:space="preserve">2-CTC resin (1.0 </w:t>
              </w:r>
              <w:r w:rsidRPr="00BB7730">
                <w:rPr>
                  <w:rFonts w:ascii="Times New Roman" w:eastAsia="仿宋_GB2312" w:hAnsi="Times New Roman" w:cs="Times New Roman"/>
                  <w:color w:val="auto"/>
                  <w:sz w:val="18"/>
                  <w:szCs w:val="18"/>
                  <w:lang w:eastAsia="zh-CN"/>
                </w:rPr>
                <w:t>eq</w:t>
              </w:r>
              <w:r w:rsidRPr="00BB7730">
                <w:rPr>
                  <w:rFonts w:ascii="Times New Roman" w:eastAsia="仿宋_GB2312" w:hAnsi="Times New Roman" w:cs="Times New Roman"/>
                  <w:color w:val="auto"/>
                  <w:sz w:val="18"/>
                  <w:szCs w:val="18"/>
                </w:rPr>
                <w:t xml:space="preserve">.) into TJ4S-1213-Sy15. Rinse reactor wall with </w:t>
              </w:r>
              <w:r w:rsidRPr="00BB7730">
                <w:rPr>
                  <w:rFonts w:ascii="Times New Roman" w:eastAsia="仿宋_GB2312" w:hAnsi="Times New Roman" w:cs="Times New Roman"/>
                  <w:color w:val="auto"/>
                  <w:sz w:val="18"/>
                  <w:szCs w:val="18"/>
                  <w:lang w:eastAsia="zh-CN"/>
                </w:rPr>
                <w:t xml:space="preserve">7.0 </w:t>
              </w:r>
              <w:del w:id="7052" w:author="Johan Granander" w:date="2026-07-28T15:03:00Z">
                <w:r w:rsidRPr="00BB7730" w:rsidDel="00B37BAA">
                  <w:rPr>
                    <w:rFonts w:ascii="Times New Roman" w:eastAsia="仿宋_GB2312" w:hAnsi="Times New Roman" w:cs="Times New Roman"/>
                    <w:color w:val="auto"/>
                    <w:sz w:val="18"/>
                    <w:szCs w:val="18"/>
                    <w:lang w:eastAsia="zh-CN"/>
                  </w:rPr>
                  <w:delText>v</w:delText>
                </w:r>
              </w:del>
            </w:ins>
            <w:ins w:id="7053" w:author="Johan Granander" w:date="2026-07-28T15:03:00Z">
              <w:r w:rsidR="00B37BAA" w:rsidRPr="00BB7730">
                <w:rPr>
                  <w:rFonts w:ascii="Times New Roman" w:eastAsia="仿宋_GB2312" w:hAnsi="Times New Roman" w:cs="Times New Roman"/>
                  <w:color w:val="auto"/>
                  <w:sz w:val="18"/>
                  <w:szCs w:val="18"/>
                  <w:lang w:eastAsia="zh-CN"/>
                </w:rPr>
                <w:t>V</w:t>
              </w:r>
            </w:ins>
            <w:ins w:id="7054" w:author="Xuning Wei12232" w:date="2026-07-27T16:03:00Z">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rPr>
                <w:t>DMF (6.6</w:t>
              </w:r>
            </w:ins>
            <w:ins w:id="7055" w:author="He Han" w:date="2026-10-27T14:45:00Z">
              <w:r w:rsidR="00E55450">
                <w:rPr>
                  <w:rFonts w:ascii="Times New Roman" w:eastAsia="仿宋_GB2312" w:hAnsi="Times New Roman" w:cs="Times New Roman"/>
                  <w:color w:val="auto"/>
                  <w:sz w:val="18"/>
                  <w:szCs w:val="18"/>
                </w:rPr>
                <w:t>4</w:t>
              </w:r>
            </w:ins>
            <w:ins w:id="7056" w:author="Xuning Wei12232" w:date="2026-07-27T16:03:00Z">
              <w:del w:id="7057" w:author="He Han" w:date="2026-10-27T14:45:00Z">
                <w:r w:rsidRPr="00BB7730" w:rsidDel="00E55450">
                  <w:rPr>
                    <w:rFonts w:ascii="Times New Roman" w:eastAsia="仿宋_GB2312" w:hAnsi="Times New Roman" w:cs="Times New Roman"/>
                    <w:color w:val="auto"/>
                    <w:sz w:val="18"/>
                    <w:szCs w:val="18"/>
                  </w:rPr>
                  <w:delText>36</w:delText>
                </w:r>
              </w:del>
              <w:r w:rsidRPr="00BB7730">
                <w:rPr>
                  <w:rFonts w:ascii="Times New Roman" w:eastAsia="仿宋_GB2312" w:hAnsi="Times New Roman" w:cs="Times New Roman"/>
                  <w:color w:val="auto"/>
                  <w:sz w:val="18"/>
                  <w:szCs w:val="18"/>
                </w:rPr>
                <w:t xml:space="preserve"> kg/kg). </w:t>
              </w:r>
              <w:r w:rsidRPr="00BB7730">
                <w:rPr>
                  <w:rFonts w:ascii="Times New Roman" w:eastAsia="仿宋_GB2312" w:hAnsi="Times New Roman" w:cs="Times New Roman"/>
                  <w:color w:val="auto"/>
                  <w:sz w:val="18"/>
                  <w:szCs w:val="18"/>
                </w:rPr>
                <w:br/>
                <w:t xml:space="preserve">2. Bubble with nitrogen for 5min±2min (target: 5min), then start the stirrer. Rinse reactor wall with </w:t>
              </w:r>
              <w:r w:rsidRPr="00BB7730">
                <w:rPr>
                  <w:rFonts w:ascii="Times New Roman" w:eastAsia="仿宋_GB2312" w:hAnsi="Times New Roman" w:cs="Times New Roman"/>
                  <w:color w:val="auto"/>
                  <w:sz w:val="18"/>
                  <w:szCs w:val="18"/>
                  <w:lang w:eastAsia="zh-CN"/>
                </w:rPr>
                <w:t>1.0 V DMF (0.9</w:t>
              </w:r>
            </w:ins>
            <w:ins w:id="7058" w:author="He Han" w:date="2026-10-27T14:45:00Z">
              <w:r w:rsidR="00E55450">
                <w:rPr>
                  <w:rFonts w:ascii="Times New Roman" w:eastAsia="仿宋_GB2312" w:hAnsi="Times New Roman" w:cs="Times New Roman"/>
                  <w:color w:val="auto"/>
                  <w:sz w:val="18"/>
                  <w:szCs w:val="18"/>
                  <w:lang w:eastAsia="zh-CN"/>
                </w:rPr>
                <w:t>5</w:t>
              </w:r>
            </w:ins>
            <w:ins w:id="7059" w:author="Xuning Wei12232" w:date="2026-07-27T16:03:00Z">
              <w:del w:id="7060" w:author="He Han" w:date="2026-10-27T14:45:00Z">
                <w:r w:rsidRPr="00BB7730" w:rsidDel="00E55450">
                  <w:rPr>
                    <w:rFonts w:ascii="Times New Roman" w:eastAsia="仿宋_GB2312" w:hAnsi="Times New Roman" w:cs="Times New Roman"/>
                    <w:color w:val="auto"/>
                    <w:sz w:val="18"/>
                    <w:szCs w:val="18"/>
                    <w:lang w:eastAsia="zh-CN"/>
                  </w:rPr>
                  <w:delText>48</w:delText>
                </w:r>
              </w:del>
            </w:ins>
            <w:ins w:id="7061" w:author="Johan Granander" w:date="2026-07-28T15:03:00Z">
              <w:r w:rsidR="00B37BAA" w:rsidRPr="00BB7730">
                <w:rPr>
                  <w:rFonts w:ascii="Times New Roman" w:eastAsia="仿宋_GB2312" w:hAnsi="Times New Roman" w:cs="Times New Roman"/>
                  <w:color w:val="auto"/>
                  <w:sz w:val="18"/>
                  <w:szCs w:val="18"/>
                  <w:lang w:eastAsia="zh-CN"/>
                </w:rPr>
                <w:t xml:space="preserve"> </w:t>
              </w:r>
            </w:ins>
            <w:ins w:id="7062" w:author="Xuning Wei12232" w:date="2026-07-27T16:03:00Z">
              <w:r w:rsidRPr="00BB7730">
                <w:rPr>
                  <w:rFonts w:ascii="Times New Roman" w:eastAsia="仿宋_GB2312" w:hAnsi="Times New Roman" w:cs="Times New Roman"/>
                  <w:color w:val="auto"/>
                  <w:sz w:val="18"/>
                  <w:szCs w:val="18"/>
                  <w:lang w:eastAsia="zh-CN"/>
                </w:rPr>
                <w:t>kg/kg)</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rPr>
                <w:br/>
                <w:t>3. Adjust the mixture to 25±5</w:t>
              </w:r>
            </w:ins>
            <w:ins w:id="7063" w:author="Johan Granander" w:date="2026-07-28T15:03:00Z">
              <w:r w:rsidR="00B37BAA" w:rsidRPr="00BB7730">
                <w:rPr>
                  <w:rFonts w:ascii="Times New Roman" w:eastAsia="仿宋_GB2312" w:hAnsi="Times New Roman" w:cs="Times New Roman"/>
                  <w:color w:val="auto"/>
                  <w:sz w:val="18"/>
                  <w:szCs w:val="18"/>
                </w:rPr>
                <w:t xml:space="preserve"> </w:t>
              </w:r>
            </w:ins>
            <w:ins w:id="7064" w:author="Xuning Wei12232" w:date="2026-07-27T16:03:00Z">
              <w:r w:rsidRPr="00BB7730">
                <w:rPr>
                  <w:rFonts w:ascii="Times New Roman" w:eastAsia="仿宋_GB2312" w:hAnsi="Times New Roman" w:cs="Times New Roman"/>
                  <w:color w:val="auto"/>
                  <w:sz w:val="18"/>
                  <w:szCs w:val="18"/>
                </w:rPr>
                <w:t>℃ (target: 25℃). After stirring for 35±5</w:t>
              </w:r>
            </w:ins>
            <w:ins w:id="7065" w:author="Johan Granander" w:date="2026-07-28T15:03:00Z">
              <w:r w:rsidR="00B37BAA" w:rsidRPr="00BB7730">
                <w:rPr>
                  <w:rFonts w:ascii="Times New Roman" w:eastAsia="仿宋_GB2312" w:hAnsi="Times New Roman" w:cs="Times New Roman"/>
                  <w:color w:val="auto"/>
                  <w:sz w:val="18"/>
                  <w:szCs w:val="18"/>
                </w:rPr>
                <w:t xml:space="preserve"> </w:t>
              </w:r>
            </w:ins>
            <w:ins w:id="7066" w:author="Xuning Wei12232" w:date="2026-07-27T16:03:00Z">
              <w:r w:rsidRPr="00BB7730">
                <w:rPr>
                  <w:rFonts w:ascii="Times New Roman" w:eastAsia="仿宋_GB2312" w:hAnsi="Times New Roman" w:cs="Times New Roman"/>
                  <w:color w:val="auto"/>
                  <w:sz w:val="18"/>
                  <w:szCs w:val="18"/>
                </w:rPr>
                <w:t>min (target: 35 min) at 25±5</w:t>
              </w:r>
            </w:ins>
            <w:ins w:id="7067" w:author="Johan Granander" w:date="2026-07-28T15:03:00Z">
              <w:r w:rsidR="00B37BAA" w:rsidRPr="00BB7730">
                <w:rPr>
                  <w:rFonts w:ascii="Times New Roman" w:eastAsia="仿宋_GB2312" w:hAnsi="Times New Roman" w:cs="Times New Roman"/>
                  <w:color w:val="auto"/>
                  <w:sz w:val="18"/>
                  <w:szCs w:val="18"/>
                </w:rPr>
                <w:t xml:space="preserve"> </w:t>
              </w:r>
            </w:ins>
            <w:ins w:id="7068" w:author="Xuning Wei12232" w:date="2026-07-27T16:03:00Z">
              <w:r w:rsidRPr="00BB7730">
                <w:rPr>
                  <w:rFonts w:ascii="Times New Roman" w:eastAsia="仿宋_GB2312" w:hAnsi="Times New Roman" w:cs="Times New Roman"/>
                  <w:color w:val="auto"/>
                  <w:sz w:val="18"/>
                  <w:szCs w:val="18"/>
                </w:rPr>
                <w:t>℃ (target: 25</w:t>
              </w:r>
            </w:ins>
            <w:ins w:id="7069" w:author="Johan Granander" w:date="2026-07-28T15:04:00Z">
              <w:r w:rsidR="00B37BAA" w:rsidRPr="00BB7730">
                <w:rPr>
                  <w:rFonts w:ascii="Times New Roman" w:eastAsia="仿宋_GB2312" w:hAnsi="Times New Roman" w:cs="Times New Roman"/>
                  <w:color w:val="auto"/>
                  <w:sz w:val="18"/>
                  <w:szCs w:val="18"/>
                </w:rPr>
                <w:t xml:space="preserve"> </w:t>
              </w:r>
            </w:ins>
            <w:ins w:id="7070" w:author="Xuning Wei12232" w:date="2026-07-27T16:03:00Z">
              <w:r w:rsidRPr="00BB7730">
                <w:rPr>
                  <w:rFonts w:ascii="Times New Roman" w:eastAsia="仿宋_GB2312" w:hAnsi="Times New Roman" w:cs="Times New Roman"/>
                  <w:color w:val="auto"/>
                  <w:sz w:val="18"/>
                  <w:szCs w:val="18"/>
                </w:rPr>
                <w:t>℃), turn off the nitrogen, stop stirring, and drain until there is no obvious dripping.</w:t>
              </w:r>
            </w:ins>
            <w:del w:id="7071" w:author="Xuning Wei12232" w:date="2026-07-27T16:03:00Z">
              <w:r w:rsidR="002C77EF" w:rsidRPr="00BB7730" w:rsidDel="00FD673D">
                <w:rPr>
                  <w:rFonts w:ascii="Times New Roman" w:eastAsia="仿宋_GB2312" w:hAnsi="Times New Roman" w:cs="Times New Roman"/>
                  <w:color w:val="auto"/>
                  <w:sz w:val="18"/>
                  <w:szCs w:val="18"/>
                </w:rPr>
                <w:delText xml:space="preserve">Add </w:delText>
              </w:r>
              <w:r w:rsidR="002C77EF" w:rsidRPr="00BB7730" w:rsidDel="00FD673D">
                <w:rPr>
                  <w:rFonts w:ascii="Times New Roman" w:eastAsia="仿宋_GB2312" w:hAnsi="Times New Roman" w:cs="Times New Roman"/>
                  <w:color w:val="auto"/>
                  <w:sz w:val="18"/>
                  <w:szCs w:val="18"/>
                  <w:lang w:eastAsia="zh-CN"/>
                </w:rPr>
                <w:delText xml:space="preserve">48.00kg </w:delText>
              </w:r>
              <w:r w:rsidR="002C77EF" w:rsidRPr="00BB7730" w:rsidDel="00FD673D">
                <w:rPr>
                  <w:rFonts w:ascii="Times New Roman" w:eastAsia="仿宋_GB2312" w:hAnsi="Times New Roman" w:cs="Times New Roman"/>
                  <w:color w:val="auto"/>
                  <w:sz w:val="18"/>
                  <w:szCs w:val="18"/>
                </w:rPr>
                <w:delText>2-CTC (1.08mmol/g) resin into</w:delText>
              </w:r>
              <w:r w:rsidR="002C77EF" w:rsidRPr="00BB7730" w:rsidDel="00FD673D">
                <w:rPr>
                  <w:rFonts w:ascii="Times New Roman" w:eastAsia="仿宋_GB2312" w:hAnsi="Times New Roman" w:cs="Times New Roman"/>
                  <w:b/>
                  <w:color w:val="auto"/>
                  <w:sz w:val="18"/>
                  <w:szCs w:val="18"/>
                </w:rPr>
                <w:delText xml:space="preserve"> TJ4S-1213-Sy15</w:delText>
              </w:r>
              <w:r w:rsidR="002C77EF" w:rsidRPr="00BB7730" w:rsidDel="00FD673D">
                <w:rPr>
                  <w:rFonts w:ascii="Times New Roman" w:eastAsia="仿宋_GB2312" w:hAnsi="Times New Roman" w:cs="Times New Roman"/>
                  <w:color w:val="auto"/>
                  <w:sz w:val="18"/>
                  <w:szCs w:val="18"/>
                </w:rPr>
                <w:delText xml:space="preserve">. Rinse reactor wall with </w:delText>
              </w:r>
              <w:r w:rsidR="002C77EF" w:rsidRPr="00BB7730" w:rsidDel="00FD673D">
                <w:rPr>
                  <w:rFonts w:ascii="Times New Roman" w:eastAsia="仿宋_GB2312" w:hAnsi="Times New Roman" w:cs="Times New Roman"/>
                  <w:color w:val="auto"/>
                  <w:sz w:val="18"/>
                  <w:szCs w:val="18"/>
                  <w:lang w:eastAsia="zh-CN"/>
                </w:rPr>
                <w:delText xml:space="preserve">7.0 v </w:delText>
              </w:r>
              <w:r w:rsidR="002C77EF" w:rsidRPr="00BB7730" w:rsidDel="00FD673D">
                <w:rPr>
                  <w:rFonts w:ascii="Times New Roman" w:eastAsia="仿宋_GB2312" w:hAnsi="Times New Roman" w:cs="Times New Roman"/>
                  <w:color w:val="auto"/>
                  <w:sz w:val="18"/>
                  <w:szCs w:val="18"/>
                </w:rPr>
                <w:delText xml:space="preserve">DMF (6.636 kg/kg). Bubble with nitrogen for 5min±2min (target: 5min), then start the stirrer. Rinse reactor wall with </w:delText>
              </w:r>
              <w:r w:rsidR="002C77EF" w:rsidRPr="00BB7730" w:rsidDel="00FD673D">
                <w:rPr>
                  <w:rFonts w:ascii="Times New Roman" w:eastAsia="仿宋_GB2312" w:hAnsi="Times New Roman" w:cs="Times New Roman"/>
                  <w:color w:val="auto"/>
                  <w:sz w:val="18"/>
                  <w:szCs w:val="18"/>
                  <w:lang w:eastAsia="zh-CN"/>
                </w:rPr>
                <w:delText>1.0 V DMF (0.948kg/kg)</w:delText>
              </w:r>
              <w:r w:rsidR="002C77EF" w:rsidRPr="00BB7730" w:rsidDel="00FD673D">
                <w:rPr>
                  <w:rFonts w:ascii="Times New Roman" w:eastAsia="仿宋_GB2312" w:hAnsi="Times New Roman" w:cs="Times New Roman"/>
                  <w:color w:val="auto"/>
                  <w:sz w:val="18"/>
                  <w:szCs w:val="18"/>
                </w:rPr>
                <w:delText>. Adjust the mixture to 25±5℃ (target: 25℃). After stirring for</w:delText>
              </w:r>
              <w:r w:rsidR="002C77EF" w:rsidRPr="00BB7730" w:rsidDel="00FD673D">
                <w:rPr>
                  <w:rFonts w:ascii="Times New Roman" w:eastAsia="仿宋_GB2312" w:hAnsi="Times New Roman" w:cs="Times New Roman"/>
                  <w:b/>
                  <w:color w:val="auto"/>
                  <w:sz w:val="18"/>
                  <w:szCs w:val="18"/>
                </w:rPr>
                <w:delText xml:space="preserve"> </w:delText>
              </w:r>
              <w:r w:rsidR="002C77EF" w:rsidRPr="00BB7730" w:rsidDel="00FD673D">
                <w:rPr>
                  <w:rFonts w:ascii="Times New Roman" w:eastAsia="仿宋_GB2312" w:hAnsi="Times New Roman" w:cs="Times New Roman"/>
                  <w:color w:val="auto"/>
                  <w:sz w:val="18"/>
                  <w:szCs w:val="18"/>
                </w:rPr>
                <w:delText>35±5min (target: 35 min) at 25±5℃ (target: 25℃), turn off the nitrogen, stop stirring, and drain until there is no obvious dripping</w:delText>
              </w:r>
            </w:del>
            <w:ins w:id="7072" w:author="Pengda Zhao - Network" w:date="2026-05-12T06:07:00Z">
              <w:del w:id="7073" w:author="Xuning Wei12232" w:date="2026-07-27T16:03:00Z">
                <w:r w:rsidR="002C77EF" w:rsidRPr="00BB7730" w:rsidDel="00FD673D">
                  <w:rPr>
                    <w:rFonts w:ascii="Times New Roman" w:eastAsia="仿宋_GB2312" w:hAnsi="Times New Roman" w:cs="Times New Roman"/>
                    <w:color w:val="auto"/>
                    <w:sz w:val="18"/>
                    <w:szCs w:val="18"/>
                  </w:rPr>
                  <w:delText>.</w:delText>
                </w:r>
              </w:del>
            </w:ins>
          </w:p>
        </w:tc>
        <w:tc>
          <w:tcPr>
            <w:tcW w:w="1046" w:type="pct"/>
            <w:vMerge w:val="restart"/>
            <w:shd w:val="clear" w:color="auto" w:fill="FFFFFF" w:themeFill="background1"/>
            <w:vAlign w:val="center"/>
            <w:tcPrChange w:id="7074" w:author="He Han" w:date="2026-08-27T15:59:00Z">
              <w:tcPr>
                <w:tcW w:w="1049" w:type="pct"/>
                <w:gridSpan w:val="5"/>
                <w:vMerge w:val="restart"/>
                <w:shd w:val="clear" w:color="auto" w:fill="FFFFFF" w:themeFill="background1"/>
                <w:vAlign w:val="center"/>
              </w:tcPr>
            </w:tcPrChange>
          </w:tcPr>
          <w:p w14:paraId="61834C77" w14:textId="77777777" w:rsidR="00153539" w:rsidRPr="00BB7730" w:rsidRDefault="00153539">
            <w:pPr>
              <w:pStyle w:val="afc"/>
              <w:numPr>
                <w:ilvl w:val="0"/>
                <w:numId w:val="159"/>
              </w:numPr>
              <w:ind w:firstLineChars="0"/>
              <w:rPr>
                <w:ins w:id="7075" w:author="He Han" w:date="2026-10-22T22:05:00Z"/>
                <w:rFonts w:ascii="Times New Roman" w:hAnsi="Times New Roman" w:cs="Times New Roman"/>
                <w:color w:val="auto"/>
                <w:sz w:val="18"/>
                <w:szCs w:val="18"/>
                <w:shd w:val="clear" w:color="auto" w:fill="FFFFFF"/>
              </w:rPr>
              <w:pPrChange w:id="7076" w:author="He Han" w:date="2026-10-22T22:06:00Z">
                <w:pPr>
                  <w:pStyle w:val="afc"/>
                  <w:numPr>
                    <w:numId w:val="156"/>
                  </w:numPr>
                  <w:ind w:left="420" w:firstLineChars="0" w:hanging="420"/>
                </w:pPr>
              </w:pPrChange>
            </w:pPr>
            <w:ins w:id="7077" w:author="He Han" w:date="2026-10-22T22:05: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05194B39" w14:textId="77777777" w:rsidR="00153539" w:rsidRPr="00BB7730" w:rsidRDefault="00153539">
            <w:pPr>
              <w:pStyle w:val="afc"/>
              <w:numPr>
                <w:ilvl w:val="0"/>
                <w:numId w:val="159"/>
              </w:numPr>
              <w:ind w:firstLineChars="0"/>
              <w:rPr>
                <w:ins w:id="7078" w:author="He Han" w:date="2026-10-22T22:05:00Z"/>
                <w:rFonts w:ascii="Times New Roman" w:eastAsiaTheme="minorEastAsia" w:hAnsi="Times New Roman" w:cs="Times New Roman"/>
                <w:color w:val="auto"/>
                <w:sz w:val="18"/>
                <w:szCs w:val="18"/>
                <w:shd w:val="clear" w:color="auto" w:fill="FFFFFF"/>
                <w:lang w:eastAsia="zh-CN"/>
              </w:rPr>
              <w:pPrChange w:id="7079" w:author="He Han" w:date="2026-10-22T22:06:00Z">
                <w:pPr>
                  <w:pStyle w:val="afc"/>
                  <w:numPr>
                    <w:numId w:val="156"/>
                  </w:numPr>
                  <w:ind w:left="420" w:firstLineChars="0" w:hanging="420"/>
                </w:pPr>
              </w:pPrChange>
            </w:pPr>
            <w:ins w:id="7080" w:author="He Han" w:date="2026-10-22T22:05:00Z">
              <w:r w:rsidRPr="00BB7730">
                <w:rPr>
                  <w:rFonts w:ascii="Times New Roman" w:hAnsi="Times New Roman" w:cs="Times New Roman"/>
                  <w:color w:val="auto"/>
                  <w:sz w:val="18"/>
                  <w:szCs w:val="18"/>
                  <w:shd w:val="clear" w:color="auto" w:fill="FFFFFF"/>
                </w:rPr>
                <w:t>Agitator material: Hastelloy (N10276)</w:t>
              </w:r>
            </w:ins>
          </w:p>
          <w:p w14:paraId="366782F4" w14:textId="77777777" w:rsidR="00153539" w:rsidRPr="00BB7730" w:rsidRDefault="00153539">
            <w:pPr>
              <w:pStyle w:val="afc"/>
              <w:numPr>
                <w:ilvl w:val="0"/>
                <w:numId w:val="159"/>
              </w:numPr>
              <w:ind w:firstLineChars="0"/>
              <w:rPr>
                <w:ins w:id="7081" w:author="He Han" w:date="2026-10-22T22:05:00Z"/>
                <w:rFonts w:ascii="Times New Roman" w:eastAsiaTheme="minorEastAsia" w:hAnsi="Times New Roman" w:cs="Times New Roman"/>
                <w:color w:val="auto"/>
                <w:sz w:val="18"/>
                <w:szCs w:val="18"/>
                <w:shd w:val="clear" w:color="auto" w:fill="FFFFFF"/>
                <w:lang w:eastAsia="zh-CN"/>
              </w:rPr>
              <w:pPrChange w:id="7082" w:author="He Han" w:date="2026-10-22T22:06:00Z">
                <w:pPr>
                  <w:pStyle w:val="afc"/>
                  <w:numPr>
                    <w:numId w:val="156"/>
                  </w:numPr>
                  <w:ind w:left="420" w:firstLineChars="0" w:hanging="420"/>
                </w:pPr>
              </w:pPrChange>
            </w:pPr>
            <w:ins w:id="7083" w:author="He Han" w:date="2026-10-22T22:05:00Z">
              <w:r w:rsidRPr="00BB7730">
                <w:rPr>
                  <w:rFonts w:ascii="Times New Roman" w:hAnsi="Times New Roman" w:cs="Times New Roman"/>
                  <w:color w:val="0000FF"/>
                  <w:sz w:val="18"/>
                  <w:szCs w:val="18"/>
                  <w:shd w:val="clear" w:color="auto" w:fill="FFFFFF"/>
                </w:rPr>
                <w:t>Sieve plate: HC-22</w:t>
              </w:r>
            </w:ins>
          </w:p>
          <w:p w14:paraId="3C179BCA" w14:textId="77777777" w:rsidR="00153539" w:rsidRPr="00BB7730" w:rsidRDefault="00153539">
            <w:pPr>
              <w:pStyle w:val="afc"/>
              <w:numPr>
                <w:ilvl w:val="0"/>
                <w:numId w:val="159"/>
              </w:numPr>
              <w:ind w:firstLineChars="0"/>
              <w:rPr>
                <w:ins w:id="7084" w:author="He Han" w:date="2026-10-22T22:05:00Z"/>
                <w:rFonts w:ascii="Times New Roman" w:hAnsi="Times New Roman" w:cs="Times New Roman"/>
                <w:color w:val="0000FF"/>
                <w:sz w:val="18"/>
                <w:szCs w:val="18"/>
                <w:shd w:val="clear" w:color="auto" w:fill="FFFFFF"/>
              </w:rPr>
              <w:pPrChange w:id="7085" w:author="He Han" w:date="2026-10-22T22:06:00Z">
                <w:pPr>
                  <w:pStyle w:val="afc"/>
                  <w:numPr>
                    <w:numId w:val="156"/>
                  </w:numPr>
                  <w:ind w:left="420" w:firstLineChars="0" w:hanging="420"/>
                </w:pPr>
              </w:pPrChange>
            </w:pPr>
            <w:ins w:id="7086" w:author="He Han" w:date="2026-10-22T22:05: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70C0635B" w14:textId="77777777" w:rsidR="00153539" w:rsidRPr="00BB7730" w:rsidRDefault="00153539">
            <w:pPr>
              <w:pStyle w:val="afc"/>
              <w:numPr>
                <w:ilvl w:val="0"/>
                <w:numId w:val="159"/>
              </w:numPr>
              <w:ind w:firstLineChars="0"/>
              <w:rPr>
                <w:ins w:id="7087" w:author="He Han" w:date="2026-10-22T22:05:00Z"/>
                <w:rFonts w:ascii="Times New Roman" w:hAnsi="Times New Roman" w:cs="Times New Roman"/>
                <w:color w:val="auto"/>
                <w:sz w:val="18"/>
                <w:szCs w:val="18"/>
                <w:shd w:val="clear" w:color="auto" w:fill="FFFFFF"/>
              </w:rPr>
              <w:pPrChange w:id="7088" w:author="He Han" w:date="2026-10-22T22:06:00Z">
                <w:pPr>
                  <w:pStyle w:val="afc"/>
                  <w:numPr>
                    <w:numId w:val="156"/>
                  </w:numPr>
                  <w:ind w:left="420" w:firstLineChars="0" w:hanging="420"/>
                </w:pPr>
              </w:pPrChange>
            </w:pPr>
            <w:ins w:id="7089" w:author="He Han" w:date="2026-10-22T22:05:00Z">
              <w:r w:rsidRPr="00BB7730">
                <w:rPr>
                  <w:rFonts w:ascii="Times New Roman" w:hAnsi="Times New Roman" w:cs="Times New Roman"/>
                  <w:color w:val="auto"/>
                  <w:sz w:val="18"/>
                  <w:szCs w:val="18"/>
                  <w:shd w:val="clear" w:color="auto" w:fill="FFFFFF"/>
                </w:rPr>
                <w:t>Sight glass: Glass</w:t>
              </w:r>
            </w:ins>
          </w:p>
          <w:p w14:paraId="1FB08522" w14:textId="77777777" w:rsidR="00153539" w:rsidRPr="00BB7730" w:rsidRDefault="00153539">
            <w:pPr>
              <w:pStyle w:val="afc"/>
              <w:numPr>
                <w:ilvl w:val="0"/>
                <w:numId w:val="159"/>
              </w:numPr>
              <w:ind w:firstLineChars="0"/>
              <w:rPr>
                <w:ins w:id="7090" w:author="He Han" w:date="2026-10-22T22:05:00Z"/>
                <w:rFonts w:ascii="Times New Roman" w:hAnsi="Times New Roman" w:cs="Times New Roman"/>
                <w:color w:val="auto"/>
                <w:sz w:val="18"/>
                <w:szCs w:val="18"/>
                <w:shd w:val="clear" w:color="auto" w:fill="FFFFFF"/>
              </w:rPr>
              <w:pPrChange w:id="7091" w:author="He Han" w:date="2026-10-22T22:06:00Z">
                <w:pPr>
                  <w:pStyle w:val="afc"/>
                  <w:numPr>
                    <w:numId w:val="156"/>
                  </w:numPr>
                  <w:ind w:left="420" w:firstLineChars="0" w:hanging="420"/>
                </w:pPr>
              </w:pPrChange>
            </w:pPr>
            <w:ins w:id="7092" w:author="He Han" w:date="2026-10-22T22:05:00Z">
              <w:r w:rsidRPr="00BB7730">
                <w:rPr>
                  <w:rFonts w:ascii="Times New Roman" w:hAnsi="Times New Roman" w:cs="Times New Roman"/>
                  <w:color w:val="auto"/>
                  <w:sz w:val="18"/>
                  <w:szCs w:val="18"/>
                  <w:shd w:val="clear" w:color="auto" w:fill="FFFFFF"/>
                </w:rPr>
                <w:t>Transfer pump material: SS316+PTFE</w:t>
              </w:r>
            </w:ins>
          </w:p>
          <w:p w14:paraId="51F0328E" w14:textId="77777777" w:rsidR="00153539" w:rsidRPr="00BB7730" w:rsidRDefault="00153539">
            <w:pPr>
              <w:pStyle w:val="afc"/>
              <w:numPr>
                <w:ilvl w:val="0"/>
                <w:numId w:val="159"/>
              </w:numPr>
              <w:ind w:firstLineChars="0"/>
              <w:rPr>
                <w:ins w:id="7093" w:author="He Han" w:date="2026-10-22T22:05:00Z"/>
                <w:rFonts w:ascii="Times New Roman" w:hAnsi="Times New Roman" w:cs="Times New Roman"/>
                <w:color w:val="auto"/>
                <w:sz w:val="18"/>
                <w:szCs w:val="18"/>
                <w:shd w:val="clear" w:color="auto" w:fill="FFFFFF"/>
              </w:rPr>
              <w:pPrChange w:id="7094" w:author="He Han" w:date="2026-10-22T22:06:00Z">
                <w:pPr>
                  <w:pStyle w:val="afc"/>
                  <w:numPr>
                    <w:numId w:val="156"/>
                  </w:numPr>
                  <w:ind w:left="420" w:firstLineChars="0" w:hanging="420"/>
                </w:pPr>
              </w:pPrChange>
            </w:pPr>
            <w:ins w:id="7095" w:author="He Han" w:date="2026-10-22T22:05:00Z">
              <w:r w:rsidRPr="00BB7730">
                <w:rPr>
                  <w:rFonts w:ascii="Times New Roman" w:hAnsi="Times New Roman" w:cs="Times New Roman"/>
                  <w:color w:val="auto"/>
                  <w:sz w:val="18"/>
                  <w:szCs w:val="18"/>
                  <w:shd w:val="clear" w:color="auto" w:fill="FFFFFF"/>
                </w:rPr>
                <w:t>Thermometer well material: Hastelloy (C-276)</w:t>
              </w:r>
            </w:ins>
          </w:p>
          <w:p w14:paraId="06D05D30" w14:textId="77777777" w:rsidR="00153539" w:rsidRPr="00BB7730" w:rsidRDefault="00153539">
            <w:pPr>
              <w:pStyle w:val="afc"/>
              <w:numPr>
                <w:ilvl w:val="0"/>
                <w:numId w:val="159"/>
              </w:numPr>
              <w:ind w:firstLineChars="0"/>
              <w:rPr>
                <w:ins w:id="7096" w:author="He Han" w:date="2026-10-22T22:05:00Z"/>
                <w:rFonts w:ascii="Times New Roman" w:hAnsi="Times New Roman" w:cs="Times New Roman"/>
                <w:color w:val="auto"/>
                <w:sz w:val="18"/>
                <w:szCs w:val="18"/>
                <w:shd w:val="clear" w:color="auto" w:fill="FFFFFF"/>
              </w:rPr>
              <w:pPrChange w:id="7097" w:author="He Han" w:date="2026-10-22T22:06:00Z">
                <w:pPr>
                  <w:pStyle w:val="afc"/>
                  <w:numPr>
                    <w:numId w:val="156"/>
                  </w:numPr>
                  <w:ind w:left="420" w:firstLineChars="0" w:hanging="420"/>
                </w:pPr>
              </w:pPrChange>
            </w:pPr>
            <w:ins w:id="7098" w:author="He Han" w:date="2026-10-22T22:05:00Z">
              <w:r w:rsidRPr="00BB7730">
                <w:rPr>
                  <w:rFonts w:ascii="Times New Roman" w:hAnsi="Times New Roman" w:cs="Times New Roman"/>
                  <w:color w:val="auto"/>
                  <w:sz w:val="18"/>
                  <w:szCs w:val="18"/>
                  <w:shd w:val="clear" w:color="auto" w:fill="FFFFFF"/>
                </w:rPr>
                <w:t>Pipeline material: 316L</w:t>
              </w:r>
            </w:ins>
          </w:p>
          <w:p w14:paraId="0293A7A0" w14:textId="77777777" w:rsidR="00153539" w:rsidRPr="00BB7730" w:rsidRDefault="00153539">
            <w:pPr>
              <w:pStyle w:val="afc"/>
              <w:numPr>
                <w:ilvl w:val="0"/>
                <w:numId w:val="159"/>
              </w:numPr>
              <w:ind w:firstLineChars="0"/>
              <w:rPr>
                <w:ins w:id="7099" w:author="He Han" w:date="2026-10-22T22:05:00Z"/>
                <w:rFonts w:ascii="Times New Roman" w:hAnsi="Times New Roman" w:cs="Times New Roman"/>
                <w:color w:val="0000FF"/>
                <w:sz w:val="18"/>
                <w:szCs w:val="18"/>
                <w:shd w:val="clear" w:color="auto" w:fill="FFFFFF"/>
              </w:rPr>
              <w:pPrChange w:id="7100" w:author="He Han" w:date="2026-10-22T22:06:00Z">
                <w:pPr>
                  <w:pStyle w:val="afc"/>
                  <w:numPr>
                    <w:numId w:val="156"/>
                  </w:numPr>
                  <w:ind w:left="420" w:firstLineChars="0" w:hanging="420"/>
                </w:pPr>
              </w:pPrChange>
            </w:pPr>
            <w:ins w:id="7101" w:author="He Han" w:date="2026-10-22T22:05: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7592468A" w14:textId="77777777" w:rsidR="00153539" w:rsidRPr="00BB7730" w:rsidRDefault="00153539">
            <w:pPr>
              <w:pStyle w:val="afc"/>
              <w:numPr>
                <w:ilvl w:val="0"/>
                <w:numId w:val="159"/>
              </w:numPr>
              <w:ind w:firstLineChars="0"/>
              <w:rPr>
                <w:ins w:id="7102" w:author="He Han" w:date="2026-10-22T22:05:00Z"/>
                <w:rFonts w:ascii="Times New Roman" w:hAnsi="Times New Roman" w:cs="Times New Roman"/>
                <w:color w:val="auto"/>
                <w:sz w:val="18"/>
                <w:szCs w:val="18"/>
                <w:shd w:val="clear" w:color="auto" w:fill="FFFFFF"/>
              </w:rPr>
              <w:pPrChange w:id="7103" w:author="He Han" w:date="2026-10-22T22:06:00Z">
                <w:pPr>
                  <w:pStyle w:val="afc"/>
                  <w:numPr>
                    <w:numId w:val="156"/>
                  </w:numPr>
                  <w:ind w:left="420" w:firstLineChars="0" w:hanging="420"/>
                </w:pPr>
              </w:pPrChange>
            </w:pPr>
            <w:ins w:id="7104" w:author="He Han" w:date="2026-10-22T22:05:00Z">
              <w:r w:rsidRPr="00BB7730">
                <w:rPr>
                  <w:rFonts w:ascii="Times New Roman" w:hAnsi="Times New Roman" w:cs="Times New Roman"/>
                  <w:color w:val="auto"/>
                  <w:sz w:val="18"/>
                  <w:szCs w:val="18"/>
                  <w:shd w:val="clear" w:color="auto" w:fill="FFFFFF"/>
                </w:rPr>
                <w:t>Mass flow meter: SS</w:t>
              </w:r>
            </w:ins>
          </w:p>
          <w:p w14:paraId="07A91CCA" w14:textId="77777777" w:rsidR="00153539" w:rsidRPr="00BB7730" w:rsidRDefault="00153539">
            <w:pPr>
              <w:pStyle w:val="afc"/>
              <w:numPr>
                <w:ilvl w:val="0"/>
                <w:numId w:val="159"/>
              </w:numPr>
              <w:ind w:firstLineChars="0"/>
              <w:rPr>
                <w:ins w:id="7105" w:author="He Han" w:date="2026-10-22T22:05:00Z"/>
                <w:rFonts w:ascii="Times New Roman" w:hAnsi="Times New Roman" w:cs="Times New Roman"/>
                <w:b/>
                <w:color w:val="auto"/>
                <w:sz w:val="18"/>
                <w:szCs w:val="18"/>
                <w:shd w:val="clear" w:color="auto" w:fill="FFFFFF"/>
              </w:rPr>
              <w:pPrChange w:id="7106" w:author="He Han" w:date="2026-10-22T22:06:00Z">
                <w:pPr>
                  <w:pStyle w:val="afc"/>
                  <w:numPr>
                    <w:numId w:val="156"/>
                  </w:numPr>
                  <w:ind w:left="420" w:firstLineChars="0" w:hanging="420"/>
                </w:pPr>
              </w:pPrChange>
            </w:pPr>
            <w:ins w:id="7107" w:author="He Han" w:date="2026-10-22T22:05: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7DC23723" w14:textId="77777777" w:rsidR="00153539" w:rsidRPr="00BB7730" w:rsidRDefault="00153539">
            <w:pPr>
              <w:pStyle w:val="afc"/>
              <w:numPr>
                <w:ilvl w:val="0"/>
                <w:numId w:val="159"/>
              </w:numPr>
              <w:ind w:firstLineChars="0"/>
              <w:rPr>
                <w:ins w:id="7108" w:author="He Han" w:date="2026-10-22T22:05:00Z"/>
                <w:rFonts w:ascii="Times New Roman" w:eastAsiaTheme="minorEastAsia" w:hAnsi="Times New Roman" w:cs="Times New Roman"/>
                <w:color w:val="auto"/>
                <w:sz w:val="18"/>
                <w:szCs w:val="18"/>
                <w:shd w:val="clear" w:color="auto" w:fill="FFFFFF"/>
                <w:lang w:eastAsia="zh-CN"/>
              </w:rPr>
              <w:pPrChange w:id="7109" w:author="He Han" w:date="2026-10-22T22:06:00Z">
                <w:pPr>
                  <w:pStyle w:val="afc"/>
                  <w:numPr>
                    <w:numId w:val="156"/>
                  </w:numPr>
                  <w:ind w:left="420" w:firstLineChars="0" w:hanging="420"/>
                </w:pPr>
              </w:pPrChange>
            </w:pPr>
            <w:ins w:id="7110" w:author="He Han" w:date="2026-10-22T22:05: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1ECA3E0A" w14:textId="77777777" w:rsidR="00153539" w:rsidRPr="00BB7730" w:rsidRDefault="00153539">
            <w:pPr>
              <w:pStyle w:val="afc"/>
              <w:numPr>
                <w:ilvl w:val="0"/>
                <w:numId w:val="159"/>
              </w:numPr>
              <w:ind w:firstLineChars="0"/>
              <w:rPr>
                <w:ins w:id="7111" w:author="He Han" w:date="2026-10-22T22:05:00Z"/>
                <w:rFonts w:ascii="Times New Roman" w:hAnsi="Times New Roman" w:cs="Times New Roman"/>
                <w:color w:val="auto"/>
                <w:sz w:val="18"/>
                <w:szCs w:val="18"/>
                <w:shd w:val="clear" w:color="auto" w:fill="FFFFFF"/>
              </w:rPr>
              <w:pPrChange w:id="7112" w:author="He Han" w:date="2026-10-22T22:06:00Z">
                <w:pPr>
                  <w:pStyle w:val="afc"/>
                  <w:numPr>
                    <w:numId w:val="156"/>
                  </w:numPr>
                  <w:ind w:left="420" w:firstLineChars="0" w:hanging="420"/>
                </w:pPr>
              </w:pPrChange>
            </w:pPr>
            <w:ins w:id="7113" w:author="He Han" w:date="2026-10-22T22:05:00Z">
              <w:r w:rsidRPr="00BB7730">
                <w:rPr>
                  <w:rFonts w:ascii="Times New Roman" w:hAnsi="Times New Roman" w:cs="Times New Roman"/>
                  <w:color w:val="auto"/>
                  <w:sz w:val="18"/>
                  <w:szCs w:val="18"/>
                  <w:shd w:val="clear" w:color="auto" w:fill="FFFFFF"/>
                </w:rPr>
                <w:t>Waste discharge pump material: SS316+PTFE</w:t>
              </w:r>
            </w:ins>
          </w:p>
          <w:p w14:paraId="4FBAD714" w14:textId="77777777" w:rsidR="00153539" w:rsidRPr="00BB7730" w:rsidRDefault="00153539">
            <w:pPr>
              <w:pStyle w:val="afc"/>
              <w:numPr>
                <w:ilvl w:val="0"/>
                <w:numId w:val="159"/>
              </w:numPr>
              <w:ind w:firstLineChars="0"/>
              <w:rPr>
                <w:ins w:id="7114" w:author="He Han" w:date="2026-10-22T22:05:00Z"/>
                <w:rFonts w:ascii="Times New Roman" w:hAnsi="Times New Roman" w:cs="Times New Roman"/>
                <w:color w:val="auto"/>
                <w:sz w:val="18"/>
                <w:szCs w:val="18"/>
                <w:shd w:val="clear" w:color="auto" w:fill="FFFFFF"/>
              </w:rPr>
              <w:pPrChange w:id="7115" w:author="He Han" w:date="2026-10-22T22:06:00Z">
                <w:pPr>
                  <w:pStyle w:val="afc"/>
                  <w:numPr>
                    <w:numId w:val="156"/>
                  </w:numPr>
                  <w:ind w:left="420" w:firstLineChars="0" w:hanging="420"/>
                </w:pPr>
              </w:pPrChange>
            </w:pPr>
            <w:ins w:id="7116" w:author="He Han" w:date="2026-10-22T22:05: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4DDA051D" w14:textId="77777777" w:rsidR="00153539" w:rsidRPr="00BB7730" w:rsidRDefault="00153539">
            <w:pPr>
              <w:pStyle w:val="afc"/>
              <w:numPr>
                <w:ilvl w:val="0"/>
                <w:numId w:val="159"/>
              </w:numPr>
              <w:ind w:firstLineChars="0"/>
              <w:rPr>
                <w:ins w:id="7117" w:author="He Han" w:date="2026-10-22T22:05:00Z"/>
                <w:rFonts w:ascii="Times New Roman" w:hAnsi="Times New Roman" w:cs="Times New Roman"/>
                <w:color w:val="auto"/>
                <w:sz w:val="18"/>
                <w:szCs w:val="18"/>
                <w:shd w:val="clear" w:color="auto" w:fill="FFFFFF"/>
              </w:rPr>
              <w:pPrChange w:id="7118" w:author="He Han" w:date="2026-10-22T22:06:00Z">
                <w:pPr>
                  <w:pStyle w:val="afc"/>
                  <w:numPr>
                    <w:numId w:val="156"/>
                  </w:numPr>
                  <w:ind w:left="420" w:firstLineChars="0" w:hanging="420"/>
                </w:pPr>
              </w:pPrChange>
            </w:pPr>
            <w:ins w:id="7119" w:author="He Han" w:date="2026-10-22T22:05: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70D74480" w14:textId="27F043FA" w:rsidR="00060BEF" w:rsidRPr="00BB7730" w:rsidDel="00153539" w:rsidRDefault="00060BEF">
            <w:pPr>
              <w:pStyle w:val="afc"/>
              <w:numPr>
                <w:ilvl w:val="0"/>
                <w:numId w:val="158"/>
              </w:numPr>
              <w:ind w:firstLineChars="0"/>
              <w:rPr>
                <w:del w:id="7120" w:author="He Han" w:date="2026-10-22T22:04:00Z"/>
                <w:rFonts w:ascii="Times New Roman" w:hAnsi="Times New Roman" w:cs="Times New Roman"/>
                <w:color w:val="auto"/>
                <w:sz w:val="18"/>
                <w:szCs w:val="18"/>
                <w:shd w:val="clear" w:color="auto" w:fill="FFFFFF"/>
              </w:rPr>
              <w:pPrChange w:id="7121" w:author="He Han" w:date="2026-10-22T22:04:00Z">
                <w:pPr/>
              </w:pPrChange>
            </w:pPr>
            <w:ins w:id="7122" w:author="Xuning Wei12232" w:date="2026-07-27T17:41:00Z">
              <w:del w:id="7123" w:author="He Han" w:date="2026-10-12T13:44:00Z">
                <w:r w:rsidRPr="00BB7730" w:rsidDel="000E3A98">
                  <w:rPr>
                    <w:rFonts w:ascii="Times New Roman" w:hAnsi="Times New Roman" w:cs="Times New Roman"/>
                    <w:color w:val="00B0F0"/>
                    <w:sz w:val="18"/>
                    <w:szCs w:val="18"/>
                    <w:shd w:val="clear" w:color="auto" w:fill="FFFFFF"/>
                    <w:rPrChange w:id="7124" w:author="He Han" w:date="2026-10-22T22:04: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7125" w:author="He Han" w:date="2026-10-22T22:04: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7126" w:author="He Han" w:date="2026-10-22T22:04:00Z">
                      <w:rPr>
                        <w:rFonts w:ascii="Times New Roman" w:hAnsi="Times New Roman" w:cs="Times New Roman"/>
                        <w:color w:val="auto"/>
                        <w:sz w:val="18"/>
                        <w:szCs w:val="18"/>
                        <w:shd w:val="clear" w:color="auto" w:fill="FFFFFF"/>
                      </w:rPr>
                    </w:rPrChange>
                  </w:rPr>
                  <w:delText>material:</w:delText>
                </w:r>
              </w:del>
              <w:del w:id="7127" w:author="He Han" w:date="2026-10-22T22:05:00Z">
                <w:r w:rsidRPr="00BB7730" w:rsidDel="00153539">
                  <w:rPr>
                    <w:rFonts w:ascii="Times New Roman" w:hAnsi="Times New Roman" w:cs="Times New Roman"/>
                    <w:color w:val="auto"/>
                    <w:sz w:val="18"/>
                    <w:szCs w:val="18"/>
                    <w:shd w:val="clear" w:color="auto" w:fill="FFFFFF"/>
                    <w:rPrChange w:id="7128" w:author="He Han" w:date="2026-10-22T22:04:00Z">
                      <w:rPr>
                        <w:color w:val="auto"/>
                        <w:shd w:val="clear" w:color="auto" w:fill="FFFFFF"/>
                      </w:rPr>
                    </w:rPrChange>
                  </w:rPr>
                  <w:delText xml:space="preserve"> Hastelloy (C-276)</w:delText>
                </w:r>
              </w:del>
            </w:ins>
          </w:p>
          <w:p w14:paraId="0D6BE94D" w14:textId="56C919A4" w:rsidR="00060BEF" w:rsidRPr="00BB7730" w:rsidDel="00153539" w:rsidRDefault="00060BEF">
            <w:pPr>
              <w:pStyle w:val="afc"/>
              <w:numPr>
                <w:ilvl w:val="0"/>
                <w:numId w:val="158"/>
              </w:numPr>
              <w:ind w:firstLineChars="0"/>
              <w:rPr>
                <w:del w:id="7129" w:author="He Han" w:date="2026-10-22T22:04:00Z"/>
                <w:rFonts w:ascii="Times New Roman" w:eastAsiaTheme="minorEastAsia" w:hAnsi="Times New Roman" w:cs="Times New Roman"/>
                <w:color w:val="auto"/>
                <w:sz w:val="18"/>
                <w:szCs w:val="18"/>
                <w:shd w:val="clear" w:color="auto" w:fill="FFFFFF"/>
                <w:lang w:eastAsia="zh-CN"/>
                <w:rPrChange w:id="7130" w:author="He Han" w:date="2026-10-22T22:04:00Z">
                  <w:rPr>
                    <w:del w:id="7131" w:author="He Han" w:date="2026-10-22T22:04:00Z"/>
                    <w:rFonts w:ascii="Times New Roman" w:hAnsi="Times New Roman" w:cs="Times New Roman"/>
                    <w:color w:val="0000FF"/>
                    <w:sz w:val="18"/>
                    <w:szCs w:val="18"/>
                    <w:shd w:val="clear" w:color="auto" w:fill="FFFFFF"/>
                  </w:rPr>
                </w:rPrChange>
              </w:rPr>
              <w:pPrChange w:id="7132" w:author="He Han" w:date="2026-10-22T22:04:00Z">
                <w:pPr/>
              </w:pPrChange>
            </w:pPr>
            <w:ins w:id="7133" w:author="Xuning Wei12232" w:date="2026-07-27T17:41:00Z">
              <w:del w:id="7134" w:author="He Han" w:date="2026-10-22T22:05:00Z">
                <w:r w:rsidRPr="00BB7730" w:rsidDel="00153539">
                  <w:rPr>
                    <w:rFonts w:ascii="Times New Roman" w:hAnsi="Times New Roman" w:cs="Times New Roman"/>
                    <w:color w:val="auto"/>
                    <w:sz w:val="18"/>
                    <w:szCs w:val="18"/>
                    <w:shd w:val="clear" w:color="auto" w:fill="FFFFFF"/>
                    <w:rPrChange w:id="7135" w:author="He Han" w:date="2026-10-22T22:04:00Z">
                      <w:rPr>
                        <w:shd w:val="clear" w:color="auto" w:fill="FFFFFF"/>
                      </w:rPr>
                    </w:rPrChange>
                  </w:rPr>
                  <w:delText>Agitator material: Hastelloy (N10276)</w:delText>
                </w:r>
              </w:del>
              <w:del w:id="7136" w:author="He Han" w:date="2026-10-22T22:04:00Z">
                <w:r w:rsidRPr="00BB7730" w:rsidDel="00153539">
                  <w:rPr>
                    <w:rFonts w:ascii="Times New Roman" w:hAnsi="Times New Roman" w:cs="Times New Roman"/>
                    <w:color w:val="auto"/>
                    <w:sz w:val="18"/>
                    <w:szCs w:val="18"/>
                    <w:shd w:val="clear" w:color="auto" w:fill="FFFFFF"/>
                    <w:rPrChange w:id="7137" w:author="He Han" w:date="2026-10-22T22:04:00Z">
                      <w:rPr>
                        <w:shd w:val="clear" w:color="auto" w:fill="FFFFFF"/>
                      </w:rPr>
                    </w:rPrChange>
                  </w:rPr>
                  <w:br/>
                </w:r>
              </w:del>
              <w:del w:id="7138" w:author="He Han" w:date="2026-10-22T22:05:00Z">
                <w:r w:rsidRPr="00BB7730" w:rsidDel="00153539">
                  <w:rPr>
                    <w:rFonts w:ascii="Times New Roman" w:hAnsi="Times New Roman" w:cs="Times New Roman"/>
                    <w:color w:val="0000FF"/>
                    <w:sz w:val="18"/>
                    <w:szCs w:val="18"/>
                    <w:shd w:val="clear" w:color="auto" w:fill="FFFFFF"/>
                    <w:rPrChange w:id="7139" w:author="He Han" w:date="2026-10-22T22:04:00Z">
                      <w:rPr>
                        <w:color w:val="0000FF"/>
                        <w:shd w:val="clear" w:color="auto" w:fill="FFFFFF"/>
                      </w:rPr>
                    </w:rPrChange>
                  </w:rPr>
                  <w:delText>Sieve plate: HC-22</w:delText>
                </w:r>
              </w:del>
            </w:ins>
          </w:p>
          <w:p w14:paraId="7FE1D9C1" w14:textId="465A513D" w:rsidR="00060BEF" w:rsidRPr="00BB7730" w:rsidDel="00153539" w:rsidRDefault="00060BEF">
            <w:pPr>
              <w:pStyle w:val="afc"/>
              <w:numPr>
                <w:ilvl w:val="0"/>
                <w:numId w:val="158"/>
              </w:numPr>
              <w:ind w:firstLineChars="0"/>
              <w:rPr>
                <w:del w:id="7140" w:author="He Han" w:date="2026-10-22T22:04:00Z"/>
                <w:rFonts w:ascii="Times New Roman" w:hAnsi="Times New Roman" w:cs="Times New Roman"/>
                <w:color w:val="0000FF"/>
                <w:sz w:val="18"/>
                <w:szCs w:val="18"/>
                <w:shd w:val="clear" w:color="auto" w:fill="FFFFFF"/>
                <w:rPrChange w:id="7141" w:author="He Han" w:date="2026-10-22T22:04:00Z">
                  <w:rPr>
                    <w:del w:id="7142" w:author="He Han" w:date="2026-10-22T22:04:00Z"/>
                    <w:rFonts w:ascii="Times New Roman" w:hAnsi="Times New Roman" w:cs="Times New Roman"/>
                    <w:color w:val="auto"/>
                    <w:sz w:val="18"/>
                    <w:szCs w:val="18"/>
                    <w:shd w:val="clear" w:color="auto" w:fill="FFFFFF"/>
                  </w:rPr>
                </w:rPrChange>
              </w:rPr>
              <w:pPrChange w:id="7143" w:author="He Han" w:date="2026-10-22T22:04:00Z">
                <w:pPr/>
              </w:pPrChange>
            </w:pPr>
            <w:ins w:id="7144" w:author="Xuning Wei12232" w:date="2026-07-27T17:41:00Z">
              <w:del w:id="7145" w:author="He Han" w:date="2026-10-22T22:05:00Z">
                <w:r w:rsidRPr="00BB7730" w:rsidDel="00153539">
                  <w:rPr>
                    <w:rFonts w:ascii="Times New Roman" w:hAnsi="Times New Roman" w:cs="Times New Roman"/>
                    <w:color w:val="0000FF"/>
                    <w:sz w:val="18"/>
                    <w:szCs w:val="18"/>
                    <w:shd w:val="clear" w:color="auto" w:fill="FFFFFF"/>
                    <w:rPrChange w:id="7146" w:author="He Han" w:date="2026-10-22T22:04:00Z">
                      <w:rPr>
                        <w:shd w:val="clear" w:color="auto" w:fill="FFFFFF"/>
                      </w:rPr>
                    </w:rPrChange>
                  </w:rPr>
                  <w:delText>Nitrogen distribution pipi</w:delText>
                </w:r>
                <w:r w:rsidRPr="00BB7730" w:rsidDel="00153539">
                  <w:rPr>
                    <w:rFonts w:ascii="Times New Roman" w:hAnsi="Times New Roman" w:cs="Times New Roman"/>
                    <w:color w:val="0000FF"/>
                    <w:sz w:val="18"/>
                    <w:szCs w:val="18"/>
                    <w:shd w:val="pct15" w:color="auto" w:fill="FFFFFF"/>
                    <w:rPrChange w:id="7147" w:author="He Han" w:date="2026-10-22T22:04:00Z">
                      <w:rPr>
                        <w:shd w:val="pct15" w:color="auto" w:fill="FFFFFF"/>
                      </w:rPr>
                    </w:rPrChange>
                  </w:rPr>
                  <w:delText xml:space="preserve">ng: </w:delText>
                </w:r>
                <w:r w:rsidRPr="00BB7730" w:rsidDel="00153539">
                  <w:rPr>
                    <w:rFonts w:ascii="Times New Roman" w:hAnsi="Times New Roman" w:cs="Times New Roman"/>
                    <w:color w:val="auto"/>
                    <w:sz w:val="18"/>
                    <w:szCs w:val="18"/>
                    <w:shd w:val="clear" w:color="auto" w:fill="FFFFFF"/>
                    <w:rPrChange w:id="7148" w:author="He Han" w:date="2026-10-22T22:04:00Z">
                      <w:rPr>
                        <w:color w:val="auto"/>
                        <w:shd w:val="clear" w:color="auto" w:fill="FFFFFF"/>
                      </w:rPr>
                    </w:rPrChange>
                  </w:rPr>
                  <w:delText>Hastelloy (C-276)</w:delText>
                </w:r>
              </w:del>
            </w:ins>
          </w:p>
          <w:p w14:paraId="166BB674" w14:textId="78B2BF8C" w:rsidR="00060BEF" w:rsidRPr="00BB7730" w:rsidDel="00153539" w:rsidRDefault="00060BEF">
            <w:pPr>
              <w:pStyle w:val="afc"/>
              <w:numPr>
                <w:ilvl w:val="0"/>
                <w:numId w:val="158"/>
              </w:numPr>
              <w:ind w:firstLineChars="0"/>
              <w:rPr>
                <w:ins w:id="7149" w:author="Xuning Wei12232" w:date="2026-07-27T17:41:00Z"/>
                <w:del w:id="7150" w:author="He Han" w:date="2026-10-22T22:05:00Z"/>
                <w:rFonts w:ascii="Times New Roman" w:hAnsi="Times New Roman" w:cs="Times New Roman"/>
                <w:color w:val="auto"/>
                <w:sz w:val="18"/>
                <w:szCs w:val="18"/>
                <w:shd w:val="clear" w:color="auto" w:fill="FFFFFF"/>
                <w:rPrChange w:id="7151" w:author="He Han" w:date="2026-10-22T22:04:00Z">
                  <w:rPr>
                    <w:ins w:id="7152" w:author="Xuning Wei12232" w:date="2026-07-27T17:41:00Z"/>
                    <w:del w:id="7153" w:author="He Han" w:date="2026-10-22T22:05:00Z"/>
                    <w:shd w:val="clear" w:color="auto" w:fill="FFFFFF"/>
                  </w:rPr>
                </w:rPrChange>
              </w:rPr>
              <w:pPrChange w:id="7154" w:author="He Han" w:date="2026-10-22T22:04:00Z">
                <w:pPr/>
              </w:pPrChange>
            </w:pPr>
            <w:ins w:id="7155" w:author="Xuning Wei12232" w:date="2026-07-27T17:41:00Z">
              <w:del w:id="7156" w:author="He Han" w:date="2026-10-22T22:05:00Z">
                <w:r w:rsidRPr="00BB7730" w:rsidDel="00153539">
                  <w:rPr>
                    <w:rFonts w:ascii="Times New Roman" w:hAnsi="Times New Roman" w:cs="Times New Roman"/>
                    <w:color w:val="auto"/>
                    <w:sz w:val="18"/>
                    <w:szCs w:val="18"/>
                    <w:shd w:val="clear" w:color="auto" w:fill="FFFFFF"/>
                    <w:rPrChange w:id="7157" w:author="He Han" w:date="2026-10-22T22:04:00Z">
                      <w:rPr>
                        <w:shd w:val="clear" w:color="auto" w:fill="FFFFFF"/>
                      </w:rPr>
                    </w:rPrChange>
                  </w:rPr>
                  <w:delText>Sight glass: Glass</w:delText>
                </w:r>
              </w:del>
            </w:ins>
          </w:p>
          <w:p w14:paraId="3D434500" w14:textId="3DE1DF1D" w:rsidR="00060BEF" w:rsidRPr="00BB7730" w:rsidDel="00153539" w:rsidRDefault="00060BEF" w:rsidP="00060BEF">
            <w:pPr>
              <w:rPr>
                <w:ins w:id="7158" w:author="Xuning Wei12232" w:date="2026-07-27T17:41:00Z"/>
                <w:del w:id="7159" w:author="He Han" w:date="2026-10-22T22:05:00Z"/>
                <w:rFonts w:ascii="Times New Roman" w:hAnsi="Times New Roman" w:cs="Times New Roman"/>
                <w:color w:val="auto"/>
                <w:sz w:val="18"/>
                <w:szCs w:val="18"/>
                <w:shd w:val="clear" w:color="auto" w:fill="FFFFFF"/>
              </w:rPr>
            </w:pPr>
            <w:ins w:id="7160" w:author="Xuning Wei12232" w:date="2026-07-27T17:41:00Z">
              <w:del w:id="7161" w:author="He Han" w:date="2026-10-22T22:05:00Z">
                <w:r w:rsidRPr="00BB7730" w:rsidDel="00153539">
                  <w:rPr>
                    <w:rFonts w:ascii="Times New Roman" w:hAnsi="Times New Roman" w:cs="Times New Roman"/>
                    <w:color w:val="auto"/>
                    <w:sz w:val="18"/>
                    <w:szCs w:val="18"/>
                    <w:shd w:val="clear" w:color="auto" w:fill="FFFFFF"/>
                  </w:rPr>
                  <w:delText>Transfer pump material: SS316+PTFE</w:delText>
                </w:r>
              </w:del>
              <w:del w:id="7162" w:author="He Han" w:date="2026-10-12T13:54:00Z">
                <w:r w:rsidRPr="00BB7730" w:rsidDel="005A313A">
                  <w:rPr>
                    <w:rFonts w:ascii="Times New Roman" w:hAnsi="Times New Roman" w:cs="Times New Roman"/>
                    <w:color w:val="auto"/>
                    <w:sz w:val="18"/>
                    <w:szCs w:val="18"/>
                    <w:shd w:val="clear" w:color="auto" w:fill="FFFFFF"/>
                  </w:rPr>
                  <w:delText>,</w:delText>
                </w:r>
              </w:del>
            </w:ins>
          </w:p>
          <w:p w14:paraId="58BAE811" w14:textId="1D3920B2" w:rsidR="00060BEF" w:rsidRPr="00BB7730" w:rsidDel="00153539" w:rsidRDefault="00060BEF" w:rsidP="00060BEF">
            <w:pPr>
              <w:rPr>
                <w:ins w:id="7163" w:author="Xuning Wei12232" w:date="2026-07-27T17:41:00Z"/>
                <w:del w:id="7164" w:author="He Han" w:date="2026-10-22T22:05:00Z"/>
                <w:rFonts w:ascii="Times New Roman" w:hAnsi="Times New Roman" w:cs="Times New Roman"/>
                <w:color w:val="auto"/>
                <w:sz w:val="18"/>
                <w:szCs w:val="18"/>
                <w:shd w:val="clear" w:color="auto" w:fill="FFFFFF"/>
              </w:rPr>
            </w:pPr>
            <w:ins w:id="7165" w:author="Xuning Wei12232" w:date="2026-07-27T17:41:00Z">
              <w:del w:id="7166" w:author="He Han" w:date="2026-10-22T22:05: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1565B091" w14:textId="33A8193E" w:rsidR="00060BEF" w:rsidRPr="00BB7730" w:rsidDel="00153539" w:rsidRDefault="00060BEF" w:rsidP="00060BEF">
            <w:pPr>
              <w:rPr>
                <w:ins w:id="7167" w:author="Xuning Wei12232" w:date="2026-07-27T17:41:00Z"/>
                <w:del w:id="7168" w:author="He Han" w:date="2026-10-22T22:05:00Z"/>
                <w:rFonts w:ascii="Times New Roman" w:hAnsi="Times New Roman" w:cs="Times New Roman"/>
                <w:color w:val="auto"/>
                <w:sz w:val="18"/>
                <w:szCs w:val="18"/>
                <w:shd w:val="clear" w:color="auto" w:fill="FFFFFF"/>
              </w:rPr>
            </w:pPr>
            <w:ins w:id="7169" w:author="Xuning Wei12232" w:date="2026-07-27T17:41:00Z">
              <w:del w:id="7170" w:author="He Han" w:date="2026-10-22T22:05:00Z">
                <w:r w:rsidRPr="00BB7730" w:rsidDel="00153539">
                  <w:rPr>
                    <w:rFonts w:ascii="Times New Roman" w:hAnsi="Times New Roman" w:cs="Times New Roman"/>
                    <w:color w:val="auto"/>
                    <w:sz w:val="18"/>
                    <w:szCs w:val="18"/>
                    <w:shd w:val="clear" w:color="auto" w:fill="FFFFFF"/>
                  </w:rPr>
                  <w:delText>Pipeline material: 316L</w:delText>
                </w:r>
              </w:del>
            </w:ins>
          </w:p>
          <w:p w14:paraId="79335CBA" w14:textId="371A503B" w:rsidR="00060BEF" w:rsidRPr="00BB7730" w:rsidDel="00153539" w:rsidRDefault="00060BEF" w:rsidP="00060BEF">
            <w:pPr>
              <w:rPr>
                <w:ins w:id="7171" w:author="Xuning Wei12232" w:date="2026-07-27T17:41:00Z"/>
                <w:del w:id="7172" w:author="He Han" w:date="2026-10-22T22:05:00Z"/>
                <w:rFonts w:ascii="Times New Roman" w:hAnsi="Times New Roman" w:cs="Times New Roman"/>
                <w:color w:val="FF0000"/>
                <w:sz w:val="18"/>
                <w:szCs w:val="18"/>
                <w:shd w:val="clear" w:color="auto" w:fill="FFFFFF"/>
                <w:rPrChange w:id="7173" w:author="Johan Granander" w:date="2026-07-28T15:02:00Z">
                  <w:rPr>
                    <w:ins w:id="7174" w:author="Xuning Wei12232" w:date="2026-07-27T17:41:00Z"/>
                    <w:del w:id="7175" w:author="He Han" w:date="2026-10-22T22:05:00Z"/>
                    <w:rFonts w:ascii="Times New Roman" w:hAnsi="Times New Roman" w:cs="Times New Roman"/>
                    <w:color w:val="FF0000"/>
                    <w:sz w:val="18"/>
                    <w:szCs w:val="18"/>
                    <w:shd w:val="clear" w:color="auto" w:fill="FFFFFF"/>
                    <w:lang w:val="sv-SE"/>
                  </w:rPr>
                </w:rPrChange>
              </w:rPr>
            </w:pPr>
            <w:ins w:id="7176" w:author="Xuning Wei12232" w:date="2026-07-27T17:41:00Z">
              <w:del w:id="7177" w:author="He Han" w:date="2026-10-22T22:05:00Z">
                <w:r w:rsidRPr="00BB7730" w:rsidDel="00153539">
                  <w:rPr>
                    <w:rFonts w:ascii="Times New Roman" w:hAnsi="Times New Roman" w:cs="Times New Roman"/>
                    <w:color w:val="FF0000"/>
                    <w:sz w:val="18"/>
                    <w:szCs w:val="18"/>
                    <w:shd w:val="clear" w:color="auto" w:fill="FFFFFF"/>
                    <w:rPrChange w:id="7178"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4279324C" w14:textId="0784BCB5" w:rsidR="00060BEF" w:rsidRPr="00BB7730" w:rsidDel="00153539" w:rsidRDefault="00060BEF" w:rsidP="00060BEF">
            <w:pPr>
              <w:rPr>
                <w:ins w:id="7179" w:author="Xuning Wei12232" w:date="2026-07-27T17:41:00Z"/>
                <w:del w:id="7180" w:author="He Han" w:date="2026-10-22T22:05:00Z"/>
                <w:rFonts w:ascii="Times New Roman" w:hAnsi="Times New Roman" w:cs="Times New Roman"/>
                <w:color w:val="auto"/>
                <w:sz w:val="18"/>
                <w:szCs w:val="18"/>
                <w:shd w:val="clear" w:color="auto" w:fill="FFFFFF"/>
                <w:rPrChange w:id="7181" w:author="Johan Granander" w:date="2026-07-28T15:02:00Z">
                  <w:rPr>
                    <w:ins w:id="7182" w:author="Xuning Wei12232" w:date="2026-07-27T17:41:00Z"/>
                    <w:del w:id="7183" w:author="He Han" w:date="2026-10-22T22:05:00Z"/>
                    <w:rFonts w:ascii="Times New Roman" w:hAnsi="Times New Roman" w:cs="Times New Roman"/>
                    <w:color w:val="auto"/>
                    <w:sz w:val="18"/>
                    <w:szCs w:val="18"/>
                    <w:shd w:val="clear" w:color="auto" w:fill="FFFFFF"/>
                    <w:lang w:val="sv-SE"/>
                  </w:rPr>
                </w:rPrChange>
              </w:rPr>
            </w:pPr>
            <w:ins w:id="7184" w:author="Xuning Wei12232" w:date="2026-07-27T17:41:00Z">
              <w:del w:id="7185" w:author="He Han" w:date="2026-10-22T22:05:00Z">
                <w:r w:rsidRPr="00BB7730" w:rsidDel="00153539">
                  <w:rPr>
                    <w:rFonts w:ascii="Times New Roman" w:hAnsi="Times New Roman" w:cs="Times New Roman"/>
                    <w:color w:val="auto"/>
                    <w:sz w:val="18"/>
                    <w:szCs w:val="18"/>
                    <w:shd w:val="clear" w:color="auto" w:fill="FFFFFF"/>
                    <w:rPrChange w:id="7186"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3E8B68A6" w14:textId="346859AB" w:rsidR="00060BEF" w:rsidRPr="00BB7730" w:rsidDel="00FD61F7" w:rsidRDefault="00060BEF">
            <w:pPr>
              <w:jc w:val="both"/>
              <w:rPr>
                <w:ins w:id="7187" w:author="Xuning Wei12232" w:date="2026-07-27T17:41:00Z"/>
                <w:del w:id="7188" w:author="He Han" w:date="2026-10-12T13:50:00Z"/>
                <w:rFonts w:ascii="Times New Roman" w:hAnsi="Times New Roman" w:cs="Times New Roman"/>
                <w:color w:val="00B0F0"/>
                <w:sz w:val="18"/>
                <w:szCs w:val="18"/>
                <w:shd w:val="clear" w:color="auto" w:fill="FFFFFF"/>
                <w:rPrChange w:id="7189" w:author="He Han" w:date="2026-10-12T13:51:00Z">
                  <w:rPr>
                    <w:ins w:id="7190" w:author="Xuning Wei12232" w:date="2026-07-27T17:41:00Z"/>
                    <w:del w:id="7191" w:author="He Han" w:date="2026-10-12T13:50:00Z"/>
                    <w:rFonts w:ascii="Times New Roman" w:hAnsi="Times New Roman" w:cs="Times New Roman"/>
                    <w:b/>
                    <w:color w:val="auto"/>
                    <w:sz w:val="18"/>
                    <w:szCs w:val="18"/>
                    <w:shd w:val="clear" w:color="auto" w:fill="FFFFFF"/>
                  </w:rPr>
                </w:rPrChange>
              </w:rPr>
              <w:pPrChange w:id="7192" w:author="He Han" w:date="2026-10-12T13:51:00Z">
                <w:pPr/>
              </w:pPrChange>
            </w:pPr>
            <w:ins w:id="7193" w:author="Xuning Wei12232" w:date="2026-07-27T17:41:00Z">
              <w:del w:id="7194" w:author="He Han" w:date="2026-10-22T22:05:00Z">
                <w:r w:rsidRPr="00BB7730" w:rsidDel="00153539">
                  <w:rPr>
                    <w:rFonts w:ascii="Times New Roman" w:hAnsi="Times New Roman" w:cs="Times New Roman"/>
                    <w:color w:val="auto"/>
                    <w:sz w:val="18"/>
                    <w:szCs w:val="18"/>
                    <w:shd w:val="clear" w:color="auto" w:fill="FFFFFF"/>
                  </w:rPr>
                  <w:delText xml:space="preserve">Valve material: </w:delText>
                </w:r>
              </w:del>
              <w:del w:id="7195" w:author="He Han" w:date="2026-10-12T13:50:00Z">
                <w:r w:rsidRPr="00BB7730" w:rsidDel="00FD61F7">
                  <w:rPr>
                    <w:rFonts w:ascii="Times New Roman" w:hAnsi="Times New Roman" w:cs="Times New Roman"/>
                    <w:color w:val="auto"/>
                    <w:sz w:val="18"/>
                    <w:szCs w:val="18"/>
                    <w:shd w:val="clear" w:color="auto" w:fill="FFFFFF"/>
                  </w:rPr>
                  <w:delText>304 &amp; 316L</w:delText>
                </w:r>
              </w:del>
            </w:ins>
          </w:p>
          <w:p w14:paraId="053A7662" w14:textId="7DADAA13" w:rsidR="00060BEF" w:rsidRPr="00BB7730" w:rsidDel="00153539" w:rsidRDefault="00060BEF" w:rsidP="00060BEF">
            <w:pPr>
              <w:rPr>
                <w:ins w:id="7196" w:author="Xuning Wei12232" w:date="2026-07-27T17:41:00Z"/>
                <w:del w:id="7197" w:author="He Han" w:date="2026-10-22T22:05:00Z"/>
                <w:rFonts w:ascii="Times New Roman" w:eastAsiaTheme="minorEastAsia" w:hAnsi="Times New Roman" w:cs="Times New Roman"/>
                <w:color w:val="auto"/>
                <w:sz w:val="18"/>
                <w:szCs w:val="18"/>
                <w:shd w:val="clear" w:color="auto" w:fill="FFFFFF"/>
                <w:lang w:eastAsia="zh-CN"/>
              </w:rPr>
            </w:pPr>
            <w:ins w:id="7198" w:author="Xuning Wei12232" w:date="2026-07-27T17:41:00Z">
              <w:del w:id="7199" w:author="He Han" w:date="2026-10-22T22:05: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2EDC4B6B" w14:textId="014D2A5C" w:rsidR="00060BEF" w:rsidRPr="00BB7730" w:rsidDel="00153539" w:rsidRDefault="00060BEF" w:rsidP="00060BEF">
            <w:pPr>
              <w:rPr>
                <w:ins w:id="7200" w:author="Xuning Wei12232" w:date="2026-07-27T17:41:00Z"/>
                <w:del w:id="7201" w:author="He Han" w:date="2026-10-22T22:05:00Z"/>
                <w:rFonts w:ascii="Times New Roman" w:hAnsi="Times New Roman" w:cs="Times New Roman"/>
                <w:color w:val="auto"/>
                <w:sz w:val="18"/>
                <w:szCs w:val="18"/>
                <w:shd w:val="clear" w:color="auto" w:fill="FFFFFF"/>
              </w:rPr>
            </w:pPr>
            <w:ins w:id="7202" w:author="Xuning Wei12232" w:date="2026-07-27T17:41:00Z">
              <w:del w:id="7203" w:author="He Han" w:date="2026-10-22T22:05: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0BBF8343" w14:textId="7C8A5246" w:rsidR="00143102" w:rsidRPr="00BB7730" w:rsidDel="00153539" w:rsidRDefault="00060BEF" w:rsidP="00060BEF">
            <w:pPr>
              <w:jc w:val="both"/>
              <w:rPr>
                <w:del w:id="7204" w:author="He Han" w:date="2026-10-22T22:05:00Z"/>
                <w:rFonts w:ascii="Times New Roman" w:hAnsi="Times New Roman" w:cs="Times New Roman"/>
                <w:color w:val="auto"/>
                <w:sz w:val="18"/>
                <w:szCs w:val="18"/>
                <w:shd w:val="clear" w:color="auto" w:fill="FFFFFF"/>
              </w:rPr>
            </w:pPr>
            <w:ins w:id="7205" w:author="Xuning Wei12232" w:date="2026-07-27T17:41:00Z">
              <w:del w:id="7206" w:author="He Han" w:date="2026-10-22T22:05:00Z">
                <w:r w:rsidRPr="00BB7730" w:rsidDel="00153539">
                  <w:rPr>
                    <w:rFonts w:ascii="Times New Roman" w:hAnsi="Times New Roman" w:cs="Times New Roman"/>
                    <w:color w:val="0000FF"/>
                    <w:sz w:val="18"/>
                    <w:szCs w:val="18"/>
                  </w:rPr>
                  <w:delText xml:space="preserve">Mechanical seal: </w:delText>
                </w:r>
              </w:del>
              <w:del w:id="7207" w:author="He Han" w:date="2026-10-12T13:51:00Z">
                <w:r w:rsidRPr="00BB7730" w:rsidDel="00FD61F7">
                  <w:rPr>
                    <w:rFonts w:ascii="Times New Roman" w:hAnsi="Times New Roman" w:cs="Times New Roman"/>
                    <w:color w:val="0000FF"/>
                    <w:sz w:val="18"/>
                    <w:szCs w:val="18"/>
                    <w:shd w:val="clear" w:color="auto" w:fill="FFFFFF"/>
                  </w:rPr>
                  <w:delText>304SS</w:delText>
                </w:r>
              </w:del>
              <w:del w:id="7208" w:author="He Han" w:date="2026-10-22T22:05:00Z">
                <w:r w:rsidRPr="00BB7730" w:rsidDel="00153539">
                  <w:rPr>
                    <w:rFonts w:ascii="Times New Roman" w:hAnsi="Times New Roman" w:cs="Times New Roman"/>
                    <w:color w:val="0000FF"/>
                    <w:sz w:val="18"/>
                    <w:szCs w:val="18"/>
                    <w:shd w:val="clear" w:color="auto" w:fill="FFFFFF"/>
                  </w:rPr>
                  <w:delText xml:space="preserve"> &amp; PTFE &amp; FFKM Gloves: </w:delText>
                </w:r>
              </w:del>
              <w:del w:id="7209" w:author="He Han" w:date="2026-10-19T16:37:00Z">
                <w:r w:rsidRPr="00BB7730" w:rsidDel="00467D71">
                  <w:rPr>
                    <w:rFonts w:ascii="Times New Roman" w:hAnsi="Times New Roman" w:cs="Times New Roman"/>
                    <w:color w:val="0000FF"/>
                    <w:sz w:val="18"/>
                    <w:szCs w:val="18"/>
                    <w:shd w:val="clear" w:color="auto" w:fill="FFFFFF"/>
                  </w:rPr>
                  <w:delText>CSPE</w:delText>
                </w:r>
              </w:del>
            </w:ins>
            <w:del w:id="7210" w:author="He Han" w:date="2026-10-22T22:05:00Z">
              <w:r w:rsidR="00143102" w:rsidRPr="00BB7730" w:rsidDel="00153539">
                <w:rPr>
                  <w:rFonts w:ascii="Times New Roman" w:hAnsi="Times New Roman" w:cs="Times New Roman"/>
                  <w:color w:val="auto"/>
                  <w:sz w:val="18"/>
                  <w:szCs w:val="18"/>
                  <w:shd w:val="clear" w:color="auto" w:fill="FFFFFF"/>
                </w:rPr>
                <w:delText>Transfer pump material:SS</w:delText>
              </w:r>
            </w:del>
            <w:ins w:id="7211" w:author="Johan Granander" w:date="2026-05-04T11:49:00Z">
              <w:del w:id="7212" w:author="He Han" w:date="2026-10-22T22:05:00Z">
                <w:r w:rsidR="005472DA" w:rsidRPr="00BB7730" w:rsidDel="00153539">
                  <w:rPr>
                    <w:rFonts w:ascii="Times New Roman" w:hAnsi="Times New Roman" w:cs="Times New Roman"/>
                    <w:color w:val="auto"/>
                    <w:sz w:val="18"/>
                    <w:szCs w:val="18"/>
                    <w:shd w:val="clear" w:color="auto" w:fill="FFFFFF"/>
                  </w:rPr>
                  <w:delText>material: SS</w:delText>
                </w:r>
              </w:del>
            </w:ins>
            <w:del w:id="7213" w:author="He Han" w:date="2026-10-22T22:05:00Z">
              <w:r w:rsidR="00143102" w:rsidRPr="00BB7730" w:rsidDel="00153539">
                <w:rPr>
                  <w:rFonts w:ascii="Times New Roman" w:hAnsi="Times New Roman" w:cs="Times New Roman"/>
                  <w:color w:val="auto"/>
                  <w:sz w:val="18"/>
                  <w:szCs w:val="18"/>
                  <w:shd w:val="clear" w:color="auto" w:fill="FFFFFF"/>
                </w:rPr>
                <w:delText>316+PTFE</w:delText>
              </w:r>
            </w:del>
          </w:p>
          <w:p w14:paraId="4D1B4A53" w14:textId="4149F75F" w:rsidR="00143102" w:rsidRPr="00BB7730" w:rsidDel="000B3418" w:rsidRDefault="00143102" w:rsidP="0030647B">
            <w:pPr>
              <w:jc w:val="both"/>
              <w:rPr>
                <w:del w:id="7214" w:author="Xuning Wei12232" w:date="2026-07-27T17:21:00Z"/>
                <w:rFonts w:ascii="Times New Roman" w:eastAsia="仿宋_GB2312" w:hAnsi="Times New Roman" w:cs="Times New Roman"/>
                <w:color w:val="auto"/>
                <w:sz w:val="18"/>
                <w:szCs w:val="18"/>
              </w:rPr>
            </w:pPr>
            <w:del w:id="7215" w:author="Xuning Wei12232" w:date="2026-07-27T17:21:00Z">
              <w:r w:rsidRPr="00BB7730" w:rsidDel="000B3418">
                <w:rPr>
                  <w:rFonts w:ascii="Times New Roman" w:eastAsia="仿宋_GB2312" w:hAnsi="Times New Roman" w:cs="Times New Roman"/>
                  <w:color w:val="auto"/>
                  <w:sz w:val="18"/>
                  <w:szCs w:val="18"/>
                </w:rPr>
                <w:delText>Charging line: SS</w:delText>
              </w:r>
            </w:del>
          </w:p>
          <w:p w14:paraId="2AFF39B4" w14:textId="50CEC2A1" w:rsidR="00143102" w:rsidRPr="00BB7730" w:rsidDel="000B3418" w:rsidRDefault="00143102" w:rsidP="0030647B">
            <w:pPr>
              <w:jc w:val="both"/>
              <w:rPr>
                <w:del w:id="7216" w:author="Xuning Wei12232" w:date="2026-07-27T17:21:00Z"/>
                <w:rFonts w:ascii="Times New Roman" w:eastAsia="仿宋_GB2312" w:hAnsi="Times New Roman" w:cs="Times New Roman"/>
                <w:color w:val="auto"/>
                <w:sz w:val="18"/>
                <w:szCs w:val="18"/>
                <w:lang w:val="en-IE"/>
                <w:rPrChange w:id="7217" w:author="Johan Granander" w:date="2026-07-28T15:02:00Z">
                  <w:rPr>
                    <w:del w:id="7218" w:author="Xuning Wei12232" w:date="2026-07-27T17:21:00Z"/>
                    <w:rFonts w:ascii="Times New Roman" w:eastAsia="仿宋_GB2312" w:hAnsi="Times New Roman" w:cs="Times New Roman"/>
                    <w:color w:val="auto"/>
                    <w:sz w:val="18"/>
                    <w:szCs w:val="18"/>
                  </w:rPr>
                </w:rPrChange>
              </w:rPr>
            </w:pPr>
            <w:del w:id="7219" w:author="Xuning Wei12232" w:date="2026-07-27T17:21:00Z">
              <w:r w:rsidRPr="00BB7730" w:rsidDel="000B3418">
                <w:rPr>
                  <w:rFonts w:ascii="Times New Roman" w:hAnsi="Times New Roman" w:cs="Times New Roman"/>
                  <w:color w:val="auto"/>
                  <w:sz w:val="18"/>
                  <w:szCs w:val="18"/>
                  <w:shd w:val="clear" w:color="auto" w:fill="FFFFFF"/>
                  <w:lang w:val="en-IE"/>
                  <w:rPrChange w:id="7220"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0B3418">
                <w:rPr>
                  <w:rFonts w:ascii="Times New Roman" w:eastAsia="仿宋_GB2312" w:hAnsi="Times New Roman" w:cs="Times New Roman"/>
                  <w:color w:val="auto"/>
                  <w:sz w:val="18"/>
                  <w:szCs w:val="18"/>
                  <w:lang w:val="en-IE"/>
                  <w:rPrChange w:id="7221" w:author="Johan Granander" w:date="2026-07-28T15:02:00Z">
                    <w:rPr>
                      <w:rFonts w:ascii="Times New Roman" w:eastAsia="仿宋_GB2312" w:hAnsi="Times New Roman" w:cs="Times New Roman"/>
                      <w:color w:val="auto"/>
                      <w:sz w:val="18"/>
                      <w:szCs w:val="18"/>
                    </w:rPr>
                  </w:rPrChange>
                </w:rPr>
                <w:delText xml:space="preserve">PTFE </w:delText>
              </w:r>
            </w:del>
          </w:p>
          <w:p w14:paraId="1C558948" w14:textId="4A0F2DDE" w:rsidR="00143102" w:rsidRPr="00BB7730" w:rsidDel="000B3418" w:rsidRDefault="00143102" w:rsidP="0030647B">
            <w:pPr>
              <w:jc w:val="both"/>
              <w:rPr>
                <w:del w:id="7222" w:author="Xuning Wei12232" w:date="2026-07-27T17:21:00Z"/>
                <w:rFonts w:ascii="Times New Roman" w:hAnsi="Times New Roman" w:cs="Times New Roman"/>
                <w:color w:val="auto"/>
                <w:sz w:val="18"/>
                <w:szCs w:val="18"/>
                <w:shd w:val="clear" w:color="auto" w:fill="FFFFFF"/>
                <w:lang w:val="en-IE"/>
                <w:rPrChange w:id="7223" w:author="Johan Granander" w:date="2026-07-28T15:02:00Z">
                  <w:rPr>
                    <w:del w:id="7224" w:author="Xuning Wei12232" w:date="2026-07-27T17:21:00Z"/>
                    <w:rFonts w:ascii="Times New Roman" w:hAnsi="Times New Roman" w:cs="Times New Roman"/>
                    <w:color w:val="auto"/>
                    <w:sz w:val="18"/>
                    <w:szCs w:val="18"/>
                    <w:shd w:val="clear" w:color="auto" w:fill="FFFFFF"/>
                  </w:rPr>
                </w:rPrChange>
              </w:rPr>
            </w:pPr>
            <w:del w:id="7225" w:author="Xuning Wei12232" w:date="2026-07-27T17:21:00Z">
              <w:r w:rsidRPr="00BB7730" w:rsidDel="000B3418">
                <w:rPr>
                  <w:rFonts w:ascii="Times New Roman" w:hAnsi="Times New Roman" w:cs="Times New Roman"/>
                  <w:color w:val="auto"/>
                  <w:sz w:val="18"/>
                  <w:szCs w:val="18"/>
                  <w:shd w:val="clear" w:color="auto" w:fill="FFFFFF"/>
                  <w:lang w:val="en-IE"/>
                  <w:rPrChange w:id="7226" w:author="Johan Granander" w:date="2026-07-28T15:02:00Z">
                    <w:rPr>
                      <w:rFonts w:ascii="Times New Roman" w:hAnsi="Times New Roman" w:cs="Times New Roman"/>
                      <w:color w:val="auto"/>
                      <w:sz w:val="18"/>
                      <w:szCs w:val="18"/>
                      <w:shd w:val="clear" w:color="auto" w:fill="FFFFFF"/>
                    </w:rPr>
                  </w:rPrChange>
                </w:rPr>
                <w:delText>Sight glass: Glass</w:delText>
              </w:r>
            </w:del>
          </w:p>
          <w:p w14:paraId="18804F4C" w14:textId="2A73237B" w:rsidR="00143102" w:rsidRPr="00BB7730" w:rsidDel="000B3418" w:rsidRDefault="00143102" w:rsidP="0030647B">
            <w:pPr>
              <w:jc w:val="both"/>
              <w:rPr>
                <w:del w:id="7227" w:author="Xuning Wei12232" w:date="2026-07-27T17:21:00Z"/>
                <w:rFonts w:ascii="Times New Roman" w:eastAsia="仿宋_GB2312" w:hAnsi="Times New Roman" w:cs="Times New Roman"/>
                <w:color w:val="auto"/>
                <w:sz w:val="18"/>
                <w:szCs w:val="18"/>
                <w:lang w:val="en-IE"/>
                <w:rPrChange w:id="7228" w:author="Johan Granander" w:date="2026-07-28T15:02:00Z">
                  <w:rPr>
                    <w:del w:id="7229" w:author="Xuning Wei12232" w:date="2026-07-27T17:21:00Z"/>
                    <w:rFonts w:ascii="Times New Roman" w:eastAsia="仿宋_GB2312" w:hAnsi="Times New Roman" w:cs="Times New Roman"/>
                    <w:color w:val="auto"/>
                    <w:sz w:val="18"/>
                    <w:szCs w:val="18"/>
                  </w:rPr>
                </w:rPrChange>
              </w:rPr>
            </w:pPr>
            <w:del w:id="7230" w:author="Xuning Wei12232" w:date="2026-07-27T17:21:00Z">
              <w:r w:rsidRPr="00BB7730" w:rsidDel="000B3418">
                <w:rPr>
                  <w:rFonts w:ascii="Times New Roman" w:hAnsi="Times New Roman" w:cs="Times New Roman"/>
                  <w:color w:val="auto"/>
                  <w:sz w:val="18"/>
                  <w:szCs w:val="18"/>
                  <w:shd w:val="clear" w:color="auto" w:fill="FFFFFF"/>
                  <w:lang w:val="en-IE"/>
                  <w:rPrChange w:id="7231" w:author="Johan Granander" w:date="2026-07-28T15:02:00Z">
                    <w:rPr>
                      <w:rFonts w:ascii="Times New Roman" w:hAnsi="Times New Roman" w:cs="Times New Roman"/>
                      <w:color w:val="auto"/>
                      <w:sz w:val="18"/>
                      <w:szCs w:val="18"/>
                      <w:shd w:val="clear" w:color="auto" w:fill="FFFFFF"/>
                    </w:rPr>
                  </w:rPrChange>
                </w:rPr>
                <w:delText>Valve:</w:delText>
              </w:r>
              <w:r w:rsidRPr="00BB7730" w:rsidDel="000B3418">
                <w:rPr>
                  <w:rFonts w:ascii="Times New Roman" w:eastAsia="仿宋_GB2312" w:hAnsi="Times New Roman" w:cs="Times New Roman"/>
                  <w:color w:val="auto"/>
                  <w:sz w:val="18"/>
                  <w:szCs w:val="18"/>
                  <w:lang w:val="en-IE"/>
                  <w:rPrChange w:id="7232" w:author="Johan Granander" w:date="2026-07-28T15:02:00Z">
                    <w:rPr>
                      <w:rFonts w:ascii="Times New Roman" w:eastAsia="仿宋_GB2312" w:hAnsi="Times New Roman" w:cs="Times New Roman"/>
                      <w:color w:val="auto"/>
                      <w:sz w:val="18"/>
                      <w:szCs w:val="18"/>
                    </w:rPr>
                  </w:rPrChange>
                </w:rPr>
                <w:delText xml:space="preserve"> 316L</w:delText>
              </w:r>
            </w:del>
          </w:p>
          <w:p w14:paraId="0D6EDCAC" w14:textId="5D349F83" w:rsidR="00143102" w:rsidRPr="00BB7730" w:rsidDel="000B3418" w:rsidRDefault="00143102" w:rsidP="0030647B">
            <w:pPr>
              <w:jc w:val="both"/>
              <w:rPr>
                <w:del w:id="7233" w:author="Xuning Wei12232" w:date="2026-07-27T17:21:00Z"/>
                <w:rFonts w:ascii="Times New Roman" w:hAnsi="Times New Roman" w:cs="Times New Roman"/>
                <w:color w:val="auto"/>
                <w:sz w:val="18"/>
                <w:szCs w:val="18"/>
                <w:shd w:val="clear" w:color="auto" w:fill="FFFFFF"/>
              </w:rPr>
            </w:pPr>
            <w:del w:id="7234" w:author="Xuning Wei12232" w:date="2026-07-27T17:21:00Z">
              <w:r w:rsidRPr="00BB7730" w:rsidDel="000B3418">
                <w:rPr>
                  <w:rFonts w:ascii="Times New Roman" w:eastAsia="仿宋_GB2312" w:hAnsi="Times New Roman" w:cs="Times New Roman"/>
                  <w:color w:val="auto"/>
                  <w:sz w:val="18"/>
                  <w:szCs w:val="18"/>
                </w:rPr>
                <w:delText xml:space="preserve">Reactor </w:delText>
              </w:r>
              <w:r w:rsidRPr="00BB7730" w:rsidDel="000B3418">
                <w:rPr>
                  <w:rFonts w:ascii="Times New Roman" w:hAnsi="Times New Roman" w:cs="Times New Roman"/>
                  <w:color w:val="auto"/>
                  <w:sz w:val="18"/>
                  <w:szCs w:val="18"/>
                  <w:shd w:val="clear" w:color="auto" w:fill="FFFFFF"/>
                </w:rPr>
                <w:delText>(inner surface, temperature probe, agitator)</w:delText>
              </w:r>
              <w:r w:rsidRPr="00BB7730" w:rsidDel="000B3418">
                <w:rPr>
                  <w:rFonts w:ascii="Times New Roman" w:eastAsia="仿宋_GB2312" w:hAnsi="Times New Roman" w:cs="Times New Roman"/>
                  <w:color w:val="auto"/>
                  <w:sz w:val="18"/>
                  <w:szCs w:val="18"/>
                </w:rPr>
                <w:delText>:</w:delText>
              </w:r>
              <w:r w:rsidRPr="00BB7730" w:rsidDel="000B3418">
                <w:rPr>
                  <w:rFonts w:ascii="Times New Roman" w:hAnsi="Times New Roman" w:cs="Times New Roman"/>
                  <w:color w:val="auto"/>
                  <w:sz w:val="18"/>
                  <w:szCs w:val="18"/>
                  <w:shd w:val="clear" w:color="auto" w:fill="FFFFFF"/>
                </w:rPr>
                <w:delText xml:space="preserve"> C-276</w:delText>
              </w:r>
            </w:del>
          </w:p>
          <w:p w14:paraId="542257C9" w14:textId="53636EC0" w:rsidR="00C65197" w:rsidRPr="00BB7730" w:rsidDel="000B3418" w:rsidRDefault="00C65197" w:rsidP="00C65197">
            <w:pPr>
              <w:jc w:val="both"/>
              <w:rPr>
                <w:del w:id="7235" w:author="Xuning Wei12232" w:date="2026-07-27T17:21:00Z"/>
                <w:rFonts w:ascii="Times New Roman" w:eastAsiaTheme="minorEastAsia" w:hAnsi="Times New Roman" w:cs="Times New Roman"/>
                <w:color w:val="auto"/>
                <w:sz w:val="18"/>
                <w:szCs w:val="18"/>
                <w:shd w:val="clear" w:color="auto" w:fill="FFFFFF"/>
                <w:lang w:eastAsia="zh-CN"/>
              </w:rPr>
            </w:pPr>
            <w:del w:id="7236" w:author="Xuning Wei12232" w:date="2026-07-27T17:21:00Z">
              <w:r w:rsidRPr="00BB7730" w:rsidDel="000B3418">
                <w:rPr>
                  <w:rFonts w:ascii="Times New Roman" w:hAnsi="Times New Roman" w:cs="Times New Roman"/>
                  <w:color w:val="0000FF"/>
                  <w:sz w:val="18"/>
                  <w:szCs w:val="18"/>
                  <w:shd w:val="clear" w:color="auto" w:fill="FFFFFF"/>
                </w:rPr>
                <w:delText>Sieve plate: HC-22</w:delText>
              </w:r>
            </w:del>
          </w:p>
          <w:p w14:paraId="2755FFAB" w14:textId="65EB7DC6" w:rsidR="00C65197" w:rsidRPr="00BB7730" w:rsidDel="000B3418" w:rsidRDefault="00C65197" w:rsidP="0030647B">
            <w:pPr>
              <w:jc w:val="both"/>
              <w:rPr>
                <w:del w:id="7237" w:author="Xuning Wei12232" w:date="2026-07-27T17:21:00Z"/>
                <w:rFonts w:ascii="Times New Roman" w:hAnsi="Times New Roman" w:cs="Times New Roman"/>
                <w:color w:val="0000FF"/>
                <w:sz w:val="18"/>
                <w:szCs w:val="18"/>
                <w:shd w:val="clear" w:color="auto" w:fill="FFFFFF"/>
              </w:rPr>
            </w:pPr>
            <w:del w:id="7238" w:author="Xuning Wei12232" w:date="2026-07-27T17:21:00Z">
              <w:r w:rsidRPr="00BB7730" w:rsidDel="000B3418">
                <w:rPr>
                  <w:rFonts w:ascii="Times New Roman" w:hAnsi="Times New Roman" w:cs="Times New Roman"/>
                  <w:color w:val="0000FF"/>
                  <w:sz w:val="18"/>
                  <w:szCs w:val="18"/>
                  <w:shd w:val="clear" w:color="auto" w:fill="FFFFFF"/>
                </w:rPr>
                <w:delText>Nitr</w:delText>
              </w:r>
              <w:r w:rsidR="006F51C6" w:rsidRPr="00BB7730" w:rsidDel="000B3418">
                <w:rPr>
                  <w:rFonts w:ascii="Times New Roman" w:hAnsi="Times New Roman" w:cs="Times New Roman"/>
                  <w:color w:val="0000FF"/>
                  <w:sz w:val="18"/>
                  <w:szCs w:val="18"/>
                  <w:shd w:val="clear" w:color="auto" w:fill="FFFFFF"/>
                </w:rPr>
                <w:delText>ogen distribution piping: C-276</w:delText>
              </w:r>
            </w:del>
          </w:p>
          <w:p w14:paraId="71145F97" w14:textId="6E496492" w:rsidR="00143102" w:rsidRPr="00BB7730" w:rsidDel="000B3418" w:rsidRDefault="00143102" w:rsidP="0030647B">
            <w:pPr>
              <w:jc w:val="both"/>
              <w:rPr>
                <w:del w:id="7239" w:author="Xuning Wei12232" w:date="2026-07-27T17:21:00Z"/>
                <w:rFonts w:ascii="Times New Roman" w:hAnsi="Times New Roman" w:cs="Times New Roman"/>
                <w:color w:val="auto"/>
                <w:sz w:val="18"/>
                <w:szCs w:val="18"/>
                <w:shd w:val="clear" w:color="auto" w:fill="FFFFFF"/>
              </w:rPr>
            </w:pPr>
            <w:del w:id="7240" w:author="Xuning Wei12232" w:date="2026-07-27T17:21:00Z">
              <w:r w:rsidRPr="00BB7730" w:rsidDel="000B3418">
                <w:rPr>
                  <w:rFonts w:ascii="Times New Roman" w:hAnsi="Times New Roman" w:cs="Times New Roman"/>
                  <w:color w:val="auto"/>
                  <w:sz w:val="18"/>
                  <w:szCs w:val="18"/>
                  <w:shd w:val="clear" w:color="auto" w:fill="FFFFFF"/>
                </w:rPr>
                <w:delText xml:space="preserve">Sampling pipeline: SS </w:delText>
              </w:r>
            </w:del>
          </w:p>
          <w:p w14:paraId="2491F75F" w14:textId="10A42D3A" w:rsidR="00143102" w:rsidRPr="00BB7730" w:rsidRDefault="00143102" w:rsidP="0030647B">
            <w:pPr>
              <w:jc w:val="both"/>
              <w:rPr>
                <w:rFonts w:ascii="Times New Roman" w:hAnsi="Times New Roman" w:cs="Times New Roman"/>
                <w:color w:val="auto"/>
                <w:sz w:val="18"/>
                <w:szCs w:val="18"/>
                <w:shd w:val="clear" w:color="auto" w:fill="FFFFFF"/>
              </w:rPr>
            </w:pPr>
            <w:del w:id="7241" w:author="Xuning Wei12232" w:date="2026-07-27T17:21:00Z">
              <w:r w:rsidRPr="00BB7730"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7242" w:author="He Han" w:date="2026-08-27T15:59:00Z">
              <w:tcPr>
                <w:tcW w:w="388" w:type="pct"/>
                <w:gridSpan w:val="4"/>
                <w:vMerge w:val="restart"/>
                <w:shd w:val="clear" w:color="auto" w:fill="FFFFFF" w:themeFill="background1"/>
                <w:vAlign w:val="center"/>
              </w:tcPr>
            </w:tcPrChange>
          </w:tcPr>
          <w:p w14:paraId="797C1543"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7243" w:author="He Han" w:date="2026-08-27T15:59:00Z">
              <w:tcPr>
                <w:tcW w:w="354" w:type="pct"/>
                <w:gridSpan w:val="3"/>
                <w:vMerge w:val="restart"/>
                <w:shd w:val="clear" w:color="auto" w:fill="FFFFFF" w:themeFill="background1"/>
                <w:vAlign w:val="center"/>
              </w:tcPr>
            </w:tcPrChange>
          </w:tcPr>
          <w:p w14:paraId="2848B356"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7244" w:author="He Han" w:date="2026-08-27T15:59:00Z">
              <w:tcPr>
                <w:tcW w:w="322" w:type="pct"/>
                <w:gridSpan w:val="3"/>
                <w:vAlign w:val="center"/>
              </w:tcPr>
            </w:tcPrChange>
          </w:tcPr>
          <w:p w14:paraId="0814B7CC"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78034885"/>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7245" w:author="He Han" w:date="2026-08-27T15:59:00Z">
              <w:tcPr>
                <w:tcW w:w="733" w:type="pct"/>
                <w:gridSpan w:val="3"/>
                <w:vAlign w:val="center"/>
              </w:tcPr>
            </w:tcPrChange>
          </w:tcPr>
          <w:p w14:paraId="1DDBC083"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19341921"/>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7246" w:author="He Han" w:date="2026-08-27T15:59:00Z">
              <w:tcPr>
                <w:tcW w:w="654" w:type="pct"/>
                <w:vMerge w:val="restart"/>
                <w:vAlign w:val="center"/>
              </w:tcPr>
            </w:tcPrChange>
          </w:tcPr>
          <w:p w14:paraId="5CD7DAE2"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3869606"/>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R&amp;D Lab:</w:t>
            </w:r>
            <w:r w:rsidR="00143102" w:rsidRPr="00BB7730">
              <w:rPr>
                <w:rFonts w:ascii="Times New Roman" w:eastAsia="仿宋_GB2312" w:hAnsi="Times New Roman" w:cs="Times New Roman"/>
                <w:color w:val="auto"/>
                <w:kern w:val="0"/>
                <w:sz w:val="18"/>
                <w:szCs w:val="18"/>
                <w:u w:val="single"/>
                <w:lang w:eastAsia="zh-CN"/>
              </w:rPr>
              <w:t xml:space="preserve"> N/A </w:t>
            </w:r>
          </w:p>
          <w:p w14:paraId="5FF4F720" w14:textId="3D051BD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45482692"/>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Production data, Lot Number:</w:t>
            </w:r>
            <w:r w:rsidR="00143102" w:rsidRPr="00BB7730">
              <w:rPr>
                <w:rFonts w:ascii="Times New Roman" w:eastAsia="仿宋_GB2312" w:hAnsi="Times New Roman" w:cs="Times New Roman"/>
                <w:color w:val="auto"/>
                <w:kern w:val="0"/>
                <w:sz w:val="18"/>
                <w:szCs w:val="18"/>
                <w:u w:val="single"/>
                <w:lang w:eastAsia="zh-CN"/>
              </w:rPr>
              <w:t xml:space="preserve">   </w:t>
            </w:r>
            <w:del w:id="7247"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ins w:id="7248"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143102" w:rsidRPr="00BB7730">
              <w:rPr>
                <w:rFonts w:ascii="Times New Roman" w:eastAsia="仿宋_GB2312" w:hAnsi="Times New Roman" w:cs="Times New Roman"/>
                <w:color w:val="auto"/>
                <w:kern w:val="0"/>
                <w:sz w:val="18"/>
                <w:szCs w:val="18"/>
                <w:u w:val="single"/>
                <w:lang w:eastAsia="zh-CN"/>
              </w:rPr>
              <w:t xml:space="preserve">    </w:t>
            </w:r>
          </w:p>
          <w:p w14:paraId="53B97D76"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802152576"/>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Supplier data:</w:t>
            </w:r>
            <w:r w:rsidR="00143102" w:rsidRPr="00BB7730">
              <w:rPr>
                <w:rFonts w:ascii="Times New Roman" w:eastAsia="仿宋_GB2312" w:hAnsi="Times New Roman" w:cs="Times New Roman"/>
                <w:color w:val="auto"/>
                <w:kern w:val="0"/>
                <w:sz w:val="18"/>
                <w:szCs w:val="18"/>
                <w:u w:val="single"/>
                <w:lang w:eastAsia="zh-CN"/>
              </w:rPr>
              <w:t xml:space="preserve"> N/A</w:t>
            </w:r>
            <w:r w:rsidR="00143102" w:rsidRPr="00BB7730">
              <w:rPr>
                <w:rFonts w:ascii="Times New Roman" w:eastAsia="仿宋_GB2312" w:hAnsi="Times New Roman" w:cs="Times New Roman"/>
                <w:color w:val="auto"/>
                <w:kern w:val="0"/>
                <w:sz w:val="18"/>
                <w:szCs w:val="18"/>
                <w:lang w:eastAsia="zh-CN"/>
              </w:rPr>
              <w:t xml:space="preserve"> </w:t>
            </w:r>
          </w:p>
          <w:p w14:paraId="0E0EF4DB" w14:textId="68FB20D6"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48703657"/>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sz w:val="18"/>
                <w:szCs w:val="18"/>
                <w:lang w:eastAsia="zh-CN"/>
              </w:rPr>
              <w:t>Handbook &amp; Page:</w:t>
            </w:r>
            <w:r w:rsidR="00143102" w:rsidRPr="00BB7730">
              <w:rPr>
                <w:rFonts w:ascii="Times New Roman" w:eastAsia="仿宋_GB2312" w:hAnsi="Times New Roman" w:cs="Times New Roman"/>
                <w:color w:val="auto"/>
                <w:sz w:val="18"/>
                <w:szCs w:val="18"/>
                <w:u w:val="single"/>
                <w:lang w:eastAsia="zh-CN"/>
              </w:rPr>
              <w:t xml:space="preserve"> </w:t>
            </w:r>
            <w:r w:rsidR="00143102" w:rsidRPr="00BB7730">
              <w:rPr>
                <w:rFonts w:ascii="Times New Roman" w:eastAsia="仿宋_GB2312" w:hAnsi="Times New Roman" w:cs="Times New Roman"/>
                <w:color w:val="auto"/>
                <w:sz w:val="18"/>
                <w:szCs w:val="18"/>
                <w:u w:val="single"/>
              </w:rPr>
              <w:t>The Pilot Plant Real Book Page 10-14&amp;10-15</w:t>
            </w:r>
            <w:r w:rsidR="00143102" w:rsidRPr="00BB7730">
              <w:rPr>
                <w:rFonts w:ascii="Times New Roman" w:eastAsia="仿宋_GB2312" w:hAnsi="Times New Roman" w:cs="Times New Roman"/>
                <w:color w:val="auto"/>
                <w:kern w:val="0"/>
                <w:sz w:val="18"/>
                <w:szCs w:val="18"/>
                <w:u w:val="single"/>
                <w:lang w:eastAsia="zh-CN"/>
              </w:rPr>
              <w:t xml:space="preserve">   </w:t>
            </w:r>
          </w:p>
          <w:p w14:paraId="35DAA172" w14:textId="63812159" w:rsidR="00143102" w:rsidRPr="00BB7730" w:rsidRDefault="003E162E" w:rsidP="0030647B">
            <w:pPr>
              <w:pStyle w:val="CommentText1"/>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382022096"/>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Change w:id="7249" w:author="He Han" w:date="2026-10-13T14:00:00Z">
                      <w:rPr>
                        <w:rFonts w:ascii="Segoe UI Symbol" w:eastAsia="MS Gothic" w:hAnsi="Segoe UI Symbol" w:cs="Segoe UI Symbol"/>
                        <w:color w:val="auto"/>
                        <w:sz w:val="18"/>
                        <w:szCs w:val="18"/>
                      </w:rPr>
                    </w:rPrChange>
                  </w:rPr>
                  <w:t>☒</w:t>
                </w:r>
              </w:sdtContent>
            </w:sdt>
            <w:r w:rsidR="00143102" w:rsidRPr="00BB7730">
              <w:rPr>
                <w:rFonts w:ascii="Times New Roman" w:eastAsia="仿宋_GB2312" w:hAnsi="Times New Roman" w:cs="Times New Roman"/>
                <w:b/>
                <w:color w:val="auto"/>
                <w:sz w:val="18"/>
                <w:szCs w:val="18"/>
                <w:rPrChange w:id="7250" w:author="He Han" w:date="2026-10-13T14:00:00Z">
                  <w:rPr>
                    <w:rFonts w:ascii="Times New Roman" w:eastAsia="仿宋_GB2312" w:hAnsi="Times New Roman" w:cs="Times New Roman"/>
                    <w:color w:val="auto"/>
                    <w:sz w:val="18"/>
                    <w:szCs w:val="18"/>
                  </w:rPr>
                </w:rPrChange>
              </w:rPr>
              <w:t xml:space="preserve"> </w:t>
            </w:r>
            <w:r w:rsidR="00143102" w:rsidRPr="00BB7730">
              <w:rPr>
                <w:rFonts w:ascii="Times New Roman" w:eastAsia="仿宋_GB2312" w:hAnsi="Times New Roman" w:cs="Times New Roman"/>
                <w:color w:val="auto"/>
                <w:sz w:val="18"/>
                <w:szCs w:val="18"/>
              </w:rPr>
              <w:t>Other</w:t>
            </w:r>
            <w:r w:rsidR="00143102" w:rsidRPr="00BB7730">
              <w:rPr>
                <w:rFonts w:ascii="Times New Roman" w:eastAsia="仿宋_GB2312" w:hAnsi="Times New Roman" w:cs="Times New Roman"/>
                <w:color w:val="auto"/>
                <w:sz w:val="18"/>
                <w:szCs w:val="18"/>
                <w:lang w:eastAsia="zh-CN"/>
              </w:rPr>
              <w:t>:</w:t>
            </w:r>
            <w:del w:id="7251" w:author="He Han" w:date="2026-10-13T14:00:00Z">
              <w:r w:rsidR="00143102" w:rsidRPr="00BB7730" w:rsidDel="006716A6">
                <w:rPr>
                  <w:rFonts w:ascii="Times New Roman" w:eastAsia="仿宋_GB2312" w:hAnsi="Times New Roman" w:cs="Times New Roman"/>
                  <w:color w:val="auto"/>
                  <w:kern w:val="0"/>
                  <w:sz w:val="18"/>
                  <w:szCs w:val="18"/>
                  <w:u w:val="single"/>
                  <w:lang w:eastAsia="zh-CN"/>
                </w:rPr>
                <w:delText xml:space="preserve">    </w:delText>
              </w:r>
            </w:del>
            <w:r w:rsidR="00143102"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t>
            </w:r>
          </w:p>
        </w:tc>
      </w:tr>
      <w:tr w:rsidR="005342B4" w:rsidRPr="00BB7730" w14:paraId="60A49C95" w14:textId="77777777" w:rsidTr="00A144E4">
        <w:trPr>
          <w:trHeight w:val="5516"/>
          <w:trPrChange w:id="7252" w:author="Xuning Wei12232" w:date="2026-07-27T18:11:00Z">
            <w:trPr>
              <w:trHeight w:val="5516"/>
            </w:trPr>
          </w:trPrChange>
        </w:trPr>
        <w:tc>
          <w:tcPr>
            <w:tcW w:w="281" w:type="pct"/>
            <w:vMerge/>
            <w:shd w:val="clear" w:color="auto" w:fill="FFFFFF" w:themeFill="background1"/>
            <w:vAlign w:val="center"/>
            <w:tcPrChange w:id="7253" w:author="Xuning Wei12232" w:date="2026-07-27T18:11:00Z">
              <w:tcPr>
                <w:tcW w:w="284" w:type="pct"/>
                <w:gridSpan w:val="3"/>
                <w:vMerge/>
                <w:shd w:val="clear" w:color="auto" w:fill="FFFFFF" w:themeFill="background1"/>
                <w:vAlign w:val="center"/>
              </w:tcPr>
            </w:tcPrChange>
          </w:tcPr>
          <w:p w14:paraId="32EDD9B7"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7254" w:author="Xuning Wei12232" w:date="2026-07-27T18:11:00Z">
              <w:tcPr>
                <w:tcW w:w="1215" w:type="pct"/>
                <w:gridSpan w:val="3"/>
                <w:vMerge/>
                <w:shd w:val="clear" w:color="auto" w:fill="FFFFFF" w:themeFill="background1"/>
                <w:vAlign w:val="center"/>
              </w:tcPr>
            </w:tcPrChange>
          </w:tcPr>
          <w:p w14:paraId="69C60A29"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7255" w:author="Xuning Wei12232" w:date="2026-07-27T18:11:00Z">
              <w:tcPr>
                <w:tcW w:w="1049" w:type="pct"/>
                <w:gridSpan w:val="4"/>
                <w:vMerge/>
                <w:shd w:val="clear" w:color="auto" w:fill="FFFFFF" w:themeFill="background1"/>
                <w:vAlign w:val="center"/>
              </w:tcPr>
            </w:tcPrChange>
          </w:tcPr>
          <w:p w14:paraId="6D80A813"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7256" w:author="Xuning Wei12232" w:date="2026-07-27T18:11:00Z">
              <w:tcPr>
                <w:tcW w:w="388" w:type="pct"/>
                <w:gridSpan w:val="4"/>
                <w:vMerge/>
                <w:shd w:val="clear" w:color="auto" w:fill="FFFFFF" w:themeFill="background1"/>
                <w:vAlign w:val="center"/>
              </w:tcPr>
            </w:tcPrChange>
          </w:tcPr>
          <w:p w14:paraId="7BBCD14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7257" w:author="Xuning Wei12232" w:date="2026-07-27T18:11:00Z">
              <w:tcPr>
                <w:tcW w:w="354" w:type="pct"/>
                <w:gridSpan w:val="3"/>
                <w:vMerge/>
                <w:shd w:val="clear" w:color="auto" w:fill="FFFFFF" w:themeFill="background1"/>
                <w:vAlign w:val="center"/>
              </w:tcPr>
            </w:tcPrChange>
          </w:tcPr>
          <w:p w14:paraId="15B615C5"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7258" w:author="Xuning Wei12232" w:date="2026-07-27T18:11:00Z">
              <w:tcPr>
                <w:tcW w:w="291" w:type="pct"/>
                <w:gridSpan w:val="3"/>
                <w:vAlign w:val="center"/>
              </w:tcPr>
            </w:tcPrChange>
          </w:tcPr>
          <w:p w14:paraId="056DF339" w14:textId="77777777" w:rsidR="00143102" w:rsidRPr="00BB7730" w:rsidRDefault="003E162E" w:rsidP="0030647B">
            <w:pPr>
              <w:spacing w:line="240" w:lineRule="exact"/>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69226147"/>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52E559F2" w14:textId="77777777" w:rsidR="00143102" w:rsidRPr="00BB7730" w:rsidRDefault="003E162E" w:rsidP="0030647B">
            <w:pPr>
              <w:spacing w:line="240" w:lineRule="exact"/>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2022692415"/>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0BA97739" w14:textId="77777777" w:rsidR="00143102" w:rsidRPr="00BB7730" w:rsidRDefault="003E162E" w:rsidP="0030647B">
            <w:pPr>
              <w:spacing w:line="240" w:lineRule="exact"/>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23246411"/>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7259" w:author="Xuning Wei12232" w:date="2026-07-27T18:11:00Z">
              <w:tcPr>
                <w:tcW w:w="764" w:type="pct"/>
                <w:gridSpan w:val="3"/>
                <w:vAlign w:val="center"/>
              </w:tcPr>
            </w:tcPrChange>
          </w:tcPr>
          <w:p w14:paraId="141CF605" w14:textId="4AE9F763" w:rsidR="00143102" w:rsidRPr="00BB7730" w:rsidRDefault="00143102" w:rsidP="0030647B">
            <w:pPr>
              <w:spacing w:line="240" w:lineRule="exact"/>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According to The Pilot Plant Real Book Page 10-14&amp;10-15, Dimethylformamide is compatible with SS, 316</w:t>
            </w:r>
            <w:del w:id="7260" w:author="Johan Granander" w:date="2026-07-28T15:04:00Z">
              <w:r w:rsidRPr="00BB7730" w:rsidDel="00B37BAA">
                <w:rPr>
                  <w:rFonts w:ascii="Times New Roman" w:eastAsia="仿宋_GB2312" w:hAnsi="Times New Roman" w:cs="Times New Roman"/>
                  <w:color w:val="auto"/>
                  <w:kern w:val="0"/>
                  <w:sz w:val="18"/>
                  <w:szCs w:val="18"/>
                  <w:lang w:eastAsia="zh-CN"/>
                </w:rPr>
                <w:delText xml:space="preserve"> </w:delText>
              </w:r>
            </w:del>
            <w:r w:rsidRPr="00BB7730">
              <w:rPr>
                <w:rFonts w:ascii="Times New Roman" w:eastAsia="仿宋_GB2312" w:hAnsi="Times New Roman" w:cs="Times New Roman"/>
                <w:color w:val="auto"/>
                <w:kern w:val="0"/>
                <w:sz w:val="18"/>
                <w:szCs w:val="18"/>
                <w:lang w:eastAsia="zh-CN"/>
              </w:rPr>
              <w:t>L and PTFE;</w:t>
            </w:r>
          </w:p>
          <w:p w14:paraId="786DB3DB" w14:textId="13193936" w:rsidR="00143102" w:rsidRPr="00BB7730" w:rsidRDefault="00143102" w:rsidP="0030647B">
            <w:pPr>
              <w:spacing w:line="240" w:lineRule="exact"/>
              <w:jc w:val="both"/>
              <w:rPr>
                <w:rFonts w:ascii="Times New Roman" w:eastAsia="仿宋_GB2312" w:hAnsi="Times New Roman" w:cs="Times New Roman"/>
                <w:color w:val="auto"/>
                <w:sz w:val="18"/>
                <w:szCs w:val="18"/>
              </w:rPr>
            </w:pPr>
            <w:del w:id="7261" w:author="Johan Granander" w:date="2026-05-04T11:50:00Z">
              <w:r w:rsidRPr="00BB7730" w:rsidDel="0003097E">
                <w:rPr>
                  <w:rFonts w:ascii="Times New Roman" w:eastAsia="仿宋_GB2312" w:hAnsi="Times New Roman" w:cs="Times New Roman"/>
                  <w:color w:val="auto"/>
                  <w:kern w:val="0"/>
                  <w:sz w:val="18"/>
                  <w:szCs w:val="18"/>
                  <w:lang w:eastAsia="zh-CN"/>
                </w:rPr>
                <w:delText xml:space="preserve">Based </w:delText>
              </w:r>
            </w:del>
            <w:ins w:id="7262" w:author="Johan Granander" w:date="2026-05-04T11:50:00Z">
              <w:r w:rsidR="0003097E" w:rsidRPr="00BB7730">
                <w:rPr>
                  <w:rFonts w:ascii="Times New Roman" w:eastAsia="仿宋_GB2312" w:hAnsi="Times New Roman" w:cs="Times New Roman"/>
                  <w:color w:val="auto"/>
                  <w:kern w:val="0"/>
                  <w:sz w:val="18"/>
                  <w:szCs w:val="18"/>
                  <w:lang w:eastAsia="zh-CN"/>
                </w:rPr>
                <w:t xml:space="preserve">based </w:t>
              </w:r>
            </w:ins>
            <w:r w:rsidRPr="00BB7730">
              <w:rPr>
                <w:rFonts w:ascii="Times New Roman" w:eastAsia="仿宋_GB2312" w:hAnsi="Times New Roman" w:cs="Times New Roman"/>
                <w:color w:val="auto"/>
                <w:kern w:val="0"/>
                <w:sz w:val="18"/>
                <w:szCs w:val="18"/>
                <w:lang w:eastAsia="zh-CN"/>
              </w:rPr>
              <w:t xml:space="preserve">on Asymchem previous campaign production data and experience, Dimethylformamide is also compatible with </w:t>
            </w:r>
            <w:r w:rsidRPr="00BB7730">
              <w:rPr>
                <w:rFonts w:ascii="Times New Roman" w:eastAsia="仿宋_GB2312" w:hAnsi="Times New Roman" w:cs="Times New Roman"/>
                <w:color w:val="auto"/>
                <w:sz w:val="18"/>
                <w:szCs w:val="18"/>
              </w:rPr>
              <w:t xml:space="preserve">PTFE,  Glass, 316L and SS </w:t>
            </w:r>
          </w:p>
        </w:tc>
        <w:tc>
          <w:tcPr>
            <w:tcW w:w="792" w:type="pct"/>
            <w:vMerge/>
            <w:vAlign w:val="center"/>
            <w:tcPrChange w:id="7263" w:author="Xuning Wei12232" w:date="2026-07-27T18:11:00Z">
              <w:tcPr>
                <w:tcW w:w="654" w:type="pct"/>
                <w:gridSpan w:val="2"/>
                <w:vMerge/>
                <w:vAlign w:val="center"/>
              </w:tcPr>
            </w:tcPrChange>
          </w:tcPr>
          <w:p w14:paraId="2399DC49" w14:textId="77777777" w:rsidR="00143102" w:rsidRPr="00BB7730" w:rsidRDefault="00143102" w:rsidP="0030647B">
            <w:pPr>
              <w:pStyle w:val="CommentText1"/>
              <w:jc w:val="both"/>
              <w:rPr>
                <w:rFonts w:ascii="Times New Roman" w:eastAsia="仿宋_GB2312" w:hAnsi="Times New Roman" w:cs="Times New Roman"/>
                <w:color w:val="auto"/>
                <w:sz w:val="18"/>
                <w:szCs w:val="18"/>
              </w:rPr>
            </w:pPr>
          </w:p>
        </w:tc>
      </w:tr>
      <w:tr w:rsidR="005342B4" w:rsidRPr="00BB7730" w14:paraId="41E04D39" w14:textId="77777777" w:rsidTr="00A144E4">
        <w:trPr>
          <w:cantSplit/>
          <w:trHeight w:val="397"/>
          <w:trPrChange w:id="7264" w:author="Xuning Wei12232" w:date="2026-07-27T18:11:00Z">
            <w:trPr>
              <w:cantSplit/>
              <w:trHeight w:val="397"/>
            </w:trPr>
          </w:trPrChange>
        </w:trPr>
        <w:tc>
          <w:tcPr>
            <w:tcW w:w="281" w:type="pct"/>
            <w:vMerge w:val="restart"/>
            <w:shd w:val="clear" w:color="auto" w:fill="FFFFFF" w:themeFill="background1"/>
            <w:vAlign w:val="center"/>
            <w:tcPrChange w:id="7265" w:author="Xuning Wei12232" w:date="2026-07-27T18:11:00Z">
              <w:tcPr>
                <w:tcW w:w="284" w:type="pct"/>
                <w:gridSpan w:val="3"/>
                <w:vMerge w:val="restart"/>
                <w:shd w:val="clear" w:color="auto" w:fill="FFFFFF" w:themeFill="background1"/>
                <w:vAlign w:val="center"/>
              </w:tcPr>
            </w:tcPrChange>
          </w:tcPr>
          <w:p w14:paraId="2617E595" w14:textId="71EC266D" w:rsidR="00FD673D" w:rsidRPr="00BB7730" w:rsidRDefault="00FD673D">
            <w:pPr>
              <w:spacing w:line="240" w:lineRule="exact"/>
              <w:jc w:val="center"/>
              <w:rPr>
                <w:rFonts w:ascii="Times New Roman" w:eastAsia="仿宋_GB2312" w:hAnsi="Times New Roman" w:cs="Times New Roman"/>
                <w:color w:val="auto"/>
                <w:sz w:val="18"/>
                <w:szCs w:val="18"/>
                <w:lang w:eastAsia="zh-CN"/>
              </w:rPr>
              <w:pPrChange w:id="7266" w:author="Xuning Wei12232" w:date="2026-07-27T18:08:00Z">
                <w:pPr>
                  <w:spacing w:line="240" w:lineRule="exact"/>
                  <w:jc w:val="both"/>
                </w:pPr>
              </w:pPrChange>
            </w:pPr>
            <w:ins w:id="7267" w:author="Xuning Wei12232" w:date="2026-07-27T16:03:00Z">
              <w:r w:rsidRPr="00BB7730">
                <w:rPr>
                  <w:rFonts w:ascii="Times New Roman" w:eastAsia="仿宋_GB2312" w:hAnsi="Times New Roman" w:cs="Times New Roman"/>
                  <w:color w:val="auto"/>
                  <w:sz w:val="18"/>
                  <w:szCs w:val="18"/>
                  <w:lang w:eastAsia="zh-CN"/>
                </w:rPr>
                <w:t>3</w:t>
              </w:r>
            </w:ins>
            <w:del w:id="7268" w:author="Xuning Wei12232" w:date="2026-07-27T16:03:00Z">
              <w:r w:rsidRPr="00BB7730" w:rsidDel="00FD673D">
                <w:rPr>
                  <w:rFonts w:ascii="Times New Roman" w:eastAsia="仿宋_GB2312" w:hAnsi="Times New Roman" w:cs="Times New Roman"/>
                  <w:color w:val="auto"/>
                  <w:sz w:val="18"/>
                  <w:szCs w:val="18"/>
                  <w:lang w:eastAsia="zh-CN"/>
                </w:rPr>
                <w:delText>7</w:delText>
              </w:r>
            </w:del>
          </w:p>
        </w:tc>
        <w:tc>
          <w:tcPr>
            <w:tcW w:w="1217" w:type="pct"/>
            <w:vMerge w:val="restart"/>
            <w:shd w:val="clear" w:color="auto" w:fill="FFFFFF" w:themeFill="background1"/>
            <w:vAlign w:val="center"/>
            <w:tcPrChange w:id="7269" w:author="Xuning Wei12232" w:date="2026-07-27T18:11:00Z">
              <w:tcPr>
                <w:tcW w:w="1217" w:type="pct"/>
                <w:gridSpan w:val="3"/>
                <w:vMerge w:val="restart"/>
                <w:shd w:val="clear" w:color="auto" w:fill="FFFFFF" w:themeFill="background1"/>
                <w:vAlign w:val="center"/>
              </w:tcPr>
            </w:tcPrChange>
          </w:tcPr>
          <w:p w14:paraId="7DCF5CB7" w14:textId="5E50B044" w:rsidR="00FD673D" w:rsidRPr="00BB7730" w:rsidRDefault="00C402FB" w:rsidP="00FD673D">
            <w:pPr>
              <w:jc w:val="both"/>
              <w:rPr>
                <w:rFonts w:ascii="Times New Roman" w:eastAsia="仿宋_GB2312" w:hAnsi="Times New Roman" w:cs="Times New Roman"/>
                <w:color w:val="auto"/>
                <w:sz w:val="18"/>
                <w:szCs w:val="18"/>
              </w:rPr>
            </w:pPr>
            <w:ins w:id="7270" w:author="Xuning Wei12232" w:date="2026-07-27T20:06:00Z">
              <w:r w:rsidRPr="00BB7730">
                <w:rPr>
                  <w:rFonts w:ascii="Times New Roman" w:eastAsia="仿宋_GB2312" w:hAnsi="Times New Roman" w:cs="Times New Roman"/>
                  <w:color w:val="0000FF"/>
                  <w:sz w:val="18"/>
                  <w:szCs w:val="18"/>
                </w:rPr>
                <w:t>Wash resin</w:t>
              </w:r>
              <w:r w:rsidRPr="00BB7730">
                <w:rPr>
                  <w:rFonts w:ascii="Times New Roman" w:eastAsia="仿宋_GB2312" w:hAnsi="Times New Roman" w:cs="Times New Roman"/>
                  <w:color w:val="0000FF"/>
                  <w:sz w:val="18"/>
                  <w:szCs w:val="18"/>
                </w:rPr>
                <w:br/>
              </w:r>
            </w:ins>
            <w:ins w:id="7271" w:author="Xuning Wei12232" w:date="2026-07-27T16:03:00Z">
              <w:r w:rsidR="00FD673D" w:rsidRPr="00BB7730">
                <w:rPr>
                  <w:rFonts w:ascii="Times New Roman" w:eastAsia="仿宋_GB2312" w:hAnsi="Times New Roman" w:cs="Times New Roman"/>
                  <w:color w:val="0000FF"/>
                  <w:sz w:val="18"/>
                  <w:szCs w:val="18"/>
                </w:rPr>
                <w:t xml:space="preserve">1. Add </w:t>
              </w:r>
              <w:r w:rsidR="00FD673D" w:rsidRPr="00BB7730">
                <w:rPr>
                  <w:rFonts w:ascii="Times New Roman" w:eastAsia="仿宋_GB2312" w:hAnsi="Times New Roman" w:cs="Times New Roman"/>
                  <w:color w:val="0000FF"/>
                  <w:sz w:val="18"/>
                  <w:szCs w:val="18"/>
                  <w:lang w:eastAsia="zh-CN"/>
                </w:rPr>
                <w:t xml:space="preserve">5.0 V </w:t>
              </w:r>
              <w:r w:rsidR="00FD673D" w:rsidRPr="00BB7730">
                <w:rPr>
                  <w:rFonts w:ascii="Times New Roman" w:eastAsia="仿宋_GB2312" w:hAnsi="Times New Roman" w:cs="Times New Roman"/>
                  <w:color w:val="0000FF"/>
                  <w:sz w:val="18"/>
                  <w:szCs w:val="18"/>
                </w:rPr>
                <w:t xml:space="preserve">DMF (4.740 kg/kg) into synthesis reactor (TJ4S-1213-Sy15). </w:t>
              </w:r>
              <w:r w:rsidR="00FD673D" w:rsidRPr="00BB7730">
                <w:rPr>
                  <w:rFonts w:ascii="Times New Roman" w:eastAsia="仿宋_GB2312" w:hAnsi="Times New Roman" w:cs="Times New Roman"/>
                  <w:color w:val="0000FF"/>
                  <w:sz w:val="18"/>
                  <w:szCs w:val="18"/>
                </w:rPr>
                <w:br/>
                <w:t>2. Bubble with nitrogen for 5±2 min (target: 5 min), then start the agitator. After stirring for 12±2 min (target: 12 min), stop stirring, turn off the nitrogen. Drain until there is no obvious drip.</w:t>
              </w:r>
            </w:ins>
            <w:del w:id="7272" w:author="Xuning Wei12232" w:date="2026-07-27T16:03:00Z">
              <w:r w:rsidR="00FD673D" w:rsidRPr="00BB7730" w:rsidDel="002634E2">
                <w:rPr>
                  <w:rFonts w:ascii="Times New Roman" w:eastAsia="仿宋_GB2312" w:hAnsi="Times New Roman" w:cs="Times New Roman"/>
                  <w:color w:val="auto"/>
                  <w:sz w:val="18"/>
                  <w:szCs w:val="18"/>
                </w:rPr>
                <w:delText xml:space="preserve">Adjust to 25±5℃ (target: 25℃), Add 6.0 eq. DIPEA into the </w:delText>
              </w:r>
              <w:r w:rsidR="00FD673D" w:rsidRPr="00BB7730" w:rsidDel="002634E2">
                <w:rPr>
                  <w:rFonts w:ascii="Times New Roman" w:eastAsia="仿宋_GB2312" w:hAnsi="Times New Roman" w:cs="Times New Roman"/>
                  <w:b/>
                  <w:color w:val="auto"/>
                  <w:sz w:val="18"/>
                  <w:szCs w:val="18"/>
                </w:rPr>
                <w:delText>TJ4S-1213-Sy15-R01</w:delText>
              </w:r>
              <w:r w:rsidR="00FD673D" w:rsidRPr="00BB7730" w:rsidDel="002634E2">
                <w:rPr>
                  <w:rFonts w:ascii="Times New Roman" w:eastAsia="仿宋_GB2312" w:hAnsi="Times New Roman" w:cs="Times New Roman"/>
                  <w:color w:val="auto"/>
                  <w:sz w:val="18"/>
                  <w:szCs w:val="18"/>
                </w:rPr>
                <w:delText xml:space="preserve"> at 25±5℃ (target: 25℃). Actual addition rate is according to the temperature control. Reference addition time is 30</w:delText>
              </w:r>
              <w:r w:rsidR="00FD673D" w:rsidRPr="00BB7730" w:rsidDel="002634E2">
                <w:rPr>
                  <w:rFonts w:ascii="Times New Roman" w:eastAsia="仿宋_GB2312" w:hAnsi="Times New Roman" w:cs="Times New Roman"/>
                  <w:color w:val="auto"/>
                  <w:sz w:val="18"/>
                  <w:szCs w:val="18"/>
                  <w:lang w:eastAsia="zh-CN"/>
                </w:rPr>
                <w:delText>±</w:delText>
              </w:r>
              <w:r w:rsidR="00FD673D" w:rsidRPr="00BB7730" w:rsidDel="002634E2">
                <w:rPr>
                  <w:rFonts w:ascii="Times New Roman" w:eastAsia="仿宋_GB2312" w:hAnsi="Times New Roman" w:cs="Times New Roman"/>
                  <w:color w:val="auto"/>
                  <w:sz w:val="18"/>
                  <w:szCs w:val="18"/>
                </w:rPr>
                <w:delText>15 min. Stir for 5</w:delText>
              </w:r>
              <w:r w:rsidR="00FD673D" w:rsidRPr="00BB7730" w:rsidDel="002634E2">
                <w:rPr>
                  <w:rFonts w:ascii="Times New Roman" w:eastAsia="仿宋_GB2312" w:hAnsi="Times New Roman" w:cs="Times New Roman"/>
                  <w:color w:val="auto"/>
                  <w:sz w:val="18"/>
                  <w:szCs w:val="18"/>
                  <w:lang w:eastAsia="zh-CN"/>
                </w:rPr>
                <w:delText>±</w:delText>
              </w:r>
              <w:r w:rsidR="00FD673D" w:rsidRPr="00BB7730" w:rsidDel="002634E2">
                <w:rPr>
                  <w:rFonts w:ascii="Times New Roman" w:eastAsia="仿宋_GB2312" w:hAnsi="Times New Roman" w:cs="Times New Roman"/>
                  <w:color w:val="auto"/>
                  <w:sz w:val="18"/>
                  <w:szCs w:val="18"/>
                </w:rPr>
                <w:delText>2 min after addition.</w:delText>
              </w:r>
              <w:r w:rsidR="00FD673D" w:rsidRPr="00BB7730" w:rsidDel="002634E2">
                <w:rPr>
                  <w:rFonts w:ascii="Times New Roman" w:hAnsi="Times New Roman" w:cs="Times New Roman"/>
                  <w:color w:val="auto"/>
                  <w:sz w:val="18"/>
                  <w:szCs w:val="18"/>
                </w:rPr>
                <w:delText xml:space="preserve"> </w:delText>
              </w:r>
              <w:r w:rsidR="00FD673D" w:rsidRPr="00BB7730" w:rsidDel="002634E2">
                <w:rPr>
                  <w:rFonts w:ascii="Times New Roman" w:eastAsia="仿宋_GB2312" w:hAnsi="Times New Roman" w:cs="Times New Roman"/>
                  <w:color w:val="auto"/>
                  <w:sz w:val="18"/>
                  <w:szCs w:val="18"/>
                </w:rPr>
                <w:delText>Transfer the mixture into</w:delText>
              </w:r>
              <w:r w:rsidR="00FD673D" w:rsidRPr="00BB7730" w:rsidDel="002634E2">
                <w:rPr>
                  <w:rFonts w:ascii="Times New Roman" w:eastAsia="仿宋_GB2312" w:hAnsi="Times New Roman" w:cs="Times New Roman"/>
                  <w:b/>
                  <w:color w:val="auto"/>
                  <w:sz w:val="18"/>
                  <w:szCs w:val="18"/>
                </w:rPr>
                <w:delText xml:space="preserve"> TJ4S-1213-Sy15</w:delText>
              </w:r>
              <w:r w:rsidR="00FD673D" w:rsidRPr="00BB7730" w:rsidDel="002634E2">
                <w:rPr>
                  <w:rFonts w:ascii="Times New Roman" w:eastAsia="仿宋_GB2312" w:hAnsi="Times New Roman" w:cs="Times New Roman"/>
                  <w:color w:val="auto"/>
                  <w:sz w:val="18"/>
                  <w:szCs w:val="18"/>
                </w:rPr>
                <w:delText>. Add 1.0 V DMF</w:delText>
              </w:r>
              <w:r w:rsidR="00FD673D" w:rsidRPr="00BB7730" w:rsidDel="002634E2">
                <w:rPr>
                  <w:rFonts w:ascii="Times New Roman" w:eastAsia="仿宋_GB2312" w:hAnsi="Times New Roman" w:cs="Times New Roman"/>
                  <w:color w:val="auto"/>
                  <w:sz w:val="18"/>
                  <w:szCs w:val="18"/>
                  <w:lang w:eastAsia="zh-CN"/>
                </w:rPr>
                <w:delText xml:space="preserve"> (0.948 kg/kg)</w:delText>
              </w:r>
              <w:r w:rsidR="00FD673D" w:rsidRPr="00BB7730" w:rsidDel="002634E2">
                <w:rPr>
                  <w:rFonts w:ascii="Times New Roman" w:eastAsia="仿宋_GB2312" w:hAnsi="Times New Roman" w:cs="Times New Roman"/>
                  <w:color w:val="auto"/>
                  <w:sz w:val="18"/>
                  <w:szCs w:val="18"/>
                </w:rPr>
                <w:delText xml:space="preserve"> into</w:delText>
              </w:r>
              <w:r w:rsidR="00FD673D" w:rsidRPr="00BB7730" w:rsidDel="002634E2">
                <w:rPr>
                  <w:rFonts w:ascii="Times New Roman" w:eastAsia="仿宋_GB2312" w:hAnsi="Times New Roman" w:cs="Times New Roman"/>
                  <w:b/>
                  <w:color w:val="auto"/>
                  <w:sz w:val="18"/>
                  <w:szCs w:val="18"/>
                </w:rPr>
                <w:delText xml:space="preserve"> TJ4S-1213-Sy15-R01</w:delText>
              </w:r>
              <w:r w:rsidR="00FD673D" w:rsidRPr="00BB7730" w:rsidDel="002634E2">
                <w:rPr>
                  <w:rFonts w:ascii="Times New Roman" w:eastAsia="仿宋_GB2312" w:hAnsi="Times New Roman" w:cs="Times New Roman"/>
                  <w:color w:val="auto"/>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7273" w:author="Xuning Wei12232" w:date="2026-07-27T18:11:00Z">
              <w:tcPr>
                <w:tcW w:w="1049" w:type="pct"/>
                <w:gridSpan w:val="5"/>
                <w:vMerge w:val="restart"/>
                <w:shd w:val="clear" w:color="auto" w:fill="FFFFFF" w:themeFill="background1"/>
                <w:vAlign w:val="center"/>
              </w:tcPr>
            </w:tcPrChange>
          </w:tcPr>
          <w:p w14:paraId="295975AC" w14:textId="77777777" w:rsidR="00153539" w:rsidRPr="00BB7730" w:rsidRDefault="00153539">
            <w:pPr>
              <w:pStyle w:val="afc"/>
              <w:numPr>
                <w:ilvl w:val="0"/>
                <w:numId w:val="160"/>
              </w:numPr>
              <w:ind w:firstLineChars="0"/>
              <w:rPr>
                <w:ins w:id="7274" w:author="He Han" w:date="2026-10-22T22:06:00Z"/>
                <w:rFonts w:ascii="Times New Roman" w:hAnsi="Times New Roman" w:cs="Times New Roman"/>
                <w:color w:val="auto"/>
                <w:sz w:val="18"/>
                <w:szCs w:val="18"/>
                <w:shd w:val="clear" w:color="auto" w:fill="FFFFFF"/>
              </w:rPr>
              <w:pPrChange w:id="7275" w:author="He Han" w:date="2026-10-22T22:06:00Z">
                <w:pPr>
                  <w:pStyle w:val="afc"/>
                  <w:numPr>
                    <w:numId w:val="156"/>
                  </w:numPr>
                  <w:ind w:left="420" w:firstLineChars="0" w:hanging="420"/>
                </w:pPr>
              </w:pPrChange>
            </w:pPr>
            <w:ins w:id="7276" w:author="He Han" w:date="2026-10-22T22:06: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680421C5" w14:textId="77777777" w:rsidR="00153539" w:rsidRPr="00BB7730" w:rsidRDefault="00153539">
            <w:pPr>
              <w:pStyle w:val="afc"/>
              <w:numPr>
                <w:ilvl w:val="0"/>
                <w:numId w:val="160"/>
              </w:numPr>
              <w:ind w:firstLineChars="0"/>
              <w:rPr>
                <w:ins w:id="7277" w:author="He Han" w:date="2026-10-22T22:06:00Z"/>
                <w:rFonts w:ascii="Times New Roman" w:eastAsiaTheme="minorEastAsia" w:hAnsi="Times New Roman" w:cs="Times New Roman"/>
                <w:color w:val="auto"/>
                <w:sz w:val="18"/>
                <w:szCs w:val="18"/>
                <w:shd w:val="clear" w:color="auto" w:fill="FFFFFF"/>
                <w:lang w:eastAsia="zh-CN"/>
              </w:rPr>
              <w:pPrChange w:id="7278" w:author="He Han" w:date="2026-10-22T22:06:00Z">
                <w:pPr>
                  <w:pStyle w:val="afc"/>
                  <w:numPr>
                    <w:numId w:val="156"/>
                  </w:numPr>
                  <w:ind w:left="420" w:firstLineChars="0" w:hanging="420"/>
                </w:pPr>
              </w:pPrChange>
            </w:pPr>
            <w:ins w:id="7279" w:author="He Han" w:date="2026-10-22T22:06:00Z">
              <w:r w:rsidRPr="00BB7730">
                <w:rPr>
                  <w:rFonts w:ascii="Times New Roman" w:hAnsi="Times New Roman" w:cs="Times New Roman"/>
                  <w:color w:val="auto"/>
                  <w:sz w:val="18"/>
                  <w:szCs w:val="18"/>
                  <w:shd w:val="clear" w:color="auto" w:fill="FFFFFF"/>
                </w:rPr>
                <w:t>Agitator material: Hastelloy (N10276)</w:t>
              </w:r>
            </w:ins>
          </w:p>
          <w:p w14:paraId="01907E0D" w14:textId="77777777" w:rsidR="00153539" w:rsidRPr="00BB7730" w:rsidRDefault="00153539">
            <w:pPr>
              <w:pStyle w:val="afc"/>
              <w:numPr>
                <w:ilvl w:val="0"/>
                <w:numId w:val="160"/>
              </w:numPr>
              <w:ind w:firstLineChars="0"/>
              <w:rPr>
                <w:ins w:id="7280" w:author="He Han" w:date="2026-10-22T22:06:00Z"/>
                <w:rFonts w:ascii="Times New Roman" w:eastAsiaTheme="minorEastAsia" w:hAnsi="Times New Roman" w:cs="Times New Roman"/>
                <w:color w:val="auto"/>
                <w:sz w:val="18"/>
                <w:szCs w:val="18"/>
                <w:shd w:val="clear" w:color="auto" w:fill="FFFFFF"/>
                <w:lang w:eastAsia="zh-CN"/>
              </w:rPr>
              <w:pPrChange w:id="7281" w:author="He Han" w:date="2026-10-22T22:06:00Z">
                <w:pPr>
                  <w:pStyle w:val="afc"/>
                  <w:numPr>
                    <w:numId w:val="156"/>
                  </w:numPr>
                  <w:ind w:left="420" w:firstLineChars="0" w:hanging="420"/>
                </w:pPr>
              </w:pPrChange>
            </w:pPr>
            <w:ins w:id="7282" w:author="He Han" w:date="2026-10-22T22:06:00Z">
              <w:r w:rsidRPr="00BB7730">
                <w:rPr>
                  <w:rFonts w:ascii="Times New Roman" w:hAnsi="Times New Roman" w:cs="Times New Roman"/>
                  <w:color w:val="0000FF"/>
                  <w:sz w:val="18"/>
                  <w:szCs w:val="18"/>
                  <w:shd w:val="clear" w:color="auto" w:fill="FFFFFF"/>
                </w:rPr>
                <w:t>Sieve plate: HC-22</w:t>
              </w:r>
            </w:ins>
          </w:p>
          <w:p w14:paraId="1F407963" w14:textId="77777777" w:rsidR="00153539" w:rsidRPr="00BB7730" w:rsidRDefault="00153539">
            <w:pPr>
              <w:pStyle w:val="afc"/>
              <w:numPr>
                <w:ilvl w:val="0"/>
                <w:numId w:val="160"/>
              </w:numPr>
              <w:ind w:firstLineChars="0"/>
              <w:rPr>
                <w:ins w:id="7283" w:author="He Han" w:date="2026-10-22T22:06:00Z"/>
                <w:rFonts w:ascii="Times New Roman" w:hAnsi="Times New Roman" w:cs="Times New Roman"/>
                <w:color w:val="0000FF"/>
                <w:sz w:val="18"/>
                <w:szCs w:val="18"/>
                <w:shd w:val="clear" w:color="auto" w:fill="FFFFFF"/>
              </w:rPr>
              <w:pPrChange w:id="7284" w:author="He Han" w:date="2026-10-22T22:06:00Z">
                <w:pPr>
                  <w:pStyle w:val="afc"/>
                  <w:numPr>
                    <w:numId w:val="156"/>
                  </w:numPr>
                  <w:ind w:left="420" w:firstLineChars="0" w:hanging="420"/>
                </w:pPr>
              </w:pPrChange>
            </w:pPr>
            <w:ins w:id="7285" w:author="He Han" w:date="2026-10-22T22:06: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077D9B71" w14:textId="77777777" w:rsidR="00153539" w:rsidRPr="00BB7730" w:rsidRDefault="00153539">
            <w:pPr>
              <w:pStyle w:val="afc"/>
              <w:numPr>
                <w:ilvl w:val="0"/>
                <w:numId w:val="160"/>
              </w:numPr>
              <w:ind w:firstLineChars="0"/>
              <w:rPr>
                <w:ins w:id="7286" w:author="He Han" w:date="2026-10-22T22:06:00Z"/>
                <w:rFonts w:ascii="Times New Roman" w:hAnsi="Times New Roman" w:cs="Times New Roman"/>
                <w:color w:val="auto"/>
                <w:sz w:val="18"/>
                <w:szCs w:val="18"/>
                <w:shd w:val="clear" w:color="auto" w:fill="FFFFFF"/>
              </w:rPr>
              <w:pPrChange w:id="7287" w:author="He Han" w:date="2026-10-22T22:06:00Z">
                <w:pPr>
                  <w:pStyle w:val="afc"/>
                  <w:numPr>
                    <w:numId w:val="156"/>
                  </w:numPr>
                  <w:ind w:left="420" w:firstLineChars="0" w:hanging="420"/>
                </w:pPr>
              </w:pPrChange>
            </w:pPr>
            <w:ins w:id="7288" w:author="He Han" w:date="2026-10-22T22:06:00Z">
              <w:r w:rsidRPr="00BB7730">
                <w:rPr>
                  <w:rFonts w:ascii="Times New Roman" w:hAnsi="Times New Roman" w:cs="Times New Roman"/>
                  <w:color w:val="auto"/>
                  <w:sz w:val="18"/>
                  <w:szCs w:val="18"/>
                  <w:shd w:val="clear" w:color="auto" w:fill="FFFFFF"/>
                </w:rPr>
                <w:t>Sight glass: Glass</w:t>
              </w:r>
            </w:ins>
          </w:p>
          <w:p w14:paraId="78C1002C" w14:textId="77777777" w:rsidR="00153539" w:rsidRPr="00BB7730" w:rsidRDefault="00153539">
            <w:pPr>
              <w:pStyle w:val="afc"/>
              <w:numPr>
                <w:ilvl w:val="0"/>
                <w:numId w:val="160"/>
              </w:numPr>
              <w:ind w:firstLineChars="0"/>
              <w:rPr>
                <w:ins w:id="7289" w:author="He Han" w:date="2026-10-22T22:06:00Z"/>
                <w:rFonts w:ascii="Times New Roman" w:hAnsi="Times New Roman" w:cs="Times New Roman"/>
                <w:color w:val="auto"/>
                <w:sz w:val="18"/>
                <w:szCs w:val="18"/>
                <w:shd w:val="clear" w:color="auto" w:fill="FFFFFF"/>
              </w:rPr>
              <w:pPrChange w:id="7290" w:author="He Han" w:date="2026-10-22T22:06:00Z">
                <w:pPr>
                  <w:pStyle w:val="afc"/>
                  <w:numPr>
                    <w:numId w:val="156"/>
                  </w:numPr>
                  <w:ind w:left="420" w:firstLineChars="0" w:hanging="420"/>
                </w:pPr>
              </w:pPrChange>
            </w:pPr>
            <w:ins w:id="7291" w:author="He Han" w:date="2026-10-22T22:06:00Z">
              <w:r w:rsidRPr="00BB7730">
                <w:rPr>
                  <w:rFonts w:ascii="Times New Roman" w:hAnsi="Times New Roman" w:cs="Times New Roman"/>
                  <w:color w:val="auto"/>
                  <w:sz w:val="18"/>
                  <w:szCs w:val="18"/>
                  <w:shd w:val="clear" w:color="auto" w:fill="FFFFFF"/>
                </w:rPr>
                <w:t>Transfer pump material: SS316+PTFE</w:t>
              </w:r>
            </w:ins>
          </w:p>
          <w:p w14:paraId="1F30906F" w14:textId="77777777" w:rsidR="00153539" w:rsidRPr="00BB7730" w:rsidRDefault="00153539">
            <w:pPr>
              <w:pStyle w:val="afc"/>
              <w:numPr>
                <w:ilvl w:val="0"/>
                <w:numId w:val="160"/>
              </w:numPr>
              <w:ind w:firstLineChars="0"/>
              <w:rPr>
                <w:ins w:id="7292" w:author="He Han" w:date="2026-10-22T22:06:00Z"/>
                <w:rFonts w:ascii="Times New Roman" w:hAnsi="Times New Roman" w:cs="Times New Roman"/>
                <w:color w:val="auto"/>
                <w:sz w:val="18"/>
                <w:szCs w:val="18"/>
                <w:shd w:val="clear" w:color="auto" w:fill="FFFFFF"/>
              </w:rPr>
              <w:pPrChange w:id="7293" w:author="He Han" w:date="2026-10-22T22:06:00Z">
                <w:pPr>
                  <w:pStyle w:val="afc"/>
                  <w:numPr>
                    <w:numId w:val="156"/>
                  </w:numPr>
                  <w:ind w:left="420" w:firstLineChars="0" w:hanging="420"/>
                </w:pPr>
              </w:pPrChange>
            </w:pPr>
            <w:ins w:id="7294" w:author="He Han" w:date="2026-10-22T22:06:00Z">
              <w:r w:rsidRPr="00BB7730">
                <w:rPr>
                  <w:rFonts w:ascii="Times New Roman" w:hAnsi="Times New Roman" w:cs="Times New Roman"/>
                  <w:color w:val="auto"/>
                  <w:sz w:val="18"/>
                  <w:szCs w:val="18"/>
                  <w:shd w:val="clear" w:color="auto" w:fill="FFFFFF"/>
                </w:rPr>
                <w:t>Thermometer well material: Hastelloy (C-276)</w:t>
              </w:r>
            </w:ins>
          </w:p>
          <w:p w14:paraId="2521B889" w14:textId="77777777" w:rsidR="00153539" w:rsidRPr="00BB7730" w:rsidRDefault="00153539">
            <w:pPr>
              <w:pStyle w:val="afc"/>
              <w:numPr>
                <w:ilvl w:val="0"/>
                <w:numId w:val="160"/>
              </w:numPr>
              <w:ind w:firstLineChars="0"/>
              <w:rPr>
                <w:ins w:id="7295" w:author="He Han" w:date="2026-10-22T22:06:00Z"/>
                <w:rFonts w:ascii="Times New Roman" w:hAnsi="Times New Roman" w:cs="Times New Roman"/>
                <w:color w:val="auto"/>
                <w:sz w:val="18"/>
                <w:szCs w:val="18"/>
                <w:shd w:val="clear" w:color="auto" w:fill="FFFFFF"/>
              </w:rPr>
              <w:pPrChange w:id="7296" w:author="He Han" w:date="2026-10-22T22:06:00Z">
                <w:pPr>
                  <w:pStyle w:val="afc"/>
                  <w:numPr>
                    <w:numId w:val="156"/>
                  </w:numPr>
                  <w:ind w:left="420" w:firstLineChars="0" w:hanging="420"/>
                </w:pPr>
              </w:pPrChange>
            </w:pPr>
            <w:ins w:id="7297" w:author="He Han" w:date="2026-10-22T22:06:00Z">
              <w:r w:rsidRPr="00BB7730">
                <w:rPr>
                  <w:rFonts w:ascii="Times New Roman" w:hAnsi="Times New Roman" w:cs="Times New Roman"/>
                  <w:color w:val="auto"/>
                  <w:sz w:val="18"/>
                  <w:szCs w:val="18"/>
                  <w:shd w:val="clear" w:color="auto" w:fill="FFFFFF"/>
                </w:rPr>
                <w:t>Pipeline material: 316L</w:t>
              </w:r>
            </w:ins>
          </w:p>
          <w:p w14:paraId="19B11AD1" w14:textId="77777777" w:rsidR="00153539" w:rsidRPr="00BB7730" w:rsidRDefault="00153539">
            <w:pPr>
              <w:pStyle w:val="afc"/>
              <w:numPr>
                <w:ilvl w:val="0"/>
                <w:numId w:val="160"/>
              </w:numPr>
              <w:ind w:firstLineChars="0"/>
              <w:rPr>
                <w:ins w:id="7298" w:author="He Han" w:date="2026-10-22T22:06:00Z"/>
                <w:rFonts w:ascii="Times New Roman" w:hAnsi="Times New Roman" w:cs="Times New Roman"/>
                <w:color w:val="0000FF"/>
                <w:sz w:val="18"/>
                <w:szCs w:val="18"/>
                <w:shd w:val="clear" w:color="auto" w:fill="FFFFFF"/>
              </w:rPr>
              <w:pPrChange w:id="7299" w:author="He Han" w:date="2026-10-22T22:06:00Z">
                <w:pPr>
                  <w:pStyle w:val="afc"/>
                  <w:numPr>
                    <w:numId w:val="156"/>
                  </w:numPr>
                  <w:ind w:left="420" w:firstLineChars="0" w:hanging="420"/>
                </w:pPr>
              </w:pPrChange>
            </w:pPr>
            <w:ins w:id="7300" w:author="He Han" w:date="2026-10-22T22:06: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3A5E7C7F" w14:textId="77777777" w:rsidR="00153539" w:rsidRPr="00BB7730" w:rsidRDefault="00153539">
            <w:pPr>
              <w:pStyle w:val="afc"/>
              <w:numPr>
                <w:ilvl w:val="0"/>
                <w:numId w:val="160"/>
              </w:numPr>
              <w:ind w:firstLineChars="0"/>
              <w:rPr>
                <w:ins w:id="7301" w:author="He Han" w:date="2026-10-22T22:06:00Z"/>
                <w:rFonts w:ascii="Times New Roman" w:hAnsi="Times New Roman" w:cs="Times New Roman"/>
                <w:color w:val="auto"/>
                <w:sz w:val="18"/>
                <w:szCs w:val="18"/>
                <w:shd w:val="clear" w:color="auto" w:fill="FFFFFF"/>
              </w:rPr>
              <w:pPrChange w:id="7302" w:author="He Han" w:date="2026-10-22T22:06:00Z">
                <w:pPr>
                  <w:pStyle w:val="afc"/>
                  <w:numPr>
                    <w:numId w:val="156"/>
                  </w:numPr>
                  <w:ind w:left="420" w:firstLineChars="0" w:hanging="420"/>
                </w:pPr>
              </w:pPrChange>
            </w:pPr>
            <w:ins w:id="7303" w:author="He Han" w:date="2026-10-22T22:06:00Z">
              <w:r w:rsidRPr="00BB7730">
                <w:rPr>
                  <w:rFonts w:ascii="Times New Roman" w:hAnsi="Times New Roman" w:cs="Times New Roman"/>
                  <w:color w:val="auto"/>
                  <w:sz w:val="18"/>
                  <w:szCs w:val="18"/>
                  <w:shd w:val="clear" w:color="auto" w:fill="FFFFFF"/>
                </w:rPr>
                <w:t>Mass flow meter: SS</w:t>
              </w:r>
            </w:ins>
          </w:p>
          <w:p w14:paraId="55DAF34B" w14:textId="77777777" w:rsidR="00153539" w:rsidRPr="00BB7730" w:rsidRDefault="00153539">
            <w:pPr>
              <w:pStyle w:val="afc"/>
              <w:numPr>
                <w:ilvl w:val="0"/>
                <w:numId w:val="160"/>
              </w:numPr>
              <w:ind w:firstLineChars="0"/>
              <w:rPr>
                <w:ins w:id="7304" w:author="He Han" w:date="2026-10-22T22:06:00Z"/>
                <w:rFonts w:ascii="Times New Roman" w:hAnsi="Times New Roman" w:cs="Times New Roman"/>
                <w:b/>
                <w:color w:val="auto"/>
                <w:sz w:val="18"/>
                <w:szCs w:val="18"/>
                <w:shd w:val="clear" w:color="auto" w:fill="FFFFFF"/>
              </w:rPr>
              <w:pPrChange w:id="7305" w:author="He Han" w:date="2026-10-22T22:06:00Z">
                <w:pPr>
                  <w:pStyle w:val="afc"/>
                  <w:numPr>
                    <w:numId w:val="156"/>
                  </w:numPr>
                  <w:ind w:left="420" w:firstLineChars="0" w:hanging="420"/>
                </w:pPr>
              </w:pPrChange>
            </w:pPr>
            <w:ins w:id="7306" w:author="He Han" w:date="2026-10-22T22:06: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BB4784F" w14:textId="77777777" w:rsidR="00153539" w:rsidRPr="00BB7730" w:rsidRDefault="00153539">
            <w:pPr>
              <w:pStyle w:val="afc"/>
              <w:numPr>
                <w:ilvl w:val="0"/>
                <w:numId w:val="160"/>
              </w:numPr>
              <w:ind w:firstLineChars="0"/>
              <w:rPr>
                <w:ins w:id="7307" w:author="He Han" w:date="2026-10-22T22:06:00Z"/>
                <w:rFonts w:ascii="Times New Roman" w:eastAsiaTheme="minorEastAsia" w:hAnsi="Times New Roman" w:cs="Times New Roman"/>
                <w:color w:val="auto"/>
                <w:sz w:val="18"/>
                <w:szCs w:val="18"/>
                <w:shd w:val="clear" w:color="auto" w:fill="FFFFFF"/>
                <w:lang w:eastAsia="zh-CN"/>
              </w:rPr>
              <w:pPrChange w:id="7308" w:author="He Han" w:date="2026-10-22T22:06:00Z">
                <w:pPr>
                  <w:pStyle w:val="afc"/>
                  <w:numPr>
                    <w:numId w:val="156"/>
                  </w:numPr>
                  <w:ind w:left="420" w:firstLineChars="0" w:hanging="420"/>
                </w:pPr>
              </w:pPrChange>
            </w:pPr>
            <w:ins w:id="7309" w:author="He Han" w:date="2026-10-22T22:06: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65785666" w14:textId="77777777" w:rsidR="00153539" w:rsidRPr="00BB7730" w:rsidRDefault="00153539">
            <w:pPr>
              <w:pStyle w:val="afc"/>
              <w:numPr>
                <w:ilvl w:val="0"/>
                <w:numId w:val="160"/>
              </w:numPr>
              <w:ind w:firstLineChars="0"/>
              <w:rPr>
                <w:ins w:id="7310" w:author="He Han" w:date="2026-10-22T22:06:00Z"/>
                <w:rFonts w:ascii="Times New Roman" w:hAnsi="Times New Roman" w:cs="Times New Roman"/>
                <w:color w:val="auto"/>
                <w:sz w:val="18"/>
                <w:szCs w:val="18"/>
                <w:shd w:val="clear" w:color="auto" w:fill="FFFFFF"/>
              </w:rPr>
              <w:pPrChange w:id="7311" w:author="He Han" w:date="2026-10-22T22:06:00Z">
                <w:pPr>
                  <w:pStyle w:val="afc"/>
                  <w:numPr>
                    <w:numId w:val="156"/>
                  </w:numPr>
                  <w:ind w:left="420" w:firstLineChars="0" w:hanging="420"/>
                </w:pPr>
              </w:pPrChange>
            </w:pPr>
            <w:ins w:id="7312" w:author="He Han" w:date="2026-10-22T22:06:00Z">
              <w:r w:rsidRPr="00BB7730">
                <w:rPr>
                  <w:rFonts w:ascii="Times New Roman" w:hAnsi="Times New Roman" w:cs="Times New Roman"/>
                  <w:color w:val="auto"/>
                  <w:sz w:val="18"/>
                  <w:szCs w:val="18"/>
                  <w:shd w:val="clear" w:color="auto" w:fill="FFFFFF"/>
                </w:rPr>
                <w:t>Waste discharge pump material: SS316+PTFE</w:t>
              </w:r>
            </w:ins>
          </w:p>
          <w:p w14:paraId="54976FE1" w14:textId="77777777" w:rsidR="00153539" w:rsidRPr="00BB7730" w:rsidRDefault="00153539">
            <w:pPr>
              <w:pStyle w:val="afc"/>
              <w:numPr>
                <w:ilvl w:val="0"/>
                <w:numId w:val="160"/>
              </w:numPr>
              <w:ind w:firstLineChars="0"/>
              <w:rPr>
                <w:ins w:id="7313" w:author="He Han" w:date="2026-10-22T22:06:00Z"/>
                <w:rFonts w:ascii="Times New Roman" w:hAnsi="Times New Roman" w:cs="Times New Roman"/>
                <w:color w:val="auto"/>
                <w:sz w:val="18"/>
                <w:szCs w:val="18"/>
                <w:shd w:val="clear" w:color="auto" w:fill="FFFFFF"/>
              </w:rPr>
              <w:pPrChange w:id="7314" w:author="He Han" w:date="2026-10-22T22:06:00Z">
                <w:pPr>
                  <w:pStyle w:val="afc"/>
                  <w:numPr>
                    <w:numId w:val="156"/>
                  </w:numPr>
                  <w:ind w:left="420" w:firstLineChars="0" w:hanging="420"/>
                </w:pPr>
              </w:pPrChange>
            </w:pPr>
            <w:ins w:id="7315" w:author="He Han" w:date="2026-10-22T22:06: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50ABE8FF" w14:textId="77777777" w:rsidR="00153539" w:rsidRPr="00BB7730" w:rsidRDefault="00153539">
            <w:pPr>
              <w:pStyle w:val="afc"/>
              <w:numPr>
                <w:ilvl w:val="0"/>
                <w:numId w:val="160"/>
              </w:numPr>
              <w:ind w:firstLineChars="0"/>
              <w:rPr>
                <w:ins w:id="7316" w:author="He Han" w:date="2026-10-22T22:06:00Z"/>
                <w:rFonts w:ascii="Times New Roman" w:hAnsi="Times New Roman" w:cs="Times New Roman"/>
                <w:color w:val="auto"/>
                <w:sz w:val="18"/>
                <w:szCs w:val="18"/>
                <w:shd w:val="clear" w:color="auto" w:fill="FFFFFF"/>
              </w:rPr>
              <w:pPrChange w:id="7317" w:author="He Han" w:date="2026-10-22T22:06:00Z">
                <w:pPr>
                  <w:pStyle w:val="afc"/>
                  <w:numPr>
                    <w:numId w:val="156"/>
                  </w:numPr>
                  <w:ind w:left="420" w:firstLineChars="0" w:hanging="420"/>
                </w:pPr>
              </w:pPrChange>
            </w:pPr>
            <w:ins w:id="7318" w:author="He Han" w:date="2026-10-22T22:06: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6843915C" w14:textId="296FD61B" w:rsidR="000B3418" w:rsidRPr="00BB7730" w:rsidDel="00153539" w:rsidRDefault="000B3418" w:rsidP="000B3418">
            <w:pPr>
              <w:rPr>
                <w:ins w:id="7319" w:author="Xuning Wei12232" w:date="2026-07-27T17:21:00Z"/>
                <w:del w:id="7320" w:author="He Han" w:date="2026-10-22T22:06:00Z"/>
                <w:rFonts w:ascii="Times New Roman" w:hAnsi="Times New Roman" w:cs="Times New Roman"/>
                <w:color w:val="auto"/>
                <w:sz w:val="18"/>
                <w:szCs w:val="18"/>
                <w:shd w:val="clear" w:color="auto" w:fill="FFFFFF"/>
              </w:rPr>
            </w:pPr>
            <w:ins w:id="7321" w:author="Xuning Wei12232" w:date="2026-07-27T17:21:00Z">
              <w:del w:id="7322" w:author="He Han" w:date="2026-10-12T13:44:00Z">
                <w:r w:rsidRPr="00BB7730" w:rsidDel="000E3A98">
                  <w:rPr>
                    <w:rFonts w:ascii="Times New Roman" w:hAnsi="Times New Roman" w:cs="Times New Roman"/>
                    <w:color w:val="00B0F0"/>
                    <w:sz w:val="18"/>
                    <w:szCs w:val="18"/>
                    <w:shd w:val="clear" w:color="auto" w:fill="FFFFFF"/>
                    <w:rPrChange w:id="7323" w:author="He Han" w:date="2026-10-12T13:52: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7324" w:author="He Han" w:date="2026-10-12T13:52: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7325" w:author="He Han" w:date="2026-10-12T13:52:00Z">
                      <w:rPr>
                        <w:rFonts w:ascii="Times New Roman" w:hAnsi="Times New Roman" w:cs="Times New Roman"/>
                        <w:color w:val="auto"/>
                        <w:sz w:val="18"/>
                        <w:szCs w:val="18"/>
                        <w:shd w:val="clear" w:color="auto" w:fill="FFFFFF"/>
                      </w:rPr>
                    </w:rPrChange>
                  </w:rPr>
                  <w:delText>material:</w:delText>
                </w:r>
              </w:del>
              <w:del w:id="7326" w:author="He Han" w:date="2026-10-22T22:06:00Z">
                <w:r w:rsidRPr="00BB7730" w:rsidDel="00153539">
                  <w:rPr>
                    <w:rFonts w:ascii="Times New Roman" w:hAnsi="Times New Roman" w:cs="Times New Roman"/>
                    <w:color w:val="auto"/>
                    <w:sz w:val="18"/>
                    <w:szCs w:val="18"/>
                    <w:shd w:val="clear" w:color="auto" w:fill="FFFFFF"/>
                  </w:rPr>
                  <w:delText xml:space="preserve"> Hastelloy (C-276)</w:delText>
                </w:r>
              </w:del>
            </w:ins>
          </w:p>
          <w:p w14:paraId="032C780D" w14:textId="4B91C097" w:rsidR="000B3418" w:rsidRPr="00BB7730" w:rsidDel="00153539" w:rsidRDefault="000B3418" w:rsidP="000B3418">
            <w:pPr>
              <w:rPr>
                <w:ins w:id="7327" w:author="Xuning Wei12232" w:date="2026-07-27T17:21:00Z"/>
                <w:del w:id="7328" w:author="He Han" w:date="2026-10-22T22:06:00Z"/>
                <w:rFonts w:ascii="Times New Roman" w:eastAsiaTheme="minorEastAsia" w:hAnsi="Times New Roman" w:cs="Times New Roman"/>
                <w:color w:val="auto"/>
                <w:sz w:val="18"/>
                <w:szCs w:val="18"/>
                <w:shd w:val="clear" w:color="auto" w:fill="FFFFFF"/>
                <w:lang w:eastAsia="zh-CN"/>
              </w:rPr>
            </w:pPr>
            <w:ins w:id="7329" w:author="Xuning Wei12232" w:date="2026-07-27T17:21:00Z">
              <w:del w:id="7330" w:author="He Han" w:date="2026-10-22T22:06:00Z">
                <w:r w:rsidRPr="00BB7730" w:rsidDel="00153539">
                  <w:rPr>
                    <w:rFonts w:ascii="Times New Roman" w:hAnsi="Times New Roman" w:cs="Times New Roman"/>
                    <w:color w:val="auto"/>
                    <w:sz w:val="18"/>
                    <w:szCs w:val="18"/>
                    <w:shd w:val="clear" w:color="auto" w:fill="FFFFFF"/>
                  </w:rPr>
                  <w:delText xml:space="preserve">Agitator material: </w:delText>
                </w:r>
              </w:del>
              <w:del w:id="7331" w:author="He Han" w:date="2026-10-12T13:51:00Z">
                <w:r w:rsidRPr="00BB7730" w:rsidDel="002B7467">
                  <w:rPr>
                    <w:rFonts w:ascii="Times New Roman" w:hAnsi="Times New Roman" w:cs="Times New Roman"/>
                  </w:rPr>
                  <w:delText xml:space="preserve"> </w:delText>
                </w:r>
              </w:del>
              <w:del w:id="7332" w:author="He Han" w:date="2026-10-22T22:06: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5C064757" w14:textId="4DC27852" w:rsidR="000B3418" w:rsidRPr="00BB7730" w:rsidDel="00153539" w:rsidRDefault="000B3418" w:rsidP="000B3418">
            <w:pPr>
              <w:rPr>
                <w:ins w:id="7333" w:author="Xuning Wei12232" w:date="2026-07-27T17:21:00Z"/>
                <w:del w:id="7334" w:author="He Han" w:date="2026-10-22T22:06:00Z"/>
                <w:rFonts w:ascii="Times New Roman" w:hAnsi="Times New Roman" w:cs="Times New Roman"/>
                <w:color w:val="0000FF"/>
                <w:sz w:val="18"/>
                <w:szCs w:val="18"/>
                <w:shd w:val="clear" w:color="auto" w:fill="FFFFFF"/>
              </w:rPr>
            </w:pPr>
            <w:ins w:id="7335" w:author="Xuning Wei12232" w:date="2026-07-27T17:21:00Z">
              <w:del w:id="7336" w:author="He Han" w:date="2026-10-22T22:06: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77EBAC6C" w14:textId="388EBEDA" w:rsidR="000B3418" w:rsidRPr="00BB7730" w:rsidDel="00153539" w:rsidRDefault="000B3418" w:rsidP="000B3418">
            <w:pPr>
              <w:rPr>
                <w:ins w:id="7337" w:author="Xuning Wei12232" w:date="2026-07-27T17:21:00Z"/>
                <w:del w:id="7338" w:author="He Han" w:date="2026-10-22T22:06:00Z"/>
                <w:rFonts w:ascii="Times New Roman" w:hAnsi="Times New Roman" w:cs="Times New Roman"/>
                <w:color w:val="auto"/>
                <w:sz w:val="18"/>
                <w:szCs w:val="18"/>
                <w:shd w:val="clear" w:color="auto" w:fill="FFFFFF"/>
              </w:rPr>
            </w:pPr>
            <w:ins w:id="7339" w:author="Xuning Wei12232" w:date="2026-07-27T17:21:00Z">
              <w:del w:id="7340" w:author="He Han" w:date="2026-10-22T22:06:00Z">
                <w:r w:rsidRPr="00BB7730" w:rsidDel="00153539">
                  <w:rPr>
                    <w:rFonts w:ascii="Times New Roman" w:hAnsi="Times New Roman" w:cs="Times New Roman"/>
                    <w:color w:val="auto"/>
                    <w:sz w:val="18"/>
                    <w:szCs w:val="18"/>
                    <w:shd w:val="clear" w:color="auto" w:fill="FFFFFF"/>
                  </w:rPr>
                  <w:delText>Sight glass: Glass</w:delText>
                </w:r>
              </w:del>
            </w:ins>
          </w:p>
          <w:p w14:paraId="27429795" w14:textId="33112677" w:rsidR="000B3418" w:rsidRPr="00BB7730" w:rsidDel="00153539" w:rsidRDefault="000B3418" w:rsidP="000B3418">
            <w:pPr>
              <w:rPr>
                <w:ins w:id="7341" w:author="Xuning Wei12232" w:date="2026-07-27T17:21:00Z"/>
                <w:del w:id="7342" w:author="He Han" w:date="2026-10-22T22:06:00Z"/>
                <w:rFonts w:ascii="Times New Roman" w:hAnsi="Times New Roman" w:cs="Times New Roman"/>
                <w:color w:val="auto"/>
                <w:sz w:val="18"/>
                <w:szCs w:val="18"/>
                <w:shd w:val="clear" w:color="auto" w:fill="FFFFFF"/>
              </w:rPr>
            </w:pPr>
            <w:bookmarkStart w:id="7343" w:name="OLE_LINK7"/>
            <w:bookmarkStart w:id="7344" w:name="OLE_LINK8"/>
            <w:ins w:id="7345" w:author="Xuning Wei12232" w:date="2026-07-27T17:21:00Z">
              <w:del w:id="7346" w:author="He Han" w:date="2026-10-22T22:06:00Z">
                <w:r w:rsidRPr="00BB7730" w:rsidDel="00153539">
                  <w:rPr>
                    <w:rFonts w:ascii="Times New Roman" w:hAnsi="Times New Roman" w:cs="Times New Roman"/>
                    <w:color w:val="auto"/>
                    <w:sz w:val="18"/>
                    <w:szCs w:val="18"/>
                    <w:shd w:val="clear" w:color="auto" w:fill="FFFFFF"/>
                  </w:rPr>
                  <w:delText>Transfer pump material:</w:delText>
                </w:r>
                <w:bookmarkEnd w:id="7343"/>
                <w:bookmarkEnd w:id="7344"/>
                <w:r w:rsidRPr="00BB7730" w:rsidDel="00153539">
                  <w:rPr>
                    <w:rFonts w:ascii="Times New Roman" w:hAnsi="Times New Roman" w:cs="Times New Roman"/>
                    <w:color w:val="auto"/>
                    <w:sz w:val="18"/>
                    <w:szCs w:val="18"/>
                    <w:shd w:val="clear" w:color="auto" w:fill="FFFFFF"/>
                  </w:rPr>
                  <w:delText xml:space="preserve"> SS316+PTFE</w:delText>
                </w:r>
              </w:del>
              <w:del w:id="7347" w:author="He Han" w:date="2026-10-12T13:54:00Z">
                <w:r w:rsidRPr="00BB7730" w:rsidDel="005A313A">
                  <w:rPr>
                    <w:rFonts w:ascii="Times New Roman" w:hAnsi="Times New Roman" w:cs="Times New Roman"/>
                    <w:color w:val="auto"/>
                    <w:sz w:val="18"/>
                    <w:szCs w:val="18"/>
                    <w:shd w:val="clear" w:color="auto" w:fill="FFFFFF"/>
                  </w:rPr>
                  <w:delText>,</w:delText>
                </w:r>
              </w:del>
            </w:ins>
          </w:p>
          <w:p w14:paraId="40BDFBC8" w14:textId="33FD7102" w:rsidR="000B3418" w:rsidRPr="00BB7730" w:rsidDel="00153539" w:rsidRDefault="000B3418" w:rsidP="000B3418">
            <w:pPr>
              <w:rPr>
                <w:ins w:id="7348" w:author="Xuning Wei12232" w:date="2026-07-27T17:21:00Z"/>
                <w:del w:id="7349" w:author="He Han" w:date="2026-10-22T22:06:00Z"/>
                <w:rFonts w:ascii="Times New Roman" w:hAnsi="Times New Roman" w:cs="Times New Roman"/>
                <w:color w:val="auto"/>
                <w:sz w:val="18"/>
                <w:szCs w:val="18"/>
                <w:shd w:val="clear" w:color="auto" w:fill="FFFFFF"/>
              </w:rPr>
            </w:pPr>
            <w:ins w:id="7350" w:author="Xuning Wei12232" w:date="2026-07-27T17:21:00Z">
              <w:del w:id="7351" w:author="He Han" w:date="2026-10-22T22:06: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5370FA87" w14:textId="1CE52209" w:rsidR="000B3418" w:rsidRPr="00BB7730" w:rsidDel="00153539" w:rsidRDefault="000B3418" w:rsidP="000B3418">
            <w:pPr>
              <w:rPr>
                <w:ins w:id="7352" w:author="Xuning Wei12232" w:date="2026-07-27T17:21:00Z"/>
                <w:del w:id="7353" w:author="He Han" w:date="2026-10-22T22:06:00Z"/>
                <w:rFonts w:ascii="Times New Roman" w:hAnsi="Times New Roman" w:cs="Times New Roman"/>
                <w:color w:val="auto"/>
                <w:sz w:val="18"/>
                <w:szCs w:val="18"/>
                <w:shd w:val="clear" w:color="auto" w:fill="FFFFFF"/>
              </w:rPr>
            </w:pPr>
            <w:ins w:id="7354" w:author="Xuning Wei12232" w:date="2026-07-27T17:21:00Z">
              <w:del w:id="7355" w:author="He Han" w:date="2026-10-22T22:06:00Z">
                <w:r w:rsidRPr="00BB7730" w:rsidDel="00153539">
                  <w:rPr>
                    <w:rFonts w:ascii="Times New Roman" w:hAnsi="Times New Roman" w:cs="Times New Roman"/>
                    <w:color w:val="auto"/>
                    <w:sz w:val="18"/>
                    <w:szCs w:val="18"/>
                    <w:shd w:val="clear" w:color="auto" w:fill="FFFFFF"/>
                  </w:rPr>
                  <w:delText>Pipeline material: 316L</w:delText>
                </w:r>
              </w:del>
            </w:ins>
          </w:p>
          <w:p w14:paraId="3047E2D6" w14:textId="3FB235FC" w:rsidR="000B3418" w:rsidRPr="00BB7730" w:rsidDel="00153539" w:rsidRDefault="000B3418" w:rsidP="000B3418">
            <w:pPr>
              <w:rPr>
                <w:ins w:id="7356" w:author="Xuning Wei12232" w:date="2026-07-27T17:21:00Z"/>
                <w:del w:id="7357" w:author="He Han" w:date="2026-10-22T22:06:00Z"/>
                <w:rFonts w:ascii="Times New Roman" w:hAnsi="Times New Roman" w:cs="Times New Roman"/>
                <w:color w:val="FF0000"/>
                <w:sz w:val="18"/>
                <w:szCs w:val="18"/>
                <w:shd w:val="clear" w:color="auto" w:fill="FFFFFF"/>
                <w:rPrChange w:id="7358" w:author="Johan Granander" w:date="2026-07-28T15:02:00Z">
                  <w:rPr>
                    <w:ins w:id="7359" w:author="Xuning Wei12232" w:date="2026-07-27T17:21:00Z"/>
                    <w:del w:id="7360" w:author="He Han" w:date="2026-10-22T22:06:00Z"/>
                    <w:rFonts w:ascii="Times New Roman" w:hAnsi="Times New Roman" w:cs="Times New Roman"/>
                    <w:color w:val="FF0000"/>
                    <w:sz w:val="18"/>
                    <w:szCs w:val="18"/>
                    <w:shd w:val="clear" w:color="auto" w:fill="FFFFFF"/>
                    <w:lang w:val="sv-SE"/>
                  </w:rPr>
                </w:rPrChange>
              </w:rPr>
            </w:pPr>
            <w:ins w:id="7361" w:author="Xuning Wei12232" w:date="2026-07-27T17:21:00Z">
              <w:del w:id="7362" w:author="He Han" w:date="2026-10-22T22:06:00Z">
                <w:r w:rsidRPr="00BB7730" w:rsidDel="00153539">
                  <w:rPr>
                    <w:rFonts w:ascii="Times New Roman" w:hAnsi="Times New Roman" w:cs="Times New Roman"/>
                    <w:color w:val="FF0000"/>
                    <w:sz w:val="18"/>
                    <w:szCs w:val="18"/>
                    <w:shd w:val="clear" w:color="auto" w:fill="FFFFFF"/>
                    <w:rPrChange w:id="7363"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50D604C2" w14:textId="32CDE2BC" w:rsidR="000B3418" w:rsidRPr="00BB7730" w:rsidDel="00153539" w:rsidRDefault="000B3418" w:rsidP="000B3418">
            <w:pPr>
              <w:rPr>
                <w:ins w:id="7364" w:author="Xuning Wei12232" w:date="2026-07-27T17:21:00Z"/>
                <w:del w:id="7365" w:author="He Han" w:date="2026-10-22T22:06:00Z"/>
                <w:rFonts w:ascii="Times New Roman" w:hAnsi="Times New Roman" w:cs="Times New Roman"/>
                <w:color w:val="auto"/>
                <w:sz w:val="18"/>
                <w:szCs w:val="18"/>
                <w:shd w:val="clear" w:color="auto" w:fill="FFFFFF"/>
                <w:rPrChange w:id="7366" w:author="Johan Granander" w:date="2026-07-28T15:02:00Z">
                  <w:rPr>
                    <w:ins w:id="7367" w:author="Xuning Wei12232" w:date="2026-07-27T17:21:00Z"/>
                    <w:del w:id="7368" w:author="He Han" w:date="2026-10-22T22:06:00Z"/>
                    <w:rFonts w:ascii="Times New Roman" w:hAnsi="Times New Roman" w:cs="Times New Roman"/>
                    <w:color w:val="auto"/>
                    <w:sz w:val="18"/>
                    <w:szCs w:val="18"/>
                    <w:shd w:val="clear" w:color="auto" w:fill="FFFFFF"/>
                    <w:lang w:val="sv-SE"/>
                  </w:rPr>
                </w:rPrChange>
              </w:rPr>
            </w:pPr>
            <w:ins w:id="7369" w:author="Xuning Wei12232" w:date="2026-07-27T17:21:00Z">
              <w:del w:id="7370" w:author="He Han" w:date="2026-10-22T22:06:00Z">
                <w:r w:rsidRPr="00BB7730" w:rsidDel="00153539">
                  <w:rPr>
                    <w:rFonts w:ascii="Times New Roman" w:hAnsi="Times New Roman" w:cs="Times New Roman"/>
                    <w:color w:val="auto"/>
                    <w:sz w:val="18"/>
                    <w:szCs w:val="18"/>
                    <w:shd w:val="clear" w:color="auto" w:fill="FFFFFF"/>
                    <w:rPrChange w:id="7371"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3D815839" w14:textId="35317DED" w:rsidR="000B3418" w:rsidRPr="00BB7730" w:rsidDel="00153539" w:rsidRDefault="000B3418" w:rsidP="000B3418">
            <w:pPr>
              <w:rPr>
                <w:ins w:id="7372" w:author="Xuning Wei12232" w:date="2026-07-27T17:21:00Z"/>
                <w:del w:id="7373" w:author="He Han" w:date="2026-10-22T22:06:00Z"/>
                <w:rFonts w:ascii="Times New Roman" w:hAnsi="Times New Roman" w:cs="Times New Roman"/>
                <w:b/>
                <w:color w:val="auto"/>
                <w:sz w:val="18"/>
                <w:szCs w:val="18"/>
                <w:shd w:val="clear" w:color="auto" w:fill="FFFFFF"/>
              </w:rPr>
            </w:pPr>
            <w:ins w:id="7374" w:author="Xuning Wei12232" w:date="2026-07-27T17:21:00Z">
              <w:del w:id="7375" w:author="He Han" w:date="2026-10-22T22:06:00Z">
                <w:r w:rsidRPr="00BB7730" w:rsidDel="00153539">
                  <w:rPr>
                    <w:rFonts w:ascii="Times New Roman" w:hAnsi="Times New Roman" w:cs="Times New Roman"/>
                    <w:color w:val="auto"/>
                    <w:sz w:val="18"/>
                    <w:szCs w:val="18"/>
                    <w:shd w:val="clear" w:color="auto" w:fill="FFFFFF"/>
                  </w:rPr>
                  <w:delText>Valve material:</w:delText>
                </w:r>
              </w:del>
              <w:del w:id="7376" w:author="He Han" w:date="2026-10-12T13:52:00Z">
                <w:r w:rsidRPr="00BB7730" w:rsidDel="002B7467">
                  <w:rPr>
                    <w:rFonts w:ascii="Times New Roman" w:hAnsi="Times New Roman" w:cs="Times New Roman"/>
                    <w:color w:val="auto"/>
                    <w:sz w:val="18"/>
                    <w:szCs w:val="18"/>
                    <w:shd w:val="clear" w:color="auto" w:fill="FFFFFF"/>
                  </w:rPr>
                  <w:delText xml:space="preserve"> 304 &amp; 316L</w:delText>
                </w:r>
              </w:del>
            </w:ins>
          </w:p>
          <w:p w14:paraId="26226311" w14:textId="1A812612" w:rsidR="000B3418" w:rsidRPr="00BB7730" w:rsidDel="00153539" w:rsidRDefault="000B3418" w:rsidP="000B3418">
            <w:pPr>
              <w:rPr>
                <w:ins w:id="7377" w:author="Xuning Wei12232" w:date="2026-07-27T17:21:00Z"/>
                <w:del w:id="7378" w:author="He Han" w:date="2026-10-22T22:06:00Z"/>
                <w:rFonts w:ascii="Times New Roman" w:eastAsiaTheme="minorEastAsia" w:hAnsi="Times New Roman" w:cs="Times New Roman"/>
                <w:color w:val="auto"/>
                <w:sz w:val="18"/>
                <w:szCs w:val="18"/>
                <w:shd w:val="clear" w:color="auto" w:fill="FFFFFF"/>
                <w:lang w:eastAsia="zh-CN"/>
              </w:rPr>
            </w:pPr>
            <w:ins w:id="7379" w:author="Xuning Wei12232" w:date="2026-07-27T17:21:00Z">
              <w:del w:id="7380" w:author="He Han" w:date="2026-10-22T22:06: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103F4D48" w14:textId="679E38F5" w:rsidR="000B3418" w:rsidRPr="00BB7730" w:rsidDel="00153539" w:rsidRDefault="000B3418" w:rsidP="000B3418">
            <w:pPr>
              <w:rPr>
                <w:ins w:id="7381" w:author="Xuning Wei12232" w:date="2026-07-27T17:21:00Z"/>
                <w:del w:id="7382" w:author="He Han" w:date="2026-10-22T22:06:00Z"/>
                <w:rFonts w:ascii="Times New Roman" w:hAnsi="Times New Roman" w:cs="Times New Roman"/>
                <w:color w:val="auto"/>
                <w:sz w:val="18"/>
                <w:szCs w:val="18"/>
                <w:shd w:val="clear" w:color="auto" w:fill="FFFFFF"/>
              </w:rPr>
            </w:pPr>
            <w:ins w:id="7383" w:author="Xuning Wei12232" w:date="2026-07-27T17:21:00Z">
              <w:del w:id="7384" w:author="He Han" w:date="2026-10-22T22:06: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237C8F9C" w14:textId="1FF45B65" w:rsidR="00FD673D" w:rsidRPr="00BB7730" w:rsidDel="00153539" w:rsidRDefault="000B3418" w:rsidP="000B3418">
            <w:pPr>
              <w:jc w:val="both"/>
              <w:rPr>
                <w:del w:id="7385" w:author="He Han" w:date="2026-10-22T22:06:00Z"/>
                <w:rFonts w:ascii="Times New Roman" w:hAnsi="Times New Roman" w:cs="Times New Roman"/>
                <w:color w:val="auto"/>
                <w:sz w:val="18"/>
                <w:szCs w:val="18"/>
                <w:shd w:val="clear" w:color="auto" w:fill="FFFFFF"/>
              </w:rPr>
            </w:pPr>
            <w:ins w:id="7386" w:author="Xuning Wei12232" w:date="2026-07-27T17:21:00Z">
              <w:del w:id="7387" w:author="He Han" w:date="2026-10-22T22:06:00Z">
                <w:r w:rsidRPr="00BB7730" w:rsidDel="00153539">
                  <w:rPr>
                    <w:rFonts w:ascii="Times New Roman" w:hAnsi="Times New Roman" w:cs="Times New Roman"/>
                    <w:color w:val="0000FF"/>
                    <w:sz w:val="18"/>
                    <w:szCs w:val="18"/>
                  </w:rPr>
                  <w:delText xml:space="preserve">Mechanical seal: </w:delText>
                </w:r>
              </w:del>
              <w:del w:id="7388" w:author="He Han" w:date="2026-10-12T13:52:00Z">
                <w:r w:rsidRPr="00BB7730" w:rsidDel="002B7467">
                  <w:rPr>
                    <w:rFonts w:ascii="Times New Roman" w:hAnsi="Times New Roman" w:cs="Times New Roman"/>
                    <w:color w:val="0000FF"/>
                    <w:sz w:val="18"/>
                    <w:szCs w:val="18"/>
                    <w:shd w:val="clear" w:color="auto" w:fill="FFFFFF"/>
                  </w:rPr>
                  <w:delText>304SS</w:delText>
                </w:r>
              </w:del>
              <w:del w:id="7389" w:author="He Han" w:date="2026-10-22T22:06:00Z">
                <w:r w:rsidRPr="00BB7730" w:rsidDel="00153539">
                  <w:rPr>
                    <w:rFonts w:ascii="Times New Roman" w:hAnsi="Times New Roman" w:cs="Times New Roman"/>
                    <w:color w:val="0000FF"/>
                    <w:sz w:val="18"/>
                    <w:szCs w:val="18"/>
                    <w:shd w:val="clear" w:color="auto" w:fill="FFFFFF"/>
                  </w:rPr>
                  <w:delText xml:space="preserve"> &amp; PTFE &amp; FFKM Gloves: </w:delText>
                </w:r>
              </w:del>
              <w:del w:id="7390" w:author="He Han" w:date="2026-10-19T16:37:00Z">
                <w:r w:rsidRPr="00BB7730" w:rsidDel="00467D71">
                  <w:rPr>
                    <w:rFonts w:ascii="Times New Roman" w:hAnsi="Times New Roman" w:cs="Times New Roman"/>
                    <w:color w:val="0000FF"/>
                    <w:sz w:val="18"/>
                    <w:szCs w:val="18"/>
                    <w:shd w:val="clear" w:color="auto" w:fill="FFFFFF"/>
                  </w:rPr>
                  <w:delText>CSPE</w:delText>
                </w:r>
              </w:del>
            </w:ins>
            <w:del w:id="7391" w:author="He Han" w:date="2026-10-22T22:06:00Z">
              <w:r w:rsidR="00FD673D" w:rsidRPr="00BB7730" w:rsidDel="00153539">
                <w:rPr>
                  <w:rFonts w:ascii="Times New Roman" w:hAnsi="Times New Roman" w:cs="Times New Roman"/>
                  <w:color w:val="auto"/>
                  <w:sz w:val="18"/>
                  <w:szCs w:val="18"/>
                  <w:shd w:val="clear" w:color="auto" w:fill="FFFFFF"/>
                </w:rPr>
                <w:delText>Transfer pump material:SS</w:delText>
              </w:r>
            </w:del>
            <w:ins w:id="7392" w:author="Johan Granander" w:date="2026-05-04T11:50:00Z">
              <w:del w:id="7393" w:author="He Han" w:date="2026-10-22T22:06:00Z">
                <w:r w:rsidR="00FD673D" w:rsidRPr="00BB7730" w:rsidDel="00153539">
                  <w:rPr>
                    <w:rFonts w:ascii="Times New Roman" w:hAnsi="Times New Roman" w:cs="Times New Roman"/>
                    <w:color w:val="auto"/>
                    <w:sz w:val="18"/>
                    <w:szCs w:val="18"/>
                    <w:shd w:val="clear" w:color="auto" w:fill="FFFFFF"/>
                  </w:rPr>
                  <w:delText>material: SS</w:delText>
                </w:r>
              </w:del>
            </w:ins>
            <w:del w:id="7394" w:author="He Han" w:date="2026-10-22T22:06:00Z">
              <w:r w:rsidR="00FD673D" w:rsidRPr="00BB7730" w:rsidDel="00153539">
                <w:rPr>
                  <w:rFonts w:ascii="Times New Roman" w:hAnsi="Times New Roman" w:cs="Times New Roman"/>
                  <w:color w:val="auto"/>
                  <w:sz w:val="18"/>
                  <w:szCs w:val="18"/>
                  <w:shd w:val="clear" w:color="auto" w:fill="FFFFFF"/>
                </w:rPr>
                <w:delText>316+PTFE</w:delText>
              </w:r>
            </w:del>
          </w:p>
          <w:p w14:paraId="7C9E1621" w14:textId="7C62E8FC" w:rsidR="00FD673D" w:rsidRPr="00BB7730" w:rsidDel="00153539" w:rsidRDefault="00FD673D" w:rsidP="00FD673D">
            <w:pPr>
              <w:jc w:val="both"/>
              <w:rPr>
                <w:del w:id="7395" w:author="He Han" w:date="2026-10-22T22:06:00Z"/>
                <w:rFonts w:ascii="Times New Roman" w:eastAsia="仿宋_GB2312" w:hAnsi="Times New Roman" w:cs="Times New Roman"/>
                <w:color w:val="auto"/>
                <w:sz w:val="18"/>
                <w:szCs w:val="18"/>
              </w:rPr>
            </w:pPr>
            <w:del w:id="7396" w:author="He Han" w:date="2026-10-22T22:06:00Z">
              <w:r w:rsidRPr="00BB7730" w:rsidDel="00153539">
                <w:rPr>
                  <w:rFonts w:ascii="Times New Roman" w:eastAsia="仿宋_GB2312" w:hAnsi="Times New Roman" w:cs="Times New Roman"/>
                  <w:color w:val="auto"/>
                  <w:sz w:val="18"/>
                  <w:szCs w:val="18"/>
                </w:rPr>
                <w:delText>Charging line: SS</w:delText>
              </w:r>
            </w:del>
          </w:p>
          <w:p w14:paraId="57C3F49C" w14:textId="4CC75322" w:rsidR="00FD673D" w:rsidRPr="00BB7730" w:rsidDel="00153539" w:rsidRDefault="00FD673D" w:rsidP="00FD673D">
            <w:pPr>
              <w:jc w:val="both"/>
              <w:rPr>
                <w:del w:id="7397" w:author="He Han" w:date="2026-10-22T22:06:00Z"/>
                <w:rFonts w:ascii="Times New Roman" w:eastAsia="仿宋_GB2312" w:hAnsi="Times New Roman" w:cs="Times New Roman"/>
                <w:color w:val="auto"/>
                <w:sz w:val="18"/>
                <w:szCs w:val="18"/>
                <w:lang w:val="en-IE"/>
                <w:rPrChange w:id="7398" w:author="Johan Granander" w:date="2026-07-28T15:02:00Z">
                  <w:rPr>
                    <w:del w:id="7399" w:author="He Han" w:date="2026-10-22T22:06:00Z"/>
                    <w:rFonts w:ascii="Times New Roman" w:eastAsia="仿宋_GB2312" w:hAnsi="Times New Roman" w:cs="Times New Roman"/>
                    <w:color w:val="auto"/>
                    <w:sz w:val="18"/>
                    <w:szCs w:val="18"/>
                  </w:rPr>
                </w:rPrChange>
              </w:rPr>
            </w:pPr>
            <w:del w:id="7400" w:author="He Han" w:date="2026-10-22T22:06:00Z">
              <w:r w:rsidRPr="00BB7730" w:rsidDel="00153539">
                <w:rPr>
                  <w:rFonts w:ascii="Times New Roman" w:hAnsi="Times New Roman" w:cs="Times New Roman"/>
                  <w:color w:val="auto"/>
                  <w:sz w:val="18"/>
                  <w:szCs w:val="18"/>
                  <w:shd w:val="clear" w:color="auto" w:fill="FFFFFF"/>
                  <w:lang w:val="en-IE"/>
                  <w:rPrChange w:id="7401"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7402" w:author="Johan Granander" w:date="2026-07-28T15:02:00Z">
                    <w:rPr>
                      <w:rFonts w:ascii="Times New Roman" w:eastAsia="仿宋_GB2312" w:hAnsi="Times New Roman" w:cs="Times New Roman"/>
                      <w:color w:val="auto"/>
                      <w:sz w:val="18"/>
                      <w:szCs w:val="18"/>
                    </w:rPr>
                  </w:rPrChange>
                </w:rPr>
                <w:delText>PTFE</w:delText>
              </w:r>
            </w:del>
          </w:p>
          <w:p w14:paraId="138BF1FF" w14:textId="15CD27BB" w:rsidR="00FD673D" w:rsidRPr="00BB7730" w:rsidDel="00153539" w:rsidRDefault="00FD673D" w:rsidP="00FD673D">
            <w:pPr>
              <w:jc w:val="both"/>
              <w:rPr>
                <w:del w:id="7403" w:author="He Han" w:date="2026-10-22T22:06:00Z"/>
                <w:rFonts w:ascii="Times New Roman" w:hAnsi="Times New Roman" w:cs="Times New Roman"/>
                <w:color w:val="auto"/>
                <w:sz w:val="18"/>
                <w:szCs w:val="18"/>
                <w:shd w:val="clear" w:color="auto" w:fill="FFFFFF"/>
                <w:lang w:val="en-IE"/>
                <w:rPrChange w:id="7404" w:author="Johan Granander" w:date="2026-07-28T15:02:00Z">
                  <w:rPr>
                    <w:del w:id="7405" w:author="He Han" w:date="2026-10-22T22:06:00Z"/>
                    <w:rFonts w:ascii="Times New Roman" w:hAnsi="Times New Roman" w:cs="Times New Roman"/>
                    <w:color w:val="auto"/>
                    <w:sz w:val="18"/>
                    <w:szCs w:val="18"/>
                    <w:shd w:val="clear" w:color="auto" w:fill="FFFFFF"/>
                  </w:rPr>
                </w:rPrChange>
              </w:rPr>
            </w:pPr>
            <w:del w:id="7406" w:author="He Han" w:date="2026-10-22T22:06:00Z">
              <w:r w:rsidRPr="00BB7730" w:rsidDel="00153539">
                <w:rPr>
                  <w:rFonts w:ascii="Times New Roman" w:hAnsi="Times New Roman" w:cs="Times New Roman"/>
                  <w:color w:val="auto"/>
                  <w:sz w:val="18"/>
                  <w:szCs w:val="18"/>
                  <w:shd w:val="clear" w:color="auto" w:fill="FFFFFF"/>
                  <w:lang w:val="en-IE"/>
                  <w:rPrChange w:id="7407" w:author="Johan Granander" w:date="2026-07-28T15:02:00Z">
                    <w:rPr>
                      <w:rFonts w:ascii="Times New Roman" w:hAnsi="Times New Roman" w:cs="Times New Roman"/>
                      <w:color w:val="auto"/>
                      <w:sz w:val="18"/>
                      <w:szCs w:val="18"/>
                      <w:shd w:val="clear" w:color="auto" w:fill="FFFFFF"/>
                    </w:rPr>
                  </w:rPrChange>
                </w:rPr>
                <w:delText>Sight glass: Glass</w:delText>
              </w:r>
            </w:del>
          </w:p>
          <w:p w14:paraId="7ACF77A2" w14:textId="3161C023" w:rsidR="00FD673D" w:rsidRPr="00BB7730" w:rsidDel="00153539" w:rsidRDefault="00FD673D" w:rsidP="00FD673D">
            <w:pPr>
              <w:jc w:val="both"/>
              <w:rPr>
                <w:del w:id="7408" w:author="He Han" w:date="2026-10-22T22:06:00Z"/>
                <w:rFonts w:ascii="Times New Roman" w:eastAsia="仿宋_GB2312" w:hAnsi="Times New Roman" w:cs="Times New Roman"/>
                <w:color w:val="auto"/>
                <w:sz w:val="18"/>
                <w:szCs w:val="18"/>
                <w:lang w:val="en-IE"/>
                <w:rPrChange w:id="7409" w:author="Johan Granander" w:date="2026-07-28T15:02:00Z">
                  <w:rPr>
                    <w:del w:id="7410" w:author="He Han" w:date="2026-10-22T22:06:00Z"/>
                    <w:rFonts w:ascii="Times New Roman" w:eastAsia="仿宋_GB2312" w:hAnsi="Times New Roman" w:cs="Times New Roman"/>
                    <w:color w:val="auto"/>
                    <w:sz w:val="18"/>
                    <w:szCs w:val="18"/>
                  </w:rPr>
                </w:rPrChange>
              </w:rPr>
            </w:pPr>
            <w:del w:id="7411" w:author="He Han" w:date="2026-10-22T22:06:00Z">
              <w:r w:rsidRPr="00BB7730" w:rsidDel="00153539">
                <w:rPr>
                  <w:rFonts w:ascii="Times New Roman" w:hAnsi="Times New Roman" w:cs="Times New Roman"/>
                  <w:color w:val="auto"/>
                  <w:sz w:val="18"/>
                  <w:szCs w:val="18"/>
                  <w:shd w:val="clear" w:color="auto" w:fill="FFFFFF"/>
                  <w:lang w:val="en-IE"/>
                  <w:rPrChange w:id="7412" w:author="Johan Granander" w:date="2026-07-28T15:02: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7413" w:author="Johan Granander" w:date="2026-07-28T15:02:00Z">
                    <w:rPr>
                      <w:rFonts w:ascii="Times New Roman" w:eastAsia="仿宋_GB2312" w:hAnsi="Times New Roman" w:cs="Times New Roman"/>
                      <w:color w:val="auto"/>
                      <w:sz w:val="18"/>
                      <w:szCs w:val="18"/>
                    </w:rPr>
                  </w:rPrChange>
                </w:rPr>
                <w:delText xml:space="preserve"> 316L</w:delText>
              </w:r>
            </w:del>
          </w:p>
          <w:p w14:paraId="042D844E" w14:textId="5CCD3C32" w:rsidR="00FD673D" w:rsidRPr="00BB7730" w:rsidDel="00153539" w:rsidRDefault="00FD673D" w:rsidP="00FD673D">
            <w:pPr>
              <w:jc w:val="both"/>
              <w:rPr>
                <w:del w:id="7414" w:author="He Han" w:date="2026-10-22T22:06:00Z"/>
                <w:rFonts w:ascii="Times New Roman" w:hAnsi="Times New Roman" w:cs="Times New Roman"/>
                <w:color w:val="auto"/>
                <w:sz w:val="18"/>
                <w:szCs w:val="18"/>
                <w:shd w:val="clear" w:color="auto" w:fill="FFFFFF"/>
              </w:rPr>
            </w:pPr>
            <w:del w:id="7415" w:author="He Han" w:date="2026-10-22T22:06: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del>
          </w:p>
          <w:p w14:paraId="613960F4" w14:textId="488B3FE0" w:rsidR="00FD673D" w:rsidRPr="00BB7730" w:rsidDel="00153539" w:rsidRDefault="00FD673D" w:rsidP="00FD673D">
            <w:pPr>
              <w:jc w:val="both"/>
              <w:rPr>
                <w:del w:id="7416" w:author="He Han" w:date="2026-10-22T22:06:00Z"/>
                <w:rFonts w:ascii="Times New Roman" w:hAnsi="Times New Roman" w:cs="Times New Roman"/>
                <w:color w:val="auto"/>
                <w:sz w:val="18"/>
                <w:szCs w:val="18"/>
                <w:shd w:val="clear" w:color="auto" w:fill="FFFFFF"/>
              </w:rPr>
            </w:pPr>
            <w:del w:id="7417" w:author="He Han" w:date="2026-10-22T22:06:00Z">
              <w:r w:rsidRPr="00BB7730" w:rsidDel="00153539">
                <w:rPr>
                  <w:rFonts w:ascii="Times New Roman" w:hAnsi="Times New Roman" w:cs="Times New Roman"/>
                  <w:color w:val="auto"/>
                  <w:sz w:val="18"/>
                  <w:szCs w:val="18"/>
                  <w:shd w:val="clear" w:color="auto" w:fill="FFFFFF"/>
                </w:rPr>
                <w:delText xml:space="preserve">Sampling pipeline: SS </w:delText>
              </w:r>
            </w:del>
          </w:p>
          <w:p w14:paraId="6B852602" w14:textId="211E5BEE" w:rsidR="00FD673D" w:rsidRPr="00BB7730" w:rsidDel="00153539" w:rsidRDefault="00FD673D" w:rsidP="00FD673D">
            <w:pPr>
              <w:jc w:val="both"/>
              <w:rPr>
                <w:del w:id="7418" w:author="He Han" w:date="2026-10-22T22:06:00Z"/>
                <w:rFonts w:ascii="Times New Roman" w:hAnsi="Times New Roman" w:cs="Times New Roman"/>
                <w:color w:val="auto"/>
                <w:sz w:val="18"/>
                <w:szCs w:val="18"/>
                <w:shd w:val="clear" w:color="auto" w:fill="FFFFFF"/>
              </w:rPr>
            </w:pPr>
            <w:del w:id="7419" w:author="He Han" w:date="2026-10-22T22:06:00Z">
              <w:r w:rsidRPr="00BB7730" w:rsidDel="00153539">
                <w:rPr>
                  <w:rFonts w:ascii="Times New Roman" w:hAnsi="Times New Roman" w:cs="Times New Roman"/>
                  <w:color w:val="auto"/>
                  <w:sz w:val="18"/>
                  <w:szCs w:val="18"/>
                  <w:shd w:val="clear" w:color="auto" w:fill="FFFFFF"/>
                </w:rPr>
                <w:delText>Sealing ring: PTFE</w:delText>
              </w:r>
            </w:del>
          </w:p>
          <w:p w14:paraId="3CFAB0C6" w14:textId="78BD430C" w:rsidR="00FD673D" w:rsidRPr="00BB7730" w:rsidDel="00153539" w:rsidRDefault="00FD673D" w:rsidP="00FD673D">
            <w:pPr>
              <w:jc w:val="both"/>
              <w:rPr>
                <w:del w:id="7420" w:author="He Han" w:date="2026-10-22T22:06:00Z"/>
                <w:rFonts w:ascii="Times New Roman" w:eastAsiaTheme="minorEastAsia" w:hAnsi="Times New Roman" w:cs="Times New Roman"/>
                <w:color w:val="auto"/>
                <w:sz w:val="18"/>
                <w:szCs w:val="18"/>
                <w:shd w:val="clear" w:color="auto" w:fill="FFFFFF"/>
                <w:lang w:eastAsia="zh-CN"/>
              </w:rPr>
            </w:pPr>
            <w:del w:id="7421" w:author="He Han" w:date="2026-10-22T22:06:00Z">
              <w:r w:rsidRPr="00BB7730" w:rsidDel="00153539">
                <w:rPr>
                  <w:rFonts w:ascii="Times New Roman" w:hAnsi="Times New Roman" w:cs="Times New Roman"/>
                  <w:color w:val="0000FF"/>
                  <w:sz w:val="18"/>
                  <w:szCs w:val="18"/>
                  <w:shd w:val="clear" w:color="auto" w:fill="FFFFFF"/>
                </w:rPr>
                <w:delText>Sieve plate: HC-22</w:delText>
              </w:r>
            </w:del>
          </w:p>
          <w:p w14:paraId="785C6668" w14:textId="22E43F34" w:rsidR="00FD673D" w:rsidRPr="00BB7730" w:rsidDel="00153539" w:rsidRDefault="00FD673D" w:rsidP="00FD673D">
            <w:pPr>
              <w:jc w:val="both"/>
              <w:rPr>
                <w:del w:id="7422" w:author="He Han" w:date="2026-10-22T22:06:00Z"/>
                <w:rFonts w:ascii="Times New Roman" w:hAnsi="Times New Roman" w:cs="Times New Roman"/>
                <w:color w:val="0000FF"/>
                <w:sz w:val="18"/>
                <w:szCs w:val="18"/>
                <w:shd w:val="clear" w:color="auto" w:fill="FFFFFF"/>
              </w:rPr>
            </w:pPr>
            <w:del w:id="7423" w:author="He Han" w:date="2026-10-22T22:06:00Z">
              <w:r w:rsidRPr="00BB7730" w:rsidDel="00153539">
                <w:rPr>
                  <w:rFonts w:ascii="Times New Roman" w:hAnsi="Times New Roman" w:cs="Times New Roman"/>
                  <w:color w:val="0000FF"/>
                  <w:sz w:val="18"/>
                  <w:szCs w:val="18"/>
                  <w:shd w:val="clear" w:color="auto" w:fill="FFFFFF"/>
                </w:rPr>
                <w:delText>Nitrogen distribution piping: C-276</w:delText>
              </w:r>
            </w:del>
          </w:p>
          <w:p w14:paraId="2928C786" w14:textId="6DAEF1F5" w:rsidR="00FD673D" w:rsidRPr="00BB7730" w:rsidRDefault="00FD673D" w:rsidP="00FD673D">
            <w:pPr>
              <w:jc w:val="both"/>
              <w:rPr>
                <w:rFonts w:ascii="Times New Roman" w:hAnsi="Times New Roman" w:cs="Times New Roman"/>
                <w:color w:val="auto"/>
                <w:sz w:val="18"/>
                <w:szCs w:val="18"/>
                <w:shd w:val="clear" w:color="auto" w:fill="FFFFFF"/>
              </w:rPr>
            </w:pPr>
          </w:p>
        </w:tc>
        <w:tc>
          <w:tcPr>
            <w:tcW w:w="385" w:type="pct"/>
            <w:vMerge w:val="restart"/>
            <w:shd w:val="clear" w:color="auto" w:fill="FFFFFF" w:themeFill="background1"/>
            <w:vAlign w:val="center"/>
            <w:tcPrChange w:id="7424" w:author="Xuning Wei12232" w:date="2026-07-27T18:11:00Z">
              <w:tcPr>
                <w:tcW w:w="388" w:type="pct"/>
                <w:gridSpan w:val="4"/>
                <w:vMerge w:val="restart"/>
                <w:shd w:val="clear" w:color="auto" w:fill="FFFFFF" w:themeFill="background1"/>
                <w:vAlign w:val="center"/>
              </w:tcPr>
            </w:tcPrChange>
          </w:tcPr>
          <w:p w14:paraId="1C7B3121" w14:textId="77777777" w:rsidR="00FD673D" w:rsidRPr="00BB7730" w:rsidRDefault="00FD673D" w:rsidP="00FD673D">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7425" w:author="Xuning Wei12232" w:date="2026-07-27T18:11:00Z">
              <w:tcPr>
                <w:tcW w:w="354" w:type="pct"/>
                <w:gridSpan w:val="3"/>
                <w:vMerge w:val="restart"/>
                <w:shd w:val="clear" w:color="auto" w:fill="FFFFFF" w:themeFill="background1"/>
                <w:vAlign w:val="center"/>
              </w:tcPr>
            </w:tcPrChange>
          </w:tcPr>
          <w:p w14:paraId="3D188379" w14:textId="77777777" w:rsidR="00FD673D" w:rsidRPr="00BB7730" w:rsidRDefault="00FD673D" w:rsidP="00FD673D">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7426" w:author="Xuning Wei12232" w:date="2026-07-27T18:11:00Z">
              <w:tcPr>
                <w:tcW w:w="322" w:type="pct"/>
                <w:gridSpan w:val="3"/>
                <w:vAlign w:val="center"/>
              </w:tcPr>
            </w:tcPrChange>
          </w:tcPr>
          <w:p w14:paraId="7078938B" w14:textId="77777777" w:rsidR="00FD673D" w:rsidRPr="00BB7730" w:rsidRDefault="003E162E" w:rsidP="00FD673D">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2665816"/>
                <w14:checkbox>
                  <w14:checked w14:val="1"/>
                  <w14:checkedState w14:val="2612" w14:font="MS Gothic"/>
                  <w14:uncheckedState w14:val="2610" w14:font="MS Gothic"/>
                </w14:checkbox>
              </w:sdtPr>
              <w:sdtEndPr/>
              <w:sdtContent>
                <w:r w:rsidR="00FD673D" w:rsidRPr="00BB7730">
                  <w:rPr>
                    <w:rFonts w:ascii="Segoe UI Symbol" w:eastAsia="仿宋_GB2312" w:hAnsi="Segoe UI Symbol" w:cs="Segoe UI Symbol"/>
                    <w:color w:val="auto"/>
                    <w:sz w:val="18"/>
                    <w:szCs w:val="18"/>
                  </w:rPr>
                  <w:t>☒</w:t>
                </w:r>
              </w:sdtContent>
            </w:sdt>
            <w:r w:rsidR="00FD673D" w:rsidRPr="00BB7730">
              <w:rPr>
                <w:rFonts w:ascii="Times New Roman" w:eastAsia="仿宋_GB2312" w:hAnsi="Times New Roman" w:cs="Times New Roman"/>
                <w:color w:val="auto"/>
                <w:sz w:val="18"/>
                <w:szCs w:val="18"/>
              </w:rPr>
              <w:t>Yes</w:t>
            </w:r>
          </w:p>
        </w:tc>
        <w:tc>
          <w:tcPr>
            <w:tcW w:w="638" w:type="pct"/>
            <w:vAlign w:val="center"/>
            <w:tcPrChange w:id="7427" w:author="Xuning Wei12232" w:date="2026-07-27T18:11:00Z">
              <w:tcPr>
                <w:tcW w:w="733" w:type="pct"/>
                <w:gridSpan w:val="3"/>
                <w:vAlign w:val="center"/>
              </w:tcPr>
            </w:tcPrChange>
          </w:tcPr>
          <w:p w14:paraId="6A569B9C" w14:textId="77777777" w:rsidR="00FD673D" w:rsidRPr="00BB7730" w:rsidRDefault="003E162E" w:rsidP="00FD673D">
            <w:pPr>
              <w:keepNext/>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792321771"/>
                <w14:checkbox>
                  <w14:checked w14:val="0"/>
                  <w14:checkedState w14:val="2612" w14:font="MS Gothic"/>
                  <w14:uncheckedState w14:val="2610" w14:font="MS Gothic"/>
                </w14:checkbox>
              </w:sdtPr>
              <w:sdtEndPr/>
              <w:sdtContent>
                <w:r w:rsidR="00FD673D" w:rsidRPr="00BB7730">
                  <w:rPr>
                    <w:rFonts w:ascii="Segoe UI Symbol" w:eastAsia="仿宋_GB2312" w:hAnsi="Segoe UI Symbol" w:cs="Segoe UI Symbol"/>
                    <w:color w:val="auto"/>
                    <w:sz w:val="18"/>
                    <w:szCs w:val="18"/>
                  </w:rPr>
                  <w:t>☐</w:t>
                </w:r>
              </w:sdtContent>
            </w:sdt>
            <w:r w:rsidR="00FD673D"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7428" w:author="Xuning Wei12232" w:date="2026-07-27T18:11:00Z">
              <w:tcPr>
                <w:tcW w:w="654" w:type="pct"/>
                <w:vMerge w:val="restart"/>
                <w:vAlign w:val="center"/>
              </w:tcPr>
            </w:tcPrChange>
          </w:tcPr>
          <w:p w14:paraId="1E37737F" w14:textId="6C8295BE" w:rsidR="00FD673D" w:rsidRPr="00BB7730" w:rsidRDefault="003E162E" w:rsidP="00FD673D">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265896119"/>
                <w14:checkbox>
                  <w14:checked w14:val="0"/>
                  <w14:checkedState w14:val="2612" w14:font="MS Gothic"/>
                  <w14:uncheckedState w14:val="2610" w14:font="MS Gothic"/>
                </w14:checkbox>
              </w:sdtPr>
              <w:sdtEndPr/>
              <w:sdtContent>
                <w:r w:rsidR="00FD673D" w:rsidRPr="00BB7730">
                  <w:rPr>
                    <w:rFonts w:ascii="Segoe UI Symbol" w:eastAsia="MS Gothic" w:hAnsi="Segoe UI Symbol" w:cs="Segoe UI Symbol"/>
                    <w:b/>
                    <w:color w:val="auto"/>
                    <w:sz w:val="18"/>
                    <w:szCs w:val="18"/>
                  </w:rPr>
                  <w:t>☐</w:t>
                </w:r>
              </w:sdtContent>
            </w:sdt>
            <w:r w:rsidR="00FD673D" w:rsidRPr="00BB7730">
              <w:rPr>
                <w:rFonts w:ascii="Times New Roman" w:eastAsia="仿宋_GB2312" w:hAnsi="Times New Roman" w:cs="Times New Roman"/>
                <w:color w:val="auto"/>
                <w:kern w:val="0"/>
                <w:sz w:val="18"/>
                <w:szCs w:val="18"/>
              </w:rPr>
              <w:t xml:space="preserve"> </w:t>
            </w:r>
            <w:r w:rsidR="00FD673D" w:rsidRPr="00BB7730">
              <w:rPr>
                <w:rFonts w:ascii="Times New Roman" w:eastAsia="仿宋_GB2312" w:hAnsi="Times New Roman" w:cs="Times New Roman"/>
                <w:color w:val="auto"/>
                <w:kern w:val="0"/>
                <w:sz w:val="18"/>
                <w:szCs w:val="18"/>
                <w:lang w:eastAsia="zh-CN"/>
              </w:rPr>
              <w:t>Asymchem R&amp;D Lab:</w:t>
            </w:r>
            <w:r w:rsidR="00FD673D" w:rsidRPr="00BB7730">
              <w:rPr>
                <w:rFonts w:ascii="Times New Roman" w:eastAsia="仿宋_GB2312" w:hAnsi="Times New Roman" w:cs="Times New Roman"/>
                <w:color w:val="auto"/>
                <w:kern w:val="0"/>
                <w:sz w:val="18"/>
                <w:szCs w:val="18"/>
                <w:u w:val="single"/>
                <w:lang w:eastAsia="zh-CN"/>
              </w:rPr>
              <w:t xml:space="preserve"> N/A</w:t>
            </w:r>
          </w:p>
          <w:p w14:paraId="50568DDA" w14:textId="52388BA4" w:rsidR="00FD673D" w:rsidRPr="00BB7730" w:rsidRDefault="003E162E" w:rsidP="00FD673D">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9165578"/>
                <w14:checkbox>
                  <w14:checked w14:val="1"/>
                  <w14:checkedState w14:val="2612" w14:font="MS Gothic"/>
                  <w14:uncheckedState w14:val="2610" w14:font="MS Gothic"/>
                </w14:checkbox>
              </w:sdtPr>
              <w:sdtEndPr/>
              <w:sdtContent>
                <w:r w:rsidR="00FD673D" w:rsidRPr="00BB7730">
                  <w:rPr>
                    <w:rFonts w:ascii="Segoe UI Symbol" w:eastAsia="MS Gothic" w:hAnsi="Segoe UI Symbol" w:cs="Segoe UI Symbol"/>
                    <w:b/>
                    <w:color w:val="auto"/>
                    <w:sz w:val="18"/>
                    <w:szCs w:val="18"/>
                  </w:rPr>
                  <w:t>☒</w:t>
                </w:r>
              </w:sdtContent>
            </w:sdt>
            <w:r w:rsidR="00FD673D" w:rsidRPr="00BB7730">
              <w:rPr>
                <w:rFonts w:ascii="Times New Roman" w:eastAsia="仿宋_GB2312" w:hAnsi="Times New Roman" w:cs="Times New Roman"/>
                <w:color w:val="auto"/>
                <w:kern w:val="0"/>
                <w:sz w:val="18"/>
                <w:szCs w:val="18"/>
              </w:rPr>
              <w:t xml:space="preserve"> </w:t>
            </w:r>
            <w:r w:rsidR="00FD673D" w:rsidRPr="00BB7730">
              <w:rPr>
                <w:rFonts w:ascii="Times New Roman" w:eastAsia="仿宋_GB2312" w:hAnsi="Times New Roman" w:cs="Times New Roman"/>
                <w:color w:val="auto"/>
                <w:kern w:val="0"/>
                <w:sz w:val="18"/>
                <w:szCs w:val="18"/>
                <w:lang w:eastAsia="zh-CN"/>
              </w:rPr>
              <w:t>Asymchem Production data, Lot Number:</w:t>
            </w:r>
            <w:r w:rsidR="00FD673D" w:rsidRPr="00BB7730">
              <w:rPr>
                <w:rFonts w:ascii="Times New Roman" w:eastAsia="仿宋_GB2312" w:hAnsi="Times New Roman" w:cs="Times New Roman"/>
                <w:color w:val="auto"/>
                <w:kern w:val="0"/>
                <w:sz w:val="18"/>
                <w:szCs w:val="18"/>
                <w:u w:val="single"/>
                <w:lang w:eastAsia="zh-CN"/>
              </w:rPr>
              <w:t xml:space="preserve"> </w:t>
            </w:r>
            <w:del w:id="7429" w:author="Xuning Wei12232" w:date="2026-07-27T17:56:00Z">
              <w:r w:rsidR="00FD673D" w:rsidRPr="00BB7730" w:rsidDel="00F338FC">
                <w:rPr>
                  <w:rFonts w:ascii="Times New Roman" w:eastAsia="仿宋_GB2312" w:hAnsi="Times New Roman" w:cs="Times New Roman"/>
                  <w:color w:val="auto"/>
                  <w:sz w:val="18"/>
                  <w:szCs w:val="18"/>
                  <w:u w:val="single"/>
                </w:rPr>
                <w:delText>CPo140020-02-01-02</w:delText>
              </w:r>
            </w:del>
            <w:ins w:id="7430" w:author="Xuning Wei12232" w:date="2026-07-27T17:56:00Z">
              <w:r w:rsidR="00F338FC" w:rsidRPr="00BB7730">
                <w:rPr>
                  <w:rFonts w:ascii="Times New Roman" w:eastAsia="仿宋_GB2312" w:hAnsi="Times New Roman" w:cs="Times New Roman"/>
                  <w:color w:val="auto"/>
                  <w:sz w:val="18"/>
                  <w:szCs w:val="18"/>
                  <w:u w:val="single"/>
                </w:rPr>
                <w:t>CPo140020-02-01-01~04</w:t>
              </w:r>
            </w:ins>
          </w:p>
          <w:p w14:paraId="238CBF4F" w14:textId="77777777" w:rsidR="00FD673D" w:rsidRPr="00BB7730" w:rsidRDefault="003E162E" w:rsidP="00FD673D">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822004113"/>
                <w14:checkbox>
                  <w14:checked w14:val="0"/>
                  <w14:checkedState w14:val="2612" w14:font="MS Gothic"/>
                  <w14:uncheckedState w14:val="2610" w14:font="MS Gothic"/>
                </w14:checkbox>
              </w:sdtPr>
              <w:sdtEndPr/>
              <w:sdtContent>
                <w:r w:rsidR="00FD673D" w:rsidRPr="00BB7730">
                  <w:rPr>
                    <w:rFonts w:ascii="Segoe UI Symbol" w:eastAsia="仿宋_GB2312" w:hAnsi="Segoe UI Symbol" w:cs="Segoe UI Symbol"/>
                    <w:b/>
                    <w:color w:val="auto"/>
                    <w:sz w:val="18"/>
                    <w:szCs w:val="18"/>
                  </w:rPr>
                  <w:t>☐</w:t>
                </w:r>
              </w:sdtContent>
            </w:sdt>
            <w:r w:rsidR="00FD673D" w:rsidRPr="00BB7730">
              <w:rPr>
                <w:rFonts w:ascii="Times New Roman" w:eastAsia="仿宋_GB2312" w:hAnsi="Times New Roman" w:cs="Times New Roman"/>
                <w:color w:val="auto"/>
                <w:kern w:val="0"/>
                <w:sz w:val="18"/>
                <w:szCs w:val="18"/>
              </w:rPr>
              <w:t xml:space="preserve"> </w:t>
            </w:r>
            <w:r w:rsidR="00FD673D" w:rsidRPr="00BB7730">
              <w:rPr>
                <w:rFonts w:ascii="Times New Roman" w:eastAsia="仿宋_GB2312" w:hAnsi="Times New Roman" w:cs="Times New Roman"/>
                <w:color w:val="auto"/>
                <w:kern w:val="0"/>
                <w:sz w:val="18"/>
                <w:szCs w:val="18"/>
                <w:lang w:eastAsia="zh-CN"/>
              </w:rPr>
              <w:t>Supplier data:</w:t>
            </w:r>
            <w:r w:rsidR="00FD673D" w:rsidRPr="00BB7730">
              <w:rPr>
                <w:rFonts w:ascii="Times New Roman" w:eastAsia="仿宋_GB2312" w:hAnsi="Times New Roman" w:cs="Times New Roman"/>
                <w:color w:val="auto"/>
                <w:kern w:val="0"/>
                <w:sz w:val="18"/>
                <w:szCs w:val="18"/>
                <w:u w:val="single"/>
                <w:lang w:eastAsia="zh-CN"/>
              </w:rPr>
              <w:t xml:space="preserve"> N/A</w:t>
            </w:r>
            <w:r w:rsidR="00FD673D" w:rsidRPr="00BB7730">
              <w:rPr>
                <w:rFonts w:ascii="Times New Roman" w:eastAsia="仿宋_GB2312" w:hAnsi="Times New Roman" w:cs="Times New Roman"/>
                <w:color w:val="auto"/>
                <w:kern w:val="0"/>
                <w:sz w:val="18"/>
                <w:szCs w:val="18"/>
                <w:lang w:eastAsia="zh-CN"/>
              </w:rPr>
              <w:t xml:space="preserve"> </w:t>
            </w:r>
          </w:p>
          <w:p w14:paraId="69940EBE" w14:textId="2CDDEA04" w:rsidR="00FD673D" w:rsidRPr="00BB7730" w:rsidRDefault="003E162E" w:rsidP="00FD673D">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15173994"/>
                <w14:checkbox>
                  <w14:checked w14:val="1"/>
                  <w14:checkedState w14:val="2612" w14:font="MS Gothic"/>
                  <w14:uncheckedState w14:val="2610" w14:font="MS Gothic"/>
                </w14:checkbox>
              </w:sdtPr>
              <w:sdtEndPr/>
              <w:sdtContent>
                <w:r w:rsidR="00FD673D" w:rsidRPr="00BB7730">
                  <w:rPr>
                    <w:rFonts w:ascii="Segoe UI Symbol" w:eastAsia="MS Gothic" w:hAnsi="Segoe UI Symbol" w:cs="Segoe UI Symbol"/>
                    <w:b/>
                    <w:color w:val="auto"/>
                    <w:sz w:val="18"/>
                    <w:szCs w:val="18"/>
                  </w:rPr>
                  <w:t>☒</w:t>
                </w:r>
              </w:sdtContent>
            </w:sdt>
            <w:r w:rsidR="00FD673D" w:rsidRPr="00BB7730">
              <w:rPr>
                <w:rFonts w:ascii="Times New Roman" w:eastAsia="仿宋_GB2312" w:hAnsi="Times New Roman" w:cs="Times New Roman"/>
                <w:color w:val="auto"/>
                <w:kern w:val="0"/>
                <w:sz w:val="18"/>
                <w:szCs w:val="18"/>
              </w:rPr>
              <w:t xml:space="preserve"> *</w:t>
            </w:r>
            <w:r w:rsidR="00FD673D" w:rsidRPr="00BB7730">
              <w:rPr>
                <w:rFonts w:ascii="Times New Roman" w:eastAsia="仿宋_GB2312" w:hAnsi="Times New Roman" w:cs="Times New Roman"/>
                <w:color w:val="auto"/>
                <w:sz w:val="18"/>
                <w:szCs w:val="18"/>
                <w:lang w:eastAsia="zh-CN"/>
              </w:rPr>
              <w:t>Handbook &amp; Page</w:t>
            </w:r>
            <w:del w:id="7431" w:author="Johan Granander" w:date="2026-05-04T11:50:00Z">
              <w:r w:rsidR="00FD673D" w:rsidRPr="00BB7730" w:rsidDel="0003097E">
                <w:rPr>
                  <w:rFonts w:ascii="Times New Roman" w:eastAsia="仿宋_GB2312" w:hAnsi="Times New Roman" w:cs="Times New Roman"/>
                  <w:color w:val="auto"/>
                  <w:sz w:val="18"/>
                  <w:szCs w:val="18"/>
                  <w:lang w:eastAsia="zh-CN"/>
                </w:rPr>
                <w:delText>:</w:delText>
              </w:r>
              <w:r w:rsidR="00FD673D" w:rsidRPr="00BB7730" w:rsidDel="0003097E">
                <w:rPr>
                  <w:rFonts w:ascii="Times New Roman" w:eastAsia="仿宋_GB2312" w:hAnsi="Times New Roman" w:cs="Times New Roman"/>
                  <w:color w:val="auto"/>
                  <w:kern w:val="0"/>
                  <w:sz w:val="18"/>
                  <w:szCs w:val="18"/>
                  <w:u w:val="single"/>
                  <w:lang w:eastAsia="zh-CN"/>
                </w:rPr>
                <w:delText xml:space="preserve">  </w:delText>
              </w:r>
              <w:r w:rsidR="00FD673D" w:rsidRPr="00BB7730" w:rsidDel="0003097E">
                <w:rPr>
                  <w:rFonts w:ascii="Times New Roman" w:eastAsia="仿宋_GB2312" w:hAnsi="Times New Roman" w:cs="Times New Roman"/>
                  <w:color w:val="auto"/>
                  <w:sz w:val="18"/>
                  <w:szCs w:val="18"/>
                  <w:u w:val="single"/>
                  <w:lang w:eastAsia="zh-CN"/>
                </w:rPr>
                <w:delText>The</w:delText>
              </w:r>
            </w:del>
            <w:ins w:id="7432" w:author="Johan Granander" w:date="2026-05-04T11:50:00Z">
              <w:r w:rsidR="00FD673D" w:rsidRPr="00BB7730">
                <w:rPr>
                  <w:rFonts w:ascii="Times New Roman" w:eastAsia="仿宋_GB2312" w:hAnsi="Times New Roman" w:cs="Times New Roman"/>
                  <w:color w:val="auto"/>
                  <w:sz w:val="18"/>
                  <w:szCs w:val="18"/>
                  <w:lang w:eastAsia="zh-CN"/>
                </w:rPr>
                <w:t>:</w:t>
              </w:r>
              <w:r w:rsidR="00FD673D" w:rsidRPr="00BB7730">
                <w:rPr>
                  <w:rFonts w:ascii="Times New Roman" w:eastAsia="仿宋_GB2312" w:hAnsi="Times New Roman" w:cs="Times New Roman"/>
                  <w:color w:val="auto"/>
                  <w:kern w:val="0"/>
                  <w:sz w:val="18"/>
                  <w:szCs w:val="18"/>
                  <w:u w:val="single"/>
                  <w:lang w:eastAsia="zh-CN"/>
                </w:rPr>
                <w:t xml:space="preserve"> The</w:t>
              </w:r>
            </w:ins>
            <w:r w:rsidR="00FD673D" w:rsidRPr="00BB7730">
              <w:rPr>
                <w:rFonts w:ascii="Times New Roman" w:eastAsia="仿宋_GB2312" w:hAnsi="Times New Roman" w:cs="Times New Roman"/>
                <w:color w:val="auto"/>
                <w:sz w:val="18"/>
                <w:szCs w:val="18"/>
                <w:u w:val="single"/>
                <w:lang w:eastAsia="zh-CN"/>
              </w:rPr>
              <w:t xml:space="preserve"> Pilot Plant Real Book &amp; Page 10-14, 10-15, </w:t>
            </w:r>
            <w:r w:rsidR="00FD673D" w:rsidRPr="00BB7730">
              <w:rPr>
                <w:rFonts w:ascii="Times New Roman" w:eastAsia="仿宋_GB2312" w:hAnsi="Times New Roman" w:cs="Times New Roman"/>
                <w:color w:val="auto"/>
                <w:kern w:val="0"/>
                <w:sz w:val="18"/>
                <w:szCs w:val="18"/>
                <w:u w:val="single"/>
                <w:lang w:eastAsia="zh-CN"/>
              </w:rPr>
              <w:t xml:space="preserve">  </w:t>
            </w:r>
          </w:p>
          <w:p w14:paraId="70066F14" w14:textId="1AA87B38" w:rsidR="00FD673D" w:rsidRPr="00BB7730" w:rsidRDefault="003E162E" w:rsidP="00F649A0">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805272943"/>
                <w14:checkbox>
                  <w14:checked w14:val="1"/>
                  <w14:checkedState w14:val="2612" w14:font="MS Gothic"/>
                  <w14:uncheckedState w14:val="2610" w14:font="MS Gothic"/>
                </w14:checkbox>
              </w:sdtPr>
              <w:sdtEndPr/>
              <w:sdtContent>
                <w:r w:rsidR="00FD673D" w:rsidRPr="00BB7730">
                  <w:rPr>
                    <w:rFonts w:ascii="Segoe UI Symbol" w:eastAsia="MS Gothic" w:hAnsi="Segoe UI Symbol" w:cs="Segoe UI Symbol"/>
                    <w:b/>
                    <w:color w:val="auto"/>
                    <w:sz w:val="18"/>
                    <w:szCs w:val="18"/>
                    <w:rPrChange w:id="7433" w:author="He Han" w:date="2026-10-13T14:01:00Z">
                      <w:rPr>
                        <w:rFonts w:ascii="Segoe UI Symbol" w:eastAsia="MS Gothic" w:hAnsi="Segoe UI Symbol" w:cs="Segoe UI Symbol"/>
                        <w:color w:val="auto"/>
                        <w:sz w:val="18"/>
                        <w:szCs w:val="18"/>
                      </w:rPr>
                    </w:rPrChange>
                  </w:rPr>
                  <w:t>☒</w:t>
                </w:r>
              </w:sdtContent>
            </w:sdt>
            <w:r w:rsidR="00FD673D" w:rsidRPr="00BB7730">
              <w:rPr>
                <w:rFonts w:ascii="Times New Roman" w:eastAsia="仿宋_GB2312" w:hAnsi="Times New Roman" w:cs="Times New Roman"/>
                <w:b/>
                <w:color w:val="auto"/>
                <w:sz w:val="18"/>
                <w:szCs w:val="18"/>
                <w:rPrChange w:id="7434" w:author="He Han" w:date="2026-10-13T14:01:00Z">
                  <w:rPr>
                    <w:rFonts w:ascii="Times New Roman" w:eastAsia="仿宋_GB2312" w:hAnsi="Times New Roman" w:cs="Times New Roman"/>
                    <w:color w:val="auto"/>
                    <w:sz w:val="18"/>
                    <w:szCs w:val="18"/>
                  </w:rPr>
                </w:rPrChange>
              </w:rPr>
              <w:t xml:space="preserve"> </w:t>
            </w:r>
            <w:r w:rsidR="00FD673D" w:rsidRPr="00BB7730">
              <w:rPr>
                <w:rFonts w:ascii="Times New Roman" w:eastAsia="仿宋_GB2312" w:hAnsi="Times New Roman" w:cs="Times New Roman"/>
                <w:color w:val="auto"/>
                <w:sz w:val="18"/>
                <w:szCs w:val="18"/>
              </w:rPr>
              <w:t>Other</w:t>
            </w:r>
            <w:r w:rsidR="00FD673D" w:rsidRPr="00BB7730">
              <w:rPr>
                <w:rFonts w:ascii="Times New Roman" w:eastAsia="仿宋_GB2312" w:hAnsi="Times New Roman" w:cs="Times New Roman"/>
                <w:color w:val="auto"/>
                <w:sz w:val="18"/>
                <w:szCs w:val="18"/>
                <w:lang w:eastAsia="zh-CN"/>
              </w:rPr>
              <w:t>:</w:t>
            </w:r>
            <w:ins w:id="7435" w:author="He Han" w:date="2026-10-13T14:01:00Z">
              <w:r w:rsidR="006716A6" w:rsidRPr="00BB7730">
                <w:rPr>
                  <w:rFonts w:ascii="Times New Roman" w:eastAsia="仿宋_GB2312" w:hAnsi="Times New Roman" w:cs="Times New Roman"/>
                  <w:color w:val="auto"/>
                  <w:sz w:val="18"/>
                  <w:szCs w:val="18"/>
                  <w:lang w:eastAsia="zh-CN"/>
                </w:rPr>
                <w:t xml:space="preserve"> </w:t>
              </w:r>
            </w:ins>
            <w:r w:rsidR="00FD673D" w:rsidRPr="00BB7730">
              <w:rPr>
                <w:rFonts w:ascii="Times New Roman" w:eastAsia="仿宋_GB2312" w:hAnsi="Times New Roman" w:cs="Times New Roman"/>
                <w:color w:val="auto"/>
                <w:kern w:val="0"/>
                <w:sz w:val="18"/>
                <w:szCs w:val="18"/>
                <w:u w:val="single"/>
                <w:lang w:eastAsia="zh-CN"/>
              </w:rPr>
              <w:t>C-276 exhibits excellent corrosion resistance to various organic acids, inorganic acids, alkalis and salts. The material demonstrates good corrosion resistance, including tolerance to organic solvents. The solvents are neutral, and the material compatibility is confirmed.</w:t>
            </w:r>
            <w:del w:id="7436" w:author="He Han" w:date="2026-10-13T14:01:00Z">
              <w:r w:rsidR="00FD673D" w:rsidRPr="00BB7730" w:rsidDel="006716A6">
                <w:rPr>
                  <w:rFonts w:ascii="Times New Roman" w:eastAsia="仿宋_GB2312" w:hAnsi="Times New Roman" w:cs="Times New Roman"/>
                  <w:color w:val="auto"/>
                  <w:kern w:val="0"/>
                  <w:sz w:val="18"/>
                  <w:szCs w:val="18"/>
                  <w:u w:val="single"/>
                  <w:lang w:eastAsia="zh-CN"/>
                </w:rPr>
                <w:delText xml:space="preserve">     </w:delText>
              </w:r>
            </w:del>
          </w:p>
        </w:tc>
      </w:tr>
      <w:tr w:rsidR="005342B4" w:rsidRPr="00BB7730" w14:paraId="4B0FFDB4" w14:textId="77777777" w:rsidTr="00A144E4">
        <w:trPr>
          <w:trHeight w:val="3858"/>
          <w:trPrChange w:id="7437" w:author="Xuning Wei12232" w:date="2026-07-27T18:11:00Z">
            <w:trPr>
              <w:trHeight w:val="3858"/>
            </w:trPr>
          </w:trPrChange>
        </w:trPr>
        <w:tc>
          <w:tcPr>
            <w:tcW w:w="281" w:type="pct"/>
            <w:vMerge/>
            <w:shd w:val="clear" w:color="auto" w:fill="FFFFFF" w:themeFill="background1"/>
            <w:vAlign w:val="center"/>
            <w:tcPrChange w:id="7438" w:author="Xuning Wei12232" w:date="2026-07-27T18:11:00Z">
              <w:tcPr>
                <w:tcW w:w="284" w:type="pct"/>
                <w:gridSpan w:val="3"/>
                <w:vMerge/>
                <w:shd w:val="clear" w:color="auto" w:fill="FFFFFF" w:themeFill="background1"/>
                <w:vAlign w:val="center"/>
              </w:tcPr>
            </w:tcPrChange>
          </w:tcPr>
          <w:p w14:paraId="54FF6064"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bookmarkStart w:id="7439" w:name="_Hlk140060037"/>
          </w:p>
        </w:tc>
        <w:tc>
          <w:tcPr>
            <w:tcW w:w="1217" w:type="pct"/>
            <w:vMerge/>
            <w:shd w:val="clear" w:color="auto" w:fill="FFFFFF" w:themeFill="background1"/>
            <w:vAlign w:val="center"/>
            <w:tcPrChange w:id="7440" w:author="Xuning Wei12232" w:date="2026-07-27T18:11:00Z">
              <w:tcPr>
                <w:tcW w:w="1217" w:type="pct"/>
                <w:gridSpan w:val="3"/>
                <w:vMerge/>
                <w:shd w:val="clear" w:color="auto" w:fill="FFFFFF" w:themeFill="background1"/>
                <w:vAlign w:val="center"/>
              </w:tcPr>
            </w:tcPrChange>
          </w:tcPr>
          <w:p w14:paraId="6421D09D"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7441" w:author="Xuning Wei12232" w:date="2026-07-27T18:11:00Z">
              <w:tcPr>
                <w:tcW w:w="1049" w:type="pct"/>
                <w:gridSpan w:val="5"/>
                <w:vMerge/>
                <w:shd w:val="clear" w:color="auto" w:fill="FFFFFF" w:themeFill="background1"/>
                <w:vAlign w:val="center"/>
              </w:tcPr>
            </w:tcPrChange>
          </w:tcPr>
          <w:p w14:paraId="004D13A5"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7442" w:author="Xuning Wei12232" w:date="2026-07-27T18:11:00Z">
              <w:tcPr>
                <w:tcW w:w="388" w:type="pct"/>
                <w:gridSpan w:val="4"/>
                <w:vMerge/>
                <w:shd w:val="clear" w:color="auto" w:fill="FFFFFF" w:themeFill="background1"/>
                <w:vAlign w:val="center"/>
              </w:tcPr>
            </w:tcPrChange>
          </w:tcPr>
          <w:p w14:paraId="27F7570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7443" w:author="Xuning Wei12232" w:date="2026-07-27T18:11:00Z">
              <w:tcPr>
                <w:tcW w:w="354" w:type="pct"/>
                <w:gridSpan w:val="3"/>
                <w:vMerge/>
                <w:shd w:val="clear" w:color="auto" w:fill="FFFFFF" w:themeFill="background1"/>
                <w:vAlign w:val="center"/>
              </w:tcPr>
            </w:tcPrChange>
          </w:tcPr>
          <w:p w14:paraId="56D2FA04"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7444" w:author="Xuning Wei12232" w:date="2026-07-27T18:11:00Z">
              <w:tcPr>
                <w:tcW w:w="322" w:type="pct"/>
                <w:gridSpan w:val="3"/>
                <w:vAlign w:val="center"/>
              </w:tcPr>
            </w:tcPrChange>
          </w:tcPr>
          <w:p w14:paraId="76CE5C71"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81240121"/>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6A47DC97"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473483830"/>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61E66CD6"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171443557"/>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7445" w:author="Xuning Wei12232" w:date="2026-07-27T18:11:00Z">
              <w:tcPr>
                <w:tcW w:w="733" w:type="pct"/>
                <w:gridSpan w:val="3"/>
                <w:vAlign w:val="center"/>
              </w:tcPr>
            </w:tcPrChange>
          </w:tcPr>
          <w:p w14:paraId="0CBC5178" w14:textId="162ED04F"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with SS, 306 SS and </w:t>
            </w:r>
            <w:del w:id="7446" w:author="Johan Granander" w:date="2026-05-04T11:50:00Z">
              <w:r w:rsidRPr="00BB7730" w:rsidDel="0003097E">
                <w:rPr>
                  <w:rFonts w:ascii="Times New Roman" w:eastAsia="仿宋_GB2312" w:hAnsi="Times New Roman" w:cs="Times New Roman"/>
                  <w:color w:val="auto"/>
                  <w:kern w:val="0"/>
                  <w:sz w:val="18"/>
                  <w:szCs w:val="18"/>
                  <w:lang w:eastAsia="zh-CN"/>
                </w:rPr>
                <w:delText>PTFE;</w:delText>
              </w:r>
            </w:del>
            <w:ins w:id="7447" w:author="Johan Granander" w:date="2026-05-04T11:50:00Z">
              <w:r w:rsidR="0003097E" w:rsidRPr="00BB7730">
                <w:rPr>
                  <w:rFonts w:ascii="Times New Roman" w:eastAsia="仿宋_GB2312" w:hAnsi="Times New Roman" w:cs="Times New Roman"/>
                  <w:color w:val="auto"/>
                  <w:kern w:val="0"/>
                  <w:sz w:val="18"/>
                  <w:szCs w:val="18"/>
                  <w:lang w:eastAsia="zh-CN"/>
                </w:rPr>
                <w:t>PTFE.</w:t>
              </w:r>
            </w:ins>
          </w:p>
          <w:p w14:paraId="5FEA41BB" w14:textId="5E959053"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Based on Asymchem previous campaign production data and experience, DIPEA is also compatible with PTFE, Glass, SS and SS</w:t>
            </w:r>
          </w:p>
        </w:tc>
        <w:tc>
          <w:tcPr>
            <w:tcW w:w="792" w:type="pct"/>
            <w:vMerge/>
            <w:vAlign w:val="center"/>
            <w:tcPrChange w:id="7448" w:author="Xuning Wei12232" w:date="2026-07-27T18:11:00Z">
              <w:tcPr>
                <w:tcW w:w="654" w:type="pct"/>
                <w:vMerge/>
                <w:vAlign w:val="center"/>
              </w:tcPr>
            </w:tcPrChange>
          </w:tcPr>
          <w:p w14:paraId="38E883A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r>
      <w:bookmarkEnd w:id="7439"/>
      <w:tr w:rsidR="005342B4" w:rsidRPr="00BB7730" w14:paraId="65E6271E" w14:textId="77777777" w:rsidTr="00A144E4">
        <w:trPr>
          <w:cantSplit/>
          <w:trHeight w:val="397"/>
          <w:trPrChange w:id="7449" w:author="Xuning Wei12232" w:date="2026-07-27T18:11:00Z">
            <w:trPr>
              <w:cantSplit/>
              <w:trHeight w:val="397"/>
            </w:trPr>
          </w:trPrChange>
        </w:trPr>
        <w:tc>
          <w:tcPr>
            <w:tcW w:w="281" w:type="pct"/>
            <w:vMerge w:val="restart"/>
            <w:shd w:val="clear" w:color="auto" w:fill="FFFFFF" w:themeFill="background1"/>
            <w:vAlign w:val="center"/>
            <w:tcPrChange w:id="7450" w:author="Xuning Wei12232" w:date="2026-07-27T18:11:00Z">
              <w:tcPr>
                <w:tcW w:w="284" w:type="pct"/>
                <w:gridSpan w:val="3"/>
                <w:vMerge w:val="restart"/>
                <w:shd w:val="clear" w:color="auto" w:fill="FFFFFF" w:themeFill="background1"/>
                <w:vAlign w:val="center"/>
              </w:tcPr>
            </w:tcPrChange>
          </w:tcPr>
          <w:p w14:paraId="3F84C047" w14:textId="00C18413" w:rsidR="00143102" w:rsidRPr="00BB7730" w:rsidRDefault="00FD673D">
            <w:pPr>
              <w:spacing w:line="240" w:lineRule="exact"/>
              <w:jc w:val="center"/>
              <w:rPr>
                <w:rFonts w:ascii="Times New Roman" w:eastAsia="仿宋_GB2312" w:hAnsi="Times New Roman" w:cs="Times New Roman"/>
                <w:color w:val="auto"/>
                <w:sz w:val="18"/>
                <w:szCs w:val="18"/>
                <w:lang w:eastAsia="zh-CN"/>
              </w:rPr>
              <w:pPrChange w:id="7451" w:author="Xuning Wei12232" w:date="2026-07-27T18:08:00Z">
                <w:pPr>
                  <w:spacing w:line="240" w:lineRule="exact"/>
                  <w:jc w:val="both"/>
                </w:pPr>
              </w:pPrChange>
            </w:pPr>
            <w:ins w:id="7452" w:author="Xuning Wei12232" w:date="2026-07-27T16:03:00Z">
              <w:r w:rsidRPr="00BB7730">
                <w:rPr>
                  <w:rFonts w:ascii="Times New Roman" w:eastAsia="仿宋_GB2312" w:hAnsi="Times New Roman" w:cs="Times New Roman"/>
                  <w:color w:val="auto"/>
                  <w:sz w:val="18"/>
                  <w:szCs w:val="18"/>
                  <w:lang w:eastAsia="zh-CN"/>
                </w:rPr>
                <w:t>4</w:t>
              </w:r>
            </w:ins>
            <w:del w:id="7453" w:author="Xuning Wei12232" w:date="2026-07-27T16:03:00Z">
              <w:r w:rsidR="002C77EF" w:rsidRPr="00BB7730" w:rsidDel="00FD673D">
                <w:rPr>
                  <w:rFonts w:ascii="Times New Roman" w:eastAsia="仿宋_GB2312" w:hAnsi="Times New Roman" w:cs="Times New Roman"/>
                  <w:color w:val="auto"/>
                  <w:sz w:val="18"/>
                  <w:szCs w:val="18"/>
                  <w:lang w:eastAsia="zh-CN"/>
                </w:rPr>
                <w:delText>8</w:delText>
              </w:r>
            </w:del>
          </w:p>
        </w:tc>
        <w:tc>
          <w:tcPr>
            <w:tcW w:w="1217" w:type="pct"/>
            <w:vMerge w:val="restart"/>
            <w:shd w:val="clear" w:color="auto" w:fill="FFFFFF" w:themeFill="background1"/>
            <w:vAlign w:val="center"/>
            <w:tcPrChange w:id="7454" w:author="Xuning Wei12232" w:date="2026-07-27T18:11:00Z">
              <w:tcPr>
                <w:tcW w:w="1217" w:type="pct"/>
                <w:gridSpan w:val="3"/>
                <w:vMerge w:val="restart"/>
                <w:shd w:val="clear" w:color="auto" w:fill="FFFFFF" w:themeFill="background1"/>
                <w:vAlign w:val="center"/>
              </w:tcPr>
            </w:tcPrChange>
          </w:tcPr>
          <w:p w14:paraId="62D12E1F" w14:textId="203086B4" w:rsidR="00143102" w:rsidRPr="00BB7730" w:rsidRDefault="00C402FB" w:rsidP="0030647B">
            <w:pPr>
              <w:jc w:val="both"/>
              <w:rPr>
                <w:rFonts w:ascii="Times New Roman" w:eastAsia="仿宋_GB2312" w:hAnsi="Times New Roman" w:cs="Times New Roman"/>
                <w:color w:val="auto"/>
                <w:sz w:val="18"/>
                <w:szCs w:val="18"/>
              </w:rPr>
            </w:pPr>
            <w:ins w:id="7455" w:author="Xuning Wei12232" w:date="2026-07-27T20:08:00Z">
              <w:r w:rsidRPr="00BB7730">
                <w:rPr>
                  <w:rFonts w:ascii="Times New Roman" w:eastAsia="仿宋_GB2312" w:hAnsi="Times New Roman" w:cs="Times New Roman"/>
                  <w:sz w:val="18"/>
                  <w:szCs w:val="18"/>
                </w:rPr>
                <w:t>Fmoc-G</w:t>
              </w:r>
              <w:r w:rsidRPr="00BB7730">
                <w:rPr>
                  <w:rFonts w:ascii="Times New Roman" w:eastAsia="仿宋_GB2312" w:hAnsi="Times New Roman" w:cs="Times New Roman"/>
                  <w:sz w:val="18"/>
                  <w:szCs w:val="18"/>
                  <w:lang w:eastAsia="zh-CN"/>
                </w:rPr>
                <w:t>ly</w:t>
              </w:r>
              <w:r w:rsidRPr="00BB7730">
                <w:rPr>
                  <w:rFonts w:ascii="Times New Roman" w:eastAsia="仿宋_GB2312" w:hAnsi="Times New Roman" w:cs="Times New Roman"/>
                  <w:sz w:val="18"/>
                  <w:szCs w:val="18"/>
                </w:rPr>
                <w:t>-OH</w:t>
              </w:r>
              <w:r w:rsidRPr="00BB7730">
                <w:rPr>
                  <w:rFonts w:ascii="Times New Roman" w:eastAsia="仿宋_GB2312" w:hAnsi="Times New Roman" w:cs="Times New Roman"/>
                  <w:color w:val="auto"/>
                  <w:sz w:val="18"/>
                  <w:szCs w:val="18"/>
                </w:rPr>
                <w:t xml:space="preserve"> Activate and transfer</w:t>
              </w:r>
            </w:ins>
            <w:ins w:id="7456" w:author="Xuning Wei12232" w:date="2026-07-27T20:06:00Z">
              <w:r w:rsidRPr="00BB7730">
                <w:rPr>
                  <w:rFonts w:ascii="Times New Roman" w:eastAsia="仿宋_GB2312" w:hAnsi="Times New Roman" w:cs="Times New Roman"/>
                  <w:color w:val="auto"/>
                  <w:sz w:val="18"/>
                  <w:szCs w:val="18"/>
                </w:rPr>
                <w:br/>
              </w:r>
            </w:ins>
            <w:ins w:id="7457" w:author="Xuning Wei12232" w:date="2026-07-27T16:04:00Z">
              <w:r w:rsidR="00FD673D" w:rsidRPr="00BB7730">
                <w:rPr>
                  <w:rFonts w:ascii="Times New Roman" w:eastAsia="仿宋_GB2312" w:hAnsi="Times New Roman" w:cs="Times New Roman"/>
                  <w:color w:val="auto"/>
                  <w:sz w:val="18"/>
                  <w:szCs w:val="18"/>
                </w:rPr>
                <w:t>1. Adjust to 25±5</w:t>
              </w:r>
            </w:ins>
            <w:ins w:id="7458" w:author="Johan Granander" w:date="2026-07-28T15:04:00Z">
              <w:r w:rsidR="00B37BAA" w:rsidRPr="00BB7730">
                <w:rPr>
                  <w:rFonts w:ascii="Times New Roman" w:eastAsia="仿宋_GB2312" w:hAnsi="Times New Roman" w:cs="Times New Roman"/>
                  <w:color w:val="auto"/>
                  <w:sz w:val="18"/>
                  <w:szCs w:val="18"/>
                </w:rPr>
                <w:t xml:space="preserve"> </w:t>
              </w:r>
            </w:ins>
            <w:ins w:id="7459" w:author="Xuning Wei12232" w:date="2026-07-27T16:04:00Z">
              <w:r w:rsidR="00FD673D" w:rsidRPr="00BB7730">
                <w:rPr>
                  <w:rFonts w:ascii="Times New Roman" w:eastAsia="仿宋_GB2312" w:hAnsi="Times New Roman" w:cs="Times New Roman"/>
                  <w:color w:val="auto"/>
                  <w:sz w:val="18"/>
                  <w:szCs w:val="18"/>
                </w:rPr>
                <w:t>℃ (target: 25</w:t>
              </w:r>
            </w:ins>
            <w:ins w:id="7460" w:author="Johan Granander" w:date="2026-07-28T15:04:00Z">
              <w:r w:rsidR="00B37BAA" w:rsidRPr="00BB7730">
                <w:rPr>
                  <w:rFonts w:ascii="Times New Roman" w:eastAsia="仿宋_GB2312" w:hAnsi="Times New Roman" w:cs="Times New Roman"/>
                  <w:color w:val="auto"/>
                  <w:sz w:val="18"/>
                  <w:szCs w:val="18"/>
                </w:rPr>
                <w:t xml:space="preserve"> </w:t>
              </w:r>
            </w:ins>
            <w:ins w:id="7461" w:author="Xuning Wei12232" w:date="2026-07-27T16:04:00Z">
              <w:r w:rsidR="00FD673D" w:rsidRPr="00BB7730">
                <w:rPr>
                  <w:rFonts w:ascii="Times New Roman" w:eastAsia="仿宋_GB2312" w:hAnsi="Times New Roman" w:cs="Times New Roman"/>
                  <w:color w:val="auto"/>
                  <w:sz w:val="18"/>
                  <w:szCs w:val="18"/>
                </w:rPr>
                <w:t>℃), Add 6.0 eq. DIPEA into the TJ4S-1213-Sy15-R01 at 25±5℃ (target: 25℃). Reference addition time is 30</w:t>
              </w:r>
              <w:r w:rsidR="00FD673D" w:rsidRPr="00BB7730">
                <w:rPr>
                  <w:rFonts w:ascii="Times New Roman" w:eastAsia="仿宋_GB2312" w:hAnsi="Times New Roman" w:cs="Times New Roman"/>
                  <w:color w:val="auto"/>
                  <w:sz w:val="18"/>
                  <w:szCs w:val="18"/>
                  <w:lang w:eastAsia="zh-CN"/>
                </w:rPr>
                <w:t>±</w:t>
              </w:r>
              <w:r w:rsidR="00FD673D" w:rsidRPr="00BB7730">
                <w:rPr>
                  <w:rFonts w:ascii="Times New Roman" w:eastAsia="仿宋_GB2312" w:hAnsi="Times New Roman" w:cs="Times New Roman"/>
                  <w:color w:val="auto"/>
                  <w:sz w:val="18"/>
                  <w:szCs w:val="18"/>
                </w:rPr>
                <w:t xml:space="preserve">15 min. </w:t>
              </w:r>
              <w:r w:rsidR="00FD673D" w:rsidRPr="00BB7730">
                <w:rPr>
                  <w:rFonts w:ascii="Times New Roman" w:eastAsia="仿宋_GB2312" w:hAnsi="Times New Roman" w:cs="Times New Roman"/>
                  <w:color w:val="auto"/>
                  <w:sz w:val="18"/>
                  <w:szCs w:val="18"/>
                </w:rPr>
                <w:br/>
                <w:t>2. Stir for 5</w:t>
              </w:r>
              <w:r w:rsidR="00FD673D" w:rsidRPr="00BB7730">
                <w:rPr>
                  <w:rFonts w:ascii="Times New Roman" w:eastAsia="仿宋_GB2312" w:hAnsi="Times New Roman" w:cs="Times New Roman"/>
                  <w:color w:val="auto"/>
                  <w:sz w:val="18"/>
                  <w:szCs w:val="18"/>
                  <w:lang w:eastAsia="zh-CN"/>
                </w:rPr>
                <w:t>±</w:t>
              </w:r>
              <w:r w:rsidR="00FD673D" w:rsidRPr="00BB7730">
                <w:rPr>
                  <w:rFonts w:ascii="Times New Roman" w:eastAsia="仿宋_GB2312" w:hAnsi="Times New Roman" w:cs="Times New Roman"/>
                  <w:color w:val="auto"/>
                  <w:sz w:val="18"/>
                  <w:szCs w:val="18"/>
                </w:rPr>
                <w:t>2 min after addition.</w:t>
              </w:r>
              <w:r w:rsidR="00FD673D" w:rsidRPr="00BB7730">
                <w:rPr>
                  <w:rFonts w:ascii="Times New Roman" w:hAnsi="Times New Roman" w:cs="Times New Roman"/>
                  <w:color w:val="auto"/>
                  <w:sz w:val="18"/>
                  <w:szCs w:val="18"/>
                </w:rPr>
                <w:t xml:space="preserve"> </w:t>
              </w:r>
              <w:r w:rsidR="00FD673D" w:rsidRPr="00BB7730">
                <w:rPr>
                  <w:rFonts w:ascii="Times New Roman" w:eastAsia="仿宋_GB2312" w:hAnsi="Times New Roman" w:cs="Times New Roman"/>
                  <w:color w:val="auto"/>
                  <w:sz w:val="18"/>
                  <w:szCs w:val="18"/>
                </w:rPr>
                <w:t>Transfer the mixture in activation tank (TJ4S-1213-Sy15-R01) into TJ4S-1213-Sy15. Add 1.0 V DMF</w:t>
              </w:r>
              <w:r w:rsidR="00FD673D" w:rsidRPr="00BB7730">
                <w:rPr>
                  <w:rFonts w:ascii="Times New Roman" w:eastAsia="仿宋_GB2312" w:hAnsi="Times New Roman" w:cs="Times New Roman"/>
                  <w:color w:val="auto"/>
                  <w:sz w:val="18"/>
                  <w:szCs w:val="18"/>
                  <w:lang w:eastAsia="zh-CN"/>
                </w:rPr>
                <w:t xml:space="preserve"> (0.948 kg/kg)</w:t>
              </w:r>
              <w:r w:rsidR="00FD673D" w:rsidRPr="00BB7730">
                <w:rPr>
                  <w:rFonts w:ascii="Times New Roman" w:eastAsia="仿宋_GB2312" w:hAnsi="Times New Roman" w:cs="Times New Roman"/>
                  <w:color w:val="auto"/>
                  <w:sz w:val="18"/>
                  <w:szCs w:val="18"/>
                </w:rPr>
                <w:t xml:space="preserve"> into TJ4S-1213-Sy15-R01 to rinse the wall. </w:t>
              </w:r>
              <w:r w:rsidR="00FD673D" w:rsidRPr="00BB7730">
                <w:rPr>
                  <w:rFonts w:ascii="Times New Roman" w:eastAsia="仿宋_GB2312" w:hAnsi="Times New Roman" w:cs="Times New Roman"/>
                  <w:color w:val="auto"/>
                  <w:sz w:val="18"/>
                  <w:szCs w:val="18"/>
                </w:rPr>
                <w:br/>
                <w:t xml:space="preserve">3. Bubble with nitrogen to the synthesis </w:t>
              </w:r>
              <w:r w:rsidR="00FD673D" w:rsidRPr="00BB7730">
                <w:rPr>
                  <w:rFonts w:ascii="Times New Roman" w:eastAsia="仿宋_GB2312" w:hAnsi="Times New Roman" w:cs="Times New Roman"/>
                  <w:color w:val="auto"/>
                  <w:sz w:val="18"/>
                  <w:szCs w:val="18"/>
                </w:rPr>
                <w:lastRenderedPageBreak/>
                <w:t xml:space="preserve">reactor (TJ4S-1213-Sy15) for 5±2 min, then start the agitator. </w:t>
              </w:r>
              <w:r w:rsidR="00FD673D" w:rsidRPr="00BB7730">
                <w:rPr>
                  <w:rFonts w:ascii="Times New Roman" w:eastAsia="仿宋_GB2312" w:hAnsi="Times New Roman" w:cs="Times New Roman"/>
                  <w:color w:val="auto"/>
                  <w:sz w:val="18"/>
                  <w:szCs w:val="18"/>
                </w:rPr>
                <w:br/>
                <w:t>4. Transfer the mixture in activation tank (TJ4S-1213-Sy15-R01) into synthesis reactor (TJ4S-1213-Sy15)</w:t>
              </w:r>
            </w:ins>
            <w:del w:id="7462" w:author="Xuning Wei12232" w:date="2026-07-27T16:04:00Z">
              <w:r w:rsidR="002C77EF" w:rsidRPr="00BB7730" w:rsidDel="00FD673D">
                <w:rPr>
                  <w:rFonts w:ascii="Times New Roman" w:eastAsia="仿宋_GB2312" w:hAnsi="Times New Roman" w:cs="Times New Roman"/>
                  <w:color w:val="auto"/>
                  <w:sz w:val="18"/>
                  <w:szCs w:val="18"/>
                </w:rPr>
                <w:delText>Heat the mixture to 25±5℃. The mixture is allowed to react for 3h±15min (target: 3h) at 25±5℃ (target: 25℃). Drain until there is no reaction mixture drip. Move to next operation.</w:delText>
              </w:r>
            </w:del>
          </w:p>
        </w:tc>
        <w:tc>
          <w:tcPr>
            <w:tcW w:w="1046" w:type="pct"/>
            <w:vMerge w:val="restart"/>
            <w:shd w:val="clear" w:color="auto" w:fill="FFFFFF" w:themeFill="background1"/>
            <w:vAlign w:val="center"/>
            <w:tcPrChange w:id="7463" w:author="Xuning Wei12232" w:date="2026-07-27T18:11:00Z">
              <w:tcPr>
                <w:tcW w:w="1049" w:type="pct"/>
                <w:gridSpan w:val="5"/>
                <w:vMerge w:val="restart"/>
                <w:shd w:val="clear" w:color="auto" w:fill="FFFFFF" w:themeFill="background1"/>
                <w:vAlign w:val="center"/>
              </w:tcPr>
            </w:tcPrChange>
          </w:tcPr>
          <w:p w14:paraId="74B49661" w14:textId="77777777" w:rsidR="00153539" w:rsidRPr="00BB7730" w:rsidRDefault="00153539">
            <w:pPr>
              <w:pStyle w:val="afc"/>
              <w:numPr>
                <w:ilvl w:val="0"/>
                <w:numId w:val="162"/>
              </w:numPr>
              <w:ind w:firstLineChars="0"/>
              <w:rPr>
                <w:ins w:id="7464" w:author="He Han" w:date="2026-10-22T22:08:00Z"/>
                <w:rFonts w:ascii="Times New Roman" w:hAnsi="Times New Roman" w:cs="Times New Roman"/>
                <w:color w:val="auto"/>
                <w:sz w:val="18"/>
                <w:szCs w:val="18"/>
                <w:shd w:val="clear" w:color="auto" w:fill="FFFFFF"/>
              </w:rPr>
              <w:pPrChange w:id="7465" w:author="He Han" w:date="2026-10-22T22:10:00Z">
                <w:pPr>
                  <w:pStyle w:val="afc"/>
                  <w:numPr>
                    <w:numId w:val="156"/>
                  </w:numPr>
                  <w:ind w:left="420" w:firstLineChars="0" w:hanging="420"/>
                </w:pPr>
              </w:pPrChange>
            </w:pPr>
            <w:ins w:id="7466" w:author="He Han" w:date="2026-10-22T22:08: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4EF9FA2D" w14:textId="77777777" w:rsidR="00153539" w:rsidRPr="00BB7730" w:rsidRDefault="00153539">
            <w:pPr>
              <w:pStyle w:val="afc"/>
              <w:numPr>
                <w:ilvl w:val="0"/>
                <w:numId w:val="162"/>
              </w:numPr>
              <w:ind w:firstLineChars="0"/>
              <w:rPr>
                <w:ins w:id="7467" w:author="He Han" w:date="2026-10-22T22:08:00Z"/>
                <w:rFonts w:ascii="Times New Roman" w:eastAsiaTheme="minorEastAsia" w:hAnsi="Times New Roman" w:cs="Times New Roman"/>
                <w:color w:val="auto"/>
                <w:sz w:val="18"/>
                <w:szCs w:val="18"/>
                <w:shd w:val="clear" w:color="auto" w:fill="FFFFFF"/>
                <w:lang w:eastAsia="zh-CN"/>
              </w:rPr>
              <w:pPrChange w:id="7468" w:author="He Han" w:date="2026-10-22T22:10:00Z">
                <w:pPr>
                  <w:pStyle w:val="afc"/>
                  <w:numPr>
                    <w:numId w:val="156"/>
                  </w:numPr>
                  <w:ind w:left="420" w:firstLineChars="0" w:hanging="420"/>
                </w:pPr>
              </w:pPrChange>
            </w:pPr>
            <w:ins w:id="7469" w:author="He Han" w:date="2026-10-22T22:08:00Z">
              <w:r w:rsidRPr="00BB7730">
                <w:rPr>
                  <w:rFonts w:ascii="Times New Roman" w:hAnsi="Times New Roman" w:cs="Times New Roman"/>
                  <w:color w:val="auto"/>
                  <w:sz w:val="18"/>
                  <w:szCs w:val="18"/>
                  <w:shd w:val="clear" w:color="auto" w:fill="FFFFFF"/>
                </w:rPr>
                <w:t>Agitator material: Hastelloy (N10276)</w:t>
              </w:r>
            </w:ins>
          </w:p>
          <w:p w14:paraId="66FF82C3" w14:textId="77777777" w:rsidR="00153539" w:rsidRPr="00BB7730" w:rsidRDefault="00153539">
            <w:pPr>
              <w:pStyle w:val="afc"/>
              <w:numPr>
                <w:ilvl w:val="0"/>
                <w:numId w:val="162"/>
              </w:numPr>
              <w:ind w:firstLineChars="0"/>
              <w:rPr>
                <w:ins w:id="7470" w:author="He Han" w:date="2026-10-22T22:08:00Z"/>
                <w:rFonts w:ascii="Times New Roman" w:eastAsiaTheme="minorEastAsia" w:hAnsi="Times New Roman" w:cs="Times New Roman"/>
                <w:color w:val="auto"/>
                <w:sz w:val="18"/>
                <w:szCs w:val="18"/>
                <w:shd w:val="clear" w:color="auto" w:fill="FFFFFF"/>
                <w:lang w:eastAsia="zh-CN"/>
              </w:rPr>
              <w:pPrChange w:id="7471" w:author="He Han" w:date="2026-10-22T22:10:00Z">
                <w:pPr>
                  <w:pStyle w:val="afc"/>
                  <w:numPr>
                    <w:numId w:val="156"/>
                  </w:numPr>
                  <w:ind w:left="420" w:firstLineChars="0" w:hanging="420"/>
                </w:pPr>
              </w:pPrChange>
            </w:pPr>
            <w:ins w:id="7472" w:author="He Han" w:date="2026-10-22T22:08:00Z">
              <w:r w:rsidRPr="00BB7730">
                <w:rPr>
                  <w:rFonts w:ascii="Times New Roman" w:hAnsi="Times New Roman" w:cs="Times New Roman"/>
                  <w:color w:val="0000FF"/>
                  <w:sz w:val="18"/>
                  <w:szCs w:val="18"/>
                  <w:shd w:val="clear" w:color="auto" w:fill="FFFFFF"/>
                </w:rPr>
                <w:t>Sieve plate: HC-22</w:t>
              </w:r>
            </w:ins>
          </w:p>
          <w:p w14:paraId="73485AB0" w14:textId="77777777" w:rsidR="00153539" w:rsidRPr="00BB7730" w:rsidRDefault="00153539">
            <w:pPr>
              <w:pStyle w:val="afc"/>
              <w:numPr>
                <w:ilvl w:val="0"/>
                <w:numId w:val="162"/>
              </w:numPr>
              <w:ind w:firstLineChars="0"/>
              <w:rPr>
                <w:ins w:id="7473" w:author="He Han" w:date="2026-10-22T22:08:00Z"/>
                <w:rFonts w:ascii="Times New Roman" w:hAnsi="Times New Roman" w:cs="Times New Roman"/>
                <w:color w:val="0000FF"/>
                <w:sz w:val="18"/>
                <w:szCs w:val="18"/>
                <w:shd w:val="clear" w:color="auto" w:fill="FFFFFF"/>
              </w:rPr>
              <w:pPrChange w:id="7474" w:author="He Han" w:date="2026-10-22T22:10:00Z">
                <w:pPr>
                  <w:pStyle w:val="afc"/>
                  <w:numPr>
                    <w:numId w:val="156"/>
                  </w:numPr>
                  <w:ind w:left="420" w:firstLineChars="0" w:hanging="420"/>
                </w:pPr>
              </w:pPrChange>
            </w:pPr>
            <w:ins w:id="7475"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39CC08B3" w14:textId="77777777" w:rsidR="00153539" w:rsidRPr="00BB7730" w:rsidRDefault="00153539">
            <w:pPr>
              <w:pStyle w:val="afc"/>
              <w:numPr>
                <w:ilvl w:val="0"/>
                <w:numId w:val="162"/>
              </w:numPr>
              <w:ind w:firstLineChars="0"/>
              <w:rPr>
                <w:ins w:id="7476" w:author="He Han" w:date="2026-10-22T22:08:00Z"/>
                <w:rFonts w:ascii="Times New Roman" w:hAnsi="Times New Roman" w:cs="Times New Roman"/>
                <w:color w:val="auto"/>
                <w:sz w:val="18"/>
                <w:szCs w:val="18"/>
                <w:shd w:val="clear" w:color="auto" w:fill="FFFFFF"/>
              </w:rPr>
              <w:pPrChange w:id="7477" w:author="He Han" w:date="2026-10-22T22:10:00Z">
                <w:pPr>
                  <w:pStyle w:val="afc"/>
                  <w:numPr>
                    <w:numId w:val="156"/>
                  </w:numPr>
                  <w:ind w:left="420" w:firstLineChars="0" w:hanging="420"/>
                </w:pPr>
              </w:pPrChange>
            </w:pPr>
            <w:ins w:id="7478" w:author="He Han" w:date="2026-10-22T22:08:00Z">
              <w:r w:rsidRPr="00BB7730">
                <w:rPr>
                  <w:rFonts w:ascii="Times New Roman" w:hAnsi="Times New Roman" w:cs="Times New Roman"/>
                  <w:color w:val="auto"/>
                  <w:sz w:val="18"/>
                  <w:szCs w:val="18"/>
                  <w:shd w:val="clear" w:color="auto" w:fill="FFFFFF"/>
                </w:rPr>
                <w:t>Sight glass: Glass</w:t>
              </w:r>
            </w:ins>
          </w:p>
          <w:p w14:paraId="6376911E" w14:textId="77777777" w:rsidR="00153539" w:rsidRPr="00BB7730" w:rsidRDefault="00153539">
            <w:pPr>
              <w:pStyle w:val="afc"/>
              <w:numPr>
                <w:ilvl w:val="0"/>
                <w:numId w:val="162"/>
              </w:numPr>
              <w:ind w:firstLineChars="0"/>
              <w:rPr>
                <w:ins w:id="7479" w:author="He Han" w:date="2026-10-22T22:08:00Z"/>
                <w:rFonts w:ascii="Times New Roman" w:hAnsi="Times New Roman" w:cs="Times New Roman"/>
                <w:color w:val="auto"/>
                <w:sz w:val="18"/>
                <w:szCs w:val="18"/>
                <w:shd w:val="clear" w:color="auto" w:fill="FFFFFF"/>
              </w:rPr>
              <w:pPrChange w:id="7480" w:author="He Han" w:date="2026-10-22T22:10:00Z">
                <w:pPr>
                  <w:pStyle w:val="afc"/>
                  <w:numPr>
                    <w:numId w:val="156"/>
                  </w:numPr>
                  <w:ind w:left="420" w:firstLineChars="0" w:hanging="420"/>
                </w:pPr>
              </w:pPrChange>
            </w:pPr>
            <w:ins w:id="7481" w:author="He Han" w:date="2026-10-22T22:08:00Z">
              <w:r w:rsidRPr="00BB7730">
                <w:rPr>
                  <w:rFonts w:ascii="Times New Roman" w:hAnsi="Times New Roman" w:cs="Times New Roman"/>
                  <w:color w:val="auto"/>
                  <w:sz w:val="18"/>
                  <w:szCs w:val="18"/>
                  <w:shd w:val="clear" w:color="auto" w:fill="FFFFFF"/>
                </w:rPr>
                <w:t>Transfer pump material: SS316+PTFE</w:t>
              </w:r>
            </w:ins>
          </w:p>
          <w:p w14:paraId="56AA20C9" w14:textId="77777777" w:rsidR="00153539" w:rsidRPr="00BB7730" w:rsidRDefault="00153539">
            <w:pPr>
              <w:pStyle w:val="afc"/>
              <w:numPr>
                <w:ilvl w:val="0"/>
                <w:numId w:val="162"/>
              </w:numPr>
              <w:ind w:firstLineChars="0"/>
              <w:rPr>
                <w:ins w:id="7482" w:author="He Han" w:date="2026-10-22T22:08:00Z"/>
                <w:rFonts w:ascii="Times New Roman" w:hAnsi="Times New Roman" w:cs="Times New Roman"/>
                <w:color w:val="auto"/>
                <w:sz w:val="18"/>
                <w:szCs w:val="18"/>
                <w:shd w:val="clear" w:color="auto" w:fill="FFFFFF"/>
              </w:rPr>
              <w:pPrChange w:id="7483" w:author="He Han" w:date="2026-10-22T22:10:00Z">
                <w:pPr>
                  <w:pStyle w:val="afc"/>
                  <w:numPr>
                    <w:numId w:val="156"/>
                  </w:numPr>
                  <w:ind w:left="420" w:firstLineChars="0" w:hanging="420"/>
                </w:pPr>
              </w:pPrChange>
            </w:pPr>
            <w:ins w:id="7484" w:author="He Han" w:date="2026-10-22T22:08:00Z">
              <w:r w:rsidRPr="00BB7730">
                <w:rPr>
                  <w:rFonts w:ascii="Times New Roman" w:hAnsi="Times New Roman" w:cs="Times New Roman"/>
                  <w:color w:val="auto"/>
                  <w:sz w:val="18"/>
                  <w:szCs w:val="18"/>
                  <w:shd w:val="clear" w:color="auto" w:fill="FFFFFF"/>
                </w:rPr>
                <w:lastRenderedPageBreak/>
                <w:t>Thermometer well material: Hastelloy (C-276)</w:t>
              </w:r>
            </w:ins>
          </w:p>
          <w:p w14:paraId="57B8A6A5" w14:textId="77777777" w:rsidR="00153539" w:rsidRPr="00BB7730" w:rsidRDefault="00153539">
            <w:pPr>
              <w:pStyle w:val="afc"/>
              <w:numPr>
                <w:ilvl w:val="0"/>
                <w:numId w:val="162"/>
              </w:numPr>
              <w:ind w:firstLineChars="0"/>
              <w:rPr>
                <w:ins w:id="7485" w:author="He Han" w:date="2026-10-22T22:08:00Z"/>
                <w:rFonts w:ascii="Times New Roman" w:hAnsi="Times New Roman" w:cs="Times New Roman"/>
                <w:color w:val="auto"/>
                <w:sz w:val="18"/>
                <w:szCs w:val="18"/>
                <w:shd w:val="clear" w:color="auto" w:fill="FFFFFF"/>
              </w:rPr>
              <w:pPrChange w:id="7486" w:author="He Han" w:date="2026-10-22T22:10:00Z">
                <w:pPr>
                  <w:pStyle w:val="afc"/>
                  <w:numPr>
                    <w:numId w:val="156"/>
                  </w:numPr>
                  <w:ind w:left="420" w:firstLineChars="0" w:hanging="420"/>
                </w:pPr>
              </w:pPrChange>
            </w:pPr>
            <w:ins w:id="7487" w:author="He Han" w:date="2026-10-22T22:08:00Z">
              <w:r w:rsidRPr="00BB7730">
                <w:rPr>
                  <w:rFonts w:ascii="Times New Roman" w:hAnsi="Times New Roman" w:cs="Times New Roman"/>
                  <w:color w:val="auto"/>
                  <w:sz w:val="18"/>
                  <w:szCs w:val="18"/>
                  <w:shd w:val="clear" w:color="auto" w:fill="FFFFFF"/>
                </w:rPr>
                <w:t>Pipeline material: 316L</w:t>
              </w:r>
            </w:ins>
          </w:p>
          <w:p w14:paraId="61DDE9CC" w14:textId="77777777" w:rsidR="00153539" w:rsidRPr="00BB7730" w:rsidRDefault="00153539">
            <w:pPr>
              <w:pStyle w:val="afc"/>
              <w:numPr>
                <w:ilvl w:val="0"/>
                <w:numId w:val="162"/>
              </w:numPr>
              <w:ind w:firstLineChars="0"/>
              <w:rPr>
                <w:ins w:id="7488" w:author="He Han" w:date="2026-10-22T22:08:00Z"/>
                <w:rFonts w:ascii="Times New Roman" w:hAnsi="Times New Roman" w:cs="Times New Roman"/>
                <w:color w:val="0000FF"/>
                <w:sz w:val="18"/>
                <w:szCs w:val="18"/>
                <w:shd w:val="clear" w:color="auto" w:fill="FFFFFF"/>
              </w:rPr>
              <w:pPrChange w:id="7489" w:author="He Han" w:date="2026-10-22T22:10:00Z">
                <w:pPr>
                  <w:pStyle w:val="afc"/>
                  <w:numPr>
                    <w:numId w:val="156"/>
                  </w:numPr>
                  <w:ind w:left="420" w:firstLineChars="0" w:hanging="420"/>
                </w:pPr>
              </w:pPrChange>
            </w:pPr>
            <w:ins w:id="7490"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195F197E" w14:textId="77777777" w:rsidR="00153539" w:rsidRPr="00BB7730" w:rsidRDefault="00153539">
            <w:pPr>
              <w:pStyle w:val="afc"/>
              <w:numPr>
                <w:ilvl w:val="0"/>
                <w:numId w:val="162"/>
              </w:numPr>
              <w:ind w:firstLineChars="0"/>
              <w:rPr>
                <w:ins w:id="7491" w:author="He Han" w:date="2026-10-22T22:08:00Z"/>
                <w:rFonts w:ascii="Times New Roman" w:hAnsi="Times New Roman" w:cs="Times New Roman"/>
                <w:color w:val="auto"/>
                <w:sz w:val="18"/>
                <w:szCs w:val="18"/>
                <w:shd w:val="clear" w:color="auto" w:fill="FFFFFF"/>
              </w:rPr>
              <w:pPrChange w:id="7492" w:author="He Han" w:date="2026-10-22T22:10:00Z">
                <w:pPr>
                  <w:pStyle w:val="afc"/>
                  <w:numPr>
                    <w:numId w:val="156"/>
                  </w:numPr>
                  <w:ind w:left="420" w:firstLineChars="0" w:hanging="420"/>
                </w:pPr>
              </w:pPrChange>
            </w:pPr>
            <w:ins w:id="7493" w:author="He Han" w:date="2026-10-22T22:08:00Z">
              <w:r w:rsidRPr="00BB7730">
                <w:rPr>
                  <w:rFonts w:ascii="Times New Roman" w:hAnsi="Times New Roman" w:cs="Times New Roman"/>
                  <w:color w:val="auto"/>
                  <w:sz w:val="18"/>
                  <w:szCs w:val="18"/>
                  <w:shd w:val="clear" w:color="auto" w:fill="FFFFFF"/>
                </w:rPr>
                <w:t>Mass flow meter: SS</w:t>
              </w:r>
            </w:ins>
          </w:p>
          <w:p w14:paraId="7061BD34" w14:textId="77777777" w:rsidR="00153539" w:rsidRPr="00BB7730" w:rsidRDefault="00153539">
            <w:pPr>
              <w:pStyle w:val="afc"/>
              <w:numPr>
                <w:ilvl w:val="0"/>
                <w:numId w:val="162"/>
              </w:numPr>
              <w:ind w:firstLineChars="0"/>
              <w:rPr>
                <w:ins w:id="7494" w:author="He Han" w:date="2026-10-22T22:08:00Z"/>
                <w:rFonts w:ascii="Times New Roman" w:hAnsi="Times New Roman" w:cs="Times New Roman"/>
                <w:b/>
                <w:color w:val="auto"/>
                <w:sz w:val="18"/>
                <w:szCs w:val="18"/>
                <w:shd w:val="clear" w:color="auto" w:fill="FFFFFF"/>
              </w:rPr>
              <w:pPrChange w:id="7495" w:author="He Han" w:date="2026-10-22T22:10:00Z">
                <w:pPr>
                  <w:pStyle w:val="afc"/>
                  <w:numPr>
                    <w:numId w:val="156"/>
                  </w:numPr>
                  <w:ind w:left="420" w:firstLineChars="0" w:hanging="420"/>
                </w:pPr>
              </w:pPrChange>
            </w:pPr>
            <w:ins w:id="7496" w:author="He Han" w:date="2026-10-22T22:08: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70A46A33" w14:textId="77777777" w:rsidR="00153539" w:rsidRPr="00BB7730" w:rsidRDefault="00153539">
            <w:pPr>
              <w:pStyle w:val="afc"/>
              <w:numPr>
                <w:ilvl w:val="0"/>
                <w:numId w:val="162"/>
              </w:numPr>
              <w:ind w:firstLineChars="0"/>
              <w:rPr>
                <w:ins w:id="7497" w:author="He Han" w:date="2026-10-22T22:08:00Z"/>
                <w:rFonts w:ascii="Times New Roman" w:eastAsiaTheme="minorEastAsia" w:hAnsi="Times New Roman" w:cs="Times New Roman"/>
                <w:color w:val="auto"/>
                <w:sz w:val="18"/>
                <w:szCs w:val="18"/>
                <w:shd w:val="clear" w:color="auto" w:fill="FFFFFF"/>
                <w:lang w:eastAsia="zh-CN"/>
              </w:rPr>
              <w:pPrChange w:id="7498" w:author="He Han" w:date="2026-10-22T22:10:00Z">
                <w:pPr>
                  <w:pStyle w:val="afc"/>
                  <w:numPr>
                    <w:numId w:val="156"/>
                  </w:numPr>
                  <w:ind w:left="420" w:firstLineChars="0" w:hanging="420"/>
                </w:pPr>
              </w:pPrChange>
            </w:pPr>
            <w:ins w:id="7499"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6E8B1F89" w14:textId="77777777" w:rsidR="00153539" w:rsidRPr="00BB7730" w:rsidRDefault="00153539">
            <w:pPr>
              <w:pStyle w:val="afc"/>
              <w:numPr>
                <w:ilvl w:val="0"/>
                <w:numId w:val="162"/>
              </w:numPr>
              <w:ind w:firstLineChars="0"/>
              <w:rPr>
                <w:ins w:id="7500" w:author="He Han" w:date="2026-10-22T22:08:00Z"/>
                <w:rFonts w:ascii="Times New Roman" w:hAnsi="Times New Roman" w:cs="Times New Roman"/>
                <w:color w:val="auto"/>
                <w:sz w:val="18"/>
                <w:szCs w:val="18"/>
                <w:shd w:val="clear" w:color="auto" w:fill="FFFFFF"/>
              </w:rPr>
              <w:pPrChange w:id="7501" w:author="He Han" w:date="2026-10-22T22:10:00Z">
                <w:pPr>
                  <w:pStyle w:val="afc"/>
                  <w:numPr>
                    <w:numId w:val="156"/>
                  </w:numPr>
                  <w:ind w:left="420" w:firstLineChars="0" w:hanging="420"/>
                </w:pPr>
              </w:pPrChange>
            </w:pPr>
            <w:ins w:id="7502"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6A45B218" w14:textId="77777777" w:rsidR="00153539" w:rsidRPr="00BB7730" w:rsidRDefault="00153539">
            <w:pPr>
              <w:pStyle w:val="afc"/>
              <w:numPr>
                <w:ilvl w:val="0"/>
                <w:numId w:val="162"/>
              </w:numPr>
              <w:ind w:firstLineChars="0"/>
              <w:rPr>
                <w:ins w:id="7503" w:author="He Han" w:date="2026-10-22T22:08:00Z"/>
                <w:rFonts w:ascii="Times New Roman" w:hAnsi="Times New Roman" w:cs="Times New Roman"/>
                <w:color w:val="auto"/>
                <w:sz w:val="18"/>
                <w:szCs w:val="18"/>
                <w:shd w:val="clear" w:color="auto" w:fill="FFFFFF"/>
              </w:rPr>
              <w:pPrChange w:id="7504" w:author="He Han" w:date="2026-10-22T22:10:00Z">
                <w:pPr>
                  <w:pStyle w:val="afc"/>
                  <w:numPr>
                    <w:numId w:val="156"/>
                  </w:numPr>
                  <w:ind w:left="420" w:firstLineChars="0" w:hanging="420"/>
                </w:pPr>
              </w:pPrChange>
            </w:pPr>
            <w:ins w:id="7505"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0ECE2F25" w14:textId="77777777" w:rsidR="00153539" w:rsidRPr="00BB7730" w:rsidRDefault="00153539">
            <w:pPr>
              <w:pStyle w:val="afc"/>
              <w:numPr>
                <w:ilvl w:val="0"/>
                <w:numId w:val="162"/>
              </w:numPr>
              <w:ind w:firstLineChars="0"/>
              <w:rPr>
                <w:ins w:id="7506" w:author="He Han" w:date="2026-10-22T22:08:00Z"/>
                <w:rFonts w:ascii="Times New Roman" w:hAnsi="Times New Roman" w:cs="Times New Roman"/>
                <w:color w:val="auto"/>
                <w:sz w:val="18"/>
                <w:szCs w:val="18"/>
                <w:shd w:val="clear" w:color="auto" w:fill="FFFFFF"/>
              </w:rPr>
              <w:pPrChange w:id="7507" w:author="He Han" w:date="2026-10-22T22:10:00Z">
                <w:pPr>
                  <w:pStyle w:val="afc"/>
                  <w:numPr>
                    <w:numId w:val="156"/>
                  </w:numPr>
                  <w:ind w:left="420" w:firstLineChars="0" w:hanging="420"/>
                </w:pPr>
              </w:pPrChange>
            </w:pPr>
            <w:ins w:id="7508" w:author="He Han" w:date="2026-10-22T22:08: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04ED9080" w14:textId="27456791" w:rsidR="000B3418" w:rsidRPr="00BB7730" w:rsidDel="00153539" w:rsidRDefault="000B3418" w:rsidP="000B3418">
            <w:pPr>
              <w:rPr>
                <w:ins w:id="7509" w:author="Xuning Wei12232" w:date="2026-07-27T17:21:00Z"/>
                <w:del w:id="7510" w:author="He Han" w:date="2026-10-22T22:08:00Z"/>
                <w:rFonts w:ascii="Times New Roman" w:hAnsi="Times New Roman" w:cs="Times New Roman"/>
                <w:color w:val="auto"/>
                <w:sz w:val="18"/>
                <w:szCs w:val="18"/>
                <w:shd w:val="clear" w:color="auto" w:fill="FFFFFF"/>
              </w:rPr>
            </w:pPr>
            <w:ins w:id="7511" w:author="Xuning Wei12232" w:date="2026-07-27T17:21:00Z">
              <w:del w:id="7512" w:author="He Han" w:date="2026-10-12T13:44:00Z">
                <w:r w:rsidRPr="00BB7730" w:rsidDel="000E3A98">
                  <w:rPr>
                    <w:rFonts w:ascii="Times New Roman" w:hAnsi="Times New Roman" w:cs="Times New Roman"/>
                    <w:color w:val="00B0F0"/>
                    <w:sz w:val="18"/>
                    <w:szCs w:val="18"/>
                    <w:shd w:val="clear" w:color="auto" w:fill="FFFFFF"/>
                    <w:rPrChange w:id="7513" w:author="He Han" w:date="2026-10-12T14:03: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7514" w:author="He Han" w:date="2026-10-12T14:03: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7515" w:author="He Han" w:date="2026-10-12T14:03:00Z">
                      <w:rPr>
                        <w:rFonts w:ascii="Times New Roman" w:hAnsi="Times New Roman" w:cs="Times New Roman"/>
                        <w:color w:val="auto"/>
                        <w:sz w:val="18"/>
                        <w:szCs w:val="18"/>
                        <w:shd w:val="clear" w:color="auto" w:fill="FFFFFF"/>
                      </w:rPr>
                    </w:rPrChange>
                  </w:rPr>
                  <w:delText>material:</w:delText>
                </w:r>
              </w:del>
              <w:del w:id="7516" w:author="He Han" w:date="2026-10-22T22:08:00Z">
                <w:r w:rsidRPr="00BB7730" w:rsidDel="00153539">
                  <w:rPr>
                    <w:rFonts w:ascii="Times New Roman" w:hAnsi="Times New Roman" w:cs="Times New Roman"/>
                    <w:color w:val="auto"/>
                    <w:sz w:val="18"/>
                    <w:szCs w:val="18"/>
                    <w:shd w:val="clear" w:color="auto" w:fill="FFFFFF"/>
                  </w:rPr>
                  <w:delText xml:space="preserve"> Hastelloy (C-276)</w:delText>
                </w:r>
              </w:del>
            </w:ins>
          </w:p>
          <w:p w14:paraId="28CD3F3D" w14:textId="37C011B3" w:rsidR="000B3418" w:rsidRPr="00BB7730" w:rsidDel="00153539" w:rsidRDefault="000B3418" w:rsidP="000B3418">
            <w:pPr>
              <w:rPr>
                <w:ins w:id="7517" w:author="Xuning Wei12232" w:date="2026-07-27T17:21:00Z"/>
                <w:del w:id="7518" w:author="He Han" w:date="2026-10-22T22:08:00Z"/>
                <w:rFonts w:ascii="Times New Roman" w:eastAsiaTheme="minorEastAsia" w:hAnsi="Times New Roman" w:cs="Times New Roman"/>
                <w:color w:val="auto"/>
                <w:sz w:val="18"/>
                <w:szCs w:val="18"/>
                <w:shd w:val="clear" w:color="auto" w:fill="FFFFFF"/>
                <w:lang w:eastAsia="zh-CN"/>
              </w:rPr>
            </w:pPr>
            <w:ins w:id="7519" w:author="Xuning Wei12232" w:date="2026-07-27T17:21:00Z">
              <w:del w:id="7520" w:author="He Han" w:date="2026-10-22T22:08:00Z">
                <w:r w:rsidRPr="00BB7730" w:rsidDel="00153539">
                  <w:rPr>
                    <w:rFonts w:ascii="Times New Roman" w:hAnsi="Times New Roman" w:cs="Times New Roman"/>
                    <w:color w:val="auto"/>
                    <w:sz w:val="18"/>
                    <w:szCs w:val="18"/>
                    <w:shd w:val="clear" w:color="auto" w:fill="FFFFFF"/>
                  </w:rPr>
                  <w:delText>Agitator material:</w:delText>
                </w:r>
              </w:del>
              <w:del w:id="7521" w:author="He Han" w:date="2026-10-12T13:52:00Z">
                <w:r w:rsidRPr="00BB7730" w:rsidDel="00B51424">
                  <w:rPr>
                    <w:rFonts w:ascii="Times New Roman" w:hAnsi="Times New Roman" w:cs="Times New Roman"/>
                    <w:color w:val="auto"/>
                    <w:sz w:val="18"/>
                    <w:szCs w:val="18"/>
                    <w:shd w:val="clear" w:color="auto" w:fill="FFFFFF"/>
                  </w:rPr>
                  <w:delText xml:space="preserve"> </w:delText>
                </w:r>
              </w:del>
              <w:del w:id="7522" w:author="He Han" w:date="2026-10-22T22:08:00Z">
                <w:r w:rsidRPr="00BB7730" w:rsidDel="00153539">
                  <w:rPr>
                    <w:rFonts w:ascii="Times New Roman" w:hAnsi="Times New Roman" w:cs="Times New Roman"/>
                  </w:rPr>
                  <w:delText xml:space="preserve"> </w:delText>
                </w:r>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64FFDE99" w14:textId="781202BD" w:rsidR="000B3418" w:rsidRPr="00BB7730" w:rsidDel="00153539" w:rsidRDefault="000B3418" w:rsidP="000B3418">
            <w:pPr>
              <w:rPr>
                <w:ins w:id="7523" w:author="Xuning Wei12232" w:date="2026-07-27T17:21:00Z"/>
                <w:del w:id="7524" w:author="He Han" w:date="2026-10-22T22:08:00Z"/>
                <w:rFonts w:ascii="Times New Roman" w:hAnsi="Times New Roman" w:cs="Times New Roman"/>
                <w:color w:val="0000FF"/>
                <w:sz w:val="18"/>
                <w:szCs w:val="18"/>
                <w:shd w:val="clear" w:color="auto" w:fill="FFFFFF"/>
              </w:rPr>
            </w:pPr>
            <w:ins w:id="7525" w:author="Xuning Wei12232" w:date="2026-07-27T17:21:00Z">
              <w:del w:id="7526"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470B92CF" w14:textId="66000C09" w:rsidR="000B3418" w:rsidRPr="00BB7730" w:rsidDel="00153539" w:rsidRDefault="000B3418" w:rsidP="000B3418">
            <w:pPr>
              <w:rPr>
                <w:ins w:id="7527" w:author="Xuning Wei12232" w:date="2026-07-27T17:21:00Z"/>
                <w:del w:id="7528" w:author="He Han" w:date="2026-10-22T22:08:00Z"/>
                <w:rFonts w:ascii="Times New Roman" w:hAnsi="Times New Roman" w:cs="Times New Roman"/>
                <w:color w:val="auto"/>
                <w:sz w:val="18"/>
                <w:szCs w:val="18"/>
                <w:shd w:val="clear" w:color="auto" w:fill="FFFFFF"/>
              </w:rPr>
            </w:pPr>
            <w:ins w:id="7529" w:author="Xuning Wei12232" w:date="2026-07-27T17:21:00Z">
              <w:del w:id="7530"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220BF960" w14:textId="223A4299" w:rsidR="000B3418" w:rsidRPr="00BB7730" w:rsidDel="00153539" w:rsidRDefault="000B3418" w:rsidP="000B3418">
            <w:pPr>
              <w:rPr>
                <w:ins w:id="7531" w:author="Xuning Wei12232" w:date="2026-07-27T17:21:00Z"/>
                <w:del w:id="7532" w:author="He Han" w:date="2026-10-22T22:08:00Z"/>
                <w:rFonts w:ascii="Times New Roman" w:hAnsi="Times New Roman" w:cs="Times New Roman"/>
                <w:color w:val="auto"/>
                <w:sz w:val="18"/>
                <w:szCs w:val="18"/>
                <w:shd w:val="clear" w:color="auto" w:fill="FFFFFF"/>
              </w:rPr>
            </w:pPr>
            <w:ins w:id="7533" w:author="Xuning Wei12232" w:date="2026-07-27T17:21:00Z">
              <w:del w:id="7534"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del w:id="7535" w:author="He Han" w:date="2026-10-12T14:06:00Z">
                <w:r w:rsidRPr="00BB7730" w:rsidDel="003D341C">
                  <w:rPr>
                    <w:rFonts w:ascii="Times New Roman" w:hAnsi="Times New Roman" w:cs="Times New Roman"/>
                    <w:color w:val="auto"/>
                    <w:sz w:val="18"/>
                    <w:szCs w:val="18"/>
                    <w:shd w:val="clear" w:color="auto" w:fill="FFFFFF"/>
                  </w:rPr>
                  <w:delText>,</w:delText>
                </w:r>
              </w:del>
            </w:ins>
          </w:p>
          <w:p w14:paraId="406A9A1D" w14:textId="3019B1B0" w:rsidR="000B3418" w:rsidRPr="00BB7730" w:rsidDel="00153539" w:rsidRDefault="000B3418" w:rsidP="000B3418">
            <w:pPr>
              <w:rPr>
                <w:ins w:id="7536" w:author="Xuning Wei12232" w:date="2026-07-27T17:21:00Z"/>
                <w:del w:id="7537" w:author="He Han" w:date="2026-10-22T22:08:00Z"/>
                <w:rFonts w:ascii="Times New Roman" w:hAnsi="Times New Roman" w:cs="Times New Roman"/>
                <w:color w:val="auto"/>
                <w:sz w:val="18"/>
                <w:szCs w:val="18"/>
                <w:shd w:val="clear" w:color="auto" w:fill="FFFFFF"/>
              </w:rPr>
            </w:pPr>
            <w:ins w:id="7538" w:author="Xuning Wei12232" w:date="2026-07-27T17:21:00Z">
              <w:del w:id="7539"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54A713E4" w14:textId="64C27910" w:rsidR="000B3418" w:rsidRPr="00BB7730" w:rsidDel="00153539" w:rsidRDefault="000B3418" w:rsidP="000B3418">
            <w:pPr>
              <w:rPr>
                <w:ins w:id="7540" w:author="Xuning Wei12232" w:date="2026-07-27T17:21:00Z"/>
                <w:del w:id="7541" w:author="He Han" w:date="2026-10-22T22:08:00Z"/>
                <w:rFonts w:ascii="Times New Roman" w:hAnsi="Times New Roman" w:cs="Times New Roman"/>
                <w:color w:val="auto"/>
                <w:sz w:val="18"/>
                <w:szCs w:val="18"/>
                <w:shd w:val="clear" w:color="auto" w:fill="FFFFFF"/>
              </w:rPr>
            </w:pPr>
            <w:ins w:id="7542" w:author="Xuning Wei12232" w:date="2026-07-27T17:21:00Z">
              <w:del w:id="7543"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28B2E500" w14:textId="55BD0061" w:rsidR="000B3418" w:rsidRPr="00BB7730" w:rsidDel="00153539" w:rsidRDefault="000B3418" w:rsidP="000B3418">
            <w:pPr>
              <w:rPr>
                <w:ins w:id="7544" w:author="Xuning Wei12232" w:date="2026-07-27T17:21:00Z"/>
                <w:del w:id="7545" w:author="He Han" w:date="2026-10-22T22:08:00Z"/>
                <w:rFonts w:ascii="Times New Roman" w:hAnsi="Times New Roman" w:cs="Times New Roman"/>
                <w:color w:val="FF0000"/>
                <w:sz w:val="18"/>
                <w:szCs w:val="18"/>
                <w:shd w:val="clear" w:color="auto" w:fill="FFFFFF"/>
                <w:rPrChange w:id="7546" w:author="Johan Granander" w:date="2026-07-28T15:02:00Z">
                  <w:rPr>
                    <w:ins w:id="7547" w:author="Xuning Wei12232" w:date="2026-07-27T17:21:00Z"/>
                    <w:del w:id="7548" w:author="He Han" w:date="2026-10-22T22:08:00Z"/>
                    <w:rFonts w:ascii="Times New Roman" w:hAnsi="Times New Roman" w:cs="Times New Roman"/>
                    <w:color w:val="FF0000"/>
                    <w:sz w:val="18"/>
                    <w:szCs w:val="18"/>
                    <w:shd w:val="clear" w:color="auto" w:fill="FFFFFF"/>
                    <w:lang w:val="sv-SE"/>
                  </w:rPr>
                </w:rPrChange>
              </w:rPr>
            </w:pPr>
            <w:ins w:id="7549" w:author="Xuning Wei12232" w:date="2026-07-27T17:21:00Z">
              <w:del w:id="7550" w:author="He Han" w:date="2026-10-22T22:08:00Z">
                <w:r w:rsidRPr="00BB7730" w:rsidDel="00153539">
                  <w:rPr>
                    <w:rFonts w:ascii="Times New Roman" w:hAnsi="Times New Roman" w:cs="Times New Roman"/>
                    <w:color w:val="FF0000"/>
                    <w:sz w:val="18"/>
                    <w:szCs w:val="18"/>
                    <w:shd w:val="clear" w:color="auto" w:fill="FFFFFF"/>
                    <w:rPrChange w:id="7551"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7207FC4D" w14:textId="4EC473A3" w:rsidR="000B3418" w:rsidRPr="00BB7730" w:rsidDel="00153539" w:rsidRDefault="000B3418" w:rsidP="000B3418">
            <w:pPr>
              <w:rPr>
                <w:ins w:id="7552" w:author="Xuning Wei12232" w:date="2026-07-27T17:21:00Z"/>
                <w:del w:id="7553" w:author="He Han" w:date="2026-10-22T22:08:00Z"/>
                <w:rFonts w:ascii="Times New Roman" w:hAnsi="Times New Roman" w:cs="Times New Roman"/>
                <w:color w:val="auto"/>
                <w:sz w:val="18"/>
                <w:szCs w:val="18"/>
                <w:shd w:val="clear" w:color="auto" w:fill="FFFFFF"/>
                <w:rPrChange w:id="7554" w:author="Johan Granander" w:date="2026-07-28T15:02:00Z">
                  <w:rPr>
                    <w:ins w:id="7555" w:author="Xuning Wei12232" w:date="2026-07-27T17:21:00Z"/>
                    <w:del w:id="7556" w:author="He Han" w:date="2026-10-22T22:08:00Z"/>
                    <w:rFonts w:ascii="Times New Roman" w:hAnsi="Times New Roman" w:cs="Times New Roman"/>
                    <w:color w:val="auto"/>
                    <w:sz w:val="18"/>
                    <w:szCs w:val="18"/>
                    <w:shd w:val="clear" w:color="auto" w:fill="FFFFFF"/>
                    <w:lang w:val="sv-SE"/>
                  </w:rPr>
                </w:rPrChange>
              </w:rPr>
            </w:pPr>
            <w:ins w:id="7557" w:author="Xuning Wei12232" w:date="2026-07-27T17:21:00Z">
              <w:del w:id="7558" w:author="He Han" w:date="2026-10-22T22:08:00Z">
                <w:r w:rsidRPr="00BB7730" w:rsidDel="00153539">
                  <w:rPr>
                    <w:rFonts w:ascii="Times New Roman" w:hAnsi="Times New Roman" w:cs="Times New Roman"/>
                    <w:color w:val="auto"/>
                    <w:sz w:val="18"/>
                    <w:szCs w:val="18"/>
                    <w:shd w:val="clear" w:color="auto" w:fill="FFFFFF"/>
                    <w:rPrChange w:id="7559"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376704DE" w14:textId="77E02A92" w:rsidR="000B3418" w:rsidRPr="00BB7730" w:rsidDel="00153539" w:rsidRDefault="000B3418" w:rsidP="000B3418">
            <w:pPr>
              <w:rPr>
                <w:ins w:id="7560" w:author="Xuning Wei12232" w:date="2026-07-27T17:21:00Z"/>
                <w:del w:id="7561" w:author="He Han" w:date="2026-10-22T22:08:00Z"/>
                <w:rFonts w:ascii="Times New Roman" w:hAnsi="Times New Roman" w:cs="Times New Roman"/>
                <w:b/>
                <w:color w:val="auto"/>
                <w:sz w:val="18"/>
                <w:szCs w:val="18"/>
                <w:shd w:val="clear" w:color="auto" w:fill="FFFFFF"/>
              </w:rPr>
            </w:pPr>
            <w:ins w:id="7562" w:author="Xuning Wei12232" w:date="2026-07-27T17:21:00Z">
              <w:del w:id="7563"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7564" w:author="He Han" w:date="2026-10-12T13:52:00Z">
                <w:r w:rsidRPr="00BB7730" w:rsidDel="00B51424">
                  <w:rPr>
                    <w:rFonts w:ascii="Times New Roman" w:hAnsi="Times New Roman" w:cs="Times New Roman"/>
                    <w:color w:val="auto"/>
                    <w:sz w:val="18"/>
                    <w:szCs w:val="18"/>
                    <w:shd w:val="clear" w:color="auto" w:fill="FFFFFF"/>
                  </w:rPr>
                  <w:delText>304 &amp; 316L</w:delText>
                </w:r>
              </w:del>
            </w:ins>
          </w:p>
          <w:p w14:paraId="06328BE6" w14:textId="752AA1FF" w:rsidR="000B3418" w:rsidRPr="00BB7730" w:rsidDel="00153539" w:rsidRDefault="000B3418" w:rsidP="000B3418">
            <w:pPr>
              <w:rPr>
                <w:ins w:id="7565" w:author="Xuning Wei12232" w:date="2026-07-27T17:21:00Z"/>
                <w:del w:id="7566" w:author="He Han" w:date="2026-10-22T22:08:00Z"/>
                <w:rFonts w:ascii="Times New Roman" w:eastAsiaTheme="minorEastAsia" w:hAnsi="Times New Roman" w:cs="Times New Roman"/>
                <w:color w:val="auto"/>
                <w:sz w:val="18"/>
                <w:szCs w:val="18"/>
                <w:shd w:val="clear" w:color="auto" w:fill="FFFFFF"/>
                <w:lang w:eastAsia="zh-CN"/>
              </w:rPr>
            </w:pPr>
            <w:ins w:id="7567" w:author="Xuning Wei12232" w:date="2026-07-27T17:21:00Z">
              <w:del w:id="7568"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5C2DA276" w14:textId="7F959F15" w:rsidR="000B3418" w:rsidRPr="00BB7730" w:rsidDel="00153539" w:rsidRDefault="000B3418" w:rsidP="000B3418">
            <w:pPr>
              <w:rPr>
                <w:ins w:id="7569" w:author="Xuning Wei12232" w:date="2026-07-27T17:21:00Z"/>
                <w:del w:id="7570" w:author="He Han" w:date="2026-10-22T22:08:00Z"/>
                <w:rFonts w:ascii="Times New Roman" w:hAnsi="Times New Roman" w:cs="Times New Roman"/>
                <w:color w:val="auto"/>
                <w:sz w:val="18"/>
                <w:szCs w:val="18"/>
                <w:shd w:val="clear" w:color="auto" w:fill="FFFFFF"/>
              </w:rPr>
            </w:pPr>
            <w:ins w:id="7571" w:author="Xuning Wei12232" w:date="2026-07-27T17:21:00Z">
              <w:del w:id="7572"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50B6EFA6" w14:textId="6728BFAD" w:rsidR="00143102" w:rsidRPr="00BB7730" w:rsidDel="00153539" w:rsidRDefault="000B3418" w:rsidP="000B3418">
            <w:pPr>
              <w:jc w:val="both"/>
              <w:rPr>
                <w:del w:id="7573" w:author="He Han" w:date="2026-10-22T22:08:00Z"/>
                <w:rFonts w:ascii="Times New Roman" w:hAnsi="Times New Roman" w:cs="Times New Roman"/>
                <w:color w:val="auto"/>
                <w:sz w:val="18"/>
                <w:szCs w:val="18"/>
                <w:shd w:val="clear" w:color="auto" w:fill="FFFFFF"/>
              </w:rPr>
            </w:pPr>
            <w:ins w:id="7574" w:author="Xuning Wei12232" w:date="2026-07-27T17:21:00Z">
              <w:del w:id="7575" w:author="He Han" w:date="2026-10-22T22:08:00Z">
                <w:r w:rsidRPr="00BB7730" w:rsidDel="00153539">
                  <w:rPr>
                    <w:rFonts w:ascii="Times New Roman" w:hAnsi="Times New Roman" w:cs="Times New Roman"/>
                    <w:color w:val="0000FF"/>
                    <w:sz w:val="18"/>
                    <w:szCs w:val="18"/>
                  </w:rPr>
                  <w:delText>Mechanical seal:</w:delText>
                </w:r>
              </w:del>
              <w:del w:id="7576" w:author="He Han" w:date="2026-10-12T13:52:00Z">
                <w:r w:rsidRPr="00BB7730" w:rsidDel="00B51424">
                  <w:rPr>
                    <w:rFonts w:ascii="Times New Roman" w:hAnsi="Times New Roman" w:cs="Times New Roman"/>
                    <w:color w:val="0000FF"/>
                    <w:sz w:val="18"/>
                    <w:szCs w:val="18"/>
                  </w:rPr>
                  <w:delText xml:space="preserve"> </w:delText>
                </w:r>
                <w:r w:rsidRPr="00BB7730" w:rsidDel="00B51424">
                  <w:rPr>
                    <w:rFonts w:ascii="Times New Roman" w:hAnsi="Times New Roman" w:cs="Times New Roman"/>
                    <w:color w:val="0000FF"/>
                    <w:sz w:val="18"/>
                    <w:szCs w:val="18"/>
                    <w:shd w:val="clear" w:color="auto" w:fill="FFFFFF"/>
                  </w:rPr>
                  <w:delText>304SS</w:delText>
                </w:r>
              </w:del>
              <w:del w:id="7577" w:author="He Han" w:date="2026-10-22T22:08:00Z">
                <w:r w:rsidRPr="00BB7730" w:rsidDel="00153539">
                  <w:rPr>
                    <w:rFonts w:ascii="Times New Roman" w:hAnsi="Times New Roman" w:cs="Times New Roman"/>
                    <w:color w:val="0000FF"/>
                    <w:sz w:val="18"/>
                    <w:szCs w:val="18"/>
                    <w:shd w:val="clear" w:color="auto" w:fill="FFFFFF"/>
                  </w:rPr>
                  <w:delText xml:space="preserve"> &amp; PTFE &amp; FFKM Gloves: </w:delText>
                </w:r>
              </w:del>
              <w:del w:id="7578" w:author="He Han" w:date="2026-10-19T16:37:00Z">
                <w:r w:rsidRPr="00BB7730" w:rsidDel="00467D71">
                  <w:rPr>
                    <w:rFonts w:ascii="Times New Roman" w:hAnsi="Times New Roman" w:cs="Times New Roman"/>
                    <w:color w:val="0000FF"/>
                    <w:sz w:val="18"/>
                    <w:szCs w:val="18"/>
                    <w:shd w:val="clear" w:color="auto" w:fill="FFFFFF"/>
                  </w:rPr>
                  <w:delText>CSPE</w:delText>
                </w:r>
              </w:del>
            </w:ins>
            <w:del w:id="7579" w:author="He Han" w:date="2026-10-22T22:08:00Z">
              <w:r w:rsidR="00143102" w:rsidRPr="00BB7730" w:rsidDel="00153539">
                <w:rPr>
                  <w:rFonts w:ascii="Times New Roman" w:eastAsia="仿宋_GB2312" w:hAnsi="Times New Roman" w:cs="Times New Roman"/>
                  <w:color w:val="auto"/>
                  <w:sz w:val="18"/>
                  <w:szCs w:val="18"/>
                </w:rPr>
                <w:delText xml:space="preserve">Reactor </w:delText>
              </w:r>
              <w:r w:rsidR="00143102" w:rsidRPr="00BB7730" w:rsidDel="00153539">
                <w:rPr>
                  <w:rFonts w:ascii="Times New Roman" w:hAnsi="Times New Roman" w:cs="Times New Roman"/>
                  <w:color w:val="auto"/>
                  <w:sz w:val="18"/>
                  <w:szCs w:val="18"/>
                  <w:shd w:val="clear" w:color="auto" w:fill="FFFFFF"/>
                </w:rPr>
                <w:delText>(inner surface, temperature probe, agitator)</w:delText>
              </w:r>
              <w:r w:rsidR="00143102" w:rsidRPr="00BB7730" w:rsidDel="00153539">
                <w:rPr>
                  <w:rFonts w:ascii="Times New Roman" w:eastAsia="仿宋_GB2312" w:hAnsi="Times New Roman" w:cs="Times New Roman"/>
                  <w:color w:val="auto"/>
                  <w:sz w:val="18"/>
                  <w:szCs w:val="18"/>
                </w:rPr>
                <w:delText>:</w:delText>
              </w:r>
              <w:r w:rsidR="00143102" w:rsidRPr="00BB7730" w:rsidDel="00153539">
                <w:rPr>
                  <w:rFonts w:ascii="Times New Roman" w:hAnsi="Times New Roman" w:cs="Times New Roman"/>
                  <w:color w:val="auto"/>
                  <w:sz w:val="18"/>
                  <w:szCs w:val="18"/>
                  <w:shd w:val="clear" w:color="auto" w:fill="FFFFFF"/>
                </w:rPr>
                <w:delText xml:space="preserve"> C-276</w:delText>
              </w:r>
            </w:del>
          </w:p>
          <w:p w14:paraId="1C165807" w14:textId="4EDE73E5" w:rsidR="00C65197" w:rsidRPr="00BB7730" w:rsidDel="00153539" w:rsidRDefault="00C65197" w:rsidP="00C65197">
            <w:pPr>
              <w:jc w:val="both"/>
              <w:rPr>
                <w:del w:id="7580" w:author="He Han" w:date="2026-10-22T22:08:00Z"/>
                <w:rFonts w:ascii="Times New Roman" w:eastAsiaTheme="minorEastAsia" w:hAnsi="Times New Roman" w:cs="Times New Roman"/>
                <w:color w:val="auto"/>
                <w:sz w:val="18"/>
                <w:szCs w:val="18"/>
                <w:shd w:val="clear" w:color="auto" w:fill="FFFFFF"/>
                <w:lang w:eastAsia="zh-CN"/>
              </w:rPr>
            </w:pPr>
            <w:del w:id="7581" w:author="He Han" w:date="2026-10-22T22:08:00Z">
              <w:r w:rsidRPr="00BB7730" w:rsidDel="00153539">
                <w:rPr>
                  <w:rFonts w:ascii="Times New Roman" w:hAnsi="Times New Roman" w:cs="Times New Roman"/>
                  <w:color w:val="0000FF"/>
                  <w:sz w:val="18"/>
                  <w:szCs w:val="18"/>
                  <w:shd w:val="clear" w:color="auto" w:fill="FFFFFF"/>
                </w:rPr>
                <w:delText>Sieve plate: HC-22</w:delText>
              </w:r>
            </w:del>
          </w:p>
          <w:p w14:paraId="027B62C5" w14:textId="0F5949FB" w:rsidR="00C65197" w:rsidRPr="00BB7730" w:rsidDel="00153539" w:rsidRDefault="00C65197" w:rsidP="0030647B">
            <w:pPr>
              <w:jc w:val="both"/>
              <w:rPr>
                <w:del w:id="7582" w:author="He Han" w:date="2026-10-22T22:08:00Z"/>
                <w:rFonts w:ascii="Times New Roman" w:hAnsi="Times New Roman" w:cs="Times New Roman"/>
                <w:color w:val="0000FF"/>
                <w:sz w:val="18"/>
                <w:szCs w:val="18"/>
                <w:shd w:val="clear" w:color="auto" w:fill="FFFFFF"/>
              </w:rPr>
            </w:pPr>
            <w:del w:id="7583" w:author="He Han" w:date="2026-10-22T22:08: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151483C8" w14:textId="6F77DDAD" w:rsidR="00143102" w:rsidRPr="00BB7730" w:rsidDel="00153539" w:rsidRDefault="00143102" w:rsidP="0030647B">
            <w:pPr>
              <w:jc w:val="both"/>
              <w:rPr>
                <w:del w:id="7584" w:author="He Han" w:date="2026-10-22T22:08:00Z"/>
                <w:rFonts w:ascii="Times New Roman" w:hAnsi="Times New Roman" w:cs="Times New Roman"/>
                <w:color w:val="auto"/>
                <w:sz w:val="18"/>
                <w:szCs w:val="18"/>
                <w:shd w:val="clear" w:color="auto" w:fill="FFFFFF"/>
              </w:rPr>
            </w:pPr>
            <w:del w:id="7585" w:author="He Han" w:date="2026-10-22T22:08:00Z">
              <w:r w:rsidRPr="00BB7730" w:rsidDel="00153539">
                <w:rPr>
                  <w:rFonts w:ascii="Times New Roman" w:hAnsi="Times New Roman" w:cs="Times New Roman"/>
                  <w:color w:val="auto"/>
                  <w:sz w:val="18"/>
                  <w:szCs w:val="18"/>
                  <w:shd w:val="clear" w:color="auto" w:fill="FFFFFF"/>
                </w:rPr>
                <w:delText xml:space="preserve">Sampling pipeline: SS </w:delText>
              </w:r>
            </w:del>
          </w:p>
          <w:p w14:paraId="4F104647" w14:textId="6480183A" w:rsidR="00143102" w:rsidRPr="00BB7730" w:rsidDel="00153539" w:rsidRDefault="00143102" w:rsidP="0030647B">
            <w:pPr>
              <w:jc w:val="both"/>
              <w:rPr>
                <w:del w:id="7586" w:author="He Han" w:date="2026-10-22T22:08:00Z"/>
                <w:rFonts w:ascii="Times New Roman" w:hAnsi="Times New Roman" w:cs="Times New Roman"/>
                <w:color w:val="auto"/>
                <w:sz w:val="18"/>
                <w:szCs w:val="18"/>
                <w:shd w:val="clear" w:color="auto" w:fill="FFFFFF"/>
              </w:rPr>
            </w:pPr>
            <w:del w:id="7587" w:author="He Han" w:date="2026-10-22T22:08:00Z">
              <w:r w:rsidRPr="00BB7730" w:rsidDel="00153539">
                <w:rPr>
                  <w:rFonts w:ascii="Times New Roman" w:hAnsi="Times New Roman" w:cs="Times New Roman"/>
                  <w:color w:val="auto"/>
                  <w:sz w:val="18"/>
                  <w:szCs w:val="18"/>
                  <w:shd w:val="clear" w:color="auto" w:fill="FFFFFF"/>
                </w:rPr>
                <w:delText>Sealing ring: PTFE</w:delText>
              </w:r>
            </w:del>
          </w:p>
          <w:p w14:paraId="6C61440A" w14:textId="6D412B0B" w:rsidR="00143102" w:rsidRPr="00BB7730" w:rsidDel="00153539" w:rsidRDefault="00143102" w:rsidP="0030647B">
            <w:pPr>
              <w:jc w:val="both"/>
              <w:rPr>
                <w:del w:id="7588" w:author="He Han" w:date="2026-10-22T22:08:00Z"/>
                <w:rFonts w:ascii="Times New Roman" w:hAnsi="Times New Roman" w:cs="Times New Roman"/>
                <w:color w:val="auto"/>
                <w:sz w:val="18"/>
                <w:szCs w:val="18"/>
                <w:shd w:val="clear" w:color="auto" w:fill="FFFFFF"/>
              </w:rPr>
            </w:pPr>
            <w:del w:id="7589" w:author="He Han" w:date="2026-10-22T22:08:00Z">
              <w:r w:rsidRPr="00BB7730" w:rsidDel="00153539">
                <w:rPr>
                  <w:rFonts w:ascii="Times New Roman" w:hAnsi="Times New Roman" w:cs="Times New Roman"/>
                  <w:color w:val="auto"/>
                  <w:sz w:val="18"/>
                  <w:szCs w:val="18"/>
                  <w:shd w:val="clear" w:color="auto" w:fill="FFFFFF"/>
                </w:rPr>
                <w:delText>Transfer pump material:SS</w:delText>
              </w:r>
            </w:del>
            <w:ins w:id="7590" w:author="Johan Granander" w:date="2026-05-04T11:50:00Z">
              <w:del w:id="7591" w:author="He Han" w:date="2026-10-22T22:08:00Z">
                <w:r w:rsidR="0003097E" w:rsidRPr="00BB7730" w:rsidDel="00153539">
                  <w:rPr>
                    <w:rFonts w:ascii="Times New Roman" w:hAnsi="Times New Roman" w:cs="Times New Roman"/>
                    <w:color w:val="auto"/>
                    <w:sz w:val="18"/>
                    <w:szCs w:val="18"/>
                    <w:shd w:val="clear" w:color="auto" w:fill="FFFFFF"/>
                  </w:rPr>
                  <w:delText>material: SS</w:delText>
                </w:r>
              </w:del>
            </w:ins>
            <w:del w:id="7592" w:author="He Han" w:date="2026-10-22T22:08:00Z">
              <w:r w:rsidRPr="00BB7730" w:rsidDel="00153539">
                <w:rPr>
                  <w:rFonts w:ascii="Times New Roman" w:hAnsi="Times New Roman" w:cs="Times New Roman"/>
                  <w:color w:val="auto"/>
                  <w:sz w:val="18"/>
                  <w:szCs w:val="18"/>
                  <w:shd w:val="clear" w:color="auto" w:fill="FFFFFF"/>
                </w:rPr>
                <w:delText>316+PTFE</w:delText>
              </w:r>
            </w:del>
          </w:p>
          <w:p w14:paraId="6A7C3196" w14:textId="781D25A7" w:rsidR="00143102" w:rsidRPr="00BB7730" w:rsidDel="00153539" w:rsidRDefault="00143102" w:rsidP="0030647B">
            <w:pPr>
              <w:jc w:val="both"/>
              <w:rPr>
                <w:del w:id="7593" w:author="He Han" w:date="2026-10-22T22:08:00Z"/>
                <w:rFonts w:ascii="Times New Roman" w:eastAsia="仿宋_GB2312" w:hAnsi="Times New Roman" w:cs="Times New Roman"/>
                <w:color w:val="auto"/>
                <w:sz w:val="18"/>
                <w:szCs w:val="18"/>
              </w:rPr>
            </w:pPr>
            <w:del w:id="7594" w:author="He Han" w:date="2026-10-22T22:08:00Z">
              <w:r w:rsidRPr="00BB7730" w:rsidDel="00153539">
                <w:rPr>
                  <w:rFonts w:ascii="Times New Roman" w:eastAsia="仿宋_GB2312" w:hAnsi="Times New Roman" w:cs="Times New Roman"/>
                  <w:color w:val="auto"/>
                  <w:sz w:val="18"/>
                  <w:szCs w:val="18"/>
                </w:rPr>
                <w:delText>Charging line: SS</w:delText>
              </w:r>
            </w:del>
          </w:p>
          <w:p w14:paraId="39872E5F" w14:textId="072D24C5" w:rsidR="00143102" w:rsidRPr="00BB7730" w:rsidDel="00153539" w:rsidRDefault="00143102" w:rsidP="0030647B">
            <w:pPr>
              <w:jc w:val="both"/>
              <w:rPr>
                <w:del w:id="7595" w:author="He Han" w:date="2026-10-22T22:08:00Z"/>
                <w:rFonts w:ascii="Times New Roman" w:eastAsia="仿宋_GB2312" w:hAnsi="Times New Roman" w:cs="Times New Roman"/>
                <w:color w:val="auto"/>
                <w:sz w:val="18"/>
                <w:szCs w:val="18"/>
                <w:lang w:val="en-IE"/>
                <w:rPrChange w:id="7596" w:author="Johan Granander" w:date="2026-07-28T15:02:00Z">
                  <w:rPr>
                    <w:del w:id="7597" w:author="He Han" w:date="2026-10-22T22:08:00Z"/>
                    <w:rFonts w:ascii="Times New Roman" w:eastAsia="仿宋_GB2312" w:hAnsi="Times New Roman" w:cs="Times New Roman"/>
                    <w:color w:val="auto"/>
                    <w:sz w:val="18"/>
                    <w:szCs w:val="18"/>
                  </w:rPr>
                </w:rPrChange>
              </w:rPr>
            </w:pPr>
            <w:del w:id="7598" w:author="He Han" w:date="2026-10-22T22:08:00Z">
              <w:r w:rsidRPr="00BB7730" w:rsidDel="00153539">
                <w:rPr>
                  <w:rFonts w:ascii="Times New Roman" w:hAnsi="Times New Roman" w:cs="Times New Roman"/>
                  <w:color w:val="auto"/>
                  <w:sz w:val="18"/>
                  <w:szCs w:val="18"/>
                  <w:shd w:val="clear" w:color="auto" w:fill="FFFFFF"/>
                  <w:lang w:val="en-IE"/>
                  <w:rPrChange w:id="7599"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7600" w:author="Johan Granander" w:date="2026-07-28T15:02:00Z">
                    <w:rPr>
                      <w:rFonts w:ascii="Times New Roman" w:eastAsia="仿宋_GB2312" w:hAnsi="Times New Roman" w:cs="Times New Roman"/>
                      <w:color w:val="auto"/>
                      <w:sz w:val="18"/>
                      <w:szCs w:val="18"/>
                    </w:rPr>
                  </w:rPrChange>
                </w:rPr>
                <w:delText xml:space="preserve">PTFE </w:delText>
              </w:r>
            </w:del>
          </w:p>
          <w:p w14:paraId="120AB50D" w14:textId="69E83BE2" w:rsidR="00143102" w:rsidRPr="00BB7730" w:rsidDel="00153539" w:rsidRDefault="00143102" w:rsidP="0030647B">
            <w:pPr>
              <w:jc w:val="both"/>
              <w:rPr>
                <w:del w:id="7601" w:author="He Han" w:date="2026-10-22T22:08:00Z"/>
                <w:rFonts w:ascii="Times New Roman" w:hAnsi="Times New Roman" w:cs="Times New Roman"/>
                <w:color w:val="auto"/>
                <w:sz w:val="18"/>
                <w:szCs w:val="18"/>
                <w:shd w:val="clear" w:color="auto" w:fill="FFFFFF"/>
                <w:lang w:val="en-IE"/>
                <w:rPrChange w:id="7602" w:author="Johan Granander" w:date="2026-07-28T15:02:00Z">
                  <w:rPr>
                    <w:del w:id="7603" w:author="He Han" w:date="2026-10-22T22:08:00Z"/>
                    <w:rFonts w:ascii="Times New Roman" w:hAnsi="Times New Roman" w:cs="Times New Roman"/>
                    <w:color w:val="auto"/>
                    <w:sz w:val="18"/>
                    <w:szCs w:val="18"/>
                    <w:shd w:val="clear" w:color="auto" w:fill="FFFFFF"/>
                  </w:rPr>
                </w:rPrChange>
              </w:rPr>
            </w:pPr>
            <w:del w:id="7604" w:author="He Han" w:date="2026-10-22T22:08:00Z">
              <w:r w:rsidRPr="00BB7730" w:rsidDel="00153539">
                <w:rPr>
                  <w:rFonts w:ascii="Times New Roman" w:hAnsi="Times New Roman" w:cs="Times New Roman"/>
                  <w:color w:val="auto"/>
                  <w:sz w:val="18"/>
                  <w:szCs w:val="18"/>
                  <w:shd w:val="clear" w:color="auto" w:fill="FFFFFF"/>
                  <w:lang w:val="en-IE"/>
                  <w:rPrChange w:id="7605" w:author="Johan Granander" w:date="2026-07-28T15:02:00Z">
                    <w:rPr>
                      <w:rFonts w:ascii="Times New Roman" w:hAnsi="Times New Roman" w:cs="Times New Roman"/>
                      <w:color w:val="auto"/>
                      <w:sz w:val="18"/>
                      <w:szCs w:val="18"/>
                      <w:shd w:val="clear" w:color="auto" w:fill="FFFFFF"/>
                    </w:rPr>
                  </w:rPrChange>
                </w:rPr>
                <w:delText>Sight glass: Glass</w:delText>
              </w:r>
            </w:del>
          </w:p>
          <w:p w14:paraId="5625A893" w14:textId="0B52708D" w:rsidR="00143102" w:rsidRPr="00BB7730" w:rsidRDefault="00143102" w:rsidP="0030647B">
            <w:pPr>
              <w:jc w:val="both"/>
              <w:rPr>
                <w:rFonts w:ascii="Times New Roman" w:eastAsia="仿宋_GB2312" w:hAnsi="Times New Roman" w:cs="Times New Roman"/>
                <w:color w:val="auto"/>
                <w:sz w:val="18"/>
                <w:szCs w:val="18"/>
                <w:lang w:val="en-IE"/>
                <w:rPrChange w:id="7606" w:author="Johan Granander" w:date="2026-07-28T15:02:00Z">
                  <w:rPr>
                    <w:rFonts w:ascii="Times New Roman" w:eastAsia="仿宋_GB2312" w:hAnsi="Times New Roman" w:cs="Times New Roman"/>
                    <w:color w:val="auto"/>
                    <w:sz w:val="18"/>
                    <w:szCs w:val="18"/>
                  </w:rPr>
                </w:rPrChange>
              </w:rPr>
            </w:pPr>
            <w:del w:id="7607" w:author="He Han" w:date="2026-10-22T22:08:00Z">
              <w:r w:rsidRPr="00BB7730" w:rsidDel="00153539">
                <w:rPr>
                  <w:rFonts w:ascii="Times New Roman" w:hAnsi="Times New Roman" w:cs="Times New Roman"/>
                  <w:color w:val="auto"/>
                  <w:sz w:val="18"/>
                  <w:szCs w:val="18"/>
                  <w:shd w:val="clear" w:color="auto" w:fill="FFFFFF"/>
                  <w:lang w:val="en-IE"/>
                  <w:rPrChange w:id="7608" w:author="Johan Granander" w:date="2026-07-28T15:02: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7609" w:author="Johan Granander" w:date="2026-07-28T15:02:00Z">
                    <w:rPr>
                      <w:rFonts w:ascii="Times New Roman" w:eastAsia="仿宋_GB2312" w:hAnsi="Times New Roman" w:cs="Times New Roman"/>
                      <w:color w:val="auto"/>
                      <w:sz w:val="18"/>
                      <w:szCs w:val="18"/>
                    </w:rPr>
                  </w:rPrChange>
                </w:rPr>
                <w:delText xml:space="preserve"> 316L </w:delText>
              </w:r>
            </w:del>
          </w:p>
        </w:tc>
        <w:tc>
          <w:tcPr>
            <w:tcW w:w="385" w:type="pct"/>
            <w:vMerge w:val="restart"/>
            <w:shd w:val="clear" w:color="auto" w:fill="FFFFFF" w:themeFill="background1"/>
            <w:vAlign w:val="center"/>
            <w:tcPrChange w:id="7610" w:author="Xuning Wei12232" w:date="2026-07-27T18:11:00Z">
              <w:tcPr>
                <w:tcW w:w="388" w:type="pct"/>
                <w:gridSpan w:val="4"/>
                <w:vMerge w:val="restart"/>
                <w:shd w:val="clear" w:color="auto" w:fill="FFFFFF" w:themeFill="background1"/>
                <w:vAlign w:val="center"/>
              </w:tcPr>
            </w:tcPrChange>
          </w:tcPr>
          <w:p w14:paraId="7DC0E258"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7611" w:author="Xuning Wei12232" w:date="2026-07-27T18:11:00Z">
              <w:tcPr>
                <w:tcW w:w="354" w:type="pct"/>
                <w:gridSpan w:val="3"/>
                <w:vMerge w:val="restart"/>
                <w:shd w:val="clear" w:color="auto" w:fill="FFFFFF" w:themeFill="background1"/>
                <w:vAlign w:val="center"/>
              </w:tcPr>
            </w:tcPrChange>
          </w:tcPr>
          <w:p w14:paraId="6BB84D17"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7612" w:author="Xuning Wei12232" w:date="2026-07-27T18:11:00Z">
              <w:tcPr>
                <w:tcW w:w="322" w:type="pct"/>
                <w:gridSpan w:val="3"/>
                <w:vAlign w:val="center"/>
              </w:tcPr>
            </w:tcPrChange>
          </w:tcPr>
          <w:p w14:paraId="187266C4"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73025960"/>
                <w14:checkbox>
                  <w14:checked w14:val="1"/>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7613" w:author="Xuning Wei12232" w:date="2026-07-27T18:11:00Z">
              <w:tcPr>
                <w:tcW w:w="733" w:type="pct"/>
                <w:gridSpan w:val="3"/>
                <w:vAlign w:val="center"/>
              </w:tcPr>
            </w:tcPrChange>
          </w:tcPr>
          <w:p w14:paraId="2A806A75"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15708555"/>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7614" w:author="Xuning Wei12232" w:date="2026-07-27T18:11:00Z">
              <w:tcPr>
                <w:tcW w:w="654" w:type="pct"/>
                <w:vMerge w:val="restart"/>
                <w:vAlign w:val="center"/>
              </w:tcPr>
            </w:tcPrChange>
          </w:tcPr>
          <w:p w14:paraId="22C15D29"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991482318"/>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R&amp;D Lab:</w:t>
            </w:r>
            <w:r w:rsidR="00143102" w:rsidRPr="00BB7730">
              <w:rPr>
                <w:rFonts w:ascii="Times New Roman" w:eastAsia="仿宋_GB2312" w:hAnsi="Times New Roman" w:cs="Times New Roman"/>
                <w:color w:val="auto"/>
                <w:kern w:val="0"/>
                <w:sz w:val="18"/>
                <w:szCs w:val="18"/>
                <w:u w:val="single"/>
                <w:lang w:eastAsia="zh-CN"/>
              </w:rPr>
              <w:t xml:space="preserve"> N/A </w:t>
            </w:r>
          </w:p>
          <w:p w14:paraId="6F1FC1D0" w14:textId="16B7D349"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874614274"/>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Production data, Lot Number:</w:t>
            </w:r>
            <w:r w:rsidR="00143102" w:rsidRPr="00BB7730">
              <w:rPr>
                <w:rFonts w:ascii="Times New Roman" w:eastAsia="仿宋_GB2312" w:hAnsi="Times New Roman" w:cs="Times New Roman"/>
                <w:color w:val="auto"/>
                <w:kern w:val="0"/>
                <w:sz w:val="18"/>
                <w:szCs w:val="18"/>
                <w:u w:val="single"/>
                <w:lang w:eastAsia="zh-CN"/>
              </w:rPr>
              <w:t xml:space="preserve">   </w:t>
            </w:r>
            <w:del w:id="7615"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ins w:id="7616"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143102" w:rsidRPr="00BB7730">
              <w:rPr>
                <w:rFonts w:ascii="Times New Roman" w:eastAsia="仿宋_GB2312" w:hAnsi="Times New Roman" w:cs="Times New Roman"/>
                <w:color w:val="auto"/>
                <w:kern w:val="0"/>
                <w:sz w:val="18"/>
                <w:szCs w:val="18"/>
                <w:u w:val="single"/>
                <w:lang w:eastAsia="zh-CN"/>
              </w:rPr>
              <w:t xml:space="preserve">    </w:t>
            </w:r>
          </w:p>
          <w:p w14:paraId="305B3330"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40123582"/>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Supplier data:</w:t>
            </w:r>
            <w:r w:rsidR="00143102" w:rsidRPr="00BB7730">
              <w:rPr>
                <w:rFonts w:ascii="Times New Roman" w:eastAsia="仿宋_GB2312" w:hAnsi="Times New Roman" w:cs="Times New Roman"/>
                <w:color w:val="auto"/>
                <w:kern w:val="0"/>
                <w:sz w:val="18"/>
                <w:szCs w:val="18"/>
                <w:u w:val="single"/>
                <w:lang w:eastAsia="zh-CN"/>
              </w:rPr>
              <w:t xml:space="preserve"> N/A</w:t>
            </w:r>
            <w:r w:rsidR="00143102" w:rsidRPr="00BB7730">
              <w:rPr>
                <w:rFonts w:ascii="Times New Roman" w:eastAsia="仿宋_GB2312" w:hAnsi="Times New Roman" w:cs="Times New Roman"/>
                <w:color w:val="auto"/>
                <w:kern w:val="0"/>
                <w:sz w:val="18"/>
                <w:szCs w:val="18"/>
                <w:lang w:eastAsia="zh-CN"/>
              </w:rPr>
              <w:t xml:space="preserve"> </w:t>
            </w:r>
          </w:p>
          <w:p w14:paraId="35C77E32"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499659685"/>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sz w:val="18"/>
                <w:szCs w:val="18"/>
                <w:lang w:eastAsia="zh-CN"/>
              </w:rPr>
              <w:t>Handbook &amp; Page:</w:t>
            </w:r>
            <w:r w:rsidR="00143102" w:rsidRPr="00BB7730">
              <w:rPr>
                <w:rFonts w:ascii="Times New Roman" w:eastAsia="仿宋_GB2312" w:hAnsi="Times New Roman" w:cs="Times New Roman"/>
                <w:color w:val="auto"/>
                <w:sz w:val="18"/>
                <w:szCs w:val="18"/>
                <w:u w:val="single"/>
                <w:lang w:eastAsia="zh-CN"/>
              </w:rPr>
              <w:t xml:space="preserve"> </w:t>
            </w:r>
            <w:r w:rsidR="00143102" w:rsidRPr="00BB7730">
              <w:rPr>
                <w:rFonts w:ascii="Times New Roman" w:eastAsia="仿宋_GB2312" w:hAnsi="Times New Roman" w:cs="Times New Roman"/>
                <w:color w:val="auto"/>
                <w:sz w:val="18"/>
                <w:szCs w:val="18"/>
                <w:u w:val="single"/>
              </w:rPr>
              <w:t>N/A</w:t>
            </w:r>
            <w:r w:rsidR="00143102" w:rsidRPr="00BB7730">
              <w:rPr>
                <w:rFonts w:ascii="Times New Roman" w:eastAsia="仿宋_GB2312" w:hAnsi="Times New Roman" w:cs="Times New Roman"/>
                <w:color w:val="auto"/>
                <w:kern w:val="0"/>
                <w:sz w:val="18"/>
                <w:szCs w:val="18"/>
                <w:u w:val="single"/>
                <w:lang w:eastAsia="zh-CN"/>
              </w:rPr>
              <w:t xml:space="preserve">   </w:t>
            </w:r>
          </w:p>
          <w:p w14:paraId="7DCBCB92" w14:textId="4BE7587F"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587969407"/>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Change w:id="7617" w:author="He Han" w:date="2026-10-13T14:02:00Z">
                      <w:rPr>
                        <w:rFonts w:ascii="Segoe UI Symbol" w:eastAsia="MS Gothic" w:hAnsi="Segoe UI Symbol" w:cs="Segoe UI Symbol"/>
                        <w:color w:val="auto"/>
                        <w:sz w:val="18"/>
                        <w:szCs w:val="18"/>
                      </w:rPr>
                    </w:rPrChange>
                  </w:rPr>
                  <w:t>☒</w:t>
                </w:r>
              </w:sdtContent>
            </w:sdt>
            <w:r w:rsidR="00143102" w:rsidRPr="00BB7730">
              <w:rPr>
                <w:rFonts w:ascii="Times New Roman" w:eastAsia="仿宋_GB2312" w:hAnsi="Times New Roman" w:cs="Times New Roman"/>
                <w:color w:val="auto"/>
                <w:sz w:val="18"/>
                <w:szCs w:val="18"/>
              </w:rPr>
              <w:t xml:space="preserve"> Other</w:t>
            </w:r>
            <w:r w:rsidR="00143102" w:rsidRPr="00BB7730">
              <w:rPr>
                <w:rFonts w:ascii="Times New Roman" w:eastAsia="仿宋_GB2312" w:hAnsi="Times New Roman" w:cs="Times New Roman"/>
                <w:color w:val="auto"/>
                <w:sz w:val="18"/>
                <w:szCs w:val="18"/>
                <w:lang w:eastAsia="zh-CN"/>
              </w:rPr>
              <w:t>:</w:t>
            </w:r>
            <w:r w:rsidR="00143102" w:rsidRPr="00BB7730">
              <w:rPr>
                <w:rFonts w:ascii="Times New Roman" w:eastAsia="仿宋_GB2312" w:hAnsi="Times New Roman" w:cs="Times New Roman"/>
                <w:color w:val="auto"/>
                <w:kern w:val="0"/>
                <w:sz w:val="18"/>
                <w:szCs w:val="18"/>
                <w:u w:val="single"/>
                <w:lang w:eastAsia="zh-CN"/>
              </w:rPr>
              <w:t xml:space="preserve"> </w:t>
            </w:r>
            <w:del w:id="7618" w:author="He Han" w:date="2026-08-27T15:58:00Z">
              <w:r w:rsidR="00143102" w:rsidRPr="00BB7730" w:rsidDel="000A425F">
                <w:rPr>
                  <w:rFonts w:ascii="Times New Roman" w:eastAsia="仿宋_GB2312" w:hAnsi="Times New Roman" w:cs="Times New Roman"/>
                  <w:color w:val="auto"/>
                  <w:kern w:val="0"/>
                  <w:sz w:val="18"/>
                  <w:szCs w:val="18"/>
                  <w:u w:val="single"/>
                  <w:lang w:eastAsia="zh-CN"/>
                </w:rPr>
                <w:delText xml:space="preserve">    </w:delText>
              </w:r>
            </w:del>
            <w:r w:rsidR="00143102"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w:t>
            </w:r>
            <w:r w:rsidR="00143102" w:rsidRPr="00BB7730">
              <w:rPr>
                <w:rFonts w:ascii="Times New Roman" w:eastAsia="仿宋_GB2312" w:hAnsi="Times New Roman" w:cs="Times New Roman"/>
                <w:color w:val="auto"/>
                <w:kern w:val="0"/>
                <w:sz w:val="18"/>
                <w:szCs w:val="18"/>
                <w:u w:val="single"/>
                <w:lang w:eastAsia="zh-CN"/>
              </w:rPr>
              <w:lastRenderedPageBreak/>
              <w:t xml:space="preserve">acids, inorganic acids, alkalis and salts. The material demonstrates good corrosion resistance, including tolerance to organic solvents. The solvents are neutral, and the material compatibility is confirmed.   </w:t>
            </w:r>
          </w:p>
        </w:tc>
      </w:tr>
      <w:tr w:rsidR="005342B4" w:rsidRPr="00BB7730" w14:paraId="151D41D5" w14:textId="77777777" w:rsidTr="00A144E4">
        <w:trPr>
          <w:trHeight w:val="397"/>
          <w:trPrChange w:id="7619" w:author="Xuning Wei12232" w:date="2026-07-27T18:11:00Z">
            <w:trPr>
              <w:trHeight w:val="397"/>
            </w:trPr>
          </w:trPrChange>
        </w:trPr>
        <w:tc>
          <w:tcPr>
            <w:tcW w:w="281" w:type="pct"/>
            <w:vMerge/>
            <w:shd w:val="clear" w:color="auto" w:fill="FFFFFF" w:themeFill="background1"/>
            <w:vAlign w:val="center"/>
            <w:tcPrChange w:id="7620" w:author="Xuning Wei12232" w:date="2026-07-27T18:11:00Z">
              <w:tcPr>
                <w:tcW w:w="284" w:type="pct"/>
                <w:gridSpan w:val="3"/>
                <w:vMerge/>
                <w:shd w:val="clear" w:color="auto" w:fill="FFFFFF" w:themeFill="background1"/>
                <w:vAlign w:val="center"/>
              </w:tcPr>
            </w:tcPrChange>
          </w:tcPr>
          <w:p w14:paraId="49779E90" w14:textId="77777777" w:rsidR="00143102" w:rsidRPr="00BB7730" w:rsidRDefault="00143102"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7621" w:author="Xuning Wei12232" w:date="2026-07-27T18:11:00Z">
              <w:tcPr>
                <w:tcW w:w="1217" w:type="pct"/>
                <w:gridSpan w:val="3"/>
                <w:vMerge/>
                <w:shd w:val="clear" w:color="auto" w:fill="FFFFFF" w:themeFill="background1"/>
                <w:vAlign w:val="center"/>
              </w:tcPr>
            </w:tcPrChange>
          </w:tcPr>
          <w:p w14:paraId="0D0ACD09"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7622" w:author="Xuning Wei12232" w:date="2026-07-27T18:11:00Z">
              <w:tcPr>
                <w:tcW w:w="1049" w:type="pct"/>
                <w:gridSpan w:val="5"/>
                <w:vMerge/>
                <w:shd w:val="clear" w:color="auto" w:fill="FFFFFF" w:themeFill="background1"/>
                <w:vAlign w:val="center"/>
              </w:tcPr>
            </w:tcPrChange>
          </w:tcPr>
          <w:p w14:paraId="72689A1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7623" w:author="Xuning Wei12232" w:date="2026-07-27T18:11:00Z">
              <w:tcPr>
                <w:tcW w:w="388" w:type="pct"/>
                <w:gridSpan w:val="4"/>
                <w:vMerge/>
                <w:shd w:val="clear" w:color="auto" w:fill="FFFFFF" w:themeFill="background1"/>
                <w:vAlign w:val="center"/>
              </w:tcPr>
            </w:tcPrChange>
          </w:tcPr>
          <w:p w14:paraId="31ED9EE2"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7624" w:author="Xuning Wei12232" w:date="2026-07-27T18:11:00Z">
              <w:tcPr>
                <w:tcW w:w="354" w:type="pct"/>
                <w:gridSpan w:val="3"/>
                <w:vMerge/>
                <w:shd w:val="clear" w:color="auto" w:fill="FFFFFF" w:themeFill="background1"/>
                <w:vAlign w:val="center"/>
              </w:tcPr>
            </w:tcPrChange>
          </w:tcPr>
          <w:p w14:paraId="03F51541"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7625" w:author="Xuning Wei12232" w:date="2026-07-27T18:11:00Z">
              <w:tcPr>
                <w:tcW w:w="322" w:type="pct"/>
                <w:gridSpan w:val="3"/>
                <w:vAlign w:val="center"/>
              </w:tcPr>
            </w:tcPrChange>
          </w:tcPr>
          <w:p w14:paraId="6C3D0739"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24401454"/>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483F0098"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45681133"/>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699BCDAA"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991362770"/>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7626" w:author="Xuning Wei12232" w:date="2026-07-27T18:11:00Z">
              <w:tcPr>
                <w:tcW w:w="733" w:type="pct"/>
                <w:gridSpan w:val="3"/>
                <w:vAlign w:val="center"/>
              </w:tcPr>
            </w:tcPrChange>
          </w:tcPr>
          <w:p w14:paraId="25788D98" w14:textId="24B83C84"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with SS, 306L SS and </w:t>
            </w:r>
            <w:del w:id="7627" w:author="Johan Granander" w:date="2026-05-04T11:50:00Z">
              <w:r w:rsidRPr="00BB7730" w:rsidDel="0003097E">
                <w:rPr>
                  <w:rFonts w:ascii="Times New Roman" w:eastAsia="仿宋_GB2312" w:hAnsi="Times New Roman" w:cs="Times New Roman"/>
                  <w:color w:val="auto"/>
                  <w:kern w:val="0"/>
                  <w:sz w:val="18"/>
                  <w:szCs w:val="18"/>
                  <w:lang w:eastAsia="zh-CN"/>
                </w:rPr>
                <w:delText>PTFE;</w:delText>
              </w:r>
            </w:del>
            <w:ins w:id="7628" w:author="Johan Granander" w:date="2026-05-04T11:50:00Z">
              <w:r w:rsidR="0003097E" w:rsidRPr="00BB7730">
                <w:rPr>
                  <w:rFonts w:ascii="Times New Roman" w:eastAsia="仿宋_GB2312" w:hAnsi="Times New Roman" w:cs="Times New Roman"/>
                  <w:color w:val="auto"/>
                  <w:kern w:val="0"/>
                  <w:sz w:val="18"/>
                  <w:szCs w:val="18"/>
                  <w:lang w:eastAsia="zh-CN"/>
                </w:rPr>
                <w:t>PTFE.</w:t>
              </w:r>
            </w:ins>
          </w:p>
          <w:p w14:paraId="192DEADF" w14:textId="1CDCC993"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 xml:space="preserve">Based on Asymchem previous campaign </w:t>
            </w:r>
            <w:r w:rsidRPr="00BB7730">
              <w:rPr>
                <w:rFonts w:ascii="Times New Roman" w:eastAsia="仿宋_GB2312" w:hAnsi="Times New Roman" w:cs="Times New Roman"/>
                <w:color w:val="auto"/>
                <w:kern w:val="0"/>
                <w:sz w:val="18"/>
                <w:szCs w:val="18"/>
                <w:lang w:eastAsia="zh-CN"/>
              </w:rPr>
              <w:lastRenderedPageBreak/>
              <w:t>production data and experience</w:t>
            </w:r>
          </w:p>
        </w:tc>
        <w:tc>
          <w:tcPr>
            <w:tcW w:w="792" w:type="pct"/>
            <w:vMerge/>
            <w:vAlign w:val="center"/>
            <w:tcPrChange w:id="7629" w:author="Xuning Wei12232" w:date="2026-07-27T18:11:00Z">
              <w:tcPr>
                <w:tcW w:w="654" w:type="pct"/>
                <w:vMerge/>
                <w:vAlign w:val="center"/>
              </w:tcPr>
            </w:tcPrChange>
          </w:tcPr>
          <w:p w14:paraId="11982702"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r>
      <w:tr w:rsidR="005342B4" w:rsidRPr="00BB7730" w14:paraId="53A1E545" w14:textId="77777777" w:rsidTr="00A144E4">
        <w:trPr>
          <w:trHeight w:val="397"/>
          <w:trPrChange w:id="7630" w:author="Xuning Wei12232" w:date="2026-07-27T18:11:00Z">
            <w:trPr>
              <w:trHeight w:val="397"/>
            </w:trPr>
          </w:trPrChange>
        </w:trPr>
        <w:tc>
          <w:tcPr>
            <w:tcW w:w="281" w:type="pct"/>
            <w:vMerge w:val="restart"/>
            <w:shd w:val="clear" w:color="auto" w:fill="FFFFFF" w:themeFill="background1"/>
            <w:vAlign w:val="center"/>
            <w:tcPrChange w:id="7631" w:author="Xuning Wei12232" w:date="2026-07-27T18:11:00Z">
              <w:tcPr>
                <w:tcW w:w="284" w:type="pct"/>
                <w:gridSpan w:val="3"/>
                <w:vMerge w:val="restart"/>
                <w:shd w:val="clear" w:color="auto" w:fill="FFFFFF" w:themeFill="background1"/>
                <w:vAlign w:val="center"/>
              </w:tcPr>
            </w:tcPrChange>
          </w:tcPr>
          <w:p w14:paraId="1E735482" w14:textId="2EB0C7D1" w:rsidR="00143102" w:rsidRPr="00BB7730" w:rsidRDefault="00FD673D">
            <w:pPr>
              <w:spacing w:line="240" w:lineRule="exact"/>
              <w:jc w:val="center"/>
              <w:rPr>
                <w:rFonts w:ascii="Times New Roman" w:eastAsia="仿宋_GB2312" w:hAnsi="Times New Roman" w:cs="Times New Roman"/>
                <w:color w:val="auto"/>
                <w:sz w:val="18"/>
                <w:szCs w:val="18"/>
                <w:lang w:eastAsia="zh-CN"/>
              </w:rPr>
              <w:pPrChange w:id="7632" w:author="Xuning Wei12232" w:date="2026-07-27T18:08:00Z">
                <w:pPr>
                  <w:spacing w:line="240" w:lineRule="exact"/>
                  <w:jc w:val="both"/>
                </w:pPr>
              </w:pPrChange>
            </w:pPr>
            <w:ins w:id="7633" w:author="Xuning Wei12232" w:date="2026-07-27T16:04:00Z">
              <w:r w:rsidRPr="00BB7730">
                <w:rPr>
                  <w:rFonts w:ascii="Times New Roman" w:eastAsia="仿宋_GB2312" w:hAnsi="Times New Roman" w:cs="Times New Roman"/>
                  <w:color w:val="auto"/>
                  <w:sz w:val="18"/>
                  <w:szCs w:val="18"/>
                  <w:lang w:eastAsia="zh-CN"/>
                </w:rPr>
                <w:t>5</w:t>
              </w:r>
            </w:ins>
            <w:del w:id="7634" w:author="Xuning Wei12232" w:date="2026-07-27T16:04:00Z">
              <w:r w:rsidR="002C77EF" w:rsidRPr="00BB7730" w:rsidDel="00FD673D">
                <w:rPr>
                  <w:rFonts w:ascii="Times New Roman" w:eastAsia="仿宋_GB2312" w:hAnsi="Times New Roman" w:cs="Times New Roman"/>
                  <w:color w:val="auto"/>
                  <w:sz w:val="18"/>
                  <w:szCs w:val="18"/>
                  <w:lang w:eastAsia="zh-CN"/>
                </w:rPr>
                <w:delText>10</w:delText>
              </w:r>
            </w:del>
          </w:p>
        </w:tc>
        <w:tc>
          <w:tcPr>
            <w:tcW w:w="1217" w:type="pct"/>
            <w:vMerge w:val="restart"/>
            <w:shd w:val="clear" w:color="auto" w:fill="FFFFFF" w:themeFill="background1"/>
            <w:vAlign w:val="center"/>
            <w:tcPrChange w:id="7635" w:author="Xuning Wei12232" w:date="2026-07-27T18:11:00Z">
              <w:tcPr>
                <w:tcW w:w="1217" w:type="pct"/>
                <w:gridSpan w:val="3"/>
                <w:vMerge w:val="restart"/>
                <w:shd w:val="clear" w:color="auto" w:fill="FFFFFF" w:themeFill="background1"/>
                <w:vAlign w:val="center"/>
              </w:tcPr>
            </w:tcPrChange>
          </w:tcPr>
          <w:p w14:paraId="2BDDEE6B" w14:textId="77777777" w:rsidR="00B37BAA" w:rsidRPr="00BB7730" w:rsidRDefault="00C402FB" w:rsidP="00A15181">
            <w:pPr>
              <w:jc w:val="both"/>
              <w:rPr>
                <w:ins w:id="7636" w:author="Johan Granander" w:date="2026-07-28T15:04:00Z"/>
                <w:rFonts w:ascii="Times New Roman" w:eastAsia="仿宋_GB2312" w:hAnsi="Times New Roman" w:cs="Times New Roman"/>
                <w:color w:val="auto"/>
                <w:sz w:val="18"/>
                <w:szCs w:val="18"/>
              </w:rPr>
            </w:pPr>
            <w:ins w:id="7637" w:author="Xuning Wei12232" w:date="2026-07-27T20:08:00Z">
              <w:r w:rsidRPr="00BB7730">
                <w:rPr>
                  <w:rFonts w:ascii="Times New Roman" w:eastAsia="仿宋_GB2312" w:hAnsi="Times New Roman" w:cs="Times New Roman"/>
                  <w:sz w:val="18"/>
                  <w:szCs w:val="18"/>
                </w:rPr>
                <w:t>Fmoc-G</w:t>
              </w:r>
              <w:r w:rsidRPr="00BB7730">
                <w:rPr>
                  <w:rFonts w:ascii="Times New Roman" w:eastAsia="仿宋_GB2312" w:hAnsi="Times New Roman" w:cs="Times New Roman"/>
                  <w:sz w:val="18"/>
                  <w:szCs w:val="18"/>
                  <w:lang w:eastAsia="zh-CN"/>
                </w:rPr>
                <w:t>ly</w:t>
              </w:r>
              <w:r w:rsidRPr="00BB7730">
                <w:rPr>
                  <w:rFonts w:ascii="Times New Roman" w:eastAsia="仿宋_GB2312" w:hAnsi="Times New Roman" w:cs="Times New Roman"/>
                  <w:sz w:val="18"/>
                  <w:szCs w:val="18"/>
                </w:rPr>
                <w:t>-OH</w:t>
              </w:r>
            </w:ins>
            <w:ins w:id="7638" w:author="Xuning Wei12232" w:date="2026-07-27T20:09:00Z">
              <w:r w:rsidRPr="00BB7730">
                <w:rPr>
                  <w:rFonts w:ascii="Times New Roman" w:eastAsia="仿宋_GB2312" w:hAnsi="Times New Roman" w:cs="Times New Roman"/>
                  <w:sz w:val="18"/>
                  <w:szCs w:val="18"/>
                </w:rPr>
                <w:t xml:space="preserve"> coupling</w:t>
              </w:r>
            </w:ins>
            <w:ins w:id="7639" w:author="Xuning Wei12232" w:date="2026-07-27T20:08:00Z">
              <w:r w:rsidRPr="00BB7730">
                <w:rPr>
                  <w:rFonts w:ascii="Times New Roman" w:eastAsia="仿宋_GB2312" w:hAnsi="Times New Roman" w:cs="Times New Roman"/>
                  <w:color w:val="auto"/>
                  <w:sz w:val="18"/>
                  <w:szCs w:val="18"/>
                </w:rPr>
                <w:br/>
              </w:r>
            </w:ins>
            <w:ins w:id="7640" w:author="Xuning Wei12232" w:date="2026-07-27T16:04:00Z">
              <w:r w:rsidR="00FD673D" w:rsidRPr="00BB7730">
                <w:rPr>
                  <w:rFonts w:ascii="Times New Roman" w:eastAsia="仿宋_GB2312" w:hAnsi="Times New Roman" w:cs="Times New Roman"/>
                  <w:color w:val="auto"/>
                  <w:sz w:val="18"/>
                  <w:szCs w:val="18"/>
                </w:rPr>
                <w:t>1. Heat the mixture to 25±5</w:t>
              </w:r>
            </w:ins>
            <w:ins w:id="7641" w:author="Johan Granander" w:date="2026-07-28T15:04:00Z">
              <w:r w:rsidR="00B37BAA" w:rsidRPr="00BB7730">
                <w:rPr>
                  <w:rFonts w:ascii="Times New Roman" w:eastAsia="仿宋_GB2312" w:hAnsi="Times New Roman" w:cs="Times New Roman"/>
                  <w:color w:val="auto"/>
                  <w:sz w:val="18"/>
                  <w:szCs w:val="18"/>
                </w:rPr>
                <w:t xml:space="preserve"> </w:t>
              </w:r>
            </w:ins>
            <w:ins w:id="7642" w:author="Xuning Wei12232" w:date="2026-07-27T16:04:00Z">
              <w:r w:rsidR="00FD673D" w:rsidRPr="00BB7730">
                <w:rPr>
                  <w:rFonts w:ascii="Times New Roman" w:eastAsia="仿宋_GB2312" w:hAnsi="Times New Roman" w:cs="Times New Roman"/>
                  <w:color w:val="auto"/>
                  <w:sz w:val="18"/>
                  <w:szCs w:val="18"/>
                </w:rPr>
                <w:t>℃. The mixture is allowed to react for 3h±15</w:t>
              </w:r>
            </w:ins>
            <w:ins w:id="7643" w:author="Johan Granander" w:date="2026-07-28T15:04:00Z">
              <w:r w:rsidR="00B37BAA" w:rsidRPr="00BB7730">
                <w:rPr>
                  <w:rFonts w:ascii="Times New Roman" w:eastAsia="仿宋_GB2312" w:hAnsi="Times New Roman" w:cs="Times New Roman"/>
                  <w:color w:val="auto"/>
                  <w:sz w:val="18"/>
                  <w:szCs w:val="18"/>
                </w:rPr>
                <w:t xml:space="preserve"> </w:t>
              </w:r>
            </w:ins>
            <w:ins w:id="7644" w:author="Xuning Wei12232" w:date="2026-07-27T16:04:00Z">
              <w:r w:rsidR="00FD673D" w:rsidRPr="00BB7730">
                <w:rPr>
                  <w:rFonts w:ascii="Times New Roman" w:eastAsia="仿宋_GB2312" w:hAnsi="Times New Roman" w:cs="Times New Roman"/>
                  <w:color w:val="auto"/>
                  <w:sz w:val="18"/>
                  <w:szCs w:val="18"/>
                </w:rPr>
                <w:t>min (target: 3</w:t>
              </w:r>
            </w:ins>
            <w:ins w:id="7645" w:author="Johan Granander" w:date="2026-07-28T13:32:00Z">
              <w:r w:rsidR="000E6E66" w:rsidRPr="00BB7730">
                <w:rPr>
                  <w:rFonts w:ascii="Times New Roman" w:eastAsia="仿宋_GB2312" w:hAnsi="Times New Roman" w:cs="Times New Roman"/>
                  <w:color w:val="auto"/>
                  <w:sz w:val="18"/>
                  <w:szCs w:val="18"/>
                </w:rPr>
                <w:t xml:space="preserve"> </w:t>
              </w:r>
            </w:ins>
            <w:ins w:id="7646" w:author="Xuning Wei12232" w:date="2026-07-27T16:04:00Z">
              <w:r w:rsidR="00FD673D" w:rsidRPr="00BB7730">
                <w:rPr>
                  <w:rFonts w:ascii="Times New Roman" w:eastAsia="仿宋_GB2312" w:hAnsi="Times New Roman" w:cs="Times New Roman"/>
                  <w:color w:val="auto"/>
                  <w:sz w:val="18"/>
                  <w:szCs w:val="18"/>
                </w:rPr>
                <w:t>h) at 25±5</w:t>
              </w:r>
            </w:ins>
            <w:ins w:id="7647" w:author="Johan Granander" w:date="2026-07-28T15:04:00Z">
              <w:r w:rsidR="00B37BAA" w:rsidRPr="00BB7730">
                <w:rPr>
                  <w:rFonts w:ascii="Times New Roman" w:eastAsia="仿宋_GB2312" w:hAnsi="Times New Roman" w:cs="Times New Roman"/>
                  <w:color w:val="auto"/>
                  <w:sz w:val="18"/>
                  <w:szCs w:val="18"/>
                </w:rPr>
                <w:t xml:space="preserve"> </w:t>
              </w:r>
            </w:ins>
            <w:ins w:id="7648" w:author="Xuning Wei12232" w:date="2026-07-27T16:04:00Z">
              <w:r w:rsidR="00FD673D" w:rsidRPr="00BB7730">
                <w:rPr>
                  <w:rFonts w:ascii="Times New Roman" w:eastAsia="仿宋_GB2312" w:hAnsi="Times New Roman" w:cs="Times New Roman"/>
                  <w:color w:val="auto"/>
                  <w:sz w:val="18"/>
                  <w:szCs w:val="18"/>
                </w:rPr>
                <w:t>℃ (target: 25</w:t>
              </w:r>
            </w:ins>
            <w:ins w:id="7649" w:author="Johan Granander" w:date="2026-07-28T15:04:00Z">
              <w:r w:rsidR="00B37BAA" w:rsidRPr="00BB7730">
                <w:rPr>
                  <w:rFonts w:ascii="Times New Roman" w:eastAsia="仿宋_GB2312" w:hAnsi="Times New Roman" w:cs="Times New Roman"/>
                  <w:color w:val="auto"/>
                  <w:sz w:val="18"/>
                  <w:szCs w:val="18"/>
                </w:rPr>
                <w:t xml:space="preserve"> </w:t>
              </w:r>
            </w:ins>
            <w:ins w:id="7650" w:author="Xuning Wei12232" w:date="2026-07-27T16:04:00Z">
              <w:r w:rsidR="00FD673D" w:rsidRPr="00BB7730">
                <w:rPr>
                  <w:rFonts w:ascii="Times New Roman" w:eastAsia="仿宋_GB2312" w:hAnsi="Times New Roman" w:cs="Times New Roman"/>
                  <w:color w:val="auto"/>
                  <w:sz w:val="18"/>
                  <w:szCs w:val="18"/>
                </w:rPr>
                <w:t xml:space="preserve">℃). </w:t>
              </w:r>
            </w:ins>
          </w:p>
          <w:p w14:paraId="497DC7AF" w14:textId="4113B39A" w:rsidR="00143102" w:rsidRPr="00BB7730" w:rsidRDefault="00FD673D" w:rsidP="00A15181">
            <w:pPr>
              <w:jc w:val="both"/>
              <w:rPr>
                <w:rFonts w:ascii="Times New Roman" w:eastAsia="仿宋_GB2312" w:hAnsi="Times New Roman" w:cs="Times New Roman"/>
                <w:color w:val="auto"/>
                <w:sz w:val="18"/>
                <w:szCs w:val="18"/>
              </w:rPr>
            </w:pPr>
            <w:ins w:id="7651" w:author="Xuning Wei12232" w:date="2026-07-27T16:04:00Z">
              <w:r w:rsidRPr="00BB7730">
                <w:rPr>
                  <w:rFonts w:ascii="Times New Roman" w:eastAsia="仿宋_GB2312" w:hAnsi="Times New Roman" w:cs="Times New Roman"/>
                  <w:color w:val="auto"/>
                  <w:sz w:val="18"/>
                  <w:szCs w:val="18"/>
                </w:rPr>
                <w:t>2. Drain until there is no reaction mixture drip. Move to next operation</w:t>
              </w:r>
              <w:commentRangeStart w:id="7652"/>
              <w:commentRangeStart w:id="7653"/>
              <w:r w:rsidRPr="00BB7730">
                <w:rPr>
                  <w:rFonts w:ascii="Times New Roman" w:eastAsia="仿宋_GB2312" w:hAnsi="Times New Roman" w:cs="Times New Roman"/>
                  <w:color w:val="auto"/>
                  <w:sz w:val="18"/>
                  <w:szCs w:val="18"/>
                </w:rPr>
                <w:t>.</w:t>
              </w:r>
              <w:commentRangeEnd w:id="7652"/>
              <w:r w:rsidRPr="00BB7730">
                <w:rPr>
                  <w:rStyle w:val="aff2"/>
                  <w:rFonts w:ascii="Times New Roman" w:eastAsia="仿宋_GB2312" w:hAnsi="Times New Roman" w:cs="Times New Roman"/>
                  <w:color w:val="auto"/>
                  <w:sz w:val="18"/>
                  <w:szCs w:val="18"/>
                </w:rPr>
                <w:commentReference w:id="7652"/>
              </w:r>
              <w:commentRangeEnd w:id="7653"/>
              <w:r w:rsidRPr="00BB7730">
                <w:rPr>
                  <w:rStyle w:val="aff2"/>
                  <w:rFonts w:ascii="Times New Roman" w:eastAsia="仿宋_GB2312" w:hAnsi="Times New Roman" w:cs="Times New Roman"/>
                  <w:color w:val="auto"/>
                  <w:sz w:val="18"/>
                  <w:szCs w:val="18"/>
                </w:rPr>
                <w:commentReference w:id="7653"/>
              </w:r>
            </w:ins>
            <w:del w:id="7654" w:author="Xuning Wei12232" w:date="2026-07-27T16:04:00Z">
              <w:r w:rsidR="002C77EF" w:rsidRPr="00BB7730" w:rsidDel="00FD673D">
                <w:rPr>
                  <w:rFonts w:ascii="Times New Roman" w:eastAsia="仿宋_GB2312" w:hAnsi="Times New Roman" w:cs="Times New Roman"/>
                  <w:color w:val="auto"/>
                  <w:sz w:val="18"/>
                  <w:szCs w:val="18"/>
                </w:rPr>
                <w:delText>Add</w:delText>
              </w:r>
              <w:r w:rsidR="002C77EF" w:rsidRPr="00BB7730" w:rsidDel="00FD673D">
                <w:rPr>
                  <w:rFonts w:ascii="Times New Roman" w:eastAsia="仿宋_GB2312" w:hAnsi="Times New Roman" w:cs="Times New Roman"/>
                  <w:color w:val="auto"/>
                  <w:sz w:val="18"/>
                  <w:szCs w:val="18"/>
                  <w:lang w:eastAsia="zh-CN"/>
                </w:rPr>
                <w:delText xml:space="preserve"> 8.0 V DMF (7.584kg/kg) </w:delText>
              </w:r>
              <w:r w:rsidR="002C77EF" w:rsidRPr="00BB7730" w:rsidDel="00FD673D">
                <w:rPr>
                  <w:rFonts w:ascii="Times New Roman" w:eastAsia="仿宋_GB2312" w:hAnsi="Times New Roman" w:cs="Times New Roman"/>
                  <w:color w:val="auto"/>
                  <w:sz w:val="18"/>
                  <w:szCs w:val="18"/>
                </w:rPr>
                <w:delText>into</w:delText>
              </w:r>
              <w:r w:rsidR="002C77EF" w:rsidRPr="00BB7730" w:rsidDel="00FD673D">
                <w:rPr>
                  <w:rFonts w:ascii="Times New Roman" w:eastAsia="仿宋_GB2312" w:hAnsi="Times New Roman" w:cs="Times New Roman"/>
                  <w:b/>
                  <w:color w:val="auto"/>
                  <w:sz w:val="18"/>
                  <w:szCs w:val="18"/>
                </w:rPr>
                <w:delText xml:space="preserve"> TJ4S-1213-Sy15</w:delText>
              </w:r>
              <w:r w:rsidR="002C77EF" w:rsidRPr="00BB7730" w:rsidDel="00FD673D">
                <w:rPr>
                  <w:rFonts w:ascii="Times New Roman" w:eastAsia="仿宋_GB2312" w:hAnsi="Times New Roman" w:cs="Times New Roman"/>
                  <w:color w:val="auto"/>
                  <w:sz w:val="18"/>
                  <w:szCs w:val="18"/>
                </w:rPr>
                <w:delText>. Bubble with nitrogen for 5±2 min, then start the stirrer. After stirring for 5±2 min, manually weigh and add 10.0 eq</w:delText>
              </w:r>
              <w:r w:rsidR="002C77EF" w:rsidRPr="00BB7730" w:rsidDel="00FD673D">
                <w:rPr>
                  <w:rFonts w:ascii="Times New Roman" w:eastAsia="仿宋_GB2312" w:hAnsi="Times New Roman" w:cs="Times New Roman"/>
                  <w:b/>
                  <w:color w:val="auto"/>
                  <w:sz w:val="18"/>
                  <w:szCs w:val="18"/>
                </w:rPr>
                <w:delText xml:space="preserve">. </w:delText>
              </w:r>
              <w:r w:rsidR="002C77EF" w:rsidRPr="00BB7730" w:rsidDel="00FD673D">
                <w:rPr>
                  <w:rFonts w:ascii="Times New Roman" w:eastAsia="仿宋_GB2312" w:hAnsi="Times New Roman" w:cs="Times New Roman"/>
                  <w:b/>
                  <w:bCs w:val="0"/>
                  <w:color w:val="auto"/>
                  <w:sz w:val="18"/>
                  <w:szCs w:val="18"/>
                </w:rPr>
                <w:delText>Methanol</w:delText>
              </w:r>
              <w:r w:rsidR="002C77EF" w:rsidRPr="00BB7730" w:rsidDel="00FD673D">
                <w:rPr>
                  <w:rFonts w:ascii="Times New Roman" w:eastAsia="仿宋_GB2312" w:hAnsi="Times New Roman" w:cs="Times New Roman"/>
                  <w:b/>
                  <w:color w:val="auto"/>
                  <w:sz w:val="18"/>
                  <w:szCs w:val="18"/>
                </w:rPr>
                <w:delText xml:space="preserve">. </w:delText>
              </w:r>
              <w:r w:rsidR="002C77EF" w:rsidRPr="00BB7730" w:rsidDel="00FD673D">
                <w:rPr>
                  <w:rFonts w:ascii="Times New Roman" w:eastAsia="仿宋_GB2312" w:hAnsi="Times New Roman" w:cs="Times New Roman"/>
                  <w:color w:val="auto"/>
                  <w:sz w:val="18"/>
                  <w:szCs w:val="18"/>
                </w:rPr>
                <w:delText xml:space="preserve">Manually weigh and add 5.0 eq. </w:delText>
              </w:r>
              <w:r w:rsidR="002C77EF" w:rsidRPr="00BB7730" w:rsidDel="00FD673D">
                <w:rPr>
                  <w:rFonts w:ascii="Times New Roman" w:eastAsia="仿宋_GB2312" w:hAnsi="Times New Roman" w:cs="Times New Roman"/>
                  <w:bCs w:val="0"/>
                  <w:color w:val="auto"/>
                  <w:sz w:val="18"/>
                  <w:szCs w:val="18"/>
                </w:rPr>
                <w:delText xml:space="preserve">DIPEA </w:delText>
              </w:r>
              <w:r w:rsidR="002C77EF" w:rsidRPr="00BB7730" w:rsidDel="00FD673D">
                <w:rPr>
                  <w:rFonts w:ascii="Times New Roman" w:eastAsia="仿宋_GB2312" w:hAnsi="Times New Roman" w:cs="Times New Roman"/>
                  <w:b/>
                  <w:color w:val="auto"/>
                  <w:sz w:val="18"/>
                  <w:szCs w:val="18"/>
                </w:rPr>
                <w:delText>at</w:delText>
              </w:r>
              <w:r w:rsidR="002C77EF" w:rsidRPr="00BB7730" w:rsidDel="00FD673D">
                <w:rPr>
                  <w:rFonts w:ascii="Times New Roman" w:eastAsia="仿宋_GB2312" w:hAnsi="Times New Roman" w:cs="Times New Roman"/>
                  <w:color w:val="auto"/>
                  <w:sz w:val="18"/>
                  <w:szCs w:val="18"/>
                </w:rPr>
                <w:delText xml:space="preserve"> a reference time 15</w:delText>
              </w:r>
              <w:r w:rsidR="002C77EF" w:rsidRPr="00BB7730" w:rsidDel="00FD673D">
                <w:rPr>
                  <w:rFonts w:ascii="Times New Roman" w:eastAsia="仿宋_GB2312" w:hAnsi="Times New Roman" w:cs="Times New Roman"/>
                  <w:color w:val="auto"/>
                  <w:sz w:val="18"/>
                  <w:szCs w:val="18"/>
                  <w:lang w:eastAsia="zh-CN"/>
                </w:rPr>
                <w:delText>±</w:delText>
              </w:r>
              <w:r w:rsidR="002C77EF" w:rsidRPr="00BB7730" w:rsidDel="00FD673D">
                <w:rPr>
                  <w:rFonts w:ascii="Times New Roman" w:eastAsia="仿宋_GB2312" w:hAnsi="Times New Roman" w:cs="Times New Roman"/>
                  <w:color w:val="auto"/>
                  <w:sz w:val="18"/>
                  <w:szCs w:val="18"/>
                </w:rPr>
                <w:delText>5min at 15~25℃. The addition rate depends on temperature control. Adjust to 20~30℃</w:delText>
              </w:r>
              <w:r w:rsidR="002C77EF" w:rsidRPr="00BB7730" w:rsidDel="00FD673D">
                <w:rPr>
                  <w:rFonts w:ascii="Times New Roman" w:eastAsia="仿宋_GB2312" w:hAnsi="Times New Roman" w:cs="Times New Roman"/>
                  <w:color w:val="auto"/>
                  <w:sz w:val="18"/>
                  <w:szCs w:val="18"/>
                </w:rPr>
                <w:delText>，</w:delText>
              </w:r>
              <w:r w:rsidR="002C77EF" w:rsidRPr="00BB7730" w:rsidDel="00FD673D">
                <w:rPr>
                  <w:rFonts w:ascii="Times New Roman" w:eastAsia="仿宋_GB2312" w:hAnsi="Times New Roman" w:cs="Times New Roman"/>
                  <w:color w:val="auto"/>
                  <w:sz w:val="18"/>
                  <w:szCs w:val="18"/>
                </w:rPr>
                <w:delText>the mixture is allowed to react for 1h±15min (target: 1h) at 20~30℃. Stop stirring and turn off the nitrogen. Drain until there is no reaction mixture drip. Move to next operation.</w:delText>
              </w:r>
            </w:del>
          </w:p>
        </w:tc>
        <w:tc>
          <w:tcPr>
            <w:tcW w:w="1046" w:type="pct"/>
            <w:vMerge w:val="restart"/>
            <w:shd w:val="clear" w:color="auto" w:fill="FFFFFF" w:themeFill="background1"/>
            <w:vAlign w:val="center"/>
            <w:tcPrChange w:id="7655" w:author="Xuning Wei12232" w:date="2026-07-27T18:11:00Z">
              <w:tcPr>
                <w:tcW w:w="1049" w:type="pct"/>
                <w:gridSpan w:val="5"/>
                <w:vMerge w:val="restart"/>
                <w:shd w:val="clear" w:color="auto" w:fill="FFFFFF" w:themeFill="background1"/>
                <w:vAlign w:val="center"/>
              </w:tcPr>
            </w:tcPrChange>
          </w:tcPr>
          <w:p w14:paraId="57878D7A" w14:textId="77777777" w:rsidR="00153539" w:rsidRPr="00BB7730" w:rsidRDefault="00153539">
            <w:pPr>
              <w:pStyle w:val="afc"/>
              <w:numPr>
                <w:ilvl w:val="0"/>
                <w:numId w:val="163"/>
              </w:numPr>
              <w:ind w:firstLineChars="0"/>
              <w:rPr>
                <w:ins w:id="7656" w:author="He Han" w:date="2026-10-22T22:08:00Z"/>
                <w:rFonts w:ascii="Times New Roman" w:hAnsi="Times New Roman" w:cs="Times New Roman"/>
                <w:color w:val="auto"/>
                <w:sz w:val="18"/>
                <w:szCs w:val="18"/>
                <w:shd w:val="clear" w:color="auto" w:fill="FFFFFF"/>
              </w:rPr>
              <w:pPrChange w:id="7657" w:author="He Han" w:date="2026-10-22T22:10:00Z">
                <w:pPr>
                  <w:pStyle w:val="afc"/>
                  <w:numPr>
                    <w:numId w:val="156"/>
                  </w:numPr>
                  <w:ind w:left="420" w:firstLineChars="0" w:hanging="420"/>
                </w:pPr>
              </w:pPrChange>
            </w:pPr>
            <w:ins w:id="7658" w:author="He Han" w:date="2026-10-22T22:08: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064B5A30" w14:textId="77777777" w:rsidR="00153539" w:rsidRPr="00BB7730" w:rsidRDefault="00153539">
            <w:pPr>
              <w:pStyle w:val="afc"/>
              <w:numPr>
                <w:ilvl w:val="0"/>
                <w:numId w:val="163"/>
              </w:numPr>
              <w:ind w:firstLineChars="0"/>
              <w:rPr>
                <w:ins w:id="7659" w:author="He Han" w:date="2026-10-22T22:08:00Z"/>
                <w:rFonts w:ascii="Times New Roman" w:eastAsiaTheme="minorEastAsia" w:hAnsi="Times New Roman" w:cs="Times New Roman"/>
                <w:color w:val="auto"/>
                <w:sz w:val="18"/>
                <w:szCs w:val="18"/>
                <w:shd w:val="clear" w:color="auto" w:fill="FFFFFF"/>
                <w:lang w:eastAsia="zh-CN"/>
              </w:rPr>
              <w:pPrChange w:id="7660" w:author="He Han" w:date="2026-10-22T22:10:00Z">
                <w:pPr>
                  <w:pStyle w:val="afc"/>
                  <w:numPr>
                    <w:numId w:val="156"/>
                  </w:numPr>
                  <w:ind w:left="420" w:firstLineChars="0" w:hanging="420"/>
                </w:pPr>
              </w:pPrChange>
            </w:pPr>
            <w:ins w:id="7661" w:author="He Han" w:date="2026-10-22T22:08:00Z">
              <w:r w:rsidRPr="00BB7730">
                <w:rPr>
                  <w:rFonts w:ascii="Times New Roman" w:hAnsi="Times New Roman" w:cs="Times New Roman"/>
                  <w:color w:val="auto"/>
                  <w:sz w:val="18"/>
                  <w:szCs w:val="18"/>
                  <w:shd w:val="clear" w:color="auto" w:fill="FFFFFF"/>
                </w:rPr>
                <w:t>Agitator material: Hastelloy (N10276)</w:t>
              </w:r>
            </w:ins>
          </w:p>
          <w:p w14:paraId="13CFA740" w14:textId="77777777" w:rsidR="00153539" w:rsidRPr="00BB7730" w:rsidRDefault="00153539">
            <w:pPr>
              <w:pStyle w:val="afc"/>
              <w:numPr>
                <w:ilvl w:val="0"/>
                <w:numId w:val="163"/>
              </w:numPr>
              <w:ind w:firstLineChars="0"/>
              <w:rPr>
                <w:ins w:id="7662" w:author="He Han" w:date="2026-10-22T22:08:00Z"/>
                <w:rFonts w:ascii="Times New Roman" w:eastAsiaTheme="minorEastAsia" w:hAnsi="Times New Roman" w:cs="Times New Roman"/>
                <w:color w:val="auto"/>
                <w:sz w:val="18"/>
                <w:szCs w:val="18"/>
                <w:shd w:val="clear" w:color="auto" w:fill="FFFFFF"/>
                <w:lang w:eastAsia="zh-CN"/>
              </w:rPr>
              <w:pPrChange w:id="7663" w:author="He Han" w:date="2026-10-22T22:10:00Z">
                <w:pPr>
                  <w:pStyle w:val="afc"/>
                  <w:numPr>
                    <w:numId w:val="156"/>
                  </w:numPr>
                  <w:ind w:left="420" w:firstLineChars="0" w:hanging="420"/>
                </w:pPr>
              </w:pPrChange>
            </w:pPr>
            <w:ins w:id="7664" w:author="He Han" w:date="2026-10-22T22:08:00Z">
              <w:r w:rsidRPr="00BB7730">
                <w:rPr>
                  <w:rFonts w:ascii="Times New Roman" w:hAnsi="Times New Roman" w:cs="Times New Roman"/>
                  <w:color w:val="0000FF"/>
                  <w:sz w:val="18"/>
                  <w:szCs w:val="18"/>
                  <w:shd w:val="clear" w:color="auto" w:fill="FFFFFF"/>
                </w:rPr>
                <w:t>Sieve plate: HC-22</w:t>
              </w:r>
            </w:ins>
          </w:p>
          <w:p w14:paraId="2050047D" w14:textId="77777777" w:rsidR="00153539" w:rsidRPr="00BB7730" w:rsidRDefault="00153539">
            <w:pPr>
              <w:pStyle w:val="afc"/>
              <w:numPr>
                <w:ilvl w:val="0"/>
                <w:numId w:val="163"/>
              </w:numPr>
              <w:ind w:firstLineChars="0"/>
              <w:rPr>
                <w:ins w:id="7665" w:author="He Han" w:date="2026-10-22T22:08:00Z"/>
                <w:rFonts w:ascii="Times New Roman" w:hAnsi="Times New Roman" w:cs="Times New Roman"/>
                <w:color w:val="0000FF"/>
                <w:sz w:val="18"/>
                <w:szCs w:val="18"/>
                <w:shd w:val="clear" w:color="auto" w:fill="FFFFFF"/>
              </w:rPr>
              <w:pPrChange w:id="7666" w:author="He Han" w:date="2026-10-22T22:10:00Z">
                <w:pPr>
                  <w:pStyle w:val="afc"/>
                  <w:numPr>
                    <w:numId w:val="156"/>
                  </w:numPr>
                  <w:ind w:left="420" w:firstLineChars="0" w:hanging="420"/>
                </w:pPr>
              </w:pPrChange>
            </w:pPr>
            <w:ins w:id="7667"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38C8F8C4" w14:textId="77777777" w:rsidR="00153539" w:rsidRPr="00BB7730" w:rsidRDefault="00153539">
            <w:pPr>
              <w:pStyle w:val="afc"/>
              <w:numPr>
                <w:ilvl w:val="0"/>
                <w:numId w:val="163"/>
              </w:numPr>
              <w:ind w:firstLineChars="0"/>
              <w:rPr>
                <w:ins w:id="7668" w:author="He Han" w:date="2026-10-22T22:08:00Z"/>
                <w:rFonts w:ascii="Times New Roman" w:hAnsi="Times New Roman" w:cs="Times New Roman"/>
                <w:color w:val="auto"/>
                <w:sz w:val="18"/>
                <w:szCs w:val="18"/>
                <w:shd w:val="clear" w:color="auto" w:fill="FFFFFF"/>
              </w:rPr>
              <w:pPrChange w:id="7669" w:author="He Han" w:date="2026-10-22T22:10:00Z">
                <w:pPr>
                  <w:pStyle w:val="afc"/>
                  <w:numPr>
                    <w:numId w:val="156"/>
                  </w:numPr>
                  <w:ind w:left="420" w:firstLineChars="0" w:hanging="420"/>
                </w:pPr>
              </w:pPrChange>
            </w:pPr>
            <w:ins w:id="7670" w:author="He Han" w:date="2026-10-22T22:08:00Z">
              <w:r w:rsidRPr="00BB7730">
                <w:rPr>
                  <w:rFonts w:ascii="Times New Roman" w:hAnsi="Times New Roman" w:cs="Times New Roman"/>
                  <w:color w:val="auto"/>
                  <w:sz w:val="18"/>
                  <w:szCs w:val="18"/>
                  <w:shd w:val="clear" w:color="auto" w:fill="FFFFFF"/>
                </w:rPr>
                <w:t>Sight glass: Glass</w:t>
              </w:r>
            </w:ins>
          </w:p>
          <w:p w14:paraId="10FC4A60" w14:textId="77777777" w:rsidR="00153539" w:rsidRPr="00BB7730" w:rsidRDefault="00153539">
            <w:pPr>
              <w:pStyle w:val="afc"/>
              <w:numPr>
                <w:ilvl w:val="0"/>
                <w:numId w:val="163"/>
              </w:numPr>
              <w:ind w:firstLineChars="0"/>
              <w:rPr>
                <w:ins w:id="7671" w:author="He Han" w:date="2026-10-22T22:08:00Z"/>
                <w:rFonts w:ascii="Times New Roman" w:hAnsi="Times New Roman" w:cs="Times New Roman"/>
                <w:color w:val="auto"/>
                <w:sz w:val="18"/>
                <w:szCs w:val="18"/>
                <w:shd w:val="clear" w:color="auto" w:fill="FFFFFF"/>
              </w:rPr>
              <w:pPrChange w:id="7672" w:author="He Han" w:date="2026-10-22T22:10:00Z">
                <w:pPr>
                  <w:pStyle w:val="afc"/>
                  <w:numPr>
                    <w:numId w:val="156"/>
                  </w:numPr>
                  <w:ind w:left="420" w:firstLineChars="0" w:hanging="420"/>
                </w:pPr>
              </w:pPrChange>
            </w:pPr>
            <w:ins w:id="7673" w:author="He Han" w:date="2026-10-22T22:08:00Z">
              <w:r w:rsidRPr="00BB7730">
                <w:rPr>
                  <w:rFonts w:ascii="Times New Roman" w:hAnsi="Times New Roman" w:cs="Times New Roman"/>
                  <w:color w:val="auto"/>
                  <w:sz w:val="18"/>
                  <w:szCs w:val="18"/>
                  <w:shd w:val="clear" w:color="auto" w:fill="FFFFFF"/>
                </w:rPr>
                <w:t>Transfer pump material: SS316+PTFE</w:t>
              </w:r>
            </w:ins>
          </w:p>
          <w:p w14:paraId="39BE102E" w14:textId="77777777" w:rsidR="00153539" w:rsidRPr="00BB7730" w:rsidRDefault="00153539">
            <w:pPr>
              <w:pStyle w:val="afc"/>
              <w:numPr>
                <w:ilvl w:val="0"/>
                <w:numId w:val="163"/>
              </w:numPr>
              <w:ind w:firstLineChars="0"/>
              <w:rPr>
                <w:ins w:id="7674" w:author="He Han" w:date="2026-10-22T22:08:00Z"/>
                <w:rFonts w:ascii="Times New Roman" w:hAnsi="Times New Roman" w:cs="Times New Roman"/>
                <w:color w:val="auto"/>
                <w:sz w:val="18"/>
                <w:szCs w:val="18"/>
                <w:shd w:val="clear" w:color="auto" w:fill="FFFFFF"/>
              </w:rPr>
              <w:pPrChange w:id="7675" w:author="He Han" w:date="2026-10-22T22:10:00Z">
                <w:pPr>
                  <w:pStyle w:val="afc"/>
                  <w:numPr>
                    <w:numId w:val="156"/>
                  </w:numPr>
                  <w:ind w:left="420" w:firstLineChars="0" w:hanging="420"/>
                </w:pPr>
              </w:pPrChange>
            </w:pPr>
            <w:ins w:id="7676" w:author="He Han" w:date="2026-10-22T22:08:00Z">
              <w:r w:rsidRPr="00BB7730">
                <w:rPr>
                  <w:rFonts w:ascii="Times New Roman" w:hAnsi="Times New Roman" w:cs="Times New Roman"/>
                  <w:color w:val="auto"/>
                  <w:sz w:val="18"/>
                  <w:szCs w:val="18"/>
                  <w:shd w:val="clear" w:color="auto" w:fill="FFFFFF"/>
                </w:rPr>
                <w:t>Thermometer well material: Hastelloy (C-276)</w:t>
              </w:r>
            </w:ins>
          </w:p>
          <w:p w14:paraId="4B7F7D3E" w14:textId="77777777" w:rsidR="00153539" w:rsidRPr="00BB7730" w:rsidRDefault="00153539">
            <w:pPr>
              <w:pStyle w:val="afc"/>
              <w:numPr>
                <w:ilvl w:val="0"/>
                <w:numId w:val="163"/>
              </w:numPr>
              <w:ind w:firstLineChars="0"/>
              <w:rPr>
                <w:ins w:id="7677" w:author="He Han" w:date="2026-10-22T22:08:00Z"/>
                <w:rFonts w:ascii="Times New Roman" w:hAnsi="Times New Roman" w:cs="Times New Roman"/>
                <w:color w:val="auto"/>
                <w:sz w:val="18"/>
                <w:szCs w:val="18"/>
                <w:shd w:val="clear" w:color="auto" w:fill="FFFFFF"/>
              </w:rPr>
              <w:pPrChange w:id="7678" w:author="He Han" w:date="2026-10-22T22:10:00Z">
                <w:pPr>
                  <w:pStyle w:val="afc"/>
                  <w:numPr>
                    <w:numId w:val="156"/>
                  </w:numPr>
                  <w:ind w:left="420" w:firstLineChars="0" w:hanging="420"/>
                </w:pPr>
              </w:pPrChange>
            </w:pPr>
            <w:ins w:id="7679" w:author="He Han" w:date="2026-10-22T22:08:00Z">
              <w:r w:rsidRPr="00BB7730">
                <w:rPr>
                  <w:rFonts w:ascii="Times New Roman" w:hAnsi="Times New Roman" w:cs="Times New Roman"/>
                  <w:color w:val="auto"/>
                  <w:sz w:val="18"/>
                  <w:szCs w:val="18"/>
                  <w:shd w:val="clear" w:color="auto" w:fill="FFFFFF"/>
                </w:rPr>
                <w:t>Pipeline material: 316L</w:t>
              </w:r>
            </w:ins>
          </w:p>
          <w:p w14:paraId="74F486C4" w14:textId="77777777" w:rsidR="00153539" w:rsidRPr="00BB7730" w:rsidRDefault="00153539">
            <w:pPr>
              <w:pStyle w:val="afc"/>
              <w:numPr>
                <w:ilvl w:val="0"/>
                <w:numId w:val="163"/>
              </w:numPr>
              <w:ind w:firstLineChars="0"/>
              <w:rPr>
                <w:ins w:id="7680" w:author="He Han" w:date="2026-10-22T22:08:00Z"/>
                <w:rFonts w:ascii="Times New Roman" w:hAnsi="Times New Roman" w:cs="Times New Roman"/>
                <w:color w:val="0000FF"/>
                <w:sz w:val="18"/>
                <w:szCs w:val="18"/>
                <w:shd w:val="clear" w:color="auto" w:fill="FFFFFF"/>
              </w:rPr>
              <w:pPrChange w:id="7681" w:author="He Han" w:date="2026-10-22T22:10:00Z">
                <w:pPr>
                  <w:pStyle w:val="afc"/>
                  <w:numPr>
                    <w:numId w:val="156"/>
                  </w:numPr>
                  <w:ind w:left="420" w:firstLineChars="0" w:hanging="420"/>
                </w:pPr>
              </w:pPrChange>
            </w:pPr>
            <w:ins w:id="7682"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63E305D6" w14:textId="77777777" w:rsidR="00153539" w:rsidRPr="00BB7730" w:rsidRDefault="00153539">
            <w:pPr>
              <w:pStyle w:val="afc"/>
              <w:numPr>
                <w:ilvl w:val="0"/>
                <w:numId w:val="163"/>
              </w:numPr>
              <w:ind w:firstLineChars="0"/>
              <w:rPr>
                <w:ins w:id="7683" w:author="He Han" w:date="2026-10-22T22:08:00Z"/>
                <w:rFonts w:ascii="Times New Roman" w:hAnsi="Times New Roman" w:cs="Times New Roman"/>
                <w:color w:val="auto"/>
                <w:sz w:val="18"/>
                <w:szCs w:val="18"/>
                <w:shd w:val="clear" w:color="auto" w:fill="FFFFFF"/>
              </w:rPr>
              <w:pPrChange w:id="7684" w:author="He Han" w:date="2026-10-22T22:10:00Z">
                <w:pPr>
                  <w:pStyle w:val="afc"/>
                  <w:numPr>
                    <w:numId w:val="156"/>
                  </w:numPr>
                  <w:ind w:left="420" w:firstLineChars="0" w:hanging="420"/>
                </w:pPr>
              </w:pPrChange>
            </w:pPr>
            <w:ins w:id="7685" w:author="He Han" w:date="2026-10-22T22:08:00Z">
              <w:r w:rsidRPr="00BB7730">
                <w:rPr>
                  <w:rFonts w:ascii="Times New Roman" w:hAnsi="Times New Roman" w:cs="Times New Roman"/>
                  <w:color w:val="auto"/>
                  <w:sz w:val="18"/>
                  <w:szCs w:val="18"/>
                  <w:shd w:val="clear" w:color="auto" w:fill="FFFFFF"/>
                </w:rPr>
                <w:t>Mass flow meter: SS</w:t>
              </w:r>
            </w:ins>
          </w:p>
          <w:p w14:paraId="1763CDAB" w14:textId="77777777" w:rsidR="00153539" w:rsidRPr="00BB7730" w:rsidRDefault="00153539">
            <w:pPr>
              <w:pStyle w:val="afc"/>
              <w:numPr>
                <w:ilvl w:val="0"/>
                <w:numId w:val="163"/>
              </w:numPr>
              <w:ind w:firstLineChars="0"/>
              <w:rPr>
                <w:ins w:id="7686" w:author="He Han" w:date="2026-10-22T22:08:00Z"/>
                <w:rFonts w:ascii="Times New Roman" w:hAnsi="Times New Roman" w:cs="Times New Roman"/>
                <w:b/>
                <w:color w:val="auto"/>
                <w:sz w:val="18"/>
                <w:szCs w:val="18"/>
                <w:shd w:val="clear" w:color="auto" w:fill="FFFFFF"/>
              </w:rPr>
              <w:pPrChange w:id="7687" w:author="He Han" w:date="2026-10-22T22:10:00Z">
                <w:pPr>
                  <w:pStyle w:val="afc"/>
                  <w:numPr>
                    <w:numId w:val="156"/>
                  </w:numPr>
                  <w:ind w:left="420" w:firstLineChars="0" w:hanging="420"/>
                </w:pPr>
              </w:pPrChange>
            </w:pPr>
            <w:ins w:id="7688" w:author="He Han" w:date="2026-10-22T22:08: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6AD5D450" w14:textId="77777777" w:rsidR="00153539" w:rsidRPr="00BB7730" w:rsidRDefault="00153539">
            <w:pPr>
              <w:pStyle w:val="afc"/>
              <w:numPr>
                <w:ilvl w:val="0"/>
                <w:numId w:val="163"/>
              </w:numPr>
              <w:ind w:firstLineChars="0"/>
              <w:rPr>
                <w:ins w:id="7689" w:author="He Han" w:date="2026-10-22T22:08:00Z"/>
                <w:rFonts w:ascii="Times New Roman" w:eastAsiaTheme="minorEastAsia" w:hAnsi="Times New Roman" w:cs="Times New Roman"/>
                <w:color w:val="auto"/>
                <w:sz w:val="18"/>
                <w:szCs w:val="18"/>
                <w:shd w:val="clear" w:color="auto" w:fill="FFFFFF"/>
                <w:lang w:eastAsia="zh-CN"/>
              </w:rPr>
              <w:pPrChange w:id="7690" w:author="He Han" w:date="2026-10-22T22:10:00Z">
                <w:pPr>
                  <w:pStyle w:val="afc"/>
                  <w:numPr>
                    <w:numId w:val="156"/>
                  </w:numPr>
                  <w:ind w:left="420" w:firstLineChars="0" w:hanging="420"/>
                </w:pPr>
              </w:pPrChange>
            </w:pPr>
            <w:ins w:id="7691"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283EEDEF" w14:textId="77777777" w:rsidR="00153539" w:rsidRPr="00BB7730" w:rsidRDefault="00153539">
            <w:pPr>
              <w:pStyle w:val="afc"/>
              <w:numPr>
                <w:ilvl w:val="0"/>
                <w:numId w:val="163"/>
              </w:numPr>
              <w:ind w:firstLineChars="0"/>
              <w:rPr>
                <w:ins w:id="7692" w:author="He Han" w:date="2026-10-22T22:08:00Z"/>
                <w:rFonts w:ascii="Times New Roman" w:hAnsi="Times New Roman" w:cs="Times New Roman"/>
                <w:color w:val="auto"/>
                <w:sz w:val="18"/>
                <w:szCs w:val="18"/>
                <w:shd w:val="clear" w:color="auto" w:fill="FFFFFF"/>
              </w:rPr>
              <w:pPrChange w:id="7693" w:author="He Han" w:date="2026-10-22T22:10:00Z">
                <w:pPr>
                  <w:pStyle w:val="afc"/>
                  <w:numPr>
                    <w:numId w:val="156"/>
                  </w:numPr>
                  <w:ind w:left="420" w:firstLineChars="0" w:hanging="420"/>
                </w:pPr>
              </w:pPrChange>
            </w:pPr>
            <w:ins w:id="7694"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113AC0D2" w14:textId="77777777" w:rsidR="00153539" w:rsidRPr="00BB7730" w:rsidRDefault="00153539">
            <w:pPr>
              <w:pStyle w:val="afc"/>
              <w:numPr>
                <w:ilvl w:val="0"/>
                <w:numId w:val="163"/>
              </w:numPr>
              <w:ind w:firstLineChars="0"/>
              <w:rPr>
                <w:ins w:id="7695" w:author="He Han" w:date="2026-10-22T22:08:00Z"/>
                <w:rFonts w:ascii="Times New Roman" w:hAnsi="Times New Roman" w:cs="Times New Roman"/>
                <w:color w:val="auto"/>
                <w:sz w:val="18"/>
                <w:szCs w:val="18"/>
                <w:shd w:val="clear" w:color="auto" w:fill="FFFFFF"/>
              </w:rPr>
              <w:pPrChange w:id="7696" w:author="He Han" w:date="2026-10-22T22:10:00Z">
                <w:pPr>
                  <w:pStyle w:val="afc"/>
                  <w:numPr>
                    <w:numId w:val="156"/>
                  </w:numPr>
                  <w:ind w:left="420" w:firstLineChars="0" w:hanging="420"/>
                </w:pPr>
              </w:pPrChange>
            </w:pPr>
            <w:ins w:id="7697"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1603E759" w14:textId="77777777" w:rsidR="00153539" w:rsidRPr="00BB7730" w:rsidRDefault="00153539">
            <w:pPr>
              <w:pStyle w:val="afc"/>
              <w:numPr>
                <w:ilvl w:val="0"/>
                <w:numId w:val="163"/>
              </w:numPr>
              <w:ind w:firstLineChars="0"/>
              <w:rPr>
                <w:ins w:id="7698" w:author="He Han" w:date="2026-10-22T22:08:00Z"/>
                <w:rFonts w:ascii="Times New Roman" w:hAnsi="Times New Roman" w:cs="Times New Roman"/>
                <w:color w:val="auto"/>
                <w:sz w:val="18"/>
                <w:szCs w:val="18"/>
                <w:shd w:val="clear" w:color="auto" w:fill="FFFFFF"/>
              </w:rPr>
              <w:pPrChange w:id="7699" w:author="He Han" w:date="2026-10-22T22:10:00Z">
                <w:pPr>
                  <w:pStyle w:val="afc"/>
                  <w:numPr>
                    <w:numId w:val="156"/>
                  </w:numPr>
                  <w:ind w:left="420" w:firstLineChars="0" w:hanging="420"/>
                </w:pPr>
              </w:pPrChange>
            </w:pPr>
            <w:ins w:id="7700" w:author="He Han" w:date="2026-10-22T22:08:00Z">
              <w:r w:rsidRPr="00BB7730">
                <w:rPr>
                  <w:rFonts w:ascii="Times New Roman" w:hAnsi="Times New Roman" w:cs="Times New Roman"/>
                  <w:color w:val="0000FF"/>
                  <w:sz w:val="18"/>
                  <w:szCs w:val="18"/>
                  <w:shd w:val="clear" w:color="auto" w:fill="FFFFFF"/>
                </w:rPr>
                <w:lastRenderedPageBreak/>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4DEC4AD9" w14:textId="3FF5720E" w:rsidR="000B3418" w:rsidRPr="00BB7730" w:rsidDel="00153539" w:rsidRDefault="000B3418" w:rsidP="000B3418">
            <w:pPr>
              <w:rPr>
                <w:ins w:id="7701" w:author="Xuning Wei12232" w:date="2026-07-27T17:21:00Z"/>
                <w:del w:id="7702" w:author="He Han" w:date="2026-10-22T22:08:00Z"/>
                <w:rFonts w:ascii="Times New Roman" w:hAnsi="Times New Roman" w:cs="Times New Roman"/>
                <w:color w:val="auto"/>
                <w:sz w:val="18"/>
                <w:szCs w:val="18"/>
                <w:shd w:val="clear" w:color="auto" w:fill="FFFFFF"/>
              </w:rPr>
            </w:pPr>
            <w:ins w:id="7703" w:author="Xuning Wei12232" w:date="2026-07-27T17:21:00Z">
              <w:del w:id="7704" w:author="He Han" w:date="2026-10-12T13:44:00Z">
                <w:r w:rsidRPr="00BB7730" w:rsidDel="000E3A98">
                  <w:rPr>
                    <w:rFonts w:ascii="Times New Roman" w:hAnsi="Times New Roman" w:cs="Times New Roman"/>
                    <w:color w:val="00B0F0"/>
                    <w:sz w:val="18"/>
                    <w:szCs w:val="18"/>
                    <w:shd w:val="clear" w:color="auto" w:fill="FFFFFF"/>
                    <w:rPrChange w:id="7705" w:author="He Han" w:date="2026-10-12T14:08: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7706" w:author="He Han" w:date="2026-10-12T14:08: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7707" w:author="He Han" w:date="2026-10-12T14:08:00Z">
                      <w:rPr>
                        <w:rFonts w:ascii="Times New Roman" w:hAnsi="Times New Roman" w:cs="Times New Roman"/>
                        <w:color w:val="auto"/>
                        <w:sz w:val="18"/>
                        <w:szCs w:val="18"/>
                        <w:shd w:val="clear" w:color="auto" w:fill="FFFFFF"/>
                      </w:rPr>
                    </w:rPrChange>
                  </w:rPr>
                  <w:delText>material:</w:delText>
                </w:r>
              </w:del>
              <w:del w:id="7708" w:author="He Han" w:date="2026-10-22T22:08:00Z">
                <w:r w:rsidRPr="00BB7730" w:rsidDel="00153539">
                  <w:rPr>
                    <w:rFonts w:ascii="Times New Roman" w:hAnsi="Times New Roman" w:cs="Times New Roman"/>
                    <w:color w:val="00B0F0"/>
                    <w:sz w:val="18"/>
                    <w:szCs w:val="18"/>
                    <w:shd w:val="clear" w:color="auto" w:fill="FFFFFF"/>
                    <w:rPrChange w:id="7709" w:author="He Han" w:date="2026-10-12T14:08:00Z">
                      <w:rPr>
                        <w:rFonts w:ascii="Times New Roman" w:hAnsi="Times New Roman" w:cs="Times New Roman"/>
                        <w:color w:val="auto"/>
                        <w:sz w:val="18"/>
                        <w:szCs w:val="18"/>
                        <w:shd w:val="clear" w:color="auto" w:fill="FFFFFF"/>
                      </w:rPr>
                    </w:rPrChange>
                  </w:rPr>
                  <w:delText xml:space="preserve"> </w:delText>
                </w:r>
                <w:r w:rsidRPr="00BB7730" w:rsidDel="00153539">
                  <w:rPr>
                    <w:rFonts w:ascii="Times New Roman" w:hAnsi="Times New Roman" w:cs="Times New Roman"/>
                    <w:color w:val="auto"/>
                    <w:sz w:val="18"/>
                    <w:szCs w:val="18"/>
                    <w:shd w:val="clear" w:color="auto" w:fill="FFFFFF"/>
                  </w:rPr>
                  <w:delText>Hastelloy (C-276)</w:delText>
                </w:r>
              </w:del>
            </w:ins>
          </w:p>
          <w:p w14:paraId="7D00452A" w14:textId="7AE34F17" w:rsidR="000B3418" w:rsidRPr="00BB7730" w:rsidDel="00153539" w:rsidRDefault="000B3418" w:rsidP="000B3418">
            <w:pPr>
              <w:rPr>
                <w:ins w:id="7710" w:author="Xuning Wei12232" w:date="2026-07-27T17:21:00Z"/>
                <w:del w:id="7711" w:author="He Han" w:date="2026-10-22T22:08:00Z"/>
                <w:rFonts w:ascii="Times New Roman" w:eastAsiaTheme="minorEastAsia" w:hAnsi="Times New Roman" w:cs="Times New Roman"/>
                <w:color w:val="auto"/>
                <w:sz w:val="18"/>
                <w:szCs w:val="18"/>
                <w:shd w:val="clear" w:color="auto" w:fill="FFFFFF"/>
                <w:lang w:eastAsia="zh-CN"/>
              </w:rPr>
            </w:pPr>
            <w:ins w:id="7712" w:author="Xuning Wei12232" w:date="2026-07-27T17:21:00Z">
              <w:del w:id="7713" w:author="He Han" w:date="2026-10-22T22:08:00Z">
                <w:r w:rsidRPr="00BB7730" w:rsidDel="00153539">
                  <w:rPr>
                    <w:rFonts w:ascii="Times New Roman" w:hAnsi="Times New Roman" w:cs="Times New Roman"/>
                    <w:color w:val="auto"/>
                    <w:sz w:val="18"/>
                    <w:szCs w:val="18"/>
                    <w:shd w:val="clear" w:color="auto" w:fill="FFFFFF"/>
                  </w:rPr>
                  <w:delText xml:space="preserve">Agitator material: </w:delText>
                </w:r>
                <w:r w:rsidRPr="00BB7730" w:rsidDel="00153539">
                  <w:rPr>
                    <w:rFonts w:ascii="Times New Roman" w:hAnsi="Times New Roman" w:cs="Times New Roman"/>
                  </w:rPr>
                  <w:delText xml:space="preserve"> </w:delText>
                </w:r>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0E6A5066" w14:textId="534AB032" w:rsidR="000B3418" w:rsidRPr="00BB7730" w:rsidDel="00153539" w:rsidRDefault="000B3418" w:rsidP="000B3418">
            <w:pPr>
              <w:rPr>
                <w:ins w:id="7714" w:author="Xuning Wei12232" w:date="2026-07-27T17:21:00Z"/>
                <w:del w:id="7715" w:author="He Han" w:date="2026-10-22T22:08:00Z"/>
                <w:rFonts w:ascii="Times New Roman" w:hAnsi="Times New Roman" w:cs="Times New Roman"/>
                <w:color w:val="0000FF"/>
                <w:sz w:val="18"/>
                <w:szCs w:val="18"/>
                <w:shd w:val="clear" w:color="auto" w:fill="FFFFFF"/>
              </w:rPr>
            </w:pPr>
            <w:ins w:id="7716" w:author="Xuning Wei12232" w:date="2026-07-27T17:21:00Z">
              <w:del w:id="7717"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1F9B2183" w14:textId="73564AFF" w:rsidR="000B3418" w:rsidRPr="00BB7730" w:rsidDel="00153539" w:rsidRDefault="000B3418" w:rsidP="000B3418">
            <w:pPr>
              <w:rPr>
                <w:ins w:id="7718" w:author="Xuning Wei12232" w:date="2026-07-27T17:21:00Z"/>
                <w:del w:id="7719" w:author="He Han" w:date="2026-10-22T22:08:00Z"/>
                <w:rFonts w:ascii="Times New Roman" w:hAnsi="Times New Roman" w:cs="Times New Roman"/>
                <w:color w:val="auto"/>
                <w:sz w:val="18"/>
                <w:szCs w:val="18"/>
                <w:shd w:val="clear" w:color="auto" w:fill="FFFFFF"/>
              </w:rPr>
            </w:pPr>
            <w:ins w:id="7720" w:author="Xuning Wei12232" w:date="2026-07-27T17:21:00Z">
              <w:del w:id="7721"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1D616ADF" w14:textId="107B5E70" w:rsidR="000B3418" w:rsidRPr="00BB7730" w:rsidDel="00153539" w:rsidRDefault="000B3418" w:rsidP="000B3418">
            <w:pPr>
              <w:rPr>
                <w:ins w:id="7722" w:author="Xuning Wei12232" w:date="2026-07-27T17:21:00Z"/>
                <w:del w:id="7723" w:author="He Han" w:date="2026-10-22T22:08:00Z"/>
                <w:rFonts w:ascii="Times New Roman" w:hAnsi="Times New Roman" w:cs="Times New Roman"/>
                <w:color w:val="auto"/>
                <w:sz w:val="18"/>
                <w:szCs w:val="18"/>
                <w:shd w:val="clear" w:color="auto" w:fill="FFFFFF"/>
              </w:rPr>
            </w:pPr>
            <w:ins w:id="7724" w:author="Xuning Wei12232" w:date="2026-07-27T17:21:00Z">
              <w:del w:id="7725"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del w:id="7726" w:author="He Han" w:date="2026-10-12T14:08:00Z">
                <w:r w:rsidRPr="00BB7730" w:rsidDel="0049073C">
                  <w:rPr>
                    <w:rFonts w:ascii="Times New Roman" w:hAnsi="Times New Roman" w:cs="Times New Roman"/>
                    <w:color w:val="auto"/>
                    <w:sz w:val="18"/>
                    <w:szCs w:val="18"/>
                    <w:shd w:val="clear" w:color="auto" w:fill="FFFFFF"/>
                  </w:rPr>
                  <w:delText>,</w:delText>
                </w:r>
              </w:del>
            </w:ins>
          </w:p>
          <w:p w14:paraId="3D4D9D0B" w14:textId="7F0BF90D" w:rsidR="000B3418" w:rsidRPr="00BB7730" w:rsidDel="00153539" w:rsidRDefault="000B3418" w:rsidP="000B3418">
            <w:pPr>
              <w:rPr>
                <w:ins w:id="7727" w:author="Xuning Wei12232" w:date="2026-07-27T17:21:00Z"/>
                <w:del w:id="7728" w:author="He Han" w:date="2026-10-22T22:08:00Z"/>
                <w:rFonts w:ascii="Times New Roman" w:hAnsi="Times New Roman" w:cs="Times New Roman"/>
                <w:color w:val="auto"/>
                <w:sz w:val="18"/>
                <w:szCs w:val="18"/>
                <w:shd w:val="clear" w:color="auto" w:fill="FFFFFF"/>
              </w:rPr>
            </w:pPr>
            <w:ins w:id="7729" w:author="Xuning Wei12232" w:date="2026-07-27T17:21:00Z">
              <w:del w:id="7730"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658E7307" w14:textId="095E6E99" w:rsidR="000B3418" w:rsidRPr="00BB7730" w:rsidDel="00153539" w:rsidRDefault="000B3418" w:rsidP="000B3418">
            <w:pPr>
              <w:rPr>
                <w:ins w:id="7731" w:author="Xuning Wei12232" w:date="2026-07-27T17:21:00Z"/>
                <w:del w:id="7732" w:author="He Han" w:date="2026-10-22T22:08:00Z"/>
                <w:rFonts w:ascii="Times New Roman" w:hAnsi="Times New Roman" w:cs="Times New Roman"/>
                <w:color w:val="auto"/>
                <w:sz w:val="18"/>
                <w:szCs w:val="18"/>
                <w:shd w:val="clear" w:color="auto" w:fill="FFFFFF"/>
              </w:rPr>
            </w:pPr>
            <w:ins w:id="7733" w:author="Xuning Wei12232" w:date="2026-07-27T17:21:00Z">
              <w:del w:id="7734"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24DFD10D" w14:textId="30154D47" w:rsidR="000B3418" w:rsidRPr="00BB7730" w:rsidDel="00153539" w:rsidRDefault="000B3418" w:rsidP="000B3418">
            <w:pPr>
              <w:rPr>
                <w:ins w:id="7735" w:author="Xuning Wei12232" w:date="2026-07-27T17:21:00Z"/>
                <w:del w:id="7736" w:author="He Han" w:date="2026-10-22T22:08:00Z"/>
                <w:rFonts w:ascii="Times New Roman" w:hAnsi="Times New Roman" w:cs="Times New Roman"/>
                <w:color w:val="FF0000"/>
                <w:sz w:val="18"/>
                <w:szCs w:val="18"/>
                <w:shd w:val="clear" w:color="auto" w:fill="FFFFFF"/>
                <w:rPrChange w:id="7737" w:author="Johan Granander" w:date="2026-07-28T15:02:00Z">
                  <w:rPr>
                    <w:ins w:id="7738" w:author="Xuning Wei12232" w:date="2026-07-27T17:21:00Z"/>
                    <w:del w:id="7739" w:author="He Han" w:date="2026-10-22T22:08:00Z"/>
                    <w:rFonts w:ascii="Times New Roman" w:hAnsi="Times New Roman" w:cs="Times New Roman"/>
                    <w:color w:val="FF0000"/>
                    <w:sz w:val="18"/>
                    <w:szCs w:val="18"/>
                    <w:shd w:val="clear" w:color="auto" w:fill="FFFFFF"/>
                    <w:lang w:val="sv-SE"/>
                  </w:rPr>
                </w:rPrChange>
              </w:rPr>
            </w:pPr>
            <w:ins w:id="7740" w:author="Xuning Wei12232" w:date="2026-07-27T17:21:00Z">
              <w:del w:id="7741" w:author="He Han" w:date="2026-10-22T22:08:00Z">
                <w:r w:rsidRPr="00BB7730" w:rsidDel="00153539">
                  <w:rPr>
                    <w:rFonts w:ascii="Times New Roman" w:hAnsi="Times New Roman" w:cs="Times New Roman"/>
                    <w:color w:val="FF0000"/>
                    <w:sz w:val="18"/>
                    <w:szCs w:val="18"/>
                    <w:shd w:val="clear" w:color="auto" w:fill="FFFFFF"/>
                    <w:rPrChange w:id="7742"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39639CB7" w14:textId="3C426207" w:rsidR="000B3418" w:rsidRPr="00BB7730" w:rsidDel="00153539" w:rsidRDefault="000B3418" w:rsidP="000B3418">
            <w:pPr>
              <w:rPr>
                <w:ins w:id="7743" w:author="Xuning Wei12232" w:date="2026-07-27T17:21:00Z"/>
                <w:del w:id="7744" w:author="He Han" w:date="2026-10-22T22:08:00Z"/>
                <w:rFonts w:ascii="Times New Roman" w:hAnsi="Times New Roman" w:cs="Times New Roman"/>
                <w:color w:val="auto"/>
                <w:sz w:val="18"/>
                <w:szCs w:val="18"/>
                <w:shd w:val="clear" w:color="auto" w:fill="FFFFFF"/>
                <w:rPrChange w:id="7745" w:author="Johan Granander" w:date="2026-07-28T15:02:00Z">
                  <w:rPr>
                    <w:ins w:id="7746" w:author="Xuning Wei12232" w:date="2026-07-27T17:21:00Z"/>
                    <w:del w:id="7747" w:author="He Han" w:date="2026-10-22T22:08:00Z"/>
                    <w:rFonts w:ascii="Times New Roman" w:hAnsi="Times New Roman" w:cs="Times New Roman"/>
                    <w:color w:val="auto"/>
                    <w:sz w:val="18"/>
                    <w:szCs w:val="18"/>
                    <w:shd w:val="clear" w:color="auto" w:fill="FFFFFF"/>
                    <w:lang w:val="sv-SE"/>
                  </w:rPr>
                </w:rPrChange>
              </w:rPr>
            </w:pPr>
            <w:ins w:id="7748" w:author="Xuning Wei12232" w:date="2026-07-27T17:21:00Z">
              <w:del w:id="7749" w:author="He Han" w:date="2026-10-22T22:08:00Z">
                <w:r w:rsidRPr="00BB7730" w:rsidDel="00153539">
                  <w:rPr>
                    <w:rFonts w:ascii="Times New Roman" w:hAnsi="Times New Roman" w:cs="Times New Roman"/>
                    <w:color w:val="auto"/>
                    <w:sz w:val="18"/>
                    <w:szCs w:val="18"/>
                    <w:shd w:val="clear" w:color="auto" w:fill="FFFFFF"/>
                    <w:rPrChange w:id="7750"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3D7FECC6" w14:textId="44B3F501" w:rsidR="000B3418" w:rsidRPr="00BB7730" w:rsidDel="00153539" w:rsidRDefault="000B3418" w:rsidP="000B3418">
            <w:pPr>
              <w:rPr>
                <w:ins w:id="7751" w:author="Xuning Wei12232" w:date="2026-07-27T17:21:00Z"/>
                <w:del w:id="7752" w:author="He Han" w:date="2026-10-22T22:08:00Z"/>
                <w:rFonts w:ascii="Times New Roman" w:hAnsi="Times New Roman" w:cs="Times New Roman"/>
                <w:b/>
                <w:color w:val="auto"/>
                <w:sz w:val="18"/>
                <w:szCs w:val="18"/>
                <w:shd w:val="clear" w:color="auto" w:fill="FFFFFF"/>
              </w:rPr>
            </w:pPr>
            <w:ins w:id="7753" w:author="Xuning Wei12232" w:date="2026-07-27T17:21:00Z">
              <w:del w:id="7754"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7755" w:author="He Han" w:date="2026-10-12T14:08:00Z">
                <w:r w:rsidRPr="00BB7730" w:rsidDel="0049073C">
                  <w:rPr>
                    <w:rFonts w:ascii="Times New Roman" w:hAnsi="Times New Roman" w:cs="Times New Roman"/>
                    <w:color w:val="auto"/>
                    <w:sz w:val="18"/>
                    <w:szCs w:val="18"/>
                    <w:shd w:val="clear" w:color="auto" w:fill="FFFFFF"/>
                  </w:rPr>
                  <w:delText>304 &amp; 316L</w:delText>
                </w:r>
              </w:del>
            </w:ins>
          </w:p>
          <w:p w14:paraId="6FAB4F07" w14:textId="7FDA3D7A" w:rsidR="000B3418" w:rsidRPr="00BB7730" w:rsidDel="00153539" w:rsidRDefault="000B3418" w:rsidP="000B3418">
            <w:pPr>
              <w:rPr>
                <w:ins w:id="7756" w:author="Xuning Wei12232" w:date="2026-07-27T17:21:00Z"/>
                <w:del w:id="7757" w:author="He Han" w:date="2026-10-22T22:08:00Z"/>
                <w:rFonts w:ascii="Times New Roman" w:eastAsiaTheme="minorEastAsia" w:hAnsi="Times New Roman" w:cs="Times New Roman"/>
                <w:color w:val="auto"/>
                <w:sz w:val="18"/>
                <w:szCs w:val="18"/>
                <w:shd w:val="clear" w:color="auto" w:fill="FFFFFF"/>
                <w:lang w:eastAsia="zh-CN"/>
              </w:rPr>
            </w:pPr>
            <w:ins w:id="7758" w:author="Xuning Wei12232" w:date="2026-07-27T17:21:00Z">
              <w:del w:id="7759"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1A03BD5A" w14:textId="7275751E" w:rsidR="000B3418" w:rsidRPr="00BB7730" w:rsidDel="00153539" w:rsidRDefault="000B3418" w:rsidP="000B3418">
            <w:pPr>
              <w:rPr>
                <w:ins w:id="7760" w:author="Xuning Wei12232" w:date="2026-07-27T17:21:00Z"/>
                <w:del w:id="7761" w:author="He Han" w:date="2026-10-22T22:08:00Z"/>
                <w:rFonts w:ascii="Times New Roman" w:hAnsi="Times New Roman" w:cs="Times New Roman"/>
                <w:color w:val="auto"/>
                <w:sz w:val="18"/>
                <w:szCs w:val="18"/>
                <w:shd w:val="clear" w:color="auto" w:fill="FFFFFF"/>
              </w:rPr>
            </w:pPr>
            <w:ins w:id="7762" w:author="Xuning Wei12232" w:date="2026-07-27T17:21:00Z">
              <w:del w:id="7763"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56CCFE8D" w14:textId="7927D2D5" w:rsidR="00143102" w:rsidRPr="00BB7730" w:rsidDel="00153539" w:rsidRDefault="000B3418" w:rsidP="000B3418">
            <w:pPr>
              <w:jc w:val="both"/>
              <w:rPr>
                <w:del w:id="7764" w:author="He Han" w:date="2026-10-22T22:08:00Z"/>
                <w:rFonts w:ascii="Times New Roman" w:hAnsi="Times New Roman" w:cs="Times New Roman"/>
                <w:color w:val="auto"/>
                <w:sz w:val="18"/>
                <w:szCs w:val="18"/>
                <w:shd w:val="clear" w:color="auto" w:fill="FFFFFF"/>
              </w:rPr>
            </w:pPr>
            <w:ins w:id="7765" w:author="Xuning Wei12232" w:date="2026-07-27T17:21:00Z">
              <w:del w:id="7766" w:author="He Han" w:date="2026-10-22T22:08:00Z">
                <w:r w:rsidRPr="00BB7730" w:rsidDel="00153539">
                  <w:rPr>
                    <w:rFonts w:ascii="Times New Roman" w:hAnsi="Times New Roman" w:cs="Times New Roman"/>
                    <w:color w:val="0000FF"/>
                    <w:sz w:val="18"/>
                    <w:szCs w:val="18"/>
                  </w:rPr>
                  <w:delText>Mechanical seal:</w:delText>
                </w:r>
              </w:del>
              <w:del w:id="7767" w:author="He Han" w:date="2026-10-12T14:09:00Z">
                <w:r w:rsidRPr="00BB7730" w:rsidDel="0049073C">
                  <w:rPr>
                    <w:rFonts w:ascii="Times New Roman" w:hAnsi="Times New Roman" w:cs="Times New Roman"/>
                    <w:color w:val="0000FF"/>
                    <w:sz w:val="18"/>
                    <w:szCs w:val="18"/>
                  </w:rPr>
                  <w:delText xml:space="preserve"> </w:delText>
                </w:r>
                <w:r w:rsidRPr="00BB7730" w:rsidDel="0049073C">
                  <w:rPr>
                    <w:rFonts w:ascii="Times New Roman" w:hAnsi="Times New Roman" w:cs="Times New Roman"/>
                    <w:color w:val="0000FF"/>
                    <w:sz w:val="18"/>
                    <w:szCs w:val="18"/>
                    <w:shd w:val="clear" w:color="auto" w:fill="FFFFFF"/>
                  </w:rPr>
                  <w:delText xml:space="preserve">304SS </w:delText>
                </w:r>
              </w:del>
              <w:del w:id="7768" w:author="He Han" w:date="2026-10-22T22:08:00Z">
                <w:r w:rsidRPr="00BB7730" w:rsidDel="00153539">
                  <w:rPr>
                    <w:rFonts w:ascii="Times New Roman" w:hAnsi="Times New Roman" w:cs="Times New Roman"/>
                    <w:color w:val="0000FF"/>
                    <w:sz w:val="18"/>
                    <w:szCs w:val="18"/>
                    <w:shd w:val="clear" w:color="auto" w:fill="FFFFFF"/>
                  </w:rPr>
                  <w:delText xml:space="preserve">&amp; PTFE &amp; FFKM Gloves: </w:delText>
                </w:r>
              </w:del>
              <w:del w:id="7769" w:author="He Han" w:date="2026-10-19T16:37:00Z">
                <w:r w:rsidRPr="00BB7730" w:rsidDel="00467D71">
                  <w:rPr>
                    <w:rFonts w:ascii="Times New Roman" w:hAnsi="Times New Roman" w:cs="Times New Roman"/>
                    <w:color w:val="0000FF"/>
                    <w:sz w:val="18"/>
                    <w:szCs w:val="18"/>
                    <w:shd w:val="clear" w:color="auto" w:fill="FFFFFF"/>
                  </w:rPr>
                  <w:delText>CSPE</w:delText>
                </w:r>
              </w:del>
            </w:ins>
            <w:del w:id="7770" w:author="He Han" w:date="2026-10-22T22:08:00Z">
              <w:r w:rsidR="00143102" w:rsidRPr="00BB7730" w:rsidDel="00153539">
                <w:rPr>
                  <w:rFonts w:ascii="Times New Roman" w:hAnsi="Times New Roman" w:cs="Times New Roman"/>
                  <w:color w:val="auto"/>
                  <w:sz w:val="18"/>
                  <w:szCs w:val="18"/>
                  <w:shd w:val="clear" w:color="auto" w:fill="FFFFFF"/>
                </w:rPr>
                <w:delText>Transfer pump material:SS</w:delText>
              </w:r>
            </w:del>
            <w:ins w:id="7771" w:author="Johan Granander" w:date="2026-05-04T11:50:00Z">
              <w:del w:id="7772" w:author="He Han" w:date="2026-10-22T22:08:00Z">
                <w:r w:rsidR="0003097E" w:rsidRPr="00BB7730" w:rsidDel="00153539">
                  <w:rPr>
                    <w:rFonts w:ascii="Times New Roman" w:hAnsi="Times New Roman" w:cs="Times New Roman"/>
                    <w:color w:val="auto"/>
                    <w:sz w:val="18"/>
                    <w:szCs w:val="18"/>
                    <w:shd w:val="clear" w:color="auto" w:fill="FFFFFF"/>
                  </w:rPr>
                  <w:delText>material: SS</w:delText>
                </w:r>
              </w:del>
            </w:ins>
            <w:del w:id="7773" w:author="He Han" w:date="2026-10-22T22:08:00Z">
              <w:r w:rsidR="00143102" w:rsidRPr="00BB7730" w:rsidDel="00153539">
                <w:rPr>
                  <w:rFonts w:ascii="Times New Roman" w:hAnsi="Times New Roman" w:cs="Times New Roman"/>
                  <w:color w:val="auto"/>
                  <w:sz w:val="18"/>
                  <w:szCs w:val="18"/>
                  <w:shd w:val="clear" w:color="auto" w:fill="FFFFFF"/>
                </w:rPr>
                <w:delText>316+PTFE</w:delText>
              </w:r>
            </w:del>
          </w:p>
          <w:p w14:paraId="114E59CB" w14:textId="07D020E8" w:rsidR="00143102" w:rsidRPr="00BB7730" w:rsidDel="00153539" w:rsidRDefault="00143102" w:rsidP="0030647B">
            <w:pPr>
              <w:jc w:val="both"/>
              <w:rPr>
                <w:del w:id="7774" w:author="He Han" w:date="2026-10-22T22:08:00Z"/>
                <w:rFonts w:ascii="Times New Roman" w:eastAsia="仿宋_GB2312" w:hAnsi="Times New Roman" w:cs="Times New Roman"/>
                <w:color w:val="auto"/>
                <w:sz w:val="18"/>
                <w:szCs w:val="18"/>
              </w:rPr>
            </w:pPr>
            <w:del w:id="7775" w:author="He Han" w:date="2026-10-22T22:08:00Z">
              <w:r w:rsidRPr="00BB7730" w:rsidDel="00153539">
                <w:rPr>
                  <w:rFonts w:ascii="Times New Roman" w:eastAsia="仿宋_GB2312" w:hAnsi="Times New Roman" w:cs="Times New Roman"/>
                  <w:color w:val="auto"/>
                  <w:sz w:val="18"/>
                  <w:szCs w:val="18"/>
                </w:rPr>
                <w:delText>Charging line: SS</w:delText>
              </w:r>
            </w:del>
          </w:p>
          <w:p w14:paraId="05D769D0" w14:textId="2F2155E9" w:rsidR="00143102" w:rsidRPr="00BB7730" w:rsidDel="00153539" w:rsidRDefault="00143102" w:rsidP="0030647B">
            <w:pPr>
              <w:jc w:val="both"/>
              <w:rPr>
                <w:del w:id="7776" w:author="He Han" w:date="2026-10-22T22:08:00Z"/>
                <w:rFonts w:ascii="Times New Roman" w:eastAsia="仿宋_GB2312" w:hAnsi="Times New Roman" w:cs="Times New Roman"/>
                <w:color w:val="auto"/>
                <w:sz w:val="18"/>
                <w:szCs w:val="18"/>
                <w:lang w:val="en-IE"/>
                <w:rPrChange w:id="7777" w:author="Johan Granander" w:date="2026-07-28T15:02:00Z">
                  <w:rPr>
                    <w:del w:id="7778" w:author="He Han" w:date="2026-10-22T22:08:00Z"/>
                    <w:rFonts w:ascii="Times New Roman" w:eastAsia="仿宋_GB2312" w:hAnsi="Times New Roman" w:cs="Times New Roman"/>
                    <w:color w:val="auto"/>
                    <w:sz w:val="18"/>
                    <w:szCs w:val="18"/>
                  </w:rPr>
                </w:rPrChange>
              </w:rPr>
            </w:pPr>
            <w:del w:id="7779" w:author="He Han" w:date="2026-10-22T22:08:00Z">
              <w:r w:rsidRPr="00BB7730" w:rsidDel="00153539">
                <w:rPr>
                  <w:rFonts w:ascii="Times New Roman" w:hAnsi="Times New Roman" w:cs="Times New Roman"/>
                  <w:color w:val="auto"/>
                  <w:sz w:val="18"/>
                  <w:szCs w:val="18"/>
                  <w:shd w:val="clear" w:color="auto" w:fill="FFFFFF"/>
                  <w:lang w:val="en-IE"/>
                  <w:rPrChange w:id="7780"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7781" w:author="Johan Granander" w:date="2026-07-28T15:02:00Z">
                    <w:rPr>
                      <w:rFonts w:ascii="Times New Roman" w:eastAsia="仿宋_GB2312" w:hAnsi="Times New Roman" w:cs="Times New Roman"/>
                      <w:color w:val="auto"/>
                      <w:sz w:val="18"/>
                      <w:szCs w:val="18"/>
                    </w:rPr>
                  </w:rPrChange>
                </w:rPr>
                <w:delText>PTFE</w:delText>
              </w:r>
            </w:del>
          </w:p>
          <w:p w14:paraId="3402F25B" w14:textId="2CE9A170" w:rsidR="00143102" w:rsidRPr="00BB7730" w:rsidDel="00153539" w:rsidRDefault="00143102" w:rsidP="0030647B">
            <w:pPr>
              <w:jc w:val="both"/>
              <w:rPr>
                <w:del w:id="7782" w:author="He Han" w:date="2026-10-22T22:08:00Z"/>
                <w:rFonts w:ascii="Times New Roman" w:hAnsi="Times New Roman" w:cs="Times New Roman"/>
                <w:color w:val="auto"/>
                <w:sz w:val="18"/>
                <w:szCs w:val="18"/>
                <w:shd w:val="clear" w:color="auto" w:fill="FFFFFF"/>
                <w:lang w:val="en-IE"/>
                <w:rPrChange w:id="7783" w:author="Johan Granander" w:date="2026-07-28T15:02:00Z">
                  <w:rPr>
                    <w:del w:id="7784" w:author="He Han" w:date="2026-10-22T22:08:00Z"/>
                    <w:rFonts w:ascii="Times New Roman" w:hAnsi="Times New Roman" w:cs="Times New Roman"/>
                    <w:color w:val="auto"/>
                    <w:sz w:val="18"/>
                    <w:szCs w:val="18"/>
                    <w:shd w:val="clear" w:color="auto" w:fill="FFFFFF"/>
                  </w:rPr>
                </w:rPrChange>
              </w:rPr>
            </w:pPr>
            <w:del w:id="7785" w:author="He Han" w:date="2026-10-22T22:08:00Z">
              <w:r w:rsidRPr="00BB7730" w:rsidDel="00153539">
                <w:rPr>
                  <w:rFonts w:ascii="Times New Roman" w:hAnsi="Times New Roman" w:cs="Times New Roman"/>
                  <w:color w:val="auto"/>
                  <w:sz w:val="18"/>
                  <w:szCs w:val="18"/>
                  <w:shd w:val="clear" w:color="auto" w:fill="FFFFFF"/>
                  <w:lang w:val="en-IE"/>
                  <w:rPrChange w:id="7786" w:author="Johan Granander" w:date="2026-07-28T15:02:00Z">
                    <w:rPr>
                      <w:rFonts w:ascii="Times New Roman" w:hAnsi="Times New Roman" w:cs="Times New Roman"/>
                      <w:color w:val="auto"/>
                      <w:sz w:val="18"/>
                      <w:szCs w:val="18"/>
                      <w:shd w:val="clear" w:color="auto" w:fill="FFFFFF"/>
                    </w:rPr>
                  </w:rPrChange>
                </w:rPr>
                <w:delText>Sight glass: Glass</w:delText>
              </w:r>
            </w:del>
          </w:p>
          <w:p w14:paraId="701863D3" w14:textId="391DB123" w:rsidR="00143102" w:rsidRPr="00BB7730" w:rsidDel="00153539" w:rsidRDefault="00143102" w:rsidP="0030647B">
            <w:pPr>
              <w:jc w:val="both"/>
              <w:rPr>
                <w:del w:id="7787" w:author="He Han" w:date="2026-10-22T22:08:00Z"/>
                <w:rFonts w:ascii="Times New Roman" w:eastAsia="仿宋_GB2312" w:hAnsi="Times New Roman" w:cs="Times New Roman"/>
                <w:color w:val="auto"/>
                <w:sz w:val="18"/>
                <w:szCs w:val="18"/>
                <w:lang w:val="en-IE"/>
                <w:rPrChange w:id="7788" w:author="Johan Granander" w:date="2026-07-28T15:02:00Z">
                  <w:rPr>
                    <w:del w:id="7789" w:author="He Han" w:date="2026-10-22T22:08:00Z"/>
                    <w:rFonts w:ascii="Times New Roman" w:eastAsia="仿宋_GB2312" w:hAnsi="Times New Roman" w:cs="Times New Roman"/>
                    <w:color w:val="auto"/>
                    <w:sz w:val="18"/>
                    <w:szCs w:val="18"/>
                  </w:rPr>
                </w:rPrChange>
              </w:rPr>
            </w:pPr>
            <w:del w:id="7790" w:author="He Han" w:date="2026-10-22T22:08:00Z">
              <w:r w:rsidRPr="00BB7730" w:rsidDel="00153539">
                <w:rPr>
                  <w:rFonts w:ascii="Times New Roman" w:hAnsi="Times New Roman" w:cs="Times New Roman"/>
                  <w:color w:val="auto"/>
                  <w:sz w:val="18"/>
                  <w:szCs w:val="18"/>
                  <w:shd w:val="clear" w:color="auto" w:fill="FFFFFF"/>
                  <w:lang w:val="en-IE"/>
                  <w:rPrChange w:id="7791" w:author="Johan Granander" w:date="2026-07-28T15:02: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7792" w:author="Johan Granander" w:date="2026-07-28T15:02:00Z">
                    <w:rPr>
                      <w:rFonts w:ascii="Times New Roman" w:eastAsia="仿宋_GB2312" w:hAnsi="Times New Roman" w:cs="Times New Roman"/>
                      <w:color w:val="auto"/>
                      <w:sz w:val="18"/>
                      <w:szCs w:val="18"/>
                    </w:rPr>
                  </w:rPrChange>
                </w:rPr>
                <w:delText xml:space="preserve"> 316L</w:delText>
              </w:r>
            </w:del>
          </w:p>
          <w:p w14:paraId="72BA7C87" w14:textId="38246904" w:rsidR="00143102" w:rsidRPr="00BB7730" w:rsidDel="00153539" w:rsidRDefault="00143102" w:rsidP="0030647B">
            <w:pPr>
              <w:jc w:val="both"/>
              <w:rPr>
                <w:del w:id="7793" w:author="He Han" w:date="2026-10-22T22:08:00Z"/>
                <w:rFonts w:ascii="Times New Roman" w:hAnsi="Times New Roman" w:cs="Times New Roman"/>
                <w:color w:val="auto"/>
                <w:sz w:val="18"/>
                <w:szCs w:val="18"/>
                <w:shd w:val="clear" w:color="auto" w:fill="FFFFFF"/>
              </w:rPr>
            </w:pPr>
            <w:del w:id="7794" w:author="He Han" w:date="2026-10-22T22:08: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del>
          </w:p>
          <w:p w14:paraId="104332F7" w14:textId="391FFE54" w:rsidR="00C65197" w:rsidRPr="00BB7730" w:rsidDel="00153539" w:rsidRDefault="00C65197" w:rsidP="00C65197">
            <w:pPr>
              <w:jc w:val="both"/>
              <w:rPr>
                <w:del w:id="7795" w:author="He Han" w:date="2026-10-22T22:08:00Z"/>
                <w:rFonts w:ascii="Times New Roman" w:eastAsiaTheme="minorEastAsia" w:hAnsi="Times New Roman" w:cs="Times New Roman"/>
                <w:color w:val="auto"/>
                <w:sz w:val="18"/>
                <w:szCs w:val="18"/>
                <w:shd w:val="clear" w:color="auto" w:fill="FFFFFF"/>
                <w:lang w:eastAsia="zh-CN"/>
              </w:rPr>
            </w:pPr>
            <w:del w:id="7796" w:author="He Han" w:date="2026-10-22T22:08:00Z">
              <w:r w:rsidRPr="00BB7730" w:rsidDel="00153539">
                <w:rPr>
                  <w:rFonts w:ascii="Times New Roman" w:hAnsi="Times New Roman" w:cs="Times New Roman"/>
                  <w:color w:val="0000FF"/>
                  <w:sz w:val="18"/>
                  <w:szCs w:val="18"/>
                  <w:shd w:val="clear" w:color="auto" w:fill="FFFFFF"/>
                </w:rPr>
                <w:delText>Sieve plate: HC-22</w:delText>
              </w:r>
            </w:del>
          </w:p>
          <w:p w14:paraId="699CF163" w14:textId="1BAB8B25" w:rsidR="00C65197" w:rsidRPr="00BB7730" w:rsidDel="00153539" w:rsidRDefault="00C65197" w:rsidP="0030647B">
            <w:pPr>
              <w:jc w:val="both"/>
              <w:rPr>
                <w:del w:id="7797" w:author="He Han" w:date="2026-10-22T22:08:00Z"/>
                <w:rFonts w:ascii="Times New Roman" w:hAnsi="Times New Roman" w:cs="Times New Roman"/>
                <w:color w:val="0000FF"/>
                <w:sz w:val="18"/>
                <w:szCs w:val="18"/>
                <w:shd w:val="clear" w:color="auto" w:fill="FFFFFF"/>
              </w:rPr>
            </w:pPr>
            <w:del w:id="7798" w:author="He Han" w:date="2026-10-22T22:08: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77483004" w14:textId="1F05B860" w:rsidR="00143102" w:rsidRPr="00BB7730" w:rsidDel="00153539" w:rsidRDefault="00143102" w:rsidP="0030647B">
            <w:pPr>
              <w:jc w:val="both"/>
              <w:rPr>
                <w:del w:id="7799" w:author="He Han" w:date="2026-10-22T22:08:00Z"/>
                <w:rFonts w:ascii="Times New Roman" w:hAnsi="Times New Roman" w:cs="Times New Roman"/>
                <w:color w:val="auto"/>
                <w:sz w:val="18"/>
                <w:szCs w:val="18"/>
                <w:shd w:val="clear" w:color="auto" w:fill="FFFFFF"/>
              </w:rPr>
            </w:pPr>
            <w:del w:id="7800" w:author="He Han" w:date="2026-10-22T22:08:00Z">
              <w:r w:rsidRPr="00BB7730" w:rsidDel="00153539">
                <w:rPr>
                  <w:rFonts w:ascii="Times New Roman" w:hAnsi="Times New Roman" w:cs="Times New Roman"/>
                  <w:color w:val="auto"/>
                  <w:sz w:val="18"/>
                  <w:szCs w:val="18"/>
                  <w:shd w:val="clear" w:color="auto" w:fill="FFFFFF"/>
                </w:rPr>
                <w:delText xml:space="preserve">Sampling pipeline: SS </w:delText>
              </w:r>
            </w:del>
          </w:p>
          <w:p w14:paraId="796250D9" w14:textId="397EFB9D" w:rsidR="00143102" w:rsidRPr="00BB7730" w:rsidRDefault="00143102" w:rsidP="0030647B">
            <w:pPr>
              <w:jc w:val="both"/>
              <w:rPr>
                <w:rFonts w:ascii="Times New Roman" w:hAnsi="Times New Roman" w:cs="Times New Roman"/>
                <w:color w:val="auto"/>
                <w:sz w:val="18"/>
                <w:szCs w:val="18"/>
                <w:shd w:val="clear" w:color="auto" w:fill="FFFFFF"/>
              </w:rPr>
            </w:pPr>
            <w:del w:id="7801" w:author="He Han" w:date="2026-10-22T22:08: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7802" w:author="Xuning Wei12232" w:date="2026-07-27T18:11:00Z">
              <w:tcPr>
                <w:tcW w:w="388" w:type="pct"/>
                <w:gridSpan w:val="4"/>
                <w:vMerge w:val="restart"/>
                <w:shd w:val="clear" w:color="auto" w:fill="FFFFFF" w:themeFill="background1"/>
                <w:vAlign w:val="center"/>
              </w:tcPr>
            </w:tcPrChange>
          </w:tcPr>
          <w:p w14:paraId="4BC49196"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7803" w:author="Xuning Wei12232" w:date="2026-07-27T18:11:00Z">
              <w:tcPr>
                <w:tcW w:w="354" w:type="pct"/>
                <w:gridSpan w:val="3"/>
                <w:vMerge w:val="restart"/>
                <w:shd w:val="clear" w:color="auto" w:fill="FFFFFF" w:themeFill="background1"/>
                <w:vAlign w:val="center"/>
              </w:tcPr>
            </w:tcPrChange>
          </w:tcPr>
          <w:p w14:paraId="4F1211F7"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7804" w:author="Xuning Wei12232" w:date="2026-07-27T18:11:00Z">
              <w:tcPr>
                <w:tcW w:w="322" w:type="pct"/>
                <w:gridSpan w:val="3"/>
                <w:vAlign w:val="center"/>
              </w:tcPr>
            </w:tcPrChange>
          </w:tcPr>
          <w:p w14:paraId="03480ED8"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40143736"/>
                <w14:checkbox>
                  <w14:checked w14:val="1"/>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7805" w:author="Xuning Wei12232" w:date="2026-07-27T18:11:00Z">
              <w:tcPr>
                <w:tcW w:w="733" w:type="pct"/>
                <w:gridSpan w:val="3"/>
                <w:vAlign w:val="center"/>
              </w:tcPr>
            </w:tcPrChange>
          </w:tcPr>
          <w:p w14:paraId="7E6E2D56"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946081195"/>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7806" w:author="Xuning Wei12232" w:date="2026-07-27T18:11:00Z">
              <w:tcPr>
                <w:tcW w:w="654" w:type="pct"/>
                <w:vMerge w:val="restart"/>
                <w:vAlign w:val="center"/>
              </w:tcPr>
            </w:tcPrChange>
          </w:tcPr>
          <w:p w14:paraId="20EADC19"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590235756"/>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R&amp;D Lab:</w:t>
            </w:r>
            <w:r w:rsidR="00143102" w:rsidRPr="00BB7730">
              <w:rPr>
                <w:rFonts w:ascii="Times New Roman" w:eastAsia="仿宋_GB2312" w:hAnsi="Times New Roman" w:cs="Times New Roman"/>
                <w:color w:val="auto"/>
                <w:kern w:val="0"/>
                <w:sz w:val="18"/>
                <w:szCs w:val="18"/>
                <w:u w:val="single"/>
                <w:lang w:eastAsia="zh-CN"/>
              </w:rPr>
              <w:t xml:space="preserve"> N/A </w:t>
            </w:r>
          </w:p>
          <w:p w14:paraId="6D0A6E71" w14:textId="7283B81F"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985849242"/>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Production data, Lot Number:</w:t>
            </w:r>
            <w:r w:rsidR="00143102" w:rsidRPr="00BB7730">
              <w:rPr>
                <w:rFonts w:ascii="Times New Roman" w:eastAsia="仿宋_GB2312" w:hAnsi="Times New Roman" w:cs="Times New Roman"/>
                <w:color w:val="auto"/>
                <w:kern w:val="0"/>
                <w:sz w:val="18"/>
                <w:szCs w:val="18"/>
                <w:u w:val="single"/>
                <w:lang w:eastAsia="zh-CN"/>
              </w:rPr>
              <w:t xml:space="preserve">   </w:t>
            </w:r>
            <w:del w:id="7807"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ins w:id="7808"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143102" w:rsidRPr="00BB7730">
              <w:rPr>
                <w:rFonts w:ascii="Times New Roman" w:eastAsia="仿宋_GB2312" w:hAnsi="Times New Roman" w:cs="Times New Roman"/>
                <w:color w:val="auto"/>
                <w:kern w:val="0"/>
                <w:sz w:val="18"/>
                <w:szCs w:val="18"/>
                <w:u w:val="single"/>
                <w:lang w:eastAsia="zh-CN"/>
              </w:rPr>
              <w:t xml:space="preserve">    </w:t>
            </w:r>
          </w:p>
          <w:p w14:paraId="443BCA34"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81602553"/>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Supplier data:</w:t>
            </w:r>
            <w:r w:rsidR="00143102" w:rsidRPr="00BB7730">
              <w:rPr>
                <w:rFonts w:ascii="Times New Roman" w:eastAsia="仿宋_GB2312" w:hAnsi="Times New Roman" w:cs="Times New Roman"/>
                <w:color w:val="auto"/>
                <w:kern w:val="0"/>
                <w:sz w:val="18"/>
                <w:szCs w:val="18"/>
                <w:u w:val="single"/>
                <w:lang w:eastAsia="zh-CN"/>
              </w:rPr>
              <w:t xml:space="preserve"> N/A</w:t>
            </w:r>
            <w:r w:rsidR="00143102" w:rsidRPr="00BB7730">
              <w:rPr>
                <w:rFonts w:ascii="Times New Roman" w:eastAsia="仿宋_GB2312" w:hAnsi="Times New Roman" w:cs="Times New Roman"/>
                <w:color w:val="auto"/>
                <w:kern w:val="0"/>
                <w:sz w:val="18"/>
                <w:szCs w:val="18"/>
                <w:lang w:eastAsia="zh-CN"/>
              </w:rPr>
              <w:t xml:space="preserve"> </w:t>
            </w:r>
          </w:p>
          <w:p w14:paraId="44C90F1F" w14:textId="3A041843"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823014306"/>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sz w:val="18"/>
                <w:szCs w:val="18"/>
                <w:lang w:eastAsia="zh-CN"/>
              </w:rPr>
              <w:t>Handbook &amp; Page:</w:t>
            </w:r>
            <w:r w:rsidR="00143102" w:rsidRPr="00BB7730">
              <w:rPr>
                <w:rFonts w:ascii="Times New Roman" w:eastAsia="仿宋_GB2312" w:hAnsi="Times New Roman" w:cs="Times New Roman"/>
                <w:color w:val="auto"/>
                <w:sz w:val="18"/>
                <w:szCs w:val="18"/>
                <w:u w:val="single"/>
              </w:rPr>
              <w:t xml:space="preserve"> The Pilot Plant Real Book Page 10-14&amp;10-15, </w:t>
            </w:r>
            <w:del w:id="7809" w:author="He Han" w:date="2026-08-27T15:38:00Z">
              <w:r w:rsidR="00143102" w:rsidRPr="00BB7730" w:rsidDel="006B7068">
                <w:rPr>
                  <w:rFonts w:ascii="Times New Roman" w:eastAsia="仿宋_GB2312" w:hAnsi="Times New Roman" w:cs="Times New Roman"/>
                  <w:color w:val="auto"/>
                  <w:kern w:val="0"/>
                  <w:sz w:val="18"/>
                  <w:szCs w:val="18"/>
                  <w:u w:val="single"/>
                  <w:lang w:eastAsia="zh-CN"/>
                </w:rPr>
                <w:delText xml:space="preserve">   </w:delText>
              </w:r>
            </w:del>
          </w:p>
          <w:p w14:paraId="45331463" w14:textId="4E58E5C7" w:rsidR="00143102" w:rsidRPr="00BB7730" w:rsidRDefault="003E162E" w:rsidP="0030647B">
            <w:pPr>
              <w:pStyle w:val="CommentText1"/>
              <w:jc w:val="both"/>
              <w:rPr>
                <w:rFonts w:ascii="Times New Roman" w:eastAsia="仿宋_GB2312" w:hAnsi="Times New Roman" w:cs="Times New Roman"/>
                <w:color w:val="auto"/>
                <w:sz w:val="18"/>
                <w:szCs w:val="18"/>
                <w:lang w:eastAsia="zh-CN"/>
              </w:rPr>
            </w:pPr>
            <w:sdt>
              <w:sdtPr>
                <w:rPr>
                  <w:rFonts w:ascii="Times New Roman" w:eastAsia="仿宋_GB2312" w:hAnsi="Times New Roman" w:cs="Times New Roman"/>
                  <w:b/>
                  <w:color w:val="auto"/>
                  <w:sz w:val="18"/>
                  <w:szCs w:val="18"/>
                </w:rPr>
                <w:id w:val="289784305"/>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Change w:id="7810" w:author="He Han" w:date="2026-10-13T14:02:00Z">
                      <w:rPr>
                        <w:rFonts w:ascii="Segoe UI Symbol" w:eastAsia="MS Gothic" w:hAnsi="Segoe UI Symbol" w:cs="Segoe UI Symbol"/>
                        <w:color w:val="auto"/>
                        <w:sz w:val="18"/>
                        <w:szCs w:val="18"/>
                      </w:rPr>
                    </w:rPrChange>
                  </w:rPr>
                  <w:t>☒</w:t>
                </w:r>
              </w:sdtContent>
            </w:sdt>
            <w:r w:rsidR="00143102" w:rsidRPr="00BB7730">
              <w:rPr>
                <w:rFonts w:ascii="Times New Roman" w:eastAsia="仿宋_GB2312" w:hAnsi="Times New Roman" w:cs="Times New Roman"/>
                <w:b/>
                <w:color w:val="auto"/>
                <w:sz w:val="18"/>
                <w:szCs w:val="18"/>
                <w:rPrChange w:id="7811" w:author="He Han" w:date="2026-10-13T14:02:00Z">
                  <w:rPr>
                    <w:rFonts w:ascii="Times New Roman" w:eastAsia="仿宋_GB2312" w:hAnsi="Times New Roman" w:cs="Times New Roman"/>
                    <w:color w:val="auto"/>
                    <w:sz w:val="18"/>
                    <w:szCs w:val="18"/>
                  </w:rPr>
                </w:rPrChange>
              </w:rPr>
              <w:t xml:space="preserve"> </w:t>
            </w:r>
            <w:r w:rsidR="00143102" w:rsidRPr="00BB7730">
              <w:rPr>
                <w:rFonts w:ascii="Times New Roman" w:eastAsia="仿宋_GB2312" w:hAnsi="Times New Roman" w:cs="Times New Roman"/>
                <w:color w:val="auto"/>
                <w:sz w:val="18"/>
                <w:szCs w:val="18"/>
              </w:rPr>
              <w:t>Other</w:t>
            </w:r>
            <w:r w:rsidR="00143102" w:rsidRPr="00BB7730">
              <w:rPr>
                <w:rFonts w:ascii="Times New Roman" w:eastAsia="仿宋_GB2312" w:hAnsi="Times New Roman" w:cs="Times New Roman"/>
                <w:color w:val="auto"/>
                <w:sz w:val="18"/>
                <w:szCs w:val="18"/>
                <w:lang w:eastAsia="zh-CN"/>
              </w:rPr>
              <w:t>:</w:t>
            </w:r>
            <w:r w:rsidR="00143102" w:rsidRPr="00BB7730">
              <w:rPr>
                <w:rFonts w:ascii="Times New Roman" w:eastAsia="仿宋_GB2312" w:hAnsi="Times New Roman" w:cs="Times New Roman"/>
                <w:color w:val="auto"/>
                <w:kern w:val="0"/>
                <w:sz w:val="18"/>
                <w:szCs w:val="18"/>
                <w:u w:val="single"/>
                <w:lang w:eastAsia="zh-CN"/>
              </w:rPr>
              <w:t xml:space="preserve"> </w:t>
            </w:r>
            <w:del w:id="7812" w:author="He Han" w:date="2026-08-27T15:38:00Z">
              <w:r w:rsidR="00143102" w:rsidRPr="00BB7730" w:rsidDel="006B7068">
                <w:rPr>
                  <w:rFonts w:ascii="Times New Roman" w:eastAsia="仿宋_GB2312" w:hAnsi="Times New Roman" w:cs="Times New Roman"/>
                  <w:color w:val="auto"/>
                  <w:kern w:val="0"/>
                  <w:sz w:val="18"/>
                  <w:szCs w:val="18"/>
                  <w:u w:val="single"/>
                  <w:lang w:eastAsia="zh-CN"/>
                </w:rPr>
                <w:delText xml:space="preserve">    </w:delText>
              </w:r>
            </w:del>
            <w:r w:rsidR="00143102"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salts.The material demonstrates good corrosion resistance, including tolerance to organic solvents. The solvents are neutral, and the </w:t>
            </w:r>
            <w:r w:rsidR="00143102" w:rsidRPr="00BB7730">
              <w:rPr>
                <w:rFonts w:ascii="Times New Roman" w:eastAsia="仿宋_GB2312" w:hAnsi="Times New Roman" w:cs="Times New Roman"/>
                <w:color w:val="auto"/>
                <w:kern w:val="0"/>
                <w:sz w:val="18"/>
                <w:szCs w:val="18"/>
                <w:u w:val="single"/>
                <w:lang w:eastAsia="zh-CN"/>
              </w:rPr>
              <w:lastRenderedPageBreak/>
              <w:t xml:space="preserve">material compatibility is confirmed.   </w:t>
            </w:r>
          </w:p>
        </w:tc>
      </w:tr>
      <w:tr w:rsidR="005342B4" w:rsidRPr="00BB7730" w14:paraId="085ECAA6" w14:textId="77777777" w:rsidTr="00A144E4">
        <w:trPr>
          <w:trHeight w:val="480"/>
          <w:trPrChange w:id="7813" w:author="Xuning Wei12232" w:date="2026-07-27T18:11:00Z">
            <w:trPr>
              <w:trHeight w:val="480"/>
            </w:trPr>
          </w:trPrChange>
        </w:trPr>
        <w:tc>
          <w:tcPr>
            <w:tcW w:w="281" w:type="pct"/>
            <w:vMerge/>
            <w:shd w:val="clear" w:color="auto" w:fill="FFFFFF" w:themeFill="background1"/>
            <w:vAlign w:val="center"/>
            <w:tcPrChange w:id="7814" w:author="Xuning Wei12232" w:date="2026-07-27T18:11:00Z">
              <w:tcPr>
                <w:tcW w:w="284" w:type="pct"/>
                <w:gridSpan w:val="3"/>
                <w:vMerge/>
                <w:shd w:val="clear" w:color="auto" w:fill="FFFFFF" w:themeFill="background1"/>
                <w:vAlign w:val="center"/>
              </w:tcPr>
            </w:tcPrChange>
          </w:tcPr>
          <w:p w14:paraId="04E5679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7815" w:author="Xuning Wei12232" w:date="2026-07-27T18:11:00Z">
              <w:tcPr>
                <w:tcW w:w="1217" w:type="pct"/>
                <w:gridSpan w:val="3"/>
                <w:vMerge/>
                <w:shd w:val="clear" w:color="auto" w:fill="FFFFFF" w:themeFill="background1"/>
                <w:vAlign w:val="center"/>
              </w:tcPr>
            </w:tcPrChange>
          </w:tcPr>
          <w:p w14:paraId="6FC4491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7816" w:author="Xuning Wei12232" w:date="2026-07-27T18:11:00Z">
              <w:tcPr>
                <w:tcW w:w="1049" w:type="pct"/>
                <w:gridSpan w:val="5"/>
                <w:vMerge/>
                <w:shd w:val="clear" w:color="auto" w:fill="FFFFFF" w:themeFill="background1"/>
                <w:vAlign w:val="center"/>
              </w:tcPr>
            </w:tcPrChange>
          </w:tcPr>
          <w:p w14:paraId="583623B8"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7817" w:author="Xuning Wei12232" w:date="2026-07-27T18:11:00Z">
              <w:tcPr>
                <w:tcW w:w="388" w:type="pct"/>
                <w:gridSpan w:val="4"/>
                <w:vMerge/>
                <w:shd w:val="clear" w:color="auto" w:fill="FFFFFF" w:themeFill="background1"/>
                <w:vAlign w:val="center"/>
              </w:tcPr>
            </w:tcPrChange>
          </w:tcPr>
          <w:p w14:paraId="3005349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7818" w:author="Xuning Wei12232" w:date="2026-07-27T18:11:00Z">
              <w:tcPr>
                <w:tcW w:w="354" w:type="pct"/>
                <w:gridSpan w:val="3"/>
                <w:vMerge/>
                <w:shd w:val="clear" w:color="auto" w:fill="FFFFFF" w:themeFill="background1"/>
                <w:vAlign w:val="center"/>
              </w:tcPr>
            </w:tcPrChange>
          </w:tcPr>
          <w:p w14:paraId="52C06505"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7819" w:author="Xuning Wei12232" w:date="2026-07-27T18:11:00Z">
              <w:tcPr>
                <w:tcW w:w="322" w:type="pct"/>
                <w:gridSpan w:val="3"/>
                <w:vAlign w:val="center"/>
              </w:tcPr>
            </w:tcPrChange>
          </w:tcPr>
          <w:p w14:paraId="39F03F91" w14:textId="77777777" w:rsidR="00143102" w:rsidRPr="00BB7730" w:rsidRDefault="003E162E" w:rsidP="0030647B">
            <w:pPr>
              <w:spacing w:line="240" w:lineRule="exact"/>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665126846"/>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50C373D8" w14:textId="77777777" w:rsidR="00143102" w:rsidRPr="00BB7730" w:rsidRDefault="003E162E" w:rsidP="0030647B">
            <w:pPr>
              <w:spacing w:line="240" w:lineRule="exact"/>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60749802"/>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2F8E573E" w14:textId="77777777" w:rsidR="00143102" w:rsidRPr="00BB7730" w:rsidRDefault="003E162E" w:rsidP="0030647B">
            <w:pPr>
              <w:spacing w:line="240" w:lineRule="exact"/>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90907767"/>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7820" w:author="Xuning Wei12232" w:date="2026-07-27T18:11:00Z">
              <w:tcPr>
                <w:tcW w:w="733" w:type="pct"/>
                <w:gridSpan w:val="3"/>
                <w:vAlign w:val="center"/>
              </w:tcPr>
            </w:tcPrChange>
          </w:tcPr>
          <w:p w14:paraId="0DBDAC56" w14:textId="5F9D78EC" w:rsidR="00143102" w:rsidRPr="00BB7730" w:rsidRDefault="00143102" w:rsidP="0030647B">
            <w:pPr>
              <w:spacing w:line="240" w:lineRule="exact"/>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with SS, 306 SS and </w:t>
            </w:r>
            <w:del w:id="7821" w:author="Johan Granander" w:date="2026-05-04T11:50:00Z">
              <w:r w:rsidRPr="00BB7730" w:rsidDel="0003097E">
                <w:rPr>
                  <w:rFonts w:ascii="Times New Roman" w:eastAsia="仿宋_GB2312" w:hAnsi="Times New Roman" w:cs="Times New Roman"/>
                  <w:color w:val="auto"/>
                  <w:kern w:val="0"/>
                  <w:sz w:val="18"/>
                  <w:szCs w:val="18"/>
                  <w:lang w:eastAsia="zh-CN"/>
                </w:rPr>
                <w:delText>PTFE;</w:delText>
              </w:r>
            </w:del>
            <w:ins w:id="7822" w:author="Johan Granander" w:date="2026-05-04T11:50:00Z">
              <w:r w:rsidR="0003097E" w:rsidRPr="00BB7730">
                <w:rPr>
                  <w:rFonts w:ascii="Times New Roman" w:eastAsia="仿宋_GB2312" w:hAnsi="Times New Roman" w:cs="Times New Roman"/>
                  <w:color w:val="auto"/>
                  <w:kern w:val="0"/>
                  <w:sz w:val="18"/>
                  <w:szCs w:val="18"/>
                  <w:lang w:eastAsia="zh-CN"/>
                </w:rPr>
                <w:t>PTFE.</w:t>
              </w:r>
            </w:ins>
          </w:p>
          <w:p w14:paraId="18A02C93" w14:textId="40891497" w:rsidR="00143102" w:rsidRPr="00BB7730" w:rsidRDefault="00143102"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Based on Asymchem previous campaign production data and experience</w:t>
            </w:r>
          </w:p>
        </w:tc>
        <w:tc>
          <w:tcPr>
            <w:tcW w:w="792" w:type="pct"/>
            <w:vMerge/>
            <w:vAlign w:val="center"/>
            <w:tcPrChange w:id="7823" w:author="Xuning Wei12232" w:date="2026-07-27T18:11:00Z">
              <w:tcPr>
                <w:tcW w:w="654" w:type="pct"/>
                <w:vMerge/>
                <w:vAlign w:val="center"/>
              </w:tcPr>
            </w:tcPrChange>
          </w:tcPr>
          <w:p w14:paraId="53DAB501" w14:textId="77777777" w:rsidR="00143102" w:rsidRPr="00BB7730" w:rsidRDefault="00143102" w:rsidP="0030647B">
            <w:pPr>
              <w:pStyle w:val="CommentText1"/>
              <w:jc w:val="both"/>
              <w:rPr>
                <w:rFonts w:ascii="Times New Roman" w:eastAsia="仿宋_GB2312" w:hAnsi="Times New Roman" w:cs="Times New Roman"/>
                <w:color w:val="auto"/>
                <w:sz w:val="18"/>
                <w:szCs w:val="18"/>
                <w:lang w:eastAsia="zh-CN"/>
              </w:rPr>
            </w:pPr>
          </w:p>
        </w:tc>
      </w:tr>
      <w:tr w:rsidR="005342B4" w:rsidRPr="00BB7730" w14:paraId="6F8BFC73" w14:textId="77777777" w:rsidTr="00A144E4">
        <w:trPr>
          <w:trHeight w:val="397"/>
          <w:trPrChange w:id="7824" w:author="Xuning Wei12232" w:date="2026-07-27T18:11:00Z">
            <w:trPr>
              <w:trHeight w:val="397"/>
            </w:trPr>
          </w:trPrChange>
        </w:trPr>
        <w:tc>
          <w:tcPr>
            <w:tcW w:w="281" w:type="pct"/>
            <w:vMerge w:val="restart"/>
            <w:shd w:val="clear" w:color="auto" w:fill="FFFFFF" w:themeFill="background1"/>
            <w:vAlign w:val="center"/>
            <w:tcPrChange w:id="7825" w:author="Xuning Wei12232" w:date="2026-07-27T18:11:00Z">
              <w:tcPr>
                <w:tcW w:w="284" w:type="pct"/>
                <w:gridSpan w:val="3"/>
                <w:vMerge w:val="restart"/>
                <w:shd w:val="clear" w:color="auto" w:fill="FFFFFF" w:themeFill="background1"/>
                <w:vAlign w:val="center"/>
              </w:tcPr>
            </w:tcPrChange>
          </w:tcPr>
          <w:p w14:paraId="3790E945" w14:textId="085B098D" w:rsidR="00143102" w:rsidRPr="00BB7730" w:rsidRDefault="002C77EF">
            <w:pPr>
              <w:jc w:val="center"/>
              <w:rPr>
                <w:rFonts w:ascii="Times New Roman" w:eastAsia="仿宋_GB2312" w:hAnsi="Times New Roman" w:cs="Times New Roman"/>
                <w:color w:val="auto"/>
                <w:sz w:val="18"/>
                <w:szCs w:val="18"/>
                <w:lang w:eastAsia="zh-CN"/>
              </w:rPr>
              <w:pPrChange w:id="7826" w:author="Xuning Wei12232" w:date="2026-07-27T18:08:00Z">
                <w:pPr>
                  <w:jc w:val="both"/>
                </w:pPr>
              </w:pPrChange>
            </w:pPr>
            <w:del w:id="7827" w:author="Xuning Wei12232" w:date="2026-07-27T16:05:00Z">
              <w:r w:rsidRPr="00BB7730" w:rsidDel="00FD673D">
                <w:rPr>
                  <w:rFonts w:ascii="Times New Roman" w:eastAsia="仿宋_GB2312" w:hAnsi="Times New Roman" w:cs="Times New Roman"/>
                  <w:color w:val="auto"/>
                  <w:sz w:val="18"/>
                  <w:szCs w:val="18"/>
                  <w:lang w:eastAsia="zh-CN"/>
                </w:rPr>
                <w:delText>9, 11, 17, 23, 29, 32, 38, 44, 50, 56, 62, 68, 74, 80</w:delText>
              </w:r>
              <w:r w:rsidR="00143102" w:rsidRPr="00BB7730" w:rsidDel="00FD673D">
                <w:rPr>
                  <w:rFonts w:ascii="Times New Roman" w:eastAsia="仿宋_GB2312" w:hAnsi="Times New Roman" w:cs="Times New Roman"/>
                  <w:color w:val="auto"/>
                  <w:sz w:val="18"/>
                  <w:szCs w:val="18"/>
                  <w:lang w:eastAsia="zh-CN"/>
                </w:rPr>
                <w:delText>,</w:delText>
              </w:r>
              <w:r w:rsidRPr="00BB7730" w:rsidDel="00FD673D">
                <w:rPr>
                  <w:rFonts w:ascii="Times New Roman" w:eastAsia="仿宋_GB2312" w:hAnsi="Times New Roman" w:cs="Times New Roman"/>
                  <w:color w:val="auto"/>
                  <w:sz w:val="18"/>
                  <w:szCs w:val="18"/>
                  <w:lang w:eastAsia="zh-CN"/>
                </w:rPr>
                <w:delText xml:space="preserve"> 86</w:delText>
              </w:r>
              <w:r w:rsidR="00143102" w:rsidRPr="00BB7730" w:rsidDel="00FD673D">
                <w:rPr>
                  <w:rFonts w:ascii="Times New Roman" w:eastAsia="仿宋_GB2312" w:hAnsi="Times New Roman" w:cs="Times New Roman"/>
                  <w:color w:val="auto"/>
                  <w:sz w:val="18"/>
                  <w:szCs w:val="18"/>
                  <w:lang w:eastAsia="zh-CN"/>
                </w:rPr>
                <w:delText xml:space="preserve">, </w:delText>
              </w:r>
            </w:del>
            <w:ins w:id="7828" w:author="Xuning Wei12232" w:date="2026-07-27T16:05:00Z">
              <w:r w:rsidR="00FD673D" w:rsidRPr="00BB7730">
                <w:rPr>
                  <w:rFonts w:ascii="Times New Roman" w:eastAsia="仿宋_GB2312" w:hAnsi="Times New Roman" w:cs="Times New Roman"/>
                  <w:color w:val="auto"/>
                  <w:sz w:val="18"/>
                  <w:szCs w:val="18"/>
                  <w:lang w:eastAsia="zh-CN"/>
                </w:rPr>
                <w:t>6</w:t>
              </w:r>
            </w:ins>
          </w:p>
        </w:tc>
        <w:tc>
          <w:tcPr>
            <w:tcW w:w="1217" w:type="pct"/>
            <w:vMerge w:val="restart"/>
            <w:shd w:val="clear" w:color="auto" w:fill="FFFFFF" w:themeFill="background1"/>
            <w:vAlign w:val="center"/>
            <w:tcPrChange w:id="7829" w:author="Xuning Wei12232" w:date="2026-07-27T18:11:00Z">
              <w:tcPr>
                <w:tcW w:w="1217" w:type="pct"/>
                <w:gridSpan w:val="3"/>
                <w:vMerge w:val="restart"/>
                <w:shd w:val="clear" w:color="auto" w:fill="FFFFFF" w:themeFill="background1"/>
                <w:vAlign w:val="center"/>
              </w:tcPr>
            </w:tcPrChange>
          </w:tcPr>
          <w:p w14:paraId="105CACB1" w14:textId="72AF03A1" w:rsidR="00C402FB" w:rsidRPr="00BB7730" w:rsidRDefault="00C402FB" w:rsidP="0030647B">
            <w:pPr>
              <w:jc w:val="both"/>
              <w:rPr>
                <w:ins w:id="7830" w:author="Xuning Wei12232" w:date="2026-07-27T20:09:00Z"/>
                <w:rFonts w:ascii="Times New Roman" w:eastAsia="仿宋_GB2312" w:hAnsi="Times New Roman" w:cs="Times New Roman"/>
                <w:color w:val="auto"/>
                <w:sz w:val="18"/>
                <w:szCs w:val="18"/>
                <w:lang w:eastAsia="zh-CN"/>
              </w:rPr>
            </w:pPr>
            <w:ins w:id="7831" w:author="Xuning Wei12232" w:date="2026-07-27T20:10:00Z">
              <w:r w:rsidRPr="00BB7730">
                <w:rPr>
                  <w:rFonts w:ascii="Times New Roman" w:eastAsia="仿宋_GB2312" w:hAnsi="Times New Roman" w:cs="Times New Roman"/>
                  <w:color w:val="auto"/>
                  <w:sz w:val="18"/>
                  <w:szCs w:val="18"/>
                  <w:lang w:eastAsia="zh-CN"/>
                </w:rPr>
                <w:t>C</w:t>
              </w:r>
            </w:ins>
            <w:ins w:id="7832" w:author="Xuning Wei12232" w:date="2026-07-27T20:09:00Z">
              <w:r w:rsidRPr="00BB7730">
                <w:rPr>
                  <w:rFonts w:ascii="Times New Roman" w:eastAsia="仿宋_GB2312" w:hAnsi="Times New Roman" w:cs="Times New Roman"/>
                  <w:color w:val="auto"/>
                  <w:sz w:val="18"/>
                  <w:szCs w:val="18"/>
                  <w:lang w:eastAsia="zh-CN"/>
                </w:rPr>
                <w:t>apping</w:t>
              </w:r>
            </w:ins>
            <w:ins w:id="7833" w:author="Xuning Wei12232" w:date="2026-07-27T20:10:00Z">
              <w:r w:rsidRPr="00BB7730">
                <w:rPr>
                  <w:rFonts w:ascii="Times New Roman" w:eastAsia="仿宋_GB2312" w:hAnsi="Times New Roman" w:cs="Times New Roman"/>
                  <w:color w:val="auto"/>
                  <w:sz w:val="18"/>
                  <w:szCs w:val="18"/>
                  <w:lang w:eastAsia="zh-CN"/>
                </w:rPr>
                <w:t>:</w:t>
              </w:r>
            </w:ins>
          </w:p>
          <w:p w14:paraId="4D51C0ED" w14:textId="3D846AA4" w:rsidR="00143102" w:rsidRPr="00BB7730" w:rsidRDefault="00FD673D" w:rsidP="00A54EC0">
            <w:pPr>
              <w:jc w:val="both"/>
              <w:rPr>
                <w:rFonts w:ascii="Times New Roman" w:eastAsia="仿宋_GB2312" w:hAnsi="Times New Roman" w:cs="Times New Roman"/>
                <w:color w:val="auto"/>
                <w:sz w:val="18"/>
                <w:szCs w:val="18"/>
              </w:rPr>
            </w:pPr>
            <w:ins w:id="7834" w:author="Xuning Wei12232" w:date="2026-07-27T16:05:00Z">
              <w:r w:rsidRPr="00BB7730">
                <w:rPr>
                  <w:rFonts w:ascii="Times New Roman" w:eastAsia="仿宋_GB2312" w:hAnsi="Times New Roman" w:cs="Times New Roman"/>
                  <w:color w:val="auto"/>
                  <w:sz w:val="18"/>
                  <w:szCs w:val="18"/>
                </w:rPr>
                <w:t>1. Add</w:t>
              </w:r>
              <w:r w:rsidRPr="00BB7730">
                <w:rPr>
                  <w:rFonts w:ascii="Times New Roman" w:eastAsia="仿宋_GB2312" w:hAnsi="Times New Roman" w:cs="Times New Roman"/>
                  <w:color w:val="auto"/>
                  <w:sz w:val="18"/>
                  <w:szCs w:val="18"/>
                  <w:lang w:eastAsia="zh-CN"/>
                </w:rPr>
                <w:t xml:space="preserve"> </w:t>
              </w:r>
            </w:ins>
            <w:ins w:id="7835" w:author="He Han" w:date="2026-10-27T14:47:00Z">
              <w:r w:rsidR="00E55450">
                <w:rPr>
                  <w:rFonts w:ascii="Times New Roman" w:eastAsia="仿宋_GB2312" w:hAnsi="Times New Roman" w:cs="Times New Roman"/>
                  <w:color w:val="auto"/>
                  <w:sz w:val="18"/>
                  <w:szCs w:val="18"/>
                  <w:lang w:eastAsia="zh-CN"/>
                </w:rPr>
                <w:t>9</w:t>
              </w:r>
            </w:ins>
            <w:ins w:id="7836" w:author="Xuning Wei12232" w:date="2026-07-27T16:05:00Z">
              <w:del w:id="7837" w:author="He Han" w:date="2026-10-27T14:47:00Z">
                <w:r w:rsidRPr="00BB7730" w:rsidDel="00E55450">
                  <w:rPr>
                    <w:rFonts w:ascii="Times New Roman" w:eastAsia="仿宋_GB2312" w:hAnsi="Times New Roman" w:cs="Times New Roman"/>
                    <w:color w:val="auto"/>
                    <w:sz w:val="18"/>
                    <w:szCs w:val="18"/>
                    <w:lang w:eastAsia="zh-CN"/>
                  </w:rPr>
                  <w:delText>8</w:delText>
                </w:r>
              </w:del>
              <w:r w:rsidRPr="00BB7730">
                <w:rPr>
                  <w:rFonts w:ascii="Times New Roman" w:eastAsia="仿宋_GB2312" w:hAnsi="Times New Roman" w:cs="Times New Roman"/>
                  <w:color w:val="auto"/>
                  <w:sz w:val="18"/>
                  <w:szCs w:val="18"/>
                  <w:lang w:eastAsia="zh-CN"/>
                </w:rPr>
                <w:t xml:space="preserve">.0 V DMF </w:t>
              </w:r>
            </w:ins>
            <w:ins w:id="7838" w:author="He Han" w:date="2026-10-27T14:47:00Z">
              <w:r w:rsidR="00E55450">
                <w:rPr>
                  <w:rFonts w:ascii="Times New Roman" w:eastAsia="仿宋_GB2312" w:hAnsi="Times New Roman" w:cs="Times New Roman" w:hint="eastAsia"/>
                  <w:color w:val="auto"/>
                  <w:sz w:val="18"/>
                  <w:szCs w:val="18"/>
                  <w:lang w:eastAsia="zh-CN"/>
                </w:rPr>
                <w:t>(</w:t>
              </w:r>
              <w:r w:rsidR="00E55450">
                <w:rPr>
                  <w:rFonts w:ascii="Times New Roman" w:eastAsia="仿宋_GB2312" w:hAnsi="Times New Roman" w:cs="Times New Roman"/>
                  <w:color w:val="auto"/>
                  <w:sz w:val="18"/>
                  <w:szCs w:val="18"/>
                  <w:lang w:eastAsia="zh-CN"/>
                </w:rPr>
                <w:t>8.53</w:t>
              </w:r>
            </w:ins>
            <w:ins w:id="7839" w:author="Xuning Wei12232" w:date="2026-07-27T16:05:00Z">
              <w:del w:id="7840" w:author="He Han" w:date="2026-10-27T14:47:00Z">
                <w:r w:rsidRPr="00BB7730" w:rsidDel="00E55450">
                  <w:rPr>
                    <w:rFonts w:ascii="Times New Roman" w:eastAsia="仿宋_GB2312" w:hAnsi="Times New Roman" w:cs="Times New Roman"/>
                    <w:color w:val="auto"/>
                    <w:sz w:val="18"/>
                    <w:szCs w:val="18"/>
                    <w:lang w:eastAsia="zh-CN"/>
                  </w:rPr>
                  <w:delText>(7.584</w:delText>
                </w:r>
              </w:del>
            </w:ins>
            <w:ins w:id="7841" w:author="Johan Granander" w:date="2026-07-28T13:32:00Z">
              <w:r w:rsidR="000E6E66" w:rsidRPr="00BB7730">
                <w:rPr>
                  <w:rFonts w:ascii="Times New Roman" w:eastAsia="仿宋_GB2312" w:hAnsi="Times New Roman" w:cs="Times New Roman"/>
                  <w:color w:val="auto"/>
                  <w:sz w:val="18"/>
                  <w:szCs w:val="18"/>
                  <w:lang w:eastAsia="zh-CN"/>
                </w:rPr>
                <w:t xml:space="preserve"> </w:t>
              </w:r>
            </w:ins>
            <w:ins w:id="7842" w:author="Xuning Wei12232" w:date="2026-07-27T16:05:00Z">
              <w:r w:rsidRPr="00BB7730">
                <w:rPr>
                  <w:rFonts w:ascii="Times New Roman" w:eastAsia="仿宋_GB2312" w:hAnsi="Times New Roman" w:cs="Times New Roman"/>
                  <w:color w:val="auto"/>
                  <w:sz w:val="18"/>
                  <w:szCs w:val="18"/>
                  <w:lang w:eastAsia="zh-CN"/>
                </w:rPr>
                <w:t xml:space="preserve">kg/kg) </w:t>
              </w:r>
              <w:r w:rsidRPr="00BB7730">
                <w:rPr>
                  <w:rFonts w:ascii="Times New Roman" w:eastAsia="仿宋_GB2312" w:hAnsi="Times New Roman" w:cs="Times New Roman"/>
                  <w:color w:val="auto"/>
                  <w:sz w:val="18"/>
                  <w:szCs w:val="18"/>
                </w:rPr>
                <w:t xml:space="preserve">into TJ4S-1213-Sy15. Bubble with nitrogen for 5±2 min, then start the stirrer. </w:t>
              </w:r>
              <w:r w:rsidRPr="00BB7730">
                <w:rPr>
                  <w:rFonts w:ascii="Times New Roman" w:eastAsia="仿宋_GB2312" w:hAnsi="Times New Roman" w:cs="Times New Roman"/>
                  <w:color w:val="auto"/>
                  <w:sz w:val="18"/>
                  <w:szCs w:val="18"/>
                </w:rPr>
                <w:br/>
                <w:t xml:space="preserve">2. After stirring for 5±2 min, weigh and add 10.0 eq. </w:t>
              </w:r>
              <w:r w:rsidRPr="00BB7730">
                <w:rPr>
                  <w:rFonts w:ascii="Times New Roman" w:eastAsia="仿宋_GB2312" w:hAnsi="Times New Roman" w:cs="Times New Roman"/>
                  <w:bCs w:val="0"/>
                  <w:color w:val="auto"/>
                  <w:sz w:val="18"/>
                  <w:szCs w:val="18"/>
                </w:rPr>
                <w:t>Methanol</w:t>
              </w:r>
              <w:r w:rsidRPr="00BB7730">
                <w:rPr>
                  <w:rFonts w:ascii="Times New Roman" w:eastAsia="仿宋_GB2312" w:hAnsi="Times New Roman" w:cs="Times New Roman"/>
                  <w:color w:val="auto"/>
                  <w:sz w:val="18"/>
                  <w:szCs w:val="18"/>
                </w:rPr>
                <w:t xml:space="preserve">. Manually weigh and add 5.0 eq. </w:t>
              </w:r>
              <w:r w:rsidRPr="00BB7730">
                <w:rPr>
                  <w:rFonts w:ascii="Times New Roman" w:eastAsia="仿宋_GB2312" w:hAnsi="Times New Roman" w:cs="Times New Roman"/>
                  <w:bCs w:val="0"/>
                  <w:color w:val="auto"/>
                  <w:sz w:val="18"/>
                  <w:szCs w:val="18"/>
                </w:rPr>
                <w:t xml:space="preserve">DIPEA </w:t>
              </w:r>
              <w:r w:rsidRPr="00BB7730">
                <w:rPr>
                  <w:rFonts w:ascii="Times New Roman" w:eastAsia="仿宋_GB2312" w:hAnsi="Times New Roman" w:cs="Times New Roman"/>
                  <w:color w:val="auto"/>
                  <w:sz w:val="18"/>
                  <w:szCs w:val="18"/>
                </w:rPr>
                <w:t>at a reference time</w:t>
              </w:r>
              <w:r w:rsidRPr="00E55450">
                <w:rPr>
                  <w:rFonts w:ascii="Times New Roman" w:eastAsia="仿宋_GB2312" w:hAnsi="Times New Roman" w:cs="Times New Roman"/>
                  <w:color w:val="auto"/>
                  <w:sz w:val="18"/>
                  <w:szCs w:val="18"/>
                  <w:rPrChange w:id="7843" w:author="He Han" w:date="2026-10-27T14:47:00Z">
                    <w:rPr>
                      <w:rFonts w:ascii="Times New Roman" w:eastAsia="仿宋_GB2312" w:hAnsi="Times New Roman" w:cs="Times New Roman"/>
                      <w:color w:val="auto"/>
                      <w:sz w:val="18"/>
                      <w:szCs w:val="18"/>
                    </w:rPr>
                  </w:rPrChange>
                </w:rPr>
                <w:t xml:space="preserve"> </w:t>
              </w:r>
            </w:ins>
            <w:ins w:id="7844" w:author="Xuning Wei12232" w:date="2026-09-05T20:31:00Z">
              <w:r w:rsidR="00376064" w:rsidRPr="00E55450">
                <w:rPr>
                  <w:rFonts w:ascii="Times New Roman" w:eastAsia="仿宋_GB2312" w:hAnsi="Times New Roman" w:cs="Times New Roman"/>
                  <w:color w:val="auto"/>
                  <w:sz w:val="18"/>
                  <w:szCs w:val="18"/>
                  <w:rPrChange w:id="7845" w:author="He Han" w:date="2026-10-27T14:47:00Z">
                    <w:rPr>
                      <w:rFonts w:ascii="Times New Roman" w:eastAsia="仿宋_GB2312" w:hAnsi="Times New Roman" w:cs="Times New Roman"/>
                      <w:color w:val="auto"/>
                      <w:sz w:val="18"/>
                      <w:szCs w:val="18"/>
                    </w:rPr>
                  </w:rPrChange>
                </w:rPr>
                <w:t xml:space="preserve">20 </w:t>
              </w:r>
            </w:ins>
            <w:ins w:id="7846" w:author="Xuning Wei12232" w:date="2026-07-27T16:05:00Z">
              <w:r w:rsidRPr="00E55450">
                <w:rPr>
                  <w:rFonts w:ascii="Times New Roman" w:eastAsia="仿宋_GB2312" w:hAnsi="Times New Roman" w:cs="Times New Roman" w:hint="eastAsia"/>
                  <w:color w:val="auto"/>
                  <w:sz w:val="18"/>
                  <w:szCs w:val="18"/>
                  <w:lang w:eastAsia="zh-CN"/>
                  <w:rPrChange w:id="7847" w:author="He Han" w:date="2026-10-27T14:47:00Z">
                    <w:rPr>
                      <w:rFonts w:ascii="Times New Roman" w:eastAsia="仿宋_GB2312" w:hAnsi="Times New Roman" w:cs="Times New Roman" w:hint="eastAsia"/>
                      <w:color w:val="auto"/>
                      <w:sz w:val="18"/>
                      <w:szCs w:val="18"/>
                      <w:lang w:eastAsia="zh-CN"/>
                    </w:rPr>
                  </w:rPrChange>
                </w:rPr>
                <w:t>±</w:t>
              </w:r>
            </w:ins>
            <w:ins w:id="7848" w:author="Xuning Wei12232" w:date="2026-09-05T20:31:00Z">
              <w:r w:rsidR="00376064" w:rsidRPr="00E55450">
                <w:rPr>
                  <w:rFonts w:ascii="Times New Roman" w:eastAsia="仿宋_GB2312" w:hAnsi="Times New Roman" w:cs="Times New Roman"/>
                  <w:color w:val="auto"/>
                  <w:sz w:val="18"/>
                  <w:szCs w:val="18"/>
                  <w:rPrChange w:id="7849" w:author="He Han" w:date="2026-10-27T14:47:00Z">
                    <w:rPr>
                      <w:rFonts w:ascii="Times New Roman" w:eastAsia="仿宋_GB2312" w:hAnsi="Times New Roman" w:cs="Times New Roman"/>
                      <w:color w:val="auto"/>
                      <w:sz w:val="18"/>
                      <w:szCs w:val="18"/>
                    </w:rPr>
                  </w:rPrChange>
                </w:rPr>
                <w:t>10</w:t>
              </w:r>
            </w:ins>
            <w:ins w:id="7850" w:author="Johan Granander" w:date="2026-07-28T13:32:00Z">
              <w:r w:rsidR="000E6E66" w:rsidRPr="00E55450">
                <w:rPr>
                  <w:rFonts w:ascii="Times New Roman" w:eastAsia="仿宋_GB2312" w:hAnsi="Times New Roman" w:cs="Times New Roman"/>
                  <w:color w:val="auto"/>
                  <w:sz w:val="18"/>
                  <w:szCs w:val="18"/>
                  <w:rPrChange w:id="7851" w:author="He Han" w:date="2026-10-27T14:47:00Z">
                    <w:rPr>
                      <w:rFonts w:ascii="Times New Roman" w:eastAsia="仿宋_GB2312" w:hAnsi="Times New Roman" w:cs="Times New Roman"/>
                      <w:color w:val="auto"/>
                      <w:sz w:val="18"/>
                      <w:szCs w:val="18"/>
                    </w:rPr>
                  </w:rPrChange>
                </w:rPr>
                <w:t xml:space="preserve"> </w:t>
              </w:r>
            </w:ins>
            <w:ins w:id="7852" w:author="Xuning Wei12232" w:date="2026-07-27T16:05:00Z">
              <w:r w:rsidRPr="00E55450">
                <w:rPr>
                  <w:rFonts w:ascii="Times New Roman" w:eastAsia="仿宋_GB2312" w:hAnsi="Times New Roman" w:cs="Times New Roman"/>
                  <w:color w:val="auto"/>
                  <w:sz w:val="18"/>
                  <w:szCs w:val="18"/>
                  <w:rPrChange w:id="7853" w:author="He Han" w:date="2026-10-27T14:47:00Z">
                    <w:rPr>
                      <w:rFonts w:ascii="Times New Roman" w:eastAsia="仿宋_GB2312" w:hAnsi="Times New Roman" w:cs="Times New Roman"/>
                      <w:color w:val="auto"/>
                      <w:sz w:val="18"/>
                      <w:szCs w:val="18"/>
                    </w:rPr>
                  </w:rPrChange>
                </w:rPr>
                <w:t>min at 15~25</w:t>
              </w:r>
            </w:ins>
            <w:ins w:id="7854" w:author="Johan Granander" w:date="2026-07-28T13:32:00Z">
              <w:r w:rsidR="000E6E66" w:rsidRPr="00E55450">
                <w:rPr>
                  <w:rFonts w:ascii="Times New Roman" w:eastAsia="仿宋_GB2312" w:hAnsi="Times New Roman" w:cs="Times New Roman"/>
                  <w:color w:val="auto"/>
                  <w:sz w:val="18"/>
                  <w:szCs w:val="18"/>
                  <w:rPrChange w:id="7855" w:author="He Han" w:date="2026-10-27T14:47:00Z">
                    <w:rPr>
                      <w:rFonts w:ascii="Times New Roman" w:eastAsia="仿宋_GB2312" w:hAnsi="Times New Roman" w:cs="Times New Roman"/>
                      <w:color w:val="auto"/>
                      <w:sz w:val="18"/>
                      <w:szCs w:val="18"/>
                    </w:rPr>
                  </w:rPrChange>
                </w:rPr>
                <w:t xml:space="preserve"> </w:t>
              </w:r>
            </w:ins>
            <w:ins w:id="7856" w:author="Xuning Wei12232" w:date="2026-07-27T16:05:00Z">
              <w:r w:rsidRPr="00E55450">
                <w:rPr>
                  <w:rFonts w:ascii="Times New Roman" w:eastAsia="仿宋_GB2312" w:hAnsi="Times New Roman" w:cs="Times New Roman"/>
                  <w:color w:val="auto"/>
                  <w:sz w:val="18"/>
                  <w:szCs w:val="18"/>
                  <w:rPrChange w:id="7857" w:author="He Han" w:date="2026-10-27T14:47:00Z">
                    <w:rPr>
                      <w:rFonts w:ascii="Times New Roman" w:eastAsia="仿宋_GB2312" w:hAnsi="Times New Roman" w:cs="Times New Roman"/>
                      <w:color w:val="auto"/>
                      <w:sz w:val="18"/>
                      <w:szCs w:val="18"/>
                    </w:rPr>
                  </w:rPrChange>
                </w:rPr>
                <w:t>℃.</w:t>
              </w:r>
              <w:r w:rsidRPr="00E55450">
                <w:rPr>
                  <w:rFonts w:ascii="Times New Roman" w:eastAsia="仿宋_GB2312" w:hAnsi="Times New Roman" w:cs="Times New Roman"/>
                  <w:color w:val="auto"/>
                  <w:sz w:val="18"/>
                  <w:szCs w:val="18"/>
                  <w:rPrChange w:id="7858" w:author="He Han" w:date="2026-10-27T14:47:00Z">
                    <w:rPr>
                      <w:rFonts w:ascii="Times New Roman" w:eastAsia="仿宋_GB2312" w:hAnsi="Times New Roman" w:cs="Times New Roman"/>
                      <w:color w:val="auto"/>
                      <w:sz w:val="18"/>
                      <w:szCs w:val="18"/>
                    </w:rPr>
                  </w:rPrChange>
                </w:rPr>
                <w:br/>
              </w:r>
              <w:r w:rsidRPr="00BB7730">
                <w:rPr>
                  <w:rFonts w:ascii="Times New Roman" w:eastAsia="仿宋_GB2312" w:hAnsi="Times New Roman" w:cs="Times New Roman"/>
                  <w:color w:val="auto"/>
                  <w:sz w:val="18"/>
                  <w:szCs w:val="18"/>
                </w:rPr>
                <w:t>3. Adjust to 20~30</w:t>
              </w:r>
            </w:ins>
            <w:ins w:id="7859" w:author="Johan Granander" w:date="2026-07-28T13:32:00Z">
              <w:r w:rsidR="000E6E66" w:rsidRPr="00BB7730">
                <w:rPr>
                  <w:rFonts w:ascii="Times New Roman" w:eastAsia="仿宋_GB2312" w:hAnsi="Times New Roman" w:cs="Times New Roman"/>
                  <w:color w:val="auto"/>
                  <w:sz w:val="18"/>
                  <w:szCs w:val="18"/>
                </w:rPr>
                <w:t xml:space="preserve"> </w:t>
              </w:r>
            </w:ins>
            <w:ins w:id="7860" w:author="Xuning Wei12232" w:date="2026-07-27T16:05:00Z">
              <w:r w:rsidRPr="00BB7730">
                <w:rPr>
                  <w:rFonts w:ascii="Times New Roman" w:eastAsia="仿宋_GB2312" w:hAnsi="Times New Roman" w:cs="Times New Roman"/>
                  <w:color w:val="auto"/>
                  <w:sz w:val="18"/>
                  <w:szCs w:val="18"/>
                </w:rPr>
                <w:t>℃</w:t>
              </w:r>
              <w:r w:rsidRPr="00BB7730">
                <w:rPr>
                  <w:rFonts w:ascii="Times New Roman" w:eastAsia="仿宋_GB2312" w:hAnsi="Times New Roman" w:cs="Times New Roman"/>
                  <w:color w:val="auto"/>
                  <w:sz w:val="18"/>
                  <w:szCs w:val="18"/>
                </w:rPr>
                <w:t>，</w:t>
              </w:r>
              <w:r w:rsidRPr="00BB7730">
                <w:rPr>
                  <w:rFonts w:ascii="Times New Roman" w:eastAsia="仿宋_GB2312" w:hAnsi="Times New Roman" w:cs="Times New Roman"/>
                  <w:color w:val="auto"/>
                  <w:sz w:val="18"/>
                  <w:szCs w:val="18"/>
                </w:rPr>
                <w:t>the mixture is allowed to react for 1</w:t>
              </w:r>
            </w:ins>
            <w:ins w:id="7861" w:author="Johan Granander" w:date="2026-07-28T15:05:00Z">
              <w:r w:rsidR="00C93788" w:rsidRPr="00BB7730">
                <w:rPr>
                  <w:rFonts w:ascii="Times New Roman" w:eastAsia="仿宋_GB2312" w:hAnsi="Times New Roman" w:cs="Times New Roman"/>
                  <w:color w:val="auto"/>
                  <w:sz w:val="18"/>
                  <w:szCs w:val="18"/>
                </w:rPr>
                <w:t xml:space="preserve"> </w:t>
              </w:r>
            </w:ins>
            <w:ins w:id="7862" w:author="Xuning Wei12232" w:date="2026-07-27T16:05:00Z">
              <w:r w:rsidRPr="00BB7730">
                <w:rPr>
                  <w:rFonts w:ascii="Times New Roman" w:eastAsia="仿宋_GB2312" w:hAnsi="Times New Roman" w:cs="Times New Roman"/>
                  <w:color w:val="auto"/>
                  <w:sz w:val="18"/>
                  <w:szCs w:val="18"/>
                </w:rPr>
                <w:t>h±15</w:t>
              </w:r>
            </w:ins>
            <w:ins w:id="7863" w:author="Johan Granander" w:date="2026-07-28T15:05:00Z">
              <w:r w:rsidR="00C93788" w:rsidRPr="00BB7730">
                <w:rPr>
                  <w:rFonts w:ascii="Times New Roman" w:eastAsia="仿宋_GB2312" w:hAnsi="Times New Roman" w:cs="Times New Roman"/>
                  <w:color w:val="auto"/>
                  <w:sz w:val="18"/>
                  <w:szCs w:val="18"/>
                </w:rPr>
                <w:t xml:space="preserve"> </w:t>
              </w:r>
            </w:ins>
            <w:ins w:id="7864" w:author="Xuning Wei12232" w:date="2026-07-27T16:05:00Z">
              <w:r w:rsidRPr="00BB7730">
                <w:rPr>
                  <w:rFonts w:ascii="Times New Roman" w:eastAsia="仿宋_GB2312" w:hAnsi="Times New Roman" w:cs="Times New Roman"/>
                  <w:color w:val="auto"/>
                  <w:sz w:val="18"/>
                  <w:szCs w:val="18"/>
                </w:rPr>
                <w:t>min (target: 1</w:t>
              </w:r>
            </w:ins>
            <w:ins w:id="7865" w:author="Johan Granander" w:date="2026-07-28T15:05:00Z">
              <w:r w:rsidR="00C93788" w:rsidRPr="00BB7730">
                <w:rPr>
                  <w:rFonts w:ascii="Times New Roman" w:eastAsia="仿宋_GB2312" w:hAnsi="Times New Roman" w:cs="Times New Roman"/>
                  <w:color w:val="auto"/>
                  <w:sz w:val="18"/>
                  <w:szCs w:val="18"/>
                </w:rPr>
                <w:t xml:space="preserve"> </w:t>
              </w:r>
            </w:ins>
            <w:ins w:id="7866" w:author="Xuning Wei12232" w:date="2026-07-27T16:05:00Z">
              <w:r w:rsidRPr="00BB7730">
                <w:rPr>
                  <w:rFonts w:ascii="Times New Roman" w:eastAsia="仿宋_GB2312" w:hAnsi="Times New Roman" w:cs="Times New Roman"/>
                  <w:color w:val="auto"/>
                  <w:sz w:val="18"/>
                  <w:szCs w:val="18"/>
                </w:rPr>
                <w:t>h) at 20~30</w:t>
              </w:r>
            </w:ins>
            <w:ins w:id="7867" w:author="Johan Granander" w:date="2026-07-28T15:05:00Z">
              <w:r w:rsidR="00C93788" w:rsidRPr="00BB7730">
                <w:rPr>
                  <w:rFonts w:ascii="Times New Roman" w:eastAsia="仿宋_GB2312" w:hAnsi="Times New Roman" w:cs="Times New Roman"/>
                  <w:color w:val="auto"/>
                  <w:sz w:val="18"/>
                  <w:szCs w:val="18"/>
                </w:rPr>
                <w:t xml:space="preserve"> </w:t>
              </w:r>
            </w:ins>
            <w:ins w:id="7868" w:author="Xuning Wei12232" w:date="2026-07-27T16:05:00Z">
              <w:r w:rsidRPr="00BB7730">
                <w:rPr>
                  <w:rFonts w:ascii="Times New Roman" w:eastAsia="仿宋_GB2312" w:hAnsi="Times New Roman" w:cs="Times New Roman"/>
                  <w:color w:val="auto"/>
                  <w:sz w:val="18"/>
                  <w:szCs w:val="18"/>
                </w:rPr>
                <w:t>℃. Stop stirring and turn off the nitrogen. Drain until there is no reaction mixture drip.</w:t>
              </w:r>
            </w:ins>
            <w:del w:id="7869" w:author="Xuning Wei12232" w:date="2026-07-27T16:05:00Z">
              <w:r w:rsidR="00143102" w:rsidRPr="00BB7730" w:rsidDel="00FD673D">
                <w:rPr>
                  <w:rFonts w:ascii="Times New Roman" w:eastAsia="仿宋_GB2312" w:hAnsi="Times New Roman" w:cs="Times New Roman"/>
                  <w:color w:val="auto"/>
                  <w:sz w:val="18"/>
                  <w:szCs w:val="18"/>
                </w:rPr>
                <w:delText>Add</w:delText>
              </w:r>
              <w:r w:rsidR="00143102" w:rsidRPr="00BB7730" w:rsidDel="00FD673D">
                <w:rPr>
                  <w:rFonts w:ascii="Times New Roman" w:eastAsia="仿宋_GB2312" w:hAnsi="Times New Roman" w:cs="Times New Roman"/>
                  <w:color w:val="auto"/>
                  <w:sz w:val="18"/>
                  <w:szCs w:val="18"/>
                  <w:lang w:eastAsia="zh-CN"/>
                </w:rPr>
                <w:delText xml:space="preserve"> </w:delText>
              </w:r>
              <w:r w:rsidR="00271FEB" w:rsidRPr="00BB7730" w:rsidDel="00FD673D">
                <w:rPr>
                  <w:rFonts w:ascii="Times New Roman" w:eastAsia="仿宋_GB2312" w:hAnsi="Times New Roman" w:cs="Times New Roman"/>
                  <w:color w:val="0000FF"/>
                  <w:sz w:val="18"/>
                  <w:szCs w:val="18"/>
                  <w:lang w:eastAsia="zh-CN"/>
                </w:rPr>
                <w:delText>8.0 V</w:delText>
              </w:r>
              <w:r w:rsidR="00143102" w:rsidRPr="00BB7730" w:rsidDel="00FD673D">
                <w:rPr>
                  <w:rFonts w:ascii="Times New Roman" w:eastAsia="仿宋_GB2312" w:hAnsi="Times New Roman" w:cs="Times New Roman"/>
                  <w:color w:val="auto"/>
                  <w:sz w:val="18"/>
                  <w:szCs w:val="18"/>
                  <w:lang w:eastAsia="zh-CN"/>
                </w:rPr>
                <w:delText xml:space="preserve"> DMF (7.584</w:delText>
              </w:r>
              <w:r w:rsidR="00B64270" w:rsidRPr="00BB7730" w:rsidDel="00FD673D">
                <w:rPr>
                  <w:rFonts w:ascii="Times New Roman" w:eastAsia="仿宋_GB2312" w:hAnsi="Times New Roman" w:cs="Times New Roman"/>
                  <w:color w:val="auto"/>
                  <w:sz w:val="18"/>
                  <w:szCs w:val="18"/>
                  <w:lang w:eastAsia="zh-CN"/>
                </w:rPr>
                <w:delText xml:space="preserve"> </w:delText>
              </w:r>
              <w:r w:rsidR="00143102" w:rsidRPr="00BB7730" w:rsidDel="00FD673D">
                <w:rPr>
                  <w:rFonts w:ascii="Times New Roman" w:eastAsia="仿宋_GB2312" w:hAnsi="Times New Roman" w:cs="Times New Roman"/>
                  <w:color w:val="auto"/>
                  <w:sz w:val="18"/>
                  <w:szCs w:val="18"/>
                  <w:lang w:eastAsia="zh-CN"/>
                </w:rPr>
                <w:delText>kg/kg)</w:delText>
              </w:r>
              <w:r w:rsidR="00143102" w:rsidRPr="00BB7730" w:rsidDel="00FD673D">
                <w:rPr>
                  <w:rFonts w:ascii="Times New Roman" w:eastAsia="仿宋_GB2312" w:hAnsi="Times New Roman" w:cs="Times New Roman"/>
                  <w:color w:val="auto"/>
                  <w:sz w:val="18"/>
                  <w:szCs w:val="18"/>
                </w:rPr>
                <w:delText xml:space="preserve"> into</w:delText>
              </w:r>
              <w:r w:rsidR="00143102" w:rsidRPr="00BB7730" w:rsidDel="00FD673D">
                <w:rPr>
                  <w:rFonts w:ascii="Times New Roman" w:eastAsia="仿宋_GB2312" w:hAnsi="Times New Roman" w:cs="Times New Roman"/>
                  <w:b/>
                  <w:color w:val="auto"/>
                  <w:sz w:val="18"/>
                  <w:szCs w:val="18"/>
                </w:rPr>
                <w:delText xml:space="preserve"> TJ4S-1213-Sy15</w:delText>
              </w:r>
              <w:r w:rsidR="00143102" w:rsidRPr="00BB7730" w:rsidDel="00FD673D">
                <w:rPr>
                  <w:rFonts w:ascii="Times New Roman" w:eastAsia="仿宋_GB2312" w:hAnsi="Times New Roman" w:cs="Times New Roman"/>
                  <w:b/>
                  <w:color w:val="auto"/>
                  <w:sz w:val="18"/>
                  <w:szCs w:val="18"/>
                  <w:lang w:eastAsia="zh-CN"/>
                </w:rPr>
                <w:delText>-R01</w:delText>
              </w:r>
              <w:r w:rsidR="00143102" w:rsidRPr="00BB7730" w:rsidDel="00FD673D">
                <w:rPr>
                  <w:rFonts w:ascii="Times New Roman" w:eastAsia="仿宋_GB2312" w:hAnsi="Times New Roman" w:cs="Times New Roman"/>
                  <w:color w:val="auto"/>
                  <w:sz w:val="18"/>
                  <w:szCs w:val="18"/>
                </w:rPr>
                <w:delText>. Bubble with nitrogen for 5±2 min, then start the stirrer. After stirring for 5±2 min, stop stirring, turn off the nitrogen</w:delText>
              </w:r>
              <w:r w:rsidR="00143102" w:rsidRPr="00BB7730" w:rsidDel="00FD673D">
                <w:rPr>
                  <w:rFonts w:ascii="Times New Roman" w:eastAsia="仿宋_GB2312" w:hAnsi="Times New Roman" w:cs="Times New Roman"/>
                  <w:color w:val="auto"/>
                  <w:sz w:val="18"/>
                  <w:szCs w:val="18"/>
                  <w:lang w:eastAsia="zh-CN"/>
                </w:rPr>
                <w:delText>. Then</w:delText>
              </w:r>
              <w:r w:rsidR="00143102" w:rsidRPr="00BB7730" w:rsidDel="00FD673D">
                <w:rPr>
                  <w:rFonts w:ascii="Times New Roman" w:hAnsi="Times New Roman" w:cs="Times New Roman"/>
                  <w:color w:val="auto"/>
                  <w:sz w:val="18"/>
                  <w:szCs w:val="18"/>
                </w:rPr>
                <w:delText xml:space="preserve"> </w:delText>
              </w:r>
              <w:r w:rsidR="00143102" w:rsidRPr="00BB7730" w:rsidDel="00FD673D">
                <w:rPr>
                  <w:rFonts w:ascii="Times New Roman" w:eastAsia="仿宋_GB2312" w:hAnsi="Times New Roman" w:cs="Times New Roman"/>
                  <w:color w:val="auto"/>
                  <w:sz w:val="18"/>
                  <w:szCs w:val="18"/>
                </w:rPr>
                <w:delText xml:space="preserve">Transfer the </w:delText>
              </w:r>
              <w:r w:rsidR="00143102" w:rsidRPr="00BB7730" w:rsidDel="00FD673D">
                <w:rPr>
                  <w:rFonts w:ascii="Times New Roman" w:eastAsia="仿宋_GB2312" w:hAnsi="Times New Roman" w:cs="Times New Roman"/>
                  <w:color w:val="auto"/>
                  <w:sz w:val="18"/>
                  <w:szCs w:val="18"/>
                  <w:lang w:eastAsia="zh-CN"/>
                </w:rPr>
                <w:delText xml:space="preserve">DMF </w:delText>
              </w:r>
              <w:r w:rsidR="00143102" w:rsidRPr="00BB7730" w:rsidDel="00FD673D">
                <w:rPr>
                  <w:rFonts w:ascii="Times New Roman" w:eastAsia="仿宋_GB2312" w:hAnsi="Times New Roman" w:cs="Times New Roman"/>
                  <w:color w:val="auto"/>
                  <w:sz w:val="18"/>
                  <w:szCs w:val="18"/>
                </w:rPr>
                <w:delText xml:space="preserve">into </w:delText>
              </w:r>
              <w:r w:rsidR="00143102" w:rsidRPr="00BB7730" w:rsidDel="00FD673D">
                <w:rPr>
                  <w:rFonts w:ascii="Times New Roman" w:eastAsia="仿宋_GB2312" w:hAnsi="Times New Roman" w:cs="Times New Roman"/>
                  <w:b/>
                  <w:color w:val="auto"/>
                  <w:sz w:val="18"/>
                  <w:szCs w:val="18"/>
                </w:rPr>
                <w:delText>TJ4S-1213-Sy15</w:delText>
              </w:r>
              <w:r w:rsidR="00143102" w:rsidRPr="00BB7730" w:rsidDel="00FD673D">
                <w:rPr>
                  <w:rFonts w:ascii="Times New Roman" w:eastAsia="仿宋_GB2312" w:hAnsi="Times New Roman" w:cs="Times New Roman"/>
                  <w:b/>
                  <w:color w:val="auto"/>
                  <w:sz w:val="18"/>
                  <w:szCs w:val="18"/>
                  <w:lang w:eastAsia="zh-CN"/>
                </w:rPr>
                <w:delText xml:space="preserve">. </w:delText>
              </w:r>
              <w:r w:rsidR="00143102" w:rsidRPr="00BB7730" w:rsidDel="00FD673D">
                <w:rPr>
                  <w:rFonts w:ascii="Times New Roman" w:eastAsia="仿宋_GB2312" w:hAnsi="Times New Roman" w:cs="Times New Roman"/>
                  <w:color w:val="auto"/>
                  <w:sz w:val="18"/>
                  <w:szCs w:val="18"/>
                </w:rPr>
                <w:delText xml:space="preserve">Bubble with nitrogen for 5±2 min, then start the stirrer. After stirring for 7±2 min, stop stirring, turn off the nitrogen. Drain until there is no obvious drip. Perform this </w:delText>
              </w:r>
              <w:commentRangeStart w:id="7870"/>
              <w:commentRangeStart w:id="7871"/>
              <w:commentRangeStart w:id="7872"/>
              <w:r w:rsidR="007A0294" w:rsidRPr="00BB7730" w:rsidDel="00FD673D">
                <w:rPr>
                  <w:rFonts w:ascii="Times New Roman" w:eastAsia="仿宋_GB2312" w:hAnsi="Times New Roman" w:cs="Times New Roman"/>
                  <w:color w:val="auto"/>
                  <w:sz w:val="18"/>
                  <w:szCs w:val="18"/>
                </w:rPr>
                <w:delText xml:space="preserve">operation for </w:delText>
              </w:r>
              <w:r w:rsidR="007A0294" w:rsidRPr="00BB7730" w:rsidDel="00FD673D">
                <w:rPr>
                  <w:rFonts w:ascii="Times New Roman" w:eastAsia="仿宋_GB2312" w:hAnsi="Times New Roman" w:cs="Times New Roman"/>
                  <w:color w:val="auto"/>
                  <w:sz w:val="18"/>
                  <w:szCs w:val="18"/>
                  <w:lang w:eastAsia="zh-CN"/>
                </w:rPr>
                <w:delText>≤</w:delText>
              </w:r>
              <w:r w:rsidR="007A0294" w:rsidRPr="00BB7730" w:rsidDel="00FD673D">
                <w:rPr>
                  <w:rFonts w:ascii="Times New Roman" w:eastAsia="仿宋_GB2312" w:hAnsi="Times New Roman" w:cs="Times New Roman"/>
                  <w:color w:val="auto"/>
                  <w:sz w:val="18"/>
                  <w:szCs w:val="18"/>
                </w:rPr>
                <w:delText>3 times</w:delText>
              </w:r>
              <w:commentRangeEnd w:id="7870"/>
              <w:r w:rsidR="007A0294" w:rsidRPr="00BB7730" w:rsidDel="00FD673D">
                <w:rPr>
                  <w:rStyle w:val="aff2"/>
                  <w:rFonts w:ascii="Times New Roman" w:eastAsia="仿宋_GB2312" w:hAnsi="Times New Roman" w:cs="Times New Roman"/>
                  <w:color w:val="auto"/>
                  <w:sz w:val="18"/>
                  <w:szCs w:val="18"/>
                </w:rPr>
                <w:commentReference w:id="7870"/>
              </w:r>
              <w:commentRangeEnd w:id="7871"/>
              <w:r w:rsidR="00143102" w:rsidRPr="00BB7730" w:rsidDel="00FD673D">
                <w:rPr>
                  <w:rStyle w:val="aff2"/>
                  <w:rFonts w:ascii="Times New Roman" w:eastAsia="仿宋_GB2312" w:hAnsi="Times New Roman" w:cs="Times New Roman"/>
                  <w:color w:val="auto"/>
                  <w:sz w:val="18"/>
                  <w:szCs w:val="18"/>
                </w:rPr>
                <w:commentReference w:id="7871"/>
              </w:r>
              <w:commentRangeEnd w:id="7872"/>
              <w:r w:rsidR="00143102" w:rsidRPr="00BB7730" w:rsidDel="00FD673D">
                <w:rPr>
                  <w:rStyle w:val="aff2"/>
                  <w:rFonts w:ascii="Times New Roman" w:eastAsia="仿宋_GB2312" w:hAnsi="Times New Roman" w:cs="Times New Roman"/>
                  <w:color w:val="auto"/>
                  <w:sz w:val="18"/>
                  <w:szCs w:val="18"/>
                </w:rPr>
                <w:commentReference w:id="7872"/>
              </w:r>
              <w:r w:rsidR="00143102" w:rsidRPr="00BB7730" w:rsidDel="00FD673D">
                <w:rPr>
                  <w:rFonts w:ascii="Times New Roman" w:eastAsia="仿宋_GB2312" w:hAnsi="Times New Roman" w:cs="Times New Roman"/>
                  <w:color w:val="auto"/>
                  <w:sz w:val="18"/>
                  <w:szCs w:val="18"/>
                </w:rPr>
                <w:delText>.</w:delText>
              </w:r>
            </w:del>
          </w:p>
        </w:tc>
        <w:tc>
          <w:tcPr>
            <w:tcW w:w="1046" w:type="pct"/>
            <w:vMerge w:val="restart"/>
            <w:shd w:val="clear" w:color="auto" w:fill="FFFFFF" w:themeFill="background1"/>
            <w:vAlign w:val="center"/>
            <w:tcPrChange w:id="7873" w:author="Xuning Wei12232" w:date="2026-07-27T18:11:00Z">
              <w:tcPr>
                <w:tcW w:w="1049" w:type="pct"/>
                <w:gridSpan w:val="5"/>
                <w:vMerge w:val="restart"/>
                <w:shd w:val="clear" w:color="auto" w:fill="FFFFFF" w:themeFill="background1"/>
                <w:vAlign w:val="center"/>
              </w:tcPr>
            </w:tcPrChange>
          </w:tcPr>
          <w:p w14:paraId="131F46A1" w14:textId="77777777" w:rsidR="00153539" w:rsidRPr="00BB7730" w:rsidRDefault="00153539">
            <w:pPr>
              <w:pStyle w:val="afc"/>
              <w:numPr>
                <w:ilvl w:val="0"/>
                <w:numId w:val="164"/>
              </w:numPr>
              <w:ind w:firstLineChars="0"/>
              <w:rPr>
                <w:ins w:id="7874" w:author="He Han" w:date="2026-10-22T22:08:00Z"/>
                <w:rFonts w:ascii="Times New Roman" w:hAnsi="Times New Roman" w:cs="Times New Roman"/>
                <w:color w:val="auto"/>
                <w:sz w:val="18"/>
                <w:szCs w:val="18"/>
                <w:shd w:val="clear" w:color="auto" w:fill="FFFFFF"/>
              </w:rPr>
              <w:pPrChange w:id="7875" w:author="He Han" w:date="2026-10-22T22:10:00Z">
                <w:pPr>
                  <w:pStyle w:val="afc"/>
                  <w:numPr>
                    <w:numId w:val="156"/>
                  </w:numPr>
                  <w:ind w:left="420" w:firstLineChars="0" w:hanging="420"/>
                </w:pPr>
              </w:pPrChange>
            </w:pPr>
            <w:ins w:id="7876" w:author="He Han" w:date="2026-10-22T22:08: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31E54E07" w14:textId="77777777" w:rsidR="00153539" w:rsidRPr="00BB7730" w:rsidRDefault="00153539">
            <w:pPr>
              <w:pStyle w:val="afc"/>
              <w:numPr>
                <w:ilvl w:val="0"/>
                <w:numId w:val="164"/>
              </w:numPr>
              <w:ind w:firstLineChars="0"/>
              <w:rPr>
                <w:ins w:id="7877" w:author="He Han" w:date="2026-10-22T22:08:00Z"/>
                <w:rFonts w:ascii="Times New Roman" w:eastAsiaTheme="minorEastAsia" w:hAnsi="Times New Roman" w:cs="Times New Roman"/>
                <w:color w:val="auto"/>
                <w:sz w:val="18"/>
                <w:szCs w:val="18"/>
                <w:shd w:val="clear" w:color="auto" w:fill="FFFFFF"/>
                <w:lang w:eastAsia="zh-CN"/>
              </w:rPr>
              <w:pPrChange w:id="7878" w:author="He Han" w:date="2026-10-22T22:10:00Z">
                <w:pPr>
                  <w:pStyle w:val="afc"/>
                  <w:numPr>
                    <w:numId w:val="156"/>
                  </w:numPr>
                  <w:ind w:left="420" w:firstLineChars="0" w:hanging="420"/>
                </w:pPr>
              </w:pPrChange>
            </w:pPr>
            <w:ins w:id="7879" w:author="He Han" w:date="2026-10-22T22:08:00Z">
              <w:r w:rsidRPr="00BB7730">
                <w:rPr>
                  <w:rFonts w:ascii="Times New Roman" w:hAnsi="Times New Roman" w:cs="Times New Roman"/>
                  <w:color w:val="auto"/>
                  <w:sz w:val="18"/>
                  <w:szCs w:val="18"/>
                  <w:shd w:val="clear" w:color="auto" w:fill="FFFFFF"/>
                </w:rPr>
                <w:t>Agitator material: Hastelloy (N10276)</w:t>
              </w:r>
            </w:ins>
          </w:p>
          <w:p w14:paraId="44EF3D95" w14:textId="77777777" w:rsidR="00153539" w:rsidRPr="00BB7730" w:rsidRDefault="00153539">
            <w:pPr>
              <w:pStyle w:val="afc"/>
              <w:numPr>
                <w:ilvl w:val="0"/>
                <w:numId w:val="164"/>
              </w:numPr>
              <w:ind w:firstLineChars="0"/>
              <w:rPr>
                <w:ins w:id="7880" w:author="He Han" w:date="2026-10-22T22:08:00Z"/>
                <w:rFonts w:ascii="Times New Roman" w:eastAsiaTheme="minorEastAsia" w:hAnsi="Times New Roman" w:cs="Times New Roman"/>
                <w:color w:val="auto"/>
                <w:sz w:val="18"/>
                <w:szCs w:val="18"/>
                <w:shd w:val="clear" w:color="auto" w:fill="FFFFFF"/>
                <w:lang w:eastAsia="zh-CN"/>
              </w:rPr>
              <w:pPrChange w:id="7881" w:author="He Han" w:date="2026-10-22T22:10:00Z">
                <w:pPr>
                  <w:pStyle w:val="afc"/>
                  <w:numPr>
                    <w:numId w:val="156"/>
                  </w:numPr>
                  <w:ind w:left="420" w:firstLineChars="0" w:hanging="420"/>
                </w:pPr>
              </w:pPrChange>
            </w:pPr>
            <w:ins w:id="7882" w:author="He Han" w:date="2026-10-22T22:08:00Z">
              <w:r w:rsidRPr="00BB7730">
                <w:rPr>
                  <w:rFonts w:ascii="Times New Roman" w:hAnsi="Times New Roman" w:cs="Times New Roman"/>
                  <w:color w:val="0000FF"/>
                  <w:sz w:val="18"/>
                  <w:szCs w:val="18"/>
                  <w:shd w:val="clear" w:color="auto" w:fill="FFFFFF"/>
                </w:rPr>
                <w:t>Sieve plate: HC-22</w:t>
              </w:r>
            </w:ins>
          </w:p>
          <w:p w14:paraId="291A4B35" w14:textId="77777777" w:rsidR="00153539" w:rsidRPr="00BB7730" w:rsidRDefault="00153539">
            <w:pPr>
              <w:pStyle w:val="afc"/>
              <w:numPr>
                <w:ilvl w:val="0"/>
                <w:numId w:val="164"/>
              </w:numPr>
              <w:ind w:firstLineChars="0"/>
              <w:rPr>
                <w:ins w:id="7883" w:author="He Han" w:date="2026-10-22T22:08:00Z"/>
                <w:rFonts w:ascii="Times New Roman" w:hAnsi="Times New Roman" w:cs="Times New Roman"/>
                <w:color w:val="0000FF"/>
                <w:sz w:val="18"/>
                <w:szCs w:val="18"/>
                <w:shd w:val="clear" w:color="auto" w:fill="FFFFFF"/>
              </w:rPr>
              <w:pPrChange w:id="7884" w:author="He Han" w:date="2026-10-22T22:10:00Z">
                <w:pPr>
                  <w:pStyle w:val="afc"/>
                  <w:numPr>
                    <w:numId w:val="156"/>
                  </w:numPr>
                  <w:ind w:left="420" w:firstLineChars="0" w:hanging="420"/>
                </w:pPr>
              </w:pPrChange>
            </w:pPr>
            <w:ins w:id="7885"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70C3EE11" w14:textId="77777777" w:rsidR="00153539" w:rsidRPr="00BB7730" w:rsidRDefault="00153539">
            <w:pPr>
              <w:pStyle w:val="afc"/>
              <w:numPr>
                <w:ilvl w:val="0"/>
                <w:numId w:val="164"/>
              </w:numPr>
              <w:ind w:firstLineChars="0"/>
              <w:rPr>
                <w:ins w:id="7886" w:author="He Han" w:date="2026-10-22T22:08:00Z"/>
                <w:rFonts w:ascii="Times New Roman" w:hAnsi="Times New Roman" w:cs="Times New Roman"/>
                <w:color w:val="auto"/>
                <w:sz w:val="18"/>
                <w:szCs w:val="18"/>
                <w:shd w:val="clear" w:color="auto" w:fill="FFFFFF"/>
              </w:rPr>
              <w:pPrChange w:id="7887" w:author="He Han" w:date="2026-10-22T22:10:00Z">
                <w:pPr>
                  <w:pStyle w:val="afc"/>
                  <w:numPr>
                    <w:numId w:val="156"/>
                  </w:numPr>
                  <w:ind w:left="420" w:firstLineChars="0" w:hanging="420"/>
                </w:pPr>
              </w:pPrChange>
            </w:pPr>
            <w:ins w:id="7888" w:author="He Han" w:date="2026-10-22T22:08:00Z">
              <w:r w:rsidRPr="00BB7730">
                <w:rPr>
                  <w:rFonts w:ascii="Times New Roman" w:hAnsi="Times New Roman" w:cs="Times New Roman"/>
                  <w:color w:val="auto"/>
                  <w:sz w:val="18"/>
                  <w:szCs w:val="18"/>
                  <w:shd w:val="clear" w:color="auto" w:fill="FFFFFF"/>
                </w:rPr>
                <w:t>Sight glass: Glass</w:t>
              </w:r>
            </w:ins>
          </w:p>
          <w:p w14:paraId="2790FCC3" w14:textId="77777777" w:rsidR="00153539" w:rsidRPr="00BB7730" w:rsidRDefault="00153539">
            <w:pPr>
              <w:pStyle w:val="afc"/>
              <w:numPr>
                <w:ilvl w:val="0"/>
                <w:numId w:val="164"/>
              </w:numPr>
              <w:ind w:firstLineChars="0"/>
              <w:rPr>
                <w:ins w:id="7889" w:author="He Han" w:date="2026-10-22T22:08:00Z"/>
                <w:rFonts w:ascii="Times New Roman" w:hAnsi="Times New Roman" w:cs="Times New Roman"/>
                <w:color w:val="auto"/>
                <w:sz w:val="18"/>
                <w:szCs w:val="18"/>
                <w:shd w:val="clear" w:color="auto" w:fill="FFFFFF"/>
              </w:rPr>
              <w:pPrChange w:id="7890" w:author="He Han" w:date="2026-10-22T22:10:00Z">
                <w:pPr>
                  <w:pStyle w:val="afc"/>
                  <w:numPr>
                    <w:numId w:val="156"/>
                  </w:numPr>
                  <w:ind w:left="420" w:firstLineChars="0" w:hanging="420"/>
                </w:pPr>
              </w:pPrChange>
            </w:pPr>
            <w:ins w:id="7891" w:author="He Han" w:date="2026-10-22T22:08:00Z">
              <w:r w:rsidRPr="00BB7730">
                <w:rPr>
                  <w:rFonts w:ascii="Times New Roman" w:hAnsi="Times New Roman" w:cs="Times New Roman"/>
                  <w:color w:val="auto"/>
                  <w:sz w:val="18"/>
                  <w:szCs w:val="18"/>
                  <w:shd w:val="clear" w:color="auto" w:fill="FFFFFF"/>
                </w:rPr>
                <w:t>Transfer pump material: SS316+PTFE</w:t>
              </w:r>
            </w:ins>
          </w:p>
          <w:p w14:paraId="003D7E9D" w14:textId="77777777" w:rsidR="00153539" w:rsidRPr="00BB7730" w:rsidRDefault="00153539">
            <w:pPr>
              <w:pStyle w:val="afc"/>
              <w:numPr>
                <w:ilvl w:val="0"/>
                <w:numId w:val="164"/>
              </w:numPr>
              <w:ind w:firstLineChars="0"/>
              <w:rPr>
                <w:ins w:id="7892" w:author="He Han" w:date="2026-10-22T22:08:00Z"/>
                <w:rFonts w:ascii="Times New Roman" w:hAnsi="Times New Roman" w:cs="Times New Roman"/>
                <w:color w:val="auto"/>
                <w:sz w:val="18"/>
                <w:szCs w:val="18"/>
                <w:shd w:val="clear" w:color="auto" w:fill="FFFFFF"/>
              </w:rPr>
              <w:pPrChange w:id="7893" w:author="He Han" w:date="2026-10-22T22:10:00Z">
                <w:pPr>
                  <w:pStyle w:val="afc"/>
                  <w:numPr>
                    <w:numId w:val="156"/>
                  </w:numPr>
                  <w:ind w:left="420" w:firstLineChars="0" w:hanging="420"/>
                </w:pPr>
              </w:pPrChange>
            </w:pPr>
            <w:ins w:id="7894" w:author="He Han" w:date="2026-10-22T22:08:00Z">
              <w:r w:rsidRPr="00BB7730">
                <w:rPr>
                  <w:rFonts w:ascii="Times New Roman" w:hAnsi="Times New Roman" w:cs="Times New Roman"/>
                  <w:color w:val="auto"/>
                  <w:sz w:val="18"/>
                  <w:szCs w:val="18"/>
                  <w:shd w:val="clear" w:color="auto" w:fill="FFFFFF"/>
                </w:rPr>
                <w:t>Thermometer well material: Hastelloy (C-276)</w:t>
              </w:r>
            </w:ins>
          </w:p>
          <w:p w14:paraId="522F023C" w14:textId="77777777" w:rsidR="00153539" w:rsidRPr="00BB7730" w:rsidRDefault="00153539">
            <w:pPr>
              <w:pStyle w:val="afc"/>
              <w:numPr>
                <w:ilvl w:val="0"/>
                <w:numId w:val="164"/>
              </w:numPr>
              <w:ind w:firstLineChars="0"/>
              <w:rPr>
                <w:ins w:id="7895" w:author="He Han" w:date="2026-10-22T22:08:00Z"/>
                <w:rFonts w:ascii="Times New Roman" w:hAnsi="Times New Roman" w:cs="Times New Roman"/>
                <w:color w:val="auto"/>
                <w:sz w:val="18"/>
                <w:szCs w:val="18"/>
                <w:shd w:val="clear" w:color="auto" w:fill="FFFFFF"/>
              </w:rPr>
              <w:pPrChange w:id="7896" w:author="He Han" w:date="2026-10-22T22:10:00Z">
                <w:pPr>
                  <w:pStyle w:val="afc"/>
                  <w:numPr>
                    <w:numId w:val="156"/>
                  </w:numPr>
                  <w:ind w:left="420" w:firstLineChars="0" w:hanging="420"/>
                </w:pPr>
              </w:pPrChange>
            </w:pPr>
            <w:ins w:id="7897" w:author="He Han" w:date="2026-10-22T22:08:00Z">
              <w:r w:rsidRPr="00BB7730">
                <w:rPr>
                  <w:rFonts w:ascii="Times New Roman" w:hAnsi="Times New Roman" w:cs="Times New Roman"/>
                  <w:color w:val="auto"/>
                  <w:sz w:val="18"/>
                  <w:szCs w:val="18"/>
                  <w:shd w:val="clear" w:color="auto" w:fill="FFFFFF"/>
                </w:rPr>
                <w:t>Pipeline material: 316L</w:t>
              </w:r>
            </w:ins>
          </w:p>
          <w:p w14:paraId="70759049" w14:textId="77777777" w:rsidR="00153539" w:rsidRPr="00BB7730" w:rsidRDefault="00153539">
            <w:pPr>
              <w:pStyle w:val="afc"/>
              <w:numPr>
                <w:ilvl w:val="0"/>
                <w:numId w:val="164"/>
              </w:numPr>
              <w:ind w:firstLineChars="0"/>
              <w:rPr>
                <w:ins w:id="7898" w:author="He Han" w:date="2026-10-22T22:08:00Z"/>
                <w:rFonts w:ascii="Times New Roman" w:hAnsi="Times New Roman" w:cs="Times New Roman"/>
                <w:color w:val="0000FF"/>
                <w:sz w:val="18"/>
                <w:szCs w:val="18"/>
                <w:shd w:val="clear" w:color="auto" w:fill="FFFFFF"/>
              </w:rPr>
              <w:pPrChange w:id="7899" w:author="He Han" w:date="2026-10-22T22:10:00Z">
                <w:pPr>
                  <w:pStyle w:val="afc"/>
                  <w:numPr>
                    <w:numId w:val="156"/>
                  </w:numPr>
                  <w:ind w:left="420" w:firstLineChars="0" w:hanging="420"/>
                </w:pPr>
              </w:pPrChange>
            </w:pPr>
            <w:ins w:id="7900"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692D3C99" w14:textId="77777777" w:rsidR="00153539" w:rsidRPr="00BB7730" w:rsidRDefault="00153539">
            <w:pPr>
              <w:pStyle w:val="afc"/>
              <w:numPr>
                <w:ilvl w:val="0"/>
                <w:numId w:val="164"/>
              </w:numPr>
              <w:ind w:firstLineChars="0"/>
              <w:rPr>
                <w:ins w:id="7901" w:author="He Han" w:date="2026-10-22T22:08:00Z"/>
                <w:rFonts w:ascii="Times New Roman" w:hAnsi="Times New Roman" w:cs="Times New Roman"/>
                <w:color w:val="auto"/>
                <w:sz w:val="18"/>
                <w:szCs w:val="18"/>
                <w:shd w:val="clear" w:color="auto" w:fill="FFFFFF"/>
              </w:rPr>
              <w:pPrChange w:id="7902" w:author="He Han" w:date="2026-10-22T22:10:00Z">
                <w:pPr>
                  <w:pStyle w:val="afc"/>
                  <w:numPr>
                    <w:numId w:val="156"/>
                  </w:numPr>
                  <w:ind w:left="420" w:firstLineChars="0" w:hanging="420"/>
                </w:pPr>
              </w:pPrChange>
            </w:pPr>
            <w:ins w:id="7903" w:author="He Han" w:date="2026-10-22T22:08:00Z">
              <w:r w:rsidRPr="00BB7730">
                <w:rPr>
                  <w:rFonts w:ascii="Times New Roman" w:hAnsi="Times New Roman" w:cs="Times New Roman"/>
                  <w:color w:val="auto"/>
                  <w:sz w:val="18"/>
                  <w:szCs w:val="18"/>
                  <w:shd w:val="clear" w:color="auto" w:fill="FFFFFF"/>
                </w:rPr>
                <w:t>Mass flow meter: SS</w:t>
              </w:r>
            </w:ins>
          </w:p>
          <w:p w14:paraId="077AB1FF" w14:textId="77777777" w:rsidR="00153539" w:rsidRPr="00BB7730" w:rsidRDefault="00153539">
            <w:pPr>
              <w:pStyle w:val="afc"/>
              <w:numPr>
                <w:ilvl w:val="0"/>
                <w:numId w:val="164"/>
              </w:numPr>
              <w:ind w:firstLineChars="0"/>
              <w:rPr>
                <w:ins w:id="7904" w:author="He Han" w:date="2026-10-22T22:08:00Z"/>
                <w:rFonts w:ascii="Times New Roman" w:hAnsi="Times New Roman" w:cs="Times New Roman"/>
                <w:b/>
                <w:color w:val="auto"/>
                <w:sz w:val="18"/>
                <w:szCs w:val="18"/>
                <w:shd w:val="clear" w:color="auto" w:fill="FFFFFF"/>
              </w:rPr>
              <w:pPrChange w:id="7905" w:author="He Han" w:date="2026-10-22T22:10:00Z">
                <w:pPr>
                  <w:pStyle w:val="afc"/>
                  <w:numPr>
                    <w:numId w:val="156"/>
                  </w:numPr>
                  <w:ind w:left="420" w:firstLineChars="0" w:hanging="420"/>
                </w:pPr>
              </w:pPrChange>
            </w:pPr>
            <w:ins w:id="7906" w:author="He Han" w:date="2026-10-22T22:08: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090B3325" w14:textId="77777777" w:rsidR="00153539" w:rsidRPr="00BB7730" w:rsidRDefault="00153539">
            <w:pPr>
              <w:pStyle w:val="afc"/>
              <w:numPr>
                <w:ilvl w:val="0"/>
                <w:numId w:val="164"/>
              </w:numPr>
              <w:ind w:firstLineChars="0"/>
              <w:rPr>
                <w:ins w:id="7907" w:author="He Han" w:date="2026-10-22T22:08:00Z"/>
                <w:rFonts w:ascii="Times New Roman" w:eastAsiaTheme="minorEastAsia" w:hAnsi="Times New Roman" w:cs="Times New Roman"/>
                <w:color w:val="auto"/>
                <w:sz w:val="18"/>
                <w:szCs w:val="18"/>
                <w:shd w:val="clear" w:color="auto" w:fill="FFFFFF"/>
                <w:lang w:eastAsia="zh-CN"/>
              </w:rPr>
              <w:pPrChange w:id="7908" w:author="He Han" w:date="2026-10-22T22:10:00Z">
                <w:pPr>
                  <w:pStyle w:val="afc"/>
                  <w:numPr>
                    <w:numId w:val="156"/>
                  </w:numPr>
                  <w:ind w:left="420" w:firstLineChars="0" w:hanging="420"/>
                </w:pPr>
              </w:pPrChange>
            </w:pPr>
            <w:ins w:id="7909"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0DB5CC11" w14:textId="77777777" w:rsidR="00153539" w:rsidRPr="00BB7730" w:rsidRDefault="00153539">
            <w:pPr>
              <w:pStyle w:val="afc"/>
              <w:numPr>
                <w:ilvl w:val="0"/>
                <w:numId w:val="164"/>
              </w:numPr>
              <w:ind w:firstLineChars="0"/>
              <w:rPr>
                <w:ins w:id="7910" w:author="He Han" w:date="2026-10-22T22:08:00Z"/>
                <w:rFonts w:ascii="Times New Roman" w:hAnsi="Times New Roman" w:cs="Times New Roman"/>
                <w:color w:val="auto"/>
                <w:sz w:val="18"/>
                <w:szCs w:val="18"/>
                <w:shd w:val="clear" w:color="auto" w:fill="FFFFFF"/>
              </w:rPr>
              <w:pPrChange w:id="7911" w:author="He Han" w:date="2026-10-22T22:10:00Z">
                <w:pPr>
                  <w:pStyle w:val="afc"/>
                  <w:numPr>
                    <w:numId w:val="156"/>
                  </w:numPr>
                  <w:ind w:left="420" w:firstLineChars="0" w:hanging="420"/>
                </w:pPr>
              </w:pPrChange>
            </w:pPr>
            <w:ins w:id="7912"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12624F71" w14:textId="77777777" w:rsidR="00153539" w:rsidRPr="00BB7730" w:rsidRDefault="00153539">
            <w:pPr>
              <w:pStyle w:val="afc"/>
              <w:numPr>
                <w:ilvl w:val="0"/>
                <w:numId w:val="164"/>
              </w:numPr>
              <w:ind w:firstLineChars="0"/>
              <w:rPr>
                <w:ins w:id="7913" w:author="He Han" w:date="2026-10-22T22:08:00Z"/>
                <w:rFonts w:ascii="Times New Roman" w:hAnsi="Times New Roman" w:cs="Times New Roman"/>
                <w:color w:val="auto"/>
                <w:sz w:val="18"/>
                <w:szCs w:val="18"/>
                <w:shd w:val="clear" w:color="auto" w:fill="FFFFFF"/>
              </w:rPr>
              <w:pPrChange w:id="7914" w:author="He Han" w:date="2026-10-22T22:10:00Z">
                <w:pPr>
                  <w:pStyle w:val="afc"/>
                  <w:numPr>
                    <w:numId w:val="156"/>
                  </w:numPr>
                  <w:ind w:left="420" w:firstLineChars="0" w:hanging="420"/>
                </w:pPr>
              </w:pPrChange>
            </w:pPr>
            <w:ins w:id="7915"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608E5C6B" w14:textId="77777777" w:rsidR="00153539" w:rsidRPr="00BB7730" w:rsidRDefault="00153539">
            <w:pPr>
              <w:pStyle w:val="afc"/>
              <w:numPr>
                <w:ilvl w:val="0"/>
                <w:numId w:val="164"/>
              </w:numPr>
              <w:ind w:firstLineChars="0"/>
              <w:rPr>
                <w:ins w:id="7916" w:author="He Han" w:date="2026-10-22T22:08:00Z"/>
                <w:rFonts w:ascii="Times New Roman" w:hAnsi="Times New Roman" w:cs="Times New Roman"/>
                <w:color w:val="auto"/>
                <w:sz w:val="18"/>
                <w:szCs w:val="18"/>
                <w:shd w:val="clear" w:color="auto" w:fill="FFFFFF"/>
              </w:rPr>
              <w:pPrChange w:id="7917" w:author="He Han" w:date="2026-10-22T22:10:00Z">
                <w:pPr>
                  <w:pStyle w:val="afc"/>
                  <w:numPr>
                    <w:numId w:val="156"/>
                  </w:numPr>
                  <w:ind w:left="420" w:firstLineChars="0" w:hanging="420"/>
                </w:pPr>
              </w:pPrChange>
            </w:pPr>
            <w:ins w:id="7918" w:author="He Han" w:date="2026-10-22T22:08: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25505C81" w14:textId="4391AD4D" w:rsidR="000B3418" w:rsidRPr="00BB7730" w:rsidDel="00153539" w:rsidRDefault="000B3418" w:rsidP="000B3418">
            <w:pPr>
              <w:rPr>
                <w:ins w:id="7919" w:author="Xuning Wei12232" w:date="2026-07-27T17:21:00Z"/>
                <w:del w:id="7920" w:author="He Han" w:date="2026-10-22T22:08:00Z"/>
                <w:rFonts w:ascii="Times New Roman" w:hAnsi="Times New Roman" w:cs="Times New Roman"/>
                <w:color w:val="auto"/>
                <w:sz w:val="18"/>
                <w:szCs w:val="18"/>
                <w:shd w:val="clear" w:color="auto" w:fill="FFFFFF"/>
              </w:rPr>
            </w:pPr>
            <w:ins w:id="7921" w:author="Xuning Wei12232" w:date="2026-07-27T17:21:00Z">
              <w:del w:id="7922" w:author="He Han" w:date="2026-10-12T13:44:00Z">
                <w:r w:rsidRPr="00BB7730" w:rsidDel="000E3A98">
                  <w:rPr>
                    <w:rFonts w:ascii="Times New Roman" w:hAnsi="Times New Roman" w:cs="Times New Roman"/>
                    <w:color w:val="00B0F0"/>
                    <w:sz w:val="18"/>
                    <w:szCs w:val="18"/>
                    <w:shd w:val="clear" w:color="auto" w:fill="FFFFFF"/>
                    <w:rPrChange w:id="7923" w:author="He Han" w:date="2026-10-12T14:09: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7924" w:author="He Han" w:date="2026-10-12T14:09: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7925" w:author="He Han" w:date="2026-10-12T14:09:00Z">
                      <w:rPr>
                        <w:rFonts w:ascii="Times New Roman" w:hAnsi="Times New Roman" w:cs="Times New Roman"/>
                        <w:color w:val="auto"/>
                        <w:sz w:val="18"/>
                        <w:szCs w:val="18"/>
                        <w:shd w:val="clear" w:color="auto" w:fill="FFFFFF"/>
                      </w:rPr>
                    </w:rPrChange>
                  </w:rPr>
                  <w:delText>material:</w:delText>
                </w:r>
              </w:del>
              <w:del w:id="7926" w:author="He Han" w:date="2026-10-22T22:08:00Z">
                <w:r w:rsidRPr="00BB7730" w:rsidDel="00153539">
                  <w:rPr>
                    <w:rFonts w:ascii="Times New Roman" w:hAnsi="Times New Roman" w:cs="Times New Roman"/>
                    <w:color w:val="00B0F0"/>
                    <w:sz w:val="18"/>
                    <w:szCs w:val="18"/>
                    <w:shd w:val="clear" w:color="auto" w:fill="FFFFFF"/>
                    <w:rPrChange w:id="7927" w:author="He Han" w:date="2026-10-12T14:09:00Z">
                      <w:rPr>
                        <w:rFonts w:ascii="Times New Roman" w:hAnsi="Times New Roman" w:cs="Times New Roman"/>
                        <w:color w:val="auto"/>
                        <w:sz w:val="18"/>
                        <w:szCs w:val="18"/>
                        <w:shd w:val="clear" w:color="auto" w:fill="FFFFFF"/>
                      </w:rPr>
                    </w:rPrChange>
                  </w:rPr>
                  <w:delText xml:space="preserve"> </w:delText>
                </w:r>
                <w:r w:rsidRPr="00BB7730" w:rsidDel="00153539">
                  <w:rPr>
                    <w:rFonts w:ascii="Times New Roman" w:hAnsi="Times New Roman" w:cs="Times New Roman"/>
                    <w:color w:val="auto"/>
                    <w:sz w:val="18"/>
                    <w:szCs w:val="18"/>
                    <w:shd w:val="clear" w:color="auto" w:fill="FFFFFF"/>
                  </w:rPr>
                  <w:delText>Hastelloy (C-276)</w:delText>
                </w:r>
              </w:del>
            </w:ins>
          </w:p>
          <w:p w14:paraId="16F976D1" w14:textId="34342128" w:rsidR="000B3418" w:rsidRPr="00BB7730" w:rsidDel="00153539" w:rsidRDefault="000B3418" w:rsidP="000B3418">
            <w:pPr>
              <w:rPr>
                <w:ins w:id="7928" w:author="Xuning Wei12232" w:date="2026-07-27T17:21:00Z"/>
                <w:del w:id="7929" w:author="He Han" w:date="2026-10-22T22:08:00Z"/>
                <w:rFonts w:ascii="Times New Roman" w:eastAsiaTheme="minorEastAsia" w:hAnsi="Times New Roman" w:cs="Times New Roman"/>
                <w:color w:val="auto"/>
                <w:sz w:val="18"/>
                <w:szCs w:val="18"/>
                <w:shd w:val="clear" w:color="auto" w:fill="FFFFFF"/>
                <w:lang w:eastAsia="zh-CN"/>
              </w:rPr>
            </w:pPr>
            <w:ins w:id="7930" w:author="Xuning Wei12232" w:date="2026-07-27T17:21:00Z">
              <w:del w:id="7931" w:author="He Han" w:date="2026-10-22T22:08:00Z">
                <w:r w:rsidRPr="00BB7730" w:rsidDel="00153539">
                  <w:rPr>
                    <w:rFonts w:ascii="Times New Roman" w:hAnsi="Times New Roman" w:cs="Times New Roman"/>
                    <w:color w:val="auto"/>
                    <w:sz w:val="18"/>
                    <w:szCs w:val="18"/>
                    <w:shd w:val="clear" w:color="auto" w:fill="FFFFFF"/>
                  </w:rPr>
                  <w:delText xml:space="preserve">Agitator material: </w:delText>
                </w:r>
              </w:del>
              <w:del w:id="7932" w:author="He Han" w:date="2026-10-12T14:09:00Z">
                <w:r w:rsidRPr="00BB7730" w:rsidDel="0049073C">
                  <w:rPr>
                    <w:rFonts w:ascii="Times New Roman" w:hAnsi="Times New Roman" w:cs="Times New Roman"/>
                  </w:rPr>
                  <w:delText xml:space="preserve"> </w:delText>
                </w:r>
              </w:del>
              <w:del w:id="7933" w:author="He Han" w:date="2026-10-22T22:08: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7B4FDB02" w14:textId="73D0F450" w:rsidR="000B3418" w:rsidRPr="00BB7730" w:rsidDel="00153539" w:rsidRDefault="000B3418" w:rsidP="000B3418">
            <w:pPr>
              <w:rPr>
                <w:ins w:id="7934" w:author="Xuning Wei12232" w:date="2026-07-27T17:21:00Z"/>
                <w:del w:id="7935" w:author="He Han" w:date="2026-10-22T22:08:00Z"/>
                <w:rFonts w:ascii="Times New Roman" w:hAnsi="Times New Roman" w:cs="Times New Roman"/>
                <w:color w:val="0000FF"/>
                <w:sz w:val="18"/>
                <w:szCs w:val="18"/>
                <w:shd w:val="clear" w:color="auto" w:fill="FFFFFF"/>
              </w:rPr>
            </w:pPr>
            <w:ins w:id="7936" w:author="Xuning Wei12232" w:date="2026-07-27T17:21:00Z">
              <w:del w:id="7937"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4191C693" w14:textId="3239A9CF" w:rsidR="000B3418" w:rsidRPr="00BB7730" w:rsidDel="00153539" w:rsidRDefault="000B3418" w:rsidP="000B3418">
            <w:pPr>
              <w:rPr>
                <w:ins w:id="7938" w:author="Xuning Wei12232" w:date="2026-07-27T17:21:00Z"/>
                <w:del w:id="7939" w:author="He Han" w:date="2026-10-22T22:08:00Z"/>
                <w:rFonts w:ascii="Times New Roman" w:hAnsi="Times New Roman" w:cs="Times New Roman"/>
                <w:color w:val="auto"/>
                <w:sz w:val="18"/>
                <w:szCs w:val="18"/>
                <w:shd w:val="clear" w:color="auto" w:fill="FFFFFF"/>
              </w:rPr>
            </w:pPr>
            <w:ins w:id="7940" w:author="Xuning Wei12232" w:date="2026-07-27T17:21:00Z">
              <w:del w:id="7941"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107BD025" w14:textId="123D66AD" w:rsidR="000B3418" w:rsidRPr="00BB7730" w:rsidDel="00153539" w:rsidRDefault="000B3418" w:rsidP="000B3418">
            <w:pPr>
              <w:rPr>
                <w:ins w:id="7942" w:author="Xuning Wei12232" w:date="2026-07-27T17:21:00Z"/>
                <w:del w:id="7943" w:author="He Han" w:date="2026-10-22T22:08:00Z"/>
                <w:rFonts w:ascii="Times New Roman" w:hAnsi="Times New Roman" w:cs="Times New Roman"/>
                <w:color w:val="auto"/>
                <w:sz w:val="18"/>
                <w:szCs w:val="18"/>
                <w:shd w:val="clear" w:color="auto" w:fill="FFFFFF"/>
              </w:rPr>
            </w:pPr>
            <w:ins w:id="7944" w:author="Xuning Wei12232" w:date="2026-07-27T17:21:00Z">
              <w:del w:id="7945"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del w:id="7946" w:author="He Han" w:date="2026-10-12T14:09:00Z">
                <w:r w:rsidRPr="00BB7730" w:rsidDel="0049073C">
                  <w:rPr>
                    <w:rFonts w:ascii="Times New Roman" w:hAnsi="Times New Roman" w:cs="Times New Roman"/>
                    <w:color w:val="auto"/>
                    <w:sz w:val="18"/>
                    <w:szCs w:val="18"/>
                    <w:shd w:val="clear" w:color="auto" w:fill="FFFFFF"/>
                  </w:rPr>
                  <w:delText>,</w:delText>
                </w:r>
              </w:del>
            </w:ins>
          </w:p>
          <w:p w14:paraId="78ECCDA4" w14:textId="72AF8B7B" w:rsidR="000B3418" w:rsidRPr="00BB7730" w:rsidDel="00153539" w:rsidRDefault="000B3418" w:rsidP="000B3418">
            <w:pPr>
              <w:rPr>
                <w:ins w:id="7947" w:author="Xuning Wei12232" w:date="2026-07-27T17:21:00Z"/>
                <w:del w:id="7948" w:author="He Han" w:date="2026-10-22T22:08:00Z"/>
                <w:rFonts w:ascii="Times New Roman" w:hAnsi="Times New Roman" w:cs="Times New Roman"/>
                <w:color w:val="auto"/>
                <w:sz w:val="18"/>
                <w:szCs w:val="18"/>
                <w:shd w:val="clear" w:color="auto" w:fill="FFFFFF"/>
              </w:rPr>
            </w:pPr>
            <w:ins w:id="7949" w:author="Xuning Wei12232" w:date="2026-07-27T17:21:00Z">
              <w:del w:id="7950"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2F9A013E" w14:textId="5386D3A9" w:rsidR="000B3418" w:rsidRPr="00BB7730" w:rsidDel="00153539" w:rsidRDefault="000B3418" w:rsidP="000B3418">
            <w:pPr>
              <w:rPr>
                <w:ins w:id="7951" w:author="Xuning Wei12232" w:date="2026-07-27T17:21:00Z"/>
                <w:del w:id="7952" w:author="He Han" w:date="2026-10-22T22:08:00Z"/>
                <w:rFonts w:ascii="Times New Roman" w:hAnsi="Times New Roman" w:cs="Times New Roman"/>
                <w:color w:val="auto"/>
                <w:sz w:val="18"/>
                <w:szCs w:val="18"/>
                <w:shd w:val="clear" w:color="auto" w:fill="FFFFFF"/>
              </w:rPr>
            </w:pPr>
            <w:ins w:id="7953" w:author="Xuning Wei12232" w:date="2026-07-27T17:21:00Z">
              <w:del w:id="7954"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422E7A52" w14:textId="03B2FBF6" w:rsidR="000B3418" w:rsidRPr="00BB7730" w:rsidDel="00153539" w:rsidRDefault="000B3418" w:rsidP="000B3418">
            <w:pPr>
              <w:rPr>
                <w:ins w:id="7955" w:author="Xuning Wei12232" w:date="2026-07-27T17:21:00Z"/>
                <w:del w:id="7956" w:author="He Han" w:date="2026-10-22T22:08:00Z"/>
                <w:rFonts w:ascii="Times New Roman" w:hAnsi="Times New Roman" w:cs="Times New Roman"/>
                <w:color w:val="FF0000"/>
                <w:sz w:val="18"/>
                <w:szCs w:val="18"/>
                <w:shd w:val="clear" w:color="auto" w:fill="FFFFFF"/>
                <w:rPrChange w:id="7957" w:author="Johan Granander" w:date="2026-07-28T15:02:00Z">
                  <w:rPr>
                    <w:ins w:id="7958" w:author="Xuning Wei12232" w:date="2026-07-27T17:21:00Z"/>
                    <w:del w:id="7959" w:author="He Han" w:date="2026-10-22T22:08:00Z"/>
                    <w:rFonts w:ascii="Times New Roman" w:hAnsi="Times New Roman" w:cs="Times New Roman"/>
                    <w:color w:val="FF0000"/>
                    <w:sz w:val="18"/>
                    <w:szCs w:val="18"/>
                    <w:shd w:val="clear" w:color="auto" w:fill="FFFFFF"/>
                    <w:lang w:val="sv-SE"/>
                  </w:rPr>
                </w:rPrChange>
              </w:rPr>
            </w:pPr>
            <w:ins w:id="7960" w:author="Xuning Wei12232" w:date="2026-07-27T17:21:00Z">
              <w:del w:id="7961" w:author="He Han" w:date="2026-10-22T22:08:00Z">
                <w:r w:rsidRPr="00BB7730" w:rsidDel="00153539">
                  <w:rPr>
                    <w:rFonts w:ascii="Times New Roman" w:hAnsi="Times New Roman" w:cs="Times New Roman"/>
                    <w:color w:val="FF0000"/>
                    <w:sz w:val="18"/>
                    <w:szCs w:val="18"/>
                    <w:shd w:val="clear" w:color="auto" w:fill="FFFFFF"/>
                    <w:rPrChange w:id="7962"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0C176A9E" w14:textId="0478B715" w:rsidR="000B3418" w:rsidRPr="00BB7730" w:rsidDel="00153539" w:rsidRDefault="000B3418" w:rsidP="000B3418">
            <w:pPr>
              <w:rPr>
                <w:ins w:id="7963" w:author="Xuning Wei12232" w:date="2026-07-27T17:21:00Z"/>
                <w:del w:id="7964" w:author="He Han" w:date="2026-10-22T22:08:00Z"/>
                <w:rFonts w:ascii="Times New Roman" w:hAnsi="Times New Roman" w:cs="Times New Roman"/>
                <w:color w:val="auto"/>
                <w:sz w:val="18"/>
                <w:szCs w:val="18"/>
                <w:shd w:val="clear" w:color="auto" w:fill="FFFFFF"/>
                <w:rPrChange w:id="7965" w:author="Johan Granander" w:date="2026-07-28T15:02:00Z">
                  <w:rPr>
                    <w:ins w:id="7966" w:author="Xuning Wei12232" w:date="2026-07-27T17:21:00Z"/>
                    <w:del w:id="7967" w:author="He Han" w:date="2026-10-22T22:08:00Z"/>
                    <w:rFonts w:ascii="Times New Roman" w:hAnsi="Times New Roman" w:cs="Times New Roman"/>
                    <w:color w:val="auto"/>
                    <w:sz w:val="18"/>
                    <w:szCs w:val="18"/>
                    <w:shd w:val="clear" w:color="auto" w:fill="FFFFFF"/>
                    <w:lang w:val="sv-SE"/>
                  </w:rPr>
                </w:rPrChange>
              </w:rPr>
            </w:pPr>
            <w:ins w:id="7968" w:author="Xuning Wei12232" w:date="2026-07-27T17:21:00Z">
              <w:del w:id="7969" w:author="He Han" w:date="2026-10-22T22:08:00Z">
                <w:r w:rsidRPr="00BB7730" w:rsidDel="00153539">
                  <w:rPr>
                    <w:rFonts w:ascii="Times New Roman" w:hAnsi="Times New Roman" w:cs="Times New Roman"/>
                    <w:color w:val="auto"/>
                    <w:sz w:val="18"/>
                    <w:szCs w:val="18"/>
                    <w:shd w:val="clear" w:color="auto" w:fill="FFFFFF"/>
                    <w:rPrChange w:id="7970"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7961E62B" w14:textId="7F911317" w:rsidR="000B3418" w:rsidRPr="00BB7730" w:rsidDel="00153539" w:rsidRDefault="000B3418" w:rsidP="000B3418">
            <w:pPr>
              <w:rPr>
                <w:ins w:id="7971" w:author="Xuning Wei12232" w:date="2026-07-27T17:21:00Z"/>
                <w:del w:id="7972" w:author="He Han" w:date="2026-10-22T22:08:00Z"/>
                <w:rFonts w:ascii="Times New Roman" w:hAnsi="Times New Roman" w:cs="Times New Roman"/>
                <w:b/>
                <w:color w:val="auto"/>
                <w:sz w:val="18"/>
                <w:szCs w:val="18"/>
                <w:shd w:val="clear" w:color="auto" w:fill="FFFFFF"/>
              </w:rPr>
            </w:pPr>
            <w:ins w:id="7973" w:author="Xuning Wei12232" w:date="2026-07-27T17:21:00Z">
              <w:del w:id="7974"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7975" w:author="He Han" w:date="2026-10-12T14:09:00Z">
                <w:r w:rsidRPr="00BB7730" w:rsidDel="0049073C">
                  <w:rPr>
                    <w:rFonts w:ascii="Times New Roman" w:hAnsi="Times New Roman" w:cs="Times New Roman"/>
                    <w:color w:val="auto"/>
                    <w:sz w:val="18"/>
                    <w:szCs w:val="18"/>
                    <w:shd w:val="clear" w:color="auto" w:fill="FFFFFF"/>
                  </w:rPr>
                  <w:delText>304 &amp; 316L</w:delText>
                </w:r>
              </w:del>
            </w:ins>
          </w:p>
          <w:p w14:paraId="3BC7F75B" w14:textId="3082BC1B" w:rsidR="000B3418" w:rsidRPr="00BB7730" w:rsidDel="00153539" w:rsidRDefault="000B3418" w:rsidP="000B3418">
            <w:pPr>
              <w:rPr>
                <w:ins w:id="7976" w:author="Xuning Wei12232" w:date="2026-07-27T17:21:00Z"/>
                <w:del w:id="7977" w:author="He Han" w:date="2026-10-22T22:08:00Z"/>
                <w:rFonts w:ascii="Times New Roman" w:eastAsiaTheme="minorEastAsia" w:hAnsi="Times New Roman" w:cs="Times New Roman"/>
                <w:color w:val="auto"/>
                <w:sz w:val="18"/>
                <w:szCs w:val="18"/>
                <w:shd w:val="clear" w:color="auto" w:fill="FFFFFF"/>
                <w:lang w:eastAsia="zh-CN"/>
              </w:rPr>
            </w:pPr>
            <w:ins w:id="7978" w:author="Xuning Wei12232" w:date="2026-07-27T17:21:00Z">
              <w:del w:id="7979"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01694218" w14:textId="22772416" w:rsidR="000B3418" w:rsidRPr="00BB7730" w:rsidDel="00153539" w:rsidRDefault="000B3418" w:rsidP="000B3418">
            <w:pPr>
              <w:rPr>
                <w:ins w:id="7980" w:author="Xuning Wei12232" w:date="2026-07-27T17:21:00Z"/>
                <w:del w:id="7981" w:author="He Han" w:date="2026-10-22T22:08:00Z"/>
                <w:rFonts w:ascii="Times New Roman" w:hAnsi="Times New Roman" w:cs="Times New Roman"/>
                <w:color w:val="auto"/>
                <w:sz w:val="18"/>
                <w:szCs w:val="18"/>
                <w:shd w:val="clear" w:color="auto" w:fill="FFFFFF"/>
              </w:rPr>
            </w:pPr>
            <w:ins w:id="7982" w:author="Xuning Wei12232" w:date="2026-07-27T17:21:00Z">
              <w:del w:id="7983"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441F6391" w14:textId="47FBCF17" w:rsidR="00143102" w:rsidRPr="00BB7730" w:rsidDel="00153539" w:rsidRDefault="000B3418" w:rsidP="000B3418">
            <w:pPr>
              <w:jc w:val="both"/>
              <w:rPr>
                <w:del w:id="7984" w:author="He Han" w:date="2026-10-22T22:08:00Z"/>
                <w:rFonts w:ascii="Times New Roman" w:hAnsi="Times New Roman" w:cs="Times New Roman"/>
                <w:color w:val="auto"/>
                <w:sz w:val="18"/>
                <w:szCs w:val="18"/>
                <w:shd w:val="clear" w:color="auto" w:fill="FFFFFF"/>
              </w:rPr>
            </w:pPr>
            <w:ins w:id="7985" w:author="Xuning Wei12232" w:date="2026-07-27T17:21:00Z">
              <w:del w:id="7986" w:author="He Han" w:date="2026-10-22T22:08:00Z">
                <w:r w:rsidRPr="00BB7730" w:rsidDel="00153539">
                  <w:rPr>
                    <w:rFonts w:ascii="Times New Roman" w:hAnsi="Times New Roman" w:cs="Times New Roman"/>
                    <w:color w:val="0000FF"/>
                    <w:sz w:val="18"/>
                    <w:szCs w:val="18"/>
                  </w:rPr>
                  <w:delText xml:space="preserve">Mechanical seal: </w:delText>
                </w:r>
              </w:del>
              <w:del w:id="7987" w:author="He Han" w:date="2026-10-12T14:09:00Z">
                <w:r w:rsidRPr="00BB7730" w:rsidDel="0049073C">
                  <w:rPr>
                    <w:rFonts w:ascii="Times New Roman" w:hAnsi="Times New Roman" w:cs="Times New Roman"/>
                    <w:color w:val="0000FF"/>
                    <w:sz w:val="18"/>
                    <w:szCs w:val="18"/>
                    <w:shd w:val="clear" w:color="auto" w:fill="FFFFFF"/>
                  </w:rPr>
                  <w:delText>304SS</w:delText>
                </w:r>
              </w:del>
              <w:del w:id="7988" w:author="He Han" w:date="2026-10-22T22:08:00Z">
                <w:r w:rsidRPr="00BB7730" w:rsidDel="00153539">
                  <w:rPr>
                    <w:rFonts w:ascii="Times New Roman" w:hAnsi="Times New Roman" w:cs="Times New Roman"/>
                    <w:color w:val="0000FF"/>
                    <w:sz w:val="18"/>
                    <w:szCs w:val="18"/>
                    <w:shd w:val="clear" w:color="auto" w:fill="FFFFFF"/>
                  </w:rPr>
                  <w:delText xml:space="preserve"> &amp; PTFE &amp; FFKM Gloves: </w:delText>
                </w:r>
              </w:del>
              <w:del w:id="7989" w:author="He Han" w:date="2026-10-19T16:38:00Z">
                <w:r w:rsidRPr="00BB7730" w:rsidDel="00467D71">
                  <w:rPr>
                    <w:rFonts w:ascii="Times New Roman" w:hAnsi="Times New Roman" w:cs="Times New Roman"/>
                    <w:color w:val="0000FF"/>
                    <w:sz w:val="18"/>
                    <w:szCs w:val="18"/>
                    <w:shd w:val="clear" w:color="auto" w:fill="FFFFFF"/>
                  </w:rPr>
                  <w:delText>CSPE</w:delText>
                </w:r>
              </w:del>
            </w:ins>
            <w:del w:id="7990" w:author="He Han" w:date="2026-10-22T22:08:00Z">
              <w:r w:rsidR="00143102" w:rsidRPr="00BB7730" w:rsidDel="00153539">
                <w:rPr>
                  <w:rFonts w:ascii="Times New Roman" w:hAnsi="Times New Roman" w:cs="Times New Roman"/>
                  <w:color w:val="auto"/>
                  <w:sz w:val="18"/>
                  <w:szCs w:val="18"/>
                  <w:shd w:val="clear" w:color="auto" w:fill="FFFFFF"/>
                </w:rPr>
                <w:delText>Transfer pump material:SS</w:delText>
              </w:r>
            </w:del>
            <w:ins w:id="7991" w:author="Johan Granander" w:date="2026-05-04T11:51:00Z">
              <w:del w:id="7992" w:author="He Han" w:date="2026-10-22T22:08:00Z">
                <w:r w:rsidR="00584F5A" w:rsidRPr="00BB7730" w:rsidDel="00153539">
                  <w:rPr>
                    <w:rFonts w:ascii="Times New Roman" w:hAnsi="Times New Roman" w:cs="Times New Roman"/>
                    <w:color w:val="auto"/>
                    <w:sz w:val="18"/>
                    <w:szCs w:val="18"/>
                    <w:shd w:val="clear" w:color="auto" w:fill="FFFFFF"/>
                  </w:rPr>
                  <w:delText>material: SS</w:delText>
                </w:r>
              </w:del>
            </w:ins>
            <w:del w:id="7993" w:author="He Han" w:date="2026-10-22T22:08:00Z">
              <w:r w:rsidR="00143102" w:rsidRPr="00BB7730" w:rsidDel="00153539">
                <w:rPr>
                  <w:rFonts w:ascii="Times New Roman" w:hAnsi="Times New Roman" w:cs="Times New Roman"/>
                  <w:color w:val="auto"/>
                  <w:sz w:val="18"/>
                  <w:szCs w:val="18"/>
                  <w:shd w:val="clear" w:color="auto" w:fill="FFFFFF"/>
                </w:rPr>
                <w:delText>316+PTFE</w:delText>
              </w:r>
            </w:del>
          </w:p>
          <w:p w14:paraId="033B82C1" w14:textId="22449035" w:rsidR="00143102" w:rsidRPr="00BB7730" w:rsidDel="00153539" w:rsidRDefault="00143102" w:rsidP="0030647B">
            <w:pPr>
              <w:jc w:val="both"/>
              <w:rPr>
                <w:del w:id="7994" w:author="He Han" w:date="2026-10-22T22:08:00Z"/>
                <w:rFonts w:ascii="Times New Roman" w:eastAsia="仿宋_GB2312" w:hAnsi="Times New Roman" w:cs="Times New Roman"/>
                <w:color w:val="auto"/>
                <w:sz w:val="18"/>
                <w:szCs w:val="18"/>
              </w:rPr>
            </w:pPr>
            <w:del w:id="7995" w:author="He Han" w:date="2026-10-22T22:08:00Z">
              <w:r w:rsidRPr="00BB7730" w:rsidDel="00153539">
                <w:rPr>
                  <w:rFonts w:ascii="Times New Roman" w:eastAsia="仿宋_GB2312" w:hAnsi="Times New Roman" w:cs="Times New Roman"/>
                  <w:color w:val="auto"/>
                  <w:sz w:val="18"/>
                  <w:szCs w:val="18"/>
                </w:rPr>
                <w:delText>Charging line: SS</w:delText>
              </w:r>
            </w:del>
          </w:p>
          <w:p w14:paraId="1D13C7C2" w14:textId="78423A4F" w:rsidR="00143102" w:rsidRPr="00BB7730" w:rsidDel="00153539" w:rsidRDefault="00143102" w:rsidP="0030647B">
            <w:pPr>
              <w:jc w:val="both"/>
              <w:rPr>
                <w:del w:id="7996" w:author="He Han" w:date="2026-10-22T22:08:00Z"/>
                <w:rFonts w:ascii="Times New Roman" w:eastAsia="仿宋_GB2312" w:hAnsi="Times New Roman" w:cs="Times New Roman"/>
                <w:color w:val="auto"/>
                <w:sz w:val="18"/>
                <w:szCs w:val="18"/>
                <w:lang w:val="en-IE"/>
                <w:rPrChange w:id="7997" w:author="Johan Granander" w:date="2026-07-28T15:02:00Z">
                  <w:rPr>
                    <w:del w:id="7998" w:author="He Han" w:date="2026-10-22T22:08:00Z"/>
                    <w:rFonts w:ascii="Times New Roman" w:eastAsia="仿宋_GB2312" w:hAnsi="Times New Roman" w:cs="Times New Roman"/>
                    <w:color w:val="auto"/>
                    <w:sz w:val="18"/>
                    <w:szCs w:val="18"/>
                  </w:rPr>
                </w:rPrChange>
              </w:rPr>
            </w:pPr>
            <w:del w:id="7999" w:author="He Han" w:date="2026-10-22T22:08:00Z">
              <w:r w:rsidRPr="00BB7730" w:rsidDel="00153539">
                <w:rPr>
                  <w:rFonts w:ascii="Times New Roman" w:hAnsi="Times New Roman" w:cs="Times New Roman"/>
                  <w:color w:val="auto"/>
                  <w:sz w:val="18"/>
                  <w:szCs w:val="18"/>
                  <w:shd w:val="clear" w:color="auto" w:fill="FFFFFF"/>
                  <w:lang w:val="en-IE"/>
                  <w:rPrChange w:id="8000"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8001" w:author="Johan Granander" w:date="2026-07-28T15:02:00Z">
                    <w:rPr>
                      <w:rFonts w:ascii="Times New Roman" w:eastAsia="仿宋_GB2312" w:hAnsi="Times New Roman" w:cs="Times New Roman"/>
                      <w:color w:val="auto"/>
                      <w:sz w:val="18"/>
                      <w:szCs w:val="18"/>
                    </w:rPr>
                  </w:rPrChange>
                </w:rPr>
                <w:delText>PTFE</w:delText>
              </w:r>
            </w:del>
          </w:p>
          <w:p w14:paraId="1AE32650" w14:textId="1FC3E59B" w:rsidR="00143102" w:rsidRPr="00BB7730" w:rsidDel="00153539" w:rsidRDefault="00143102" w:rsidP="0030647B">
            <w:pPr>
              <w:jc w:val="both"/>
              <w:rPr>
                <w:del w:id="8002" w:author="He Han" w:date="2026-10-22T22:08:00Z"/>
                <w:rFonts w:ascii="Times New Roman" w:hAnsi="Times New Roman" w:cs="Times New Roman"/>
                <w:color w:val="auto"/>
                <w:sz w:val="18"/>
                <w:szCs w:val="18"/>
                <w:shd w:val="clear" w:color="auto" w:fill="FFFFFF"/>
                <w:lang w:val="en-IE"/>
                <w:rPrChange w:id="8003" w:author="Johan Granander" w:date="2026-07-28T15:02:00Z">
                  <w:rPr>
                    <w:del w:id="8004" w:author="He Han" w:date="2026-10-22T22:08:00Z"/>
                    <w:rFonts w:ascii="Times New Roman" w:hAnsi="Times New Roman" w:cs="Times New Roman"/>
                    <w:color w:val="auto"/>
                    <w:sz w:val="18"/>
                    <w:szCs w:val="18"/>
                    <w:shd w:val="clear" w:color="auto" w:fill="FFFFFF"/>
                  </w:rPr>
                </w:rPrChange>
              </w:rPr>
            </w:pPr>
            <w:del w:id="8005" w:author="He Han" w:date="2026-10-22T22:08:00Z">
              <w:r w:rsidRPr="00BB7730" w:rsidDel="00153539">
                <w:rPr>
                  <w:rFonts w:ascii="Times New Roman" w:hAnsi="Times New Roman" w:cs="Times New Roman"/>
                  <w:color w:val="auto"/>
                  <w:sz w:val="18"/>
                  <w:szCs w:val="18"/>
                  <w:shd w:val="clear" w:color="auto" w:fill="FFFFFF"/>
                  <w:lang w:val="en-IE"/>
                  <w:rPrChange w:id="8006" w:author="Johan Granander" w:date="2026-07-28T15:02:00Z">
                    <w:rPr>
                      <w:rFonts w:ascii="Times New Roman" w:hAnsi="Times New Roman" w:cs="Times New Roman"/>
                      <w:color w:val="auto"/>
                      <w:sz w:val="18"/>
                      <w:szCs w:val="18"/>
                      <w:shd w:val="clear" w:color="auto" w:fill="FFFFFF"/>
                    </w:rPr>
                  </w:rPrChange>
                </w:rPr>
                <w:delText>Sight glass: Glass</w:delText>
              </w:r>
            </w:del>
          </w:p>
          <w:p w14:paraId="17418476" w14:textId="3CDAA1ED" w:rsidR="00143102" w:rsidRPr="00BB7730" w:rsidDel="00153539" w:rsidRDefault="00143102" w:rsidP="0030647B">
            <w:pPr>
              <w:jc w:val="both"/>
              <w:rPr>
                <w:del w:id="8007" w:author="He Han" w:date="2026-10-22T22:08:00Z"/>
                <w:rFonts w:ascii="Times New Roman" w:eastAsia="仿宋_GB2312" w:hAnsi="Times New Roman" w:cs="Times New Roman"/>
                <w:color w:val="auto"/>
                <w:sz w:val="18"/>
                <w:szCs w:val="18"/>
                <w:lang w:val="en-IE"/>
                <w:rPrChange w:id="8008" w:author="Johan Granander" w:date="2026-07-28T15:02:00Z">
                  <w:rPr>
                    <w:del w:id="8009" w:author="He Han" w:date="2026-10-22T22:08:00Z"/>
                    <w:rFonts w:ascii="Times New Roman" w:eastAsia="仿宋_GB2312" w:hAnsi="Times New Roman" w:cs="Times New Roman"/>
                    <w:color w:val="auto"/>
                    <w:sz w:val="18"/>
                    <w:szCs w:val="18"/>
                  </w:rPr>
                </w:rPrChange>
              </w:rPr>
            </w:pPr>
            <w:del w:id="8010" w:author="He Han" w:date="2026-10-22T22:08:00Z">
              <w:r w:rsidRPr="00BB7730" w:rsidDel="00153539">
                <w:rPr>
                  <w:rFonts w:ascii="Times New Roman" w:hAnsi="Times New Roman" w:cs="Times New Roman"/>
                  <w:color w:val="auto"/>
                  <w:sz w:val="18"/>
                  <w:szCs w:val="18"/>
                  <w:shd w:val="clear" w:color="auto" w:fill="FFFFFF"/>
                  <w:lang w:val="en-IE"/>
                  <w:rPrChange w:id="8011" w:author="Johan Granander" w:date="2026-07-28T15:02: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8012" w:author="Johan Granander" w:date="2026-07-28T15:02:00Z">
                    <w:rPr>
                      <w:rFonts w:ascii="Times New Roman" w:eastAsia="仿宋_GB2312" w:hAnsi="Times New Roman" w:cs="Times New Roman"/>
                      <w:color w:val="auto"/>
                      <w:sz w:val="18"/>
                      <w:szCs w:val="18"/>
                    </w:rPr>
                  </w:rPrChange>
                </w:rPr>
                <w:delText xml:space="preserve"> 316L</w:delText>
              </w:r>
            </w:del>
          </w:p>
          <w:p w14:paraId="47835B96" w14:textId="2808B2FE" w:rsidR="00143102" w:rsidRPr="00BB7730" w:rsidDel="00153539" w:rsidRDefault="00143102" w:rsidP="0030647B">
            <w:pPr>
              <w:jc w:val="both"/>
              <w:rPr>
                <w:del w:id="8013" w:author="He Han" w:date="2026-10-22T22:08:00Z"/>
                <w:rFonts w:ascii="Times New Roman" w:hAnsi="Times New Roman" w:cs="Times New Roman"/>
                <w:color w:val="auto"/>
                <w:sz w:val="18"/>
                <w:szCs w:val="18"/>
                <w:shd w:val="clear" w:color="auto" w:fill="FFFFFF"/>
              </w:rPr>
            </w:pPr>
            <w:del w:id="8014" w:author="He Han" w:date="2026-10-22T22:08: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del>
          </w:p>
          <w:p w14:paraId="155D7697" w14:textId="70C778C3" w:rsidR="00143102" w:rsidRPr="00BB7730" w:rsidDel="00153539" w:rsidRDefault="00143102" w:rsidP="0030647B">
            <w:pPr>
              <w:jc w:val="both"/>
              <w:rPr>
                <w:del w:id="8015" w:author="He Han" w:date="2026-10-22T22:08:00Z"/>
                <w:rFonts w:ascii="Times New Roman" w:hAnsi="Times New Roman" w:cs="Times New Roman"/>
                <w:color w:val="auto"/>
                <w:sz w:val="18"/>
                <w:szCs w:val="18"/>
                <w:shd w:val="clear" w:color="auto" w:fill="FFFFFF"/>
              </w:rPr>
            </w:pPr>
            <w:del w:id="8016" w:author="He Han" w:date="2026-10-22T22:08:00Z">
              <w:r w:rsidRPr="00BB7730" w:rsidDel="00153539">
                <w:rPr>
                  <w:rFonts w:ascii="Times New Roman" w:hAnsi="Times New Roman" w:cs="Times New Roman"/>
                  <w:color w:val="auto"/>
                  <w:sz w:val="18"/>
                  <w:szCs w:val="18"/>
                  <w:shd w:val="clear" w:color="auto" w:fill="FFFFFF"/>
                </w:rPr>
                <w:delText>Sampling pipeline: SS</w:delText>
              </w:r>
            </w:del>
          </w:p>
          <w:p w14:paraId="54631B2A" w14:textId="2F70BD6A" w:rsidR="00143102" w:rsidRPr="00BB7730" w:rsidRDefault="00143102" w:rsidP="0030647B">
            <w:pPr>
              <w:jc w:val="both"/>
              <w:rPr>
                <w:rFonts w:ascii="Times New Roman" w:hAnsi="Times New Roman" w:cs="Times New Roman"/>
                <w:color w:val="auto"/>
                <w:sz w:val="18"/>
                <w:szCs w:val="18"/>
                <w:shd w:val="clear" w:color="auto" w:fill="FFFFFF"/>
              </w:rPr>
            </w:pPr>
            <w:del w:id="8017" w:author="He Han" w:date="2026-10-22T22:08: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8018" w:author="Xuning Wei12232" w:date="2026-07-27T18:11:00Z">
              <w:tcPr>
                <w:tcW w:w="388" w:type="pct"/>
                <w:gridSpan w:val="4"/>
                <w:vMerge w:val="restart"/>
                <w:shd w:val="clear" w:color="auto" w:fill="FFFFFF" w:themeFill="background1"/>
                <w:vAlign w:val="center"/>
              </w:tcPr>
            </w:tcPrChange>
          </w:tcPr>
          <w:p w14:paraId="5E48B9C9"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8019" w:author="Xuning Wei12232" w:date="2026-07-27T18:11:00Z">
              <w:tcPr>
                <w:tcW w:w="354" w:type="pct"/>
                <w:gridSpan w:val="3"/>
                <w:vMerge w:val="restart"/>
                <w:shd w:val="clear" w:color="auto" w:fill="FFFFFF" w:themeFill="background1"/>
                <w:vAlign w:val="center"/>
              </w:tcPr>
            </w:tcPrChange>
          </w:tcPr>
          <w:p w14:paraId="270C2EFC"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8020" w:author="Xuning Wei12232" w:date="2026-07-27T18:11:00Z">
              <w:tcPr>
                <w:tcW w:w="322" w:type="pct"/>
                <w:gridSpan w:val="3"/>
                <w:vAlign w:val="center"/>
              </w:tcPr>
            </w:tcPrChange>
          </w:tcPr>
          <w:p w14:paraId="197340A8"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51807980"/>
                <w14:checkbox>
                  <w14:checked w14:val="1"/>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8021" w:author="Xuning Wei12232" w:date="2026-07-27T18:11:00Z">
              <w:tcPr>
                <w:tcW w:w="733" w:type="pct"/>
                <w:gridSpan w:val="3"/>
                <w:vAlign w:val="center"/>
              </w:tcPr>
            </w:tcPrChange>
          </w:tcPr>
          <w:p w14:paraId="14A5E1EC"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74555173"/>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del w:id="8022" w:author="He Han" w:date="2026-10-13T14:02:00Z">
              <w:r w:rsidR="00143102" w:rsidRPr="00BB7730" w:rsidDel="006716A6">
                <w:rPr>
                  <w:rFonts w:ascii="Times New Roman" w:eastAsia="仿宋_GB2312" w:hAnsi="Times New Roman" w:cs="Times New Roman"/>
                  <w:color w:val="auto"/>
                  <w:sz w:val="18"/>
                  <w:szCs w:val="18"/>
                </w:rPr>
                <w:delText xml:space="preserve"> </w:delText>
              </w:r>
            </w:del>
            <w:r w:rsidR="00143102"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8023" w:author="Xuning Wei12232" w:date="2026-07-27T18:11:00Z">
              <w:tcPr>
                <w:tcW w:w="654" w:type="pct"/>
                <w:vMerge w:val="restart"/>
                <w:vAlign w:val="center"/>
              </w:tcPr>
            </w:tcPrChange>
          </w:tcPr>
          <w:p w14:paraId="180A5B7F"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545420325"/>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R&amp;D Lab:</w:t>
            </w:r>
            <w:r w:rsidR="00143102" w:rsidRPr="00BB7730">
              <w:rPr>
                <w:rFonts w:ascii="Times New Roman" w:eastAsia="仿宋_GB2312" w:hAnsi="Times New Roman" w:cs="Times New Roman"/>
                <w:color w:val="auto"/>
                <w:kern w:val="0"/>
                <w:sz w:val="18"/>
                <w:szCs w:val="18"/>
                <w:u w:val="single"/>
                <w:lang w:eastAsia="zh-CN"/>
              </w:rPr>
              <w:t xml:space="preserve"> N/A </w:t>
            </w:r>
          </w:p>
          <w:p w14:paraId="6064D241" w14:textId="11B64665"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36886952"/>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Production data, Lot Number:</w:t>
            </w:r>
            <w:r w:rsidR="00143102" w:rsidRPr="00BB7730">
              <w:rPr>
                <w:rFonts w:ascii="Times New Roman" w:eastAsia="仿宋_GB2312" w:hAnsi="Times New Roman" w:cs="Times New Roman"/>
                <w:color w:val="auto"/>
                <w:kern w:val="0"/>
                <w:sz w:val="18"/>
                <w:szCs w:val="18"/>
                <w:u w:val="single"/>
                <w:lang w:eastAsia="zh-CN"/>
              </w:rPr>
              <w:t xml:space="preserve">   </w:t>
            </w:r>
            <w:del w:id="8024"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ins w:id="8025"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143102" w:rsidRPr="00BB7730">
              <w:rPr>
                <w:rFonts w:ascii="Times New Roman" w:eastAsia="仿宋_GB2312" w:hAnsi="Times New Roman" w:cs="Times New Roman"/>
                <w:color w:val="auto"/>
                <w:kern w:val="0"/>
                <w:sz w:val="18"/>
                <w:szCs w:val="18"/>
                <w:u w:val="single"/>
                <w:lang w:eastAsia="zh-CN"/>
              </w:rPr>
              <w:t xml:space="preserve">    </w:t>
            </w:r>
          </w:p>
          <w:p w14:paraId="16E2ED85"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596778171"/>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Supplier data:</w:t>
            </w:r>
            <w:r w:rsidR="00143102" w:rsidRPr="00BB7730">
              <w:rPr>
                <w:rFonts w:ascii="Times New Roman" w:eastAsia="仿宋_GB2312" w:hAnsi="Times New Roman" w:cs="Times New Roman"/>
                <w:color w:val="auto"/>
                <w:kern w:val="0"/>
                <w:sz w:val="18"/>
                <w:szCs w:val="18"/>
                <w:u w:val="single"/>
                <w:lang w:eastAsia="zh-CN"/>
              </w:rPr>
              <w:t xml:space="preserve"> N/A</w:t>
            </w:r>
            <w:r w:rsidR="00143102" w:rsidRPr="00BB7730">
              <w:rPr>
                <w:rFonts w:ascii="Times New Roman" w:eastAsia="仿宋_GB2312" w:hAnsi="Times New Roman" w:cs="Times New Roman"/>
                <w:color w:val="auto"/>
                <w:kern w:val="0"/>
                <w:sz w:val="18"/>
                <w:szCs w:val="18"/>
                <w:lang w:eastAsia="zh-CN"/>
              </w:rPr>
              <w:t xml:space="preserve"> </w:t>
            </w:r>
          </w:p>
          <w:p w14:paraId="1ABEBBFE"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126078795"/>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sz w:val="18"/>
                <w:szCs w:val="18"/>
                <w:lang w:eastAsia="zh-CN"/>
              </w:rPr>
              <w:t>Handbook &amp; Page:</w:t>
            </w:r>
            <w:r w:rsidR="00143102" w:rsidRPr="00BB7730">
              <w:rPr>
                <w:rFonts w:ascii="Times New Roman" w:eastAsia="仿宋_GB2312" w:hAnsi="Times New Roman" w:cs="Times New Roman"/>
                <w:color w:val="auto"/>
                <w:sz w:val="18"/>
                <w:szCs w:val="18"/>
                <w:u w:val="single"/>
                <w:lang w:eastAsia="zh-CN"/>
              </w:rPr>
              <w:t xml:space="preserve"> </w:t>
            </w:r>
            <w:r w:rsidR="00143102" w:rsidRPr="00BB7730">
              <w:rPr>
                <w:rFonts w:ascii="Times New Roman" w:eastAsia="仿宋_GB2312" w:hAnsi="Times New Roman" w:cs="Times New Roman"/>
                <w:color w:val="auto"/>
                <w:sz w:val="18"/>
                <w:szCs w:val="18"/>
                <w:u w:val="single"/>
              </w:rPr>
              <w:t>N/A</w:t>
            </w:r>
            <w:r w:rsidR="00143102" w:rsidRPr="00BB7730">
              <w:rPr>
                <w:rFonts w:ascii="Times New Roman" w:eastAsia="仿宋_GB2312" w:hAnsi="Times New Roman" w:cs="Times New Roman"/>
                <w:color w:val="auto"/>
                <w:kern w:val="0"/>
                <w:sz w:val="18"/>
                <w:szCs w:val="18"/>
                <w:u w:val="single"/>
                <w:lang w:eastAsia="zh-CN"/>
              </w:rPr>
              <w:t xml:space="preserve">   </w:t>
            </w:r>
          </w:p>
          <w:p w14:paraId="7897B873" w14:textId="53B489D6" w:rsidR="00143102" w:rsidRPr="00BB7730" w:rsidRDefault="003E162E" w:rsidP="0030647B">
            <w:pPr>
              <w:pStyle w:val="CommentText1"/>
              <w:jc w:val="both"/>
              <w:rPr>
                <w:rFonts w:ascii="Times New Roman" w:eastAsia="仿宋_GB2312" w:hAnsi="Times New Roman" w:cs="Times New Roman"/>
                <w:color w:val="auto"/>
                <w:sz w:val="18"/>
                <w:szCs w:val="18"/>
                <w:lang w:eastAsia="zh-CN"/>
              </w:rPr>
            </w:pPr>
            <w:sdt>
              <w:sdtPr>
                <w:rPr>
                  <w:rFonts w:ascii="Times New Roman" w:eastAsia="仿宋_GB2312" w:hAnsi="Times New Roman" w:cs="Times New Roman"/>
                  <w:b/>
                  <w:color w:val="auto"/>
                  <w:sz w:val="18"/>
                  <w:szCs w:val="18"/>
                </w:rPr>
                <w:id w:val="-2071951468"/>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Change w:id="8026" w:author="He Han" w:date="2026-10-13T14:03:00Z">
                      <w:rPr>
                        <w:rFonts w:ascii="Segoe UI Symbol" w:eastAsia="MS Gothic" w:hAnsi="Segoe UI Symbol" w:cs="Segoe UI Symbol"/>
                        <w:color w:val="auto"/>
                        <w:sz w:val="18"/>
                        <w:szCs w:val="18"/>
                      </w:rPr>
                    </w:rPrChange>
                  </w:rPr>
                  <w:t>☒</w:t>
                </w:r>
              </w:sdtContent>
            </w:sdt>
            <w:r w:rsidR="00143102" w:rsidRPr="00BB7730">
              <w:rPr>
                <w:rFonts w:ascii="Times New Roman" w:eastAsia="仿宋_GB2312" w:hAnsi="Times New Roman" w:cs="Times New Roman"/>
                <w:b/>
                <w:color w:val="auto"/>
                <w:sz w:val="18"/>
                <w:szCs w:val="18"/>
                <w:rPrChange w:id="8027" w:author="He Han" w:date="2026-10-13T14:03:00Z">
                  <w:rPr>
                    <w:rFonts w:ascii="Times New Roman" w:eastAsia="仿宋_GB2312" w:hAnsi="Times New Roman" w:cs="Times New Roman"/>
                    <w:color w:val="auto"/>
                    <w:sz w:val="18"/>
                    <w:szCs w:val="18"/>
                  </w:rPr>
                </w:rPrChange>
              </w:rPr>
              <w:t xml:space="preserve"> </w:t>
            </w:r>
            <w:r w:rsidR="00143102" w:rsidRPr="00BB7730">
              <w:rPr>
                <w:rFonts w:ascii="Times New Roman" w:eastAsia="仿宋_GB2312" w:hAnsi="Times New Roman" w:cs="Times New Roman"/>
                <w:color w:val="auto"/>
                <w:sz w:val="18"/>
                <w:szCs w:val="18"/>
              </w:rPr>
              <w:t>Other</w:t>
            </w:r>
            <w:r w:rsidR="00143102" w:rsidRPr="00BB7730">
              <w:rPr>
                <w:rFonts w:ascii="Times New Roman" w:eastAsia="仿宋_GB2312" w:hAnsi="Times New Roman" w:cs="Times New Roman"/>
                <w:color w:val="auto"/>
                <w:sz w:val="18"/>
                <w:szCs w:val="18"/>
                <w:lang w:eastAsia="zh-CN"/>
              </w:rPr>
              <w:t>:</w:t>
            </w:r>
            <w:r w:rsidR="00143102" w:rsidRPr="00BB7730">
              <w:rPr>
                <w:rFonts w:ascii="Times New Roman" w:eastAsia="仿宋_GB2312" w:hAnsi="Times New Roman" w:cs="Times New Roman"/>
                <w:color w:val="auto"/>
                <w:kern w:val="0"/>
                <w:sz w:val="18"/>
                <w:szCs w:val="18"/>
                <w:u w:val="single"/>
                <w:lang w:eastAsia="zh-CN"/>
              </w:rPr>
              <w:t xml:space="preserve"> </w:t>
            </w:r>
            <w:del w:id="8028" w:author="He Han" w:date="2026-08-27T15:38:00Z">
              <w:r w:rsidR="00143102" w:rsidRPr="00BB7730" w:rsidDel="006B7068">
                <w:rPr>
                  <w:rFonts w:ascii="Times New Roman" w:eastAsia="仿宋_GB2312" w:hAnsi="Times New Roman" w:cs="Times New Roman"/>
                  <w:color w:val="auto"/>
                  <w:kern w:val="0"/>
                  <w:sz w:val="18"/>
                  <w:szCs w:val="18"/>
                  <w:u w:val="single"/>
                  <w:lang w:eastAsia="zh-CN"/>
                </w:rPr>
                <w:delText xml:space="preserve">    </w:delText>
              </w:r>
            </w:del>
            <w:r w:rsidR="00143102"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 The material demonstrates good corrosion resistance, including tolerance to organic solvents. The solvents are neutral, and the material compatibility is confirmed.   </w:t>
            </w:r>
          </w:p>
        </w:tc>
      </w:tr>
      <w:tr w:rsidR="005342B4" w:rsidRPr="00BB7730" w14:paraId="3958FE87" w14:textId="77777777" w:rsidTr="00A144E4">
        <w:trPr>
          <w:trHeight w:val="480"/>
          <w:trPrChange w:id="8029" w:author="Xuning Wei12232" w:date="2026-07-27T18:11:00Z">
            <w:trPr>
              <w:trHeight w:val="480"/>
            </w:trPr>
          </w:trPrChange>
        </w:trPr>
        <w:tc>
          <w:tcPr>
            <w:tcW w:w="281" w:type="pct"/>
            <w:vMerge/>
            <w:shd w:val="clear" w:color="auto" w:fill="FFFFFF" w:themeFill="background1"/>
            <w:vAlign w:val="center"/>
            <w:tcPrChange w:id="8030" w:author="Xuning Wei12232" w:date="2026-07-27T18:11:00Z">
              <w:tcPr>
                <w:tcW w:w="284" w:type="pct"/>
                <w:gridSpan w:val="3"/>
                <w:vMerge/>
                <w:shd w:val="clear" w:color="auto" w:fill="FFFFFF" w:themeFill="background1"/>
                <w:vAlign w:val="center"/>
              </w:tcPr>
            </w:tcPrChange>
          </w:tcPr>
          <w:p w14:paraId="6860BE89"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8031" w:author="Xuning Wei12232" w:date="2026-07-27T18:11:00Z">
              <w:tcPr>
                <w:tcW w:w="1217" w:type="pct"/>
                <w:gridSpan w:val="3"/>
                <w:vMerge/>
                <w:shd w:val="clear" w:color="auto" w:fill="FFFFFF" w:themeFill="background1"/>
                <w:vAlign w:val="center"/>
              </w:tcPr>
            </w:tcPrChange>
          </w:tcPr>
          <w:p w14:paraId="627A8A39"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8032" w:author="Xuning Wei12232" w:date="2026-07-27T18:11:00Z">
              <w:tcPr>
                <w:tcW w:w="1049" w:type="pct"/>
                <w:gridSpan w:val="5"/>
                <w:vMerge/>
                <w:shd w:val="clear" w:color="auto" w:fill="FFFFFF" w:themeFill="background1"/>
                <w:vAlign w:val="center"/>
              </w:tcPr>
            </w:tcPrChange>
          </w:tcPr>
          <w:p w14:paraId="1215A199"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8033" w:author="Xuning Wei12232" w:date="2026-07-27T18:11:00Z">
              <w:tcPr>
                <w:tcW w:w="388" w:type="pct"/>
                <w:gridSpan w:val="4"/>
                <w:vMerge/>
                <w:shd w:val="clear" w:color="auto" w:fill="FFFFFF" w:themeFill="background1"/>
                <w:vAlign w:val="center"/>
              </w:tcPr>
            </w:tcPrChange>
          </w:tcPr>
          <w:p w14:paraId="62E52BD8"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8034" w:author="Xuning Wei12232" w:date="2026-07-27T18:11:00Z">
              <w:tcPr>
                <w:tcW w:w="354" w:type="pct"/>
                <w:gridSpan w:val="3"/>
                <w:vMerge/>
                <w:shd w:val="clear" w:color="auto" w:fill="FFFFFF" w:themeFill="background1"/>
                <w:vAlign w:val="center"/>
              </w:tcPr>
            </w:tcPrChange>
          </w:tcPr>
          <w:p w14:paraId="0CCFDF54"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8035" w:author="Xuning Wei12232" w:date="2026-07-27T18:11:00Z">
              <w:tcPr>
                <w:tcW w:w="322" w:type="pct"/>
                <w:gridSpan w:val="3"/>
                <w:vAlign w:val="center"/>
              </w:tcPr>
            </w:tcPrChange>
          </w:tcPr>
          <w:p w14:paraId="1DB75589"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984744681"/>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743DE3AC"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372349303"/>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05544423"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884298920"/>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8036" w:author="Xuning Wei12232" w:date="2026-07-27T18:11:00Z">
              <w:tcPr>
                <w:tcW w:w="733" w:type="pct"/>
                <w:gridSpan w:val="3"/>
                <w:vAlign w:val="center"/>
              </w:tcPr>
            </w:tcPrChange>
          </w:tcPr>
          <w:p w14:paraId="4A16C9B2" w14:textId="422BC4DE"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with SS, 306 SS and </w:t>
            </w:r>
            <w:del w:id="8037" w:author="Johan Granander" w:date="2026-05-04T11:51:00Z">
              <w:r w:rsidRPr="00BB7730" w:rsidDel="00584F5A">
                <w:rPr>
                  <w:rFonts w:ascii="Times New Roman" w:eastAsia="仿宋_GB2312" w:hAnsi="Times New Roman" w:cs="Times New Roman"/>
                  <w:color w:val="auto"/>
                  <w:kern w:val="0"/>
                  <w:sz w:val="18"/>
                  <w:szCs w:val="18"/>
                  <w:lang w:eastAsia="zh-CN"/>
                </w:rPr>
                <w:delText>PTFE;</w:delText>
              </w:r>
            </w:del>
            <w:ins w:id="8038" w:author="Johan Granander" w:date="2026-05-04T11:51:00Z">
              <w:r w:rsidR="00584F5A" w:rsidRPr="00BB7730">
                <w:rPr>
                  <w:rFonts w:ascii="Times New Roman" w:eastAsia="仿宋_GB2312" w:hAnsi="Times New Roman" w:cs="Times New Roman"/>
                  <w:color w:val="auto"/>
                  <w:kern w:val="0"/>
                  <w:sz w:val="18"/>
                  <w:szCs w:val="18"/>
                  <w:lang w:eastAsia="zh-CN"/>
                </w:rPr>
                <w:t>PTFE.</w:t>
              </w:r>
            </w:ins>
          </w:p>
          <w:p w14:paraId="0CC69B1B"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Based on Asymchem previous campaign production data and experience</w:t>
            </w:r>
          </w:p>
        </w:tc>
        <w:tc>
          <w:tcPr>
            <w:tcW w:w="792" w:type="pct"/>
            <w:vMerge/>
            <w:vAlign w:val="center"/>
            <w:tcPrChange w:id="8039" w:author="Xuning Wei12232" w:date="2026-07-27T18:11:00Z">
              <w:tcPr>
                <w:tcW w:w="654" w:type="pct"/>
                <w:vMerge/>
                <w:vAlign w:val="center"/>
              </w:tcPr>
            </w:tcPrChange>
          </w:tcPr>
          <w:p w14:paraId="3A390A9D" w14:textId="77777777" w:rsidR="00143102" w:rsidRPr="00BB7730" w:rsidRDefault="00143102" w:rsidP="0030647B">
            <w:pPr>
              <w:pStyle w:val="CommentText1"/>
              <w:jc w:val="both"/>
              <w:rPr>
                <w:rFonts w:ascii="Times New Roman" w:eastAsia="仿宋_GB2312" w:hAnsi="Times New Roman" w:cs="Times New Roman"/>
                <w:color w:val="auto"/>
                <w:sz w:val="18"/>
                <w:szCs w:val="18"/>
                <w:lang w:eastAsia="zh-CN"/>
              </w:rPr>
            </w:pPr>
          </w:p>
        </w:tc>
      </w:tr>
      <w:tr w:rsidR="005342B4" w:rsidRPr="00BB7730" w14:paraId="449A94B0" w14:textId="77777777" w:rsidTr="00A144E4">
        <w:trPr>
          <w:trHeight w:val="397"/>
          <w:trPrChange w:id="8040" w:author="Xuning Wei12232" w:date="2026-07-27T18:11:00Z">
            <w:trPr>
              <w:trHeight w:val="397"/>
            </w:trPr>
          </w:trPrChange>
        </w:trPr>
        <w:tc>
          <w:tcPr>
            <w:tcW w:w="281" w:type="pct"/>
            <w:vMerge w:val="restart"/>
            <w:shd w:val="clear" w:color="auto" w:fill="FFFFFF" w:themeFill="background1"/>
            <w:vAlign w:val="center"/>
            <w:tcPrChange w:id="8041" w:author="Xuning Wei12232" w:date="2026-07-27T18:11:00Z">
              <w:tcPr>
                <w:tcW w:w="284" w:type="pct"/>
                <w:gridSpan w:val="3"/>
                <w:vMerge w:val="restart"/>
                <w:shd w:val="clear" w:color="auto" w:fill="FFFFFF" w:themeFill="background1"/>
                <w:vAlign w:val="center"/>
              </w:tcPr>
            </w:tcPrChange>
          </w:tcPr>
          <w:p w14:paraId="2629648D" w14:textId="40B80F03" w:rsidR="00143102" w:rsidRPr="00BB7730" w:rsidRDefault="00FD673D">
            <w:pPr>
              <w:jc w:val="center"/>
              <w:rPr>
                <w:rFonts w:ascii="Times New Roman" w:eastAsia="仿宋_GB2312" w:hAnsi="Times New Roman" w:cs="Times New Roman"/>
                <w:color w:val="auto"/>
                <w:sz w:val="18"/>
                <w:szCs w:val="18"/>
                <w:lang w:eastAsia="zh-CN"/>
              </w:rPr>
              <w:pPrChange w:id="8042" w:author="Xuning Wei12232" w:date="2026-07-27T18:08:00Z">
                <w:pPr>
                  <w:jc w:val="both"/>
                </w:pPr>
              </w:pPrChange>
            </w:pPr>
            <w:ins w:id="8043" w:author="Xuning Wei12232" w:date="2026-07-27T16:06:00Z">
              <w:r w:rsidRPr="00BB7730">
                <w:rPr>
                  <w:rFonts w:ascii="Times New Roman" w:eastAsia="仿宋_GB2312" w:hAnsi="Times New Roman" w:cs="Times New Roman"/>
                  <w:color w:val="auto"/>
                  <w:sz w:val="18"/>
                  <w:szCs w:val="18"/>
                  <w:lang w:eastAsia="zh-CN"/>
                </w:rPr>
                <w:t>7</w:t>
              </w:r>
            </w:ins>
            <w:del w:id="8044" w:author="Xuning Wei12232" w:date="2026-07-27T16:06:00Z">
              <w:r w:rsidR="00143102" w:rsidRPr="00BB7730" w:rsidDel="00FD673D">
                <w:rPr>
                  <w:rFonts w:ascii="Times New Roman" w:eastAsia="仿宋_GB2312" w:hAnsi="Times New Roman" w:cs="Times New Roman"/>
                  <w:color w:val="auto"/>
                  <w:sz w:val="18"/>
                  <w:szCs w:val="18"/>
                  <w:lang w:eastAsia="zh-CN"/>
                </w:rPr>
                <w:delText>1</w:delText>
              </w:r>
              <w:r w:rsidR="00B64270" w:rsidRPr="00BB7730" w:rsidDel="00FD673D">
                <w:rPr>
                  <w:rFonts w:ascii="Times New Roman" w:eastAsia="仿宋_GB2312" w:hAnsi="Times New Roman" w:cs="Times New Roman"/>
                  <w:color w:val="auto"/>
                  <w:sz w:val="18"/>
                  <w:szCs w:val="18"/>
                  <w:lang w:eastAsia="zh-CN"/>
                </w:rPr>
                <w:delText>2 18, 24, 39, 45, 51, 57, 63, 69, 75, 81, 87</w:delText>
              </w:r>
            </w:del>
          </w:p>
        </w:tc>
        <w:tc>
          <w:tcPr>
            <w:tcW w:w="1217" w:type="pct"/>
            <w:vMerge w:val="restart"/>
            <w:shd w:val="clear" w:color="auto" w:fill="FFFFFF" w:themeFill="background1"/>
            <w:vAlign w:val="center"/>
            <w:tcPrChange w:id="8045" w:author="Xuning Wei12232" w:date="2026-07-27T18:11:00Z">
              <w:tcPr>
                <w:tcW w:w="1217" w:type="pct"/>
                <w:gridSpan w:val="3"/>
                <w:vMerge w:val="restart"/>
                <w:shd w:val="clear" w:color="auto" w:fill="FFFFFF" w:themeFill="background1"/>
                <w:vAlign w:val="center"/>
              </w:tcPr>
            </w:tcPrChange>
          </w:tcPr>
          <w:p w14:paraId="56E1279E" w14:textId="77777777" w:rsidR="00C402FB" w:rsidRPr="00BB7730" w:rsidRDefault="00C402FB" w:rsidP="00C402FB">
            <w:pPr>
              <w:jc w:val="center"/>
              <w:rPr>
                <w:ins w:id="8046" w:author="Xuning Wei12232" w:date="2026-07-27T20:10:00Z"/>
                <w:rFonts w:ascii="Times New Roman" w:eastAsia="等线" w:hAnsi="Times New Roman" w:cs="Times New Roman"/>
                <w:bCs w:val="0"/>
                <w:color w:val="0000FF"/>
                <w:kern w:val="0"/>
                <w:sz w:val="18"/>
                <w:szCs w:val="18"/>
                <w:lang w:eastAsia="zh-CN"/>
              </w:rPr>
            </w:pPr>
            <w:ins w:id="8047" w:author="Xuning Wei12232" w:date="2026-07-27T20:10:00Z">
              <w:r w:rsidRPr="00BB7730">
                <w:rPr>
                  <w:rFonts w:ascii="Times New Roman" w:eastAsia="等线" w:hAnsi="Times New Roman" w:cs="Times New Roman"/>
                  <w:bCs w:val="0"/>
                  <w:color w:val="0000FF"/>
                  <w:kern w:val="0"/>
                  <w:sz w:val="18"/>
                  <w:szCs w:val="18"/>
                  <w:lang w:eastAsia="zh-CN"/>
                </w:rPr>
                <w:t>Gly24 ~ Leu12, including Ac</w:t>
              </w:r>
              <w:r w:rsidRPr="00BB7730">
                <w:rPr>
                  <w:rFonts w:ascii="Times New Roman" w:eastAsia="等线" w:hAnsi="Times New Roman" w:cs="Times New Roman"/>
                  <w:bCs w:val="0"/>
                  <w:color w:val="0000FF"/>
                  <w:kern w:val="0"/>
                  <w:sz w:val="18"/>
                  <w:szCs w:val="18"/>
                  <w:vertAlign w:val="subscript"/>
                  <w:lang w:eastAsia="zh-CN"/>
                </w:rPr>
                <w:t>2</w:t>
              </w:r>
              <w:r w:rsidRPr="00BB7730">
                <w:rPr>
                  <w:rFonts w:ascii="Times New Roman" w:eastAsia="等线" w:hAnsi="Times New Roman" w:cs="Times New Roman"/>
                  <w:bCs w:val="0"/>
                  <w:color w:val="0000FF"/>
                  <w:kern w:val="0"/>
                  <w:sz w:val="18"/>
                  <w:szCs w:val="18"/>
                  <w:lang w:eastAsia="zh-CN"/>
                </w:rPr>
                <w:t xml:space="preserve">O/Pyr capping  </w:t>
              </w:r>
            </w:ins>
          </w:p>
          <w:p w14:paraId="62189F32" w14:textId="16B9C3EC" w:rsidR="00C402FB" w:rsidRPr="00BB7730" w:rsidRDefault="00C402FB" w:rsidP="00C402FB">
            <w:pPr>
              <w:jc w:val="both"/>
              <w:rPr>
                <w:ins w:id="8048" w:author="Xuning Wei12232" w:date="2026-07-27T20:10:00Z"/>
                <w:rFonts w:ascii="Times New Roman" w:eastAsia="仿宋_GB2312" w:hAnsi="Times New Roman" w:cs="Times New Roman"/>
                <w:color w:val="auto"/>
                <w:sz w:val="18"/>
                <w:szCs w:val="18"/>
              </w:rPr>
            </w:pPr>
            <w:ins w:id="8049" w:author="Xuning Wei12232" w:date="2026-07-27T20:10:00Z">
              <w:r w:rsidRPr="00BB7730">
                <w:rPr>
                  <w:rFonts w:ascii="Times New Roman" w:eastAsia="仿宋_GB2312" w:hAnsi="Times New Roman" w:cs="Times New Roman"/>
                  <w:color w:val="auto"/>
                  <w:sz w:val="18"/>
                  <w:szCs w:val="18"/>
                </w:rPr>
                <w:t>Wash resin</w:t>
              </w:r>
            </w:ins>
          </w:p>
          <w:p w14:paraId="77A120CB" w14:textId="0361F378" w:rsidR="00E55450" w:rsidRPr="00E55450" w:rsidRDefault="00E55450" w:rsidP="00E55450">
            <w:pPr>
              <w:widowControl w:val="0"/>
              <w:spacing w:beforeLines="50" w:before="120" w:afterLines="50" w:after="120"/>
              <w:contextualSpacing/>
              <w:jc w:val="both"/>
              <w:rPr>
                <w:ins w:id="8050" w:author="He Han" w:date="2026-10-27T14:48:00Z"/>
                <w:rFonts w:ascii="Times New Roman" w:eastAsia="仿宋_GB2312" w:hAnsi="Times New Roman" w:cs="Times New Roman"/>
                <w:color w:val="auto"/>
                <w:sz w:val="18"/>
                <w:szCs w:val="18"/>
                <w:rPrChange w:id="8051" w:author="He Han" w:date="2026-10-27T14:48:00Z">
                  <w:rPr>
                    <w:ins w:id="8052" w:author="He Han" w:date="2026-10-27T14:48:00Z"/>
                  </w:rPr>
                </w:rPrChange>
              </w:rPr>
              <w:pPrChange w:id="8053" w:author="He Han" w:date="2026-10-27T14:48:00Z">
                <w:pPr>
                  <w:widowControl w:val="0"/>
                  <w:spacing w:beforeLines="50" w:before="120" w:afterLines="50" w:after="120"/>
                  <w:contextualSpacing/>
                  <w:jc w:val="both"/>
                </w:pPr>
              </w:pPrChange>
            </w:pPr>
            <w:proofErr w:type="gramStart"/>
            <w:ins w:id="8054" w:author="He Han" w:date="2026-10-27T14:48:00Z">
              <w:r>
                <w:rPr>
                  <w:rFonts w:ascii="Times New Roman" w:eastAsia="仿宋_GB2312" w:hAnsi="Times New Roman" w:cs="Times New Roman"/>
                  <w:color w:val="auto"/>
                  <w:sz w:val="18"/>
                  <w:szCs w:val="18"/>
                </w:rPr>
                <w:t>1.</w:t>
              </w:r>
              <w:r w:rsidRPr="00E55450">
                <w:rPr>
                  <w:rFonts w:ascii="Times New Roman" w:eastAsia="仿宋_GB2312" w:hAnsi="Times New Roman" w:cs="Times New Roman"/>
                  <w:color w:val="auto"/>
                  <w:sz w:val="18"/>
                  <w:szCs w:val="18"/>
                  <w:rPrChange w:id="8055" w:author="He Han" w:date="2026-10-27T14:48:00Z">
                    <w:rPr/>
                  </w:rPrChange>
                </w:rPr>
                <w:t>Add</w:t>
              </w:r>
              <w:proofErr w:type="gramEnd"/>
              <w:r w:rsidRPr="00E55450">
                <w:rPr>
                  <w:rFonts w:ascii="Times New Roman" w:eastAsia="仿宋_GB2312" w:hAnsi="Times New Roman" w:cs="Times New Roman"/>
                  <w:color w:val="auto"/>
                  <w:sz w:val="18"/>
                  <w:szCs w:val="18"/>
                  <w:rPrChange w:id="8056" w:author="He Han" w:date="2026-10-27T14:48:00Z">
                    <w:rPr/>
                  </w:rPrChange>
                </w:rPr>
                <w:t xml:space="preserve"> DMF (8.0 V, 7.58 kg/kg) into the activation tank (TJ4S-1213-Sy15-R01). Circulate and clean the activating liquid transfer pipeline, solid charging port cleaning pipeline and liquid charging port cleaning pipeline.</w:t>
              </w:r>
            </w:ins>
          </w:p>
          <w:p w14:paraId="7B73FFCF" w14:textId="3D8EC87B" w:rsidR="00E55450" w:rsidRPr="00FF1B4B" w:rsidRDefault="00E55450" w:rsidP="00E55450">
            <w:pPr>
              <w:widowControl w:val="0"/>
              <w:spacing w:beforeLines="50" w:before="120" w:afterLines="50" w:after="120"/>
              <w:contextualSpacing/>
              <w:jc w:val="both"/>
              <w:rPr>
                <w:ins w:id="8057" w:author="He Han" w:date="2026-10-27T14:48:00Z"/>
                <w:rFonts w:ascii="Times New Roman" w:eastAsia="仿宋_GB2312" w:hAnsi="Times New Roman" w:cs="Times New Roman"/>
                <w:color w:val="auto"/>
                <w:sz w:val="18"/>
                <w:szCs w:val="18"/>
              </w:rPr>
              <w:pPrChange w:id="8058" w:author="He Han" w:date="2026-10-27T14:48:00Z">
                <w:pPr>
                  <w:widowControl w:val="0"/>
                  <w:numPr>
                    <w:numId w:val="288"/>
                  </w:numPr>
                  <w:spacing w:beforeLines="50" w:before="120" w:afterLines="50" w:after="120"/>
                  <w:ind w:leftChars="50" w:left="525" w:hanging="420"/>
                  <w:contextualSpacing/>
                  <w:jc w:val="both"/>
                </w:pPr>
              </w:pPrChange>
            </w:pPr>
            <w:proofErr w:type="gramStart"/>
            <w:ins w:id="8059" w:author="He Han" w:date="2026-10-27T14:48:00Z">
              <w:r>
                <w:rPr>
                  <w:rFonts w:ascii="Times New Roman" w:eastAsia="仿宋_GB2312" w:hAnsi="Times New Roman" w:cs="Times New Roman"/>
                  <w:color w:val="auto"/>
                  <w:sz w:val="18"/>
                  <w:szCs w:val="18"/>
                </w:rPr>
                <w:t>2.</w:t>
              </w:r>
              <w:r w:rsidRPr="00FF1B4B">
                <w:rPr>
                  <w:rFonts w:ascii="Times New Roman" w:eastAsia="仿宋_GB2312" w:hAnsi="Times New Roman" w:cs="Times New Roman"/>
                  <w:color w:val="auto"/>
                  <w:sz w:val="18"/>
                  <w:szCs w:val="18"/>
                </w:rPr>
                <w:t>After</w:t>
              </w:r>
              <w:proofErr w:type="gramEnd"/>
              <w:r w:rsidRPr="00FF1B4B">
                <w:rPr>
                  <w:rFonts w:ascii="Times New Roman" w:eastAsia="仿宋_GB2312" w:hAnsi="Times New Roman" w:cs="Times New Roman"/>
                  <w:color w:val="auto"/>
                  <w:sz w:val="18"/>
                  <w:szCs w:val="18"/>
                </w:rPr>
                <w:t xml:space="preserve"> the liquid is filtered out of the </w:t>
              </w:r>
              <w:r w:rsidRPr="00FF1B4B">
                <w:rPr>
                  <w:rFonts w:ascii="Times New Roman" w:eastAsia="仿宋_GB2312" w:hAnsi="Times New Roman" w:cs="Times New Roman"/>
                  <w:color w:val="auto"/>
                  <w:sz w:val="18"/>
                  <w:szCs w:val="18"/>
                </w:rPr>
                <w:lastRenderedPageBreak/>
                <w:t>synthesis reactor. Transfer the mixture in activation tank (TJ4S-1213-Sy15-R01) to synthesis reactor (TJ4S-1213-Sy15).</w:t>
              </w:r>
            </w:ins>
          </w:p>
          <w:p w14:paraId="2C298FFA" w14:textId="411559E2" w:rsidR="00E55450" w:rsidRPr="00FF1B4B" w:rsidRDefault="00E55450" w:rsidP="00E55450">
            <w:pPr>
              <w:widowControl w:val="0"/>
              <w:spacing w:beforeLines="50" w:before="120" w:afterLines="50" w:after="120"/>
              <w:contextualSpacing/>
              <w:jc w:val="both"/>
              <w:rPr>
                <w:ins w:id="8060" w:author="He Han" w:date="2026-10-27T14:48:00Z"/>
                <w:rFonts w:ascii="Times New Roman" w:eastAsia="仿宋_GB2312" w:hAnsi="Times New Roman" w:cs="Times New Roman"/>
                <w:color w:val="auto"/>
                <w:sz w:val="18"/>
                <w:szCs w:val="18"/>
              </w:rPr>
              <w:pPrChange w:id="8061" w:author="He Han" w:date="2026-10-27T14:49:00Z">
                <w:pPr>
                  <w:widowControl w:val="0"/>
                  <w:numPr>
                    <w:numId w:val="288"/>
                  </w:numPr>
                  <w:spacing w:beforeLines="50" w:before="120" w:afterLines="50" w:after="120"/>
                  <w:ind w:leftChars="50" w:left="525" w:hanging="420"/>
                  <w:contextualSpacing/>
                  <w:jc w:val="both"/>
                </w:pPr>
              </w:pPrChange>
            </w:pPr>
            <w:proofErr w:type="gramStart"/>
            <w:ins w:id="8062" w:author="He Han" w:date="2026-10-27T14:49:00Z">
              <w:r>
                <w:rPr>
                  <w:rFonts w:ascii="Times New Roman" w:eastAsia="仿宋_GB2312" w:hAnsi="Times New Roman" w:cs="Times New Roman"/>
                  <w:color w:val="auto"/>
                  <w:sz w:val="18"/>
                  <w:szCs w:val="18"/>
                </w:rPr>
                <w:t>3.</w:t>
              </w:r>
            </w:ins>
            <w:ins w:id="8063" w:author="He Han" w:date="2026-10-27T14:48:00Z">
              <w:r w:rsidRPr="00FF1B4B">
                <w:rPr>
                  <w:rFonts w:ascii="Times New Roman" w:eastAsia="仿宋_GB2312" w:hAnsi="Times New Roman" w:cs="Times New Roman"/>
                  <w:color w:val="auto"/>
                  <w:sz w:val="18"/>
                  <w:szCs w:val="18"/>
                </w:rPr>
                <w:t>Bubble</w:t>
              </w:r>
              <w:proofErr w:type="gramEnd"/>
              <w:r w:rsidRPr="00FF1B4B">
                <w:rPr>
                  <w:rFonts w:ascii="Times New Roman" w:eastAsia="仿宋_GB2312" w:hAnsi="Times New Roman" w:cs="Times New Roman"/>
                  <w:color w:val="auto"/>
                  <w:sz w:val="18"/>
                  <w:szCs w:val="18"/>
                </w:rPr>
                <w:t xml:space="preserve"> with nitrogen, after stirring, turn off the nitrogen. Drain until there is no obvious drip</w:t>
              </w:r>
            </w:ins>
          </w:p>
          <w:p w14:paraId="1D033118" w14:textId="51853353" w:rsidR="00143102" w:rsidRPr="00BB7730" w:rsidRDefault="00E55450" w:rsidP="00E55450">
            <w:pPr>
              <w:jc w:val="both"/>
              <w:rPr>
                <w:rFonts w:ascii="Times New Roman" w:eastAsia="仿宋_GB2312" w:hAnsi="Times New Roman" w:cs="Times New Roman"/>
                <w:color w:val="auto"/>
                <w:sz w:val="18"/>
                <w:szCs w:val="18"/>
              </w:rPr>
            </w:pPr>
            <w:ins w:id="8064" w:author="He Han" w:date="2026-10-27T14:48:00Z">
              <w:r w:rsidRPr="00FF1B4B">
                <w:rPr>
                  <w:rFonts w:ascii="Times New Roman" w:eastAsia="仿宋_GB2312" w:hAnsi="Times New Roman" w:cs="Times New Roman"/>
                  <w:color w:val="auto"/>
                  <w:sz w:val="18"/>
                  <w:szCs w:val="18"/>
                </w:rPr>
                <w:t>Note:</w:t>
              </w:r>
              <w:r>
                <w:rPr>
                  <w:rFonts w:ascii="Times New Roman" w:eastAsia="仿宋_GB2312" w:hAnsi="Times New Roman" w:cs="Times New Roman"/>
                  <w:color w:val="auto"/>
                  <w:sz w:val="18"/>
                  <w:szCs w:val="18"/>
                </w:rPr>
                <w:t xml:space="preserve"> Perform this operation 3 times.</w:t>
              </w:r>
            </w:ins>
            <w:ins w:id="8065" w:author="Xuning Wei12232" w:date="2026-07-27T16:06:00Z">
              <w:del w:id="8066" w:author="He Han" w:date="2026-10-27T14:48:00Z">
                <w:r w:rsidR="00AD243C" w:rsidRPr="00BB7730" w:rsidDel="00E55450">
                  <w:rPr>
                    <w:rFonts w:ascii="Times New Roman" w:eastAsia="仿宋_GB2312" w:hAnsi="Times New Roman" w:cs="Times New Roman"/>
                    <w:color w:val="auto"/>
                    <w:sz w:val="18"/>
                    <w:szCs w:val="18"/>
                  </w:rPr>
                  <w:delText>1. Add</w:delText>
                </w:r>
                <w:r w:rsidR="00AD243C" w:rsidRPr="00BB7730" w:rsidDel="00E55450">
                  <w:rPr>
                    <w:rFonts w:ascii="Times New Roman" w:eastAsia="仿宋_GB2312" w:hAnsi="Times New Roman" w:cs="Times New Roman"/>
                    <w:color w:val="auto"/>
                    <w:sz w:val="18"/>
                    <w:szCs w:val="18"/>
                    <w:lang w:eastAsia="zh-CN"/>
                  </w:rPr>
                  <w:delText xml:space="preserve"> 8.0 V DMF (7.58</w:delText>
                </w:r>
              </w:del>
              <w:del w:id="8067" w:author="He Han" w:date="2026-10-27T14:47:00Z">
                <w:r w:rsidR="00AD243C" w:rsidRPr="00BB7730" w:rsidDel="00E55450">
                  <w:rPr>
                    <w:rFonts w:ascii="Times New Roman" w:eastAsia="仿宋_GB2312" w:hAnsi="Times New Roman" w:cs="Times New Roman"/>
                    <w:color w:val="auto"/>
                    <w:sz w:val="18"/>
                    <w:szCs w:val="18"/>
                    <w:lang w:eastAsia="zh-CN"/>
                  </w:rPr>
                  <w:delText>4</w:delText>
                </w:r>
              </w:del>
            </w:ins>
            <w:ins w:id="8068" w:author="Johan Granander" w:date="2026-07-28T13:33:00Z">
              <w:del w:id="8069" w:author="He Han" w:date="2026-10-27T14:48:00Z">
                <w:r w:rsidR="000E6E66" w:rsidRPr="00BB7730" w:rsidDel="00E55450">
                  <w:rPr>
                    <w:rFonts w:ascii="Times New Roman" w:eastAsia="仿宋_GB2312" w:hAnsi="Times New Roman" w:cs="Times New Roman"/>
                    <w:color w:val="auto"/>
                    <w:sz w:val="18"/>
                    <w:szCs w:val="18"/>
                    <w:lang w:eastAsia="zh-CN"/>
                  </w:rPr>
                  <w:delText xml:space="preserve"> </w:delText>
                </w:r>
              </w:del>
            </w:ins>
            <w:ins w:id="8070" w:author="Xuning Wei12232" w:date="2026-07-27T16:06:00Z">
              <w:del w:id="8071" w:author="He Han" w:date="2026-10-27T14:48:00Z">
                <w:r w:rsidR="00AD243C" w:rsidRPr="00BB7730" w:rsidDel="00E55450">
                  <w:rPr>
                    <w:rFonts w:ascii="Times New Roman" w:eastAsia="仿宋_GB2312" w:hAnsi="Times New Roman" w:cs="Times New Roman"/>
                    <w:color w:val="auto"/>
                    <w:sz w:val="18"/>
                    <w:szCs w:val="18"/>
                    <w:lang w:eastAsia="zh-CN"/>
                  </w:rPr>
                  <w:delText>kg/kg)</w:delText>
                </w:r>
                <w:r w:rsidR="00AD243C" w:rsidRPr="00BB7730" w:rsidDel="00E55450">
                  <w:rPr>
                    <w:rFonts w:ascii="Times New Roman" w:eastAsia="仿宋_GB2312" w:hAnsi="Times New Roman" w:cs="Times New Roman"/>
                    <w:color w:val="auto"/>
                    <w:sz w:val="18"/>
                    <w:szCs w:val="18"/>
                  </w:rPr>
                  <w:delText xml:space="preserve"> into TJ4S-1213-Sy15</w:delText>
                </w:r>
                <w:r w:rsidR="00AD243C" w:rsidRPr="00BB7730" w:rsidDel="00E55450">
                  <w:rPr>
                    <w:rFonts w:ascii="Times New Roman" w:eastAsia="仿宋_GB2312" w:hAnsi="Times New Roman" w:cs="Times New Roman"/>
                    <w:color w:val="auto"/>
                    <w:sz w:val="18"/>
                    <w:szCs w:val="18"/>
                    <w:lang w:eastAsia="zh-CN"/>
                  </w:rPr>
                  <w:delText>-R01</w:delText>
                </w:r>
                <w:r w:rsidR="00AD243C" w:rsidRPr="00BB7730" w:rsidDel="00E55450">
                  <w:rPr>
                    <w:rFonts w:ascii="Times New Roman" w:eastAsia="仿宋_GB2312" w:hAnsi="Times New Roman" w:cs="Times New Roman"/>
                    <w:color w:val="auto"/>
                    <w:sz w:val="18"/>
                    <w:szCs w:val="18"/>
                  </w:rPr>
                  <w:delText>. Bubble with nitrogen for 5±2 min, then start the stirrer. 2. After stirring for 5±2 min, stop stirring, turn off the nitrogen</w:delText>
                </w:r>
                <w:r w:rsidR="00AD243C" w:rsidRPr="00BB7730" w:rsidDel="00E55450">
                  <w:rPr>
                    <w:rFonts w:ascii="Times New Roman" w:eastAsia="仿宋_GB2312" w:hAnsi="Times New Roman" w:cs="Times New Roman"/>
                    <w:color w:val="auto"/>
                    <w:sz w:val="18"/>
                    <w:szCs w:val="18"/>
                    <w:lang w:eastAsia="zh-CN"/>
                  </w:rPr>
                  <w:delText>. Then</w:delText>
                </w:r>
                <w:r w:rsidR="00AD243C" w:rsidRPr="00BB7730" w:rsidDel="00E55450">
                  <w:rPr>
                    <w:rFonts w:ascii="Times New Roman" w:hAnsi="Times New Roman" w:cs="Times New Roman"/>
                    <w:color w:val="auto"/>
                    <w:sz w:val="18"/>
                    <w:szCs w:val="18"/>
                  </w:rPr>
                  <w:delText xml:space="preserve"> </w:delText>
                </w:r>
                <w:r w:rsidR="00AD243C" w:rsidRPr="00BB7730" w:rsidDel="00E55450">
                  <w:rPr>
                    <w:rFonts w:ascii="Times New Roman" w:eastAsia="仿宋_GB2312" w:hAnsi="Times New Roman" w:cs="Times New Roman"/>
                    <w:color w:val="auto"/>
                    <w:sz w:val="18"/>
                    <w:szCs w:val="18"/>
                  </w:rPr>
                  <w:delText xml:space="preserve">Transfer the </w:delText>
                </w:r>
                <w:r w:rsidR="00AD243C" w:rsidRPr="00BB7730" w:rsidDel="00E55450">
                  <w:rPr>
                    <w:rFonts w:ascii="Times New Roman" w:eastAsia="仿宋_GB2312" w:hAnsi="Times New Roman" w:cs="Times New Roman"/>
                    <w:color w:val="auto"/>
                    <w:sz w:val="18"/>
                    <w:szCs w:val="18"/>
                    <w:lang w:eastAsia="zh-CN"/>
                  </w:rPr>
                  <w:delText xml:space="preserve">mixture </w:delText>
                </w:r>
                <w:r w:rsidR="00AD243C" w:rsidRPr="00BB7730" w:rsidDel="00E55450">
                  <w:rPr>
                    <w:rFonts w:ascii="Times New Roman" w:eastAsia="仿宋_GB2312" w:hAnsi="Times New Roman" w:cs="Times New Roman"/>
                    <w:color w:val="auto"/>
                    <w:sz w:val="18"/>
                    <w:szCs w:val="18"/>
                  </w:rPr>
                  <w:delText>into TJ4S-1213-Sy15</w:delText>
                </w:r>
                <w:r w:rsidR="00AD243C" w:rsidRPr="00BB7730" w:rsidDel="00E55450">
                  <w:rPr>
                    <w:rFonts w:ascii="Times New Roman" w:eastAsia="仿宋_GB2312" w:hAnsi="Times New Roman" w:cs="Times New Roman"/>
                    <w:color w:val="auto"/>
                    <w:sz w:val="18"/>
                    <w:szCs w:val="18"/>
                    <w:lang w:eastAsia="zh-CN"/>
                  </w:rPr>
                  <w:delText xml:space="preserve">. </w:delText>
                </w:r>
                <w:r w:rsidR="00AD243C" w:rsidRPr="00BB7730" w:rsidDel="00E55450">
                  <w:rPr>
                    <w:rFonts w:ascii="Times New Roman" w:eastAsia="仿宋_GB2312" w:hAnsi="Times New Roman" w:cs="Times New Roman"/>
                    <w:color w:val="auto"/>
                    <w:sz w:val="18"/>
                    <w:szCs w:val="18"/>
                  </w:rPr>
                  <w:delText xml:space="preserve">Bubble with nitrogen for 5±2 min, then start the stirrer. </w:delText>
                </w:r>
                <w:r w:rsidR="00AD243C" w:rsidRPr="00BB7730" w:rsidDel="00E55450">
                  <w:rPr>
                    <w:rFonts w:ascii="Times New Roman" w:eastAsia="仿宋_GB2312" w:hAnsi="Times New Roman" w:cs="Times New Roman"/>
                    <w:color w:val="auto"/>
                    <w:sz w:val="18"/>
                    <w:szCs w:val="18"/>
                  </w:rPr>
                  <w:br/>
                  <w:delText>3. After stirring for 7±2 min, stop stirring, turn off the nitrogen. Drain until there is no obvious drip. Perform this operation 3 times</w:delText>
                </w:r>
              </w:del>
            </w:ins>
            <w:commentRangeStart w:id="8072"/>
            <w:commentRangeStart w:id="8073"/>
            <w:commentRangeStart w:id="8074"/>
            <w:commentRangeEnd w:id="8072"/>
            <w:ins w:id="8075" w:author="Xuning Wei12232" w:date="2026-07-27T22:50:00Z">
              <w:del w:id="8076" w:author="He Han" w:date="2026-10-27T14:48:00Z">
                <w:r w:rsidR="00B159F1" w:rsidRPr="00BB7730" w:rsidDel="00E55450">
                  <w:rPr>
                    <w:rStyle w:val="aff2"/>
                    <w:rFonts w:ascii="Times New Roman" w:eastAsia="仿宋_GB2312" w:hAnsi="Times New Roman" w:cs="Times New Roman"/>
                    <w:color w:val="auto"/>
                    <w:sz w:val="18"/>
                    <w:szCs w:val="18"/>
                  </w:rPr>
                  <w:commentReference w:id="8072"/>
                </w:r>
                <w:commentRangeEnd w:id="8073"/>
                <w:r w:rsidR="00B159F1" w:rsidRPr="00BB7730" w:rsidDel="00E55450">
                  <w:rPr>
                    <w:rStyle w:val="aff2"/>
                    <w:rFonts w:ascii="Times New Roman" w:eastAsia="仿宋_GB2312" w:hAnsi="Times New Roman" w:cs="Times New Roman"/>
                    <w:color w:val="auto"/>
                    <w:sz w:val="18"/>
                    <w:szCs w:val="18"/>
                  </w:rPr>
                  <w:commentReference w:id="8073"/>
                </w:r>
                <w:commentRangeEnd w:id="8074"/>
                <w:r w:rsidR="00B159F1" w:rsidRPr="00BB7730" w:rsidDel="00E55450">
                  <w:rPr>
                    <w:rStyle w:val="aff2"/>
                    <w:rFonts w:ascii="Times New Roman" w:eastAsia="仿宋_GB2312" w:hAnsi="Times New Roman" w:cs="Times New Roman"/>
                    <w:color w:val="auto"/>
                    <w:sz w:val="18"/>
                    <w:szCs w:val="18"/>
                  </w:rPr>
                  <w:commentReference w:id="8074"/>
                </w:r>
                <w:r w:rsidR="00B159F1" w:rsidRPr="00BB7730" w:rsidDel="00E55450">
                  <w:rPr>
                    <w:rFonts w:ascii="Times New Roman" w:eastAsia="仿宋_GB2312" w:hAnsi="Times New Roman" w:cs="Times New Roman"/>
                    <w:color w:val="auto"/>
                    <w:sz w:val="18"/>
                    <w:szCs w:val="18"/>
                  </w:rPr>
                  <w:delText>.</w:delText>
                </w:r>
              </w:del>
            </w:ins>
            <w:ins w:id="8077" w:author="Xuning Wei12232" w:date="2026-07-27T16:06:00Z">
              <w:del w:id="8078" w:author="He Han" w:date="2026-10-13T13:57:00Z">
                <w:r w:rsidR="00AD243C" w:rsidRPr="00BB7730" w:rsidDel="002A6F04">
                  <w:rPr>
                    <w:rFonts w:ascii="Times New Roman" w:eastAsia="仿宋_GB2312" w:hAnsi="Times New Roman" w:cs="Times New Roman"/>
                    <w:color w:val="auto"/>
                    <w:sz w:val="18"/>
                    <w:szCs w:val="18"/>
                  </w:rPr>
                  <w:delText>.</w:delText>
                </w:r>
              </w:del>
            </w:ins>
            <w:del w:id="8079" w:author="Xuning Wei12232" w:date="2026-07-27T16:06:00Z">
              <w:r w:rsidR="00B64270" w:rsidRPr="00BB7730" w:rsidDel="00AD243C">
                <w:rPr>
                  <w:rFonts w:ascii="Times New Roman" w:eastAsia="仿宋_GB2312" w:hAnsi="Times New Roman" w:cs="Times New Roman"/>
                  <w:color w:val="auto"/>
                  <w:sz w:val="18"/>
                  <w:szCs w:val="18"/>
                </w:rPr>
                <w:delText>Add</w:delText>
              </w:r>
              <w:r w:rsidR="00B64270" w:rsidRPr="00BB7730" w:rsidDel="00AD243C">
                <w:rPr>
                  <w:rFonts w:ascii="Times New Roman" w:eastAsia="仿宋_GB2312" w:hAnsi="Times New Roman" w:cs="Times New Roman"/>
                  <w:color w:val="auto"/>
                  <w:sz w:val="18"/>
                  <w:szCs w:val="18"/>
                  <w:lang w:eastAsia="zh-CN"/>
                </w:rPr>
                <w:delText xml:space="preserve"> </w:delText>
              </w:r>
              <w:r w:rsidR="00B64270" w:rsidRPr="00BB7730" w:rsidDel="00AD243C">
                <w:rPr>
                  <w:rFonts w:ascii="Times New Roman" w:eastAsia="仿宋_GB2312" w:hAnsi="Times New Roman" w:cs="Times New Roman"/>
                  <w:bCs w:val="0"/>
                  <w:color w:val="auto"/>
                  <w:sz w:val="18"/>
                  <w:szCs w:val="18"/>
                  <w:lang w:eastAsia="zh-CN"/>
                </w:rPr>
                <w:delText xml:space="preserve">8.0 V 20% </w:delText>
              </w:r>
            </w:del>
            <w:del w:id="8080" w:author="Xuning Wei12232" w:date="2026-06-06T10:54:00Z">
              <w:r w:rsidR="00B64270" w:rsidRPr="00BB7730" w:rsidDel="00EE6870">
                <w:rPr>
                  <w:rFonts w:ascii="Times New Roman" w:eastAsia="仿宋_GB2312" w:hAnsi="Times New Roman" w:cs="Times New Roman"/>
                  <w:bCs w:val="0"/>
                  <w:color w:val="auto"/>
                  <w:sz w:val="18"/>
                  <w:szCs w:val="18"/>
                  <w:lang w:eastAsia="zh-CN"/>
                </w:rPr>
                <w:delText>Piperidine Solution (7.448 kg/kg)</w:delText>
              </w:r>
            </w:del>
            <w:del w:id="8081" w:author="Xuning Wei12232" w:date="2026-07-27T16:06:00Z">
              <w:r w:rsidR="00B64270" w:rsidRPr="00BB7730" w:rsidDel="00AD243C">
                <w:rPr>
                  <w:rFonts w:ascii="Times New Roman" w:eastAsia="仿宋_GB2312" w:hAnsi="Times New Roman" w:cs="Times New Roman"/>
                  <w:bCs w:val="0"/>
                  <w:color w:val="auto"/>
                  <w:sz w:val="18"/>
                  <w:szCs w:val="18"/>
                  <w:lang w:eastAsia="zh-CN"/>
                </w:rPr>
                <w:delText xml:space="preserve"> </w:delText>
              </w:r>
              <w:r w:rsidR="00B64270" w:rsidRPr="00BB7730" w:rsidDel="00AD243C">
                <w:rPr>
                  <w:rFonts w:ascii="Times New Roman" w:eastAsia="仿宋_GB2312" w:hAnsi="Times New Roman" w:cs="Times New Roman"/>
                  <w:color w:val="auto"/>
                  <w:sz w:val="18"/>
                  <w:szCs w:val="18"/>
                </w:rPr>
                <w:delText>into</w:delText>
              </w:r>
              <w:r w:rsidR="00B64270" w:rsidRPr="00BB7730" w:rsidDel="00AD243C">
                <w:rPr>
                  <w:rFonts w:ascii="Times New Roman" w:eastAsia="仿宋_GB2312" w:hAnsi="Times New Roman" w:cs="Times New Roman"/>
                  <w:b/>
                  <w:color w:val="auto"/>
                  <w:sz w:val="18"/>
                  <w:szCs w:val="18"/>
                </w:rPr>
                <w:delText xml:space="preserve"> TJ4S-1213-Sy15</w:delText>
              </w:r>
              <w:r w:rsidR="00B64270" w:rsidRPr="00BB7730" w:rsidDel="00AD243C">
                <w:rPr>
                  <w:rFonts w:ascii="Times New Roman" w:eastAsia="仿宋_GB2312" w:hAnsi="Times New Roman" w:cs="Times New Roman"/>
                  <w:color w:val="auto"/>
                  <w:sz w:val="18"/>
                  <w:szCs w:val="18"/>
                </w:rPr>
                <w:delText>. Bubble with nitrogen for 5±2min, then start the stirrer, adjust to 25±5℃ (target: 25℃). After stirring for 2h±15 min (target: 2h) at 25±5℃ (target: 25℃), stop stirring, turn off the nitrogen. Drain until there is no obvious drip. Move to next operation.</w:delText>
              </w:r>
            </w:del>
          </w:p>
        </w:tc>
        <w:tc>
          <w:tcPr>
            <w:tcW w:w="1046" w:type="pct"/>
            <w:vMerge w:val="restart"/>
            <w:shd w:val="clear" w:color="auto" w:fill="FFFFFF" w:themeFill="background1"/>
            <w:vAlign w:val="center"/>
            <w:tcPrChange w:id="8082" w:author="Xuning Wei12232" w:date="2026-07-27T18:11:00Z">
              <w:tcPr>
                <w:tcW w:w="1049" w:type="pct"/>
                <w:gridSpan w:val="5"/>
                <w:vMerge w:val="restart"/>
                <w:shd w:val="clear" w:color="auto" w:fill="FFFFFF" w:themeFill="background1"/>
                <w:vAlign w:val="center"/>
              </w:tcPr>
            </w:tcPrChange>
          </w:tcPr>
          <w:p w14:paraId="29DFABA1" w14:textId="77777777" w:rsidR="00153539" w:rsidRPr="00BB7730" w:rsidRDefault="00153539">
            <w:pPr>
              <w:pStyle w:val="afc"/>
              <w:numPr>
                <w:ilvl w:val="0"/>
                <w:numId w:val="165"/>
              </w:numPr>
              <w:ind w:firstLineChars="0"/>
              <w:rPr>
                <w:ins w:id="8083" w:author="He Han" w:date="2026-10-22T22:08:00Z"/>
                <w:rFonts w:ascii="Times New Roman" w:hAnsi="Times New Roman" w:cs="Times New Roman"/>
                <w:color w:val="auto"/>
                <w:sz w:val="18"/>
                <w:szCs w:val="18"/>
                <w:shd w:val="clear" w:color="auto" w:fill="FFFFFF"/>
              </w:rPr>
              <w:pPrChange w:id="8084" w:author="He Han" w:date="2026-10-22T22:10:00Z">
                <w:pPr>
                  <w:pStyle w:val="afc"/>
                  <w:numPr>
                    <w:numId w:val="156"/>
                  </w:numPr>
                  <w:ind w:left="420" w:firstLineChars="0" w:hanging="420"/>
                </w:pPr>
              </w:pPrChange>
            </w:pPr>
            <w:ins w:id="8085" w:author="He Han" w:date="2026-10-22T22:08: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04C816EF" w14:textId="77777777" w:rsidR="00153539" w:rsidRPr="00BB7730" w:rsidRDefault="00153539">
            <w:pPr>
              <w:pStyle w:val="afc"/>
              <w:numPr>
                <w:ilvl w:val="0"/>
                <w:numId w:val="165"/>
              </w:numPr>
              <w:ind w:firstLineChars="0"/>
              <w:rPr>
                <w:ins w:id="8086" w:author="He Han" w:date="2026-10-22T22:08:00Z"/>
                <w:rFonts w:ascii="Times New Roman" w:eastAsiaTheme="minorEastAsia" w:hAnsi="Times New Roman" w:cs="Times New Roman"/>
                <w:color w:val="auto"/>
                <w:sz w:val="18"/>
                <w:szCs w:val="18"/>
                <w:shd w:val="clear" w:color="auto" w:fill="FFFFFF"/>
                <w:lang w:eastAsia="zh-CN"/>
              </w:rPr>
              <w:pPrChange w:id="8087" w:author="He Han" w:date="2026-10-22T22:10:00Z">
                <w:pPr>
                  <w:pStyle w:val="afc"/>
                  <w:numPr>
                    <w:numId w:val="156"/>
                  </w:numPr>
                  <w:ind w:left="420" w:firstLineChars="0" w:hanging="420"/>
                </w:pPr>
              </w:pPrChange>
            </w:pPr>
            <w:ins w:id="8088" w:author="He Han" w:date="2026-10-22T22:08:00Z">
              <w:r w:rsidRPr="00BB7730">
                <w:rPr>
                  <w:rFonts w:ascii="Times New Roman" w:hAnsi="Times New Roman" w:cs="Times New Roman"/>
                  <w:color w:val="auto"/>
                  <w:sz w:val="18"/>
                  <w:szCs w:val="18"/>
                  <w:shd w:val="clear" w:color="auto" w:fill="FFFFFF"/>
                </w:rPr>
                <w:t>Agitator material: Hastelloy (N10276)</w:t>
              </w:r>
            </w:ins>
          </w:p>
          <w:p w14:paraId="0B248154" w14:textId="77777777" w:rsidR="00153539" w:rsidRPr="00BB7730" w:rsidRDefault="00153539">
            <w:pPr>
              <w:pStyle w:val="afc"/>
              <w:numPr>
                <w:ilvl w:val="0"/>
                <w:numId w:val="165"/>
              </w:numPr>
              <w:ind w:firstLineChars="0"/>
              <w:rPr>
                <w:ins w:id="8089" w:author="He Han" w:date="2026-10-22T22:08:00Z"/>
                <w:rFonts w:ascii="Times New Roman" w:eastAsiaTheme="minorEastAsia" w:hAnsi="Times New Roman" w:cs="Times New Roman"/>
                <w:color w:val="auto"/>
                <w:sz w:val="18"/>
                <w:szCs w:val="18"/>
                <w:shd w:val="clear" w:color="auto" w:fill="FFFFFF"/>
                <w:lang w:eastAsia="zh-CN"/>
              </w:rPr>
              <w:pPrChange w:id="8090" w:author="He Han" w:date="2026-10-22T22:10:00Z">
                <w:pPr>
                  <w:pStyle w:val="afc"/>
                  <w:numPr>
                    <w:numId w:val="156"/>
                  </w:numPr>
                  <w:ind w:left="420" w:firstLineChars="0" w:hanging="420"/>
                </w:pPr>
              </w:pPrChange>
            </w:pPr>
            <w:ins w:id="8091" w:author="He Han" w:date="2026-10-22T22:08:00Z">
              <w:r w:rsidRPr="00BB7730">
                <w:rPr>
                  <w:rFonts w:ascii="Times New Roman" w:hAnsi="Times New Roman" w:cs="Times New Roman"/>
                  <w:color w:val="0000FF"/>
                  <w:sz w:val="18"/>
                  <w:szCs w:val="18"/>
                  <w:shd w:val="clear" w:color="auto" w:fill="FFFFFF"/>
                </w:rPr>
                <w:t>Sieve plate: HC-22</w:t>
              </w:r>
            </w:ins>
          </w:p>
          <w:p w14:paraId="12823754" w14:textId="77777777" w:rsidR="00153539" w:rsidRPr="00BB7730" w:rsidRDefault="00153539">
            <w:pPr>
              <w:pStyle w:val="afc"/>
              <w:numPr>
                <w:ilvl w:val="0"/>
                <w:numId w:val="165"/>
              </w:numPr>
              <w:ind w:firstLineChars="0"/>
              <w:rPr>
                <w:ins w:id="8092" w:author="He Han" w:date="2026-10-22T22:08:00Z"/>
                <w:rFonts w:ascii="Times New Roman" w:hAnsi="Times New Roman" w:cs="Times New Roman"/>
                <w:color w:val="0000FF"/>
                <w:sz w:val="18"/>
                <w:szCs w:val="18"/>
                <w:shd w:val="clear" w:color="auto" w:fill="FFFFFF"/>
              </w:rPr>
              <w:pPrChange w:id="8093" w:author="He Han" w:date="2026-10-22T22:10:00Z">
                <w:pPr>
                  <w:pStyle w:val="afc"/>
                  <w:numPr>
                    <w:numId w:val="156"/>
                  </w:numPr>
                  <w:ind w:left="420" w:firstLineChars="0" w:hanging="420"/>
                </w:pPr>
              </w:pPrChange>
            </w:pPr>
            <w:ins w:id="8094"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289153C1" w14:textId="77777777" w:rsidR="00153539" w:rsidRPr="00BB7730" w:rsidRDefault="00153539">
            <w:pPr>
              <w:pStyle w:val="afc"/>
              <w:numPr>
                <w:ilvl w:val="0"/>
                <w:numId w:val="165"/>
              </w:numPr>
              <w:ind w:firstLineChars="0"/>
              <w:rPr>
                <w:ins w:id="8095" w:author="He Han" w:date="2026-10-22T22:08:00Z"/>
                <w:rFonts w:ascii="Times New Roman" w:hAnsi="Times New Roman" w:cs="Times New Roman"/>
                <w:color w:val="auto"/>
                <w:sz w:val="18"/>
                <w:szCs w:val="18"/>
                <w:shd w:val="clear" w:color="auto" w:fill="FFFFFF"/>
              </w:rPr>
              <w:pPrChange w:id="8096" w:author="He Han" w:date="2026-10-22T22:10:00Z">
                <w:pPr>
                  <w:pStyle w:val="afc"/>
                  <w:numPr>
                    <w:numId w:val="156"/>
                  </w:numPr>
                  <w:ind w:left="420" w:firstLineChars="0" w:hanging="420"/>
                </w:pPr>
              </w:pPrChange>
            </w:pPr>
            <w:ins w:id="8097" w:author="He Han" w:date="2026-10-22T22:08:00Z">
              <w:r w:rsidRPr="00BB7730">
                <w:rPr>
                  <w:rFonts w:ascii="Times New Roman" w:hAnsi="Times New Roman" w:cs="Times New Roman"/>
                  <w:color w:val="auto"/>
                  <w:sz w:val="18"/>
                  <w:szCs w:val="18"/>
                  <w:shd w:val="clear" w:color="auto" w:fill="FFFFFF"/>
                </w:rPr>
                <w:t>Sight glass: Glass</w:t>
              </w:r>
            </w:ins>
          </w:p>
          <w:p w14:paraId="6A46DC77" w14:textId="77777777" w:rsidR="00153539" w:rsidRPr="00BB7730" w:rsidRDefault="00153539">
            <w:pPr>
              <w:pStyle w:val="afc"/>
              <w:numPr>
                <w:ilvl w:val="0"/>
                <w:numId w:val="165"/>
              </w:numPr>
              <w:ind w:firstLineChars="0"/>
              <w:rPr>
                <w:ins w:id="8098" w:author="He Han" w:date="2026-10-22T22:08:00Z"/>
                <w:rFonts w:ascii="Times New Roman" w:hAnsi="Times New Roman" w:cs="Times New Roman"/>
                <w:color w:val="auto"/>
                <w:sz w:val="18"/>
                <w:szCs w:val="18"/>
                <w:shd w:val="clear" w:color="auto" w:fill="FFFFFF"/>
              </w:rPr>
              <w:pPrChange w:id="8099" w:author="He Han" w:date="2026-10-22T22:10:00Z">
                <w:pPr>
                  <w:pStyle w:val="afc"/>
                  <w:numPr>
                    <w:numId w:val="156"/>
                  </w:numPr>
                  <w:ind w:left="420" w:firstLineChars="0" w:hanging="420"/>
                </w:pPr>
              </w:pPrChange>
            </w:pPr>
            <w:ins w:id="8100" w:author="He Han" w:date="2026-10-22T22:08:00Z">
              <w:r w:rsidRPr="00BB7730">
                <w:rPr>
                  <w:rFonts w:ascii="Times New Roman" w:hAnsi="Times New Roman" w:cs="Times New Roman"/>
                  <w:color w:val="auto"/>
                  <w:sz w:val="18"/>
                  <w:szCs w:val="18"/>
                  <w:shd w:val="clear" w:color="auto" w:fill="FFFFFF"/>
                </w:rPr>
                <w:lastRenderedPageBreak/>
                <w:t>Transfer pump material: SS316+PTFE</w:t>
              </w:r>
            </w:ins>
          </w:p>
          <w:p w14:paraId="3B84BAC4" w14:textId="77777777" w:rsidR="00153539" w:rsidRPr="00BB7730" w:rsidRDefault="00153539">
            <w:pPr>
              <w:pStyle w:val="afc"/>
              <w:numPr>
                <w:ilvl w:val="0"/>
                <w:numId w:val="165"/>
              </w:numPr>
              <w:ind w:firstLineChars="0"/>
              <w:rPr>
                <w:ins w:id="8101" w:author="He Han" w:date="2026-10-22T22:08:00Z"/>
                <w:rFonts w:ascii="Times New Roman" w:hAnsi="Times New Roman" w:cs="Times New Roman"/>
                <w:color w:val="auto"/>
                <w:sz w:val="18"/>
                <w:szCs w:val="18"/>
                <w:shd w:val="clear" w:color="auto" w:fill="FFFFFF"/>
              </w:rPr>
              <w:pPrChange w:id="8102" w:author="He Han" w:date="2026-10-22T22:10:00Z">
                <w:pPr>
                  <w:pStyle w:val="afc"/>
                  <w:numPr>
                    <w:numId w:val="156"/>
                  </w:numPr>
                  <w:ind w:left="420" w:firstLineChars="0" w:hanging="420"/>
                </w:pPr>
              </w:pPrChange>
            </w:pPr>
            <w:ins w:id="8103" w:author="He Han" w:date="2026-10-22T22:08:00Z">
              <w:r w:rsidRPr="00BB7730">
                <w:rPr>
                  <w:rFonts w:ascii="Times New Roman" w:hAnsi="Times New Roman" w:cs="Times New Roman"/>
                  <w:color w:val="auto"/>
                  <w:sz w:val="18"/>
                  <w:szCs w:val="18"/>
                  <w:shd w:val="clear" w:color="auto" w:fill="FFFFFF"/>
                </w:rPr>
                <w:t>Thermometer well material: Hastelloy (C-276)</w:t>
              </w:r>
            </w:ins>
          </w:p>
          <w:p w14:paraId="6DFDBC81" w14:textId="77777777" w:rsidR="00153539" w:rsidRPr="00BB7730" w:rsidRDefault="00153539">
            <w:pPr>
              <w:pStyle w:val="afc"/>
              <w:numPr>
                <w:ilvl w:val="0"/>
                <w:numId w:val="165"/>
              </w:numPr>
              <w:ind w:firstLineChars="0"/>
              <w:rPr>
                <w:ins w:id="8104" w:author="He Han" w:date="2026-10-22T22:08:00Z"/>
                <w:rFonts w:ascii="Times New Roman" w:hAnsi="Times New Roman" w:cs="Times New Roman"/>
                <w:color w:val="auto"/>
                <w:sz w:val="18"/>
                <w:szCs w:val="18"/>
                <w:shd w:val="clear" w:color="auto" w:fill="FFFFFF"/>
              </w:rPr>
              <w:pPrChange w:id="8105" w:author="He Han" w:date="2026-10-22T22:10:00Z">
                <w:pPr>
                  <w:pStyle w:val="afc"/>
                  <w:numPr>
                    <w:numId w:val="156"/>
                  </w:numPr>
                  <w:ind w:left="420" w:firstLineChars="0" w:hanging="420"/>
                </w:pPr>
              </w:pPrChange>
            </w:pPr>
            <w:ins w:id="8106" w:author="He Han" w:date="2026-10-22T22:08:00Z">
              <w:r w:rsidRPr="00BB7730">
                <w:rPr>
                  <w:rFonts w:ascii="Times New Roman" w:hAnsi="Times New Roman" w:cs="Times New Roman"/>
                  <w:color w:val="auto"/>
                  <w:sz w:val="18"/>
                  <w:szCs w:val="18"/>
                  <w:shd w:val="clear" w:color="auto" w:fill="FFFFFF"/>
                </w:rPr>
                <w:t>Pipeline material: 316L</w:t>
              </w:r>
            </w:ins>
          </w:p>
          <w:p w14:paraId="3A358FC2" w14:textId="77777777" w:rsidR="00153539" w:rsidRPr="00BB7730" w:rsidRDefault="00153539">
            <w:pPr>
              <w:pStyle w:val="afc"/>
              <w:numPr>
                <w:ilvl w:val="0"/>
                <w:numId w:val="165"/>
              </w:numPr>
              <w:ind w:firstLineChars="0"/>
              <w:rPr>
                <w:ins w:id="8107" w:author="He Han" w:date="2026-10-22T22:08:00Z"/>
                <w:rFonts w:ascii="Times New Roman" w:hAnsi="Times New Roman" w:cs="Times New Roman"/>
                <w:color w:val="0000FF"/>
                <w:sz w:val="18"/>
                <w:szCs w:val="18"/>
                <w:shd w:val="clear" w:color="auto" w:fill="FFFFFF"/>
              </w:rPr>
              <w:pPrChange w:id="8108" w:author="He Han" w:date="2026-10-22T22:10:00Z">
                <w:pPr>
                  <w:pStyle w:val="afc"/>
                  <w:numPr>
                    <w:numId w:val="156"/>
                  </w:numPr>
                  <w:ind w:left="420" w:firstLineChars="0" w:hanging="420"/>
                </w:pPr>
              </w:pPrChange>
            </w:pPr>
            <w:ins w:id="8109"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33D8D8B9" w14:textId="77777777" w:rsidR="00153539" w:rsidRPr="00BB7730" w:rsidRDefault="00153539">
            <w:pPr>
              <w:pStyle w:val="afc"/>
              <w:numPr>
                <w:ilvl w:val="0"/>
                <w:numId w:val="165"/>
              </w:numPr>
              <w:ind w:firstLineChars="0"/>
              <w:rPr>
                <w:ins w:id="8110" w:author="He Han" w:date="2026-10-22T22:08:00Z"/>
                <w:rFonts w:ascii="Times New Roman" w:hAnsi="Times New Roman" w:cs="Times New Roman"/>
                <w:color w:val="auto"/>
                <w:sz w:val="18"/>
                <w:szCs w:val="18"/>
                <w:shd w:val="clear" w:color="auto" w:fill="FFFFFF"/>
              </w:rPr>
              <w:pPrChange w:id="8111" w:author="He Han" w:date="2026-10-22T22:10:00Z">
                <w:pPr>
                  <w:pStyle w:val="afc"/>
                  <w:numPr>
                    <w:numId w:val="156"/>
                  </w:numPr>
                  <w:ind w:left="420" w:firstLineChars="0" w:hanging="420"/>
                </w:pPr>
              </w:pPrChange>
            </w:pPr>
            <w:ins w:id="8112" w:author="He Han" w:date="2026-10-22T22:08:00Z">
              <w:r w:rsidRPr="00BB7730">
                <w:rPr>
                  <w:rFonts w:ascii="Times New Roman" w:hAnsi="Times New Roman" w:cs="Times New Roman"/>
                  <w:color w:val="auto"/>
                  <w:sz w:val="18"/>
                  <w:szCs w:val="18"/>
                  <w:shd w:val="clear" w:color="auto" w:fill="FFFFFF"/>
                </w:rPr>
                <w:t>Mass flow meter: SS</w:t>
              </w:r>
            </w:ins>
          </w:p>
          <w:p w14:paraId="20FF037B" w14:textId="77777777" w:rsidR="00153539" w:rsidRPr="00BB7730" w:rsidRDefault="00153539">
            <w:pPr>
              <w:pStyle w:val="afc"/>
              <w:numPr>
                <w:ilvl w:val="0"/>
                <w:numId w:val="165"/>
              </w:numPr>
              <w:ind w:firstLineChars="0"/>
              <w:rPr>
                <w:ins w:id="8113" w:author="He Han" w:date="2026-10-22T22:08:00Z"/>
                <w:rFonts w:ascii="Times New Roman" w:hAnsi="Times New Roman" w:cs="Times New Roman"/>
                <w:b/>
                <w:color w:val="auto"/>
                <w:sz w:val="18"/>
                <w:szCs w:val="18"/>
                <w:shd w:val="clear" w:color="auto" w:fill="FFFFFF"/>
              </w:rPr>
              <w:pPrChange w:id="8114" w:author="He Han" w:date="2026-10-22T22:10:00Z">
                <w:pPr>
                  <w:pStyle w:val="afc"/>
                  <w:numPr>
                    <w:numId w:val="156"/>
                  </w:numPr>
                  <w:ind w:left="420" w:firstLineChars="0" w:hanging="420"/>
                </w:pPr>
              </w:pPrChange>
            </w:pPr>
            <w:ins w:id="8115" w:author="He Han" w:date="2026-10-22T22:08: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72354A17" w14:textId="77777777" w:rsidR="00153539" w:rsidRPr="00BB7730" w:rsidRDefault="00153539">
            <w:pPr>
              <w:pStyle w:val="afc"/>
              <w:numPr>
                <w:ilvl w:val="0"/>
                <w:numId w:val="165"/>
              </w:numPr>
              <w:ind w:firstLineChars="0"/>
              <w:rPr>
                <w:ins w:id="8116" w:author="He Han" w:date="2026-10-22T22:08:00Z"/>
                <w:rFonts w:ascii="Times New Roman" w:eastAsiaTheme="minorEastAsia" w:hAnsi="Times New Roman" w:cs="Times New Roman"/>
                <w:color w:val="auto"/>
                <w:sz w:val="18"/>
                <w:szCs w:val="18"/>
                <w:shd w:val="clear" w:color="auto" w:fill="FFFFFF"/>
                <w:lang w:eastAsia="zh-CN"/>
              </w:rPr>
              <w:pPrChange w:id="8117" w:author="He Han" w:date="2026-10-22T22:10:00Z">
                <w:pPr>
                  <w:pStyle w:val="afc"/>
                  <w:numPr>
                    <w:numId w:val="156"/>
                  </w:numPr>
                  <w:ind w:left="420" w:firstLineChars="0" w:hanging="420"/>
                </w:pPr>
              </w:pPrChange>
            </w:pPr>
            <w:ins w:id="8118"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01684E58" w14:textId="77777777" w:rsidR="00153539" w:rsidRPr="00BB7730" w:rsidRDefault="00153539">
            <w:pPr>
              <w:pStyle w:val="afc"/>
              <w:numPr>
                <w:ilvl w:val="0"/>
                <w:numId w:val="165"/>
              </w:numPr>
              <w:ind w:firstLineChars="0"/>
              <w:rPr>
                <w:ins w:id="8119" w:author="He Han" w:date="2026-10-22T22:08:00Z"/>
                <w:rFonts w:ascii="Times New Roman" w:hAnsi="Times New Roman" w:cs="Times New Roman"/>
                <w:color w:val="auto"/>
                <w:sz w:val="18"/>
                <w:szCs w:val="18"/>
                <w:shd w:val="clear" w:color="auto" w:fill="FFFFFF"/>
              </w:rPr>
              <w:pPrChange w:id="8120" w:author="He Han" w:date="2026-10-22T22:10:00Z">
                <w:pPr>
                  <w:pStyle w:val="afc"/>
                  <w:numPr>
                    <w:numId w:val="156"/>
                  </w:numPr>
                  <w:ind w:left="420" w:firstLineChars="0" w:hanging="420"/>
                </w:pPr>
              </w:pPrChange>
            </w:pPr>
            <w:ins w:id="8121"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19922E5C" w14:textId="77777777" w:rsidR="00153539" w:rsidRPr="00BB7730" w:rsidRDefault="00153539">
            <w:pPr>
              <w:pStyle w:val="afc"/>
              <w:numPr>
                <w:ilvl w:val="0"/>
                <w:numId w:val="165"/>
              </w:numPr>
              <w:ind w:firstLineChars="0"/>
              <w:rPr>
                <w:ins w:id="8122" w:author="He Han" w:date="2026-10-22T22:08:00Z"/>
                <w:rFonts w:ascii="Times New Roman" w:hAnsi="Times New Roman" w:cs="Times New Roman"/>
                <w:color w:val="auto"/>
                <w:sz w:val="18"/>
                <w:szCs w:val="18"/>
                <w:shd w:val="clear" w:color="auto" w:fill="FFFFFF"/>
              </w:rPr>
              <w:pPrChange w:id="8123" w:author="He Han" w:date="2026-10-22T22:10:00Z">
                <w:pPr>
                  <w:pStyle w:val="afc"/>
                  <w:numPr>
                    <w:numId w:val="156"/>
                  </w:numPr>
                  <w:ind w:left="420" w:firstLineChars="0" w:hanging="420"/>
                </w:pPr>
              </w:pPrChange>
            </w:pPr>
            <w:ins w:id="8124"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18092F3B" w14:textId="77777777" w:rsidR="00153539" w:rsidRPr="00BB7730" w:rsidRDefault="00153539">
            <w:pPr>
              <w:pStyle w:val="afc"/>
              <w:numPr>
                <w:ilvl w:val="0"/>
                <w:numId w:val="165"/>
              </w:numPr>
              <w:ind w:firstLineChars="0"/>
              <w:rPr>
                <w:ins w:id="8125" w:author="He Han" w:date="2026-10-22T22:08:00Z"/>
                <w:rFonts w:ascii="Times New Roman" w:hAnsi="Times New Roman" w:cs="Times New Roman"/>
                <w:color w:val="auto"/>
                <w:sz w:val="18"/>
                <w:szCs w:val="18"/>
                <w:shd w:val="clear" w:color="auto" w:fill="FFFFFF"/>
              </w:rPr>
              <w:pPrChange w:id="8126" w:author="He Han" w:date="2026-10-22T22:10:00Z">
                <w:pPr>
                  <w:pStyle w:val="afc"/>
                  <w:numPr>
                    <w:numId w:val="156"/>
                  </w:numPr>
                  <w:ind w:left="420" w:firstLineChars="0" w:hanging="420"/>
                </w:pPr>
              </w:pPrChange>
            </w:pPr>
            <w:ins w:id="8127" w:author="He Han" w:date="2026-10-22T22:08: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381F596D" w14:textId="4EC5D50F" w:rsidR="000B3418" w:rsidRPr="00BB7730" w:rsidDel="00153539" w:rsidRDefault="000B3418" w:rsidP="000B3418">
            <w:pPr>
              <w:rPr>
                <w:ins w:id="8128" w:author="Xuning Wei12232" w:date="2026-07-27T17:21:00Z"/>
                <w:del w:id="8129" w:author="He Han" w:date="2026-10-22T22:08:00Z"/>
                <w:rFonts w:ascii="Times New Roman" w:hAnsi="Times New Roman" w:cs="Times New Roman"/>
                <w:color w:val="auto"/>
                <w:sz w:val="18"/>
                <w:szCs w:val="18"/>
                <w:shd w:val="clear" w:color="auto" w:fill="FFFFFF"/>
              </w:rPr>
            </w:pPr>
            <w:ins w:id="8130" w:author="Xuning Wei12232" w:date="2026-07-27T17:21:00Z">
              <w:del w:id="8131" w:author="He Han" w:date="2026-10-12T13:44:00Z">
                <w:r w:rsidRPr="00BB7730" w:rsidDel="000E3A98">
                  <w:rPr>
                    <w:rFonts w:ascii="Times New Roman" w:hAnsi="Times New Roman" w:cs="Times New Roman"/>
                    <w:color w:val="00B0F0"/>
                    <w:sz w:val="18"/>
                    <w:szCs w:val="18"/>
                    <w:shd w:val="clear" w:color="auto" w:fill="FFFFFF"/>
                    <w:rPrChange w:id="8132" w:author="He Han" w:date="2026-10-12T14:27: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8133" w:author="He Han" w:date="2026-10-12T14:27: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8134" w:author="He Han" w:date="2026-10-12T14:27:00Z">
                      <w:rPr>
                        <w:rFonts w:ascii="Times New Roman" w:hAnsi="Times New Roman" w:cs="Times New Roman"/>
                        <w:color w:val="auto"/>
                        <w:sz w:val="18"/>
                        <w:szCs w:val="18"/>
                        <w:shd w:val="clear" w:color="auto" w:fill="FFFFFF"/>
                      </w:rPr>
                    </w:rPrChange>
                  </w:rPr>
                  <w:delText>material:</w:delText>
                </w:r>
              </w:del>
              <w:del w:id="8135" w:author="He Han" w:date="2026-10-22T22:08:00Z">
                <w:r w:rsidRPr="00BB7730" w:rsidDel="00153539">
                  <w:rPr>
                    <w:rFonts w:ascii="Times New Roman" w:hAnsi="Times New Roman" w:cs="Times New Roman"/>
                    <w:color w:val="auto"/>
                    <w:sz w:val="18"/>
                    <w:szCs w:val="18"/>
                    <w:shd w:val="clear" w:color="auto" w:fill="FFFFFF"/>
                  </w:rPr>
                  <w:delText xml:space="preserve"> Hastelloy (C-276)</w:delText>
                </w:r>
              </w:del>
            </w:ins>
          </w:p>
          <w:p w14:paraId="25B67A79" w14:textId="789EB597" w:rsidR="000B3418" w:rsidRPr="00BB7730" w:rsidDel="00153539" w:rsidRDefault="000B3418" w:rsidP="000B3418">
            <w:pPr>
              <w:rPr>
                <w:ins w:id="8136" w:author="Xuning Wei12232" w:date="2026-07-27T17:21:00Z"/>
                <w:del w:id="8137" w:author="He Han" w:date="2026-10-22T22:08:00Z"/>
                <w:rFonts w:ascii="Times New Roman" w:eastAsiaTheme="minorEastAsia" w:hAnsi="Times New Roman" w:cs="Times New Roman"/>
                <w:color w:val="auto"/>
                <w:sz w:val="18"/>
                <w:szCs w:val="18"/>
                <w:shd w:val="clear" w:color="auto" w:fill="FFFFFF"/>
                <w:lang w:eastAsia="zh-CN"/>
              </w:rPr>
            </w:pPr>
            <w:ins w:id="8138" w:author="Xuning Wei12232" w:date="2026-07-27T17:21:00Z">
              <w:del w:id="8139" w:author="He Han" w:date="2026-10-22T22:08:00Z">
                <w:r w:rsidRPr="00BB7730" w:rsidDel="00153539">
                  <w:rPr>
                    <w:rFonts w:ascii="Times New Roman" w:hAnsi="Times New Roman" w:cs="Times New Roman"/>
                    <w:color w:val="auto"/>
                    <w:sz w:val="18"/>
                    <w:szCs w:val="18"/>
                    <w:shd w:val="clear" w:color="auto" w:fill="FFFFFF"/>
                  </w:rPr>
                  <w:delText xml:space="preserve">Agitator material: </w:delText>
                </w:r>
              </w:del>
              <w:del w:id="8140" w:author="He Han" w:date="2026-10-12T14:10:00Z">
                <w:r w:rsidRPr="00BB7730" w:rsidDel="000039D7">
                  <w:rPr>
                    <w:rFonts w:ascii="Times New Roman" w:hAnsi="Times New Roman" w:cs="Times New Roman"/>
                  </w:rPr>
                  <w:delText xml:space="preserve"> </w:delText>
                </w:r>
              </w:del>
              <w:del w:id="8141" w:author="He Han" w:date="2026-10-22T22:08: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64853F8F" w14:textId="7F6437CC" w:rsidR="000B3418" w:rsidRPr="00BB7730" w:rsidDel="00153539" w:rsidRDefault="000B3418" w:rsidP="000B3418">
            <w:pPr>
              <w:rPr>
                <w:ins w:id="8142" w:author="Xuning Wei12232" w:date="2026-07-27T17:21:00Z"/>
                <w:del w:id="8143" w:author="He Han" w:date="2026-10-22T22:08:00Z"/>
                <w:rFonts w:ascii="Times New Roman" w:hAnsi="Times New Roman" w:cs="Times New Roman"/>
                <w:color w:val="0000FF"/>
                <w:sz w:val="18"/>
                <w:szCs w:val="18"/>
                <w:shd w:val="clear" w:color="auto" w:fill="FFFFFF"/>
              </w:rPr>
            </w:pPr>
            <w:ins w:id="8144" w:author="Xuning Wei12232" w:date="2026-07-27T17:21:00Z">
              <w:del w:id="8145"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66E4355A" w14:textId="42BD94F4" w:rsidR="000B3418" w:rsidRPr="00BB7730" w:rsidDel="00153539" w:rsidRDefault="000B3418" w:rsidP="000B3418">
            <w:pPr>
              <w:rPr>
                <w:ins w:id="8146" w:author="Xuning Wei12232" w:date="2026-07-27T17:21:00Z"/>
                <w:del w:id="8147" w:author="He Han" w:date="2026-10-22T22:08:00Z"/>
                <w:rFonts w:ascii="Times New Roman" w:hAnsi="Times New Roman" w:cs="Times New Roman"/>
                <w:color w:val="auto"/>
                <w:sz w:val="18"/>
                <w:szCs w:val="18"/>
                <w:shd w:val="clear" w:color="auto" w:fill="FFFFFF"/>
              </w:rPr>
            </w:pPr>
            <w:ins w:id="8148" w:author="Xuning Wei12232" w:date="2026-07-27T17:21:00Z">
              <w:del w:id="8149"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5BDFA6D1" w14:textId="1CBDA168" w:rsidR="000B3418" w:rsidRPr="00BB7730" w:rsidDel="00153539" w:rsidRDefault="000B3418" w:rsidP="000B3418">
            <w:pPr>
              <w:rPr>
                <w:ins w:id="8150" w:author="Xuning Wei12232" w:date="2026-07-27T17:21:00Z"/>
                <w:del w:id="8151" w:author="He Han" w:date="2026-10-22T22:08:00Z"/>
                <w:rFonts w:ascii="Times New Roman" w:hAnsi="Times New Roman" w:cs="Times New Roman"/>
                <w:color w:val="auto"/>
                <w:sz w:val="18"/>
                <w:szCs w:val="18"/>
                <w:shd w:val="clear" w:color="auto" w:fill="FFFFFF"/>
              </w:rPr>
            </w:pPr>
            <w:ins w:id="8152" w:author="Xuning Wei12232" w:date="2026-07-27T17:21:00Z">
              <w:del w:id="8153"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del w:id="8154" w:author="He Han" w:date="2026-10-12T14:11:00Z">
                <w:r w:rsidRPr="00BB7730" w:rsidDel="000039D7">
                  <w:rPr>
                    <w:rFonts w:ascii="Times New Roman" w:hAnsi="Times New Roman" w:cs="Times New Roman"/>
                    <w:color w:val="auto"/>
                    <w:sz w:val="18"/>
                    <w:szCs w:val="18"/>
                    <w:shd w:val="clear" w:color="auto" w:fill="FFFFFF"/>
                  </w:rPr>
                  <w:delText>,</w:delText>
                </w:r>
              </w:del>
            </w:ins>
          </w:p>
          <w:p w14:paraId="2E0F9A0F" w14:textId="5A51FCD9" w:rsidR="000B3418" w:rsidRPr="00BB7730" w:rsidDel="00153539" w:rsidRDefault="000B3418" w:rsidP="000B3418">
            <w:pPr>
              <w:rPr>
                <w:ins w:id="8155" w:author="Xuning Wei12232" w:date="2026-07-27T17:21:00Z"/>
                <w:del w:id="8156" w:author="He Han" w:date="2026-10-22T22:08:00Z"/>
                <w:rFonts w:ascii="Times New Roman" w:hAnsi="Times New Roman" w:cs="Times New Roman"/>
                <w:color w:val="auto"/>
                <w:sz w:val="18"/>
                <w:szCs w:val="18"/>
                <w:shd w:val="clear" w:color="auto" w:fill="FFFFFF"/>
              </w:rPr>
            </w:pPr>
            <w:ins w:id="8157" w:author="Xuning Wei12232" w:date="2026-07-27T17:21:00Z">
              <w:del w:id="8158"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27960E23" w14:textId="165E07E5" w:rsidR="000B3418" w:rsidRPr="00BB7730" w:rsidDel="00153539" w:rsidRDefault="000B3418" w:rsidP="000B3418">
            <w:pPr>
              <w:rPr>
                <w:ins w:id="8159" w:author="Xuning Wei12232" w:date="2026-07-27T17:21:00Z"/>
                <w:del w:id="8160" w:author="He Han" w:date="2026-10-22T22:08:00Z"/>
                <w:rFonts w:ascii="Times New Roman" w:hAnsi="Times New Roman" w:cs="Times New Roman"/>
                <w:color w:val="auto"/>
                <w:sz w:val="18"/>
                <w:szCs w:val="18"/>
                <w:shd w:val="clear" w:color="auto" w:fill="FFFFFF"/>
              </w:rPr>
            </w:pPr>
            <w:ins w:id="8161" w:author="Xuning Wei12232" w:date="2026-07-27T17:21:00Z">
              <w:del w:id="8162"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42A922A4" w14:textId="275F600A" w:rsidR="000B3418" w:rsidRPr="00BB7730" w:rsidDel="00153539" w:rsidRDefault="000B3418" w:rsidP="000B3418">
            <w:pPr>
              <w:rPr>
                <w:ins w:id="8163" w:author="Xuning Wei12232" w:date="2026-07-27T17:21:00Z"/>
                <w:del w:id="8164" w:author="He Han" w:date="2026-10-22T22:08:00Z"/>
                <w:rFonts w:ascii="Times New Roman" w:hAnsi="Times New Roman" w:cs="Times New Roman"/>
                <w:color w:val="FF0000"/>
                <w:sz w:val="18"/>
                <w:szCs w:val="18"/>
                <w:shd w:val="clear" w:color="auto" w:fill="FFFFFF"/>
                <w:rPrChange w:id="8165" w:author="Johan Granander" w:date="2026-07-28T15:02:00Z">
                  <w:rPr>
                    <w:ins w:id="8166" w:author="Xuning Wei12232" w:date="2026-07-27T17:21:00Z"/>
                    <w:del w:id="8167" w:author="He Han" w:date="2026-10-22T22:08:00Z"/>
                    <w:rFonts w:ascii="Times New Roman" w:hAnsi="Times New Roman" w:cs="Times New Roman"/>
                    <w:color w:val="FF0000"/>
                    <w:sz w:val="18"/>
                    <w:szCs w:val="18"/>
                    <w:shd w:val="clear" w:color="auto" w:fill="FFFFFF"/>
                    <w:lang w:val="sv-SE"/>
                  </w:rPr>
                </w:rPrChange>
              </w:rPr>
            </w:pPr>
            <w:ins w:id="8168" w:author="Xuning Wei12232" w:date="2026-07-27T17:21:00Z">
              <w:del w:id="8169" w:author="He Han" w:date="2026-10-22T22:08:00Z">
                <w:r w:rsidRPr="00BB7730" w:rsidDel="00153539">
                  <w:rPr>
                    <w:rFonts w:ascii="Times New Roman" w:hAnsi="Times New Roman" w:cs="Times New Roman"/>
                    <w:color w:val="FF0000"/>
                    <w:sz w:val="18"/>
                    <w:szCs w:val="18"/>
                    <w:shd w:val="clear" w:color="auto" w:fill="FFFFFF"/>
                    <w:rPrChange w:id="8170"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6DA2C3D1" w14:textId="10F43308" w:rsidR="000B3418" w:rsidRPr="00BB7730" w:rsidDel="00153539" w:rsidRDefault="000B3418" w:rsidP="000B3418">
            <w:pPr>
              <w:rPr>
                <w:ins w:id="8171" w:author="Xuning Wei12232" w:date="2026-07-27T17:21:00Z"/>
                <w:del w:id="8172" w:author="He Han" w:date="2026-10-22T22:08:00Z"/>
                <w:rFonts w:ascii="Times New Roman" w:hAnsi="Times New Roman" w:cs="Times New Roman"/>
                <w:color w:val="auto"/>
                <w:sz w:val="18"/>
                <w:szCs w:val="18"/>
                <w:shd w:val="clear" w:color="auto" w:fill="FFFFFF"/>
                <w:rPrChange w:id="8173" w:author="Johan Granander" w:date="2026-07-28T15:02:00Z">
                  <w:rPr>
                    <w:ins w:id="8174" w:author="Xuning Wei12232" w:date="2026-07-27T17:21:00Z"/>
                    <w:del w:id="8175" w:author="He Han" w:date="2026-10-22T22:08:00Z"/>
                    <w:rFonts w:ascii="Times New Roman" w:hAnsi="Times New Roman" w:cs="Times New Roman"/>
                    <w:color w:val="auto"/>
                    <w:sz w:val="18"/>
                    <w:szCs w:val="18"/>
                    <w:shd w:val="clear" w:color="auto" w:fill="FFFFFF"/>
                    <w:lang w:val="sv-SE"/>
                  </w:rPr>
                </w:rPrChange>
              </w:rPr>
            </w:pPr>
            <w:ins w:id="8176" w:author="Xuning Wei12232" w:date="2026-07-27T17:21:00Z">
              <w:del w:id="8177" w:author="He Han" w:date="2026-10-22T22:08:00Z">
                <w:r w:rsidRPr="00BB7730" w:rsidDel="00153539">
                  <w:rPr>
                    <w:rFonts w:ascii="Times New Roman" w:hAnsi="Times New Roman" w:cs="Times New Roman"/>
                    <w:color w:val="auto"/>
                    <w:sz w:val="18"/>
                    <w:szCs w:val="18"/>
                    <w:shd w:val="clear" w:color="auto" w:fill="FFFFFF"/>
                    <w:rPrChange w:id="8178"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183F2BC1" w14:textId="66F0F186" w:rsidR="000B3418" w:rsidRPr="00BB7730" w:rsidDel="00153539" w:rsidRDefault="000B3418" w:rsidP="000B3418">
            <w:pPr>
              <w:rPr>
                <w:ins w:id="8179" w:author="Xuning Wei12232" w:date="2026-07-27T17:21:00Z"/>
                <w:del w:id="8180" w:author="He Han" w:date="2026-10-22T22:08:00Z"/>
                <w:rFonts w:ascii="Times New Roman" w:hAnsi="Times New Roman" w:cs="Times New Roman"/>
                <w:b/>
                <w:color w:val="auto"/>
                <w:sz w:val="18"/>
                <w:szCs w:val="18"/>
                <w:shd w:val="clear" w:color="auto" w:fill="FFFFFF"/>
              </w:rPr>
            </w:pPr>
            <w:ins w:id="8181" w:author="Xuning Wei12232" w:date="2026-07-27T17:21:00Z">
              <w:del w:id="8182"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8183" w:author="He Han" w:date="2026-10-12T14:10:00Z">
                <w:r w:rsidRPr="00BB7730" w:rsidDel="000039D7">
                  <w:rPr>
                    <w:rFonts w:ascii="Times New Roman" w:hAnsi="Times New Roman" w:cs="Times New Roman"/>
                    <w:color w:val="auto"/>
                    <w:sz w:val="18"/>
                    <w:szCs w:val="18"/>
                    <w:shd w:val="clear" w:color="auto" w:fill="FFFFFF"/>
                  </w:rPr>
                  <w:delText>304 &amp; 316L</w:delText>
                </w:r>
              </w:del>
            </w:ins>
          </w:p>
          <w:p w14:paraId="4A7E4449" w14:textId="314367C8" w:rsidR="000B3418" w:rsidRPr="00BB7730" w:rsidDel="00153539" w:rsidRDefault="000B3418" w:rsidP="000B3418">
            <w:pPr>
              <w:rPr>
                <w:ins w:id="8184" w:author="Xuning Wei12232" w:date="2026-07-27T17:21:00Z"/>
                <w:del w:id="8185" w:author="He Han" w:date="2026-10-22T22:08:00Z"/>
                <w:rFonts w:ascii="Times New Roman" w:eastAsiaTheme="minorEastAsia" w:hAnsi="Times New Roman" w:cs="Times New Roman"/>
                <w:color w:val="auto"/>
                <w:sz w:val="18"/>
                <w:szCs w:val="18"/>
                <w:shd w:val="clear" w:color="auto" w:fill="FFFFFF"/>
                <w:lang w:eastAsia="zh-CN"/>
              </w:rPr>
            </w:pPr>
            <w:ins w:id="8186" w:author="Xuning Wei12232" w:date="2026-07-27T17:21:00Z">
              <w:del w:id="8187"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690E6EB2" w14:textId="01F123F3" w:rsidR="000B3418" w:rsidRPr="00BB7730" w:rsidDel="00153539" w:rsidRDefault="000B3418" w:rsidP="000B3418">
            <w:pPr>
              <w:rPr>
                <w:ins w:id="8188" w:author="Xuning Wei12232" w:date="2026-07-27T17:21:00Z"/>
                <w:del w:id="8189" w:author="He Han" w:date="2026-10-22T22:08:00Z"/>
                <w:rFonts w:ascii="Times New Roman" w:hAnsi="Times New Roman" w:cs="Times New Roman"/>
                <w:color w:val="auto"/>
                <w:sz w:val="18"/>
                <w:szCs w:val="18"/>
                <w:shd w:val="clear" w:color="auto" w:fill="FFFFFF"/>
              </w:rPr>
            </w:pPr>
            <w:ins w:id="8190" w:author="Xuning Wei12232" w:date="2026-07-27T17:21:00Z">
              <w:del w:id="8191"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08E83667" w14:textId="34ED6189" w:rsidR="00143102" w:rsidRPr="00BB7730" w:rsidDel="00153539" w:rsidRDefault="000B3418" w:rsidP="000B3418">
            <w:pPr>
              <w:jc w:val="both"/>
              <w:rPr>
                <w:del w:id="8192" w:author="He Han" w:date="2026-10-22T22:08:00Z"/>
                <w:rFonts w:ascii="Times New Roman" w:hAnsi="Times New Roman" w:cs="Times New Roman"/>
                <w:color w:val="auto"/>
                <w:sz w:val="18"/>
                <w:szCs w:val="18"/>
                <w:shd w:val="clear" w:color="auto" w:fill="FFFFFF"/>
              </w:rPr>
            </w:pPr>
            <w:ins w:id="8193" w:author="Xuning Wei12232" w:date="2026-07-27T17:21:00Z">
              <w:del w:id="8194" w:author="He Han" w:date="2026-10-22T22:08:00Z">
                <w:r w:rsidRPr="00BB7730" w:rsidDel="00153539">
                  <w:rPr>
                    <w:rFonts w:ascii="Times New Roman" w:hAnsi="Times New Roman" w:cs="Times New Roman"/>
                    <w:color w:val="0000FF"/>
                    <w:sz w:val="18"/>
                    <w:szCs w:val="18"/>
                  </w:rPr>
                  <w:delText xml:space="preserve">Mechanical seal: </w:delText>
                </w:r>
              </w:del>
              <w:del w:id="8195" w:author="He Han" w:date="2026-10-12T14:10:00Z">
                <w:r w:rsidRPr="00BB7730" w:rsidDel="000039D7">
                  <w:rPr>
                    <w:rFonts w:ascii="Times New Roman" w:hAnsi="Times New Roman" w:cs="Times New Roman"/>
                    <w:color w:val="0000FF"/>
                    <w:sz w:val="18"/>
                    <w:szCs w:val="18"/>
                    <w:shd w:val="clear" w:color="auto" w:fill="FFFFFF"/>
                  </w:rPr>
                  <w:delText>304SS</w:delText>
                </w:r>
              </w:del>
              <w:del w:id="8196" w:author="He Han" w:date="2026-10-22T22:08:00Z">
                <w:r w:rsidRPr="00BB7730" w:rsidDel="00153539">
                  <w:rPr>
                    <w:rFonts w:ascii="Times New Roman" w:hAnsi="Times New Roman" w:cs="Times New Roman"/>
                    <w:color w:val="0000FF"/>
                    <w:sz w:val="18"/>
                    <w:szCs w:val="18"/>
                    <w:shd w:val="clear" w:color="auto" w:fill="FFFFFF"/>
                  </w:rPr>
                  <w:delText xml:space="preserve"> &amp; PTFE &amp; FFKM Gloves: </w:delText>
                </w:r>
              </w:del>
              <w:del w:id="8197" w:author="He Han" w:date="2026-10-19T16:38:00Z">
                <w:r w:rsidRPr="00BB7730" w:rsidDel="00467D71">
                  <w:rPr>
                    <w:rFonts w:ascii="Times New Roman" w:hAnsi="Times New Roman" w:cs="Times New Roman"/>
                    <w:color w:val="0000FF"/>
                    <w:sz w:val="18"/>
                    <w:szCs w:val="18"/>
                    <w:shd w:val="clear" w:color="auto" w:fill="FFFFFF"/>
                  </w:rPr>
                  <w:delText>CSPE</w:delText>
                </w:r>
              </w:del>
            </w:ins>
            <w:del w:id="8198" w:author="He Han" w:date="2026-10-22T22:08:00Z">
              <w:r w:rsidR="00143102" w:rsidRPr="00BB7730" w:rsidDel="00153539">
                <w:rPr>
                  <w:rFonts w:ascii="Times New Roman" w:hAnsi="Times New Roman" w:cs="Times New Roman"/>
                  <w:color w:val="auto"/>
                  <w:sz w:val="18"/>
                  <w:szCs w:val="18"/>
                  <w:shd w:val="clear" w:color="auto" w:fill="FFFFFF"/>
                </w:rPr>
                <w:delText>Transfer pump material:SS</w:delText>
              </w:r>
            </w:del>
            <w:ins w:id="8199" w:author="Johan Granander" w:date="2026-05-04T11:51:00Z">
              <w:del w:id="8200" w:author="He Han" w:date="2026-10-22T22:08:00Z">
                <w:r w:rsidR="00584F5A" w:rsidRPr="00BB7730" w:rsidDel="00153539">
                  <w:rPr>
                    <w:rFonts w:ascii="Times New Roman" w:hAnsi="Times New Roman" w:cs="Times New Roman"/>
                    <w:color w:val="auto"/>
                    <w:sz w:val="18"/>
                    <w:szCs w:val="18"/>
                    <w:shd w:val="clear" w:color="auto" w:fill="FFFFFF"/>
                  </w:rPr>
                  <w:delText>material: SS</w:delText>
                </w:r>
              </w:del>
            </w:ins>
            <w:del w:id="8201" w:author="He Han" w:date="2026-10-22T22:08:00Z">
              <w:r w:rsidR="00143102" w:rsidRPr="00BB7730" w:rsidDel="00153539">
                <w:rPr>
                  <w:rFonts w:ascii="Times New Roman" w:hAnsi="Times New Roman" w:cs="Times New Roman"/>
                  <w:color w:val="auto"/>
                  <w:sz w:val="18"/>
                  <w:szCs w:val="18"/>
                  <w:shd w:val="clear" w:color="auto" w:fill="FFFFFF"/>
                </w:rPr>
                <w:delText>316+PTFE</w:delText>
              </w:r>
            </w:del>
          </w:p>
          <w:p w14:paraId="4F7BBDE5" w14:textId="11C3904D" w:rsidR="00143102" w:rsidRPr="00BB7730" w:rsidDel="00153539" w:rsidRDefault="00143102" w:rsidP="0030647B">
            <w:pPr>
              <w:jc w:val="both"/>
              <w:rPr>
                <w:del w:id="8202" w:author="He Han" w:date="2026-10-22T22:08:00Z"/>
                <w:rFonts w:ascii="Times New Roman" w:eastAsia="仿宋_GB2312" w:hAnsi="Times New Roman" w:cs="Times New Roman"/>
                <w:color w:val="auto"/>
                <w:sz w:val="18"/>
                <w:szCs w:val="18"/>
              </w:rPr>
            </w:pPr>
            <w:del w:id="8203" w:author="He Han" w:date="2026-10-22T22:08:00Z">
              <w:r w:rsidRPr="00BB7730" w:rsidDel="00153539">
                <w:rPr>
                  <w:rFonts w:ascii="Times New Roman" w:eastAsia="仿宋_GB2312" w:hAnsi="Times New Roman" w:cs="Times New Roman"/>
                  <w:color w:val="auto"/>
                  <w:sz w:val="18"/>
                  <w:szCs w:val="18"/>
                </w:rPr>
                <w:delText>Charging line: SS</w:delText>
              </w:r>
            </w:del>
          </w:p>
          <w:p w14:paraId="5930E809" w14:textId="5060403E" w:rsidR="00143102" w:rsidRPr="00BB7730" w:rsidDel="00153539" w:rsidRDefault="00143102" w:rsidP="0030647B">
            <w:pPr>
              <w:jc w:val="both"/>
              <w:rPr>
                <w:del w:id="8204" w:author="He Han" w:date="2026-10-22T22:08:00Z"/>
                <w:rFonts w:ascii="Times New Roman" w:eastAsia="仿宋_GB2312" w:hAnsi="Times New Roman" w:cs="Times New Roman"/>
                <w:color w:val="auto"/>
                <w:sz w:val="18"/>
                <w:szCs w:val="18"/>
                <w:lang w:val="en-IE"/>
                <w:rPrChange w:id="8205" w:author="Johan Granander" w:date="2026-07-28T15:02:00Z">
                  <w:rPr>
                    <w:del w:id="8206" w:author="He Han" w:date="2026-10-22T22:08:00Z"/>
                    <w:rFonts w:ascii="Times New Roman" w:eastAsia="仿宋_GB2312" w:hAnsi="Times New Roman" w:cs="Times New Roman"/>
                    <w:color w:val="auto"/>
                    <w:sz w:val="18"/>
                    <w:szCs w:val="18"/>
                  </w:rPr>
                </w:rPrChange>
              </w:rPr>
            </w:pPr>
            <w:del w:id="8207" w:author="He Han" w:date="2026-10-22T22:08:00Z">
              <w:r w:rsidRPr="00BB7730" w:rsidDel="00153539">
                <w:rPr>
                  <w:rFonts w:ascii="Times New Roman" w:hAnsi="Times New Roman" w:cs="Times New Roman"/>
                  <w:color w:val="auto"/>
                  <w:sz w:val="18"/>
                  <w:szCs w:val="18"/>
                  <w:shd w:val="clear" w:color="auto" w:fill="FFFFFF"/>
                  <w:lang w:val="en-IE"/>
                  <w:rPrChange w:id="8208"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8209" w:author="Johan Granander" w:date="2026-07-28T15:02:00Z">
                    <w:rPr>
                      <w:rFonts w:ascii="Times New Roman" w:eastAsia="仿宋_GB2312" w:hAnsi="Times New Roman" w:cs="Times New Roman"/>
                      <w:color w:val="auto"/>
                      <w:sz w:val="18"/>
                      <w:szCs w:val="18"/>
                    </w:rPr>
                  </w:rPrChange>
                </w:rPr>
                <w:delText>PTFE</w:delText>
              </w:r>
            </w:del>
          </w:p>
          <w:p w14:paraId="4442860C" w14:textId="178D5DEC" w:rsidR="00143102" w:rsidRPr="00BB7730" w:rsidDel="00153539" w:rsidRDefault="00143102" w:rsidP="0030647B">
            <w:pPr>
              <w:jc w:val="both"/>
              <w:rPr>
                <w:del w:id="8210" w:author="He Han" w:date="2026-10-22T22:08:00Z"/>
                <w:rFonts w:ascii="Times New Roman" w:hAnsi="Times New Roman" w:cs="Times New Roman"/>
                <w:color w:val="auto"/>
                <w:sz w:val="18"/>
                <w:szCs w:val="18"/>
                <w:shd w:val="clear" w:color="auto" w:fill="FFFFFF"/>
                <w:lang w:val="en-IE"/>
                <w:rPrChange w:id="8211" w:author="Johan Granander" w:date="2026-07-28T15:02:00Z">
                  <w:rPr>
                    <w:del w:id="8212" w:author="He Han" w:date="2026-10-22T22:08:00Z"/>
                    <w:rFonts w:ascii="Times New Roman" w:hAnsi="Times New Roman" w:cs="Times New Roman"/>
                    <w:color w:val="auto"/>
                    <w:sz w:val="18"/>
                    <w:szCs w:val="18"/>
                    <w:shd w:val="clear" w:color="auto" w:fill="FFFFFF"/>
                  </w:rPr>
                </w:rPrChange>
              </w:rPr>
            </w:pPr>
            <w:del w:id="8213" w:author="He Han" w:date="2026-10-22T22:08:00Z">
              <w:r w:rsidRPr="00BB7730" w:rsidDel="00153539">
                <w:rPr>
                  <w:rFonts w:ascii="Times New Roman" w:hAnsi="Times New Roman" w:cs="Times New Roman"/>
                  <w:color w:val="auto"/>
                  <w:sz w:val="18"/>
                  <w:szCs w:val="18"/>
                  <w:shd w:val="clear" w:color="auto" w:fill="FFFFFF"/>
                  <w:lang w:val="en-IE"/>
                  <w:rPrChange w:id="8214" w:author="Johan Granander" w:date="2026-07-28T15:02:00Z">
                    <w:rPr>
                      <w:rFonts w:ascii="Times New Roman" w:hAnsi="Times New Roman" w:cs="Times New Roman"/>
                      <w:color w:val="auto"/>
                      <w:sz w:val="18"/>
                      <w:szCs w:val="18"/>
                      <w:shd w:val="clear" w:color="auto" w:fill="FFFFFF"/>
                    </w:rPr>
                  </w:rPrChange>
                </w:rPr>
                <w:delText>Sight glass: Glass</w:delText>
              </w:r>
            </w:del>
          </w:p>
          <w:p w14:paraId="471D5FF6" w14:textId="5DAC704B" w:rsidR="00143102" w:rsidRPr="00BB7730" w:rsidDel="00153539" w:rsidRDefault="00143102" w:rsidP="0030647B">
            <w:pPr>
              <w:jc w:val="both"/>
              <w:rPr>
                <w:del w:id="8215" w:author="He Han" w:date="2026-10-22T22:08:00Z"/>
                <w:rFonts w:ascii="Times New Roman" w:eastAsia="仿宋_GB2312" w:hAnsi="Times New Roman" w:cs="Times New Roman"/>
                <w:color w:val="auto"/>
                <w:sz w:val="18"/>
                <w:szCs w:val="18"/>
                <w:lang w:val="en-IE"/>
                <w:rPrChange w:id="8216" w:author="Johan Granander" w:date="2026-07-28T15:02:00Z">
                  <w:rPr>
                    <w:del w:id="8217" w:author="He Han" w:date="2026-10-22T22:08:00Z"/>
                    <w:rFonts w:ascii="Times New Roman" w:eastAsia="仿宋_GB2312" w:hAnsi="Times New Roman" w:cs="Times New Roman"/>
                    <w:color w:val="auto"/>
                    <w:sz w:val="18"/>
                    <w:szCs w:val="18"/>
                  </w:rPr>
                </w:rPrChange>
              </w:rPr>
            </w:pPr>
            <w:del w:id="8218" w:author="He Han" w:date="2026-10-22T22:08:00Z">
              <w:r w:rsidRPr="00BB7730" w:rsidDel="00153539">
                <w:rPr>
                  <w:rFonts w:ascii="Times New Roman" w:hAnsi="Times New Roman" w:cs="Times New Roman"/>
                  <w:color w:val="auto"/>
                  <w:sz w:val="18"/>
                  <w:szCs w:val="18"/>
                  <w:shd w:val="clear" w:color="auto" w:fill="FFFFFF"/>
                  <w:lang w:val="en-IE"/>
                  <w:rPrChange w:id="8219" w:author="Johan Granander" w:date="2026-07-28T15:02: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8220" w:author="Johan Granander" w:date="2026-07-28T15:02:00Z">
                    <w:rPr>
                      <w:rFonts w:ascii="Times New Roman" w:eastAsia="仿宋_GB2312" w:hAnsi="Times New Roman" w:cs="Times New Roman"/>
                      <w:color w:val="auto"/>
                      <w:sz w:val="18"/>
                      <w:szCs w:val="18"/>
                    </w:rPr>
                  </w:rPrChange>
                </w:rPr>
                <w:delText xml:space="preserve"> 316L</w:delText>
              </w:r>
            </w:del>
          </w:p>
          <w:p w14:paraId="04E73F8D" w14:textId="02C53F4E" w:rsidR="00C65197" w:rsidRPr="00BB7730" w:rsidDel="00153539" w:rsidRDefault="00143102" w:rsidP="00C65197">
            <w:pPr>
              <w:jc w:val="both"/>
              <w:rPr>
                <w:del w:id="8221" w:author="He Han" w:date="2026-10-22T22:08:00Z"/>
                <w:rFonts w:ascii="Times New Roman" w:eastAsiaTheme="minorEastAsia" w:hAnsi="Times New Roman" w:cs="Times New Roman"/>
                <w:color w:val="auto"/>
                <w:sz w:val="18"/>
                <w:szCs w:val="18"/>
                <w:shd w:val="clear" w:color="auto" w:fill="FFFFFF"/>
                <w:lang w:eastAsia="zh-CN"/>
              </w:rPr>
            </w:pPr>
            <w:del w:id="8222" w:author="He Han" w:date="2026-10-22T22:08: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0000FF"/>
                  <w:sz w:val="18"/>
                  <w:szCs w:val="18"/>
                  <w:shd w:val="clear" w:color="auto" w:fill="FFFFFF"/>
                </w:rPr>
                <w:delText xml:space="preserve"> Sieve plate: HC-22</w:delText>
              </w:r>
            </w:del>
          </w:p>
          <w:p w14:paraId="367DAF28" w14:textId="27D6DFC3" w:rsidR="00C65197" w:rsidRPr="00BB7730" w:rsidDel="00153539" w:rsidRDefault="00C65197" w:rsidP="00C65197">
            <w:pPr>
              <w:jc w:val="both"/>
              <w:rPr>
                <w:del w:id="8223" w:author="He Han" w:date="2026-10-22T22:08:00Z"/>
                <w:rFonts w:ascii="Times New Roman" w:hAnsi="Times New Roman" w:cs="Times New Roman"/>
                <w:color w:val="0000FF"/>
                <w:sz w:val="18"/>
                <w:szCs w:val="18"/>
                <w:shd w:val="clear" w:color="auto" w:fill="FFFFFF"/>
              </w:rPr>
            </w:pPr>
            <w:del w:id="8224" w:author="He Han" w:date="2026-10-22T22:08: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454140C0" w14:textId="7952FDB3" w:rsidR="00143102" w:rsidRPr="00BB7730" w:rsidDel="00153539" w:rsidRDefault="00143102" w:rsidP="0030647B">
            <w:pPr>
              <w:jc w:val="both"/>
              <w:rPr>
                <w:del w:id="8225" w:author="He Han" w:date="2026-10-22T22:08:00Z"/>
                <w:rFonts w:ascii="Times New Roman" w:hAnsi="Times New Roman" w:cs="Times New Roman"/>
                <w:color w:val="auto"/>
                <w:sz w:val="18"/>
                <w:szCs w:val="18"/>
                <w:shd w:val="clear" w:color="auto" w:fill="FFFFFF"/>
              </w:rPr>
            </w:pPr>
            <w:del w:id="8226" w:author="He Han" w:date="2026-10-22T22:08:00Z">
              <w:r w:rsidRPr="00BB7730" w:rsidDel="00153539">
                <w:rPr>
                  <w:rFonts w:ascii="Times New Roman" w:hAnsi="Times New Roman" w:cs="Times New Roman"/>
                  <w:color w:val="auto"/>
                  <w:sz w:val="18"/>
                  <w:szCs w:val="18"/>
                  <w:shd w:val="clear" w:color="auto" w:fill="FFFFFF"/>
                </w:rPr>
                <w:delText xml:space="preserve">Sampling pipeline: SS </w:delText>
              </w:r>
            </w:del>
          </w:p>
          <w:p w14:paraId="1E7F1E38" w14:textId="7FDBAF43" w:rsidR="00143102" w:rsidRPr="00BB7730" w:rsidRDefault="00143102" w:rsidP="0030647B">
            <w:pPr>
              <w:jc w:val="both"/>
              <w:rPr>
                <w:rFonts w:ascii="Times New Roman" w:hAnsi="Times New Roman" w:cs="Times New Roman"/>
                <w:color w:val="auto"/>
                <w:sz w:val="18"/>
                <w:szCs w:val="18"/>
                <w:shd w:val="clear" w:color="auto" w:fill="FFFFFF"/>
              </w:rPr>
            </w:pPr>
            <w:del w:id="8227" w:author="He Han" w:date="2026-10-22T22:08: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8228" w:author="Xuning Wei12232" w:date="2026-07-27T18:11:00Z">
              <w:tcPr>
                <w:tcW w:w="388" w:type="pct"/>
                <w:gridSpan w:val="4"/>
                <w:vMerge w:val="restart"/>
                <w:shd w:val="clear" w:color="auto" w:fill="FFFFFF" w:themeFill="background1"/>
                <w:vAlign w:val="center"/>
              </w:tcPr>
            </w:tcPrChange>
          </w:tcPr>
          <w:p w14:paraId="3386C72A"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8229" w:author="Xuning Wei12232" w:date="2026-07-27T18:11:00Z">
              <w:tcPr>
                <w:tcW w:w="354" w:type="pct"/>
                <w:gridSpan w:val="3"/>
                <w:vMerge w:val="restart"/>
                <w:shd w:val="clear" w:color="auto" w:fill="FFFFFF" w:themeFill="background1"/>
                <w:vAlign w:val="center"/>
              </w:tcPr>
            </w:tcPrChange>
          </w:tcPr>
          <w:p w14:paraId="54935C3D"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8230" w:author="Xuning Wei12232" w:date="2026-07-27T18:11:00Z">
              <w:tcPr>
                <w:tcW w:w="322" w:type="pct"/>
                <w:gridSpan w:val="3"/>
                <w:vAlign w:val="center"/>
              </w:tcPr>
            </w:tcPrChange>
          </w:tcPr>
          <w:p w14:paraId="34468307"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40714619"/>
                <w14:checkbox>
                  <w14:checked w14:val="1"/>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8231" w:author="Xuning Wei12232" w:date="2026-07-27T18:11:00Z">
              <w:tcPr>
                <w:tcW w:w="733" w:type="pct"/>
                <w:gridSpan w:val="3"/>
                <w:vAlign w:val="center"/>
              </w:tcPr>
            </w:tcPrChange>
          </w:tcPr>
          <w:p w14:paraId="09EDF154" w14:textId="3B3B4C42"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18534652"/>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0A425F" w:rsidRPr="00BB7730">
              <w:rPr>
                <w:rFonts w:ascii="Times New Roman" w:eastAsia="仿宋_GB2312" w:hAnsi="Times New Roman" w:cs="Times New Roman"/>
                <w:color w:val="auto"/>
                <w:sz w:val="18"/>
                <w:szCs w:val="18"/>
              </w:rPr>
              <w:t xml:space="preserve"> </w:t>
            </w:r>
            <w:r w:rsidR="00143102" w:rsidRPr="00BB7730">
              <w:rPr>
                <w:rFonts w:ascii="Times New Roman" w:eastAsia="仿宋_GB2312" w:hAnsi="Times New Roman" w:cs="Times New Roman"/>
                <w:color w:val="auto"/>
                <w:sz w:val="18"/>
                <w:szCs w:val="18"/>
              </w:rPr>
              <w:t>No</w:t>
            </w:r>
          </w:p>
        </w:tc>
        <w:tc>
          <w:tcPr>
            <w:tcW w:w="792" w:type="pct"/>
            <w:vMerge w:val="restart"/>
            <w:vAlign w:val="center"/>
            <w:tcPrChange w:id="8232" w:author="Xuning Wei12232" w:date="2026-07-27T18:11:00Z">
              <w:tcPr>
                <w:tcW w:w="654" w:type="pct"/>
                <w:vMerge w:val="restart"/>
                <w:vAlign w:val="center"/>
              </w:tcPr>
            </w:tcPrChange>
          </w:tcPr>
          <w:p w14:paraId="773979EB"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59896834"/>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R&amp;D Lab:</w:t>
            </w:r>
            <w:r w:rsidR="00143102" w:rsidRPr="00BB7730">
              <w:rPr>
                <w:rFonts w:ascii="Times New Roman" w:eastAsia="仿宋_GB2312" w:hAnsi="Times New Roman" w:cs="Times New Roman"/>
                <w:color w:val="auto"/>
                <w:kern w:val="0"/>
                <w:sz w:val="18"/>
                <w:szCs w:val="18"/>
                <w:u w:val="single"/>
                <w:lang w:eastAsia="zh-CN"/>
              </w:rPr>
              <w:t xml:space="preserve"> N/A </w:t>
            </w:r>
          </w:p>
          <w:p w14:paraId="73073410" w14:textId="35DAEA86"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71607705"/>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Production data, Lot Number:</w:t>
            </w:r>
            <w:r w:rsidR="00143102" w:rsidRPr="00BB7730">
              <w:rPr>
                <w:rFonts w:ascii="Times New Roman" w:eastAsia="仿宋_GB2312" w:hAnsi="Times New Roman" w:cs="Times New Roman"/>
                <w:color w:val="auto"/>
                <w:kern w:val="0"/>
                <w:sz w:val="18"/>
                <w:szCs w:val="18"/>
                <w:u w:val="single"/>
                <w:lang w:eastAsia="zh-CN"/>
              </w:rPr>
              <w:t xml:space="preserve">   </w:t>
            </w:r>
            <w:del w:id="8233"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ins w:id="8234"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143102" w:rsidRPr="00BB7730">
              <w:rPr>
                <w:rFonts w:ascii="Times New Roman" w:eastAsia="仿宋_GB2312" w:hAnsi="Times New Roman" w:cs="Times New Roman"/>
                <w:color w:val="auto"/>
                <w:kern w:val="0"/>
                <w:sz w:val="18"/>
                <w:szCs w:val="18"/>
                <w:u w:val="single"/>
                <w:lang w:eastAsia="zh-CN"/>
              </w:rPr>
              <w:t xml:space="preserve">    </w:t>
            </w:r>
          </w:p>
          <w:p w14:paraId="76654837"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34408999"/>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Supplier data:</w:t>
            </w:r>
            <w:r w:rsidR="00143102" w:rsidRPr="00BB7730">
              <w:rPr>
                <w:rFonts w:ascii="Times New Roman" w:eastAsia="仿宋_GB2312" w:hAnsi="Times New Roman" w:cs="Times New Roman"/>
                <w:color w:val="auto"/>
                <w:kern w:val="0"/>
                <w:sz w:val="18"/>
                <w:szCs w:val="18"/>
                <w:u w:val="single"/>
                <w:lang w:eastAsia="zh-CN"/>
              </w:rPr>
              <w:t xml:space="preserve"> N/A</w:t>
            </w:r>
            <w:r w:rsidR="00143102" w:rsidRPr="00BB7730">
              <w:rPr>
                <w:rFonts w:ascii="Times New Roman" w:eastAsia="仿宋_GB2312" w:hAnsi="Times New Roman" w:cs="Times New Roman"/>
                <w:color w:val="auto"/>
                <w:kern w:val="0"/>
                <w:sz w:val="18"/>
                <w:szCs w:val="18"/>
                <w:lang w:eastAsia="zh-CN"/>
              </w:rPr>
              <w:t xml:space="preserve"> </w:t>
            </w:r>
          </w:p>
          <w:p w14:paraId="2690504E"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23556919"/>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sz w:val="18"/>
                <w:szCs w:val="18"/>
                <w:lang w:eastAsia="zh-CN"/>
              </w:rPr>
              <w:t>Handbook &amp; Page:</w:t>
            </w:r>
            <w:r w:rsidR="00143102" w:rsidRPr="00BB7730">
              <w:rPr>
                <w:rFonts w:ascii="Times New Roman" w:eastAsia="仿宋_GB2312" w:hAnsi="Times New Roman" w:cs="Times New Roman"/>
                <w:color w:val="auto"/>
                <w:sz w:val="18"/>
                <w:szCs w:val="18"/>
                <w:u w:val="single"/>
                <w:lang w:eastAsia="zh-CN"/>
              </w:rPr>
              <w:t xml:space="preserve"> </w:t>
            </w:r>
            <w:r w:rsidR="00143102" w:rsidRPr="00BB7730">
              <w:rPr>
                <w:rFonts w:ascii="Times New Roman" w:eastAsia="仿宋_GB2312" w:hAnsi="Times New Roman" w:cs="Times New Roman"/>
                <w:color w:val="auto"/>
                <w:sz w:val="18"/>
                <w:szCs w:val="18"/>
                <w:u w:val="single"/>
              </w:rPr>
              <w:t>N/A</w:t>
            </w:r>
            <w:r w:rsidR="00143102" w:rsidRPr="00BB7730">
              <w:rPr>
                <w:rFonts w:ascii="Times New Roman" w:eastAsia="仿宋_GB2312" w:hAnsi="Times New Roman" w:cs="Times New Roman"/>
                <w:color w:val="auto"/>
                <w:kern w:val="0"/>
                <w:sz w:val="18"/>
                <w:szCs w:val="18"/>
                <w:u w:val="single"/>
                <w:lang w:eastAsia="zh-CN"/>
              </w:rPr>
              <w:t xml:space="preserve">   </w:t>
            </w:r>
          </w:p>
          <w:p w14:paraId="3C6D3517" w14:textId="547AB06D" w:rsidR="00143102" w:rsidRPr="00BB7730" w:rsidRDefault="003E162E" w:rsidP="0030647B">
            <w:pPr>
              <w:pStyle w:val="CommentText1"/>
              <w:jc w:val="both"/>
              <w:rPr>
                <w:rFonts w:ascii="Times New Roman" w:eastAsia="仿宋_GB2312" w:hAnsi="Times New Roman" w:cs="Times New Roman"/>
                <w:color w:val="auto"/>
                <w:sz w:val="18"/>
                <w:szCs w:val="18"/>
                <w:lang w:eastAsia="zh-CN"/>
              </w:rPr>
            </w:pPr>
            <w:sdt>
              <w:sdtPr>
                <w:rPr>
                  <w:rFonts w:ascii="Times New Roman" w:eastAsia="仿宋_GB2312" w:hAnsi="Times New Roman" w:cs="Times New Roman"/>
                  <w:b/>
                  <w:color w:val="auto"/>
                  <w:sz w:val="18"/>
                  <w:szCs w:val="18"/>
                </w:rPr>
                <w:id w:val="-2121295957"/>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Change w:id="8235" w:author="He Han" w:date="2026-10-13T14:03:00Z">
                      <w:rPr>
                        <w:rFonts w:ascii="Segoe UI Symbol" w:eastAsia="MS Gothic" w:hAnsi="Segoe UI Symbol" w:cs="Segoe UI Symbol"/>
                        <w:color w:val="auto"/>
                        <w:sz w:val="18"/>
                        <w:szCs w:val="18"/>
                      </w:rPr>
                    </w:rPrChange>
                  </w:rPr>
                  <w:t>☒</w:t>
                </w:r>
              </w:sdtContent>
            </w:sdt>
            <w:r w:rsidR="00143102" w:rsidRPr="00BB7730">
              <w:rPr>
                <w:rFonts w:ascii="Times New Roman" w:eastAsia="仿宋_GB2312" w:hAnsi="Times New Roman" w:cs="Times New Roman"/>
                <w:color w:val="auto"/>
                <w:sz w:val="18"/>
                <w:szCs w:val="18"/>
              </w:rPr>
              <w:t xml:space="preserve"> Other</w:t>
            </w:r>
            <w:r w:rsidR="00143102" w:rsidRPr="00BB7730">
              <w:rPr>
                <w:rFonts w:ascii="Times New Roman" w:eastAsia="仿宋_GB2312" w:hAnsi="Times New Roman" w:cs="Times New Roman"/>
                <w:color w:val="auto"/>
                <w:sz w:val="18"/>
                <w:szCs w:val="18"/>
                <w:lang w:eastAsia="zh-CN"/>
              </w:rPr>
              <w:t>:</w:t>
            </w:r>
            <w:r w:rsidR="00143102" w:rsidRPr="00BB7730">
              <w:rPr>
                <w:rFonts w:ascii="Times New Roman" w:eastAsia="仿宋_GB2312" w:hAnsi="Times New Roman" w:cs="Times New Roman"/>
                <w:color w:val="auto"/>
                <w:kern w:val="0"/>
                <w:sz w:val="18"/>
                <w:szCs w:val="18"/>
                <w:u w:val="single"/>
                <w:lang w:eastAsia="zh-CN"/>
              </w:rPr>
              <w:t xml:space="preserve"> </w:t>
            </w:r>
            <w:del w:id="8236" w:author="He Han" w:date="2026-08-27T15:38:00Z">
              <w:r w:rsidR="00143102" w:rsidRPr="00BB7730" w:rsidDel="006B7068">
                <w:rPr>
                  <w:rFonts w:ascii="Times New Roman" w:eastAsia="仿宋_GB2312" w:hAnsi="Times New Roman" w:cs="Times New Roman"/>
                  <w:color w:val="auto"/>
                  <w:kern w:val="0"/>
                  <w:sz w:val="18"/>
                  <w:szCs w:val="18"/>
                  <w:u w:val="single"/>
                  <w:lang w:eastAsia="zh-CN"/>
                </w:rPr>
                <w:delText xml:space="preserve">    </w:delText>
              </w:r>
            </w:del>
            <w:r w:rsidR="00143102"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salts.The material demonstrates good corrosion resistance, including tolerance to organic solvents.The solvents are neutral, and the material compatibility is confirmed.   </w:t>
            </w:r>
          </w:p>
        </w:tc>
      </w:tr>
      <w:tr w:rsidR="005342B4" w:rsidRPr="00BB7730" w14:paraId="355A6293" w14:textId="77777777" w:rsidTr="00A144E4">
        <w:trPr>
          <w:trHeight w:val="480"/>
          <w:trPrChange w:id="8237" w:author="Xuning Wei12232" w:date="2026-07-27T18:11:00Z">
            <w:trPr>
              <w:trHeight w:val="480"/>
            </w:trPr>
          </w:trPrChange>
        </w:trPr>
        <w:tc>
          <w:tcPr>
            <w:tcW w:w="281" w:type="pct"/>
            <w:vMerge/>
            <w:shd w:val="clear" w:color="auto" w:fill="FFFFFF" w:themeFill="background1"/>
            <w:vAlign w:val="center"/>
            <w:tcPrChange w:id="8238" w:author="Xuning Wei12232" w:date="2026-07-27T18:11:00Z">
              <w:tcPr>
                <w:tcW w:w="284" w:type="pct"/>
                <w:gridSpan w:val="3"/>
                <w:vMerge/>
                <w:shd w:val="clear" w:color="auto" w:fill="FFFFFF" w:themeFill="background1"/>
                <w:vAlign w:val="center"/>
              </w:tcPr>
            </w:tcPrChange>
          </w:tcPr>
          <w:p w14:paraId="7946FBE6"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8239" w:author="Xuning Wei12232" w:date="2026-07-27T18:11:00Z">
              <w:tcPr>
                <w:tcW w:w="1217" w:type="pct"/>
                <w:gridSpan w:val="3"/>
                <w:vMerge/>
                <w:shd w:val="clear" w:color="auto" w:fill="FFFFFF" w:themeFill="background1"/>
                <w:vAlign w:val="center"/>
              </w:tcPr>
            </w:tcPrChange>
          </w:tcPr>
          <w:p w14:paraId="333AB033"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8240" w:author="Xuning Wei12232" w:date="2026-07-27T18:11:00Z">
              <w:tcPr>
                <w:tcW w:w="1049" w:type="pct"/>
                <w:gridSpan w:val="5"/>
                <w:vMerge/>
                <w:shd w:val="clear" w:color="auto" w:fill="FFFFFF" w:themeFill="background1"/>
                <w:vAlign w:val="center"/>
              </w:tcPr>
            </w:tcPrChange>
          </w:tcPr>
          <w:p w14:paraId="6D8661ED"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8241" w:author="Xuning Wei12232" w:date="2026-07-27T18:11:00Z">
              <w:tcPr>
                <w:tcW w:w="388" w:type="pct"/>
                <w:gridSpan w:val="4"/>
                <w:vMerge/>
                <w:shd w:val="clear" w:color="auto" w:fill="FFFFFF" w:themeFill="background1"/>
                <w:vAlign w:val="center"/>
              </w:tcPr>
            </w:tcPrChange>
          </w:tcPr>
          <w:p w14:paraId="5767B34A"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8242" w:author="Xuning Wei12232" w:date="2026-07-27T18:11:00Z">
              <w:tcPr>
                <w:tcW w:w="354" w:type="pct"/>
                <w:gridSpan w:val="3"/>
                <w:vMerge/>
                <w:shd w:val="clear" w:color="auto" w:fill="FFFFFF" w:themeFill="background1"/>
                <w:vAlign w:val="center"/>
              </w:tcPr>
            </w:tcPrChange>
          </w:tcPr>
          <w:p w14:paraId="4055F0D4" w14:textId="77777777" w:rsidR="00143102" w:rsidRPr="00BB7730" w:rsidRDefault="00143102" w:rsidP="0030647B">
            <w:pPr>
              <w:jc w:val="both"/>
              <w:rPr>
                <w:rFonts w:ascii="Times New Roman" w:eastAsia="仿宋_GB2312" w:hAnsi="Times New Roman" w:cs="Times New Roman"/>
                <w:color w:val="auto"/>
                <w:sz w:val="18"/>
                <w:szCs w:val="18"/>
              </w:rPr>
            </w:pPr>
          </w:p>
        </w:tc>
        <w:tc>
          <w:tcPr>
            <w:tcW w:w="289" w:type="pct"/>
            <w:vAlign w:val="center"/>
            <w:tcPrChange w:id="8243" w:author="Xuning Wei12232" w:date="2026-07-27T18:11:00Z">
              <w:tcPr>
                <w:tcW w:w="322" w:type="pct"/>
                <w:gridSpan w:val="3"/>
                <w:vAlign w:val="center"/>
              </w:tcPr>
            </w:tcPrChange>
          </w:tcPr>
          <w:p w14:paraId="3C04D1C7"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94365984"/>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1FF09430"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689828349"/>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62DC1BF4"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2056963755"/>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8244" w:author="Xuning Wei12232" w:date="2026-07-27T18:11:00Z">
              <w:tcPr>
                <w:tcW w:w="733" w:type="pct"/>
                <w:gridSpan w:val="3"/>
                <w:vAlign w:val="center"/>
              </w:tcPr>
            </w:tcPrChange>
          </w:tcPr>
          <w:p w14:paraId="3C44A0E5" w14:textId="77777777" w:rsidR="00AD55F1" w:rsidRPr="00BB7730" w:rsidRDefault="00AD55F1" w:rsidP="00AD55F1">
            <w:pPr>
              <w:jc w:val="both"/>
              <w:rPr>
                <w:ins w:id="8245" w:author="Xuning Wei12232" w:date="2026-07-27T19:48:00Z"/>
                <w:rFonts w:ascii="Times New Roman" w:eastAsia="仿宋_GB2312" w:hAnsi="Times New Roman" w:cs="Times New Roman"/>
                <w:color w:val="auto"/>
                <w:kern w:val="0"/>
                <w:sz w:val="18"/>
                <w:szCs w:val="18"/>
                <w:lang w:eastAsia="zh-CN"/>
              </w:rPr>
            </w:pPr>
            <w:ins w:id="8246" w:author="Xuning Wei12232" w:date="2026-07-27T19:48:00Z">
              <w:r w:rsidRPr="00BB7730">
                <w:rPr>
                  <w:rFonts w:ascii="Times New Roman" w:eastAsia="仿宋_GB2312" w:hAnsi="Times New Roman" w:cs="Times New Roman"/>
                  <w:color w:val="auto"/>
                  <w:kern w:val="0"/>
                  <w:sz w:val="18"/>
                  <w:szCs w:val="18"/>
                  <w:lang w:eastAsia="zh-CN"/>
                </w:rPr>
                <w:t>According to The Pilot Plant Real Book Page 10-14&amp;10-15, Dimethylformamide is compatible with SS, 306 SS and PTFE.</w:t>
              </w:r>
            </w:ins>
          </w:p>
          <w:p w14:paraId="31295AF9" w14:textId="2FDD33F4" w:rsidR="00143102" w:rsidRPr="00BB7730" w:rsidRDefault="00AD55F1" w:rsidP="00AD55F1">
            <w:pPr>
              <w:jc w:val="both"/>
              <w:rPr>
                <w:rFonts w:ascii="Times New Roman" w:eastAsia="仿宋_GB2312" w:hAnsi="Times New Roman" w:cs="Times New Roman"/>
                <w:color w:val="auto"/>
                <w:sz w:val="18"/>
                <w:szCs w:val="18"/>
              </w:rPr>
            </w:pPr>
            <w:ins w:id="8247" w:author="Xuning Wei12232" w:date="2026-07-27T19:48:00Z">
              <w:r w:rsidRPr="00BB7730">
                <w:rPr>
                  <w:rFonts w:ascii="Times New Roman" w:eastAsia="仿宋_GB2312" w:hAnsi="Times New Roman" w:cs="Times New Roman"/>
                  <w:color w:val="auto"/>
                  <w:kern w:val="0"/>
                  <w:sz w:val="18"/>
                  <w:szCs w:val="18"/>
                  <w:lang w:eastAsia="zh-CN"/>
                </w:rPr>
                <w:lastRenderedPageBreak/>
                <w:t>Based on Asymchem previous campaign production data and experience</w:t>
              </w:r>
            </w:ins>
            <w:del w:id="8248" w:author="Xuning Wei12232" w:date="2026-07-27T19:48:00Z">
              <w:r w:rsidR="00143102" w:rsidRPr="00BB7730" w:rsidDel="00AD55F1">
                <w:rPr>
                  <w:rFonts w:ascii="Times New Roman" w:eastAsia="仿宋_GB2312" w:hAnsi="Times New Roman" w:cs="Times New Roman"/>
                  <w:color w:val="auto"/>
                  <w:kern w:val="0"/>
                  <w:sz w:val="18"/>
                  <w:szCs w:val="18"/>
                  <w:lang w:eastAsia="zh-CN"/>
                </w:rPr>
                <w:delText>Based on Asymchem previous campaign production data and experience</w:delText>
              </w:r>
            </w:del>
          </w:p>
        </w:tc>
        <w:tc>
          <w:tcPr>
            <w:tcW w:w="792" w:type="pct"/>
            <w:vMerge/>
            <w:vAlign w:val="center"/>
            <w:tcPrChange w:id="8249" w:author="Xuning Wei12232" w:date="2026-07-27T18:11:00Z">
              <w:tcPr>
                <w:tcW w:w="654" w:type="pct"/>
                <w:vMerge/>
                <w:vAlign w:val="center"/>
              </w:tcPr>
            </w:tcPrChange>
          </w:tcPr>
          <w:p w14:paraId="1A93DB8D" w14:textId="77777777" w:rsidR="00143102" w:rsidRPr="00BB7730" w:rsidRDefault="00143102" w:rsidP="0030647B">
            <w:pPr>
              <w:pStyle w:val="CommentText1"/>
              <w:jc w:val="both"/>
              <w:rPr>
                <w:rFonts w:ascii="Times New Roman" w:eastAsia="仿宋_GB2312" w:hAnsi="Times New Roman" w:cs="Times New Roman"/>
                <w:color w:val="auto"/>
                <w:sz w:val="18"/>
                <w:szCs w:val="18"/>
                <w:lang w:eastAsia="zh-CN"/>
              </w:rPr>
            </w:pPr>
          </w:p>
        </w:tc>
      </w:tr>
      <w:tr w:rsidR="005342B4" w:rsidRPr="00BB7730" w14:paraId="6E513F4D" w14:textId="77777777" w:rsidTr="000A425F">
        <w:trPr>
          <w:trHeight w:val="951"/>
          <w:trPrChange w:id="8250" w:author="He Han" w:date="2026-08-27T16:00:00Z">
            <w:trPr>
              <w:trHeight w:val="397"/>
            </w:trPr>
          </w:trPrChange>
        </w:trPr>
        <w:tc>
          <w:tcPr>
            <w:tcW w:w="281" w:type="pct"/>
            <w:vMerge w:val="restart"/>
            <w:shd w:val="clear" w:color="auto" w:fill="FFFFFF" w:themeFill="background1"/>
            <w:vAlign w:val="center"/>
            <w:tcPrChange w:id="8251" w:author="He Han" w:date="2026-08-27T16:00:00Z">
              <w:tcPr>
                <w:tcW w:w="284" w:type="pct"/>
                <w:gridSpan w:val="3"/>
                <w:vMerge w:val="restart"/>
                <w:shd w:val="clear" w:color="auto" w:fill="FFFFFF" w:themeFill="background1"/>
                <w:vAlign w:val="center"/>
              </w:tcPr>
            </w:tcPrChange>
          </w:tcPr>
          <w:p w14:paraId="7EE47862" w14:textId="6EF56EEA" w:rsidR="000606D8" w:rsidRPr="00BB7730" w:rsidDel="00AD243C" w:rsidRDefault="00B64270" w:rsidP="0030647B">
            <w:pPr>
              <w:jc w:val="both"/>
              <w:rPr>
                <w:del w:id="8252" w:author="Xuning Wei12232" w:date="2026-07-27T16:06:00Z"/>
                <w:rFonts w:ascii="Times New Roman" w:eastAsia="仿宋_GB2312" w:hAnsi="Times New Roman" w:cs="Times New Roman"/>
                <w:color w:val="auto"/>
                <w:sz w:val="18"/>
                <w:szCs w:val="18"/>
                <w:lang w:eastAsia="zh-CN"/>
              </w:rPr>
            </w:pPr>
            <w:del w:id="8253" w:author="Xuning Wei12232" w:date="2026-07-27T16:06:00Z">
              <w:r w:rsidRPr="00BB7730" w:rsidDel="00AD243C">
                <w:rPr>
                  <w:rFonts w:ascii="Times New Roman" w:eastAsia="仿宋_GB2312" w:hAnsi="Times New Roman" w:cs="Times New Roman"/>
                  <w:color w:val="auto"/>
                  <w:sz w:val="18"/>
                  <w:szCs w:val="18"/>
                  <w:lang w:eastAsia="zh-CN"/>
                </w:rPr>
                <w:delText>13, 19, 25, 34, 40, 46, 52, 58, 64, 70, 76, 82</w:delText>
              </w:r>
              <w:r w:rsidR="00143102" w:rsidRPr="00BB7730" w:rsidDel="00AD243C">
                <w:rPr>
                  <w:rFonts w:ascii="Times New Roman" w:eastAsia="仿宋_GB2312" w:hAnsi="Times New Roman" w:cs="Times New Roman"/>
                  <w:color w:val="auto"/>
                  <w:sz w:val="18"/>
                  <w:szCs w:val="18"/>
                  <w:lang w:eastAsia="zh-CN"/>
                </w:rPr>
                <w:delText>,</w:delText>
              </w:r>
            </w:del>
          </w:p>
          <w:p w14:paraId="67847DA3" w14:textId="305A9DE0" w:rsidR="00143102" w:rsidRPr="00BB7730" w:rsidRDefault="00B64270">
            <w:pPr>
              <w:jc w:val="center"/>
              <w:rPr>
                <w:rFonts w:ascii="Times New Roman" w:eastAsia="仿宋_GB2312" w:hAnsi="Times New Roman" w:cs="Times New Roman"/>
                <w:color w:val="auto"/>
                <w:sz w:val="18"/>
                <w:szCs w:val="18"/>
                <w:lang w:eastAsia="zh-CN"/>
              </w:rPr>
              <w:pPrChange w:id="8254" w:author="Xuning Wei12232" w:date="2026-07-27T18:08:00Z">
                <w:pPr>
                  <w:jc w:val="both"/>
                </w:pPr>
              </w:pPrChange>
            </w:pPr>
            <w:del w:id="8255" w:author="Xuning Wei12232" w:date="2026-07-27T16:06:00Z">
              <w:r w:rsidRPr="00BB7730" w:rsidDel="00AD243C">
                <w:rPr>
                  <w:rFonts w:ascii="Times New Roman" w:eastAsia="仿宋_GB2312" w:hAnsi="Times New Roman" w:cs="Times New Roman"/>
                  <w:color w:val="auto"/>
                  <w:sz w:val="18"/>
                  <w:szCs w:val="18"/>
                  <w:lang w:eastAsia="zh-CN"/>
                </w:rPr>
                <w:delText>92</w:delText>
              </w:r>
            </w:del>
            <w:ins w:id="8256" w:author="Xuning Wei12232" w:date="2026-07-27T16:06:00Z">
              <w:r w:rsidR="00AD243C" w:rsidRPr="00BB7730">
                <w:rPr>
                  <w:rFonts w:ascii="Times New Roman" w:eastAsia="仿宋_GB2312" w:hAnsi="Times New Roman" w:cs="Times New Roman"/>
                  <w:color w:val="auto"/>
                  <w:sz w:val="18"/>
                  <w:szCs w:val="18"/>
                  <w:lang w:eastAsia="zh-CN"/>
                </w:rPr>
                <w:t>8</w:t>
              </w:r>
            </w:ins>
          </w:p>
        </w:tc>
        <w:tc>
          <w:tcPr>
            <w:tcW w:w="1217" w:type="pct"/>
            <w:vMerge w:val="restart"/>
            <w:shd w:val="clear" w:color="auto" w:fill="FFFFFF" w:themeFill="background1"/>
            <w:vAlign w:val="center"/>
            <w:tcPrChange w:id="8257" w:author="He Han" w:date="2026-08-27T16:00:00Z">
              <w:tcPr>
                <w:tcW w:w="1217" w:type="pct"/>
                <w:gridSpan w:val="3"/>
                <w:vMerge w:val="restart"/>
                <w:shd w:val="clear" w:color="auto" w:fill="FFFFFF" w:themeFill="background1"/>
                <w:vAlign w:val="center"/>
              </w:tcPr>
            </w:tcPrChange>
          </w:tcPr>
          <w:p w14:paraId="305A254D" w14:textId="32B60A11" w:rsidR="00C402FB" w:rsidRPr="00BB7730" w:rsidRDefault="00C402FB">
            <w:pPr>
              <w:rPr>
                <w:ins w:id="8258" w:author="Xuning Wei12232" w:date="2026-07-27T20:10:00Z"/>
                <w:rFonts w:ascii="Times New Roman" w:eastAsia="等线" w:hAnsi="Times New Roman" w:cs="Times New Roman"/>
                <w:bCs w:val="0"/>
                <w:color w:val="0000FF"/>
                <w:kern w:val="0"/>
                <w:sz w:val="18"/>
                <w:szCs w:val="18"/>
                <w:lang w:eastAsia="zh-CN"/>
                <w:rPrChange w:id="8259" w:author="He Han" w:date="2026-10-13T13:57:00Z">
                  <w:rPr>
                    <w:ins w:id="8260" w:author="Xuning Wei12232" w:date="2026-07-27T20:10:00Z"/>
                    <w:rFonts w:ascii="Times New Roman" w:eastAsia="仿宋_GB2312" w:hAnsi="Times New Roman" w:cs="Times New Roman"/>
                    <w:color w:val="auto"/>
                    <w:sz w:val="18"/>
                    <w:szCs w:val="18"/>
                    <w:lang w:eastAsia="zh-CN"/>
                  </w:rPr>
                </w:rPrChange>
              </w:rPr>
              <w:pPrChange w:id="8261" w:author="Xuning Wei12232" w:date="2026-07-27T20:10:00Z">
                <w:pPr>
                  <w:jc w:val="both"/>
                </w:pPr>
              </w:pPrChange>
            </w:pPr>
            <w:ins w:id="8262" w:author="Xuning Wei12232" w:date="2026-07-27T20:10:00Z">
              <w:r w:rsidRPr="00BB7730">
                <w:rPr>
                  <w:rFonts w:ascii="Times New Roman" w:eastAsia="仿宋_GB2312" w:hAnsi="Times New Roman" w:cs="Times New Roman"/>
                  <w:color w:val="auto"/>
                  <w:sz w:val="18"/>
                  <w:szCs w:val="18"/>
                  <w:lang w:eastAsia="zh-CN"/>
                </w:rPr>
                <w:t>P</w:t>
              </w:r>
              <w:r w:rsidRPr="00BB7730">
                <w:rPr>
                  <w:rFonts w:ascii="Times New Roman" w:eastAsia="等线" w:hAnsi="Times New Roman" w:cs="Times New Roman"/>
                  <w:bCs w:val="0"/>
                  <w:color w:val="0000FF"/>
                  <w:kern w:val="0"/>
                  <w:sz w:val="18"/>
                  <w:szCs w:val="18"/>
                  <w:lang w:eastAsia="zh-CN"/>
                </w:rPr>
                <w:t>rePhe23 ~ preOrn11</w:t>
              </w:r>
            </w:ins>
            <w:ins w:id="8263" w:author="Xuning Wei12232" w:date="2026-07-27T20:11:00Z">
              <w:r w:rsidRPr="00BB7730">
                <w:rPr>
                  <w:rFonts w:ascii="Times New Roman" w:eastAsia="等线" w:hAnsi="Times New Roman" w:cs="Times New Roman"/>
                  <w:bCs w:val="0"/>
                  <w:color w:val="0000FF"/>
                  <w:kern w:val="0"/>
                  <w:sz w:val="18"/>
                  <w:szCs w:val="18"/>
                  <w:lang w:eastAsia="zh-CN"/>
                </w:rPr>
                <w:t xml:space="preserve"> </w:t>
              </w:r>
            </w:ins>
            <w:ins w:id="8264" w:author="Xuning Wei12232" w:date="2026-07-27T20:10:00Z">
              <w:r w:rsidRPr="00BB7730">
                <w:rPr>
                  <w:rFonts w:ascii="Times New Roman" w:eastAsia="等线" w:hAnsi="Times New Roman" w:cs="Times New Roman"/>
                  <w:bCs w:val="0"/>
                  <w:color w:val="0000FF"/>
                  <w:kern w:val="0"/>
                  <w:sz w:val="18"/>
                  <w:szCs w:val="18"/>
                  <w:lang w:eastAsia="zh-CN"/>
                </w:rPr>
                <w:t xml:space="preserve">Excluding preSer20 </w:t>
              </w:r>
              <w:r w:rsidRPr="00BB7730">
                <w:rPr>
                  <w:rFonts w:ascii="Times New Roman" w:eastAsia="仿宋_GB2312" w:hAnsi="Times New Roman" w:cs="Times New Roman"/>
                  <w:color w:val="auto"/>
                  <w:sz w:val="18"/>
                  <w:szCs w:val="18"/>
                </w:rPr>
                <w:t>De-Fmoc</w:t>
              </w:r>
            </w:ins>
            <w:ins w:id="8265" w:author="Xuning Wei12232" w:date="2026-07-27T20:11:00Z">
              <w:r w:rsidRPr="00BB7730">
                <w:rPr>
                  <w:rFonts w:ascii="Times New Roman" w:eastAsia="仿宋_GB2312" w:hAnsi="Times New Roman" w:cs="Times New Roman"/>
                  <w:color w:val="auto"/>
                  <w:sz w:val="18"/>
                  <w:szCs w:val="18"/>
                </w:rPr>
                <w:t xml:space="preserve">: </w:t>
              </w:r>
            </w:ins>
          </w:p>
          <w:p w14:paraId="60D4C70E" w14:textId="16E30811" w:rsidR="00143102" w:rsidRPr="00BB7730" w:rsidRDefault="00AD243C" w:rsidP="00E55450">
            <w:pPr>
              <w:jc w:val="both"/>
              <w:rPr>
                <w:rFonts w:ascii="Times New Roman" w:eastAsia="仿宋_GB2312" w:hAnsi="Times New Roman" w:cs="Times New Roman"/>
                <w:color w:val="auto"/>
                <w:sz w:val="18"/>
                <w:szCs w:val="18"/>
              </w:rPr>
              <w:pPrChange w:id="8266" w:author="He Han" w:date="2026-10-27T14:49:00Z">
                <w:pPr>
                  <w:jc w:val="both"/>
                </w:pPr>
              </w:pPrChange>
            </w:pPr>
            <w:ins w:id="8267" w:author="Xuning Wei12232" w:date="2026-07-27T16:06:00Z">
              <w:r w:rsidRPr="00BB7730">
                <w:rPr>
                  <w:rFonts w:ascii="Times New Roman" w:eastAsia="仿宋_GB2312" w:hAnsi="Times New Roman" w:cs="Times New Roman"/>
                  <w:color w:val="auto"/>
                  <w:sz w:val="18"/>
                  <w:szCs w:val="18"/>
                </w:rPr>
                <w:t>1. Add</w:t>
              </w:r>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bCs w:val="0"/>
                  <w:color w:val="auto"/>
                  <w:sz w:val="18"/>
                  <w:szCs w:val="18"/>
                  <w:lang w:eastAsia="zh-CN"/>
                </w:rPr>
                <w:t xml:space="preserve">8.0 V 20% </w:t>
              </w:r>
              <w:r w:rsidRPr="00BB7730">
                <w:rPr>
                  <w:rFonts w:ascii="Times New Roman" w:eastAsia="仿宋_GB2312" w:hAnsi="Times New Roman" w:cs="Times New Roman"/>
                  <w:bCs w:val="0"/>
                  <w:color w:val="0000FF"/>
                  <w:sz w:val="18"/>
                  <w:szCs w:val="18"/>
                  <w:lang w:eastAsia="zh-CN"/>
                </w:rPr>
                <w:t xml:space="preserve">Piperidine in DMF </w:t>
              </w:r>
              <w:r w:rsidRPr="00BB7730">
                <w:rPr>
                  <w:rFonts w:ascii="Times New Roman" w:eastAsia="仿宋_GB2312" w:hAnsi="Times New Roman" w:cs="Times New Roman"/>
                  <w:bCs w:val="0"/>
                  <w:color w:val="auto"/>
                  <w:sz w:val="18"/>
                  <w:szCs w:val="18"/>
                  <w:lang w:eastAsia="zh-CN"/>
                </w:rPr>
                <w:t xml:space="preserve">(7.448 kg/kg) </w:t>
              </w:r>
              <w:r w:rsidRPr="00BB7730">
                <w:rPr>
                  <w:rFonts w:ascii="Times New Roman" w:eastAsia="仿宋_GB2312" w:hAnsi="Times New Roman" w:cs="Times New Roman"/>
                  <w:color w:val="auto"/>
                  <w:sz w:val="18"/>
                  <w:szCs w:val="18"/>
                </w:rPr>
                <w:t xml:space="preserve">into TJ4S-1213-Sy15. Bubble with </w:t>
              </w:r>
              <w:r w:rsidRPr="00BB7730">
                <w:rPr>
                  <w:rFonts w:ascii="Times New Roman" w:eastAsia="仿宋_GB2312" w:hAnsi="Times New Roman" w:cs="Times New Roman"/>
                  <w:color w:val="auto"/>
                  <w:sz w:val="18"/>
                  <w:szCs w:val="18"/>
                </w:rPr>
                <w:lastRenderedPageBreak/>
                <w:t>nitrogen for 5±2</w:t>
              </w:r>
            </w:ins>
            <w:ins w:id="8268" w:author="Johan Granander" w:date="2026-07-28T15:05:00Z">
              <w:r w:rsidR="0056782B" w:rsidRPr="00BB7730">
                <w:rPr>
                  <w:rFonts w:ascii="Times New Roman" w:eastAsia="仿宋_GB2312" w:hAnsi="Times New Roman" w:cs="Times New Roman"/>
                  <w:color w:val="auto"/>
                  <w:sz w:val="18"/>
                  <w:szCs w:val="18"/>
                </w:rPr>
                <w:t xml:space="preserve"> </w:t>
              </w:r>
            </w:ins>
            <w:ins w:id="8269" w:author="Xuning Wei12232" w:date="2026-07-27T16:06:00Z">
              <w:r w:rsidRPr="00BB7730">
                <w:rPr>
                  <w:rFonts w:ascii="Times New Roman" w:eastAsia="仿宋_GB2312" w:hAnsi="Times New Roman" w:cs="Times New Roman"/>
                  <w:color w:val="auto"/>
                  <w:sz w:val="18"/>
                  <w:szCs w:val="18"/>
                </w:rPr>
                <w:t>min, then start the stirrer.</w:t>
              </w:r>
              <w:r w:rsidRPr="00BB7730">
                <w:rPr>
                  <w:rFonts w:ascii="Times New Roman" w:eastAsia="仿宋_GB2312" w:hAnsi="Times New Roman" w:cs="Times New Roman"/>
                  <w:color w:val="auto"/>
                  <w:sz w:val="18"/>
                  <w:szCs w:val="18"/>
                </w:rPr>
                <w:br/>
                <w:t>2. Adjust to 25±5</w:t>
              </w:r>
            </w:ins>
            <w:ins w:id="8270" w:author="Johan Granander" w:date="2026-07-28T13:33:00Z">
              <w:r w:rsidR="000E6E66" w:rsidRPr="00BB7730">
                <w:rPr>
                  <w:rFonts w:ascii="Times New Roman" w:eastAsia="仿宋_GB2312" w:hAnsi="Times New Roman" w:cs="Times New Roman"/>
                  <w:color w:val="auto"/>
                  <w:sz w:val="18"/>
                  <w:szCs w:val="18"/>
                </w:rPr>
                <w:t xml:space="preserve"> </w:t>
              </w:r>
            </w:ins>
            <w:ins w:id="8271" w:author="Xuning Wei12232" w:date="2026-07-27T16:06:00Z">
              <w:r w:rsidRPr="00BB7730">
                <w:rPr>
                  <w:rFonts w:ascii="Times New Roman" w:eastAsia="仿宋_GB2312" w:hAnsi="Times New Roman" w:cs="Times New Roman"/>
                  <w:color w:val="auto"/>
                  <w:sz w:val="18"/>
                  <w:szCs w:val="18"/>
                </w:rPr>
                <w:t>℃ (target: 25</w:t>
              </w:r>
            </w:ins>
            <w:ins w:id="8272" w:author="Johan Granander" w:date="2026-07-28T13:33:00Z">
              <w:r w:rsidR="000E6E66" w:rsidRPr="00BB7730">
                <w:rPr>
                  <w:rFonts w:ascii="Times New Roman" w:eastAsia="仿宋_GB2312" w:hAnsi="Times New Roman" w:cs="Times New Roman"/>
                  <w:color w:val="auto"/>
                  <w:sz w:val="18"/>
                  <w:szCs w:val="18"/>
                </w:rPr>
                <w:t xml:space="preserve"> </w:t>
              </w:r>
            </w:ins>
            <w:ins w:id="8273" w:author="Xuning Wei12232" w:date="2026-07-27T16:06:00Z">
              <w:r w:rsidRPr="00BB7730">
                <w:rPr>
                  <w:rFonts w:ascii="Times New Roman" w:eastAsia="仿宋_GB2312" w:hAnsi="Times New Roman" w:cs="Times New Roman"/>
                  <w:color w:val="auto"/>
                  <w:sz w:val="18"/>
                  <w:szCs w:val="18"/>
                </w:rPr>
                <w:t xml:space="preserve">℃). After stirring for </w:t>
              </w:r>
              <w:del w:id="8274" w:author="He Han" w:date="2026-10-27T14:49:00Z">
                <w:r w:rsidRPr="00BB7730" w:rsidDel="00E55450">
                  <w:rPr>
                    <w:rFonts w:ascii="Times New Roman" w:eastAsia="仿宋_GB2312" w:hAnsi="Times New Roman" w:cs="Times New Roman"/>
                    <w:color w:val="auto"/>
                    <w:sz w:val="18"/>
                    <w:szCs w:val="18"/>
                  </w:rPr>
                  <w:delText>2</w:delText>
                </w:r>
              </w:del>
            </w:ins>
            <w:ins w:id="8275" w:author="Johan Granander" w:date="2026-07-28T15:05:00Z">
              <w:del w:id="8276" w:author="He Han" w:date="2026-10-27T14:49:00Z">
                <w:r w:rsidR="0056782B" w:rsidRPr="00BB7730" w:rsidDel="00E55450">
                  <w:rPr>
                    <w:rFonts w:ascii="Times New Roman" w:eastAsia="仿宋_GB2312" w:hAnsi="Times New Roman" w:cs="Times New Roman"/>
                    <w:color w:val="auto"/>
                    <w:sz w:val="18"/>
                    <w:szCs w:val="18"/>
                  </w:rPr>
                  <w:delText xml:space="preserve"> </w:delText>
                </w:r>
              </w:del>
            </w:ins>
            <w:ins w:id="8277" w:author="Xuning Wei12232" w:date="2026-07-27T16:06:00Z">
              <w:del w:id="8278" w:author="He Han" w:date="2026-10-27T14:49:00Z">
                <w:r w:rsidRPr="00BB7730" w:rsidDel="00E55450">
                  <w:rPr>
                    <w:rFonts w:ascii="Times New Roman" w:eastAsia="仿宋_GB2312" w:hAnsi="Times New Roman" w:cs="Times New Roman"/>
                    <w:color w:val="auto"/>
                    <w:sz w:val="18"/>
                    <w:szCs w:val="18"/>
                  </w:rPr>
                  <w:delText>h±15</w:delText>
                </w:r>
              </w:del>
            </w:ins>
            <w:ins w:id="8279" w:author="He Han" w:date="2026-10-27T14:49:00Z">
              <w:r w:rsidR="00E55450">
                <w:rPr>
                  <w:rFonts w:ascii="Times New Roman" w:eastAsia="仿宋_GB2312" w:hAnsi="Times New Roman" w:cs="Times New Roman"/>
                  <w:color w:val="auto"/>
                  <w:sz w:val="18"/>
                  <w:szCs w:val="18"/>
                </w:rPr>
                <w:t>110~130</w:t>
              </w:r>
            </w:ins>
            <w:ins w:id="8280" w:author="Xuning Wei12232" w:date="2026-07-27T16:06:00Z">
              <w:r w:rsidRPr="00BB7730">
                <w:rPr>
                  <w:rFonts w:ascii="Times New Roman" w:eastAsia="仿宋_GB2312" w:hAnsi="Times New Roman" w:cs="Times New Roman"/>
                  <w:color w:val="auto"/>
                  <w:sz w:val="18"/>
                  <w:szCs w:val="18"/>
                </w:rPr>
                <w:t xml:space="preserve"> min (target: 2</w:t>
              </w:r>
            </w:ins>
            <w:ins w:id="8281" w:author="Johan Granander" w:date="2026-07-28T13:33:00Z">
              <w:r w:rsidR="000E6E66" w:rsidRPr="00BB7730">
                <w:rPr>
                  <w:rFonts w:ascii="Times New Roman" w:eastAsia="仿宋_GB2312" w:hAnsi="Times New Roman" w:cs="Times New Roman"/>
                  <w:color w:val="auto"/>
                  <w:sz w:val="18"/>
                  <w:szCs w:val="18"/>
                </w:rPr>
                <w:t xml:space="preserve"> </w:t>
              </w:r>
            </w:ins>
            <w:ins w:id="8282" w:author="Xuning Wei12232" w:date="2026-07-27T16:06:00Z">
              <w:r w:rsidRPr="00BB7730">
                <w:rPr>
                  <w:rFonts w:ascii="Times New Roman" w:eastAsia="仿宋_GB2312" w:hAnsi="Times New Roman" w:cs="Times New Roman"/>
                  <w:color w:val="auto"/>
                  <w:sz w:val="18"/>
                  <w:szCs w:val="18"/>
                </w:rPr>
                <w:t>h) at 25±5℃ (target: 25</w:t>
              </w:r>
            </w:ins>
            <w:ins w:id="8283" w:author="Johan Granander" w:date="2026-07-28T13:33:00Z">
              <w:r w:rsidR="000E6E66" w:rsidRPr="00BB7730">
                <w:rPr>
                  <w:rFonts w:ascii="Times New Roman" w:eastAsia="仿宋_GB2312" w:hAnsi="Times New Roman" w:cs="Times New Roman"/>
                  <w:color w:val="auto"/>
                  <w:sz w:val="18"/>
                  <w:szCs w:val="18"/>
                </w:rPr>
                <w:t xml:space="preserve"> </w:t>
              </w:r>
            </w:ins>
            <w:ins w:id="8284" w:author="Xuning Wei12232" w:date="2026-07-27T16:06:00Z">
              <w:r w:rsidRPr="00BB7730">
                <w:rPr>
                  <w:rFonts w:ascii="Times New Roman" w:eastAsia="仿宋_GB2312" w:hAnsi="Times New Roman" w:cs="Times New Roman"/>
                  <w:color w:val="auto"/>
                  <w:sz w:val="18"/>
                  <w:szCs w:val="18"/>
                </w:rPr>
                <w:t>℃), stop stirring, turn off the nitrogen. Drain until there is no obvious drip.</w:t>
              </w:r>
            </w:ins>
            <w:del w:id="8285" w:author="Xuning Wei12232" w:date="2026-07-27T16:06:00Z">
              <w:r w:rsidR="0035305C" w:rsidRPr="00BB7730" w:rsidDel="00AD243C">
                <w:rPr>
                  <w:rFonts w:ascii="Times New Roman" w:eastAsia="仿宋_GB2312" w:hAnsi="Times New Roman" w:cs="Times New Roman"/>
                  <w:color w:val="auto"/>
                  <w:sz w:val="18"/>
                  <w:szCs w:val="18"/>
                </w:rPr>
                <w:delText>Add</w:delText>
              </w:r>
              <w:r w:rsidR="0035305C" w:rsidRPr="00BB7730" w:rsidDel="00AD243C">
                <w:rPr>
                  <w:rFonts w:ascii="Times New Roman" w:eastAsia="仿宋_GB2312" w:hAnsi="Times New Roman" w:cs="Times New Roman"/>
                  <w:color w:val="auto"/>
                  <w:sz w:val="18"/>
                  <w:szCs w:val="18"/>
                  <w:lang w:eastAsia="zh-CN"/>
                </w:rPr>
                <w:delText xml:space="preserve"> 10.0 V Isopropyl Acetate (8.730 kg/kg) </w:delText>
              </w:r>
              <w:r w:rsidR="0035305C" w:rsidRPr="00BB7730" w:rsidDel="00AD243C">
                <w:rPr>
                  <w:rFonts w:ascii="Times New Roman" w:eastAsia="仿宋_GB2312" w:hAnsi="Times New Roman" w:cs="Times New Roman"/>
                  <w:color w:val="auto"/>
                  <w:sz w:val="18"/>
                  <w:szCs w:val="18"/>
                </w:rPr>
                <w:delText xml:space="preserve">into </w:delText>
              </w:r>
              <w:r w:rsidR="0035305C" w:rsidRPr="00BB7730" w:rsidDel="00AD243C">
                <w:rPr>
                  <w:rFonts w:ascii="Times New Roman" w:eastAsia="仿宋_GB2312" w:hAnsi="Times New Roman" w:cs="Times New Roman"/>
                  <w:b/>
                  <w:color w:val="auto"/>
                  <w:sz w:val="18"/>
                  <w:szCs w:val="18"/>
                </w:rPr>
                <w:delText>TJ4S-1213-Sy15</w:delText>
              </w:r>
              <w:r w:rsidR="0035305C" w:rsidRPr="00BB7730" w:rsidDel="00AD243C">
                <w:rPr>
                  <w:rFonts w:ascii="Times New Roman" w:eastAsia="仿宋_GB2312" w:hAnsi="Times New Roman" w:cs="Times New Roman"/>
                  <w:color w:val="auto"/>
                  <w:sz w:val="18"/>
                  <w:szCs w:val="18"/>
                </w:rPr>
                <w:delText>. Bubble with nitrogen for 5±2min, then start the stirrer. After stirring for 5±2 min, stop stirring, turn off the nitrogen. Drain until there is no obvious drip. Perform this operation for 4 times. Move to next operation</w:delText>
              </w:r>
            </w:del>
          </w:p>
        </w:tc>
        <w:tc>
          <w:tcPr>
            <w:tcW w:w="1046" w:type="pct"/>
            <w:vMerge w:val="restart"/>
            <w:shd w:val="clear" w:color="auto" w:fill="FFFFFF" w:themeFill="background1"/>
            <w:vAlign w:val="center"/>
            <w:tcPrChange w:id="8286" w:author="He Han" w:date="2026-08-27T16:00:00Z">
              <w:tcPr>
                <w:tcW w:w="1049" w:type="pct"/>
                <w:gridSpan w:val="5"/>
                <w:vMerge w:val="restart"/>
                <w:shd w:val="clear" w:color="auto" w:fill="FFFFFF" w:themeFill="background1"/>
                <w:vAlign w:val="center"/>
              </w:tcPr>
            </w:tcPrChange>
          </w:tcPr>
          <w:p w14:paraId="33D341B9" w14:textId="77777777" w:rsidR="00153539" w:rsidRPr="00BB7730" w:rsidRDefault="00153539">
            <w:pPr>
              <w:pStyle w:val="afc"/>
              <w:numPr>
                <w:ilvl w:val="0"/>
                <w:numId w:val="166"/>
              </w:numPr>
              <w:ind w:firstLineChars="0"/>
              <w:rPr>
                <w:ins w:id="8287" w:author="He Han" w:date="2026-10-22T22:08:00Z"/>
                <w:rFonts w:ascii="Times New Roman" w:hAnsi="Times New Roman" w:cs="Times New Roman"/>
                <w:color w:val="auto"/>
                <w:sz w:val="18"/>
                <w:szCs w:val="18"/>
                <w:shd w:val="clear" w:color="auto" w:fill="FFFFFF"/>
              </w:rPr>
              <w:pPrChange w:id="8288" w:author="He Han" w:date="2026-10-22T22:10:00Z">
                <w:pPr>
                  <w:pStyle w:val="afc"/>
                  <w:numPr>
                    <w:numId w:val="156"/>
                  </w:numPr>
                  <w:ind w:left="420" w:firstLineChars="0" w:hanging="420"/>
                </w:pPr>
              </w:pPrChange>
            </w:pPr>
            <w:ins w:id="8289" w:author="He Han" w:date="2026-10-22T22:08: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4A8D3883" w14:textId="77777777" w:rsidR="00153539" w:rsidRPr="00BB7730" w:rsidRDefault="00153539">
            <w:pPr>
              <w:pStyle w:val="afc"/>
              <w:numPr>
                <w:ilvl w:val="0"/>
                <w:numId w:val="166"/>
              </w:numPr>
              <w:ind w:firstLineChars="0"/>
              <w:rPr>
                <w:ins w:id="8290" w:author="He Han" w:date="2026-10-22T22:08:00Z"/>
                <w:rFonts w:ascii="Times New Roman" w:eastAsiaTheme="minorEastAsia" w:hAnsi="Times New Roman" w:cs="Times New Roman"/>
                <w:color w:val="auto"/>
                <w:sz w:val="18"/>
                <w:szCs w:val="18"/>
                <w:shd w:val="clear" w:color="auto" w:fill="FFFFFF"/>
                <w:lang w:eastAsia="zh-CN"/>
              </w:rPr>
              <w:pPrChange w:id="8291" w:author="He Han" w:date="2026-10-22T22:10:00Z">
                <w:pPr>
                  <w:pStyle w:val="afc"/>
                  <w:numPr>
                    <w:numId w:val="156"/>
                  </w:numPr>
                  <w:ind w:left="420" w:firstLineChars="0" w:hanging="420"/>
                </w:pPr>
              </w:pPrChange>
            </w:pPr>
            <w:ins w:id="8292" w:author="He Han" w:date="2026-10-22T22:08:00Z">
              <w:r w:rsidRPr="00BB7730">
                <w:rPr>
                  <w:rFonts w:ascii="Times New Roman" w:hAnsi="Times New Roman" w:cs="Times New Roman"/>
                  <w:color w:val="auto"/>
                  <w:sz w:val="18"/>
                  <w:szCs w:val="18"/>
                  <w:shd w:val="clear" w:color="auto" w:fill="FFFFFF"/>
                </w:rPr>
                <w:t>Agitator material: Hastelloy (N10276)</w:t>
              </w:r>
            </w:ins>
          </w:p>
          <w:p w14:paraId="26BDDF6B" w14:textId="77777777" w:rsidR="00153539" w:rsidRPr="00BB7730" w:rsidRDefault="00153539">
            <w:pPr>
              <w:pStyle w:val="afc"/>
              <w:numPr>
                <w:ilvl w:val="0"/>
                <w:numId w:val="166"/>
              </w:numPr>
              <w:ind w:firstLineChars="0"/>
              <w:rPr>
                <w:ins w:id="8293" w:author="He Han" w:date="2026-10-22T22:08:00Z"/>
                <w:rFonts w:ascii="Times New Roman" w:eastAsiaTheme="minorEastAsia" w:hAnsi="Times New Roman" w:cs="Times New Roman"/>
                <w:color w:val="auto"/>
                <w:sz w:val="18"/>
                <w:szCs w:val="18"/>
                <w:shd w:val="clear" w:color="auto" w:fill="FFFFFF"/>
                <w:lang w:eastAsia="zh-CN"/>
              </w:rPr>
              <w:pPrChange w:id="8294" w:author="He Han" w:date="2026-10-22T22:10:00Z">
                <w:pPr>
                  <w:pStyle w:val="afc"/>
                  <w:numPr>
                    <w:numId w:val="156"/>
                  </w:numPr>
                  <w:ind w:left="420" w:firstLineChars="0" w:hanging="420"/>
                </w:pPr>
              </w:pPrChange>
            </w:pPr>
            <w:ins w:id="8295" w:author="He Han" w:date="2026-10-22T22:08:00Z">
              <w:r w:rsidRPr="00BB7730">
                <w:rPr>
                  <w:rFonts w:ascii="Times New Roman" w:hAnsi="Times New Roman" w:cs="Times New Roman"/>
                  <w:color w:val="0000FF"/>
                  <w:sz w:val="18"/>
                  <w:szCs w:val="18"/>
                  <w:shd w:val="clear" w:color="auto" w:fill="FFFFFF"/>
                </w:rPr>
                <w:lastRenderedPageBreak/>
                <w:t>Sieve plate: HC-22</w:t>
              </w:r>
            </w:ins>
          </w:p>
          <w:p w14:paraId="5D30DFF0" w14:textId="77777777" w:rsidR="00153539" w:rsidRPr="00BB7730" w:rsidRDefault="00153539">
            <w:pPr>
              <w:pStyle w:val="afc"/>
              <w:numPr>
                <w:ilvl w:val="0"/>
                <w:numId w:val="166"/>
              </w:numPr>
              <w:ind w:firstLineChars="0"/>
              <w:rPr>
                <w:ins w:id="8296" w:author="He Han" w:date="2026-10-22T22:08:00Z"/>
                <w:rFonts w:ascii="Times New Roman" w:hAnsi="Times New Roman" w:cs="Times New Roman"/>
                <w:color w:val="0000FF"/>
                <w:sz w:val="18"/>
                <w:szCs w:val="18"/>
                <w:shd w:val="clear" w:color="auto" w:fill="FFFFFF"/>
              </w:rPr>
              <w:pPrChange w:id="8297" w:author="He Han" w:date="2026-10-22T22:10:00Z">
                <w:pPr>
                  <w:pStyle w:val="afc"/>
                  <w:numPr>
                    <w:numId w:val="156"/>
                  </w:numPr>
                  <w:ind w:left="420" w:firstLineChars="0" w:hanging="420"/>
                </w:pPr>
              </w:pPrChange>
            </w:pPr>
            <w:ins w:id="8298"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370BF2BF" w14:textId="77777777" w:rsidR="00153539" w:rsidRPr="00BB7730" w:rsidRDefault="00153539">
            <w:pPr>
              <w:pStyle w:val="afc"/>
              <w:numPr>
                <w:ilvl w:val="0"/>
                <w:numId w:val="166"/>
              </w:numPr>
              <w:ind w:firstLineChars="0"/>
              <w:rPr>
                <w:ins w:id="8299" w:author="He Han" w:date="2026-10-22T22:08:00Z"/>
                <w:rFonts w:ascii="Times New Roman" w:hAnsi="Times New Roman" w:cs="Times New Roman"/>
                <w:color w:val="auto"/>
                <w:sz w:val="18"/>
                <w:szCs w:val="18"/>
                <w:shd w:val="clear" w:color="auto" w:fill="FFFFFF"/>
              </w:rPr>
              <w:pPrChange w:id="8300" w:author="He Han" w:date="2026-10-22T22:10:00Z">
                <w:pPr>
                  <w:pStyle w:val="afc"/>
                  <w:numPr>
                    <w:numId w:val="156"/>
                  </w:numPr>
                  <w:ind w:left="420" w:firstLineChars="0" w:hanging="420"/>
                </w:pPr>
              </w:pPrChange>
            </w:pPr>
            <w:ins w:id="8301" w:author="He Han" w:date="2026-10-22T22:08:00Z">
              <w:r w:rsidRPr="00BB7730">
                <w:rPr>
                  <w:rFonts w:ascii="Times New Roman" w:hAnsi="Times New Roman" w:cs="Times New Roman"/>
                  <w:color w:val="auto"/>
                  <w:sz w:val="18"/>
                  <w:szCs w:val="18"/>
                  <w:shd w:val="clear" w:color="auto" w:fill="FFFFFF"/>
                </w:rPr>
                <w:t>Sight glass: Glass</w:t>
              </w:r>
            </w:ins>
          </w:p>
          <w:p w14:paraId="606C6D31" w14:textId="77777777" w:rsidR="00153539" w:rsidRPr="00BB7730" w:rsidRDefault="00153539">
            <w:pPr>
              <w:pStyle w:val="afc"/>
              <w:numPr>
                <w:ilvl w:val="0"/>
                <w:numId w:val="166"/>
              </w:numPr>
              <w:ind w:firstLineChars="0"/>
              <w:rPr>
                <w:ins w:id="8302" w:author="He Han" w:date="2026-10-22T22:08:00Z"/>
                <w:rFonts w:ascii="Times New Roman" w:hAnsi="Times New Roman" w:cs="Times New Roman"/>
                <w:color w:val="auto"/>
                <w:sz w:val="18"/>
                <w:szCs w:val="18"/>
                <w:shd w:val="clear" w:color="auto" w:fill="FFFFFF"/>
              </w:rPr>
              <w:pPrChange w:id="8303" w:author="He Han" w:date="2026-10-22T22:10:00Z">
                <w:pPr>
                  <w:pStyle w:val="afc"/>
                  <w:numPr>
                    <w:numId w:val="156"/>
                  </w:numPr>
                  <w:ind w:left="420" w:firstLineChars="0" w:hanging="420"/>
                </w:pPr>
              </w:pPrChange>
            </w:pPr>
            <w:ins w:id="8304" w:author="He Han" w:date="2026-10-22T22:08:00Z">
              <w:r w:rsidRPr="00BB7730">
                <w:rPr>
                  <w:rFonts w:ascii="Times New Roman" w:hAnsi="Times New Roman" w:cs="Times New Roman"/>
                  <w:color w:val="auto"/>
                  <w:sz w:val="18"/>
                  <w:szCs w:val="18"/>
                  <w:shd w:val="clear" w:color="auto" w:fill="FFFFFF"/>
                </w:rPr>
                <w:t>Transfer pump material: SS316+PTFE</w:t>
              </w:r>
            </w:ins>
          </w:p>
          <w:p w14:paraId="3AA5C88B" w14:textId="77777777" w:rsidR="00153539" w:rsidRPr="00BB7730" w:rsidRDefault="00153539">
            <w:pPr>
              <w:pStyle w:val="afc"/>
              <w:numPr>
                <w:ilvl w:val="0"/>
                <w:numId w:val="166"/>
              </w:numPr>
              <w:ind w:firstLineChars="0"/>
              <w:rPr>
                <w:ins w:id="8305" w:author="He Han" w:date="2026-10-22T22:08:00Z"/>
                <w:rFonts w:ascii="Times New Roman" w:hAnsi="Times New Roman" w:cs="Times New Roman"/>
                <w:color w:val="auto"/>
                <w:sz w:val="18"/>
                <w:szCs w:val="18"/>
                <w:shd w:val="clear" w:color="auto" w:fill="FFFFFF"/>
              </w:rPr>
              <w:pPrChange w:id="8306" w:author="He Han" w:date="2026-10-22T22:10:00Z">
                <w:pPr>
                  <w:pStyle w:val="afc"/>
                  <w:numPr>
                    <w:numId w:val="156"/>
                  </w:numPr>
                  <w:ind w:left="420" w:firstLineChars="0" w:hanging="420"/>
                </w:pPr>
              </w:pPrChange>
            </w:pPr>
            <w:ins w:id="8307" w:author="He Han" w:date="2026-10-22T22:08:00Z">
              <w:r w:rsidRPr="00BB7730">
                <w:rPr>
                  <w:rFonts w:ascii="Times New Roman" w:hAnsi="Times New Roman" w:cs="Times New Roman"/>
                  <w:color w:val="auto"/>
                  <w:sz w:val="18"/>
                  <w:szCs w:val="18"/>
                  <w:shd w:val="clear" w:color="auto" w:fill="FFFFFF"/>
                </w:rPr>
                <w:t>Thermometer well material: Hastelloy (C-276)</w:t>
              </w:r>
            </w:ins>
          </w:p>
          <w:p w14:paraId="050B4AE0" w14:textId="77777777" w:rsidR="00153539" w:rsidRPr="00BB7730" w:rsidRDefault="00153539">
            <w:pPr>
              <w:pStyle w:val="afc"/>
              <w:numPr>
                <w:ilvl w:val="0"/>
                <w:numId w:val="166"/>
              </w:numPr>
              <w:ind w:firstLineChars="0"/>
              <w:rPr>
                <w:ins w:id="8308" w:author="He Han" w:date="2026-10-22T22:08:00Z"/>
                <w:rFonts w:ascii="Times New Roman" w:hAnsi="Times New Roman" w:cs="Times New Roman"/>
                <w:color w:val="auto"/>
                <w:sz w:val="18"/>
                <w:szCs w:val="18"/>
                <w:shd w:val="clear" w:color="auto" w:fill="FFFFFF"/>
              </w:rPr>
              <w:pPrChange w:id="8309" w:author="He Han" w:date="2026-10-22T22:10:00Z">
                <w:pPr>
                  <w:pStyle w:val="afc"/>
                  <w:numPr>
                    <w:numId w:val="156"/>
                  </w:numPr>
                  <w:ind w:left="420" w:firstLineChars="0" w:hanging="420"/>
                </w:pPr>
              </w:pPrChange>
            </w:pPr>
            <w:ins w:id="8310" w:author="He Han" w:date="2026-10-22T22:08:00Z">
              <w:r w:rsidRPr="00BB7730">
                <w:rPr>
                  <w:rFonts w:ascii="Times New Roman" w:hAnsi="Times New Roman" w:cs="Times New Roman"/>
                  <w:color w:val="auto"/>
                  <w:sz w:val="18"/>
                  <w:szCs w:val="18"/>
                  <w:shd w:val="clear" w:color="auto" w:fill="FFFFFF"/>
                </w:rPr>
                <w:t>Pipeline material: 316L</w:t>
              </w:r>
            </w:ins>
          </w:p>
          <w:p w14:paraId="1D4426B4" w14:textId="77777777" w:rsidR="00153539" w:rsidRPr="00BB7730" w:rsidRDefault="00153539">
            <w:pPr>
              <w:pStyle w:val="afc"/>
              <w:numPr>
                <w:ilvl w:val="0"/>
                <w:numId w:val="166"/>
              </w:numPr>
              <w:ind w:firstLineChars="0"/>
              <w:rPr>
                <w:ins w:id="8311" w:author="He Han" w:date="2026-10-22T22:08:00Z"/>
                <w:rFonts w:ascii="Times New Roman" w:hAnsi="Times New Roman" w:cs="Times New Roman"/>
                <w:color w:val="0000FF"/>
                <w:sz w:val="18"/>
                <w:szCs w:val="18"/>
                <w:shd w:val="clear" w:color="auto" w:fill="FFFFFF"/>
              </w:rPr>
              <w:pPrChange w:id="8312" w:author="He Han" w:date="2026-10-22T22:10:00Z">
                <w:pPr>
                  <w:pStyle w:val="afc"/>
                  <w:numPr>
                    <w:numId w:val="156"/>
                  </w:numPr>
                  <w:ind w:left="420" w:firstLineChars="0" w:hanging="420"/>
                </w:pPr>
              </w:pPrChange>
            </w:pPr>
            <w:ins w:id="8313"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5A8D8B20" w14:textId="77777777" w:rsidR="00153539" w:rsidRPr="00BB7730" w:rsidRDefault="00153539">
            <w:pPr>
              <w:pStyle w:val="afc"/>
              <w:numPr>
                <w:ilvl w:val="0"/>
                <w:numId w:val="166"/>
              </w:numPr>
              <w:ind w:firstLineChars="0"/>
              <w:rPr>
                <w:ins w:id="8314" w:author="He Han" w:date="2026-10-22T22:08:00Z"/>
                <w:rFonts w:ascii="Times New Roman" w:hAnsi="Times New Roman" w:cs="Times New Roman"/>
                <w:color w:val="auto"/>
                <w:sz w:val="18"/>
                <w:szCs w:val="18"/>
                <w:shd w:val="clear" w:color="auto" w:fill="FFFFFF"/>
              </w:rPr>
              <w:pPrChange w:id="8315" w:author="He Han" w:date="2026-10-22T22:10:00Z">
                <w:pPr>
                  <w:pStyle w:val="afc"/>
                  <w:numPr>
                    <w:numId w:val="156"/>
                  </w:numPr>
                  <w:ind w:left="420" w:firstLineChars="0" w:hanging="420"/>
                </w:pPr>
              </w:pPrChange>
            </w:pPr>
            <w:ins w:id="8316" w:author="He Han" w:date="2026-10-22T22:08:00Z">
              <w:r w:rsidRPr="00BB7730">
                <w:rPr>
                  <w:rFonts w:ascii="Times New Roman" w:hAnsi="Times New Roman" w:cs="Times New Roman"/>
                  <w:color w:val="auto"/>
                  <w:sz w:val="18"/>
                  <w:szCs w:val="18"/>
                  <w:shd w:val="clear" w:color="auto" w:fill="FFFFFF"/>
                </w:rPr>
                <w:t>Mass flow meter: SS</w:t>
              </w:r>
            </w:ins>
          </w:p>
          <w:p w14:paraId="031F2C43" w14:textId="77777777" w:rsidR="00153539" w:rsidRPr="00BB7730" w:rsidRDefault="00153539">
            <w:pPr>
              <w:pStyle w:val="afc"/>
              <w:numPr>
                <w:ilvl w:val="0"/>
                <w:numId w:val="166"/>
              </w:numPr>
              <w:ind w:firstLineChars="0"/>
              <w:rPr>
                <w:ins w:id="8317" w:author="He Han" w:date="2026-10-22T22:08:00Z"/>
                <w:rFonts w:ascii="Times New Roman" w:hAnsi="Times New Roman" w:cs="Times New Roman"/>
                <w:b/>
                <w:color w:val="auto"/>
                <w:sz w:val="18"/>
                <w:szCs w:val="18"/>
                <w:shd w:val="clear" w:color="auto" w:fill="FFFFFF"/>
              </w:rPr>
              <w:pPrChange w:id="8318" w:author="He Han" w:date="2026-10-22T22:10:00Z">
                <w:pPr>
                  <w:pStyle w:val="afc"/>
                  <w:numPr>
                    <w:numId w:val="156"/>
                  </w:numPr>
                  <w:ind w:left="420" w:firstLineChars="0" w:hanging="420"/>
                </w:pPr>
              </w:pPrChange>
            </w:pPr>
            <w:ins w:id="8319" w:author="He Han" w:date="2026-10-22T22:08: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5DF1AD73" w14:textId="77777777" w:rsidR="00153539" w:rsidRPr="00BB7730" w:rsidRDefault="00153539">
            <w:pPr>
              <w:pStyle w:val="afc"/>
              <w:numPr>
                <w:ilvl w:val="0"/>
                <w:numId w:val="166"/>
              </w:numPr>
              <w:ind w:firstLineChars="0"/>
              <w:rPr>
                <w:ins w:id="8320" w:author="He Han" w:date="2026-10-22T22:08:00Z"/>
                <w:rFonts w:ascii="Times New Roman" w:eastAsiaTheme="minorEastAsia" w:hAnsi="Times New Roman" w:cs="Times New Roman"/>
                <w:color w:val="auto"/>
                <w:sz w:val="18"/>
                <w:szCs w:val="18"/>
                <w:shd w:val="clear" w:color="auto" w:fill="FFFFFF"/>
                <w:lang w:eastAsia="zh-CN"/>
              </w:rPr>
              <w:pPrChange w:id="8321" w:author="He Han" w:date="2026-10-22T22:10:00Z">
                <w:pPr>
                  <w:pStyle w:val="afc"/>
                  <w:numPr>
                    <w:numId w:val="156"/>
                  </w:numPr>
                  <w:ind w:left="420" w:firstLineChars="0" w:hanging="420"/>
                </w:pPr>
              </w:pPrChange>
            </w:pPr>
            <w:ins w:id="8322"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1B980DF1" w14:textId="77777777" w:rsidR="00153539" w:rsidRPr="00BB7730" w:rsidRDefault="00153539">
            <w:pPr>
              <w:pStyle w:val="afc"/>
              <w:numPr>
                <w:ilvl w:val="0"/>
                <w:numId w:val="166"/>
              </w:numPr>
              <w:ind w:firstLineChars="0"/>
              <w:rPr>
                <w:ins w:id="8323" w:author="He Han" w:date="2026-10-22T22:08:00Z"/>
                <w:rFonts w:ascii="Times New Roman" w:hAnsi="Times New Roman" w:cs="Times New Roman"/>
                <w:color w:val="auto"/>
                <w:sz w:val="18"/>
                <w:szCs w:val="18"/>
                <w:shd w:val="clear" w:color="auto" w:fill="FFFFFF"/>
              </w:rPr>
              <w:pPrChange w:id="8324" w:author="He Han" w:date="2026-10-22T22:10:00Z">
                <w:pPr>
                  <w:pStyle w:val="afc"/>
                  <w:numPr>
                    <w:numId w:val="156"/>
                  </w:numPr>
                  <w:ind w:left="420" w:firstLineChars="0" w:hanging="420"/>
                </w:pPr>
              </w:pPrChange>
            </w:pPr>
            <w:ins w:id="8325"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335B9604" w14:textId="77777777" w:rsidR="00153539" w:rsidRPr="00BB7730" w:rsidRDefault="00153539">
            <w:pPr>
              <w:pStyle w:val="afc"/>
              <w:numPr>
                <w:ilvl w:val="0"/>
                <w:numId w:val="166"/>
              </w:numPr>
              <w:ind w:firstLineChars="0"/>
              <w:rPr>
                <w:ins w:id="8326" w:author="He Han" w:date="2026-10-22T22:08:00Z"/>
                <w:rFonts w:ascii="Times New Roman" w:hAnsi="Times New Roman" w:cs="Times New Roman"/>
                <w:color w:val="auto"/>
                <w:sz w:val="18"/>
                <w:szCs w:val="18"/>
                <w:shd w:val="clear" w:color="auto" w:fill="FFFFFF"/>
              </w:rPr>
              <w:pPrChange w:id="8327" w:author="He Han" w:date="2026-10-22T22:10:00Z">
                <w:pPr>
                  <w:pStyle w:val="afc"/>
                  <w:numPr>
                    <w:numId w:val="156"/>
                  </w:numPr>
                  <w:ind w:left="420" w:firstLineChars="0" w:hanging="420"/>
                </w:pPr>
              </w:pPrChange>
            </w:pPr>
            <w:ins w:id="8328"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5B96EB85" w14:textId="77777777" w:rsidR="00153539" w:rsidRPr="00BB7730" w:rsidRDefault="00153539">
            <w:pPr>
              <w:pStyle w:val="afc"/>
              <w:numPr>
                <w:ilvl w:val="0"/>
                <w:numId w:val="166"/>
              </w:numPr>
              <w:ind w:firstLineChars="0"/>
              <w:rPr>
                <w:ins w:id="8329" w:author="He Han" w:date="2026-10-22T22:08:00Z"/>
                <w:rFonts w:ascii="Times New Roman" w:hAnsi="Times New Roman" w:cs="Times New Roman"/>
                <w:color w:val="auto"/>
                <w:sz w:val="18"/>
                <w:szCs w:val="18"/>
                <w:shd w:val="clear" w:color="auto" w:fill="FFFFFF"/>
              </w:rPr>
              <w:pPrChange w:id="8330" w:author="He Han" w:date="2026-10-22T22:10:00Z">
                <w:pPr>
                  <w:pStyle w:val="afc"/>
                  <w:numPr>
                    <w:numId w:val="156"/>
                  </w:numPr>
                  <w:ind w:left="420" w:firstLineChars="0" w:hanging="420"/>
                </w:pPr>
              </w:pPrChange>
            </w:pPr>
            <w:ins w:id="8331" w:author="He Han" w:date="2026-10-22T22:08: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544A14AB" w14:textId="56842160" w:rsidR="000B3418" w:rsidRPr="00BB7730" w:rsidDel="00153539" w:rsidRDefault="000B3418" w:rsidP="000B3418">
            <w:pPr>
              <w:rPr>
                <w:ins w:id="8332" w:author="Xuning Wei12232" w:date="2026-07-27T17:21:00Z"/>
                <w:del w:id="8333" w:author="He Han" w:date="2026-10-22T22:08:00Z"/>
                <w:rFonts w:ascii="Times New Roman" w:hAnsi="Times New Roman" w:cs="Times New Roman"/>
                <w:color w:val="auto"/>
                <w:sz w:val="18"/>
                <w:szCs w:val="18"/>
                <w:shd w:val="clear" w:color="auto" w:fill="FFFFFF"/>
              </w:rPr>
            </w:pPr>
            <w:ins w:id="8334" w:author="Xuning Wei12232" w:date="2026-07-27T17:21:00Z">
              <w:del w:id="8335" w:author="He Han" w:date="2026-10-12T13:44:00Z">
                <w:r w:rsidRPr="00BB7730" w:rsidDel="000E3A98">
                  <w:rPr>
                    <w:rFonts w:ascii="Times New Roman" w:hAnsi="Times New Roman" w:cs="Times New Roman"/>
                    <w:color w:val="00B0F0"/>
                    <w:sz w:val="18"/>
                    <w:szCs w:val="18"/>
                    <w:shd w:val="clear" w:color="auto" w:fill="FFFFFF"/>
                    <w:rPrChange w:id="8336" w:author="He Han" w:date="2026-10-12T14:27: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8337" w:author="He Han" w:date="2026-10-12T14:27: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8338" w:author="He Han" w:date="2026-10-12T14:27:00Z">
                      <w:rPr>
                        <w:rFonts w:ascii="Times New Roman" w:hAnsi="Times New Roman" w:cs="Times New Roman"/>
                        <w:color w:val="auto"/>
                        <w:sz w:val="18"/>
                        <w:szCs w:val="18"/>
                        <w:shd w:val="clear" w:color="auto" w:fill="FFFFFF"/>
                      </w:rPr>
                    </w:rPrChange>
                  </w:rPr>
                  <w:delText>material:</w:delText>
                </w:r>
              </w:del>
              <w:del w:id="8339" w:author="He Han" w:date="2026-10-22T22:08:00Z">
                <w:r w:rsidRPr="00BB7730" w:rsidDel="00153539">
                  <w:rPr>
                    <w:rFonts w:ascii="Times New Roman" w:hAnsi="Times New Roman" w:cs="Times New Roman"/>
                    <w:color w:val="auto"/>
                    <w:sz w:val="18"/>
                    <w:szCs w:val="18"/>
                    <w:shd w:val="clear" w:color="auto" w:fill="FFFFFF"/>
                  </w:rPr>
                  <w:delText xml:space="preserve"> Hastelloy (C-276)</w:delText>
                </w:r>
              </w:del>
            </w:ins>
          </w:p>
          <w:p w14:paraId="3907D94F" w14:textId="34E990B6" w:rsidR="000B3418" w:rsidRPr="00BB7730" w:rsidDel="00153539" w:rsidRDefault="000B3418" w:rsidP="000B3418">
            <w:pPr>
              <w:rPr>
                <w:ins w:id="8340" w:author="Xuning Wei12232" w:date="2026-07-27T17:21:00Z"/>
                <w:del w:id="8341" w:author="He Han" w:date="2026-10-22T22:08:00Z"/>
                <w:rFonts w:ascii="Times New Roman" w:eastAsiaTheme="minorEastAsia" w:hAnsi="Times New Roman" w:cs="Times New Roman"/>
                <w:color w:val="auto"/>
                <w:sz w:val="18"/>
                <w:szCs w:val="18"/>
                <w:shd w:val="clear" w:color="auto" w:fill="FFFFFF"/>
                <w:lang w:eastAsia="zh-CN"/>
              </w:rPr>
            </w:pPr>
            <w:ins w:id="8342" w:author="Xuning Wei12232" w:date="2026-07-27T17:21:00Z">
              <w:del w:id="8343" w:author="He Han" w:date="2026-10-22T22:08:00Z">
                <w:r w:rsidRPr="00BB7730" w:rsidDel="00153539">
                  <w:rPr>
                    <w:rFonts w:ascii="Times New Roman" w:hAnsi="Times New Roman" w:cs="Times New Roman"/>
                    <w:color w:val="auto"/>
                    <w:sz w:val="18"/>
                    <w:szCs w:val="18"/>
                    <w:shd w:val="clear" w:color="auto" w:fill="FFFFFF"/>
                  </w:rPr>
                  <w:delText xml:space="preserve">Agitator material: </w:delText>
                </w:r>
              </w:del>
              <w:del w:id="8344" w:author="He Han" w:date="2026-10-12T14:10:00Z">
                <w:r w:rsidRPr="00BB7730" w:rsidDel="000039D7">
                  <w:rPr>
                    <w:rFonts w:ascii="Times New Roman" w:hAnsi="Times New Roman" w:cs="Times New Roman"/>
                  </w:rPr>
                  <w:delText xml:space="preserve"> </w:delText>
                </w:r>
              </w:del>
              <w:del w:id="8345" w:author="He Han" w:date="2026-10-22T22:08: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7D2888D5" w14:textId="2CD93277" w:rsidR="000B3418" w:rsidRPr="00BB7730" w:rsidDel="00153539" w:rsidRDefault="000B3418" w:rsidP="000B3418">
            <w:pPr>
              <w:rPr>
                <w:ins w:id="8346" w:author="Xuning Wei12232" w:date="2026-07-27T17:21:00Z"/>
                <w:del w:id="8347" w:author="He Han" w:date="2026-10-22T22:08:00Z"/>
                <w:rFonts w:ascii="Times New Roman" w:hAnsi="Times New Roman" w:cs="Times New Roman"/>
                <w:color w:val="0000FF"/>
                <w:sz w:val="18"/>
                <w:szCs w:val="18"/>
                <w:shd w:val="clear" w:color="auto" w:fill="FFFFFF"/>
              </w:rPr>
            </w:pPr>
            <w:ins w:id="8348" w:author="Xuning Wei12232" w:date="2026-07-27T17:21:00Z">
              <w:del w:id="8349"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17164B1E" w14:textId="2371CB49" w:rsidR="000B3418" w:rsidRPr="00BB7730" w:rsidDel="00153539" w:rsidRDefault="000B3418" w:rsidP="000B3418">
            <w:pPr>
              <w:rPr>
                <w:ins w:id="8350" w:author="Xuning Wei12232" w:date="2026-07-27T17:21:00Z"/>
                <w:del w:id="8351" w:author="He Han" w:date="2026-10-22T22:08:00Z"/>
                <w:rFonts w:ascii="Times New Roman" w:hAnsi="Times New Roman" w:cs="Times New Roman"/>
                <w:color w:val="auto"/>
                <w:sz w:val="18"/>
                <w:szCs w:val="18"/>
                <w:shd w:val="clear" w:color="auto" w:fill="FFFFFF"/>
              </w:rPr>
            </w:pPr>
            <w:ins w:id="8352" w:author="Xuning Wei12232" w:date="2026-07-27T17:21:00Z">
              <w:del w:id="8353"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4D4C7B90" w14:textId="434C2A20" w:rsidR="000B3418" w:rsidRPr="00BB7730" w:rsidDel="00153539" w:rsidRDefault="000B3418" w:rsidP="000B3418">
            <w:pPr>
              <w:rPr>
                <w:ins w:id="8354" w:author="Xuning Wei12232" w:date="2026-07-27T17:21:00Z"/>
                <w:del w:id="8355" w:author="He Han" w:date="2026-10-22T22:08:00Z"/>
                <w:rFonts w:ascii="Times New Roman" w:hAnsi="Times New Roman" w:cs="Times New Roman"/>
                <w:color w:val="auto"/>
                <w:sz w:val="18"/>
                <w:szCs w:val="18"/>
                <w:shd w:val="clear" w:color="auto" w:fill="FFFFFF"/>
              </w:rPr>
            </w:pPr>
            <w:ins w:id="8356" w:author="Xuning Wei12232" w:date="2026-07-27T17:21:00Z">
              <w:del w:id="8357"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del w:id="8358" w:author="He Han" w:date="2026-10-12T14:11:00Z">
                <w:r w:rsidRPr="00BB7730" w:rsidDel="000039D7">
                  <w:rPr>
                    <w:rFonts w:ascii="Times New Roman" w:hAnsi="Times New Roman" w:cs="Times New Roman"/>
                    <w:color w:val="auto"/>
                    <w:sz w:val="18"/>
                    <w:szCs w:val="18"/>
                    <w:shd w:val="clear" w:color="auto" w:fill="FFFFFF"/>
                  </w:rPr>
                  <w:delText>,</w:delText>
                </w:r>
              </w:del>
            </w:ins>
          </w:p>
          <w:p w14:paraId="0A2D2FF6" w14:textId="5BF8E3A4" w:rsidR="000B3418" w:rsidRPr="00BB7730" w:rsidDel="00153539" w:rsidRDefault="000B3418" w:rsidP="000B3418">
            <w:pPr>
              <w:rPr>
                <w:ins w:id="8359" w:author="Xuning Wei12232" w:date="2026-07-27T17:21:00Z"/>
                <w:del w:id="8360" w:author="He Han" w:date="2026-10-22T22:08:00Z"/>
                <w:rFonts w:ascii="Times New Roman" w:hAnsi="Times New Roman" w:cs="Times New Roman"/>
                <w:color w:val="auto"/>
                <w:sz w:val="18"/>
                <w:szCs w:val="18"/>
                <w:shd w:val="clear" w:color="auto" w:fill="FFFFFF"/>
              </w:rPr>
            </w:pPr>
            <w:ins w:id="8361" w:author="Xuning Wei12232" w:date="2026-07-27T17:21:00Z">
              <w:del w:id="8362"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0295B262" w14:textId="7641F87F" w:rsidR="000B3418" w:rsidRPr="00BB7730" w:rsidDel="00153539" w:rsidRDefault="000B3418" w:rsidP="000B3418">
            <w:pPr>
              <w:rPr>
                <w:ins w:id="8363" w:author="Xuning Wei12232" w:date="2026-07-27T17:21:00Z"/>
                <w:del w:id="8364" w:author="He Han" w:date="2026-10-22T22:08:00Z"/>
                <w:rFonts w:ascii="Times New Roman" w:hAnsi="Times New Roman" w:cs="Times New Roman"/>
                <w:color w:val="auto"/>
                <w:sz w:val="18"/>
                <w:szCs w:val="18"/>
                <w:shd w:val="clear" w:color="auto" w:fill="FFFFFF"/>
              </w:rPr>
            </w:pPr>
            <w:ins w:id="8365" w:author="Xuning Wei12232" w:date="2026-07-27T17:21:00Z">
              <w:del w:id="8366"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43E90E0D" w14:textId="5C04FFC5" w:rsidR="000B3418" w:rsidRPr="00BB7730" w:rsidDel="00153539" w:rsidRDefault="000B3418" w:rsidP="000B3418">
            <w:pPr>
              <w:rPr>
                <w:ins w:id="8367" w:author="Xuning Wei12232" w:date="2026-07-27T17:21:00Z"/>
                <w:del w:id="8368" w:author="He Han" w:date="2026-10-22T22:08:00Z"/>
                <w:rFonts w:ascii="Times New Roman" w:hAnsi="Times New Roman" w:cs="Times New Roman"/>
                <w:color w:val="FF0000"/>
                <w:sz w:val="18"/>
                <w:szCs w:val="18"/>
                <w:shd w:val="clear" w:color="auto" w:fill="FFFFFF"/>
                <w:rPrChange w:id="8369" w:author="Johan Granander" w:date="2026-07-28T15:02:00Z">
                  <w:rPr>
                    <w:ins w:id="8370" w:author="Xuning Wei12232" w:date="2026-07-27T17:21:00Z"/>
                    <w:del w:id="8371" w:author="He Han" w:date="2026-10-22T22:08:00Z"/>
                    <w:rFonts w:ascii="Times New Roman" w:hAnsi="Times New Roman" w:cs="Times New Roman"/>
                    <w:color w:val="FF0000"/>
                    <w:sz w:val="18"/>
                    <w:szCs w:val="18"/>
                    <w:shd w:val="clear" w:color="auto" w:fill="FFFFFF"/>
                    <w:lang w:val="sv-SE"/>
                  </w:rPr>
                </w:rPrChange>
              </w:rPr>
            </w:pPr>
            <w:ins w:id="8372" w:author="Xuning Wei12232" w:date="2026-07-27T17:21:00Z">
              <w:del w:id="8373" w:author="He Han" w:date="2026-10-22T22:08:00Z">
                <w:r w:rsidRPr="00BB7730" w:rsidDel="00153539">
                  <w:rPr>
                    <w:rFonts w:ascii="Times New Roman" w:hAnsi="Times New Roman" w:cs="Times New Roman"/>
                    <w:color w:val="FF0000"/>
                    <w:sz w:val="18"/>
                    <w:szCs w:val="18"/>
                    <w:shd w:val="clear" w:color="auto" w:fill="FFFFFF"/>
                    <w:rPrChange w:id="8374"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5ECCE842" w14:textId="797BAB64" w:rsidR="000B3418" w:rsidRPr="00BB7730" w:rsidDel="00153539" w:rsidRDefault="000B3418" w:rsidP="000B3418">
            <w:pPr>
              <w:rPr>
                <w:ins w:id="8375" w:author="Xuning Wei12232" w:date="2026-07-27T17:21:00Z"/>
                <w:del w:id="8376" w:author="He Han" w:date="2026-10-22T22:08:00Z"/>
                <w:rFonts w:ascii="Times New Roman" w:hAnsi="Times New Roman" w:cs="Times New Roman"/>
                <w:color w:val="auto"/>
                <w:sz w:val="18"/>
                <w:szCs w:val="18"/>
                <w:shd w:val="clear" w:color="auto" w:fill="FFFFFF"/>
                <w:rPrChange w:id="8377" w:author="Johan Granander" w:date="2026-07-28T15:02:00Z">
                  <w:rPr>
                    <w:ins w:id="8378" w:author="Xuning Wei12232" w:date="2026-07-27T17:21:00Z"/>
                    <w:del w:id="8379" w:author="He Han" w:date="2026-10-22T22:08:00Z"/>
                    <w:rFonts w:ascii="Times New Roman" w:hAnsi="Times New Roman" w:cs="Times New Roman"/>
                    <w:color w:val="auto"/>
                    <w:sz w:val="18"/>
                    <w:szCs w:val="18"/>
                    <w:shd w:val="clear" w:color="auto" w:fill="FFFFFF"/>
                    <w:lang w:val="sv-SE"/>
                  </w:rPr>
                </w:rPrChange>
              </w:rPr>
            </w:pPr>
            <w:ins w:id="8380" w:author="Xuning Wei12232" w:date="2026-07-27T17:21:00Z">
              <w:del w:id="8381" w:author="He Han" w:date="2026-10-22T22:08:00Z">
                <w:r w:rsidRPr="00BB7730" w:rsidDel="00153539">
                  <w:rPr>
                    <w:rFonts w:ascii="Times New Roman" w:hAnsi="Times New Roman" w:cs="Times New Roman"/>
                    <w:color w:val="auto"/>
                    <w:sz w:val="18"/>
                    <w:szCs w:val="18"/>
                    <w:shd w:val="clear" w:color="auto" w:fill="FFFFFF"/>
                    <w:rPrChange w:id="8382"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75F70D28" w14:textId="3BD5A5B7" w:rsidR="000B3418" w:rsidRPr="00BB7730" w:rsidDel="00153539" w:rsidRDefault="000B3418" w:rsidP="000B3418">
            <w:pPr>
              <w:rPr>
                <w:ins w:id="8383" w:author="Xuning Wei12232" w:date="2026-07-27T17:21:00Z"/>
                <w:del w:id="8384" w:author="He Han" w:date="2026-10-22T22:08:00Z"/>
                <w:rFonts w:ascii="Times New Roman" w:hAnsi="Times New Roman" w:cs="Times New Roman"/>
                <w:b/>
                <w:color w:val="auto"/>
                <w:sz w:val="18"/>
                <w:szCs w:val="18"/>
                <w:shd w:val="clear" w:color="auto" w:fill="FFFFFF"/>
              </w:rPr>
            </w:pPr>
            <w:ins w:id="8385" w:author="Xuning Wei12232" w:date="2026-07-27T17:21:00Z">
              <w:del w:id="8386"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8387" w:author="He Han" w:date="2026-10-12T14:10:00Z">
                <w:r w:rsidRPr="00BB7730" w:rsidDel="000039D7">
                  <w:rPr>
                    <w:rFonts w:ascii="Times New Roman" w:hAnsi="Times New Roman" w:cs="Times New Roman"/>
                    <w:color w:val="auto"/>
                    <w:sz w:val="18"/>
                    <w:szCs w:val="18"/>
                    <w:shd w:val="clear" w:color="auto" w:fill="FFFFFF"/>
                  </w:rPr>
                  <w:delText>304 &amp; 316L</w:delText>
                </w:r>
              </w:del>
            </w:ins>
          </w:p>
          <w:p w14:paraId="21C0A7ED" w14:textId="5760A92A" w:rsidR="000B3418" w:rsidRPr="00BB7730" w:rsidDel="00153539" w:rsidRDefault="000B3418" w:rsidP="000B3418">
            <w:pPr>
              <w:rPr>
                <w:ins w:id="8388" w:author="Xuning Wei12232" w:date="2026-07-27T17:21:00Z"/>
                <w:del w:id="8389" w:author="He Han" w:date="2026-10-22T22:08:00Z"/>
                <w:rFonts w:ascii="Times New Roman" w:eastAsiaTheme="minorEastAsia" w:hAnsi="Times New Roman" w:cs="Times New Roman"/>
                <w:color w:val="auto"/>
                <w:sz w:val="18"/>
                <w:szCs w:val="18"/>
                <w:shd w:val="clear" w:color="auto" w:fill="FFFFFF"/>
                <w:lang w:eastAsia="zh-CN"/>
              </w:rPr>
            </w:pPr>
            <w:ins w:id="8390" w:author="Xuning Wei12232" w:date="2026-07-27T17:21:00Z">
              <w:del w:id="8391"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76F6F441" w14:textId="3246823B" w:rsidR="000B3418" w:rsidRPr="00BB7730" w:rsidDel="00153539" w:rsidRDefault="000B3418" w:rsidP="000B3418">
            <w:pPr>
              <w:rPr>
                <w:ins w:id="8392" w:author="Xuning Wei12232" w:date="2026-07-27T17:21:00Z"/>
                <w:del w:id="8393" w:author="He Han" w:date="2026-10-22T22:08:00Z"/>
                <w:rFonts w:ascii="Times New Roman" w:hAnsi="Times New Roman" w:cs="Times New Roman"/>
                <w:color w:val="auto"/>
                <w:sz w:val="18"/>
                <w:szCs w:val="18"/>
                <w:shd w:val="clear" w:color="auto" w:fill="FFFFFF"/>
              </w:rPr>
            </w:pPr>
            <w:ins w:id="8394" w:author="Xuning Wei12232" w:date="2026-07-27T17:21:00Z">
              <w:del w:id="8395"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3320FB17" w14:textId="1465048C" w:rsidR="00143102" w:rsidRPr="00BB7730" w:rsidDel="00467D71" w:rsidRDefault="000B3418" w:rsidP="000B3418">
            <w:pPr>
              <w:jc w:val="both"/>
              <w:rPr>
                <w:del w:id="8396" w:author="He Han" w:date="2026-10-19T16:38:00Z"/>
                <w:rFonts w:ascii="Times New Roman" w:hAnsi="Times New Roman" w:cs="Times New Roman"/>
                <w:color w:val="auto"/>
                <w:sz w:val="18"/>
                <w:szCs w:val="18"/>
                <w:shd w:val="clear" w:color="auto" w:fill="FFFFFF"/>
              </w:rPr>
            </w:pPr>
            <w:ins w:id="8397" w:author="Xuning Wei12232" w:date="2026-07-27T17:21:00Z">
              <w:del w:id="8398" w:author="He Han" w:date="2026-10-22T22:08:00Z">
                <w:r w:rsidRPr="00BB7730" w:rsidDel="00153539">
                  <w:rPr>
                    <w:rFonts w:ascii="Times New Roman" w:hAnsi="Times New Roman" w:cs="Times New Roman"/>
                    <w:color w:val="0000FF"/>
                    <w:sz w:val="18"/>
                    <w:szCs w:val="18"/>
                  </w:rPr>
                  <w:delText xml:space="preserve">Mechanical seal: </w:delText>
                </w:r>
              </w:del>
              <w:del w:id="8399" w:author="He Han" w:date="2026-10-12T14:10:00Z">
                <w:r w:rsidRPr="00BB7730" w:rsidDel="000039D7">
                  <w:rPr>
                    <w:rFonts w:ascii="Times New Roman" w:hAnsi="Times New Roman" w:cs="Times New Roman"/>
                    <w:color w:val="0000FF"/>
                    <w:sz w:val="18"/>
                    <w:szCs w:val="18"/>
                    <w:shd w:val="clear" w:color="auto" w:fill="FFFFFF"/>
                  </w:rPr>
                  <w:delText>304SS</w:delText>
                </w:r>
              </w:del>
              <w:del w:id="8400" w:author="He Han" w:date="2026-10-22T22:08:00Z">
                <w:r w:rsidRPr="00BB7730" w:rsidDel="00153539">
                  <w:rPr>
                    <w:rFonts w:ascii="Times New Roman" w:hAnsi="Times New Roman" w:cs="Times New Roman"/>
                    <w:color w:val="0000FF"/>
                    <w:sz w:val="18"/>
                    <w:szCs w:val="18"/>
                    <w:shd w:val="clear" w:color="auto" w:fill="FFFFFF"/>
                  </w:rPr>
                  <w:delText xml:space="preserve"> &amp; PTFE &amp; FFKM Gloves: </w:delText>
                </w:r>
              </w:del>
              <w:del w:id="8401" w:author="He Han" w:date="2026-10-19T16:38:00Z">
                <w:r w:rsidRPr="00BB7730" w:rsidDel="00467D71">
                  <w:rPr>
                    <w:rFonts w:ascii="Times New Roman" w:hAnsi="Times New Roman" w:cs="Times New Roman"/>
                    <w:color w:val="0000FF"/>
                    <w:sz w:val="18"/>
                    <w:szCs w:val="18"/>
                    <w:shd w:val="clear" w:color="auto" w:fill="FFFFFF"/>
                  </w:rPr>
                  <w:delText>CSPE</w:delText>
                </w:r>
              </w:del>
            </w:ins>
            <w:del w:id="8402" w:author="He Han" w:date="2026-10-19T16:38:00Z">
              <w:r w:rsidR="00143102" w:rsidRPr="00BB7730" w:rsidDel="00467D71">
                <w:rPr>
                  <w:rFonts w:ascii="Times New Roman" w:hAnsi="Times New Roman" w:cs="Times New Roman"/>
                  <w:color w:val="auto"/>
                  <w:sz w:val="18"/>
                  <w:szCs w:val="18"/>
                  <w:shd w:val="clear" w:color="auto" w:fill="FFFFFF"/>
                </w:rPr>
                <w:delText>Transfer pump material:SS</w:delText>
              </w:r>
            </w:del>
            <w:ins w:id="8403" w:author="Johan Granander" w:date="2026-05-04T11:52:00Z">
              <w:del w:id="8404" w:author="He Han" w:date="2026-10-19T16:38:00Z">
                <w:r w:rsidR="00584F5A" w:rsidRPr="00BB7730" w:rsidDel="00467D71">
                  <w:rPr>
                    <w:rFonts w:ascii="Times New Roman" w:hAnsi="Times New Roman" w:cs="Times New Roman"/>
                    <w:color w:val="auto"/>
                    <w:sz w:val="18"/>
                    <w:szCs w:val="18"/>
                    <w:shd w:val="clear" w:color="auto" w:fill="FFFFFF"/>
                  </w:rPr>
                  <w:delText>material: SS</w:delText>
                </w:r>
              </w:del>
            </w:ins>
            <w:del w:id="8405" w:author="He Han" w:date="2026-10-19T16:38:00Z">
              <w:r w:rsidR="00143102" w:rsidRPr="00BB7730" w:rsidDel="00467D71">
                <w:rPr>
                  <w:rFonts w:ascii="Times New Roman" w:hAnsi="Times New Roman" w:cs="Times New Roman"/>
                  <w:color w:val="auto"/>
                  <w:sz w:val="18"/>
                  <w:szCs w:val="18"/>
                  <w:shd w:val="clear" w:color="auto" w:fill="FFFFFF"/>
                </w:rPr>
                <w:delText>316+PTFE</w:delText>
              </w:r>
            </w:del>
          </w:p>
          <w:p w14:paraId="134D7068" w14:textId="026C2B68" w:rsidR="00143102" w:rsidRPr="00BB7730" w:rsidDel="00153539" w:rsidRDefault="00143102" w:rsidP="0030647B">
            <w:pPr>
              <w:jc w:val="both"/>
              <w:rPr>
                <w:del w:id="8406" w:author="He Han" w:date="2026-10-22T22:08:00Z"/>
                <w:rFonts w:ascii="Times New Roman" w:eastAsia="仿宋_GB2312" w:hAnsi="Times New Roman" w:cs="Times New Roman"/>
                <w:color w:val="auto"/>
                <w:sz w:val="18"/>
                <w:szCs w:val="18"/>
              </w:rPr>
            </w:pPr>
            <w:del w:id="8407" w:author="He Han" w:date="2026-10-22T22:08:00Z">
              <w:r w:rsidRPr="00BB7730" w:rsidDel="00153539">
                <w:rPr>
                  <w:rFonts w:ascii="Times New Roman" w:eastAsia="仿宋_GB2312" w:hAnsi="Times New Roman" w:cs="Times New Roman"/>
                  <w:color w:val="auto"/>
                  <w:sz w:val="18"/>
                  <w:szCs w:val="18"/>
                </w:rPr>
                <w:delText>Charging line: SS</w:delText>
              </w:r>
            </w:del>
          </w:p>
          <w:p w14:paraId="1CDE1176" w14:textId="7D870D2B" w:rsidR="00143102" w:rsidRPr="00BB7730" w:rsidDel="00153539" w:rsidRDefault="00143102" w:rsidP="0030647B">
            <w:pPr>
              <w:jc w:val="both"/>
              <w:rPr>
                <w:del w:id="8408" w:author="He Han" w:date="2026-10-22T22:08:00Z"/>
                <w:rFonts w:ascii="Times New Roman" w:eastAsia="仿宋_GB2312" w:hAnsi="Times New Roman" w:cs="Times New Roman"/>
                <w:color w:val="auto"/>
                <w:sz w:val="18"/>
                <w:szCs w:val="18"/>
                <w:lang w:val="en-IE"/>
                <w:rPrChange w:id="8409" w:author="Johan Granander" w:date="2026-07-28T15:02:00Z">
                  <w:rPr>
                    <w:del w:id="8410" w:author="He Han" w:date="2026-10-22T22:08:00Z"/>
                    <w:rFonts w:ascii="Times New Roman" w:eastAsia="仿宋_GB2312" w:hAnsi="Times New Roman" w:cs="Times New Roman"/>
                    <w:color w:val="auto"/>
                    <w:sz w:val="18"/>
                    <w:szCs w:val="18"/>
                  </w:rPr>
                </w:rPrChange>
              </w:rPr>
            </w:pPr>
            <w:del w:id="8411" w:author="He Han" w:date="2026-10-22T22:08:00Z">
              <w:r w:rsidRPr="00BB7730" w:rsidDel="00153539">
                <w:rPr>
                  <w:rFonts w:ascii="Times New Roman" w:hAnsi="Times New Roman" w:cs="Times New Roman"/>
                  <w:color w:val="auto"/>
                  <w:sz w:val="18"/>
                  <w:szCs w:val="18"/>
                  <w:shd w:val="clear" w:color="auto" w:fill="FFFFFF"/>
                  <w:lang w:val="en-IE"/>
                  <w:rPrChange w:id="8412"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8413" w:author="Johan Granander" w:date="2026-07-28T15:02:00Z">
                    <w:rPr>
                      <w:rFonts w:ascii="Times New Roman" w:eastAsia="仿宋_GB2312" w:hAnsi="Times New Roman" w:cs="Times New Roman"/>
                      <w:color w:val="auto"/>
                      <w:sz w:val="18"/>
                      <w:szCs w:val="18"/>
                    </w:rPr>
                  </w:rPrChange>
                </w:rPr>
                <w:delText>PTFE</w:delText>
              </w:r>
            </w:del>
          </w:p>
          <w:p w14:paraId="0E50A0E1" w14:textId="47A4D8FE" w:rsidR="00143102" w:rsidRPr="00BB7730" w:rsidDel="00153539" w:rsidRDefault="00143102" w:rsidP="0030647B">
            <w:pPr>
              <w:jc w:val="both"/>
              <w:rPr>
                <w:del w:id="8414" w:author="He Han" w:date="2026-10-22T22:08:00Z"/>
                <w:rFonts w:ascii="Times New Roman" w:hAnsi="Times New Roman" w:cs="Times New Roman"/>
                <w:color w:val="auto"/>
                <w:sz w:val="18"/>
                <w:szCs w:val="18"/>
                <w:shd w:val="clear" w:color="auto" w:fill="FFFFFF"/>
                <w:lang w:val="en-IE"/>
                <w:rPrChange w:id="8415" w:author="Johan Granander" w:date="2026-07-28T15:02:00Z">
                  <w:rPr>
                    <w:del w:id="8416" w:author="He Han" w:date="2026-10-22T22:08:00Z"/>
                    <w:rFonts w:ascii="Times New Roman" w:hAnsi="Times New Roman" w:cs="Times New Roman"/>
                    <w:color w:val="auto"/>
                    <w:sz w:val="18"/>
                    <w:szCs w:val="18"/>
                    <w:shd w:val="clear" w:color="auto" w:fill="FFFFFF"/>
                  </w:rPr>
                </w:rPrChange>
              </w:rPr>
            </w:pPr>
            <w:del w:id="8417" w:author="He Han" w:date="2026-10-22T22:08:00Z">
              <w:r w:rsidRPr="00BB7730" w:rsidDel="00153539">
                <w:rPr>
                  <w:rFonts w:ascii="Times New Roman" w:hAnsi="Times New Roman" w:cs="Times New Roman"/>
                  <w:color w:val="auto"/>
                  <w:sz w:val="18"/>
                  <w:szCs w:val="18"/>
                  <w:shd w:val="clear" w:color="auto" w:fill="FFFFFF"/>
                  <w:lang w:val="en-IE"/>
                  <w:rPrChange w:id="8418" w:author="Johan Granander" w:date="2026-07-28T15:02:00Z">
                    <w:rPr>
                      <w:rFonts w:ascii="Times New Roman" w:hAnsi="Times New Roman" w:cs="Times New Roman"/>
                      <w:color w:val="auto"/>
                      <w:sz w:val="18"/>
                      <w:szCs w:val="18"/>
                      <w:shd w:val="clear" w:color="auto" w:fill="FFFFFF"/>
                    </w:rPr>
                  </w:rPrChange>
                </w:rPr>
                <w:delText>Sight glass: Glass</w:delText>
              </w:r>
            </w:del>
          </w:p>
          <w:p w14:paraId="46389661" w14:textId="271225A2" w:rsidR="00143102" w:rsidRPr="00BB7730" w:rsidDel="00153539" w:rsidRDefault="00143102" w:rsidP="0030647B">
            <w:pPr>
              <w:jc w:val="both"/>
              <w:rPr>
                <w:del w:id="8419" w:author="He Han" w:date="2026-10-22T22:08:00Z"/>
                <w:rFonts w:ascii="Times New Roman" w:eastAsia="仿宋_GB2312" w:hAnsi="Times New Roman" w:cs="Times New Roman"/>
                <w:color w:val="auto"/>
                <w:sz w:val="18"/>
                <w:szCs w:val="18"/>
                <w:lang w:val="en-IE"/>
                <w:rPrChange w:id="8420" w:author="Johan Granander" w:date="2026-07-28T15:02:00Z">
                  <w:rPr>
                    <w:del w:id="8421" w:author="He Han" w:date="2026-10-22T22:08:00Z"/>
                    <w:rFonts w:ascii="Times New Roman" w:eastAsia="仿宋_GB2312" w:hAnsi="Times New Roman" w:cs="Times New Roman"/>
                    <w:color w:val="auto"/>
                    <w:sz w:val="18"/>
                    <w:szCs w:val="18"/>
                  </w:rPr>
                </w:rPrChange>
              </w:rPr>
            </w:pPr>
            <w:del w:id="8422" w:author="He Han" w:date="2026-10-22T22:08:00Z">
              <w:r w:rsidRPr="00BB7730" w:rsidDel="00153539">
                <w:rPr>
                  <w:rFonts w:ascii="Times New Roman" w:hAnsi="Times New Roman" w:cs="Times New Roman"/>
                  <w:color w:val="auto"/>
                  <w:sz w:val="18"/>
                  <w:szCs w:val="18"/>
                  <w:shd w:val="clear" w:color="auto" w:fill="FFFFFF"/>
                  <w:lang w:val="en-IE"/>
                  <w:rPrChange w:id="8423" w:author="Johan Granander" w:date="2026-07-28T15:02: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8424" w:author="Johan Granander" w:date="2026-07-28T15:02:00Z">
                    <w:rPr>
                      <w:rFonts w:ascii="Times New Roman" w:eastAsia="仿宋_GB2312" w:hAnsi="Times New Roman" w:cs="Times New Roman"/>
                      <w:color w:val="auto"/>
                      <w:sz w:val="18"/>
                      <w:szCs w:val="18"/>
                    </w:rPr>
                  </w:rPrChange>
                </w:rPr>
                <w:delText xml:space="preserve"> 316L</w:delText>
              </w:r>
            </w:del>
          </w:p>
          <w:p w14:paraId="317D094D" w14:textId="05680EEA" w:rsidR="00C65197" w:rsidRPr="00BB7730" w:rsidDel="00153539" w:rsidRDefault="00143102" w:rsidP="00C65197">
            <w:pPr>
              <w:jc w:val="both"/>
              <w:rPr>
                <w:del w:id="8425" w:author="He Han" w:date="2026-10-22T22:08:00Z"/>
                <w:rFonts w:ascii="Times New Roman" w:eastAsiaTheme="minorEastAsia" w:hAnsi="Times New Roman" w:cs="Times New Roman"/>
                <w:color w:val="auto"/>
                <w:sz w:val="18"/>
                <w:szCs w:val="18"/>
                <w:shd w:val="clear" w:color="auto" w:fill="FFFFFF"/>
                <w:lang w:eastAsia="zh-CN"/>
              </w:rPr>
            </w:pPr>
            <w:del w:id="8426" w:author="He Han" w:date="2026-10-22T22:08: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0000FF"/>
                  <w:sz w:val="18"/>
                  <w:szCs w:val="18"/>
                  <w:shd w:val="clear" w:color="auto" w:fill="FFFFFF"/>
                </w:rPr>
                <w:delText xml:space="preserve"> </w:delText>
              </w:r>
              <w:r w:rsidR="00C65197" w:rsidRPr="00BB7730" w:rsidDel="00153539">
                <w:rPr>
                  <w:rFonts w:ascii="Times New Roman" w:hAnsi="Times New Roman" w:cs="Times New Roman"/>
                  <w:color w:val="0000FF"/>
                  <w:sz w:val="18"/>
                  <w:szCs w:val="18"/>
                  <w:shd w:val="clear" w:color="auto" w:fill="FFFFFF"/>
                </w:rPr>
                <w:br/>
                <w:delText>Sieve plate: HC-22</w:delText>
              </w:r>
            </w:del>
          </w:p>
          <w:p w14:paraId="24DAAD9C" w14:textId="5D7E4D05" w:rsidR="00C65197" w:rsidRPr="00BB7730" w:rsidDel="00153539" w:rsidRDefault="00C65197" w:rsidP="00C65197">
            <w:pPr>
              <w:jc w:val="both"/>
              <w:rPr>
                <w:del w:id="8427" w:author="He Han" w:date="2026-10-22T22:08:00Z"/>
                <w:rFonts w:ascii="Times New Roman" w:hAnsi="Times New Roman" w:cs="Times New Roman"/>
                <w:color w:val="0000FF"/>
                <w:sz w:val="18"/>
                <w:szCs w:val="18"/>
                <w:shd w:val="clear" w:color="auto" w:fill="FFFFFF"/>
              </w:rPr>
            </w:pPr>
            <w:del w:id="8428" w:author="He Han" w:date="2026-10-22T22:08: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570617C4" w14:textId="515D9E58" w:rsidR="00143102" w:rsidRPr="00BB7730" w:rsidDel="00153539" w:rsidRDefault="00143102" w:rsidP="0030647B">
            <w:pPr>
              <w:jc w:val="both"/>
              <w:rPr>
                <w:del w:id="8429" w:author="He Han" w:date="2026-10-22T22:08:00Z"/>
                <w:rFonts w:ascii="Times New Roman" w:hAnsi="Times New Roman" w:cs="Times New Roman"/>
                <w:color w:val="auto"/>
                <w:sz w:val="18"/>
                <w:szCs w:val="18"/>
                <w:shd w:val="clear" w:color="auto" w:fill="FFFFFF"/>
              </w:rPr>
            </w:pPr>
            <w:del w:id="8430" w:author="He Han" w:date="2026-10-22T22:08:00Z">
              <w:r w:rsidRPr="00BB7730" w:rsidDel="00153539">
                <w:rPr>
                  <w:rFonts w:ascii="Times New Roman" w:hAnsi="Times New Roman" w:cs="Times New Roman"/>
                  <w:color w:val="auto"/>
                  <w:sz w:val="18"/>
                  <w:szCs w:val="18"/>
                  <w:shd w:val="clear" w:color="auto" w:fill="FFFFFF"/>
                </w:rPr>
                <w:delText xml:space="preserve">Sampling pipeline: SS </w:delText>
              </w:r>
            </w:del>
          </w:p>
          <w:p w14:paraId="0C6FF26A" w14:textId="0F907488" w:rsidR="00143102" w:rsidRPr="00BB7730" w:rsidRDefault="00143102" w:rsidP="0030647B">
            <w:pPr>
              <w:jc w:val="both"/>
              <w:rPr>
                <w:rFonts w:ascii="Times New Roman" w:eastAsia="仿宋_GB2312" w:hAnsi="Times New Roman" w:cs="Times New Roman"/>
                <w:color w:val="auto"/>
                <w:sz w:val="18"/>
                <w:szCs w:val="18"/>
              </w:rPr>
            </w:pPr>
            <w:del w:id="8431" w:author="He Han" w:date="2026-10-22T22:08: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8432" w:author="He Han" w:date="2026-08-27T16:00:00Z">
              <w:tcPr>
                <w:tcW w:w="388" w:type="pct"/>
                <w:gridSpan w:val="4"/>
                <w:vMerge w:val="restart"/>
                <w:shd w:val="clear" w:color="auto" w:fill="FFFFFF" w:themeFill="background1"/>
                <w:vAlign w:val="center"/>
              </w:tcPr>
            </w:tcPrChange>
          </w:tcPr>
          <w:p w14:paraId="3DB3763E"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8433" w:author="He Han" w:date="2026-08-27T16:00:00Z">
              <w:tcPr>
                <w:tcW w:w="354" w:type="pct"/>
                <w:gridSpan w:val="3"/>
                <w:vMerge w:val="restart"/>
                <w:shd w:val="clear" w:color="auto" w:fill="FFFFFF" w:themeFill="background1"/>
                <w:vAlign w:val="center"/>
              </w:tcPr>
            </w:tcPrChange>
          </w:tcPr>
          <w:p w14:paraId="28CC0908"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8434" w:author="He Han" w:date="2026-08-27T16:00:00Z">
              <w:tcPr>
                <w:tcW w:w="322" w:type="pct"/>
                <w:gridSpan w:val="3"/>
                <w:vAlign w:val="center"/>
              </w:tcPr>
            </w:tcPrChange>
          </w:tcPr>
          <w:p w14:paraId="36834FF3"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51644320"/>
                <w14:checkbox>
                  <w14:checked w14:val="1"/>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8435" w:author="He Han" w:date="2026-08-27T16:00:00Z">
              <w:tcPr>
                <w:tcW w:w="733" w:type="pct"/>
                <w:gridSpan w:val="3"/>
                <w:vAlign w:val="center"/>
              </w:tcPr>
            </w:tcPrChange>
          </w:tcPr>
          <w:p w14:paraId="03E08778"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351478171"/>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8436" w:author="He Han" w:date="2026-08-27T16:00:00Z">
              <w:tcPr>
                <w:tcW w:w="654" w:type="pct"/>
                <w:vMerge w:val="restart"/>
                <w:vAlign w:val="center"/>
              </w:tcPr>
            </w:tcPrChange>
          </w:tcPr>
          <w:p w14:paraId="29BDA53F"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72364594"/>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R&amp;D Lab:</w:t>
            </w:r>
            <w:r w:rsidR="00143102" w:rsidRPr="00BB7730">
              <w:rPr>
                <w:rFonts w:ascii="Times New Roman" w:eastAsia="仿宋_GB2312" w:hAnsi="Times New Roman" w:cs="Times New Roman"/>
                <w:color w:val="auto"/>
                <w:kern w:val="0"/>
                <w:sz w:val="18"/>
                <w:szCs w:val="18"/>
                <w:u w:val="single"/>
                <w:lang w:eastAsia="zh-CN"/>
              </w:rPr>
              <w:t xml:space="preserve"> N/A </w:t>
            </w:r>
          </w:p>
          <w:p w14:paraId="6B792C37" w14:textId="518B7A10"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592926842"/>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Production data, Lot Number:</w:t>
            </w:r>
            <w:r w:rsidR="00143102" w:rsidRPr="00BB7730">
              <w:rPr>
                <w:rFonts w:ascii="Times New Roman" w:eastAsia="仿宋_GB2312" w:hAnsi="Times New Roman" w:cs="Times New Roman"/>
                <w:color w:val="auto"/>
                <w:kern w:val="0"/>
                <w:sz w:val="18"/>
                <w:szCs w:val="18"/>
                <w:u w:val="single"/>
                <w:lang w:eastAsia="zh-CN"/>
              </w:rPr>
              <w:t xml:space="preserve">   </w:t>
            </w:r>
            <w:del w:id="8437"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ins w:id="8438"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143102" w:rsidRPr="00BB7730">
              <w:rPr>
                <w:rFonts w:ascii="Times New Roman" w:eastAsia="仿宋_GB2312" w:hAnsi="Times New Roman" w:cs="Times New Roman"/>
                <w:color w:val="auto"/>
                <w:kern w:val="0"/>
                <w:sz w:val="18"/>
                <w:szCs w:val="18"/>
                <w:u w:val="single"/>
                <w:lang w:eastAsia="zh-CN"/>
              </w:rPr>
              <w:t xml:space="preserve">    </w:t>
            </w:r>
          </w:p>
          <w:p w14:paraId="22A21B04"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850249488"/>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Supplier data:</w:t>
            </w:r>
            <w:r w:rsidR="00143102" w:rsidRPr="00BB7730">
              <w:rPr>
                <w:rFonts w:ascii="Times New Roman" w:eastAsia="仿宋_GB2312" w:hAnsi="Times New Roman" w:cs="Times New Roman"/>
                <w:color w:val="auto"/>
                <w:kern w:val="0"/>
                <w:sz w:val="18"/>
                <w:szCs w:val="18"/>
                <w:u w:val="single"/>
                <w:lang w:eastAsia="zh-CN"/>
              </w:rPr>
              <w:t xml:space="preserve"> N/A</w:t>
            </w:r>
            <w:r w:rsidR="00143102" w:rsidRPr="00BB7730">
              <w:rPr>
                <w:rFonts w:ascii="Times New Roman" w:eastAsia="仿宋_GB2312" w:hAnsi="Times New Roman" w:cs="Times New Roman"/>
                <w:color w:val="auto"/>
                <w:kern w:val="0"/>
                <w:sz w:val="18"/>
                <w:szCs w:val="18"/>
                <w:lang w:eastAsia="zh-CN"/>
              </w:rPr>
              <w:t xml:space="preserve"> </w:t>
            </w:r>
          </w:p>
          <w:p w14:paraId="3FF3249F" w14:textId="3FAAF950"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18297031"/>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sz w:val="18"/>
                <w:szCs w:val="18"/>
                <w:lang w:eastAsia="zh-CN"/>
              </w:rPr>
              <w:t>Handbook &amp; Page:</w:t>
            </w:r>
            <w:r w:rsidR="00143102" w:rsidRPr="00BB7730">
              <w:rPr>
                <w:rFonts w:ascii="Times New Roman" w:eastAsia="仿宋_GB2312" w:hAnsi="Times New Roman" w:cs="Times New Roman"/>
                <w:color w:val="auto"/>
                <w:sz w:val="18"/>
                <w:szCs w:val="18"/>
                <w:u w:val="single"/>
                <w:lang w:eastAsia="zh-CN"/>
              </w:rPr>
              <w:t xml:space="preserve"> </w:t>
            </w:r>
            <w:r w:rsidR="00143102" w:rsidRPr="00BB7730">
              <w:rPr>
                <w:rFonts w:ascii="Times New Roman" w:eastAsia="仿宋_GB2312" w:hAnsi="Times New Roman" w:cs="Times New Roman"/>
                <w:color w:val="auto"/>
                <w:kern w:val="0"/>
                <w:sz w:val="18"/>
                <w:szCs w:val="18"/>
                <w:u w:val="single"/>
                <w:lang w:eastAsia="zh-CN"/>
              </w:rPr>
              <w:t xml:space="preserve">QM01020&amp; Page 5/11   </w:t>
            </w:r>
          </w:p>
          <w:p w14:paraId="2E9E92BA" w14:textId="6FD50100"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699889615"/>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Change w:id="8439" w:author="He Han" w:date="2026-10-13T14:03:00Z">
                      <w:rPr>
                        <w:rFonts w:ascii="Segoe UI Symbol" w:eastAsia="MS Gothic" w:hAnsi="Segoe UI Symbol" w:cs="Segoe UI Symbol"/>
                        <w:color w:val="auto"/>
                        <w:sz w:val="18"/>
                        <w:szCs w:val="18"/>
                      </w:rPr>
                    </w:rPrChange>
                  </w:rPr>
                  <w:t>☒</w:t>
                </w:r>
              </w:sdtContent>
            </w:sdt>
            <w:r w:rsidR="00143102" w:rsidRPr="00BB7730">
              <w:rPr>
                <w:rFonts w:ascii="Times New Roman" w:eastAsia="仿宋_GB2312" w:hAnsi="Times New Roman" w:cs="Times New Roman"/>
                <w:b/>
                <w:color w:val="auto"/>
                <w:sz w:val="18"/>
                <w:szCs w:val="18"/>
                <w:rPrChange w:id="8440" w:author="He Han" w:date="2026-10-13T14:03:00Z">
                  <w:rPr>
                    <w:rFonts w:ascii="Times New Roman" w:eastAsia="仿宋_GB2312" w:hAnsi="Times New Roman" w:cs="Times New Roman"/>
                    <w:color w:val="auto"/>
                    <w:sz w:val="18"/>
                    <w:szCs w:val="18"/>
                  </w:rPr>
                </w:rPrChange>
              </w:rPr>
              <w:t xml:space="preserve"> </w:t>
            </w:r>
            <w:r w:rsidR="00143102" w:rsidRPr="00BB7730">
              <w:rPr>
                <w:rFonts w:ascii="Times New Roman" w:eastAsia="仿宋_GB2312" w:hAnsi="Times New Roman" w:cs="Times New Roman"/>
                <w:color w:val="auto"/>
                <w:sz w:val="18"/>
                <w:szCs w:val="18"/>
              </w:rPr>
              <w:t>Other</w:t>
            </w:r>
            <w:r w:rsidR="00143102" w:rsidRPr="00BB7730">
              <w:rPr>
                <w:rFonts w:ascii="Times New Roman" w:eastAsia="仿宋_GB2312" w:hAnsi="Times New Roman" w:cs="Times New Roman"/>
                <w:color w:val="auto"/>
                <w:sz w:val="18"/>
                <w:szCs w:val="18"/>
                <w:lang w:eastAsia="zh-CN"/>
              </w:rPr>
              <w:t>:</w:t>
            </w:r>
            <w:del w:id="8441" w:author="He Han" w:date="2026-08-27T15:38:00Z">
              <w:r w:rsidR="00143102" w:rsidRPr="00BB7730" w:rsidDel="006B7068">
                <w:rPr>
                  <w:rFonts w:ascii="Times New Roman" w:eastAsia="仿宋_GB2312" w:hAnsi="Times New Roman" w:cs="Times New Roman"/>
                  <w:color w:val="auto"/>
                  <w:kern w:val="0"/>
                  <w:sz w:val="18"/>
                  <w:szCs w:val="18"/>
                  <w:u w:val="single"/>
                  <w:lang w:eastAsia="zh-CN"/>
                </w:rPr>
                <w:delText xml:space="preserve">  </w:delText>
              </w:r>
            </w:del>
            <w:r w:rsidR="00143102"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w:t>
            </w:r>
            <w:del w:id="8442" w:author="Johan Granander" w:date="2026-05-04T11:52:00Z">
              <w:r w:rsidR="00143102" w:rsidRPr="00BB7730" w:rsidDel="00570E05">
                <w:rPr>
                  <w:rFonts w:ascii="Times New Roman" w:eastAsia="仿宋_GB2312" w:hAnsi="Times New Roman" w:cs="Times New Roman"/>
                  <w:color w:val="auto"/>
                  <w:kern w:val="0"/>
                  <w:sz w:val="18"/>
                  <w:szCs w:val="18"/>
                  <w:u w:val="single"/>
                  <w:lang w:eastAsia="zh-CN"/>
                </w:rPr>
                <w:delText>salts.The</w:delText>
              </w:r>
            </w:del>
            <w:ins w:id="8443" w:author="Johan Granander" w:date="2026-05-04T11:52:00Z">
              <w:r w:rsidR="00570E05" w:rsidRPr="00BB7730">
                <w:rPr>
                  <w:rFonts w:ascii="Times New Roman" w:eastAsia="仿宋_GB2312" w:hAnsi="Times New Roman" w:cs="Times New Roman"/>
                  <w:color w:val="auto"/>
                  <w:kern w:val="0"/>
                  <w:sz w:val="18"/>
                  <w:szCs w:val="18"/>
                  <w:u w:val="single"/>
                  <w:lang w:eastAsia="zh-CN"/>
                </w:rPr>
                <w:t>salts. The</w:t>
              </w:r>
            </w:ins>
            <w:r w:rsidR="00143102" w:rsidRPr="00BB7730">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solvents.The solvents are neutral, and the material compatibility is confirmed.   </w:t>
            </w:r>
          </w:p>
        </w:tc>
      </w:tr>
      <w:tr w:rsidR="005342B4" w:rsidRPr="00BB7730" w14:paraId="254798E9" w14:textId="77777777" w:rsidTr="000A425F">
        <w:trPr>
          <w:trHeight w:val="3686"/>
          <w:trPrChange w:id="8444" w:author="He Han" w:date="2026-08-27T16:00:00Z">
            <w:trPr>
              <w:trHeight w:val="397"/>
            </w:trPr>
          </w:trPrChange>
        </w:trPr>
        <w:tc>
          <w:tcPr>
            <w:tcW w:w="281" w:type="pct"/>
            <w:vMerge/>
            <w:shd w:val="clear" w:color="auto" w:fill="FFFFFF" w:themeFill="background1"/>
            <w:vAlign w:val="center"/>
            <w:tcPrChange w:id="8445" w:author="He Han" w:date="2026-08-27T16:00:00Z">
              <w:tcPr>
                <w:tcW w:w="284" w:type="pct"/>
                <w:gridSpan w:val="3"/>
                <w:vMerge/>
                <w:shd w:val="clear" w:color="auto" w:fill="FFFFFF" w:themeFill="background1"/>
                <w:vAlign w:val="center"/>
              </w:tcPr>
            </w:tcPrChange>
          </w:tcPr>
          <w:p w14:paraId="3DF64FC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8446" w:author="He Han" w:date="2026-08-27T16:00:00Z">
              <w:tcPr>
                <w:tcW w:w="1217" w:type="pct"/>
                <w:gridSpan w:val="3"/>
                <w:vMerge/>
                <w:shd w:val="clear" w:color="auto" w:fill="FFFFFF" w:themeFill="background1"/>
                <w:vAlign w:val="center"/>
              </w:tcPr>
            </w:tcPrChange>
          </w:tcPr>
          <w:p w14:paraId="2D605BC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8447" w:author="He Han" w:date="2026-08-27T16:00:00Z">
              <w:tcPr>
                <w:tcW w:w="1049" w:type="pct"/>
                <w:gridSpan w:val="5"/>
                <w:vMerge/>
                <w:shd w:val="clear" w:color="auto" w:fill="FFFFFF" w:themeFill="background1"/>
                <w:vAlign w:val="center"/>
              </w:tcPr>
            </w:tcPrChange>
          </w:tcPr>
          <w:p w14:paraId="64AE38E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8448" w:author="He Han" w:date="2026-08-27T16:00:00Z">
              <w:tcPr>
                <w:tcW w:w="388" w:type="pct"/>
                <w:gridSpan w:val="4"/>
                <w:vMerge/>
                <w:shd w:val="clear" w:color="auto" w:fill="FFFFFF" w:themeFill="background1"/>
                <w:vAlign w:val="center"/>
              </w:tcPr>
            </w:tcPrChange>
          </w:tcPr>
          <w:p w14:paraId="0ACB1FE4"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8449" w:author="He Han" w:date="2026-08-27T16:00:00Z">
              <w:tcPr>
                <w:tcW w:w="354" w:type="pct"/>
                <w:gridSpan w:val="3"/>
                <w:vMerge/>
                <w:shd w:val="clear" w:color="auto" w:fill="FFFFFF" w:themeFill="background1"/>
                <w:vAlign w:val="center"/>
              </w:tcPr>
            </w:tcPrChange>
          </w:tcPr>
          <w:p w14:paraId="2D9312F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8450" w:author="He Han" w:date="2026-08-27T16:00:00Z">
              <w:tcPr>
                <w:tcW w:w="322" w:type="pct"/>
                <w:gridSpan w:val="3"/>
                <w:vAlign w:val="center"/>
              </w:tcPr>
            </w:tcPrChange>
          </w:tcPr>
          <w:p w14:paraId="7E4C77B5"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389255977"/>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369DF1A4"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178073060"/>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644BFADD"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261952487"/>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8451" w:author="He Han" w:date="2026-08-27T16:00:00Z">
              <w:tcPr>
                <w:tcW w:w="733" w:type="pct"/>
                <w:gridSpan w:val="3"/>
                <w:vAlign w:val="center"/>
              </w:tcPr>
            </w:tcPrChange>
          </w:tcPr>
          <w:p w14:paraId="1FD02312" w14:textId="1354A85A" w:rsidR="00143102" w:rsidRPr="00BB7730" w:rsidDel="00AD55F1" w:rsidRDefault="00143102" w:rsidP="0030647B">
            <w:pPr>
              <w:jc w:val="both"/>
              <w:rPr>
                <w:del w:id="8452" w:author="Xuning Wei12232" w:date="2026-07-27T19:48:00Z"/>
                <w:rFonts w:ascii="Times New Roman" w:eastAsia="仿宋_GB2312" w:hAnsi="Times New Roman" w:cs="Times New Roman"/>
                <w:color w:val="auto"/>
                <w:kern w:val="0"/>
                <w:sz w:val="18"/>
                <w:szCs w:val="18"/>
                <w:lang w:eastAsia="zh-CN"/>
              </w:rPr>
            </w:pPr>
            <w:del w:id="8453" w:author="Xuning Wei12232" w:date="2026-07-27T19:48:00Z">
              <w:r w:rsidRPr="00BB7730" w:rsidDel="00AD55F1">
                <w:rPr>
                  <w:rFonts w:ascii="Times New Roman" w:eastAsia="仿宋_GB2312" w:hAnsi="Times New Roman" w:cs="Times New Roman"/>
                  <w:color w:val="auto"/>
                  <w:kern w:val="0"/>
                  <w:sz w:val="18"/>
                  <w:szCs w:val="18"/>
                  <w:lang w:eastAsia="zh-CN"/>
                </w:rPr>
                <w:delText>According to QM01020&amp; Page 5/11 Isopropyl Acetate is compatible with SS, 306 SS and PTFE;</w:delText>
              </w:r>
            </w:del>
            <w:ins w:id="8454" w:author="Johan Granander" w:date="2026-05-04T11:52:00Z">
              <w:del w:id="8455" w:author="Xuning Wei12232" w:date="2026-07-27T19:48:00Z">
                <w:r w:rsidR="00584F5A" w:rsidRPr="00BB7730" w:rsidDel="00AD55F1">
                  <w:rPr>
                    <w:rFonts w:ascii="Times New Roman" w:eastAsia="仿宋_GB2312" w:hAnsi="Times New Roman" w:cs="Times New Roman"/>
                    <w:color w:val="auto"/>
                    <w:kern w:val="0"/>
                    <w:sz w:val="18"/>
                    <w:szCs w:val="18"/>
                    <w:lang w:eastAsia="zh-CN"/>
                  </w:rPr>
                  <w:delText>PTFE.</w:delText>
                </w:r>
              </w:del>
            </w:ins>
          </w:p>
          <w:p w14:paraId="51E3EBC4" w14:textId="7A797025"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Based on Asymchem previous campaign production data and experience</w:t>
            </w:r>
          </w:p>
        </w:tc>
        <w:tc>
          <w:tcPr>
            <w:tcW w:w="792" w:type="pct"/>
            <w:vMerge/>
            <w:vAlign w:val="center"/>
            <w:tcPrChange w:id="8456" w:author="He Han" w:date="2026-08-27T16:00:00Z">
              <w:tcPr>
                <w:tcW w:w="654" w:type="pct"/>
                <w:vMerge/>
                <w:vAlign w:val="center"/>
              </w:tcPr>
            </w:tcPrChange>
          </w:tcPr>
          <w:p w14:paraId="2FD8A53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r>
      <w:tr w:rsidR="005342B4" w:rsidRPr="00BB7730" w14:paraId="0991B906" w14:textId="77777777" w:rsidTr="00C402FB">
        <w:trPr>
          <w:trHeight w:val="397"/>
          <w:trPrChange w:id="8457" w:author="Xuning Wei12232" w:date="2026-07-27T20:11:00Z">
            <w:trPr>
              <w:trHeight w:val="397"/>
            </w:trPr>
          </w:trPrChange>
        </w:trPr>
        <w:tc>
          <w:tcPr>
            <w:tcW w:w="281" w:type="pct"/>
            <w:vMerge w:val="restart"/>
            <w:shd w:val="clear" w:color="auto" w:fill="FFFFFF" w:themeFill="background1"/>
            <w:vAlign w:val="center"/>
            <w:tcPrChange w:id="8458" w:author="Xuning Wei12232" w:date="2026-07-27T20:11:00Z">
              <w:tcPr>
                <w:tcW w:w="284" w:type="pct"/>
                <w:gridSpan w:val="3"/>
                <w:vMerge w:val="restart"/>
                <w:shd w:val="clear" w:color="auto" w:fill="FFFFFF" w:themeFill="background1"/>
                <w:vAlign w:val="center"/>
              </w:tcPr>
            </w:tcPrChange>
          </w:tcPr>
          <w:p w14:paraId="46C1D944" w14:textId="62E1667A" w:rsidR="00143102" w:rsidRPr="00BB7730" w:rsidRDefault="0035305C">
            <w:pPr>
              <w:jc w:val="center"/>
              <w:rPr>
                <w:rFonts w:ascii="Times New Roman" w:eastAsia="仿宋_GB2312" w:hAnsi="Times New Roman" w:cs="Times New Roman"/>
                <w:color w:val="auto"/>
                <w:sz w:val="18"/>
                <w:szCs w:val="18"/>
                <w:lang w:eastAsia="zh-CN"/>
              </w:rPr>
              <w:pPrChange w:id="8459" w:author="Xuning Wei12232" w:date="2026-07-27T18:08:00Z">
                <w:pPr>
                  <w:jc w:val="both"/>
                </w:pPr>
              </w:pPrChange>
            </w:pPr>
            <w:del w:id="8460" w:author="Xuning Wei12232" w:date="2026-07-27T16:06:00Z">
              <w:r w:rsidRPr="00BB7730" w:rsidDel="00AD243C">
                <w:rPr>
                  <w:rFonts w:ascii="Times New Roman" w:eastAsia="仿宋_GB2312" w:hAnsi="Times New Roman" w:cs="Times New Roman"/>
                  <w:color w:val="auto"/>
                  <w:sz w:val="18"/>
                  <w:szCs w:val="18"/>
                  <w:lang w:eastAsia="zh-CN"/>
                </w:rPr>
                <w:delText>14, 20, 26</w:delText>
              </w:r>
              <w:r w:rsidR="00143102" w:rsidRPr="00BB7730" w:rsidDel="00AD243C">
                <w:rPr>
                  <w:rFonts w:ascii="Times New Roman" w:eastAsia="仿宋_GB2312" w:hAnsi="Times New Roman" w:cs="Times New Roman"/>
                  <w:color w:val="auto"/>
                  <w:sz w:val="18"/>
                  <w:szCs w:val="18"/>
                  <w:lang w:eastAsia="zh-CN"/>
                </w:rPr>
                <w:delText xml:space="preserve">, </w:delText>
              </w:r>
              <w:r w:rsidRPr="00BB7730" w:rsidDel="00AD243C">
                <w:rPr>
                  <w:rFonts w:ascii="Times New Roman" w:eastAsia="仿宋_GB2312" w:hAnsi="Times New Roman" w:cs="Times New Roman"/>
                  <w:color w:val="auto"/>
                  <w:sz w:val="18"/>
                  <w:szCs w:val="18"/>
                  <w:lang w:eastAsia="zh-CN"/>
                </w:rPr>
                <w:delText>35, 41, 47, 53, 59, 65, 71, 77</w:delText>
              </w:r>
              <w:r w:rsidR="00143102" w:rsidRPr="00BB7730" w:rsidDel="00AD243C">
                <w:rPr>
                  <w:rFonts w:ascii="Times New Roman" w:eastAsia="仿宋_GB2312" w:hAnsi="Times New Roman" w:cs="Times New Roman"/>
                  <w:color w:val="auto"/>
                  <w:sz w:val="18"/>
                  <w:szCs w:val="18"/>
                  <w:lang w:eastAsia="zh-CN"/>
                </w:rPr>
                <w:delText>, 8</w:delText>
              </w:r>
              <w:r w:rsidRPr="00BB7730" w:rsidDel="00AD243C">
                <w:rPr>
                  <w:rFonts w:ascii="Times New Roman" w:eastAsia="仿宋_GB2312" w:hAnsi="Times New Roman" w:cs="Times New Roman"/>
                  <w:color w:val="auto"/>
                  <w:sz w:val="18"/>
                  <w:szCs w:val="18"/>
                  <w:lang w:eastAsia="zh-CN"/>
                </w:rPr>
                <w:delText>3,89</w:delText>
              </w:r>
            </w:del>
            <w:ins w:id="8461" w:author="Xuning Wei12232" w:date="2026-07-27T16:06:00Z">
              <w:r w:rsidR="00AD243C" w:rsidRPr="00BB7730">
                <w:rPr>
                  <w:rFonts w:ascii="Times New Roman" w:eastAsia="仿宋_GB2312" w:hAnsi="Times New Roman" w:cs="Times New Roman"/>
                  <w:color w:val="auto"/>
                  <w:sz w:val="18"/>
                  <w:szCs w:val="18"/>
                  <w:lang w:eastAsia="zh-CN"/>
                </w:rPr>
                <w:t>9</w:t>
              </w:r>
            </w:ins>
          </w:p>
        </w:tc>
        <w:tc>
          <w:tcPr>
            <w:tcW w:w="1217" w:type="pct"/>
            <w:vMerge w:val="restart"/>
            <w:shd w:val="clear" w:color="auto" w:fill="FFFFFF" w:themeFill="background1"/>
            <w:vAlign w:val="center"/>
            <w:tcPrChange w:id="8462" w:author="Xuning Wei12232" w:date="2026-07-27T20:11:00Z">
              <w:tcPr>
                <w:tcW w:w="1217" w:type="pct"/>
                <w:gridSpan w:val="3"/>
                <w:vMerge w:val="restart"/>
                <w:shd w:val="clear" w:color="auto" w:fill="FFFFFF" w:themeFill="background1"/>
                <w:vAlign w:val="center"/>
              </w:tcPr>
            </w:tcPrChange>
          </w:tcPr>
          <w:p w14:paraId="4510BA90" w14:textId="77777777" w:rsidR="00C402FB" w:rsidRPr="00BB7730" w:rsidRDefault="00C402FB">
            <w:pPr>
              <w:jc w:val="both"/>
              <w:rPr>
                <w:ins w:id="8463" w:author="Xuning Wei12232" w:date="2026-07-27T20:11:00Z"/>
                <w:rFonts w:ascii="Times New Roman" w:eastAsia="等线" w:hAnsi="Times New Roman" w:cs="Times New Roman"/>
                <w:bCs w:val="0"/>
                <w:color w:val="0000FF"/>
                <w:kern w:val="0"/>
                <w:sz w:val="18"/>
                <w:szCs w:val="18"/>
                <w:lang w:eastAsia="zh-CN"/>
              </w:rPr>
              <w:pPrChange w:id="8464" w:author="Xuning Wei12232" w:date="2026-07-27T20:11:00Z">
                <w:pPr>
                  <w:jc w:val="center"/>
                </w:pPr>
              </w:pPrChange>
            </w:pPr>
            <w:ins w:id="8465" w:author="Xuning Wei12232" w:date="2026-07-27T20:11:00Z">
              <w:r w:rsidRPr="00BB7730">
                <w:rPr>
                  <w:rFonts w:ascii="Times New Roman" w:eastAsia="等线" w:hAnsi="Times New Roman" w:cs="Times New Roman"/>
                  <w:bCs w:val="0"/>
                  <w:color w:val="0000FF"/>
                  <w:kern w:val="0"/>
                  <w:sz w:val="18"/>
                  <w:szCs w:val="18"/>
                  <w:lang w:eastAsia="zh-CN"/>
                </w:rPr>
                <w:t>prePhe23 ~ preLeu12</w:t>
              </w:r>
            </w:ins>
          </w:p>
          <w:p w14:paraId="2DD1F01E" w14:textId="77777777" w:rsidR="00C402FB" w:rsidRPr="00BB7730" w:rsidRDefault="00C402FB">
            <w:pPr>
              <w:jc w:val="both"/>
              <w:rPr>
                <w:ins w:id="8466" w:author="Xuning Wei12232" w:date="2026-07-27T20:11:00Z"/>
                <w:rFonts w:ascii="Times New Roman" w:eastAsia="等线" w:hAnsi="Times New Roman" w:cs="Times New Roman"/>
                <w:bCs w:val="0"/>
                <w:color w:val="0000FF"/>
                <w:kern w:val="0"/>
                <w:sz w:val="18"/>
                <w:szCs w:val="18"/>
                <w:lang w:eastAsia="zh-CN"/>
              </w:rPr>
              <w:pPrChange w:id="8467" w:author="Xuning Wei12232" w:date="2026-07-27T20:11:00Z">
                <w:pPr>
                  <w:jc w:val="center"/>
                </w:pPr>
              </w:pPrChange>
            </w:pPr>
            <w:ins w:id="8468" w:author="Xuning Wei12232" w:date="2026-07-27T20:11:00Z">
              <w:r w:rsidRPr="00BB7730">
                <w:rPr>
                  <w:rFonts w:ascii="Times New Roman" w:eastAsia="等线" w:hAnsi="Times New Roman" w:cs="Times New Roman"/>
                  <w:bCs w:val="0"/>
                  <w:color w:val="0000FF"/>
                  <w:kern w:val="0"/>
                  <w:sz w:val="18"/>
                  <w:szCs w:val="18"/>
                  <w:lang w:eastAsia="zh-CN"/>
                </w:rPr>
                <w:t>Excluding preSer20, preOrn11</w:t>
              </w:r>
            </w:ins>
          </w:p>
          <w:p w14:paraId="15B8EF81" w14:textId="4FF57EED" w:rsidR="00143102" w:rsidRPr="00BB7730" w:rsidRDefault="00C402FB" w:rsidP="00A15181">
            <w:pPr>
              <w:jc w:val="both"/>
              <w:rPr>
                <w:rFonts w:ascii="Times New Roman" w:eastAsia="仿宋_GB2312" w:hAnsi="Times New Roman" w:cs="Times New Roman"/>
                <w:color w:val="auto"/>
                <w:sz w:val="18"/>
                <w:szCs w:val="18"/>
              </w:rPr>
            </w:pPr>
            <w:ins w:id="8469" w:author="Xuning Wei12232" w:date="2026-07-27T20:11:00Z">
              <w:r w:rsidRPr="00BB7730">
                <w:rPr>
                  <w:rFonts w:ascii="Times New Roman" w:eastAsia="仿宋_GB2312" w:hAnsi="Times New Roman" w:cs="Times New Roman"/>
                  <w:color w:val="auto"/>
                  <w:sz w:val="18"/>
                  <w:szCs w:val="18"/>
                </w:rPr>
                <w:t xml:space="preserve">Post </w:t>
              </w:r>
              <w:proofErr w:type="spellStart"/>
              <w:r w:rsidRPr="00BB7730">
                <w:rPr>
                  <w:rFonts w:ascii="Times New Roman" w:eastAsia="仿宋_GB2312" w:hAnsi="Times New Roman" w:cs="Times New Roman"/>
                  <w:color w:val="auto"/>
                  <w:sz w:val="18"/>
                  <w:szCs w:val="18"/>
                </w:rPr>
                <w:t>deFmoc</w:t>
              </w:r>
              <w:proofErr w:type="spellEnd"/>
              <w:r w:rsidRPr="00BB7730">
                <w:rPr>
                  <w:rFonts w:ascii="Times New Roman" w:eastAsia="仿宋_GB2312" w:hAnsi="Times New Roman" w:cs="Times New Roman"/>
                  <w:color w:val="auto"/>
                  <w:sz w:val="18"/>
                  <w:szCs w:val="18"/>
                </w:rPr>
                <w:t xml:space="preserve"> washing</w:t>
              </w:r>
              <w:r w:rsidRPr="00BB7730">
                <w:rPr>
                  <w:rFonts w:ascii="Times New Roman" w:eastAsia="仿宋_GB2312" w:hAnsi="Times New Roman" w:cs="Times New Roman"/>
                  <w:color w:val="auto"/>
                  <w:sz w:val="18"/>
                  <w:szCs w:val="18"/>
                </w:rPr>
                <w:br/>
                <w:t>1.</w:t>
              </w:r>
            </w:ins>
            <w:ins w:id="8470" w:author="He Han" w:date="2026-10-27T14:49:00Z">
              <w:r w:rsidR="00E55450">
                <w:rPr>
                  <w:rFonts w:ascii="Times New Roman" w:eastAsia="仿宋_GB2312" w:hAnsi="Times New Roman" w:cs="Times New Roman"/>
                  <w:color w:val="auto"/>
                  <w:sz w:val="18"/>
                  <w:szCs w:val="18"/>
                </w:rPr>
                <w:t xml:space="preserve"> </w:t>
              </w:r>
            </w:ins>
            <w:ins w:id="8471" w:author="Xuning Wei12232" w:date="2026-07-27T20:11:00Z">
              <w:del w:id="8472" w:author="He Han" w:date="2026-10-27T14:49:00Z">
                <w:r w:rsidRPr="00BB7730" w:rsidDel="00E55450">
                  <w:rPr>
                    <w:rFonts w:ascii="Times New Roman" w:eastAsia="仿宋_GB2312" w:hAnsi="Times New Roman" w:cs="Times New Roman"/>
                    <w:color w:val="auto"/>
                    <w:sz w:val="18"/>
                    <w:szCs w:val="18"/>
                  </w:rPr>
                  <w:delText xml:space="preserve"> </w:delText>
                </w:r>
              </w:del>
            </w:ins>
            <w:ins w:id="8473" w:author="Xuning Wei12232" w:date="2026-07-27T16:06:00Z">
              <w:del w:id="8474" w:author="He Han" w:date="2026-10-27T14:49:00Z">
                <w:r w:rsidR="00AD243C" w:rsidRPr="00BB7730" w:rsidDel="00E55450">
                  <w:rPr>
                    <w:rFonts w:ascii="Times New Roman" w:eastAsia="仿宋_GB2312" w:hAnsi="Times New Roman" w:cs="Times New Roman"/>
                    <w:color w:val="auto"/>
                    <w:sz w:val="18"/>
                    <w:szCs w:val="18"/>
                  </w:rPr>
                  <w:delText xml:space="preserve">. </w:delText>
                </w:r>
              </w:del>
              <w:r w:rsidR="00AD243C" w:rsidRPr="00BB7730">
                <w:rPr>
                  <w:rFonts w:ascii="Times New Roman" w:eastAsia="仿宋_GB2312" w:hAnsi="Times New Roman" w:cs="Times New Roman"/>
                  <w:color w:val="auto"/>
                  <w:sz w:val="18"/>
                  <w:szCs w:val="18"/>
                </w:rPr>
                <w:t>Add</w:t>
              </w:r>
              <w:r w:rsidR="00AD243C" w:rsidRPr="00BB7730">
                <w:rPr>
                  <w:rFonts w:ascii="Times New Roman" w:eastAsia="仿宋_GB2312" w:hAnsi="Times New Roman" w:cs="Times New Roman"/>
                  <w:color w:val="auto"/>
                  <w:sz w:val="18"/>
                  <w:szCs w:val="18"/>
                  <w:lang w:eastAsia="zh-CN"/>
                </w:rPr>
                <w:t xml:space="preserve"> 10.0 V Isopropyl Acetate (8.73</w:t>
              </w:r>
              <w:del w:id="8475" w:author="He Han" w:date="2026-10-27T14:49:00Z">
                <w:r w:rsidR="00AD243C" w:rsidRPr="00BB7730" w:rsidDel="00E55450">
                  <w:rPr>
                    <w:rFonts w:ascii="Times New Roman" w:eastAsia="仿宋_GB2312" w:hAnsi="Times New Roman" w:cs="Times New Roman"/>
                    <w:color w:val="auto"/>
                    <w:sz w:val="18"/>
                    <w:szCs w:val="18"/>
                    <w:lang w:eastAsia="zh-CN"/>
                  </w:rPr>
                  <w:delText>0</w:delText>
                </w:r>
              </w:del>
              <w:r w:rsidR="00AD243C" w:rsidRPr="00BB7730">
                <w:rPr>
                  <w:rFonts w:ascii="Times New Roman" w:eastAsia="仿宋_GB2312" w:hAnsi="Times New Roman" w:cs="Times New Roman"/>
                  <w:color w:val="auto"/>
                  <w:sz w:val="18"/>
                  <w:szCs w:val="18"/>
                  <w:lang w:eastAsia="zh-CN"/>
                </w:rPr>
                <w:t xml:space="preserve"> kg/kg) </w:t>
              </w:r>
              <w:r w:rsidR="00AD243C" w:rsidRPr="00BB7730">
                <w:rPr>
                  <w:rFonts w:ascii="Times New Roman" w:eastAsia="仿宋_GB2312" w:hAnsi="Times New Roman" w:cs="Times New Roman"/>
                  <w:color w:val="auto"/>
                  <w:sz w:val="18"/>
                  <w:szCs w:val="18"/>
                </w:rPr>
                <w:t>into TJ4S-1213-Sy15. Bubble with nitrogen for 5±2</w:t>
              </w:r>
            </w:ins>
            <w:ins w:id="8476" w:author="Johan Granander" w:date="2026-07-28T15:05:00Z">
              <w:r w:rsidR="0056782B" w:rsidRPr="00BB7730">
                <w:rPr>
                  <w:rFonts w:ascii="Times New Roman" w:eastAsia="仿宋_GB2312" w:hAnsi="Times New Roman" w:cs="Times New Roman"/>
                  <w:color w:val="auto"/>
                  <w:sz w:val="18"/>
                  <w:szCs w:val="18"/>
                </w:rPr>
                <w:t xml:space="preserve"> </w:t>
              </w:r>
            </w:ins>
            <w:ins w:id="8477" w:author="Xuning Wei12232" w:date="2026-07-27T16:06:00Z">
              <w:r w:rsidR="00AD243C" w:rsidRPr="00BB7730">
                <w:rPr>
                  <w:rFonts w:ascii="Times New Roman" w:eastAsia="仿宋_GB2312" w:hAnsi="Times New Roman" w:cs="Times New Roman"/>
                  <w:color w:val="auto"/>
                  <w:sz w:val="18"/>
                  <w:szCs w:val="18"/>
                </w:rPr>
                <w:t xml:space="preserve">min, then start the stirrer. </w:t>
              </w:r>
              <w:r w:rsidR="00AD243C" w:rsidRPr="00BB7730">
                <w:rPr>
                  <w:rFonts w:ascii="Times New Roman" w:eastAsia="仿宋_GB2312" w:hAnsi="Times New Roman" w:cs="Times New Roman"/>
                  <w:color w:val="auto"/>
                  <w:sz w:val="18"/>
                  <w:szCs w:val="18"/>
                </w:rPr>
                <w:br/>
                <w:t>2. After stirring for 5±2 min, stop stirring, turn off the nitrogen. Drain until there is no obvious drip. Perform this operation 4 times.</w:t>
              </w:r>
            </w:ins>
            <w:del w:id="8478" w:author="Xuning Wei12232" w:date="2026-07-27T16:06:00Z">
              <w:r w:rsidR="0035305C" w:rsidRPr="00BB7730" w:rsidDel="00AD243C">
                <w:rPr>
                  <w:rFonts w:ascii="Times New Roman" w:eastAsia="仿宋_GB2312" w:hAnsi="Times New Roman" w:cs="Times New Roman"/>
                  <w:color w:val="auto"/>
                  <w:sz w:val="18"/>
                  <w:szCs w:val="18"/>
                </w:rPr>
                <w:delText>Add 12.0 V DMF (11.376 kg/kg) into TJ4S-1213-Sy15. Bubble with nitrogen for 5±2 min, then start the stirrer. After stirring for 10±2 min, stop stirring, turn off the nitrogen. Drain until there is no obvious drip. Perform this operation for 2 times. Move to next operation.</w:delText>
              </w:r>
            </w:del>
          </w:p>
        </w:tc>
        <w:tc>
          <w:tcPr>
            <w:tcW w:w="1046" w:type="pct"/>
            <w:vMerge w:val="restart"/>
            <w:shd w:val="clear" w:color="auto" w:fill="FFFFFF" w:themeFill="background1"/>
            <w:vAlign w:val="center"/>
            <w:tcPrChange w:id="8479" w:author="Xuning Wei12232" w:date="2026-07-27T20:11:00Z">
              <w:tcPr>
                <w:tcW w:w="1049" w:type="pct"/>
                <w:gridSpan w:val="5"/>
                <w:vMerge w:val="restart"/>
                <w:shd w:val="clear" w:color="auto" w:fill="FFFFFF" w:themeFill="background1"/>
                <w:vAlign w:val="center"/>
              </w:tcPr>
            </w:tcPrChange>
          </w:tcPr>
          <w:p w14:paraId="035C782F" w14:textId="77777777" w:rsidR="00153539" w:rsidRPr="00BB7730" w:rsidRDefault="00153539">
            <w:pPr>
              <w:pStyle w:val="afc"/>
              <w:numPr>
                <w:ilvl w:val="0"/>
                <w:numId w:val="167"/>
              </w:numPr>
              <w:ind w:firstLineChars="0"/>
              <w:rPr>
                <w:ins w:id="8480" w:author="He Han" w:date="2026-10-22T22:08:00Z"/>
                <w:rFonts w:ascii="Times New Roman" w:hAnsi="Times New Roman" w:cs="Times New Roman"/>
                <w:color w:val="auto"/>
                <w:sz w:val="18"/>
                <w:szCs w:val="18"/>
                <w:shd w:val="clear" w:color="auto" w:fill="FFFFFF"/>
              </w:rPr>
              <w:pPrChange w:id="8481" w:author="He Han" w:date="2026-10-22T22:11:00Z">
                <w:pPr>
                  <w:pStyle w:val="afc"/>
                  <w:numPr>
                    <w:numId w:val="156"/>
                  </w:numPr>
                  <w:ind w:left="420" w:firstLineChars="0" w:hanging="420"/>
                </w:pPr>
              </w:pPrChange>
            </w:pPr>
            <w:ins w:id="8482" w:author="He Han" w:date="2026-10-22T22:08: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0D7B591A" w14:textId="77777777" w:rsidR="00153539" w:rsidRPr="00BB7730" w:rsidRDefault="00153539">
            <w:pPr>
              <w:pStyle w:val="afc"/>
              <w:numPr>
                <w:ilvl w:val="0"/>
                <w:numId w:val="167"/>
              </w:numPr>
              <w:ind w:firstLineChars="0"/>
              <w:rPr>
                <w:ins w:id="8483" w:author="He Han" w:date="2026-10-22T22:08:00Z"/>
                <w:rFonts w:ascii="Times New Roman" w:eastAsiaTheme="minorEastAsia" w:hAnsi="Times New Roman" w:cs="Times New Roman"/>
                <w:color w:val="auto"/>
                <w:sz w:val="18"/>
                <w:szCs w:val="18"/>
                <w:shd w:val="clear" w:color="auto" w:fill="FFFFFF"/>
                <w:lang w:eastAsia="zh-CN"/>
              </w:rPr>
              <w:pPrChange w:id="8484" w:author="He Han" w:date="2026-10-22T22:11:00Z">
                <w:pPr>
                  <w:pStyle w:val="afc"/>
                  <w:numPr>
                    <w:numId w:val="156"/>
                  </w:numPr>
                  <w:ind w:left="420" w:firstLineChars="0" w:hanging="420"/>
                </w:pPr>
              </w:pPrChange>
            </w:pPr>
            <w:ins w:id="8485" w:author="He Han" w:date="2026-10-22T22:08:00Z">
              <w:r w:rsidRPr="00BB7730">
                <w:rPr>
                  <w:rFonts w:ascii="Times New Roman" w:hAnsi="Times New Roman" w:cs="Times New Roman"/>
                  <w:color w:val="auto"/>
                  <w:sz w:val="18"/>
                  <w:szCs w:val="18"/>
                  <w:shd w:val="clear" w:color="auto" w:fill="FFFFFF"/>
                </w:rPr>
                <w:t>Agitator material: Hastelloy (N10276)</w:t>
              </w:r>
            </w:ins>
          </w:p>
          <w:p w14:paraId="5015EC7F" w14:textId="77777777" w:rsidR="00153539" w:rsidRPr="00BB7730" w:rsidRDefault="00153539">
            <w:pPr>
              <w:pStyle w:val="afc"/>
              <w:numPr>
                <w:ilvl w:val="0"/>
                <w:numId w:val="167"/>
              </w:numPr>
              <w:ind w:firstLineChars="0"/>
              <w:rPr>
                <w:ins w:id="8486" w:author="He Han" w:date="2026-10-22T22:08:00Z"/>
                <w:rFonts w:ascii="Times New Roman" w:eastAsiaTheme="minorEastAsia" w:hAnsi="Times New Roman" w:cs="Times New Roman"/>
                <w:color w:val="auto"/>
                <w:sz w:val="18"/>
                <w:szCs w:val="18"/>
                <w:shd w:val="clear" w:color="auto" w:fill="FFFFFF"/>
                <w:lang w:eastAsia="zh-CN"/>
              </w:rPr>
              <w:pPrChange w:id="8487" w:author="He Han" w:date="2026-10-22T22:11:00Z">
                <w:pPr>
                  <w:pStyle w:val="afc"/>
                  <w:numPr>
                    <w:numId w:val="156"/>
                  </w:numPr>
                  <w:ind w:left="420" w:firstLineChars="0" w:hanging="420"/>
                </w:pPr>
              </w:pPrChange>
            </w:pPr>
            <w:ins w:id="8488" w:author="He Han" w:date="2026-10-22T22:08:00Z">
              <w:r w:rsidRPr="00BB7730">
                <w:rPr>
                  <w:rFonts w:ascii="Times New Roman" w:hAnsi="Times New Roman" w:cs="Times New Roman"/>
                  <w:color w:val="0000FF"/>
                  <w:sz w:val="18"/>
                  <w:szCs w:val="18"/>
                  <w:shd w:val="clear" w:color="auto" w:fill="FFFFFF"/>
                </w:rPr>
                <w:t>Sieve plate: HC-22</w:t>
              </w:r>
            </w:ins>
          </w:p>
          <w:p w14:paraId="741EAADC" w14:textId="77777777" w:rsidR="00153539" w:rsidRPr="00BB7730" w:rsidRDefault="00153539">
            <w:pPr>
              <w:pStyle w:val="afc"/>
              <w:numPr>
                <w:ilvl w:val="0"/>
                <w:numId w:val="167"/>
              </w:numPr>
              <w:ind w:firstLineChars="0"/>
              <w:rPr>
                <w:ins w:id="8489" w:author="He Han" w:date="2026-10-22T22:08:00Z"/>
                <w:rFonts w:ascii="Times New Roman" w:hAnsi="Times New Roman" w:cs="Times New Roman"/>
                <w:color w:val="0000FF"/>
                <w:sz w:val="18"/>
                <w:szCs w:val="18"/>
                <w:shd w:val="clear" w:color="auto" w:fill="FFFFFF"/>
              </w:rPr>
              <w:pPrChange w:id="8490" w:author="He Han" w:date="2026-10-22T22:11:00Z">
                <w:pPr>
                  <w:pStyle w:val="afc"/>
                  <w:numPr>
                    <w:numId w:val="156"/>
                  </w:numPr>
                  <w:ind w:left="420" w:firstLineChars="0" w:hanging="420"/>
                </w:pPr>
              </w:pPrChange>
            </w:pPr>
            <w:ins w:id="8491"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578DBB3F" w14:textId="77777777" w:rsidR="00153539" w:rsidRPr="00BB7730" w:rsidRDefault="00153539">
            <w:pPr>
              <w:pStyle w:val="afc"/>
              <w:numPr>
                <w:ilvl w:val="0"/>
                <w:numId w:val="167"/>
              </w:numPr>
              <w:ind w:firstLineChars="0"/>
              <w:rPr>
                <w:ins w:id="8492" w:author="He Han" w:date="2026-10-22T22:08:00Z"/>
                <w:rFonts w:ascii="Times New Roman" w:hAnsi="Times New Roman" w:cs="Times New Roman"/>
                <w:color w:val="auto"/>
                <w:sz w:val="18"/>
                <w:szCs w:val="18"/>
                <w:shd w:val="clear" w:color="auto" w:fill="FFFFFF"/>
              </w:rPr>
              <w:pPrChange w:id="8493" w:author="He Han" w:date="2026-10-22T22:11:00Z">
                <w:pPr>
                  <w:pStyle w:val="afc"/>
                  <w:numPr>
                    <w:numId w:val="156"/>
                  </w:numPr>
                  <w:ind w:left="420" w:firstLineChars="0" w:hanging="420"/>
                </w:pPr>
              </w:pPrChange>
            </w:pPr>
            <w:ins w:id="8494" w:author="He Han" w:date="2026-10-22T22:08:00Z">
              <w:r w:rsidRPr="00BB7730">
                <w:rPr>
                  <w:rFonts w:ascii="Times New Roman" w:hAnsi="Times New Roman" w:cs="Times New Roman"/>
                  <w:color w:val="auto"/>
                  <w:sz w:val="18"/>
                  <w:szCs w:val="18"/>
                  <w:shd w:val="clear" w:color="auto" w:fill="FFFFFF"/>
                </w:rPr>
                <w:t>Sight glass: Glass</w:t>
              </w:r>
            </w:ins>
          </w:p>
          <w:p w14:paraId="73554D81" w14:textId="77777777" w:rsidR="00153539" w:rsidRPr="00BB7730" w:rsidRDefault="00153539">
            <w:pPr>
              <w:pStyle w:val="afc"/>
              <w:numPr>
                <w:ilvl w:val="0"/>
                <w:numId w:val="167"/>
              </w:numPr>
              <w:ind w:firstLineChars="0"/>
              <w:rPr>
                <w:ins w:id="8495" w:author="He Han" w:date="2026-10-22T22:08:00Z"/>
                <w:rFonts w:ascii="Times New Roman" w:hAnsi="Times New Roman" w:cs="Times New Roman"/>
                <w:color w:val="auto"/>
                <w:sz w:val="18"/>
                <w:szCs w:val="18"/>
                <w:shd w:val="clear" w:color="auto" w:fill="FFFFFF"/>
              </w:rPr>
              <w:pPrChange w:id="8496" w:author="He Han" w:date="2026-10-22T22:11:00Z">
                <w:pPr>
                  <w:pStyle w:val="afc"/>
                  <w:numPr>
                    <w:numId w:val="156"/>
                  </w:numPr>
                  <w:ind w:left="420" w:firstLineChars="0" w:hanging="420"/>
                </w:pPr>
              </w:pPrChange>
            </w:pPr>
            <w:ins w:id="8497" w:author="He Han" w:date="2026-10-22T22:08:00Z">
              <w:r w:rsidRPr="00BB7730">
                <w:rPr>
                  <w:rFonts w:ascii="Times New Roman" w:hAnsi="Times New Roman" w:cs="Times New Roman"/>
                  <w:color w:val="auto"/>
                  <w:sz w:val="18"/>
                  <w:szCs w:val="18"/>
                  <w:shd w:val="clear" w:color="auto" w:fill="FFFFFF"/>
                </w:rPr>
                <w:t>Transfer pump material: SS316+PTFE</w:t>
              </w:r>
            </w:ins>
          </w:p>
          <w:p w14:paraId="2A8B441A" w14:textId="77777777" w:rsidR="00153539" w:rsidRPr="00BB7730" w:rsidRDefault="00153539">
            <w:pPr>
              <w:pStyle w:val="afc"/>
              <w:numPr>
                <w:ilvl w:val="0"/>
                <w:numId w:val="167"/>
              </w:numPr>
              <w:ind w:firstLineChars="0"/>
              <w:rPr>
                <w:ins w:id="8498" w:author="He Han" w:date="2026-10-22T22:08:00Z"/>
                <w:rFonts w:ascii="Times New Roman" w:hAnsi="Times New Roman" w:cs="Times New Roman"/>
                <w:color w:val="auto"/>
                <w:sz w:val="18"/>
                <w:szCs w:val="18"/>
                <w:shd w:val="clear" w:color="auto" w:fill="FFFFFF"/>
              </w:rPr>
              <w:pPrChange w:id="8499" w:author="He Han" w:date="2026-10-22T22:11:00Z">
                <w:pPr>
                  <w:pStyle w:val="afc"/>
                  <w:numPr>
                    <w:numId w:val="156"/>
                  </w:numPr>
                  <w:ind w:left="420" w:firstLineChars="0" w:hanging="420"/>
                </w:pPr>
              </w:pPrChange>
            </w:pPr>
            <w:ins w:id="8500" w:author="He Han" w:date="2026-10-22T22:08:00Z">
              <w:r w:rsidRPr="00BB7730">
                <w:rPr>
                  <w:rFonts w:ascii="Times New Roman" w:hAnsi="Times New Roman" w:cs="Times New Roman"/>
                  <w:color w:val="auto"/>
                  <w:sz w:val="18"/>
                  <w:szCs w:val="18"/>
                  <w:shd w:val="clear" w:color="auto" w:fill="FFFFFF"/>
                </w:rPr>
                <w:t>Thermometer well material: Hastelloy (C-276)</w:t>
              </w:r>
            </w:ins>
          </w:p>
          <w:p w14:paraId="3BC06533" w14:textId="77777777" w:rsidR="00153539" w:rsidRPr="00BB7730" w:rsidRDefault="00153539">
            <w:pPr>
              <w:pStyle w:val="afc"/>
              <w:numPr>
                <w:ilvl w:val="0"/>
                <w:numId w:val="167"/>
              </w:numPr>
              <w:ind w:firstLineChars="0"/>
              <w:rPr>
                <w:ins w:id="8501" w:author="He Han" w:date="2026-10-22T22:08:00Z"/>
                <w:rFonts w:ascii="Times New Roman" w:hAnsi="Times New Roman" w:cs="Times New Roman"/>
                <w:color w:val="auto"/>
                <w:sz w:val="18"/>
                <w:szCs w:val="18"/>
                <w:shd w:val="clear" w:color="auto" w:fill="FFFFFF"/>
              </w:rPr>
              <w:pPrChange w:id="8502" w:author="He Han" w:date="2026-10-22T22:11:00Z">
                <w:pPr>
                  <w:pStyle w:val="afc"/>
                  <w:numPr>
                    <w:numId w:val="156"/>
                  </w:numPr>
                  <w:ind w:left="420" w:firstLineChars="0" w:hanging="420"/>
                </w:pPr>
              </w:pPrChange>
            </w:pPr>
            <w:ins w:id="8503" w:author="He Han" w:date="2026-10-22T22:08:00Z">
              <w:r w:rsidRPr="00BB7730">
                <w:rPr>
                  <w:rFonts w:ascii="Times New Roman" w:hAnsi="Times New Roman" w:cs="Times New Roman"/>
                  <w:color w:val="auto"/>
                  <w:sz w:val="18"/>
                  <w:szCs w:val="18"/>
                  <w:shd w:val="clear" w:color="auto" w:fill="FFFFFF"/>
                </w:rPr>
                <w:t>Pipeline material: 316L</w:t>
              </w:r>
            </w:ins>
          </w:p>
          <w:p w14:paraId="5EF72181" w14:textId="77777777" w:rsidR="00153539" w:rsidRPr="00BB7730" w:rsidRDefault="00153539">
            <w:pPr>
              <w:pStyle w:val="afc"/>
              <w:numPr>
                <w:ilvl w:val="0"/>
                <w:numId w:val="167"/>
              </w:numPr>
              <w:ind w:firstLineChars="0"/>
              <w:rPr>
                <w:ins w:id="8504" w:author="He Han" w:date="2026-10-22T22:08:00Z"/>
                <w:rFonts w:ascii="Times New Roman" w:hAnsi="Times New Roman" w:cs="Times New Roman"/>
                <w:color w:val="0000FF"/>
                <w:sz w:val="18"/>
                <w:szCs w:val="18"/>
                <w:shd w:val="clear" w:color="auto" w:fill="FFFFFF"/>
              </w:rPr>
              <w:pPrChange w:id="8505" w:author="He Han" w:date="2026-10-22T22:11:00Z">
                <w:pPr>
                  <w:pStyle w:val="afc"/>
                  <w:numPr>
                    <w:numId w:val="156"/>
                  </w:numPr>
                  <w:ind w:left="420" w:firstLineChars="0" w:hanging="420"/>
                </w:pPr>
              </w:pPrChange>
            </w:pPr>
            <w:ins w:id="8506"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49CD32BF" w14:textId="77777777" w:rsidR="00153539" w:rsidRPr="00BB7730" w:rsidRDefault="00153539">
            <w:pPr>
              <w:pStyle w:val="afc"/>
              <w:numPr>
                <w:ilvl w:val="0"/>
                <w:numId w:val="167"/>
              </w:numPr>
              <w:ind w:firstLineChars="0"/>
              <w:rPr>
                <w:ins w:id="8507" w:author="He Han" w:date="2026-10-22T22:08:00Z"/>
                <w:rFonts w:ascii="Times New Roman" w:hAnsi="Times New Roman" w:cs="Times New Roman"/>
                <w:color w:val="auto"/>
                <w:sz w:val="18"/>
                <w:szCs w:val="18"/>
                <w:shd w:val="clear" w:color="auto" w:fill="FFFFFF"/>
              </w:rPr>
              <w:pPrChange w:id="8508" w:author="He Han" w:date="2026-10-22T22:11:00Z">
                <w:pPr>
                  <w:pStyle w:val="afc"/>
                  <w:numPr>
                    <w:numId w:val="156"/>
                  </w:numPr>
                  <w:ind w:left="420" w:firstLineChars="0" w:hanging="420"/>
                </w:pPr>
              </w:pPrChange>
            </w:pPr>
            <w:ins w:id="8509" w:author="He Han" w:date="2026-10-22T22:08:00Z">
              <w:r w:rsidRPr="00BB7730">
                <w:rPr>
                  <w:rFonts w:ascii="Times New Roman" w:hAnsi="Times New Roman" w:cs="Times New Roman"/>
                  <w:color w:val="auto"/>
                  <w:sz w:val="18"/>
                  <w:szCs w:val="18"/>
                  <w:shd w:val="clear" w:color="auto" w:fill="FFFFFF"/>
                </w:rPr>
                <w:t>Mass flow meter: SS</w:t>
              </w:r>
            </w:ins>
          </w:p>
          <w:p w14:paraId="60209DE7" w14:textId="77777777" w:rsidR="00153539" w:rsidRPr="00BB7730" w:rsidRDefault="00153539">
            <w:pPr>
              <w:pStyle w:val="afc"/>
              <w:numPr>
                <w:ilvl w:val="0"/>
                <w:numId w:val="167"/>
              </w:numPr>
              <w:ind w:firstLineChars="0"/>
              <w:rPr>
                <w:ins w:id="8510" w:author="He Han" w:date="2026-10-22T22:08:00Z"/>
                <w:rFonts w:ascii="Times New Roman" w:hAnsi="Times New Roman" w:cs="Times New Roman"/>
                <w:b/>
                <w:color w:val="auto"/>
                <w:sz w:val="18"/>
                <w:szCs w:val="18"/>
                <w:shd w:val="clear" w:color="auto" w:fill="FFFFFF"/>
              </w:rPr>
              <w:pPrChange w:id="8511" w:author="He Han" w:date="2026-10-22T22:11:00Z">
                <w:pPr>
                  <w:pStyle w:val="afc"/>
                  <w:numPr>
                    <w:numId w:val="156"/>
                  </w:numPr>
                  <w:ind w:left="420" w:firstLineChars="0" w:hanging="420"/>
                </w:pPr>
              </w:pPrChange>
            </w:pPr>
            <w:ins w:id="8512" w:author="He Han" w:date="2026-10-22T22:08:00Z">
              <w:r w:rsidRPr="00BB7730">
                <w:rPr>
                  <w:rFonts w:ascii="Times New Roman" w:hAnsi="Times New Roman" w:cs="Times New Roman"/>
                  <w:color w:val="auto"/>
                  <w:sz w:val="18"/>
                  <w:szCs w:val="18"/>
                  <w:shd w:val="clear" w:color="auto" w:fill="FFFFFF"/>
                </w:rPr>
                <w:lastRenderedPageBreak/>
                <w:t xml:space="preserve">Valve material: </w:t>
              </w:r>
              <w:r w:rsidRPr="00BB7730">
                <w:rPr>
                  <w:rFonts w:ascii="Times New Roman" w:hAnsi="Times New Roman" w:cs="Times New Roman"/>
                  <w:color w:val="00B0F0"/>
                  <w:sz w:val="18"/>
                  <w:szCs w:val="18"/>
                  <w:shd w:val="clear" w:color="auto" w:fill="FFFFFF"/>
                </w:rPr>
                <w:t>Hastelloy</w:t>
              </w:r>
            </w:ins>
          </w:p>
          <w:p w14:paraId="5E56A2EC" w14:textId="77777777" w:rsidR="00153539" w:rsidRPr="00BB7730" w:rsidRDefault="00153539">
            <w:pPr>
              <w:pStyle w:val="afc"/>
              <w:numPr>
                <w:ilvl w:val="0"/>
                <w:numId w:val="167"/>
              </w:numPr>
              <w:ind w:firstLineChars="0"/>
              <w:rPr>
                <w:ins w:id="8513" w:author="He Han" w:date="2026-10-22T22:08:00Z"/>
                <w:rFonts w:ascii="Times New Roman" w:eastAsiaTheme="minorEastAsia" w:hAnsi="Times New Roman" w:cs="Times New Roman"/>
                <w:color w:val="auto"/>
                <w:sz w:val="18"/>
                <w:szCs w:val="18"/>
                <w:shd w:val="clear" w:color="auto" w:fill="FFFFFF"/>
                <w:lang w:eastAsia="zh-CN"/>
              </w:rPr>
              <w:pPrChange w:id="8514" w:author="He Han" w:date="2026-10-22T22:11:00Z">
                <w:pPr>
                  <w:pStyle w:val="afc"/>
                  <w:numPr>
                    <w:numId w:val="156"/>
                  </w:numPr>
                  <w:ind w:left="420" w:firstLineChars="0" w:hanging="420"/>
                </w:pPr>
              </w:pPrChange>
            </w:pPr>
            <w:ins w:id="8515"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3CB5292D" w14:textId="77777777" w:rsidR="00153539" w:rsidRPr="00BB7730" w:rsidRDefault="00153539">
            <w:pPr>
              <w:pStyle w:val="afc"/>
              <w:numPr>
                <w:ilvl w:val="0"/>
                <w:numId w:val="167"/>
              </w:numPr>
              <w:ind w:firstLineChars="0"/>
              <w:rPr>
                <w:ins w:id="8516" w:author="He Han" w:date="2026-10-22T22:08:00Z"/>
                <w:rFonts w:ascii="Times New Roman" w:hAnsi="Times New Roman" w:cs="Times New Roman"/>
                <w:color w:val="auto"/>
                <w:sz w:val="18"/>
                <w:szCs w:val="18"/>
                <w:shd w:val="clear" w:color="auto" w:fill="FFFFFF"/>
              </w:rPr>
              <w:pPrChange w:id="8517" w:author="He Han" w:date="2026-10-22T22:11:00Z">
                <w:pPr>
                  <w:pStyle w:val="afc"/>
                  <w:numPr>
                    <w:numId w:val="156"/>
                  </w:numPr>
                  <w:ind w:left="420" w:firstLineChars="0" w:hanging="420"/>
                </w:pPr>
              </w:pPrChange>
            </w:pPr>
            <w:ins w:id="8518"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0CF97D57" w14:textId="77777777" w:rsidR="00153539" w:rsidRPr="00BB7730" w:rsidRDefault="00153539">
            <w:pPr>
              <w:pStyle w:val="afc"/>
              <w:numPr>
                <w:ilvl w:val="0"/>
                <w:numId w:val="167"/>
              </w:numPr>
              <w:ind w:firstLineChars="0"/>
              <w:rPr>
                <w:ins w:id="8519" w:author="He Han" w:date="2026-10-22T22:08:00Z"/>
                <w:rFonts w:ascii="Times New Roman" w:hAnsi="Times New Roman" w:cs="Times New Roman"/>
                <w:color w:val="auto"/>
                <w:sz w:val="18"/>
                <w:szCs w:val="18"/>
                <w:shd w:val="clear" w:color="auto" w:fill="FFFFFF"/>
              </w:rPr>
              <w:pPrChange w:id="8520" w:author="He Han" w:date="2026-10-22T22:11:00Z">
                <w:pPr>
                  <w:pStyle w:val="afc"/>
                  <w:numPr>
                    <w:numId w:val="156"/>
                  </w:numPr>
                  <w:ind w:left="420" w:firstLineChars="0" w:hanging="420"/>
                </w:pPr>
              </w:pPrChange>
            </w:pPr>
            <w:ins w:id="8521"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5A4A2BD9" w14:textId="77777777" w:rsidR="00153539" w:rsidRPr="00BB7730" w:rsidRDefault="00153539">
            <w:pPr>
              <w:pStyle w:val="afc"/>
              <w:numPr>
                <w:ilvl w:val="0"/>
                <w:numId w:val="167"/>
              </w:numPr>
              <w:ind w:firstLineChars="0"/>
              <w:rPr>
                <w:ins w:id="8522" w:author="He Han" w:date="2026-10-22T22:08:00Z"/>
                <w:rFonts w:ascii="Times New Roman" w:hAnsi="Times New Roman" w:cs="Times New Roman"/>
                <w:color w:val="auto"/>
                <w:sz w:val="18"/>
                <w:szCs w:val="18"/>
                <w:shd w:val="clear" w:color="auto" w:fill="FFFFFF"/>
              </w:rPr>
              <w:pPrChange w:id="8523" w:author="He Han" w:date="2026-10-22T22:11:00Z">
                <w:pPr>
                  <w:pStyle w:val="afc"/>
                  <w:numPr>
                    <w:numId w:val="156"/>
                  </w:numPr>
                  <w:ind w:left="420" w:firstLineChars="0" w:hanging="420"/>
                </w:pPr>
              </w:pPrChange>
            </w:pPr>
            <w:ins w:id="8524" w:author="He Han" w:date="2026-10-22T22:08: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62917674" w14:textId="51A91650" w:rsidR="000B3418" w:rsidRPr="00BB7730" w:rsidDel="00153539" w:rsidRDefault="000B3418" w:rsidP="000B3418">
            <w:pPr>
              <w:rPr>
                <w:ins w:id="8525" w:author="Xuning Wei12232" w:date="2026-07-27T17:22:00Z"/>
                <w:del w:id="8526" w:author="He Han" w:date="2026-10-22T22:08:00Z"/>
                <w:rFonts w:ascii="Times New Roman" w:hAnsi="Times New Roman" w:cs="Times New Roman"/>
                <w:color w:val="auto"/>
                <w:sz w:val="18"/>
                <w:szCs w:val="18"/>
                <w:shd w:val="clear" w:color="auto" w:fill="FFFFFF"/>
              </w:rPr>
            </w:pPr>
            <w:ins w:id="8527" w:author="Xuning Wei12232" w:date="2026-07-27T17:22:00Z">
              <w:del w:id="8528" w:author="He Han" w:date="2026-10-12T13:44:00Z">
                <w:r w:rsidRPr="00BB7730" w:rsidDel="000E3A98">
                  <w:rPr>
                    <w:rFonts w:ascii="Times New Roman" w:hAnsi="Times New Roman" w:cs="Times New Roman"/>
                    <w:color w:val="00B0F0"/>
                    <w:sz w:val="18"/>
                    <w:szCs w:val="18"/>
                    <w:shd w:val="clear" w:color="auto" w:fill="FFFFFF"/>
                    <w:rPrChange w:id="8529" w:author="He Han" w:date="2026-10-12T14:27: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8530" w:author="He Han" w:date="2026-10-12T14:27: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8531" w:author="He Han" w:date="2026-10-12T14:27:00Z">
                      <w:rPr>
                        <w:rFonts w:ascii="Times New Roman" w:hAnsi="Times New Roman" w:cs="Times New Roman"/>
                        <w:color w:val="auto"/>
                        <w:sz w:val="18"/>
                        <w:szCs w:val="18"/>
                        <w:shd w:val="clear" w:color="auto" w:fill="FFFFFF"/>
                      </w:rPr>
                    </w:rPrChange>
                  </w:rPr>
                  <w:delText>material:</w:delText>
                </w:r>
              </w:del>
              <w:del w:id="8532" w:author="He Han" w:date="2026-10-22T22:08:00Z">
                <w:r w:rsidRPr="00BB7730" w:rsidDel="00153539">
                  <w:rPr>
                    <w:rFonts w:ascii="Times New Roman" w:hAnsi="Times New Roman" w:cs="Times New Roman"/>
                    <w:color w:val="auto"/>
                    <w:sz w:val="18"/>
                    <w:szCs w:val="18"/>
                    <w:shd w:val="clear" w:color="auto" w:fill="FFFFFF"/>
                  </w:rPr>
                  <w:delText xml:space="preserve"> Hastelloy (C-276)</w:delText>
                </w:r>
              </w:del>
            </w:ins>
          </w:p>
          <w:p w14:paraId="017A36D5" w14:textId="4282650E" w:rsidR="000B3418" w:rsidRPr="00BB7730" w:rsidDel="00153539" w:rsidRDefault="000B3418" w:rsidP="000B3418">
            <w:pPr>
              <w:rPr>
                <w:ins w:id="8533" w:author="Xuning Wei12232" w:date="2026-07-27T17:22:00Z"/>
                <w:del w:id="8534" w:author="He Han" w:date="2026-10-22T22:08:00Z"/>
                <w:rFonts w:ascii="Times New Roman" w:eastAsiaTheme="minorEastAsia" w:hAnsi="Times New Roman" w:cs="Times New Roman"/>
                <w:color w:val="auto"/>
                <w:sz w:val="18"/>
                <w:szCs w:val="18"/>
                <w:shd w:val="clear" w:color="auto" w:fill="FFFFFF"/>
                <w:lang w:eastAsia="zh-CN"/>
              </w:rPr>
            </w:pPr>
            <w:ins w:id="8535" w:author="Xuning Wei12232" w:date="2026-07-27T17:22:00Z">
              <w:del w:id="8536" w:author="He Han" w:date="2026-10-22T22:08:00Z">
                <w:r w:rsidRPr="00BB7730" w:rsidDel="00153539">
                  <w:rPr>
                    <w:rFonts w:ascii="Times New Roman" w:hAnsi="Times New Roman" w:cs="Times New Roman"/>
                    <w:color w:val="auto"/>
                    <w:sz w:val="18"/>
                    <w:szCs w:val="18"/>
                    <w:shd w:val="clear" w:color="auto" w:fill="FFFFFF"/>
                  </w:rPr>
                  <w:delText xml:space="preserve">Agitator material: </w:delText>
                </w:r>
              </w:del>
              <w:del w:id="8537" w:author="He Han" w:date="2026-10-12T14:11:00Z">
                <w:r w:rsidRPr="00BB7730" w:rsidDel="000039D7">
                  <w:rPr>
                    <w:rFonts w:ascii="Times New Roman" w:hAnsi="Times New Roman" w:cs="Times New Roman"/>
                  </w:rPr>
                  <w:delText xml:space="preserve"> </w:delText>
                </w:r>
              </w:del>
              <w:del w:id="8538" w:author="He Han" w:date="2026-10-22T22:08: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48963211" w14:textId="6F58E526" w:rsidR="000B3418" w:rsidRPr="00BB7730" w:rsidDel="00153539" w:rsidRDefault="000B3418" w:rsidP="000B3418">
            <w:pPr>
              <w:rPr>
                <w:ins w:id="8539" w:author="Xuning Wei12232" w:date="2026-07-27T17:22:00Z"/>
                <w:del w:id="8540" w:author="He Han" w:date="2026-10-22T22:08:00Z"/>
                <w:rFonts w:ascii="Times New Roman" w:hAnsi="Times New Roman" w:cs="Times New Roman"/>
                <w:color w:val="0000FF"/>
                <w:sz w:val="18"/>
                <w:szCs w:val="18"/>
                <w:shd w:val="clear" w:color="auto" w:fill="FFFFFF"/>
              </w:rPr>
            </w:pPr>
            <w:ins w:id="8541" w:author="Xuning Wei12232" w:date="2026-07-27T17:22:00Z">
              <w:del w:id="8542"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450B81DB" w14:textId="1E23CC71" w:rsidR="000B3418" w:rsidRPr="00BB7730" w:rsidDel="00153539" w:rsidRDefault="000B3418" w:rsidP="000B3418">
            <w:pPr>
              <w:rPr>
                <w:ins w:id="8543" w:author="Xuning Wei12232" w:date="2026-07-27T17:22:00Z"/>
                <w:del w:id="8544" w:author="He Han" w:date="2026-10-22T22:08:00Z"/>
                <w:rFonts w:ascii="Times New Roman" w:hAnsi="Times New Roman" w:cs="Times New Roman"/>
                <w:color w:val="auto"/>
                <w:sz w:val="18"/>
                <w:szCs w:val="18"/>
                <w:shd w:val="clear" w:color="auto" w:fill="FFFFFF"/>
              </w:rPr>
            </w:pPr>
            <w:ins w:id="8545" w:author="Xuning Wei12232" w:date="2026-07-27T17:22:00Z">
              <w:del w:id="8546"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65817F08" w14:textId="5E66CC89" w:rsidR="000B3418" w:rsidRPr="00BB7730" w:rsidDel="00153539" w:rsidRDefault="000B3418" w:rsidP="000B3418">
            <w:pPr>
              <w:rPr>
                <w:ins w:id="8547" w:author="Xuning Wei12232" w:date="2026-07-27T17:22:00Z"/>
                <w:del w:id="8548" w:author="He Han" w:date="2026-10-22T22:08:00Z"/>
                <w:rFonts w:ascii="Times New Roman" w:hAnsi="Times New Roman" w:cs="Times New Roman"/>
                <w:color w:val="auto"/>
                <w:sz w:val="18"/>
                <w:szCs w:val="18"/>
                <w:shd w:val="clear" w:color="auto" w:fill="FFFFFF"/>
              </w:rPr>
            </w:pPr>
            <w:ins w:id="8549" w:author="Xuning Wei12232" w:date="2026-07-27T17:22:00Z">
              <w:del w:id="8550"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ins>
          </w:p>
          <w:p w14:paraId="33F332E5" w14:textId="28C19A88" w:rsidR="000B3418" w:rsidRPr="00BB7730" w:rsidDel="00153539" w:rsidRDefault="000B3418" w:rsidP="000B3418">
            <w:pPr>
              <w:rPr>
                <w:ins w:id="8551" w:author="Xuning Wei12232" w:date="2026-07-27T17:22:00Z"/>
                <w:del w:id="8552" w:author="He Han" w:date="2026-10-22T22:08:00Z"/>
                <w:rFonts w:ascii="Times New Roman" w:hAnsi="Times New Roman" w:cs="Times New Roman"/>
                <w:color w:val="auto"/>
                <w:sz w:val="18"/>
                <w:szCs w:val="18"/>
                <w:shd w:val="clear" w:color="auto" w:fill="FFFFFF"/>
              </w:rPr>
            </w:pPr>
            <w:ins w:id="8553" w:author="Xuning Wei12232" w:date="2026-07-27T17:22:00Z">
              <w:del w:id="8554"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13F43EA1" w14:textId="2652296D" w:rsidR="000B3418" w:rsidRPr="00BB7730" w:rsidDel="00153539" w:rsidRDefault="000B3418" w:rsidP="000B3418">
            <w:pPr>
              <w:rPr>
                <w:ins w:id="8555" w:author="Xuning Wei12232" w:date="2026-07-27T17:22:00Z"/>
                <w:del w:id="8556" w:author="He Han" w:date="2026-10-22T22:08:00Z"/>
                <w:rFonts w:ascii="Times New Roman" w:hAnsi="Times New Roman" w:cs="Times New Roman"/>
                <w:color w:val="auto"/>
                <w:sz w:val="18"/>
                <w:szCs w:val="18"/>
                <w:shd w:val="clear" w:color="auto" w:fill="FFFFFF"/>
              </w:rPr>
            </w:pPr>
            <w:ins w:id="8557" w:author="Xuning Wei12232" w:date="2026-07-27T17:22:00Z">
              <w:del w:id="8558"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1C136C40" w14:textId="5FDA5B7D" w:rsidR="000B3418" w:rsidRPr="00BB7730" w:rsidDel="00153539" w:rsidRDefault="000B3418" w:rsidP="000B3418">
            <w:pPr>
              <w:rPr>
                <w:ins w:id="8559" w:author="Xuning Wei12232" w:date="2026-07-27T17:22:00Z"/>
                <w:del w:id="8560" w:author="He Han" w:date="2026-10-22T22:08:00Z"/>
                <w:rFonts w:ascii="Times New Roman" w:hAnsi="Times New Roman" w:cs="Times New Roman"/>
                <w:color w:val="FF0000"/>
                <w:sz w:val="18"/>
                <w:szCs w:val="18"/>
                <w:shd w:val="clear" w:color="auto" w:fill="FFFFFF"/>
                <w:rPrChange w:id="8561" w:author="Johan Granander" w:date="2026-07-28T15:02:00Z">
                  <w:rPr>
                    <w:ins w:id="8562" w:author="Xuning Wei12232" w:date="2026-07-27T17:22:00Z"/>
                    <w:del w:id="8563" w:author="He Han" w:date="2026-10-22T22:08:00Z"/>
                    <w:rFonts w:ascii="Times New Roman" w:hAnsi="Times New Roman" w:cs="Times New Roman"/>
                    <w:color w:val="FF0000"/>
                    <w:sz w:val="18"/>
                    <w:szCs w:val="18"/>
                    <w:shd w:val="clear" w:color="auto" w:fill="FFFFFF"/>
                    <w:lang w:val="sv-SE"/>
                  </w:rPr>
                </w:rPrChange>
              </w:rPr>
            </w:pPr>
            <w:ins w:id="8564" w:author="Xuning Wei12232" w:date="2026-07-27T17:22:00Z">
              <w:del w:id="8565" w:author="He Han" w:date="2026-10-22T22:08:00Z">
                <w:r w:rsidRPr="00BB7730" w:rsidDel="00153539">
                  <w:rPr>
                    <w:rFonts w:ascii="Times New Roman" w:hAnsi="Times New Roman" w:cs="Times New Roman"/>
                    <w:color w:val="FF0000"/>
                    <w:sz w:val="18"/>
                    <w:szCs w:val="18"/>
                    <w:shd w:val="clear" w:color="auto" w:fill="FFFFFF"/>
                    <w:rPrChange w:id="8566" w:author="Johan Granander" w:date="2026-07-28T15:02: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302C8AD9" w14:textId="56F4B050" w:rsidR="000B3418" w:rsidRPr="00BB7730" w:rsidDel="00153539" w:rsidRDefault="000B3418" w:rsidP="000B3418">
            <w:pPr>
              <w:rPr>
                <w:ins w:id="8567" w:author="Xuning Wei12232" w:date="2026-07-27T17:22:00Z"/>
                <w:del w:id="8568" w:author="He Han" w:date="2026-10-22T22:08:00Z"/>
                <w:rFonts w:ascii="Times New Roman" w:hAnsi="Times New Roman" w:cs="Times New Roman"/>
                <w:color w:val="auto"/>
                <w:sz w:val="18"/>
                <w:szCs w:val="18"/>
                <w:shd w:val="clear" w:color="auto" w:fill="FFFFFF"/>
                <w:rPrChange w:id="8569" w:author="Johan Granander" w:date="2026-07-28T15:02:00Z">
                  <w:rPr>
                    <w:ins w:id="8570" w:author="Xuning Wei12232" w:date="2026-07-27T17:22:00Z"/>
                    <w:del w:id="8571" w:author="He Han" w:date="2026-10-22T22:08:00Z"/>
                    <w:rFonts w:ascii="Times New Roman" w:hAnsi="Times New Roman" w:cs="Times New Roman"/>
                    <w:color w:val="auto"/>
                    <w:sz w:val="18"/>
                    <w:szCs w:val="18"/>
                    <w:shd w:val="clear" w:color="auto" w:fill="FFFFFF"/>
                    <w:lang w:val="sv-SE"/>
                  </w:rPr>
                </w:rPrChange>
              </w:rPr>
            </w:pPr>
            <w:ins w:id="8572" w:author="Xuning Wei12232" w:date="2026-07-27T17:22:00Z">
              <w:del w:id="8573" w:author="He Han" w:date="2026-10-22T22:08:00Z">
                <w:r w:rsidRPr="00BB7730" w:rsidDel="00153539">
                  <w:rPr>
                    <w:rFonts w:ascii="Times New Roman" w:hAnsi="Times New Roman" w:cs="Times New Roman"/>
                    <w:color w:val="auto"/>
                    <w:sz w:val="18"/>
                    <w:szCs w:val="18"/>
                    <w:shd w:val="clear" w:color="auto" w:fill="FFFFFF"/>
                    <w:rPrChange w:id="8574" w:author="Johan Granander" w:date="2026-07-28T15:02:00Z">
                      <w:rPr>
                        <w:rFonts w:ascii="Times New Roman" w:hAnsi="Times New Roman" w:cs="Times New Roman"/>
                        <w:color w:val="auto"/>
                        <w:sz w:val="18"/>
                        <w:szCs w:val="18"/>
                        <w:shd w:val="clear" w:color="auto" w:fill="FFFFFF"/>
                        <w:lang w:val="sv-SE"/>
                      </w:rPr>
                    </w:rPrChange>
                  </w:rPr>
                  <w:delText>Mass flow meter: SS</w:delText>
                </w:r>
              </w:del>
            </w:ins>
          </w:p>
          <w:p w14:paraId="37D77821" w14:textId="1D04E17F" w:rsidR="000B3418" w:rsidRPr="00BB7730" w:rsidDel="00153539" w:rsidRDefault="000B3418" w:rsidP="000B3418">
            <w:pPr>
              <w:rPr>
                <w:ins w:id="8575" w:author="Xuning Wei12232" w:date="2026-07-27T17:22:00Z"/>
                <w:del w:id="8576" w:author="He Han" w:date="2026-10-22T22:08:00Z"/>
                <w:rFonts w:ascii="Times New Roman" w:hAnsi="Times New Roman" w:cs="Times New Roman"/>
                <w:b/>
                <w:color w:val="auto"/>
                <w:sz w:val="18"/>
                <w:szCs w:val="18"/>
                <w:shd w:val="clear" w:color="auto" w:fill="FFFFFF"/>
              </w:rPr>
            </w:pPr>
            <w:ins w:id="8577" w:author="Xuning Wei12232" w:date="2026-07-27T17:22:00Z">
              <w:del w:id="8578"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8579" w:author="He Han" w:date="2026-10-12T14:11:00Z">
                <w:r w:rsidRPr="00BB7730" w:rsidDel="000039D7">
                  <w:rPr>
                    <w:rFonts w:ascii="Times New Roman" w:hAnsi="Times New Roman" w:cs="Times New Roman"/>
                    <w:color w:val="auto"/>
                    <w:sz w:val="18"/>
                    <w:szCs w:val="18"/>
                    <w:shd w:val="clear" w:color="auto" w:fill="FFFFFF"/>
                  </w:rPr>
                  <w:delText>304 &amp; 316L</w:delText>
                </w:r>
              </w:del>
            </w:ins>
          </w:p>
          <w:p w14:paraId="602866E6" w14:textId="2C77EB5D" w:rsidR="000B3418" w:rsidRPr="00BB7730" w:rsidDel="00153539" w:rsidRDefault="000B3418" w:rsidP="000B3418">
            <w:pPr>
              <w:rPr>
                <w:ins w:id="8580" w:author="Xuning Wei12232" w:date="2026-07-27T17:22:00Z"/>
                <w:del w:id="8581" w:author="He Han" w:date="2026-10-22T22:08:00Z"/>
                <w:rFonts w:ascii="Times New Roman" w:eastAsiaTheme="minorEastAsia" w:hAnsi="Times New Roman" w:cs="Times New Roman"/>
                <w:color w:val="auto"/>
                <w:sz w:val="18"/>
                <w:szCs w:val="18"/>
                <w:shd w:val="clear" w:color="auto" w:fill="FFFFFF"/>
                <w:lang w:eastAsia="zh-CN"/>
              </w:rPr>
            </w:pPr>
            <w:ins w:id="8582" w:author="Xuning Wei12232" w:date="2026-07-27T17:22:00Z">
              <w:del w:id="8583"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09006864" w14:textId="0F8D276E" w:rsidR="000B3418" w:rsidRPr="00BB7730" w:rsidDel="00153539" w:rsidRDefault="000B3418" w:rsidP="000B3418">
            <w:pPr>
              <w:rPr>
                <w:ins w:id="8584" w:author="Xuning Wei12232" w:date="2026-07-27T17:22:00Z"/>
                <w:del w:id="8585" w:author="He Han" w:date="2026-10-22T22:08:00Z"/>
                <w:rFonts w:ascii="Times New Roman" w:hAnsi="Times New Roman" w:cs="Times New Roman"/>
                <w:color w:val="auto"/>
                <w:sz w:val="18"/>
                <w:szCs w:val="18"/>
                <w:shd w:val="clear" w:color="auto" w:fill="FFFFFF"/>
              </w:rPr>
            </w:pPr>
            <w:ins w:id="8586" w:author="Xuning Wei12232" w:date="2026-07-27T17:22:00Z">
              <w:del w:id="8587"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446DB804" w14:textId="46E6243C" w:rsidR="00143102" w:rsidRPr="00BB7730" w:rsidDel="00153539" w:rsidRDefault="000B3418" w:rsidP="000B3418">
            <w:pPr>
              <w:jc w:val="both"/>
              <w:rPr>
                <w:del w:id="8588" w:author="He Han" w:date="2026-10-22T22:08:00Z"/>
                <w:rFonts w:ascii="Times New Roman" w:hAnsi="Times New Roman" w:cs="Times New Roman"/>
                <w:color w:val="auto"/>
                <w:sz w:val="18"/>
                <w:szCs w:val="18"/>
                <w:shd w:val="clear" w:color="auto" w:fill="FFFFFF"/>
              </w:rPr>
            </w:pPr>
            <w:ins w:id="8589" w:author="Xuning Wei12232" w:date="2026-07-27T17:22:00Z">
              <w:del w:id="8590" w:author="He Han" w:date="2026-10-22T22:08:00Z">
                <w:r w:rsidRPr="00BB7730" w:rsidDel="00153539">
                  <w:rPr>
                    <w:rFonts w:ascii="Times New Roman" w:hAnsi="Times New Roman" w:cs="Times New Roman"/>
                    <w:color w:val="0000FF"/>
                    <w:sz w:val="18"/>
                    <w:szCs w:val="18"/>
                  </w:rPr>
                  <w:delText xml:space="preserve">Mechanical seal: </w:delText>
                </w:r>
              </w:del>
              <w:del w:id="8591" w:author="He Han" w:date="2026-10-12T14:11:00Z">
                <w:r w:rsidRPr="00BB7730" w:rsidDel="000039D7">
                  <w:rPr>
                    <w:rFonts w:ascii="Times New Roman" w:hAnsi="Times New Roman" w:cs="Times New Roman"/>
                    <w:color w:val="0000FF"/>
                    <w:sz w:val="18"/>
                    <w:szCs w:val="18"/>
                    <w:shd w:val="clear" w:color="auto" w:fill="FFFFFF"/>
                  </w:rPr>
                  <w:delText>304SS</w:delText>
                </w:r>
              </w:del>
              <w:del w:id="8592" w:author="He Han" w:date="2026-10-22T22:08:00Z">
                <w:r w:rsidRPr="00BB7730" w:rsidDel="00153539">
                  <w:rPr>
                    <w:rFonts w:ascii="Times New Roman" w:hAnsi="Times New Roman" w:cs="Times New Roman"/>
                    <w:color w:val="0000FF"/>
                    <w:sz w:val="18"/>
                    <w:szCs w:val="18"/>
                    <w:shd w:val="clear" w:color="auto" w:fill="FFFFFF"/>
                  </w:rPr>
                  <w:delText xml:space="preserve"> &amp; PTFE &amp; FFKM Gloves: </w:delText>
                </w:r>
              </w:del>
              <w:del w:id="8593" w:author="He Han" w:date="2026-10-19T16:38:00Z">
                <w:r w:rsidRPr="00BB7730" w:rsidDel="00467D71">
                  <w:rPr>
                    <w:rFonts w:ascii="Times New Roman" w:hAnsi="Times New Roman" w:cs="Times New Roman"/>
                    <w:color w:val="0000FF"/>
                    <w:sz w:val="18"/>
                    <w:szCs w:val="18"/>
                    <w:shd w:val="clear" w:color="auto" w:fill="FFFFFF"/>
                  </w:rPr>
                  <w:delText>CSPE</w:delText>
                </w:r>
              </w:del>
            </w:ins>
            <w:del w:id="8594" w:author="He Han" w:date="2026-10-22T22:08:00Z">
              <w:r w:rsidR="00143102" w:rsidRPr="00BB7730" w:rsidDel="00153539">
                <w:rPr>
                  <w:rFonts w:ascii="Times New Roman" w:hAnsi="Times New Roman" w:cs="Times New Roman"/>
                  <w:color w:val="auto"/>
                  <w:sz w:val="18"/>
                  <w:szCs w:val="18"/>
                  <w:shd w:val="clear" w:color="auto" w:fill="FFFFFF"/>
                </w:rPr>
                <w:delText>Transfer pump material:SS</w:delText>
              </w:r>
            </w:del>
            <w:ins w:id="8595" w:author="Johan Granander" w:date="2026-05-04T11:52:00Z">
              <w:del w:id="8596" w:author="He Han" w:date="2026-10-22T22:08:00Z">
                <w:r w:rsidR="00570E05" w:rsidRPr="00BB7730" w:rsidDel="00153539">
                  <w:rPr>
                    <w:rFonts w:ascii="Times New Roman" w:hAnsi="Times New Roman" w:cs="Times New Roman"/>
                    <w:color w:val="auto"/>
                    <w:sz w:val="18"/>
                    <w:szCs w:val="18"/>
                    <w:shd w:val="clear" w:color="auto" w:fill="FFFFFF"/>
                  </w:rPr>
                  <w:delText>material: SS</w:delText>
                </w:r>
              </w:del>
            </w:ins>
            <w:del w:id="8597" w:author="He Han" w:date="2026-10-22T22:08:00Z">
              <w:r w:rsidR="00143102" w:rsidRPr="00BB7730" w:rsidDel="00153539">
                <w:rPr>
                  <w:rFonts w:ascii="Times New Roman" w:hAnsi="Times New Roman" w:cs="Times New Roman"/>
                  <w:color w:val="auto"/>
                  <w:sz w:val="18"/>
                  <w:szCs w:val="18"/>
                  <w:shd w:val="clear" w:color="auto" w:fill="FFFFFF"/>
                </w:rPr>
                <w:delText>316+PTFE</w:delText>
              </w:r>
            </w:del>
          </w:p>
          <w:p w14:paraId="40393CFB" w14:textId="0608E74B" w:rsidR="00143102" w:rsidRPr="00BB7730" w:rsidDel="00153539" w:rsidRDefault="00143102" w:rsidP="0030647B">
            <w:pPr>
              <w:jc w:val="both"/>
              <w:rPr>
                <w:del w:id="8598" w:author="He Han" w:date="2026-10-22T22:08:00Z"/>
                <w:rFonts w:ascii="Times New Roman" w:eastAsia="仿宋_GB2312" w:hAnsi="Times New Roman" w:cs="Times New Roman"/>
                <w:color w:val="auto"/>
                <w:sz w:val="18"/>
                <w:szCs w:val="18"/>
              </w:rPr>
            </w:pPr>
            <w:del w:id="8599" w:author="He Han" w:date="2026-10-22T22:08:00Z">
              <w:r w:rsidRPr="00BB7730" w:rsidDel="00153539">
                <w:rPr>
                  <w:rFonts w:ascii="Times New Roman" w:eastAsia="仿宋_GB2312" w:hAnsi="Times New Roman" w:cs="Times New Roman"/>
                  <w:color w:val="auto"/>
                  <w:sz w:val="18"/>
                  <w:szCs w:val="18"/>
                </w:rPr>
                <w:delText>Charging line: SS</w:delText>
              </w:r>
            </w:del>
          </w:p>
          <w:p w14:paraId="6EE5469E" w14:textId="2A75E933" w:rsidR="00143102" w:rsidRPr="00BB7730" w:rsidDel="00153539" w:rsidRDefault="00143102" w:rsidP="0030647B">
            <w:pPr>
              <w:jc w:val="both"/>
              <w:rPr>
                <w:del w:id="8600" w:author="He Han" w:date="2026-10-22T22:08:00Z"/>
                <w:rFonts w:ascii="Times New Roman" w:eastAsia="仿宋_GB2312" w:hAnsi="Times New Roman" w:cs="Times New Roman"/>
                <w:color w:val="auto"/>
                <w:sz w:val="18"/>
                <w:szCs w:val="18"/>
                <w:lang w:val="en-IE"/>
                <w:rPrChange w:id="8601" w:author="Johan Granander" w:date="2026-07-28T15:02:00Z">
                  <w:rPr>
                    <w:del w:id="8602" w:author="He Han" w:date="2026-10-22T22:08:00Z"/>
                    <w:rFonts w:ascii="Times New Roman" w:eastAsia="仿宋_GB2312" w:hAnsi="Times New Roman" w:cs="Times New Roman"/>
                    <w:color w:val="auto"/>
                    <w:sz w:val="18"/>
                    <w:szCs w:val="18"/>
                  </w:rPr>
                </w:rPrChange>
              </w:rPr>
            </w:pPr>
            <w:del w:id="8603" w:author="He Han" w:date="2026-10-22T22:08:00Z">
              <w:r w:rsidRPr="00BB7730" w:rsidDel="00153539">
                <w:rPr>
                  <w:rFonts w:ascii="Times New Roman" w:hAnsi="Times New Roman" w:cs="Times New Roman"/>
                  <w:color w:val="auto"/>
                  <w:sz w:val="18"/>
                  <w:szCs w:val="18"/>
                  <w:shd w:val="clear" w:color="auto" w:fill="FFFFFF"/>
                  <w:lang w:val="en-IE"/>
                  <w:rPrChange w:id="8604" w:author="Johan Granander" w:date="2026-07-28T15:02: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8605" w:author="Johan Granander" w:date="2026-07-28T15:02:00Z">
                    <w:rPr>
                      <w:rFonts w:ascii="Times New Roman" w:eastAsia="仿宋_GB2312" w:hAnsi="Times New Roman" w:cs="Times New Roman"/>
                      <w:color w:val="auto"/>
                      <w:sz w:val="18"/>
                      <w:szCs w:val="18"/>
                    </w:rPr>
                  </w:rPrChange>
                </w:rPr>
                <w:delText>PTFE</w:delText>
              </w:r>
            </w:del>
          </w:p>
          <w:p w14:paraId="6CD308A4" w14:textId="08800207" w:rsidR="00143102" w:rsidRPr="00BB7730" w:rsidDel="00153539" w:rsidRDefault="00143102" w:rsidP="0030647B">
            <w:pPr>
              <w:jc w:val="both"/>
              <w:rPr>
                <w:del w:id="8606" w:author="He Han" w:date="2026-10-22T22:08:00Z"/>
                <w:rFonts w:ascii="Times New Roman" w:hAnsi="Times New Roman" w:cs="Times New Roman"/>
                <w:color w:val="auto"/>
                <w:sz w:val="18"/>
                <w:szCs w:val="18"/>
                <w:shd w:val="clear" w:color="auto" w:fill="FFFFFF"/>
                <w:lang w:val="en-IE"/>
                <w:rPrChange w:id="8607" w:author="Johan Granander" w:date="2026-07-28T15:02:00Z">
                  <w:rPr>
                    <w:del w:id="8608" w:author="He Han" w:date="2026-10-22T22:08:00Z"/>
                    <w:rFonts w:ascii="Times New Roman" w:hAnsi="Times New Roman" w:cs="Times New Roman"/>
                    <w:color w:val="auto"/>
                    <w:sz w:val="18"/>
                    <w:szCs w:val="18"/>
                    <w:shd w:val="clear" w:color="auto" w:fill="FFFFFF"/>
                  </w:rPr>
                </w:rPrChange>
              </w:rPr>
            </w:pPr>
            <w:del w:id="8609" w:author="He Han" w:date="2026-10-22T22:08:00Z">
              <w:r w:rsidRPr="00BB7730" w:rsidDel="00153539">
                <w:rPr>
                  <w:rFonts w:ascii="Times New Roman" w:hAnsi="Times New Roman" w:cs="Times New Roman"/>
                  <w:color w:val="auto"/>
                  <w:sz w:val="18"/>
                  <w:szCs w:val="18"/>
                  <w:shd w:val="clear" w:color="auto" w:fill="FFFFFF"/>
                  <w:lang w:val="en-IE"/>
                  <w:rPrChange w:id="8610" w:author="Johan Granander" w:date="2026-07-28T15:02:00Z">
                    <w:rPr>
                      <w:rFonts w:ascii="Times New Roman" w:hAnsi="Times New Roman" w:cs="Times New Roman"/>
                      <w:color w:val="auto"/>
                      <w:sz w:val="18"/>
                      <w:szCs w:val="18"/>
                      <w:shd w:val="clear" w:color="auto" w:fill="FFFFFF"/>
                    </w:rPr>
                  </w:rPrChange>
                </w:rPr>
                <w:delText>Sight glass: Glass</w:delText>
              </w:r>
            </w:del>
          </w:p>
          <w:p w14:paraId="76FF757C" w14:textId="2548A656" w:rsidR="00143102" w:rsidRPr="00BB7730" w:rsidDel="00153539" w:rsidRDefault="00143102" w:rsidP="0030647B">
            <w:pPr>
              <w:jc w:val="both"/>
              <w:rPr>
                <w:del w:id="8611" w:author="He Han" w:date="2026-10-22T22:08:00Z"/>
                <w:rFonts w:ascii="Times New Roman" w:eastAsia="仿宋_GB2312" w:hAnsi="Times New Roman" w:cs="Times New Roman"/>
                <w:color w:val="auto"/>
                <w:sz w:val="18"/>
                <w:szCs w:val="18"/>
                <w:lang w:val="en-IE"/>
                <w:rPrChange w:id="8612" w:author="Johan Granander" w:date="2026-07-28T15:02:00Z">
                  <w:rPr>
                    <w:del w:id="8613" w:author="He Han" w:date="2026-10-22T22:08:00Z"/>
                    <w:rFonts w:ascii="Times New Roman" w:eastAsia="仿宋_GB2312" w:hAnsi="Times New Roman" w:cs="Times New Roman"/>
                    <w:color w:val="auto"/>
                    <w:sz w:val="18"/>
                    <w:szCs w:val="18"/>
                  </w:rPr>
                </w:rPrChange>
              </w:rPr>
            </w:pPr>
            <w:del w:id="8614" w:author="He Han" w:date="2026-10-22T22:08:00Z">
              <w:r w:rsidRPr="00BB7730" w:rsidDel="00153539">
                <w:rPr>
                  <w:rFonts w:ascii="Times New Roman" w:hAnsi="Times New Roman" w:cs="Times New Roman"/>
                  <w:color w:val="auto"/>
                  <w:sz w:val="18"/>
                  <w:szCs w:val="18"/>
                  <w:shd w:val="clear" w:color="auto" w:fill="FFFFFF"/>
                  <w:lang w:val="en-IE"/>
                  <w:rPrChange w:id="8615" w:author="Johan Granander" w:date="2026-07-28T15:02: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8616" w:author="Johan Granander" w:date="2026-07-28T15:02:00Z">
                    <w:rPr>
                      <w:rFonts w:ascii="Times New Roman" w:eastAsia="仿宋_GB2312" w:hAnsi="Times New Roman" w:cs="Times New Roman"/>
                      <w:color w:val="auto"/>
                      <w:sz w:val="18"/>
                      <w:szCs w:val="18"/>
                    </w:rPr>
                  </w:rPrChange>
                </w:rPr>
                <w:delText xml:space="preserve"> 316L</w:delText>
              </w:r>
            </w:del>
          </w:p>
          <w:p w14:paraId="31FA5718" w14:textId="1B6B88A1" w:rsidR="00C65197" w:rsidRPr="00BB7730" w:rsidDel="00153539" w:rsidRDefault="00143102" w:rsidP="00C65197">
            <w:pPr>
              <w:jc w:val="both"/>
              <w:rPr>
                <w:del w:id="8617" w:author="He Han" w:date="2026-10-22T22:08:00Z"/>
                <w:rFonts w:ascii="Times New Roman" w:eastAsiaTheme="minorEastAsia" w:hAnsi="Times New Roman" w:cs="Times New Roman"/>
                <w:color w:val="auto"/>
                <w:sz w:val="18"/>
                <w:szCs w:val="18"/>
                <w:shd w:val="clear" w:color="auto" w:fill="FFFFFF"/>
                <w:lang w:eastAsia="zh-CN"/>
              </w:rPr>
            </w:pPr>
            <w:del w:id="8618" w:author="He Han" w:date="2026-10-22T22:08: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6BEC1007" w14:textId="7C1F65E9" w:rsidR="00C65197" w:rsidRPr="00BB7730" w:rsidDel="00153539" w:rsidRDefault="00C65197" w:rsidP="00C65197">
            <w:pPr>
              <w:jc w:val="both"/>
              <w:rPr>
                <w:del w:id="8619" w:author="He Han" w:date="2026-10-22T22:08:00Z"/>
                <w:rFonts w:ascii="Times New Roman" w:hAnsi="Times New Roman" w:cs="Times New Roman"/>
                <w:color w:val="0000FF"/>
                <w:sz w:val="18"/>
                <w:szCs w:val="18"/>
                <w:shd w:val="clear" w:color="auto" w:fill="FFFFFF"/>
              </w:rPr>
            </w:pPr>
            <w:del w:id="8620" w:author="He Han" w:date="2026-10-22T22:08:00Z">
              <w:r w:rsidRPr="00BB7730" w:rsidDel="00153539">
                <w:rPr>
                  <w:rFonts w:ascii="Times New Roman" w:hAnsi="Times New Roman" w:cs="Times New Roman"/>
                  <w:color w:val="0000FF"/>
                  <w:sz w:val="18"/>
                  <w:szCs w:val="18"/>
                  <w:shd w:val="clear" w:color="auto" w:fill="FFFFFF"/>
                </w:rPr>
                <w:delText>Nitrogen distribution piping:</w:delText>
              </w:r>
              <w:r w:rsidR="006F51C6" w:rsidRPr="00BB7730" w:rsidDel="00153539">
                <w:rPr>
                  <w:rFonts w:ascii="Times New Roman" w:hAnsi="Times New Roman" w:cs="Times New Roman"/>
                  <w:color w:val="0000FF"/>
                  <w:sz w:val="18"/>
                  <w:szCs w:val="18"/>
                  <w:shd w:val="clear" w:color="auto" w:fill="FFFFFF"/>
                </w:rPr>
                <w:delText xml:space="preserve"> C-276</w:delText>
              </w:r>
            </w:del>
          </w:p>
          <w:p w14:paraId="75EF8608" w14:textId="5B959028" w:rsidR="00143102" w:rsidRPr="00BB7730" w:rsidDel="00153539" w:rsidRDefault="00143102" w:rsidP="0030647B">
            <w:pPr>
              <w:jc w:val="both"/>
              <w:rPr>
                <w:del w:id="8621" w:author="He Han" w:date="2026-10-22T22:08:00Z"/>
                <w:rFonts w:ascii="Times New Roman" w:hAnsi="Times New Roman" w:cs="Times New Roman"/>
                <w:color w:val="auto"/>
                <w:sz w:val="18"/>
                <w:szCs w:val="18"/>
                <w:shd w:val="clear" w:color="auto" w:fill="FFFFFF"/>
              </w:rPr>
            </w:pPr>
            <w:del w:id="8622" w:author="He Han" w:date="2026-10-22T22:08:00Z">
              <w:r w:rsidRPr="00BB7730" w:rsidDel="00153539">
                <w:rPr>
                  <w:rFonts w:ascii="Times New Roman" w:hAnsi="Times New Roman" w:cs="Times New Roman"/>
                  <w:color w:val="auto"/>
                  <w:sz w:val="18"/>
                  <w:szCs w:val="18"/>
                  <w:shd w:val="clear" w:color="auto" w:fill="FFFFFF"/>
                </w:rPr>
                <w:delText xml:space="preserve">Sampling pipeline: SS </w:delText>
              </w:r>
            </w:del>
          </w:p>
          <w:p w14:paraId="12C97B8B" w14:textId="13C839C2" w:rsidR="00143102" w:rsidRPr="00BB7730" w:rsidRDefault="00143102" w:rsidP="0030647B">
            <w:pPr>
              <w:jc w:val="both"/>
              <w:rPr>
                <w:rFonts w:ascii="Times New Roman" w:eastAsia="FangSong" w:hAnsi="Times New Roman" w:cs="Times New Roman"/>
                <w:color w:val="auto"/>
                <w:sz w:val="18"/>
                <w:szCs w:val="18"/>
                <w:lang w:eastAsia="zh-CN"/>
              </w:rPr>
            </w:pPr>
            <w:del w:id="8623" w:author="He Han" w:date="2026-10-22T22:08: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8624" w:author="Xuning Wei12232" w:date="2026-07-27T20:11:00Z">
              <w:tcPr>
                <w:tcW w:w="388" w:type="pct"/>
                <w:gridSpan w:val="4"/>
                <w:vMerge w:val="restart"/>
                <w:shd w:val="clear" w:color="auto" w:fill="FFFFFF" w:themeFill="background1"/>
                <w:vAlign w:val="center"/>
              </w:tcPr>
            </w:tcPrChange>
          </w:tcPr>
          <w:p w14:paraId="56954E20"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8625" w:author="Xuning Wei12232" w:date="2026-07-27T20:11:00Z">
              <w:tcPr>
                <w:tcW w:w="354" w:type="pct"/>
                <w:gridSpan w:val="3"/>
                <w:vMerge w:val="restart"/>
                <w:shd w:val="clear" w:color="auto" w:fill="FFFFFF" w:themeFill="background1"/>
                <w:vAlign w:val="center"/>
              </w:tcPr>
            </w:tcPrChange>
          </w:tcPr>
          <w:p w14:paraId="38E303AB"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8626" w:author="Xuning Wei12232" w:date="2026-07-27T20:11:00Z">
              <w:tcPr>
                <w:tcW w:w="322" w:type="pct"/>
                <w:gridSpan w:val="3"/>
                <w:vAlign w:val="center"/>
              </w:tcPr>
            </w:tcPrChange>
          </w:tcPr>
          <w:p w14:paraId="781097C7"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97439194"/>
                <w14:checkbox>
                  <w14:checked w14:val="1"/>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8627" w:author="Xuning Wei12232" w:date="2026-07-27T20:11:00Z">
              <w:tcPr>
                <w:tcW w:w="733" w:type="pct"/>
                <w:gridSpan w:val="3"/>
                <w:vAlign w:val="center"/>
              </w:tcPr>
            </w:tcPrChange>
          </w:tcPr>
          <w:p w14:paraId="4EA5A2BA"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34182144"/>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8628" w:author="Xuning Wei12232" w:date="2026-07-27T20:11:00Z">
              <w:tcPr>
                <w:tcW w:w="654" w:type="pct"/>
                <w:vMerge w:val="restart"/>
                <w:vAlign w:val="center"/>
              </w:tcPr>
            </w:tcPrChange>
          </w:tcPr>
          <w:p w14:paraId="7301359E" w14:textId="77777777" w:rsidR="00AD55F1" w:rsidRPr="00BB7730" w:rsidRDefault="003E162E" w:rsidP="00AD55F1">
            <w:pPr>
              <w:jc w:val="both"/>
              <w:rPr>
                <w:ins w:id="8629" w:author="Xuning Wei12232" w:date="2026-07-27T19:49:00Z"/>
                <w:rFonts w:ascii="Times New Roman" w:eastAsia="仿宋_GB2312" w:hAnsi="Times New Roman" w:cs="Times New Roman"/>
                <w:color w:val="auto"/>
                <w:kern w:val="0"/>
                <w:sz w:val="18"/>
                <w:szCs w:val="18"/>
                <w:u w:val="single"/>
                <w:lang w:eastAsia="zh-CN"/>
              </w:rPr>
            </w:pPr>
            <w:customXmlInsRangeStart w:id="8630" w:author="Xuning Wei12232" w:date="2026-07-27T19:49:00Z"/>
            <w:sdt>
              <w:sdtPr>
                <w:rPr>
                  <w:rFonts w:ascii="Times New Roman" w:eastAsia="仿宋_GB2312" w:hAnsi="Times New Roman" w:cs="Times New Roman"/>
                  <w:b/>
                  <w:color w:val="auto"/>
                  <w:sz w:val="18"/>
                  <w:szCs w:val="18"/>
                </w:rPr>
                <w:id w:val="-1242401525"/>
                <w14:checkbox>
                  <w14:checked w14:val="0"/>
                  <w14:checkedState w14:val="2612" w14:font="MS Gothic"/>
                  <w14:uncheckedState w14:val="2610" w14:font="MS Gothic"/>
                </w14:checkbox>
              </w:sdtPr>
              <w:sdtEndPr/>
              <w:sdtContent>
                <w:customXmlInsRangeEnd w:id="8630"/>
                <w:ins w:id="8631" w:author="Xuning Wei12232" w:date="2026-07-27T19:49:00Z">
                  <w:r w:rsidR="00AD55F1" w:rsidRPr="00BB7730">
                    <w:rPr>
                      <w:rFonts w:ascii="Segoe UI Symbol" w:eastAsia="MS Gothic" w:hAnsi="Segoe UI Symbol" w:cs="Segoe UI Symbol"/>
                      <w:b/>
                      <w:color w:val="auto"/>
                      <w:sz w:val="18"/>
                      <w:szCs w:val="18"/>
                    </w:rPr>
                    <w:t>☐</w:t>
                  </w:r>
                </w:ins>
                <w:customXmlInsRangeStart w:id="8632" w:author="Xuning Wei12232" w:date="2026-07-27T19:49:00Z"/>
              </w:sdtContent>
            </w:sdt>
            <w:customXmlInsRangeEnd w:id="8632"/>
            <w:ins w:id="8633" w:author="Xuning Wei12232" w:date="2026-07-27T19:49:00Z">
              <w:r w:rsidR="00AD55F1" w:rsidRPr="00BB7730">
                <w:rPr>
                  <w:rFonts w:ascii="Times New Roman" w:eastAsia="仿宋_GB2312" w:hAnsi="Times New Roman" w:cs="Times New Roman"/>
                  <w:color w:val="auto"/>
                  <w:kern w:val="0"/>
                  <w:sz w:val="18"/>
                  <w:szCs w:val="18"/>
                </w:rPr>
                <w:t xml:space="preserve"> </w:t>
              </w:r>
              <w:r w:rsidR="00AD55F1" w:rsidRPr="00BB7730">
                <w:rPr>
                  <w:rFonts w:ascii="Times New Roman" w:eastAsia="仿宋_GB2312" w:hAnsi="Times New Roman" w:cs="Times New Roman"/>
                  <w:color w:val="auto"/>
                  <w:kern w:val="0"/>
                  <w:sz w:val="18"/>
                  <w:szCs w:val="18"/>
                  <w:lang w:eastAsia="zh-CN"/>
                </w:rPr>
                <w:t>Asymchem R&amp;D Lab:</w:t>
              </w:r>
              <w:r w:rsidR="00AD55F1" w:rsidRPr="00BB7730">
                <w:rPr>
                  <w:rFonts w:ascii="Times New Roman" w:eastAsia="仿宋_GB2312" w:hAnsi="Times New Roman" w:cs="Times New Roman"/>
                  <w:color w:val="auto"/>
                  <w:kern w:val="0"/>
                  <w:sz w:val="18"/>
                  <w:szCs w:val="18"/>
                  <w:u w:val="single"/>
                  <w:lang w:eastAsia="zh-CN"/>
                </w:rPr>
                <w:t xml:space="preserve"> N/A </w:t>
              </w:r>
            </w:ins>
          </w:p>
          <w:p w14:paraId="1072DD38" w14:textId="1798B6A1" w:rsidR="00AD55F1" w:rsidRPr="00BB7730" w:rsidRDefault="003E162E" w:rsidP="00AD55F1">
            <w:pPr>
              <w:jc w:val="both"/>
              <w:rPr>
                <w:ins w:id="8634" w:author="Xuning Wei12232" w:date="2026-07-27T19:49:00Z"/>
                <w:rFonts w:ascii="Times New Roman" w:eastAsia="仿宋_GB2312" w:hAnsi="Times New Roman" w:cs="Times New Roman"/>
                <w:color w:val="auto"/>
                <w:kern w:val="0"/>
                <w:sz w:val="18"/>
                <w:szCs w:val="18"/>
                <w:u w:val="single"/>
                <w:lang w:eastAsia="zh-CN"/>
              </w:rPr>
            </w:pPr>
            <w:customXmlInsRangeStart w:id="8635" w:author="Xuning Wei12232" w:date="2026-07-27T19:49:00Z"/>
            <w:sdt>
              <w:sdtPr>
                <w:rPr>
                  <w:rFonts w:ascii="Times New Roman" w:eastAsia="仿宋_GB2312" w:hAnsi="Times New Roman" w:cs="Times New Roman"/>
                  <w:b/>
                  <w:color w:val="auto"/>
                  <w:sz w:val="18"/>
                  <w:szCs w:val="18"/>
                </w:rPr>
                <w:id w:val="-1820656345"/>
                <w14:checkbox>
                  <w14:checked w14:val="1"/>
                  <w14:checkedState w14:val="2612" w14:font="MS Gothic"/>
                  <w14:uncheckedState w14:val="2610" w14:font="MS Gothic"/>
                </w14:checkbox>
              </w:sdtPr>
              <w:sdtEndPr/>
              <w:sdtContent>
                <w:customXmlInsRangeEnd w:id="8635"/>
                <w:ins w:id="8636" w:author="Xuning Wei12232" w:date="2026-07-27T19:49:00Z">
                  <w:r w:rsidR="00AD55F1" w:rsidRPr="00BB7730">
                    <w:rPr>
                      <w:rFonts w:ascii="Segoe UI Symbol" w:eastAsia="MS Gothic" w:hAnsi="Segoe UI Symbol" w:cs="Segoe UI Symbol"/>
                      <w:b/>
                      <w:color w:val="auto"/>
                      <w:sz w:val="18"/>
                      <w:szCs w:val="18"/>
                    </w:rPr>
                    <w:t>☒</w:t>
                  </w:r>
                </w:ins>
                <w:customXmlInsRangeStart w:id="8637" w:author="Xuning Wei12232" w:date="2026-07-27T19:49:00Z"/>
              </w:sdtContent>
            </w:sdt>
            <w:customXmlInsRangeEnd w:id="8637"/>
            <w:ins w:id="8638" w:author="Xuning Wei12232" w:date="2026-07-27T19:49:00Z">
              <w:r w:rsidR="00AD55F1" w:rsidRPr="00BB7730">
                <w:rPr>
                  <w:rFonts w:ascii="Times New Roman" w:eastAsia="仿宋_GB2312" w:hAnsi="Times New Roman" w:cs="Times New Roman"/>
                  <w:color w:val="auto"/>
                  <w:kern w:val="0"/>
                  <w:sz w:val="18"/>
                  <w:szCs w:val="18"/>
                </w:rPr>
                <w:t xml:space="preserve"> </w:t>
              </w:r>
              <w:r w:rsidR="00AD55F1" w:rsidRPr="00BB7730">
                <w:rPr>
                  <w:rFonts w:ascii="Times New Roman" w:eastAsia="仿宋_GB2312" w:hAnsi="Times New Roman" w:cs="Times New Roman"/>
                  <w:color w:val="auto"/>
                  <w:kern w:val="0"/>
                  <w:sz w:val="18"/>
                  <w:szCs w:val="18"/>
                  <w:lang w:eastAsia="zh-CN"/>
                </w:rPr>
                <w:t>Asymchem Production data, Lot Number:</w:t>
              </w:r>
              <w:r w:rsidR="00AD55F1" w:rsidRPr="00BB7730">
                <w:rPr>
                  <w:rFonts w:ascii="Times New Roman" w:eastAsia="仿宋_GB2312" w:hAnsi="Times New Roman" w:cs="Times New Roman"/>
                  <w:color w:val="auto"/>
                  <w:kern w:val="0"/>
                  <w:sz w:val="18"/>
                  <w:szCs w:val="18"/>
                  <w:u w:val="single"/>
                  <w:lang w:eastAsia="zh-CN"/>
                </w:rPr>
                <w:t xml:space="preserve"> CPo140020-02-01-01</w:t>
              </w:r>
            </w:ins>
            <w:ins w:id="8639" w:author="Xuning Wei12232" w:date="2026-07-27T19:50:00Z">
              <w:r w:rsidR="00AD55F1" w:rsidRPr="00BB7730">
                <w:rPr>
                  <w:rFonts w:ascii="Times New Roman" w:eastAsia="仿宋_GB2312" w:hAnsi="Times New Roman" w:cs="Times New Roman"/>
                  <w:color w:val="auto"/>
                  <w:kern w:val="0"/>
                  <w:sz w:val="18"/>
                  <w:szCs w:val="18"/>
                  <w:u w:val="single"/>
                  <w:lang w:eastAsia="zh-CN"/>
                </w:rPr>
                <w:t>~04</w:t>
              </w:r>
            </w:ins>
          </w:p>
          <w:p w14:paraId="219D79B3" w14:textId="77777777" w:rsidR="00AD55F1" w:rsidRPr="00BB7730" w:rsidRDefault="003E162E" w:rsidP="00AD55F1">
            <w:pPr>
              <w:jc w:val="both"/>
              <w:rPr>
                <w:ins w:id="8640" w:author="Xuning Wei12232" w:date="2026-07-27T19:49:00Z"/>
                <w:rFonts w:ascii="Times New Roman" w:eastAsia="仿宋_GB2312" w:hAnsi="Times New Roman" w:cs="Times New Roman"/>
                <w:color w:val="auto"/>
                <w:kern w:val="0"/>
                <w:sz w:val="18"/>
                <w:szCs w:val="18"/>
                <w:lang w:eastAsia="zh-CN"/>
              </w:rPr>
            </w:pPr>
            <w:customXmlInsRangeStart w:id="8641" w:author="Xuning Wei12232" w:date="2026-07-27T19:49:00Z"/>
            <w:sdt>
              <w:sdtPr>
                <w:rPr>
                  <w:rFonts w:ascii="Times New Roman" w:eastAsia="仿宋_GB2312" w:hAnsi="Times New Roman" w:cs="Times New Roman"/>
                  <w:b/>
                  <w:color w:val="auto"/>
                  <w:sz w:val="18"/>
                  <w:szCs w:val="18"/>
                </w:rPr>
                <w:id w:val="707686532"/>
                <w14:checkbox>
                  <w14:checked w14:val="0"/>
                  <w14:checkedState w14:val="2612" w14:font="MS Gothic"/>
                  <w14:uncheckedState w14:val="2610" w14:font="MS Gothic"/>
                </w14:checkbox>
              </w:sdtPr>
              <w:sdtEndPr/>
              <w:sdtContent>
                <w:customXmlInsRangeEnd w:id="8641"/>
                <w:ins w:id="8642" w:author="Xuning Wei12232" w:date="2026-07-27T19:49:00Z">
                  <w:r w:rsidR="00AD55F1" w:rsidRPr="00BB7730">
                    <w:rPr>
                      <w:rFonts w:ascii="Segoe UI Symbol" w:eastAsia="仿宋_GB2312" w:hAnsi="Segoe UI Symbol" w:cs="Segoe UI Symbol"/>
                      <w:b/>
                      <w:color w:val="auto"/>
                      <w:sz w:val="18"/>
                      <w:szCs w:val="18"/>
                    </w:rPr>
                    <w:t>☐</w:t>
                  </w:r>
                </w:ins>
                <w:customXmlInsRangeStart w:id="8643" w:author="Xuning Wei12232" w:date="2026-07-27T19:49:00Z"/>
              </w:sdtContent>
            </w:sdt>
            <w:customXmlInsRangeEnd w:id="8643"/>
            <w:ins w:id="8644" w:author="Xuning Wei12232" w:date="2026-07-27T19:49:00Z">
              <w:r w:rsidR="00AD55F1" w:rsidRPr="00BB7730">
                <w:rPr>
                  <w:rFonts w:ascii="Times New Roman" w:eastAsia="仿宋_GB2312" w:hAnsi="Times New Roman" w:cs="Times New Roman"/>
                  <w:color w:val="auto"/>
                  <w:kern w:val="0"/>
                  <w:sz w:val="18"/>
                  <w:szCs w:val="18"/>
                </w:rPr>
                <w:t xml:space="preserve"> </w:t>
              </w:r>
              <w:r w:rsidR="00AD55F1" w:rsidRPr="00BB7730">
                <w:rPr>
                  <w:rFonts w:ascii="Times New Roman" w:eastAsia="仿宋_GB2312" w:hAnsi="Times New Roman" w:cs="Times New Roman"/>
                  <w:color w:val="auto"/>
                  <w:kern w:val="0"/>
                  <w:sz w:val="18"/>
                  <w:szCs w:val="18"/>
                  <w:lang w:eastAsia="zh-CN"/>
                </w:rPr>
                <w:t>Supplier data:</w:t>
              </w:r>
              <w:r w:rsidR="00AD55F1" w:rsidRPr="00BB7730">
                <w:rPr>
                  <w:rFonts w:ascii="Times New Roman" w:eastAsia="仿宋_GB2312" w:hAnsi="Times New Roman" w:cs="Times New Roman"/>
                  <w:color w:val="auto"/>
                  <w:kern w:val="0"/>
                  <w:sz w:val="18"/>
                  <w:szCs w:val="18"/>
                  <w:u w:val="single"/>
                  <w:lang w:eastAsia="zh-CN"/>
                </w:rPr>
                <w:t xml:space="preserve"> N/A</w:t>
              </w:r>
              <w:r w:rsidR="00AD55F1" w:rsidRPr="00BB7730">
                <w:rPr>
                  <w:rFonts w:ascii="Times New Roman" w:eastAsia="仿宋_GB2312" w:hAnsi="Times New Roman" w:cs="Times New Roman"/>
                  <w:color w:val="auto"/>
                  <w:kern w:val="0"/>
                  <w:sz w:val="18"/>
                  <w:szCs w:val="18"/>
                  <w:lang w:eastAsia="zh-CN"/>
                </w:rPr>
                <w:t xml:space="preserve"> </w:t>
              </w:r>
            </w:ins>
          </w:p>
          <w:p w14:paraId="31527F07" w14:textId="77777777" w:rsidR="00AD55F1" w:rsidRPr="00BB7730" w:rsidRDefault="003E162E" w:rsidP="00AD55F1">
            <w:pPr>
              <w:jc w:val="both"/>
              <w:rPr>
                <w:ins w:id="8645" w:author="Xuning Wei12232" w:date="2026-07-27T19:49:00Z"/>
                <w:rFonts w:ascii="Times New Roman" w:eastAsia="仿宋_GB2312" w:hAnsi="Times New Roman" w:cs="Times New Roman"/>
                <w:color w:val="auto"/>
                <w:kern w:val="0"/>
                <w:sz w:val="18"/>
                <w:szCs w:val="18"/>
                <w:u w:val="single"/>
                <w:lang w:eastAsia="zh-CN"/>
              </w:rPr>
            </w:pPr>
            <w:customXmlInsRangeStart w:id="8646" w:author="Xuning Wei12232" w:date="2026-07-27T19:49:00Z"/>
            <w:sdt>
              <w:sdtPr>
                <w:rPr>
                  <w:rFonts w:ascii="Times New Roman" w:eastAsia="仿宋_GB2312" w:hAnsi="Times New Roman" w:cs="Times New Roman"/>
                  <w:b/>
                  <w:color w:val="auto"/>
                  <w:sz w:val="18"/>
                  <w:szCs w:val="18"/>
                </w:rPr>
                <w:id w:val="-928575668"/>
                <w14:checkbox>
                  <w14:checked w14:val="1"/>
                  <w14:checkedState w14:val="2612" w14:font="MS Gothic"/>
                  <w14:uncheckedState w14:val="2610" w14:font="MS Gothic"/>
                </w14:checkbox>
              </w:sdtPr>
              <w:sdtEndPr/>
              <w:sdtContent>
                <w:customXmlInsRangeEnd w:id="8646"/>
                <w:ins w:id="8647" w:author="Xuning Wei12232" w:date="2026-07-27T19:49:00Z">
                  <w:r w:rsidR="00AD55F1" w:rsidRPr="00BB7730">
                    <w:rPr>
                      <w:rFonts w:ascii="Segoe UI Symbol" w:eastAsia="MS Gothic" w:hAnsi="Segoe UI Symbol" w:cs="Segoe UI Symbol"/>
                      <w:b/>
                      <w:color w:val="auto"/>
                      <w:sz w:val="18"/>
                      <w:szCs w:val="18"/>
                    </w:rPr>
                    <w:t>☒</w:t>
                  </w:r>
                </w:ins>
                <w:customXmlInsRangeStart w:id="8648" w:author="Xuning Wei12232" w:date="2026-07-27T19:49:00Z"/>
              </w:sdtContent>
            </w:sdt>
            <w:customXmlInsRangeEnd w:id="8648"/>
            <w:ins w:id="8649" w:author="Xuning Wei12232" w:date="2026-07-27T19:49:00Z">
              <w:r w:rsidR="00AD55F1" w:rsidRPr="00BB7730">
                <w:rPr>
                  <w:rFonts w:ascii="Times New Roman" w:eastAsia="仿宋_GB2312" w:hAnsi="Times New Roman" w:cs="Times New Roman"/>
                  <w:color w:val="auto"/>
                  <w:kern w:val="0"/>
                  <w:sz w:val="18"/>
                  <w:szCs w:val="18"/>
                </w:rPr>
                <w:t xml:space="preserve"> *</w:t>
              </w:r>
              <w:r w:rsidR="00AD55F1" w:rsidRPr="00BB7730">
                <w:rPr>
                  <w:rFonts w:ascii="Times New Roman" w:eastAsia="仿宋_GB2312" w:hAnsi="Times New Roman" w:cs="Times New Roman"/>
                  <w:color w:val="auto"/>
                  <w:sz w:val="18"/>
                  <w:szCs w:val="18"/>
                  <w:lang w:eastAsia="zh-CN"/>
                </w:rPr>
                <w:t>Handbook &amp; Page:</w:t>
              </w:r>
              <w:r w:rsidR="00AD55F1" w:rsidRPr="00BB7730">
                <w:rPr>
                  <w:rFonts w:ascii="Times New Roman" w:eastAsia="仿宋_GB2312" w:hAnsi="Times New Roman" w:cs="Times New Roman"/>
                  <w:color w:val="auto"/>
                  <w:sz w:val="18"/>
                  <w:szCs w:val="18"/>
                  <w:u w:val="single"/>
                  <w:lang w:eastAsia="zh-CN"/>
                </w:rPr>
                <w:t xml:space="preserve"> </w:t>
              </w:r>
              <w:r w:rsidR="00AD55F1" w:rsidRPr="00BB7730">
                <w:rPr>
                  <w:rFonts w:ascii="Times New Roman" w:eastAsia="仿宋_GB2312" w:hAnsi="Times New Roman" w:cs="Times New Roman"/>
                  <w:color w:val="auto"/>
                  <w:kern w:val="0"/>
                  <w:sz w:val="18"/>
                  <w:szCs w:val="18"/>
                  <w:u w:val="single"/>
                  <w:lang w:eastAsia="zh-CN"/>
                </w:rPr>
                <w:t>QM01020&amp; Page 5/11</w:t>
              </w:r>
            </w:ins>
          </w:p>
          <w:p w14:paraId="7530552F" w14:textId="44DFEF75" w:rsidR="00143102" w:rsidRPr="00BB7730" w:rsidDel="00AD55F1" w:rsidRDefault="003E162E" w:rsidP="00AD55F1">
            <w:pPr>
              <w:jc w:val="both"/>
              <w:rPr>
                <w:del w:id="8650" w:author="Xuning Wei12232" w:date="2026-07-27T19:49:00Z"/>
                <w:rFonts w:ascii="Times New Roman" w:eastAsia="仿宋_GB2312" w:hAnsi="Times New Roman" w:cs="Times New Roman"/>
                <w:color w:val="auto"/>
                <w:kern w:val="0"/>
                <w:sz w:val="18"/>
                <w:szCs w:val="18"/>
                <w:u w:val="single"/>
                <w:lang w:eastAsia="zh-CN"/>
              </w:rPr>
            </w:pPr>
            <w:customXmlInsRangeStart w:id="8651" w:author="Xuning Wei12232" w:date="2026-07-27T19:49:00Z"/>
            <w:sdt>
              <w:sdtPr>
                <w:rPr>
                  <w:rFonts w:ascii="Times New Roman" w:eastAsia="仿宋_GB2312" w:hAnsi="Times New Roman" w:cs="Times New Roman"/>
                  <w:b/>
                  <w:color w:val="auto"/>
                  <w:sz w:val="18"/>
                  <w:szCs w:val="18"/>
                </w:rPr>
                <w:id w:val="380825288"/>
                <w14:checkbox>
                  <w14:checked w14:val="1"/>
                  <w14:checkedState w14:val="2612" w14:font="MS Gothic"/>
                  <w14:uncheckedState w14:val="2610" w14:font="MS Gothic"/>
                </w14:checkbox>
              </w:sdtPr>
              <w:sdtEndPr/>
              <w:sdtContent>
                <w:customXmlInsRangeEnd w:id="8651"/>
                <w:ins w:id="8652" w:author="Xuning Wei12232" w:date="2026-07-27T19:49:00Z">
                  <w:r w:rsidR="00AD55F1" w:rsidRPr="00BB7730">
                    <w:rPr>
                      <w:rFonts w:ascii="Segoe UI Symbol" w:eastAsia="MS Gothic" w:hAnsi="Segoe UI Symbol" w:cs="Segoe UI Symbol"/>
                      <w:b/>
                      <w:color w:val="auto"/>
                      <w:sz w:val="18"/>
                      <w:szCs w:val="18"/>
                      <w:rPrChange w:id="8653" w:author="He Han" w:date="2026-10-13T14:03:00Z">
                        <w:rPr>
                          <w:rFonts w:ascii="Segoe UI Symbol" w:eastAsia="MS Gothic" w:hAnsi="Segoe UI Symbol" w:cs="Segoe UI Symbol"/>
                          <w:color w:val="auto"/>
                          <w:sz w:val="18"/>
                          <w:szCs w:val="18"/>
                        </w:rPr>
                      </w:rPrChange>
                    </w:rPr>
                    <w:t>☒</w:t>
                  </w:r>
                </w:ins>
                <w:customXmlInsRangeStart w:id="8654" w:author="Xuning Wei12232" w:date="2026-07-27T19:49:00Z"/>
              </w:sdtContent>
            </w:sdt>
            <w:customXmlInsRangeEnd w:id="8654"/>
            <w:ins w:id="8655" w:author="Xuning Wei12232" w:date="2026-07-27T19:49:00Z">
              <w:r w:rsidR="00AD55F1" w:rsidRPr="00BB7730">
                <w:rPr>
                  <w:rFonts w:ascii="Times New Roman" w:eastAsia="仿宋_GB2312" w:hAnsi="Times New Roman" w:cs="Times New Roman"/>
                  <w:color w:val="auto"/>
                  <w:sz w:val="18"/>
                  <w:szCs w:val="18"/>
                </w:rPr>
                <w:t xml:space="preserve"> Other</w:t>
              </w:r>
              <w:r w:rsidR="00AD55F1" w:rsidRPr="00BB7730">
                <w:rPr>
                  <w:rFonts w:ascii="Times New Roman" w:eastAsia="仿宋_GB2312" w:hAnsi="Times New Roman" w:cs="Times New Roman"/>
                  <w:color w:val="auto"/>
                  <w:sz w:val="18"/>
                  <w:szCs w:val="18"/>
                  <w:lang w:eastAsia="zh-CN"/>
                </w:rPr>
                <w:t>:</w:t>
              </w:r>
              <w:r w:rsidR="00AD55F1"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w:t>
              </w:r>
              <w:r w:rsidR="00AD55F1" w:rsidRPr="00BB7730">
                <w:rPr>
                  <w:rFonts w:ascii="Times New Roman" w:eastAsia="仿宋_GB2312" w:hAnsi="Times New Roman" w:cs="Times New Roman"/>
                  <w:color w:val="auto"/>
                  <w:kern w:val="0"/>
                  <w:sz w:val="18"/>
                  <w:szCs w:val="18"/>
                  <w:u w:val="single"/>
                  <w:lang w:eastAsia="zh-CN"/>
                </w:rPr>
                <w:lastRenderedPageBreak/>
                <w:t>corrosion resistance, including tolerance to organic solvents. The solvents are neutral, and the material compatibility is confirmed.</w:t>
              </w:r>
            </w:ins>
            <w:customXmlDelRangeStart w:id="8656" w:author="Xuning Wei12232" w:date="2026-07-27T19:49:00Z"/>
            <w:sdt>
              <w:sdtPr>
                <w:rPr>
                  <w:rFonts w:ascii="Times New Roman" w:eastAsia="仿宋_GB2312" w:hAnsi="Times New Roman" w:cs="Times New Roman"/>
                  <w:b/>
                  <w:color w:val="auto"/>
                  <w:sz w:val="18"/>
                  <w:szCs w:val="18"/>
                </w:rPr>
                <w:id w:val="479737825"/>
                <w14:checkbox>
                  <w14:checked w14:val="0"/>
                  <w14:checkedState w14:val="2612" w14:font="MS Gothic"/>
                  <w14:uncheckedState w14:val="2610" w14:font="MS Gothic"/>
                </w14:checkbox>
              </w:sdtPr>
              <w:sdtEndPr/>
              <w:sdtContent>
                <w:customXmlDelRangeEnd w:id="8656"/>
                <w:del w:id="8657" w:author="Xuning Wei12232" w:date="2026-07-27T19:49:00Z">
                  <w:r w:rsidR="00143102" w:rsidRPr="00BB7730" w:rsidDel="00AD55F1">
                    <w:rPr>
                      <w:rFonts w:ascii="Segoe UI Symbol" w:eastAsia="MS Gothic" w:hAnsi="Segoe UI Symbol" w:cs="Segoe UI Symbol"/>
                      <w:b/>
                      <w:color w:val="auto"/>
                      <w:sz w:val="18"/>
                      <w:szCs w:val="18"/>
                    </w:rPr>
                    <w:delText>☐</w:delText>
                  </w:r>
                </w:del>
                <w:customXmlDelRangeStart w:id="8658" w:author="Xuning Wei12232" w:date="2026-07-27T19:49:00Z"/>
              </w:sdtContent>
            </w:sdt>
            <w:customXmlDelRangeEnd w:id="8658"/>
            <w:del w:id="8659" w:author="Xuning Wei12232" w:date="2026-07-27T19:49:00Z">
              <w:r w:rsidR="00143102" w:rsidRPr="00BB7730" w:rsidDel="00AD55F1">
                <w:rPr>
                  <w:rFonts w:ascii="Times New Roman" w:eastAsia="仿宋_GB2312" w:hAnsi="Times New Roman" w:cs="Times New Roman"/>
                  <w:color w:val="auto"/>
                  <w:kern w:val="0"/>
                  <w:sz w:val="18"/>
                  <w:szCs w:val="18"/>
                </w:rPr>
                <w:delText xml:space="preserve"> </w:delText>
              </w:r>
              <w:r w:rsidR="00143102" w:rsidRPr="00BB7730" w:rsidDel="00AD55F1">
                <w:rPr>
                  <w:rFonts w:ascii="Times New Roman" w:eastAsia="仿宋_GB2312" w:hAnsi="Times New Roman" w:cs="Times New Roman"/>
                  <w:color w:val="auto"/>
                  <w:kern w:val="0"/>
                  <w:sz w:val="18"/>
                  <w:szCs w:val="18"/>
                  <w:lang w:eastAsia="zh-CN"/>
                </w:rPr>
                <w:delText>Asymchem R&amp;D Lab:</w:delText>
              </w:r>
              <w:r w:rsidR="00143102" w:rsidRPr="00BB7730" w:rsidDel="00AD55F1">
                <w:rPr>
                  <w:rFonts w:ascii="Times New Roman" w:eastAsia="仿宋_GB2312" w:hAnsi="Times New Roman" w:cs="Times New Roman"/>
                  <w:color w:val="auto"/>
                  <w:kern w:val="0"/>
                  <w:sz w:val="18"/>
                  <w:szCs w:val="18"/>
                  <w:u w:val="single"/>
                  <w:lang w:eastAsia="zh-CN"/>
                </w:rPr>
                <w:delText xml:space="preserve"> N/A </w:delText>
              </w:r>
            </w:del>
          </w:p>
          <w:p w14:paraId="5A40F544" w14:textId="57351776" w:rsidR="00143102" w:rsidRPr="00BB7730" w:rsidDel="00AD55F1" w:rsidRDefault="003E162E" w:rsidP="0030647B">
            <w:pPr>
              <w:jc w:val="both"/>
              <w:rPr>
                <w:del w:id="8660" w:author="Xuning Wei12232" w:date="2026-07-27T19:49:00Z"/>
                <w:rFonts w:ascii="Times New Roman" w:eastAsia="仿宋_GB2312" w:hAnsi="Times New Roman" w:cs="Times New Roman"/>
                <w:color w:val="auto"/>
                <w:kern w:val="0"/>
                <w:sz w:val="18"/>
                <w:szCs w:val="18"/>
                <w:u w:val="single"/>
                <w:lang w:eastAsia="zh-CN"/>
              </w:rPr>
            </w:pPr>
            <w:customXmlDelRangeStart w:id="8661" w:author="Xuning Wei12232" w:date="2026-07-27T19:49:00Z"/>
            <w:sdt>
              <w:sdtPr>
                <w:rPr>
                  <w:rFonts w:ascii="Times New Roman" w:eastAsia="仿宋_GB2312" w:hAnsi="Times New Roman" w:cs="Times New Roman"/>
                  <w:b/>
                  <w:color w:val="auto"/>
                  <w:sz w:val="18"/>
                  <w:szCs w:val="18"/>
                </w:rPr>
                <w:id w:val="-181054495"/>
                <w14:checkbox>
                  <w14:checked w14:val="1"/>
                  <w14:checkedState w14:val="2612" w14:font="MS Gothic"/>
                  <w14:uncheckedState w14:val="2610" w14:font="MS Gothic"/>
                </w14:checkbox>
              </w:sdtPr>
              <w:sdtEndPr/>
              <w:sdtContent>
                <w:customXmlDelRangeEnd w:id="8661"/>
                <w:del w:id="8662" w:author="Xuning Wei12232" w:date="2026-07-27T19:49:00Z">
                  <w:r w:rsidR="00143102" w:rsidRPr="00BB7730" w:rsidDel="00AD55F1">
                    <w:rPr>
                      <w:rFonts w:ascii="Segoe UI Symbol" w:eastAsia="MS Gothic" w:hAnsi="Segoe UI Symbol" w:cs="Segoe UI Symbol"/>
                      <w:b/>
                      <w:color w:val="auto"/>
                      <w:sz w:val="18"/>
                      <w:szCs w:val="18"/>
                    </w:rPr>
                    <w:delText>☒</w:delText>
                  </w:r>
                </w:del>
                <w:customXmlDelRangeStart w:id="8663" w:author="Xuning Wei12232" w:date="2026-07-27T19:49:00Z"/>
              </w:sdtContent>
            </w:sdt>
            <w:customXmlDelRangeEnd w:id="8663"/>
            <w:del w:id="8664" w:author="Xuning Wei12232" w:date="2026-07-27T19:49:00Z">
              <w:r w:rsidR="00143102" w:rsidRPr="00BB7730" w:rsidDel="00AD55F1">
                <w:rPr>
                  <w:rFonts w:ascii="Times New Roman" w:eastAsia="仿宋_GB2312" w:hAnsi="Times New Roman" w:cs="Times New Roman"/>
                  <w:color w:val="auto"/>
                  <w:kern w:val="0"/>
                  <w:sz w:val="18"/>
                  <w:szCs w:val="18"/>
                </w:rPr>
                <w:delText xml:space="preserve"> </w:delText>
              </w:r>
              <w:r w:rsidR="00143102" w:rsidRPr="00BB7730" w:rsidDel="00AD55F1">
                <w:rPr>
                  <w:rFonts w:ascii="Times New Roman" w:eastAsia="仿宋_GB2312" w:hAnsi="Times New Roman" w:cs="Times New Roman"/>
                  <w:color w:val="auto"/>
                  <w:kern w:val="0"/>
                  <w:sz w:val="18"/>
                  <w:szCs w:val="18"/>
                  <w:lang w:eastAsia="zh-CN"/>
                </w:rPr>
                <w:delText>Asymchem Production data, Lot Number:</w:delText>
              </w:r>
              <w:r w:rsidR="00143102" w:rsidRPr="00BB7730" w:rsidDel="00AD55F1">
                <w:rPr>
                  <w:rFonts w:ascii="Times New Roman" w:eastAsia="仿宋_GB2312" w:hAnsi="Times New Roman" w:cs="Times New Roman"/>
                  <w:color w:val="auto"/>
                  <w:kern w:val="0"/>
                  <w:sz w:val="18"/>
                  <w:szCs w:val="18"/>
                  <w:u w:val="single"/>
                  <w:lang w:eastAsia="zh-CN"/>
                </w:rPr>
                <w:delText xml:space="preserve">   </w:delText>
              </w:r>
            </w:del>
            <w:del w:id="8665"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del w:id="8666" w:author="Xuning Wei12232" w:date="2026-07-27T19:49:00Z">
              <w:r w:rsidR="00143102" w:rsidRPr="00BB7730" w:rsidDel="00AD55F1">
                <w:rPr>
                  <w:rFonts w:ascii="Times New Roman" w:eastAsia="仿宋_GB2312" w:hAnsi="Times New Roman" w:cs="Times New Roman"/>
                  <w:color w:val="auto"/>
                  <w:kern w:val="0"/>
                  <w:sz w:val="18"/>
                  <w:szCs w:val="18"/>
                  <w:u w:val="single"/>
                  <w:lang w:eastAsia="zh-CN"/>
                </w:rPr>
                <w:delText xml:space="preserve">    </w:delText>
              </w:r>
            </w:del>
          </w:p>
          <w:p w14:paraId="090E2206" w14:textId="40872660" w:rsidR="00143102" w:rsidRPr="00BB7730" w:rsidDel="00AD55F1" w:rsidRDefault="003E162E" w:rsidP="0030647B">
            <w:pPr>
              <w:jc w:val="both"/>
              <w:rPr>
                <w:del w:id="8667" w:author="Xuning Wei12232" w:date="2026-07-27T19:49:00Z"/>
                <w:rFonts w:ascii="Times New Roman" w:eastAsia="仿宋_GB2312" w:hAnsi="Times New Roman" w:cs="Times New Roman"/>
                <w:color w:val="auto"/>
                <w:kern w:val="0"/>
                <w:sz w:val="18"/>
                <w:szCs w:val="18"/>
                <w:lang w:eastAsia="zh-CN"/>
              </w:rPr>
            </w:pPr>
            <w:customXmlDelRangeStart w:id="8668" w:author="Xuning Wei12232" w:date="2026-07-27T19:49:00Z"/>
            <w:sdt>
              <w:sdtPr>
                <w:rPr>
                  <w:rFonts w:ascii="Times New Roman" w:eastAsia="仿宋_GB2312" w:hAnsi="Times New Roman" w:cs="Times New Roman"/>
                  <w:b/>
                  <w:color w:val="auto"/>
                  <w:sz w:val="18"/>
                  <w:szCs w:val="18"/>
                </w:rPr>
                <w:id w:val="1164592741"/>
                <w14:checkbox>
                  <w14:checked w14:val="0"/>
                  <w14:checkedState w14:val="2612" w14:font="MS Gothic"/>
                  <w14:uncheckedState w14:val="2610" w14:font="MS Gothic"/>
                </w14:checkbox>
              </w:sdtPr>
              <w:sdtEndPr/>
              <w:sdtContent>
                <w:customXmlDelRangeEnd w:id="8668"/>
                <w:del w:id="8669" w:author="Xuning Wei12232" w:date="2026-07-27T19:49:00Z">
                  <w:r w:rsidR="00143102" w:rsidRPr="00BB7730" w:rsidDel="00AD55F1">
                    <w:rPr>
                      <w:rFonts w:ascii="Segoe UI Symbol" w:eastAsia="仿宋_GB2312" w:hAnsi="Segoe UI Symbol" w:cs="Segoe UI Symbol"/>
                      <w:b/>
                      <w:color w:val="auto"/>
                      <w:sz w:val="18"/>
                      <w:szCs w:val="18"/>
                    </w:rPr>
                    <w:delText>☐</w:delText>
                  </w:r>
                </w:del>
                <w:customXmlDelRangeStart w:id="8670" w:author="Xuning Wei12232" w:date="2026-07-27T19:49:00Z"/>
              </w:sdtContent>
            </w:sdt>
            <w:customXmlDelRangeEnd w:id="8670"/>
            <w:del w:id="8671" w:author="Xuning Wei12232" w:date="2026-07-27T19:49:00Z">
              <w:r w:rsidR="00143102" w:rsidRPr="00BB7730" w:rsidDel="00AD55F1">
                <w:rPr>
                  <w:rFonts w:ascii="Times New Roman" w:eastAsia="仿宋_GB2312" w:hAnsi="Times New Roman" w:cs="Times New Roman"/>
                  <w:color w:val="auto"/>
                  <w:kern w:val="0"/>
                  <w:sz w:val="18"/>
                  <w:szCs w:val="18"/>
                </w:rPr>
                <w:delText xml:space="preserve"> </w:delText>
              </w:r>
              <w:r w:rsidR="00143102" w:rsidRPr="00BB7730" w:rsidDel="00AD55F1">
                <w:rPr>
                  <w:rFonts w:ascii="Times New Roman" w:eastAsia="仿宋_GB2312" w:hAnsi="Times New Roman" w:cs="Times New Roman"/>
                  <w:color w:val="auto"/>
                  <w:kern w:val="0"/>
                  <w:sz w:val="18"/>
                  <w:szCs w:val="18"/>
                  <w:lang w:eastAsia="zh-CN"/>
                </w:rPr>
                <w:delText>Supplier data:</w:delText>
              </w:r>
              <w:r w:rsidR="00143102" w:rsidRPr="00BB7730" w:rsidDel="00AD55F1">
                <w:rPr>
                  <w:rFonts w:ascii="Times New Roman" w:eastAsia="仿宋_GB2312" w:hAnsi="Times New Roman" w:cs="Times New Roman"/>
                  <w:color w:val="auto"/>
                  <w:kern w:val="0"/>
                  <w:sz w:val="18"/>
                  <w:szCs w:val="18"/>
                  <w:u w:val="single"/>
                  <w:lang w:eastAsia="zh-CN"/>
                </w:rPr>
                <w:delText xml:space="preserve"> N/A</w:delText>
              </w:r>
              <w:r w:rsidR="00143102" w:rsidRPr="00BB7730" w:rsidDel="00AD55F1">
                <w:rPr>
                  <w:rFonts w:ascii="Times New Roman" w:eastAsia="仿宋_GB2312" w:hAnsi="Times New Roman" w:cs="Times New Roman"/>
                  <w:color w:val="auto"/>
                  <w:kern w:val="0"/>
                  <w:sz w:val="18"/>
                  <w:szCs w:val="18"/>
                  <w:lang w:eastAsia="zh-CN"/>
                </w:rPr>
                <w:delText xml:space="preserve"> </w:delText>
              </w:r>
            </w:del>
          </w:p>
          <w:p w14:paraId="7E3BFE5E" w14:textId="62582DA5" w:rsidR="00143102" w:rsidRPr="00BB7730" w:rsidDel="00AD55F1" w:rsidRDefault="003E162E" w:rsidP="0030647B">
            <w:pPr>
              <w:jc w:val="both"/>
              <w:rPr>
                <w:del w:id="8672" w:author="Xuning Wei12232" w:date="2026-07-27T19:49:00Z"/>
                <w:rFonts w:ascii="Times New Roman" w:eastAsia="仿宋_GB2312" w:hAnsi="Times New Roman" w:cs="Times New Roman"/>
                <w:color w:val="auto"/>
                <w:kern w:val="0"/>
                <w:sz w:val="18"/>
                <w:szCs w:val="18"/>
                <w:u w:val="single"/>
                <w:lang w:eastAsia="zh-CN"/>
              </w:rPr>
            </w:pPr>
            <w:customXmlDelRangeStart w:id="8673" w:author="Xuning Wei12232" w:date="2026-07-27T19:49:00Z"/>
            <w:sdt>
              <w:sdtPr>
                <w:rPr>
                  <w:rFonts w:ascii="Times New Roman" w:eastAsia="仿宋_GB2312" w:hAnsi="Times New Roman" w:cs="Times New Roman"/>
                  <w:b/>
                  <w:color w:val="auto"/>
                  <w:sz w:val="18"/>
                  <w:szCs w:val="18"/>
                </w:rPr>
                <w:id w:val="-201170046"/>
                <w14:checkbox>
                  <w14:checked w14:val="1"/>
                  <w14:checkedState w14:val="2612" w14:font="MS Gothic"/>
                  <w14:uncheckedState w14:val="2610" w14:font="MS Gothic"/>
                </w14:checkbox>
              </w:sdtPr>
              <w:sdtEndPr/>
              <w:sdtContent>
                <w:customXmlDelRangeEnd w:id="8673"/>
                <w:del w:id="8674" w:author="Xuning Wei12232" w:date="2026-07-27T19:49:00Z">
                  <w:r w:rsidR="00143102" w:rsidRPr="00BB7730" w:rsidDel="00AD55F1">
                    <w:rPr>
                      <w:rFonts w:ascii="Segoe UI Symbol" w:eastAsia="MS Gothic" w:hAnsi="Segoe UI Symbol" w:cs="Segoe UI Symbol"/>
                      <w:b/>
                      <w:color w:val="auto"/>
                      <w:sz w:val="18"/>
                      <w:szCs w:val="18"/>
                    </w:rPr>
                    <w:delText>☒</w:delText>
                  </w:r>
                </w:del>
                <w:customXmlDelRangeStart w:id="8675" w:author="Xuning Wei12232" w:date="2026-07-27T19:49:00Z"/>
              </w:sdtContent>
            </w:sdt>
            <w:customXmlDelRangeEnd w:id="8675"/>
            <w:del w:id="8676" w:author="Xuning Wei12232" w:date="2026-07-27T19:49:00Z">
              <w:r w:rsidR="00143102" w:rsidRPr="00BB7730" w:rsidDel="00AD55F1">
                <w:rPr>
                  <w:rFonts w:ascii="Times New Roman" w:eastAsia="仿宋_GB2312" w:hAnsi="Times New Roman" w:cs="Times New Roman"/>
                  <w:color w:val="auto"/>
                  <w:kern w:val="0"/>
                  <w:sz w:val="18"/>
                  <w:szCs w:val="18"/>
                </w:rPr>
                <w:delText xml:space="preserve"> *</w:delText>
              </w:r>
              <w:r w:rsidR="00143102" w:rsidRPr="00BB7730" w:rsidDel="00AD55F1">
                <w:rPr>
                  <w:rFonts w:ascii="Times New Roman" w:eastAsia="仿宋_GB2312" w:hAnsi="Times New Roman" w:cs="Times New Roman"/>
                  <w:color w:val="auto"/>
                  <w:sz w:val="18"/>
                  <w:szCs w:val="18"/>
                  <w:lang w:eastAsia="zh-CN"/>
                </w:rPr>
                <w:delText>Handbook &amp; Page:</w:delText>
              </w:r>
              <w:r w:rsidR="00143102" w:rsidRPr="00BB7730" w:rsidDel="00AD55F1">
                <w:rPr>
                  <w:rFonts w:ascii="Times New Roman" w:hAnsi="Times New Roman" w:cs="Times New Roman"/>
                  <w:color w:val="auto"/>
                </w:rPr>
                <w:delText xml:space="preserve"> </w:delText>
              </w:r>
              <w:r w:rsidR="00143102" w:rsidRPr="00BB7730" w:rsidDel="00AD55F1">
                <w:rPr>
                  <w:rFonts w:ascii="Times New Roman" w:eastAsia="仿宋_GB2312" w:hAnsi="Times New Roman" w:cs="Times New Roman"/>
                  <w:color w:val="auto"/>
                  <w:sz w:val="18"/>
                  <w:szCs w:val="18"/>
                  <w:u w:val="single"/>
                  <w:lang w:eastAsia="zh-CN"/>
                </w:rPr>
                <w:delText>The Pilot Plant Real Book Page 10-14&amp;10-15</w:delText>
              </w:r>
              <w:r w:rsidR="00143102" w:rsidRPr="00BB7730" w:rsidDel="00AD55F1">
                <w:rPr>
                  <w:rFonts w:ascii="Times New Roman" w:eastAsia="仿宋_GB2312" w:hAnsi="Times New Roman" w:cs="Times New Roman"/>
                  <w:color w:val="auto"/>
                  <w:kern w:val="0"/>
                  <w:sz w:val="18"/>
                  <w:szCs w:val="18"/>
                  <w:u w:val="single"/>
                  <w:lang w:eastAsia="zh-CN"/>
                </w:rPr>
                <w:delText xml:space="preserve">   </w:delText>
              </w:r>
            </w:del>
          </w:p>
          <w:p w14:paraId="4818F3D8" w14:textId="75EB3268" w:rsidR="00143102" w:rsidRPr="00BB7730" w:rsidRDefault="003E162E" w:rsidP="0030647B">
            <w:pPr>
              <w:jc w:val="both"/>
              <w:rPr>
                <w:rFonts w:ascii="Times New Roman" w:eastAsia="仿宋_GB2312" w:hAnsi="Times New Roman" w:cs="Times New Roman"/>
                <w:color w:val="auto"/>
                <w:sz w:val="18"/>
                <w:szCs w:val="18"/>
              </w:rPr>
            </w:pPr>
            <w:customXmlDelRangeStart w:id="8677" w:author="Xuning Wei12232" w:date="2026-07-27T19:49:00Z"/>
            <w:sdt>
              <w:sdtPr>
                <w:rPr>
                  <w:rFonts w:ascii="Times New Roman" w:eastAsia="仿宋_GB2312" w:hAnsi="Times New Roman" w:cs="Times New Roman"/>
                  <w:color w:val="auto"/>
                  <w:sz w:val="18"/>
                  <w:szCs w:val="18"/>
                </w:rPr>
                <w:id w:val="-1084838059"/>
                <w14:checkbox>
                  <w14:checked w14:val="1"/>
                  <w14:checkedState w14:val="2612" w14:font="MS Gothic"/>
                  <w14:uncheckedState w14:val="2610" w14:font="MS Gothic"/>
                </w14:checkbox>
              </w:sdtPr>
              <w:sdtEndPr/>
              <w:sdtContent>
                <w:customXmlDelRangeEnd w:id="8677"/>
                <w:del w:id="8678" w:author="Xuning Wei12232" w:date="2026-07-27T19:49:00Z">
                  <w:r w:rsidR="00143102" w:rsidRPr="00BB7730" w:rsidDel="00AD55F1">
                    <w:rPr>
                      <w:rFonts w:ascii="Segoe UI Symbol" w:eastAsia="MS Gothic" w:hAnsi="Segoe UI Symbol" w:cs="Segoe UI Symbol"/>
                      <w:color w:val="auto"/>
                      <w:sz w:val="18"/>
                      <w:szCs w:val="18"/>
                    </w:rPr>
                    <w:delText>☒</w:delText>
                  </w:r>
                </w:del>
                <w:customXmlDelRangeStart w:id="8679" w:author="Xuning Wei12232" w:date="2026-07-27T19:49:00Z"/>
              </w:sdtContent>
            </w:sdt>
            <w:customXmlDelRangeEnd w:id="8679"/>
            <w:del w:id="8680" w:author="Xuning Wei12232" w:date="2026-07-27T19:49:00Z">
              <w:r w:rsidR="00143102" w:rsidRPr="00BB7730" w:rsidDel="00AD55F1">
                <w:rPr>
                  <w:rFonts w:ascii="Times New Roman" w:eastAsia="仿宋_GB2312" w:hAnsi="Times New Roman" w:cs="Times New Roman"/>
                  <w:color w:val="auto"/>
                  <w:sz w:val="18"/>
                  <w:szCs w:val="18"/>
                </w:rPr>
                <w:delText xml:space="preserve"> Other</w:delText>
              </w:r>
              <w:r w:rsidR="00143102" w:rsidRPr="00BB7730" w:rsidDel="00AD55F1">
                <w:rPr>
                  <w:rFonts w:ascii="Times New Roman" w:eastAsia="仿宋_GB2312" w:hAnsi="Times New Roman" w:cs="Times New Roman"/>
                  <w:color w:val="auto"/>
                  <w:sz w:val="18"/>
                  <w:szCs w:val="18"/>
                  <w:lang w:eastAsia="zh-CN"/>
                </w:rPr>
                <w:delText>:</w:delText>
              </w:r>
              <w:r w:rsidR="00143102" w:rsidRPr="00BB7730" w:rsidDel="00AD55F1">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   </w:delText>
              </w:r>
            </w:del>
          </w:p>
        </w:tc>
      </w:tr>
      <w:tr w:rsidR="005342B4" w:rsidRPr="00BB7730" w14:paraId="2047185F" w14:textId="77777777" w:rsidTr="00A144E4">
        <w:trPr>
          <w:trHeight w:val="397"/>
          <w:trPrChange w:id="8681" w:author="Xuning Wei12232" w:date="2026-07-27T18:11:00Z">
            <w:trPr>
              <w:trHeight w:val="397"/>
            </w:trPr>
          </w:trPrChange>
        </w:trPr>
        <w:tc>
          <w:tcPr>
            <w:tcW w:w="281" w:type="pct"/>
            <w:vMerge/>
            <w:shd w:val="clear" w:color="auto" w:fill="FFFFFF" w:themeFill="background1"/>
            <w:vAlign w:val="center"/>
            <w:tcPrChange w:id="8682" w:author="Xuning Wei12232" w:date="2026-07-27T18:11:00Z">
              <w:tcPr>
                <w:tcW w:w="284" w:type="pct"/>
                <w:gridSpan w:val="3"/>
                <w:vMerge/>
                <w:shd w:val="clear" w:color="auto" w:fill="FFFFFF" w:themeFill="background1"/>
                <w:vAlign w:val="center"/>
              </w:tcPr>
            </w:tcPrChange>
          </w:tcPr>
          <w:p w14:paraId="3673D936"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8683" w:author="Xuning Wei12232" w:date="2026-07-27T18:11:00Z">
              <w:tcPr>
                <w:tcW w:w="1217" w:type="pct"/>
                <w:gridSpan w:val="3"/>
                <w:vMerge/>
                <w:shd w:val="clear" w:color="auto" w:fill="FFFFFF" w:themeFill="background1"/>
                <w:vAlign w:val="center"/>
              </w:tcPr>
            </w:tcPrChange>
          </w:tcPr>
          <w:p w14:paraId="1560AF7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8684" w:author="Xuning Wei12232" w:date="2026-07-27T18:11:00Z">
              <w:tcPr>
                <w:tcW w:w="1049" w:type="pct"/>
                <w:gridSpan w:val="5"/>
                <w:vMerge/>
                <w:shd w:val="clear" w:color="auto" w:fill="FFFFFF" w:themeFill="background1"/>
                <w:vAlign w:val="center"/>
              </w:tcPr>
            </w:tcPrChange>
          </w:tcPr>
          <w:p w14:paraId="39393FDA"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8685" w:author="Xuning Wei12232" w:date="2026-07-27T18:11:00Z">
              <w:tcPr>
                <w:tcW w:w="388" w:type="pct"/>
                <w:gridSpan w:val="4"/>
                <w:vMerge/>
                <w:shd w:val="clear" w:color="auto" w:fill="FFFFFF" w:themeFill="background1"/>
                <w:vAlign w:val="center"/>
              </w:tcPr>
            </w:tcPrChange>
          </w:tcPr>
          <w:p w14:paraId="6453682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8686" w:author="Xuning Wei12232" w:date="2026-07-27T18:11:00Z">
              <w:tcPr>
                <w:tcW w:w="354" w:type="pct"/>
                <w:gridSpan w:val="3"/>
                <w:vMerge/>
                <w:shd w:val="clear" w:color="auto" w:fill="FFFFFF" w:themeFill="background1"/>
                <w:vAlign w:val="center"/>
              </w:tcPr>
            </w:tcPrChange>
          </w:tcPr>
          <w:p w14:paraId="6ED0B2A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8687" w:author="Xuning Wei12232" w:date="2026-07-27T18:11:00Z">
              <w:tcPr>
                <w:tcW w:w="322" w:type="pct"/>
                <w:gridSpan w:val="3"/>
                <w:vAlign w:val="center"/>
              </w:tcPr>
            </w:tcPrChange>
          </w:tcPr>
          <w:p w14:paraId="5763B4B8"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822002595"/>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2718EC42"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58025480"/>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022C6BA9"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95101629"/>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8688" w:author="Xuning Wei12232" w:date="2026-07-27T18:11:00Z">
              <w:tcPr>
                <w:tcW w:w="733" w:type="pct"/>
                <w:gridSpan w:val="3"/>
                <w:vAlign w:val="center"/>
              </w:tcPr>
            </w:tcPrChange>
          </w:tcPr>
          <w:p w14:paraId="67E01866" w14:textId="77777777" w:rsidR="00AD55F1" w:rsidRPr="00BB7730" w:rsidRDefault="00AD55F1" w:rsidP="00AD55F1">
            <w:pPr>
              <w:jc w:val="both"/>
              <w:rPr>
                <w:ins w:id="8689" w:author="Xuning Wei12232" w:date="2026-07-27T19:49:00Z"/>
                <w:rFonts w:ascii="Times New Roman" w:eastAsia="仿宋_GB2312" w:hAnsi="Times New Roman" w:cs="Times New Roman"/>
                <w:color w:val="auto"/>
                <w:kern w:val="0"/>
                <w:sz w:val="18"/>
                <w:szCs w:val="18"/>
                <w:lang w:eastAsia="zh-CN"/>
              </w:rPr>
            </w:pPr>
            <w:ins w:id="8690" w:author="Xuning Wei12232" w:date="2026-07-27T19:49:00Z">
              <w:r w:rsidRPr="00BB7730">
                <w:rPr>
                  <w:rFonts w:ascii="Times New Roman" w:eastAsia="仿宋_GB2312" w:hAnsi="Times New Roman" w:cs="Times New Roman"/>
                  <w:color w:val="auto"/>
                  <w:kern w:val="0"/>
                  <w:sz w:val="18"/>
                  <w:szCs w:val="18"/>
                  <w:lang w:eastAsia="zh-CN"/>
                </w:rPr>
                <w:t>According to QM01020&amp; Page 5/11 Isopropyl Acetate is compatible with SS, 306 SS and PTFE.</w:t>
              </w:r>
            </w:ins>
          </w:p>
          <w:p w14:paraId="1E5700AB" w14:textId="0B2C88B6" w:rsidR="00143102" w:rsidRPr="00BB7730" w:rsidDel="00AD55F1" w:rsidRDefault="00AD55F1" w:rsidP="00AD55F1">
            <w:pPr>
              <w:jc w:val="both"/>
              <w:rPr>
                <w:del w:id="8691" w:author="Xuning Wei12232" w:date="2026-07-27T19:49:00Z"/>
                <w:rFonts w:ascii="Times New Roman" w:eastAsia="仿宋_GB2312" w:hAnsi="Times New Roman" w:cs="Times New Roman"/>
                <w:color w:val="auto"/>
                <w:kern w:val="0"/>
                <w:sz w:val="18"/>
                <w:szCs w:val="18"/>
                <w:lang w:eastAsia="zh-CN"/>
              </w:rPr>
            </w:pPr>
            <w:ins w:id="8692" w:author="Xuning Wei12232" w:date="2026-07-27T19:49:00Z">
              <w:r w:rsidRPr="00BB7730">
                <w:rPr>
                  <w:rFonts w:ascii="Times New Roman" w:eastAsia="仿宋_GB2312" w:hAnsi="Times New Roman" w:cs="Times New Roman"/>
                  <w:color w:val="auto"/>
                  <w:kern w:val="0"/>
                  <w:sz w:val="18"/>
                  <w:szCs w:val="18"/>
                  <w:lang w:eastAsia="zh-CN"/>
                </w:rPr>
                <w:t>Based on Asymchem previous campaign production data and experience</w:t>
              </w:r>
              <w:r w:rsidRPr="00BB7730" w:rsidDel="00AD55F1">
                <w:rPr>
                  <w:rFonts w:ascii="Times New Roman" w:eastAsia="仿宋_GB2312" w:hAnsi="Times New Roman" w:cs="Times New Roman"/>
                  <w:color w:val="auto"/>
                  <w:kern w:val="0"/>
                  <w:sz w:val="18"/>
                  <w:szCs w:val="18"/>
                  <w:lang w:eastAsia="zh-CN"/>
                </w:rPr>
                <w:t xml:space="preserve"> </w:t>
              </w:r>
            </w:ins>
            <w:del w:id="8693" w:author="Xuning Wei12232" w:date="2026-07-27T19:49:00Z">
              <w:r w:rsidR="00143102" w:rsidRPr="00BB7730" w:rsidDel="00AD55F1">
                <w:rPr>
                  <w:rFonts w:ascii="Times New Roman" w:eastAsia="仿宋_GB2312" w:hAnsi="Times New Roman" w:cs="Times New Roman"/>
                  <w:color w:val="auto"/>
                  <w:kern w:val="0"/>
                  <w:sz w:val="18"/>
                  <w:szCs w:val="18"/>
                  <w:lang w:eastAsia="zh-CN"/>
                </w:rPr>
                <w:delText>According to The Pilot Plant Real Book Page 10-14&amp;10-15, Dimethylformamide is compatible with SS, 306 SS and PTFE;</w:delText>
              </w:r>
            </w:del>
            <w:ins w:id="8694" w:author="Johan Granander" w:date="2026-05-04T11:52:00Z">
              <w:del w:id="8695" w:author="Xuning Wei12232" w:date="2026-07-27T19:49:00Z">
                <w:r w:rsidR="00570E05" w:rsidRPr="00BB7730" w:rsidDel="00AD55F1">
                  <w:rPr>
                    <w:rFonts w:ascii="Times New Roman" w:eastAsia="仿宋_GB2312" w:hAnsi="Times New Roman" w:cs="Times New Roman"/>
                    <w:color w:val="auto"/>
                    <w:kern w:val="0"/>
                    <w:sz w:val="18"/>
                    <w:szCs w:val="18"/>
                    <w:lang w:eastAsia="zh-CN"/>
                  </w:rPr>
                  <w:delText>PTFE.</w:delText>
                </w:r>
              </w:del>
            </w:ins>
          </w:p>
          <w:p w14:paraId="76C87294" w14:textId="77777777" w:rsidR="00AD55F1" w:rsidRPr="00BB7730" w:rsidRDefault="00AD55F1" w:rsidP="0030647B">
            <w:pPr>
              <w:jc w:val="both"/>
              <w:rPr>
                <w:ins w:id="8696" w:author="Xuning Wei12232" w:date="2026-07-27T19:49:00Z"/>
                <w:rFonts w:ascii="Times New Roman" w:eastAsia="仿宋_GB2312" w:hAnsi="Times New Roman" w:cs="Times New Roman"/>
                <w:color w:val="auto"/>
                <w:kern w:val="0"/>
                <w:sz w:val="18"/>
                <w:szCs w:val="18"/>
                <w:lang w:eastAsia="zh-CN"/>
              </w:rPr>
            </w:pPr>
          </w:p>
          <w:p w14:paraId="6422C56F" w14:textId="36A86F73"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 xml:space="preserve">Based on Asymchem previous campaign </w:t>
            </w:r>
            <w:r w:rsidRPr="00BB7730">
              <w:rPr>
                <w:rFonts w:ascii="Times New Roman" w:eastAsia="仿宋_GB2312" w:hAnsi="Times New Roman" w:cs="Times New Roman"/>
                <w:color w:val="auto"/>
                <w:kern w:val="0"/>
                <w:sz w:val="18"/>
                <w:szCs w:val="18"/>
                <w:lang w:eastAsia="zh-CN"/>
              </w:rPr>
              <w:lastRenderedPageBreak/>
              <w:t>production data and experience</w:t>
            </w:r>
          </w:p>
        </w:tc>
        <w:tc>
          <w:tcPr>
            <w:tcW w:w="792" w:type="pct"/>
            <w:vMerge/>
            <w:vAlign w:val="center"/>
            <w:tcPrChange w:id="8697" w:author="Xuning Wei12232" w:date="2026-07-27T18:11:00Z">
              <w:tcPr>
                <w:tcW w:w="654" w:type="pct"/>
                <w:vMerge/>
                <w:vAlign w:val="center"/>
              </w:tcPr>
            </w:tcPrChange>
          </w:tcPr>
          <w:p w14:paraId="24FD30D5"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r>
      <w:tr w:rsidR="005342B4" w:rsidRPr="00BB7730" w14:paraId="73864F29" w14:textId="77777777" w:rsidTr="00A144E4">
        <w:trPr>
          <w:trHeight w:val="397"/>
          <w:trPrChange w:id="8698" w:author="Xuning Wei12232" w:date="2026-07-27T18:11:00Z">
            <w:trPr>
              <w:trHeight w:val="397"/>
            </w:trPr>
          </w:trPrChange>
        </w:trPr>
        <w:tc>
          <w:tcPr>
            <w:tcW w:w="281" w:type="pct"/>
            <w:vMerge w:val="restart"/>
            <w:shd w:val="clear" w:color="auto" w:fill="FFFFFF" w:themeFill="background1"/>
            <w:vAlign w:val="center"/>
            <w:tcPrChange w:id="8699" w:author="Xuning Wei12232" w:date="2026-07-27T18:11:00Z">
              <w:tcPr>
                <w:tcW w:w="284" w:type="pct"/>
                <w:gridSpan w:val="3"/>
                <w:vMerge w:val="restart"/>
                <w:shd w:val="clear" w:color="auto" w:fill="FFFFFF" w:themeFill="background1"/>
                <w:vAlign w:val="center"/>
              </w:tcPr>
            </w:tcPrChange>
          </w:tcPr>
          <w:p w14:paraId="627EC8CE" w14:textId="0A9EF0F4" w:rsidR="009478EE" w:rsidRPr="00BB7730" w:rsidRDefault="009478EE">
            <w:pPr>
              <w:spacing w:line="240" w:lineRule="exact"/>
              <w:jc w:val="center"/>
              <w:rPr>
                <w:rFonts w:ascii="Times New Roman" w:eastAsia="仿宋_GB2312" w:hAnsi="Times New Roman" w:cs="Times New Roman"/>
                <w:color w:val="auto"/>
                <w:sz w:val="18"/>
                <w:szCs w:val="18"/>
              </w:rPr>
              <w:pPrChange w:id="8700" w:author="Xuning Wei12232" w:date="2026-07-27T18:08:00Z">
                <w:pPr>
                  <w:spacing w:line="240" w:lineRule="exact"/>
                  <w:jc w:val="both"/>
                </w:pPr>
              </w:pPrChange>
            </w:pPr>
            <w:r w:rsidRPr="00BB7730">
              <w:rPr>
                <w:rFonts w:ascii="Times New Roman" w:eastAsia="仿宋_GB2312" w:hAnsi="Times New Roman" w:cs="Times New Roman"/>
                <w:color w:val="auto"/>
                <w:sz w:val="18"/>
                <w:szCs w:val="18"/>
                <w:lang w:eastAsia="zh-CN"/>
                <w:rPrChange w:id="8701" w:author="He Han" w:date="2026-10-13T13:48:00Z">
                  <w:rPr>
                    <w:rFonts w:ascii="Times New Roman" w:eastAsia="仿宋_GB2312" w:hAnsi="Times New Roman" w:cs="Times New Roman"/>
                    <w:b/>
                    <w:color w:val="auto"/>
                    <w:sz w:val="18"/>
                    <w:szCs w:val="18"/>
                    <w:lang w:eastAsia="zh-CN"/>
                  </w:rPr>
                </w:rPrChange>
              </w:rPr>
              <w:t>1</w:t>
            </w:r>
            <w:del w:id="8702" w:author="Xuning Wei12232" w:date="2026-07-27T16:07:00Z">
              <w:r w:rsidRPr="00BB7730" w:rsidDel="00AD243C">
                <w:rPr>
                  <w:rFonts w:ascii="Times New Roman" w:eastAsia="仿宋_GB2312" w:hAnsi="Times New Roman" w:cs="Times New Roman"/>
                  <w:color w:val="auto"/>
                  <w:sz w:val="18"/>
                  <w:szCs w:val="18"/>
                  <w:lang w:eastAsia="zh-CN"/>
                  <w:rPrChange w:id="8703" w:author="He Han" w:date="2026-10-13T13:48:00Z">
                    <w:rPr>
                      <w:rFonts w:ascii="Times New Roman" w:eastAsia="仿宋_GB2312" w:hAnsi="Times New Roman" w:cs="Times New Roman"/>
                      <w:b/>
                      <w:color w:val="auto"/>
                      <w:sz w:val="18"/>
                      <w:szCs w:val="18"/>
                      <w:lang w:eastAsia="zh-CN"/>
                    </w:rPr>
                  </w:rPrChange>
                </w:rPr>
                <w:delText>5</w:delText>
              </w:r>
            </w:del>
            <w:ins w:id="8704" w:author="Xuning Wei12232" w:date="2026-07-27T16:07:00Z">
              <w:r w:rsidR="00AD243C" w:rsidRPr="00BB7730">
                <w:rPr>
                  <w:rFonts w:ascii="Times New Roman" w:eastAsia="仿宋_GB2312" w:hAnsi="Times New Roman" w:cs="Times New Roman"/>
                  <w:color w:val="auto"/>
                  <w:sz w:val="18"/>
                  <w:szCs w:val="18"/>
                  <w:lang w:eastAsia="zh-CN"/>
                  <w:rPrChange w:id="8705" w:author="He Han" w:date="2026-10-13T13:48:00Z">
                    <w:rPr>
                      <w:rFonts w:ascii="Times New Roman" w:eastAsia="仿宋_GB2312" w:hAnsi="Times New Roman" w:cs="Times New Roman"/>
                      <w:b/>
                      <w:color w:val="auto"/>
                      <w:sz w:val="18"/>
                      <w:szCs w:val="18"/>
                      <w:lang w:eastAsia="zh-CN"/>
                    </w:rPr>
                  </w:rPrChange>
                </w:rPr>
                <w:t>0</w:t>
              </w:r>
            </w:ins>
          </w:p>
        </w:tc>
        <w:tc>
          <w:tcPr>
            <w:tcW w:w="1217" w:type="pct"/>
            <w:vMerge w:val="restart"/>
            <w:shd w:val="clear" w:color="auto" w:fill="FFFFFF" w:themeFill="background1"/>
            <w:vAlign w:val="center"/>
            <w:tcPrChange w:id="8706" w:author="Xuning Wei12232" w:date="2026-07-27T18:11:00Z">
              <w:tcPr>
                <w:tcW w:w="1217" w:type="pct"/>
                <w:gridSpan w:val="3"/>
                <w:vMerge w:val="restart"/>
                <w:shd w:val="clear" w:color="auto" w:fill="FFFFFF" w:themeFill="background1"/>
                <w:vAlign w:val="center"/>
              </w:tcPr>
            </w:tcPrChange>
          </w:tcPr>
          <w:p w14:paraId="62FD7B5E" w14:textId="2B46482B" w:rsidR="00C402FB" w:rsidRPr="00BB7730" w:rsidRDefault="00C402FB">
            <w:pPr>
              <w:rPr>
                <w:ins w:id="8707" w:author="Xuning Wei12232" w:date="2026-07-27T20:12:00Z"/>
                <w:rFonts w:ascii="Times New Roman" w:eastAsia="等线" w:hAnsi="Times New Roman" w:cs="Times New Roman"/>
                <w:bCs w:val="0"/>
                <w:color w:val="0000FF"/>
                <w:kern w:val="0"/>
                <w:sz w:val="18"/>
                <w:szCs w:val="18"/>
                <w:lang w:eastAsia="zh-CN"/>
              </w:rPr>
              <w:pPrChange w:id="8708" w:author="Xuning Wei12232" w:date="2026-07-27T20:12:00Z">
                <w:pPr>
                  <w:jc w:val="center"/>
                </w:pPr>
              </w:pPrChange>
            </w:pPr>
            <w:ins w:id="8709" w:author="Xuning Wei12232" w:date="2026-07-27T20:12:00Z">
              <w:r w:rsidRPr="00BB7730">
                <w:rPr>
                  <w:rFonts w:ascii="Times New Roman" w:eastAsia="等线" w:hAnsi="Times New Roman" w:cs="Times New Roman"/>
                  <w:bCs w:val="0"/>
                  <w:color w:val="0000FF"/>
                  <w:kern w:val="0"/>
                  <w:sz w:val="18"/>
                  <w:szCs w:val="18"/>
                  <w:lang w:eastAsia="zh-CN"/>
                </w:rPr>
                <w:t>PrePhe23 ~ preOrn11</w:t>
              </w:r>
            </w:ins>
          </w:p>
          <w:p w14:paraId="28759B4D" w14:textId="38A751AB" w:rsidR="0056782B" w:rsidRPr="00BB7730" w:rsidRDefault="00C402FB" w:rsidP="00C402FB">
            <w:pPr>
              <w:jc w:val="both"/>
              <w:rPr>
                <w:ins w:id="8710" w:author="Johan Granander" w:date="2026-07-28T15:06:00Z"/>
                <w:rFonts w:ascii="Times New Roman" w:eastAsia="仿宋_GB2312" w:hAnsi="Times New Roman" w:cs="Times New Roman"/>
                <w:color w:val="auto"/>
                <w:sz w:val="18"/>
                <w:szCs w:val="18"/>
              </w:rPr>
            </w:pPr>
            <w:ins w:id="8711" w:author="Xuning Wei12232" w:date="2026-07-27T20:12:00Z">
              <w:r w:rsidRPr="00BB7730">
                <w:rPr>
                  <w:rFonts w:ascii="Times New Roman" w:eastAsia="仿宋_GB2312" w:hAnsi="Times New Roman" w:cs="Times New Roman"/>
                  <w:color w:val="auto"/>
                  <w:sz w:val="18"/>
                  <w:szCs w:val="18"/>
                  <w:lang w:eastAsia="zh-CN"/>
                </w:rPr>
                <w:t>Re-swelling</w:t>
              </w:r>
            </w:ins>
            <w:ins w:id="8712" w:author="Xuning Wei12232" w:date="2026-07-27T20:11:00Z">
              <w:r w:rsidRPr="00BB7730">
                <w:rPr>
                  <w:rFonts w:ascii="Times New Roman" w:eastAsia="仿宋_GB2312" w:hAnsi="Times New Roman" w:cs="Times New Roman"/>
                  <w:color w:val="auto"/>
                  <w:sz w:val="18"/>
                  <w:szCs w:val="18"/>
                </w:rPr>
                <w:br/>
              </w:r>
            </w:ins>
            <w:ins w:id="8713" w:author="Xuning Wei12232" w:date="2026-07-27T16:07:00Z">
              <w:r w:rsidR="00AD243C" w:rsidRPr="00BB7730">
                <w:rPr>
                  <w:rFonts w:ascii="Times New Roman" w:eastAsia="仿宋_GB2312" w:hAnsi="Times New Roman" w:cs="Times New Roman"/>
                  <w:color w:val="auto"/>
                  <w:sz w:val="18"/>
                  <w:szCs w:val="18"/>
                </w:rPr>
                <w:t>1. Add 12.0 V DMF (11.3</w:t>
              </w:r>
            </w:ins>
            <w:ins w:id="8714" w:author="He Han" w:date="2026-10-27T14:49:00Z">
              <w:r w:rsidR="00E55450">
                <w:rPr>
                  <w:rFonts w:ascii="Times New Roman" w:eastAsia="仿宋_GB2312" w:hAnsi="Times New Roman" w:cs="Times New Roman"/>
                  <w:color w:val="auto"/>
                  <w:sz w:val="18"/>
                  <w:szCs w:val="18"/>
                </w:rPr>
                <w:t>8</w:t>
              </w:r>
            </w:ins>
            <w:ins w:id="8715" w:author="Xuning Wei12232" w:date="2026-07-27T16:07:00Z">
              <w:del w:id="8716" w:author="He Han" w:date="2026-10-27T14:49:00Z">
                <w:r w:rsidR="00AD243C" w:rsidRPr="00BB7730" w:rsidDel="00E55450">
                  <w:rPr>
                    <w:rFonts w:ascii="Times New Roman" w:eastAsia="仿宋_GB2312" w:hAnsi="Times New Roman" w:cs="Times New Roman"/>
                    <w:color w:val="auto"/>
                    <w:sz w:val="18"/>
                    <w:szCs w:val="18"/>
                  </w:rPr>
                  <w:delText>76</w:delText>
                </w:r>
              </w:del>
              <w:r w:rsidR="00AD243C" w:rsidRPr="00BB7730">
                <w:rPr>
                  <w:rFonts w:ascii="Times New Roman" w:eastAsia="仿宋_GB2312" w:hAnsi="Times New Roman" w:cs="Times New Roman"/>
                  <w:color w:val="auto"/>
                  <w:sz w:val="18"/>
                  <w:szCs w:val="18"/>
                </w:rPr>
                <w:t xml:space="preserve"> kg/kg) into TJ4S-1213-Sy15. Bubble with nitrogen for 5±2 min, then start the stirrer. </w:t>
              </w:r>
            </w:ins>
          </w:p>
          <w:p w14:paraId="34EA6DF0" w14:textId="337EF479" w:rsidR="009478EE" w:rsidRPr="00BB7730" w:rsidRDefault="00AD243C" w:rsidP="00C402FB">
            <w:pPr>
              <w:jc w:val="both"/>
              <w:rPr>
                <w:rFonts w:ascii="Times New Roman" w:eastAsia="仿宋_GB2312" w:hAnsi="Times New Roman" w:cs="Times New Roman"/>
                <w:color w:val="auto"/>
                <w:sz w:val="18"/>
                <w:szCs w:val="18"/>
              </w:rPr>
            </w:pPr>
            <w:ins w:id="8717" w:author="Xuning Wei12232" w:date="2026-07-27T16:07:00Z">
              <w:r w:rsidRPr="00BB7730">
                <w:rPr>
                  <w:rFonts w:ascii="Times New Roman" w:eastAsia="仿宋_GB2312" w:hAnsi="Times New Roman" w:cs="Times New Roman"/>
                  <w:color w:val="auto"/>
                  <w:sz w:val="18"/>
                  <w:szCs w:val="18"/>
                </w:rPr>
                <w:t>2. After stirring for 10±2 min, stop stirring, turn off the nitrogen. Drain until there is no obvious drip. Perform this operation 2 times.</w:t>
              </w:r>
            </w:ins>
            <w:del w:id="8718" w:author="Xuning Wei12232" w:date="2026-07-27T16:07:00Z">
              <w:r w:rsidR="009478EE" w:rsidRPr="00BB7730" w:rsidDel="00AD243C">
                <w:rPr>
                  <w:rFonts w:ascii="Times New Roman" w:eastAsia="等线" w:hAnsi="Times New Roman" w:cs="Times New Roman"/>
                  <w:color w:val="000000" w:themeColor="text1"/>
                  <w:sz w:val="18"/>
                  <w:szCs w:val="18"/>
                </w:rPr>
                <w:delText xml:space="preserve">Add </w:delText>
              </w:r>
              <w:r w:rsidR="009478EE" w:rsidRPr="00BB7730" w:rsidDel="00AD243C">
                <w:rPr>
                  <w:rFonts w:ascii="Times New Roman" w:eastAsia="等线" w:hAnsi="Times New Roman" w:cs="Times New Roman"/>
                  <w:color w:val="000000" w:themeColor="text1"/>
                  <w:sz w:val="18"/>
                  <w:szCs w:val="18"/>
                  <w:lang w:eastAsia="zh-CN"/>
                </w:rPr>
                <w:delText>4.0 V DMF (3.792 kg/kg)</w:delText>
              </w:r>
              <w:r w:rsidR="009478EE" w:rsidRPr="00BB7730" w:rsidDel="00AD243C">
                <w:rPr>
                  <w:rFonts w:ascii="Times New Roman" w:eastAsia="等线" w:hAnsi="Times New Roman" w:cs="Times New Roman"/>
                  <w:color w:val="000000" w:themeColor="text1"/>
                  <w:sz w:val="18"/>
                  <w:szCs w:val="18"/>
                </w:rPr>
                <w:delText xml:space="preserve"> 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Start the stirrer. Then add 2.0eq. </w:delText>
              </w:r>
              <w:r w:rsidR="009478EE" w:rsidRPr="00BB7730" w:rsidDel="00AD243C">
                <w:rPr>
                  <w:rFonts w:ascii="Times New Roman" w:eastAsia="等线" w:hAnsi="Times New Roman" w:cs="Times New Roman"/>
                  <w:bCs w:val="0"/>
                  <w:color w:val="000000" w:themeColor="text1"/>
                  <w:sz w:val="18"/>
                  <w:szCs w:val="18"/>
                </w:rPr>
                <w:delText>Fmoc-L-Phe-OH</w:delText>
              </w:r>
              <w:r w:rsidR="009478EE" w:rsidRPr="00BB7730" w:rsidDel="00AD243C">
                <w:rPr>
                  <w:rFonts w:ascii="Times New Roman" w:eastAsia="等线" w:hAnsi="Times New Roman" w:cs="Times New Roman"/>
                  <w:color w:val="000000" w:themeColor="text1"/>
                  <w:sz w:val="18"/>
                  <w:szCs w:val="18"/>
                </w:rPr>
                <w:delText xml:space="preserve">. Stir until dissolved clearly by visual check. </w:delText>
              </w:r>
              <w:r w:rsidR="009478EE" w:rsidRPr="00BB7730" w:rsidDel="00AD243C">
                <w:rPr>
                  <w:rFonts w:ascii="Times New Roman" w:eastAsia="等线" w:hAnsi="Times New Roman" w:cs="Times New Roman"/>
                  <w:bCs w:val="0"/>
                  <w:color w:val="000000" w:themeColor="text1"/>
                  <w:sz w:val="18"/>
                  <w:szCs w:val="18"/>
                </w:rPr>
                <w:delText>Cool the mixture to 5±5℃</w:delText>
              </w:r>
              <w:r w:rsidR="009478EE" w:rsidRPr="00BB7730" w:rsidDel="00AD243C">
                <w:rPr>
                  <w:rFonts w:ascii="Times New Roman" w:eastAsia="等线" w:hAnsi="Times New Roman" w:cs="Times New Roman"/>
                  <w:color w:val="000000" w:themeColor="text1"/>
                  <w:sz w:val="18"/>
                  <w:szCs w:val="18"/>
                </w:rPr>
                <w:delText>. Maintain for next operation at 5±5 ℃ (target: 5℃).</w:delText>
              </w:r>
              <w:r w:rsidR="009478EE" w:rsidRPr="00BB7730" w:rsidDel="00AD243C">
                <w:rPr>
                  <w:rFonts w:ascii="Times New Roman" w:eastAsia="等线" w:hAnsi="Times New Roman" w:cs="Times New Roman"/>
                  <w:color w:val="000000" w:themeColor="text1"/>
                  <w:sz w:val="18"/>
                  <w:szCs w:val="18"/>
                  <w:lang w:eastAsia="zh-CN"/>
                </w:rPr>
                <w:delText xml:space="preserve"> </w:delText>
              </w:r>
              <w:r w:rsidR="009478EE" w:rsidRPr="00BB7730" w:rsidDel="00AD243C">
                <w:rPr>
                  <w:rFonts w:ascii="Times New Roman" w:eastAsia="等线" w:hAnsi="Times New Roman" w:cs="Times New Roman"/>
                  <w:color w:val="000000" w:themeColor="text1"/>
                  <w:sz w:val="18"/>
                  <w:szCs w:val="18"/>
                </w:rPr>
                <w:delText>Add 2.0eq.</w:delText>
              </w:r>
              <w:r w:rsidR="009478EE" w:rsidRPr="00BB7730" w:rsidDel="00AD243C">
                <w:rPr>
                  <w:rFonts w:ascii="Times New Roman" w:eastAsia="等线" w:hAnsi="Times New Roman" w:cs="Times New Roman"/>
                  <w:bCs w:val="0"/>
                  <w:color w:val="000000" w:themeColor="text1"/>
                  <w:sz w:val="18"/>
                  <w:szCs w:val="18"/>
                </w:rPr>
                <w:delText xml:space="preserve"> PyBOP</w:delText>
              </w:r>
              <w:r w:rsidR="009478EE" w:rsidRPr="00BB7730" w:rsidDel="00AD243C">
                <w:rPr>
                  <w:rFonts w:ascii="Times New Roman" w:eastAsia="等线" w:hAnsi="Times New Roman" w:cs="Times New Roman"/>
                  <w:color w:val="000000" w:themeColor="text1"/>
                  <w:sz w:val="18"/>
                  <w:szCs w:val="18"/>
                </w:rPr>
                <w:delText xml:space="preserve"> and 2.0eq. </w:delText>
              </w:r>
              <w:r w:rsidR="009478EE" w:rsidRPr="00BB7730" w:rsidDel="00AD243C">
                <w:rPr>
                  <w:rFonts w:ascii="Times New Roman" w:eastAsia="等线" w:hAnsi="Times New Roman" w:cs="Times New Roman"/>
                  <w:bCs w:val="0"/>
                  <w:color w:val="000000" w:themeColor="text1"/>
                  <w:sz w:val="18"/>
                  <w:szCs w:val="18"/>
                </w:rPr>
                <w:delText>OxymaPure</w:delText>
              </w:r>
              <w:r w:rsidR="009478EE" w:rsidRPr="00BB7730" w:rsidDel="00AD243C">
                <w:rPr>
                  <w:rFonts w:ascii="Times New Roman" w:eastAsia="等线" w:hAnsi="Times New Roman" w:cs="Times New Roman"/>
                  <w:color w:val="000000" w:themeColor="text1"/>
                  <w:sz w:val="18"/>
                  <w:szCs w:val="18"/>
                </w:rPr>
                <w:delText xml:space="preserve"> 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at 5±5℃ (target: 5℃), rinse the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with 1.0 V DMF</w:delText>
              </w:r>
              <w:r w:rsidR="009478EE" w:rsidRPr="00BB7730" w:rsidDel="00AD243C">
                <w:rPr>
                  <w:rFonts w:ascii="Times New Roman" w:eastAsia="仿宋_GB2312" w:hAnsi="Times New Roman" w:cs="Times New Roman"/>
                  <w:color w:val="000000" w:themeColor="text1"/>
                  <w:sz w:val="18"/>
                  <w:szCs w:val="18"/>
                  <w:lang w:eastAsia="zh-CN"/>
                </w:rPr>
                <w:delText xml:space="preserve"> (0.948 kg/kg)</w:delText>
              </w:r>
              <w:r w:rsidR="009478EE" w:rsidRPr="00BB7730" w:rsidDel="00AD243C">
                <w:rPr>
                  <w:rFonts w:ascii="Times New Roman" w:eastAsia="等线" w:hAnsi="Times New Roman" w:cs="Times New Roman"/>
                  <w:color w:val="000000" w:themeColor="text1"/>
                  <w:sz w:val="18"/>
                  <w:szCs w:val="18"/>
                </w:rPr>
                <w:delText xml:space="preserve">. Add 3.0 eq. </w:delText>
              </w:r>
              <w:r w:rsidR="009478EE" w:rsidRPr="00BB7730" w:rsidDel="00AD243C">
                <w:rPr>
                  <w:rFonts w:ascii="Times New Roman" w:eastAsia="等线" w:hAnsi="Times New Roman" w:cs="Times New Roman"/>
                  <w:bCs w:val="0"/>
                  <w:color w:val="000000" w:themeColor="text1"/>
                  <w:sz w:val="18"/>
                  <w:szCs w:val="18"/>
                </w:rPr>
                <w:delText>DIPEA</w:delText>
              </w:r>
              <w:r w:rsidR="009478EE" w:rsidRPr="00BB7730" w:rsidDel="00AD243C">
                <w:rPr>
                  <w:rFonts w:ascii="Times New Roman" w:eastAsia="等线" w:hAnsi="Times New Roman" w:cs="Times New Roman"/>
                  <w:color w:val="000000" w:themeColor="text1"/>
                  <w:sz w:val="18"/>
                  <w:szCs w:val="18"/>
                </w:rPr>
                <w:delText xml:space="preserve"> 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the addition rate depends on temperature control. Activate for 20</w:delText>
              </w:r>
              <w:r w:rsidR="009478EE" w:rsidRPr="00BB7730" w:rsidDel="00AD243C">
                <w:rPr>
                  <w:rFonts w:ascii="Times New Roman" w:eastAsia="等线" w:hAnsi="Times New Roman" w:cs="Times New Roman"/>
                  <w:color w:val="000000" w:themeColor="text1"/>
                  <w:sz w:val="18"/>
                  <w:szCs w:val="18"/>
                  <w:lang w:eastAsia="zh-CN"/>
                </w:rPr>
                <w:delText>±</w:delText>
              </w:r>
              <w:r w:rsidR="009478EE" w:rsidRPr="00BB7730" w:rsidDel="00AD243C">
                <w:rPr>
                  <w:rFonts w:ascii="Times New Roman" w:eastAsia="等线" w:hAnsi="Times New Roman" w:cs="Times New Roman"/>
                  <w:color w:val="000000" w:themeColor="text1"/>
                  <w:sz w:val="18"/>
                  <w:szCs w:val="18"/>
                </w:rPr>
                <w:delText xml:space="preserve">5 min at 5±5℃ (target: 5℃). Add </w:delText>
              </w:r>
              <w:r w:rsidR="009478EE" w:rsidRPr="00BB7730" w:rsidDel="00AD243C">
                <w:rPr>
                  <w:rFonts w:ascii="Times New Roman" w:eastAsia="仿宋_GB2312" w:hAnsi="Times New Roman" w:cs="Times New Roman"/>
                  <w:color w:val="000000" w:themeColor="text1"/>
                  <w:sz w:val="18"/>
                  <w:szCs w:val="18"/>
                  <w:lang w:eastAsia="zh-CN"/>
                </w:rPr>
                <w:delText>2.0v DMF (1.896 kg/kg)</w:delText>
              </w:r>
              <w:r w:rsidR="009478EE" w:rsidRPr="00BB7730" w:rsidDel="00AD243C">
                <w:rPr>
                  <w:rFonts w:ascii="Times New Roman" w:eastAsia="等线" w:hAnsi="Times New Roman" w:cs="Times New Roman"/>
                  <w:color w:val="000000" w:themeColor="text1"/>
                  <w:sz w:val="18"/>
                  <w:szCs w:val="18"/>
                </w:rPr>
                <w:delText xml:space="preserve"> 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等线" w:hAnsi="Times New Roman" w:cs="Times New Roman"/>
                  <w:color w:val="000000" w:themeColor="text1"/>
                  <w:sz w:val="18"/>
                  <w:szCs w:val="18"/>
                </w:rPr>
                <w:delText>,</w:delText>
              </w:r>
              <w:r w:rsidR="009478EE" w:rsidRPr="00BB7730" w:rsidDel="00AD243C">
                <w:rPr>
                  <w:rFonts w:ascii="Times New Roman" w:eastAsia="等线" w:hAnsi="Times New Roman" w:cs="Times New Roman"/>
                  <w:color w:val="000000" w:themeColor="text1"/>
                  <w:sz w:val="18"/>
                  <w:szCs w:val="18"/>
                  <w:lang w:eastAsia="zh-CN"/>
                </w:rPr>
                <w:delText xml:space="preserve"> </w:delText>
              </w:r>
              <w:r w:rsidR="009478EE" w:rsidRPr="00BB7730" w:rsidDel="00AD243C">
                <w:rPr>
                  <w:rFonts w:ascii="Times New Roman" w:eastAsia="等线" w:hAnsi="Times New Roman" w:cs="Times New Roman"/>
                  <w:color w:val="000000" w:themeColor="text1"/>
                  <w:sz w:val="18"/>
                  <w:szCs w:val="18"/>
                </w:rPr>
                <w:delText xml:space="preserve">Start the agitator. Transfer the mixture in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 xml:space="preserve">-R01 </w:delText>
              </w:r>
              <w:r w:rsidR="009478EE" w:rsidRPr="00BB7730" w:rsidDel="00AD243C">
                <w:rPr>
                  <w:rFonts w:ascii="Times New Roman" w:eastAsia="等线" w:hAnsi="Times New Roman" w:cs="Times New Roman"/>
                  <w:color w:val="000000" w:themeColor="text1"/>
                  <w:sz w:val="18"/>
                  <w:szCs w:val="18"/>
                </w:rPr>
                <w:delText xml:space="preserve">into </w:delText>
              </w:r>
              <w:r w:rsidR="009478EE" w:rsidRPr="00BB7730" w:rsidDel="00AD243C">
                <w:rPr>
                  <w:rFonts w:ascii="Times New Roman" w:eastAsia="仿宋_GB2312" w:hAnsi="Times New Roman" w:cs="Times New Roman"/>
                  <w:b/>
                  <w:color w:val="000000" w:themeColor="text1"/>
                  <w:sz w:val="18"/>
                  <w:szCs w:val="18"/>
                </w:rPr>
                <w:delText>TJ4S-1213-Sy1</w:delText>
              </w:r>
              <w:r w:rsidR="009478EE" w:rsidRPr="00BB7730" w:rsidDel="00AD243C">
                <w:rPr>
                  <w:rFonts w:ascii="Times New Roman" w:eastAsia="仿宋_GB2312" w:hAnsi="Times New Roman" w:cs="Times New Roman"/>
                  <w:b/>
                  <w:color w:val="000000" w:themeColor="text1"/>
                  <w:sz w:val="18"/>
                  <w:szCs w:val="18"/>
                  <w:lang w:eastAsia="zh-CN"/>
                </w:rPr>
                <w:delText>5</w:delText>
              </w:r>
              <w:r w:rsidR="009478EE" w:rsidRPr="00BB7730" w:rsidDel="00AD243C">
                <w:rPr>
                  <w:rFonts w:ascii="Times New Roman" w:eastAsia="等线" w:hAnsi="Times New Roman" w:cs="Times New Roman"/>
                  <w:color w:val="000000" w:themeColor="text1"/>
                  <w:sz w:val="18"/>
                  <w:szCs w:val="18"/>
                </w:rPr>
                <w:delText xml:space="preserve">. Add </w:delText>
              </w:r>
              <w:r w:rsidR="009478EE" w:rsidRPr="00BB7730" w:rsidDel="00AD243C">
                <w:rPr>
                  <w:rFonts w:ascii="Times New Roman" w:eastAsia="仿宋_GB2312" w:hAnsi="Times New Roman" w:cs="Times New Roman"/>
                  <w:color w:val="000000" w:themeColor="text1"/>
                  <w:sz w:val="18"/>
                  <w:szCs w:val="18"/>
                  <w:lang w:eastAsia="zh-CN"/>
                </w:rPr>
                <w:delText>1.0 V DMF (0.948 kg/kg)</w:delText>
              </w:r>
              <w:r w:rsidR="009478EE" w:rsidRPr="00BB7730" w:rsidDel="00AD243C">
                <w:rPr>
                  <w:rFonts w:ascii="Times New Roman" w:eastAsia="等线" w:hAnsi="Times New Roman" w:cs="Times New Roman"/>
                  <w:color w:val="000000" w:themeColor="text1"/>
                  <w:sz w:val="18"/>
                  <w:szCs w:val="18"/>
                </w:rPr>
                <w:delText xml:space="preserve"> 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8719" w:author="Xuning Wei12232" w:date="2026-07-27T18:11:00Z">
              <w:tcPr>
                <w:tcW w:w="1049" w:type="pct"/>
                <w:gridSpan w:val="5"/>
                <w:vMerge w:val="restart"/>
                <w:shd w:val="clear" w:color="auto" w:fill="FFFFFF" w:themeFill="background1"/>
                <w:vAlign w:val="center"/>
              </w:tcPr>
            </w:tcPrChange>
          </w:tcPr>
          <w:p w14:paraId="11A7569E" w14:textId="77777777" w:rsidR="00153539" w:rsidRPr="00BB7730" w:rsidRDefault="00153539">
            <w:pPr>
              <w:pStyle w:val="afc"/>
              <w:numPr>
                <w:ilvl w:val="0"/>
                <w:numId w:val="168"/>
              </w:numPr>
              <w:ind w:firstLineChars="0"/>
              <w:rPr>
                <w:ins w:id="8720" w:author="He Han" w:date="2026-10-22T22:08:00Z"/>
                <w:rFonts w:ascii="Times New Roman" w:hAnsi="Times New Roman" w:cs="Times New Roman"/>
                <w:color w:val="auto"/>
                <w:sz w:val="18"/>
                <w:szCs w:val="18"/>
                <w:shd w:val="clear" w:color="auto" w:fill="FFFFFF"/>
              </w:rPr>
              <w:pPrChange w:id="8721" w:author="He Han" w:date="2026-10-22T22:11:00Z">
                <w:pPr>
                  <w:pStyle w:val="afc"/>
                  <w:numPr>
                    <w:numId w:val="156"/>
                  </w:numPr>
                  <w:ind w:left="420" w:firstLineChars="0" w:hanging="420"/>
                </w:pPr>
              </w:pPrChange>
            </w:pPr>
            <w:ins w:id="8722" w:author="He Han" w:date="2026-10-22T22:08: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5BB2AAA3" w14:textId="77777777" w:rsidR="00153539" w:rsidRPr="00BB7730" w:rsidRDefault="00153539">
            <w:pPr>
              <w:pStyle w:val="afc"/>
              <w:numPr>
                <w:ilvl w:val="0"/>
                <w:numId w:val="168"/>
              </w:numPr>
              <w:ind w:firstLineChars="0"/>
              <w:rPr>
                <w:ins w:id="8723" w:author="He Han" w:date="2026-10-22T22:08:00Z"/>
                <w:rFonts w:ascii="Times New Roman" w:eastAsiaTheme="minorEastAsia" w:hAnsi="Times New Roman" w:cs="Times New Roman"/>
                <w:color w:val="auto"/>
                <w:sz w:val="18"/>
                <w:szCs w:val="18"/>
                <w:shd w:val="clear" w:color="auto" w:fill="FFFFFF"/>
                <w:lang w:eastAsia="zh-CN"/>
              </w:rPr>
              <w:pPrChange w:id="8724" w:author="He Han" w:date="2026-10-22T22:11:00Z">
                <w:pPr>
                  <w:pStyle w:val="afc"/>
                  <w:numPr>
                    <w:numId w:val="156"/>
                  </w:numPr>
                  <w:ind w:left="420" w:firstLineChars="0" w:hanging="420"/>
                </w:pPr>
              </w:pPrChange>
            </w:pPr>
            <w:ins w:id="8725" w:author="He Han" w:date="2026-10-22T22:08:00Z">
              <w:r w:rsidRPr="00BB7730">
                <w:rPr>
                  <w:rFonts w:ascii="Times New Roman" w:hAnsi="Times New Roman" w:cs="Times New Roman"/>
                  <w:color w:val="auto"/>
                  <w:sz w:val="18"/>
                  <w:szCs w:val="18"/>
                  <w:shd w:val="clear" w:color="auto" w:fill="FFFFFF"/>
                </w:rPr>
                <w:t>Agitator material: Hastelloy (N10276)</w:t>
              </w:r>
            </w:ins>
          </w:p>
          <w:p w14:paraId="704914BD" w14:textId="77777777" w:rsidR="00153539" w:rsidRPr="00BB7730" w:rsidRDefault="00153539">
            <w:pPr>
              <w:pStyle w:val="afc"/>
              <w:numPr>
                <w:ilvl w:val="0"/>
                <w:numId w:val="168"/>
              </w:numPr>
              <w:ind w:firstLineChars="0"/>
              <w:rPr>
                <w:ins w:id="8726" w:author="He Han" w:date="2026-10-22T22:08:00Z"/>
                <w:rFonts w:ascii="Times New Roman" w:eastAsiaTheme="minorEastAsia" w:hAnsi="Times New Roman" w:cs="Times New Roman"/>
                <w:color w:val="auto"/>
                <w:sz w:val="18"/>
                <w:szCs w:val="18"/>
                <w:shd w:val="clear" w:color="auto" w:fill="FFFFFF"/>
                <w:lang w:eastAsia="zh-CN"/>
              </w:rPr>
              <w:pPrChange w:id="8727" w:author="He Han" w:date="2026-10-22T22:11:00Z">
                <w:pPr>
                  <w:pStyle w:val="afc"/>
                  <w:numPr>
                    <w:numId w:val="156"/>
                  </w:numPr>
                  <w:ind w:left="420" w:firstLineChars="0" w:hanging="420"/>
                </w:pPr>
              </w:pPrChange>
            </w:pPr>
            <w:ins w:id="8728" w:author="He Han" w:date="2026-10-22T22:08:00Z">
              <w:r w:rsidRPr="00BB7730">
                <w:rPr>
                  <w:rFonts w:ascii="Times New Roman" w:hAnsi="Times New Roman" w:cs="Times New Roman"/>
                  <w:color w:val="0000FF"/>
                  <w:sz w:val="18"/>
                  <w:szCs w:val="18"/>
                  <w:shd w:val="clear" w:color="auto" w:fill="FFFFFF"/>
                </w:rPr>
                <w:t>Sieve plate: HC-22</w:t>
              </w:r>
            </w:ins>
          </w:p>
          <w:p w14:paraId="3EAD9B95" w14:textId="77777777" w:rsidR="00153539" w:rsidRPr="00BB7730" w:rsidRDefault="00153539">
            <w:pPr>
              <w:pStyle w:val="afc"/>
              <w:numPr>
                <w:ilvl w:val="0"/>
                <w:numId w:val="168"/>
              </w:numPr>
              <w:ind w:firstLineChars="0"/>
              <w:rPr>
                <w:ins w:id="8729" w:author="He Han" w:date="2026-10-22T22:08:00Z"/>
                <w:rFonts w:ascii="Times New Roman" w:hAnsi="Times New Roman" w:cs="Times New Roman"/>
                <w:color w:val="0000FF"/>
                <w:sz w:val="18"/>
                <w:szCs w:val="18"/>
                <w:shd w:val="clear" w:color="auto" w:fill="FFFFFF"/>
              </w:rPr>
              <w:pPrChange w:id="8730" w:author="He Han" w:date="2026-10-22T22:11:00Z">
                <w:pPr>
                  <w:pStyle w:val="afc"/>
                  <w:numPr>
                    <w:numId w:val="156"/>
                  </w:numPr>
                  <w:ind w:left="420" w:firstLineChars="0" w:hanging="420"/>
                </w:pPr>
              </w:pPrChange>
            </w:pPr>
            <w:ins w:id="8731"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253685F6" w14:textId="77777777" w:rsidR="00153539" w:rsidRPr="00BB7730" w:rsidRDefault="00153539">
            <w:pPr>
              <w:pStyle w:val="afc"/>
              <w:numPr>
                <w:ilvl w:val="0"/>
                <w:numId w:val="168"/>
              </w:numPr>
              <w:ind w:firstLineChars="0"/>
              <w:rPr>
                <w:ins w:id="8732" w:author="He Han" w:date="2026-10-22T22:08:00Z"/>
                <w:rFonts w:ascii="Times New Roman" w:hAnsi="Times New Roman" w:cs="Times New Roman"/>
                <w:color w:val="auto"/>
                <w:sz w:val="18"/>
                <w:szCs w:val="18"/>
                <w:shd w:val="clear" w:color="auto" w:fill="FFFFFF"/>
              </w:rPr>
              <w:pPrChange w:id="8733" w:author="He Han" w:date="2026-10-22T22:11:00Z">
                <w:pPr>
                  <w:pStyle w:val="afc"/>
                  <w:numPr>
                    <w:numId w:val="156"/>
                  </w:numPr>
                  <w:ind w:left="420" w:firstLineChars="0" w:hanging="420"/>
                </w:pPr>
              </w:pPrChange>
            </w:pPr>
            <w:ins w:id="8734" w:author="He Han" w:date="2026-10-22T22:08:00Z">
              <w:r w:rsidRPr="00BB7730">
                <w:rPr>
                  <w:rFonts w:ascii="Times New Roman" w:hAnsi="Times New Roman" w:cs="Times New Roman"/>
                  <w:color w:val="auto"/>
                  <w:sz w:val="18"/>
                  <w:szCs w:val="18"/>
                  <w:shd w:val="clear" w:color="auto" w:fill="FFFFFF"/>
                </w:rPr>
                <w:t>Sight glass: Glass</w:t>
              </w:r>
            </w:ins>
          </w:p>
          <w:p w14:paraId="37BDF83F" w14:textId="77777777" w:rsidR="00153539" w:rsidRPr="00BB7730" w:rsidRDefault="00153539">
            <w:pPr>
              <w:pStyle w:val="afc"/>
              <w:numPr>
                <w:ilvl w:val="0"/>
                <w:numId w:val="168"/>
              </w:numPr>
              <w:ind w:firstLineChars="0"/>
              <w:rPr>
                <w:ins w:id="8735" w:author="He Han" w:date="2026-10-22T22:08:00Z"/>
                <w:rFonts w:ascii="Times New Roman" w:hAnsi="Times New Roman" w:cs="Times New Roman"/>
                <w:color w:val="auto"/>
                <w:sz w:val="18"/>
                <w:szCs w:val="18"/>
                <w:shd w:val="clear" w:color="auto" w:fill="FFFFFF"/>
              </w:rPr>
              <w:pPrChange w:id="8736" w:author="He Han" w:date="2026-10-22T22:11:00Z">
                <w:pPr>
                  <w:pStyle w:val="afc"/>
                  <w:numPr>
                    <w:numId w:val="156"/>
                  </w:numPr>
                  <w:ind w:left="420" w:firstLineChars="0" w:hanging="420"/>
                </w:pPr>
              </w:pPrChange>
            </w:pPr>
            <w:ins w:id="8737" w:author="He Han" w:date="2026-10-22T22:08:00Z">
              <w:r w:rsidRPr="00BB7730">
                <w:rPr>
                  <w:rFonts w:ascii="Times New Roman" w:hAnsi="Times New Roman" w:cs="Times New Roman"/>
                  <w:color w:val="auto"/>
                  <w:sz w:val="18"/>
                  <w:szCs w:val="18"/>
                  <w:shd w:val="clear" w:color="auto" w:fill="FFFFFF"/>
                </w:rPr>
                <w:t>Transfer pump material: SS316+PTFE</w:t>
              </w:r>
            </w:ins>
          </w:p>
          <w:p w14:paraId="0DE9667A" w14:textId="77777777" w:rsidR="00153539" w:rsidRPr="00BB7730" w:rsidRDefault="00153539">
            <w:pPr>
              <w:pStyle w:val="afc"/>
              <w:numPr>
                <w:ilvl w:val="0"/>
                <w:numId w:val="168"/>
              </w:numPr>
              <w:ind w:firstLineChars="0"/>
              <w:rPr>
                <w:ins w:id="8738" w:author="He Han" w:date="2026-10-22T22:08:00Z"/>
                <w:rFonts w:ascii="Times New Roman" w:hAnsi="Times New Roman" w:cs="Times New Roman"/>
                <w:color w:val="auto"/>
                <w:sz w:val="18"/>
                <w:szCs w:val="18"/>
                <w:shd w:val="clear" w:color="auto" w:fill="FFFFFF"/>
              </w:rPr>
              <w:pPrChange w:id="8739" w:author="He Han" w:date="2026-10-22T22:11:00Z">
                <w:pPr>
                  <w:pStyle w:val="afc"/>
                  <w:numPr>
                    <w:numId w:val="156"/>
                  </w:numPr>
                  <w:ind w:left="420" w:firstLineChars="0" w:hanging="420"/>
                </w:pPr>
              </w:pPrChange>
            </w:pPr>
            <w:ins w:id="8740" w:author="He Han" w:date="2026-10-22T22:08:00Z">
              <w:r w:rsidRPr="00BB7730">
                <w:rPr>
                  <w:rFonts w:ascii="Times New Roman" w:hAnsi="Times New Roman" w:cs="Times New Roman"/>
                  <w:color w:val="auto"/>
                  <w:sz w:val="18"/>
                  <w:szCs w:val="18"/>
                  <w:shd w:val="clear" w:color="auto" w:fill="FFFFFF"/>
                </w:rPr>
                <w:t>Thermometer well material: Hastelloy (C-276)</w:t>
              </w:r>
            </w:ins>
          </w:p>
          <w:p w14:paraId="4E0D04C6" w14:textId="77777777" w:rsidR="00153539" w:rsidRPr="00BB7730" w:rsidRDefault="00153539">
            <w:pPr>
              <w:pStyle w:val="afc"/>
              <w:numPr>
                <w:ilvl w:val="0"/>
                <w:numId w:val="168"/>
              </w:numPr>
              <w:ind w:firstLineChars="0"/>
              <w:rPr>
                <w:ins w:id="8741" w:author="He Han" w:date="2026-10-22T22:08:00Z"/>
                <w:rFonts w:ascii="Times New Roman" w:hAnsi="Times New Roman" w:cs="Times New Roman"/>
                <w:color w:val="auto"/>
                <w:sz w:val="18"/>
                <w:szCs w:val="18"/>
                <w:shd w:val="clear" w:color="auto" w:fill="FFFFFF"/>
              </w:rPr>
              <w:pPrChange w:id="8742" w:author="He Han" w:date="2026-10-22T22:11:00Z">
                <w:pPr>
                  <w:pStyle w:val="afc"/>
                  <w:numPr>
                    <w:numId w:val="156"/>
                  </w:numPr>
                  <w:ind w:left="420" w:firstLineChars="0" w:hanging="420"/>
                </w:pPr>
              </w:pPrChange>
            </w:pPr>
            <w:ins w:id="8743" w:author="He Han" w:date="2026-10-22T22:08:00Z">
              <w:r w:rsidRPr="00BB7730">
                <w:rPr>
                  <w:rFonts w:ascii="Times New Roman" w:hAnsi="Times New Roman" w:cs="Times New Roman"/>
                  <w:color w:val="auto"/>
                  <w:sz w:val="18"/>
                  <w:szCs w:val="18"/>
                  <w:shd w:val="clear" w:color="auto" w:fill="FFFFFF"/>
                </w:rPr>
                <w:t>Pipeline material: 316L</w:t>
              </w:r>
            </w:ins>
          </w:p>
          <w:p w14:paraId="647D1172" w14:textId="77777777" w:rsidR="00153539" w:rsidRPr="00BB7730" w:rsidRDefault="00153539">
            <w:pPr>
              <w:pStyle w:val="afc"/>
              <w:numPr>
                <w:ilvl w:val="0"/>
                <w:numId w:val="168"/>
              </w:numPr>
              <w:ind w:firstLineChars="0"/>
              <w:rPr>
                <w:ins w:id="8744" w:author="He Han" w:date="2026-10-22T22:08:00Z"/>
                <w:rFonts w:ascii="Times New Roman" w:hAnsi="Times New Roman" w:cs="Times New Roman"/>
                <w:color w:val="0000FF"/>
                <w:sz w:val="18"/>
                <w:szCs w:val="18"/>
                <w:shd w:val="clear" w:color="auto" w:fill="FFFFFF"/>
              </w:rPr>
              <w:pPrChange w:id="8745" w:author="He Han" w:date="2026-10-22T22:11:00Z">
                <w:pPr>
                  <w:pStyle w:val="afc"/>
                  <w:numPr>
                    <w:numId w:val="156"/>
                  </w:numPr>
                  <w:ind w:left="420" w:firstLineChars="0" w:hanging="420"/>
                </w:pPr>
              </w:pPrChange>
            </w:pPr>
            <w:ins w:id="8746"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2D13235F" w14:textId="77777777" w:rsidR="00153539" w:rsidRPr="00BB7730" w:rsidRDefault="00153539">
            <w:pPr>
              <w:pStyle w:val="afc"/>
              <w:numPr>
                <w:ilvl w:val="0"/>
                <w:numId w:val="168"/>
              </w:numPr>
              <w:ind w:firstLineChars="0"/>
              <w:rPr>
                <w:ins w:id="8747" w:author="He Han" w:date="2026-10-22T22:08:00Z"/>
                <w:rFonts w:ascii="Times New Roman" w:hAnsi="Times New Roman" w:cs="Times New Roman"/>
                <w:color w:val="auto"/>
                <w:sz w:val="18"/>
                <w:szCs w:val="18"/>
                <w:shd w:val="clear" w:color="auto" w:fill="FFFFFF"/>
              </w:rPr>
              <w:pPrChange w:id="8748" w:author="He Han" w:date="2026-10-22T22:11:00Z">
                <w:pPr>
                  <w:pStyle w:val="afc"/>
                  <w:numPr>
                    <w:numId w:val="156"/>
                  </w:numPr>
                  <w:ind w:left="420" w:firstLineChars="0" w:hanging="420"/>
                </w:pPr>
              </w:pPrChange>
            </w:pPr>
            <w:ins w:id="8749" w:author="He Han" w:date="2026-10-22T22:08:00Z">
              <w:r w:rsidRPr="00BB7730">
                <w:rPr>
                  <w:rFonts w:ascii="Times New Roman" w:hAnsi="Times New Roman" w:cs="Times New Roman"/>
                  <w:color w:val="auto"/>
                  <w:sz w:val="18"/>
                  <w:szCs w:val="18"/>
                  <w:shd w:val="clear" w:color="auto" w:fill="FFFFFF"/>
                </w:rPr>
                <w:t>Mass flow meter: SS</w:t>
              </w:r>
            </w:ins>
          </w:p>
          <w:p w14:paraId="5240CF00" w14:textId="77777777" w:rsidR="00153539" w:rsidRPr="00BB7730" w:rsidRDefault="00153539">
            <w:pPr>
              <w:pStyle w:val="afc"/>
              <w:numPr>
                <w:ilvl w:val="0"/>
                <w:numId w:val="168"/>
              </w:numPr>
              <w:ind w:firstLineChars="0"/>
              <w:rPr>
                <w:ins w:id="8750" w:author="He Han" w:date="2026-10-22T22:08:00Z"/>
                <w:rFonts w:ascii="Times New Roman" w:hAnsi="Times New Roman" w:cs="Times New Roman"/>
                <w:b/>
                <w:color w:val="auto"/>
                <w:sz w:val="18"/>
                <w:szCs w:val="18"/>
                <w:shd w:val="clear" w:color="auto" w:fill="FFFFFF"/>
              </w:rPr>
              <w:pPrChange w:id="8751" w:author="He Han" w:date="2026-10-22T22:11:00Z">
                <w:pPr>
                  <w:pStyle w:val="afc"/>
                  <w:numPr>
                    <w:numId w:val="156"/>
                  </w:numPr>
                  <w:ind w:left="420" w:firstLineChars="0" w:hanging="420"/>
                </w:pPr>
              </w:pPrChange>
            </w:pPr>
            <w:ins w:id="8752" w:author="He Han" w:date="2026-10-22T22:08: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1B520486" w14:textId="77777777" w:rsidR="00153539" w:rsidRPr="00BB7730" w:rsidRDefault="00153539">
            <w:pPr>
              <w:pStyle w:val="afc"/>
              <w:numPr>
                <w:ilvl w:val="0"/>
                <w:numId w:val="168"/>
              </w:numPr>
              <w:ind w:firstLineChars="0"/>
              <w:rPr>
                <w:ins w:id="8753" w:author="He Han" w:date="2026-10-22T22:08:00Z"/>
                <w:rFonts w:ascii="Times New Roman" w:eastAsiaTheme="minorEastAsia" w:hAnsi="Times New Roman" w:cs="Times New Roman"/>
                <w:color w:val="auto"/>
                <w:sz w:val="18"/>
                <w:szCs w:val="18"/>
                <w:shd w:val="clear" w:color="auto" w:fill="FFFFFF"/>
                <w:lang w:eastAsia="zh-CN"/>
              </w:rPr>
              <w:pPrChange w:id="8754" w:author="He Han" w:date="2026-10-22T22:11:00Z">
                <w:pPr>
                  <w:pStyle w:val="afc"/>
                  <w:numPr>
                    <w:numId w:val="156"/>
                  </w:numPr>
                  <w:ind w:left="420" w:firstLineChars="0" w:hanging="420"/>
                </w:pPr>
              </w:pPrChange>
            </w:pPr>
            <w:ins w:id="8755"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34845422" w14:textId="77777777" w:rsidR="00153539" w:rsidRPr="00BB7730" w:rsidRDefault="00153539">
            <w:pPr>
              <w:pStyle w:val="afc"/>
              <w:numPr>
                <w:ilvl w:val="0"/>
                <w:numId w:val="168"/>
              </w:numPr>
              <w:ind w:firstLineChars="0"/>
              <w:rPr>
                <w:ins w:id="8756" w:author="He Han" w:date="2026-10-22T22:08:00Z"/>
                <w:rFonts w:ascii="Times New Roman" w:hAnsi="Times New Roman" w:cs="Times New Roman"/>
                <w:color w:val="auto"/>
                <w:sz w:val="18"/>
                <w:szCs w:val="18"/>
                <w:shd w:val="clear" w:color="auto" w:fill="FFFFFF"/>
              </w:rPr>
              <w:pPrChange w:id="8757" w:author="He Han" w:date="2026-10-22T22:11:00Z">
                <w:pPr>
                  <w:pStyle w:val="afc"/>
                  <w:numPr>
                    <w:numId w:val="156"/>
                  </w:numPr>
                  <w:ind w:left="420" w:firstLineChars="0" w:hanging="420"/>
                </w:pPr>
              </w:pPrChange>
            </w:pPr>
            <w:ins w:id="8758"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539C72D1" w14:textId="77777777" w:rsidR="00153539" w:rsidRPr="00BB7730" w:rsidRDefault="00153539">
            <w:pPr>
              <w:pStyle w:val="afc"/>
              <w:numPr>
                <w:ilvl w:val="0"/>
                <w:numId w:val="168"/>
              </w:numPr>
              <w:ind w:firstLineChars="0"/>
              <w:rPr>
                <w:ins w:id="8759" w:author="He Han" w:date="2026-10-22T22:08:00Z"/>
                <w:rFonts w:ascii="Times New Roman" w:hAnsi="Times New Roman" w:cs="Times New Roman"/>
                <w:color w:val="auto"/>
                <w:sz w:val="18"/>
                <w:szCs w:val="18"/>
                <w:shd w:val="clear" w:color="auto" w:fill="FFFFFF"/>
              </w:rPr>
              <w:pPrChange w:id="8760" w:author="He Han" w:date="2026-10-22T22:11:00Z">
                <w:pPr>
                  <w:pStyle w:val="afc"/>
                  <w:numPr>
                    <w:numId w:val="156"/>
                  </w:numPr>
                  <w:ind w:left="420" w:firstLineChars="0" w:hanging="420"/>
                </w:pPr>
              </w:pPrChange>
            </w:pPr>
            <w:ins w:id="8761"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33EDAD4B" w14:textId="77777777" w:rsidR="00153539" w:rsidRPr="00BB7730" w:rsidRDefault="00153539">
            <w:pPr>
              <w:pStyle w:val="afc"/>
              <w:numPr>
                <w:ilvl w:val="0"/>
                <w:numId w:val="168"/>
              </w:numPr>
              <w:ind w:firstLineChars="0"/>
              <w:rPr>
                <w:ins w:id="8762" w:author="He Han" w:date="2026-10-22T22:08:00Z"/>
                <w:rFonts w:ascii="Times New Roman" w:hAnsi="Times New Roman" w:cs="Times New Roman"/>
                <w:color w:val="auto"/>
                <w:sz w:val="18"/>
                <w:szCs w:val="18"/>
                <w:shd w:val="clear" w:color="auto" w:fill="FFFFFF"/>
              </w:rPr>
              <w:pPrChange w:id="8763" w:author="He Han" w:date="2026-10-22T22:11:00Z">
                <w:pPr>
                  <w:pStyle w:val="afc"/>
                  <w:numPr>
                    <w:numId w:val="156"/>
                  </w:numPr>
                  <w:ind w:left="420" w:firstLineChars="0" w:hanging="420"/>
                </w:pPr>
              </w:pPrChange>
            </w:pPr>
            <w:ins w:id="8764" w:author="He Han" w:date="2026-10-22T22:08: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400E3614" w14:textId="05A040A0" w:rsidR="000B3418" w:rsidRPr="00BB7730" w:rsidDel="00153539" w:rsidRDefault="000B3418" w:rsidP="000B3418">
            <w:pPr>
              <w:rPr>
                <w:ins w:id="8765" w:author="Xuning Wei12232" w:date="2026-07-27T17:22:00Z"/>
                <w:del w:id="8766" w:author="He Han" w:date="2026-10-22T22:08:00Z"/>
                <w:rFonts w:ascii="Times New Roman" w:hAnsi="Times New Roman" w:cs="Times New Roman"/>
                <w:color w:val="auto"/>
                <w:sz w:val="18"/>
                <w:szCs w:val="18"/>
                <w:shd w:val="clear" w:color="auto" w:fill="FFFFFF"/>
              </w:rPr>
            </w:pPr>
            <w:ins w:id="8767" w:author="Xuning Wei12232" w:date="2026-07-27T17:22:00Z">
              <w:del w:id="8768" w:author="He Han" w:date="2026-10-12T13:44:00Z">
                <w:r w:rsidRPr="00BB7730" w:rsidDel="000E3A98">
                  <w:rPr>
                    <w:rFonts w:ascii="Times New Roman" w:hAnsi="Times New Roman" w:cs="Times New Roman"/>
                    <w:color w:val="00B0F0"/>
                    <w:sz w:val="18"/>
                    <w:szCs w:val="18"/>
                    <w:shd w:val="clear" w:color="auto" w:fill="FFFFFF"/>
                    <w:rPrChange w:id="8769" w:author="He Han" w:date="2026-10-12T14:27: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8770" w:author="He Han" w:date="2026-10-12T14:27: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8771" w:author="He Han" w:date="2026-10-12T14:27:00Z">
                      <w:rPr>
                        <w:rFonts w:ascii="Times New Roman" w:hAnsi="Times New Roman" w:cs="Times New Roman"/>
                        <w:color w:val="auto"/>
                        <w:sz w:val="18"/>
                        <w:szCs w:val="18"/>
                        <w:shd w:val="clear" w:color="auto" w:fill="FFFFFF"/>
                      </w:rPr>
                    </w:rPrChange>
                  </w:rPr>
                  <w:delText>material:</w:delText>
                </w:r>
              </w:del>
              <w:del w:id="8772" w:author="He Han" w:date="2026-10-22T22:08:00Z">
                <w:r w:rsidRPr="00BB7730" w:rsidDel="00153539">
                  <w:rPr>
                    <w:rFonts w:ascii="Times New Roman" w:hAnsi="Times New Roman" w:cs="Times New Roman"/>
                    <w:color w:val="auto"/>
                    <w:sz w:val="18"/>
                    <w:szCs w:val="18"/>
                    <w:shd w:val="clear" w:color="auto" w:fill="FFFFFF"/>
                  </w:rPr>
                  <w:delText xml:space="preserve"> Hastelloy (C-276)</w:delText>
                </w:r>
              </w:del>
            </w:ins>
          </w:p>
          <w:p w14:paraId="7C3D7621" w14:textId="659D7502" w:rsidR="000B3418" w:rsidRPr="00BB7730" w:rsidDel="00153539" w:rsidRDefault="000B3418" w:rsidP="000B3418">
            <w:pPr>
              <w:rPr>
                <w:ins w:id="8773" w:author="Xuning Wei12232" w:date="2026-07-27T17:22:00Z"/>
                <w:del w:id="8774" w:author="He Han" w:date="2026-10-22T22:08:00Z"/>
                <w:rFonts w:ascii="Times New Roman" w:eastAsiaTheme="minorEastAsia" w:hAnsi="Times New Roman" w:cs="Times New Roman"/>
                <w:color w:val="auto"/>
                <w:sz w:val="18"/>
                <w:szCs w:val="18"/>
                <w:shd w:val="clear" w:color="auto" w:fill="FFFFFF"/>
                <w:lang w:eastAsia="zh-CN"/>
              </w:rPr>
            </w:pPr>
            <w:ins w:id="8775" w:author="Xuning Wei12232" w:date="2026-07-27T17:22:00Z">
              <w:del w:id="8776" w:author="He Han" w:date="2026-10-22T22:08:00Z">
                <w:r w:rsidRPr="00BB7730" w:rsidDel="00153539">
                  <w:rPr>
                    <w:rFonts w:ascii="Times New Roman" w:hAnsi="Times New Roman" w:cs="Times New Roman"/>
                    <w:color w:val="auto"/>
                    <w:sz w:val="18"/>
                    <w:szCs w:val="18"/>
                    <w:shd w:val="clear" w:color="auto" w:fill="FFFFFF"/>
                  </w:rPr>
                  <w:delText xml:space="preserve">Agitator material: </w:delText>
                </w:r>
                <w:r w:rsidRPr="00BB7730" w:rsidDel="00153539">
                  <w:rPr>
                    <w:rFonts w:ascii="Times New Roman" w:hAnsi="Times New Roman" w:cs="Times New Roman"/>
                  </w:rPr>
                  <w:delText xml:space="preserve"> </w:delText>
                </w:r>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5CE9BA29" w14:textId="0EC5470F" w:rsidR="000B3418" w:rsidRPr="00BB7730" w:rsidDel="00153539" w:rsidRDefault="000B3418" w:rsidP="000B3418">
            <w:pPr>
              <w:rPr>
                <w:ins w:id="8777" w:author="Xuning Wei12232" w:date="2026-07-27T17:22:00Z"/>
                <w:del w:id="8778" w:author="He Han" w:date="2026-10-22T22:08:00Z"/>
                <w:rFonts w:ascii="Times New Roman" w:hAnsi="Times New Roman" w:cs="Times New Roman"/>
                <w:color w:val="0000FF"/>
                <w:sz w:val="18"/>
                <w:szCs w:val="18"/>
                <w:shd w:val="clear" w:color="auto" w:fill="FFFFFF"/>
              </w:rPr>
            </w:pPr>
            <w:ins w:id="8779" w:author="Xuning Wei12232" w:date="2026-07-27T17:22:00Z">
              <w:del w:id="8780"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0D979F93" w14:textId="4143BD1A" w:rsidR="000B3418" w:rsidRPr="00BB7730" w:rsidDel="00153539" w:rsidRDefault="000B3418" w:rsidP="000B3418">
            <w:pPr>
              <w:rPr>
                <w:ins w:id="8781" w:author="Xuning Wei12232" w:date="2026-07-27T17:22:00Z"/>
                <w:del w:id="8782" w:author="He Han" w:date="2026-10-22T22:08:00Z"/>
                <w:rFonts w:ascii="Times New Roman" w:hAnsi="Times New Roman" w:cs="Times New Roman"/>
                <w:color w:val="auto"/>
                <w:sz w:val="18"/>
                <w:szCs w:val="18"/>
                <w:shd w:val="clear" w:color="auto" w:fill="FFFFFF"/>
              </w:rPr>
            </w:pPr>
            <w:ins w:id="8783" w:author="Xuning Wei12232" w:date="2026-07-27T17:22:00Z">
              <w:del w:id="8784"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0CD1745E" w14:textId="5EBA6031" w:rsidR="000B3418" w:rsidRPr="00BB7730" w:rsidDel="00153539" w:rsidRDefault="000B3418" w:rsidP="000B3418">
            <w:pPr>
              <w:rPr>
                <w:ins w:id="8785" w:author="Xuning Wei12232" w:date="2026-07-27T17:22:00Z"/>
                <w:del w:id="8786" w:author="He Han" w:date="2026-10-22T22:08:00Z"/>
                <w:rFonts w:ascii="Times New Roman" w:hAnsi="Times New Roman" w:cs="Times New Roman"/>
                <w:color w:val="auto"/>
                <w:sz w:val="18"/>
                <w:szCs w:val="18"/>
                <w:shd w:val="clear" w:color="auto" w:fill="FFFFFF"/>
              </w:rPr>
            </w:pPr>
            <w:ins w:id="8787" w:author="Xuning Wei12232" w:date="2026-07-27T17:22:00Z">
              <w:del w:id="8788"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ins>
          </w:p>
          <w:p w14:paraId="5A69E2D5" w14:textId="2F091829" w:rsidR="000B3418" w:rsidRPr="00BB7730" w:rsidDel="00153539" w:rsidRDefault="000B3418" w:rsidP="000B3418">
            <w:pPr>
              <w:rPr>
                <w:ins w:id="8789" w:author="Xuning Wei12232" w:date="2026-07-27T17:22:00Z"/>
                <w:del w:id="8790" w:author="He Han" w:date="2026-10-22T22:08:00Z"/>
                <w:rFonts w:ascii="Times New Roman" w:hAnsi="Times New Roman" w:cs="Times New Roman"/>
                <w:color w:val="auto"/>
                <w:sz w:val="18"/>
                <w:szCs w:val="18"/>
                <w:shd w:val="clear" w:color="auto" w:fill="FFFFFF"/>
              </w:rPr>
            </w:pPr>
            <w:ins w:id="8791" w:author="Xuning Wei12232" w:date="2026-07-27T17:22:00Z">
              <w:del w:id="8792"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2B2FF76C" w14:textId="0AF0A701" w:rsidR="000B3418" w:rsidRPr="00BB7730" w:rsidDel="00153539" w:rsidRDefault="000B3418" w:rsidP="000B3418">
            <w:pPr>
              <w:rPr>
                <w:ins w:id="8793" w:author="Xuning Wei12232" w:date="2026-07-27T17:22:00Z"/>
                <w:del w:id="8794" w:author="He Han" w:date="2026-10-22T22:08:00Z"/>
                <w:rFonts w:ascii="Times New Roman" w:hAnsi="Times New Roman" w:cs="Times New Roman"/>
                <w:color w:val="auto"/>
                <w:sz w:val="18"/>
                <w:szCs w:val="18"/>
                <w:shd w:val="clear" w:color="auto" w:fill="FFFFFF"/>
              </w:rPr>
            </w:pPr>
            <w:ins w:id="8795" w:author="Xuning Wei12232" w:date="2026-07-27T17:22:00Z">
              <w:del w:id="8796"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6A33AF3E" w14:textId="4DEE76B1" w:rsidR="000B3418" w:rsidRPr="00BB7730" w:rsidDel="00153539" w:rsidRDefault="000B3418" w:rsidP="000B3418">
            <w:pPr>
              <w:rPr>
                <w:ins w:id="8797" w:author="Xuning Wei12232" w:date="2026-07-27T17:22:00Z"/>
                <w:del w:id="8798" w:author="He Han" w:date="2026-10-22T22:08:00Z"/>
                <w:rFonts w:ascii="Times New Roman" w:hAnsi="Times New Roman" w:cs="Times New Roman"/>
                <w:color w:val="FF0000"/>
                <w:sz w:val="18"/>
                <w:szCs w:val="18"/>
                <w:shd w:val="clear" w:color="auto" w:fill="FFFFFF"/>
                <w:rPrChange w:id="8799" w:author="Johan Granander" w:date="2026-07-28T15:03:00Z">
                  <w:rPr>
                    <w:ins w:id="8800" w:author="Xuning Wei12232" w:date="2026-07-27T17:22:00Z"/>
                    <w:del w:id="8801" w:author="He Han" w:date="2026-10-22T22:08:00Z"/>
                    <w:rFonts w:ascii="Times New Roman" w:hAnsi="Times New Roman" w:cs="Times New Roman"/>
                    <w:color w:val="FF0000"/>
                    <w:sz w:val="18"/>
                    <w:szCs w:val="18"/>
                    <w:shd w:val="clear" w:color="auto" w:fill="FFFFFF"/>
                    <w:lang w:val="sv-SE"/>
                  </w:rPr>
                </w:rPrChange>
              </w:rPr>
            </w:pPr>
            <w:ins w:id="8802" w:author="Xuning Wei12232" w:date="2026-07-27T17:22:00Z">
              <w:del w:id="8803" w:author="He Han" w:date="2026-10-22T22:08:00Z">
                <w:r w:rsidRPr="00BB7730" w:rsidDel="00153539">
                  <w:rPr>
                    <w:rFonts w:ascii="Times New Roman" w:hAnsi="Times New Roman" w:cs="Times New Roman"/>
                    <w:color w:val="FF0000"/>
                    <w:sz w:val="18"/>
                    <w:szCs w:val="18"/>
                    <w:shd w:val="clear" w:color="auto" w:fill="FFFFFF"/>
                    <w:rPrChange w:id="8804"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5BD6C287" w14:textId="504C4EB3" w:rsidR="000B3418" w:rsidRPr="00BB7730" w:rsidDel="00153539" w:rsidRDefault="000B3418" w:rsidP="000B3418">
            <w:pPr>
              <w:rPr>
                <w:ins w:id="8805" w:author="Xuning Wei12232" w:date="2026-07-27T17:22:00Z"/>
                <w:del w:id="8806" w:author="He Han" w:date="2026-10-22T22:08:00Z"/>
                <w:rFonts w:ascii="Times New Roman" w:hAnsi="Times New Roman" w:cs="Times New Roman"/>
                <w:color w:val="auto"/>
                <w:sz w:val="18"/>
                <w:szCs w:val="18"/>
                <w:shd w:val="clear" w:color="auto" w:fill="FFFFFF"/>
                <w:rPrChange w:id="8807" w:author="Johan Granander" w:date="2026-07-28T15:03:00Z">
                  <w:rPr>
                    <w:ins w:id="8808" w:author="Xuning Wei12232" w:date="2026-07-27T17:22:00Z"/>
                    <w:del w:id="8809" w:author="He Han" w:date="2026-10-22T22:08:00Z"/>
                    <w:rFonts w:ascii="Times New Roman" w:hAnsi="Times New Roman" w:cs="Times New Roman"/>
                    <w:color w:val="auto"/>
                    <w:sz w:val="18"/>
                    <w:szCs w:val="18"/>
                    <w:shd w:val="clear" w:color="auto" w:fill="FFFFFF"/>
                    <w:lang w:val="sv-SE"/>
                  </w:rPr>
                </w:rPrChange>
              </w:rPr>
            </w:pPr>
            <w:ins w:id="8810" w:author="Xuning Wei12232" w:date="2026-07-27T17:22:00Z">
              <w:del w:id="8811" w:author="He Han" w:date="2026-10-22T22:08:00Z">
                <w:r w:rsidRPr="00BB7730" w:rsidDel="00153539">
                  <w:rPr>
                    <w:rFonts w:ascii="Times New Roman" w:hAnsi="Times New Roman" w:cs="Times New Roman"/>
                    <w:color w:val="auto"/>
                    <w:sz w:val="18"/>
                    <w:szCs w:val="18"/>
                    <w:shd w:val="clear" w:color="auto" w:fill="FFFFFF"/>
                    <w:rPrChange w:id="8812"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58F18930" w14:textId="38C3CF1E" w:rsidR="000B3418" w:rsidRPr="00BB7730" w:rsidDel="00153539" w:rsidRDefault="000B3418" w:rsidP="000B3418">
            <w:pPr>
              <w:rPr>
                <w:ins w:id="8813" w:author="Xuning Wei12232" w:date="2026-07-27T17:22:00Z"/>
                <w:del w:id="8814" w:author="He Han" w:date="2026-10-22T22:08:00Z"/>
                <w:rFonts w:ascii="Times New Roman" w:hAnsi="Times New Roman" w:cs="Times New Roman"/>
                <w:b/>
                <w:color w:val="auto"/>
                <w:sz w:val="18"/>
                <w:szCs w:val="18"/>
                <w:shd w:val="clear" w:color="auto" w:fill="FFFFFF"/>
              </w:rPr>
            </w:pPr>
            <w:ins w:id="8815" w:author="Xuning Wei12232" w:date="2026-07-27T17:22:00Z">
              <w:del w:id="8816"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8817" w:author="He Han" w:date="2026-10-12T14:27:00Z">
                <w:r w:rsidRPr="00BB7730" w:rsidDel="006379C0">
                  <w:rPr>
                    <w:rFonts w:ascii="Times New Roman" w:hAnsi="Times New Roman" w:cs="Times New Roman"/>
                    <w:color w:val="auto"/>
                    <w:sz w:val="18"/>
                    <w:szCs w:val="18"/>
                    <w:shd w:val="clear" w:color="auto" w:fill="FFFFFF"/>
                  </w:rPr>
                  <w:delText>304 &amp; 316L</w:delText>
                </w:r>
              </w:del>
            </w:ins>
          </w:p>
          <w:p w14:paraId="4528CF9A" w14:textId="1DA6A5CA" w:rsidR="000B3418" w:rsidRPr="00BB7730" w:rsidDel="00153539" w:rsidRDefault="000B3418" w:rsidP="000B3418">
            <w:pPr>
              <w:rPr>
                <w:ins w:id="8818" w:author="Xuning Wei12232" w:date="2026-07-27T17:22:00Z"/>
                <w:del w:id="8819" w:author="He Han" w:date="2026-10-22T22:08:00Z"/>
                <w:rFonts w:ascii="Times New Roman" w:eastAsiaTheme="minorEastAsia" w:hAnsi="Times New Roman" w:cs="Times New Roman"/>
                <w:color w:val="auto"/>
                <w:sz w:val="18"/>
                <w:szCs w:val="18"/>
                <w:shd w:val="clear" w:color="auto" w:fill="FFFFFF"/>
                <w:lang w:eastAsia="zh-CN"/>
              </w:rPr>
            </w:pPr>
            <w:ins w:id="8820" w:author="Xuning Wei12232" w:date="2026-07-27T17:22:00Z">
              <w:del w:id="8821"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49B126A1" w14:textId="1D32FA92" w:rsidR="000B3418" w:rsidRPr="00BB7730" w:rsidDel="00153539" w:rsidRDefault="000B3418" w:rsidP="000B3418">
            <w:pPr>
              <w:rPr>
                <w:ins w:id="8822" w:author="Xuning Wei12232" w:date="2026-07-27T17:22:00Z"/>
                <w:del w:id="8823" w:author="He Han" w:date="2026-10-22T22:08:00Z"/>
                <w:rFonts w:ascii="Times New Roman" w:hAnsi="Times New Roman" w:cs="Times New Roman"/>
                <w:color w:val="auto"/>
                <w:sz w:val="18"/>
                <w:szCs w:val="18"/>
                <w:shd w:val="clear" w:color="auto" w:fill="FFFFFF"/>
              </w:rPr>
            </w:pPr>
            <w:ins w:id="8824" w:author="Xuning Wei12232" w:date="2026-07-27T17:22:00Z">
              <w:del w:id="8825"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51EDFBAE" w14:textId="13313F8E" w:rsidR="009478EE" w:rsidRPr="00BB7730" w:rsidDel="00153539" w:rsidRDefault="000B3418" w:rsidP="000B3418">
            <w:pPr>
              <w:jc w:val="both"/>
              <w:rPr>
                <w:del w:id="8826" w:author="He Han" w:date="2026-10-22T22:08:00Z"/>
                <w:rFonts w:ascii="Times New Roman" w:hAnsi="Times New Roman" w:cs="Times New Roman"/>
                <w:color w:val="auto"/>
                <w:sz w:val="18"/>
                <w:szCs w:val="18"/>
                <w:shd w:val="clear" w:color="auto" w:fill="FFFFFF"/>
              </w:rPr>
            </w:pPr>
            <w:ins w:id="8827" w:author="Xuning Wei12232" w:date="2026-07-27T17:22:00Z">
              <w:del w:id="8828" w:author="He Han" w:date="2026-10-22T22:08:00Z">
                <w:r w:rsidRPr="00BB7730" w:rsidDel="00153539">
                  <w:rPr>
                    <w:rFonts w:ascii="Times New Roman" w:hAnsi="Times New Roman" w:cs="Times New Roman"/>
                    <w:color w:val="0000FF"/>
                    <w:sz w:val="18"/>
                    <w:szCs w:val="18"/>
                  </w:rPr>
                  <w:delText xml:space="preserve">Mechanical seal: </w:delText>
                </w:r>
              </w:del>
              <w:del w:id="8829" w:author="He Han" w:date="2026-10-12T14:27:00Z">
                <w:r w:rsidRPr="00BB7730" w:rsidDel="006379C0">
                  <w:rPr>
                    <w:rFonts w:ascii="Times New Roman" w:hAnsi="Times New Roman" w:cs="Times New Roman"/>
                    <w:color w:val="0000FF"/>
                    <w:sz w:val="18"/>
                    <w:szCs w:val="18"/>
                    <w:shd w:val="clear" w:color="auto" w:fill="FFFFFF"/>
                  </w:rPr>
                  <w:delText>304SS</w:delText>
                </w:r>
              </w:del>
              <w:del w:id="8830" w:author="He Han" w:date="2026-10-22T22:08:00Z">
                <w:r w:rsidRPr="00BB7730" w:rsidDel="00153539">
                  <w:rPr>
                    <w:rFonts w:ascii="Times New Roman" w:hAnsi="Times New Roman" w:cs="Times New Roman"/>
                    <w:color w:val="0000FF"/>
                    <w:sz w:val="18"/>
                    <w:szCs w:val="18"/>
                    <w:shd w:val="clear" w:color="auto" w:fill="FFFFFF"/>
                  </w:rPr>
                  <w:delText xml:space="preserve"> &amp; PTFE &amp; FFKM Gloves: </w:delText>
                </w:r>
              </w:del>
              <w:del w:id="8831" w:author="He Han" w:date="2026-10-19T16:38:00Z">
                <w:r w:rsidRPr="00BB7730" w:rsidDel="00467D71">
                  <w:rPr>
                    <w:rFonts w:ascii="Times New Roman" w:hAnsi="Times New Roman" w:cs="Times New Roman"/>
                    <w:color w:val="0000FF"/>
                    <w:sz w:val="18"/>
                    <w:szCs w:val="18"/>
                    <w:shd w:val="clear" w:color="auto" w:fill="FFFFFF"/>
                  </w:rPr>
                  <w:delText>CSPE</w:delText>
                </w:r>
              </w:del>
            </w:ins>
            <w:del w:id="8832" w:author="He Han" w:date="2026-10-22T22:08:00Z">
              <w:r w:rsidR="009478EE" w:rsidRPr="00BB7730" w:rsidDel="00153539">
                <w:rPr>
                  <w:rFonts w:ascii="Times New Roman" w:hAnsi="Times New Roman" w:cs="Times New Roman"/>
                  <w:color w:val="auto"/>
                  <w:sz w:val="18"/>
                  <w:szCs w:val="18"/>
                  <w:shd w:val="clear" w:color="auto" w:fill="FFFFFF"/>
                </w:rPr>
                <w:delText>Transfer pump material:SS</w:delText>
              </w:r>
            </w:del>
            <w:ins w:id="8833" w:author="Johan Granander" w:date="2026-05-04T11:52:00Z">
              <w:del w:id="8834" w:author="He Han" w:date="2026-10-22T22:08:00Z">
                <w:r w:rsidR="009478EE" w:rsidRPr="00BB7730" w:rsidDel="00153539">
                  <w:rPr>
                    <w:rFonts w:ascii="Times New Roman" w:hAnsi="Times New Roman" w:cs="Times New Roman"/>
                    <w:color w:val="auto"/>
                    <w:sz w:val="18"/>
                    <w:szCs w:val="18"/>
                    <w:shd w:val="clear" w:color="auto" w:fill="FFFFFF"/>
                  </w:rPr>
                  <w:delText>material: SS</w:delText>
                </w:r>
              </w:del>
            </w:ins>
            <w:del w:id="8835" w:author="He Han" w:date="2026-10-22T22:08:00Z">
              <w:r w:rsidR="009478EE" w:rsidRPr="00BB7730" w:rsidDel="00153539">
                <w:rPr>
                  <w:rFonts w:ascii="Times New Roman" w:hAnsi="Times New Roman" w:cs="Times New Roman"/>
                  <w:color w:val="auto"/>
                  <w:sz w:val="18"/>
                  <w:szCs w:val="18"/>
                  <w:shd w:val="clear" w:color="auto" w:fill="FFFFFF"/>
                </w:rPr>
                <w:delText>316+PTFE</w:delText>
              </w:r>
            </w:del>
          </w:p>
          <w:p w14:paraId="31DD20D9" w14:textId="635FD7C4" w:rsidR="009478EE" w:rsidRPr="00BB7730" w:rsidDel="00153539" w:rsidRDefault="009478EE" w:rsidP="009478EE">
            <w:pPr>
              <w:jc w:val="both"/>
              <w:rPr>
                <w:del w:id="8836" w:author="He Han" w:date="2026-10-22T22:08:00Z"/>
                <w:rFonts w:ascii="Times New Roman" w:eastAsia="仿宋_GB2312" w:hAnsi="Times New Roman" w:cs="Times New Roman"/>
                <w:color w:val="auto"/>
                <w:sz w:val="18"/>
                <w:szCs w:val="18"/>
              </w:rPr>
            </w:pPr>
            <w:del w:id="8837" w:author="He Han" w:date="2026-10-22T22:08:00Z">
              <w:r w:rsidRPr="00BB7730" w:rsidDel="00153539">
                <w:rPr>
                  <w:rFonts w:ascii="Times New Roman" w:eastAsia="仿宋_GB2312" w:hAnsi="Times New Roman" w:cs="Times New Roman"/>
                  <w:color w:val="auto"/>
                  <w:sz w:val="18"/>
                  <w:szCs w:val="18"/>
                </w:rPr>
                <w:delText>Charging line: SS</w:delText>
              </w:r>
            </w:del>
          </w:p>
          <w:p w14:paraId="0B41E81F" w14:textId="71E0F89E" w:rsidR="009478EE" w:rsidRPr="00BB7730" w:rsidDel="00153539" w:rsidRDefault="009478EE" w:rsidP="009478EE">
            <w:pPr>
              <w:jc w:val="both"/>
              <w:rPr>
                <w:del w:id="8838" w:author="He Han" w:date="2026-10-22T22:08:00Z"/>
                <w:rFonts w:ascii="Times New Roman" w:eastAsia="仿宋_GB2312" w:hAnsi="Times New Roman" w:cs="Times New Roman"/>
                <w:color w:val="auto"/>
                <w:sz w:val="18"/>
                <w:szCs w:val="18"/>
                <w:lang w:val="en-IE"/>
                <w:rPrChange w:id="8839" w:author="Johan Granander" w:date="2026-07-28T15:03:00Z">
                  <w:rPr>
                    <w:del w:id="8840" w:author="He Han" w:date="2026-10-22T22:08:00Z"/>
                    <w:rFonts w:ascii="Times New Roman" w:eastAsia="仿宋_GB2312" w:hAnsi="Times New Roman" w:cs="Times New Roman"/>
                    <w:color w:val="auto"/>
                    <w:sz w:val="18"/>
                    <w:szCs w:val="18"/>
                  </w:rPr>
                </w:rPrChange>
              </w:rPr>
            </w:pPr>
            <w:del w:id="8841" w:author="He Han" w:date="2026-10-22T22:08:00Z">
              <w:r w:rsidRPr="00BB7730" w:rsidDel="00153539">
                <w:rPr>
                  <w:rFonts w:ascii="Times New Roman" w:hAnsi="Times New Roman" w:cs="Times New Roman"/>
                  <w:color w:val="auto"/>
                  <w:sz w:val="18"/>
                  <w:szCs w:val="18"/>
                  <w:shd w:val="clear" w:color="auto" w:fill="FFFFFF"/>
                  <w:lang w:val="en-IE"/>
                  <w:rPrChange w:id="8842"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8843" w:author="Johan Granander" w:date="2026-07-28T15:03:00Z">
                    <w:rPr>
                      <w:rFonts w:ascii="Times New Roman" w:eastAsia="仿宋_GB2312" w:hAnsi="Times New Roman" w:cs="Times New Roman"/>
                      <w:color w:val="auto"/>
                      <w:sz w:val="18"/>
                      <w:szCs w:val="18"/>
                    </w:rPr>
                  </w:rPrChange>
                </w:rPr>
                <w:delText>PTFE</w:delText>
              </w:r>
            </w:del>
          </w:p>
          <w:p w14:paraId="7A72A514" w14:textId="5EAEC0F4" w:rsidR="009478EE" w:rsidRPr="00BB7730" w:rsidDel="00153539" w:rsidRDefault="009478EE" w:rsidP="009478EE">
            <w:pPr>
              <w:jc w:val="both"/>
              <w:rPr>
                <w:del w:id="8844" w:author="He Han" w:date="2026-10-22T22:08:00Z"/>
                <w:rFonts w:ascii="Times New Roman" w:hAnsi="Times New Roman" w:cs="Times New Roman"/>
                <w:color w:val="auto"/>
                <w:sz w:val="18"/>
                <w:szCs w:val="18"/>
                <w:shd w:val="clear" w:color="auto" w:fill="FFFFFF"/>
                <w:lang w:val="en-IE"/>
                <w:rPrChange w:id="8845" w:author="Johan Granander" w:date="2026-07-28T15:03:00Z">
                  <w:rPr>
                    <w:del w:id="8846" w:author="He Han" w:date="2026-10-22T22:08:00Z"/>
                    <w:rFonts w:ascii="Times New Roman" w:hAnsi="Times New Roman" w:cs="Times New Roman"/>
                    <w:color w:val="auto"/>
                    <w:sz w:val="18"/>
                    <w:szCs w:val="18"/>
                    <w:shd w:val="clear" w:color="auto" w:fill="FFFFFF"/>
                  </w:rPr>
                </w:rPrChange>
              </w:rPr>
            </w:pPr>
            <w:del w:id="8847" w:author="He Han" w:date="2026-10-22T22:08:00Z">
              <w:r w:rsidRPr="00BB7730" w:rsidDel="00153539">
                <w:rPr>
                  <w:rFonts w:ascii="Times New Roman" w:hAnsi="Times New Roman" w:cs="Times New Roman"/>
                  <w:color w:val="auto"/>
                  <w:sz w:val="18"/>
                  <w:szCs w:val="18"/>
                  <w:shd w:val="clear" w:color="auto" w:fill="FFFFFF"/>
                  <w:lang w:val="en-IE"/>
                  <w:rPrChange w:id="8848" w:author="Johan Granander" w:date="2026-07-28T15:03:00Z">
                    <w:rPr>
                      <w:rFonts w:ascii="Times New Roman" w:hAnsi="Times New Roman" w:cs="Times New Roman"/>
                      <w:color w:val="auto"/>
                      <w:sz w:val="18"/>
                      <w:szCs w:val="18"/>
                      <w:shd w:val="clear" w:color="auto" w:fill="FFFFFF"/>
                    </w:rPr>
                  </w:rPrChange>
                </w:rPr>
                <w:delText>Sight glass: Glass</w:delText>
              </w:r>
            </w:del>
          </w:p>
          <w:p w14:paraId="1B33FCD5" w14:textId="6FCB9F6F" w:rsidR="009478EE" w:rsidRPr="00BB7730" w:rsidDel="00153539" w:rsidRDefault="009478EE" w:rsidP="009478EE">
            <w:pPr>
              <w:jc w:val="both"/>
              <w:rPr>
                <w:del w:id="8849" w:author="He Han" w:date="2026-10-22T22:08:00Z"/>
                <w:rFonts w:ascii="Times New Roman" w:eastAsia="仿宋_GB2312" w:hAnsi="Times New Roman" w:cs="Times New Roman"/>
                <w:color w:val="auto"/>
                <w:sz w:val="18"/>
                <w:szCs w:val="18"/>
                <w:lang w:val="en-IE"/>
                <w:rPrChange w:id="8850" w:author="Johan Granander" w:date="2026-07-28T15:03:00Z">
                  <w:rPr>
                    <w:del w:id="8851" w:author="He Han" w:date="2026-10-22T22:08:00Z"/>
                    <w:rFonts w:ascii="Times New Roman" w:eastAsia="仿宋_GB2312" w:hAnsi="Times New Roman" w:cs="Times New Roman"/>
                    <w:color w:val="auto"/>
                    <w:sz w:val="18"/>
                    <w:szCs w:val="18"/>
                  </w:rPr>
                </w:rPrChange>
              </w:rPr>
            </w:pPr>
            <w:del w:id="8852" w:author="He Han" w:date="2026-10-22T22:08:00Z">
              <w:r w:rsidRPr="00BB7730" w:rsidDel="00153539">
                <w:rPr>
                  <w:rFonts w:ascii="Times New Roman" w:hAnsi="Times New Roman" w:cs="Times New Roman"/>
                  <w:color w:val="auto"/>
                  <w:sz w:val="18"/>
                  <w:szCs w:val="18"/>
                  <w:shd w:val="clear" w:color="auto" w:fill="FFFFFF"/>
                  <w:lang w:val="en-IE"/>
                  <w:rPrChange w:id="8853"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8854" w:author="Johan Granander" w:date="2026-07-28T15:03:00Z">
                    <w:rPr>
                      <w:rFonts w:ascii="Times New Roman" w:eastAsia="仿宋_GB2312" w:hAnsi="Times New Roman" w:cs="Times New Roman"/>
                      <w:color w:val="auto"/>
                      <w:sz w:val="18"/>
                      <w:szCs w:val="18"/>
                    </w:rPr>
                  </w:rPrChange>
                </w:rPr>
                <w:delText xml:space="preserve"> 316L</w:delText>
              </w:r>
            </w:del>
          </w:p>
          <w:p w14:paraId="42F4BFBD" w14:textId="620EBB78" w:rsidR="00C65197" w:rsidRPr="00BB7730" w:rsidDel="00153539" w:rsidRDefault="009478EE" w:rsidP="00C65197">
            <w:pPr>
              <w:jc w:val="both"/>
              <w:rPr>
                <w:del w:id="8855" w:author="He Han" w:date="2026-10-22T22:08:00Z"/>
                <w:rFonts w:ascii="Times New Roman" w:eastAsiaTheme="minorEastAsia" w:hAnsi="Times New Roman" w:cs="Times New Roman"/>
                <w:color w:val="auto"/>
                <w:sz w:val="18"/>
                <w:szCs w:val="18"/>
                <w:shd w:val="clear" w:color="auto" w:fill="FFFFFF"/>
                <w:lang w:eastAsia="zh-CN"/>
              </w:rPr>
            </w:pPr>
            <w:del w:id="8856" w:author="He Han" w:date="2026-10-22T22:08: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426C84EF" w14:textId="43233E83" w:rsidR="00C65197" w:rsidRPr="00BB7730" w:rsidDel="00153539" w:rsidRDefault="00C65197" w:rsidP="00C65197">
            <w:pPr>
              <w:jc w:val="both"/>
              <w:rPr>
                <w:del w:id="8857" w:author="He Han" w:date="2026-10-22T22:08:00Z"/>
                <w:rFonts w:ascii="Times New Roman" w:hAnsi="Times New Roman" w:cs="Times New Roman"/>
                <w:color w:val="0000FF"/>
                <w:sz w:val="18"/>
                <w:szCs w:val="18"/>
                <w:shd w:val="clear" w:color="auto" w:fill="FFFFFF"/>
              </w:rPr>
            </w:pPr>
            <w:del w:id="8858" w:author="He Han" w:date="2026-10-22T22:08: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5F0F330D" w14:textId="3A21FE6F" w:rsidR="009478EE" w:rsidRPr="00BB7730" w:rsidDel="00153539" w:rsidRDefault="009478EE" w:rsidP="009478EE">
            <w:pPr>
              <w:jc w:val="both"/>
              <w:rPr>
                <w:del w:id="8859" w:author="He Han" w:date="2026-10-22T22:08:00Z"/>
                <w:rFonts w:ascii="Times New Roman" w:hAnsi="Times New Roman" w:cs="Times New Roman"/>
                <w:color w:val="auto"/>
                <w:sz w:val="18"/>
                <w:szCs w:val="18"/>
                <w:shd w:val="clear" w:color="auto" w:fill="FFFFFF"/>
              </w:rPr>
            </w:pPr>
            <w:del w:id="8860" w:author="He Han" w:date="2026-10-22T22:08:00Z">
              <w:r w:rsidRPr="00BB7730" w:rsidDel="00153539">
                <w:rPr>
                  <w:rFonts w:ascii="Times New Roman" w:hAnsi="Times New Roman" w:cs="Times New Roman"/>
                  <w:color w:val="auto"/>
                  <w:sz w:val="18"/>
                  <w:szCs w:val="18"/>
                  <w:shd w:val="clear" w:color="auto" w:fill="FFFFFF"/>
                </w:rPr>
                <w:delText>Sampling pipeline: SS</w:delText>
              </w:r>
            </w:del>
          </w:p>
          <w:p w14:paraId="5E636B84" w14:textId="452AAFCE" w:rsidR="009478EE" w:rsidRPr="00BB7730" w:rsidRDefault="009478EE" w:rsidP="009478EE">
            <w:pPr>
              <w:jc w:val="both"/>
              <w:rPr>
                <w:rFonts w:ascii="Times New Roman" w:hAnsi="Times New Roman" w:cs="Times New Roman"/>
                <w:color w:val="auto"/>
                <w:sz w:val="18"/>
                <w:szCs w:val="18"/>
                <w:shd w:val="clear" w:color="auto" w:fill="FFFFFF"/>
              </w:rPr>
            </w:pPr>
            <w:del w:id="8861" w:author="He Han" w:date="2026-10-22T22:08: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8862" w:author="Xuning Wei12232" w:date="2026-07-27T18:11:00Z">
              <w:tcPr>
                <w:tcW w:w="388" w:type="pct"/>
                <w:gridSpan w:val="4"/>
                <w:vMerge w:val="restart"/>
                <w:shd w:val="clear" w:color="auto" w:fill="FFFFFF" w:themeFill="background1"/>
                <w:vAlign w:val="center"/>
              </w:tcPr>
            </w:tcPrChange>
          </w:tcPr>
          <w:p w14:paraId="2720813E" w14:textId="77777777" w:rsidR="009478EE" w:rsidRPr="00BB7730" w:rsidRDefault="009478EE" w:rsidP="009478EE">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8863" w:author="Xuning Wei12232" w:date="2026-07-27T18:11:00Z">
              <w:tcPr>
                <w:tcW w:w="354" w:type="pct"/>
                <w:gridSpan w:val="3"/>
                <w:vMerge w:val="restart"/>
                <w:shd w:val="clear" w:color="auto" w:fill="FFFFFF" w:themeFill="background1"/>
                <w:vAlign w:val="center"/>
              </w:tcPr>
            </w:tcPrChange>
          </w:tcPr>
          <w:p w14:paraId="250AFCA5" w14:textId="77777777" w:rsidR="009478EE" w:rsidRPr="00BB7730" w:rsidRDefault="009478EE" w:rsidP="009478EE">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8864" w:author="Xuning Wei12232" w:date="2026-07-27T18:11:00Z">
              <w:tcPr>
                <w:tcW w:w="322" w:type="pct"/>
                <w:gridSpan w:val="3"/>
                <w:vAlign w:val="center"/>
              </w:tcPr>
            </w:tcPrChange>
          </w:tcPr>
          <w:p w14:paraId="318B069B" w14:textId="77777777" w:rsidR="009478EE" w:rsidRPr="00BB7730" w:rsidRDefault="003E162E" w:rsidP="009478EE">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64754855"/>
                <w14:checkbox>
                  <w14:checked w14:val="1"/>
                  <w14:checkedState w14:val="2612" w14:font="MS Gothic"/>
                  <w14:uncheckedState w14:val="2610" w14:font="MS Gothic"/>
                </w14:checkbox>
              </w:sdtPr>
              <w:sdtEndPr/>
              <w:sdtContent>
                <w:r w:rsidR="009478EE" w:rsidRPr="00BB7730">
                  <w:rPr>
                    <w:rFonts w:ascii="Segoe UI Symbol" w:eastAsia="仿宋_GB2312" w:hAnsi="Segoe UI Symbol" w:cs="Segoe UI Symbol"/>
                    <w:color w:val="auto"/>
                    <w:sz w:val="18"/>
                    <w:szCs w:val="18"/>
                  </w:rPr>
                  <w:t>☒</w:t>
                </w:r>
              </w:sdtContent>
            </w:sdt>
            <w:r w:rsidR="009478EE" w:rsidRPr="00BB7730">
              <w:rPr>
                <w:rFonts w:ascii="Times New Roman" w:eastAsia="仿宋_GB2312" w:hAnsi="Times New Roman" w:cs="Times New Roman"/>
                <w:color w:val="auto"/>
                <w:sz w:val="18"/>
                <w:szCs w:val="18"/>
              </w:rPr>
              <w:t>Yes</w:t>
            </w:r>
          </w:p>
        </w:tc>
        <w:tc>
          <w:tcPr>
            <w:tcW w:w="638" w:type="pct"/>
            <w:vAlign w:val="center"/>
            <w:tcPrChange w:id="8865" w:author="Xuning Wei12232" w:date="2026-07-27T18:11:00Z">
              <w:tcPr>
                <w:tcW w:w="733" w:type="pct"/>
                <w:gridSpan w:val="3"/>
                <w:vAlign w:val="center"/>
              </w:tcPr>
            </w:tcPrChange>
          </w:tcPr>
          <w:p w14:paraId="3C67D661" w14:textId="77777777" w:rsidR="009478EE" w:rsidRPr="00BB7730" w:rsidRDefault="003E162E" w:rsidP="009478EE">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792008022"/>
                <w14:checkbox>
                  <w14:checked w14:val="0"/>
                  <w14:checkedState w14:val="2612" w14:font="MS Gothic"/>
                  <w14:uncheckedState w14:val="2610" w14:font="MS Gothic"/>
                </w14:checkbox>
              </w:sdtPr>
              <w:sdtEndPr/>
              <w:sdtContent>
                <w:r w:rsidR="009478EE" w:rsidRPr="00BB7730">
                  <w:rPr>
                    <w:rFonts w:ascii="Segoe UI Symbol" w:eastAsia="仿宋_GB2312" w:hAnsi="Segoe UI Symbol" w:cs="Segoe UI Symbol"/>
                    <w:color w:val="auto"/>
                    <w:sz w:val="18"/>
                    <w:szCs w:val="18"/>
                  </w:rPr>
                  <w:t>☐</w:t>
                </w:r>
              </w:sdtContent>
            </w:sdt>
            <w:r w:rsidR="009478EE"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8866" w:author="Xuning Wei12232" w:date="2026-07-27T18:11:00Z">
              <w:tcPr>
                <w:tcW w:w="654" w:type="pct"/>
                <w:vMerge w:val="restart"/>
                <w:vAlign w:val="center"/>
              </w:tcPr>
            </w:tcPrChange>
          </w:tcPr>
          <w:p w14:paraId="622502CE" w14:textId="77777777" w:rsidR="009478EE" w:rsidRPr="00BB7730" w:rsidRDefault="003E162E" w:rsidP="009478EE">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51891369"/>
                <w14:checkbox>
                  <w14:checked w14:val="0"/>
                  <w14:checkedState w14:val="2612" w14:font="MS Gothic"/>
                  <w14:uncheckedState w14:val="2610" w14:font="MS Gothic"/>
                </w14:checkbox>
              </w:sdtPr>
              <w:sdtEndPr/>
              <w:sdtContent>
                <w:r w:rsidR="009478EE" w:rsidRPr="00BB7730">
                  <w:rPr>
                    <w:rFonts w:ascii="Segoe UI Symbol" w:eastAsia="MS Gothic" w:hAnsi="Segoe UI Symbol" w:cs="Segoe UI Symbol"/>
                    <w:b/>
                    <w:color w:val="auto"/>
                    <w:sz w:val="18"/>
                    <w:szCs w:val="18"/>
                  </w:rPr>
                  <w:t>☐</w:t>
                </w:r>
              </w:sdtContent>
            </w:sdt>
            <w:r w:rsidR="009478EE" w:rsidRPr="00BB7730">
              <w:rPr>
                <w:rFonts w:ascii="Times New Roman" w:eastAsia="仿宋_GB2312" w:hAnsi="Times New Roman" w:cs="Times New Roman"/>
                <w:color w:val="auto"/>
                <w:kern w:val="0"/>
                <w:sz w:val="18"/>
                <w:szCs w:val="18"/>
              </w:rPr>
              <w:t xml:space="preserve"> </w:t>
            </w:r>
            <w:r w:rsidR="009478EE" w:rsidRPr="00BB7730">
              <w:rPr>
                <w:rFonts w:ascii="Times New Roman" w:eastAsia="仿宋_GB2312" w:hAnsi="Times New Roman" w:cs="Times New Roman"/>
                <w:color w:val="auto"/>
                <w:kern w:val="0"/>
                <w:sz w:val="18"/>
                <w:szCs w:val="18"/>
                <w:lang w:eastAsia="zh-CN"/>
              </w:rPr>
              <w:t>Asymchem R&amp;D Lab:</w:t>
            </w:r>
            <w:r w:rsidR="009478EE" w:rsidRPr="00BB7730">
              <w:rPr>
                <w:rFonts w:ascii="Times New Roman" w:eastAsia="仿宋_GB2312" w:hAnsi="Times New Roman" w:cs="Times New Roman"/>
                <w:color w:val="auto"/>
                <w:kern w:val="0"/>
                <w:sz w:val="18"/>
                <w:szCs w:val="18"/>
                <w:u w:val="single"/>
                <w:lang w:eastAsia="zh-CN"/>
              </w:rPr>
              <w:t xml:space="preserve"> N/A </w:t>
            </w:r>
          </w:p>
          <w:p w14:paraId="40E98DA6" w14:textId="142A1A6A" w:rsidR="009478EE" w:rsidRPr="00BB7730" w:rsidRDefault="003E162E" w:rsidP="009478EE">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45697363"/>
                <w14:checkbox>
                  <w14:checked w14:val="1"/>
                  <w14:checkedState w14:val="2612" w14:font="MS Gothic"/>
                  <w14:uncheckedState w14:val="2610" w14:font="MS Gothic"/>
                </w14:checkbox>
              </w:sdtPr>
              <w:sdtEndPr/>
              <w:sdtContent>
                <w:r w:rsidR="009478EE" w:rsidRPr="00BB7730">
                  <w:rPr>
                    <w:rFonts w:ascii="Segoe UI Symbol" w:eastAsia="MS Gothic" w:hAnsi="Segoe UI Symbol" w:cs="Segoe UI Symbol"/>
                    <w:b/>
                    <w:color w:val="auto"/>
                    <w:sz w:val="18"/>
                    <w:szCs w:val="18"/>
                  </w:rPr>
                  <w:t>☒</w:t>
                </w:r>
              </w:sdtContent>
            </w:sdt>
            <w:r w:rsidR="009478EE" w:rsidRPr="00BB7730">
              <w:rPr>
                <w:rFonts w:ascii="Times New Roman" w:eastAsia="仿宋_GB2312" w:hAnsi="Times New Roman" w:cs="Times New Roman"/>
                <w:color w:val="auto"/>
                <w:kern w:val="0"/>
                <w:sz w:val="18"/>
                <w:szCs w:val="18"/>
              </w:rPr>
              <w:t xml:space="preserve"> </w:t>
            </w:r>
            <w:r w:rsidR="009478EE" w:rsidRPr="00BB7730">
              <w:rPr>
                <w:rFonts w:ascii="Times New Roman" w:eastAsia="仿宋_GB2312" w:hAnsi="Times New Roman" w:cs="Times New Roman"/>
                <w:color w:val="auto"/>
                <w:kern w:val="0"/>
                <w:sz w:val="18"/>
                <w:szCs w:val="18"/>
                <w:lang w:eastAsia="zh-CN"/>
              </w:rPr>
              <w:t>Asymchem Production data, Lot Number:</w:t>
            </w:r>
            <w:r w:rsidR="009478EE" w:rsidRPr="00BB7730">
              <w:rPr>
                <w:rFonts w:ascii="Times New Roman" w:eastAsia="仿宋_GB2312" w:hAnsi="Times New Roman" w:cs="Times New Roman"/>
                <w:color w:val="auto"/>
                <w:kern w:val="0"/>
                <w:sz w:val="18"/>
                <w:szCs w:val="18"/>
                <w:u w:val="single"/>
                <w:lang w:eastAsia="zh-CN"/>
              </w:rPr>
              <w:t xml:space="preserve">   </w:t>
            </w:r>
            <w:del w:id="8867" w:author="Xuning Wei12232" w:date="2026-07-27T17:56:00Z">
              <w:r w:rsidR="009478EE" w:rsidRPr="00BB7730" w:rsidDel="00F338FC">
                <w:rPr>
                  <w:rFonts w:ascii="Times New Roman" w:eastAsia="仿宋_GB2312" w:hAnsi="Times New Roman" w:cs="Times New Roman"/>
                  <w:color w:val="auto"/>
                  <w:kern w:val="0"/>
                  <w:sz w:val="18"/>
                  <w:szCs w:val="18"/>
                  <w:u w:val="single"/>
                  <w:lang w:eastAsia="zh-CN"/>
                </w:rPr>
                <w:delText>CPo140020-02-01-02</w:delText>
              </w:r>
            </w:del>
            <w:ins w:id="8868"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9478EE" w:rsidRPr="00BB7730">
              <w:rPr>
                <w:rFonts w:ascii="Times New Roman" w:eastAsia="仿宋_GB2312" w:hAnsi="Times New Roman" w:cs="Times New Roman"/>
                <w:color w:val="auto"/>
                <w:kern w:val="0"/>
                <w:sz w:val="18"/>
                <w:szCs w:val="18"/>
                <w:u w:val="single"/>
                <w:lang w:eastAsia="zh-CN"/>
              </w:rPr>
              <w:t xml:space="preserve">    </w:t>
            </w:r>
          </w:p>
          <w:p w14:paraId="5AEBF9F6" w14:textId="77777777" w:rsidR="009478EE" w:rsidRPr="00BB7730" w:rsidRDefault="003E162E" w:rsidP="009478EE">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465274550"/>
                <w14:checkbox>
                  <w14:checked w14:val="0"/>
                  <w14:checkedState w14:val="2612" w14:font="MS Gothic"/>
                  <w14:uncheckedState w14:val="2610" w14:font="MS Gothic"/>
                </w14:checkbox>
              </w:sdtPr>
              <w:sdtEndPr/>
              <w:sdtContent>
                <w:r w:rsidR="009478EE" w:rsidRPr="00BB7730">
                  <w:rPr>
                    <w:rFonts w:ascii="Segoe UI Symbol" w:eastAsia="仿宋_GB2312" w:hAnsi="Segoe UI Symbol" w:cs="Segoe UI Symbol"/>
                    <w:b/>
                    <w:color w:val="auto"/>
                    <w:sz w:val="18"/>
                    <w:szCs w:val="18"/>
                  </w:rPr>
                  <w:t>☐</w:t>
                </w:r>
              </w:sdtContent>
            </w:sdt>
            <w:r w:rsidR="009478EE" w:rsidRPr="00BB7730">
              <w:rPr>
                <w:rFonts w:ascii="Times New Roman" w:eastAsia="仿宋_GB2312" w:hAnsi="Times New Roman" w:cs="Times New Roman"/>
                <w:color w:val="auto"/>
                <w:kern w:val="0"/>
                <w:sz w:val="18"/>
                <w:szCs w:val="18"/>
              </w:rPr>
              <w:t xml:space="preserve"> </w:t>
            </w:r>
            <w:r w:rsidR="009478EE" w:rsidRPr="00BB7730">
              <w:rPr>
                <w:rFonts w:ascii="Times New Roman" w:eastAsia="仿宋_GB2312" w:hAnsi="Times New Roman" w:cs="Times New Roman"/>
                <w:color w:val="auto"/>
                <w:kern w:val="0"/>
                <w:sz w:val="18"/>
                <w:szCs w:val="18"/>
                <w:lang w:eastAsia="zh-CN"/>
              </w:rPr>
              <w:t>Supplier data:</w:t>
            </w:r>
            <w:r w:rsidR="009478EE" w:rsidRPr="00BB7730">
              <w:rPr>
                <w:rFonts w:ascii="Times New Roman" w:eastAsia="仿宋_GB2312" w:hAnsi="Times New Roman" w:cs="Times New Roman"/>
                <w:color w:val="auto"/>
                <w:kern w:val="0"/>
                <w:sz w:val="18"/>
                <w:szCs w:val="18"/>
                <w:u w:val="single"/>
                <w:lang w:eastAsia="zh-CN"/>
              </w:rPr>
              <w:t xml:space="preserve"> N/A</w:t>
            </w:r>
            <w:r w:rsidR="009478EE" w:rsidRPr="00BB7730">
              <w:rPr>
                <w:rFonts w:ascii="Times New Roman" w:eastAsia="仿宋_GB2312" w:hAnsi="Times New Roman" w:cs="Times New Roman"/>
                <w:color w:val="auto"/>
                <w:kern w:val="0"/>
                <w:sz w:val="18"/>
                <w:szCs w:val="18"/>
                <w:lang w:eastAsia="zh-CN"/>
              </w:rPr>
              <w:t xml:space="preserve"> </w:t>
            </w:r>
          </w:p>
          <w:p w14:paraId="29E13859" w14:textId="5E920B69" w:rsidR="009478EE" w:rsidRPr="00BB7730" w:rsidRDefault="003E162E" w:rsidP="009478EE">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10680733"/>
                <w14:checkbox>
                  <w14:checked w14:val="1"/>
                  <w14:checkedState w14:val="2612" w14:font="MS Gothic"/>
                  <w14:uncheckedState w14:val="2610" w14:font="MS Gothic"/>
                </w14:checkbox>
              </w:sdtPr>
              <w:sdtEndPr/>
              <w:sdtContent>
                <w:r w:rsidR="009478EE" w:rsidRPr="00BB7730">
                  <w:rPr>
                    <w:rFonts w:ascii="Segoe UI Symbol" w:eastAsia="MS Gothic" w:hAnsi="Segoe UI Symbol" w:cs="Segoe UI Symbol"/>
                    <w:b/>
                    <w:color w:val="auto"/>
                    <w:sz w:val="18"/>
                    <w:szCs w:val="18"/>
                  </w:rPr>
                  <w:t>☒</w:t>
                </w:r>
              </w:sdtContent>
            </w:sdt>
            <w:r w:rsidR="009478EE" w:rsidRPr="00BB7730">
              <w:rPr>
                <w:rFonts w:ascii="Times New Roman" w:eastAsia="仿宋_GB2312" w:hAnsi="Times New Roman" w:cs="Times New Roman"/>
                <w:color w:val="auto"/>
                <w:kern w:val="0"/>
                <w:sz w:val="18"/>
                <w:szCs w:val="18"/>
              </w:rPr>
              <w:t xml:space="preserve"> *</w:t>
            </w:r>
            <w:r w:rsidR="009478EE" w:rsidRPr="00BB7730">
              <w:rPr>
                <w:rFonts w:ascii="Times New Roman" w:eastAsia="仿宋_GB2312" w:hAnsi="Times New Roman" w:cs="Times New Roman"/>
                <w:color w:val="auto"/>
                <w:sz w:val="18"/>
                <w:szCs w:val="18"/>
                <w:lang w:eastAsia="zh-CN"/>
              </w:rPr>
              <w:t>Handbook &amp; Page:</w:t>
            </w:r>
            <w:r w:rsidR="009478EE" w:rsidRPr="00BB7730">
              <w:rPr>
                <w:rFonts w:ascii="Times New Roman" w:eastAsia="仿宋_GB2312" w:hAnsi="Times New Roman" w:cs="Times New Roman"/>
                <w:color w:val="auto"/>
                <w:sz w:val="18"/>
                <w:szCs w:val="18"/>
                <w:u w:val="single"/>
                <w:lang w:eastAsia="zh-CN"/>
              </w:rPr>
              <w:t xml:space="preserve"> </w:t>
            </w:r>
            <w:r w:rsidR="009478EE" w:rsidRPr="00BB7730">
              <w:rPr>
                <w:rFonts w:ascii="Times New Roman" w:eastAsia="仿宋_GB2312" w:hAnsi="Times New Roman" w:cs="Times New Roman"/>
                <w:color w:val="auto"/>
                <w:sz w:val="18"/>
                <w:szCs w:val="18"/>
                <w:u w:val="single"/>
              </w:rPr>
              <w:t>The Pilot Plant Real Book Page 10-14&amp;10-15</w:t>
            </w:r>
            <w:r w:rsidR="009478EE" w:rsidRPr="00BB7730">
              <w:rPr>
                <w:rFonts w:ascii="Times New Roman" w:eastAsia="仿宋_GB2312" w:hAnsi="Times New Roman" w:cs="Times New Roman"/>
                <w:color w:val="auto"/>
                <w:kern w:val="0"/>
                <w:sz w:val="18"/>
                <w:szCs w:val="18"/>
                <w:u w:val="single"/>
                <w:lang w:eastAsia="zh-CN"/>
              </w:rPr>
              <w:t xml:space="preserve">   </w:t>
            </w:r>
          </w:p>
          <w:p w14:paraId="407D607E" w14:textId="4A552000" w:rsidR="009478EE" w:rsidRPr="00BB7730" w:rsidRDefault="003E162E" w:rsidP="009478EE">
            <w:pPr>
              <w:pStyle w:val="CommentText1"/>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999948415"/>
                <w14:checkbox>
                  <w14:checked w14:val="1"/>
                  <w14:checkedState w14:val="2612" w14:font="MS Gothic"/>
                  <w14:uncheckedState w14:val="2610" w14:font="MS Gothic"/>
                </w14:checkbox>
              </w:sdtPr>
              <w:sdtEndPr/>
              <w:sdtContent>
                <w:r w:rsidR="009478EE" w:rsidRPr="00BB7730">
                  <w:rPr>
                    <w:rFonts w:ascii="Segoe UI Symbol" w:eastAsia="MS Gothic" w:hAnsi="Segoe UI Symbol" w:cs="Segoe UI Symbol"/>
                    <w:b/>
                    <w:color w:val="auto"/>
                    <w:sz w:val="18"/>
                    <w:szCs w:val="18"/>
                    <w:rPrChange w:id="8869" w:author="He Han" w:date="2026-10-13T14:03:00Z">
                      <w:rPr>
                        <w:rFonts w:ascii="Segoe UI Symbol" w:eastAsia="MS Gothic" w:hAnsi="Segoe UI Symbol" w:cs="Segoe UI Symbol"/>
                        <w:color w:val="auto"/>
                        <w:sz w:val="18"/>
                        <w:szCs w:val="18"/>
                      </w:rPr>
                    </w:rPrChange>
                  </w:rPr>
                  <w:t>☒</w:t>
                </w:r>
              </w:sdtContent>
            </w:sdt>
            <w:r w:rsidR="009478EE" w:rsidRPr="00BB7730">
              <w:rPr>
                <w:rFonts w:ascii="Times New Roman" w:eastAsia="仿宋_GB2312" w:hAnsi="Times New Roman" w:cs="Times New Roman"/>
                <w:color w:val="auto"/>
                <w:sz w:val="18"/>
                <w:szCs w:val="18"/>
              </w:rPr>
              <w:t xml:space="preserve"> Other</w:t>
            </w:r>
            <w:r w:rsidR="009478EE" w:rsidRPr="00BB7730">
              <w:rPr>
                <w:rFonts w:ascii="Times New Roman" w:eastAsia="仿宋_GB2312" w:hAnsi="Times New Roman" w:cs="Times New Roman"/>
                <w:color w:val="auto"/>
                <w:sz w:val="18"/>
                <w:szCs w:val="18"/>
                <w:lang w:eastAsia="zh-CN"/>
              </w:rPr>
              <w:t>:</w:t>
            </w:r>
            <w:r w:rsidR="009478EE" w:rsidRPr="00BB7730">
              <w:rPr>
                <w:rFonts w:ascii="Times New Roman" w:eastAsia="仿宋_GB2312" w:hAnsi="Times New Roman" w:cs="Times New Roman"/>
                <w:color w:val="auto"/>
                <w:kern w:val="0"/>
                <w:sz w:val="18"/>
                <w:szCs w:val="18"/>
                <w:u w:val="single"/>
                <w:lang w:eastAsia="zh-CN"/>
              </w:rPr>
              <w:t xml:space="preserve"> </w:t>
            </w:r>
            <w:del w:id="8870" w:author="He Han" w:date="2026-10-13T14:03:00Z">
              <w:r w:rsidR="009478EE" w:rsidRPr="00BB7730" w:rsidDel="006716A6">
                <w:rPr>
                  <w:rFonts w:ascii="Times New Roman" w:eastAsia="仿宋_GB2312" w:hAnsi="Times New Roman" w:cs="Times New Roman"/>
                  <w:color w:val="auto"/>
                  <w:kern w:val="0"/>
                  <w:sz w:val="18"/>
                  <w:szCs w:val="18"/>
                  <w:u w:val="single"/>
                  <w:lang w:eastAsia="zh-CN"/>
                </w:rPr>
                <w:delText xml:space="preserve">    </w:delText>
              </w:r>
            </w:del>
            <w:r w:rsidR="009478EE"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salts.The material demonstrates good corrosion resistance, including tolerance to organic solvents.The solvents are neutral, and the material compatibility is confirmed.   </w:t>
            </w:r>
          </w:p>
        </w:tc>
      </w:tr>
      <w:tr w:rsidR="005342B4" w:rsidRPr="00BB7730" w14:paraId="6E1D9821" w14:textId="77777777" w:rsidTr="00A144E4">
        <w:trPr>
          <w:trHeight w:val="397"/>
          <w:trPrChange w:id="8871" w:author="Xuning Wei12232" w:date="2026-07-27T18:11:00Z">
            <w:trPr>
              <w:trHeight w:val="397"/>
            </w:trPr>
          </w:trPrChange>
        </w:trPr>
        <w:tc>
          <w:tcPr>
            <w:tcW w:w="281" w:type="pct"/>
            <w:vMerge/>
            <w:shd w:val="clear" w:color="auto" w:fill="FFFFFF" w:themeFill="background1"/>
            <w:vAlign w:val="center"/>
            <w:tcPrChange w:id="8872" w:author="Xuning Wei12232" w:date="2026-07-27T18:11:00Z">
              <w:tcPr>
                <w:tcW w:w="284" w:type="pct"/>
                <w:gridSpan w:val="3"/>
                <w:vMerge/>
                <w:shd w:val="clear" w:color="auto" w:fill="FFFFFF" w:themeFill="background1"/>
                <w:vAlign w:val="center"/>
              </w:tcPr>
            </w:tcPrChange>
          </w:tcPr>
          <w:p w14:paraId="0297D999"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8873" w:author="Xuning Wei12232" w:date="2026-07-27T18:11:00Z">
              <w:tcPr>
                <w:tcW w:w="1217" w:type="pct"/>
                <w:gridSpan w:val="3"/>
                <w:vMerge/>
                <w:shd w:val="clear" w:color="auto" w:fill="FFFFFF" w:themeFill="background1"/>
                <w:vAlign w:val="center"/>
              </w:tcPr>
            </w:tcPrChange>
          </w:tcPr>
          <w:p w14:paraId="1683863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8874" w:author="Xuning Wei12232" w:date="2026-07-27T18:11:00Z">
              <w:tcPr>
                <w:tcW w:w="1049" w:type="pct"/>
                <w:gridSpan w:val="5"/>
                <w:vMerge/>
                <w:shd w:val="clear" w:color="auto" w:fill="FFFFFF" w:themeFill="background1"/>
                <w:vAlign w:val="center"/>
              </w:tcPr>
            </w:tcPrChange>
          </w:tcPr>
          <w:p w14:paraId="4EC1D330"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8875" w:author="Xuning Wei12232" w:date="2026-07-27T18:11:00Z">
              <w:tcPr>
                <w:tcW w:w="388" w:type="pct"/>
                <w:gridSpan w:val="4"/>
                <w:vMerge/>
                <w:shd w:val="clear" w:color="auto" w:fill="FFFFFF" w:themeFill="background1"/>
                <w:vAlign w:val="center"/>
              </w:tcPr>
            </w:tcPrChange>
          </w:tcPr>
          <w:p w14:paraId="7CCFC109"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8876" w:author="Xuning Wei12232" w:date="2026-07-27T18:11:00Z">
              <w:tcPr>
                <w:tcW w:w="354" w:type="pct"/>
                <w:gridSpan w:val="3"/>
                <w:vMerge/>
                <w:shd w:val="clear" w:color="auto" w:fill="FFFFFF" w:themeFill="background1"/>
                <w:vAlign w:val="center"/>
              </w:tcPr>
            </w:tcPrChange>
          </w:tcPr>
          <w:p w14:paraId="492D65FD"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8877" w:author="Xuning Wei12232" w:date="2026-07-27T18:11:00Z">
              <w:tcPr>
                <w:tcW w:w="322" w:type="pct"/>
                <w:gridSpan w:val="3"/>
                <w:vAlign w:val="center"/>
              </w:tcPr>
            </w:tcPrChange>
          </w:tcPr>
          <w:p w14:paraId="6DAE6E27"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350015466"/>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5DD5B13F"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738556136"/>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06981025"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627052669"/>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8878" w:author="Xuning Wei12232" w:date="2026-07-27T18:11:00Z">
              <w:tcPr>
                <w:tcW w:w="733" w:type="pct"/>
                <w:gridSpan w:val="3"/>
                <w:vAlign w:val="center"/>
              </w:tcPr>
            </w:tcPrChange>
          </w:tcPr>
          <w:p w14:paraId="67563288" w14:textId="3E89204E"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with SS, 306 SS and </w:t>
            </w:r>
            <w:del w:id="8879" w:author="Johan Granander" w:date="2026-05-04T11:52:00Z">
              <w:r w:rsidRPr="00BB7730" w:rsidDel="00570E05">
                <w:rPr>
                  <w:rFonts w:ascii="Times New Roman" w:eastAsia="仿宋_GB2312" w:hAnsi="Times New Roman" w:cs="Times New Roman"/>
                  <w:color w:val="auto"/>
                  <w:kern w:val="0"/>
                  <w:sz w:val="18"/>
                  <w:szCs w:val="18"/>
                  <w:lang w:eastAsia="zh-CN"/>
                </w:rPr>
                <w:delText>PTFE;</w:delText>
              </w:r>
            </w:del>
            <w:ins w:id="8880" w:author="Johan Granander" w:date="2026-05-04T11:52:00Z">
              <w:r w:rsidR="00570E05" w:rsidRPr="00BB7730">
                <w:rPr>
                  <w:rFonts w:ascii="Times New Roman" w:eastAsia="仿宋_GB2312" w:hAnsi="Times New Roman" w:cs="Times New Roman"/>
                  <w:color w:val="auto"/>
                  <w:kern w:val="0"/>
                  <w:sz w:val="18"/>
                  <w:szCs w:val="18"/>
                  <w:lang w:eastAsia="zh-CN"/>
                </w:rPr>
                <w:t>PTFE.</w:t>
              </w:r>
            </w:ins>
          </w:p>
          <w:p w14:paraId="6870666F"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Based on Asymchem previous campaign production data and experience</w:t>
            </w:r>
          </w:p>
        </w:tc>
        <w:tc>
          <w:tcPr>
            <w:tcW w:w="792" w:type="pct"/>
            <w:vMerge/>
            <w:vAlign w:val="center"/>
            <w:tcPrChange w:id="8881" w:author="Xuning Wei12232" w:date="2026-07-27T18:11:00Z">
              <w:tcPr>
                <w:tcW w:w="654" w:type="pct"/>
                <w:vMerge/>
                <w:vAlign w:val="center"/>
              </w:tcPr>
            </w:tcPrChange>
          </w:tcPr>
          <w:p w14:paraId="3B16A0A4" w14:textId="77777777" w:rsidR="00143102" w:rsidRPr="00BB7730" w:rsidRDefault="00143102" w:rsidP="0030647B">
            <w:pPr>
              <w:pStyle w:val="CommentText1"/>
              <w:jc w:val="both"/>
              <w:rPr>
                <w:rFonts w:ascii="Times New Roman" w:eastAsia="仿宋_GB2312" w:hAnsi="Times New Roman" w:cs="Times New Roman"/>
                <w:color w:val="auto"/>
                <w:sz w:val="18"/>
                <w:szCs w:val="18"/>
              </w:rPr>
            </w:pPr>
          </w:p>
        </w:tc>
      </w:tr>
      <w:tr w:rsidR="005342B4" w:rsidRPr="00BB7730" w14:paraId="62682930" w14:textId="77777777" w:rsidTr="00A144E4">
        <w:trPr>
          <w:trHeight w:val="397"/>
          <w:trPrChange w:id="8882" w:author="Xuning Wei12232" w:date="2026-07-27T18:11:00Z">
            <w:trPr>
              <w:trHeight w:val="397"/>
            </w:trPr>
          </w:trPrChange>
        </w:trPr>
        <w:tc>
          <w:tcPr>
            <w:tcW w:w="281" w:type="pct"/>
            <w:vMerge w:val="restart"/>
            <w:shd w:val="clear" w:color="auto" w:fill="FFFFFF" w:themeFill="background1"/>
            <w:vAlign w:val="center"/>
            <w:tcPrChange w:id="8883" w:author="Xuning Wei12232" w:date="2026-07-27T18:11:00Z">
              <w:tcPr>
                <w:tcW w:w="284" w:type="pct"/>
                <w:gridSpan w:val="3"/>
                <w:vMerge w:val="restart"/>
                <w:shd w:val="clear" w:color="auto" w:fill="FFFFFF" w:themeFill="background1"/>
                <w:vAlign w:val="center"/>
              </w:tcPr>
            </w:tcPrChange>
          </w:tcPr>
          <w:p w14:paraId="2BC00B61" w14:textId="699D5379" w:rsidR="00AD243C" w:rsidRPr="00BB7730" w:rsidDel="00AD243C" w:rsidRDefault="00AD243C" w:rsidP="00AD243C">
            <w:pPr>
              <w:jc w:val="both"/>
              <w:rPr>
                <w:del w:id="8884" w:author="Xuning Wei12232" w:date="2026-07-27T16:07:00Z"/>
                <w:rFonts w:ascii="Times New Roman" w:eastAsia="仿宋_GB2312" w:hAnsi="Times New Roman" w:cs="Times New Roman"/>
                <w:color w:val="auto"/>
                <w:sz w:val="18"/>
                <w:szCs w:val="18"/>
                <w:lang w:eastAsia="zh-CN"/>
              </w:rPr>
            </w:pPr>
            <w:del w:id="8885" w:author="Xuning Wei12232" w:date="2026-07-27T16:07:00Z">
              <w:r w:rsidRPr="00BB7730" w:rsidDel="00AD243C">
                <w:rPr>
                  <w:rFonts w:ascii="Times New Roman" w:eastAsia="仿宋_GB2312" w:hAnsi="Times New Roman" w:cs="Times New Roman"/>
                  <w:color w:val="auto"/>
                  <w:sz w:val="18"/>
                  <w:szCs w:val="18"/>
                  <w:lang w:eastAsia="zh-CN"/>
                </w:rPr>
                <w:delText>16, 22,</w:delText>
              </w:r>
            </w:del>
          </w:p>
          <w:p w14:paraId="0062210E" w14:textId="6E3EEB8B" w:rsidR="00AD243C" w:rsidRPr="00BB7730" w:rsidRDefault="00AD243C">
            <w:pPr>
              <w:jc w:val="center"/>
              <w:rPr>
                <w:rFonts w:ascii="Times New Roman" w:eastAsia="仿宋_GB2312" w:hAnsi="Times New Roman" w:cs="Times New Roman"/>
                <w:color w:val="auto"/>
                <w:sz w:val="18"/>
                <w:szCs w:val="18"/>
                <w:lang w:eastAsia="zh-CN"/>
              </w:rPr>
              <w:pPrChange w:id="8886" w:author="Xuning Wei12232" w:date="2026-07-27T18:08:00Z">
                <w:pPr>
                  <w:jc w:val="both"/>
                </w:pPr>
              </w:pPrChange>
            </w:pPr>
            <w:del w:id="8887" w:author="Xuning Wei12232" w:date="2026-07-27T16:07:00Z">
              <w:r w:rsidRPr="00BB7730" w:rsidDel="00AD243C">
                <w:rPr>
                  <w:rFonts w:ascii="Times New Roman" w:eastAsia="仿宋_GB2312" w:hAnsi="Times New Roman" w:cs="Times New Roman"/>
                  <w:color w:val="auto"/>
                  <w:sz w:val="18"/>
                  <w:szCs w:val="18"/>
                  <w:lang w:eastAsia="zh-CN"/>
                </w:rPr>
                <w:delText>67,</w:delText>
              </w:r>
            </w:del>
            <w:ins w:id="8888" w:author="Xuning Wei12232" w:date="2026-07-27T16:07:00Z">
              <w:r w:rsidRPr="00BB7730">
                <w:rPr>
                  <w:rFonts w:ascii="Times New Roman" w:eastAsia="仿宋_GB2312" w:hAnsi="Times New Roman" w:cs="Times New Roman"/>
                  <w:color w:val="auto"/>
                  <w:sz w:val="18"/>
                  <w:szCs w:val="18"/>
                  <w:lang w:eastAsia="zh-CN"/>
                </w:rPr>
                <w:t>11</w:t>
              </w:r>
            </w:ins>
          </w:p>
        </w:tc>
        <w:tc>
          <w:tcPr>
            <w:tcW w:w="1217" w:type="pct"/>
            <w:vMerge w:val="restart"/>
            <w:shd w:val="clear" w:color="auto" w:fill="FFFFFF" w:themeFill="background1"/>
            <w:vAlign w:val="center"/>
            <w:tcPrChange w:id="8889" w:author="Xuning Wei12232" w:date="2026-07-27T18:11:00Z">
              <w:tcPr>
                <w:tcW w:w="1217" w:type="pct"/>
                <w:gridSpan w:val="3"/>
                <w:vMerge w:val="restart"/>
                <w:shd w:val="clear" w:color="auto" w:fill="FFFFFF" w:themeFill="background1"/>
                <w:vAlign w:val="center"/>
              </w:tcPr>
            </w:tcPrChange>
          </w:tcPr>
          <w:p w14:paraId="02F25722" w14:textId="77777777" w:rsidR="00C402FB" w:rsidRPr="00BB7730" w:rsidRDefault="00C402FB" w:rsidP="00C402FB">
            <w:pPr>
              <w:jc w:val="both"/>
              <w:rPr>
                <w:ins w:id="8890" w:author="Xuning Wei12232" w:date="2026-07-27T20:12:00Z"/>
                <w:rFonts w:ascii="Times New Roman" w:eastAsia="仿宋_GB2312" w:hAnsi="Times New Roman" w:cs="Times New Roman"/>
                <w:color w:val="auto"/>
                <w:sz w:val="18"/>
                <w:szCs w:val="18"/>
                <w:lang w:eastAsia="zh-CN"/>
              </w:rPr>
            </w:pPr>
            <w:ins w:id="8891" w:author="Xuning Wei12232" w:date="2026-07-27T20:12:00Z">
              <w:r w:rsidRPr="00BB7730">
                <w:rPr>
                  <w:rFonts w:ascii="Times New Roman" w:eastAsia="等线" w:hAnsi="Times New Roman" w:cs="Times New Roman"/>
                  <w:bCs w:val="0"/>
                  <w:color w:val="0000FF"/>
                  <w:kern w:val="0"/>
                  <w:sz w:val="18"/>
                  <w:szCs w:val="18"/>
                  <w:lang w:eastAsia="zh-CN"/>
                </w:rPr>
                <w:t>Phe23</w:t>
              </w:r>
              <w:r w:rsidRPr="00BB7730">
                <w:rPr>
                  <w:rFonts w:ascii="Times New Roman" w:eastAsia="仿宋_GB2312" w:hAnsi="Times New Roman" w:cs="Times New Roman"/>
                  <w:color w:val="auto"/>
                  <w:sz w:val="18"/>
                  <w:szCs w:val="18"/>
                  <w:lang w:eastAsia="zh-CN"/>
                </w:rPr>
                <w:t xml:space="preserve"> </w:t>
              </w:r>
            </w:ins>
          </w:p>
          <w:p w14:paraId="4F9ABB53" w14:textId="3DE73EFC" w:rsidR="00AD243C" w:rsidRPr="00BB7730" w:rsidRDefault="00C402FB" w:rsidP="00E55450">
            <w:pPr>
              <w:jc w:val="both"/>
              <w:rPr>
                <w:rFonts w:ascii="Times New Roman" w:hAnsi="Times New Roman" w:cs="Times New Roman"/>
                <w:b/>
                <w:color w:val="auto"/>
                <w:sz w:val="18"/>
                <w:szCs w:val="18"/>
                <w:shd w:val="clear" w:color="auto" w:fill="FFFFFF"/>
              </w:rPr>
              <w:pPrChange w:id="8892" w:author="He Han" w:date="2026-10-27T14:49:00Z">
                <w:pPr>
                  <w:jc w:val="both"/>
                </w:pPr>
              </w:pPrChange>
            </w:pPr>
            <w:ins w:id="8893" w:author="Xuning Wei12232" w:date="2026-07-27T20:12:00Z">
              <w:r w:rsidRPr="00BB7730">
                <w:rPr>
                  <w:rFonts w:ascii="Times New Roman" w:eastAsia="仿宋_GB2312" w:hAnsi="Times New Roman" w:cs="Times New Roman"/>
                  <w:color w:val="auto"/>
                  <w:sz w:val="18"/>
                  <w:szCs w:val="18"/>
                  <w:lang w:eastAsia="zh-CN"/>
                </w:rPr>
                <w:lastRenderedPageBreak/>
                <w:t>C</w:t>
              </w:r>
              <w:r w:rsidRPr="00BB7730">
                <w:rPr>
                  <w:rFonts w:ascii="Times New Roman" w:eastAsia="仿宋_GB2312" w:hAnsi="Times New Roman" w:cs="Times New Roman"/>
                  <w:color w:val="auto"/>
                  <w:sz w:val="18"/>
                  <w:szCs w:val="18"/>
                </w:rPr>
                <w:t xml:space="preserve">oupling: </w:t>
              </w:r>
              <w:r w:rsidRPr="00BB7730">
                <w:rPr>
                  <w:rFonts w:ascii="Times New Roman" w:eastAsia="等线" w:hAnsi="Times New Roman" w:cs="Times New Roman"/>
                  <w:color w:val="000000" w:themeColor="text1"/>
                  <w:sz w:val="18"/>
                  <w:szCs w:val="18"/>
                </w:rPr>
                <w:br/>
              </w:r>
            </w:ins>
            <w:ins w:id="8894" w:author="Xuning Wei12232" w:date="2026-07-27T16:08:00Z">
              <w:r w:rsidR="00AD243C" w:rsidRPr="00BB7730">
                <w:rPr>
                  <w:rFonts w:ascii="Times New Roman" w:eastAsia="等线" w:hAnsi="Times New Roman" w:cs="Times New Roman"/>
                  <w:color w:val="000000" w:themeColor="text1"/>
                  <w:sz w:val="18"/>
                  <w:szCs w:val="18"/>
                </w:rPr>
                <w:t xml:space="preserve">1. Heat the mixture to </w:t>
              </w:r>
              <w:del w:id="8895" w:author="He Han" w:date="2026-10-27T14:49:00Z">
                <w:r w:rsidR="00AD243C" w:rsidRPr="00BB7730" w:rsidDel="00E55450">
                  <w:rPr>
                    <w:rFonts w:ascii="Times New Roman" w:eastAsia="等线" w:hAnsi="Times New Roman" w:cs="Times New Roman"/>
                    <w:color w:val="000000" w:themeColor="text1"/>
                    <w:sz w:val="18"/>
                    <w:szCs w:val="18"/>
                  </w:rPr>
                  <w:delText>25±5</w:delText>
                </w:r>
              </w:del>
            </w:ins>
            <w:ins w:id="8896" w:author="Johan Granander" w:date="2026-07-28T13:33:00Z">
              <w:del w:id="8897" w:author="He Han" w:date="2026-10-27T14:49:00Z">
                <w:r w:rsidR="00A0716C" w:rsidRPr="00BB7730" w:rsidDel="00E55450">
                  <w:rPr>
                    <w:rFonts w:ascii="Times New Roman" w:eastAsia="等线" w:hAnsi="Times New Roman" w:cs="Times New Roman"/>
                    <w:color w:val="000000" w:themeColor="text1"/>
                    <w:sz w:val="18"/>
                    <w:szCs w:val="18"/>
                  </w:rPr>
                  <w:delText xml:space="preserve"> </w:delText>
                </w:r>
              </w:del>
            </w:ins>
            <w:ins w:id="8898" w:author="He Han" w:date="2026-10-27T14:49:00Z">
              <w:r w:rsidR="00E55450">
                <w:rPr>
                  <w:rFonts w:ascii="Times New Roman" w:eastAsia="等线" w:hAnsi="Times New Roman" w:cs="Times New Roman"/>
                  <w:color w:val="000000" w:themeColor="text1"/>
                  <w:sz w:val="18"/>
                  <w:szCs w:val="18"/>
                </w:rPr>
                <w:t>19~</w:t>
              </w:r>
            </w:ins>
            <w:ins w:id="8899" w:author="He Han" w:date="2026-10-27T14:50:00Z">
              <w:r w:rsidR="00E55450">
                <w:rPr>
                  <w:rFonts w:ascii="Times New Roman" w:eastAsia="等线" w:hAnsi="Times New Roman" w:cs="Times New Roman"/>
                  <w:color w:val="000000" w:themeColor="text1"/>
                  <w:sz w:val="18"/>
                  <w:szCs w:val="18"/>
                </w:rPr>
                <w:t>28</w:t>
              </w:r>
            </w:ins>
            <w:ins w:id="8900" w:author="Xuning Wei12232" w:date="2026-07-27T16:08:00Z">
              <w:r w:rsidR="00AD243C" w:rsidRPr="00BB7730">
                <w:rPr>
                  <w:rFonts w:ascii="Times New Roman" w:eastAsia="等线" w:hAnsi="Times New Roman" w:cs="Times New Roman"/>
                  <w:color w:val="000000" w:themeColor="text1"/>
                  <w:sz w:val="18"/>
                  <w:szCs w:val="18"/>
                </w:rPr>
                <w:t xml:space="preserve">℃. </w:t>
              </w:r>
              <w:r w:rsidR="00AD243C" w:rsidRPr="00BB7730">
                <w:rPr>
                  <w:rFonts w:ascii="Times New Roman" w:eastAsia="等线" w:hAnsi="Times New Roman" w:cs="Times New Roman"/>
                  <w:color w:val="0000FF"/>
                  <w:sz w:val="18"/>
                  <w:szCs w:val="18"/>
                </w:rPr>
                <w:t>Start timing when temperature reaches 20</w:t>
              </w:r>
            </w:ins>
            <w:ins w:id="8901" w:author="Johan Granander" w:date="2026-07-28T13:33:00Z">
              <w:r w:rsidR="00A0716C" w:rsidRPr="00BB7730">
                <w:rPr>
                  <w:rFonts w:ascii="Times New Roman" w:eastAsia="等线" w:hAnsi="Times New Roman" w:cs="Times New Roman"/>
                  <w:color w:val="0000FF"/>
                  <w:sz w:val="18"/>
                  <w:szCs w:val="18"/>
                </w:rPr>
                <w:t xml:space="preserve"> </w:t>
              </w:r>
            </w:ins>
            <w:ins w:id="8902" w:author="Xuning Wei12232" w:date="2026-07-27T16:08:00Z">
              <w:r w:rsidR="00AD243C" w:rsidRPr="00BB7730">
                <w:rPr>
                  <w:rFonts w:ascii="Times New Roman" w:eastAsia="等线" w:hAnsi="Times New Roman" w:cs="Times New Roman"/>
                  <w:color w:val="0000FF"/>
                  <w:sz w:val="18"/>
                  <w:szCs w:val="18"/>
                </w:rPr>
                <w:t>℃.</w:t>
              </w:r>
              <w:r w:rsidR="00AD243C" w:rsidRPr="00BB7730">
                <w:rPr>
                  <w:rFonts w:ascii="Times New Roman" w:eastAsia="等线" w:hAnsi="Times New Roman" w:cs="Times New Roman"/>
                  <w:color w:val="000000" w:themeColor="text1"/>
                  <w:sz w:val="18"/>
                  <w:szCs w:val="18"/>
                </w:rPr>
                <w:t xml:space="preserve"> The mixture is allowed to </w:t>
              </w:r>
              <w:r w:rsidR="00AD243C" w:rsidRPr="00BB7730">
                <w:rPr>
                  <w:rFonts w:ascii="Times New Roman" w:eastAsia="等线" w:hAnsi="Times New Roman" w:cs="Times New Roman"/>
                  <w:bCs w:val="0"/>
                  <w:color w:val="000000" w:themeColor="text1"/>
                  <w:sz w:val="18"/>
                  <w:szCs w:val="18"/>
                </w:rPr>
                <w:t xml:space="preserve">react at </w:t>
              </w:r>
            </w:ins>
            <w:ins w:id="8903" w:author="He Han" w:date="2026-10-27T14:50:00Z">
              <w:r w:rsidR="00E55450">
                <w:rPr>
                  <w:rFonts w:ascii="Times New Roman" w:eastAsia="等线" w:hAnsi="Times New Roman" w:cs="Times New Roman"/>
                  <w:color w:val="000000" w:themeColor="text1"/>
                  <w:sz w:val="18"/>
                  <w:szCs w:val="18"/>
                </w:rPr>
                <w:t>19~28</w:t>
              </w:r>
            </w:ins>
            <w:ins w:id="8904" w:author="Xuning Wei12232" w:date="2026-07-27T16:08:00Z">
              <w:del w:id="8905" w:author="He Han" w:date="2026-10-27T14:50:00Z">
                <w:r w:rsidR="00AD243C" w:rsidRPr="00BB7730" w:rsidDel="00E55450">
                  <w:rPr>
                    <w:rFonts w:ascii="Times New Roman" w:eastAsia="等线" w:hAnsi="Times New Roman" w:cs="Times New Roman"/>
                    <w:bCs w:val="0"/>
                    <w:color w:val="000000" w:themeColor="text1"/>
                    <w:sz w:val="18"/>
                    <w:szCs w:val="18"/>
                  </w:rPr>
                  <w:delText>25±5</w:delText>
                </w:r>
              </w:del>
            </w:ins>
            <w:ins w:id="8906" w:author="Johan Granander" w:date="2026-07-28T13:34:00Z">
              <w:r w:rsidR="00A0716C" w:rsidRPr="00BB7730">
                <w:rPr>
                  <w:rFonts w:ascii="Times New Roman" w:eastAsia="等线" w:hAnsi="Times New Roman" w:cs="Times New Roman"/>
                  <w:bCs w:val="0"/>
                  <w:color w:val="000000" w:themeColor="text1"/>
                  <w:sz w:val="18"/>
                  <w:szCs w:val="18"/>
                </w:rPr>
                <w:t xml:space="preserve"> </w:t>
              </w:r>
            </w:ins>
            <w:ins w:id="8907" w:author="Xuning Wei12232" w:date="2026-07-27T16:08:00Z">
              <w:r w:rsidR="00AD243C" w:rsidRPr="00BB7730">
                <w:rPr>
                  <w:rFonts w:ascii="Times New Roman" w:eastAsia="等线" w:hAnsi="Times New Roman" w:cs="Times New Roman"/>
                  <w:bCs w:val="0"/>
                  <w:color w:val="000000" w:themeColor="text1"/>
                  <w:sz w:val="18"/>
                  <w:szCs w:val="18"/>
                </w:rPr>
                <w:t>℃ (target: 25</w:t>
              </w:r>
            </w:ins>
            <w:ins w:id="8908" w:author="Johan Granander" w:date="2026-07-28T13:34:00Z">
              <w:r w:rsidR="00A0716C" w:rsidRPr="00BB7730">
                <w:rPr>
                  <w:rFonts w:ascii="Times New Roman" w:eastAsia="等线" w:hAnsi="Times New Roman" w:cs="Times New Roman"/>
                  <w:bCs w:val="0"/>
                  <w:color w:val="000000" w:themeColor="text1"/>
                  <w:sz w:val="18"/>
                  <w:szCs w:val="18"/>
                </w:rPr>
                <w:t xml:space="preserve"> </w:t>
              </w:r>
            </w:ins>
            <w:ins w:id="8909" w:author="Xuning Wei12232" w:date="2026-07-27T16:08:00Z">
              <w:r w:rsidR="00AD243C" w:rsidRPr="00BB7730">
                <w:rPr>
                  <w:rFonts w:ascii="Times New Roman" w:eastAsia="等线" w:hAnsi="Times New Roman" w:cs="Times New Roman"/>
                  <w:bCs w:val="0"/>
                  <w:color w:val="000000" w:themeColor="text1"/>
                  <w:sz w:val="18"/>
                  <w:szCs w:val="18"/>
                </w:rPr>
                <w:t>℃)</w:t>
              </w:r>
              <w:r w:rsidR="00AD243C" w:rsidRPr="00BB7730">
                <w:rPr>
                  <w:rFonts w:ascii="Times New Roman" w:eastAsia="等线" w:hAnsi="Times New Roman" w:cs="Times New Roman"/>
                  <w:color w:val="000000" w:themeColor="text1"/>
                  <w:sz w:val="18"/>
                  <w:szCs w:val="18"/>
                </w:rPr>
                <w:t xml:space="preserve">. </w:t>
              </w:r>
              <w:r w:rsidR="00AD243C" w:rsidRPr="00BB7730">
                <w:rPr>
                  <w:rFonts w:ascii="Times New Roman" w:eastAsia="等线" w:hAnsi="Times New Roman" w:cs="Times New Roman"/>
                  <w:color w:val="000000" w:themeColor="text1"/>
                  <w:sz w:val="18"/>
                  <w:szCs w:val="18"/>
                </w:rPr>
                <w:br/>
                <w:t>2. After 4</w:t>
              </w:r>
            </w:ins>
            <w:ins w:id="8910" w:author="Johan Granander" w:date="2026-07-28T13:34:00Z">
              <w:r w:rsidR="00A0716C" w:rsidRPr="00BB7730">
                <w:rPr>
                  <w:rFonts w:ascii="Times New Roman" w:eastAsia="等线" w:hAnsi="Times New Roman" w:cs="Times New Roman"/>
                  <w:color w:val="000000" w:themeColor="text1"/>
                  <w:sz w:val="18"/>
                  <w:szCs w:val="18"/>
                </w:rPr>
                <w:t xml:space="preserve"> </w:t>
              </w:r>
            </w:ins>
            <w:ins w:id="8911" w:author="Xuning Wei12232" w:date="2026-07-27T16:08:00Z">
              <w:r w:rsidR="00AD243C" w:rsidRPr="00BB7730">
                <w:rPr>
                  <w:rFonts w:ascii="Times New Roman" w:eastAsia="等线" w:hAnsi="Times New Roman" w:cs="Times New Roman"/>
                  <w:color w:val="000000" w:themeColor="text1"/>
                  <w:sz w:val="18"/>
                  <w:szCs w:val="18"/>
                </w:rPr>
                <w:t>h±15</w:t>
              </w:r>
            </w:ins>
            <w:ins w:id="8912" w:author="Johan Granander" w:date="2026-07-28T13:34:00Z">
              <w:r w:rsidR="00A0716C" w:rsidRPr="00BB7730">
                <w:rPr>
                  <w:rFonts w:ascii="Times New Roman" w:eastAsia="等线" w:hAnsi="Times New Roman" w:cs="Times New Roman"/>
                  <w:color w:val="000000" w:themeColor="text1"/>
                  <w:sz w:val="18"/>
                  <w:szCs w:val="18"/>
                </w:rPr>
                <w:t xml:space="preserve"> </w:t>
              </w:r>
            </w:ins>
            <w:ins w:id="8913" w:author="Xuning Wei12232" w:date="2026-07-27T16:08:00Z">
              <w:r w:rsidR="00AD243C" w:rsidRPr="00BB7730">
                <w:rPr>
                  <w:rFonts w:ascii="Times New Roman" w:eastAsia="等线" w:hAnsi="Times New Roman" w:cs="Times New Roman"/>
                  <w:color w:val="000000" w:themeColor="text1"/>
                  <w:sz w:val="18"/>
                  <w:szCs w:val="18"/>
                </w:rPr>
                <w:t>min (target</w:t>
              </w:r>
              <w:r w:rsidR="00AD243C" w:rsidRPr="00BB7730">
                <w:rPr>
                  <w:rFonts w:ascii="Times New Roman" w:eastAsia="等线" w:hAnsi="Times New Roman" w:cs="Times New Roman"/>
                  <w:color w:val="000000" w:themeColor="text1"/>
                  <w:sz w:val="18"/>
                  <w:szCs w:val="18"/>
                  <w:lang w:eastAsia="zh-CN"/>
                </w:rPr>
                <w:t xml:space="preserve">: </w:t>
              </w:r>
              <w:r w:rsidR="00AD243C" w:rsidRPr="00BB7730">
                <w:rPr>
                  <w:rFonts w:ascii="Times New Roman" w:eastAsia="等线" w:hAnsi="Times New Roman" w:cs="Times New Roman"/>
                  <w:color w:val="000000" w:themeColor="text1"/>
                  <w:sz w:val="18"/>
                  <w:szCs w:val="18"/>
                </w:rPr>
                <w:t>4</w:t>
              </w:r>
            </w:ins>
            <w:ins w:id="8914" w:author="Johan Granander" w:date="2026-07-28T13:34:00Z">
              <w:r w:rsidR="00A0716C" w:rsidRPr="00BB7730">
                <w:rPr>
                  <w:rFonts w:ascii="Times New Roman" w:eastAsia="等线" w:hAnsi="Times New Roman" w:cs="Times New Roman"/>
                  <w:color w:val="000000" w:themeColor="text1"/>
                  <w:sz w:val="18"/>
                  <w:szCs w:val="18"/>
                </w:rPr>
                <w:t xml:space="preserve"> </w:t>
              </w:r>
            </w:ins>
            <w:ins w:id="8915" w:author="Xuning Wei12232" w:date="2026-07-27T16:08:00Z">
              <w:r w:rsidR="00AD243C" w:rsidRPr="00BB7730">
                <w:rPr>
                  <w:rFonts w:ascii="Times New Roman" w:eastAsia="等线" w:hAnsi="Times New Roman" w:cs="Times New Roman"/>
                  <w:color w:val="000000" w:themeColor="text1"/>
                  <w:sz w:val="18"/>
                  <w:szCs w:val="18"/>
                </w:rPr>
                <w:t>h), sample the mixture every 0.5~1</w:t>
              </w:r>
            </w:ins>
            <w:ins w:id="8916" w:author="Johan Granander" w:date="2026-07-28T15:06:00Z">
              <w:r w:rsidR="0056782B" w:rsidRPr="00BB7730">
                <w:rPr>
                  <w:rFonts w:ascii="Times New Roman" w:eastAsia="等线" w:hAnsi="Times New Roman" w:cs="Times New Roman"/>
                  <w:color w:val="000000" w:themeColor="text1"/>
                  <w:sz w:val="18"/>
                  <w:szCs w:val="18"/>
                </w:rPr>
                <w:t xml:space="preserve"> </w:t>
              </w:r>
            </w:ins>
            <w:ins w:id="8917" w:author="Xuning Wei12232" w:date="2026-07-27T16:08:00Z">
              <w:r w:rsidR="00AD243C" w:rsidRPr="00BB7730">
                <w:rPr>
                  <w:rFonts w:ascii="Times New Roman" w:eastAsia="等线" w:hAnsi="Times New Roman" w:cs="Times New Roman"/>
                  <w:color w:val="000000" w:themeColor="text1"/>
                  <w:sz w:val="18"/>
                  <w:szCs w:val="18"/>
                </w:rPr>
                <w:t>h for ninhydrin test analysis until two consecutive samples</w:t>
              </w:r>
              <w:r w:rsidR="00F624F0" w:rsidRPr="00BB7730">
                <w:rPr>
                  <w:rFonts w:ascii="Times New Roman" w:eastAsia="等线" w:hAnsi="Times New Roman" w:cs="Times New Roman"/>
                  <w:color w:val="000000" w:themeColor="text1"/>
                  <w:sz w:val="18"/>
                  <w:szCs w:val="18"/>
                </w:rPr>
                <w:t xml:space="preserve"> test as negative </w:t>
              </w:r>
            </w:ins>
            <w:ins w:id="8918" w:author="Xuning Wei12232" w:date="2026-09-05T20:03:00Z">
              <w:r w:rsidR="000E0A55" w:rsidRPr="00BB7730">
                <w:rPr>
                  <w:rFonts w:ascii="Times New Roman" w:eastAsia="等线" w:hAnsi="Times New Roman" w:cs="Times New Roman"/>
                  <w:color w:val="FF0000"/>
                  <w:sz w:val="18"/>
                  <w:szCs w:val="18"/>
                </w:rPr>
                <w:t>(Yellow to Light pink Report Negative= Complete coupling; Blue to Purple Positive= Incomplete coupling).</w:t>
              </w:r>
            </w:ins>
            <w:ins w:id="8919" w:author="Xuning Wei12232" w:date="2026-07-27T16:08:00Z">
              <w:r w:rsidR="00AD243C" w:rsidRPr="00BB7730">
                <w:rPr>
                  <w:rFonts w:ascii="Times New Roman" w:eastAsia="等线" w:hAnsi="Times New Roman" w:cs="Times New Roman"/>
                  <w:color w:val="000000" w:themeColor="text1"/>
                  <w:sz w:val="18"/>
                  <w:szCs w:val="18"/>
                </w:rPr>
                <w:t>). And the mixture should be stirred for coupling time (6</w:t>
              </w:r>
            </w:ins>
            <w:ins w:id="8920" w:author="He Han" w:date="2026-10-27T14:50:00Z">
              <w:r w:rsidR="00E55450">
                <w:rPr>
                  <w:rFonts w:ascii="Times New Roman" w:eastAsia="等线" w:hAnsi="Times New Roman" w:cs="Times New Roman"/>
                  <w:color w:val="000000" w:themeColor="text1"/>
                  <w:sz w:val="18"/>
                  <w:szCs w:val="18"/>
                </w:rPr>
                <w:t>.5</w:t>
              </w:r>
            </w:ins>
            <w:ins w:id="8921" w:author="Johan Granander" w:date="2026-07-28T13:34:00Z">
              <w:r w:rsidR="00A0716C" w:rsidRPr="00BB7730">
                <w:rPr>
                  <w:rFonts w:ascii="Times New Roman" w:eastAsia="等线" w:hAnsi="Times New Roman" w:cs="Times New Roman"/>
                  <w:color w:val="000000" w:themeColor="text1"/>
                  <w:sz w:val="18"/>
                  <w:szCs w:val="18"/>
                </w:rPr>
                <w:t xml:space="preserve"> </w:t>
              </w:r>
            </w:ins>
            <w:ins w:id="8922" w:author="Xuning Wei12232" w:date="2026-07-27T16:08:00Z">
              <w:r w:rsidR="00AD243C" w:rsidRPr="00BB7730">
                <w:rPr>
                  <w:rFonts w:ascii="Times New Roman" w:eastAsia="等线" w:hAnsi="Times New Roman" w:cs="Times New Roman"/>
                  <w:color w:val="000000" w:themeColor="text1"/>
                  <w:sz w:val="18"/>
                  <w:szCs w:val="18"/>
                </w:rPr>
                <w:t>h ≤ Coupling time ≤ 1</w:t>
              </w:r>
            </w:ins>
            <w:ins w:id="8923" w:author="He Han" w:date="2026-10-27T14:50:00Z">
              <w:r w:rsidR="00E55450">
                <w:rPr>
                  <w:rFonts w:ascii="Times New Roman" w:eastAsia="等线" w:hAnsi="Times New Roman" w:cs="Times New Roman"/>
                  <w:color w:val="000000" w:themeColor="text1"/>
                  <w:sz w:val="18"/>
                  <w:szCs w:val="18"/>
                </w:rPr>
                <w:t>3.5</w:t>
              </w:r>
            </w:ins>
            <w:ins w:id="8924" w:author="Xuning Wei12232" w:date="2026-07-27T16:08:00Z">
              <w:del w:id="8925" w:author="He Han" w:date="2026-10-27T14:50:00Z">
                <w:r w:rsidR="00AD243C" w:rsidRPr="00BB7730" w:rsidDel="00E55450">
                  <w:rPr>
                    <w:rFonts w:ascii="Times New Roman" w:eastAsia="等线" w:hAnsi="Times New Roman" w:cs="Times New Roman"/>
                    <w:color w:val="000000" w:themeColor="text1"/>
                    <w:sz w:val="18"/>
                    <w:szCs w:val="18"/>
                  </w:rPr>
                  <w:delText>4</w:delText>
                </w:r>
              </w:del>
            </w:ins>
            <w:ins w:id="8926" w:author="Johan Granander" w:date="2026-07-28T13:34:00Z">
              <w:r w:rsidR="00A0716C" w:rsidRPr="00BB7730">
                <w:rPr>
                  <w:rFonts w:ascii="Times New Roman" w:eastAsia="等线" w:hAnsi="Times New Roman" w:cs="Times New Roman"/>
                  <w:color w:val="000000" w:themeColor="text1"/>
                  <w:sz w:val="18"/>
                  <w:szCs w:val="18"/>
                </w:rPr>
                <w:t xml:space="preserve"> </w:t>
              </w:r>
            </w:ins>
            <w:ins w:id="8927" w:author="Xuning Wei12232" w:date="2026-07-27T16:08:00Z">
              <w:r w:rsidR="00AD243C" w:rsidRPr="00BB7730">
                <w:rPr>
                  <w:rFonts w:ascii="Times New Roman" w:eastAsia="等线" w:hAnsi="Times New Roman" w:cs="Times New Roman"/>
                  <w:color w:val="000000" w:themeColor="text1"/>
                  <w:sz w:val="18"/>
                  <w:szCs w:val="18"/>
                </w:rPr>
                <w:t xml:space="preserve">h). </w:t>
              </w:r>
              <w:r w:rsidR="00AD243C" w:rsidRPr="00BB7730">
                <w:rPr>
                  <w:rFonts w:ascii="Times New Roman" w:eastAsia="等线" w:hAnsi="Times New Roman" w:cs="Times New Roman"/>
                  <w:color w:val="000000" w:themeColor="text1"/>
                  <w:sz w:val="18"/>
                  <w:szCs w:val="18"/>
                </w:rPr>
                <w:br/>
                <w:t>3. Stop stirring and turn off the nitrogen. Drain until there is no reaction mixture drip. Move to next operation.</w:t>
              </w:r>
            </w:ins>
            <w:del w:id="8928" w:author="Xuning Wei12232" w:date="2026-07-27T16:08:00Z">
              <w:r w:rsidR="00AD243C" w:rsidRPr="00BB7730" w:rsidDel="00EF2F87">
                <w:rPr>
                  <w:rFonts w:ascii="Times New Roman" w:eastAsia="等线" w:hAnsi="Times New Roman" w:cs="Times New Roman"/>
                  <w:color w:val="000000" w:themeColor="text1"/>
                  <w:sz w:val="18"/>
                  <w:szCs w:val="18"/>
                </w:rPr>
                <w:delText xml:space="preserve">Heat the mixture to 25±5℃. Start timing when temperature reaches 20℃. The mixture is allowed to </w:delText>
              </w:r>
              <w:r w:rsidR="00AD243C" w:rsidRPr="00BB7730" w:rsidDel="00EF2F87">
                <w:rPr>
                  <w:rFonts w:ascii="Times New Roman" w:eastAsia="等线" w:hAnsi="Times New Roman" w:cs="Times New Roman"/>
                  <w:bCs w:val="0"/>
                  <w:color w:val="000000" w:themeColor="text1"/>
                  <w:sz w:val="18"/>
                  <w:szCs w:val="18"/>
                </w:rPr>
                <w:delText>react at 25±5℃ (target: 25℃)</w:delText>
              </w:r>
              <w:r w:rsidR="00AD243C" w:rsidRPr="00BB7730" w:rsidDel="00EF2F87">
                <w:rPr>
                  <w:rFonts w:ascii="Times New Roman" w:eastAsia="等线" w:hAnsi="Times New Roman" w:cs="Times New Roman"/>
                  <w:color w:val="000000" w:themeColor="text1"/>
                  <w:sz w:val="18"/>
                  <w:szCs w:val="18"/>
                </w:rPr>
                <w:delText>. After 4h±15min (target</w:delText>
              </w:r>
              <w:r w:rsidR="00AD243C" w:rsidRPr="00BB7730" w:rsidDel="00EF2F87">
                <w:rPr>
                  <w:rFonts w:ascii="Times New Roman" w:eastAsia="等线" w:hAnsi="Times New Roman" w:cs="Times New Roman"/>
                  <w:color w:val="000000" w:themeColor="text1"/>
                  <w:sz w:val="18"/>
                  <w:szCs w:val="18"/>
                  <w:lang w:eastAsia="zh-CN"/>
                </w:rPr>
                <w:delText xml:space="preserve">: </w:delText>
              </w:r>
              <w:r w:rsidR="00AD243C" w:rsidRPr="00BB7730" w:rsidDel="00EF2F87">
                <w:rPr>
                  <w:rFonts w:ascii="Times New Roman" w:eastAsia="等线" w:hAnsi="Times New Roman" w:cs="Times New Roman"/>
                  <w:color w:val="000000" w:themeColor="text1"/>
                  <w:sz w:val="18"/>
                  <w:szCs w:val="18"/>
                </w:rPr>
                <w:delText>4h), sample the mixture every 0.5~1h for ninhydrin test analysis until two consecutive samples test as negative (colorless, react completely). And the mixture should be stirred for coupling time (6h ≤ Coupling time ≤ 14h). Stop stirring and turn off the nitrogen. Drain until there is no reaction mixture drip. Move to next operation.</w:delText>
              </w:r>
            </w:del>
          </w:p>
        </w:tc>
        <w:tc>
          <w:tcPr>
            <w:tcW w:w="1046" w:type="pct"/>
            <w:vMerge w:val="restart"/>
            <w:shd w:val="clear" w:color="auto" w:fill="FFFFFF" w:themeFill="background1"/>
            <w:vAlign w:val="center"/>
            <w:tcPrChange w:id="8929" w:author="Xuning Wei12232" w:date="2026-07-27T18:11:00Z">
              <w:tcPr>
                <w:tcW w:w="1049" w:type="pct"/>
                <w:gridSpan w:val="5"/>
                <w:vMerge w:val="restart"/>
                <w:shd w:val="clear" w:color="auto" w:fill="FFFFFF" w:themeFill="background1"/>
                <w:vAlign w:val="center"/>
              </w:tcPr>
            </w:tcPrChange>
          </w:tcPr>
          <w:p w14:paraId="278782A5" w14:textId="77777777" w:rsidR="00153539" w:rsidRPr="00BB7730" w:rsidRDefault="00153539">
            <w:pPr>
              <w:pStyle w:val="afc"/>
              <w:numPr>
                <w:ilvl w:val="0"/>
                <w:numId w:val="169"/>
              </w:numPr>
              <w:ind w:firstLineChars="0"/>
              <w:rPr>
                <w:ins w:id="8930" w:author="He Han" w:date="2026-10-22T22:08:00Z"/>
                <w:rFonts w:ascii="Times New Roman" w:hAnsi="Times New Roman" w:cs="Times New Roman"/>
                <w:color w:val="auto"/>
                <w:sz w:val="18"/>
                <w:szCs w:val="18"/>
                <w:shd w:val="clear" w:color="auto" w:fill="FFFFFF"/>
              </w:rPr>
              <w:pPrChange w:id="8931" w:author="He Han" w:date="2026-10-22T22:11:00Z">
                <w:pPr>
                  <w:pStyle w:val="afc"/>
                  <w:numPr>
                    <w:numId w:val="156"/>
                  </w:numPr>
                  <w:ind w:left="420" w:firstLineChars="0" w:hanging="420"/>
                </w:pPr>
              </w:pPrChange>
            </w:pPr>
            <w:ins w:id="8932" w:author="He Han" w:date="2026-10-22T22:08: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14ABAAA4" w14:textId="77777777" w:rsidR="00153539" w:rsidRPr="00BB7730" w:rsidRDefault="00153539">
            <w:pPr>
              <w:pStyle w:val="afc"/>
              <w:numPr>
                <w:ilvl w:val="0"/>
                <w:numId w:val="169"/>
              </w:numPr>
              <w:ind w:firstLineChars="0"/>
              <w:rPr>
                <w:ins w:id="8933" w:author="He Han" w:date="2026-10-22T22:08:00Z"/>
                <w:rFonts w:ascii="Times New Roman" w:eastAsiaTheme="minorEastAsia" w:hAnsi="Times New Roman" w:cs="Times New Roman"/>
                <w:color w:val="auto"/>
                <w:sz w:val="18"/>
                <w:szCs w:val="18"/>
                <w:shd w:val="clear" w:color="auto" w:fill="FFFFFF"/>
                <w:lang w:eastAsia="zh-CN"/>
              </w:rPr>
              <w:pPrChange w:id="8934" w:author="He Han" w:date="2026-10-22T22:11:00Z">
                <w:pPr>
                  <w:pStyle w:val="afc"/>
                  <w:numPr>
                    <w:numId w:val="156"/>
                  </w:numPr>
                  <w:ind w:left="420" w:firstLineChars="0" w:hanging="420"/>
                </w:pPr>
              </w:pPrChange>
            </w:pPr>
            <w:ins w:id="8935" w:author="He Han" w:date="2026-10-22T22:08:00Z">
              <w:r w:rsidRPr="00BB7730">
                <w:rPr>
                  <w:rFonts w:ascii="Times New Roman" w:hAnsi="Times New Roman" w:cs="Times New Roman"/>
                  <w:color w:val="auto"/>
                  <w:sz w:val="18"/>
                  <w:szCs w:val="18"/>
                  <w:shd w:val="clear" w:color="auto" w:fill="FFFFFF"/>
                </w:rPr>
                <w:t>Agitator material: Hastelloy (N10276)</w:t>
              </w:r>
            </w:ins>
          </w:p>
          <w:p w14:paraId="18BE1FFC" w14:textId="77777777" w:rsidR="00153539" w:rsidRPr="00BB7730" w:rsidRDefault="00153539">
            <w:pPr>
              <w:pStyle w:val="afc"/>
              <w:numPr>
                <w:ilvl w:val="0"/>
                <w:numId w:val="169"/>
              </w:numPr>
              <w:ind w:firstLineChars="0"/>
              <w:rPr>
                <w:ins w:id="8936" w:author="He Han" w:date="2026-10-22T22:08:00Z"/>
                <w:rFonts w:ascii="Times New Roman" w:eastAsiaTheme="minorEastAsia" w:hAnsi="Times New Roman" w:cs="Times New Roman"/>
                <w:color w:val="auto"/>
                <w:sz w:val="18"/>
                <w:szCs w:val="18"/>
                <w:shd w:val="clear" w:color="auto" w:fill="FFFFFF"/>
                <w:lang w:eastAsia="zh-CN"/>
              </w:rPr>
              <w:pPrChange w:id="8937" w:author="He Han" w:date="2026-10-22T22:11:00Z">
                <w:pPr>
                  <w:pStyle w:val="afc"/>
                  <w:numPr>
                    <w:numId w:val="156"/>
                  </w:numPr>
                  <w:ind w:left="420" w:firstLineChars="0" w:hanging="420"/>
                </w:pPr>
              </w:pPrChange>
            </w:pPr>
            <w:ins w:id="8938" w:author="He Han" w:date="2026-10-22T22:08:00Z">
              <w:r w:rsidRPr="00BB7730">
                <w:rPr>
                  <w:rFonts w:ascii="Times New Roman" w:hAnsi="Times New Roman" w:cs="Times New Roman"/>
                  <w:color w:val="0000FF"/>
                  <w:sz w:val="18"/>
                  <w:szCs w:val="18"/>
                  <w:shd w:val="clear" w:color="auto" w:fill="FFFFFF"/>
                </w:rPr>
                <w:t>Sieve plate: HC-22</w:t>
              </w:r>
            </w:ins>
          </w:p>
          <w:p w14:paraId="50DDC82F" w14:textId="77777777" w:rsidR="00153539" w:rsidRPr="00BB7730" w:rsidRDefault="00153539">
            <w:pPr>
              <w:pStyle w:val="afc"/>
              <w:numPr>
                <w:ilvl w:val="0"/>
                <w:numId w:val="169"/>
              </w:numPr>
              <w:ind w:firstLineChars="0"/>
              <w:rPr>
                <w:ins w:id="8939" w:author="He Han" w:date="2026-10-22T22:08:00Z"/>
                <w:rFonts w:ascii="Times New Roman" w:hAnsi="Times New Roman" w:cs="Times New Roman"/>
                <w:color w:val="0000FF"/>
                <w:sz w:val="18"/>
                <w:szCs w:val="18"/>
                <w:shd w:val="clear" w:color="auto" w:fill="FFFFFF"/>
              </w:rPr>
              <w:pPrChange w:id="8940" w:author="He Han" w:date="2026-10-22T22:11:00Z">
                <w:pPr>
                  <w:pStyle w:val="afc"/>
                  <w:numPr>
                    <w:numId w:val="156"/>
                  </w:numPr>
                  <w:ind w:left="420" w:firstLineChars="0" w:hanging="420"/>
                </w:pPr>
              </w:pPrChange>
            </w:pPr>
            <w:ins w:id="8941" w:author="He Han" w:date="2026-10-22T22:08: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67559168" w14:textId="77777777" w:rsidR="00153539" w:rsidRPr="00BB7730" w:rsidRDefault="00153539">
            <w:pPr>
              <w:pStyle w:val="afc"/>
              <w:numPr>
                <w:ilvl w:val="0"/>
                <w:numId w:val="169"/>
              </w:numPr>
              <w:ind w:firstLineChars="0"/>
              <w:rPr>
                <w:ins w:id="8942" w:author="He Han" w:date="2026-10-22T22:08:00Z"/>
                <w:rFonts w:ascii="Times New Roman" w:hAnsi="Times New Roman" w:cs="Times New Roman"/>
                <w:color w:val="auto"/>
                <w:sz w:val="18"/>
                <w:szCs w:val="18"/>
                <w:shd w:val="clear" w:color="auto" w:fill="FFFFFF"/>
              </w:rPr>
              <w:pPrChange w:id="8943" w:author="He Han" w:date="2026-10-22T22:11:00Z">
                <w:pPr>
                  <w:pStyle w:val="afc"/>
                  <w:numPr>
                    <w:numId w:val="156"/>
                  </w:numPr>
                  <w:ind w:left="420" w:firstLineChars="0" w:hanging="420"/>
                </w:pPr>
              </w:pPrChange>
            </w:pPr>
            <w:ins w:id="8944" w:author="He Han" w:date="2026-10-22T22:08:00Z">
              <w:r w:rsidRPr="00BB7730">
                <w:rPr>
                  <w:rFonts w:ascii="Times New Roman" w:hAnsi="Times New Roman" w:cs="Times New Roman"/>
                  <w:color w:val="auto"/>
                  <w:sz w:val="18"/>
                  <w:szCs w:val="18"/>
                  <w:shd w:val="clear" w:color="auto" w:fill="FFFFFF"/>
                </w:rPr>
                <w:t>Sight glass: Glass</w:t>
              </w:r>
            </w:ins>
          </w:p>
          <w:p w14:paraId="58B836EB" w14:textId="77777777" w:rsidR="00153539" w:rsidRPr="00BB7730" w:rsidRDefault="00153539">
            <w:pPr>
              <w:pStyle w:val="afc"/>
              <w:numPr>
                <w:ilvl w:val="0"/>
                <w:numId w:val="169"/>
              </w:numPr>
              <w:ind w:firstLineChars="0"/>
              <w:rPr>
                <w:ins w:id="8945" w:author="He Han" w:date="2026-10-22T22:08:00Z"/>
                <w:rFonts w:ascii="Times New Roman" w:hAnsi="Times New Roman" w:cs="Times New Roman"/>
                <w:color w:val="auto"/>
                <w:sz w:val="18"/>
                <w:szCs w:val="18"/>
                <w:shd w:val="clear" w:color="auto" w:fill="FFFFFF"/>
              </w:rPr>
              <w:pPrChange w:id="8946" w:author="He Han" w:date="2026-10-22T22:11:00Z">
                <w:pPr>
                  <w:pStyle w:val="afc"/>
                  <w:numPr>
                    <w:numId w:val="156"/>
                  </w:numPr>
                  <w:ind w:left="420" w:firstLineChars="0" w:hanging="420"/>
                </w:pPr>
              </w:pPrChange>
            </w:pPr>
            <w:ins w:id="8947" w:author="He Han" w:date="2026-10-22T22:08:00Z">
              <w:r w:rsidRPr="00BB7730">
                <w:rPr>
                  <w:rFonts w:ascii="Times New Roman" w:hAnsi="Times New Roman" w:cs="Times New Roman"/>
                  <w:color w:val="auto"/>
                  <w:sz w:val="18"/>
                  <w:szCs w:val="18"/>
                  <w:shd w:val="clear" w:color="auto" w:fill="FFFFFF"/>
                </w:rPr>
                <w:t>Transfer pump material: SS316+PTFE</w:t>
              </w:r>
            </w:ins>
          </w:p>
          <w:p w14:paraId="2E1FC40B" w14:textId="77777777" w:rsidR="00153539" w:rsidRPr="00BB7730" w:rsidRDefault="00153539">
            <w:pPr>
              <w:pStyle w:val="afc"/>
              <w:numPr>
                <w:ilvl w:val="0"/>
                <w:numId w:val="169"/>
              </w:numPr>
              <w:ind w:firstLineChars="0"/>
              <w:rPr>
                <w:ins w:id="8948" w:author="He Han" w:date="2026-10-22T22:08:00Z"/>
                <w:rFonts w:ascii="Times New Roman" w:hAnsi="Times New Roman" w:cs="Times New Roman"/>
                <w:color w:val="auto"/>
                <w:sz w:val="18"/>
                <w:szCs w:val="18"/>
                <w:shd w:val="clear" w:color="auto" w:fill="FFFFFF"/>
              </w:rPr>
              <w:pPrChange w:id="8949" w:author="He Han" w:date="2026-10-22T22:11:00Z">
                <w:pPr>
                  <w:pStyle w:val="afc"/>
                  <w:numPr>
                    <w:numId w:val="156"/>
                  </w:numPr>
                  <w:ind w:left="420" w:firstLineChars="0" w:hanging="420"/>
                </w:pPr>
              </w:pPrChange>
            </w:pPr>
            <w:ins w:id="8950" w:author="He Han" w:date="2026-10-22T22:08:00Z">
              <w:r w:rsidRPr="00BB7730">
                <w:rPr>
                  <w:rFonts w:ascii="Times New Roman" w:hAnsi="Times New Roman" w:cs="Times New Roman"/>
                  <w:color w:val="auto"/>
                  <w:sz w:val="18"/>
                  <w:szCs w:val="18"/>
                  <w:shd w:val="clear" w:color="auto" w:fill="FFFFFF"/>
                </w:rPr>
                <w:t>Thermometer well material: Hastelloy (C-276)</w:t>
              </w:r>
            </w:ins>
          </w:p>
          <w:p w14:paraId="13B09857" w14:textId="77777777" w:rsidR="00153539" w:rsidRPr="00BB7730" w:rsidRDefault="00153539">
            <w:pPr>
              <w:pStyle w:val="afc"/>
              <w:numPr>
                <w:ilvl w:val="0"/>
                <w:numId w:val="169"/>
              </w:numPr>
              <w:ind w:firstLineChars="0"/>
              <w:rPr>
                <w:ins w:id="8951" w:author="He Han" w:date="2026-10-22T22:08:00Z"/>
                <w:rFonts w:ascii="Times New Roman" w:hAnsi="Times New Roman" w:cs="Times New Roman"/>
                <w:color w:val="auto"/>
                <w:sz w:val="18"/>
                <w:szCs w:val="18"/>
                <w:shd w:val="clear" w:color="auto" w:fill="FFFFFF"/>
              </w:rPr>
              <w:pPrChange w:id="8952" w:author="He Han" w:date="2026-10-22T22:11:00Z">
                <w:pPr>
                  <w:pStyle w:val="afc"/>
                  <w:numPr>
                    <w:numId w:val="156"/>
                  </w:numPr>
                  <w:ind w:left="420" w:firstLineChars="0" w:hanging="420"/>
                </w:pPr>
              </w:pPrChange>
            </w:pPr>
            <w:ins w:id="8953" w:author="He Han" w:date="2026-10-22T22:08:00Z">
              <w:r w:rsidRPr="00BB7730">
                <w:rPr>
                  <w:rFonts w:ascii="Times New Roman" w:hAnsi="Times New Roman" w:cs="Times New Roman"/>
                  <w:color w:val="auto"/>
                  <w:sz w:val="18"/>
                  <w:szCs w:val="18"/>
                  <w:shd w:val="clear" w:color="auto" w:fill="FFFFFF"/>
                </w:rPr>
                <w:t>Pipeline material: 316L</w:t>
              </w:r>
            </w:ins>
          </w:p>
          <w:p w14:paraId="78D0F9E0" w14:textId="77777777" w:rsidR="00153539" w:rsidRPr="00BB7730" w:rsidRDefault="00153539">
            <w:pPr>
              <w:pStyle w:val="afc"/>
              <w:numPr>
                <w:ilvl w:val="0"/>
                <w:numId w:val="169"/>
              </w:numPr>
              <w:ind w:firstLineChars="0"/>
              <w:rPr>
                <w:ins w:id="8954" w:author="He Han" w:date="2026-10-22T22:08:00Z"/>
                <w:rFonts w:ascii="Times New Roman" w:hAnsi="Times New Roman" w:cs="Times New Roman"/>
                <w:color w:val="0000FF"/>
                <w:sz w:val="18"/>
                <w:szCs w:val="18"/>
                <w:shd w:val="clear" w:color="auto" w:fill="FFFFFF"/>
              </w:rPr>
              <w:pPrChange w:id="8955" w:author="He Han" w:date="2026-10-22T22:11:00Z">
                <w:pPr>
                  <w:pStyle w:val="afc"/>
                  <w:numPr>
                    <w:numId w:val="156"/>
                  </w:numPr>
                  <w:ind w:left="420" w:firstLineChars="0" w:hanging="420"/>
                </w:pPr>
              </w:pPrChange>
            </w:pPr>
            <w:ins w:id="8956" w:author="He Han" w:date="2026-10-22T22:08: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040EF007" w14:textId="77777777" w:rsidR="00153539" w:rsidRPr="00BB7730" w:rsidRDefault="00153539">
            <w:pPr>
              <w:pStyle w:val="afc"/>
              <w:numPr>
                <w:ilvl w:val="0"/>
                <w:numId w:val="169"/>
              </w:numPr>
              <w:ind w:firstLineChars="0"/>
              <w:rPr>
                <w:ins w:id="8957" w:author="He Han" w:date="2026-10-22T22:08:00Z"/>
                <w:rFonts w:ascii="Times New Roman" w:hAnsi="Times New Roman" w:cs="Times New Roman"/>
                <w:color w:val="auto"/>
                <w:sz w:val="18"/>
                <w:szCs w:val="18"/>
                <w:shd w:val="clear" w:color="auto" w:fill="FFFFFF"/>
              </w:rPr>
              <w:pPrChange w:id="8958" w:author="He Han" w:date="2026-10-22T22:11:00Z">
                <w:pPr>
                  <w:pStyle w:val="afc"/>
                  <w:numPr>
                    <w:numId w:val="156"/>
                  </w:numPr>
                  <w:ind w:left="420" w:firstLineChars="0" w:hanging="420"/>
                </w:pPr>
              </w:pPrChange>
            </w:pPr>
            <w:ins w:id="8959" w:author="He Han" w:date="2026-10-22T22:08:00Z">
              <w:r w:rsidRPr="00BB7730">
                <w:rPr>
                  <w:rFonts w:ascii="Times New Roman" w:hAnsi="Times New Roman" w:cs="Times New Roman"/>
                  <w:color w:val="auto"/>
                  <w:sz w:val="18"/>
                  <w:szCs w:val="18"/>
                  <w:shd w:val="clear" w:color="auto" w:fill="FFFFFF"/>
                </w:rPr>
                <w:t>Mass flow meter: SS</w:t>
              </w:r>
            </w:ins>
          </w:p>
          <w:p w14:paraId="4C1AF484" w14:textId="77777777" w:rsidR="00153539" w:rsidRPr="00BB7730" w:rsidRDefault="00153539">
            <w:pPr>
              <w:pStyle w:val="afc"/>
              <w:numPr>
                <w:ilvl w:val="0"/>
                <w:numId w:val="169"/>
              </w:numPr>
              <w:ind w:firstLineChars="0"/>
              <w:rPr>
                <w:ins w:id="8960" w:author="He Han" w:date="2026-10-22T22:08:00Z"/>
                <w:rFonts w:ascii="Times New Roman" w:hAnsi="Times New Roman" w:cs="Times New Roman"/>
                <w:b/>
                <w:color w:val="auto"/>
                <w:sz w:val="18"/>
                <w:szCs w:val="18"/>
                <w:shd w:val="clear" w:color="auto" w:fill="FFFFFF"/>
              </w:rPr>
              <w:pPrChange w:id="8961" w:author="He Han" w:date="2026-10-22T22:11:00Z">
                <w:pPr>
                  <w:pStyle w:val="afc"/>
                  <w:numPr>
                    <w:numId w:val="156"/>
                  </w:numPr>
                  <w:ind w:left="420" w:firstLineChars="0" w:hanging="420"/>
                </w:pPr>
              </w:pPrChange>
            </w:pPr>
            <w:ins w:id="8962" w:author="He Han" w:date="2026-10-22T22:08: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12339BB" w14:textId="77777777" w:rsidR="00153539" w:rsidRPr="00BB7730" w:rsidRDefault="00153539">
            <w:pPr>
              <w:pStyle w:val="afc"/>
              <w:numPr>
                <w:ilvl w:val="0"/>
                <w:numId w:val="169"/>
              </w:numPr>
              <w:ind w:firstLineChars="0"/>
              <w:rPr>
                <w:ins w:id="8963" w:author="He Han" w:date="2026-10-22T22:08:00Z"/>
                <w:rFonts w:ascii="Times New Roman" w:eastAsiaTheme="minorEastAsia" w:hAnsi="Times New Roman" w:cs="Times New Roman"/>
                <w:color w:val="auto"/>
                <w:sz w:val="18"/>
                <w:szCs w:val="18"/>
                <w:shd w:val="clear" w:color="auto" w:fill="FFFFFF"/>
                <w:lang w:eastAsia="zh-CN"/>
              </w:rPr>
              <w:pPrChange w:id="8964" w:author="He Han" w:date="2026-10-22T22:11:00Z">
                <w:pPr>
                  <w:pStyle w:val="afc"/>
                  <w:numPr>
                    <w:numId w:val="156"/>
                  </w:numPr>
                  <w:ind w:left="420" w:firstLineChars="0" w:hanging="420"/>
                </w:pPr>
              </w:pPrChange>
            </w:pPr>
            <w:ins w:id="8965" w:author="He Han" w:date="2026-10-22T22:08: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7F6A833C" w14:textId="77777777" w:rsidR="00153539" w:rsidRPr="00BB7730" w:rsidRDefault="00153539">
            <w:pPr>
              <w:pStyle w:val="afc"/>
              <w:numPr>
                <w:ilvl w:val="0"/>
                <w:numId w:val="169"/>
              </w:numPr>
              <w:ind w:firstLineChars="0"/>
              <w:rPr>
                <w:ins w:id="8966" w:author="He Han" w:date="2026-10-22T22:08:00Z"/>
                <w:rFonts w:ascii="Times New Roman" w:hAnsi="Times New Roman" w:cs="Times New Roman"/>
                <w:color w:val="auto"/>
                <w:sz w:val="18"/>
                <w:szCs w:val="18"/>
                <w:shd w:val="clear" w:color="auto" w:fill="FFFFFF"/>
              </w:rPr>
              <w:pPrChange w:id="8967" w:author="He Han" w:date="2026-10-22T22:11:00Z">
                <w:pPr>
                  <w:pStyle w:val="afc"/>
                  <w:numPr>
                    <w:numId w:val="156"/>
                  </w:numPr>
                  <w:ind w:left="420" w:firstLineChars="0" w:hanging="420"/>
                </w:pPr>
              </w:pPrChange>
            </w:pPr>
            <w:ins w:id="8968" w:author="He Han" w:date="2026-10-22T22:08:00Z">
              <w:r w:rsidRPr="00BB7730">
                <w:rPr>
                  <w:rFonts w:ascii="Times New Roman" w:hAnsi="Times New Roman" w:cs="Times New Roman"/>
                  <w:color w:val="auto"/>
                  <w:sz w:val="18"/>
                  <w:szCs w:val="18"/>
                  <w:shd w:val="clear" w:color="auto" w:fill="FFFFFF"/>
                </w:rPr>
                <w:t>Waste discharge pump material: SS316+PTFE</w:t>
              </w:r>
            </w:ins>
          </w:p>
          <w:p w14:paraId="34399FDD" w14:textId="77777777" w:rsidR="00153539" w:rsidRPr="00BB7730" w:rsidRDefault="00153539">
            <w:pPr>
              <w:pStyle w:val="afc"/>
              <w:numPr>
                <w:ilvl w:val="0"/>
                <w:numId w:val="169"/>
              </w:numPr>
              <w:ind w:firstLineChars="0"/>
              <w:rPr>
                <w:ins w:id="8969" w:author="He Han" w:date="2026-10-22T22:08:00Z"/>
                <w:rFonts w:ascii="Times New Roman" w:hAnsi="Times New Roman" w:cs="Times New Roman"/>
                <w:color w:val="auto"/>
                <w:sz w:val="18"/>
                <w:szCs w:val="18"/>
                <w:shd w:val="clear" w:color="auto" w:fill="FFFFFF"/>
              </w:rPr>
              <w:pPrChange w:id="8970" w:author="He Han" w:date="2026-10-22T22:11:00Z">
                <w:pPr>
                  <w:pStyle w:val="afc"/>
                  <w:numPr>
                    <w:numId w:val="156"/>
                  </w:numPr>
                  <w:ind w:left="420" w:firstLineChars="0" w:hanging="420"/>
                </w:pPr>
              </w:pPrChange>
            </w:pPr>
            <w:ins w:id="8971" w:author="He Han" w:date="2026-10-22T22:08: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21B6BFEC" w14:textId="77777777" w:rsidR="00153539" w:rsidRPr="00BB7730" w:rsidRDefault="00153539">
            <w:pPr>
              <w:pStyle w:val="afc"/>
              <w:numPr>
                <w:ilvl w:val="0"/>
                <w:numId w:val="169"/>
              </w:numPr>
              <w:ind w:firstLineChars="0"/>
              <w:rPr>
                <w:ins w:id="8972" w:author="He Han" w:date="2026-10-22T22:08:00Z"/>
                <w:rFonts w:ascii="Times New Roman" w:hAnsi="Times New Roman" w:cs="Times New Roman"/>
                <w:color w:val="auto"/>
                <w:sz w:val="18"/>
                <w:szCs w:val="18"/>
                <w:shd w:val="clear" w:color="auto" w:fill="FFFFFF"/>
              </w:rPr>
              <w:pPrChange w:id="8973" w:author="He Han" w:date="2026-10-22T22:11:00Z">
                <w:pPr>
                  <w:pStyle w:val="afc"/>
                  <w:numPr>
                    <w:numId w:val="156"/>
                  </w:numPr>
                  <w:ind w:left="420" w:firstLineChars="0" w:hanging="420"/>
                </w:pPr>
              </w:pPrChange>
            </w:pPr>
            <w:ins w:id="8974" w:author="He Han" w:date="2026-10-22T22:08: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100470F7" w14:textId="16ACC2A3" w:rsidR="000B3418" w:rsidRPr="00BB7730" w:rsidDel="00153539" w:rsidRDefault="000B3418" w:rsidP="000B3418">
            <w:pPr>
              <w:rPr>
                <w:ins w:id="8975" w:author="Xuning Wei12232" w:date="2026-07-27T17:22:00Z"/>
                <w:del w:id="8976" w:author="He Han" w:date="2026-10-22T22:08:00Z"/>
                <w:rFonts w:ascii="Times New Roman" w:hAnsi="Times New Roman" w:cs="Times New Roman"/>
                <w:color w:val="auto"/>
                <w:sz w:val="18"/>
                <w:szCs w:val="18"/>
                <w:shd w:val="clear" w:color="auto" w:fill="FFFFFF"/>
              </w:rPr>
            </w:pPr>
            <w:ins w:id="8977" w:author="Xuning Wei12232" w:date="2026-07-27T17:22:00Z">
              <w:del w:id="8978" w:author="He Han" w:date="2026-10-12T13:44:00Z">
                <w:r w:rsidRPr="00BB7730" w:rsidDel="000E3A98">
                  <w:rPr>
                    <w:rFonts w:ascii="Times New Roman" w:hAnsi="Times New Roman" w:cs="Times New Roman"/>
                    <w:color w:val="00B0F0"/>
                    <w:sz w:val="18"/>
                    <w:szCs w:val="18"/>
                    <w:shd w:val="clear" w:color="auto" w:fill="FFFFFF"/>
                    <w:rPrChange w:id="8979" w:author="He Han" w:date="2026-10-12T14:28: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8980" w:author="He Han" w:date="2026-10-12T14:28: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8981" w:author="He Han" w:date="2026-10-12T14:28:00Z">
                      <w:rPr>
                        <w:rFonts w:ascii="Times New Roman" w:hAnsi="Times New Roman" w:cs="Times New Roman"/>
                        <w:color w:val="auto"/>
                        <w:sz w:val="18"/>
                        <w:szCs w:val="18"/>
                        <w:shd w:val="clear" w:color="auto" w:fill="FFFFFF"/>
                      </w:rPr>
                    </w:rPrChange>
                  </w:rPr>
                  <w:delText>material:</w:delText>
                </w:r>
              </w:del>
              <w:del w:id="8982" w:author="He Han" w:date="2026-10-22T22:08:00Z">
                <w:r w:rsidRPr="00BB7730" w:rsidDel="00153539">
                  <w:rPr>
                    <w:rFonts w:ascii="Times New Roman" w:hAnsi="Times New Roman" w:cs="Times New Roman"/>
                    <w:color w:val="auto"/>
                    <w:sz w:val="18"/>
                    <w:szCs w:val="18"/>
                    <w:shd w:val="clear" w:color="auto" w:fill="FFFFFF"/>
                  </w:rPr>
                  <w:delText xml:space="preserve"> Hastelloy (C-276)</w:delText>
                </w:r>
              </w:del>
            </w:ins>
          </w:p>
          <w:p w14:paraId="156E7359" w14:textId="3F6D19E3" w:rsidR="000B3418" w:rsidRPr="00BB7730" w:rsidDel="00153539" w:rsidRDefault="000B3418" w:rsidP="000B3418">
            <w:pPr>
              <w:rPr>
                <w:ins w:id="8983" w:author="Xuning Wei12232" w:date="2026-07-27T17:22:00Z"/>
                <w:del w:id="8984" w:author="He Han" w:date="2026-10-22T22:08:00Z"/>
                <w:rFonts w:ascii="Times New Roman" w:eastAsiaTheme="minorEastAsia" w:hAnsi="Times New Roman" w:cs="Times New Roman"/>
                <w:color w:val="auto"/>
                <w:sz w:val="18"/>
                <w:szCs w:val="18"/>
                <w:shd w:val="clear" w:color="auto" w:fill="FFFFFF"/>
                <w:lang w:eastAsia="zh-CN"/>
              </w:rPr>
            </w:pPr>
            <w:ins w:id="8985" w:author="Xuning Wei12232" w:date="2026-07-27T17:22:00Z">
              <w:del w:id="8986" w:author="He Han" w:date="2026-10-22T22:08:00Z">
                <w:r w:rsidRPr="00BB7730" w:rsidDel="00153539">
                  <w:rPr>
                    <w:rFonts w:ascii="Times New Roman" w:hAnsi="Times New Roman" w:cs="Times New Roman"/>
                    <w:color w:val="auto"/>
                    <w:sz w:val="18"/>
                    <w:szCs w:val="18"/>
                    <w:shd w:val="clear" w:color="auto" w:fill="FFFFFF"/>
                  </w:rPr>
                  <w:delText xml:space="preserve">Agitator material: </w:delText>
                </w:r>
                <w:r w:rsidRPr="00BB7730" w:rsidDel="00153539">
                  <w:rPr>
                    <w:rFonts w:ascii="Times New Roman" w:hAnsi="Times New Roman" w:cs="Times New Roman"/>
                  </w:rPr>
                  <w:delText xml:space="preserve"> </w:delText>
                </w:r>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494BD8FA" w14:textId="180542F8" w:rsidR="000B3418" w:rsidRPr="00BB7730" w:rsidDel="00153539" w:rsidRDefault="000B3418" w:rsidP="000B3418">
            <w:pPr>
              <w:rPr>
                <w:ins w:id="8987" w:author="Xuning Wei12232" w:date="2026-07-27T17:22:00Z"/>
                <w:del w:id="8988" w:author="He Han" w:date="2026-10-22T22:08:00Z"/>
                <w:rFonts w:ascii="Times New Roman" w:hAnsi="Times New Roman" w:cs="Times New Roman"/>
                <w:color w:val="0000FF"/>
                <w:sz w:val="18"/>
                <w:szCs w:val="18"/>
                <w:shd w:val="clear" w:color="auto" w:fill="FFFFFF"/>
              </w:rPr>
            </w:pPr>
            <w:ins w:id="8989" w:author="Xuning Wei12232" w:date="2026-07-27T17:22:00Z">
              <w:del w:id="8990" w:author="He Han" w:date="2026-10-22T22:08: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7DCFB8C5" w14:textId="1CE6D660" w:rsidR="000B3418" w:rsidRPr="00BB7730" w:rsidDel="00153539" w:rsidRDefault="000B3418" w:rsidP="000B3418">
            <w:pPr>
              <w:rPr>
                <w:ins w:id="8991" w:author="Xuning Wei12232" w:date="2026-07-27T17:22:00Z"/>
                <w:del w:id="8992" w:author="He Han" w:date="2026-10-22T22:08:00Z"/>
                <w:rFonts w:ascii="Times New Roman" w:hAnsi="Times New Roman" w:cs="Times New Roman"/>
                <w:color w:val="auto"/>
                <w:sz w:val="18"/>
                <w:szCs w:val="18"/>
                <w:shd w:val="clear" w:color="auto" w:fill="FFFFFF"/>
              </w:rPr>
            </w:pPr>
            <w:ins w:id="8993" w:author="Xuning Wei12232" w:date="2026-07-27T17:22:00Z">
              <w:del w:id="8994" w:author="He Han" w:date="2026-10-22T22:08:00Z">
                <w:r w:rsidRPr="00BB7730" w:rsidDel="00153539">
                  <w:rPr>
                    <w:rFonts w:ascii="Times New Roman" w:hAnsi="Times New Roman" w:cs="Times New Roman"/>
                    <w:color w:val="auto"/>
                    <w:sz w:val="18"/>
                    <w:szCs w:val="18"/>
                    <w:shd w:val="clear" w:color="auto" w:fill="FFFFFF"/>
                  </w:rPr>
                  <w:delText>Sight glass: Glass</w:delText>
                </w:r>
              </w:del>
            </w:ins>
          </w:p>
          <w:p w14:paraId="24F0687C" w14:textId="3FC1FA42" w:rsidR="000B3418" w:rsidRPr="00BB7730" w:rsidDel="00153539" w:rsidRDefault="000B3418" w:rsidP="000B3418">
            <w:pPr>
              <w:rPr>
                <w:ins w:id="8995" w:author="Xuning Wei12232" w:date="2026-07-27T17:22:00Z"/>
                <w:del w:id="8996" w:author="He Han" w:date="2026-10-22T22:08:00Z"/>
                <w:rFonts w:ascii="Times New Roman" w:hAnsi="Times New Roman" w:cs="Times New Roman"/>
                <w:color w:val="auto"/>
                <w:sz w:val="18"/>
                <w:szCs w:val="18"/>
                <w:shd w:val="clear" w:color="auto" w:fill="FFFFFF"/>
              </w:rPr>
            </w:pPr>
            <w:ins w:id="8997" w:author="Xuning Wei12232" w:date="2026-07-27T17:22:00Z">
              <w:del w:id="8998" w:author="He Han" w:date="2026-10-22T22:08:00Z">
                <w:r w:rsidRPr="00BB7730" w:rsidDel="00153539">
                  <w:rPr>
                    <w:rFonts w:ascii="Times New Roman" w:hAnsi="Times New Roman" w:cs="Times New Roman"/>
                    <w:color w:val="auto"/>
                    <w:sz w:val="18"/>
                    <w:szCs w:val="18"/>
                    <w:shd w:val="clear" w:color="auto" w:fill="FFFFFF"/>
                  </w:rPr>
                  <w:delText>Transfer pump material: SS316+PTFE,</w:delText>
                </w:r>
              </w:del>
            </w:ins>
          </w:p>
          <w:p w14:paraId="35E52DE5" w14:textId="0FAA7E36" w:rsidR="000B3418" w:rsidRPr="00BB7730" w:rsidDel="00153539" w:rsidRDefault="000B3418" w:rsidP="000B3418">
            <w:pPr>
              <w:rPr>
                <w:ins w:id="8999" w:author="Xuning Wei12232" w:date="2026-07-27T17:22:00Z"/>
                <w:del w:id="9000" w:author="He Han" w:date="2026-10-22T22:08:00Z"/>
                <w:rFonts w:ascii="Times New Roman" w:hAnsi="Times New Roman" w:cs="Times New Roman"/>
                <w:color w:val="auto"/>
                <w:sz w:val="18"/>
                <w:szCs w:val="18"/>
                <w:shd w:val="clear" w:color="auto" w:fill="FFFFFF"/>
              </w:rPr>
            </w:pPr>
            <w:ins w:id="9001" w:author="Xuning Wei12232" w:date="2026-07-27T17:22:00Z">
              <w:del w:id="9002" w:author="He Han" w:date="2026-10-22T22:08: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341E83A8" w14:textId="1AB894FE" w:rsidR="000B3418" w:rsidRPr="00BB7730" w:rsidDel="00153539" w:rsidRDefault="000B3418" w:rsidP="000B3418">
            <w:pPr>
              <w:rPr>
                <w:ins w:id="9003" w:author="Xuning Wei12232" w:date="2026-07-27T17:22:00Z"/>
                <w:del w:id="9004" w:author="He Han" w:date="2026-10-22T22:08:00Z"/>
                <w:rFonts w:ascii="Times New Roman" w:hAnsi="Times New Roman" w:cs="Times New Roman"/>
                <w:color w:val="auto"/>
                <w:sz w:val="18"/>
                <w:szCs w:val="18"/>
                <w:shd w:val="clear" w:color="auto" w:fill="FFFFFF"/>
              </w:rPr>
            </w:pPr>
            <w:ins w:id="9005" w:author="Xuning Wei12232" w:date="2026-07-27T17:22:00Z">
              <w:del w:id="9006" w:author="He Han" w:date="2026-10-22T22:08:00Z">
                <w:r w:rsidRPr="00BB7730" w:rsidDel="00153539">
                  <w:rPr>
                    <w:rFonts w:ascii="Times New Roman" w:hAnsi="Times New Roman" w:cs="Times New Roman"/>
                    <w:color w:val="auto"/>
                    <w:sz w:val="18"/>
                    <w:szCs w:val="18"/>
                    <w:shd w:val="clear" w:color="auto" w:fill="FFFFFF"/>
                  </w:rPr>
                  <w:delText>Pipeline material: 316L</w:delText>
                </w:r>
              </w:del>
            </w:ins>
          </w:p>
          <w:p w14:paraId="11AD993A" w14:textId="6F6B1B9C" w:rsidR="000B3418" w:rsidRPr="00BB7730" w:rsidDel="00153539" w:rsidRDefault="000B3418" w:rsidP="000B3418">
            <w:pPr>
              <w:rPr>
                <w:ins w:id="9007" w:author="Xuning Wei12232" w:date="2026-07-27T17:22:00Z"/>
                <w:del w:id="9008" w:author="He Han" w:date="2026-10-22T22:08:00Z"/>
                <w:rFonts w:ascii="Times New Roman" w:hAnsi="Times New Roman" w:cs="Times New Roman"/>
                <w:color w:val="FF0000"/>
                <w:sz w:val="18"/>
                <w:szCs w:val="18"/>
                <w:shd w:val="clear" w:color="auto" w:fill="FFFFFF"/>
                <w:rPrChange w:id="9009" w:author="Johan Granander" w:date="2026-07-28T15:03:00Z">
                  <w:rPr>
                    <w:ins w:id="9010" w:author="Xuning Wei12232" w:date="2026-07-27T17:22:00Z"/>
                    <w:del w:id="9011" w:author="He Han" w:date="2026-10-22T22:08:00Z"/>
                    <w:rFonts w:ascii="Times New Roman" w:hAnsi="Times New Roman" w:cs="Times New Roman"/>
                    <w:color w:val="FF0000"/>
                    <w:sz w:val="18"/>
                    <w:szCs w:val="18"/>
                    <w:shd w:val="clear" w:color="auto" w:fill="FFFFFF"/>
                    <w:lang w:val="sv-SE"/>
                  </w:rPr>
                </w:rPrChange>
              </w:rPr>
            </w:pPr>
            <w:ins w:id="9012" w:author="Xuning Wei12232" w:date="2026-07-27T17:22:00Z">
              <w:del w:id="9013" w:author="He Han" w:date="2026-10-22T22:08:00Z">
                <w:r w:rsidRPr="00BB7730" w:rsidDel="00153539">
                  <w:rPr>
                    <w:rFonts w:ascii="Times New Roman" w:hAnsi="Times New Roman" w:cs="Times New Roman"/>
                    <w:color w:val="FF0000"/>
                    <w:sz w:val="18"/>
                    <w:szCs w:val="18"/>
                    <w:shd w:val="clear" w:color="auto" w:fill="FFFFFF"/>
                    <w:rPrChange w:id="9014"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4BDC0DB4" w14:textId="7B0F2A7A" w:rsidR="000B3418" w:rsidRPr="00BB7730" w:rsidDel="00153539" w:rsidRDefault="000B3418" w:rsidP="000B3418">
            <w:pPr>
              <w:rPr>
                <w:ins w:id="9015" w:author="Xuning Wei12232" w:date="2026-07-27T17:22:00Z"/>
                <w:del w:id="9016" w:author="He Han" w:date="2026-10-22T22:08:00Z"/>
                <w:rFonts w:ascii="Times New Roman" w:hAnsi="Times New Roman" w:cs="Times New Roman"/>
                <w:color w:val="auto"/>
                <w:sz w:val="18"/>
                <w:szCs w:val="18"/>
                <w:shd w:val="clear" w:color="auto" w:fill="FFFFFF"/>
                <w:rPrChange w:id="9017" w:author="Johan Granander" w:date="2026-07-28T15:03:00Z">
                  <w:rPr>
                    <w:ins w:id="9018" w:author="Xuning Wei12232" w:date="2026-07-27T17:22:00Z"/>
                    <w:del w:id="9019" w:author="He Han" w:date="2026-10-22T22:08:00Z"/>
                    <w:rFonts w:ascii="Times New Roman" w:hAnsi="Times New Roman" w:cs="Times New Roman"/>
                    <w:color w:val="auto"/>
                    <w:sz w:val="18"/>
                    <w:szCs w:val="18"/>
                    <w:shd w:val="clear" w:color="auto" w:fill="FFFFFF"/>
                    <w:lang w:val="sv-SE"/>
                  </w:rPr>
                </w:rPrChange>
              </w:rPr>
            </w:pPr>
            <w:ins w:id="9020" w:author="Xuning Wei12232" w:date="2026-07-27T17:22:00Z">
              <w:del w:id="9021" w:author="He Han" w:date="2026-10-22T22:08:00Z">
                <w:r w:rsidRPr="00BB7730" w:rsidDel="00153539">
                  <w:rPr>
                    <w:rFonts w:ascii="Times New Roman" w:hAnsi="Times New Roman" w:cs="Times New Roman"/>
                    <w:color w:val="auto"/>
                    <w:sz w:val="18"/>
                    <w:szCs w:val="18"/>
                    <w:shd w:val="clear" w:color="auto" w:fill="FFFFFF"/>
                    <w:rPrChange w:id="9022"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54067EBE" w14:textId="1152E624" w:rsidR="000B3418" w:rsidRPr="00BB7730" w:rsidDel="00153539" w:rsidRDefault="000B3418" w:rsidP="000B3418">
            <w:pPr>
              <w:rPr>
                <w:ins w:id="9023" w:author="Xuning Wei12232" w:date="2026-07-27T17:22:00Z"/>
                <w:del w:id="9024" w:author="He Han" w:date="2026-10-22T22:08:00Z"/>
                <w:rFonts w:ascii="Times New Roman" w:hAnsi="Times New Roman" w:cs="Times New Roman"/>
                <w:b/>
                <w:color w:val="auto"/>
                <w:sz w:val="18"/>
                <w:szCs w:val="18"/>
                <w:shd w:val="clear" w:color="auto" w:fill="FFFFFF"/>
              </w:rPr>
            </w:pPr>
            <w:ins w:id="9025" w:author="Xuning Wei12232" w:date="2026-07-27T17:22:00Z">
              <w:del w:id="9026" w:author="He Han" w:date="2026-10-22T22:08:00Z">
                <w:r w:rsidRPr="00BB7730" w:rsidDel="00153539">
                  <w:rPr>
                    <w:rFonts w:ascii="Times New Roman" w:hAnsi="Times New Roman" w:cs="Times New Roman"/>
                    <w:color w:val="auto"/>
                    <w:sz w:val="18"/>
                    <w:szCs w:val="18"/>
                    <w:shd w:val="clear" w:color="auto" w:fill="FFFFFF"/>
                  </w:rPr>
                  <w:delText xml:space="preserve">Valve material: </w:delText>
                </w:r>
              </w:del>
              <w:del w:id="9027" w:author="He Han" w:date="2026-10-12T14:28:00Z">
                <w:r w:rsidRPr="00BB7730" w:rsidDel="006379C0">
                  <w:rPr>
                    <w:rFonts w:ascii="Times New Roman" w:hAnsi="Times New Roman" w:cs="Times New Roman"/>
                    <w:color w:val="auto"/>
                    <w:sz w:val="18"/>
                    <w:szCs w:val="18"/>
                    <w:shd w:val="clear" w:color="auto" w:fill="FFFFFF"/>
                  </w:rPr>
                  <w:delText>304 &amp; 316L</w:delText>
                </w:r>
              </w:del>
            </w:ins>
          </w:p>
          <w:p w14:paraId="18391C63" w14:textId="17C5C447" w:rsidR="000B3418" w:rsidRPr="00BB7730" w:rsidDel="00153539" w:rsidRDefault="000B3418" w:rsidP="000B3418">
            <w:pPr>
              <w:rPr>
                <w:ins w:id="9028" w:author="Xuning Wei12232" w:date="2026-07-27T17:22:00Z"/>
                <w:del w:id="9029" w:author="He Han" w:date="2026-10-22T22:08:00Z"/>
                <w:rFonts w:ascii="Times New Roman" w:eastAsiaTheme="minorEastAsia" w:hAnsi="Times New Roman" w:cs="Times New Roman"/>
                <w:color w:val="auto"/>
                <w:sz w:val="18"/>
                <w:szCs w:val="18"/>
                <w:shd w:val="clear" w:color="auto" w:fill="FFFFFF"/>
                <w:lang w:eastAsia="zh-CN"/>
              </w:rPr>
            </w:pPr>
            <w:ins w:id="9030" w:author="Xuning Wei12232" w:date="2026-07-27T17:22:00Z">
              <w:del w:id="9031" w:author="He Han" w:date="2026-10-22T22:08: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6202C1E0" w14:textId="19079B62" w:rsidR="000B3418" w:rsidRPr="00BB7730" w:rsidDel="00153539" w:rsidRDefault="000B3418" w:rsidP="000B3418">
            <w:pPr>
              <w:rPr>
                <w:ins w:id="9032" w:author="Xuning Wei12232" w:date="2026-07-27T17:22:00Z"/>
                <w:del w:id="9033" w:author="He Han" w:date="2026-10-22T22:08:00Z"/>
                <w:rFonts w:ascii="Times New Roman" w:hAnsi="Times New Roman" w:cs="Times New Roman"/>
                <w:color w:val="auto"/>
                <w:sz w:val="18"/>
                <w:szCs w:val="18"/>
                <w:shd w:val="clear" w:color="auto" w:fill="FFFFFF"/>
              </w:rPr>
            </w:pPr>
            <w:ins w:id="9034" w:author="Xuning Wei12232" w:date="2026-07-27T17:22:00Z">
              <w:del w:id="9035" w:author="He Han" w:date="2026-10-22T22:08: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0D0BBFDD" w14:textId="0A5F6528" w:rsidR="00AD243C" w:rsidRPr="00BB7730" w:rsidDel="00153539" w:rsidRDefault="000B3418" w:rsidP="000B3418">
            <w:pPr>
              <w:jc w:val="both"/>
              <w:rPr>
                <w:del w:id="9036" w:author="He Han" w:date="2026-10-22T22:08:00Z"/>
                <w:rFonts w:ascii="Times New Roman" w:hAnsi="Times New Roman" w:cs="Times New Roman"/>
                <w:color w:val="auto"/>
                <w:sz w:val="18"/>
                <w:szCs w:val="18"/>
                <w:shd w:val="clear" w:color="auto" w:fill="FFFFFF"/>
              </w:rPr>
            </w:pPr>
            <w:ins w:id="9037" w:author="Xuning Wei12232" w:date="2026-07-27T17:22:00Z">
              <w:del w:id="9038" w:author="He Han" w:date="2026-10-22T22:08:00Z">
                <w:r w:rsidRPr="00BB7730" w:rsidDel="00153539">
                  <w:rPr>
                    <w:rFonts w:ascii="Times New Roman" w:hAnsi="Times New Roman" w:cs="Times New Roman"/>
                    <w:color w:val="0000FF"/>
                    <w:sz w:val="18"/>
                    <w:szCs w:val="18"/>
                  </w:rPr>
                  <w:delText xml:space="preserve">Mechanical seal: </w:delText>
                </w:r>
              </w:del>
              <w:del w:id="9039" w:author="He Han" w:date="2026-10-12T14:28:00Z">
                <w:r w:rsidRPr="00BB7730" w:rsidDel="006379C0">
                  <w:rPr>
                    <w:rFonts w:ascii="Times New Roman" w:hAnsi="Times New Roman" w:cs="Times New Roman"/>
                    <w:color w:val="0000FF"/>
                    <w:sz w:val="18"/>
                    <w:szCs w:val="18"/>
                    <w:shd w:val="clear" w:color="auto" w:fill="FFFFFF"/>
                  </w:rPr>
                  <w:delText>304SS</w:delText>
                </w:r>
              </w:del>
              <w:del w:id="9040" w:author="He Han" w:date="2026-10-22T22:08:00Z">
                <w:r w:rsidRPr="00BB7730" w:rsidDel="00153539">
                  <w:rPr>
                    <w:rFonts w:ascii="Times New Roman" w:hAnsi="Times New Roman" w:cs="Times New Roman"/>
                    <w:color w:val="0000FF"/>
                    <w:sz w:val="18"/>
                    <w:szCs w:val="18"/>
                    <w:shd w:val="clear" w:color="auto" w:fill="FFFFFF"/>
                  </w:rPr>
                  <w:delText xml:space="preserve"> &amp; PTFE &amp; FFKM</w:delText>
                </w:r>
              </w:del>
              <w:del w:id="9041" w:author="He Han" w:date="2026-10-12T14:28:00Z">
                <w:r w:rsidRPr="00BB7730" w:rsidDel="006379C0">
                  <w:rPr>
                    <w:rFonts w:ascii="Times New Roman" w:hAnsi="Times New Roman" w:cs="Times New Roman"/>
                    <w:color w:val="0000FF"/>
                    <w:sz w:val="18"/>
                    <w:szCs w:val="18"/>
                    <w:shd w:val="clear" w:color="auto" w:fill="FFFFFF"/>
                  </w:rPr>
                  <w:delText xml:space="preserve"> </w:delText>
                </w:r>
              </w:del>
              <w:del w:id="9042" w:author="He Han" w:date="2026-10-22T22:08:00Z">
                <w:r w:rsidRPr="00BB7730" w:rsidDel="00153539">
                  <w:rPr>
                    <w:rFonts w:ascii="Times New Roman" w:hAnsi="Times New Roman" w:cs="Times New Roman"/>
                    <w:color w:val="0000FF"/>
                    <w:sz w:val="18"/>
                    <w:szCs w:val="18"/>
                    <w:shd w:val="clear" w:color="auto" w:fill="FFFFFF"/>
                  </w:rPr>
                  <w:delText>Gloves: CSPE</w:delText>
                </w:r>
              </w:del>
            </w:ins>
            <w:del w:id="9043" w:author="He Han" w:date="2026-10-22T22:08:00Z">
              <w:r w:rsidR="00AD243C" w:rsidRPr="00BB7730" w:rsidDel="00153539">
                <w:rPr>
                  <w:rFonts w:ascii="Times New Roman" w:hAnsi="Times New Roman" w:cs="Times New Roman"/>
                  <w:color w:val="auto"/>
                  <w:sz w:val="18"/>
                  <w:szCs w:val="18"/>
                  <w:shd w:val="clear" w:color="auto" w:fill="FFFFFF"/>
                </w:rPr>
                <w:delText>Transfer pump material:SS</w:delText>
              </w:r>
            </w:del>
            <w:ins w:id="9044" w:author="Johan Granander" w:date="2026-05-04T11:52:00Z">
              <w:del w:id="9045" w:author="He Han" w:date="2026-10-22T22:08:00Z">
                <w:r w:rsidR="00AD243C" w:rsidRPr="00BB7730" w:rsidDel="00153539">
                  <w:rPr>
                    <w:rFonts w:ascii="Times New Roman" w:hAnsi="Times New Roman" w:cs="Times New Roman"/>
                    <w:color w:val="auto"/>
                    <w:sz w:val="18"/>
                    <w:szCs w:val="18"/>
                    <w:shd w:val="clear" w:color="auto" w:fill="FFFFFF"/>
                  </w:rPr>
                  <w:delText>material: SS</w:delText>
                </w:r>
              </w:del>
            </w:ins>
            <w:del w:id="9046" w:author="He Han" w:date="2026-10-22T22:08:00Z">
              <w:r w:rsidR="00AD243C" w:rsidRPr="00BB7730" w:rsidDel="00153539">
                <w:rPr>
                  <w:rFonts w:ascii="Times New Roman" w:hAnsi="Times New Roman" w:cs="Times New Roman"/>
                  <w:color w:val="auto"/>
                  <w:sz w:val="18"/>
                  <w:szCs w:val="18"/>
                  <w:shd w:val="clear" w:color="auto" w:fill="FFFFFF"/>
                </w:rPr>
                <w:delText>316+PTFE</w:delText>
              </w:r>
            </w:del>
          </w:p>
          <w:p w14:paraId="16CC2BC6" w14:textId="08B878E4" w:rsidR="00AD243C" w:rsidRPr="00BB7730" w:rsidDel="00153539" w:rsidRDefault="00AD243C" w:rsidP="00AD243C">
            <w:pPr>
              <w:jc w:val="both"/>
              <w:rPr>
                <w:del w:id="9047" w:author="He Han" w:date="2026-10-22T22:08:00Z"/>
                <w:rFonts w:ascii="Times New Roman" w:eastAsia="仿宋_GB2312" w:hAnsi="Times New Roman" w:cs="Times New Roman"/>
                <w:color w:val="auto"/>
                <w:sz w:val="18"/>
                <w:szCs w:val="18"/>
              </w:rPr>
            </w:pPr>
            <w:del w:id="9048" w:author="He Han" w:date="2026-10-22T22:08:00Z">
              <w:r w:rsidRPr="00BB7730" w:rsidDel="00153539">
                <w:rPr>
                  <w:rFonts w:ascii="Times New Roman" w:eastAsia="仿宋_GB2312" w:hAnsi="Times New Roman" w:cs="Times New Roman"/>
                  <w:color w:val="auto"/>
                  <w:sz w:val="18"/>
                  <w:szCs w:val="18"/>
                </w:rPr>
                <w:delText>Charging line: SS</w:delText>
              </w:r>
            </w:del>
          </w:p>
          <w:p w14:paraId="31B7FE08" w14:textId="00818B86" w:rsidR="00AD243C" w:rsidRPr="00BB7730" w:rsidDel="00153539" w:rsidRDefault="00AD243C" w:rsidP="00AD243C">
            <w:pPr>
              <w:jc w:val="both"/>
              <w:rPr>
                <w:del w:id="9049" w:author="He Han" w:date="2026-10-22T22:08:00Z"/>
                <w:rFonts w:ascii="Times New Roman" w:eastAsia="仿宋_GB2312" w:hAnsi="Times New Roman" w:cs="Times New Roman"/>
                <w:color w:val="auto"/>
                <w:sz w:val="18"/>
                <w:szCs w:val="18"/>
                <w:lang w:val="en-IE"/>
                <w:rPrChange w:id="9050" w:author="Johan Granander" w:date="2026-07-28T15:03:00Z">
                  <w:rPr>
                    <w:del w:id="9051" w:author="He Han" w:date="2026-10-22T22:08:00Z"/>
                    <w:rFonts w:ascii="Times New Roman" w:eastAsia="仿宋_GB2312" w:hAnsi="Times New Roman" w:cs="Times New Roman"/>
                    <w:color w:val="auto"/>
                    <w:sz w:val="18"/>
                    <w:szCs w:val="18"/>
                  </w:rPr>
                </w:rPrChange>
              </w:rPr>
            </w:pPr>
            <w:del w:id="9052" w:author="He Han" w:date="2026-10-22T22:08:00Z">
              <w:r w:rsidRPr="00BB7730" w:rsidDel="00153539">
                <w:rPr>
                  <w:rFonts w:ascii="Times New Roman" w:hAnsi="Times New Roman" w:cs="Times New Roman"/>
                  <w:color w:val="auto"/>
                  <w:sz w:val="18"/>
                  <w:szCs w:val="18"/>
                  <w:shd w:val="clear" w:color="auto" w:fill="FFFFFF"/>
                  <w:lang w:val="en-IE"/>
                  <w:rPrChange w:id="9053"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9054" w:author="Johan Granander" w:date="2026-07-28T15:03:00Z">
                    <w:rPr>
                      <w:rFonts w:ascii="Times New Roman" w:eastAsia="仿宋_GB2312" w:hAnsi="Times New Roman" w:cs="Times New Roman"/>
                      <w:color w:val="auto"/>
                      <w:sz w:val="18"/>
                      <w:szCs w:val="18"/>
                    </w:rPr>
                  </w:rPrChange>
                </w:rPr>
                <w:delText xml:space="preserve">PTFE </w:delText>
              </w:r>
            </w:del>
          </w:p>
          <w:p w14:paraId="7A994E19" w14:textId="04D235DA" w:rsidR="00AD243C" w:rsidRPr="00BB7730" w:rsidDel="00153539" w:rsidRDefault="00AD243C" w:rsidP="00AD243C">
            <w:pPr>
              <w:jc w:val="both"/>
              <w:rPr>
                <w:del w:id="9055" w:author="He Han" w:date="2026-10-22T22:08:00Z"/>
                <w:rFonts w:ascii="Times New Roman" w:hAnsi="Times New Roman" w:cs="Times New Roman"/>
                <w:color w:val="auto"/>
                <w:sz w:val="18"/>
                <w:szCs w:val="18"/>
                <w:shd w:val="clear" w:color="auto" w:fill="FFFFFF"/>
                <w:lang w:val="en-IE"/>
                <w:rPrChange w:id="9056" w:author="Johan Granander" w:date="2026-07-28T15:03:00Z">
                  <w:rPr>
                    <w:del w:id="9057" w:author="He Han" w:date="2026-10-22T22:08:00Z"/>
                    <w:rFonts w:ascii="Times New Roman" w:hAnsi="Times New Roman" w:cs="Times New Roman"/>
                    <w:color w:val="auto"/>
                    <w:sz w:val="18"/>
                    <w:szCs w:val="18"/>
                    <w:shd w:val="clear" w:color="auto" w:fill="FFFFFF"/>
                  </w:rPr>
                </w:rPrChange>
              </w:rPr>
            </w:pPr>
            <w:del w:id="9058" w:author="He Han" w:date="2026-10-22T22:08:00Z">
              <w:r w:rsidRPr="00BB7730" w:rsidDel="00153539">
                <w:rPr>
                  <w:rFonts w:ascii="Times New Roman" w:hAnsi="Times New Roman" w:cs="Times New Roman"/>
                  <w:color w:val="auto"/>
                  <w:sz w:val="18"/>
                  <w:szCs w:val="18"/>
                  <w:shd w:val="clear" w:color="auto" w:fill="FFFFFF"/>
                  <w:lang w:val="en-IE"/>
                  <w:rPrChange w:id="9059" w:author="Johan Granander" w:date="2026-07-28T15:03:00Z">
                    <w:rPr>
                      <w:rFonts w:ascii="Times New Roman" w:hAnsi="Times New Roman" w:cs="Times New Roman"/>
                      <w:color w:val="auto"/>
                      <w:sz w:val="18"/>
                      <w:szCs w:val="18"/>
                      <w:shd w:val="clear" w:color="auto" w:fill="FFFFFF"/>
                    </w:rPr>
                  </w:rPrChange>
                </w:rPr>
                <w:delText>Sight glass: Glass</w:delText>
              </w:r>
            </w:del>
          </w:p>
          <w:p w14:paraId="66560313" w14:textId="3AC57209" w:rsidR="00AD243C" w:rsidRPr="00BB7730" w:rsidDel="00153539" w:rsidRDefault="00AD243C" w:rsidP="00AD243C">
            <w:pPr>
              <w:jc w:val="both"/>
              <w:rPr>
                <w:del w:id="9060" w:author="He Han" w:date="2026-10-22T22:08:00Z"/>
                <w:rFonts w:ascii="Times New Roman" w:eastAsia="仿宋_GB2312" w:hAnsi="Times New Roman" w:cs="Times New Roman"/>
                <w:color w:val="auto"/>
                <w:sz w:val="18"/>
                <w:szCs w:val="18"/>
                <w:lang w:val="en-IE"/>
                <w:rPrChange w:id="9061" w:author="Johan Granander" w:date="2026-07-28T15:03:00Z">
                  <w:rPr>
                    <w:del w:id="9062" w:author="He Han" w:date="2026-10-22T22:08:00Z"/>
                    <w:rFonts w:ascii="Times New Roman" w:eastAsia="仿宋_GB2312" w:hAnsi="Times New Roman" w:cs="Times New Roman"/>
                    <w:color w:val="auto"/>
                    <w:sz w:val="18"/>
                    <w:szCs w:val="18"/>
                  </w:rPr>
                </w:rPrChange>
              </w:rPr>
            </w:pPr>
            <w:del w:id="9063" w:author="He Han" w:date="2026-10-22T22:08:00Z">
              <w:r w:rsidRPr="00BB7730" w:rsidDel="00153539">
                <w:rPr>
                  <w:rFonts w:ascii="Times New Roman" w:hAnsi="Times New Roman" w:cs="Times New Roman"/>
                  <w:color w:val="auto"/>
                  <w:sz w:val="18"/>
                  <w:szCs w:val="18"/>
                  <w:shd w:val="clear" w:color="auto" w:fill="FFFFFF"/>
                  <w:lang w:val="en-IE"/>
                  <w:rPrChange w:id="9064"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9065" w:author="Johan Granander" w:date="2026-07-28T15:03:00Z">
                    <w:rPr>
                      <w:rFonts w:ascii="Times New Roman" w:eastAsia="仿宋_GB2312" w:hAnsi="Times New Roman" w:cs="Times New Roman"/>
                      <w:color w:val="auto"/>
                      <w:sz w:val="18"/>
                      <w:szCs w:val="18"/>
                    </w:rPr>
                  </w:rPrChange>
                </w:rPr>
                <w:delText xml:space="preserve"> 316L</w:delText>
              </w:r>
            </w:del>
          </w:p>
          <w:p w14:paraId="08517D8C" w14:textId="388E3B38" w:rsidR="00AD243C" w:rsidRPr="00BB7730" w:rsidDel="00153539" w:rsidRDefault="00AD243C" w:rsidP="00AD243C">
            <w:pPr>
              <w:jc w:val="both"/>
              <w:rPr>
                <w:del w:id="9066" w:author="He Han" w:date="2026-10-22T22:08:00Z"/>
                <w:rFonts w:ascii="Times New Roman" w:eastAsiaTheme="minorEastAsia" w:hAnsi="Times New Roman" w:cs="Times New Roman"/>
                <w:color w:val="auto"/>
                <w:sz w:val="18"/>
                <w:szCs w:val="18"/>
                <w:shd w:val="clear" w:color="auto" w:fill="FFFFFF"/>
                <w:lang w:eastAsia="zh-CN"/>
              </w:rPr>
            </w:pPr>
            <w:del w:id="9067" w:author="He Han" w:date="2026-10-22T22:08: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p>
          <w:p w14:paraId="394A1E01" w14:textId="4382AC49" w:rsidR="00AD243C" w:rsidRPr="00BB7730" w:rsidDel="00153539" w:rsidRDefault="00AD243C" w:rsidP="00AD243C">
            <w:pPr>
              <w:jc w:val="both"/>
              <w:rPr>
                <w:del w:id="9068" w:author="He Han" w:date="2026-10-22T22:08:00Z"/>
                <w:rFonts w:ascii="Times New Roman" w:hAnsi="Times New Roman" w:cs="Times New Roman"/>
                <w:color w:val="0000FF"/>
                <w:sz w:val="18"/>
                <w:szCs w:val="18"/>
                <w:shd w:val="clear" w:color="auto" w:fill="FFFFFF"/>
              </w:rPr>
            </w:pPr>
            <w:del w:id="9069" w:author="He Han" w:date="2026-10-22T22:08:00Z">
              <w:r w:rsidRPr="00BB7730" w:rsidDel="00153539">
                <w:rPr>
                  <w:rFonts w:ascii="Times New Roman" w:hAnsi="Times New Roman" w:cs="Times New Roman"/>
                  <w:color w:val="0000FF"/>
                  <w:sz w:val="18"/>
                  <w:szCs w:val="18"/>
                  <w:shd w:val="clear" w:color="auto" w:fill="FFFFFF"/>
                </w:rPr>
                <w:delText>Nitrogen distribution piping: C-276</w:delText>
              </w:r>
            </w:del>
          </w:p>
          <w:p w14:paraId="5EC2A4C2" w14:textId="470E4317" w:rsidR="00AD243C" w:rsidRPr="00BB7730" w:rsidDel="00153539" w:rsidRDefault="00AD243C" w:rsidP="00AD243C">
            <w:pPr>
              <w:jc w:val="both"/>
              <w:rPr>
                <w:del w:id="9070" w:author="He Han" w:date="2026-10-22T22:08:00Z"/>
                <w:rFonts w:ascii="Times New Roman" w:hAnsi="Times New Roman" w:cs="Times New Roman"/>
                <w:color w:val="auto"/>
                <w:sz w:val="18"/>
                <w:szCs w:val="18"/>
                <w:shd w:val="clear" w:color="auto" w:fill="FFFFFF"/>
              </w:rPr>
            </w:pPr>
            <w:del w:id="9071" w:author="He Han" w:date="2026-10-22T22:08:00Z">
              <w:r w:rsidRPr="00BB7730" w:rsidDel="00153539">
                <w:rPr>
                  <w:rFonts w:ascii="Times New Roman" w:hAnsi="Times New Roman" w:cs="Times New Roman"/>
                  <w:color w:val="auto"/>
                  <w:sz w:val="18"/>
                  <w:szCs w:val="18"/>
                  <w:shd w:val="clear" w:color="auto" w:fill="FFFFFF"/>
                </w:rPr>
                <w:delText xml:space="preserve">Sampling pipeline: SS </w:delText>
              </w:r>
            </w:del>
          </w:p>
          <w:p w14:paraId="283E401B" w14:textId="09309317" w:rsidR="00AD243C" w:rsidRPr="00BB7730" w:rsidRDefault="00AD243C" w:rsidP="00AD243C">
            <w:pPr>
              <w:jc w:val="both"/>
              <w:rPr>
                <w:rFonts w:ascii="Times New Roman" w:hAnsi="Times New Roman" w:cs="Times New Roman"/>
                <w:color w:val="auto"/>
                <w:sz w:val="18"/>
                <w:szCs w:val="18"/>
                <w:shd w:val="clear" w:color="auto" w:fill="FFFFFF"/>
              </w:rPr>
            </w:pPr>
            <w:del w:id="9072" w:author="He Han" w:date="2026-10-22T22:08: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9073" w:author="Xuning Wei12232" w:date="2026-07-27T18:11:00Z">
              <w:tcPr>
                <w:tcW w:w="388" w:type="pct"/>
                <w:gridSpan w:val="4"/>
                <w:vMerge w:val="restart"/>
                <w:shd w:val="clear" w:color="auto" w:fill="FFFFFF" w:themeFill="background1"/>
                <w:vAlign w:val="center"/>
              </w:tcPr>
            </w:tcPrChange>
          </w:tcPr>
          <w:p w14:paraId="772E17C8" w14:textId="77777777" w:rsidR="00AD243C" w:rsidRPr="00BB7730" w:rsidRDefault="00AD243C" w:rsidP="00AD243C">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9074" w:author="Xuning Wei12232" w:date="2026-07-27T18:11:00Z">
              <w:tcPr>
                <w:tcW w:w="354" w:type="pct"/>
                <w:gridSpan w:val="3"/>
                <w:vMerge w:val="restart"/>
                <w:shd w:val="clear" w:color="auto" w:fill="FFFFFF" w:themeFill="background1"/>
                <w:vAlign w:val="center"/>
              </w:tcPr>
            </w:tcPrChange>
          </w:tcPr>
          <w:p w14:paraId="3E535AE7" w14:textId="77777777" w:rsidR="00AD243C" w:rsidRPr="00BB7730" w:rsidRDefault="00AD243C" w:rsidP="00AD243C">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9075" w:author="Xuning Wei12232" w:date="2026-07-27T18:11:00Z">
              <w:tcPr>
                <w:tcW w:w="322" w:type="pct"/>
                <w:gridSpan w:val="3"/>
                <w:vAlign w:val="center"/>
              </w:tcPr>
            </w:tcPrChange>
          </w:tcPr>
          <w:p w14:paraId="1ED32484" w14:textId="77777777" w:rsidR="00AD243C" w:rsidRPr="00BB7730" w:rsidRDefault="003E162E"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47310818"/>
                <w14:checkbox>
                  <w14:checked w14:val="1"/>
                  <w14:checkedState w14:val="2612" w14:font="MS Gothic"/>
                  <w14:uncheckedState w14:val="2610" w14:font="MS Gothic"/>
                </w14:checkbox>
              </w:sdtPr>
              <w:sdtEndPr/>
              <w:sdtContent>
                <w:r w:rsidR="00AD243C" w:rsidRPr="00BB7730">
                  <w:rPr>
                    <w:rFonts w:ascii="Segoe UI Symbol" w:eastAsia="仿宋_GB2312" w:hAnsi="Segoe UI Symbol" w:cs="Segoe UI Symbol"/>
                    <w:color w:val="auto"/>
                    <w:sz w:val="18"/>
                    <w:szCs w:val="18"/>
                  </w:rPr>
                  <w:t>☒</w:t>
                </w:r>
              </w:sdtContent>
            </w:sdt>
            <w:r w:rsidR="00AD243C" w:rsidRPr="00BB7730">
              <w:rPr>
                <w:rFonts w:ascii="Times New Roman" w:eastAsia="仿宋_GB2312" w:hAnsi="Times New Roman" w:cs="Times New Roman"/>
                <w:color w:val="auto"/>
                <w:sz w:val="18"/>
                <w:szCs w:val="18"/>
              </w:rPr>
              <w:t>Yes</w:t>
            </w:r>
          </w:p>
        </w:tc>
        <w:tc>
          <w:tcPr>
            <w:tcW w:w="638" w:type="pct"/>
            <w:vAlign w:val="center"/>
            <w:tcPrChange w:id="9076" w:author="Xuning Wei12232" w:date="2026-07-27T18:11:00Z">
              <w:tcPr>
                <w:tcW w:w="733" w:type="pct"/>
                <w:gridSpan w:val="3"/>
                <w:vAlign w:val="center"/>
              </w:tcPr>
            </w:tcPrChange>
          </w:tcPr>
          <w:p w14:paraId="04F4AE33" w14:textId="77777777" w:rsidR="00AD243C" w:rsidRPr="00BB7730" w:rsidRDefault="003E162E"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39251922"/>
                <w14:checkbox>
                  <w14:checked w14:val="0"/>
                  <w14:checkedState w14:val="2612" w14:font="MS Gothic"/>
                  <w14:uncheckedState w14:val="2610" w14:font="MS Gothic"/>
                </w14:checkbox>
              </w:sdtPr>
              <w:sdtEndPr/>
              <w:sdtContent>
                <w:r w:rsidR="00AD243C" w:rsidRPr="00BB7730">
                  <w:rPr>
                    <w:rFonts w:ascii="Segoe UI Symbol" w:eastAsia="仿宋_GB2312" w:hAnsi="Segoe UI Symbol" w:cs="Segoe UI Symbol"/>
                    <w:color w:val="auto"/>
                    <w:sz w:val="18"/>
                    <w:szCs w:val="18"/>
                  </w:rPr>
                  <w:t>☐</w:t>
                </w:r>
              </w:sdtContent>
            </w:sdt>
            <w:r w:rsidR="00AD243C"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9077" w:author="Xuning Wei12232" w:date="2026-07-27T18:11:00Z">
              <w:tcPr>
                <w:tcW w:w="654" w:type="pct"/>
                <w:vMerge w:val="restart"/>
                <w:vAlign w:val="center"/>
              </w:tcPr>
            </w:tcPrChange>
          </w:tcPr>
          <w:p w14:paraId="6EE2B971" w14:textId="7BED0792" w:rsidR="00AD243C" w:rsidRPr="00BB7730" w:rsidRDefault="003E162E"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56581367"/>
                <w14:checkbox>
                  <w14:checked w14:val="0"/>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kern w:val="0"/>
                <w:sz w:val="18"/>
                <w:szCs w:val="18"/>
                <w:lang w:eastAsia="zh-CN"/>
              </w:rPr>
              <w:t>Asymchem R&amp;D Lab:</w:t>
            </w:r>
            <w:r w:rsidR="00AD243C" w:rsidRPr="00BB7730">
              <w:rPr>
                <w:rFonts w:ascii="Times New Roman" w:eastAsia="仿宋_GB2312" w:hAnsi="Times New Roman" w:cs="Times New Roman"/>
                <w:color w:val="auto"/>
                <w:kern w:val="0"/>
                <w:sz w:val="18"/>
                <w:szCs w:val="18"/>
                <w:u w:val="single"/>
                <w:lang w:eastAsia="zh-CN"/>
              </w:rPr>
              <w:t xml:space="preserve"> N/A </w:t>
            </w:r>
          </w:p>
          <w:p w14:paraId="0AF105B0" w14:textId="1B35C3F8" w:rsidR="00AD243C" w:rsidRPr="00BB7730" w:rsidRDefault="003E162E"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27248501"/>
                <w14:checkbox>
                  <w14:checked w14:val="1"/>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kern w:val="0"/>
                <w:sz w:val="18"/>
                <w:szCs w:val="18"/>
                <w:lang w:eastAsia="zh-CN"/>
              </w:rPr>
              <w:t>Asymchem Production data, Lot Number:</w:t>
            </w:r>
            <w:r w:rsidR="00AD243C" w:rsidRPr="00BB7730">
              <w:rPr>
                <w:rFonts w:ascii="Times New Roman" w:eastAsia="仿宋_GB2312" w:hAnsi="Times New Roman" w:cs="Times New Roman"/>
                <w:color w:val="auto"/>
                <w:kern w:val="0"/>
                <w:sz w:val="18"/>
                <w:szCs w:val="18"/>
                <w:u w:val="single"/>
                <w:lang w:eastAsia="zh-CN"/>
              </w:rPr>
              <w:t xml:space="preserve">   </w:t>
            </w:r>
            <w:del w:id="9078" w:author="Xuning Wei12232" w:date="2026-07-27T17:56:00Z">
              <w:r w:rsidR="00AD243C" w:rsidRPr="00BB7730" w:rsidDel="00F338FC">
                <w:rPr>
                  <w:rFonts w:ascii="Times New Roman" w:eastAsia="仿宋_GB2312" w:hAnsi="Times New Roman" w:cs="Times New Roman"/>
                  <w:color w:val="auto"/>
                  <w:kern w:val="0"/>
                  <w:sz w:val="18"/>
                  <w:szCs w:val="18"/>
                  <w:u w:val="single"/>
                  <w:lang w:eastAsia="zh-CN"/>
                </w:rPr>
                <w:delText>CPo140020-02-01-02</w:delText>
              </w:r>
            </w:del>
            <w:ins w:id="9079"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AD243C" w:rsidRPr="00BB7730">
              <w:rPr>
                <w:rFonts w:ascii="Times New Roman" w:eastAsia="仿宋_GB2312" w:hAnsi="Times New Roman" w:cs="Times New Roman"/>
                <w:color w:val="auto"/>
                <w:kern w:val="0"/>
                <w:sz w:val="18"/>
                <w:szCs w:val="18"/>
                <w:u w:val="single"/>
                <w:lang w:eastAsia="zh-CN"/>
              </w:rPr>
              <w:t xml:space="preserve">    </w:t>
            </w:r>
          </w:p>
          <w:p w14:paraId="5B73D820" w14:textId="77777777" w:rsidR="00AD243C" w:rsidRPr="00BB7730" w:rsidRDefault="003E162E" w:rsidP="00AD243C">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171944910"/>
                <w14:checkbox>
                  <w14:checked w14:val="0"/>
                  <w14:checkedState w14:val="2612" w14:font="MS Gothic"/>
                  <w14:uncheckedState w14:val="2610" w14:font="MS Gothic"/>
                </w14:checkbox>
              </w:sdtPr>
              <w:sdtEndPr/>
              <w:sdtContent>
                <w:r w:rsidR="00AD243C" w:rsidRPr="00BB7730">
                  <w:rPr>
                    <w:rFonts w:ascii="Segoe UI Symbol" w:eastAsia="仿宋_GB2312"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kern w:val="0"/>
                <w:sz w:val="18"/>
                <w:szCs w:val="18"/>
                <w:lang w:eastAsia="zh-CN"/>
              </w:rPr>
              <w:t>Supplier data:</w:t>
            </w:r>
            <w:r w:rsidR="00AD243C" w:rsidRPr="00BB7730">
              <w:rPr>
                <w:rFonts w:ascii="Times New Roman" w:eastAsia="仿宋_GB2312" w:hAnsi="Times New Roman" w:cs="Times New Roman"/>
                <w:color w:val="auto"/>
                <w:kern w:val="0"/>
                <w:sz w:val="18"/>
                <w:szCs w:val="18"/>
                <w:u w:val="single"/>
                <w:lang w:eastAsia="zh-CN"/>
              </w:rPr>
              <w:t xml:space="preserve"> N/A</w:t>
            </w:r>
            <w:r w:rsidR="00AD243C" w:rsidRPr="00BB7730">
              <w:rPr>
                <w:rFonts w:ascii="Times New Roman" w:eastAsia="仿宋_GB2312" w:hAnsi="Times New Roman" w:cs="Times New Roman"/>
                <w:color w:val="auto"/>
                <w:kern w:val="0"/>
                <w:sz w:val="18"/>
                <w:szCs w:val="18"/>
                <w:lang w:eastAsia="zh-CN"/>
              </w:rPr>
              <w:t xml:space="preserve"> </w:t>
            </w:r>
          </w:p>
          <w:p w14:paraId="06371D65" w14:textId="2D4A7A8A" w:rsidR="00AD243C" w:rsidRPr="00BB7730" w:rsidRDefault="003E162E"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8745682"/>
                <w14:checkbox>
                  <w14:checked w14:val="1"/>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sz w:val="18"/>
                <w:szCs w:val="18"/>
                <w:lang w:eastAsia="zh-CN"/>
              </w:rPr>
              <w:t>Handbook &amp; Page:</w:t>
            </w:r>
            <w:r w:rsidR="00AD243C" w:rsidRPr="00BB7730">
              <w:rPr>
                <w:rFonts w:ascii="Times New Roman" w:eastAsia="仿宋_GB2312" w:hAnsi="Times New Roman" w:cs="Times New Roman"/>
                <w:color w:val="auto"/>
                <w:sz w:val="18"/>
                <w:szCs w:val="18"/>
                <w:u w:val="single"/>
                <w:lang w:eastAsia="zh-CN"/>
              </w:rPr>
              <w:t xml:space="preserve"> </w:t>
            </w:r>
            <w:r w:rsidR="00AD243C" w:rsidRPr="00BB7730">
              <w:rPr>
                <w:rFonts w:ascii="Times New Roman" w:eastAsia="仿宋_GB2312" w:hAnsi="Times New Roman" w:cs="Times New Roman"/>
                <w:color w:val="auto"/>
                <w:sz w:val="18"/>
                <w:szCs w:val="18"/>
                <w:u w:val="single"/>
              </w:rPr>
              <w:t>The Pilot Plant Real Book Page 10-14&amp;10-15</w:t>
            </w:r>
            <w:r w:rsidR="00AD243C" w:rsidRPr="00BB7730">
              <w:rPr>
                <w:rFonts w:ascii="Times New Roman" w:eastAsia="仿宋_GB2312" w:hAnsi="Times New Roman" w:cs="Times New Roman"/>
                <w:color w:val="auto"/>
                <w:kern w:val="0"/>
                <w:sz w:val="18"/>
                <w:szCs w:val="18"/>
                <w:u w:val="single"/>
                <w:lang w:eastAsia="zh-CN"/>
              </w:rPr>
              <w:t xml:space="preserve">   </w:t>
            </w:r>
          </w:p>
          <w:p w14:paraId="4C11D012" w14:textId="6367B3A8" w:rsidR="00AD243C" w:rsidRPr="00BB7730" w:rsidRDefault="003E162E" w:rsidP="00AD243C">
            <w:pPr>
              <w:pStyle w:val="CommentText1"/>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266762624"/>
                <w14:checkbox>
                  <w14:checked w14:val="1"/>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Change w:id="9080" w:author="He Han" w:date="2026-10-13T14:04:00Z">
                      <w:rPr>
                        <w:rFonts w:ascii="Segoe UI Symbol" w:eastAsia="MS Gothic" w:hAnsi="Segoe UI Symbol" w:cs="Segoe UI Symbol"/>
                        <w:color w:val="auto"/>
                        <w:sz w:val="18"/>
                        <w:szCs w:val="18"/>
                      </w:rPr>
                    </w:rPrChange>
                  </w:rPr>
                  <w:t>☒</w:t>
                </w:r>
              </w:sdtContent>
            </w:sdt>
            <w:r w:rsidR="00AD243C" w:rsidRPr="00BB7730">
              <w:rPr>
                <w:rFonts w:ascii="Times New Roman" w:eastAsia="仿宋_GB2312" w:hAnsi="Times New Roman" w:cs="Times New Roman"/>
                <w:b/>
                <w:color w:val="auto"/>
                <w:sz w:val="18"/>
                <w:szCs w:val="18"/>
                <w:rPrChange w:id="9081" w:author="He Han" w:date="2026-10-13T14:04:00Z">
                  <w:rPr>
                    <w:rFonts w:ascii="Times New Roman" w:eastAsia="仿宋_GB2312" w:hAnsi="Times New Roman" w:cs="Times New Roman"/>
                    <w:color w:val="auto"/>
                    <w:sz w:val="18"/>
                    <w:szCs w:val="18"/>
                  </w:rPr>
                </w:rPrChange>
              </w:rPr>
              <w:t xml:space="preserve"> </w:t>
            </w:r>
            <w:r w:rsidR="00AD243C" w:rsidRPr="00BB7730">
              <w:rPr>
                <w:rFonts w:ascii="Times New Roman" w:eastAsia="仿宋_GB2312" w:hAnsi="Times New Roman" w:cs="Times New Roman"/>
                <w:color w:val="auto"/>
                <w:sz w:val="18"/>
                <w:szCs w:val="18"/>
              </w:rPr>
              <w:t>Other</w:t>
            </w:r>
            <w:r w:rsidR="00AD243C" w:rsidRPr="00BB7730">
              <w:rPr>
                <w:rFonts w:ascii="Times New Roman" w:eastAsia="仿宋_GB2312" w:hAnsi="Times New Roman" w:cs="Times New Roman"/>
                <w:color w:val="auto"/>
                <w:sz w:val="18"/>
                <w:szCs w:val="18"/>
                <w:lang w:eastAsia="zh-CN"/>
              </w:rPr>
              <w:t>:</w:t>
            </w:r>
            <w:r w:rsidR="00AD243C" w:rsidRPr="00BB7730">
              <w:rPr>
                <w:rFonts w:ascii="Times New Roman" w:eastAsia="仿宋_GB2312" w:hAnsi="Times New Roman" w:cs="Times New Roman"/>
                <w:color w:val="auto"/>
                <w:kern w:val="0"/>
                <w:sz w:val="18"/>
                <w:szCs w:val="18"/>
                <w:u w:val="single"/>
                <w:lang w:eastAsia="zh-CN"/>
              </w:rPr>
              <w:t xml:space="preserve"> </w:t>
            </w:r>
            <w:del w:id="9082" w:author="He Han" w:date="2026-08-27T15:38:00Z">
              <w:r w:rsidR="00AD243C" w:rsidRPr="00BB7730" w:rsidDel="006B7068">
                <w:rPr>
                  <w:rFonts w:ascii="Times New Roman" w:eastAsia="仿宋_GB2312" w:hAnsi="Times New Roman" w:cs="Times New Roman"/>
                  <w:color w:val="auto"/>
                  <w:kern w:val="0"/>
                  <w:sz w:val="18"/>
                  <w:szCs w:val="18"/>
                  <w:u w:val="single"/>
                  <w:lang w:eastAsia="zh-CN"/>
                </w:rPr>
                <w:delText xml:space="preserve">    </w:delText>
              </w:r>
            </w:del>
            <w:r w:rsidR="00AD243C"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salts.The material demonstrates good corrosion resistance, including tolerance to organic solvents.The solvents are neutral, and the material compatibility is confirmed.   </w:t>
            </w:r>
          </w:p>
        </w:tc>
      </w:tr>
      <w:tr w:rsidR="005342B4" w:rsidRPr="00BB7730" w14:paraId="0335AD25" w14:textId="77777777" w:rsidTr="00A144E4">
        <w:trPr>
          <w:trHeight w:val="397"/>
          <w:trPrChange w:id="9083" w:author="Xuning Wei12232" w:date="2026-07-27T18:11:00Z">
            <w:trPr>
              <w:trHeight w:val="397"/>
            </w:trPr>
          </w:trPrChange>
        </w:trPr>
        <w:tc>
          <w:tcPr>
            <w:tcW w:w="281" w:type="pct"/>
            <w:vMerge/>
            <w:shd w:val="clear" w:color="auto" w:fill="FFFFFF" w:themeFill="background1"/>
            <w:vAlign w:val="center"/>
            <w:tcPrChange w:id="9084" w:author="Xuning Wei12232" w:date="2026-07-27T18:11:00Z">
              <w:tcPr>
                <w:tcW w:w="284" w:type="pct"/>
                <w:gridSpan w:val="3"/>
                <w:vMerge/>
                <w:shd w:val="clear" w:color="auto" w:fill="FFFFFF" w:themeFill="background1"/>
                <w:vAlign w:val="center"/>
              </w:tcPr>
            </w:tcPrChange>
          </w:tcPr>
          <w:p w14:paraId="510110C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9085" w:author="Xuning Wei12232" w:date="2026-07-27T18:11:00Z">
              <w:tcPr>
                <w:tcW w:w="1217" w:type="pct"/>
                <w:gridSpan w:val="3"/>
                <w:vMerge/>
                <w:shd w:val="clear" w:color="auto" w:fill="FFFFFF" w:themeFill="background1"/>
                <w:vAlign w:val="center"/>
              </w:tcPr>
            </w:tcPrChange>
          </w:tcPr>
          <w:p w14:paraId="30EE2D57"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9086" w:author="Xuning Wei12232" w:date="2026-07-27T18:11:00Z">
              <w:tcPr>
                <w:tcW w:w="1049" w:type="pct"/>
                <w:gridSpan w:val="5"/>
                <w:vMerge/>
                <w:shd w:val="clear" w:color="auto" w:fill="FFFFFF" w:themeFill="background1"/>
                <w:vAlign w:val="center"/>
              </w:tcPr>
            </w:tcPrChange>
          </w:tcPr>
          <w:p w14:paraId="3C4E242B"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9087" w:author="Xuning Wei12232" w:date="2026-07-27T18:11:00Z">
              <w:tcPr>
                <w:tcW w:w="388" w:type="pct"/>
                <w:gridSpan w:val="4"/>
                <w:vMerge/>
                <w:shd w:val="clear" w:color="auto" w:fill="FFFFFF" w:themeFill="background1"/>
                <w:vAlign w:val="center"/>
              </w:tcPr>
            </w:tcPrChange>
          </w:tcPr>
          <w:p w14:paraId="1CCE5CFD"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9088" w:author="Xuning Wei12232" w:date="2026-07-27T18:11:00Z">
              <w:tcPr>
                <w:tcW w:w="354" w:type="pct"/>
                <w:gridSpan w:val="3"/>
                <w:vMerge/>
                <w:shd w:val="clear" w:color="auto" w:fill="FFFFFF" w:themeFill="background1"/>
                <w:vAlign w:val="center"/>
              </w:tcPr>
            </w:tcPrChange>
          </w:tcPr>
          <w:p w14:paraId="33D227C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9089" w:author="Xuning Wei12232" w:date="2026-07-27T18:11:00Z">
              <w:tcPr>
                <w:tcW w:w="322" w:type="pct"/>
                <w:gridSpan w:val="3"/>
                <w:vAlign w:val="center"/>
              </w:tcPr>
            </w:tcPrChange>
          </w:tcPr>
          <w:p w14:paraId="204DF822"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731309959"/>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198A5D56"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665406309"/>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026CBE63"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911268064"/>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9090" w:author="Xuning Wei12232" w:date="2026-07-27T18:11:00Z">
              <w:tcPr>
                <w:tcW w:w="733" w:type="pct"/>
                <w:gridSpan w:val="3"/>
                <w:vAlign w:val="center"/>
              </w:tcPr>
            </w:tcPrChange>
          </w:tcPr>
          <w:p w14:paraId="36B177BC" w14:textId="508C6264"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with SS, 306 SS and </w:t>
            </w:r>
            <w:del w:id="9091" w:author="Johan Granander" w:date="2026-05-04T11:52:00Z">
              <w:r w:rsidRPr="00BB7730" w:rsidDel="00570E05">
                <w:rPr>
                  <w:rFonts w:ascii="Times New Roman" w:eastAsia="仿宋_GB2312" w:hAnsi="Times New Roman" w:cs="Times New Roman"/>
                  <w:color w:val="auto"/>
                  <w:kern w:val="0"/>
                  <w:sz w:val="18"/>
                  <w:szCs w:val="18"/>
                  <w:lang w:eastAsia="zh-CN"/>
                </w:rPr>
                <w:delText>PTFE;</w:delText>
              </w:r>
            </w:del>
            <w:ins w:id="9092" w:author="Johan Granander" w:date="2026-05-04T11:52:00Z">
              <w:r w:rsidR="00570E05" w:rsidRPr="00BB7730">
                <w:rPr>
                  <w:rFonts w:ascii="Times New Roman" w:eastAsia="仿宋_GB2312" w:hAnsi="Times New Roman" w:cs="Times New Roman"/>
                  <w:color w:val="auto"/>
                  <w:kern w:val="0"/>
                  <w:sz w:val="18"/>
                  <w:szCs w:val="18"/>
                  <w:lang w:eastAsia="zh-CN"/>
                </w:rPr>
                <w:t>PTFE.</w:t>
              </w:r>
            </w:ins>
          </w:p>
          <w:p w14:paraId="20D0857A"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Based on Asymchem previous campaign production data and experience</w:t>
            </w:r>
          </w:p>
        </w:tc>
        <w:tc>
          <w:tcPr>
            <w:tcW w:w="792" w:type="pct"/>
            <w:vMerge/>
            <w:vAlign w:val="center"/>
            <w:tcPrChange w:id="9093" w:author="Xuning Wei12232" w:date="2026-07-27T18:11:00Z">
              <w:tcPr>
                <w:tcW w:w="654" w:type="pct"/>
                <w:vMerge/>
                <w:vAlign w:val="center"/>
              </w:tcPr>
            </w:tcPrChange>
          </w:tcPr>
          <w:p w14:paraId="7A9D64EC" w14:textId="77777777" w:rsidR="00143102" w:rsidRPr="00BB7730" w:rsidRDefault="00143102" w:rsidP="0030647B">
            <w:pPr>
              <w:pStyle w:val="CommentText1"/>
              <w:jc w:val="both"/>
              <w:rPr>
                <w:rFonts w:ascii="Times New Roman" w:eastAsia="仿宋_GB2312" w:hAnsi="Times New Roman" w:cs="Times New Roman"/>
                <w:color w:val="auto"/>
                <w:sz w:val="18"/>
                <w:szCs w:val="18"/>
              </w:rPr>
            </w:pPr>
          </w:p>
        </w:tc>
      </w:tr>
      <w:tr w:rsidR="005342B4" w:rsidRPr="00BB7730" w14:paraId="026D07DA" w14:textId="77777777" w:rsidTr="000A425F">
        <w:trPr>
          <w:trHeight w:val="2540"/>
          <w:trPrChange w:id="9094" w:author="Xuning Wei12232" w:date="2026-07-27T18:11:00Z">
            <w:trPr>
              <w:trHeight w:val="397"/>
            </w:trPr>
          </w:trPrChange>
        </w:trPr>
        <w:tc>
          <w:tcPr>
            <w:tcW w:w="281" w:type="pct"/>
            <w:vMerge w:val="restart"/>
            <w:shd w:val="clear" w:color="auto" w:fill="FFFFFF" w:themeFill="background1"/>
            <w:vAlign w:val="center"/>
            <w:tcPrChange w:id="9095" w:author="Xuning Wei12232" w:date="2026-07-27T18:11:00Z">
              <w:tcPr>
                <w:tcW w:w="284" w:type="pct"/>
                <w:gridSpan w:val="3"/>
                <w:vMerge w:val="restart"/>
                <w:shd w:val="clear" w:color="auto" w:fill="FFFFFF" w:themeFill="background1"/>
                <w:vAlign w:val="center"/>
              </w:tcPr>
            </w:tcPrChange>
          </w:tcPr>
          <w:p w14:paraId="3D401E36" w14:textId="158458C9" w:rsidR="00143102" w:rsidRPr="00BB7730" w:rsidRDefault="009478EE">
            <w:pPr>
              <w:jc w:val="center"/>
              <w:rPr>
                <w:rFonts w:ascii="Times New Roman" w:eastAsia="仿宋_GB2312" w:hAnsi="Times New Roman" w:cs="Times New Roman"/>
                <w:color w:val="auto"/>
                <w:sz w:val="18"/>
                <w:szCs w:val="18"/>
                <w:lang w:eastAsia="zh-CN"/>
              </w:rPr>
              <w:pPrChange w:id="9096" w:author="Xuning Wei12232" w:date="2026-07-27T18:08:00Z">
                <w:pPr>
                  <w:jc w:val="both"/>
                </w:pPr>
              </w:pPrChange>
            </w:pPr>
            <w:del w:id="9097" w:author="Xuning Wei12232" w:date="2026-07-27T16:08:00Z">
              <w:r w:rsidRPr="00BB7730" w:rsidDel="00AD243C">
                <w:rPr>
                  <w:rFonts w:ascii="Times New Roman" w:eastAsia="仿宋_GB2312" w:hAnsi="Times New Roman" w:cs="Times New Roman"/>
                  <w:color w:val="auto"/>
                  <w:sz w:val="18"/>
                  <w:szCs w:val="18"/>
                  <w:lang w:eastAsia="zh-CN"/>
                </w:rPr>
                <w:lastRenderedPageBreak/>
                <w:delText>21</w:delText>
              </w:r>
              <w:r w:rsidR="00143102" w:rsidRPr="00BB7730" w:rsidDel="00AD243C">
                <w:rPr>
                  <w:rFonts w:ascii="Times New Roman" w:eastAsia="仿宋_GB2312" w:hAnsi="Times New Roman" w:cs="Times New Roman"/>
                  <w:color w:val="auto"/>
                  <w:sz w:val="18"/>
                  <w:szCs w:val="18"/>
                  <w:lang w:eastAsia="zh-CN"/>
                </w:rPr>
                <w:delText xml:space="preserve">, </w:delText>
              </w:r>
              <w:r w:rsidRPr="00BB7730" w:rsidDel="00AD243C">
                <w:rPr>
                  <w:rFonts w:ascii="Times New Roman" w:eastAsia="仿宋_GB2312" w:hAnsi="Times New Roman" w:cs="Times New Roman"/>
                  <w:color w:val="auto"/>
                  <w:sz w:val="18"/>
                  <w:szCs w:val="18"/>
                  <w:lang w:eastAsia="zh-CN"/>
                </w:rPr>
                <w:delText>66</w:delText>
              </w:r>
            </w:del>
            <w:ins w:id="9098" w:author="Xuning Wei12232" w:date="2026-07-27T16:08:00Z">
              <w:r w:rsidR="00AD243C" w:rsidRPr="00BB7730">
                <w:rPr>
                  <w:rFonts w:ascii="Times New Roman" w:eastAsia="仿宋_GB2312" w:hAnsi="Times New Roman" w:cs="Times New Roman"/>
                  <w:color w:val="auto"/>
                  <w:sz w:val="18"/>
                  <w:szCs w:val="18"/>
                  <w:lang w:eastAsia="zh-CN"/>
                </w:rPr>
                <w:t>12</w:t>
              </w:r>
            </w:ins>
          </w:p>
        </w:tc>
        <w:tc>
          <w:tcPr>
            <w:tcW w:w="1217" w:type="pct"/>
            <w:vMerge w:val="restart"/>
            <w:shd w:val="clear" w:color="auto" w:fill="FFFFFF" w:themeFill="background1"/>
            <w:vAlign w:val="center"/>
            <w:tcPrChange w:id="9099" w:author="Xuning Wei12232" w:date="2026-07-27T18:11:00Z">
              <w:tcPr>
                <w:tcW w:w="1217" w:type="pct"/>
                <w:gridSpan w:val="3"/>
                <w:vMerge w:val="restart"/>
                <w:shd w:val="clear" w:color="auto" w:fill="FFFFFF" w:themeFill="background1"/>
                <w:vAlign w:val="center"/>
              </w:tcPr>
            </w:tcPrChange>
          </w:tcPr>
          <w:p w14:paraId="6094D555" w14:textId="77777777" w:rsidR="00C402FB" w:rsidRPr="00BB7730" w:rsidRDefault="00C402FB" w:rsidP="00C402FB">
            <w:pPr>
              <w:jc w:val="both"/>
              <w:rPr>
                <w:ins w:id="9100" w:author="Xuning Wei12232" w:date="2026-07-27T20:13:00Z"/>
                <w:rFonts w:ascii="Times New Roman" w:eastAsia="仿宋_GB2312" w:hAnsi="Times New Roman" w:cs="Times New Roman"/>
                <w:color w:val="auto"/>
                <w:sz w:val="18"/>
                <w:szCs w:val="18"/>
                <w:lang w:eastAsia="zh-CN"/>
              </w:rPr>
            </w:pPr>
            <w:ins w:id="9101" w:author="Xuning Wei12232" w:date="2026-07-27T20:13:00Z">
              <w:r w:rsidRPr="00BB7730">
                <w:rPr>
                  <w:rFonts w:ascii="Times New Roman" w:eastAsia="等线" w:hAnsi="Times New Roman" w:cs="Times New Roman"/>
                  <w:bCs w:val="0"/>
                  <w:color w:val="0000FF"/>
                  <w:kern w:val="0"/>
                  <w:sz w:val="18"/>
                  <w:szCs w:val="18"/>
                  <w:lang w:eastAsia="zh-CN"/>
                </w:rPr>
                <w:t>NMeAsn22, aMePhe15</w:t>
              </w:r>
            </w:ins>
          </w:p>
          <w:p w14:paraId="5FD3D92E" w14:textId="4EEC2270" w:rsidR="00143102" w:rsidRPr="00BB7730" w:rsidRDefault="00C402FB" w:rsidP="00E55450">
            <w:pPr>
              <w:jc w:val="both"/>
              <w:rPr>
                <w:rFonts w:ascii="Times New Roman" w:eastAsia="仿宋_GB2312" w:hAnsi="Times New Roman" w:cs="Times New Roman"/>
                <w:color w:val="auto"/>
                <w:sz w:val="18"/>
                <w:szCs w:val="18"/>
              </w:rPr>
              <w:pPrChange w:id="9102" w:author="He Han" w:date="2026-10-27T14:50:00Z">
                <w:pPr>
                  <w:jc w:val="both"/>
                </w:pPr>
              </w:pPrChange>
            </w:pPr>
            <w:ins w:id="9103" w:author="Xuning Wei12232" w:date="2026-07-27T20:13:00Z">
              <w:r w:rsidRPr="00BB7730">
                <w:rPr>
                  <w:rFonts w:ascii="Times New Roman" w:eastAsia="仿宋_GB2312" w:hAnsi="Times New Roman" w:cs="Times New Roman"/>
                  <w:color w:val="auto"/>
                  <w:sz w:val="18"/>
                  <w:szCs w:val="18"/>
                  <w:lang w:eastAsia="zh-CN"/>
                </w:rPr>
                <w:t>C</w:t>
              </w:r>
              <w:r w:rsidRPr="00BB7730">
                <w:rPr>
                  <w:rFonts w:ascii="Times New Roman" w:eastAsia="仿宋_GB2312" w:hAnsi="Times New Roman" w:cs="Times New Roman"/>
                  <w:color w:val="auto"/>
                  <w:sz w:val="18"/>
                  <w:szCs w:val="18"/>
                </w:rPr>
                <w:t>oupling</w:t>
              </w:r>
              <w:r w:rsidRPr="00BB7730">
                <w:rPr>
                  <w:rFonts w:ascii="Times New Roman" w:eastAsia="等线" w:hAnsi="Times New Roman" w:cs="Times New Roman"/>
                  <w:color w:val="000000" w:themeColor="text1"/>
                  <w:sz w:val="18"/>
                  <w:szCs w:val="18"/>
                </w:rPr>
                <w:br/>
              </w:r>
            </w:ins>
            <w:ins w:id="9104" w:author="Xuning Wei12232" w:date="2026-07-27T16:08:00Z">
              <w:r w:rsidR="00AD243C" w:rsidRPr="00BB7730">
                <w:rPr>
                  <w:rFonts w:ascii="Times New Roman" w:eastAsia="等线" w:hAnsi="Times New Roman" w:cs="Times New Roman"/>
                  <w:color w:val="000000" w:themeColor="text1"/>
                  <w:sz w:val="18"/>
                  <w:szCs w:val="18"/>
                </w:rPr>
                <w:t xml:space="preserve">1. Heat the mixture to </w:t>
              </w:r>
              <w:del w:id="9105" w:author="He Han" w:date="2026-10-27T14:50:00Z">
                <w:r w:rsidR="00AD243C" w:rsidRPr="00BB7730" w:rsidDel="00E55450">
                  <w:rPr>
                    <w:rFonts w:ascii="Times New Roman" w:eastAsia="等线" w:hAnsi="Times New Roman" w:cs="Times New Roman"/>
                    <w:color w:val="000000" w:themeColor="text1"/>
                    <w:sz w:val="18"/>
                    <w:szCs w:val="18"/>
                  </w:rPr>
                  <w:delText>25±5</w:delText>
                </w:r>
              </w:del>
            </w:ins>
            <w:ins w:id="9106" w:author="Johan Granander" w:date="2026-07-28T13:34:00Z">
              <w:del w:id="9107" w:author="He Han" w:date="2026-10-27T14:50:00Z">
                <w:r w:rsidR="00A0716C" w:rsidRPr="00BB7730" w:rsidDel="00E55450">
                  <w:rPr>
                    <w:rFonts w:ascii="Times New Roman" w:eastAsia="等线" w:hAnsi="Times New Roman" w:cs="Times New Roman"/>
                    <w:color w:val="000000" w:themeColor="text1"/>
                    <w:sz w:val="18"/>
                    <w:szCs w:val="18"/>
                  </w:rPr>
                  <w:delText xml:space="preserve"> </w:delText>
                </w:r>
              </w:del>
            </w:ins>
            <w:ins w:id="9108" w:author="He Han" w:date="2026-10-27T14:50:00Z">
              <w:r w:rsidR="00E55450">
                <w:rPr>
                  <w:rFonts w:ascii="Times New Roman" w:eastAsia="等线" w:hAnsi="Times New Roman" w:cs="Times New Roman"/>
                  <w:color w:val="000000" w:themeColor="text1"/>
                  <w:sz w:val="18"/>
                  <w:szCs w:val="18"/>
                </w:rPr>
                <w:t>19~27</w:t>
              </w:r>
            </w:ins>
            <w:ins w:id="9109" w:author="Xuning Wei12232" w:date="2026-07-27T16:08:00Z">
              <w:r w:rsidR="00AD243C" w:rsidRPr="00BB7730">
                <w:rPr>
                  <w:rFonts w:ascii="Times New Roman" w:eastAsia="等线" w:hAnsi="Times New Roman" w:cs="Times New Roman"/>
                  <w:color w:val="000000" w:themeColor="text1"/>
                  <w:sz w:val="18"/>
                  <w:szCs w:val="18"/>
                </w:rPr>
                <w:t xml:space="preserve">℃. </w:t>
              </w:r>
              <w:r w:rsidR="00AD243C" w:rsidRPr="00BB7730">
                <w:rPr>
                  <w:rFonts w:ascii="Times New Roman" w:eastAsia="等线" w:hAnsi="Times New Roman" w:cs="Times New Roman"/>
                  <w:color w:val="auto"/>
                  <w:sz w:val="18"/>
                  <w:szCs w:val="18"/>
                </w:rPr>
                <w:t xml:space="preserve">The mixture is allowed to react at </w:t>
              </w:r>
              <w:del w:id="9110" w:author="He Han" w:date="2026-10-27T14:50:00Z">
                <w:r w:rsidR="00AD243C" w:rsidRPr="00BB7730" w:rsidDel="00E55450">
                  <w:rPr>
                    <w:rFonts w:ascii="Times New Roman" w:eastAsia="等线" w:hAnsi="Times New Roman" w:cs="Times New Roman"/>
                    <w:color w:val="auto"/>
                    <w:sz w:val="18"/>
                    <w:szCs w:val="18"/>
                  </w:rPr>
                  <w:delText>25±5</w:delText>
                </w:r>
              </w:del>
            </w:ins>
            <w:ins w:id="9111" w:author="He Han" w:date="2026-10-27T14:50:00Z">
              <w:r w:rsidR="00E55450">
                <w:rPr>
                  <w:rFonts w:ascii="Times New Roman" w:eastAsia="等线" w:hAnsi="Times New Roman" w:cs="Times New Roman"/>
                  <w:color w:val="auto"/>
                  <w:sz w:val="18"/>
                  <w:szCs w:val="18"/>
                </w:rPr>
                <w:t>19~27</w:t>
              </w:r>
            </w:ins>
            <w:ins w:id="9112" w:author="Johan Granander" w:date="2026-07-28T13:34:00Z">
              <w:r w:rsidR="00A0716C" w:rsidRPr="00BB7730">
                <w:rPr>
                  <w:rFonts w:ascii="Times New Roman" w:eastAsia="等线" w:hAnsi="Times New Roman" w:cs="Times New Roman"/>
                  <w:color w:val="auto"/>
                  <w:sz w:val="18"/>
                  <w:szCs w:val="18"/>
                </w:rPr>
                <w:t xml:space="preserve"> </w:t>
              </w:r>
            </w:ins>
            <w:ins w:id="9113" w:author="Xuning Wei12232" w:date="2026-07-27T16:08:00Z">
              <w:r w:rsidR="00AD243C" w:rsidRPr="00BB7730">
                <w:rPr>
                  <w:rFonts w:ascii="Times New Roman" w:eastAsia="等线" w:hAnsi="Times New Roman" w:cs="Times New Roman"/>
                  <w:color w:val="auto"/>
                  <w:sz w:val="18"/>
                  <w:szCs w:val="18"/>
                </w:rPr>
                <w:t>℃ (target: 25</w:t>
              </w:r>
            </w:ins>
            <w:ins w:id="9114" w:author="Johan Granander" w:date="2026-07-28T13:34:00Z">
              <w:r w:rsidR="00A0716C" w:rsidRPr="00BB7730">
                <w:rPr>
                  <w:rFonts w:ascii="Times New Roman" w:eastAsia="等线" w:hAnsi="Times New Roman" w:cs="Times New Roman"/>
                  <w:color w:val="auto"/>
                  <w:sz w:val="18"/>
                  <w:szCs w:val="18"/>
                </w:rPr>
                <w:t xml:space="preserve"> </w:t>
              </w:r>
            </w:ins>
            <w:ins w:id="9115" w:author="Xuning Wei12232" w:date="2026-07-27T16:08:00Z">
              <w:r w:rsidR="00AD243C" w:rsidRPr="00BB7730">
                <w:rPr>
                  <w:rFonts w:ascii="Times New Roman" w:eastAsia="等线" w:hAnsi="Times New Roman" w:cs="Times New Roman"/>
                  <w:color w:val="auto"/>
                  <w:sz w:val="18"/>
                  <w:szCs w:val="18"/>
                </w:rPr>
                <w:t xml:space="preserve">℃). </w:t>
              </w:r>
              <w:r w:rsidR="00AD243C" w:rsidRPr="00BB7730">
                <w:rPr>
                  <w:rFonts w:ascii="Times New Roman" w:eastAsia="等线" w:hAnsi="Times New Roman" w:cs="Times New Roman"/>
                  <w:color w:val="auto"/>
                  <w:sz w:val="18"/>
                  <w:szCs w:val="18"/>
                </w:rPr>
                <w:br/>
                <w:t>2. After 4</w:t>
              </w:r>
            </w:ins>
            <w:ins w:id="9116" w:author="Johan Granander" w:date="2026-07-28T13:34:00Z">
              <w:r w:rsidR="00A0716C" w:rsidRPr="00BB7730">
                <w:rPr>
                  <w:rFonts w:ascii="Times New Roman" w:eastAsia="等线" w:hAnsi="Times New Roman" w:cs="Times New Roman"/>
                  <w:color w:val="auto"/>
                  <w:sz w:val="18"/>
                  <w:szCs w:val="18"/>
                </w:rPr>
                <w:t xml:space="preserve"> </w:t>
              </w:r>
            </w:ins>
            <w:ins w:id="9117" w:author="Xuning Wei12232" w:date="2026-07-27T16:08:00Z">
              <w:r w:rsidR="00AD243C" w:rsidRPr="00BB7730">
                <w:rPr>
                  <w:rFonts w:ascii="Times New Roman" w:eastAsia="等线" w:hAnsi="Times New Roman" w:cs="Times New Roman"/>
                  <w:color w:val="auto"/>
                  <w:sz w:val="18"/>
                  <w:szCs w:val="18"/>
                </w:rPr>
                <w:t>h±15</w:t>
              </w:r>
            </w:ins>
            <w:ins w:id="9118" w:author="Johan Granander" w:date="2026-07-28T13:34:00Z">
              <w:r w:rsidR="00A0716C" w:rsidRPr="00BB7730">
                <w:rPr>
                  <w:rFonts w:ascii="Times New Roman" w:eastAsia="等线" w:hAnsi="Times New Roman" w:cs="Times New Roman"/>
                  <w:color w:val="auto"/>
                  <w:sz w:val="18"/>
                  <w:szCs w:val="18"/>
                </w:rPr>
                <w:t xml:space="preserve"> </w:t>
              </w:r>
            </w:ins>
            <w:ins w:id="9119" w:author="Xuning Wei12232" w:date="2026-07-27T16:08:00Z">
              <w:r w:rsidR="00AD243C" w:rsidRPr="00BB7730">
                <w:rPr>
                  <w:rFonts w:ascii="Times New Roman" w:eastAsia="等线" w:hAnsi="Times New Roman" w:cs="Times New Roman"/>
                  <w:color w:val="auto"/>
                  <w:sz w:val="18"/>
                  <w:szCs w:val="18"/>
                </w:rPr>
                <w:t>min (target</w:t>
              </w:r>
              <w:r w:rsidR="00AD243C" w:rsidRPr="00BB7730">
                <w:rPr>
                  <w:rFonts w:ascii="Times New Roman" w:eastAsia="等线" w:hAnsi="Times New Roman" w:cs="Times New Roman"/>
                  <w:color w:val="auto"/>
                  <w:sz w:val="18"/>
                  <w:szCs w:val="18"/>
                </w:rPr>
                <w:t>：</w:t>
              </w:r>
              <w:r w:rsidR="00AD243C" w:rsidRPr="00BB7730">
                <w:rPr>
                  <w:rFonts w:ascii="Times New Roman" w:eastAsia="等线" w:hAnsi="Times New Roman" w:cs="Times New Roman"/>
                  <w:color w:val="auto"/>
                  <w:sz w:val="18"/>
                  <w:szCs w:val="18"/>
                </w:rPr>
                <w:t>4</w:t>
              </w:r>
            </w:ins>
            <w:ins w:id="9120" w:author="Johan Granander" w:date="2026-07-28T13:34:00Z">
              <w:r w:rsidR="00A0716C" w:rsidRPr="00BB7730">
                <w:rPr>
                  <w:rFonts w:ascii="Times New Roman" w:eastAsia="等线" w:hAnsi="Times New Roman" w:cs="Times New Roman"/>
                  <w:color w:val="auto"/>
                  <w:sz w:val="18"/>
                  <w:szCs w:val="18"/>
                </w:rPr>
                <w:t xml:space="preserve"> </w:t>
              </w:r>
            </w:ins>
            <w:ins w:id="9121" w:author="Xuning Wei12232" w:date="2026-07-27T16:08:00Z">
              <w:r w:rsidR="00AD243C" w:rsidRPr="00BB7730">
                <w:rPr>
                  <w:rFonts w:ascii="Times New Roman" w:eastAsia="等线" w:hAnsi="Times New Roman" w:cs="Times New Roman"/>
                  <w:color w:val="auto"/>
                  <w:sz w:val="18"/>
                  <w:szCs w:val="18"/>
                </w:rPr>
                <w:t>h), sample the mixture every 0.5~1</w:t>
              </w:r>
            </w:ins>
            <w:ins w:id="9122" w:author="Johan Granander" w:date="2026-07-28T13:34:00Z">
              <w:r w:rsidR="00A0716C" w:rsidRPr="00BB7730">
                <w:rPr>
                  <w:rFonts w:ascii="Times New Roman" w:eastAsia="等线" w:hAnsi="Times New Roman" w:cs="Times New Roman"/>
                  <w:color w:val="auto"/>
                  <w:sz w:val="18"/>
                  <w:szCs w:val="18"/>
                </w:rPr>
                <w:t xml:space="preserve"> </w:t>
              </w:r>
            </w:ins>
            <w:ins w:id="9123" w:author="Xuning Wei12232" w:date="2026-07-27T16:08:00Z">
              <w:r w:rsidR="00AD243C" w:rsidRPr="00BB7730">
                <w:rPr>
                  <w:rFonts w:ascii="Times New Roman" w:eastAsia="等线" w:hAnsi="Times New Roman" w:cs="Times New Roman"/>
                  <w:color w:val="auto"/>
                  <w:sz w:val="18"/>
                  <w:szCs w:val="18"/>
                </w:rPr>
                <w:t>h for</w:t>
              </w:r>
              <w:r w:rsidR="00AD243C" w:rsidRPr="00BB7730">
                <w:rPr>
                  <w:rFonts w:ascii="Times New Roman" w:eastAsia="等线" w:hAnsi="Times New Roman" w:cs="Times New Roman"/>
                  <w:color w:val="0000FF"/>
                  <w:sz w:val="18"/>
                  <w:szCs w:val="18"/>
                </w:rPr>
                <w:t xml:space="preserve"> ninhydrin test</w:t>
              </w:r>
              <w:r w:rsidR="00AD243C" w:rsidRPr="00BB7730">
                <w:rPr>
                  <w:rFonts w:ascii="Times New Roman" w:eastAsia="等线" w:hAnsi="Times New Roman" w:cs="Times New Roman"/>
                  <w:color w:val="auto"/>
                  <w:sz w:val="18"/>
                  <w:szCs w:val="18"/>
                </w:rPr>
                <w:t xml:space="preserve"> analysis until two consec</w:t>
              </w:r>
              <w:r w:rsidR="00F624F0" w:rsidRPr="00BB7730">
                <w:rPr>
                  <w:rFonts w:ascii="Times New Roman" w:eastAsia="等线" w:hAnsi="Times New Roman" w:cs="Times New Roman"/>
                  <w:color w:val="auto"/>
                  <w:sz w:val="18"/>
                  <w:szCs w:val="18"/>
                </w:rPr>
                <w:t xml:space="preserve">utive samples test as negative </w:t>
              </w:r>
            </w:ins>
            <w:ins w:id="9124" w:author="Xuning Wei12232" w:date="2026-09-05T20:02:00Z">
              <w:r w:rsidR="00362F43" w:rsidRPr="00BB7730">
                <w:rPr>
                  <w:rFonts w:ascii="Times New Roman" w:eastAsia="等线" w:hAnsi="Times New Roman" w:cs="Times New Roman"/>
                  <w:color w:val="FF0000"/>
                  <w:sz w:val="18"/>
                  <w:szCs w:val="18"/>
                </w:rPr>
                <w:t>(Yellow to Light pink Report Negative= Complete coupling; Blue to Purple Positive= Incomplete coupling).</w:t>
              </w:r>
            </w:ins>
            <w:ins w:id="9125" w:author="Xuning Wei12232" w:date="2026-07-27T16:08:00Z">
              <w:r w:rsidR="00AD243C" w:rsidRPr="00BB7730">
                <w:rPr>
                  <w:rFonts w:ascii="Times New Roman" w:eastAsia="等线" w:hAnsi="Times New Roman" w:cs="Times New Roman"/>
                  <w:color w:val="000000" w:themeColor="text1"/>
                  <w:sz w:val="18"/>
                  <w:szCs w:val="18"/>
                </w:rPr>
                <w:t xml:space="preserve"> 6</w:t>
              </w:r>
            </w:ins>
            <w:ins w:id="9126" w:author="He Han" w:date="2026-10-27T14:51:00Z">
              <w:r w:rsidR="00E55450">
                <w:rPr>
                  <w:rFonts w:ascii="Times New Roman" w:eastAsia="等线" w:hAnsi="Times New Roman" w:cs="Times New Roman"/>
                  <w:color w:val="000000" w:themeColor="text1"/>
                  <w:sz w:val="18"/>
                  <w:szCs w:val="18"/>
                </w:rPr>
                <w:t>.5</w:t>
              </w:r>
            </w:ins>
            <w:ins w:id="9127" w:author="Johan Granander" w:date="2026-07-28T13:34:00Z">
              <w:r w:rsidR="00A0716C" w:rsidRPr="00BB7730">
                <w:rPr>
                  <w:rFonts w:ascii="Times New Roman" w:eastAsia="等线" w:hAnsi="Times New Roman" w:cs="Times New Roman"/>
                  <w:color w:val="000000" w:themeColor="text1"/>
                  <w:sz w:val="18"/>
                  <w:szCs w:val="18"/>
                </w:rPr>
                <w:t xml:space="preserve"> </w:t>
              </w:r>
            </w:ins>
            <w:ins w:id="9128" w:author="Xuning Wei12232" w:date="2026-07-27T16:08:00Z">
              <w:r w:rsidR="00AD243C" w:rsidRPr="00BB7730">
                <w:rPr>
                  <w:rFonts w:ascii="Times New Roman" w:eastAsia="等线" w:hAnsi="Times New Roman" w:cs="Times New Roman"/>
                  <w:color w:val="000000" w:themeColor="text1"/>
                  <w:sz w:val="18"/>
                  <w:szCs w:val="18"/>
                </w:rPr>
                <w:t>h ≤ Coupling time ≤ 1</w:t>
              </w:r>
            </w:ins>
            <w:ins w:id="9129" w:author="He Han" w:date="2026-10-27T14:51:00Z">
              <w:r w:rsidR="00E55450">
                <w:rPr>
                  <w:rFonts w:ascii="Times New Roman" w:eastAsia="等线" w:hAnsi="Times New Roman" w:cs="Times New Roman"/>
                  <w:color w:val="000000" w:themeColor="text1"/>
                  <w:sz w:val="18"/>
                  <w:szCs w:val="18"/>
                </w:rPr>
                <w:t>3.5</w:t>
              </w:r>
            </w:ins>
            <w:ins w:id="9130" w:author="Xuning Wei12232" w:date="2026-07-27T16:08:00Z">
              <w:del w:id="9131" w:author="He Han" w:date="2026-10-27T14:51:00Z">
                <w:r w:rsidR="00AD243C" w:rsidRPr="00BB7730" w:rsidDel="00E55450">
                  <w:rPr>
                    <w:rFonts w:ascii="Times New Roman" w:eastAsia="等线" w:hAnsi="Times New Roman" w:cs="Times New Roman"/>
                    <w:color w:val="000000" w:themeColor="text1"/>
                    <w:sz w:val="18"/>
                    <w:szCs w:val="18"/>
                  </w:rPr>
                  <w:delText>4</w:delText>
                </w:r>
              </w:del>
            </w:ins>
            <w:ins w:id="9132" w:author="Johan Granander" w:date="2026-07-28T13:34:00Z">
              <w:r w:rsidR="00A0716C" w:rsidRPr="00BB7730">
                <w:rPr>
                  <w:rFonts w:ascii="Times New Roman" w:eastAsia="等线" w:hAnsi="Times New Roman" w:cs="Times New Roman"/>
                  <w:color w:val="000000" w:themeColor="text1"/>
                  <w:sz w:val="18"/>
                  <w:szCs w:val="18"/>
                </w:rPr>
                <w:t xml:space="preserve"> </w:t>
              </w:r>
            </w:ins>
            <w:ins w:id="9133" w:author="Xuning Wei12232" w:date="2026-07-27T16:08:00Z">
              <w:r w:rsidR="00AD243C" w:rsidRPr="00BB7730">
                <w:rPr>
                  <w:rFonts w:ascii="Times New Roman" w:eastAsia="等线" w:hAnsi="Times New Roman" w:cs="Times New Roman"/>
                  <w:color w:val="000000" w:themeColor="text1"/>
                  <w:sz w:val="18"/>
                  <w:szCs w:val="18"/>
                </w:rPr>
                <w:t>h).</w:t>
              </w:r>
              <w:r w:rsidR="00AD243C" w:rsidRPr="00BB7730">
                <w:rPr>
                  <w:rFonts w:ascii="Times New Roman" w:eastAsia="等线" w:hAnsi="Times New Roman" w:cs="Times New Roman"/>
                  <w:color w:val="auto"/>
                  <w:sz w:val="18"/>
                  <w:szCs w:val="18"/>
                </w:rPr>
                <w:t xml:space="preserve"> </w:t>
              </w:r>
              <w:r w:rsidR="00AD243C" w:rsidRPr="00BB7730">
                <w:rPr>
                  <w:rFonts w:ascii="Times New Roman" w:eastAsia="等线" w:hAnsi="Times New Roman" w:cs="Times New Roman"/>
                  <w:color w:val="auto"/>
                  <w:sz w:val="18"/>
                  <w:szCs w:val="18"/>
                </w:rPr>
                <w:br/>
                <w:t>3. Stop stirring and turn off the nitrogen. Drain until there is no reaction mixture drip.</w:t>
              </w:r>
            </w:ins>
            <w:del w:id="9134" w:author="Xuning Wei12232" w:date="2026-07-27T16:08:00Z">
              <w:r w:rsidR="009478EE" w:rsidRPr="00BB7730" w:rsidDel="00AD243C">
                <w:rPr>
                  <w:rFonts w:ascii="Times New Roman" w:eastAsia="等线" w:hAnsi="Times New Roman" w:cs="Times New Roman"/>
                  <w:color w:val="000000" w:themeColor="text1"/>
                  <w:sz w:val="18"/>
                  <w:szCs w:val="18"/>
                </w:rPr>
                <w:delText xml:space="preserve">Add </w:delText>
              </w:r>
              <w:r w:rsidR="009478EE" w:rsidRPr="00BB7730" w:rsidDel="00AD243C">
                <w:rPr>
                  <w:rFonts w:ascii="Times New Roman" w:eastAsia="等线" w:hAnsi="Times New Roman" w:cs="Times New Roman"/>
                  <w:color w:val="000000" w:themeColor="text1"/>
                  <w:sz w:val="18"/>
                  <w:szCs w:val="18"/>
                  <w:lang w:eastAsia="zh-CN"/>
                </w:rPr>
                <w:delText xml:space="preserve">4 V DMF (3.792 kg/kg) </w:delText>
              </w:r>
              <w:r w:rsidR="009478EE" w:rsidRPr="00BB7730" w:rsidDel="00AD243C">
                <w:rPr>
                  <w:rFonts w:ascii="Times New Roman" w:eastAsia="等线" w:hAnsi="Times New Roman" w:cs="Times New Roman"/>
                  <w:color w:val="000000" w:themeColor="text1"/>
                  <w:sz w:val="18"/>
                  <w:szCs w:val="18"/>
                </w:rPr>
                <w:delText xml:space="preserve">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Start the stirrer. Then add 1.75eq. </w:delText>
              </w:r>
              <w:r w:rsidR="009478EE" w:rsidRPr="00BB7730" w:rsidDel="00AD243C">
                <w:rPr>
                  <w:rFonts w:ascii="Times New Roman" w:eastAsia="等线" w:hAnsi="Times New Roman" w:cs="Times New Roman"/>
                  <w:color w:val="000000" w:themeColor="text1"/>
                  <w:sz w:val="18"/>
                  <w:szCs w:val="18"/>
                  <w:lang w:eastAsia="zh-CN"/>
                </w:rPr>
                <w:delText>F</w:delText>
              </w:r>
              <w:r w:rsidR="009478EE" w:rsidRPr="00BB7730" w:rsidDel="00AD243C">
                <w:rPr>
                  <w:rFonts w:ascii="Times New Roman" w:eastAsia="等线" w:hAnsi="Times New Roman" w:cs="Times New Roman"/>
                  <w:bCs w:val="0"/>
                  <w:color w:val="000000" w:themeColor="text1"/>
                  <w:sz w:val="18"/>
                  <w:szCs w:val="18"/>
                </w:rPr>
                <w:delText>moc-L-N-Me-Asn(Trt)-OH.</w:delText>
              </w:r>
              <w:r w:rsidR="009478EE" w:rsidRPr="00BB7730" w:rsidDel="00AD243C">
                <w:rPr>
                  <w:rFonts w:ascii="Times New Roman" w:eastAsia="等线" w:hAnsi="Times New Roman" w:cs="Times New Roman"/>
                  <w:color w:val="000000" w:themeColor="text1"/>
                  <w:sz w:val="18"/>
                  <w:szCs w:val="18"/>
                </w:rPr>
                <w:delText xml:space="preserve"> Stir until dissolved clearly by visual check.</w:delText>
              </w:r>
              <w:r w:rsidR="009478EE" w:rsidRPr="00BB7730" w:rsidDel="00AD243C">
                <w:rPr>
                  <w:rFonts w:ascii="Times New Roman" w:eastAsia="等线" w:hAnsi="Times New Roman" w:cs="Times New Roman"/>
                  <w:color w:val="000000" w:themeColor="text1"/>
                  <w:sz w:val="18"/>
                  <w:szCs w:val="18"/>
                  <w:lang w:eastAsia="zh-CN"/>
                </w:rPr>
                <w:delText xml:space="preserve"> Adjust</w:delText>
              </w:r>
              <w:r w:rsidR="009478EE" w:rsidRPr="00BB7730" w:rsidDel="00AD243C">
                <w:rPr>
                  <w:rFonts w:ascii="Times New Roman" w:eastAsia="等线" w:hAnsi="Times New Roman" w:cs="Times New Roman"/>
                  <w:bCs w:val="0"/>
                  <w:color w:val="000000" w:themeColor="text1"/>
                  <w:sz w:val="18"/>
                  <w:szCs w:val="18"/>
                </w:rPr>
                <w:delText xml:space="preserve"> the mixture to </w:delText>
              </w:r>
              <w:r w:rsidR="009478EE" w:rsidRPr="00BB7730" w:rsidDel="00AD243C">
                <w:rPr>
                  <w:rFonts w:ascii="Times New Roman" w:eastAsia="等线" w:hAnsi="Times New Roman" w:cs="Times New Roman"/>
                  <w:bCs w:val="0"/>
                  <w:color w:val="000000" w:themeColor="text1"/>
                  <w:sz w:val="18"/>
                  <w:szCs w:val="18"/>
                  <w:lang w:eastAsia="zh-CN"/>
                </w:rPr>
                <w:delText>20</w:delText>
              </w:r>
              <w:r w:rsidR="009478EE" w:rsidRPr="00BB7730" w:rsidDel="00AD243C">
                <w:rPr>
                  <w:rFonts w:ascii="Times New Roman" w:eastAsia="等线" w:hAnsi="Times New Roman" w:cs="Times New Roman"/>
                  <w:bCs w:val="0"/>
                  <w:color w:val="000000" w:themeColor="text1"/>
                  <w:sz w:val="18"/>
                  <w:szCs w:val="18"/>
                </w:rPr>
                <w:delText>±5℃</w:delText>
              </w:r>
              <w:r w:rsidR="009478EE" w:rsidRPr="00BB7730" w:rsidDel="00AD243C">
                <w:rPr>
                  <w:rFonts w:ascii="Times New Roman" w:eastAsia="等线" w:hAnsi="Times New Roman" w:cs="Times New Roman"/>
                  <w:color w:val="000000" w:themeColor="text1"/>
                  <w:sz w:val="18"/>
                  <w:szCs w:val="18"/>
                </w:rPr>
                <w:delText xml:space="preserve">. Maintain for next operation at </w:delText>
              </w:r>
              <w:r w:rsidR="009478EE" w:rsidRPr="00BB7730" w:rsidDel="00AD243C">
                <w:rPr>
                  <w:rFonts w:ascii="Times New Roman" w:eastAsia="等线" w:hAnsi="Times New Roman" w:cs="Times New Roman"/>
                  <w:color w:val="000000" w:themeColor="text1"/>
                  <w:sz w:val="18"/>
                  <w:szCs w:val="18"/>
                  <w:lang w:eastAsia="zh-CN"/>
                </w:rPr>
                <w:delText>20</w:delText>
              </w:r>
              <w:r w:rsidR="009478EE" w:rsidRPr="00BB7730" w:rsidDel="00AD243C">
                <w:rPr>
                  <w:rFonts w:ascii="Times New Roman" w:eastAsia="等线" w:hAnsi="Times New Roman" w:cs="Times New Roman"/>
                  <w:color w:val="000000" w:themeColor="text1"/>
                  <w:sz w:val="18"/>
                  <w:szCs w:val="18"/>
                </w:rPr>
                <w:delText xml:space="preserve">±5℃ (target: </w:delText>
              </w:r>
              <w:r w:rsidR="009478EE" w:rsidRPr="00BB7730" w:rsidDel="00AD243C">
                <w:rPr>
                  <w:rFonts w:ascii="Times New Roman" w:eastAsia="等线" w:hAnsi="Times New Roman" w:cs="Times New Roman"/>
                  <w:color w:val="000000" w:themeColor="text1"/>
                  <w:sz w:val="18"/>
                  <w:szCs w:val="18"/>
                  <w:lang w:eastAsia="zh-CN"/>
                </w:rPr>
                <w:delText>20</w:delText>
              </w:r>
              <w:r w:rsidR="009478EE" w:rsidRPr="00BB7730" w:rsidDel="00AD243C">
                <w:rPr>
                  <w:rFonts w:ascii="Times New Roman" w:eastAsia="等线" w:hAnsi="Times New Roman" w:cs="Times New Roman"/>
                  <w:color w:val="000000" w:themeColor="text1"/>
                  <w:sz w:val="18"/>
                  <w:szCs w:val="18"/>
                </w:rPr>
                <w:delText>℃).</w:delText>
              </w:r>
              <w:r w:rsidR="009478EE" w:rsidRPr="00BB7730" w:rsidDel="00AD243C">
                <w:rPr>
                  <w:rFonts w:ascii="Times New Roman" w:eastAsia="等线" w:hAnsi="Times New Roman" w:cs="Times New Roman"/>
                  <w:color w:val="000000" w:themeColor="text1"/>
                  <w:sz w:val="18"/>
                  <w:szCs w:val="18"/>
                  <w:lang w:eastAsia="zh-CN"/>
                </w:rPr>
                <w:delText xml:space="preserve"> </w:delText>
              </w:r>
              <w:r w:rsidR="009478EE" w:rsidRPr="00BB7730" w:rsidDel="00AD243C">
                <w:rPr>
                  <w:rFonts w:ascii="Times New Roman" w:eastAsia="等线" w:hAnsi="Times New Roman" w:cs="Times New Roman"/>
                  <w:color w:val="000000" w:themeColor="text1"/>
                  <w:sz w:val="18"/>
                  <w:szCs w:val="18"/>
                </w:rPr>
                <w:delText xml:space="preserve">Add 1.80 eq. </w:delText>
              </w:r>
              <w:r w:rsidR="009478EE" w:rsidRPr="00BB7730" w:rsidDel="00AD243C">
                <w:rPr>
                  <w:rFonts w:ascii="Times New Roman" w:eastAsia="等线" w:hAnsi="Times New Roman" w:cs="Times New Roman"/>
                  <w:bCs w:val="0"/>
                  <w:color w:val="000000" w:themeColor="text1"/>
                  <w:sz w:val="18"/>
                  <w:szCs w:val="18"/>
                </w:rPr>
                <w:delText>OxymaPure</w:delText>
              </w:r>
              <w:r w:rsidR="009478EE" w:rsidRPr="00BB7730" w:rsidDel="00AD243C">
                <w:rPr>
                  <w:rFonts w:ascii="Times New Roman" w:eastAsia="等线" w:hAnsi="Times New Roman" w:cs="Times New Roman"/>
                  <w:bCs w:val="0"/>
                  <w:color w:val="000000" w:themeColor="text1"/>
                  <w:sz w:val="18"/>
                  <w:szCs w:val="18"/>
                  <w:lang w:eastAsia="zh-CN"/>
                </w:rPr>
                <w:delText xml:space="preserve"> </w:delText>
              </w:r>
              <w:r w:rsidR="009478EE" w:rsidRPr="00BB7730" w:rsidDel="00AD243C">
                <w:rPr>
                  <w:rFonts w:ascii="Times New Roman" w:eastAsia="等线" w:hAnsi="Times New Roman" w:cs="Times New Roman"/>
                  <w:color w:val="000000" w:themeColor="text1"/>
                  <w:sz w:val="18"/>
                  <w:szCs w:val="18"/>
                </w:rPr>
                <w:delText xml:space="preserve">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at </w:delText>
              </w:r>
              <w:r w:rsidR="009478EE" w:rsidRPr="00BB7730" w:rsidDel="00AD243C">
                <w:rPr>
                  <w:rFonts w:ascii="Times New Roman" w:eastAsia="等线" w:hAnsi="Times New Roman" w:cs="Times New Roman"/>
                  <w:color w:val="000000" w:themeColor="text1"/>
                  <w:sz w:val="18"/>
                  <w:szCs w:val="18"/>
                  <w:lang w:eastAsia="zh-CN"/>
                </w:rPr>
                <w:delText>20</w:delText>
              </w:r>
              <w:r w:rsidR="009478EE" w:rsidRPr="00BB7730" w:rsidDel="00AD243C">
                <w:rPr>
                  <w:rFonts w:ascii="Times New Roman" w:eastAsia="等线" w:hAnsi="Times New Roman" w:cs="Times New Roman"/>
                  <w:color w:val="000000" w:themeColor="text1"/>
                  <w:sz w:val="18"/>
                  <w:szCs w:val="18"/>
                </w:rPr>
                <w:delText xml:space="preserve">±5℃ (target: </w:delText>
              </w:r>
              <w:r w:rsidR="009478EE" w:rsidRPr="00BB7730" w:rsidDel="00AD243C">
                <w:rPr>
                  <w:rFonts w:ascii="Times New Roman" w:eastAsia="等线" w:hAnsi="Times New Roman" w:cs="Times New Roman"/>
                  <w:color w:val="000000" w:themeColor="text1"/>
                  <w:sz w:val="18"/>
                  <w:szCs w:val="18"/>
                  <w:lang w:eastAsia="zh-CN"/>
                </w:rPr>
                <w:delText>20</w:delText>
              </w:r>
              <w:r w:rsidR="009478EE" w:rsidRPr="00BB7730" w:rsidDel="00AD243C">
                <w:rPr>
                  <w:rFonts w:ascii="Times New Roman" w:eastAsia="等线" w:hAnsi="Times New Roman" w:cs="Times New Roman"/>
                  <w:color w:val="000000" w:themeColor="text1"/>
                  <w:sz w:val="18"/>
                  <w:szCs w:val="18"/>
                </w:rPr>
                <w:delText xml:space="preserve">℃), rinse the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with </w:delText>
              </w:r>
              <w:r w:rsidR="009478EE" w:rsidRPr="00BB7730" w:rsidDel="00AD243C">
                <w:rPr>
                  <w:rFonts w:ascii="Times New Roman" w:eastAsia="仿宋_GB2312" w:hAnsi="Times New Roman" w:cs="Times New Roman"/>
                  <w:color w:val="000000" w:themeColor="text1"/>
                  <w:sz w:val="18"/>
                  <w:szCs w:val="18"/>
                  <w:lang w:eastAsia="zh-CN"/>
                </w:rPr>
                <w:delText>2.0 v DMF (1.896 kg/kg)</w:delText>
              </w:r>
              <w:r w:rsidR="009478EE" w:rsidRPr="00BB7730" w:rsidDel="00AD243C">
                <w:rPr>
                  <w:rFonts w:ascii="Times New Roman" w:eastAsia="等线" w:hAnsi="Times New Roman" w:cs="Times New Roman"/>
                  <w:color w:val="000000" w:themeColor="text1"/>
                  <w:sz w:val="18"/>
                  <w:szCs w:val="18"/>
                </w:rPr>
                <w:delText xml:space="preserve">. Add 2.0 eq. </w:delText>
              </w:r>
              <w:r w:rsidR="009478EE" w:rsidRPr="00BB7730" w:rsidDel="00AD243C">
                <w:rPr>
                  <w:rFonts w:ascii="Times New Roman" w:eastAsia="等线" w:hAnsi="Times New Roman" w:cs="Times New Roman"/>
                  <w:bCs w:val="0"/>
                  <w:color w:val="000000" w:themeColor="text1"/>
                  <w:sz w:val="18"/>
                  <w:szCs w:val="18"/>
                </w:rPr>
                <w:delText>D</w:delText>
              </w:r>
              <w:r w:rsidR="009478EE" w:rsidRPr="00BB7730" w:rsidDel="00AD243C">
                <w:rPr>
                  <w:rFonts w:ascii="Times New Roman" w:eastAsia="等线" w:hAnsi="Times New Roman" w:cs="Times New Roman"/>
                  <w:bCs w:val="0"/>
                  <w:color w:val="000000" w:themeColor="text1"/>
                  <w:sz w:val="18"/>
                  <w:szCs w:val="18"/>
                  <w:lang w:eastAsia="zh-CN"/>
                </w:rPr>
                <w:delText xml:space="preserve">IC </w:delText>
              </w:r>
              <w:r w:rsidR="009478EE" w:rsidRPr="00BB7730" w:rsidDel="00AD243C">
                <w:rPr>
                  <w:rFonts w:ascii="Times New Roman" w:eastAsia="等线" w:hAnsi="Times New Roman" w:cs="Times New Roman"/>
                  <w:color w:val="000000" w:themeColor="text1"/>
                  <w:sz w:val="18"/>
                  <w:szCs w:val="18"/>
                </w:rPr>
                <w:delText xml:space="preserve">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the addition rate depends on temperature control. Activate for 20</w:delText>
              </w:r>
              <w:r w:rsidR="009478EE" w:rsidRPr="00BB7730" w:rsidDel="00AD243C">
                <w:rPr>
                  <w:rFonts w:ascii="Times New Roman" w:eastAsia="等线" w:hAnsi="Times New Roman" w:cs="Times New Roman"/>
                  <w:color w:val="000000" w:themeColor="text1"/>
                  <w:sz w:val="18"/>
                  <w:szCs w:val="18"/>
                  <w:lang w:eastAsia="zh-CN"/>
                </w:rPr>
                <w:delText>±</w:delText>
              </w:r>
              <w:r w:rsidR="009478EE" w:rsidRPr="00BB7730" w:rsidDel="00AD243C">
                <w:rPr>
                  <w:rFonts w:ascii="Times New Roman" w:eastAsia="等线" w:hAnsi="Times New Roman" w:cs="Times New Roman"/>
                  <w:color w:val="000000" w:themeColor="text1"/>
                  <w:sz w:val="18"/>
                  <w:szCs w:val="18"/>
                </w:rPr>
                <w:delText xml:space="preserve">5 min at </w:delText>
              </w:r>
              <w:r w:rsidR="009478EE" w:rsidRPr="00BB7730" w:rsidDel="00AD243C">
                <w:rPr>
                  <w:rFonts w:ascii="Times New Roman" w:eastAsia="等线" w:hAnsi="Times New Roman" w:cs="Times New Roman"/>
                  <w:color w:val="000000" w:themeColor="text1"/>
                  <w:sz w:val="18"/>
                  <w:szCs w:val="18"/>
                  <w:lang w:eastAsia="zh-CN"/>
                </w:rPr>
                <w:delText>20</w:delText>
              </w:r>
              <w:r w:rsidR="009478EE" w:rsidRPr="00BB7730" w:rsidDel="00AD243C">
                <w:rPr>
                  <w:rFonts w:ascii="Times New Roman" w:eastAsia="等线" w:hAnsi="Times New Roman" w:cs="Times New Roman"/>
                  <w:color w:val="000000" w:themeColor="text1"/>
                  <w:sz w:val="18"/>
                  <w:szCs w:val="18"/>
                </w:rPr>
                <w:delText xml:space="preserve">±5℃ (target: </w:delText>
              </w:r>
              <w:r w:rsidR="009478EE" w:rsidRPr="00BB7730" w:rsidDel="00AD243C">
                <w:rPr>
                  <w:rFonts w:ascii="Times New Roman" w:eastAsia="等线" w:hAnsi="Times New Roman" w:cs="Times New Roman"/>
                  <w:color w:val="000000" w:themeColor="text1"/>
                  <w:sz w:val="18"/>
                  <w:szCs w:val="18"/>
                  <w:lang w:eastAsia="zh-CN"/>
                </w:rPr>
                <w:delText>20</w:delText>
              </w:r>
              <w:r w:rsidR="009478EE" w:rsidRPr="00BB7730" w:rsidDel="00AD243C">
                <w:rPr>
                  <w:rFonts w:ascii="Times New Roman" w:eastAsia="等线" w:hAnsi="Times New Roman" w:cs="Times New Roman"/>
                  <w:color w:val="000000" w:themeColor="text1"/>
                  <w:sz w:val="18"/>
                  <w:szCs w:val="18"/>
                </w:rPr>
                <w:delText xml:space="preserve">℃). Transfer the mixture in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 xml:space="preserve">-R01 </w:delText>
              </w:r>
              <w:r w:rsidR="009478EE" w:rsidRPr="00BB7730" w:rsidDel="00AD243C">
                <w:rPr>
                  <w:rFonts w:ascii="Times New Roman" w:eastAsia="等线" w:hAnsi="Times New Roman" w:cs="Times New Roman"/>
                  <w:color w:val="000000" w:themeColor="text1"/>
                  <w:sz w:val="18"/>
                  <w:szCs w:val="18"/>
                </w:rPr>
                <w:delText xml:space="preserve">into </w:delText>
              </w:r>
              <w:r w:rsidR="009478EE" w:rsidRPr="00BB7730" w:rsidDel="00AD243C">
                <w:rPr>
                  <w:rFonts w:ascii="Times New Roman" w:eastAsia="仿宋_GB2312" w:hAnsi="Times New Roman" w:cs="Times New Roman"/>
                  <w:b/>
                  <w:color w:val="000000" w:themeColor="text1"/>
                  <w:sz w:val="18"/>
                  <w:szCs w:val="18"/>
                </w:rPr>
                <w:delText>TJ4S-1213-Sy1</w:delText>
              </w:r>
              <w:r w:rsidR="009478EE" w:rsidRPr="00BB7730" w:rsidDel="00AD243C">
                <w:rPr>
                  <w:rFonts w:ascii="Times New Roman" w:eastAsia="仿宋_GB2312" w:hAnsi="Times New Roman" w:cs="Times New Roman"/>
                  <w:b/>
                  <w:color w:val="000000" w:themeColor="text1"/>
                  <w:sz w:val="18"/>
                  <w:szCs w:val="18"/>
                  <w:lang w:eastAsia="zh-CN"/>
                </w:rPr>
                <w:delText>5</w:delText>
              </w:r>
              <w:r w:rsidR="009478EE" w:rsidRPr="00BB7730" w:rsidDel="00AD243C">
                <w:rPr>
                  <w:rFonts w:ascii="Times New Roman" w:eastAsia="等线" w:hAnsi="Times New Roman" w:cs="Times New Roman"/>
                  <w:color w:val="000000" w:themeColor="text1"/>
                  <w:sz w:val="18"/>
                  <w:szCs w:val="18"/>
                </w:rPr>
                <w:delText>. Add</w:delText>
              </w:r>
              <w:r w:rsidR="009478EE" w:rsidRPr="00BB7730" w:rsidDel="00AD243C">
                <w:rPr>
                  <w:rFonts w:ascii="Times New Roman" w:eastAsia="等线" w:hAnsi="Times New Roman" w:cs="Times New Roman"/>
                  <w:b/>
                  <w:bCs w:val="0"/>
                  <w:color w:val="000000" w:themeColor="text1"/>
                  <w:sz w:val="18"/>
                  <w:szCs w:val="18"/>
                </w:rPr>
                <w:delText xml:space="preserve"> </w:delText>
              </w:r>
              <w:r w:rsidR="009478EE" w:rsidRPr="00BB7730" w:rsidDel="00AD243C">
                <w:rPr>
                  <w:rFonts w:ascii="Times New Roman" w:eastAsia="仿宋_GB2312" w:hAnsi="Times New Roman" w:cs="Times New Roman"/>
                  <w:color w:val="000000" w:themeColor="text1"/>
                  <w:sz w:val="18"/>
                  <w:szCs w:val="18"/>
                  <w:lang w:eastAsia="zh-CN"/>
                </w:rPr>
                <w:delText>1.0 V DMF (0.948 kg/kg)</w:delText>
              </w:r>
              <w:r w:rsidR="009478EE" w:rsidRPr="00BB7730" w:rsidDel="00AD243C">
                <w:rPr>
                  <w:rFonts w:ascii="Times New Roman" w:eastAsia="等线" w:hAnsi="Times New Roman" w:cs="Times New Roman"/>
                  <w:color w:val="000000" w:themeColor="text1"/>
                  <w:sz w:val="18"/>
                  <w:szCs w:val="18"/>
                </w:rPr>
                <w:delText xml:space="preserve"> into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9135" w:author="Xuning Wei12232" w:date="2026-07-27T18:11:00Z">
              <w:tcPr>
                <w:tcW w:w="1049" w:type="pct"/>
                <w:gridSpan w:val="5"/>
                <w:vMerge w:val="restart"/>
                <w:shd w:val="clear" w:color="auto" w:fill="FFFFFF" w:themeFill="background1"/>
                <w:vAlign w:val="center"/>
              </w:tcPr>
            </w:tcPrChange>
          </w:tcPr>
          <w:p w14:paraId="5F25CBD0" w14:textId="77777777" w:rsidR="00153539" w:rsidRPr="00BB7730" w:rsidRDefault="00153539">
            <w:pPr>
              <w:pStyle w:val="afc"/>
              <w:numPr>
                <w:ilvl w:val="0"/>
                <w:numId w:val="170"/>
              </w:numPr>
              <w:ind w:firstLineChars="0"/>
              <w:rPr>
                <w:ins w:id="9136" w:author="He Han" w:date="2026-10-22T22:09:00Z"/>
                <w:rFonts w:ascii="Times New Roman" w:hAnsi="Times New Roman" w:cs="Times New Roman"/>
                <w:color w:val="auto"/>
                <w:sz w:val="18"/>
                <w:szCs w:val="18"/>
                <w:shd w:val="clear" w:color="auto" w:fill="FFFFFF"/>
              </w:rPr>
              <w:pPrChange w:id="9137" w:author="He Han" w:date="2026-10-22T22:11:00Z">
                <w:pPr>
                  <w:pStyle w:val="afc"/>
                  <w:numPr>
                    <w:numId w:val="156"/>
                  </w:numPr>
                  <w:ind w:left="420" w:firstLineChars="0" w:hanging="420"/>
                </w:pPr>
              </w:pPrChange>
            </w:pPr>
            <w:ins w:id="9138" w:author="He Han" w:date="2026-10-22T22:09: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4808CDB1" w14:textId="77777777" w:rsidR="00153539" w:rsidRPr="00BB7730" w:rsidRDefault="00153539">
            <w:pPr>
              <w:pStyle w:val="afc"/>
              <w:numPr>
                <w:ilvl w:val="0"/>
                <w:numId w:val="170"/>
              </w:numPr>
              <w:ind w:firstLineChars="0"/>
              <w:rPr>
                <w:ins w:id="9139" w:author="He Han" w:date="2026-10-22T22:09:00Z"/>
                <w:rFonts w:ascii="Times New Roman" w:eastAsiaTheme="minorEastAsia" w:hAnsi="Times New Roman" w:cs="Times New Roman"/>
                <w:color w:val="auto"/>
                <w:sz w:val="18"/>
                <w:szCs w:val="18"/>
                <w:shd w:val="clear" w:color="auto" w:fill="FFFFFF"/>
                <w:lang w:eastAsia="zh-CN"/>
              </w:rPr>
              <w:pPrChange w:id="9140" w:author="He Han" w:date="2026-10-22T22:11:00Z">
                <w:pPr>
                  <w:pStyle w:val="afc"/>
                  <w:numPr>
                    <w:numId w:val="156"/>
                  </w:numPr>
                  <w:ind w:left="420" w:firstLineChars="0" w:hanging="420"/>
                </w:pPr>
              </w:pPrChange>
            </w:pPr>
            <w:ins w:id="9141" w:author="He Han" w:date="2026-10-22T22:09:00Z">
              <w:r w:rsidRPr="00BB7730">
                <w:rPr>
                  <w:rFonts w:ascii="Times New Roman" w:hAnsi="Times New Roman" w:cs="Times New Roman"/>
                  <w:color w:val="auto"/>
                  <w:sz w:val="18"/>
                  <w:szCs w:val="18"/>
                  <w:shd w:val="clear" w:color="auto" w:fill="FFFFFF"/>
                </w:rPr>
                <w:t>Agitator material: Hastelloy (N10276)</w:t>
              </w:r>
            </w:ins>
          </w:p>
          <w:p w14:paraId="14C7E50E" w14:textId="77777777" w:rsidR="00153539" w:rsidRPr="00BB7730" w:rsidRDefault="00153539">
            <w:pPr>
              <w:pStyle w:val="afc"/>
              <w:numPr>
                <w:ilvl w:val="0"/>
                <w:numId w:val="170"/>
              </w:numPr>
              <w:ind w:firstLineChars="0"/>
              <w:rPr>
                <w:ins w:id="9142" w:author="He Han" w:date="2026-10-22T22:09:00Z"/>
                <w:rFonts w:ascii="Times New Roman" w:eastAsiaTheme="minorEastAsia" w:hAnsi="Times New Roman" w:cs="Times New Roman"/>
                <w:color w:val="auto"/>
                <w:sz w:val="18"/>
                <w:szCs w:val="18"/>
                <w:shd w:val="clear" w:color="auto" w:fill="FFFFFF"/>
                <w:lang w:eastAsia="zh-CN"/>
              </w:rPr>
              <w:pPrChange w:id="9143" w:author="He Han" w:date="2026-10-22T22:11:00Z">
                <w:pPr>
                  <w:pStyle w:val="afc"/>
                  <w:numPr>
                    <w:numId w:val="156"/>
                  </w:numPr>
                  <w:ind w:left="420" w:firstLineChars="0" w:hanging="420"/>
                </w:pPr>
              </w:pPrChange>
            </w:pPr>
            <w:ins w:id="9144" w:author="He Han" w:date="2026-10-22T22:09:00Z">
              <w:r w:rsidRPr="00BB7730">
                <w:rPr>
                  <w:rFonts w:ascii="Times New Roman" w:hAnsi="Times New Roman" w:cs="Times New Roman"/>
                  <w:color w:val="0000FF"/>
                  <w:sz w:val="18"/>
                  <w:szCs w:val="18"/>
                  <w:shd w:val="clear" w:color="auto" w:fill="FFFFFF"/>
                </w:rPr>
                <w:t>Sieve plate: HC-22</w:t>
              </w:r>
            </w:ins>
          </w:p>
          <w:p w14:paraId="53AB1730" w14:textId="77777777" w:rsidR="00153539" w:rsidRPr="00BB7730" w:rsidRDefault="00153539">
            <w:pPr>
              <w:pStyle w:val="afc"/>
              <w:numPr>
                <w:ilvl w:val="0"/>
                <w:numId w:val="170"/>
              </w:numPr>
              <w:ind w:firstLineChars="0"/>
              <w:rPr>
                <w:ins w:id="9145" w:author="He Han" w:date="2026-10-22T22:09:00Z"/>
                <w:rFonts w:ascii="Times New Roman" w:hAnsi="Times New Roman" w:cs="Times New Roman"/>
                <w:color w:val="0000FF"/>
                <w:sz w:val="18"/>
                <w:szCs w:val="18"/>
                <w:shd w:val="clear" w:color="auto" w:fill="FFFFFF"/>
              </w:rPr>
              <w:pPrChange w:id="9146" w:author="He Han" w:date="2026-10-22T22:11:00Z">
                <w:pPr>
                  <w:pStyle w:val="afc"/>
                  <w:numPr>
                    <w:numId w:val="156"/>
                  </w:numPr>
                  <w:ind w:left="420" w:firstLineChars="0" w:hanging="420"/>
                </w:pPr>
              </w:pPrChange>
            </w:pPr>
            <w:ins w:id="9147"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65A562C1" w14:textId="77777777" w:rsidR="00153539" w:rsidRPr="00BB7730" w:rsidRDefault="00153539">
            <w:pPr>
              <w:pStyle w:val="afc"/>
              <w:numPr>
                <w:ilvl w:val="0"/>
                <w:numId w:val="170"/>
              </w:numPr>
              <w:ind w:firstLineChars="0"/>
              <w:rPr>
                <w:ins w:id="9148" w:author="He Han" w:date="2026-10-22T22:09:00Z"/>
                <w:rFonts w:ascii="Times New Roman" w:hAnsi="Times New Roman" w:cs="Times New Roman"/>
                <w:color w:val="auto"/>
                <w:sz w:val="18"/>
                <w:szCs w:val="18"/>
                <w:shd w:val="clear" w:color="auto" w:fill="FFFFFF"/>
              </w:rPr>
              <w:pPrChange w:id="9149" w:author="He Han" w:date="2026-10-22T22:11:00Z">
                <w:pPr>
                  <w:pStyle w:val="afc"/>
                  <w:numPr>
                    <w:numId w:val="156"/>
                  </w:numPr>
                  <w:ind w:left="420" w:firstLineChars="0" w:hanging="420"/>
                </w:pPr>
              </w:pPrChange>
            </w:pPr>
            <w:ins w:id="9150" w:author="He Han" w:date="2026-10-22T22:09:00Z">
              <w:r w:rsidRPr="00BB7730">
                <w:rPr>
                  <w:rFonts w:ascii="Times New Roman" w:hAnsi="Times New Roman" w:cs="Times New Roman"/>
                  <w:color w:val="auto"/>
                  <w:sz w:val="18"/>
                  <w:szCs w:val="18"/>
                  <w:shd w:val="clear" w:color="auto" w:fill="FFFFFF"/>
                </w:rPr>
                <w:t>Sight glass: Glass</w:t>
              </w:r>
            </w:ins>
          </w:p>
          <w:p w14:paraId="14CA698C" w14:textId="77777777" w:rsidR="00153539" w:rsidRPr="00BB7730" w:rsidRDefault="00153539">
            <w:pPr>
              <w:pStyle w:val="afc"/>
              <w:numPr>
                <w:ilvl w:val="0"/>
                <w:numId w:val="170"/>
              </w:numPr>
              <w:ind w:firstLineChars="0"/>
              <w:rPr>
                <w:ins w:id="9151" w:author="He Han" w:date="2026-10-22T22:09:00Z"/>
                <w:rFonts w:ascii="Times New Roman" w:hAnsi="Times New Roman" w:cs="Times New Roman"/>
                <w:color w:val="auto"/>
                <w:sz w:val="18"/>
                <w:szCs w:val="18"/>
                <w:shd w:val="clear" w:color="auto" w:fill="FFFFFF"/>
              </w:rPr>
              <w:pPrChange w:id="9152" w:author="He Han" w:date="2026-10-22T22:11:00Z">
                <w:pPr>
                  <w:pStyle w:val="afc"/>
                  <w:numPr>
                    <w:numId w:val="156"/>
                  </w:numPr>
                  <w:ind w:left="420" w:firstLineChars="0" w:hanging="420"/>
                </w:pPr>
              </w:pPrChange>
            </w:pPr>
            <w:ins w:id="9153" w:author="He Han" w:date="2026-10-22T22:09:00Z">
              <w:r w:rsidRPr="00BB7730">
                <w:rPr>
                  <w:rFonts w:ascii="Times New Roman" w:hAnsi="Times New Roman" w:cs="Times New Roman"/>
                  <w:color w:val="auto"/>
                  <w:sz w:val="18"/>
                  <w:szCs w:val="18"/>
                  <w:shd w:val="clear" w:color="auto" w:fill="FFFFFF"/>
                </w:rPr>
                <w:t>Transfer pump material: SS316+PTFE</w:t>
              </w:r>
            </w:ins>
          </w:p>
          <w:p w14:paraId="343FD4C3" w14:textId="77777777" w:rsidR="00153539" w:rsidRPr="00BB7730" w:rsidRDefault="00153539">
            <w:pPr>
              <w:pStyle w:val="afc"/>
              <w:numPr>
                <w:ilvl w:val="0"/>
                <w:numId w:val="170"/>
              </w:numPr>
              <w:ind w:firstLineChars="0"/>
              <w:rPr>
                <w:ins w:id="9154" w:author="He Han" w:date="2026-10-22T22:09:00Z"/>
                <w:rFonts w:ascii="Times New Roman" w:hAnsi="Times New Roman" w:cs="Times New Roman"/>
                <w:color w:val="auto"/>
                <w:sz w:val="18"/>
                <w:szCs w:val="18"/>
                <w:shd w:val="clear" w:color="auto" w:fill="FFFFFF"/>
              </w:rPr>
              <w:pPrChange w:id="9155" w:author="He Han" w:date="2026-10-22T22:11:00Z">
                <w:pPr>
                  <w:pStyle w:val="afc"/>
                  <w:numPr>
                    <w:numId w:val="156"/>
                  </w:numPr>
                  <w:ind w:left="420" w:firstLineChars="0" w:hanging="420"/>
                </w:pPr>
              </w:pPrChange>
            </w:pPr>
            <w:ins w:id="9156"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0FD1F976" w14:textId="77777777" w:rsidR="00153539" w:rsidRPr="00BB7730" w:rsidRDefault="00153539">
            <w:pPr>
              <w:pStyle w:val="afc"/>
              <w:numPr>
                <w:ilvl w:val="0"/>
                <w:numId w:val="170"/>
              </w:numPr>
              <w:ind w:firstLineChars="0"/>
              <w:rPr>
                <w:ins w:id="9157" w:author="He Han" w:date="2026-10-22T22:09:00Z"/>
                <w:rFonts w:ascii="Times New Roman" w:hAnsi="Times New Roman" w:cs="Times New Roman"/>
                <w:color w:val="auto"/>
                <w:sz w:val="18"/>
                <w:szCs w:val="18"/>
                <w:shd w:val="clear" w:color="auto" w:fill="FFFFFF"/>
              </w:rPr>
              <w:pPrChange w:id="9158" w:author="He Han" w:date="2026-10-22T22:11:00Z">
                <w:pPr>
                  <w:pStyle w:val="afc"/>
                  <w:numPr>
                    <w:numId w:val="156"/>
                  </w:numPr>
                  <w:ind w:left="420" w:firstLineChars="0" w:hanging="420"/>
                </w:pPr>
              </w:pPrChange>
            </w:pPr>
            <w:ins w:id="9159" w:author="He Han" w:date="2026-10-22T22:09:00Z">
              <w:r w:rsidRPr="00BB7730">
                <w:rPr>
                  <w:rFonts w:ascii="Times New Roman" w:hAnsi="Times New Roman" w:cs="Times New Roman"/>
                  <w:color w:val="auto"/>
                  <w:sz w:val="18"/>
                  <w:szCs w:val="18"/>
                  <w:shd w:val="clear" w:color="auto" w:fill="FFFFFF"/>
                </w:rPr>
                <w:t>Pipeline material: 316L</w:t>
              </w:r>
            </w:ins>
          </w:p>
          <w:p w14:paraId="055BD553" w14:textId="77777777" w:rsidR="00153539" w:rsidRPr="00BB7730" w:rsidRDefault="00153539">
            <w:pPr>
              <w:pStyle w:val="afc"/>
              <w:numPr>
                <w:ilvl w:val="0"/>
                <w:numId w:val="170"/>
              </w:numPr>
              <w:ind w:firstLineChars="0"/>
              <w:rPr>
                <w:ins w:id="9160" w:author="He Han" w:date="2026-10-22T22:09:00Z"/>
                <w:rFonts w:ascii="Times New Roman" w:hAnsi="Times New Roman" w:cs="Times New Roman"/>
                <w:color w:val="0000FF"/>
                <w:sz w:val="18"/>
                <w:szCs w:val="18"/>
                <w:shd w:val="clear" w:color="auto" w:fill="FFFFFF"/>
              </w:rPr>
              <w:pPrChange w:id="9161" w:author="He Han" w:date="2026-10-22T22:11:00Z">
                <w:pPr>
                  <w:pStyle w:val="afc"/>
                  <w:numPr>
                    <w:numId w:val="156"/>
                  </w:numPr>
                  <w:ind w:left="420" w:firstLineChars="0" w:hanging="420"/>
                </w:pPr>
              </w:pPrChange>
            </w:pPr>
            <w:ins w:id="9162"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2F138022" w14:textId="77777777" w:rsidR="00153539" w:rsidRPr="00BB7730" w:rsidRDefault="00153539">
            <w:pPr>
              <w:pStyle w:val="afc"/>
              <w:numPr>
                <w:ilvl w:val="0"/>
                <w:numId w:val="170"/>
              </w:numPr>
              <w:ind w:firstLineChars="0"/>
              <w:rPr>
                <w:ins w:id="9163" w:author="He Han" w:date="2026-10-22T22:09:00Z"/>
                <w:rFonts w:ascii="Times New Roman" w:hAnsi="Times New Roman" w:cs="Times New Roman"/>
                <w:color w:val="auto"/>
                <w:sz w:val="18"/>
                <w:szCs w:val="18"/>
                <w:shd w:val="clear" w:color="auto" w:fill="FFFFFF"/>
              </w:rPr>
              <w:pPrChange w:id="9164" w:author="He Han" w:date="2026-10-22T22:11:00Z">
                <w:pPr>
                  <w:pStyle w:val="afc"/>
                  <w:numPr>
                    <w:numId w:val="156"/>
                  </w:numPr>
                  <w:ind w:left="420" w:firstLineChars="0" w:hanging="420"/>
                </w:pPr>
              </w:pPrChange>
            </w:pPr>
            <w:ins w:id="9165" w:author="He Han" w:date="2026-10-22T22:09:00Z">
              <w:r w:rsidRPr="00BB7730">
                <w:rPr>
                  <w:rFonts w:ascii="Times New Roman" w:hAnsi="Times New Roman" w:cs="Times New Roman"/>
                  <w:color w:val="auto"/>
                  <w:sz w:val="18"/>
                  <w:szCs w:val="18"/>
                  <w:shd w:val="clear" w:color="auto" w:fill="FFFFFF"/>
                </w:rPr>
                <w:t>Mass flow meter: SS</w:t>
              </w:r>
            </w:ins>
          </w:p>
          <w:p w14:paraId="1A276DEC" w14:textId="77777777" w:rsidR="00153539" w:rsidRPr="00BB7730" w:rsidRDefault="00153539">
            <w:pPr>
              <w:pStyle w:val="afc"/>
              <w:numPr>
                <w:ilvl w:val="0"/>
                <w:numId w:val="170"/>
              </w:numPr>
              <w:ind w:firstLineChars="0"/>
              <w:rPr>
                <w:ins w:id="9166" w:author="He Han" w:date="2026-10-22T22:09:00Z"/>
                <w:rFonts w:ascii="Times New Roman" w:hAnsi="Times New Roman" w:cs="Times New Roman"/>
                <w:b/>
                <w:color w:val="auto"/>
                <w:sz w:val="18"/>
                <w:szCs w:val="18"/>
                <w:shd w:val="clear" w:color="auto" w:fill="FFFFFF"/>
              </w:rPr>
              <w:pPrChange w:id="9167" w:author="He Han" w:date="2026-10-22T22:11:00Z">
                <w:pPr>
                  <w:pStyle w:val="afc"/>
                  <w:numPr>
                    <w:numId w:val="156"/>
                  </w:numPr>
                  <w:ind w:left="420" w:firstLineChars="0" w:hanging="420"/>
                </w:pPr>
              </w:pPrChange>
            </w:pPr>
            <w:ins w:id="9168"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75B0BAD7" w14:textId="77777777" w:rsidR="00153539" w:rsidRPr="00BB7730" w:rsidRDefault="00153539">
            <w:pPr>
              <w:pStyle w:val="afc"/>
              <w:numPr>
                <w:ilvl w:val="0"/>
                <w:numId w:val="170"/>
              </w:numPr>
              <w:ind w:firstLineChars="0"/>
              <w:rPr>
                <w:ins w:id="9169" w:author="He Han" w:date="2026-10-22T22:09:00Z"/>
                <w:rFonts w:ascii="Times New Roman" w:eastAsiaTheme="minorEastAsia" w:hAnsi="Times New Roman" w:cs="Times New Roman"/>
                <w:color w:val="auto"/>
                <w:sz w:val="18"/>
                <w:szCs w:val="18"/>
                <w:shd w:val="clear" w:color="auto" w:fill="FFFFFF"/>
                <w:lang w:eastAsia="zh-CN"/>
              </w:rPr>
              <w:pPrChange w:id="9170" w:author="He Han" w:date="2026-10-22T22:11:00Z">
                <w:pPr>
                  <w:pStyle w:val="afc"/>
                  <w:numPr>
                    <w:numId w:val="156"/>
                  </w:numPr>
                  <w:ind w:left="420" w:firstLineChars="0" w:hanging="420"/>
                </w:pPr>
              </w:pPrChange>
            </w:pPr>
            <w:ins w:id="9171"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17FCCE95" w14:textId="77777777" w:rsidR="00153539" w:rsidRPr="00BB7730" w:rsidRDefault="00153539">
            <w:pPr>
              <w:pStyle w:val="afc"/>
              <w:numPr>
                <w:ilvl w:val="0"/>
                <w:numId w:val="170"/>
              </w:numPr>
              <w:ind w:firstLineChars="0"/>
              <w:rPr>
                <w:ins w:id="9172" w:author="He Han" w:date="2026-10-22T22:09:00Z"/>
                <w:rFonts w:ascii="Times New Roman" w:hAnsi="Times New Roman" w:cs="Times New Roman"/>
                <w:color w:val="auto"/>
                <w:sz w:val="18"/>
                <w:szCs w:val="18"/>
                <w:shd w:val="clear" w:color="auto" w:fill="FFFFFF"/>
              </w:rPr>
              <w:pPrChange w:id="9173" w:author="He Han" w:date="2026-10-22T22:11:00Z">
                <w:pPr>
                  <w:pStyle w:val="afc"/>
                  <w:numPr>
                    <w:numId w:val="156"/>
                  </w:numPr>
                  <w:ind w:left="420" w:firstLineChars="0" w:hanging="420"/>
                </w:pPr>
              </w:pPrChange>
            </w:pPr>
            <w:ins w:id="9174"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588DE300" w14:textId="77777777" w:rsidR="00153539" w:rsidRPr="00BB7730" w:rsidRDefault="00153539">
            <w:pPr>
              <w:pStyle w:val="afc"/>
              <w:numPr>
                <w:ilvl w:val="0"/>
                <w:numId w:val="170"/>
              </w:numPr>
              <w:ind w:firstLineChars="0"/>
              <w:rPr>
                <w:ins w:id="9175" w:author="He Han" w:date="2026-10-22T22:09:00Z"/>
                <w:rFonts w:ascii="Times New Roman" w:hAnsi="Times New Roman" w:cs="Times New Roman"/>
                <w:color w:val="auto"/>
                <w:sz w:val="18"/>
                <w:szCs w:val="18"/>
                <w:shd w:val="clear" w:color="auto" w:fill="FFFFFF"/>
              </w:rPr>
              <w:pPrChange w:id="9176" w:author="He Han" w:date="2026-10-22T22:11:00Z">
                <w:pPr>
                  <w:pStyle w:val="afc"/>
                  <w:numPr>
                    <w:numId w:val="156"/>
                  </w:numPr>
                  <w:ind w:left="420" w:firstLineChars="0" w:hanging="420"/>
                </w:pPr>
              </w:pPrChange>
            </w:pPr>
            <w:ins w:id="9177"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564A4BAB" w14:textId="77777777" w:rsidR="00153539" w:rsidRPr="00BB7730" w:rsidRDefault="00153539">
            <w:pPr>
              <w:pStyle w:val="afc"/>
              <w:numPr>
                <w:ilvl w:val="0"/>
                <w:numId w:val="170"/>
              </w:numPr>
              <w:ind w:firstLineChars="0"/>
              <w:rPr>
                <w:ins w:id="9178" w:author="He Han" w:date="2026-10-22T22:09:00Z"/>
                <w:rFonts w:ascii="Times New Roman" w:hAnsi="Times New Roman" w:cs="Times New Roman"/>
                <w:color w:val="auto"/>
                <w:sz w:val="18"/>
                <w:szCs w:val="18"/>
                <w:shd w:val="clear" w:color="auto" w:fill="FFFFFF"/>
              </w:rPr>
              <w:pPrChange w:id="9179" w:author="He Han" w:date="2026-10-22T22:11:00Z">
                <w:pPr>
                  <w:pStyle w:val="afc"/>
                  <w:numPr>
                    <w:numId w:val="156"/>
                  </w:numPr>
                  <w:ind w:left="420" w:firstLineChars="0" w:hanging="420"/>
                </w:pPr>
              </w:pPrChange>
            </w:pPr>
            <w:ins w:id="9180"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35453450" w14:textId="69A46CDE" w:rsidR="000B3418" w:rsidRPr="00BB7730" w:rsidDel="00153539" w:rsidRDefault="000B3418" w:rsidP="000B3418">
            <w:pPr>
              <w:rPr>
                <w:ins w:id="9181" w:author="Xuning Wei12232" w:date="2026-07-27T17:22:00Z"/>
                <w:del w:id="9182" w:author="He Han" w:date="2026-10-22T22:09:00Z"/>
                <w:rFonts w:ascii="Times New Roman" w:hAnsi="Times New Roman" w:cs="Times New Roman"/>
                <w:color w:val="auto"/>
                <w:sz w:val="18"/>
                <w:szCs w:val="18"/>
                <w:shd w:val="clear" w:color="auto" w:fill="FFFFFF"/>
              </w:rPr>
            </w:pPr>
            <w:ins w:id="9183" w:author="Xuning Wei12232" w:date="2026-07-27T17:22:00Z">
              <w:del w:id="9184" w:author="He Han" w:date="2026-10-12T13:44:00Z">
                <w:r w:rsidRPr="00BB7730" w:rsidDel="000E3A98">
                  <w:rPr>
                    <w:rFonts w:ascii="Times New Roman" w:hAnsi="Times New Roman" w:cs="Times New Roman"/>
                    <w:color w:val="00B0F0"/>
                    <w:sz w:val="18"/>
                    <w:szCs w:val="18"/>
                    <w:shd w:val="clear" w:color="auto" w:fill="FFFFFF"/>
                    <w:rPrChange w:id="9185" w:author="He Han" w:date="2026-10-12T14:28: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9186" w:author="He Han" w:date="2026-10-12T14:28: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9187" w:author="He Han" w:date="2026-10-12T14:28:00Z">
                      <w:rPr>
                        <w:rFonts w:ascii="Times New Roman" w:hAnsi="Times New Roman" w:cs="Times New Roman"/>
                        <w:color w:val="auto"/>
                        <w:sz w:val="18"/>
                        <w:szCs w:val="18"/>
                        <w:shd w:val="clear" w:color="auto" w:fill="FFFFFF"/>
                      </w:rPr>
                    </w:rPrChange>
                  </w:rPr>
                  <w:delText>material:</w:delText>
                </w:r>
              </w:del>
              <w:del w:id="9188"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3AF4C2EB" w14:textId="68D7E569" w:rsidR="000B3418" w:rsidRPr="00BB7730" w:rsidDel="00153539" w:rsidRDefault="000B3418" w:rsidP="000B3418">
            <w:pPr>
              <w:rPr>
                <w:ins w:id="9189" w:author="Xuning Wei12232" w:date="2026-07-27T17:22:00Z"/>
                <w:del w:id="9190" w:author="He Han" w:date="2026-10-22T22:09:00Z"/>
                <w:rFonts w:ascii="Times New Roman" w:eastAsiaTheme="minorEastAsia" w:hAnsi="Times New Roman" w:cs="Times New Roman"/>
                <w:color w:val="auto"/>
                <w:sz w:val="18"/>
                <w:szCs w:val="18"/>
                <w:shd w:val="clear" w:color="auto" w:fill="FFFFFF"/>
                <w:lang w:eastAsia="zh-CN"/>
              </w:rPr>
            </w:pPr>
            <w:ins w:id="9191" w:author="Xuning Wei12232" w:date="2026-07-27T17:22:00Z">
              <w:del w:id="9192"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r w:rsidRPr="00BB7730" w:rsidDel="00153539">
                  <w:rPr>
                    <w:rFonts w:ascii="Times New Roman" w:hAnsi="Times New Roman" w:cs="Times New Roman"/>
                  </w:rPr>
                  <w:delText xml:space="preserve"> </w:delText>
                </w:r>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5AE693C0" w14:textId="7028891E" w:rsidR="000B3418" w:rsidRPr="00BB7730" w:rsidDel="00153539" w:rsidRDefault="000B3418" w:rsidP="000B3418">
            <w:pPr>
              <w:rPr>
                <w:ins w:id="9193" w:author="Xuning Wei12232" w:date="2026-07-27T17:22:00Z"/>
                <w:del w:id="9194" w:author="He Han" w:date="2026-10-22T22:09:00Z"/>
                <w:rFonts w:ascii="Times New Roman" w:hAnsi="Times New Roman" w:cs="Times New Roman"/>
                <w:color w:val="0000FF"/>
                <w:sz w:val="18"/>
                <w:szCs w:val="18"/>
                <w:shd w:val="clear" w:color="auto" w:fill="FFFFFF"/>
              </w:rPr>
            </w:pPr>
            <w:ins w:id="9195" w:author="Xuning Wei12232" w:date="2026-07-27T17:22:00Z">
              <w:del w:id="9196"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5ABF198B" w14:textId="5E214812" w:rsidR="000B3418" w:rsidRPr="00BB7730" w:rsidDel="00153539" w:rsidRDefault="000B3418" w:rsidP="000B3418">
            <w:pPr>
              <w:rPr>
                <w:ins w:id="9197" w:author="Xuning Wei12232" w:date="2026-07-27T17:22:00Z"/>
                <w:del w:id="9198" w:author="He Han" w:date="2026-10-22T22:09:00Z"/>
                <w:rFonts w:ascii="Times New Roman" w:hAnsi="Times New Roman" w:cs="Times New Roman"/>
                <w:color w:val="auto"/>
                <w:sz w:val="18"/>
                <w:szCs w:val="18"/>
                <w:shd w:val="clear" w:color="auto" w:fill="FFFFFF"/>
              </w:rPr>
            </w:pPr>
            <w:ins w:id="9199" w:author="Xuning Wei12232" w:date="2026-07-27T17:22:00Z">
              <w:del w:id="9200"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7043DFCE" w14:textId="3DD6CFCD" w:rsidR="000B3418" w:rsidRPr="00BB7730" w:rsidDel="00153539" w:rsidRDefault="000B3418" w:rsidP="000B3418">
            <w:pPr>
              <w:rPr>
                <w:ins w:id="9201" w:author="Xuning Wei12232" w:date="2026-07-27T17:22:00Z"/>
                <w:del w:id="9202" w:author="He Han" w:date="2026-10-22T22:09:00Z"/>
                <w:rFonts w:ascii="Times New Roman" w:hAnsi="Times New Roman" w:cs="Times New Roman"/>
                <w:color w:val="auto"/>
                <w:sz w:val="18"/>
                <w:szCs w:val="18"/>
                <w:shd w:val="clear" w:color="auto" w:fill="FFFFFF"/>
              </w:rPr>
            </w:pPr>
            <w:ins w:id="9203" w:author="Xuning Wei12232" w:date="2026-07-27T17:22:00Z">
              <w:del w:id="9204"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76EDDAC4" w14:textId="089E2E05" w:rsidR="000B3418" w:rsidRPr="00BB7730" w:rsidDel="00153539" w:rsidRDefault="000B3418" w:rsidP="000B3418">
            <w:pPr>
              <w:rPr>
                <w:ins w:id="9205" w:author="Xuning Wei12232" w:date="2026-07-27T17:22:00Z"/>
                <w:del w:id="9206" w:author="He Han" w:date="2026-10-22T22:09:00Z"/>
                <w:rFonts w:ascii="Times New Roman" w:hAnsi="Times New Roman" w:cs="Times New Roman"/>
                <w:color w:val="auto"/>
                <w:sz w:val="18"/>
                <w:szCs w:val="18"/>
                <w:shd w:val="clear" w:color="auto" w:fill="FFFFFF"/>
              </w:rPr>
            </w:pPr>
            <w:ins w:id="9207" w:author="Xuning Wei12232" w:date="2026-07-27T17:22:00Z">
              <w:del w:id="9208"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1DEE9800" w14:textId="375833C8" w:rsidR="000B3418" w:rsidRPr="00BB7730" w:rsidDel="00153539" w:rsidRDefault="000B3418" w:rsidP="000B3418">
            <w:pPr>
              <w:rPr>
                <w:ins w:id="9209" w:author="Xuning Wei12232" w:date="2026-07-27T17:22:00Z"/>
                <w:del w:id="9210" w:author="He Han" w:date="2026-10-22T22:09:00Z"/>
                <w:rFonts w:ascii="Times New Roman" w:hAnsi="Times New Roman" w:cs="Times New Roman"/>
                <w:color w:val="auto"/>
                <w:sz w:val="18"/>
                <w:szCs w:val="18"/>
                <w:shd w:val="clear" w:color="auto" w:fill="FFFFFF"/>
              </w:rPr>
            </w:pPr>
            <w:ins w:id="9211" w:author="Xuning Wei12232" w:date="2026-07-27T17:22:00Z">
              <w:del w:id="9212"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654A0925" w14:textId="25B57E74" w:rsidR="000B3418" w:rsidRPr="00BB7730" w:rsidDel="00153539" w:rsidRDefault="000B3418" w:rsidP="000B3418">
            <w:pPr>
              <w:rPr>
                <w:ins w:id="9213" w:author="Xuning Wei12232" w:date="2026-07-27T17:22:00Z"/>
                <w:del w:id="9214" w:author="He Han" w:date="2026-10-22T22:09:00Z"/>
                <w:rFonts w:ascii="Times New Roman" w:hAnsi="Times New Roman" w:cs="Times New Roman"/>
                <w:color w:val="FF0000"/>
                <w:sz w:val="18"/>
                <w:szCs w:val="18"/>
                <w:shd w:val="clear" w:color="auto" w:fill="FFFFFF"/>
                <w:rPrChange w:id="9215" w:author="Johan Granander" w:date="2026-07-28T15:03:00Z">
                  <w:rPr>
                    <w:ins w:id="9216" w:author="Xuning Wei12232" w:date="2026-07-27T17:22:00Z"/>
                    <w:del w:id="9217" w:author="He Han" w:date="2026-10-22T22:09:00Z"/>
                    <w:rFonts w:ascii="Times New Roman" w:hAnsi="Times New Roman" w:cs="Times New Roman"/>
                    <w:color w:val="FF0000"/>
                    <w:sz w:val="18"/>
                    <w:szCs w:val="18"/>
                    <w:shd w:val="clear" w:color="auto" w:fill="FFFFFF"/>
                    <w:lang w:val="sv-SE"/>
                  </w:rPr>
                </w:rPrChange>
              </w:rPr>
            </w:pPr>
            <w:ins w:id="9218" w:author="Xuning Wei12232" w:date="2026-07-27T17:22:00Z">
              <w:del w:id="9219" w:author="He Han" w:date="2026-10-22T22:09:00Z">
                <w:r w:rsidRPr="00BB7730" w:rsidDel="00153539">
                  <w:rPr>
                    <w:rFonts w:ascii="Times New Roman" w:hAnsi="Times New Roman" w:cs="Times New Roman"/>
                    <w:color w:val="FF0000"/>
                    <w:sz w:val="18"/>
                    <w:szCs w:val="18"/>
                    <w:shd w:val="clear" w:color="auto" w:fill="FFFFFF"/>
                    <w:rPrChange w:id="9220"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644DC5C7" w14:textId="3EC0F997" w:rsidR="000B3418" w:rsidRPr="00BB7730" w:rsidDel="00153539" w:rsidRDefault="000B3418" w:rsidP="000B3418">
            <w:pPr>
              <w:rPr>
                <w:ins w:id="9221" w:author="Xuning Wei12232" w:date="2026-07-27T17:22:00Z"/>
                <w:del w:id="9222" w:author="He Han" w:date="2026-10-22T22:09:00Z"/>
                <w:rFonts w:ascii="Times New Roman" w:hAnsi="Times New Roman" w:cs="Times New Roman"/>
                <w:color w:val="auto"/>
                <w:sz w:val="18"/>
                <w:szCs w:val="18"/>
                <w:shd w:val="clear" w:color="auto" w:fill="FFFFFF"/>
                <w:rPrChange w:id="9223" w:author="Johan Granander" w:date="2026-07-28T15:03:00Z">
                  <w:rPr>
                    <w:ins w:id="9224" w:author="Xuning Wei12232" w:date="2026-07-27T17:22:00Z"/>
                    <w:del w:id="9225" w:author="He Han" w:date="2026-10-22T22:09:00Z"/>
                    <w:rFonts w:ascii="Times New Roman" w:hAnsi="Times New Roman" w:cs="Times New Roman"/>
                    <w:color w:val="auto"/>
                    <w:sz w:val="18"/>
                    <w:szCs w:val="18"/>
                    <w:shd w:val="clear" w:color="auto" w:fill="FFFFFF"/>
                    <w:lang w:val="sv-SE"/>
                  </w:rPr>
                </w:rPrChange>
              </w:rPr>
            </w:pPr>
            <w:ins w:id="9226" w:author="Xuning Wei12232" w:date="2026-07-27T17:22:00Z">
              <w:del w:id="9227" w:author="He Han" w:date="2026-10-22T22:09:00Z">
                <w:r w:rsidRPr="00BB7730" w:rsidDel="00153539">
                  <w:rPr>
                    <w:rFonts w:ascii="Times New Roman" w:hAnsi="Times New Roman" w:cs="Times New Roman"/>
                    <w:color w:val="auto"/>
                    <w:sz w:val="18"/>
                    <w:szCs w:val="18"/>
                    <w:shd w:val="clear" w:color="auto" w:fill="FFFFFF"/>
                    <w:rPrChange w:id="9228"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16A94E5E" w14:textId="4DFC46CB" w:rsidR="000B3418" w:rsidRPr="00BB7730" w:rsidDel="00153539" w:rsidRDefault="000B3418" w:rsidP="000B3418">
            <w:pPr>
              <w:rPr>
                <w:ins w:id="9229" w:author="Xuning Wei12232" w:date="2026-07-27T17:22:00Z"/>
                <w:del w:id="9230" w:author="He Han" w:date="2026-10-22T22:09:00Z"/>
                <w:rFonts w:ascii="Times New Roman" w:hAnsi="Times New Roman" w:cs="Times New Roman"/>
                <w:b/>
                <w:color w:val="auto"/>
                <w:sz w:val="18"/>
                <w:szCs w:val="18"/>
                <w:shd w:val="clear" w:color="auto" w:fill="FFFFFF"/>
              </w:rPr>
            </w:pPr>
            <w:ins w:id="9231" w:author="Xuning Wei12232" w:date="2026-07-27T17:22:00Z">
              <w:del w:id="9232"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9233" w:author="He Han" w:date="2026-10-12T14:28:00Z">
                <w:r w:rsidRPr="00BB7730" w:rsidDel="006379C0">
                  <w:rPr>
                    <w:rFonts w:ascii="Times New Roman" w:hAnsi="Times New Roman" w:cs="Times New Roman"/>
                    <w:color w:val="auto"/>
                    <w:sz w:val="18"/>
                    <w:szCs w:val="18"/>
                    <w:shd w:val="clear" w:color="auto" w:fill="FFFFFF"/>
                  </w:rPr>
                  <w:delText>304 &amp; 316L</w:delText>
                </w:r>
              </w:del>
            </w:ins>
          </w:p>
          <w:p w14:paraId="78303546" w14:textId="509B1875" w:rsidR="000B3418" w:rsidRPr="00BB7730" w:rsidDel="00153539" w:rsidRDefault="000B3418" w:rsidP="000B3418">
            <w:pPr>
              <w:rPr>
                <w:ins w:id="9234" w:author="Xuning Wei12232" w:date="2026-07-27T17:22:00Z"/>
                <w:del w:id="9235" w:author="He Han" w:date="2026-10-22T22:09:00Z"/>
                <w:rFonts w:ascii="Times New Roman" w:eastAsiaTheme="minorEastAsia" w:hAnsi="Times New Roman" w:cs="Times New Roman"/>
                <w:color w:val="auto"/>
                <w:sz w:val="18"/>
                <w:szCs w:val="18"/>
                <w:shd w:val="clear" w:color="auto" w:fill="FFFFFF"/>
                <w:lang w:eastAsia="zh-CN"/>
              </w:rPr>
            </w:pPr>
            <w:ins w:id="9236" w:author="Xuning Wei12232" w:date="2026-07-27T17:22:00Z">
              <w:del w:id="9237"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6C78C96B" w14:textId="6906249B" w:rsidR="000B3418" w:rsidRPr="00BB7730" w:rsidDel="00153539" w:rsidRDefault="000B3418" w:rsidP="000B3418">
            <w:pPr>
              <w:rPr>
                <w:ins w:id="9238" w:author="Xuning Wei12232" w:date="2026-07-27T17:22:00Z"/>
                <w:del w:id="9239" w:author="He Han" w:date="2026-10-22T22:09:00Z"/>
                <w:rFonts w:ascii="Times New Roman" w:hAnsi="Times New Roman" w:cs="Times New Roman"/>
                <w:color w:val="auto"/>
                <w:sz w:val="18"/>
                <w:szCs w:val="18"/>
                <w:shd w:val="clear" w:color="auto" w:fill="FFFFFF"/>
              </w:rPr>
            </w:pPr>
            <w:ins w:id="9240" w:author="Xuning Wei12232" w:date="2026-07-27T17:22:00Z">
              <w:del w:id="9241"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583C6724" w14:textId="41E042D9" w:rsidR="00143102" w:rsidRPr="00BB7730" w:rsidDel="00153539" w:rsidRDefault="000B3418" w:rsidP="000B3418">
            <w:pPr>
              <w:jc w:val="both"/>
              <w:rPr>
                <w:del w:id="9242" w:author="He Han" w:date="2026-10-22T22:09:00Z"/>
                <w:rFonts w:ascii="Times New Roman" w:hAnsi="Times New Roman" w:cs="Times New Roman"/>
                <w:color w:val="auto"/>
                <w:sz w:val="18"/>
                <w:szCs w:val="18"/>
                <w:shd w:val="clear" w:color="auto" w:fill="FFFFFF"/>
              </w:rPr>
            </w:pPr>
            <w:ins w:id="9243" w:author="Xuning Wei12232" w:date="2026-07-27T17:22:00Z">
              <w:del w:id="9244" w:author="He Han" w:date="2026-10-22T22:09:00Z">
                <w:r w:rsidRPr="00BB7730" w:rsidDel="00153539">
                  <w:rPr>
                    <w:rFonts w:ascii="Times New Roman" w:hAnsi="Times New Roman" w:cs="Times New Roman"/>
                    <w:color w:val="0000FF"/>
                    <w:sz w:val="18"/>
                    <w:szCs w:val="18"/>
                  </w:rPr>
                  <w:delText xml:space="preserve">Mechanical seal: </w:delText>
                </w:r>
              </w:del>
              <w:del w:id="9245" w:author="He Han" w:date="2026-10-12T14:28:00Z">
                <w:r w:rsidRPr="00BB7730" w:rsidDel="006379C0">
                  <w:rPr>
                    <w:rFonts w:ascii="Times New Roman" w:hAnsi="Times New Roman" w:cs="Times New Roman"/>
                    <w:color w:val="0000FF"/>
                    <w:sz w:val="18"/>
                    <w:szCs w:val="18"/>
                    <w:shd w:val="clear" w:color="auto" w:fill="FFFFFF"/>
                  </w:rPr>
                  <w:delText>304SS</w:delText>
                </w:r>
              </w:del>
              <w:del w:id="9246"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9247" w:author="He Han" w:date="2026-10-19T16:38:00Z">
                <w:r w:rsidRPr="00BB7730" w:rsidDel="00467D71">
                  <w:rPr>
                    <w:rFonts w:ascii="Times New Roman" w:hAnsi="Times New Roman" w:cs="Times New Roman"/>
                    <w:color w:val="0000FF"/>
                    <w:sz w:val="18"/>
                    <w:szCs w:val="18"/>
                    <w:shd w:val="clear" w:color="auto" w:fill="FFFFFF"/>
                  </w:rPr>
                  <w:delText>CSPE</w:delText>
                </w:r>
              </w:del>
            </w:ins>
            <w:del w:id="9248" w:author="He Han" w:date="2026-10-22T22:09:00Z">
              <w:r w:rsidR="00143102" w:rsidRPr="00BB7730" w:rsidDel="00153539">
                <w:rPr>
                  <w:rFonts w:ascii="Times New Roman" w:hAnsi="Times New Roman" w:cs="Times New Roman"/>
                  <w:color w:val="auto"/>
                  <w:sz w:val="18"/>
                  <w:szCs w:val="18"/>
                  <w:shd w:val="clear" w:color="auto" w:fill="FFFFFF"/>
                </w:rPr>
                <w:delText>Transfer pump material:SS</w:delText>
              </w:r>
            </w:del>
            <w:ins w:id="9249" w:author="Johan Granander" w:date="2026-05-04T11:53:00Z">
              <w:del w:id="9250" w:author="He Han" w:date="2026-10-22T22:09:00Z">
                <w:r w:rsidR="00570E05" w:rsidRPr="00BB7730" w:rsidDel="00153539">
                  <w:rPr>
                    <w:rFonts w:ascii="Times New Roman" w:hAnsi="Times New Roman" w:cs="Times New Roman"/>
                    <w:color w:val="auto"/>
                    <w:sz w:val="18"/>
                    <w:szCs w:val="18"/>
                    <w:shd w:val="clear" w:color="auto" w:fill="FFFFFF"/>
                  </w:rPr>
                  <w:delText>material: SS</w:delText>
                </w:r>
              </w:del>
            </w:ins>
            <w:del w:id="9251" w:author="He Han" w:date="2026-10-22T22:09:00Z">
              <w:r w:rsidR="00143102" w:rsidRPr="00BB7730" w:rsidDel="00153539">
                <w:rPr>
                  <w:rFonts w:ascii="Times New Roman" w:hAnsi="Times New Roman" w:cs="Times New Roman"/>
                  <w:color w:val="auto"/>
                  <w:sz w:val="18"/>
                  <w:szCs w:val="18"/>
                  <w:shd w:val="clear" w:color="auto" w:fill="FFFFFF"/>
                </w:rPr>
                <w:delText>316+PTFE</w:delText>
              </w:r>
            </w:del>
          </w:p>
          <w:p w14:paraId="204DA307" w14:textId="53714E68" w:rsidR="00143102" w:rsidRPr="00BB7730" w:rsidDel="00153539" w:rsidRDefault="00143102" w:rsidP="0030647B">
            <w:pPr>
              <w:jc w:val="both"/>
              <w:rPr>
                <w:del w:id="9252" w:author="He Han" w:date="2026-10-22T22:09:00Z"/>
                <w:rFonts w:ascii="Times New Roman" w:eastAsia="仿宋_GB2312" w:hAnsi="Times New Roman" w:cs="Times New Roman"/>
                <w:color w:val="auto"/>
                <w:sz w:val="18"/>
                <w:szCs w:val="18"/>
              </w:rPr>
            </w:pPr>
            <w:del w:id="9253" w:author="He Han" w:date="2026-10-22T22:09:00Z">
              <w:r w:rsidRPr="00BB7730" w:rsidDel="00153539">
                <w:rPr>
                  <w:rFonts w:ascii="Times New Roman" w:eastAsia="仿宋_GB2312" w:hAnsi="Times New Roman" w:cs="Times New Roman"/>
                  <w:color w:val="auto"/>
                  <w:sz w:val="18"/>
                  <w:szCs w:val="18"/>
                </w:rPr>
                <w:delText>Charging line: SS</w:delText>
              </w:r>
            </w:del>
          </w:p>
          <w:p w14:paraId="5D73F9F0" w14:textId="08EF7CE7" w:rsidR="00143102" w:rsidRPr="00BB7730" w:rsidDel="00153539" w:rsidRDefault="00143102" w:rsidP="0030647B">
            <w:pPr>
              <w:jc w:val="both"/>
              <w:rPr>
                <w:del w:id="9254" w:author="He Han" w:date="2026-10-22T22:09:00Z"/>
                <w:rFonts w:ascii="Times New Roman" w:eastAsia="仿宋_GB2312" w:hAnsi="Times New Roman" w:cs="Times New Roman"/>
                <w:color w:val="auto"/>
                <w:sz w:val="18"/>
                <w:szCs w:val="18"/>
                <w:lang w:val="en-IE"/>
                <w:rPrChange w:id="9255" w:author="Johan Granander" w:date="2026-07-28T15:03:00Z">
                  <w:rPr>
                    <w:del w:id="9256" w:author="He Han" w:date="2026-10-22T22:09:00Z"/>
                    <w:rFonts w:ascii="Times New Roman" w:eastAsia="仿宋_GB2312" w:hAnsi="Times New Roman" w:cs="Times New Roman"/>
                    <w:color w:val="auto"/>
                    <w:sz w:val="18"/>
                    <w:szCs w:val="18"/>
                  </w:rPr>
                </w:rPrChange>
              </w:rPr>
            </w:pPr>
            <w:del w:id="9257" w:author="He Han" w:date="2026-10-22T22:09:00Z">
              <w:r w:rsidRPr="00BB7730" w:rsidDel="00153539">
                <w:rPr>
                  <w:rFonts w:ascii="Times New Roman" w:hAnsi="Times New Roman" w:cs="Times New Roman"/>
                  <w:color w:val="auto"/>
                  <w:sz w:val="18"/>
                  <w:szCs w:val="18"/>
                  <w:shd w:val="clear" w:color="auto" w:fill="FFFFFF"/>
                  <w:lang w:val="en-IE"/>
                  <w:rPrChange w:id="9258"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9259" w:author="Johan Granander" w:date="2026-07-28T15:03:00Z">
                    <w:rPr>
                      <w:rFonts w:ascii="Times New Roman" w:eastAsia="仿宋_GB2312" w:hAnsi="Times New Roman" w:cs="Times New Roman"/>
                      <w:color w:val="auto"/>
                      <w:sz w:val="18"/>
                      <w:szCs w:val="18"/>
                    </w:rPr>
                  </w:rPrChange>
                </w:rPr>
                <w:delText>PTFE</w:delText>
              </w:r>
            </w:del>
          </w:p>
          <w:p w14:paraId="45486772" w14:textId="66976B2E" w:rsidR="00143102" w:rsidRPr="00BB7730" w:rsidDel="00153539" w:rsidRDefault="00143102" w:rsidP="0030647B">
            <w:pPr>
              <w:jc w:val="both"/>
              <w:rPr>
                <w:del w:id="9260" w:author="He Han" w:date="2026-10-22T22:09:00Z"/>
                <w:rFonts w:ascii="Times New Roman" w:hAnsi="Times New Roman" w:cs="Times New Roman"/>
                <w:color w:val="auto"/>
                <w:sz w:val="18"/>
                <w:szCs w:val="18"/>
                <w:shd w:val="clear" w:color="auto" w:fill="FFFFFF"/>
                <w:lang w:val="en-IE"/>
                <w:rPrChange w:id="9261" w:author="Johan Granander" w:date="2026-07-28T15:03:00Z">
                  <w:rPr>
                    <w:del w:id="9262" w:author="He Han" w:date="2026-10-22T22:09:00Z"/>
                    <w:rFonts w:ascii="Times New Roman" w:hAnsi="Times New Roman" w:cs="Times New Roman"/>
                    <w:color w:val="auto"/>
                    <w:sz w:val="18"/>
                    <w:szCs w:val="18"/>
                    <w:shd w:val="clear" w:color="auto" w:fill="FFFFFF"/>
                  </w:rPr>
                </w:rPrChange>
              </w:rPr>
            </w:pPr>
            <w:del w:id="9263" w:author="He Han" w:date="2026-10-22T22:09:00Z">
              <w:r w:rsidRPr="00BB7730" w:rsidDel="00153539">
                <w:rPr>
                  <w:rFonts w:ascii="Times New Roman" w:hAnsi="Times New Roman" w:cs="Times New Roman"/>
                  <w:color w:val="auto"/>
                  <w:sz w:val="18"/>
                  <w:szCs w:val="18"/>
                  <w:shd w:val="clear" w:color="auto" w:fill="FFFFFF"/>
                  <w:lang w:val="en-IE"/>
                  <w:rPrChange w:id="9264" w:author="Johan Granander" w:date="2026-07-28T15:03:00Z">
                    <w:rPr>
                      <w:rFonts w:ascii="Times New Roman" w:hAnsi="Times New Roman" w:cs="Times New Roman"/>
                      <w:color w:val="auto"/>
                      <w:sz w:val="18"/>
                      <w:szCs w:val="18"/>
                      <w:shd w:val="clear" w:color="auto" w:fill="FFFFFF"/>
                    </w:rPr>
                  </w:rPrChange>
                </w:rPr>
                <w:delText>Sight glass: Glass</w:delText>
              </w:r>
            </w:del>
          </w:p>
          <w:p w14:paraId="05B5528A" w14:textId="0C978E0F" w:rsidR="00143102" w:rsidRPr="00BB7730" w:rsidDel="00153539" w:rsidRDefault="00143102" w:rsidP="0030647B">
            <w:pPr>
              <w:jc w:val="both"/>
              <w:rPr>
                <w:del w:id="9265" w:author="He Han" w:date="2026-10-22T22:09:00Z"/>
                <w:rFonts w:ascii="Times New Roman" w:eastAsia="仿宋_GB2312" w:hAnsi="Times New Roman" w:cs="Times New Roman"/>
                <w:color w:val="auto"/>
                <w:sz w:val="18"/>
                <w:szCs w:val="18"/>
                <w:lang w:val="en-IE"/>
                <w:rPrChange w:id="9266" w:author="Johan Granander" w:date="2026-07-28T15:03:00Z">
                  <w:rPr>
                    <w:del w:id="9267" w:author="He Han" w:date="2026-10-22T22:09:00Z"/>
                    <w:rFonts w:ascii="Times New Roman" w:eastAsia="仿宋_GB2312" w:hAnsi="Times New Roman" w:cs="Times New Roman"/>
                    <w:color w:val="auto"/>
                    <w:sz w:val="18"/>
                    <w:szCs w:val="18"/>
                  </w:rPr>
                </w:rPrChange>
              </w:rPr>
            </w:pPr>
            <w:del w:id="9268" w:author="He Han" w:date="2026-10-22T22:09:00Z">
              <w:r w:rsidRPr="00BB7730" w:rsidDel="00153539">
                <w:rPr>
                  <w:rFonts w:ascii="Times New Roman" w:hAnsi="Times New Roman" w:cs="Times New Roman"/>
                  <w:color w:val="auto"/>
                  <w:sz w:val="18"/>
                  <w:szCs w:val="18"/>
                  <w:shd w:val="clear" w:color="auto" w:fill="FFFFFF"/>
                  <w:lang w:val="en-IE"/>
                  <w:rPrChange w:id="9269"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9270" w:author="Johan Granander" w:date="2026-07-28T15:03:00Z">
                    <w:rPr>
                      <w:rFonts w:ascii="Times New Roman" w:eastAsia="仿宋_GB2312" w:hAnsi="Times New Roman" w:cs="Times New Roman"/>
                      <w:color w:val="auto"/>
                      <w:sz w:val="18"/>
                      <w:szCs w:val="18"/>
                    </w:rPr>
                  </w:rPrChange>
                </w:rPr>
                <w:delText xml:space="preserve"> 316L</w:delText>
              </w:r>
            </w:del>
          </w:p>
          <w:p w14:paraId="4559EFB2" w14:textId="778CDE77" w:rsidR="00C65197" w:rsidRPr="00BB7730" w:rsidDel="00153539" w:rsidRDefault="00143102" w:rsidP="00C65197">
            <w:pPr>
              <w:jc w:val="both"/>
              <w:rPr>
                <w:del w:id="9271" w:author="He Han" w:date="2026-10-22T22:09:00Z"/>
                <w:rFonts w:ascii="Times New Roman" w:eastAsiaTheme="minorEastAsia" w:hAnsi="Times New Roman" w:cs="Times New Roman"/>
                <w:color w:val="auto"/>
                <w:sz w:val="18"/>
                <w:szCs w:val="18"/>
                <w:shd w:val="clear" w:color="auto" w:fill="FFFFFF"/>
                <w:lang w:eastAsia="zh-CN"/>
              </w:rPr>
            </w:pPr>
            <w:del w:id="9272"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264D46FF" w14:textId="71C5DC9F" w:rsidR="00C65197" w:rsidRPr="00BB7730" w:rsidDel="00153539" w:rsidRDefault="00C65197" w:rsidP="00C65197">
            <w:pPr>
              <w:jc w:val="both"/>
              <w:rPr>
                <w:del w:id="9273" w:author="He Han" w:date="2026-10-22T22:09:00Z"/>
                <w:rFonts w:ascii="Times New Roman" w:hAnsi="Times New Roman" w:cs="Times New Roman"/>
                <w:color w:val="0000FF"/>
                <w:sz w:val="18"/>
                <w:szCs w:val="18"/>
                <w:shd w:val="clear" w:color="auto" w:fill="FFFFFF"/>
              </w:rPr>
            </w:pPr>
            <w:del w:id="9274" w:author="He Han" w:date="2026-10-22T22:09: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7204CC2B" w14:textId="4EADAB5C" w:rsidR="00143102" w:rsidRPr="00BB7730" w:rsidDel="00153539" w:rsidRDefault="00143102" w:rsidP="0030647B">
            <w:pPr>
              <w:jc w:val="both"/>
              <w:rPr>
                <w:del w:id="9275" w:author="He Han" w:date="2026-10-22T22:09:00Z"/>
                <w:rFonts w:ascii="Times New Roman" w:hAnsi="Times New Roman" w:cs="Times New Roman"/>
                <w:color w:val="auto"/>
                <w:sz w:val="18"/>
                <w:szCs w:val="18"/>
                <w:shd w:val="clear" w:color="auto" w:fill="FFFFFF"/>
              </w:rPr>
            </w:pPr>
            <w:del w:id="9276"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6E4B1484" w14:textId="799EE0DF" w:rsidR="00143102" w:rsidRPr="00BB7730" w:rsidRDefault="00143102" w:rsidP="0030647B">
            <w:pPr>
              <w:jc w:val="both"/>
              <w:rPr>
                <w:rFonts w:ascii="Times New Roman" w:hAnsi="Times New Roman" w:cs="Times New Roman"/>
                <w:color w:val="auto"/>
                <w:sz w:val="18"/>
                <w:szCs w:val="18"/>
                <w:shd w:val="clear" w:color="auto" w:fill="FFFFFF"/>
              </w:rPr>
            </w:pPr>
            <w:del w:id="9277"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9278" w:author="Xuning Wei12232" w:date="2026-07-27T18:11:00Z">
              <w:tcPr>
                <w:tcW w:w="388" w:type="pct"/>
                <w:gridSpan w:val="4"/>
                <w:vMerge w:val="restart"/>
                <w:shd w:val="clear" w:color="auto" w:fill="FFFFFF" w:themeFill="background1"/>
                <w:vAlign w:val="center"/>
              </w:tcPr>
            </w:tcPrChange>
          </w:tcPr>
          <w:p w14:paraId="515F09FB"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9279" w:author="Xuning Wei12232" w:date="2026-07-27T18:11:00Z">
              <w:tcPr>
                <w:tcW w:w="354" w:type="pct"/>
                <w:gridSpan w:val="3"/>
                <w:vMerge w:val="restart"/>
                <w:shd w:val="clear" w:color="auto" w:fill="FFFFFF" w:themeFill="background1"/>
                <w:vAlign w:val="center"/>
              </w:tcPr>
            </w:tcPrChange>
          </w:tcPr>
          <w:p w14:paraId="460ED01A" w14:textId="77777777"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9280" w:author="Xuning Wei12232" w:date="2026-07-27T18:11:00Z">
              <w:tcPr>
                <w:tcW w:w="322" w:type="pct"/>
                <w:gridSpan w:val="3"/>
                <w:vAlign w:val="center"/>
              </w:tcPr>
            </w:tcPrChange>
          </w:tcPr>
          <w:p w14:paraId="41526131"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14718082"/>
                <w14:checkbox>
                  <w14:checked w14:val="1"/>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Yes</w:t>
            </w:r>
          </w:p>
        </w:tc>
        <w:tc>
          <w:tcPr>
            <w:tcW w:w="638" w:type="pct"/>
            <w:vAlign w:val="center"/>
            <w:tcPrChange w:id="9281" w:author="Xuning Wei12232" w:date="2026-07-27T18:11:00Z">
              <w:tcPr>
                <w:tcW w:w="733" w:type="pct"/>
                <w:gridSpan w:val="3"/>
                <w:vAlign w:val="center"/>
              </w:tcPr>
            </w:tcPrChange>
          </w:tcPr>
          <w:p w14:paraId="10677649"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64631226"/>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color w:val="auto"/>
                    <w:sz w:val="18"/>
                    <w:szCs w:val="18"/>
                  </w:rPr>
                  <w:t>☐</w:t>
                </w:r>
              </w:sdtContent>
            </w:sdt>
            <w:r w:rsidR="00143102"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9282" w:author="Xuning Wei12232" w:date="2026-07-27T18:11:00Z">
              <w:tcPr>
                <w:tcW w:w="654" w:type="pct"/>
                <w:vMerge w:val="restart"/>
                <w:vAlign w:val="center"/>
              </w:tcPr>
            </w:tcPrChange>
          </w:tcPr>
          <w:p w14:paraId="0ADE5585" w14:textId="77777777"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274628474"/>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R&amp;D Lab:</w:t>
            </w:r>
            <w:r w:rsidR="00143102" w:rsidRPr="00BB7730">
              <w:rPr>
                <w:rFonts w:ascii="Times New Roman" w:eastAsia="仿宋_GB2312" w:hAnsi="Times New Roman" w:cs="Times New Roman"/>
                <w:color w:val="auto"/>
                <w:kern w:val="0"/>
                <w:sz w:val="18"/>
                <w:szCs w:val="18"/>
                <w:u w:val="single"/>
                <w:lang w:eastAsia="zh-CN"/>
              </w:rPr>
              <w:t xml:space="preserve"> N/A </w:t>
            </w:r>
          </w:p>
          <w:p w14:paraId="0E8383EB" w14:textId="6FF9F551"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909920736"/>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Asymchem Production data, Lot Number:</w:t>
            </w:r>
            <w:r w:rsidR="00143102" w:rsidRPr="00BB7730">
              <w:rPr>
                <w:rFonts w:ascii="Times New Roman" w:eastAsia="仿宋_GB2312" w:hAnsi="Times New Roman" w:cs="Times New Roman"/>
                <w:color w:val="auto"/>
                <w:kern w:val="0"/>
                <w:sz w:val="18"/>
                <w:szCs w:val="18"/>
                <w:u w:val="single"/>
                <w:lang w:eastAsia="zh-CN"/>
              </w:rPr>
              <w:t xml:space="preserve">   </w:t>
            </w:r>
            <w:del w:id="9283" w:author="Xuning Wei12232" w:date="2026-07-27T17:56:00Z">
              <w:r w:rsidR="00143102" w:rsidRPr="00BB7730" w:rsidDel="00F338FC">
                <w:rPr>
                  <w:rFonts w:ascii="Times New Roman" w:eastAsia="仿宋_GB2312" w:hAnsi="Times New Roman" w:cs="Times New Roman"/>
                  <w:color w:val="auto"/>
                  <w:kern w:val="0"/>
                  <w:sz w:val="18"/>
                  <w:szCs w:val="18"/>
                  <w:u w:val="single"/>
                  <w:lang w:eastAsia="zh-CN"/>
                </w:rPr>
                <w:delText>CPo140020-02-01-02</w:delText>
              </w:r>
            </w:del>
            <w:ins w:id="9284"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143102" w:rsidRPr="00BB7730">
              <w:rPr>
                <w:rFonts w:ascii="Times New Roman" w:eastAsia="仿宋_GB2312" w:hAnsi="Times New Roman" w:cs="Times New Roman"/>
                <w:color w:val="auto"/>
                <w:kern w:val="0"/>
                <w:sz w:val="18"/>
                <w:szCs w:val="18"/>
                <w:u w:val="single"/>
                <w:lang w:eastAsia="zh-CN"/>
              </w:rPr>
              <w:t xml:space="preserve">    </w:t>
            </w:r>
          </w:p>
          <w:p w14:paraId="6668957A"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74622401"/>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Supplier data:</w:t>
            </w:r>
            <w:r w:rsidR="00143102" w:rsidRPr="00BB7730">
              <w:rPr>
                <w:rFonts w:ascii="Times New Roman" w:eastAsia="仿宋_GB2312" w:hAnsi="Times New Roman" w:cs="Times New Roman"/>
                <w:color w:val="auto"/>
                <w:kern w:val="0"/>
                <w:sz w:val="18"/>
                <w:szCs w:val="18"/>
                <w:u w:val="single"/>
                <w:lang w:eastAsia="zh-CN"/>
              </w:rPr>
              <w:t xml:space="preserve"> N/A</w:t>
            </w:r>
            <w:r w:rsidR="00143102" w:rsidRPr="00BB7730">
              <w:rPr>
                <w:rFonts w:ascii="Times New Roman" w:eastAsia="仿宋_GB2312" w:hAnsi="Times New Roman" w:cs="Times New Roman"/>
                <w:color w:val="auto"/>
                <w:kern w:val="0"/>
                <w:sz w:val="18"/>
                <w:szCs w:val="18"/>
                <w:lang w:eastAsia="zh-CN"/>
              </w:rPr>
              <w:t xml:space="preserve"> </w:t>
            </w:r>
          </w:p>
          <w:p w14:paraId="553B519F" w14:textId="17F9C6AD" w:rsidR="00143102"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249230288"/>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sz w:val="18"/>
                <w:szCs w:val="18"/>
                <w:lang w:eastAsia="zh-CN"/>
              </w:rPr>
              <w:t>Handbook &amp; Page:</w:t>
            </w:r>
            <w:r w:rsidR="00143102" w:rsidRPr="00BB7730">
              <w:rPr>
                <w:rFonts w:ascii="Times New Roman" w:eastAsia="仿宋_GB2312" w:hAnsi="Times New Roman" w:cs="Times New Roman"/>
                <w:color w:val="auto"/>
                <w:sz w:val="18"/>
                <w:szCs w:val="18"/>
                <w:u w:val="single"/>
                <w:lang w:eastAsia="zh-CN"/>
              </w:rPr>
              <w:t xml:space="preserve"> </w:t>
            </w:r>
            <w:r w:rsidR="00143102" w:rsidRPr="00BB7730">
              <w:rPr>
                <w:rFonts w:ascii="Times New Roman" w:eastAsia="仿宋_GB2312" w:hAnsi="Times New Roman" w:cs="Times New Roman"/>
                <w:color w:val="auto"/>
                <w:sz w:val="18"/>
                <w:szCs w:val="18"/>
                <w:u w:val="single"/>
              </w:rPr>
              <w:t>The Pilot Plant Real Book Page 10-14&amp;10-15</w:t>
            </w:r>
            <w:r w:rsidR="00143102" w:rsidRPr="00BB7730">
              <w:rPr>
                <w:rFonts w:ascii="Times New Roman" w:eastAsia="仿宋_GB2312" w:hAnsi="Times New Roman" w:cs="Times New Roman"/>
                <w:color w:val="auto"/>
                <w:kern w:val="0"/>
                <w:sz w:val="18"/>
                <w:szCs w:val="18"/>
                <w:u w:val="single"/>
                <w:lang w:eastAsia="zh-CN"/>
              </w:rPr>
              <w:t xml:space="preserve"> </w:t>
            </w:r>
          </w:p>
          <w:p w14:paraId="16317548" w14:textId="275B527C" w:rsidR="00143102" w:rsidRPr="00BB7730" w:rsidRDefault="003E162E" w:rsidP="0030647B">
            <w:pPr>
              <w:jc w:val="both"/>
              <w:rPr>
                <w:rFonts w:ascii="Times New Roman" w:eastAsiaTheme="minorEastAsia" w:hAnsi="Times New Roman" w:cs="Times New Roman"/>
                <w:color w:val="auto"/>
                <w:sz w:val="18"/>
                <w:szCs w:val="18"/>
                <w:lang w:eastAsia="zh-CN"/>
              </w:rPr>
            </w:pPr>
            <w:sdt>
              <w:sdtPr>
                <w:rPr>
                  <w:rFonts w:ascii="Times New Roman" w:eastAsia="仿宋_GB2312" w:hAnsi="Times New Roman" w:cs="Times New Roman"/>
                  <w:b/>
                  <w:color w:val="auto"/>
                  <w:sz w:val="18"/>
                  <w:szCs w:val="18"/>
                </w:rPr>
                <w:id w:val="1208685889"/>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Change w:id="9285" w:author="He Han" w:date="2026-10-13T14:04:00Z">
                      <w:rPr>
                        <w:rFonts w:ascii="Segoe UI Symbol" w:eastAsia="MS Gothic" w:hAnsi="Segoe UI Symbol" w:cs="Segoe UI Symbol"/>
                        <w:color w:val="auto"/>
                        <w:sz w:val="18"/>
                        <w:szCs w:val="18"/>
                      </w:rPr>
                    </w:rPrChange>
                  </w:rPr>
                  <w:t>☒</w:t>
                </w:r>
              </w:sdtContent>
            </w:sdt>
            <w:r w:rsidR="00143102" w:rsidRPr="00BB7730">
              <w:rPr>
                <w:rFonts w:ascii="Times New Roman" w:eastAsia="仿宋_GB2312" w:hAnsi="Times New Roman" w:cs="Times New Roman"/>
                <w:b/>
                <w:color w:val="auto"/>
                <w:sz w:val="18"/>
                <w:szCs w:val="18"/>
                <w:rPrChange w:id="9286" w:author="He Han" w:date="2026-10-13T14:04:00Z">
                  <w:rPr>
                    <w:rFonts w:ascii="Times New Roman" w:eastAsia="仿宋_GB2312" w:hAnsi="Times New Roman" w:cs="Times New Roman"/>
                    <w:color w:val="auto"/>
                    <w:sz w:val="18"/>
                    <w:szCs w:val="18"/>
                  </w:rPr>
                </w:rPrChange>
              </w:rPr>
              <w:t xml:space="preserve"> </w:t>
            </w:r>
            <w:r w:rsidR="00143102" w:rsidRPr="00BB7730">
              <w:rPr>
                <w:rFonts w:ascii="Times New Roman" w:eastAsia="仿宋_GB2312" w:hAnsi="Times New Roman" w:cs="Times New Roman"/>
                <w:color w:val="auto"/>
                <w:sz w:val="18"/>
                <w:szCs w:val="18"/>
              </w:rPr>
              <w:t>Other</w:t>
            </w:r>
            <w:r w:rsidR="00143102" w:rsidRPr="00BB7730">
              <w:rPr>
                <w:rFonts w:ascii="Times New Roman" w:eastAsia="仿宋_GB2312" w:hAnsi="Times New Roman" w:cs="Times New Roman"/>
                <w:color w:val="auto"/>
                <w:sz w:val="18"/>
                <w:szCs w:val="18"/>
                <w:lang w:eastAsia="zh-CN"/>
              </w:rPr>
              <w:t>:</w:t>
            </w:r>
            <w:r w:rsidR="00143102" w:rsidRPr="00BB7730">
              <w:rPr>
                <w:rFonts w:ascii="Times New Roman" w:eastAsia="仿宋_GB2312" w:hAnsi="Times New Roman" w:cs="Times New Roman"/>
                <w:color w:val="auto"/>
                <w:kern w:val="0"/>
                <w:sz w:val="18"/>
                <w:szCs w:val="18"/>
                <w:u w:val="single"/>
                <w:lang w:eastAsia="zh-CN"/>
              </w:rPr>
              <w:t xml:space="preserve"> </w:t>
            </w:r>
            <w:del w:id="9287" w:author="He Han" w:date="2026-08-27T15:38:00Z">
              <w:r w:rsidR="00143102" w:rsidRPr="00BB7730" w:rsidDel="006B7068">
                <w:rPr>
                  <w:rFonts w:ascii="Times New Roman" w:eastAsia="仿宋_GB2312" w:hAnsi="Times New Roman" w:cs="Times New Roman"/>
                  <w:color w:val="auto"/>
                  <w:kern w:val="0"/>
                  <w:sz w:val="18"/>
                  <w:szCs w:val="18"/>
                  <w:u w:val="single"/>
                  <w:lang w:eastAsia="zh-CN"/>
                </w:rPr>
                <w:delText xml:space="preserve">    </w:delText>
              </w:r>
            </w:del>
            <w:r w:rsidR="00143102" w:rsidRPr="00BB7730">
              <w:rPr>
                <w:rFonts w:ascii="Times New Roman" w:eastAsia="仿宋_GB2312" w:hAnsi="Times New Roman" w:cs="Times New Roman"/>
                <w:color w:val="auto"/>
                <w:kern w:val="0"/>
                <w:sz w:val="18"/>
                <w:szCs w:val="18"/>
                <w:u w:val="single"/>
                <w:lang w:eastAsia="zh-CN"/>
              </w:rPr>
              <w:t>C-276 exhibits excellent corrosion resistance to various organic acids, inorganic acids, alkalis and salts.The material demonstrates good corrosion resistance, including tolerance to organic solvents.The solvents are neutral, and the materia</w:t>
            </w:r>
            <w:r w:rsidR="000A425F" w:rsidRPr="00BB7730">
              <w:rPr>
                <w:rFonts w:ascii="Times New Roman" w:eastAsia="仿宋_GB2312" w:hAnsi="Times New Roman" w:cs="Times New Roman"/>
                <w:color w:val="auto"/>
                <w:kern w:val="0"/>
                <w:sz w:val="18"/>
                <w:szCs w:val="18"/>
                <w:u w:val="single"/>
                <w:lang w:eastAsia="zh-CN"/>
              </w:rPr>
              <w:t>l compatibility is confirmed.</w:t>
            </w:r>
          </w:p>
        </w:tc>
      </w:tr>
      <w:tr w:rsidR="005342B4" w:rsidRPr="00BB7730" w14:paraId="0F609375" w14:textId="77777777" w:rsidTr="000A425F">
        <w:trPr>
          <w:trHeight w:val="3977"/>
          <w:trPrChange w:id="9288" w:author="Xuning Wei12232" w:date="2026-07-27T18:11:00Z">
            <w:trPr>
              <w:trHeight w:val="3457"/>
            </w:trPr>
          </w:trPrChange>
        </w:trPr>
        <w:tc>
          <w:tcPr>
            <w:tcW w:w="281" w:type="pct"/>
            <w:vMerge/>
            <w:shd w:val="clear" w:color="auto" w:fill="FFFFFF" w:themeFill="background1"/>
            <w:vAlign w:val="center"/>
            <w:tcPrChange w:id="9289" w:author="Xuning Wei12232" w:date="2026-07-27T18:11:00Z">
              <w:tcPr>
                <w:tcW w:w="284" w:type="pct"/>
                <w:gridSpan w:val="3"/>
                <w:vMerge/>
                <w:shd w:val="clear" w:color="auto" w:fill="FFFFFF" w:themeFill="background1"/>
                <w:vAlign w:val="center"/>
              </w:tcPr>
            </w:tcPrChange>
          </w:tcPr>
          <w:p w14:paraId="2BD2EE9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9290" w:author="Xuning Wei12232" w:date="2026-07-27T18:11:00Z">
              <w:tcPr>
                <w:tcW w:w="1217" w:type="pct"/>
                <w:gridSpan w:val="3"/>
                <w:vMerge/>
                <w:shd w:val="clear" w:color="auto" w:fill="FFFFFF" w:themeFill="background1"/>
                <w:vAlign w:val="center"/>
              </w:tcPr>
            </w:tcPrChange>
          </w:tcPr>
          <w:p w14:paraId="5618F49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9291" w:author="Xuning Wei12232" w:date="2026-07-27T18:11:00Z">
              <w:tcPr>
                <w:tcW w:w="1049" w:type="pct"/>
                <w:gridSpan w:val="5"/>
                <w:vMerge/>
                <w:shd w:val="clear" w:color="auto" w:fill="FFFFFF" w:themeFill="background1"/>
                <w:vAlign w:val="center"/>
              </w:tcPr>
            </w:tcPrChange>
          </w:tcPr>
          <w:p w14:paraId="166D64B6" w14:textId="77777777" w:rsidR="00143102" w:rsidRPr="00BB7730" w:rsidRDefault="00143102" w:rsidP="0030647B">
            <w:pPr>
              <w:spacing w:line="240" w:lineRule="exact"/>
              <w:jc w:val="both"/>
              <w:rPr>
                <w:rFonts w:ascii="Times New Roman" w:eastAsia="仿宋_GB2312" w:hAnsi="Times New Roman" w:cs="Times New Roman"/>
                <w:b/>
                <w:color w:val="auto"/>
                <w:sz w:val="18"/>
                <w:szCs w:val="18"/>
              </w:rPr>
            </w:pPr>
          </w:p>
        </w:tc>
        <w:tc>
          <w:tcPr>
            <w:tcW w:w="385" w:type="pct"/>
            <w:vMerge/>
            <w:shd w:val="clear" w:color="auto" w:fill="FFFFFF" w:themeFill="background1"/>
            <w:vAlign w:val="center"/>
            <w:tcPrChange w:id="9292" w:author="Xuning Wei12232" w:date="2026-07-27T18:11:00Z">
              <w:tcPr>
                <w:tcW w:w="388" w:type="pct"/>
                <w:gridSpan w:val="4"/>
                <w:vMerge/>
                <w:shd w:val="clear" w:color="auto" w:fill="FFFFFF" w:themeFill="background1"/>
                <w:vAlign w:val="center"/>
              </w:tcPr>
            </w:tcPrChange>
          </w:tcPr>
          <w:p w14:paraId="7DBD51A3"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9293" w:author="Xuning Wei12232" w:date="2026-07-27T18:11:00Z">
              <w:tcPr>
                <w:tcW w:w="354" w:type="pct"/>
                <w:gridSpan w:val="3"/>
                <w:vMerge/>
                <w:shd w:val="clear" w:color="auto" w:fill="FFFFFF" w:themeFill="background1"/>
                <w:vAlign w:val="center"/>
              </w:tcPr>
            </w:tcPrChange>
          </w:tcPr>
          <w:p w14:paraId="62F1CAE8" w14:textId="77777777" w:rsidR="00143102" w:rsidRPr="00BB7730" w:rsidRDefault="00143102" w:rsidP="0030647B">
            <w:pPr>
              <w:jc w:val="both"/>
              <w:rPr>
                <w:rFonts w:ascii="Times New Roman" w:eastAsia="仿宋_GB2312" w:hAnsi="Times New Roman" w:cs="Times New Roman"/>
                <w:color w:val="auto"/>
                <w:sz w:val="18"/>
                <w:szCs w:val="18"/>
              </w:rPr>
            </w:pPr>
          </w:p>
        </w:tc>
        <w:tc>
          <w:tcPr>
            <w:tcW w:w="289" w:type="pct"/>
            <w:vAlign w:val="center"/>
            <w:tcPrChange w:id="9294" w:author="Xuning Wei12232" w:date="2026-07-27T18:11:00Z">
              <w:tcPr>
                <w:tcW w:w="322" w:type="pct"/>
                <w:gridSpan w:val="3"/>
                <w:vAlign w:val="center"/>
              </w:tcPr>
            </w:tcPrChange>
          </w:tcPr>
          <w:p w14:paraId="35E96DE0"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643538453"/>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5728EE42"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997379673"/>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05435816" w14:textId="5849498B"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707180654"/>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9295" w:author="Xuning Wei12232" w:date="2026-07-27T18:11:00Z">
              <w:tcPr>
                <w:tcW w:w="733" w:type="pct"/>
                <w:gridSpan w:val="3"/>
                <w:vAlign w:val="center"/>
              </w:tcPr>
            </w:tcPrChange>
          </w:tcPr>
          <w:p w14:paraId="00F1F6C1" w14:textId="19610F89"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According to The Pilot Plant Real Book Page 10-14&amp;10-15, Dimethylformamide is compatible with SS, 306 SS and PTFE; Based on Asymchem previous campaign production data and experience Dimethylformamide is also compatible with Glass, HSS and SS</w:t>
            </w:r>
          </w:p>
        </w:tc>
        <w:tc>
          <w:tcPr>
            <w:tcW w:w="792" w:type="pct"/>
            <w:vMerge/>
            <w:vAlign w:val="center"/>
            <w:tcPrChange w:id="9296" w:author="Xuning Wei12232" w:date="2026-07-27T18:11:00Z">
              <w:tcPr>
                <w:tcW w:w="654" w:type="pct"/>
                <w:vMerge/>
                <w:vAlign w:val="center"/>
              </w:tcPr>
            </w:tcPrChange>
          </w:tcPr>
          <w:p w14:paraId="5D93EFBA" w14:textId="77777777" w:rsidR="00143102" w:rsidRPr="00BB7730" w:rsidRDefault="00143102" w:rsidP="0030647B">
            <w:pPr>
              <w:spacing w:line="240" w:lineRule="exact"/>
              <w:jc w:val="both"/>
              <w:rPr>
                <w:rFonts w:ascii="Times New Roman" w:eastAsia="仿宋_GB2312" w:hAnsi="Times New Roman" w:cs="Times New Roman"/>
                <w:color w:val="auto"/>
                <w:sz w:val="18"/>
                <w:szCs w:val="18"/>
                <w:lang w:eastAsia="zh-CN"/>
              </w:rPr>
            </w:pPr>
          </w:p>
        </w:tc>
      </w:tr>
      <w:tr w:rsidR="005342B4" w:rsidRPr="00BB7730" w14:paraId="0D9177C5" w14:textId="77777777" w:rsidTr="000A425F">
        <w:trPr>
          <w:trHeight w:val="1689"/>
          <w:trPrChange w:id="9297" w:author="Xuning Wei12232" w:date="2026-07-27T18:11:00Z">
            <w:trPr>
              <w:trHeight w:val="397"/>
            </w:trPr>
          </w:trPrChange>
        </w:trPr>
        <w:tc>
          <w:tcPr>
            <w:tcW w:w="281" w:type="pct"/>
            <w:vMerge w:val="restart"/>
            <w:shd w:val="clear" w:color="auto" w:fill="FFFFFF" w:themeFill="background1"/>
            <w:vAlign w:val="center"/>
            <w:tcPrChange w:id="9298" w:author="Xuning Wei12232" w:date="2026-07-27T18:11:00Z">
              <w:tcPr>
                <w:tcW w:w="284" w:type="pct"/>
                <w:gridSpan w:val="3"/>
                <w:vMerge w:val="restart"/>
                <w:shd w:val="clear" w:color="auto" w:fill="FFFFFF" w:themeFill="background1"/>
                <w:vAlign w:val="center"/>
              </w:tcPr>
            </w:tcPrChange>
          </w:tcPr>
          <w:p w14:paraId="641677F0" w14:textId="10E334B6" w:rsidR="00AD243C" w:rsidRPr="00BB7730" w:rsidRDefault="00AD243C">
            <w:pPr>
              <w:spacing w:line="240" w:lineRule="exact"/>
              <w:jc w:val="center"/>
              <w:rPr>
                <w:rFonts w:ascii="Times New Roman" w:eastAsia="仿宋_GB2312" w:hAnsi="Times New Roman" w:cs="Times New Roman"/>
                <w:color w:val="auto"/>
                <w:sz w:val="18"/>
                <w:szCs w:val="18"/>
                <w:lang w:eastAsia="zh-CN"/>
              </w:rPr>
              <w:pPrChange w:id="9299" w:author="Xuning Wei12232" w:date="2026-07-27T18:08:00Z">
                <w:pPr>
                  <w:spacing w:line="240" w:lineRule="exact"/>
                  <w:jc w:val="both"/>
                </w:pPr>
              </w:pPrChange>
            </w:pPr>
            <w:ins w:id="9300" w:author="Xuning Wei12232" w:date="2026-07-27T16:08:00Z">
              <w:r w:rsidRPr="00BB7730">
                <w:rPr>
                  <w:rFonts w:ascii="Times New Roman" w:eastAsia="仿宋_GB2312" w:hAnsi="Times New Roman" w:cs="Times New Roman"/>
                  <w:color w:val="auto"/>
                  <w:sz w:val="18"/>
                  <w:szCs w:val="18"/>
                  <w:lang w:eastAsia="zh-CN"/>
                </w:rPr>
                <w:lastRenderedPageBreak/>
                <w:t>13</w:t>
              </w:r>
            </w:ins>
            <w:del w:id="9301" w:author="Xuning Wei12232" w:date="2026-07-27T16:08:00Z">
              <w:r w:rsidRPr="00BB7730" w:rsidDel="00AD243C">
                <w:rPr>
                  <w:rFonts w:ascii="Times New Roman" w:eastAsia="仿宋_GB2312" w:hAnsi="Times New Roman" w:cs="Times New Roman"/>
                  <w:color w:val="auto"/>
                  <w:sz w:val="18"/>
                  <w:szCs w:val="18"/>
                  <w:lang w:eastAsia="zh-CN"/>
                </w:rPr>
                <w:delText>27</w:delText>
              </w:r>
            </w:del>
          </w:p>
        </w:tc>
        <w:tc>
          <w:tcPr>
            <w:tcW w:w="1217" w:type="pct"/>
            <w:vMerge w:val="restart"/>
            <w:shd w:val="clear" w:color="auto" w:fill="FFFFFF" w:themeFill="background1"/>
            <w:vAlign w:val="center"/>
            <w:tcPrChange w:id="9302" w:author="Xuning Wei12232" w:date="2026-07-27T18:11:00Z">
              <w:tcPr>
                <w:tcW w:w="1217" w:type="pct"/>
                <w:gridSpan w:val="3"/>
                <w:vMerge w:val="restart"/>
                <w:shd w:val="clear" w:color="auto" w:fill="FFFFFF" w:themeFill="background1"/>
                <w:vAlign w:val="center"/>
              </w:tcPr>
            </w:tcPrChange>
          </w:tcPr>
          <w:p w14:paraId="4D042940" w14:textId="129E252F" w:rsidR="00AD243C" w:rsidRPr="00BB7730" w:rsidRDefault="00C402FB" w:rsidP="00E55450">
            <w:pPr>
              <w:jc w:val="both"/>
              <w:rPr>
                <w:rFonts w:ascii="Times New Roman" w:hAnsi="Times New Roman" w:cs="Times New Roman"/>
                <w:b/>
                <w:color w:val="auto"/>
                <w:sz w:val="18"/>
                <w:szCs w:val="18"/>
                <w:shd w:val="clear" w:color="auto" w:fill="FFFFFF"/>
              </w:rPr>
              <w:pPrChange w:id="9303" w:author="He Han" w:date="2026-10-27T14:53:00Z">
                <w:pPr>
                  <w:jc w:val="both"/>
                </w:pPr>
              </w:pPrChange>
            </w:pPr>
            <w:ins w:id="9304" w:author="Xuning Wei12232" w:date="2026-07-27T20:13:00Z">
              <w:r w:rsidRPr="00BB7730">
                <w:rPr>
                  <w:rFonts w:ascii="Times New Roman" w:eastAsia="仿宋_GB2312" w:hAnsi="Times New Roman" w:cs="Times New Roman"/>
                  <w:color w:val="auto"/>
                  <w:sz w:val="18"/>
                  <w:szCs w:val="18"/>
                </w:rPr>
                <w:t>Fmoc-L-</w:t>
              </w:r>
              <w:proofErr w:type="gramStart"/>
              <w:r w:rsidRPr="00BB7730">
                <w:rPr>
                  <w:rFonts w:ascii="Times New Roman" w:eastAsia="仿宋_GB2312" w:hAnsi="Times New Roman" w:cs="Times New Roman"/>
                  <w:color w:val="auto"/>
                  <w:sz w:val="18"/>
                  <w:szCs w:val="18"/>
                </w:rPr>
                <w:t>Asn(</w:t>
              </w:r>
              <w:proofErr w:type="gramEnd"/>
              <w:r w:rsidRPr="00BB7730">
                <w:rPr>
                  <w:rFonts w:ascii="Times New Roman" w:eastAsia="仿宋_GB2312" w:hAnsi="Times New Roman" w:cs="Times New Roman"/>
                  <w:color w:val="auto"/>
                  <w:sz w:val="18"/>
                  <w:szCs w:val="18"/>
                </w:rPr>
                <w:t>Trt)-OH coupling:</w:t>
              </w:r>
              <w:r w:rsidRPr="00BB7730">
                <w:rPr>
                  <w:rFonts w:ascii="Times New Roman" w:eastAsia="仿宋_GB2312" w:hAnsi="Times New Roman" w:cs="Times New Roman"/>
                  <w:color w:val="000000" w:themeColor="text1"/>
                  <w:sz w:val="18"/>
                  <w:szCs w:val="18"/>
                </w:rPr>
                <w:br/>
              </w:r>
            </w:ins>
            <w:ins w:id="9305" w:author="Xuning Wei12232" w:date="2026-07-27T16:08:00Z">
              <w:r w:rsidR="00AD243C" w:rsidRPr="00BB7730">
                <w:rPr>
                  <w:rFonts w:ascii="Times New Roman" w:eastAsia="仿宋_GB2312" w:hAnsi="Times New Roman" w:cs="Times New Roman"/>
                  <w:color w:val="000000" w:themeColor="text1"/>
                  <w:sz w:val="18"/>
                  <w:szCs w:val="18"/>
                </w:rPr>
                <w:t xml:space="preserve">1. Heat the mixture to </w:t>
              </w:r>
            </w:ins>
            <w:ins w:id="9306" w:author="He Han" w:date="2026-10-27T14:51:00Z">
              <w:r w:rsidR="00E55450">
                <w:rPr>
                  <w:rFonts w:ascii="Times New Roman" w:eastAsia="仿宋_GB2312" w:hAnsi="Times New Roman" w:cs="Times New Roman"/>
                  <w:color w:val="000000" w:themeColor="text1"/>
                  <w:sz w:val="18"/>
                  <w:szCs w:val="18"/>
                </w:rPr>
                <w:t>19~28</w:t>
              </w:r>
            </w:ins>
            <w:ins w:id="9307" w:author="Xuning Wei12232" w:date="2026-07-27T16:08:00Z">
              <w:del w:id="9308" w:author="He Han" w:date="2026-10-27T14:51:00Z">
                <w:r w:rsidR="00AD243C" w:rsidRPr="00BB7730" w:rsidDel="00E55450">
                  <w:rPr>
                    <w:rFonts w:ascii="Times New Roman" w:eastAsia="仿宋_GB2312" w:hAnsi="Times New Roman" w:cs="Times New Roman"/>
                    <w:color w:val="000000" w:themeColor="text1"/>
                    <w:sz w:val="18"/>
                    <w:szCs w:val="18"/>
                  </w:rPr>
                  <w:delText>25±5</w:delText>
                </w:r>
              </w:del>
            </w:ins>
            <w:ins w:id="9309" w:author="Johan Granander" w:date="2026-07-28T13:34:00Z">
              <w:r w:rsidR="00A0716C" w:rsidRPr="00BB7730">
                <w:rPr>
                  <w:rFonts w:ascii="Times New Roman" w:eastAsia="仿宋_GB2312" w:hAnsi="Times New Roman" w:cs="Times New Roman"/>
                  <w:color w:val="000000" w:themeColor="text1"/>
                  <w:sz w:val="18"/>
                  <w:szCs w:val="18"/>
                </w:rPr>
                <w:t xml:space="preserve"> </w:t>
              </w:r>
            </w:ins>
            <w:ins w:id="9310" w:author="Xuning Wei12232" w:date="2026-07-27T16:08:00Z">
              <w:r w:rsidR="00AD243C" w:rsidRPr="00BB7730">
                <w:rPr>
                  <w:rFonts w:ascii="Times New Roman" w:eastAsia="仿宋_GB2312" w:hAnsi="Times New Roman" w:cs="Times New Roman"/>
                  <w:color w:val="000000" w:themeColor="text1"/>
                  <w:sz w:val="18"/>
                  <w:szCs w:val="18"/>
                </w:rPr>
                <w:t>℃. The mixture is allowed to react at 25±5</w:t>
              </w:r>
            </w:ins>
            <w:ins w:id="9311" w:author="Johan Granander" w:date="2026-07-28T13:34:00Z">
              <w:r w:rsidR="00A0716C" w:rsidRPr="00BB7730">
                <w:rPr>
                  <w:rFonts w:ascii="Times New Roman" w:eastAsia="仿宋_GB2312" w:hAnsi="Times New Roman" w:cs="Times New Roman"/>
                  <w:color w:val="000000" w:themeColor="text1"/>
                  <w:sz w:val="18"/>
                  <w:szCs w:val="18"/>
                </w:rPr>
                <w:t xml:space="preserve"> </w:t>
              </w:r>
            </w:ins>
            <w:ins w:id="9312" w:author="Xuning Wei12232" w:date="2026-07-27T16:08:00Z">
              <w:r w:rsidR="00AD243C" w:rsidRPr="00BB7730">
                <w:rPr>
                  <w:rFonts w:ascii="Times New Roman" w:eastAsia="仿宋_GB2312" w:hAnsi="Times New Roman" w:cs="Times New Roman"/>
                  <w:color w:val="000000" w:themeColor="text1"/>
                  <w:sz w:val="18"/>
                  <w:szCs w:val="18"/>
                </w:rPr>
                <w:t>℃ (target: 25</w:t>
              </w:r>
            </w:ins>
            <w:ins w:id="9313" w:author="Johan Granander" w:date="2026-07-28T13:34:00Z">
              <w:r w:rsidR="00A0716C" w:rsidRPr="00BB7730">
                <w:rPr>
                  <w:rFonts w:ascii="Times New Roman" w:eastAsia="仿宋_GB2312" w:hAnsi="Times New Roman" w:cs="Times New Roman"/>
                  <w:color w:val="000000" w:themeColor="text1"/>
                  <w:sz w:val="18"/>
                  <w:szCs w:val="18"/>
                </w:rPr>
                <w:t xml:space="preserve"> </w:t>
              </w:r>
            </w:ins>
            <w:ins w:id="9314" w:author="Xuning Wei12232" w:date="2026-07-27T16:08:00Z">
              <w:r w:rsidR="00AD243C" w:rsidRPr="00BB7730">
                <w:rPr>
                  <w:rFonts w:ascii="Times New Roman" w:eastAsia="仿宋_GB2312" w:hAnsi="Times New Roman" w:cs="Times New Roman"/>
                  <w:color w:val="000000" w:themeColor="text1"/>
                  <w:sz w:val="18"/>
                  <w:szCs w:val="18"/>
                </w:rPr>
                <w:t>℃).</w:t>
              </w:r>
              <w:r w:rsidR="00AD243C" w:rsidRPr="00BB7730">
                <w:rPr>
                  <w:rFonts w:ascii="Times New Roman" w:hAnsi="Times New Roman" w:cs="Times New Roman"/>
                  <w:color w:val="000000" w:themeColor="text1"/>
                  <w:sz w:val="18"/>
                  <w:szCs w:val="18"/>
                </w:rPr>
                <w:t xml:space="preserve"> </w:t>
              </w:r>
              <w:r w:rsidR="00AD243C" w:rsidRPr="00BB7730">
                <w:rPr>
                  <w:rFonts w:ascii="Times New Roman" w:hAnsi="Times New Roman" w:cs="Times New Roman"/>
                  <w:color w:val="000000" w:themeColor="text1"/>
                  <w:sz w:val="18"/>
                  <w:szCs w:val="18"/>
                </w:rPr>
                <w:br/>
                <w:t>2. O</w:t>
              </w:r>
              <w:r w:rsidR="00AD243C" w:rsidRPr="00BB7730">
                <w:rPr>
                  <w:rFonts w:ascii="Times New Roman" w:eastAsia="仿宋_GB2312" w:hAnsi="Times New Roman" w:cs="Times New Roman"/>
                  <w:color w:val="000000" w:themeColor="text1"/>
                  <w:sz w:val="18"/>
                  <w:szCs w:val="18"/>
                </w:rPr>
                <w:t>nce the total reaction time has reached 8</w:t>
              </w:r>
            </w:ins>
            <w:ins w:id="9315" w:author="Johan Granander" w:date="2026-07-28T13:34:00Z">
              <w:r w:rsidR="00A0716C" w:rsidRPr="00BB7730">
                <w:rPr>
                  <w:rFonts w:ascii="Times New Roman" w:eastAsia="仿宋_GB2312" w:hAnsi="Times New Roman" w:cs="Times New Roman"/>
                  <w:color w:val="000000" w:themeColor="text1"/>
                  <w:sz w:val="18"/>
                  <w:szCs w:val="18"/>
                </w:rPr>
                <w:t xml:space="preserve"> </w:t>
              </w:r>
            </w:ins>
            <w:ins w:id="9316" w:author="Xuning Wei12232" w:date="2026-07-27T16:08:00Z">
              <w:r w:rsidR="00AD243C" w:rsidRPr="00BB7730">
                <w:rPr>
                  <w:rFonts w:ascii="Times New Roman" w:eastAsia="仿宋_GB2312" w:hAnsi="Times New Roman" w:cs="Times New Roman"/>
                  <w:color w:val="000000" w:themeColor="text1"/>
                  <w:sz w:val="18"/>
                  <w:szCs w:val="18"/>
                </w:rPr>
                <w:t>h±15</w:t>
              </w:r>
            </w:ins>
            <w:ins w:id="9317" w:author="Johan Granander" w:date="2026-07-28T13:35:00Z">
              <w:r w:rsidR="00A0716C" w:rsidRPr="00BB7730">
                <w:rPr>
                  <w:rFonts w:ascii="Times New Roman" w:eastAsia="仿宋_GB2312" w:hAnsi="Times New Roman" w:cs="Times New Roman"/>
                  <w:color w:val="000000" w:themeColor="text1"/>
                  <w:sz w:val="18"/>
                  <w:szCs w:val="18"/>
                </w:rPr>
                <w:t xml:space="preserve"> </w:t>
              </w:r>
            </w:ins>
            <w:ins w:id="9318" w:author="Xuning Wei12232" w:date="2026-07-27T16:08:00Z">
              <w:r w:rsidR="00AD243C" w:rsidRPr="00BB7730">
                <w:rPr>
                  <w:rFonts w:ascii="Times New Roman" w:eastAsia="仿宋_GB2312" w:hAnsi="Times New Roman" w:cs="Times New Roman"/>
                  <w:color w:val="000000" w:themeColor="text1"/>
                  <w:sz w:val="18"/>
                  <w:szCs w:val="18"/>
                </w:rPr>
                <w:t>min, add additional 1.0 eq. Oxyma Pure and 1.0 V DMF (0.</w:t>
              </w:r>
            </w:ins>
            <w:ins w:id="9319" w:author="He Han" w:date="2026-10-27T14:53:00Z">
              <w:r w:rsidR="00E55450">
                <w:rPr>
                  <w:rFonts w:ascii="Times New Roman" w:eastAsia="仿宋_GB2312" w:hAnsi="Times New Roman" w:cs="Times New Roman"/>
                  <w:color w:val="000000" w:themeColor="text1"/>
                  <w:sz w:val="18"/>
                  <w:szCs w:val="18"/>
                </w:rPr>
                <w:t>95</w:t>
              </w:r>
            </w:ins>
            <w:ins w:id="9320" w:author="Xuning Wei12232" w:date="2026-07-27T16:08:00Z">
              <w:del w:id="9321" w:author="He Han" w:date="2026-10-27T14:53:00Z">
                <w:r w:rsidR="00AD243C" w:rsidRPr="00BB7730" w:rsidDel="00E55450">
                  <w:rPr>
                    <w:rFonts w:ascii="Times New Roman" w:eastAsia="仿宋_GB2312" w:hAnsi="Times New Roman" w:cs="Times New Roman"/>
                    <w:color w:val="000000" w:themeColor="text1"/>
                    <w:sz w:val="18"/>
                    <w:szCs w:val="18"/>
                  </w:rPr>
                  <w:delText>948</w:delText>
                </w:r>
              </w:del>
              <w:r w:rsidR="00AD243C" w:rsidRPr="00BB7730">
                <w:rPr>
                  <w:rFonts w:ascii="Times New Roman" w:eastAsia="仿宋_GB2312" w:hAnsi="Times New Roman" w:cs="Times New Roman"/>
                  <w:color w:val="000000" w:themeColor="text1"/>
                  <w:sz w:val="18"/>
                  <w:szCs w:val="18"/>
                </w:rPr>
                <w:t xml:space="preserve"> kg/kg) solution (the mixture should be prepared in </w:t>
              </w:r>
              <w:r w:rsidR="00AD243C" w:rsidRPr="00BB7730">
                <w:rPr>
                  <w:rFonts w:ascii="Times New Roman" w:hAnsi="Times New Roman" w:cs="Times New Roman"/>
                  <w:color w:val="0000FF"/>
                  <w:sz w:val="18"/>
                  <w:szCs w:val="18"/>
                  <w:shd w:val="clear" w:color="auto" w:fill="FFFFFF"/>
                </w:rPr>
                <w:t>TJ4S-1200-AT02</w:t>
              </w:r>
              <w:r w:rsidR="00AD243C" w:rsidRPr="00BB7730">
                <w:rPr>
                  <w:rFonts w:ascii="Times New Roman" w:eastAsia="仿宋_GB2312" w:hAnsi="Times New Roman" w:cs="Times New Roman"/>
                  <w:color w:val="000000" w:themeColor="text1"/>
                  <w:sz w:val="18"/>
                  <w:szCs w:val="18"/>
                </w:rPr>
                <w:t xml:space="preserve"> just before use) and 1.1eq. DIC.</w:t>
              </w:r>
              <w:r w:rsidR="00AD243C" w:rsidRPr="00BB7730">
                <w:rPr>
                  <w:rFonts w:ascii="Times New Roman" w:eastAsia="仿宋_GB2312" w:hAnsi="Times New Roman" w:cs="Times New Roman"/>
                  <w:color w:val="000000" w:themeColor="text1"/>
                  <w:sz w:val="18"/>
                  <w:szCs w:val="18"/>
                </w:rPr>
                <w:br/>
                <w:t xml:space="preserve">3. </w:t>
              </w:r>
              <w:r w:rsidR="00AD243C" w:rsidRPr="00BB7730">
                <w:rPr>
                  <w:rFonts w:ascii="Times New Roman" w:eastAsia="仿宋_GB2312" w:hAnsi="Times New Roman" w:cs="Times New Roman"/>
                  <w:color w:val="000000" w:themeColor="text1"/>
                  <w:sz w:val="18"/>
                  <w:szCs w:val="18"/>
                  <w:lang w:eastAsia="zh-CN"/>
                </w:rPr>
                <w:t>After</w:t>
              </w:r>
              <w:r w:rsidR="00AD243C" w:rsidRPr="00BB7730">
                <w:rPr>
                  <w:rFonts w:ascii="Times New Roman" w:eastAsia="仿宋_GB2312" w:hAnsi="Times New Roman" w:cs="Times New Roman"/>
                  <w:color w:val="000000" w:themeColor="text1"/>
                  <w:sz w:val="18"/>
                  <w:szCs w:val="18"/>
                </w:rPr>
                <w:t xml:space="preserve"> 5</w:t>
              </w:r>
            </w:ins>
            <w:ins w:id="9322" w:author="Johan Granander" w:date="2026-07-28T13:35:00Z">
              <w:r w:rsidR="00A0716C" w:rsidRPr="00BB7730">
                <w:rPr>
                  <w:rFonts w:ascii="Times New Roman" w:eastAsia="仿宋_GB2312" w:hAnsi="Times New Roman" w:cs="Times New Roman"/>
                  <w:color w:val="000000" w:themeColor="text1"/>
                  <w:sz w:val="18"/>
                  <w:szCs w:val="18"/>
                </w:rPr>
                <w:t xml:space="preserve"> </w:t>
              </w:r>
            </w:ins>
            <w:ins w:id="9323" w:author="Xuning Wei12232" w:date="2026-07-27T16:08:00Z">
              <w:r w:rsidR="00AD243C" w:rsidRPr="00BB7730">
                <w:rPr>
                  <w:rFonts w:ascii="Times New Roman" w:eastAsia="仿宋_GB2312" w:hAnsi="Times New Roman" w:cs="Times New Roman"/>
                  <w:color w:val="000000" w:themeColor="text1"/>
                  <w:sz w:val="18"/>
                  <w:szCs w:val="18"/>
                </w:rPr>
                <w:t>h±15</w:t>
              </w:r>
            </w:ins>
            <w:ins w:id="9324" w:author="Johan Granander" w:date="2026-07-28T13:35:00Z">
              <w:r w:rsidR="00A0716C" w:rsidRPr="00BB7730">
                <w:rPr>
                  <w:rFonts w:ascii="Times New Roman" w:eastAsia="仿宋_GB2312" w:hAnsi="Times New Roman" w:cs="Times New Roman"/>
                  <w:color w:val="000000" w:themeColor="text1"/>
                  <w:sz w:val="18"/>
                  <w:szCs w:val="18"/>
                </w:rPr>
                <w:t xml:space="preserve"> </w:t>
              </w:r>
            </w:ins>
            <w:ins w:id="9325" w:author="Xuning Wei12232" w:date="2026-07-27T16:08:00Z">
              <w:r w:rsidR="00AD243C" w:rsidRPr="00BB7730">
                <w:rPr>
                  <w:rFonts w:ascii="Times New Roman" w:eastAsia="仿宋_GB2312" w:hAnsi="Times New Roman" w:cs="Times New Roman"/>
                  <w:color w:val="000000" w:themeColor="text1"/>
                  <w:sz w:val="18"/>
                  <w:szCs w:val="18"/>
                </w:rPr>
                <w:t>min (target: 5</w:t>
              </w:r>
            </w:ins>
            <w:ins w:id="9326" w:author="Johan Granander" w:date="2026-07-28T13:35:00Z">
              <w:r w:rsidR="00A0716C" w:rsidRPr="00BB7730">
                <w:rPr>
                  <w:rFonts w:ascii="Times New Roman" w:eastAsia="仿宋_GB2312" w:hAnsi="Times New Roman" w:cs="Times New Roman"/>
                  <w:color w:val="000000" w:themeColor="text1"/>
                  <w:sz w:val="18"/>
                  <w:szCs w:val="18"/>
                </w:rPr>
                <w:t xml:space="preserve"> </w:t>
              </w:r>
            </w:ins>
            <w:ins w:id="9327" w:author="Xuning Wei12232" w:date="2026-07-27T16:08:00Z">
              <w:r w:rsidR="00AD243C" w:rsidRPr="00BB7730">
                <w:rPr>
                  <w:rFonts w:ascii="Times New Roman" w:eastAsia="仿宋_GB2312" w:hAnsi="Times New Roman" w:cs="Times New Roman"/>
                  <w:color w:val="000000" w:themeColor="text1"/>
                  <w:sz w:val="18"/>
                  <w:szCs w:val="18"/>
                </w:rPr>
                <w:t>h). Stop stirring and turn off the nitrogen. Drain until there is no reaction mixture drip.</w:t>
              </w:r>
            </w:ins>
            <w:del w:id="9328" w:author="Xuning Wei12232" w:date="2026-07-27T16:08:00Z">
              <w:r w:rsidR="00AD243C" w:rsidRPr="00BB7730" w:rsidDel="00F83C94">
                <w:rPr>
                  <w:rFonts w:ascii="Times New Roman" w:eastAsia="等线" w:hAnsi="Times New Roman" w:cs="Times New Roman"/>
                  <w:color w:val="000000" w:themeColor="text1"/>
                  <w:sz w:val="18"/>
                  <w:szCs w:val="18"/>
                </w:rPr>
                <w:delText>Add 4.0v DMF (3.792 kg/kg)</w:delText>
              </w:r>
              <w:r w:rsidR="00AD243C" w:rsidRPr="00BB7730" w:rsidDel="00F83C94">
                <w:rPr>
                  <w:rFonts w:ascii="Times New Roman" w:eastAsia="等线" w:hAnsi="Times New Roman" w:cs="Times New Roman"/>
                  <w:b/>
                  <w:bCs w:val="0"/>
                  <w:color w:val="000000" w:themeColor="text1"/>
                  <w:sz w:val="18"/>
                  <w:szCs w:val="18"/>
                  <w:lang w:eastAsia="zh-CN"/>
                </w:rPr>
                <w:delText xml:space="preserve"> </w:delText>
              </w:r>
              <w:r w:rsidR="00AD243C" w:rsidRPr="00BB7730" w:rsidDel="00F83C94">
                <w:rPr>
                  <w:rFonts w:ascii="Times New Roman" w:eastAsia="等线" w:hAnsi="Times New Roman" w:cs="Times New Roman"/>
                  <w:color w:val="000000" w:themeColor="text1"/>
                  <w:sz w:val="18"/>
                  <w:szCs w:val="18"/>
                </w:rPr>
                <w:delText xml:space="preserve">into </w:delText>
              </w:r>
              <w:r w:rsidR="00AD243C" w:rsidRPr="00BB7730" w:rsidDel="00F83C94">
                <w:rPr>
                  <w:rFonts w:ascii="Times New Roman" w:eastAsia="仿宋_GB2312" w:hAnsi="Times New Roman" w:cs="Times New Roman"/>
                  <w:b/>
                  <w:color w:val="000000" w:themeColor="text1"/>
                  <w:sz w:val="18"/>
                  <w:szCs w:val="18"/>
                </w:rPr>
                <w:delText>TJ4S-1213-Sy15</w:delText>
              </w:r>
              <w:r w:rsidR="00AD243C" w:rsidRPr="00BB7730" w:rsidDel="00F83C94">
                <w:rPr>
                  <w:rFonts w:ascii="Times New Roman" w:eastAsia="仿宋_GB2312" w:hAnsi="Times New Roman" w:cs="Times New Roman"/>
                  <w:b/>
                  <w:color w:val="000000" w:themeColor="text1"/>
                  <w:sz w:val="18"/>
                  <w:szCs w:val="18"/>
                  <w:lang w:eastAsia="zh-CN"/>
                </w:rPr>
                <w:delText>-R01</w:delText>
              </w:r>
              <w:r w:rsidR="00AD243C" w:rsidRPr="00BB7730" w:rsidDel="00F83C94">
                <w:rPr>
                  <w:rFonts w:ascii="Times New Roman" w:eastAsia="等线" w:hAnsi="Times New Roman" w:cs="Times New Roman"/>
                  <w:color w:val="000000" w:themeColor="text1"/>
                  <w:sz w:val="18"/>
                  <w:szCs w:val="18"/>
                </w:rPr>
                <w:delText xml:space="preserve">. Start the stirrer. Then add 2.5 </w:delText>
              </w:r>
              <w:r w:rsidR="00AD243C" w:rsidRPr="00BB7730" w:rsidDel="00F83C94">
                <w:rPr>
                  <w:rFonts w:ascii="Times New Roman" w:eastAsia="等线" w:hAnsi="Times New Roman" w:cs="Times New Roman"/>
                  <w:color w:val="000000" w:themeColor="text1"/>
                  <w:sz w:val="18"/>
                  <w:szCs w:val="18"/>
                  <w:lang w:eastAsia="zh-CN"/>
                </w:rPr>
                <w:delText>eq</w:delText>
              </w:r>
              <w:r w:rsidR="00AD243C" w:rsidRPr="00BB7730" w:rsidDel="00F83C94">
                <w:rPr>
                  <w:rFonts w:ascii="Times New Roman" w:eastAsia="等线" w:hAnsi="Times New Roman" w:cs="Times New Roman"/>
                  <w:color w:val="000000" w:themeColor="text1"/>
                  <w:sz w:val="18"/>
                  <w:szCs w:val="18"/>
                </w:rPr>
                <w:delText>. Fmoc-L-Asn(Trt)-OH. Stir until dissolved clearly by visual check.</w:delText>
              </w:r>
              <w:r w:rsidR="00AD243C" w:rsidRPr="00BB7730" w:rsidDel="00F83C94">
                <w:rPr>
                  <w:rFonts w:ascii="Times New Roman" w:eastAsia="等线" w:hAnsi="Times New Roman" w:cs="Times New Roman"/>
                  <w:color w:val="000000" w:themeColor="text1"/>
                  <w:sz w:val="18"/>
                  <w:szCs w:val="18"/>
                  <w:lang w:eastAsia="zh-CN"/>
                </w:rPr>
                <w:delText xml:space="preserve"> Adjust</w:delText>
              </w:r>
              <w:r w:rsidR="00AD243C" w:rsidRPr="00BB7730" w:rsidDel="00F83C94">
                <w:rPr>
                  <w:rFonts w:ascii="Times New Roman" w:eastAsia="等线" w:hAnsi="Times New Roman" w:cs="Times New Roman"/>
                  <w:bCs w:val="0"/>
                  <w:color w:val="000000" w:themeColor="text1"/>
                  <w:sz w:val="18"/>
                  <w:szCs w:val="18"/>
                </w:rPr>
                <w:delText xml:space="preserve"> the mixture to </w:delText>
              </w:r>
              <w:r w:rsidR="00AD243C" w:rsidRPr="00BB7730" w:rsidDel="00F83C94">
                <w:rPr>
                  <w:rFonts w:ascii="Times New Roman" w:eastAsia="等线" w:hAnsi="Times New Roman" w:cs="Times New Roman"/>
                  <w:bCs w:val="0"/>
                  <w:color w:val="000000" w:themeColor="text1"/>
                  <w:sz w:val="18"/>
                  <w:szCs w:val="18"/>
                  <w:lang w:eastAsia="zh-CN"/>
                </w:rPr>
                <w:delText>20</w:delText>
              </w:r>
              <w:r w:rsidR="00AD243C" w:rsidRPr="00BB7730" w:rsidDel="00F83C94">
                <w:rPr>
                  <w:rFonts w:ascii="Times New Roman" w:eastAsia="等线" w:hAnsi="Times New Roman" w:cs="Times New Roman"/>
                  <w:bCs w:val="0"/>
                  <w:color w:val="000000" w:themeColor="text1"/>
                  <w:sz w:val="18"/>
                  <w:szCs w:val="18"/>
                </w:rPr>
                <w:delText>±5℃</w:delText>
              </w:r>
              <w:r w:rsidR="00AD243C" w:rsidRPr="00BB7730" w:rsidDel="00F83C94">
                <w:rPr>
                  <w:rFonts w:ascii="Times New Roman" w:eastAsia="等线" w:hAnsi="Times New Roman" w:cs="Times New Roman"/>
                  <w:color w:val="000000" w:themeColor="text1"/>
                  <w:sz w:val="18"/>
                  <w:szCs w:val="18"/>
                </w:rPr>
                <w:delText xml:space="preserve">. Maintain for next operation at </w:delText>
              </w:r>
              <w:r w:rsidR="00AD243C" w:rsidRPr="00BB7730" w:rsidDel="00F83C94">
                <w:rPr>
                  <w:rFonts w:ascii="Times New Roman" w:eastAsia="等线" w:hAnsi="Times New Roman" w:cs="Times New Roman"/>
                  <w:color w:val="000000" w:themeColor="text1"/>
                  <w:sz w:val="18"/>
                  <w:szCs w:val="18"/>
                  <w:lang w:eastAsia="zh-CN"/>
                </w:rPr>
                <w:delText>20</w:delText>
              </w:r>
              <w:r w:rsidR="00AD243C" w:rsidRPr="00BB7730" w:rsidDel="00F83C94">
                <w:rPr>
                  <w:rFonts w:ascii="Times New Roman" w:eastAsia="等线" w:hAnsi="Times New Roman" w:cs="Times New Roman"/>
                  <w:color w:val="000000" w:themeColor="text1"/>
                  <w:sz w:val="18"/>
                  <w:szCs w:val="18"/>
                </w:rPr>
                <w:delText xml:space="preserve">±5℃ (target: </w:delText>
              </w:r>
              <w:r w:rsidR="00AD243C" w:rsidRPr="00BB7730" w:rsidDel="00F83C94">
                <w:rPr>
                  <w:rFonts w:ascii="Times New Roman" w:eastAsia="等线" w:hAnsi="Times New Roman" w:cs="Times New Roman"/>
                  <w:color w:val="000000" w:themeColor="text1"/>
                  <w:sz w:val="18"/>
                  <w:szCs w:val="18"/>
                  <w:lang w:eastAsia="zh-CN"/>
                </w:rPr>
                <w:delText>20</w:delText>
              </w:r>
              <w:r w:rsidR="00AD243C" w:rsidRPr="00BB7730" w:rsidDel="00F83C94">
                <w:rPr>
                  <w:rFonts w:ascii="Times New Roman" w:eastAsia="等线" w:hAnsi="Times New Roman" w:cs="Times New Roman"/>
                  <w:color w:val="000000" w:themeColor="text1"/>
                  <w:sz w:val="18"/>
                  <w:szCs w:val="18"/>
                </w:rPr>
                <w:delText>℃).</w:delText>
              </w:r>
              <w:r w:rsidR="00AD243C" w:rsidRPr="00BB7730" w:rsidDel="00F83C94">
                <w:rPr>
                  <w:rFonts w:ascii="Times New Roman" w:eastAsia="等线" w:hAnsi="Times New Roman" w:cs="Times New Roman"/>
                  <w:color w:val="000000" w:themeColor="text1"/>
                  <w:sz w:val="18"/>
                  <w:szCs w:val="18"/>
                  <w:lang w:eastAsia="zh-CN"/>
                </w:rPr>
                <w:delText xml:space="preserve"> </w:delText>
              </w:r>
              <w:r w:rsidR="00AD243C" w:rsidRPr="00BB7730" w:rsidDel="00F83C94">
                <w:rPr>
                  <w:rFonts w:ascii="Times New Roman" w:eastAsia="等线" w:hAnsi="Times New Roman" w:cs="Times New Roman"/>
                  <w:color w:val="000000" w:themeColor="text1"/>
                  <w:sz w:val="18"/>
                  <w:szCs w:val="18"/>
                </w:rPr>
                <w:delText xml:space="preserve">Add 2.6 eq. </w:delText>
              </w:r>
              <w:r w:rsidR="00AD243C" w:rsidRPr="00BB7730" w:rsidDel="00F83C94">
                <w:rPr>
                  <w:rFonts w:ascii="Times New Roman" w:eastAsia="等线" w:hAnsi="Times New Roman" w:cs="Times New Roman"/>
                  <w:bCs w:val="0"/>
                  <w:color w:val="000000" w:themeColor="text1"/>
                  <w:sz w:val="18"/>
                  <w:szCs w:val="18"/>
                </w:rPr>
                <w:delText>Oxyma Pure</w:delText>
              </w:r>
              <w:r w:rsidR="00AD243C" w:rsidRPr="00BB7730" w:rsidDel="00F83C94">
                <w:rPr>
                  <w:rFonts w:ascii="Times New Roman" w:eastAsia="等线" w:hAnsi="Times New Roman" w:cs="Times New Roman"/>
                  <w:color w:val="000000" w:themeColor="text1"/>
                  <w:sz w:val="18"/>
                  <w:szCs w:val="18"/>
                </w:rPr>
                <w:delText xml:space="preserve"> into </w:delText>
              </w:r>
              <w:r w:rsidR="00AD243C" w:rsidRPr="00BB7730" w:rsidDel="00F83C94">
                <w:rPr>
                  <w:rFonts w:ascii="Times New Roman" w:eastAsia="仿宋_GB2312" w:hAnsi="Times New Roman" w:cs="Times New Roman"/>
                  <w:b/>
                  <w:color w:val="000000" w:themeColor="text1"/>
                  <w:sz w:val="18"/>
                  <w:szCs w:val="18"/>
                </w:rPr>
                <w:delText>TJ4S-1213-Sy15</w:delText>
              </w:r>
              <w:r w:rsidR="00AD243C" w:rsidRPr="00BB7730" w:rsidDel="00F83C94">
                <w:rPr>
                  <w:rFonts w:ascii="Times New Roman" w:eastAsia="仿宋_GB2312" w:hAnsi="Times New Roman" w:cs="Times New Roman"/>
                  <w:b/>
                  <w:color w:val="000000" w:themeColor="text1"/>
                  <w:sz w:val="18"/>
                  <w:szCs w:val="18"/>
                  <w:lang w:eastAsia="zh-CN"/>
                </w:rPr>
                <w:delText>-R01</w:delText>
              </w:r>
              <w:r w:rsidR="00AD243C" w:rsidRPr="00BB7730" w:rsidDel="00F83C94">
                <w:rPr>
                  <w:rFonts w:ascii="Times New Roman" w:eastAsia="等线" w:hAnsi="Times New Roman" w:cs="Times New Roman"/>
                  <w:color w:val="000000" w:themeColor="text1"/>
                  <w:sz w:val="18"/>
                  <w:szCs w:val="18"/>
                </w:rPr>
                <w:delText xml:space="preserve"> at </w:delText>
              </w:r>
              <w:r w:rsidR="00AD243C" w:rsidRPr="00BB7730" w:rsidDel="00F83C94">
                <w:rPr>
                  <w:rFonts w:ascii="Times New Roman" w:eastAsia="等线" w:hAnsi="Times New Roman" w:cs="Times New Roman"/>
                  <w:color w:val="000000" w:themeColor="text1"/>
                  <w:sz w:val="18"/>
                  <w:szCs w:val="18"/>
                  <w:lang w:eastAsia="zh-CN"/>
                </w:rPr>
                <w:delText>20</w:delText>
              </w:r>
              <w:r w:rsidR="00AD243C" w:rsidRPr="00BB7730" w:rsidDel="00F83C94">
                <w:rPr>
                  <w:rFonts w:ascii="Times New Roman" w:eastAsia="等线" w:hAnsi="Times New Roman" w:cs="Times New Roman"/>
                  <w:color w:val="000000" w:themeColor="text1"/>
                  <w:sz w:val="18"/>
                  <w:szCs w:val="18"/>
                </w:rPr>
                <w:delText xml:space="preserve">±5℃ (target: </w:delText>
              </w:r>
              <w:r w:rsidR="00AD243C" w:rsidRPr="00BB7730" w:rsidDel="00F83C94">
                <w:rPr>
                  <w:rFonts w:ascii="Times New Roman" w:eastAsia="等线" w:hAnsi="Times New Roman" w:cs="Times New Roman"/>
                  <w:color w:val="000000" w:themeColor="text1"/>
                  <w:sz w:val="18"/>
                  <w:szCs w:val="18"/>
                  <w:lang w:eastAsia="zh-CN"/>
                </w:rPr>
                <w:delText>20</w:delText>
              </w:r>
              <w:r w:rsidR="00AD243C" w:rsidRPr="00BB7730" w:rsidDel="00F83C94">
                <w:rPr>
                  <w:rFonts w:ascii="Times New Roman" w:eastAsia="等线" w:hAnsi="Times New Roman" w:cs="Times New Roman"/>
                  <w:color w:val="000000" w:themeColor="text1"/>
                  <w:sz w:val="18"/>
                  <w:szCs w:val="18"/>
                </w:rPr>
                <w:delText xml:space="preserve">℃), rinse the </w:delText>
              </w:r>
              <w:r w:rsidR="00AD243C" w:rsidRPr="00BB7730" w:rsidDel="00F83C94">
                <w:rPr>
                  <w:rFonts w:ascii="Times New Roman" w:eastAsia="仿宋_GB2312" w:hAnsi="Times New Roman" w:cs="Times New Roman"/>
                  <w:b/>
                  <w:color w:val="000000" w:themeColor="text1"/>
                  <w:sz w:val="18"/>
                  <w:szCs w:val="18"/>
                </w:rPr>
                <w:delText>TJ4S-1213-Sy15</w:delText>
              </w:r>
              <w:r w:rsidR="00AD243C" w:rsidRPr="00BB7730" w:rsidDel="00F83C94">
                <w:rPr>
                  <w:rFonts w:ascii="Times New Roman" w:eastAsia="仿宋_GB2312" w:hAnsi="Times New Roman" w:cs="Times New Roman"/>
                  <w:b/>
                  <w:color w:val="000000" w:themeColor="text1"/>
                  <w:sz w:val="18"/>
                  <w:szCs w:val="18"/>
                  <w:lang w:eastAsia="zh-CN"/>
                </w:rPr>
                <w:delText>-R01</w:delText>
              </w:r>
              <w:r w:rsidR="00AD243C" w:rsidRPr="00BB7730" w:rsidDel="00F83C94">
                <w:rPr>
                  <w:rFonts w:ascii="Times New Roman" w:eastAsia="等线" w:hAnsi="Times New Roman" w:cs="Times New Roman"/>
                  <w:color w:val="000000" w:themeColor="text1"/>
                  <w:sz w:val="18"/>
                  <w:szCs w:val="18"/>
                </w:rPr>
                <w:delText xml:space="preserve"> with 2.0 v DMF (1.896 kg/kg). Add 2.9 eq. DIC into </w:delText>
              </w:r>
              <w:r w:rsidR="00AD243C" w:rsidRPr="00BB7730" w:rsidDel="00F83C94">
                <w:rPr>
                  <w:rFonts w:ascii="Times New Roman" w:eastAsia="仿宋_GB2312" w:hAnsi="Times New Roman" w:cs="Times New Roman"/>
                  <w:b/>
                  <w:color w:val="000000" w:themeColor="text1"/>
                  <w:sz w:val="18"/>
                  <w:szCs w:val="18"/>
                </w:rPr>
                <w:delText>TJ4S-1213-Sy15</w:delText>
              </w:r>
              <w:r w:rsidR="00AD243C" w:rsidRPr="00BB7730" w:rsidDel="00F83C94">
                <w:rPr>
                  <w:rFonts w:ascii="Times New Roman" w:eastAsia="仿宋_GB2312" w:hAnsi="Times New Roman" w:cs="Times New Roman"/>
                  <w:b/>
                  <w:color w:val="000000" w:themeColor="text1"/>
                  <w:sz w:val="18"/>
                  <w:szCs w:val="18"/>
                  <w:lang w:eastAsia="zh-CN"/>
                </w:rPr>
                <w:delText>-R01</w:delText>
              </w:r>
              <w:r w:rsidR="00AD243C" w:rsidRPr="00BB7730" w:rsidDel="00F83C94">
                <w:rPr>
                  <w:rFonts w:ascii="Times New Roman" w:eastAsia="等线" w:hAnsi="Times New Roman" w:cs="Times New Roman"/>
                  <w:color w:val="000000" w:themeColor="text1"/>
                  <w:sz w:val="18"/>
                  <w:szCs w:val="18"/>
                </w:rPr>
                <w:delText xml:space="preserve">, the addition rate depends on temperature control. Activate for 20±5 min at </w:delText>
              </w:r>
              <w:r w:rsidR="00AD243C" w:rsidRPr="00BB7730" w:rsidDel="00F83C94">
                <w:rPr>
                  <w:rFonts w:ascii="Times New Roman" w:eastAsia="等线" w:hAnsi="Times New Roman" w:cs="Times New Roman"/>
                  <w:color w:val="000000" w:themeColor="text1"/>
                  <w:sz w:val="18"/>
                  <w:szCs w:val="18"/>
                  <w:lang w:eastAsia="zh-CN"/>
                </w:rPr>
                <w:delText>20</w:delText>
              </w:r>
              <w:r w:rsidR="00AD243C" w:rsidRPr="00BB7730" w:rsidDel="00F83C94">
                <w:rPr>
                  <w:rFonts w:ascii="Times New Roman" w:eastAsia="等线" w:hAnsi="Times New Roman" w:cs="Times New Roman"/>
                  <w:color w:val="000000" w:themeColor="text1"/>
                  <w:sz w:val="18"/>
                  <w:szCs w:val="18"/>
                </w:rPr>
                <w:delText xml:space="preserve">±5℃ (target: </w:delText>
              </w:r>
              <w:r w:rsidR="00AD243C" w:rsidRPr="00BB7730" w:rsidDel="00F83C94">
                <w:rPr>
                  <w:rFonts w:ascii="Times New Roman" w:eastAsia="等线" w:hAnsi="Times New Roman" w:cs="Times New Roman"/>
                  <w:color w:val="000000" w:themeColor="text1"/>
                  <w:sz w:val="18"/>
                  <w:szCs w:val="18"/>
                  <w:lang w:eastAsia="zh-CN"/>
                </w:rPr>
                <w:delText>20</w:delText>
              </w:r>
              <w:r w:rsidR="00AD243C" w:rsidRPr="00BB7730" w:rsidDel="00F83C94">
                <w:rPr>
                  <w:rFonts w:ascii="Times New Roman" w:eastAsia="等线" w:hAnsi="Times New Roman" w:cs="Times New Roman"/>
                  <w:color w:val="000000" w:themeColor="text1"/>
                  <w:sz w:val="18"/>
                  <w:szCs w:val="18"/>
                </w:rPr>
                <w:delText xml:space="preserve">℃). Transfer the mixture in </w:delText>
              </w:r>
              <w:r w:rsidR="00AD243C" w:rsidRPr="00BB7730" w:rsidDel="00F83C94">
                <w:rPr>
                  <w:rFonts w:ascii="Times New Roman" w:eastAsia="仿宋_GB2312" w:hAnsi="Times New Roman" w:cs="Times New Roman"/>
                  <w:b/>
                  <w:color w:val="000000" w:themeColor="text1"/>
                  <w:sz w:val="18"/>
                  <w:szCs w:val="18"/>
                </w:rPr>
                <w:delText>TJ4S-1213-Sy15</w:delText>
              </w:r>
              <w:r w:rsidR="00AD243C" w:rsidRPr="00BB7730" w:rsidDel="00F83C94">
                <w:rPr>
                  <w:rFonts w:ascii="Times New Roman" w:eastAsia="仿宋_GB2312" w:hAnsi="Times New Roman" w:cs="Times New Roman"/>
                  <w:b/>
                  <w:color w:val="000000" w:themeColor="text1"/>
                  <w:sz w:val="18"/>
                  <w:szCs w:val="18"/>
                  <w:lang w:eastAsia="zh-CN"/>
                </w:rPr>
                <w:delText xml:space="preserve">-R01 </w:delText>
              </w:r>
              <w:r w:rsidR="00AD243C" w:rsidRPr="00BB7730" w:rsidDel="00F83C94">
                <w:rPr>
                  <w:rFonts w:ascii="Times New Roman" w:eastAsia="等线" w:hAnsi="Times New Roman" w:cs="Times New Roman"/>
                  <w:color w:val="000000" w:themeColor="text1"/>
                  <w:sz w:val="18"/>
                  <w:szCs w:val="18"/>
                </w:rPr>
                <w:delText xml:space="preserve">into </w:delText>
              </w:r>
              <w:r w:rsidR="00AD243C" w:rsidRPr="00BB7730" w:rsidDel="00F83C94">
                <w:rPr>
                  <w:rFonts w:ascii="Times New Roman" w:eastAsia="仿宋_GB2312" w:hAnsi="Times New Roman" w:cs="Times New Roman"/>
                  <w:b/>
                  <w:color w:val="000000" w:themeColor="text1"/>
                  <w:sz w:val="18"/>
                  <w:szCs w:val="18"/>
                </w:rPr>
                <w:delText>TJ4S-1213-Sy1</w:delText>
              </w:r>
              <w:r w:rsidR="00AD243C" w:rsidRPr="00BB7730" w:rsidDel="00F83C94">
                <w:rPr>
                  <w:rFonts w:ascii="Times New Roman" w:eastAsia="仿宋_GB2312" w:hAnsi="Times New Roman" w:cs="Times New Roman"/>
                  <w:b/>
                  <w:color w:val="000000" w:themeColor="text1"/>
                  <w:sz w:val="18"/>
                  <w:szCs w:val="18"/>
                  <w:lang w:eastAsia="zh-CN"/>
                </w:rPr>
                <w:delText>5</w:delText>
              </w:r>
              <w:r w:rsidR="00AD243C" w:rsidRPr="00BB7730" w:rsidDel="00F83C94">
                <w:rPr>
                  <w:rFonts w:ascii="Times New Roman" w:eastAsia="等线" w:hAnsi="Times New Roman" w:cs="Times New Roman"/>
                  <w:color w:val="000000" w:themeColor="text1"/>
                  <w:sz w:val="18"/>
                  <w:szCs w:val="18"/>
                </w:rPr>
                <w:delText>. Add</w:delText>
              </w:r>
              <w:r w:rsidR="00AD243C" w:rsidRPr="00BB7730" w:rsidDel="00F83C94">
                <w:rPr>
                  <w:rFonts w:ascii="Times New Roman" w:eastAsia="等线" w:hAnsi="Times New Roman" w:cs="Times New Roman"/>
                  <w:b/>
                  <w:bCs w:val="0"/>
                  <w:color w:val="000000" w:themeColor="text1"/>
                  <w:sz w:val="18"/>
                  <w:szCs w:val="18"/>
                </w:rPr>
                <w:delText xml:space="preserve"> </w:delText>
              </w:r>
              <w:r w:rsidR="00AD243C" w:rsidRPr="00BB7730" w:rsidDel="00F83C94">
                <w:rPr>
                  <w:rFonts w:ascii="Times New Roman" w:eastAsia="仿宋_GB2312" w:hAnsi="Times New Roman" w:cs="Times New Roman"/>
                  <w:color w:val="000000" w:themeColor="text1"/>
                  <w:sz w:val="18"/>
                  <w:szCs w:val="18"/>
                  <w:lang w:eastAsia="zh-CN"/>
                </w:rPr>
                <w:delText xml:space="preserve">1.0 V DMF (0.948 kg/kg) </w:delText>
              </w:r>
              <w:r w:rsidR="00AD243C" w:rsidRPr="00BB7730" w:rsidDel="00F83C94">
                <w:rPr>
                  <w:rFonts w:ascii="Times New Roman" w:eastAsia="等线" w:hAnsi="Times New Roman" w:cs="Times New Roman"/>
                  <w:color w:val="000000" w:themeColor="text1"/>
                  <w:sz w:val="18"/>
                  <w:szCs w:val="18"/>
                </w:rPr>
                <w:delText xml:space="preserve">into </w:delText>
              </w:r>
              <w:r w:rsidR="00AD243C" w:rsidRPr="00BB7730" w:rsidDel="00F83C94">
                <w:rPr>
                  <w:rFonts w:ascii="Times New Roman" w:eastAsia="仿宋_GB2312" w:hAnsi="Times New Roman" w:cs="Times New Roman"/>
                  <w:b/>
                  <w:color w:val="000000" w:themeColor="text1"/>
                  <w:sz w:val="18"/>
                  <w:szCs w:val="18"/>
                </w:rPr>
                <w:delText>TJ4S-1213-Sy15</w:delText>
              </w:r>
              <w:r w:rsidR="00AD243C" w:rsidRPr="00BB7730" w:rsidDel="00F83C94">
                <w:rPr>
                  <w:rFonts w:ascii="Times New Roman" w:eastAsia="仿宋_GB2312" w:hAnsi="Times New Roman" w:cs="Times New Roman"/>
                  <w:b/>
                  <w:color w:val="000000" w:themeColor="text1"/>
                  <w:sz w:val="18"/>
                  <w:szCs w:val="18"/>
                  <w:lang w:eastAsia="zh-CN"/>
                </w:rPr>
                <w:delText>-R01</w:delText>
              </w:r>
              <w:r w:rsidR="00AD243C" w:rsidRPr="00BB7730" w:rsidDel="00F83C94">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9329" w:author="Xuning Wei12232" w:date="2026-07-27T18:11:00Z">
              <w:tcPr>
                <w:tcW w:w="1049" w:type="pct"/>
                <w:gridSpan w:val="5"/>
                <w:vMerge w:val="restart"/>
                <w:shd w:val="clear" w:color="auto" w:fill="FFFFFF" w:themeFill="background1"/>
                <w:vAlign w:val="center"/>
              </w:tcPr>
            </w:tcPrChange>
          </w:tcPr>
          <w:p w14:paraId="2DE73CB9" w14:textId="77777777" w:rsidR="00153539" w:rsidRPr="00BB7730" w:rsidRDefault="00153539">
            <w:pPr>
              <w:pStyle w:val="afc"/>
              <w:numPr>
                <w:ilvl w:val="0"/>
                <w:numId w:val="171"/>
              </w:numPr>
              <w:ind w:firstLineChars="0"/>
              <w:rPr>
                <w:ins w:id="9330" w:author="He Han" w:date="2026-10-22T22:09:00Z"/>
                <w:rFonts w:ascii="Times New Roman" w:hAnsi="Times New Roman" w:cs="Times New Roman"/>
                <w:color w:val="auto"/>
                <w:sz w:val="18"/>
                <w:szCs w:val="18"/>
                <w:shd w:val="clear" w:color="auto" w:fill="FFFFFF"/>
              </w:rPr>
              <w:pPrChange w:id="9331" w:author="He Han" w:date="2026-10-22T22:11:00Z">
                <w:pPr>
                  <w:pStyle w:val="afc"/>
                  <w:numPr>
                    <w:numId w:val="156"/>
                  </w:numPr>
                  <w:ind w:left="420" w:firstLineChars="0" w:hanging="420"/>
                </w:pPr>
              </w:pPrChange>
            </w:pPr>
            <w:ins w:id="9332" w:author="He Han" w:date="2026-10-22T22:09: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1B1157A1" w14:textId="77777777" w:rsidR="00153539" w:rsidRPr="00BB7730" w:rsidRDefault="00153539">
            <w:pPr>
              <w:pStyle w:val="afc"/>
              <w:numPr>
                <w:ilvl w:val="0"/>
                <w:numId w:val="171"/>
              </w:numPr>
              <w:ind w:firstLineChars="0"/>
              <w:rPr>
                <w:ins w:id="9333" w:author="He Han" w:date="2026-10-22T22:09:00Z"/>
                <w:rFonts w:ascii="Times New Roman" w:eastAsiaTheme="minorEastAsia" w:hAnsi="Times New Roman" w:cs="Times New Roman"/>
                <w:color w:val="auto"/>
                <w:sz w:val="18"/>
                <w:szCs w:val="18"/>
                <w:shd w:val="clear" w:color="auto" w:fill="FFFFFF"/>
                <w:lang w:eastAsia="zh-CN"/>
              </w:rPr>
              <w:pPrChange w:id="9334" w:author="He Han" w:date="2026-10-22T22:11:00Z">
                <w:pPr>
                  <w:pStyle w:val="afc"/>
                  <w:numPr>
                    <w:numId w:val="156"/>
                  </w:numPr>
                  <w:ind w:left="420" w:firstLineChars="0" w:hanging="420"/>
                </w:pPr>
              </w:pPrChange>
            </w:pPr>
            <w:ins w:id="9335" w:author="He Han" w:date="2026-10-22T22:09:00Z">
              <w:r w:rsidRPr="00BB7730">
                <w:rPr>
                  <w:rFonts w:ascii="Times New Roman" w:hAnsi="Times New Roman" w:cs="Times New Roman"/>
                  <w:color w:val="auto"/>
                  <w:sz w:val="18"/>
                  <w:szCs w:val="18"/>
                  <w:shd w:val="clear" w:color="auto" w:fill="FFFFFF"/>
                </w:rPr>
                <w:t>Agitator material: Hastelloy (N10276)</w:t>
              </w:r>
            </w:ins>
          </w:p>
          <w:p w14:paraId="035B8DD7" w14:textId="77777777" w:rsidR="00153539" w:rsidRPr="00BB7730" w:rsidRDefault="00153539">
            <w:pPr>
              <w:pStyle w:val="afc"/>
              <w:numPr>
                <w:ilvl w:val="0"/>
                <w:numId w:val="171"/>
              </w:numPr>
              <w:ind w:firstLineChars="0"/>
              <w:rPr>
                <w:ins w:id="9336" w:author="He Han" w:date="2026-10-22T22:09:00Z"/>
                <w:rFonts w:ascii="Times New Roman" w:eastAsiaTheme="minorEastAsia" w:hAnsi="Times New Roman" w:cs="Times New Roman"/>
                <w:color w:val="auto"/>
                <w:sz w:val="18"/>
                <w:szCs w:val="18"/>
                <w:shd w:val="clear" w:color="auto" w:fill="FFFFFF"/>
                <w:lang w:eastAsia="zh-CN"/>
              </w:rPr>
              <w:pPrChange w:id="9337" w:author="He Han" w:date="2026-10-22T22:11:00Z">
                <w:pPr>
                  <w:pStyle w:val="afc"/>
                  <w:numPr>
                    <w:numId w:val="156"/>
                  </w:numPr>
                  <w:ind w:left="420" w:firstLineChars="0" w:hanging="420"/>
                </w:pPr>
              </w:pPrChange>
            </w:pPr>
            <w:ins w:id="9338" w:author="He Han" w:date="2026-10-22T22:09:00Z">
              <w:r w:rsidRPr="00BB7730">
                <w:rPr>
                  <w:rFonts w:ascii="Times New Roman" w:hAnsi="Times New Roman" w:cs="Times New Roman"/>
                  <w:color w:val="0000FF"/>
                  <w:sz w:val="18"/>
                  <w:szCs w:val="18"/>
                  <w:shd w:val="clear" w:color="auto" w:fill="FFFFFF"/>
                </w:rPr>
                <w:t>Sieve plate: HC-22</w:t>
              </w:r>
            </w:ins>
          </w:p>
          <w:p w14:paraId="6A5D161E" w14:textId="77777777" w:rsidR="00153539" w:rsidRPr="00BB7730" w:rsidRDefault="00153539">
            <w:pPr>
              <w:pStyle w:val="afc"/>
              <w:numPr>
                <w:ilvl w:val="0"/>
                <w:numId w:val="171"/>
              </w:numPr>
              <w:ind w:firstLineChars="0"/>
              <w:rPr>
                <w:ins w:id="9339" w:author="He Han" w:date="2026-10-22T22:09:00Z"/>
                <w:rFonts w:ascii="Times New Roman" w:hAnsi="Times New Roman" w:cs="Times New Roman"/>
                <w:color w:val="0000FF"/>
                <w:sz w:val="18"/>
                <w:szCs w:val="18"/>
                <w:shd w:val="clear" w:color="auto" w:fill="FFFFFF"/>
              </w:rPr>
              <w:pPrChange w:id="9340" w:author="He Han" w:date="2026-10-22T22:11:00Z">
                <w:pPr>
                  <w:pStyle w:val="afc"/>
                  <w:numPr>
                    <w:numId w:val="156"/>
                  </w:numPr>
                  <w:ind w:left="420" w:firstLineChars="0" w:hanging="420"/>
                </w:pPr>
              </w:pPrChange>
            </w:pPr>
            <w:ins w:id="9341"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102672C4" w14:textId="77777777" w:rsidR="00153539" w:rsidRPr="00BB7730" w:rsidRDefault="00153539">
            <w:pPr>
              <w:pStyle w:val="afc"/>
              <w:numPr>
                <w:ilvl w:val="0"/>
                <w:numId w:val="171"/>
              </w:numPr>
              <w:ind w:firstLineChars="0"/>
              <w:rPr>
                <w:ins w:id="9342" w:author="He Han" w:date="2026-10-22T22:09:00Z"/>
                <w:rFonts w:ascii="Times New Roman" w:hAnsi="Times New Roman" w:cs="Times New Roman"/>
                <w:color w:val="auto"/>
                <w:sz w:val="18"/>
                <w:szCs w:val="18"/>
                <w:shd w:val="clear" w:color="auto" w:fill="FFFFFF"/>
              </w:rPr>
              <w:pPrChange w:id="9343" w:author="He Han" w:date="2026-10-22T22:11:00Z">
                <w:pPr>
                  <w:pStyle w:val="afc"/>
                  <w:numPr>
                    <w:numId w:val="156"/>
                  </w:numPr>
                  <w:ind w:left="420" w:firstLineChars="0" w:hanging="420"/>
                </w:pPr>
              </w:pPrChange>
            </w:pPr>
            <w:ins w:id="9344" w:author="He Han" w:date="2026-10-22T22:09:00Z">
              <w:r w:rsidRPr="00BB7730">
                <w:rPr>
                  <w:rFonts w:ascii="Times New Roman" w:hAnsi="Times New Roman" w:cs="Times New Roman"/>
                  <w:color w:val="auto"/>
                  <w:sz w:val="18"/>
                  <w:szCs w:val="18"/>
                  <w:shd w:val="clear" w:color="auto" w:fill="FFFFFF"/>
                </w:rPr>
                <w:t>Sight glass: Glass</w:t>
              </w:r>
            </w:ins>
          </w:p>
          <w:p w14:paraId="2E0D71F7" w14:textId="77777777" w:rsidR="00153539" w:rsidRPr="00BB7730" w:rsidRDefault="00153539">
            <w:pPr>
              <w:pStyle w:val="afc"/>
              <w:numPr>
                <w:ilvl w:val="0"/>
                <w:numId w:val="171"/>
              </w:numPr>
              <w:ind w:firstLineChars="0"/>
              <w:rPr>
                <w:ins w:id="9345" w:author="He Han" w:date="2026-10-22T22:09:00Z"/>
                <w:rFonts w:ascii="Times New Roman" w:hAnsi="Times New Roman" w:cs="Times New Roman"/>
                <w:color w:val="auto"/>
                <w:sz w:val="18"/>
                <w:szCs w:val="18"/>
                <w:shd w:val="clear" w:color="auto" w:fill="FFFFFF"/>
              </w:rPr>
              <w:pPrChange w:id="9346" w:author="He Han" w:date="2026-10-22T22:11:00Z">
                <w:pPr>
                  <w:pStyle w:val="afc"/>
                  <w:numPr>
                    <w:numId w:val="156"/>
                  </w:numPr>
                  <w:ind w:left="420" w:firstLineChars="0" w:hanging="420"/>
                </w:pPr>
              </w:pPrChange>
            </w:pPr>
            <w:ins w:id="9347" w:author="He Han" w:date="2026-10-22T22:09:00Z">
              <w:r w:rsidRPr="00BB7730">
                <w:rPr>
                  <w:rFonts w:ascii="Times New Roman" w:hAnsi="Times New Roman" w:cs="Times New Roman"/>
                  <w:color w:val="auto"/>
                  <w:sz w:val="18"/>
                  <w:szCs w:val="18"/>
                  <w:shd w:val="clear" w:color="auto" w:fill="FFFFFF"/>
                </w:rPr>
                <w:t>Transfer pump material: SS316+PTFE</w:t>
              </w:r>
            </w:ins>
          </w:p>
          <w:p w14:paraId="54D9E360" w14:textId="77777777" w:rsidR="00153539" w:rsidRPr="00BB7730" w:rsidRDefault="00153539">
            <w:pPr>
              <w:pStyle w:val="afc"/>
              <w:numPr>
                <w:ilvl w:val="0"/>
                <w:numId w:val="171"/>
              </w:numPr>
              <w:ind w:firstLineChars="0"/>
              <w:rPr>
                <w:ins w:id="9348" w:author="He Han" w:date="2026-10-22T22:09:00Z"/>
                <w:rFonts w:ascii="Times New Roman" w:hAnsi="Times New Roman" w:cs="Times New Roman"/>
                <w:color w:val="auto"/>
                <w:sz w:val="18"/>
                <w:szCs w:val="18"/>
                <w:shd w:val="clear" w:color="auto" w:fill="FFFFFF"/>
              </w:rPr>
              <w:pPrChange w:id="9349" w:author="He Han" w:date="2026-10-22T22:11:00Z">
                <w:pPr>
                  <w:pStyle w:val="afc"/>
                  <w:numPr>
                    <w:numId w:val="156"/>
                  </w:numPr>
                  <w:ind w:left="420" w:firstLineChars="0" w:hanging="420"/>
                </w:pPr>
              </w:pPrChange>
            </w:pPr>
            <w:ins w:id="9350"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45F4C120" w14:textId="77777777" w:rsidR="00153539" w:rsidRPr="00BB7730" w:rsidRDefault="00153539">
            <w:pPr>
              <w:pStyle w:val="afc"/>
              <w:numPr>
                <w:ilvl w:val="0"/>
                <w:numId w:val="171"/>
              </w:numPr>
              <w:ind w:firstLineChars="0"/>
              <w:rPr>
                <w:ins w:id="9351" w:author="He Han" w:date="2026-10-22T22:09:00Z"/>
                <w:rFonts w:ascii="Times New Roman" w:hAnsi="Times New Roman" w:cs="Times New Roman"/>
                <w:color w:val="auto"/>
                <w:sz w:val="18"/>
                <w:szCs w:val="18"/>
                <w:shd w:val="clear" w:color="auto" w:fill="FFFFFF"/>
              </w:rPr>
              <w:pPrChange w:id="9352" w:author="He Han" w:date="2026-10-22T22:11:00Z">
                <w:pPr>
                  <w:pStyle w:val="afc"/>
                  <w:numPr>
                    <w:numId w:val="156"/>
                  </w:numPr>
                  <w:ind w:left="420" w:firstLineChars="0" w:hanging="420"/>
                </w:pPr>
              </w:pPrChange>
            </w:pPr>
            <w:ins w:id="9353" w:author="He Han" w:date="2026-10-22T22:09:00Z">
              <w:r w:rsidRPr="00BB7730">
                <w:rPr>
                  <w:rFonts w:ascii="Times New Roman" w:hAnsi="Times New Roman" w:cs="Times New Roman"/>
                  <w:color w:val="auto"/>
                  <w:sz w:val="18"/>
                  <w:szCs w:val="18"/>
                  <w:shd w:val="clear" w:color="auto" w:fill="FFFFFF"/>
                </w:rPr>
                <w:t>Pipeline material: 316L</w:t>
              </w:r>
            </w:ins>
          </w:p>
          <w:p w14:paraId="59A1CE00" w14:textId="77777777" w:rsidR="00153539" w:rsidRPr="00BB7730" w:rsidRDefault="00153539">
            <w:pPr>
              <w:pStyle w:val="afc"/>
              <w:numPr>
                <w:ilvl w:val="0"/>
                <w:numId w:val="171"/>
              </w:numPr>
              <w:ind w:firstLineChars="0"/>
              <w:rPr>
                <w:ins w:id="9354" w:author="He Han" w:date="2026-10-22T22:09:00Z"/>
                <w:rFonts w:ascii="Times New Roman" w:hAnsi="Times New Roman" w:cs="Times New Roman"/>
                <w:color w:val="0000FF"/>
                <w:sz w:val="18"/>
                <w:szCs w:val="18"/>
                <w:shd w:val="clear" w:color="auto" w:fill="FFFFFF"/>
              </w:rPr>
              <w:pPrChange w:id="9355" w:author="He Han" w:date="2026-10-22T22:11:00Z">
                <w:pPr>
                  <w:pStyle w:val="afc"/>
                  <w:numPr>
                    <w:numId w:val="156"/>
                  </w:numPr>
                  <w:ind w:left="420" w:firstLineChars="0" w:hanging="420"/>
                </w:pPr>
              </w:pPrChange>
            </w:pPr>
            <w:ins w:id="9356"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2F68CCFD" w14:textId="77777777" w:rsidR="00153539" w:rsidRPr="00BB7730" w:rsidRDefault="00153539">
            <w:pPr>
              <w:pStyle w:val="afc"/>
              <w:numPr>
                <w:ilvl w:val="0"/>
                <w:numId w:val="171"/>
              </w:numPr>
              <w:ind w:firstLineChars="0"/>
              <w:rPr>
                <w:ins w:id="9357" w:author="He Han" w:date="2026-10-22T22:09:00Z"/>
                <w:rFonts w:ascii="Times New Roman" w:hAnsi="Times New Roman" w:cs="Times New Roman"/>
                <w:color w:val="auto"/>
                <w:sz w:val="18"/>
                <w:szCs w:val="18"/>
                <w:shd w:val="clear" w:color="auto" w:fill="FFFFFF"/>
              </w:rPr>
              <w:pPrChange w:id="9358" w:author="He Han" w:date="2026-10-22T22:11:00Z">
                <w:pPr>
                  <w:pStyle w:val="afc"/>
                  <w:numPr>
                    <w:numId w:val="156"/>
                  </w:numPr>
                  <w:ind w:left="420" w:firstLineChars="0" w:hanging="420"/>
                </w:pPr>
              </w:pPrChange>
            </w:pPr>
            <w:ins w:id="9359" w:author="He Han" w:date="2026-10-22T22:09:00Z">
              <w:r w:rsidRPr="00BB7730">
                <w:rPr>
                  <w:rFonts w:ascii="Times New Roman" w:hAnsi="Times New Roman" w:cs="Times New Roman"/>
                  <w:color w:val="auto"/>
                  <w:sz w:val="18"/>
                  <w:szCs w:val="18"/>
                  <w:shd w:val="clear" w:color="auto" w:fill="FFFFFF"/>
                </w:rPr>
                <w:t>Mass flow meter: SS</w:t>
              </w:r>
            </w:ins>
          </w:p>
          <w:p w14:paraId="628CCA78" w14:textId="77777777" w:rsidR="00153539" w:rsidRPr="00BB7730" w:rsidRDefault="00153539">
            <w:pPr>
              <w:pStyle w:val="afc"/>
              <w:numPr>
                <w:ilvl w:val="0"/>
                <w:numId w:val="171"/>
              </w:numPr>
              <w:ind w:firstLineChars="0"/>
              <w:rPr>
                <w:ins w:id="9360" w:author="He Han" w:date="2026-10-22T22:09:00Z"/>
                <w:rFonts w:ascii="Times New Roman" w:hAnsi="Times New Roman" w:cs="Times New Roman"/>
                <w:b/>
                <w:color w:val="auto"/>
                <w:sz w:val="18"/>
                <w:szCs w:val="18"/>
                <w:shd w:val="clear" w:color="auto" w:fill="FFFFFF"/>
              </w:rPr>
              <w:pPrChange w:id="9361" w:author="He Han" w:date="2026-10-22T22:11:00Z">
                <w:pPr>
                  <w:pStyle w:val="afc"/>
                  <w:numPr>
                    <w:numId w:val="156"/>
                  </w:numPr>
                  <w:ind w:left="420" w:firstLineChars="0" w:hanging="420"/>
                </w:pPr>
              </w:pPrChange>
            </w:pPr>
            <w:ins w:id="9362"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E403F26" w14:textId="77777777" w:rsidR="00153539" w:rsidRPr="00BB7730" w:rsidRDefault="00153539">
            <w:pPr>
              <w:pStyle w:val="afc"/>
              <w:numPr>
                <w:ilvl w:val="0"/>
                <w:numId w:val="171"/>
              </w:numPr>
              <w:ind w:firstLineChars="0"/>
              <w:rPr>
                <w:ins w:id="9363" w:author="He Han" w:date="2026-10-22T22:09:00Z"/>
                <w:rFonts w:ascii="Times New Roman" w:eastAsiaTheme="minorEastAsia" w:hAnsi="Times New Roman" w:cs="Times New Roman"/>
                <w:color w:val="auto"/>
                <w:sz w:val="18"/>
                <w:szCs w:val="18"/>
                <w:shd w:val="clear" w:color="auto" w:fill="FFFFFF"/>
                <w:lang w:eastAsia="zh-CN"/>
              </w:rPr>
              <w:pPrChange w:id="9364" w:author="He Han" w:date="2026-10-22T22:11:00Z">
                <w:pPr>
                  <w:pStyle w:val="afc"/>
                  <w:numPr>
                    <w:numId w:val="156"/>
                  </w:numPr>
                  <w:ind w:left="420" w:firstLineChars="0" w:hanging="420"/>
                </w:pPr>
              </w:pPrChange>
            </w:pPr>
            <w:ins w:id="9365"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11C381AE" w14:textId="77777777" w:rsidR="00153539" w:rsidRPr="00BB7730" w:rsidRDefault="00153539">
            <w:pPr>
              <w:pStyle w:val="afc"/>
              <w:numPr>
                <w:ilvl w:val="0"/>
                <w:numId w:val="171"/>
              </w:numPr>
              <w:ind w:firstLineChars="0"/>
              <w:rPr>
                <w:ins w:id="9366" w:author="He Han" w:date="2026-10-22T22:09:00Z"/>
                <w:rFonts w:ascii="Times New Roman" w:hAnsi="Times New Roman" w:cs="Times New Roman"/>
                <w:color w:val="auto"/>
                <w:sz w:val="18"/>
                <w:szCs w:val="18"/>
                <w:shd w:val="clear" w:color="auto" w:fill="FFFFFF"/>
              </w:rPr>
              <w:pPrChange w:id="9367" w:author="He Han" w:date="2026-10-22T22:11:00Z">
                <w:pPr>
                  <w:pStyle w:val="afc"/>
                  <w:numPr>
                    <w:numId w:val="156"/>
                  </w:numPr>
                  <w:ind w:left="420" w:firstLineChars="0" w:hanging="420"/>
                </w:pPr>
              </w:pPrChange>
            </w:pPr>
            <w:ins w:id="9368"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1452A0C4" w14:textId="77777777" w:rsidR="00153539" w:rsidRPr="00BB7730" w:rsidRDefault="00153539">
            <w:pPr>
              <w:pStyle w:val="afc"/>
              <w:numPr>
                <w:ilvl w:val="0"/>
                <w:numId w:val="171"/>
              </w:numPr>
              <w:ind w:firstLineChars="0"/>
              <w:rPr>
                <w:ins w:id="9369" w:author="He Han" w:date="2026-10-22T22:09:00Z"/>
                <w:rFonts w:ascii="Times New Roman" w:hAnsi="Times New Roman" w:cs="Times New Roman"/>
                <w:color w:val="auto"/>
                <w:sz w:val="18"/>
                <w:szCs w:val="18"/>
                <w:shd w:val="clear" w:color="auto" w:fill="FFFFFF"/>
              </w:rPr>
              <w:pPrChange w:id="9370" w:author="He Han" w:date="2026-10-22T22:11:00Z">
                <w:pPr>
                  <w:pStyle w:val="afc"/>
                  <w:numPr>
                    <w:numId w:val="156"/>
                  </w:numPr>
                  <w:ind w:left="420" w:firstLineChars="0" w:hanging="420"/>
                </w:pPr>
              </w:pPrChange>
            </w:pPr>
            <w:ins w:id="9371"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40EE4DA7" w14:textId="77777777" w:rsidR="00153539" w:rsidRPr="00BB7730" w:rsidRDefault="00153539">
            <w:pPr>
              <w:pStyle w:val="afc"/>
              <w:numPr>
                <w:ilvl w:val="0"/>
                <w:numId w:val="171"/>
              </w:numPr>
              <w:ind w:firstLineChars="0"/>
              <w:rPr>
                <w:ins w:id="9372" w:author="He Han" w:date="2026-10-22T22:09:00Z"/>
                <w:rFonts w:ascii="Times New Roman" w:hAnsi="Times New Roman" w:cs="Times New Roman"/>
                <w:color w:val="auto"/>
                <w:sz w:val="18"/>
                <w:szCs w:val="18"/>
                <w:shd w:val="clear" w:color="auto" w:fill="FFFFFF"/>
              </w:rPr>
              <w:pPrChange w:id="9373" w:author="He Han" w:date="2026-10-22T22:11:00Z">
                <w:pPr>
                  <w:pStyle w:val="afc"/>
                  <w:numPr>
                    <w:numId w:val="156"/>
                  </w:numPr>
                  <w:ind w:left="420" w:firstLineChars="0" w:hanging="420"/>
                </w:pPr>
              </w:pPrChange>
            </w:pPr>
            <w:ins w:id="9374"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3B8A65A0" w14:textId="7C27F39A" w:rsidR="000B3418" w:rsidRPr="00BB7730" w:rsidDel="00153539" w:rsidRDefault="000B3418" w:rsidP="000B3418">
            <w:pPr>
              <w:rPr>
                <w:ins w:id="9375" w:author="Xuning Wei12232" w:date="2026-07-27T17:22:00Z"/>
                <w:del w:id="9376" w:author="He Han" w:date="2026-10-22T22:09:00Z"/>
                <w:rFonts w:ascii="Times New Roman" w:hAnsi="Times New Roman" w:cs="Times New Roman"/>
                <w:color w:val="auto"/>
                <w:sz w:val="18"/>
                <w:szCs w:val="18"/>
                <w:shd w:val="clear" w:color="auto" w:fill="FFFFFF"/>
              </w:rPr>
            </w:pPr>
            <w:ins w:id="9377" w:author="Xuning Wei12232" w:date="2026-07-27T17:22:00Z">
              <w:del w:id="9378" w:author="He Han" w:date="2026-10-12T13:44:00Z">
                <w:r w:rsidRPr="00BB7730" w:rsidDel="000E3A98">
                  <w:rPr>
                    <w:rFonts w:ascii="Times New Roman" w:hAnsi="Times New Roman" w:cs="Times New Roman"/>
                    <w:color w:val="00B0F0"/>
                    <w:sz w:val="18"/>
                    <w:szCs w:val="18"/>
                    <w:shd w:val="clear" w:color="auto" w:fill="FFFFFF"/>
                    <w:rPrChange w:id="9379" w:author="He Han" w:date="2026-10-12T14:30: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9380" w:author="He Han" w:date="2026-10-12T14:30: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9381" w:author="He Han" w:date="2026-10-12T14:30:00Z">
                      <w:rPr>
                        <w:rFonts w:ascii="Times New Roman" w:hAnsi="Times New Roman" w:cs="Times New Roman"/>
                        <w:color w:val="auto"/>
                        <w:sz w:val="18"/>
                        <w:szCs w:val="18"/>
                        <w:shd w:val="clear" w:color="auto" w:fill="FFFFFF"/>
                      </w:rPr>
                    </w:rPrChange>
                  </w:rPr>
                  <w:delText>material:</w:delText>
                </w:r>
              </w:del>
              <w:del w:id="9382"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4769821E" w14:textId="30FE39AA" w:rsidR="000B3418" w:rsidRPr="00BB7730" w:rsidDel="00153539" w:rsidRDefault="000B3418" w:rsidP="000B3418">
            <w:pPr>
              <w:rPr>
                <w:ins w:id="9383" w:author="Xuning Wei12232" w:date="2026-07-27T17:22:00Z"/>
                <w:del w:id="9384" w:author="He Han" w:date="2026-10-22T22:09:00Z"/>
                <w:rFonts w:ascii="Times New Roman" w:eastAsiaTheme="minorEastAsia" w:hAnsi="Times New Roman" w:cs="Times New Roman"/>
                <w:color w:val="auto"/>
                <w:sz w:val="18"/>
                <w:szCs w:val="18"/>
                <w:shd w:val="clear" w:color="auto" w:fill="FFFFFF"/>
                <w:lang w:eastAsia="zh-CN"/>
              </w:rPr>
            </w:pPr>
            <w:ins w:id="9385" w:author="Xuning Wei12232" w:date="2026-07-27T17:22:00Z">
              <w:del w:id="9386"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r w:rsidRPr="00BB7730" w:rsidDel="00153539">
                  <w:rPr>
                    <w:rFonts w:ascii="Times New Roman" w:hAnsi="Times New Roman" w:cs="Times New Roman"/>
                  </w:rPr>
                  <w:delText xml:space="preserve"> </w:delText>
                </w:r>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35B18E51" w14:textId="6148E819" w:rsidR="000B3418" w:rsidRPr="00BB7730" w:rsidDel="00153539" w:rsidRDefault="000B3418" w:rsidP="000B3418">
            <w:pPr>
              <w:rPr>
                <w:ins w:id="9387" w:author="Xuning Wei12232" w:date="2026-07-27T17:22:00Z"/>
                <w:del w:id="9388" w:author="He Han" w:date="2026-10-22T22:09:00Z"/>
                <w:rFonts w:ascii="Times New Roman" w:hAnsi="Times New Roman" w:cs="Times New Roman"/>
                <w:color w:val="0000FF"/>
                <w:sz w:val="18"/>
                <w:szCs w:val="18"/>
                <w:shd w:val="clear" w:color="auto" w:fill="FFFFFF"/>
              </w:rPr>
            </w:pPr>
            <w:ins w:id="9389" w:author="Xuning Wei12232" w:date="2026-07-27T17:22:00Z">
              <w:del w:id="9390"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77AD95F6" w14:textId="44FCF6CD" w:rsidR="000B3418" w:rsidRPr="00BB7730" w:rsidDel="00153539" w:rsidRDefault="000B3418" w:rsidP="000B3418">
            <w:pPr>
              <w:rPr>
                <w:ins w:id="9391" w:author="Xuning Wei12232" w:date="2026-07-27T17:22:00Z"/>
                <w:del w:id="9392" w:author="He Han" w:date="2026-10-22T22:09:00Z"/>
                <w:rFonts w:ascii="Times New Roman" w:hAnsi="Times New Roman" w:cs="Times New Roman"/>
                <w:color w:val="auto"/>
                <w:sz w:val="18"/>
                <w:szCs w:val="18"/>
                <w:shd w:val="clear" w:color="auto" w:fill="FFFFFF"/>
              </w:rPr>
            </w:pPr>
            <w:ins w:id="9393" w:author="Xuning Wei12232" w:date="2026-07-27T17:22:00Z">
              <w:del w:id="9394"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595EE4B8" w14:textId="3794E9A5" w:rsidR="000B3418" w:rsidRPr="00BB7730" w:rsidDel="00153539" w:rsidRDefault="000B3418" w:rsidP="000B3418">
            <w:pPr>
              <w:rPr>
                <w:ins w:id="9395" w:author="Xuning Wei12232" w:date="2026-07-27T17:22:00Z"/>
                <w:del w:id="9396" w:author="He Han" w:date="2026-10-22T22:09:00Z"/>
                <w:rFonts w:ascii="Times New Roman" w:hAnsi="Times New Roman" w:cs="Times New Roman"/>
                <w:color w:val="auto"/>
                <w:sz w:val="18"/>
                <w:szCs w:val="18"/>
                <w:shd w:val="clear" w:color="auto" w:fill="FFFFFF"/>
              </w:rPr>
            </w:pPr>
            <w:ins w:id="9397" w:author="Xuning Wei12232" w:date="2026-07-27T17:22:00Z">
              <w:del w:id="9398"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2879457B" w14:textId="66D42A3E" w:rsidR="000B3418" w:rsidRPr="00BB7730" w:rsidDel="00153539" w:rsidRDefault="000B3418" w:rsidP="000B3418">
            <w:pPr>
              <w:rPr>
                <w:ins w:id="9399" w:author="Xuning Wei12232" w:date="2026-07-27T17:22:00Z"/>
                <w:del w:id="9400" w:author="He Han" w:date="2026-10-22T22:09:00Z"/>
                <w:rFonts w:ascii="Times New Roman" w:hAnsi="Times New Roman" w:cs="Times New Roman"/>
                <w:color w:val="auto"/>
                <w:sz w:val="18"/>
                <w:szCs w:val="18"/>
                <w:shd w:val="clear" w:color="auto" w:fill="FFFFFF"/>
              </w:rPr>
            </w:pPr>
            <w:ins w:id="9401" w:author="Xuning Wei12232" w:date="2026-07-27T17:22:00Z">
              <w:del w:id="9402"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4F6B42F8" w14:textId="74657B6A" w:rsidR="000B3418" w:rsidRPr="00BB7730" w:rsidDel="00153539" w:rsidRDefault="000B3418" w:rsidP="000B3418">
            <w:pPr>
              <w:rPr>
                <w:ins w:id="9403" w:author="Xuning Wei12232" w:date="2026-07-27T17:22:00Z"/>
                <w:del w:id="9404" w:author="He Han" w:date="2026-10-22T22:09:00Z"/>
                <w:rFonts w:ascii="Times New Roman" w:hAnsi="Times New Roman" w:cs="Times New Roman"/>
                <w:color w:val="auto"/>
                <w:sz w:val="18"/>
                <w:szCs w:val="18"/>
                <w:shd w:val="clear" w:color="auto" w:fill="FFFFFF"/>
              </w:rPr>
            </w:pPr>
            <w:ins w:id="9405" w:author="Xuning Wei12232" w:date="2026-07-27T17:22:00Z">
              <w:del w:id="9406"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60F50247" w14:textId="2D8ECC57" w:rsidR="000B3418" w:rsidRPr="00BB7730" w:rsidDel="00153539" w:rsidRDefault="000B3418" w:rsidP="000B3418">
            <w:pPr>
              <w:rPr>
                <w:ins w:id="9407" w:author="Xuning Wei12232" w:date="2026-07-27T17:22:00Z"/>
                <w:del w:id="9408" w:author="He Han" w:date="2026-10-22T22:09:00Z"/>
                <w:rFonts w:ascii="Times New Roman" w:hAnsi="Times New Roman" w:cs="Times New Roman"/>
                <w:color w:val="FF0000"/>
                <w:sz w:val="18"/>
                <w:szCs w:val="18"/>
                <w:shd w:val="clear" w:color="auto" w:fill="FFFFFF"/>
                <w:rPrChange w:id="9409" w:author="Johan Granander" w:date="2026-07-28T15:03:00Z">
                  <w:rPr>
                    <w:ins w:id="9410" w:author="Xuning Wei12232" w:date="2026-07-27T17:22:00Z"/>
                    <w:del w:id="9411" w:author="He Han" w:date="2026-10-22T22:09:00Z"/>
                    <w:rFonts w:ascii="Times New Roman" w:hAnsi="Times New Roman" w:cs="Times New Roman"/>
                    <w:color w:val="FF0000"/>
                    <w:sz w:val="18"/>
                    <w:szCs w:val="18"/>
                    <w:shd w:val="clear" w:color="auto" w:fill="FFFFFF"/>
                    <w:lang w:val="sv-SE"/>
                  </w:rPr>
                </w:rPrChange>
              </w:rPr>
            </w:pPr>
            <w:ins w:id="9412" w:author="Xuning Wei12232" w:date="2026-07-27T17:22:00Z">
              <w:del w:id="9413" w:author="He Han" w:date="2026-10-22T22:09:00Z">
                <w:r w:rsidRPr="00BB7730" w:rsidDel="00153539">
                  <w:rPr>
                    <w:rFonts w:ascii="Times New Roman" w:hAnsi="Times New Roman" w:cs="Times New Roman"/>
                    <w:color w:val="FF0000"/>
                    <w:sz w:val="18"/>
                    <w:szCs w:val="18"/>
                    <w:shd w:val="clear" w:color="auto" w:fill="FFFFFF"/>
                    <w:rPrChange w:id="9414"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326543FF" w14:textId="5A41FC12" w:rsidR="000B3418" w:rsidRPr="00BB7730" w:rsidDel="00153539" w:rsidRDefault="000B3418" w:rsidP="000B3418">
            <w:pPr>
              <w:rPr>
                <w:ins w:id="9415" w:author="Xuning Wei12232" w:date="2026-07-27T17:22:00Z"/>
                <w:del w:id="9416" w:author="He Han" w:date="2026-10-22T22:09:00Z"/>
                <w:rFonts w:ascii="Times New Roman" w:hAnsi="Times New Roman" w:cs="Times New Roman"/>
                <w:color w:val="auto"/>
                <w:sz w:val="18"/>
                <w:szCs w:val="18"/>
                <w:shd w:val="clear" w:color="auto" w:fill="FFFFFF"/>
                <w:rPrChange w:id="9417" w:author="Johan Granander" w:date="2026-07-28T15:03:00Z">
                  <w:rPr>
                    <w:ins w:id="9418" w:author="Xuning Wei12232" w:date="2026-07-27T17:22:00Z"/>
                    <w:del w:id="9419" w:author="He Han" w:date="2026-10-22T22:09:00Z"/>
                    <w:rFonts w:ascii="Times New Roman" w:hAnsi="Times New Roman" w:cs="Times New Roman"/>
                    <w:color w:val="auto"/>
                    <w:sz w:val="18"/>
                    <w:szCs w:val="18"/>
                    <w:shd w:val="clear" w:color="auto" w:fill="FFFFFF"/>
                    <w:lang w:val="sv-SE"/>
                  </w:rPr>
                </w:rPrChange>
              </w:rPr>
            </w:pPr>
            <w:ins w:id="9420" w:author="Xuning Wei12232" w:date="2026-07-27T17:22:00Z">
              <w:del w:id="9421" w:author="He Han" w:date="2026-10-22T22:09:00Z">
                <w:r w:rsidRPr="00BB7730" w:rsidDel="00153539">
                  <w:rPr>
                    <w:rFonts w:ascii="Times New Roman" w:hAnsi="Times New Roman" w:cs="Times New Roman"/>
                    <w:color w:val="auto"/>
                    <w:sz w:val="18"/>
                    <w:szCs w:val="18"/>
                    <w:shd w:val="clear" w:color="auto" w:fill="FFFFFF"/>
                    <w:rPrChange w:id="9422"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71EE5E2F" w14:textId="77942FB3" w:rsidR="000B3418" w:rsidRPr="00BB7730" w:rsidDel="00153539" w:rsidRDefault="000B3418" w:rsidP="000B3418">
            <w:pPr>
              <w:rPr>
                <w:ins w:id="9423" w:author="Xuning Wei12232" w:date="2026-07-27T17:22:00Z"/>
                <w:del w:id="9424" w:author="He Han" w:date="2026-10-22T22:09:00Z"/>
                <w:rFonts w:ascii="Times New Roman" w:hAnsi="Times New Roman" w:cs="Times New Roman"/>
                <w:b/>
                <w:color w:val="auto"/>
                <w:sz w:val="18"/>
                <w:szCs w:val="18"/>
                <w:shd w:val="clear" w:color="auto" w:fill="FFFFFF"/>
              </w:rPr>
            </w:pPr>
            <w:ins w:id="9425" w:author="Xuning Wei12232" w:date="2026-07-27T17:22:00Z">
              <w:del w:id="9426"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9427" w:author="He Han" w:date="2026-10-12T14:30:00Z">
                <w:r w:rsidRPr="00BB7730" w:rsidDel="006379C0">
                  <w:rPr>
                    <w:rFonts w:ascii="Times New Roman" w:hAnsi="Times New Roman" w:cs="Times New Roman"/>
                    <w:color w:val="auto"/>
                    <w:sz w:val="18"/>
                    <w:szCs w:val="18"/>
                    <w:shd w:val="clear" w:color="auto" w:fill="FFFFFF"/>
                  </w:rPr>
                  <w:delText>304 &amp; 316L</w:delText>
                </w:r>
              </w:del>
            </w:ins>
          </w:p>
          <w:p w14:paraId="60A01507" w14:textId="076B932C" w:rsidR="000B3418" w:rsidRPr="00BB7730" w:rsidDel="00153539" w:rsidRDefault="000B3418" w:rsidP="000B3418">
            <w:pPr>
              <w:rPr>
                <w:ins w:id="9428" w:author="Xuning Wei12232" w:date="2026-07-27T17:22:00Z"/>
                <w:del w:id="9429" w:author="He Han" w:date="2026-10-22T22:09:00Z"/>
                <w:rFonts w:ascii="Times New Roman" w:eastAsiaTheme="minorEastAsia" w:hAnsi="Times New Roman" w:cs="Times New Roman"/>
                <w:color w:val="auto"/>
                <w:sz w:val="18"/>
                <w:szCs w:val="18"/>
                <w:shd w:val="clear" w:color="auto" w:fill="FFFFFF"/>
                <w:lang w:eastAsia="zh-CN"/>
              </w:rPr>
            </w:pPr>
            <w:ins w:id="9430" w:author="Xuning Wei12232" w:date="2026-07-27T17:22:00Z">
              <w:del w:id="9431"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7853935E" w14:textId="44F9BE00" w:rsidR="000B3418" w:rsidRPr="00BB7730" w:rsidDel="00153539" w:rsidRDefault="000B3418" w:rsidP="000B3418">
            <w:pPr>
              <w:rPr>
                <w:ins w:id="9432" w:author="Xuning Wei12232" w:date="2026-07-27T17:22:00Z"/>
                <w:del w:id="9433" w:author="He Han" w:date="2026-10-22T22:09:00Z"/>
                <w:rFonts w:ascii="Times New Roman" w:hAnsi="Times New Roman" w:cs="Times New Roman"/>
                <w:color w:val="auto"/>
                <w:sz w:val="18"/>
                <w:szCs w:val="18"/>
                <w:shd w:val="clear" w:color="auto" w:fill="FFFFFF"/>
              </w:rPr>
            </w:pPr>
            <w:ins w:id="9434" w:author="Xuning Wei12232" w:date="2026-07-27T17:22:00Z">
              <w:del w:id="9435"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7739AF29" w14:textId="79CB8981" w:rsidR="00AD243C" w:rsidRPr="00BB7730" w:rsidDel="00153539" w:rsidRDefault="000B3418" w:rsidP="000B3418">
            <w:pPr>
              <w:jc w:val="both"/>
              <w:rPr>
                <w:del w:id="9436" w:author="He Han" w:date="2026-10-22T22:09:00Z"/>
                <w:rFonts w:ascii="Times New Roman" w:hAnsi="Times New Roman" w:cs="Times New Roman"/>
                <w:color w:val="auto"/>
                <w:sz w:val="18"/>
                <w:szCs w:val="18"/>
                <w:shd w:val="clear" w:color="auto" w:fill="FFFFFF"/>
              </w:rPr>
            </w:pPr>
            <w:ins w:id="9437" w:author="Xuning Wei12232" w:date="2026-07-27T17:22:00Z">
              <w:del w:id="9438" w:author="He Han" w:date="2026-10-22T22:09:00Z">
                <w:r w:rsidRPr="00BB7730" w:rsidDel="00153539">
                  <w:rPr>
                    <w:rFonts w:ascii="Times New Roman" w:hAnsi="Times New Roman" w:cs="Times New Roman"/>
                    <w:color w:val="0000FF"/>
                    <w:sz w:val="18"/>
                    <w:szCs w:val="18"/>
                  </w:rPr>
                  <w:delText>Mechanical seal:</w:delText>
                </w:r>
              </w:del>
              <w:del w:id="9439" w:author="He Han" w:date="2026-10-12T14:30:00Z">
                <w:r w:rsidRPr="00BB7730" w:rsidDel="006379C0">
                  <w:rPr>
                    <w:rFonts w:ascii="Times New Roman" w:hAnsi="Times New Roman" w:cs="Times New Roman"/>
                    <w:color w:val="0000FF"/>
                    <w:sz w:val="18"/>
                    <w:szCs w:val="18"/>
                  </w:rPr>
                  <w:delText xml:space="preserve"> </w:delText>
                </w:r>
                <w:r w:rsidRPr="00BB7730" w:rsidDel="006379C0">
                  <w:rPr>
                    <w:rFonts w:ascii="Times New Roman" w:hAnsi="Times New Roman" w:cs="Times New Roman"/>
                    <w:color w:val="0000FF"/>
                    <w:sz w:val="18"/>
                    <w:szCs w:val="18"/>
                    <w:shd w:val="clear" w:color="auto" w:fill="FFFFFF"/>
                  </w:rPr>
                  <w:delText>304SS</w:delText>
                </w:r>
              </w:del>
              <w:del w:id="9440"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9441" w:author="He Han" w:date="2026-10-19T16:38:00Z">
                <w:r w:rsidRPr="00BB7730" w:rsidDel="00467D71">
                  <w:rPr>
                    <w:rFonts w:ascii="Times New Roman" w:hAnsi="Times New Roman" w:cs="Times New Roman"/>
                    <w:color w:val="0000FF"/>
                    <w:sz w:val="18"/>
                    <w:szCs w:val="18"/>
                    <w:shd w:val="clear" w:color="auto" w:fill="FFFFFF"/>
                  </w:rPr>
                  <w:delText>CSPE</w:delText>
                </w:r>
              </w:del>
            </w:ins>
            <w:del w:id="9442" w:author="He Han" w:date="2026-10-22T22:09:00Z">
              <w:r w:rsidR="00AD243C" w:rsidRPr="00BB7730" w:rsidDel="00153539">
                <w:rPr>
                  <w:rFonts w:ascii="Times New Roman" w:hAnsi="Times New Roman" w:cs="Times New Roman"/>
                  <w:color w:val="auto"/>
                  <w:sz w:val="18"/>
                  <w:szCs w:val="18"/>
                  <w:shd w:val="clear" w:color="auto" w:fill="FFFFFF"/>
                </w:rPr>
                <w:delText>Transfer pump material:SS</w:delText>
              </w:r>
            </w:del>
            <w:ins w:id="9443" w:author="Johan Granander" w:date="2026-05-04T11:53:00Z">
              <w:del w:id="9444" w:author="He Han" w:date="2026-10-22T22:09:00Z">
                <w:r w:rsidR="00AD243C" w:rsidRPr="00BB7730" w:rsidDel="00153539">
                  <w:rPr>
                    <w:rFonts w:ascii="Times New Roman" w:hAnsi="Times New Roman" w:cs="Times New Roman"/>
                    <w:color w:val="auto"/>
                    <w:sz w:val="18"/>
                    <w:szCs w:val="18"/>
                    <w:shd w:val="clear" w:color="auto" w:fill="FFFFFF"/>
                  </w:rPr>
                  <w:delText>material: SS</w:delText>
                </w:r>
              </w:del>
            </w:ins>
            <w:del w:id="9445" w:author="He Han" w:date="2026-10-22T22:09:00Z">
              <w:r w:rsidR="00AD243C" w:rsidRPr="00BB7730" w:rsidDel="00153539">
                <w:rPr>
                  <w:rFonts w:ascii="Times New Roman" w:hAnsi="Times New Roman" w:cs="Times New Roman"/>
                  <w:color w:val="auto"/>
                  <w:sz w:val="18"/>
                  <w:szCs w:val="18"/>
                  <w:shd w:val="clear" w:color="auto" w:fill="FFFFFF"/>
                </w:rPr>
                <w:delText>316+PTFE</w:delText>
              </w:r>
            </w:del>
          </w:p>
          <w:p w14:paraId="7B01B1E0" w14:textId="10670A2F" w:rsidR="00AD243C" w:rsidRPr="00BB7730" w:rsidDel="00153539" w:rsidRDefault="00AD243C" w:rsidP="00AD243C">
            <w:pPr>
              <w:jc w:val="both"/>
              <w:rPr>
                <w:del w:id="9446" w:author="He Han" w:date="2026-10-22T22:09:00Z"/>
                <w:rFonts w:ascii="Times New Roman" w:eastAsia="仿宋_GB2312" w:hAnsi="Times New Roman" w:cs="Times New Roman"/>
                <w:color w:val="auto"/>
                <w:sz w:val="18"/>
                <w:szCs w:val="18"/>
              </w:rPr>
            </w:pPr>
            <w:del w:id="9447" w:author="He Han" w:date="2026-10-22T22:09:00Z">
              <w:r w:rsidRPr="00BB7730" w:rsidDel="00153539">
                <w:rPr>
                  <w:rFonts w:ascii="Times New Roman" w:eastAsia="仿宋_GB2312" w:hAnsi="Times New Roman" w:cs="Times New Roman"/>
                  <w:color w:val="auto"/>
                  <w:sz w:val="18"/>
                  <w:szCs w:val="18"/>
                </w:rPr>
                <w:delText>Charging line: SS</w:delText>
              </w:r>
            </w:del>
          </w:p>
          <w:p w14:paraId="0B11D37E" w14:textId="4A68C045" w:rsidR="00AD243C" w:rsidRPr="00BB7730" w:rsidDel="00153539" w:rsidRDefault="00AD243C" w:rsidP="00AD243C">
            <w:pPr>
              <w:jc w:val="both"/>
              <w:rPr>
                <w:del w:id="9448" w:author="He Han" w:date="2026-10-22T22:09:00Z"/>
                <w:rFonts w:ascii="Times New Roman" w:eastAsia="仿宋_GB2312" w:hAnsi="Times New Roman" w:cs="Times New Roman"/>
                <w:color w:val="auto"/>
                <w:sz w:val="18"/>
                <w:szCs w:val="18"/>
                <w:lang w:val="en-IE"/>
                <w:rPrChange w:id="9449" w:author="Johan Granander" w:date="2026-07-28T15:03:00Z">
                  <w:rPr>
                    <w:del w:id="9450" w:author="He Han" w:date="2026-10-22T22:09:00Z"/>
                    <w:rFonts w:ascii="Times New Roman" w:eastAsia="仿宋_GB2312" w:hAnsi="Times New Roman" w:cs="Times New Roman"/>
                    <w:color w:val="auto"/>
                    <w:sz w:val="18"/>
                    <w:szCs w:val="18"/>
                  </w:rPr>
                </w:rPrChange>
              </w:rPr>
            </w:pPr>
            <w:del w:id="9451" w:author="He Han" w:date="2026-10-22T22:09:00Z">
              <w:r w:rsidRPr="00BB7730" w:rsidDel="00153539">
                <w:rPr>
                  <w:rFonts w:ascii="Times New Roman" w:hAnsi="Times New Roman" w:cs="Times New Roman"/>
                  <w:color w:val="auto"/>
                  <w:sz w:val="18"/>
                  <w:szCs w:val="18"/>
                  <w:shd w:val="clear" w:color="auto" w:fill="FFFFFF"/>
                  <w:lang w:val="en-IE"/>
                  <w:rPrChange w:id="9452"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9453" w:author="Johan Granander" w:date="2026-07-28T15:03:00Z">
                    <w:rPr>
                      <w:rFonts w:ascii="Times New Roman" w:eastAsia="仿宋_GB2312" w:hAnsi="Times New Roman" w:cs="Times New Roman"/>
                      <w:color w:val="auto"/>
                      <w:sz w:val="18"/>
                      <w:szCs w:val="18"/>
                    </w:rPr>
                  </w:rPrChange>
                </w:rPr>
                <w:delText>PTFE</w:delText>
              </w:r>
            </w:del>
          </w:p>
          <w:p w14:paraId="45EB38A7" w14:textId="2FA504D6" w:rsidR="00AD243C" w:rsidRPr="00BB7730" w:rsidDel="00153539" w:rsidRDefault="00AD243C" w:rsidP="00AD243C">
            <w:pPr>
              <w:jc w:val="both"/>
              <w:rPr>
                <w:del w:id="9454" w:author="He Han" w:date="2026-10-22T22:09:00Z"/>
                <w:rFonts w:ascii="Times New Roman" w:hAnsi="Times New Roman" w:cs="Times New Roman"/>
                <w:color w:val="auto"/>
                <w:sz w:val="18"/>
                <w:szCs w:val="18"/>
                <w:shd w:val="clear" w:color="auto" w:fill="FFFFFF"/>
                <w:lang w:val="en-IE"/>
                <w:rPrChange w:id="9455" w:author="Johan Granander" w:date="2026-07-28T15:03:00Z">
                  <w:rPr>
                    <w:del w:id="9456" w:author="He Han" w:date="2026-10-22T22:09:00Z"/>
                    <w:rFonts w:ascii="Times New Roman" w:hAnsi="Times New Roman" w:cs="Times New Roman"/>
                    <w:color w:val="auto"/>
                    <w:sz w:val="18"/>
                    <w:szCs w:val="18"/>
                    <w:shd w:val="clear" w:color="auto" w:fill="FFFFFF"/>
                  </w:rPr>
                </w:rPrChange>
              </w:rPr>
            </w:pPr>
            <w:del w:id="9457" w:author="He Han" w:date="2026-10-22T22:09:00Z">
              <w:r w:rsidRPr="00BB7730" w:rsidDel="00153539">
                <w:rPr>
                  <w:rFonts w:ascii="Times New Roman" w:hAnsi="Times New Roman" w:cs="Times New Roman"/>
                  <w:color w:val="auto"/>
                  <w:sz w:val="18"/>
                  <w:szCs w:val="18"/>
                  <w:shd w:val="clear" w:color="auto" w:fill="FFFFFF"/>
                  <w:lang w:val="en-IE"/>
                  <w:rPrChange w:id="9458" w:author="Johan Granander" w:date="2026-07-28T15:03:00Z">
                    <w:rPr>
                      <w:rFonts w:ascii="Times New Roman" w:hAnsi="Times New Roman" w:cs="Times New Roman"/>
                      <w:color w:val="auto"/>
                      <w:sz w:val="18"/>
                      <w:szCs w:val="18"/>
                      <w:shd w:val="clear" w:color="auto" w:fill="FFFFFF"/>
                    </w:rPr>
                  </w:rPrChange>
                </w:rPr>
                <w:delText>Sight glass: Glass</w:delText>
              </w:r>
            </w:del>
          </w:p>
          <w:p w14:paraId="6BE93B21" w14:textId="5E7301F2" w:rsidR="00AD243C" w:rsidRPr="00BB7730" w:rsidDel="00153539" w:rsidRDefault="00AD243C" w:rsidP="00AD243C">
            <w:pPr>
              <w:jc w:val="both"/>
              <w:rPr>
                <w:del w:id="9459" w:author="He Han" w:date="2026-10-22T22:09:00Z"/>
                <w:rFonts w:ascii="Times New Roman" w:eastAsia="仿宋_GB2312" w:hAnsi="Times New Roman" w:cs="Times New Roman"/>
                <w:color w:val="auto"/>
                <w:sz w:val="18"/>
                <w:szCs w:val="18"/>
                <w:lang w:val="en-IE"/>
                <w:rPrChange w:id="9460" w:author="Johan Granander" w:date="2026-07-28T15:03:00Z">
                  <w:rPr>
                    <w:del w:id="9461" w:author="He Han" w:date="2026-10-22T22:09:00Z"/>
                    <w:rFonts w:ascii="Times New Roman" w:eastAsia="仿宋_GB2312" w:hAnsi="Times New Roman" w:cs="Times New Roman"/>
                    <w:color w:val="auto"/>
                    <w:sz w:val="18"/>
                    <w:szCs w:val="18"/>
                  </w:rPr>
                </w:rPrChange>
              </w:rPr>
            </w:pPr>
            <w:del w:id="9462" w:author="He Han" w:date="2026-10-22T22:09:00Z">
              <w:r w:rsidRPr="00BB7730" w:rsidDel="00153539">
                <w:rPr>
                  <w:rFonts w:ascii="Times New Roman" w:hAnsi="Times New Roman" w:cs="Times New Roman"/>
                  <w:color w:val="auto"/>
                  <w:sz w:val="18"/>
                  <w:szCs w:val="18"/>
                  <w:shd w:val="clear" w:color="auto" w:fill="FFFFFF"/>
                  <w:lang w:val="en-IE"/>
                  <w:rPrChange w:id="9463"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9464" w:author="Johan Granander" w:date="2026-07-28T15:03:00Z">
                    <w:rPr>
                      <w:rFonts w:ascii="Times New Roman" w:eastAsia="仿宋_GB2312" w:hAnsi="Times New Roman" w:cs="Times New Roman"/>
                      <w:color w:val="auto"/>
                      <w:sz w:val="18"/>
                      <w:szCs w:val="18"/>
                    </w:rPr>
                  </w:rPrChange>
                </w:rPr>
                <w:delText xml:space="preserve"> 316L</w:delText>
              </w:r>
            </w:del>
          </w:p>
          <w:p w14:paraId="547F41F2" w14:textId="59AD03C9" w:rsidR="00AD243C" w:rsidRPr="00BB7730" w:rsidDel="00153539" w:rsidRDefault="00AD243C" w:rsidP="00AD243C">
            <w:pPr>
              <w:jc w:val="both"/>
              <w:rPr>
                <w:del w:id="9465" w:author="He Han" w:date="2026-10-22T22:09:00Z"/>
                <w:rFonts w:ascii="Times New Roman" w:eastAsiaTheme="minorEastAsia" w:hAnsi="Times New Roman" w:cs="Times New Roman"/>
                <w:color w:val="auto"/>
                <w:sz w:val="18"/>
                <w:szCs w:val="18"/>
                <w:shd w:val="clear" w:color="auto" w:fill="FFFFFF"/>
                <w:lang w:eastAsia="zh-CN"/>
              </w:rPr>
            </w:pPr>
            <w:del w:id="9466"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p>
          <w:p w14:paraId="3111D1C2" w14:textId="5D771088" w:rsidR="00AD243C" w:rsidRPr="00BB7730" w:rsidDel="00153539" w:rsidRDefault="00AD243C" w:rsidP="00AD243C">
            <w:pPr>
              <w:jc w:val="both"/>
              <w:rPr>
                <w:del w:id="9467" w:author="He Han" w:date="2026-10-22T22:09:00Z"/>
                <w:rFonts w:ascii="Times New Roman" w:hAnsi="Times New Roman" w:cs="Times New Roman"/>
                <w:color w:val="0000FF"/>
                <w:sz w:val="18"/>
                <w:szCs w:val="18"/>
                <w:shd w:val="clear" w:color="auto" w:fill="FFFFFF"/>
              </w:rPr>
            </w:pPr>
            <w:del w:id="9468" w:author="He Han" w:date="2026-10-22T22:09:00Z">
              <w:r w:rsidRPr="00BB7730" w:rsidDel="00153539">
                <w:rPr>
                  <w:rFonts w:ascii="Times New Roman" w:hAnsi="Times New Roman" w:cs="Times New Roman"/>
                  <w:color w:val="0000FF"/>
                  <w:sz w:val="18"/>
                  <w:szCs w:val="18"/>
                  <w:shd w:val="clear" w:color="auto" w:fill="FFFFFF"/>
                </w:rPr>
                <w:delText>Nitrogen distribution piping: C-276</w:delText>
              </w:r>
            </w:del>
          </w:p>
          <w:p w14:paraId="05485F32" w14:textId="3BC21B6E" w:rsidR="00AD243C" w:rsidRPr="00BB7730" w:rsidDel="00153539" w:rsidRDefault="00AD243C" w:rsidP="00AD243C">
            <w:pPr>
              <w:jc w:val="both"/>
              <w:rPr>
                <w:del w:id="9469" w:author="He Han" w:date="2026-10-22T22:09:00Z"/>
                <w:rFonts w:ascii="Times New Roman" w:hAnsi="Times New Roman" w:cs="Times New Roman"/>
                <w:color w:val="auto"/>
                <w:sz w:val="18"/>
                <w:szCs w:val="18"/>
                <w:shd w:val="clear" w:color="auto" w:fill="FFFFFF"/>
              </w:rPr>
            </w:pPr>
            <w:del w:id="9470"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66617ABA" w14:textId="20A325A0" w:rsidR="00AD243C" w:rsidRPr="00BB7730" w:rsidRDefault="00AD243C" w:rsidP="00AD243C">
            <w:pPr>
              <w:jc w:val="both"/>
              <w:rPr>
                <w:rFonts w:ascii="Times New Roman" w:eastAsia="仿宋_GB2312" w:hAnsi="Times New Roman" w:cs="Times New Roman"/>
                <w:color w:val="auto"/>
                <w:sz w:val="18"/>
                <w:szCs w:val="18"/>
              </w:rPr>
            </w:pPr>
            <w:del w:id="9471"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9472" w:author="Xuning Wei12232" w:date="2026-07-27T18:11:00Z">
              <w:tcPr>
                <w:tcW w:w="388" w:type="pct"/>
                <w:gridSpan w:val="4"/>
                <w:vMerge w:val="restart"/>
                <w:shd w:val="clear" w:color="auto" w:fill="FFFFFF" w:themeFill="background1"/>
                <w:vAlign w:val="center"/>
              </w:tcPr>
            </w:tcPrChange>
          </w:tcPr>
          <w:p w14:paraId="44AE1ED1" w14:textId="77777777" w:rsidR="00AD243C" w:rsidRPr="00BB7730" w:rsidRDefault="00AD243C" w:rsidP="00AD243C">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9473" w:author="Xuning Wei12232" w:date="2026-07-27T18:11:00Z">
              <w:tcPr>
                <w:tcW w:w="354" w:type="pct"/>
                <w:gridSpan w:val="3"/>
                <w:vMerge w:val="restart"/>
                <w:shd w:val="clear" w:color="auto" w:fill="FFFFFF" w:themeFill="background1"/>
                <w:vAlign w:val="center"/>
              </w:tcPr>
            </w:tcPrChange>
          </w:tcPr>
          <w:p w14:paraId="66E10B52" w14:textId="77777777" w:rsidR="00AD243C" w:rsidRPr="00BB7730" w:rsidRDefault="00AD243C" w:rsidP="00AD243C">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9474" w:author="Xuning Wei12232" w:date="2026-07-27T18:11:00Z">
              <w:tcPr>
                <w:tcW w:w="322" w:type="pct"/>
                <w:gridSpan w:val="3"/>
                <w:vAlign w:val="center"/>
              </w:tcPr>
            </w:tcPrChange>
          </w:tcPr>
          <w:p w14:paraId="627C28FF" w14:textId="77777777" w:rsidR="00AD243C" w:rsidRPr="00BB7730" w:rsidRDefault="003E162E"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11861556"/>
                <w14:checkbox>
                  <w14:checked w14:val="1"/>
                  <w14:checkedState w14:val="2612" w14:font="MS Gothic"/>
                  <w14:uncheckedState w14:val="2610" w14:font="MS Gothic"/>
                </w14:checkbox>
              </w:sdtPr>
              <w:sdtEndPr/>
              <w:sdtContent>
                <w:r w:rsidR="00AD243C" w:rsidRPr="00BB7730">
                  <w:rPr>
                    <w:rFonts w:ascii="Segoe UI Symbol" w:eastAsia="仿宋_GB2312" w:hAnsi="Segoe UI Symbol" w:cs="Segoe UI Symbol"/>
                    <w:color w:val="auto"/>
                    <w:sz w:val="18"/>
                    <w:szCs w:val="18"/>
                  </w:rPr>
                  <w:t>☒</w:t>
                </w:r>
              </w:sdtContent>
            </w:sdt>
            <w:r w:rsidR="00AD243C" w:rsidRPr="00BB7730">
              <w:rPr>
                <w:rFonts w:ascii="Times New Roman" w:eastAsia="仿宋_GB2312" w:hAnsi="Times New Roman" w:cs="Times New Roman"/>
                <w:color w:val="auto"/>
                <w:sz w:val="18"/>
                <w:szCs w:val="18"/>
              </w:rPr>
              <w:t>Yes</w:t>
            </w:r>
          </w:p>
        </w:tc>
        <w:tc>
          <w:tcPr>
            <w:tcW w:w="638" w:type="pct"/>
            <w:vAlign w:val="center"/>
            <w:tcPrChange w:id="9475" w:author="Xuning Wei12232" w:date="2026-07-27T18:11:00Z">
              <w:tcPr>
                <w:tcW w:w="733" w:type="pct"/>
                <w:gridSpan w:val="3"/>
                <w:vAlign w:val="center"/>
              </w:tcPr>
            </w:tcPrChange>
          </w:tcPr>
          <w:p w14:paraId="503DA12B" w14:textId="77777777" w:rsidR="00AD243C" w:rsidRPr="00BB7730" w:rsidRDefault="003E162E"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26746527"/>
                <w14:checkbox>
                  <w14:checked w14:val="0"/>
                  <w14:checkedState w14:val="2612" w14:font="MS Gothic"/>
                  <w14:uncheckedState w14:val="2610" w14:font="MS Gothic"/>
                </w14:checkbox>
              </w:sdtPr>
              <w:sdtEndPr/>
              <w:sdtContent>
                <w:r w:rsidR="00AD243C" w:rsidRPr="00BB7730">
                  <w:rPr>
                    <w:rFonts w:ascii="Segoe UI Symbol" w:eastAsia="仿宋_GB2312" w:hAnsi="Segoe UI Symbol" w:cs="Segoe UI Symbol"/>
                    <w:color w:val="auto"/>
                    <w:sz w:val="18"/>
                    <w:szCs w:val="18"/>
                  </w:rPr>
                  <w:t>☐</w:t>
                </w:r>
              </w:sdtContent>
            </w:sdt>
            <w:r w:rsidR="00AD243C"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9476" w:author="Xuning Wei12232" w:date="2026-07-27T18:11:00Z">
              <w:tcPr>
                <w:tcW w:w="654" w:type="pct"/>
                <w:vMerge w:val="restart"/>
                <w:vAlign w:val="center"/>
              </w:tcPr>
            </w:tcPrChange>
          </w:tcPr>
          <w:p w14:paraId="39D0043C" w14:textId="77777777" w:rsidR="00AD243C" w:rsidRPr="00BB7730" w:rsidRDefault="003E162E"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6539982"/>
                <w14:checkbox>
                  <w14:checked w14:val="0"/>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kern w:val="0"/>
                <w:sz w:val="18"/>
                <w:szCs w:val="18"/>
                <w:lang w:eastAsia="zh-CN"/>
              </w:rPr>
              <w:t>Asymchem R&amp;D Lab:</w:t>
            </w:r>
            <w:r w:rsidR="00AD243C" w:rsidRPr="00BB7730">
              <w:rPr>
                <w:rFonts w:ascii="Times New Roman" w:eastAsia="仿宋_GB2312" w:hAnsi="Times New Roman" w:cs="Times New Roman"/>
                <w:color w:val="auto"/>
                <w:kern w:val="0"/>
                <w:sz w:val="18"/>
                <w:szCs w:val="18"/>
                <w:u w:val="single"/>
                <w:lang w:eastAsia="zh-CN"/>
              </w:rPr>
              <w:t xml:space="preserve"> N/A </w:t>
            </w:r>
          </w:p>
          <w:p w14:paraId="7C3F3D8C" w14:textId="5AD003FD" w:rsidR="00AD243C" w:rsidRPr="00BB7730" w:rsidRDefault="003E162E"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28304373"/>
                <w14:checkbox>
                  <w14:checked w14:val="1"/>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kern w:val="0"/>
                <w:sz w:val="18"/>
                <w:szCs w:val="18"/>
                <w:lang w:eastAsia="zh-CN"/>
              </w:rPr>
              <w:t>Asymchem Production data, Lot Number:</w:t>
            </w:r>
            <w:r w:rsidR="00AD243C" w:rsidRPr="00BB7730">
              <w:rPr>
                <w:rFonts w:ascii="Times New Roman" w:eastAsia="仿宋_GB2312" w:hAnsi="Times New Roman" w:cs="Times New Roman"/>
                <w:color w:val="auto"/>
                <w:kern w:val="0"/>
                <w:sz w:val="18"/>
                <w:szCs w:val="18"/>
                <w:u w:val="single"/>
                <w:lang w:eastAsia="zh-CN"/>
              </w:rPr>
              <w:t xml:space="preserve">   </w:t>
            </w:r>
            <w:del w:id="9477" w:author="Xuning Wei12232" w:date="2026-07-27T17:56:00Z">
              <w:r w:rsidR="00AD243C" w:rsidRPr="00BB7730" w:rsidDel="00F338FC">
                <w:rPr>
                  <w:rFonts w:ascii="Times New Roman" w:eastAsia="仿宋_GB2312" w:hAnsi="Times New Roman" w:cs="Times New Roman"/>
                  <w:color w:val="auto"/>
                  <w:kern w:val="0"/>
                  <w:sz w:val="18"/>
                  <w:szCs w:val="18"/>
                  <w:u w:val="single"/>
                  <w:lang w:eastAsia="zh-CN"/>
                </w:rPr>
                <w:delText>CPo140020-02-01-02</w:delText>
              </w:r>
            </w:del>
            <w:ins w:id="9478"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AD243C" w:rsidRPr="00BB7730">
              <w:rPr>
                <w:rFonts w:ascii="Times New Roman" w:eastAsia="仿宋_GB2312" w:hAnsi="Times New Roman" w:cs="Times New Roman"/>
                <w:color w:val="auto"/>
                <w:kern w:val="0"/>
                <w:sz w:val="18"/>
                <w:szCs w:val="18"/>
                <w:u w:val="single"/>
                <w:lang w:eastAsia="zh-CN"/>
              </w:rPr>
              <w:t xml:space="preserve">    </w:t>
            </w:r>
          </w:p>
          <w:p w14:paraId="21291634" w14:textId="77777777" w:rsidR="00AD243C" w:rsidRPr="00BB7730" w:rsidRDefault="003E162E" w:rsidP="00AD243C">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220094928"/>
                <w14:checkbox>
                  <w14:checked w14:val="0"/>
                  <w14:checkedState w14:val="2612" w14:font="MS Gothic"/>
                  <w14:uncheckedState w14:val="2610" w14:font="MS Gothic"/>
                </w14:checkbox>
              </w:sdtPr>
              <w:sdtEndPr/>
              <w:sdtContent>
                <w:r w:rsidR="00AD243C" w:rsidRPr="00BB7730">
                  <w:rPr>
                    <w:rFonts w:ascii="Segoe UI Symbol" w:eastAsia="仿宋_GB2312"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kern w:val="0"/>
                <w:sz w:val="18"/>
                <w:szCs w:val="18"/>
                <w:lang w:eastAsia="zh-CN"/>
              </w:rPr>
              <w:t>Supplier data:</w:t>
            </w:r>
            <w:r w:rsidR="00AD243C" w:rsidRPr="00BB7730">
              <w:rPr>
                <w:rFonts w:ascii="Times New Roman" w:eastAsia="仿宋_GB2312" w:hAnsi="Times New Roman" w:cs="Times New Roman"/>
                <w:color w:val="auto"/>
                <w:kern w:val="0"/>
                <w:sz w:val="18"/>
                <w:szCs w:val="18"/>
                <w:u w:val="single"/>
                <w:lang w:eastAsia="zh-CN"/>
              </w:rPr>
              <w:t xml:space="preserve"> N/A</w:t>
            </w:r>
            <w:r w:rsidR="00AD243C" w:rsidRPr="00BB7730">
              <w:rPr>
                <w:rFonts w:ascii="Times New Roman" w:eastAsia="仿宋_GB2312" w:hAnsi="Times New Roman" w:cs="Times New Roman"/>
                <w:color w:val="auto"/>
                <w:kern w:val="0"/>
                <w:sz w:val="18"/>
                <w:szCs w:val="18"/>
                <w:lang w:eastAsia="zh-CN"/>
              </w:rPr>
              <w:t xml:space="preserve"> </w:t>
            </w:r>
          </w:p>
          <w:p w14:paraId="4045838F" w14:textId="4EF31F5D" w:rsidR="00AD243C" w:rsidRPr="00BB7730" w:rsidRDefault="003E162E"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11768966"/>
                <w14:checkbox>
                  <w14:checked w14:val="1"/>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
                  <w:t>☒</w:t>
                </w:r>
              </w:sdtContent>
            </w:sdt>
            <w:r w:rsidR="00AD243C" w:rsidRPr="00BB7730">
              <w:rPr>
                <w:rFonts w:ascii="Times New Roman" w:eastAsia="仿宋_GB2312" w:hAnsi="Times New Roman" w:cs="Times New Roman"/>
                <w:color w:val="auto"/>
                <w:kern w:val="0"/>
                <w:sz w:val="18"/>
                <w:szCs w:val="18"/>
              </w:rPr>
              <w:t xml:space="preserve"> *</w:t>
            </w:r>
            <w:r w:rsidR="00AD243C" w:rsidRPr="00BB7730">
              <w:rPr>
                <w:rFonts w:ascii="Times New Roman" w:eastAsia="仿宋_GB2312" w:hAnsi="Times New Roman" w:cs="Times New Roman"/>
                <w:color w:val="auto"/>
                <w:sz w:val="18"/>
                <w:szCs w:val="18"/>
                <w:lang w:eastAsia="zh-CN"/>
              </w:rPr>
              <w:t>Handbook &amp; Page:</w:t>
            </w:r>
            <w:r w:rsidR="00AD243C" w:rsidRPr="00BB7730">
              <w:rPr>
                <w:rFonts w:ascii="Times New Roman" w:eastAsia="仿宋_GB2312" w:hAnsi="Times New Roman" w:cs="Times New Roman"/>
                <w:color w:val="auto"/>
                <w:sz w:val="18"/>
                <w:szCs w:val="18"/>
                <w:u w:val="single"/>
                <w:lang w:eastAsia="zh-CN"/>
              </w:rPr>
              <w:t xml:space="preserve"> </w:t>
            </w:r>
            <w:r w:rsidR="00AD243C" w:rsidRPr="00BB7730">
              <w:rPr>
                <w:rFonts w:ascii="Times New Roman" w:eastAsia="仿宋_GB2312" w:hAnsi="Times New Roman" w:cs="Times New Roman"/>
                <w:color w:val="auto"/>
                <w:sz w:val="18"/>
                <w:szCs w:val="18"/>
                <w:u w:val="single"/>
              </w:rPr>
              <w:t xml:space="preserve">The Pilot Plant Real Book Page 10-14&amp;10-15, </w:t>
            </w:r>
            <w:r w:rsidR="00AD243C" w:rsidRPr="00BB7730">
              <w:rPr>
                <w:rFonts w:ascii="Times New Roman" w:eastAsia="仿宋_GB2312" w:hAnsi="Times New Roman" w:cs="Times New Roman"/>
                <w:color w:val="auto"/>
                <w:kern w:val="0"/>
                <w:sz w:val="18"/>
                <w:szCs w:val="18"/>
                <w:u w:val="single"/>
                <w:lang w:eastAsia="zh-CN"/>
              </w:rPr>
              <w:t xml:space="preserve">   </w:t>
            </w:r>
          </w:p>
          <w:p w14:paraId="066523CA" w14:textId="09635232" w:rsidR="00AD243C" w:rsidRPr="00BB7730" w:rsidRDefault="003E162E"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812589924"/>
                <w14:checkbox>
                  <w14:checked w14:val="1"/>
                  <w14:checkedState w14:val="2612" w14:font="MS Gothic"/>
                  <w14:uncheckedState w14:val="2610" w14:font="MS Gothic"/>
                </w14:checkbox>
              </w:sdtPr>
              <w:sdtEndPr/>
              <w:sdtContent>
                <w:r w:rsidR="00AD243C" w:rsidRPr="00BB7730">
                  <w:rPr>
                    <w:rFonts w:ascii="Segoe UI Symbol" w:eastAsia="MS Gothic" w:hAnsi="Segoe UI Symbol" w:cs="Segoe UI Symbol"/>
                    <w:b/>
                    <w:color w:val="auto"/>
                    <w:sz w:val="18"/>
                    <w:szCs w:val="18"/>
                    <w:rPrChange w:id="9479" w:author="He Han" w:date="2026-10-13T14:04:00Z">
                      <w:rPr>
                        <w:rFonts w:ascii="Segoe UI Symbol" w:eastAsia="MS Gothic" w:hAnsi="Segoe UI Symbol" w:cs="Segoe UI Symbol"/>
                        <w:color w:val="auto"/>
                        <w:sz w:val="18"/>
                        <w:szCs w:val="18"/>
                      </w:rPr>
                    </w:rPrChange>
                  </w:rPr>
                  <w:t>☒</w:t>
                </w:r>
              </w:sdtContent>
            </w:sdt>
            <w:r w:rsidR="00AD243C" w:rsidRPr="00BB7730">
              <w:rPr>
                <w:rFonts w:ascii="Times New Roman" w:eastAsia="仿宋_GB2312" w:hAnsi="Times New Roman" w:cs="Times New Roman"/>
                <w:b/>
                <w:color w:val="auto"/>
                <w:sz w:val="18"/>
                <w:szCs w:val="18"/>
                <w:rPrChange w:id="9480" w:author="He Han" w:date="2026-10-13T14:04:00Z">
                  <w:rPr>
                    <w:rFonts w:ascii="Times New Roman" w:eastAsia="仿宋_GB2312" w:hAnsi="Times New Roman" w:cs="Times New Roman"/>
                    <w:color w:val="auto"/>
                    <w:sz w:val="18"/>
                    <w:szCs w:val="18"/>
                  </w:rPr>
                </w:rPrChange>
              </w:rPr>
              <w:t xml:space="preserve"> </w:t>
            </w:r>
            <w:r w:rsidR="00AD243C" w:rsidRPr="00BB7730">
              <w:rPr>
                <w:rFonts w:ascii="Times New Roman" w:eastAsia="仿宋_GB2312" w:hAnsi="Times New Roman" w:cs="Times New Roman"/>
                <w:color w:val="auto"/>
                <w:sz w:val="18"/>
                <w:szCs w:val="18"/>
              </w:rPr>
              <w:t>Other</w:t>
            </w:r>
            <w:r w:rsidR="00AD243C" w:rsidRPr="00BB7730">
              <w:rPr>
                <w:rFonts w:ascii="Times New Roman" w:eastAsia="仿宋_GB2312" w:hAnsi="Times New Roman" w:cs="Times New Roman"/>
                <w:color w:val="auto"/>
                <w:sz w:val="18"/>
                <w:szCs w:val="18"/>
                <w:lang w:eastAsia="zh-CN"/>
              </w:rPr>
              <w:t>:</w:t>
            </w:r>
            <w:r w:rsidR="00AD243C" w:rsidRPr="00BB7730">
              <w:rPr>
                <w:rFonts w:ascii="Times New Roman" w:eastAsia="仿宋_GB2312" w:hAnsi="Times New Roman" w:cs="Times New Roman"/>
                <w:color w:val="auto"/>
                <w:kern w:val="0"/>
                <w:sz w:val="18"/>
                <w:szCs w:val="18"/>
                <w:u w:val="single"/>
                <w:lang w:eastAsia="zh-CN"/>
              </w:rPr>
              <w:t xml:space="preserve"> </w:t>
            </w:r>
            <w:del w:id="9481" w:author="He Han" w:date="2026-08-27T15:38:00Z">
              <w:r w:rsidR="00AD243C" w:rsidRPr="00BB7730" w:rsidDel="006B7068">
                <w:rPr>
                  <w:rFonts w:ascii="Times New Roman" w:eastAsia="仿宋_GB2312" w:hAnsi="Times New Roman" w:cs="Times New Roman"/>
                  <w:color w:val="auto"/>
                  <w:kern w:val="0"/>
                  <w:sz w:val="18"/>
                  <w:szCs w:val="18"/>
                  <w:u w:val="single"/>
                  <w:lang w:eastAsia="zh-CN"/>
                </w:rPr>
                <w:delText xml:space="preserve">    </w:delText>
              </w:r>
            </w:del>
            <w:r w:rsidR="00AD243C"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salts.The material demonstrates good corrosion resistance, including tolerance to organic solvents.The solvents are neutral, and the material compatibility is confirmed.   </w:t>
            </w:r>
          </w:p>
        </w:tc>
      </w:tr>
      <w:tr w:rsidR="005342B4" w:rsidRPr="00BB7730" w14:paraId="3C3B60F6" w14:textId="77777777" w:rsidTr="000A425F">
        <w:trPr>
          <w:trHeight w:val="4990"/>
          <w:trPrChange w:id="9482" w:author="Xuning Wei12232" w:date="2026-07-27T18:11:00Z">
            <w:trPr>
              <w:trHeight w:val="6633"/>
            </w:trPr>
          </w:trPrChange>
        </w:trPr>
        <w:tc>
          <w:tcPr>
            <w:tcW w:w="281" w:type="pct"/>
            <w:vMerge/>
            <w:shd w:val="clear" w:color="auto" w:fill="FFFFFF" w:themeFill="background1"/>
            <w:vAlign w:val="center"/>
            <w:tcPrChange w:id="9483" w:author="Xuning Wei12232" w:date="2026-07-27T18:11:00Z">
              <w:tcPr>
                <w:tcW w:w="284" w:type="pct"/>
                <w:gridSpan w:val="3"/>
                <w:vMerge/>
                <w:shd w:val="clear" w:color="auto" w:fill="FFFFFF" w:themeFill="background1"/>
                <w:vAlign w:val="center"/>
              </w:tcPr>
            </w:tcPrChange>
          </w:tcPr>
          <w:p w14:paraId="20AC7192"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9484" w:author="Xuning Wei12232" w:date="2026-07-27T18:11:00Z">
              <w:tcPr>
                <w:tcW w:w="1217" w:type="pct"/>
                <w:gridSpan w:val="3"/>
                <w:vMerge/>
                <w:shd w:val="clear" w:color="auto" w:fill="FFFFFF" w:themeFill="background1"/>
                <w:vAlign w:val="center"/>
              </w:tcPr>
            </w:tcPrChange>
          </w:tcPr>
          <w:p w14:paraId="128DBFF0"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9485" w:author="Xuning Wei12232" w:date="2026-07-27T18:11:00Z">
              <w:tcPr>
                <w:tcW w:w="1049" w:type="pct"/>
                <w:gridSpan w:val="5"/>
                <w:vMerge/>
                <w:shd w:val="clear" w:color="auto" w:fill="FFFFFF" w:themeFill="background1"/>
                <w:vAlign w:val="center"/>
              </w:tcPr>
            </w:tcPrChange>
          </w:tcPr>
          <w:p w14:paraId="6309221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9486" w:author="Xuning Wei12232" w:date="2026-07-27T18:11:00Z">
              <w:tcPr>
                <w:tcW w:w="388" w:type="pct"/>
                <w:gridSpan w:val="4"/>
                <w:vMerge/>
                <w:shd w:val="clear" w:color="auto" w:fill="FFFFFF" w:themeFill="background1"/>
                <w:vAlign w:val="center"/>
              </w:tcPr>
            </w:tcPrChange>
          </w:tcPr>
          <w:p w14:paraId="706EC11F"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9487" w:author="Xuning Wei12232" w:date="2026-07-27T18:11:00Z">
              <w:tcPr>
                <w:tcW w:w="354" w:type="pct"/>
                <w:gridSpan w:val="3"/>
                <w:vMerge/>
                <w:shd w:val="clear" w:color="auto" w:fill="FFFFFF" w:themeFill="background1"/>
                <w:vAlign w:val="center"/>
              </w:tcPr>
            </w:tcPrChange>
          </w:tcPr>
          <w:p w14:paraId="63F3B580" w14:textId="77777777" w:rsidR="00143102" w:rsidRPr="00BB7730" w:rsidRDefault="00143102" w:rsidP="0030647B">
            <w:pPr>
              <w:jc w:val="both"/>
              <w:rPr>
                <w:rFonts w:ascii="Times New Roman" w:eastAsia="仿宋_GB2312" w:hAnsi="Times New Roman" w:cs="Times New Roman"/>
                <w:color w:val="auto"/>
                <w:sz w:val="18"/>
                <w:szCs w:val="18"/>
              </w:rPr>
            </w:pPr>
          </w:p>
        </w:tc>
        <w:tc>
          <w:tcPr>
            <w:tcW w:w="289" w:type="pct"/>
            <w:vAlign w:val="center"/>
            <w:tcPrChange w:id="9488" w:author="Xuning Wei12232" w:date="2026-07-27T18:11:00Z">
              <w:tcPr>
                <w:tcW w:w="322" w:type="pct"/>
                <w:gridSpan w:val="3"/>
                <w:vAlign w:val="center"/>
              </w:tcPr>
            </w:tcPrChange>
          </w:tcPr>
          <w:p w14:paraId="1786D76E"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914351829"/>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2B0347F7"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037546252"/>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37ECA0A1" w14:textId="3B8DA480"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847531233"/>
                <w14:checkbox>
                  <w14:checked w14:val="1"/>
                  <w14:checkedState w14:val="2612" w14:font="MS Gothic"/>
                  <w14:uncheckedState w14:val="2610" w14:font="MS Gothic"/>
                </w14:checkbox>
              </w:sdtPr>
              <w:sdtEndPr/>
              <w:sdtContent>
                <w:r w:rsidR="000A425F"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9489" w:author="Xuning Wei12232" w:date="2026-07-27T18:11:00Z">
              <w:tcPr>
                <w:tcW w:w="733" w:type="pct"/>
                <w:gridSpan w:val="3"/>
                <w:vAlign w:val="center"/>
              </w:tcPr>
            </w:tcPrChange>
          </w:tcPr>
          <w:p w14:paraId="0BDB086C" w14:textId="523AF935"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According to The Pilot Plant Real Book Page 10-14&amp;10-15, Dimethylformamide is compatible with SS, 306 SS and PTFE; Based on Asymchem previous campaign production data and experience Dimethylformamide is also compatible with Glass, HSS and SS</w:t>
            </w:r>
          </w:p>
        </w:tc>
        <w:tc>
          <w:tcPr>
            <w:tcW w:w="792" w:type="pct"/>
            <w:vMerge/>
            <w:vAlign w:val="center"/>
            <w:tcPrChange w:id="9490" w:author="Xuning Wei12232" w:date="2026-07-27T18:11:00Z">
              <w:tcPr>
                <w:tcW w:w="654" w:type="pct"/>
                <w:vMerge/>
                <w:vAlign w:val="center"/>
              </w:tcPr>
            </w:tcPrChange>
          </w:tcPr>
          <w:p w14:paraId="6CDED918"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r>
      <w:tr w:rsidR="005342B4" w:rsidRPr="00BB7730" w14:paraId="6E15F4E6" w14:textId="77777777" w:rsidTr="000A425F">
        <w:trPr>
          <w:trHeight w:val="1831"/>
          <w:trPrChange w:id="9491" w:author="Xuning Wei12232" w:date="2026-07-27T18:11:00Z">
            <w:trPr>
              <w:trHeight w:val="397"/>
            </w:trPr>
          </w:trPrChange>
        </w:trPr>
        <w:tc>
          <w:tcPr>
            <w:tcW w:w="281" w:type="pct"/>
            <w:vMerge w:val="restart"/>
            <w:shd w:val="clear" w:color="auto" w:fill="FFFFFF" w:themeFill="background1"/>
            <w:vAlign w:val="center"/>
            <w:tcPrChange w:id="9492" w:author="Xuning Wei12232" w:date="2026-07-27T18:11:00Z">
              <w:tcPr>
                <w:tcW w:w="284" w:type="pct"/>
                <w:gridSpan w:val="3"/>
                <w:vMerge w:val="restart"/>
                <w:shd w:val="clear" w:color="auto" w:fill="FFFFFF" w:themeFill="background1"/>
                <w:vAlign w:val="center"/>
              </w:tcPr>
            </w:tcPrChange>
          </w:tcPr>
          <w:p w14:paraId="4D037EEE" w14:textId="5BBFE679" w:rsidR="005E21AC" w:rsidRPr="00BB7730" w:rsidRDefault="009478EE">
            <w:pPr>
              <w:jc w:val="center"/>
              <w:rPr>
                <w:rFonts w:ascii="Times New Roman" w:eastAsia="仿宋_GB2312" w:hAnsi="Times New Roman" w:cs="Times New Roman"/>
                <w:color w:val="auto"/>
                <w:sz w:val="18"/>
                <w:szCs w:val="18"/>
                <w:lang w:eastAsia="zh-CN"/>
              </w:rPr>
              <w:pPrChange w:id="9493" w:author="Xuning Wei12232" w:date="2026-07-27T18:08:00Z">
                <w:pPr>
                  <w:jc w:val="both"/>
                </w:pPr>
              </w:pPrChange>
            </w:pPr>
            <w:del w:id="9494" w:author="Xuning Wei12232" w:date="2026-07-27T16:09:00Z">
              <w:r w:rsidRPr="00BB7730" w:rsidDel="00AD243C">
                <w:rPr>
                  <w:rFonts w:ascii="Times New Roman" w:eastAsia="仿宋_GB2312" w:hAnsi="Times New Roman" w:cs="Times New Roman"/>
                  <w:color w:val="auto"/>
                  <w:sz w:val="18"/>
                  <w:szCs w:val="18"/>
                  <w:lang w:eastAsia="zh-CN"/>
                </w:rPr>
                <w:lastRenderedPageBreak/>
                <w:delText>28</w:delText>
              </w:r>
            </w:del>
            <w:ins w:id="9495" w:author="Xuning Wei12232" w:date="2026-07-27T16:09:00Z">
              <w:r w:rsidR="00AD243C" w:rsidRPr="00BB7730">
                <w:rPr>
                  <w:rFonts w:ascii="Times New Roman" w:eastAsia="仿宋_GB2312" w:hAnsi="Times New Roman" w:cs="Times New Roman"/>
                  <w:color w:val="auto"/>
                  <w:sz w:val="18"/>
                  <w:szCs w:val="18"/>
                  <w:lang w:eastAsia="zh-CN"/>
                </w:rPr>
                <w:t>14</w:t>
              </w:r>
            </w:ins>
          </w:p>
        </w:tc>
        <w:tc>
          <w:tcPr>
            <w:tcW w:w="1217" w:type="pct"/>
            <w:vMerge w:val="restart"/>
            <w:shd w:val="clear" w:color="auto" w:fill="FFFFFF" w:themeFill="background1"/>
            <w:vAlign w:val="center"/>
            <w:tcPrChange w:id="9496" w:author="Xuning Wei12232" w:date="2026-07-27T18:11:00Z">
              <w:tcPr>
                <w:tcW w:w="1217" w:type="pct"/>
                <w:gridSpan w:val="3"/>
                <w:vMerge w:val="restart"/>
                <w:shd w:val="clear" w:color="auto" w:fill="FFFFFF" w:themeFill="background1"/>
                <w:vAlign w:val="center"/>
              </w:tcPr>
            </w:tcPrChange>
          </w:tcPr>
          <w:p w14:paraId="6E7FE6C2" w14:textId="751B9A0A" w:rsidR="00C402FB" w:rsidRPr="00BB7730" w:rsidRDefault="00C402FB" w:rsidP="00C402FB">
            <w:pPr>
              <w:jc w:val="both"/>
              <w:rPr>
                <w:ins w:id="9497" w:author="Xuning Wei12232" w:date="2026-07-27T20:14:00Z"/>
                <w:rFonts w:ascii="Times New Roman" w:eastAsia="仿宋_GB2312" w:hAnsi="Times New Roman" w:cs="Times New Roman"/>
                <w:color w:val="auto"/>
                <w:sz w:val="18"/>
                <w:szCs w:val="18"/>
                <w:lang w:eastAsia="zh-CN"/>
                <w:rPrChange w:id="9498" w:author="He Han" w:date="2026-10-13T13:58:00Z">
                  <w:rPr>
                    <w:ins w:id="9499" w:author="Xuning Wei12232" w:date="2026-07-27T20:14:00Z"/>
                    <w:rFonts w:ascii="Times New Roman" w:eastAsia="仿宋_GB2312" w:hAnsi="Times New Roman" w:cs="Times New Roman"/>
                    <w:color w:val="auto"/>
                    <w:sz w:val="18"/>
                    <w:szCs w:val="18"/>
                    <w:highlight w:val="yellow"/>
                    <w:lang w:eastAsia="zh-CN"/>
                  </w:rPr>
                </w:rPrChange>
              </w:rPr>
            </w:pPr>
            <w:ins w:id="9500" w:author="Xuning Wei12232" w:date="2026-07-27T20:14:00Z">
              <w:r w:rsidRPr="00BB7730">
                <w:rPr>
                  <w:rFonts w:ascii="Times New Roman" w:eastAsia="仿宋_GB2312" w:hAnsi="Times New Roman" w:cs="Times New Roman"/>
                  <w:color w:val="auto"/>
                  <w:sz w:val="18"/>
                  <w:szCs w:val="18"/>
                  <w:lang w:eastAsia="zh-CN"/>
                  <w:rPrChange w:id="9501" w:author="He Han" w:date="2026-10-13T13:58:00Z">
                    <w:rPr>
                      <w:rFonts w:ascii="Times New Roman" w:eastAsia="仿宋_GB2312" w:hAnsi="Times New Roman" w:cs="Times New Roman"/>
                      <w:color w:val="auto"/>
                      <w:sz w:val="18"/>
                      <w:szCs w:val="18"/>
                      <w:highlight w:val="yellow"/>
                      <w:lang w:eastAsia="zh-CN"/>
                    </w:rPr>
                  </w:rPrChange>
                </w:rPr>
                <w:t>Ac</w:t>
              </w:r>
              <w:r w:rsidRPr="00BB7730">
                <w:rPr>
                  <w:rFonts w:ascii="Times New Roman" w:eastAsia="仿宋_GB2312" w:hAnsi="Times New Roman" w:cs="Times New Roman"/>
                  <w:color w:val="auto"/>
                  <w:sz w:val="18"/>
                  <w:szCs w:val="18"/>
                  <w:vertAlign w:val="subscript"/>
                  <w:lang w:eastAsia="zh-CN"/>
                  <w:rPrChange w:id="9502" w:author="He Han" w:date="2026-10-13T13:58:00Z">
                    <w:rPr>
                      <w:rFonts w:ascii="Times New Roman" w:eastAsia="仿宋_GB2312" w:hAnsi="Times New Roman" w:cs="Times New Roman"/>
                      <w:color w:val="auto"/>
                      <w:sz w:val="18"/>
                      <w:szCs w:val="18"/>
                      <w:highlight w:val="yellow"/>
                      <w:vertAlign w:val="subscript"/>
                      <w:lang w:eastAsia="zh-CN"/>
                    </w:rPr>
                  </w:rPrChange>
                </w:rPr>
                <w:t>2</w:t>
              </w:r>
              <w:r w:rsidRPr="00BB7730">
                <w:rPr>
                  <w:rFonts w:ascii="Times New Roman" w:eastAsia="仿宋_GB2312" w:hAnsi="Times New Roman" w:cs="Times New Roman"/>
                  <w:color w:val="auto"/>
                  <w:sz w:val="18"/>
                  <w:szCs w:val="18"/>
                  <w:lang w:eastAsia="zh-CN"/>
                  <w:rPrChange w:id="9503" w:author="He Han" w:date="2026-10-13T13:58:00Z">
                    <w:rPr>
                      <w:rFonts w:ascii="Times New Roman" w:eastAsia="仿宋_GB2312" w:hAnsi="Times New Roman" w:cs="Times New Roman"/>
                      <w:color w:val="auto"/>
                      <w:sz w:val="18"/>
                      <w:szCs w:val="18"/>
                      <w:highlight w:val="yellow"/>
                      <w:lang w:eastAsia="zh-CN"/>
                    </w:rPr>
                  </w:rPrChange>
                </w:rPr>
                <w:t>O/Pyr</w:t>
              </w:r>
            </w:ins>
            <w:ins w:id="9504" w:author="Xuning Wei12232" w:date="2026-09-05T20:32:00Z">
              <w:r w:rsidR="00F624F0" w:rsidRPr="00BB7730">
                <w:rPr>
                  <w:rFonts w:ascii="Times New Roman" w:eastAsia="仿宋_GB2312" w:hAnsi="Times New Roman" w:cs="Times New Roman"/>
                  <w:color w:val="auto"/>
                  <w:sz w:val="18"/>
                  <w:szCs w:val="18"/>
                  <w:lang w:eastAsia="zh-CN"/>
                </w:rPr>
                <w:t>idine</w:t>
              </w:r>
            </w:ins>
          </w:p>
          <w:p w14:paraId="1A2947D4" w14:textId="7B214952" w:rsidR="005E21AC" w:rsidRPr="00BB7730" w:rsidRDefault="00C402FB" w:rsidP="00C402FB">
            <w:pPr>
              <w:jc w:val="both"/>
              <w:rPr>
                <w:rFonts w:ascii="Times New Roman" w:eastAsia="仿宋_GB2312" w:hAnsi="Times New Roman" w:cs="Times New Roman"/>
                <w:color w:val="auto"/>
                <w:sz w:val="18"/>
                <w:szCs w:val="18"/>
              </w:rPr>
            </w:pPr>
            <w:ins w:id="9505" w:author="Xuning Wei12232" w:date="2026-07-27T20:14:00Z">
              <w:r w:rsidRPr="00BB7730">
                <w:rPr>
                  <w:rFonts w:ascii="Times New Roman" w:eastAsia="仿宋_GB2312" w:hAnsi="Times New Roman" w:cs="Times New Roman"/>
                  <w:color w:val="auto"/>
                  <w:sz w:val="18"/>
                  <w:szCs w:val="18"/>
                  <w:lang w:eastAsia="zh-CN"/>
                  <w:rPrChange w:id="9506" w:author="He Han" w:date="2026-10-13T13:58:00Z">
                    <w:rPr>
                      <w:rFonts w:ascii="Times New Roman" w:eastAsia="仿宋_GB2312" w:hAnsi="Times New Roman" w:cs="Times New Roman"/>
                      <w:color w:val="auto"/>
                      <w:sz w:val="18"/>
                      <w:szCs w:val="18"/>
                      <w:highlight w:val="yellow"/>
                      <w:lang w:eastAsia="zh-CN"/>
                    </w:rPr>
                  </w:rPrChange>
                </w:rPr>
                <w:t>Capping</w:t>
              </w:r>
            </w:ins>
            <w:ins w:id="9507" w:author="Xuning Wei12232" w:date="2026-07-27T20:13:00Z">
              <w:r w:rsidRPr="00BB7730">
                <w:rPr>
                  <w:rFonts w:ascii="Times New Roman" w:eastAsia="等线" w:hAnsi="Times New Roman" w:cs="Times New Roman"/>
                  <w:color w:val="000000" w:themeColor="text1"/>
                  <w:sz w:val="18"/>
                  <w:szCs w:val="18"/>
                </w:rPr>
                <w:br/>
              </w:r>
            </w:ins>
            <w:ins w:id="9508" w:author="Xuning Wei12232" w:date="2026-07-27T16:09:00Z">
              <w:r w:rsidR="00AD243C" w:rsidRPr="00BB7730">
                <w:rPr>
                  <w:rFonts w:ascii="Times New Roman" w:eastAsia="等线" w:hAnsi="Times New Roman" w:cs="Times New Roman"/>
                  <w:color w:val="000000" w:themeColor="text1"/>
                  <w:sz w:val="18"/>
                  <w:szCs w:val="18"/>
                </w:rPr>
                <w:t xml:space="preserve">1. Heat the mixture in synthesis reactor (TJ4S-1213-Sy15) to </w:t>
              </w:r>
              <w:r w:rsidR="00AD243C" w:rsidRPr="00BB7730">
                <w:rPr>
                  <w:rFonts w:ascii="Times New Roman" w:eastAsia="等线" w:hAnsi="Times New Roman" w:cs="Times New Roman"/>
                  <w:bCs w:val="0"/>
                  <w:color w:val="000000" w:themeColor="text1"/>
                  <w:sz w:val="18"/>
                  <w:szCs w:val="18"/>
                </w:rPr>
                <w:t>25±5</w:t>
              </w:r>
            </w:ins>
            <w:ins w:id="9509" w:author="Johan Granander" w:date="2026-07-28T13:35:00Z">
              <w:r w:rsidR="00A0716C" w:rsidRPr="00BB7730">
                <w:rPr>
                  <w:rFonts w:ascii="Times New Roman" w:eastAsia="等线" w:hAnsi="Times New Roman" w:cs="Times New Roman"/>
                  <w:bCs w:val="0"/>
                  <w:color w:val="000000" w:themeColor="text1"/>
                  <w:sz w:val="18"/>
                  <w:szCs w:val="18"/>
                </w:rPr>
                <w:t xml:space="preserve"> </w:t>
              </w:r>
            </w:ins>
            <w:ins w:id="9510" w:author="Xuning Wei12232" w:date="2026-07-27T16:09:00Z">
              <w:r w:rsidR="00AD243C" w:rsidRPr="00BB7730">
                <w:rPr>
                  <w:rFonts w:ascii="Times New Roman" w:eastAsia="等线" w:hAnsi="Times New Roman" w:cs="Times New Roman"/>
                  <w:bCs w:val="0"/>
                  <w:color w:val="000000" w:themeColor="text1"/>
                  <w:sz w:val="18"/>
                  <w:szCs w:val="18"/>
                </w:rPr>
                <w:t>℃</w:t>
              </w:r>
              <w:r w:rsidR="00AD243C" w:rsidRPr="00BB7730">
                <w:rPr>
                  <w:rFonts w:ascii="Times New Roman" w:eastAsia="等线" w:hAnsi="Times New Roman" w:cs="Times New Roman"/>
                  <w:color w:val="000000" w:themeColor="text1"/>
                  <w:sz w:val="18"/>
                  <w:szCs w:val="18"/>
                </w:rPr>
                <w:t xml:space="preserve">. </w:t>
              </w:r>
              <w:r w:rsidR="00AD243C" w:rsidRPr="00BB7730">
                <w:rPr>
                  <w:rFonts w:ascii="Times New Roman" w:eastAsia="等线" w:hAnsi="Times New Roman" w:cs="Times New Roman"/>
                  <w:color w:val="000000" w:themeColor="text1"/>
                  <w:sz w:val="18"/>
                  <w:szCs w:val="18"/>
                </w:rPr>
                <w:br/>
                <w:t>2. The mixture is allowed to react at 25±5</w:t>
              </w:r>
            </w:ins>
            <w:ins w:id="9511" w:author="Johan Granander" w:date="2026-07-28T13:35:00Z">
              <w:r w:rsidR="00A0716C" w:rsidRPr="00BB7730">
                <w:rPr>
                  <w:rFonts w:ascii="Times New Roman" w:eastAsia="等线" w:hAnsi="Times New Roman" w:cs="Times New Roman"/>
                  <w:color w:val="000000" w:themeColor="text1"/>
                  <w:sz w:val="18"/>
                  <w:szCs w:val="18"/>
                </w:rPr>
                <w:t xml:space="preserve"> </w:t>
              </w:r>
            </w:ins>
            <w:ins w:id="9512" w:author="Xuning Wei12232" w:date="2026-07-27T16:09:00Z">
              <w:r w:rsidR="00AD243C" w:rsidRPr="00BB7730">
                <w:rPr>
                  <w:rFonts w:ascii="Times New Roman" w:eastAsia="等线" w:hAnsi="Times New Roman" w:cs="Times New Roman"/>
                  <w:color w:val="000000" w:themeColor="text1"/>
                  <w:sz w:val="18"/>
                  <w:szCs w:val="18"/>
                </w:rPr>
                <w:t>℃ (target: 25</w:t>
              </w:r>
            </w:ins>
            <w:ins w:id="9513" w:author="Johan Granander" w:date="2026-07-28T13:35:00Z">
              <w:r w:rsidR="00A0716C" w:rsidRPr="00BB7730">
                <w:rPr>
                  <w:rFonts w:ascii="Times New Roman" w:eastAsia="等线" w:hAnsi="Times New Roman" w:cs="Times New Roman"/>
                  <w:color w:val="000000" w:themeColor="text1"/>
                  <w:sz w:val="18"/>
                  <w:szCs w:val="18"/>
                </w:rPr>
                <w:t xml:space="preserve"> </w:t>
              </w:r>
            </w:ins>
            <w:ins w:id="9514" w:author="Xuning Wei12232" w:date="2026-07-27T16:09:00Z">
              <w:r w:rsidR="00AD243C" w:rsidRPr="00BB7730">
                <w:rPr>
                  <w:rFonts w:ascii="Times New Roman" w:eastAsia="等线" w:hAnsi="Times New Roman" w:cs="Times New Roman"/>
                  <w:color w:val="000000" w:themeColor="text1"/>
                  <w:sz w:val="18"/>
                  <w:szCs w:val="18"/>
                </w:rPr>
                <w:t>℃) for 1</w:t>
              </w:r>
            </w:ins>
            <w:ins w:id="9515" w:author="Johan Granander" w:date="2026-07-28T13:35:00Z">
              <w:r w:rsidR="00A0716C" w:rsidRPr="00BB7730">
                <w:rPr>
                  <w:rFonts w:ascii="Times New Roman" w:eastAsia="等线" w:hAnsi="Times New Roman" w:cs="Times New Roman"/>
                  <w:color w:val="000000" w:themeColor="text1"/>
                  <w:sz w:val="18"/>
                  <w:szCs w:val="18"/>
                </w:rPr>
                <w:t xml:space="preserve"> </w:t>
              </w:r>
            </w:ins>
            <w:ins w:id="9516" w:author="Xuning Wei12232" w:date="2026-07-27T16:09:00Z">
              <w:r w:rsidR="00AD243C" w:rsidRPr="00BB7730">
                <w:rPr>
                  <w:rFonts w:ascii="Times New Roman" w:eastAsia="等线" w:hAnsi="Times New Roman" w:cs="Times New Roman"/>
                  <w:color w:val="000000" w:themeColor="text1"/>
                  <w:sz w:val="18"/>
                  <w:szCs w:val="18"/>
                </w:rPr>
                <w:t>h±15</w:t>
              </w:r>
            </w:ins>
            <w:ins w:id="9517" w:author="Johan Granander" w:date="2026-07-28T13:35:00Z">
              <w:r w:rsidR="00A0716C" w:rsidRPr="00BB7730">
                <w:rPr>
                  <w:rFonts w:ascii="Times New Roman" w:eastAsia="等线" w:hAnsi="Times New Roman" w:cs="Times New Roman"/>
                  <w:color w:val="000000" w:themeColor="text1"/>
                  <w:sz w:val="18"/>
                  <w:szCs w:val="18"/>
                </w:rPr>
                <w:t xml:space="preserve"> </w:t>
              </w:r>
            </w:ins>
            <w:ins w:id="9518" w:author="Xuning Wei12232" w:date="2026-07-27T16:09:00Z">
              <w:r w:rsidR="00AD243C" w:rsidRPr="00BB7730">
                <w:rPr>
                  <w:rFonts w:ascii="Times New Roman" w:eastAsia="等线" w:hAnsi="Times New Roman" w:cs="Times New Roman"/>
                  <w:color w:val="000000" w:themeColor="text1"/>
                  <w:sz w:val="18"/>
                  <w:szCs w:val="18"/>
                </w:rPr>
                <w:t>min (target</w:t>
              </w:r>
              <w:r w:rsidR="00AD243C" w:rsidRPr="00BB7730">
                <w:rPr>
                  <w:rFonts w:ascii="Times New Roman" w:eastAsia="等线" w:hAnsi="Times New Roman" w:cs="Times New Roman"/>
                  <w:color w:val="000000" w:themeColor="text1"/>
                  <w:sz w:val="18"/>
                  <w:szCs w:val="18"/>
                  <w:lang w:eastAsia="zh-CN"/>
                </w:rPr>
                <w:t xml:space="preserve">: </w:t>
              </w:r>
              <w:r w:rsidR="00AD243C" w:rsidRPr="00BB7730">
                <w:rPr>
                  <w:rFonts w:ascii="Times New Roman" w:eastAsia="等线" w:hAnsi="Times New Roman" w:cs="Times New Roman"/>
                  <w:color w:val="000000" w:themeColor="text1"/>
                  <w:sz w:val="18"/>
                  <w:szCs w:val="18"/>
                </w:rPr>
                <w:t>1</w:t>
              </w:r>
            </w:ins>
            <w:ins w:id="9519" w:author="Johan Granander" w:date="2026-07-28T13:35:00Z">
              <w:r w:rsidR="00A0716C" w:rsidRPr="00BB7730">
                <w:rPr>
                  <w:rFonts w:ascii="Times New Roman" w:eastAsia="等线" w:hAnsi="Times New Roman" w:cs="Times New Roman"/>
                  <w:color w:val="000000" w:themeColor="text1"/>
                  <w:sz w:val="18"/>
                  <w:szCs w:val="18"/>
                </w:rPr>
                <w:t xml:space="preserve"> </w:t>
              </w:r>
            </w:ins>
            <w:ins w:id="9520" w:author="Xuning Wei12232" w:date="2026-07-27T16:09:00Z">
              <w:r w:rsidR="00AD243C" w:rsidRPr="00BB7730">
                <w:rPr>
                  <w:rFonts w:ascii="Times New Roman" w:eastAsia="等线" w:hAnsi="Times New Roman" w:cs="Times New Roman"/>
                  <w:color w:val="000000" w:themeColor="text1"/>
                  <w:sz w:val="18"/>
                  <w:szCs w:val="18"/>
                </w:rPr>
                <w:t xml:space="preserve">h). </w:t>
              </w:r>
              <w:r w:rsidR="00AD243C" w:rsidRPr="00BB7730">
                <w:rPr>
                  <w:rFonts w:ascii="Times New Roman" w:eastAsia="等线" w:hAnsi="Times New Roman" w:cs="Times New Roman"/>
                  <w:color w:val="000000" w:themeColor="text1"/>
                  <w:sz w:val="18"/>
                  <w:szCs w:val="18"/>
                </w:rPr>
                <w:br/>
                <w:t>3. Stop stirring and turn off the nitrogen. Drain until there is no reaction mixture drip. Move to next operation.</w:t>
              </w:r>
            </w:ins>
            <w:del w:id="9521" w:author="Xuning Wei12232" w:date="2026-07-27T16:09:00Z">
              <w:r w:rsidR="009478EE" w:rsidRPr="00BB7730" w:rsidDel="00AD243C">
                <w:rPr>
                  <w:rFonts w:ascii="Times New Roman" w:eastAsia="仿宋_GB2312" w:hAnsi="Times New Roman" w:cs="Times New Roman"/>
                  <w:color w:val="000000" w:themeColor="text1"/>
                  <w:sz w:val="18"/>
                  <w:szCs w:val="18"/>
                </w:rPr>
                <w:delText>Heat the mixture to 25±5℃. The mixture is allowed to react at 25±5℃ (target: 25℃).</w:delText>
              </w:r>
              <w:r w:rsidR="009478EE" w:rsidRPr="00BB7730" w:rsidDel="00AD243C">
                <w:rPr>
                  <w:rFonts w:ascii="Times New Roman" w:hAnsi="Times New Roman" w:cs="Times New Roman"/>
                  <w:color w:val="000000" w:themeColor="text1"/>
                  <w:sz w:val="18"/>
                  <w:szCs w:val="18"/>
                </w:rPr>
                <w:delText xml:space="preserve"> O</w:delText>
              </w:r>
              <w:r w:rsidR="009478EE" w:rsidRPr="00BB7730" w:rsidDel="00AD243C">
                <w:rPr>
                  <w:rFonts w:ascii="Times New Roman" w:eastAsia="仿宋_GB2312" w:hAnsi="Times New Roman" w:cs="Times New Roman"/>
                  <w:color w:val="000000" w:themeColor="text1"/>
                  <w:sz w:val="18"/>
                  <w:szCs w:val="18"/>
                </w:rPr>
                <w:delText xml:space="preserve">nce the total reaction time has reached 8h±15min, add additional 1.0 eq. OxymaPure and 1.0 V DMF (0.948 kg/kg) solution (the mixture should be prepared in </w:delText>
              </w:r>
            </w:del>
            <w:del w:id="9522" w:author="Xuning Wei12232" w:date="2026-07-27T15:33:00Z">
              <w:r w:rsidR="009478EE" w:rsidRPr="00BB7730" w:rsidDel="006E09A4">
                <w:rPr>
                  <w:rFonts w:ascii="Times New Roman" w:hAnsi="Times New Roman" w:cs="Times New Roman"/>
                  <w:b/>
                  <w:color w:val="000000" w:themeColor="text1"/>
                  <w:sz w:val="18"/>
                  <w:szCs w:val="18"/>
                  <w:shd w:val="clear" w:color="auto" w:fill="FFFFFF"/>
                </w:rPr>
                <w:delText>TJ4S-1213-R21</w:delText>
              </w:r>
            </w:del>
            <w:del w:id="9523" w:author="Xuning Wei12232" w:date="2026-07-27T16:09:00Z">
              <w:r w:rsidR="009478EE" w:rsidRPr="00BB7730" w:rsidDel="00AD243C">
                <w:rPr>
                  <w:rFonts w:ascii="Times New Roman" w:eastAsia="仿宋_GB2312" w:hAnsi="Times New Roman" w:cs="Times New Roman"/>
                  <w:color w:val="000000" w:themeColor="text1"/>
                  <w:sz w:val="18"/>
                  <w:szCs w:val="18"/>
                </w:rPr>
                <w:delText xml:space="preserve"> just before use) and 1.1eq. DIC, </w:delText>
              </w:r>
              <w:r w:rsidR="009478EE" w:rsidRPr="00BB7730" w:rsidDel="00AD243C">
                <w:rPr>
                  <w:rFonts w:ascii="Times New Roman" w:eastAsia="仿宋_GB2312" w:hAnsi="Times New Roman" w:cs="Times New Roman"/>
                  <w:color w:val="000000" w:themeColor="text1"/>
                  <w:sz w:val="18"/>
                  <w:szCs w:val="18"/>
                  <w:lang w:eastAsia="zh-CN"/>
                </w:rPr>
                <w:delText>after</w:delText>
              </w:r>
              <w:r w:rsidR="009478EE" w:rsidRPr="00BB7730" w:rsidDel="00AD243C">
                <w:rPr>
                  <w:rFonts w:ascii="Times New Roman" w:eastAsia="仿宋_GB2312" w:hAnsi="Times New Roman" w:cs="Times New Roman"/>
                  <w:color w:val="000000" w:themeColor="text1"/>
                  <w:sz w:val="18"/>
                  <w:szCs w:val="18"/>
                </w:rPr>
                <w:delText xml:space="preserve"> 5h±15min (target: 5h). Stop stirring and turn off the nitrogen. Drain until there is no reaction mixture drip. Move to next operation.</w:delText>
              </w:r>
            </w:del>
          </w:p>
        </w:tc>
        <w:tc>
          <w:tcPr>
            <w:tcW w:w="1046" w:type="pct"/>
            <w:vMerge w:val="restart"/>
            <w:shd w:val="clear" w:color="auto" w:fill="FFFFFF" w:themeFill="background1"/>
            <w:vAlign w:val="center"/>
            <w:tcPrChange w:id="9524" w:author="Xuning Wei12232" w:date="2026-07-27T18:11:00Z">
              <w:tcPr>
                <w:tcW w:w="1049" w:type="pct"/>
                <w:gridSpan w:val="5"/>
                <w:vMerge w:val="restart"/>
                <w:shd w:val="clear" w:color="auto" w:fill="FFFFFF" w:themeFill="background1"/>
                <w:vAlign w:val="center"/>
              </w:tcPr>
            </w:tcPrChange>
          </w:tcPr>
          <w:p w14:paraId="4B5FC447" w14:textId="77777777" w:rsidR="00153539" w:rsidRPr="00BB7730" w:rsidRDefault="00153539">
            <w:pPr>
              <w:pStyle w:val="afc"/>
              <w:numPr>
                <w:ilvl w:val="0"/>
                <w:numId w:val="172"/>
              </w:numPr>
              <w:ind w:firstLineChars="0"/>
              <w:rPr>
                <w:ins w:id="9525" w:author="He Han" w:date="2026-10-22T22:09:00Z"/>
                <w:rFonts w:ascii="Times New Roman" w:hAnsi="Times New Roman" w:cs="Times New Roman"/>
                <w:color w:val="auto"/>
                <w:sz w:val="18"/>
                <w:szCs w:val="18"/>
                <w:shd w:val="clear" w:color="auto" w:fill="FFFFFF"/>
              </w:rPr>
              <w:pPrChange w:id="9526" w:author="He Han" w:date="2026-10-22T22:11:00Z">
                <w:pPr>
                  <w:pStyle w:val="afc"/>
                  <w:numPr>
                    <w:numId w:val="156"/>
                  </w:numPr>
                  <w:ind w:left="420" w:firstLineChars="0" w:hanging="420"/>
                </w:pPr>
              </w:pPrChange>
            </w:pPr>
            <w:ins w:id="9527" w:author="He Han" w:date="2026-10-22T22:09: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33F9C603" w14:textId="77777777" w:rsidR="00153539" w:rsidRPr="00BB7730" w:rsidRDefault="00153539">
            <w:pPr>
              <w:pStyle w:val="afc"/>
              <w:numPr>
                <w:ilvl w:val="0"/>
                <w:numId w:val="172"/>
              </w:numPr>
              <w:ind w:firstLineChars="0"/>
              <w:rPr>
                <w:ins w:id="9528" w:author="He Han" w:date="2026-10-22T22:09:00Z"/>
                <w:rFonts w:ascii="Times New Roman" w:eastAsiaTheme="minorEastAsia" w:hAnsi="Times New Roman" w:cs="Times New Roman"/>
                <w:color w:val="auto"/>
                <w:sz w:val="18"/>
                <w:szCs w:val="18"/>
                <w:shd w:val="clear" w:color="auto" w:fill="FFFFFF"/>
                <w:lang w:eastAsia="zh-CN"/>
              </w:rPr>
              <w:pPrChange w:id="9529" w:author="He Han" w:date="2026-10-22T22:11:00Z">
                <w:pPr>
                  <w:pStyle w:val="afc"/>
                  <w:numPr>
                    <w:numId w:val="156"/>
                  </w:numPr>
                  <w:ind w:left="420" w:firstLineChars="0" w:hanging="420"/>
                </w:pPr>
              </w:pPrChange>
            </w:pPr>
            <w:ins w:id="9530" w:author="He Han" w:date="2026-10-22T22:09:00Z">
              <w:r w:rsidRPr="00BB7730">
                <w:rPr>
                  <w:rFonts w:ascii="Times New Roman" w:hAnsi="Times New Roman" w:cs="Times New Roman"/>
                  <w:color w:val="auto"/>
                  <w:sz w:val="18"/>
                  <w:szCs w:val="18"/>
                  <w:shd w:val="clear" w:color="auto" w:fill="FFFFFF"/>
                </w:rPr>
                <w:t>Agitator material: Hastelloy (N10276)</w:t>
              </w:r>
            </w:ins>
          </w:p>
          <w:p w14:paraId="102E425A" w14:textId="77777777" w:rsidR="00153539" w:rsidRPr="00BB7730" w:rsidRDefault="00153539">
            <w:pPr>
              <w:pStyle w:val="afc"/>
              <w:numPr>
                <w:ilvl w:val="0"/>
                <w:numId w:val="172"/>
              </w:numPr>
              <w:ind w:firstLineChars="0"/>
              <w:rPr>
                <w:ins w:id="9531" w:author="He Han" w:date="2026-10-22T22:09:00Z"/>
                <w:rFonts w:ascii="Times New Roman" w:eastAsiaTheme="minorEastAsia" w:hAnsi="Times New Roman" w:cs="Times New Roman"/>
                <w:color w:val="auto"/>
                <w:sz w:val="18"/>
                <w:szCs w:val="18"/>
                <w:shd w:val="clear" w:color="auto" w:fill="FFFFFF"/>
                <w:lang w:eastAsia="zh-CN"/>
              </w:rPr>
              <w:pPrChange w:id="9532" w:author="He Han" w:date="2026-10-22T22:11:00Z">
                <w:pPr>
                  <w:pStyle w:val="afc"/>
                  <w:numPr>
                    <w:numId w:val="156"/>
                  </w:numPr>
                  <w:ind w:left="420" w:firstLineChars="0" w:hanging="420"/>
                </w:pPr>
              </w:pPrChange>
            </w:pPr>
            <w:ins w:id="9533" w:author="He Han" w:date="2026-10-22T22:09:00Z">
              <w:r w:rsidRPr="00BB7730">
                <w:rPr>
                  <w:rFonts w:ascii="Times New Roman" w:hAnsi="Times New Roman" w:cs="Times New Roman"/>
                  <w:color w:val="0000FF"/>
                  <w:sz w:val="18"/>
                  <w:szCs w:val="18"/>
                  <w:shd w:val="clear" w:color="auto" w:fill="FFFFFF"/>
                </w:rPr>
                <w:t>Sieve plate: HC-22</w:t>
              </w:r>
            </w:ins>
          </w:p>
          <w:p w14:paraId="59B42154" w14:textId="77777777" w:rsidR="00153539" w:rsidRPr="00BB7730" w:rsidRDefault="00153539">
            <w:pPr>
              <w:pStyle w:val="afc"/>
              <w:numPr>
                <w:ilvl w:val="0"/>
                <w:numId w:val="172"/>
              </w:numPr>
              <w:ind w:firstLineChars="0"/>
              <w:rPr>
                <w:ins w:id="9534" w:author="He Han" w:date="2026-10-22T22:09:00Z"/>
                <w:rFonts w:ascii="Times New Roman" w:hAnsi="Times New Roman" w:cs="Times New Roman"/>
                <w:color w:val="0000FF"/>
                <w:sz w:val="18"/>
                <w:szCs w:val="18"/>
                <w:shd w:val="clear" w:color="auto" w:fill="FFFFFF"/>
              </w:rPr>
              <w:pPrChange w:id="9535" w:author="He Han" w:date="2026-10-22T22:11:00Z">
                <w:pPr>
                  <w:pStyle w:val="afc"/>
                  <w:numPr>
                    <w:numId w:val="156"/>
                  </w:numPr>
                  <w:ind w:left="420" w:firstLineChars="0" w:hanging="420"/>
                </w:pPr>
              </w:pPrChange>
            </w:pPr>
            <w:ins w:id="9536"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6E6F7AEA" w14:textId="77777777" w:rsidR="00153539" w:rsidRPr="00BB7730" w:rsidRDefault="00153539">
            <w:pPr>
              <w:pStyle w:val="afc"/>
              <w:numPr>
                <w:ilvl w:val="0"/>
                <w:numId w:val="172"/>
              </w:numPr>
              <w:ind w:firstLineChars="0"/>
              <w:rPr>
                <w:ins w:id="9537" w:author="He Han" w:date="2026-10-22T22:09:00Z"/>
                <w:rFonts w:ascii="Times New Roman" w:hAnsi="Times New Roman" w:cs="Times New Roman"/>
                <w:color w:val="auto"/>
                <w:sz w:val="18"/>
                <w:szCs w:val="18"/>
                <w:shd w:val="clear" w:color="auto" w:fill="FFFFFF"/>
              </w:rPr>
              <w:pPrChange w:id="9538" w:author="He Han" w:date="2026-10-22T22:11:00Z">
                <w:pPr>
                  <w:pStyle w:val="afc"/>
                  <w:numPr>
                    <w:numId w:val="156"/>
                  </w:numPr>
                  <w:ind w:left="420" w:firstLineChars="0" w:hanging="420"/>
                </w:pPr>
              </w:pPrChange>
            </w:pPr>
            <w:ins w:id="9539" w:author="He Han" w:date="2026-10-22T22:09:00Z">
              <w:r w:rsidRPr="00BB7730">
                <w:rPr>
                  <w:rFonts w:ascii="Times New Roman" w:hAnsi="Times New Roman" w:cs="Times New Roman"/>
                  <w:color w:val="auto"/>
                  <w:sz w:val="18"/>
                  <w:szCs w:val="18"/>
                  <w:shd w:val="clear" w:color="auto" w:fill="FFFFFF"/>
                </w:rPr>
                <w:t>Sight glass: Glass</w:t>
              </w:r>
            </w:ins>
          </w:p>
          <w:p w14:paraId="45CB5653" w14:textId="77777777" w:rsidR="00153539" w:rsidRPr="00BB7730" w:rsidRDefault="00153539">
            <w:pPr>
              <w:pStyle w:val="afc"/>
              <w:numPr>
                <w:ilvl w:val="0"/>
                <w:numId w:val="172"/>
              </w:numPr>
              <w:ind w:firstLineChars="0"/>
              <w:rPr>
                <w:ins w:id="9540" w:author="He Han" w:date="2026-10-22T22:09:00Z"/>
                <w:rFonts w:ascii="Times New Roman" w:hAnsi="Times New Roman" w:cs="Times New Roman"/>
                <w:color w:val="auto"/>
                <w:sz w:val="18"/>
                <w:szCs w:val="18"/>
                <w:shd w:val="clear" w:color="auto" w:fill="FFFFFF"/>
              </w:rPr>
              <w:pPrChange w:id="9541" w:author="He Han" w:date="2026-10-22T22:11:00Z">
                <w:pPr>
                  <w:pStyle w:val="afc"/>
                  <w:numPr>
                    <w:numId w:val="156"/>
                  </w:numPr>
                  <w:ind w:left="420" w:firstLineChars="0" w:hanging="420"/>
                </w:pPr>
              </w:pPrChange>
            </w:pPr>
            <w:ins w:id="9542" w:author="He Han" w:date="2026-10-22T22:09:00Z">
              <w:r w:rsidRPr="00BB7730">
                <w:rPr>
                  <w:rFonts w:ascii="Times New Roman" w:hAnsi="Times New Roman" w:cs="Times New Roman"/>
                  <w:color w:val="auto"/>
                  <w:sz w:val="18"/>
                  <w:szCs w:val="18"/>
                  <w:shd w:val="clear" w:color="auto" w:fill="FFFFFF"/>
                </w:rPr>
                <w:t>Transfer pump material: SS316+PTFE</w:t>
              </w:r>
            </w:ins>
          </w:p>
          <w:p w14:paraId="24BB769C" w14:textId="77777777" w:rsidR="00153539" w:rsidRPr="00BB7730" w:rsidRDefault="00153539">
            <w:pPr>
              <w:pStyle w:val="afc"/>
              <w:numPr>
                <w:ilvl w:val="0"/>
                <w:numId w:val="172"/>
              </w:numPr>
              <w:ind w:firstLineChars="0"/>
              <w:rPr>
                <w:ins w:id="9543" w:author="He Han" w:date="2026-10-22T22:09:00Z"/>
                <w:rFonts w:ascii="Times New Roman" w:hAnsi="Times New Roman" w:cs="Times New Roman"/>
                <w:color w:val="auto"/>
                <w:sz w:val="18"/>
                <w:szCs w:val="18"/>
                <w:shd w:val="clear" w:color="auto" w:fill="FFFFFF"/>
              </w:rPr>
              <w:pPrChange w:id="9544" w:author="He Han" w:date="2026-10-22T22:11:00Z">
                <w:pPr>
                  <w:pStyle w:val="afc"/>
                  <w:numPr>
                    <w:numId w:val="156"/>
                  </w:numPr>
                  <w:ind w:left="420" w:firstLineChars="0" w:hanging="420"/>
                </w:pPr>
              </w:pPrChange>
            </w:pPr>
            <w:ins w:id="9545"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46C20AF3" w14:textId="77777777" w:rsidR="00153539" w:rsidRPr="00BB7730" w:rsidRDefault="00153539">
            <w:pPr>
              <w:pStyle w:val="afc"/>
              <w:numPr>
                <w:ilvl w:val="0"/>
                <w:numId w:val="172"/>
              </w:numPr>
              <w:ind w:firstLineChars="0"/>
              <w:rPr>
                <w:ins w:id="9546" w:author="He Han" w:date="2026-10-22T22:09:00Z"/>
                <w:rFonts w:ascii="Times New Roman" w:hAnsi="Times New Roman" w:cs="Times New Roman"/>
                <w:color w:val="auto"/>
                <w:sz w:val="18"/>
                <w:szCs w:val="18"/>
                <w:shd w:val="clear" w:color="auto" w:fill="FFFFFF"/>
              </w:rPr>
              <w:pPrChange w:id="9547" w:author="He Han" w:date="2026-10-22T22:11:00Z">
                <w:pPr>
                  <w:pStyle w:val="afc"/>
                  <w:numPr>
                    <w:numId w:val="156"/>
                  </w:numPr>
                  <w:ind w:left="420" w:firstLineChars="0" w:hanging="420"/>
                </w:pPr>
              </w:pPrChange>
            </w:pPr>
            <w:ins w:id="9548" w:author="He Han" w:date="2026-10-22T22:09:00Z">
              <w:r w:rsidRPr="00BB7730">
                <w:rPr>
                  <w:rFonts w:ascii="Times New Roman" w:hAnsi="Times New Roman" w:cs="Times New Roman"/>
                  <w:color w:val="auto"/>
                  <w:sz w:val="18"/>
                  <w:szCs w:val="18"/>
                  <w:shd w:val="clear" w:color="auto" w:fill="FFFFFF"/>
                </w:rPr>
                <w:t>Pipeline material: 316L</w:t>
              </w:r>
            </w:ins>
          </w:p>
          <w:p w14:paraId="1D2AE2AC" w14:textId="77777777" w:rsidR="00153539" w:rsidRPr="00BB7730" w:rsidRDefault="00153539">
            <w:pPr>
              <w:pStyle w:val="afc"/>
              <w:numPr>
                <w:ilvl w:val="0"/>
                <w:numId w:val="172"/>
              </w:numPr>
              <w:ind w:firstLineChars="0"/>
              <w:rPr>
                <w:ins w:id="9549" w:author="He Han" w:date="2026-10-22T22:09:00Z"/>
                <w:rFonts w:ascii="Times New Roman" w:hAnsi="Times New Roman" w:cs="Times New Roman"/>
                <w:color w:val="0000FF"/>
                <w:sz w:val="18"/>
                <w:szCs w:val="18"/>
                <w:shd w:val="clear" w:color="auto" w:fill="FFFFFF"/>
              </w:rPr>
              <w:pPrChange w:id="9550" w:author="He Han" w:date="2026-10-22T22:11:00Z">
                <w:pPr>
                  <w:pStyle w:val="afc"/>
                  <w:numPr>
                    <w:numId w:val="156"/>
                  </w:numPr>
                  <w:ind w:left="420" w:firstLineChars="0" w:hanging="420"/>
                </w:pPr>
              </w:pPrChange>
            </w:pPr>
            <w:ins w:id="9551"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1146A486" w14:textId="77777777" w:rsidR="00153539" w:rsidRPr="00BB7730" w:rsidRDefault="00153539">
            <w:pPr>
              <w:pStyle w:val="afc"/>
              <w:numPr>
                <w:ilvl w:val="0"/>
                <w:numId w:val="172"/>
              </w:numPr>
              <w:ind w:firstLineChars="0"/>
              <w:rPr>
                <w:ins w:id="9552" w:author="He Han" w:date="2026-10-22T22:09:00Z"/>
                <w:rFonts w:ascii="Times New Roman" w:hAnsi="Times New Roman" w:cs="Times New Roman"/>
                <w:color w:val="auto"/>
                <w:sz w:val="18"/>
                <w:szCs w:val="18"/>
                <w:shd w:val="clear" w:color="auto" w:fill="FFFFFF"/>
              </w:rPr>
              <w:pPrChange w:id="9553" w:author="He Han" w:date="2026-10-22T22:11:00Z">
                <w:pPr>
                  <w:pStyle w:val="afc"/>
                  <w:numPr>
                    <w:numId w:val="156"/>
                  </w:numPr>
                  <w:ind w:left="420" w:firstLineChars="0" w:hanging="420"/>
                </w:pPr>
              </w:pPrChange>
            </w:pPr>
            <w:ins w:id="9554" w:author="He Han" w:date="2026-10-22T22:09:00Z">
              <w:r w:rsidRPr="00BB7730">
                <w:rPr>
                  <w:rFonts w:ascii="Times New Roman" w:hAnsi="Times New Roman" w:cs="Times New Roman"/>
                  <w:color w:val="auto"/>
                  <w:sz w:val="18"/>
                  <w:szCs w:val="18"/>
                  <w:shd w:val="clear" w:color="auto" w:fill="FFFFFF"/>
                </w:rPr>
                <w:t>Mass flow meter: SS</w:t>
              </w:r>
            </w:ins>
          </w:p>
          <w:p w14:paraId="5E225975" w14:textId="77777777" w:rsidR="00153539" w:rsidRPr="00BB7730" w:rsidRDefault="00153539">
            <w:pPr>
              <w:pStyle w:val="afc"/>
              <w:numPr>
                <w:ilvl w:val="0"/>
                <w:numId w:val="172"/>
              </w:numPr>
              <w:ind w:firstLineChars="0"/>
              <w:rPr>
                <w:ins w:id="9555" w:author="He Han" w:date="2026-10-22T22:09:00Z"/>
                <w:rFonts w:ascii="Times New Roman" w:hAnsi="Times New Roman" w:cs="Times New Roman"/>
                <w:b/>
                <w:color w:val="auto"/>
                <w:sz w:val="18"/>
                <w:szCs w:val="18"/>
                <w:shd w:val="clear" w:color="auto" w:fill="FFFFFF"/>
              </w:rPr>
              <w:pPrChange w:id="9556" w:author="He Han" w:date="2026-10-22T22:11:00Z">
                <w:pPr>
                  <w:pStyle w:val="afc"/>
                  <w:numPr>
                    <w:numId w:val="156"/>
                  </w:numPr>
                  <w:ind w:left="420" w:firstLineChars="0" w:hanging="420"/>
                </w:pPr>
              </w:pPrChange>
            </w:pPr>
            <w:ins w:id="9557"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66CEC0DB" w14:textId="77777777" w:rsidR="00153539" w:rsidRPr="00BB7730" w:rsidRDefault="00153539">
            <w:pPr>
              <w:pStyle w:val="afc"/>
              <w:numPr>
                <w:ilvl w:val="0"/>
                <w:numId w:val="172"/>
              </w:numPr>
              <w:ind w:firstLineChars="0"/>
              <w:rPr>
                <w:ins w:id="9558" w:author="He Han" w:date="2026-10-22T22:09:00Z"/>
                <w:rFonts w:ascii="Times New Roman" w:eastAsiaTheme="minorEastAsia" w:hAnsi="Times New Roman" w:cs="Times New Roman"/>
                <w:color w:val="auto"/>
                <w:sz w:val="18"/>
                <w:szCs w:val="18"/>
                <w:shd w:val="clear" w:color="auto" w:fill="FFFFFF"/>
                <w:lang w:eastAsia="zh-CN"/>
              </w:rPr>
              <w:pPrChange w:id="9559" w:author="He Han" w:date="2026-10-22T22:11:00Z">
                <w:pPr>
                  <w:pStyle w:val="afc"/>
                  <w:numPr>
                    <w:numId w:val="156"/>
                  </w:numPr>
                  <w:ind w:left="420" w:firstLineChars="0" w:hanging="420"/>
                </w:pPr>
              </w:pPrChange>
            </w:pPr>
            <w:ins w:id="9560"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24C98C38" w14:textId="77777777" w:rsidR="00153539" w:rsidRPr="00BB7730" w:rsidRDefault="00153539">
            <w:pPr>
              <w:pStyle w:val="afc"/>
              <w:numPr>
                <w:ilvl w:val="0"/>
                <w:numId w:val="172"/>
              </w:numPr>
              <w:ind w:firstLineChars="0"/>
              <w:rPr>
                <w:ins w:id="9561" w:author="He Han" w:date="2026-10-22T22:09:00Z"/>
                <w:rFonts w:ascii="Times New Roman" w:hAnsi="Times New Roman" w:cs="Times New Roman"/>
                <w:color w:val="auto"/>
                <w:sz w:val="18"/>
                <w:szCs w:val="18"/>
                <w:shd w:val="clear" w:color="auto" w:fill="FFFFFF"/>
              </w:rPr>
              <w:pPrChange w:id="9562" w:author="He Han" w:date="2026-10-22T22:11:00Z">
                <w:pPr>
                  <w:pStyle w:val="afc"/>
                  <w:numPr>
                    <w:numId w:val="156"/>
                  </w:numPr>
                  <w:ind w:left="420" w:firstLineChars="0" w:hanging="420"/>
                </w:pPr>
              </w:pPrChange>
            </w:pPr>
            <w:ins w:id="9563"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63150114" w14:textId="77777777" w:rsidR="00153539" w:rsidRPr="00BB7730" w:rsidRDefault="00153539">
            <w:pPr>
              <w:pStyle w:val="afc"/>
              <w:numPr>
                <w:ilvl w:val="0"/>
                <w:numId w:val="172"/>
              </w:numPr>
              <w:ind w:firstLineChars="0"/>
              <w:rPr>
                <w:ins w:id="9564" w:author="He Han" w:date="2026-10-22T22:09:00Z"/>
                <w:rFonts w:ascii="Times New Roman" w:hAnsi="Times New Roman" w:cs="Times New Roman"/>
                <w:color w:val="auto"/>
                <w:sz w:val="18"/>
                <w:szCs w:val="18"/>
                <w:shd w:val="clear" w:color="auto" w:fill="FFFFFF"/>
              </w:rPr>
              <w:pPrChange w:id="9565" w:author="He Han" w:date="2026-10-22T22:11:00Z">
                <w:pPr>
                  <w:pStyle w:val="afc"/>
                  <w:numPr>
                    <w:numId w:val="156"/>
                  </w:numPr>
                  <w:ind w:left="420" w:firstLineChars="0" w:hanging="420"/>
                </w:pPr>
              </w:pPrChange>
            </w:pPr>
            <w:ins w:id="9566"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37D75A12" w14:textId="77777777" w:rsidR="00153539" w:rsidRPr="00BB7730" w:rsidRDefault="00153539">
            <w:pPr>
              <w:pStyle w:val="afc"/>
              <w:numPr>
                <w:ilvl w:val="0"/>
                <w:numId w:val="172"/>
              </w:numPr>
              <w:ind w:firstLineChars="0"/>
              <w:rPr>
                <w:ins w:id="9567" w:author="He Han" w:date="2026-10-22T22:09:00Z"/>
                <w:rFonts w:ascii="Times New Roman" w:hAnsi="Times New Roman" w:cs="Times New Roman"/>
                <w:color w:val="auto"/>
                <w:sz w:val="18"/>
                <w:szCs w:val="18"/>
                <w:shd w:val="clear" w:color="auto" w:fill="FFFFFF"/>
              </w:rPr>
              <w:pPrChange w:id="9568" w:author="He Han" w:date="2026-10-22T22:11:00Z">
                <w:pPr>
                  <w:pStyle w:val="afc"/>
                  <w:numPr>
                    <w:numId w:val="156"/>
                  </w:numPr>
                  <w:ind w:left="420" w:firstLineChars="0" w:hanging="420"/>
                </w:pPr>
              </w:pPrChange>
            </w:pPr>
            <w:ins w:id="9569"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102E1E69" w14:textId="6E09D51D" w:rsidR="000B3418" w:rsidRPr="00BB7730" w:rsidDel="00153539" w:rsidRDefault="000B3418" w:rsidP="000B3418">
            <w:pPr>
              <w:rPr>
                <w:ins w:id="9570" w:author="Xuning Wei12232" w:date="2026-07-27T17:22:00Z"/>
                <w:del w:id="9571" w:author="He Han" w:date="2026-10-22T22:09:00Z"/>
                <w:rFonts w:ascii="Times New Roman" w:hAnsi="Times New Roman" w:cs="Times New Roman"/>
                <w:color w:val="auto"/>
                <w:sz w:val="18"/>
                <w:szCs w:val="18"/>
                <w:shd w:val="clear" w:color="auto" w:fill="FFFFFF"/>
              </w:rPr>
            </w:pPr>
            <w:ins w:id="9572" w:author="Xuning Wei12232" w:date="2026-07-27T17:22:00Z">
              <w:del w:id="9573" w:author="He Han" w:date="2026-10-12T13:44:00Z">
                <w:r w:rsidRPr="00BB7730" w:rsidDel="000E3A98">
                  <w:rPr>
                    <w:rFonts w:ascii="Times New Roman" w:hAnsi="Times New Roman" w:cs="Times New Roman"/>
                    <w:color w:val="auto"/>
                    <w:sz w:val="18"/>
                    <w:szCs w:val="18"/>
                    <w:shd w:val="clear" w:color="auto" w:fill="FFFFFF"/>
                  </w:rPr>
                  <w:delText xml:space="preserve">Reaction </w:delText>
                </w:r>
                <w:r w:rsidRPr="00BB7730" w:rsidDel="000E3A98">
                  <w:rPr>
                    <w:rFonts w:ascii="Times New Roman" w:hAnsi="Times New Roman" w:cs="Times New Roman"/>
                    <w:color w:val="auto"/>
                    <w:sz w:val="18"/>
                    <w:szCs w:val="18"/>
                  </w:rPr>
                  <w:delText xml:space="preserve">vessel </w:delText>
                </w:r>
                <w:r w:rsidRPr="00BB7730" w:rsidDel="000E3A98">
                  <w:rPr>
                    <w:rFonts w:ascii="Times New Roman" w:hAnsi="Times New Roman" w:cs="Times New Roman"/>
                    <w:color w:val="auto"/>
                    <w:sz w:val="18"/>
                    <w:szCs w:val="18"/>
                    <w:shd w:val="clear" w:color="auto" w:fill="FFFFFF"/>
                  </w:rPr>
                  <w:delText>material:</w:delText>
                </w:r>
              </w:del>
              <w:del w:id="9574"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54516DBF" w14:textId="104128B3" w:rsidR="000B3418" w:rsidRPr="00BB7730" w:rsidDel="00153539" w:rsidRDefault="000B3418" w:rsidP="000B3418">
            <w:pPr>
              <w:rPr>
                <w:ins w:id="9575" w:author="Xuning Wei12232" w:date="2026-07-27T17:22:00Z"/>
                <w:del w:id="9576" w:author="He Han" w:date="2026-10-22T22:09:00Z"/>
                <w:rFonts w:ascii="Times New Roman" w:eastAsiaTheme="minorEastAsia" w:hAnsi="Times New Roman" w:cs="Times New Roman"/>
                <w:color w:val="auto"/>
                <w:sz w:val="18"/>
                <w:szCs w:val="18"/>
                <w:shd w:val="clear" w:color="auto" w:fill="FFFFFF"/>
                <w:lang w:eastAsia="zh-CN"/>
              </w:rPr>
            </w:pPr>
            <w:ins w:id="9577" w:author="Xuning Wei12232" w:date="2026-07-27T17:22:00Z">
              <w:del w:id="9578"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9579" w:author="He Han" w:date="2026-10-12T14:31:00Z">
                <w:r w:rsidRPr="00BB7730" w:rsidDel="006379C0">
                  <w:rPr>
                    <w:rFonts w:ascii="Times New Roman" w:hAnsi="Times New Roman" w:cs="Times New Roman"/>
                  </w:rPr>
                  <w:delText xml:space="preserve"> </w:delText>
                </w:r>
              </w:del>
              <w:del w:id="9580"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52EC1CCA" w14:textId="12FB8272" w:rsidR="000B3418" w:rsidRPr="00BB7730" w:rsidDel="00153539" w:rsidRDefault="000B3418" w:rsidP="000B3418">
            <w:pPr>
              <w:rPr>
                <w:ins w:id="9581" w:author="Xuning Wei12232" w:date="2026-07-27T17:22:00Z"/>
                <w:del w:id="9582" w:author="He Han" w:date="2026-10-22T22:09:00Z"/>
                <w:rFonts w:ascii="Times New Roman" w:hAnsi="Times New Roman" w:cs="Times New Roman"/>
                <w:color w:val="0000FF"/>
                <w:sz w:val="18"/>
                <w:szCs w:val="18"/>
                <w:shd w:val="clear" w:color="auto" w:fill="FFFFFF"/>
              </w:rPr>
            </w:pPr>
            <w:ins w:id="9583" w:author="Xuning Wei12232" w:date="2026-07-27T17:22:00Z">
              <w:del w:id="9584"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47195A82" w14:textId="55C80DC1" w:rsidR="000B3418" w:rsidRPr="00BB7730" w:rsidDel="00153539" w:rsidRDefault="000B3418" w:rsidP="000B3418">
            <w:pPr>
              <w:rPr>
                <w:ins w:id="9585" w:author="Xuning Wei12232" w:date="2026-07-27T17:22:00Z"/>
                <w:del w:id="9586" w:author="He Han" w:date="2026-10-22T22:09:00Z"/>
                <w:rFonts w:ascii="Times New Roman" w:hAnsi="Times New Roman" w:cs="Times New Roman"/>
                <w:color w:val="auto"/>
                <w:sz w:val="18"/>
                <w:szCs w:val="18"/>
                <w:shd w:val="clear" w:color="auto" w:fill="FFFFFF"/>
              </w:rPr>
            </w:pPr>
            <w:ins w:id="9587" w:author="Xuning Wei12232" w:date="2026-07-27T17:22:00Z">
              <w:del w:id="9588"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32B200FF" w14:textId="76C483BF" w:rsidR="000B3418" w:rsidRPr="00BB7730" w:rsidDel="00153539" w:rsidRDefault="000B3418" w:rsidP="000B3418">
            <w:pPr>
              <w:rPr>
                <w:ins w:id="9589" w:author="Xuning Wei12232" w:date="2026-07-27T17:22:00Z"/>
                <w:del w:id="9590" w:author="He Han" w:date="2026-10-22T22:09:00Z"/>
                <w:rFonts w:ascii="Times New Roman" w:hAnsi="Times New Roman" w:cs="Times New Roman"/>
                <w:color w:val="auto"/>
                <w:sz w:val="18"/>
                <w:szCs w:val="18"/>
                <w:shd w:val="clear" w:color="auto" w:fill="FFFFFF"/>
              </w:rPr>
            </w:pPr>
            <w:ins w:id="9591" w:author="Xuning Wei12232" w:date="2026-07-27T17:22:00Z">
              <w:del w:id="9592"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71DD1352" w14:textId="6BFF2009" w:rsidR="000B3418" w:rsidRPr="00BB7730" w:rsidDel="00153539" w:rsidRDefault="000B3418" w:rsidP="000B3418">
            <w:pPr>
              <w:rPr>
                <w:ins w:id="9593" w:author="Xuning Wei12232" w:date="2026-07-27T17:22:00Z"/>
                <w:del w:id="9594" w:author="He Han" w:date="2026-10-22T22:09:00Z"/>
                <w:rFonts w:ascii="Times New Roman" w:hAnsi="Times New Roman" w:cs="Times New Roman"/>
                <w:color w:val="auto"/>
                <w:sz w:val="18"/>
                <w:szCs w:val="18"/>
                <w:shd w:val="clear" w:color="auto" w:fill="FFFFFF"/>
              </w:rPr>
            </w:pPr>
            <w:ins w:id="9595" w:author="Xuning Wei12232" w:date="2026-07-27T17:22:00Z">
              <w:del w:id="9596"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493B2514" w14:textId="1168232A" w:rsidR="000B3418" w:rsidRPr="00BB7730" w:rsidDel="00153539" w:rsidRDefault="000B3418" w:rsidP="000B3418">
            <w:pPr>
              <w:rPr>
                <w:ins w:id="9597" w:author="Xuning Wei12232" w:date="2026-07-27T17:22:00Z"/>
                <w:del w:id="9598" w:author="He Han" w:date="2026-10-22T22:09:00Z"/>
                <w:rFonts w:ascii="Times New Roman" w:hAnsi="Times New Roman" w:cs="Times New Roman"/>
                <w:color w:val="auto"/>
                <w:sz w:val="18"/>
                <w:szCs w:val="18"/>
                <w:shd w:val="clear" w:color="auto" w:fill="FFFFFF"/>
              </w:rPr>
            </w:pPr>
            <w:ins w:id="9599" w:author="Xuning Wei12232" w:date="2026-07-27T17:22:00Z">
              <w:del w:id="9600"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7D0A4681" w14:textId="26ABB6E7" w:rsidR="000B3418" w:rsidRPr="00BB7730" w:rsidDel="00153539" w:rsidRDefault="000B3418" w:rsidP="000B3418">
            <w:pPr>
              <w:rPr>
                <w:ins w:id="9601" w:author="Xuning Wei12232" w:date="2026-07-27T17:22:00Z"/>
                <w:del w:id="9602" w:author="He Han" w:date="2026-10-22T22:09:00Z"/>
                <w:rFonts w:ascii="Times New Roman" w:hAnsi="Times New Roman" w:cs="Times New Roman"/>
                <w:color w:val="FF0000"/>
                <w:sz w:val="18"/>
                <w:szCs w:val="18"/>
                <w:shd w:val="clear" w:color="auto" w:fill="FFFFFF"/>
                <w:rPrChange w:id="9603" w:author="Johan Granander" w:date="2026-07-28T15:03:00Z">
                  <w:rPr>
                    <w:ins w:id="9604" w:author="Xuning Wei12232" w:date="2026-07-27T17:22:00Z"/>
                    <w:del w:id="9605" w:author="He Han" w:date="2026-10-22T22:09:00Z"/>
                    <w:rFonts w:ascii="Times New Roman" w:hAnsi="Times New Roman" w:cs="Times New Roman"/>
                    <w:color w:val="FF0000"/>
                    <w:sz w:val="18"/>
                    <w:szCs w:val="18"/>
                    <w:shd w:val="clear" w:color="auto" w:fill="FFFFFF"/>
                    <w:lang w:val="sv-SE"/>
                  </w:rPr>
                </w:rPrChange>
              </w:rPr>
            </w:pPr>
            <w:ins w:id="9606" w:author="Xuning Wei12232" w:date="2026-07-27T17:22:00Z">
              <w:del w:id="9607" w:author="He Han" w:date="2026-10-22T22:09:00Z">
                <w:r w:rsidRPr="00BB7730" w:rsidDel="00153539">
                  <w:rPr>
                    <w:rFonts w:ascii="Times New Roman" w:hAnsi="Times New Roman" w:cs="Times New Roman"/>
                    <w:color w:val="FF0000"/>
                    <w:sz w:val="18"/>
                    <w:szCs w:val="18"/>
                    <w:shd w:val="clear" w:color="auto" w:fill="FFFFFF"/>
                    <w:rPrChange w:id="9608"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0E3FC5B1" w14:textId="24947BAF" w:rsidR="000B3418" w:rsidRPr="00BB7730" w:rsidDel="00153539" w:rsidRDefault="000B3418" w:rsidP="000B3418">
            <w:pPr>
              <w:rPr>
                <w:ins w:id="9609" w:author="Xuning Wei12232" w:date="2026-07-27T17:22:00Z"/>
                <w:del w:id="9610" w:author="He Han" w:date="2026-10-22T22:09:00Z"/>
                <w:rFonts w:ascii="Times New Roman" w:hAnsi="Times New Roman" w:cs="Times New Roman"/>
                <w:color w:val="auto"/>
                <w:sz w:val="18"/>
                <w:szCs w:val="18"/>
                <w:shd w:val="clear" w:color="auto" w:fill="FFFFFF"/>
                <w:rPrChange w:id="9611" w:author="Johan Granander" w:date="2026-07-28T15:03:00Z">
                  <w:rPr>
                    <w:ins w:id="9612" w:author="Xuning Wei12232" w:date="2026-07-27T17:22:00Z"/>
                    <w:del w:id="9613" w:author="He Han" w:date="2026-10-22T22:09:00Z"/>
                    <w:rFonts w:ascii="Times New Roman" w:hAnsi="Times New Roman" w:cs="Times New Roman"/>
                    <w:color w:val="auto"/>
                    <w:sz w:val="18"/>
                    <w:szCs w:val="18"/>
                    <w:shd w:val="clear" w:color="auto" w:fill="FFFFFF"/>
                    <w:lang w:val="sv-SE"/>
                  </w:rPr>
                </w:rPrChange>
              </w:rPr>
            </w:pPr>
            <w:ins w:id="9614" w:author="Xuning Wei12232" w:date="2026-07-27T17:22:00Z">
              <w:del w:id="9615" w:author="He Han" w:date="2026-10-22T22:09:00Z">
                <w:r w:rsidRPr="00BB7730" w:rsidDel="00153539">
                  <w:rPr>
                    <w:rFonts w:ascii="Times New Roman" w:hAnsi="Times New Roman" w:cs="Times New Roman"/>
                    <w:color w:val="auto"/>
                    <w:sz w:val="18"/>
                    <w:szCs w:val="18"/>
                    <w:shd w:val="clear" w:color="auto" w:fill="FFFFFF"/>
                    <w:rPrChange w:id="9616"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3F8FD079" w14:textId="2D3CB1E7" w:rsidR="000B3418" w:rsidRPr="00BB7730" w:rsidDel="00153539" w:rsidRDefault="000B3418" w:rsidP="000B3418">
            <w:pPr>
              <w:rPr>
                <w:ins w:id="9617" w:author="Xuning Wei12232" w:date="2026-07-27T17:22:00Z"/>
                <w:del w:id="9618" w:author="He Han" w:date="2026-10-22T22:09:00Z"/>
                <w:rFonts w:ascii="Times New Roman" w:hAnsi="Times New Roman" w:cs="Times New Roman"/>
                <w:b/>
                <w:color w:val="auto"/>
                <w:sz w:val="18"/>
                <w:szCs w:val="18"/>
                <w:shd w:val="clear" w:color="auto" w:fill="FFFFFF"/>
              </w:rPr>
            </w:pPr>
            <w:ins w:id="9619" w:author="Xuning Wei12232" w:date="2026-07-27T17:22:00Z">
              <w:del w:id="9620"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9621" w:author="He Han" w:date="2026-10-12T14:31:00Z">
                <w:r w:rsidRPr="00BB7730" w:rsidDel="006379C0">
                  <w:rPr>
                    <w:rFonts w:ascii="Times New Roman" w:hAnsi="Times New Roman" w:cs="Times New Roman"/>
                    <w:color w:val="auto"/>
                    <w:sz w:val="18"/>
                    <w:szCs w:val="18"/>
                    <w:shd w:val="clear" w:color="auto" w:fill="FFFFFF"/>
                  </w:rPr>
                  <w:delText>304 &amp; 316L</w:delText>
                </w:r>
              </w:del>
            </w:ins>
          </w:p>
          <w:p w14:paraId="0B3D7C24" w14:textId="10E462A5" w:rsidR="000B3418" w:rsidRPr="00BB7730" w:rsidDel="00153539" w:rsidRDefault="000B3418" w:rsidP="000B3418">
            <w:pPr>
              <w:rPr>
                <w:ins w:id="9622" w:author="Xuning Wei12232" w:date="2026-07-27T17:22:00Z"/>
                <w:del w:id="9623" w:author="He Han" w:date="2026-10-22T22:09:00Z"/>
                <w:rFonts w:ascii="Times New Roman" w:eastAsiaTheme="minorEastAsia" w:hAnsi="Times New Roman" w:cs="Times New Roman"/>
                <w:color w:val="auto"/>
                <w:sz w:val="18"/>
                <w:szCs w:val="18"/>
                <w:shd w:val="clear" w:color="auto" w:fill="FFFFFF"/>
                <w:lang w:eastAsia="zh-CN"/>
              </w:rPr>
            </w:pPr>
            <w:ins w:id="9624" w:author="Xuning Wei12232" w:date="2026-07-27T17:22:00Z">
              <w:del w:id="9625"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50D01DCF" w14:textId="24A91A73" w:rsidR="000B3418" w:rsidRPr="00BB7730" w:rsidDel="00153539" w:rsidRDefault="000B3418" w:rsidP="000B3418">
            <w:pPr>
              <w:rPr>
                <w:ins w:id="9626" w:author="Xuning Wei12232" w:date="2026-07-27T17:22:00Z"/>
                <w:del w:id="9627" w:author="He Han" w:date="2026-10-22T22:09:00Z"/>
                <w:rFonts w:ascii="Times New Roman" w:hAnsi="Times New Roman" w:cs="Times New Roman"/>
                <w:color w:val="auto"/>
                <w:sz w:val="18"/>
                <w:szCs w:val="18"/>
                <w:shd w:val="clear" w:color="auto" w:fill="FFFFFF"/>
              </w:rPr>
            </w:pPr>
            <w:ins w:id="9628" w:author="Xuning Wei12232" w:date="2026-07-27T17:22:00Z">
              <w:del w:id="9629"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70CFA0D3" w14:textId="0A87FCE1" w:rsidR="005E21AC" w:rsidRPr="00BB7730" w:rsidDel="00153539" w:rsidRDefault="000B3418" w:rsidP="000B3418">
            <w:pPr>
              <w:jc w:val="both"/>
              <w:rPr>
                <w:del w:id="9630" w:author="He Han" w:date="2026-10-22T22:09:00Z"/>
                <w:rFonts w:ascii="Times New Roman" w:hAnsi="Times New Roman" w:cs="Times New Roman"/>
                <w:color w:val="auto"/>
                <w:sz w:val="18"/>
                <w:szCs w:val="18"/>
                <w:shd w:val="clear" w:color="auto" w:fill="FFFFFF"/>
              </w:rPr>
            </w:pPr>
            <w:ins w:id="9631" w:author="Xuning Wei12232" w:date="2026-07-27T17:22:00Z">
              <w:del w:id="9632" w:author="He Han" w:date="2026-10-22T22:09:00Z">
                <w:r w:rsidRPr="00BB7730" w:rsidDel="00153539">
                  <w:rPr>
                    <w:rFonts w:ascii="Times New Roman" w:hAnsi="Times New Roman" w:cs="Times New Roman"/>
                    <w:color w:val="0000FF"/>
                    <w:sz w:val="18"/>
                    <w:szCs w:val="18"/>
                  </w:rPr>
                  <w:delText xml:space="preserve">Mechanical seal: </w:delText>
                </w:r>
              </w:del>
              <w:del w:id="9633" w:author="He Han" w:date="2026-10-12T14:31:00Z">
                <w:r w:rsidRPr="00BB7730" w:rsidDel="006379C0">
                  <w:rPr>
                    <w:rFonts w:ascii="Times New Roman" w:hAnsi="Times New Roman" w:cs="Times New Roman"/>
                    <w:color w:val="0000FF"/>
                    <w:sz w:val="18"/>
                    <w:szCs w:val="18"/>
                    <w:shd w:val="clear" w:color="auto" w:fill="FFFFFF"/>
                  </w:rPr>
                  <w:delText>304SS</w:delText>
                </w:r>
              </w:del>
              <w:del w:id="9634"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9635" w:author="He Han" w:date="2026-10-19T16:39:00Z">
                <w:r w:rsidRPr="00BB7730" w:rsidDel="00467D71">
                  <w:rPr>
                    <w:rFonts w:ascii="Times New Roman" w:hAnsi="Times New Roman" w:cs="Times New Roman"/>
                    <w:color w:val="0000FF"/>
                    <w:sz w:val="18"/>
                    <w:szCs w:val="18"/>
                    <w:shd w:val="clear" w:color="auto" w:fill="FFFFFF"/>
                  </w:rPr>
                  <w:delText>CSPE</w:delText>
                </w:r>
              </w:del>
            </w:ins>
            <w:del w:id="9636" w:author="He Han" w:date="2026-10-22T22:09:00Z">
              <w:r w:rsidR="005E21AC" w:rsidRPr="00BB7730" w:rsidDel="00153539">
                <w:rPr>
                  <w:rFonts w:ascii="Times New Roman" w:hAnsi="Times New Roman" w:cs="Times New Roman"/>
                  <w:color w:val="auto"/>
                  <w:sz w:val="18"/>
                  <w:szCs w:val="18"/>
                  <w:shd w:val="clear" w:color="auto" w:fill="FFFFFF"/>
                </w:rPr>
                <w:delText>Transfer pump material:SS</w:delText>
              </w:r>
            </w:del>
            <w:ins w:id="9637" w:author="Johan Granander" w:date="2026-05-04T11:53:00Z">
              <w:del w:id="9638" w:author="He Han" w:date="2026-10-22T22:09:00Z">
                <w:r w:rsidR="00570E05" w:rsidRPr="00BB7730" w:rsidDel="00153539">
                  <w:rPr>
                    <w:rFonts w:ascii="Times New Roman" w:hAnsi="Times New Roman" w:cs="Times New Roman"/>
                    <w:color w:val="auto"/>
                    <w:sz w:val="18"/>
                    <w:szCs w:val="18"/>
                    <w:shd w:val="clear" w:color="auto" w:fill="FFFFFF"/>
                  </w:rPr>
                  <w:delText>material: SS</w:delText>
                </w:r>
              </w:del>
            </w:ins>
            <w:del w:id="9639" w:author="He Han" w:date="2026-10-22T22:09:00Z">
              <w:r w:rsidR="005E21AC" w:rsidRPr="00BB7730" w:rsidDel="00153539">
                <w:rPr>
                  <w:rFonts w:ascii="Times New Roman" w:hAnsi="Times New Roman" w:cs="Times New Roman"/>
                  <w:color w:val="auto"/>
                  <w:sz w:val="18"/>
                  <w:szCs w:val="18"/>
                  <w:shd w:val="clear" w:color="auto" w:fill="FFFFFF"/>
                </w:rPr>
                <w:delText>316+PTFE</w:delText>
              </w:r>
            </w:del>
          </w:p>
          <w:p w14:paraId="6859AAEC" w14:textId="1DFCEB87" w:rsidR="005E21AC" w:rsidRPr="00BB7730" w:rsidDel="00153539" w:rsidRDefault="005E21AC" w:rsidP="0030647B">
            <w:pPr>
              <w:jc w:val="both"/>
              <w:rPr>
                <w:del w:id="9640" w:author="He Han" w:date="2026-10-22T22:09:00Z"/>
                <w:rFonts w:ascii="Times New Roman" w:eastAsia="仿宋_GB2312" w:hAnsi="Times New Roman" w:cs="Times New Roman"/>
                <w:color w:val="auto"/>
                <w:sz w:val="18"/>
                <w:szCs w:val="18"/>
              </w:rPr>
            </w:pPr>
            <w:del w:id="9641" w:author="He Han" w:date="2026-10-22T22:09:00Z">
              <w:r w:rsidRPr="00BB7730" w:rsidDel="00153539">
                <w:rPr>
                  <w:rFonts w:ascii="Times New Roman" w:eastAsia="仿宋_GB2312" w:hAnsi="Times New Roman" w:cs="Times New Roman"/>
                  <w:color w:val="auto"/>
                  <w:sz w:val="18"/>
                  <w:szCs w:val="18"/>
                </w:rPr>
                <w:delText>Charging line: SS</w:delText>
              </w:r>
            </w:del>
          </w:p>
          <w:p w14:paraId="52FF0BB5" w14:textId="7616BB1C" w:rsidR="005E21AC" w:rsidRPr="00BB7730" w:rsidDel="00153539" w:rsidRDefault="005E21AC" w:rsidP="0030647B">
            <w:pPr>
              <w:jc w:val="both"/>
              <w:rPr>
                <w:del w:id="9642" w:author="He Han" w:date="2026-10-22T22:09:00Z"/>
                <w:rFonts w:ascii="Times New Roman" w:eastAsia="仿宋_GB2312" w:hAnsi="Times New Roman" w:cs="Times New Roman"/>
                <w:color w:val="auto"/>
                <w:sz w:val="18"/>
                <w:szCs w:val="18"/>
                <w:lang w:val="en-IE"/>
                <w:rPrChange w:id="9643" w:author="Johan Granander" w:date="2026-07-28T15:03:00Z">
                  <w:rPr>
                    <w:del w:id="9644" w:author="He Han" w:date="2026-10-22T22:09:00Z"/>
                    <w:rFonts w:ascii="Times New Roman" w:eastAsia="仿宋_GB2312" w:hAnsi="Times New Roman" w:cs="Times New Roman"/>
                    <w:color w:val="auto"/>
                    <w:sz w:val="18"/>
                    <w:szCs w:val="18"/>
                  </w:rPr>
                </w:rPrChange>
              </w:rPr>
            </w:pPr>
            <w:del w:id="9645" w:author="He Han" w:date="2026-10-22T22:09:00Z">
              <w:r w:rsidRPr="00BB7730" w:rsidDel="00153539">
                <w:rPr>
                  <w:rFonts w:ascii="Times New Roman" w:hAnsi="Times New Roman" w:cs="Times New Roman"/>
                  <w:color w:val="auto"/>
                  <w:sz w:val="18"/>
                  <w:szCs w:val="18"/>
                  <w:shd w:val="clear" w:color="auto" w:fill="FFFFFF"/>
                  <w:lang w:val="en-IE"/>
                  <w:rPrChange w:id="9646"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9647" w:author="Johan Granander" w:date="2026-07-28T15:03:00Z">
                    <w:rPr>
                      <w:rFonts w:ascii="Times New Roman" w:eastAsia="仿宋_GB2312" w:hAnsi="Times New Roman" w:cs="Times New Roman"/>
                      <w:color w:val="auto"/>
                      <w:sz w:val="18"/>
                      <w:szCs w:val="18"/>
                    </w:rPr>
                  </w:rPrChange>
                </w:rPr>
                <w:delText>PTFE</w:delText>
              </w:r>
            </w:del>
          </w:p>
          <w:p w14:paraId="1D70EEC8" w14:textId="6115280B" w:rsidR="005E21AC" w:rsidRPr="00BB7730" w:rsidDel="00153539" w:rsidRDefault="005E21AC" w:rsidP="0030647B">
            <w:pPr>
              <w:jc w:val="both"/>
              <w:rPr>
                <w:del w:id="9648" w:author="He Han" w:date="2026-10-22T22:09:00Z"/>
                <w:rFonts w:ascii="Times New Roman" w:hAnsi="Times New Roman" w:cs="Times New Roman"/>
                <w:color w:val="auto"/>
                <w:sz w:val="18"/>
                <w:szCs w:val="18"/>
                <w:shd w:val="clear" w:color="auto" w:fill="FFFFFF"/>
                <w:lang w:val="en-IE"/>
                <w:rPrChange w:id="9649" w:author="Johan Granander" w:date="2026-07-28T15:03:00Z">
                  <w:rPr>
                    <w:del w:id="9650" w:author="He Han" w:date="2026-10-22T22:09:00Z"/>
                    <w:rFonts w:ascii="Times New Roman" w:hAnsi="Times New Roman" w:cs="Times New Roman"/>
                    <w:color w:val="auto"/>
                    <w:sz w:val="18"/>
                    <w:szCs w:val="18"/>
                    <w:shd w:val="clear" w:color="auto" w:fill="FFFFFF"/>
                  </w:rPr>
                </w:rPrChange>
              </w:rPr>
            </w:pPr>
            <w:del w:id="9651" w:author="He Han" w:date="2026-10-22T22:09:00Z">
              <w:r w:rsidRPr="00BB7730" w:rsidDel="00153539">
                <w:rPr>
                  <w:rFonts w:ascii="Times New Roman" w:hAnsi="Times New Roman" w:cs="Times New Roman"/>
                  <w:color w:val="auto"/>
                  <w:sz w:val="18"/>
                  <w:szCs w:val="18"/>
                  <w:shd w:val="clear" w:color="auto" w:fill="FFFFFF"/>
                  <w:lang w:val="en-IE"/>
                  <w:rPrChange w:id="9652" w:author="Johan Granander" w:date="2026-07-28T15:03:00Z">
                    <w:rPr>
                      <w:rFonts w:ascii="Times New Roman" w:hAnsi="Times New Roman" w:cs="Times New Roman"/>
                      <w:color w:val="auto"/>
                      <w:sz w:val="18"/>
                      <w:szCs w:val="18"/>
                      <w:shd w:val="clear" w:color="auto" w:fill="FFFFFF"/>
                    </w:rPr>
                  </w:rPrChange>
                </w:rPr>
                <w:delText>Sight glass: Glass</w:delText>
              </w:r>
            </w:del>
          </w:p>
          <w:p w14:paraId="108521D6" w14:textId="462A7185" w:rsidR="005E21AC" w:rsidRPr="00BB7730" w:rsidDel="00153539" w:rsidRDefault="005E21AC" w:rsidP="0030647B">
            <w:pPr>
              <w:jc w:val="both"/>
              <w:rPr>
                <w:del w:id="9653" w:author="He Han" w:date="2026-10-22T22:09:00Z"/>
                <w:rFonts w:ascii="Times New Roman" w:eastAsia="仿宋_GB2312" w:hAnsi="Times New Roman" w:cs="Times New Roman"/>
                <w:color w:val="auto"/>
                <w:sz w:val="18"/>
                <w:szCs w:val="18"/>
                <w:lang w:val="en-IE"/>
                <w:rPrChange w:id="9654" w:author="Johan Granander" w:date="2026-07-28T15:03:00Z">
                  <w:rPr>
                    <w:del w:id="9655" w:author="He Han" w:date="2026-10-22T22:09:00Z"/>
                    <w:rFonts w:ascii="Times New Roman" w:eastAsia="仿宋_GB2312" w:hAnsi="Times New Roman" w:cs="Times New Roman"/>
                    <w:color w:val="auto"/>
                    <w:sz w:val="18"/>
                    <w:szCs w:val="18"/>
                  </w:rPr>
                </w:rPrChange>
              </w:rPr>
            </w:pPr>
            <w:del w:id="9656" w:author="He Han" w:date="2026-10-22T22:09:00Z">
              <w:r w:rsidRPr="00BB7730" w:rsidDel="00153539">
                <w:rPr>
                  <w:rFonts w:ascii="Times New Roman" w:hAnsi="Times New Roman" w:cs="Times New Roman"/>
                  <w:color w:val="auto"/>
                  <w:sz w:val="18"/>
                  <w:szCs w:val="18"/>
                  <w:shd w:val="clear" w:color="auto" w:fill="FFFFFF"/>
                  <w:lang w:val="en-IE"/>
                  <w:rPrChange w:id="9657"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9658" w:author="Johan Granander" w:date="2026-07-28T15:03:00Z">
                    <w:rPr>
                      <w:rFonts w:ascii="Times New Roman" w:eastAsia="仿宋_GB2312" w:hAnsi="Times New Roman" w:cs="Times New Roman"/>
                      <w:color w:val="auto"/>
                      <w:sz w:val="18"/>
                      <w:szCs w:val="18"/>
                    </w:rPr>
                  </w:rPrChange>
                </w:rPr>
                <w:delText xml:space="preserve"> 316L</w:delText>
              </w:r>
            </w:del>
          </w:p>
          <w:p w14:paraId="70EFCF34" w14:textId="4C5A6A97" w:rsidR="00C65197" w:rsidRPr="00BB7730" w:rsidDel="00153539" w:rsidRDefault="005E21AC" w:rsidP="00C65197">
            <w:pPr>
              <w:jc w:val="both"/>
              <w:rPr>
                <w:del w:id="9659" w:author="He Han" w:date="2026-10-22T22:09:00Z"/>
                <w:rFonts w:ascii="Times New Roman" w:eastAsiaTheme="minorEastAsia" w:hAnsi="Times New Roman" w:cs="Times New Roman"/>
                <w:color w:val="auto"/>
                <w:sz w:val="18"/>
                <w:szCs w:val="18"/>
                <w:shd w:val="clear" w:color="auto" w:fill="FFFFFF"/>
                <w:lang w:eastAsia="zh-CN"/>
              </w:rPr>
            </w:pPr>
            <w:del w:id="9660"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3AECF8C6" w14:textId="31EBFD59" w:rsidR="00C65197" w:rsidRPr="00BB7730" w:rsidDel="00153539" w:rsidRDefault="00C65197" w:rsidP="00C65197">
            <w:pPr>
              <w:jc w:val="both"/>
              <w:rPr>
                <w:del w:id="9661" w:author="He Han" w:date="2026-10-22T22:09:00Z"/>
                <w:rFonts w:ascii="Times New Roman" w:hAnsi="Times New Roman" w:cs="Times New Roman"/>
                <w:color w:val="0000FF"/>
                <w:sz w:val="18"/>
                <w:szCs w:val="18"/>
                <w:shd w:val="clear" w:color="auto" w:fill="FFFFFF"/>
              </w:rPr>
            </w:pPr>
            <w:del w:id="9662" w:author="He Han" w:date="2026-10-22T22:09: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00D3CC03" w14:textId="456317E6" w:rsidR="005E21AC" w:rsidRPr="00BB7730" w:rsidDel="00153539" w:rsidRDefault="005E21AC" w:rsidP="0030647B">
            <w:pPr>
              <w:jc w:val="both"/>
              <w:rPr>
                <w:del w:id="9663" w:author="He Han" w:date="2026-10-22T22:09:00Z"/>
                <w:rFonts w:ascii="Times New Roman" w:hAnsi="Times New Roman" w:cs="Times New Roman"/>
                <w:color w:val="auto"/>
                <w:sz w:val="18"/>
                <w:szCs w:val="18"/>
                <w:shd w:val="clear" w:color="auto" w:fill="FFFFFF"/>
              </w:rPr>
            </w:pPr>
            <w:del w:id="9664"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5E8E14AB" w14:textId="0598A0DC" w:rsidR="005E21AC" w:rsidRPr="00BB7730" w:rsidRDefault="005E21AC" w:rsidP="0030647B">
            <w:pPr>
              <w:jc w:val="both"/>
              <w:rPr>
                <w:rFonts w:ascii="Times New Roman" w:eastAsia="FangSong" w:hAnsi="Times New Roman" w:cs="Times New Roman"/>
                <w:color w:val="auto"/>
                <w:sz w:val="18"/>
                <w:szCs w:val="18"/>
                <w:lang w:eastAsia="zh-CN"/>
              </w:rPr>
            </w:pPr>
            <w:del w:id="9665"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9666" w:author="Xuning Wei12232" w:date="2026-07-27T18:11:00Z">
              <w:tcPr>
                <w:tcW w:w="388" w:type="pct"/>
                <w:gridSpan w:val="4"/>
                <w:vMerge w:val="restart"/>
                <w:shd w:val="clear" w:color="auto" w:fill="FFFFFF" w:themeFill="background1"/>
                <w:vAlign w:val="center"/>
              </w:tcPr>
            </w:tcPrChange>
          </w:tcPr>
          <w:p w14:paraId="0BBBBE43" w14:textId="77777777" w:rsidR="005E21AC" w:rsidRPr="00BB7730" w:rsidRDefault="005E21AC"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9667" w:author="Xuning Wei12232" w:date="2026-07-27T18:11:00Z">
              <w:tcPr>
                <w:tcW w:w="354" w:type="pct"/>
                <w:gridSpan w:val="3"/>
                <w:vMerge w:val="restart"/>
                <w:shd w:val="clear" w:color="auto" w:fill="FFFFFF" w:themeFill="background1"/>
                <w:vAlign w:val="center"/>
              </w:tcPr>
            </w:tcPrChange>
          </w:tcPr>
          <w:p w14:paraId="3C7ED786" w14:textId="77777777" w:rsidR="005E21AC" w:rsidRPr="00BB7730" w:rsidRDefault="005E21AC"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9668" w:author="Xuning Wei12232" w:date="2026-07-27T18:11:00Z">
              <w:tcPr>
                <w:tcW w:w="322" w:type="pct"/>
                <w:gridSpan w:val="3"/>
                <w:vAlign w:val="center"/>
              </w:tcPr>
            </w:tcPrChange>
          </w:tcPr>
          <w:p w14:paraId="691EF895" w14:textId="77777777" w:rsidR="005E21AC"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3705448"/>
                <w14:checkbox>
                  <w14:checked w14:val="1"/>
                  <w14:checkedState w14:val="2612" w14:font="MS Gothic"/>
                  <w14:uncheckedState w14:val="2610" w14:font="MS Gothic"/>
                </w14:checkbox>
              </w:sdtPr>
              <w:sdtEndPr/>
              <w:sdtContent>
                <w:r w:rsidR="005E21AC" w:rsidRPr="00BB7730">
                  <w:rPr>
                    <w:rFonts w:ascii="Segoe UI Symbol" w:eastAsia="仿宋_GB2312" w:hAnsi="Segoe UI Symbol" w:cs="Segoe UI Symbol"/>
                    <w:color w:val="auto"/>
                    <w:sz w:val="18"/>
                    <w:szCs w:val="18"/>
                  </w:rPr>
                  <w:t>☒</w:t>
                </w:r>
              </w:sdtContent>
            </w:sdt>
            <w:r w:rsidR="005E21AC" w:rsidRPr="00BB7730">
              <w:rPr>
                <w:rFonts w:ascii="Times New Roman" w:eastAsia="仿宋_GB2312" w:hAnsi="Times New Roman" w:cs="Times New Roman"/>
                <w:color w:val="auto"/>
                <w:sz w:val="18"/>
                <w:szCs w:val="18"/>
              </w:rPr>
              <w:t>Yes</w:t>
            </w:r>
          </w:p>
        </w:tc>
        <w:tc>
          <w:tcPr>
            <w:tcW w:w="638" w:type="pct"/>
            <w:vAlign w:val="center"/>
            <w:tcPrChange w:id="9669" w:author="Xuning Wei12232" w:date="2026-07-27T18:11:00Z">
              <w:tcPr>
                <w:tcW w:w="733" w:type="pct"/>
                <w:gridSpan w:val="3"/>
                <w:vAlign w:val="center"/>
              </w:tcPr>
            </w:tcPrChange>
          </w:tcPr>
          <w:p w14:paraId="64336237" w14:textId="77777777" w:rsidR="005E21AC"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50786800"/>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color w:val="auto"/>
                    <w:sz w:val="18"/>
                    <w:szCs w:val="18"/>
                  </w:rPr>
                  <w:t>☐</w:t>
                </w:r>
              </w:sdtContent>
            </w:sdt>
            <w:r w:rsidR="005E21AC"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9670" w:author="Xuning Wei12232" w:date="2026-07-27T18:11:00Z">
              <w:tcPr>
                <w:tcW w:w="654" w:type="pct"/>
                <w:vMerge w:val="restart"/>
                <w:vAlign w:val="center"/>
              </w:tcPr>
            </w:tcPrChange>
          </w:tcPr>
          <w:p w14:paraId="7EDD4276" w14:textId="77777777"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941257976"/>
                <w14:checkbox>
                  <w14:checked w14:val="0"/>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Asymchem R&amp;D Lab:</w:t>
            </w:r>
            <w:r w:rsidR="005E21AC" w:rsidRPr="00BB7730">
              <w:rPr>
                <w:rFonts w:ascii="Times New Roman" w:eastAsia="仿宋_GB2312" w:hAnsi="Times New Roman" w:cs="Times New Roman"/>
                <w:color w:val="auto"/>
                <w:kern w:val="0"/>
                <w:sz w:val="18"/>
                <w:szCs w:val="18"/>
                <w:u w:val="single"/>
                <w:lang w:eastAsia="zh-CN"/>
              </w:rPr>
              <w:t xml:space="preserve"> N/A </w:t>
            </w:r>
          </w:p>
          <w:p w14:paraId="094BB12A" w14:textId="7C66447A"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89960116"/>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Asymchem Production data, Lot Number:</w:t>
            </w:r>
            <w:r w:rsidR="005E21AC" w:rsidRPr="00BB7730">
              <w:rPr>
                <w:rFonts w:ascii="Times New Roman" w:eastAsia="仿宋_GB2312" w:hAnsi="Times New Roman" w:cs="Times New Roman"/>
                <w:color w:val="auto"/>
                <w:kern w:val="0"/>
                <w:sz w:val="18"/>
                <w:szCs w:val="18"/>
                <w:u w:val="single"/>
                <w:lang w:eastAsia="zh-CN"/>
              </w:rPr>
              <w:t xml:space="preserve">   </w:t>
            </w:r>
            <w:del w:id="9671" w:author="Xuning Wei12232" w:date="2026-07-27T17:56:00Z">
              <w:r w:rsidR="005E21AC" w:rsidRPr="00BB7730" w:rsidDel="00F338FC">
                <w:rPr>
                  <w:rFonts w:ascii="Times New Roman" w:eastAsia="仿宋_GB2312" w:hAnsi="Times New Roman" w:cs="Times New Roman"/>
                  <w:color w:val="auto"/>
                  <w:kern w:val="0"/>
                  <w:sz w:val="18"/>
                  <w:szCs w:val="18"/>
                  <w:u w:val="single"/>
                  <w:lang w:eastAsia="zh-CN"/>
                </w:rPr>
                <w:delText>CPo140020-02-01-02</w:delText>
              </w:r>
            </w:del>
            <w:ins w:id="9672"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5E21AC" w:rsidRPr="00BB7730">
              <w:rPr>
                <w:rFonts w:ascii="Times New Roman" w:eastAsia="仿宋_GB2312" w:hAnsi="Times New Roman" w:cs="Times New Roman"/>
                <w:color w:val="auto"/>
                <w:kern w:val="0"/>
                <w:sz w:val="18"/>
                <w:szCs w:val="18"/>
                <w:u w:val="single"/>
                <w:lang w:eastAsia="zh-CN"/>
              </w:rPr>
              <w:t xml:space="preserve">    </w:t>
            </w:r>
          </w:p>
          <w:p w14:paraId="37D85B52" w14:textId="77777777"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132053622"/>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Supplier data:</w:t>
            </w:r>
            <w:r w:rsidR="005E21AC" w:rsidRPr="00BB7730">
              <w:rPr>
                <w:rFonts w:ascii="Times New Roman" w:eastAsia="仿宋_GB2312" w:hAnsi="Times New Roman" w:cs="Times New Roman"/>
                <w:color w:val="auto"/>
                <w:kern w:val="0"/>
                <w:sz w:val="18"/>
                <w:szCs w:val="18"/>
                <w:u w:val="single"/>
                <w:lang w:eastAsia="zh-CN"/>
              </w:rPr>
              <w:t xml:space="preserve"> N/A</w:t>
            </w:r>
            <w:r w:rsidR="005E21AC" w:rsidRPr="00BB7730">
              <w:rPr>
                <w:rFonts w:ascii="Times New Roman" w:eastAsia="仿宋_GB2312" w:hAnsi="Times New Roman" w:cs="Times New Roman"/>
                <w:color w:val="auto"/>
                <w:kern w:val="0"/>
                <w:sz w:val="18"/>
                <w:szCs w:val="18"/>
                <w:lang w:eastAsia="zh-CN"/>
              </w:rPr>
              <w:t xml:space="preserve"> </w:t>
            </w:r>
          </w:p>
          <w:p w14:paraId="02342213" w14:textId="50593930"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41969370"/>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sz w:val="18"/>
                <w:szCs w:val="18"/>
                <w:lang w:eastAsia="zh-CN"/>
              </w:rPr>
              <w:t>Handbook &amp; Page:</w:t>
            </w:r>
            <w:r w:rsidR="005E21AC" w:rsidRPr="00BB7730">
              <w:rPr>
                <w:rFonts w:ascii="Times New Roman" w:eastAsia="仿宋_GB2312" w:hAnsi="Times New Roman" w:cs="Times New Roman"/>
                <w:color w:val="auto"/>
                <w:sz w:val="18"/>
                <w:szCs w:val="18"/>
                <w:u w:val="single"/>
                <w:lang w:eastAsia="zh-CN"/>
              </w:rPr>
              <w:t xml:space="preserve"> </w:t>
            </w:r>
            <w:r w:rsidR="005E21AC" w:rsidRPr="00BB7730">
              <w:rPr>
                <w:rFonts w:ascii="Times New Roman" w:eastAsia="仿宋_GB2312" w:hAnsi="Times New Roman" w:cs="Times New Roman"/>
                <w:color w:val="auto"/>
                <w:sz w:val="18"/>
                <w:szCs w:val="18"/>
                <w:u w:val="single"/>
              </w:rPr>
              <w:t>The Pilot Plant Real Book Page 10-14&amp;10-15</w:t>
            </w:r>
            <w:r w:rsidR="005E21AC" w:rsidRPr="00BB7730">
              <w:rPr>
                <w:rFonts w:ascii="Times New Roman" w:eastAsia="仿宋_GB2312" w:hAnsi="Times New Roman" w:cs="Times New Roman"/>
                <w:color w:val="auto"/>
                <w:kern w:val="0"/>
                <w:sz w:val="18"/>
                <w:szCs w:val="18"/>
                <w:u w:val="single"/>
                <w:lang w:eastAsia="zh-CN"/>
              </w:rPr>
              <w:t xml:space="preserve"> </w:t>
            </w:r>
          </w:p>
          <w:p w14:paraId="13BDA956" w14:textId="6367DAD1" w:rsidR="005E21AC" w:rsidRPr="00BB7730" w:rsidRDefault="003E162E" w:rsidP="0030647B">
            <w:pPr>
              <w:jc w:val="both"/>
              <w:rPr>
                <w:rFonts w:ascii="Times New Roman" w:eastAsia="仿宋_GB2312" w:hAnsi="Times New Roman" w:cs="Times New Roman"/>
                <w:b/>
                <w:color w:val="auto"/>
                <w:sz w:val="18"/>
                <w:szCs w:val="18"/>
              </w:rPr>
            </w:pPr>
            <w:sdt>
              <w:sdtPr>
                <w:rPr>
                  <w:rFonts w:ascii="Times New Roman" w:eastAsia="仿宋_GB2312" w:hAnsi="Times New Roman" w:cs="Times New Roman"/>
                  <w:b/>
                  <w:color w:val="auto"/>
                  <w:sz w:val="18"/>
                  <w:szCs w:val="18"/>
                </w:rPr>
                <w:id w:val="-853880920"/>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Change w:id="9673" w:author="He Han" w:date="2026-10-13T14:04:00Z">
                      <w:rPr>
                        <w:rFonts w:ascii="Segoe UI Symbol" w:eastAsia="MS Gothic" w:hAnsi="Segoe UI Symbol" w:cs="Segoe UI Symbol"/>
                        <w:color w:val="auto"/>
                        <w:sz w:val="18"/>
                        <w:szCs w:val="18"/>
                      </w:rPr>
                    </w:rPrChange>
                  </w:rPr>
                  <w:t>☒</w:t>
                </w:r>
              </w:sdtContent>
            </w:sdt>
            <w:r w:rsidR="005E21AC" w:rsidRPr="00BB7730">
              <w:rPr>
                <w:rFonts w:ascii="Times New Roman" w:eastAsia="仿宋_GB2312" w:hAnsi="Times New Roman" w:cs="Times New Roman"/>
                <w:b/>
                <w:color w:val="auto"/>
                <w:sz w:val="18"/>
                <w:szCs w:val="18"/>
                <w:rPrChange w:id="9674" w:author="He Han" w:date="2026-10-13T14:04:00Z">
                  <w:rPr>
                    <w:rFonts w:ascii="Times New Roman" w:eastAsia="仿宋_GB2312" w:hAnsi="Times New Roman" w:cs="Times New Roman"/>
                    <w:color w:val="auto"/>
                    <w:sz w:val="18"/>
                    <w:szCs w:val="18"/>
                  </w:rPr>
                </w:rPrChange>
              </w:rPr>
              <w:t xml:space="preserve"> </w:t>
            </w:r>
            <w:r w:rsidR="005E21AC" w:rsidRPr="00BB7730">
              <w:rPr>
                <w:rFonts w:ascii="Times New Roman" w:eastAsia="仿宋_GB2312" w:hAnsi="Times New Roman" w:cs="Times New Roman"/>
                <w:color w:val="auto"/>
                <w:sz w:val="18"/>
                <w:szCs w:val="18"/>
              </w:rPr>
              <w:t>Other</w:t>
            </w:r>
            <w:r w:rsidR="005E21AC" w:rsidRPr="00BB7730">
              <w:rPr>
                <w:rFonts w:ascii="Times New Roman" w:eastAsia="仿宋_GB2312" w:hAnsi="Times New Roman" w:cs="Times New Roman"/>
                <w:color w:val="auto"/>
                <w:sz w:val="18"/>
                <w:szCs w:val="18"/>
                <w:lang w:eastAsia="zh-CN"/>
              </w:rPr>
              <w:t>:</w:t>
            </w:r>
            <w:r w:rsidR="005E21AC" w:rsidRPr="00BB7730">
              <w:rPr>
                <w:rFonts w:ascii="Times New Roman" w:eastAsia="仿宋_GB2312" w:hAnsi="Times New Roman" w:cs="Times New Roman"/>
                <w:color w:val="auto"/>
                <w:kern w:val="0"/>
                <w:sz w:val="18"/>
                <w:szCs w:val="18"/>
                <w:u w:val="single"/>
                <w:lang w:eastAsia="zh-CN"/>
              </w:rPr>
              <w:t xml:space="preserve"> </w:t>
            </w:r>
            <w:del w:id="9675" w:author="He Han" w:date="2026-08-27T15:38:00Z">
              <w:r w:rsidR="005E21AC" w:rsidRPr="00BB7730" w:rsidDel="006B7068">
                <w:rPr>
                  <w:rFonts w:ascii="Times New Roman" w:eastAsia="仿宋_GB2312" w:hAnsi="Times New Roman" w:cs="Times New Roman"/>
                  <w:color w:val="auto"/>
                  <w:kern w:val="0"/>
                  <w:sz w:val="18"/>
                  <w:szCs w:val="18"/>
                  <w:u w:val="single"/>
                  <w:lang w:eastAsia="zh-CN"/>
                </w:rPr>
                <w:delText xml:space="preserve">    </w:delText>
              </w:r>
            </w:del>
            <w:r w:rsidR="005E21AC"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salts.The material demonstrates good corrosion resistance, including tolerance to organic solvents.The solvents are neutral, and the material compatibility is confirmed.   </w:t>
            </w:r>
          </w:p>
        </w:tc>
      </w:tr>
      <w:tr w:rsidR="005342B4" w:rsidRPr="00BB7730" w14:paraId="148EB940" w14:textId="77777777" w:rsidTr="000A425F">
        <w:trPr>
          <w:trHeight w:val="4536"/>
          <w:trPrChange w:id="9676" w:author="Xuning Wei12232" w:date="2026-07-27T18:11:00Z">
            <w:trPr>
              <w:trHeight w:val="2160"/>
            </w:trPr>
          </w:trPrChange>
        </w:trPr>
        <w:tc>
          <w:tcPr>
            <w:tcW w:w="281" w:type="pct"/>
            <w:vMerge/>
            <w:shd w:val="clear" w:color="auto" w:fill="FFFFFF" w:themeFill="background1"/>
            <w:vAlign w:val="center"/>
            <w:tcPrChange w:id="9677" w:author="Xuning Wei12232" w:date="2026-07-27T18:11:00Z">
              <w:tcPr>
                <w:tcW w:w="284" w:type="pct"/>
                <w:gridSpan w:val="3"/>
                <w:vMerge/>
                <w:shd w:val="clear" w:color="auto" w:fill="FFFFFF" w:themeFill="background1"/>
                <w:vAlign w:val="center"/>
              </w:tcPr>
            </w:tcPrChange>
          </w:tcPr>
          <w:p w14:paraId="5B60FF48" w14:textId="77777777" w:rsidR="00143102" w:rsidRPr="00BB7730" w:rsidRDefault="00143102"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9678" w:author="Xuning Wei12232" w:date="2026-07-27T18:11:00Z">
              <w:tcPr>
                <w:tcW w:w="1217" w:type="pct"/>
                <w:gridSpan w:val="3"/>
                <w:vMerge/>
                <w:shd w:val="clear" w:color="auto" w:fill="FFFFFF" w:themeFill="background1"/>
                <w:vAlign w:val="center"/>
              </w:tcPr>
            </w:tcPrChange>
          </w:tcPr>
          <w:p w14:paraId="332E645E"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9679" w:author="Xuning Wei12232" w:date="2026-07-27T18:11:00Z">
              <w:tcPr>
                <w:tcW w:w="1049" w:type="pct"/>
                <w:gridSpan w:val="5"/>
                <w:vMerge/>
                <w:shd w:val="clear" w:color="auto" w:fill="FFFFFF" w:themeFill="background1"/>
                <w:vAlign w:val="center"/>
              </w:tcPr>
            </w:tcPrChange>
          </w:tcPr>
          <w:p w14:paraId="15CD439E" w14:textId="77777777" w:rsidR="00143102" w:rsidRPr="00BB7730" w:rsidRDefault="00143102" w:rsidP="0030647B">
            <w:pPr>
              <w:spacing w:line="240" w:lineRule="exact"/>
              <w:jc w:val="both"/>
              <w:rPr>
                <w:rFonts w:ascii="Times New Roman" w:eastAsia="仿宋_GB2312" w:hAnsi="Times New Roman" w:cs="Times New Roman"/>
                <w:b/>
                <w:color w:val="auto"/>
                <w:sz w:val="18"/>
                <w:szCs w:val="18"/>
              </w:rPr>
            </w:pPr>
          </w:p>
        </w:tc>
        <w:tc>
          <w:tcPr>
            <w:tcW w:w="385" w:type="pct"/>
            <w:vMerge/>
            <w:shd w:val="clear" w:color="auto" w:fill="FFFFFF" w:themeFill="background1"/>
            <w:vAlign w:val="center"/>
            <w:tcPrChange w:id="9680" w:author="Xuning Wei12232" w:date="2026-07-27T18:11:00Z">
              <w:tcPr>
                <w:tcW w:w="388" w:type="pct"/>
                <w:gridSpan w:val="4"/>
                <w:vMerge/>
                <w:shd w:val="clear" w:color="auto" w:fill="FFFFFF" w:themeFill="background1"/>
                <w:vAlign w:val="center"/>
              </w:tcPr>
            </w:tcPrChange>
          </w:tcPr>
          <w:p w14:paraId="7EA7B33A"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9681" w:author="Xuning Wei12232" w:date="2026-07-27T18:11:00Z">
              <w:tcPr>
                <w:tcW w:w="354" w:type="pct"/>
                <w:gridSpan w:val="3"/>
                <w:vMerge/>
                <w:shd w:val="clear" w:color="auto" w:fill="FFFFFF" w:themeFill="background1"/>
                <w:vAlign w:val="center"/>
              </w:tcPr>
            </w:tcPrChange>
          </w:tcPr>
          <w:p w14:paraId="0293A612" w14:textId="77777777" w:rsidR="00143102" w:rsidRPr="00BB7730"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9682" w:author="Xuning Wei12232" w:date="2026-07-27T18:11:00Z">
              <w:tcPr>
                <w:tcW w:w="322" w:type="pct"/>
                <w:gridSpan w:val="3"/>
                <w:vAlign w:val="center"/>
              </w:tcPr>
            </w:tcPrChange>
          </w:tcPr>
          <w:p w14:paraId="7556A686" w14:textId="77777777" w:rsidR="00143102"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13606544"/>
                <w14:checkbox>
                  <w14:checked w14:val="0"/>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rPr>
              <w:t xml:space="preserve"> </w:t>
            </w:r>
            <w:r w:rsidR="00143102" w:rsidRPr="00BB7730">
              <w:rPr>
                <w:rFonts w:ascii="Times New Roman" w:eastAsia="仿宋_GB2312" w:hAnsi="Times New Roman" w:cs="Times New Roman"/>
                <w:color w:val="auto"/>
                <w:kern w:val="0"/>
                <w:sz w:val="18"/>
                <w:szCs w:val="18"/>
                <w:lang w:eastAsia="zh-CN"/>
              </w:rPr>
              <w:t>High</w:t>
            </w:r>
          </w:p>
          <w:p w14:paraId="1E9AD35A" w14:textId="77777777" w:rsidR="00143102"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67191273"/>
                <w14:checkbox>
                  <w14:checked w14:val="0"/>
                  <w14:checkedState w14:val="2612" w14:font="MS Gothic"/>
                  <w14:uncheckedState w14:val="2610" w14:font="MS Gothic"/>
                </w14:checkbox>
              </w:sdtPr>
              <w:sdtEndPr/>
              <w:sdtContent>
                <w:r w:rsidR="00143102" w:rsidRPr="00BB7730">
                  <w:rPr>
                    <w:rFonts w:ascii="Segoe UI Symbol" w:eastAsia="仿宋_GB2312" w:hAnsi="Segoe UI Symbol" w:cs="Segoe UI Symbol"/>
                    <w:b/>
                    <w:color w:val="auto"/>
                    <w:sz w:val="18"/>
                    <w:szCs w:val="18"/>
                  </w:rPr>
                  <w:t>☐</w:t>
                </w:r>
              </w:sdtContent>
            </w:sdt>
            <w:r w:rsidR="00143102" w:rsidRPr="00BB7730">
              <w:rPr>
                <w:rFonts w:ascii="Times New Roman" w:eastAsia="仿宋_GB2312" w:hAnsi="Times New Roman" w:cs="Times New Roman"/>
                <w:b/>
                <w:color w:val="auto"/>
                <w:sz w:val="18"/>
                <w:szCs w:val="18"/>
              </w:rPr>
              <w:t xml:space="preserve"> </w:t>
            </w:r>
            <w:r w:rsidR="00143102" w:rsidRPr="00BB7730">
              <w:rPr>
                <w:rFonts w:ascii="Times New Roman" w:eastAsia="仿宋_GB2312" w:hAnsi="Times New Roman" w:cs="Times New Roman"/>
                <w:color w:val="auto"/>
                <w:kern w:val="0"/>
                <w:sz w:val="18"/>
                <w:szCs w:val="18"/>
                <w:lang w:eastAsia="zh-CN"/>
              </w:rPr>
              <w:t>Medium</w:t>
            </w:r>
          </w:p>
          <w:p w14:paraId="388DDE7C" w14:textId="77777777" w:rsidR="00143102"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798950141"/>
                <w14:checkbox>
                  <w14:checked w14:val="1"/>
                  <w14:checkedState w14:val="2612" w14:font="MS Gothic"/>
                  <w14:uncheckedState w14:val="2610" w14:font="MS Gothic"/>
                </w14:checkbox>
              </w:sdtPr>
              <w:sdtEndPr/>
              <w:sdtContent>
                <w:r w:rsidR="00143102" w:rsidRPr="00BB7730">
                  <w:rPr>
                    <w:rFonts w:ascii="Segoe UI Symbol" w:eastAsia="MS Gothic" w:hAnsi="Segoe UI Symbol" w:cs="Segoe UI Symbol"/>
                    <w:b/>
                    <w:color w:val="auto"/>
                    <w:sz w:val="18"/>
                    <w:szCs w:val="18"/>
                  </w:rPr>
                  <w:t>☒</w:t>
                </w:r>
              </w:sdtContent>
            </w:sdt>
            <w:r w:rsidR="00143102"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9683" w:author="Xuning Wei12232" w:date="2026-07-27T18:11:00Z">
              <w:tcPr>
                <w:tcW w:w="733" w:type="pct"/>
                <w:gridSpan w:val="3"/>
                <w:vAlign w:val="center"/>
              </w:tcPr>
            </w:tcPrChange>
          </w:tcPr>
          <w:p w14:paraId="51D9AE87" w14:textId="28901FFB" w:rsidR="00143102" w:rsidRPr="00BB7730" w:rsidRDefault="00143102"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According to The Pilot Plant Real Book Page 10-14&amp;10-15, Dimethylformamide is compatible with SS, 316</w:t>
            </w:r>
            <w:del w:id="9684" w:author="Johan Granander" w:date="2026-05-04T11:53:00Z">
              <w:r w:rsidRPr="00BB7730" w:rsidDel="00570E05">
                <w:rPr>
                  <w:rFonts w:ascii="Times New Roman" w:eastAsia="仿宋_GB2312" w:hAnsi="Times New Roman" w:cs="Times New Roman"/>
                  <w:color w:val="auto"/>
                  <w:kern w:val="0"/>
                  <w:sz w:val="18"/>
                  <w:szCs w:val="18"/>
                  <w:lang w:eastAsia="zh-CN"/>
                </w:rPr>
                <w:delText>L  and</w:delText>
              </w:r>
            </w:del>
            <w:ins w:id="9685" w:author="Johan Granander" w:date="2026-05-04T11:53:00Z">
              <w:r w:rsidR="00570E05" w:rsidRPr="00BB7730">
                <w:rPr>
                  <w:rFonts w:ascii="Times New Roman" w:eastAsia="仿宋_GB2312" w:hAnsi="Times New Roman" w:cs="Times New Roman"/>
                  <w:color w:val="auto"/>
                  <w:kern w:val="0"/>
                  <w:sz w:val="18"/>
                  <w:szCs w:val="18"/>
                  <w:lang w:eastAsia="zh-CN"/>
                </w:rPr>
                <w:t>L</w:t>
              </w:r>
            </w:ins>
            <w:del w:id="9686" w:author="Johan Granander" w:date="2026-05-04T11:53:00Z">
              <w:r w:rsidRPr="00BB7730" w:rsidDel="00570E05">
                <w:rPr>
                  <w:rFonts w:ascii="Times New Roman" w:eastAsia="仿宋_GB2312" w:hAnsi="Times New Roman" w:cs="Times New Roman"/>
                  <w:color w:val="auto"/>
                  <w:kern w:val="0"/>
                  <w:sz w:val="18"/>
                  <w:szCs w:val="18"/>
                  <w:lang w:eastAsia="zh-CN"/>
                </w:rPr>
                <w:delText xml:space="preserve"> </w:delText>
              </w:r>
            </w:del>
            <w:ins w:id="9687" w:author="Johan Granander" w:date="2026-05-04T11:53:00Z">
              <w:r w:rsidR="00570E05" w:rsidRPr="00BB7730">
                <w:rPr>
                  <w:rFonts w:ascii="Times New Roman" w:eastAsia="仿宋_GB2312" w:hAnsi="Times New Roman" w:cs="Times New Roman"/>
                  <w:color w:val="auto"/>
                  <w:kern w:val="0"/>
                  <w:sz w:val="18"/>
                  <w:szCs w:val="18"/>
                  <w:lang w:eastAsia="zh-CN"/>
                </w:rPr>
                <w:t>PTFE.</w:t>
              </w:r>
            </w:ins>
            <w:r w:rsidRPr="00BB7730">
              <w:rPr>
                <w:rFonts w:ascii="Times New Roman" w:eastAsia="仿宋_GB2312" w:hAnsi="Times New Roman" w:cs="Times New Roman"/>
                <w:color w:val="auto"/>
                <w:kern w:val="0"/>
                <w:sz w:val="18"/>
                <w:szCs w:val="18"/>
                <w:lang w:eastAsia="zh-CN"/>
              </w:rPr>
              <w:t>PTFE;</w:t>
            </w:r>
          </w:p>
          <w:p w14:paraId="2FD2E15F" w14:textId="1319816A" w:rsidR="00143102" w:rsidRPr="00BB7730" w:rsidRDefault="00143102"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Based on Asymchem previous campaign production data and experience, Dimethylformamide is also compatible with Glass, PTFE and SS</w:t>
            </w:r>
          </w:p>
        </w:tc>
        <w:tc>
          <w:tcPr>
            <w:tcW w:w="792" w:type="pct"/>
            <w:vMerge/>
            <w:vAlign w:val="center"/>
            <w:tcPrChange w:id="9688" w:author="Xuning Wei12232" w:date="2026-07-27T18:11:00Z">
              <w:tcPr>
                <w:tcW w:w="654" w:type="pct"/>
                <w:vMerge/>
                <w:vAlign w:val="center"/>
              </w:tcPr>
            </w:tcPrChange>
          </w:tcPr>
          <w:p w14:paraId="481CD11A" w14:textId="77777777" w:rsidR="00143102" w:rsidRPr="00BB7730" w:rsidRDefault="00143102" w:rsidP="0030647B">
            <w:pPr>
              <w:spacing w:line="240" w:lineRule="exact"/>
              <w:jc w:val="both"/>
              <w:rPr>
                <w:rFonts w:ascii="Times New Roman" w:eastAsia="仿宋_GB2312" w:hAnsi="Times New Roman" w:cs="Times New Roman"/>
                <w:b/>
                <w:color w:val="auto"/>
                <w:sz w:val="18"/>
                <w:szCs w:val="18"/>
              </w:rPr>
            </w:pPr>
          </w:p>
        </w:tc>
      </w:tr>
      <w:tr w:rsidR="005342B4" w:rsidRPr="00BB7730" w14:paraId="36CC23C3" w14:textId="77777777" w:rsidTr="000A425F">
        <w:trPr>
          <w:trHeight w:val="1973"/>
          <w:trPrChange w:id="9689" w:author="Xuning Wei12232" w:date="2026-07-27T18:11:00Z">
            <w:trPr>
              <w:trHeight w:val="397"/>
            </w:trPr>
          </w:trPrChange>
        </w:trPr>
        <w:tc>
          <w:tcPr>
            <w:tcW w:w="281" w:type="pct"/>
            <w:vMerge w:val="restart"/>
            <w:shd w:val="clear" w:color="auto" w:fill="FFFFFF" w:themeFill="background1"/>
            <w:vAlign w:val="center"/>
            <w:tcPrChange w:id="9690" w:author="Xuning Wei12232" w:date="2026-07-27T18:11:00Z">
              <w:tcPr>
                <w:tcW w:w="284" w:type="pct"/>
                <w:gridSpan w:val="3"/>
                <w:vMerge w:val="restart"/>
                <w:shd w:val="clear" w:color="auto" w:fill="FFFFFF" w:themeFill="background1"/>
                <w:vAlign w:val="center"/>
              </w:tcPr>
            </w:tcPrChange>
          </w:tcPr>
          <w:p w14:paraId="51D1EC1F" w14:textId="1E56A0C2" w:rsidR="005E21AC" w:rsidRPr="00BB7730" w:rsidRDefault="00AD243C">
            <w:pPr>
              <w:spacing w:line="240" w:lineRule="exact"/>
              <w:jc w:val="center"/>
              <w:rPr>
                <w:rFonts w:ascii="Times New Roman" w:eastAsia="仿宋_GB2312" w:hAnsi="Times New Roman" w:cs="Times New Roman"/>
                <w:color w:val="auto"/>
                <w:sz w:val="18"/>
                <w:szCs w:val="18"/>
                <w:lang w:eastAsia="zh-CN"/>
              </w:rPr>
              <w:pPrChange w:id="9691" w:author="Xuning Wei12232" w:date="2026-07-27T20:55:00Z">
                <w:pPr>
                  <w:spacing w:line="240" w:lineRule="exact"/>
                  <w:jc w:val="both"/>
                </w:pPr>
              </w:pPrChange>
            </w:pPr>
            <w:ins w:id="9692" w:author="Xuning Wei12232" w:date="2026-07-27T16:09:00Z">
              <w:r w:rsidRPr="00BB7730">
                <w:rPr>
                  <w:rFonts w:ascii="Times New Roman" w:eastAsia="仿宋_GB2312" w:hAnsi="Times New Roman" w:cs="Times New Roman"/>
                  <w:color w:val="auto"/>
                  <w:sz w:val="18"/>
                  <w:szCs w:val="18"/>
                  <w:lang w:eastAsia="zh-CN"/>
                </w:rPr>
                <w:lastRenderedPageBreak/>
                <w:t>15</w:t>
              </w:r>
            </w:ins>
            <w:del w:id="9693" w:author="Xuning Wei12232" w:date="2026-07-27T16:09:00Z">
              <w:r w:rsidR="009478EE" w:rsidRPr="00BB7730" w:rsidDel="00AD243C">
                <w:rPr>
                  <w:rFonts w:ascii="Times New Roman" w:eastAsia="仿宋_GB2312" w:hAnsi="Times New Roman" w:cs="Times New Roman"/>
                  <w:color w:val="auto"/>
                  <w:sz w:val="18"/>
                  <w:szCs w:val="18"/>
                  <w:lang w:eastAsia="zh-CN"/>
                </w:rPr>
                <w:delText>30</w:delText>
              </w:r>
            </w:del>
          </w:p>
        </w:tc>
        <w:tc>
          <w:tcPr>
            <w:tcW w:w="1217" w:type="pct"/>
            <w:vMerge w:val="restart"/>
            <w:shd w:val="clear" w:color="auto" w:fill="FFFFFF" w:themeFill="background1"/>
            <w:vAlign w:val="center"/>
            <w:tcPrChange w:id="9694" w:author="Xuning Wei12232" w:date="2026-07-27T18:11:00Z">
              <w:tcPr>
                <w:tcW w:w="1217" w:type="pct"/>
                <w:gridSpan w:val="3"/>
                <w:vMerge w:val="restart"/>
                <w:shd w:val="clear" w:color="auto" w:fill="FFFFFF" w:themeFill="background1"/>
                <w:vAlign w:val="center"/>
              </w:tcPr>
            </w:tcPrChange>
          </w:tcPr>
          <w:p w14:paraId="07F1E3A8" w14:textId="7AC454E7" w:rsidR="00A15181" w:rsidRPr="00BB7730" w:rsidRDefault="00A15181">
            <w:pPr>
              <w:rPr>
                <w:ins w:id="9695" w:author="Xuning Wei12232" w:date="2026-07-27T20:17:00Z"/>
                <w:rFonts w:ascii="Times New Roman" w:eastAsia="等线" w:hAnsi="Times New Roman" w:cs="Times New Roman"/>
                <w:bCs w:val="0"/>
                <w:color w:val="0000FF"/>
                <w:kern w:val="0"/>
                <w:sz w:val="18"/>
                <w:szCs w:val="18"/>
                <w:lang w:eastAsia="zh-CN"/>
              </w:rPr>
              <w:pPrChange w:id="9696" w:author="Xuning Wei12232" w:date="2026-07-27T20:17:00Z">
                <w:pPr>
                  <w:jc w:val="center"/>
                </w:pPr>
              </w:pPrChange>
            </w:pPr>
            <w:ins w:id="9697" w:author="Xuning Wei12232" w:date="2026-07-27T20:17:00Z">
              <w:r w:rsidRPr="00BB7730">
                <w:rPr>
                  <w:rFonts w:ascii="Times New Roman" w:eastAsia="等线" w:hAnsi="Times New Roman" w:cs="Times New Roman"/>
                  <w:bCs w:val="0"/>
                  <w:color w:val="0000FF"/>
                  <w:kern w:val="0"/>
                  <w:sz w:val="18"/>
                  <w:szCs w:val="18"/>
                  <w:lang w:eastAsia="zh-CN"/>
                </w:rPr>
                <w:t>PreSer20</w:t>
              </w:r>
            </w:ins>
          </w:p>
          <w:p w14:paraId="5D0633DB" w14:textId="31F64DFB" w:rsidR="00A15181" w:rsidRPr="00BB7730" w:rsidRDefault="00A15181" w:rsidP="00A15181">
            <w:pPr>
              <w:spacing w:line="240" w:lineRule="exact"/>
              <w:jc w:val="both"/>
              <w:rPr>
                <w:ins w:id="9698" w:author="Xuning Wei12232" w:date="2026-07-27T20:17:00Z"/>
                <w:rFonts w:ascii="Times New Roman" w:eastAsia="仿宋_GB2312" w:hAnsi="Times New Roman" w:cs="Times New Roman"/>
                <w:color w:val="auto"/>
                <w:sz w:val="18"/>
                <w:szCs w:val="18"/>
              </w:rPr>
            </w:pPr>
            <w:ins w:id="9699" w:author="Xuning Wei12232" w:date="2026-07-27T20:17:00Z">
              <w:r w:rsidRPr="00BB7730">
                <w:rPr>
                  <w:rFonts w:ascii="Times New Roman" w:eastAsia="仿宋_GB2312" w:hAnsi="Times New Roman" w:cs="Times New Roman"/>
                  <w:color w:val="auto"/>
                  <w:sz w:val="18"/>
                  <w:szCs w:val="18"/>
                </w:rPr>
                <w:t>De-Fmoc:</w:t>
              </w:r>
            </w:ins>
          </w:p>
          <w:p w14:paraId="7D5C5326" w14:textId="11CC740E" w:rsidR="005E21AC" w:rsidRPr="00BB7730" w:rsidRDefault="00AD243C" w:rsidP="00BD6CC5">
            <w:pPr>
              <w:spacing w:line="240" w:lineRule="exact"/>
              <w:jc w:val="both"/>
              <w:rPr>
                <w:rFonts w:ascii="Times New Roman" w:eastAsia="仿宋_GB2312" w:hAnsi="Times New Roman" w:cs="Times New Roman"/>
                <w:color w:val="000000" w:themeColor="text1"/>
                <w:sz w:val="18"/>
                <w:szCs w:val="18"/>
              </w:rPr>
              <w:pPrChange w:id="9700" w:author="He Han" w:date="2026-10-27T14:58:00Z">
                <w:pPr>
                  <w:spacing w:line="240" w:lineRule="exact"/>
                  <w:jc w:val="both"/>
                </w:pPr>
              </w:pPrChange>
            </w:pPr>
            <w:ins w:id="9701" w:author="Xuning Wei12232" w:date="2026-07-27T16:11:00Z">
              <w:r w:rsidRPr="00BB7730">
                <w:rPr>
                  <w:rFonts w:ascii="Times New Roman" w:eastAsia="仿宋_GB2312" w:hAnsi="Times New Roman" w:cs="Times New Roman"/>
                  <w:color w:val="auto"/>
                  <w:sz w:val="18"/>
                  <w:szCs w:val="18"/>
                </w:rPr>
                <w:t xml:space="preserve">1. Add </w:t>
              </w:r>
              <w:r w:rsidRPr="00BB7730">
                <w:rPr>
                  <w:rFonts w:ascii="Times New Roman" w:eastAsia="仿宋_GB2312" w:hAnsi="Times New Roman" w:cs="Times New Roman"/>
                  <w:color w:val="0000FF"/>
                  <w:sz w:val="18"/>
                  <w:szCs w:val="18"/>
                </w:rPr>
                <w:t xml:space="preserve">8.0 V 20% </w:t>
              </w:r>
              <w:proofErr w:type="spellStart"/>
              <w:r w:rsidRPr="00BB7730">
                <w:rPr>
                  <w:rFonts w:ascii="Times New Roman" w:eastAsia="仿宋_GB2312" w:hAnsi="Times New Roman" w:cs="Times New Roman"/>
                  <w:color w:val="0000FF"/>
                  <w:sz w:val="18"/>
                  <w:szCs w:val="18"/>
                </w:rPr>
                <w:t>Piperidine</w:t>
              </w:r>
              <w:proofErr w:type="spellEnd"/>
              <w:r w:rsidRPr="00BB7730">
                <w:rPr>
                  <w:rFonts w:ascii="Times New Roman" w:eastAsia="仿宋_GB2312" w:hAnsi="Times New Roman" w:cs="Times New Roman"/>
                  <w:color w:val="0000FF"/>
                  <w:sz w:val="18"/>
                  <w:szCs w:val="18"/>
                </w:rPr>
                <w:t xml:space="preserve"> in DMF </w:t>
              </w:r>
              <w:r w:rsidRPr="00BB7730">
                <w:rPr>
                  <w:rFonts w:ascii="Times New Roman" w:eastAsia="仿宋_GB2312" w:hAnsi="Times New Roman" w:cs="Times New Roman"/>
                  <w:color w:val="auto"/>
                  <w:sz w:val="18"/>
                  <w:szCs w:val="18"/>
                </w:rPr>
                <w:t>(7.4</w:t>
              </w:r>
            </w:ins>
            <w:ins w:id="9702" w:author="He Han" w:date="2026-10-27T14:54:00Z">
              <w:r w:rsidR="00BD6CC5">
                <w:rPr>
                  <w:rFonts w:ascii="Times New Roman" w:eastAsia="仿宋_GB2312" w:hAnsi="Times New Roman" w:cs="Times New Roman"/>
                  <w:color w:val="auto"/>
                  <w:sz w:val="18"/>
                  <w:szCs w:val="18"/>
                </w:rPr>
                <w:t>5</w:t>
              </w:r>
            </w:ins>
            <w:ins w:id="9703" w:author="Xuning Wei12232" w:date="2026-07-27T16:11:00Z">
              <w:del w:id="9704" w:author="He Han" w:date="2026-10-27T14:54:00Z">
                <w:r w:rsidRPr="00BB7730" w:rsidDel="00BD6CC5">
                  <w:rPr>
                    <w:rFonts w:ascii="Times New Roman" w:eastAsia="仿宋_GB2312" w:hAnsi="Times New Roman" w:cs="Times New Roman"/>
                    <w:color w:val="auto"/>
                    <w:sz w:val="18"/>
                    <w:szCs w:val="18"/>
                  </w:rPr>
                  <w:delText>48</w:delText>
                </w:r>
              </w:del>
              <w:r w:rsidRPr="00BB7730">
                <w:rPr>
                  <w:rFonts w:ascii="Times New Roman" w:eastAsia="仿宋_GB2312" w:hAnsi="Times New Roman" w:cs="Times New Roman"/>
                  <w:color w:val="auto"/>
                  <w:sz w:val="18"/>
                  <w:szCs w:val="18"/>
                </w:rPr>
                <w:t xml:space="preserve"> kg/kg) into the TJ4S-1213-Sy15. Bubble with nitrogen for </w:t>
              </w:r>
              <w:r w:rsidRPr="00BB7730">
                <w:rPr>
                  <w:rFonts w:ascii="Times New Roman" w:eastAsia="仿宋_GB2312" w:hAnsi="Times New Roman" w:cs="Times New Roman"/>
                  <w:color w:val="0000FF"/>
                  <w:sz w:val="18"/>
                  <w:szCs w:val="18"/>
                </w:rPr>
                <w:t>3±2</w:t>
              </w:r>
            </w:ins>
            <w:ins w:id="9705" w:author="Johan Granander" w:date="2026-07-28T13:35:00Z">
              <w:r w:rsidR="00A0716C" w:rsidRPr="00BB7730">
                <w:rPr>
                  <w:rFonts w:ascii="Times New Roman" w:eastAsia="仿宋_GB2312" w:hAnsi="Times New Roman" w:cs="Times New Roman"/>
                  <w:color w:val="0000FF"/>
                  <w:sz w:val="18"/>
                  <w:szCs w:val="18"/>
                </w:rPr>
                <w:t xml:space="preserve"> </w:t>
              </w:r>
            </w:ins>
            <w:ins w:id="9706" w:author="Xuning Wei12232" w:date="2026-07-27T16:11:00Z">
              <w:r w:rsidRPr="00BB7730">
                <w:rPr>
                  <w:rFonts w:ascii="Times New Roman" w:eastAsia="仿宋_GB2312" w:hAnsi="Times New Roman" w:cs="Times New Roman"/>
                  <w:color w:val="0000FF"/>
                  <w:sz w:val="18"/>
                  <w:szCs w:val="18"/>
                </w:rPr>
                <w:t>min</w:t>
              </w:r>
              <w:r w:rsidRPr="00BB7730">
                <w:rPr>
                  <w:rFonts w:ascii="Times New Roman" w:eastAsia="仿宋_GB2312" w:hAnsi="Times New Roman" w:cs="Times New Roman"/>
                  <w:color w:val="auto"/>
                  <w:sz w:val="18"/>
                  <w:szCs w:val="18"/>
                </w:rPr>
                <w:t>, then start the stirrer, adjust to 25±5</w:t>
              </w:r>
            </w:ins>
            <w:ins w:id="9707" w:author="Johan Granander" w:date="2026-07-28T13:35:00Z">
              <w:r w:rsidR="00A0716C" w:rsidRPr="00BB7730">
                <w:rPr>
                  <w:rFonts w:ascii="Times New Roman" w:eastAsia="仿宋_GB2312" w:hAnsi="Times New Roman" w:cs="Times New Roman"/>
                  <w:color w:val="auto"/>
                  <w:sz w:val="18"/>
                  <w:szCs w:val="18"/>
                </w:rPr>
                <w:t xml:space="preserve"> </w:t>
              </w:r>
            </w:ins>
            <w:ins w:id="9708" w:author="Xuning Wei12232" w:date="2026-07-27T16:11:00Z">
              <w:r w:rsidRPr="00BB7730">
                <w:rPr>
                  <w:rFonts w:ascii="Times New Roman" w:eastAsia="仿宋_GB2312" w:hAnsi="Times New Roman" w:cs="Times New Roman"/>
                  <w:color w:val="auto"/>
                  <w:sz w:val="18"/>
                  <w:szCs w:val="18"/>
                </w:rPr>
                <w:t>℃ (target: 25</w:t>
              </w:r>
            </w:ins>
            <w:ins w:id="9709" w:author="Johan Granander" w:date="2026-07-28T13:35:00Z">
              <w:r w:rsidR="00A0716C" w:rsidRPr="00BB7730">
                <w:rPr>
                  <w:rFonts w:ascii="Times New Roman" w:eastAsia="仿宋_GB2312" w:hAnsi="Times New Roman" w:cs="Times New Roman"/>
                  <w:color w:val="auto"/>
                  <w:sz w:val="18"/>
                  <w:szCs w:val="18"/>
                </w:rPr>
                <w:t xml:space="preserve"> </w:t>
              </w:r>
            </w:ins>
            <w:ins w:id="9710" w:author="Xuning Wei12232" w:date="2026-07-27T16:11:00Z">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rPr>
                <w:br/>
                <w:t>2. After stirring for 1</w:t>
              </w:r>
            </w:ins>
            <w:ins w:id="9711" w:author="He Han" w:date="2026-10-27T14:54:00Z">
              <w:r w:rsidR="00BD6CC5">
                <w:rPr>
                  <w:rFonts w:ascii="Times New Roman" w:eastAsia="仿宋_GB2312" w:hAnsi="Times New Roman" w:cs="Times New Roman"/>
                  <w:color w:val="auto"/>
                  <w:sz w:val="18"/>
                  <w:szCs w:val="18"/>
                </w:rPr>
                <w:t>1~36</w:t>
              </w:r>
            </w:ins>
            <w:ins w:id="9712" w:author="Xuning Wei12232" w:date="2026-07-27T16:11:00Z">
              <w:del w:id="9713" w:author="He Han" w:date="2026-10-27T14:54:00Z">
                <w:r w:rsidRPr="00BB7730" w:rsidDel="00BD6CC5">
                  <w:rPr>
                    <w:rFonts w:ascii="Times New Roman" w:eastAsia="仿宋_GB2312" w:hAnsi="Times New Roman" w:cs="Times New Roman"/>
                    <w:color w:val="auto"/>
                    <w:sz w:val="18"/>
                    <w:szCs w:val="18"/>
                  </w:rPr>
                  <w:delText>5</w:delText>
                </w:r>
              </w:del>
              <w:r w:rsidRPr="00BB7730">
                <w:rPr>
                  <w:rFonts w:ascii="Times New Roman" w:eastAsia="仿宋_GB2312" w:hAnsi="Times New Roman" w:cs="Times New Roman"/>
                  <w:color w:val="auto"/>
                  <w:sz w:val="18"/>
                  <w:szCs w:val="18"/>
                </w:rPr>
                <w:t xml:space="preserve"> min at 25±5℃ (target: 25℃), stop stirring, turn off the nitrogen. Drain until there is no obvious drip.</w:t>
              </w:r>
              <w:r w:rsidRPr="00BB7730">
                <w:rPr>
                  <w:rFonts w:ascii="Times New Roman" w:hAnsi="Times New Roman" w:cs="Times New Roman"/>
                  <w:color w:val="auto"/>
                  <w:sz w:val="18"/>
                  <w:szCs w:val="18"/>
                </w:rPr>
                <w:t xml:space="preserve"> </w:t>
              </w:r>
              <w:r w:rsidRPr="00BB7730">
                <w:rPr>
                  <w:rFonts w:ascii="Times New Roman" w:hAnsi="Times New Roman" w:cs="Times New Roman"/>
                  <w:color w:val="auto"/>
                  <w:sz w:val="18"/>
                  <w:szCs w:val="18"/>
                </w:rPr>
                <w:br/>
                <w:t xml:space="preserve">3. </w:t>
              </w:r>
              <w:r w:rsidRPr="00BB7730">
                <w:rPr>
                  <w:rFonts w:ascii="Times New Roman" w:eastAsia="仿宋_GB2312" w:hAnsi="Times New Roman" w:cs="Times New Roman"/>
                  <w:color w:val="auto"/>
                  <w:sz w:val="18"/>
                  <w:szCs w:val="18"/>
                </w:rPr>
                <w:t xml:space="preserve">Add </w:t>
              </w:r>
              <w:del w:id="9714" w:author="He Han" w:date="2026-10-27T14:57:00Z">
                <w:r w:rsidRPr="00BB7730" w:rsidDel="00BD6CC5">
                  <w:rPr>
                    <w:rFonts w:ascii="Times New Roman" w:eastAsia="仿宋_GB2312" w:hAnsi="Times New Roman" w:cs="Times New Roman"/>
                    <w:color w:val="0000FF"/>
                    <w:sz w:val="18"/>
                    <w:szCs w:val="18"/>
                  </w:rPr>
                  <w:delText>8.0</w:delText>
                </w:r>
              </w:del>
            </w:ins>
            <w:ins w:id="9715" w:author="He Han" w:date="2026-10-27T14:57:00Z">
              <w:r w:rsidR="00BD6CC5">
                <w:rPr>
                  <w:rFonts w:ascii="Times New Roman" w:eastAsia="仿宋_GB2312" w:hAnsi="Times New Roman" w:cs="Times New Roman"/>
                  <w:color w:val="0000FF"/>
                  <w:sz w:val="18"/>
                  <w:szCs w:val="18"/>
                </w:rPr>
                <w:t>10.39</w:t>
              </w:r>
            </w:ins>
            <w:ins w:id="9716" w:author="Xuning Wei12232" w:date="2026-07-27T16:11:00Z">
              <w:r w:rsidRPr="00BB7730">
                <w:rPr>
                  <w:rFonts w:ascii="Times New Roman" w:eastAsia="仿宋_GB2312" w:hAnsi="Times New Roman" w:cs="Times New Roman"/>
                  <w:color w:val="0000FF"/>
                  <w:sz w:val="18"/>
                  <w:szCs w:val="18"/>
                </w:rPr>
                <w:t xml:space="preserve"> V 20% </w:t>
              </w:r>
              <w:proofErr w:type="spellStart"/>
              <w:r w:rsidRPr="00BB7730">
                <w:rPr>
                  <w:rFonts w:ascii="Times New Roman" w:eastAsia="仿宋_GB2312" w:hAnsi="Times New Roman" w:cs="Times New Roman"/>
                  <w:color w:val="0000FF"/>
                  <w:sz w:val="18"/>
                  <w:szCs w:val="18"/>
                </w:rPr>
                <w:t>Piperidine</w:t>
              </w:r>
              <w:proofErr w:type="spellEnd"/>
              <w:r w:rsidRPr="00BB7730">
                <w:rPr>
                  <w:rFonts w:ascii="Times New Roman" w:eastAsia="仿宋_GB2312" w:hAnsi="Times New Roman" w:cs="Times New Roman"/>
                  <w:color w:val="0000FF"/>
                  <w:sz w:val="18"/>
                  <w:szCs w:val="18"/>
                </w:rPr>
                <w:t xml:space="preserve"> in DMF (</w:t>
              </w:r>
            </w:ins>
            <w:ins w:id="9717" w:author="He Han" w:date="2026-10-27T14:57:00Z">
              <w:r w:rsidR="00BD6CC5">
                <w:rPr>
                  <w:rFonts w:ascii="Times New Roman" w:eastAsia="仿宋_GB2312" w:hAnsi="Times New Roman" w:cs="Times New Roman"/>
                  <w:color w:val="0000FF"/>
                  <w:sz w:val="18"/>
                  <w:szCs w:val="18"/>
                </w:rPr>
                <w:t>9.68</w:t>
              </w:r>
            </w:ins>
            <w:ins w:id="9718" w:author="Xuning Wei12232" w:date="2026-07-27T16:11:00Z">
              <w:del w:id="9719" w:author="He Han" w:date="2026-10-27T14:57:00Z">
                <w:r w:rsidRPr="00BB7730" w:rsidDel="00BD6CC5">
                  <w:rPr>
                    <w:rFonts w:ascii="Times New Roman" w:eastAsia="仿宋_GB2312" w:hAnsi="Times New Roman" w:cs="Times New Roman"/>
                    <w:color w:val="0000FF"/>
                    <w:sz w:val="18"/>
                    <w:szCs w:val="18"/>
                  </w:rPr>
                  <w:delText>7.448</w:delText>
                </w:r>
              </w:del>
              <w:r w:rsidRPr="00BB7730">
                <w:rPr>
                  <w:rFonts w:ascii="Times New Roman" w:eastAsia="仿宋_GB2312" w:hAnsi="Times New Roman" w:cs="Times New Roman"/>
                  <w:color w:val="0000FF"/>
                  <w:sz w:val="18"/>
                  <w:szCs w:val="18"/>
                </w:rPr>
                <w:t xml:space="preserve"> kg/kg)</w:t>
              </w:r>
              <w:r w:rsidRPr="00BB7730">
                <w:rPr>
                  <w:rFonts w:ascii="Times New Roman" w:eastAsia="仿宋_GB2312" w:hAnsi="Times New Roman" w:cs="Times New Roman"/>
                  <w:color w:val="auto"/>
                  <w:sz w:val="18"/>
                  <w:szCs w:val="18"/>
                </w:rPr>
                <w:t xml:space="preserve"> into TJ4S-1213-Sy15. Bubble with nitrogen for 3±2 min, then start the stirrer. </w:t>
              </w:r>
              <w:r w:rsidRPr="00BB7730">
                <w:rPr>
                  <w:rFonts w:ascii="Times New Roman" w:eastAsia="仿宋_GB2312" w:hAnsi="Times New Roman" w:cs="Times New Roman"/>
                  <w:color w:val="auto"/>
                  <w:sz w:val="18"/>
                  <w:szCs w:val="18"/>
                </w:rPr>
                <w:br/>
                <w:t>4. After stirring for</w:t>
              </w:r>
              <w:del w:id="9720" w:author="He Han" w:date="2026-10-27T14:58:00Z">
                <w:r w:rsidRPr="00BB7730" w:rsidDel="00BD6CC5">
                  <w:rPr>
                    <w:rFonts w:ascii="Times New Roman" w:eastAsia="仿宋_GB2312" w:hAnsi="Times New Roman" w:cs="Times New Roman"/>
                    <w:color w:val="auto"/>
                    <w:sz w:val="18"/>
                    <w:szCs w:val="18"/>
                  </w:rPr>
                  <w:delText xml:space="preserve"> </w:delText>
                </w:r>
              </w:del>
              <w:del w:id="9721" w:author="He Han" w:date="2026-10-27T14:55:00Z">
                <w:r w:rsidRPr="00BB7730" w:rsidDel="00BD6CC5">
                  <w:rPr>
                    <w:rFonts w:ascii="Times New Roman" w:eastAsia="仿宋_GB2312" w:hAnsi="Times New Roman" w:cs="Times New Roman"/>
                    <w:color w:val="auto"/>
                    <w:sz w:val="18"/>
                    <w:szCs w:val="18"/>
                  </w:rPr>
                  <w:delText>30±2</w:delText>
                </w:r>
              </w:del>
            </w:ins>
            <w:ins w:id="9722" w:author="He Han" w:date="2026-10-27T14:58:00Z">
              <w:r w:rsidR="00BD6CC5">
                <w:rPr>
                  <w:rFonts w:ascii="Times New Roman" w:eastAsia="仿宋_GB2312" w:hAnsi="Times New Roman" w:cs="Times New Roman"/>
                  <w:color w:val="auto"/>
                  <w:sz w:val="18"/>
                  <w:szCs w:val="18"/>
                </w:rPr>
                <w:t xml:space="preserve"> 20~51</w:t>
              </w:r>
            </w:ins>
            <w:ins w:id="9723" w:author="Johan Granander" w:date="2026-07-28T13:35:00Z">
              <w:r w:rsidR="00A0716C" w:rsidRPr="00BB7730">
                <w:rPr>
                  <w:rFonts w:ascii="Times New Roman" w:eastAsia="仿宋_GB2312" w:hAnsi="Times New Roman" w:cs="Times New Roman"/>
                  <w:color w:val="auto"/>
                  <w:sz w:val="18"/>
                  <w:szCs w:val="18"/>
                </w:rPr>
                <w:t xml:space="preserve"> </w:t>
              </w:r>
            </w:ins>
            <w:ins w:id="9724" w:author="Xuning Wei12232" w:date="2026-07-27T16:11:00Z">
              <w:r w:rsidRPr="00BB7730">
                <w:rPr>
                  <w:rFonts w:ascii="Times New Roman" w:eastAsia="仿宋_GB2312" w:hAnsi="Times New Roman" w:cs="Times New Roman"/>
                  <w:color w:val="auto"/>
                  <w:sz w:val="18"/>
                  <w:szCs w:val="18"/>
                </w:rPr>
                <w:t>min at 25±5</w:t>
              </w:r>
            </w:ins>
            <w:ins w:id="9725" w:author="Johan Granander" w:date="2026-07-28T13:35:00Z">
              <w:r w:rsidR="00A0716C" w:rsidRPr="00BB7730">
                <w:rPr>
                  <w:rFonts w:ascii="Times New Roman" w:eastAsia="仿宋_GB2312" w:hAnsi="Times New Roman" w:cs="Times New Roman"/>
                  <w:color w:val="auto"/>
                  <w:sz w:val="18"/>
                  <w:szCs w:val="18"/>
                </w:rPr>
                <w:t xml:space="preserve"> </w:t>
              </w:r>
            </w:ins>
            <w:ins w:id="9726" w:author="Xuning Wei12232" w:date="2026-07-27T16:11:00Z">
              <w:r w:rsidRPr="00BB7730">
                <w:rPr>
                  <w:rFonts w:ascii="Times New Roman" w:eastAsia="仿宋_GB2312" w:hAnsi="Times New Roman" w:cs="Times New Roman"/>
                  <w:color w:val="auto"/>
                  <w:sz w:val="18"/>
                  <w:szCs w:val="18"/>
                </w:rPr>
                <w:t>℃ (target: 25℃), stop stirring, turn off the nitrogen. Drain until there is no obvious drip.</w:t>
              </w:r>
            </w:ins>
            <w:del w:id="9727" w:author="Xuning Wei12232" w:date="2026-07-27T16:11:00Z">
              <w:r w:rsidR="009478EE" w:rsidRPr="00BB7730" w:rsidDel="00AD243C">
                <w:rPr>
                  <w:rFonts w:ascii="Times New Roman" w:eastAsia="仿宋_GB2312" w:hAnsi="Times New Roman" w:cs="Times New Roman"/>
                  <w:color w:val="000000" w:themeColor="text1"/>
                  <w:sz w:val="18"/>
                  <w:szCs w:val="18"/>
                </w:rPr>
                <w:delText>Add 6.0 V DMF (5.688 kg/kg)</w:delText>
              </w:r>
              <w:r w:rsidR="009478EE" w:rsidRPr="00BB7730" w:rsidDel="00AD243C">
                <w:rPr>
                  <w:rFonts w:ascii="Times New Roman" w:eastAsia="仿宋_GB2312" w:hAnsi="Times New Roman" w:cs="Times New Roman"/>
                  <w:color w:val="000000" w:themeColor="text1"/>
                  <w:sz w:val="18"/>
                  <w:szCs w:val="18"/>
                  <w:lang w:eastAsia="zh-CN"/>
                </w:rPr>
                <w:delText xml:space="preserve"> </w:delText>
              </w:r>
              <w:r w:rsidR="009478EE" w:rsidRPr="00BB7730" w:rsidDel="00AD243C">
                <w:rPr>
                  <w:rFonts w:ascii="Times New Roman" w:eastAsia="仿宋_GB2312" w:hAnsi="Times New Roman" w:cs="Times New Roman"/>
                  <w:color w:val="000000" w:themeColor="text1"/>
                  <w:sz w:val="18"/>
                  <w:szCs w:val="18"/>
                </w:rPr>
                <w:delText>into</w:delText>
              </w:r>
              <w:r w:rsidR="009478EE" w:rsidRPr="00BB7730" w:rsidDel="00AD243C">
                <w:rPr>
                  <w:rFonts w:ascii="Times New Roman" w:eastAsia="仿宋_GB2312" w:hAnsi="Times New Roman" w:cs="Times New Roman"/>
                  <w:b/>
                  <w:color w:val="000000" w:themeColor="text1"/>
                  <w:sz w:val="18"/>
                  <w:szCs w:val="18"/>
                </w:rPr>
                <w:delText xml:space="preserve"> 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仿宋_GB2312" w:hAnsi="Times New Roman" w:cs="Times New Roman"/>
                  <w:color w:val="000000" w:themeColor="text1"/>
                  <w:sz w:val="18"/>
                  <w:szCs w:val="18"/>
                </w:rPr>
                <w:delText>. Start the stirrer. Then add 1.50 eq. Pyridine and 1.25 eq. Acetic Anhydride by manually weigh. Adjust the mixture to 25±5℃. Maintain for next operation at 25±5℃ (target: 25℃). Stir for 5</w:delText>
              </w:r>
              <w:r w:rsidR="009478EE" w:rsidRPr="00BB7730" w:rsidDel="00AD243C">
                <w:rPr>
                  <w:rFonts w:ascii="Times New Roman" w:eastAsia="仿宋_GB2312" w:hAnsi="Times New Roman" w:cs="Times New Roman"/>
                  <w:color w:val="000000" w:themeColor="text1"/>
                  <w:sz w:val="18"/>
                  <w:szCs w:val="18"/>
                  <w:lang w:eastAsia="zh-CN"/>
                </w:rPr>
                <w:delText xml:space="preserve">~10 </w:delText>
              </w:r>
              <w:r w:rsidR="009478EE" w:rsidRPr="00BB7730" w:rsidDel="00AD243C">
                <w:rPr>
                  <w:rFonts w:ascii="Times New Roman" w:eastAsia="仿宋_GB2312" w:hAnsi="Times New Roman" w:cs="Times New Roman"/>
                  <w:color w:val="000000" w:themeColor="text1"/>
                  <w:sz w:val="18"/>
                  <w:szCs w:val="18"/>
                </w:rPr>
                <w:delText>min after addition,</w:delText>
              </w:r>
              <w:r w:rsidR="009478EE" w:rsidRPr="00BB7730" w:rsidDel="00AD243C">
                <w:rPr>
                  <w:rFonts w:ascii="Times New Roman" w:hAnsi="Times New Roman" w:cs="Times New Roman"/>
                  <w:color w:val="000000" w:themeColor="text1"/>
                  <w:sz w:val="18"/>
                  <w:szCs w:val="18"/>
                </w:rPr>
                <w:delText xml:space="preserve"> </w:delText>
              </w:r>
              <w:r w:rsidR="009478EE" w:rsidRPr="00BB7730" w:rsidDel="00AD243C">
                <w:rPr>
                  <w:rFonts w:ascii="Times New Roman" w:eastAsia="仿宋_GB2312" w:hAnsi="Times New Roman" w:cs="Times New Roman"/>
                  <w:color w:val="000000" w:themeColor="text1"/>
                  <w:sz w:val="18"/>
                  <w:szCs w:val="18"/>
                </w:rPr>
                <w:delText>Transfer the mixture in</w:delText>
              </w:r>
              <w:r w:rsidR="009478EE" w:rsidRPr="00BB7730" w:rsidDel="00AD243C">
                <w:rPr>
                  <w:rFonts w:ascii="Times New Roman" w:eastAsia="仿宋_GB2312" w:hAnsi="Times New Roman" w:cs="Times New Roman"/>
                  <w:b/>
                  <w:color w:val="000000" w:themeColor="text1"/>
                  <w:sz w:val="18"/>
                  <w:szCs w:val="18"/>
                </w:rPr>
                <w:delText xml:space="preserve"> TJ4S-1213-Sy15</w:delText>
              </w:r>
              <w:r w:rsidR="009478EE" w:rsidRPr="00BB7730" w:rsidDel="00AD243C">
                <w:rPr>
                  <w:rFonts w:ascii="Times New Roman" w:eastAsia="仿宋_GB2312" w:hAnsi="Times New Roman" w:cs="Times New Roman"/>
                  <w:b/>
                  <w:color w:val="000000" w:themeColor="text1"/>
                  <w:sz w:val="18"/>
                  <w:szCs w:val="18"/>
                  <w:lang w:eastAsia="zh-CN"/>
                </w:rPr>
                <w:delText>-R01</w:delText>
              </w:r>
              <w:r w:rsidR="009478EE" w:rsidRPr="00BB7730" w:rsidDel="00AD243C">
                <w:rPr>
                  <w:rFonts w:ascii="Times New Roman" w:eastAsia="仿宋_GB2312" w:hAnsi="Times New Roman" w:cs="Times New Roman"/>
                  <w:color w:val="000000" w:themeColor="text1"/>
                  <w:sz w:val="18"/>
                  <w:szCs w:val="18"/>
                </w:rPr>
                <w:delText xml:space="preserve"> into</w:delText>
              </w:r>
              <w:r w:rsidR="009478EE" w:rsidRPr="00BB7730" w:rsidDel="00AD243C">
                <w:rPr>
                  <w:rFonts w:ascii="Times New Roman" w:eastAsia="仿宋_GB2312" w:hAnsi="Times New Roman" w:cs="Times New Roman"/>
                  <w:b/>
                  <w:color w:val="000000" w:themeColor="text1"/>
                  <w:sz w:val="18"/>
                  <w:szCs w:val="18"/>
                </w:rPr>
                <w:delText xml:space="preserve"> TJ4S-1213-Sy15. </w:delText>
              </w:r>
              <w:r w:rsidR="009478EE" w:rsidRPr="00BB7730" w:rsidDel="00AD243C">
                <w:rPr>
                  <w:rFonts w:ascii="Times New Roman" w:eastAsia="仿宋_GB2312" w:hAnsi="Times New Roman" w:cs="Times New Roman"/>
                  <w:color w:val="000000" w:themeColor="text1"/>
                  <w:sz w:val="18"/>
                  <w:szCs w:val="18"/>
                </w:rPr>
                <w:delText>Add</w:delText>
              </w:r>
              <w:r w:rsidR="009478EE" w:rsidRPr="00BB7730" w:rsidDel="00AD243C">
                <w:rPr>
                  <w:rFonts w:ascii="Times New Roman" w:eastAsia="等线" w:hAnsi="Times New Roman" w:cs="Times New Roman"/>
                  <w:b/>
                  <w:color w:val="000000" w:themeColor="text1"/>
                  <w:sz w:val="18"/>
                  <w:szCs w:val="18"/>
                </w:rPr>
                <w:delText xml:space="preserve"> </w:delText>
              </w:r>
              <w:r w:rsidR="009478EE" w:rsidRPr="00BB7730" w:rsidDel="00AD243C">
                <w:rPr>
                  <w:rFonts w:ascii="Times New Roman" w:eastAsia="仿宋_GB2312" w:hAnsi="Times New Roman" w:cs="Times New Roman"/>
                  <w:color w:val="000000" w:themeColor="text1"/>
                  <w:sz w:val="18"/>
                  <w:szCs w:val="18"/>
                  <w:lang w:eastAsia="zh-CN"/>
                </w:rPr>
                <w:delText xml:space="preserve">1.0 V DMF (0.948 kg/kg) </w:delText>
              </w:r>
              <w:r w:rsidR="009478EE" w:rsidRPr="00BB7730" w:rsidDel="00AD243C">
                <w:rPr>
                  <w:rFonts w:ascii="Times New Roman" w:eastAsia="仿宋_GB2312" w:hAnsi="Times New Roman" w:cs="Times New Roman"/>
                  <w:color w:val="000000" w:themeColor="text1"/>
                  <w:sz w:val="18"/>
                  <w:szCs w:val="18"/>
                </w:rPr>
                <w:delText>into</w:delText>
              </w:r>
              <w:r w:rsidR="009478EE" w:rsidRPr="00BB7730" w:rsidDel="00AD243C">
                <w:rPr>
                  <w:rFonts w:ascii="Times New Roman" w:eastAsia="仿宋_GB2312" w:hAnsi="Times New Roman" w:cs="Times New Roman"/>
                  <w:b/>
                  <w:color w:val="000000" w:themeColor="text1"/>
                  <w:sz w:val="18"/>
                  <w:szCs w:val="18"/>
                  <w:lang w:eastAsia="zh-CN"/>
                </w:rPr>
                <w:delText xml:space="preserve"> </w:delText>
              </w:r>
              <w:r w:rsidR="009478EE" w:rsidRPr="00BB7730" w:rsidDel="00AD243C">
                <w:rPr>
                  <w:rFonts w:ascii="Times New Roman" w:eastAsia="仿宋_GB2312" w:hAnsi="Times New Roman" w:cs="Times New Roman"/>
                  <w:b/>
                  <w:color w:val="000000" w:themeColor="text1"/>
                  <w:sz w:val="18"/>
                  <w:szCs w:val="18"/>
                </w:rPr>
                <w:delText>TJ4S-1213-Sy15</w:delText>
              </w:r>
              <w:r w:rsidR="009478EE" w:rsidRPr="00BB7730" w:rsidDel="00AD243C">
                <w:rPr>
                  <w:rFonts w:ascii="Times New Roman" w:eastAsia="仿宋_GB2312" w:hAnsi="Times New Roman" w:cs="Times New Roman"/>
                  <w:b/>
                  <w:color w:val="000000" w:themeColor="text1"/>
                  <w:sz w:val="18"/>
                  <w:szCs w:val="18"/>
                  <w:lang w:eastAsia="zh-CN"/>
                </w:rPr>
                <w:delText xml:space="preserve">-R01 </w:delText>
              </w:r>
              <w:r w:rsidR="009478EE" w:rsidRPr="00BB7730" w:rsidDel="00AD243C">
                <w:rPr>
                  <w:rFonts w:ascii="Times New Roman" w:eastAsia="仿宋_GB2312" w:hAnsi="Times New Roman" w:cs="Times New Roman"/>
                  <w:color w:val="000000" w:themeColor="text1"/>
                  <w:sz w:val="18"/>
                  <w:szCs w:val="18"/>
                </w:rPr>
                <w:delText xml:space="preserve">to rinse the wall. </w:delText>
              </w:r>
              <w:r w:rsidR="009478EE" w:rsidRPr="00BB7730" w:rsidDel="00AD243C">
                <w:rPr>
                  <w:rFonts w:ascii="Times New Roman" w:eastAsia="等线" w:hAnsi="Times New Roman" w:cs="Times New Roman"/>
                  <w:color w:val="000000" w:themeColor="text1"/>
                  <w:sz w:val="18"/>
                  <w:szCs w:val="18"/>
                </w:rPr>
                <w:delText>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9728" w:author="Xuning Wei12232" w:date="2026-07-27T18:11:00Z">
              <w:tcPr>
                <w:tcW w:w="1049" w:type="pct"/>
                <w:gridSpan w:val="5"/>
                <w:vMerge w:val="restart"/>
                <w:shd w:val="clear" w:color="auto" w:fill="FFFFFF" w:themeFill="background1"/>
                <w:vAlign w:val="center"/>
              </w:tcPr>
            </w:tcPrChange>
          </w:tcPr>
          <w:p w14:paraId="4F7F8594" w14:textId="77777777" w:rsidR="00153539" w:rsidRPr="00BB7730" w:rsidRDefault="00153539">
            <w:pPr>
              <w:pStyle w:val="afc"/>
              <w:numPr>
                <w:ilvl w:val="0"/>
                <w:numId w:val="173"/>
              </w:numPr>
              <w:ind w:firstLineChars="0"/>
              <w:rPr>
                <w:ins w:id="9729" w:author="He Han" w:date="2026-10-22T22:09:00Z"/>
                <w:rFonts w:ascii="Times New Roman" w:hAnsi="Times New Roman" w:cs="Times New Roman"/>
                <w:color w:val="auto"/>
                <w:sz w:val="18"/>
                <w:szCs w:val="18"/>
                <w:shd w:val="clear" w:color="auto" w:fill="FFFFFF"/>
              </w:rPr>
              <w:pPrChange w:id="9730" w:author="He Han" w:date="2026-10-22T22:11:00Z">
                <w:pPr>
                  <w:pStyle w:val="afc"/>
                  <w:numPr>
                    <w:numId w:val="156"/>
                  </w:numPr>
                  <w:ind w:left="420" w:firstLineChars="0" w:hanging="420"/>
                </w:pPr>
              </w:pPrChange>
            </w:pPr>
            <w:ins w:id="9731" w:author="He Han" w:date="2026-10-22T22:09: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6A345B73" w14:textId="77777777" w:rsidR="00153539" w:rsidRPr="00BB7730" w:rsidRDefault="00153539">
            <w:pPr>
              <w:pStyle w:val="afc"/>
              <w:numPr>
                <w:ilvl w:val="0"/>
                <w:numId w:val="173"/>
              </w:numPr>
              <w:ind w:firstLineChars="0"/>
              <w:rPr>
                <w:ins w:id="9732" w:author="He Han" w:date="2026-10-22T22:09:00Z"/>
                <w:rFonts w:ascii="Times New Roman" w:eastAsiaTheme="minorEastAsia" w:hAnsi="Times New Roman" w:cs="Times New Roman"/>
                <w:color w:val="auto"/>
                <w:sz w:val="18"/>
                <w:szCs w:val="18"/>
                <w:shd w:val="clear" w:color="auto" w:fill="FFFFFF"/>
                <w:lang w:eastAsia="zh-CN"/>
              </w:rPr>
              <w:pPrChange w:id="9733" w:author="He Han" w:date="2026-10-22T22:11:00Z">
                <w:pPr>
                  <w:pStyle w:val="afc"/>
                  <w:numPr>
                    <w:numId w:val="156"/>
                  </w:numPr>
                  <w:ind w:left="420" w:firstLineChars="0" w:hanging="420"/>
                </w:pPr>
              </w:pPrChange>
            </w:pPr>
            <w:ins w:id="9734" w:author="He Han" w:date="2026-10-22T22:09:00Z">
              <w:r w:rsidRPr="00BB7730">
                <w:rPr>
                  <w:rFonts w:ascii="Times New Roman" w:hAnsi="Times New Roman" w:cs="Times New Roman"/>
                  <w:color w:val="auto"/>
                  <w:sz w:val="18"/>
                  <w:szCs w:val="18"/>
                  <w:shd w:val="clear" w:color="auto" w:fill="FFFFFF"/>
                </w:rPr>
                <w:t>Agitator material: Hastelloy (N10276)</w:t>
              </w:r>
            </w:ins>
          </w:p>
          <w:p w14:paraId="75A53F10" w14:textId="77777777" w:rsidR="00153539" w:rsidRPr="00BB7730" w:rsidRDefault="00153539">
            <w:pPr>
              <w:pStyle w:val="afc"/>
              <w:numPr>
                <w:ilvl w:val="0"/>
                <w:numId w:val="173"/>
              </w:numPr>
              <w:ind w:firstLineChars="0"/>
              <w:rPr>
                <w:ins w:id="9735" w:author="He Han" w:date="2026-10-22T22:09:00Z"/>
                <w:rFonts w:ascii="Times New Roman" w:eastAsiaTheme="minorEastAsia" w:hAnsi="Times New Roman" w:cs="Times New Roman"/>
                <w:color w:val="auto"/>
                <w:sz w:val="18"/>
                <w:szCs w:val="18"/>
                <w:shd w:val="clear" w:color="auto" w:fill="FFFFFF"/>
                <w:lang w:eastAsia="zh-CN"/>
              </w:rPr>
              <w:pPrChange w:id="9736" w:author="He Han" w:date="2026-10-22T22:11:00Z">
                <w:pPr>
                  <w:pStyle w:val="afc"/>
                  <w:numPr>
                    <w:numId w:val="156"/>
                  </w:numPr>
                  <w:ind w:left="420" w:firstLineChars="0" w:hanging="420"/>
                </w:pPr>
              </w:pPrChange>
            </w:pPr>
            <w:ins w:id="9737" w:author="He Han" w:date="2026-10-22T22:09:00Z">
              <w:r w:rsidRPr="00BB7730">
                <w:rPr>
                  <w:rFonts w:ascii="Times New Roman" w:hAnsi="Times New Roman" w:cs="Times New Roman"/>
                  <w:color w:val="0000FF"/>
                  <w:sz w:val="18"/>
                  <w:szCs w:val="18"/>
                  <w:shd w:val="clear" w:color="auto" w:fill="FFFFFF"/>
                </w:rPr>
                <w:t>Sieve plate: HC-22</w:t>
              </w:r>
            </w:ins>
          </w:p>
          <w:p w14:paraId="5F71456B" w14:textId="77777777" w:rsidR="00153539" w:rsidRPr="00BB7730" w:rsidRDefault="00153539">
            <w:pPr>
              <w:pStyle w:val="afc"/>
              <w:numPr>
                <w:ilvl w:val="0"/>
                <w:numId w:val="173"/>
              </w:numPr>
              <w:ind w:firstLineChars="0"/>
              <w:rPr>
                <w:ins w:id="9738" w:author="He Han" w:date="2026-10-22T22:09:00Z"/>
                <w:rFonts w:ascii="Times New Roman" w:hAnsi="Times New Roman" w:cs="Times New Roman"/>
                <w:color w:val="0000FF"/>
                <w:sz w:val="18"/>
                <w:szCs w:val="18"/>
                <w:shd w:val="clear" w:color="auto" w:fill="FFFFFF"/>
              </w:rPr>
              <w:pPrChange w:id="9739" w:author="He Han" w:date="2026-10-22T22:11:00Z">
                <w:pPr>
                  <w:pStyle w:val="afc"/>
                  <w:numPr>
                    <w:numId w:val="156"/>
                  </w:numPr>
                  <w:ind w:left="420" w:firstLineChars="0" w:hanging="420"/>
                </w:pPr>
              </w:pPrChange>
            </w:pPr>
            <w:ins w:id="9740"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1780F669" w14:textId="77777777" w:rsidR="00153539" w:rsidRPr="00BB7730" w:rsidRDefault="00153539">
            <w:pPr>
              <w:pStyle w:val="afc"/>
              <w:numPr>
                <w:ilvl w:val="0"/>
                <w:numId w:val="173"/>
              </w:numPr>
              <w:ind w:firstLineChars="0"/>
              <w:rPr>
                <w:ins w:id="9741" w:author="He Han" w:date="2026-10-22T22:09:00Z"/>
                <w:rFonts w:ascii="Times New Roman" w:hAnsi="Times New Roman" w:cs="Times New Roman"/>
                <w:color w:val="auto"/>
                <w:sz w:val="18"/>
                <w:szCs w:val="18"/>
                <w:shd w:val="clear" w:color="auto" w:fill="FFFFFF"/>
              </w:rPr>
              <w:pPrChange w:id="9742" w:author="He Han" w:date="2026-10-22T22:11:00Z">
                <w:pPr>
                  <w:pStyle w:val="afc"/>
                  <w:numPr>
                    <w:numId w:val="156"/>
                  </w:numPr>
                  <w:ind w:left="420" w:firstLineChars="0" w:hanging="420"/>
                </w:pPr>
              </w:pPrChange>
            </w:pPr>
            <w:ins w:id="9743" w:author="He Han" w:date="2026-10-22T22:09:00Z">
              <w:r w:rsidRPr="00BB7730">
                <w:rPr>
                  <w:rFonts w:ascii="Times New Roman" w:hAnsi="Times New Roman" w:cs="Times New Roman"/>
                  <w:color w:val="auto"/>
                  <w:sz w:val="18"/>
                  <w:szCs w:val="18"/>
                  <w:shd w:val="clear" w:color="auto" w:fill="FFFFFF"/>
                </w:rPr>
                <w:t>Sight glass: Glass</w:t>
              </w:r>
            </w:ins>
          </w:p>
          <w:p w14:paraId="4979DA22" w14:textId="77777777" w:rsidR="00153539" w:rsidRPr="00BB7730" w:rsidRDefault="00153539">
            <w:pPr>
              <w:pStyle w:val="afc"/>
              <w:numPr>
                <w:ilvl w:val="0"/>
                <w:numId w:val="173"/>
              </w:numPr>
              <w:ind w:firstLineChars="0"/>
              <w:rPr>
                <w:ins w:id="9744" w:author="He Han" w:date="2026-10-22T22:09:00Z"/>
                <w:rFonts w:ascii="Times New Roman" w:hAnsi="Times New Roman" w:cs="Times New Roman"/>
                <w:color w:val="auto"/>
                <w:sz w:val="18"/>
                <w:szCs w:val="18"/>
                <w:shd w:val="clear" w:color="auto" w:fill="FFFFFF"/>
              </w:rPr>
              <w:pPrChange w:id="9745" w:author="He Han" w:date="2026-10-22T22:11:00Z">
                <w:pPr>
                  <w:pStyle w:val="afc"/>
                  <w:numPr>
                    <w:numId w:val="156"/>
                  </w:numPr>
                  <w:ind w:left="420" w:firstLineChars="0" w:hanging="420"/>
                </w:pPr>
              </w:pPrChange>
            </w:pPr>
            <w:ins w:id="9746" w:author="He Han" w:date="2026-10-22T22:09:00Z">
              <w:r w:rsidRPr="00BB7730">
                <w:rPr>
                  <w:rFonts w:ascii="Times New Roman" w:hAnsi="Times New Roman" w:cs="Times New Roman"/>
                  <w:color w:val="auto"/>
                  <w:sz w:val="18"/>
                  <w:szCs w:val="18"/>
                  <w:shd w:val="clear" w:color="auto" w:fill="FFFFFF"/>
                </w:rPr>
                <w:t>Transfer pump material: SS316+PTFE</w:t>
              </w:r>
            </w:ins>
          </w:p>
          <w:p w14:paraId="62B228D6" w14:textId="77777777" w:rsidR="00153539" w:rsidRPr="00BB7730" w:rsidRDefault="00153539">
            <w:pPr>
              <w:pStyle w:val="afc"/>
              <w:numPr>
                <w:ilvl w:val="0"/>
                <w:numId w:val="173"/>
              </w:numPr>
              <w:ind w:firstLineChars="0"/>
              <w:rPr>
                <w:ins w:id="9747" w:author="He Han" w:date="2026-10-22T22:09:00Z"/>
                <w:rFonts w:ascii="Times New Roman" w:hAnsi="Times New Roman" w:cs="Times New Roman"/>
                <w:color w:val="auto"/>
                <w:sz w:val="18"/>
                <w:szCs w:val="18"/>
                <w:shd w:val="clear" w:color="auto" w:fill="FFFFFF"/>
              </w:rPr>
              <w:pPrChange w:id="9748" w:author="He Han" w:date="2026-10-22T22:11:00Z">
                <w:pPr>
                  <w:pStyle w:val="afc"/>
                  <w:numPr>
                    <w:numId w:val="156"/>
                  </w:numPr>
                  <w:ind w:left="420" w:firstLineChars="0" w:hanging="420"/>
                </w:pPr>
              </w:pPrChange>
            </w:pPr>
            <w:ins w:id="9749"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67D57574" w14:textId="77777777" w:rsidR="00153539" w:rsidRPr="00BB7730" w:rsidRDefault="00153539">
            <w:pPr>
              <w:pStyle w:val="afc"/>
              <w:numPr>
                <w:ilvl w:val="0"/>
                <w:numId w:val="173"/>
              </w:numPr>
              <w:ind w:firstLineChars="0"/>
              <w:rPr>
                <w:ins w:id="9750" w:author="He Han" w:date="2026-10-22T22:09:00Z"/>
                <w:rFonts w:ascii="Times New Roman" w:hAnsi="Times New Roman" w:cs="Times New Roman"/>
                <w:color w:val="auto"/>
                <w:sz w:val="18"/>
                <w:szCs w:val="18"/>
                <w:shd w:val="clear" w:color="auto" w:fill="FFFFFF"/>
              </w:rPr>
              <w:pPrChange w:id="9751" w:author="He Han" w:date="2026-10-22T22:11:00Z">
                <w:pPr>
                  <w:pStyle w:val="afc"/>
                  <w:numPr>
                    <w:numId w:val="156"/>
                  </w:numPr>
                  <w:ind w:left="420" w:firstLineChars="0" w:hanging="420"/>
                </w:pPr>
              </w:pPrChange>
            </w:pPr>
            <w:ins w:id="9752" w:author="He Han" w:date="2026-10-22T22:09:00Z">
              <w:r w:rsidRPr="00BB7730">
                <w:rPr>
                  <w:rFonts w:ascii="Times New Roman" w:hAnsi="Times New Roman" w:cs="Times New Roman"/>
                  <w:color w:val="auto"/>
                  <w:sz w:val="18"/>
                  <w:szCs w:val="18"/>
                  <w:shd w:val="clear" w:color="auto" w:fill="FFFFFF"/>
                </w:rPr>
                <w:t>Pipeline material: 316L</w:t>
              </w:r>
            </w:ins>
          </w:p>
          <w:p w14:paraId="0307C992" w14:textId="77777777" w:rsidR="00153539" w:rsidRPr="00BB7730" w:rsidRDefault="00153539">
            <w:pPr>
              <w:pStyle w:val="afc"/>
              <w:numPr>
                <w:ilvl w:val="0"/>
                <w:numId w:val="173"/>
              </w:numPr>
              <w:ind w:firstLineChars="0"/>
              <w:rPr>
                <w:ins w:id="9753" w:author="He Han" w:date="2026-10-22T22:09:00Z"/>
                <w:rFonts w:ascii="Times New Roman" w:hAnsi="Times New Roman" w:cs="Times New Roman"/>
                <w:color w:val="0000FF"/>
                <w:sz w:val="18"/>
                <w:szCs w:val="18"/>
                <w:shd w:val="clear" w:color="auto" w:fill="FFFFFF"/>
              </w:rPr>
              <w:pPrChange w:id="9754" w:author="He Han" w:date="2026-10-22T22:11:00Z">
                <w:pPr>
                  <w:pStyle w:val="afc"/>
                  <w:numPr>
                    <w:numId w:val="156"/>
                  </w:numPr>
                  <w:ind w:left="420" w:firstLineChars="0" w:hanging="420"/>
                </w:pPr>
              </w:pPrChange>
            </w:pPr>
            <w:ins w:id="9755"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5CCCA521" w14:textId="77777777" w:rsidR="00153539" w:rsidRPr="00BB7730" w:rsidRDefault="00153539">
            <w:pPr>
              <w:pStyle w:val="afc"/>
              <w:numPr>
                <w:ilvl w:val="0"/>
                <w:numId w:val="173"/>
              </w:numPr>
              <w:ind w:firstLineChars="0"/>
              <w:rPr>
                <w:ins w:id="9756" w:author="He Han" w:date="2026-10-22T22:09:00Z"/>
                <w:rFonts w:ascii="Times New Roman" w:hAnsi="Times New Roman" w:cs="Times New Roman"/>
                <w:color w:val="auto"/>
                <w:sz w:val="18"/>
                <w:szCs w:val="18"/>
                <w:shd w:val="clear" w:color="auto" w:fill="FFFFFF"/>
              </w:rPr>
              <w:pPrChange w:id="9757" w:author="He Han" w:date="2026-10-22T22:11:00Z">
                <w:pPr>
                  <w:pStyle w:val="afc"/>
                  <w:numPr>
                    <w:numId w:val="156"/>
                  </w:numPr>
                  <w:ind w:left="420" w:firstLineChars="0" w:hanging="420"/>
                </w:pPr>
              </w:pPrChange>
            </w:pPr>
            <w:ins w:id="9758" w:author="He Han" w:date="2026-10-22T22:09:00Z">
              <w:r w:rsidRPr="00BB7730">
                <w:rPr>
                  <w:rFonts w:ascii="Times New Roman" w:hAnsi="Times New Roman" w:cs="Times New Roman"/>
                  <w:color w:val="auto"/>
                  <w:sz w:val="18"/>
                  <w:szCs w:val="18"/>
                  <w:shd w:val="clear" w:color="auto" w:fill="FFFFFF"/>
                </w:rPr>
                <w:t>Mass flow meter: SS</w:t>
              </w:r>
            </w:ins>
          </w:p>
          <w:p w14:paraId="31E7BA95" w14:textId="77777777" w:rsidR="00153539" w:rsidRPr="00BB7730" w:rsidRDefault="00153539">
            <w:pPr>
              <w:pStyle w:val="afc"/>
              <w:numPr>
                <w:ilvl w:val="0"/>
                <w:numId w:val="173"/>
              </w:numPr>
              <w:ind w:firstLineChars="0"/>
              <w:rPr>
                <w:ins w:id="9759" w:author="He Han" w:date="2026-10-22T22:09:00Z"/>
                <w:rFonts w:ascii="Times New Roman" w:hAnsi="Times New Roman" w:cs="Times New Roman"/>
                <w:b/>
                <w:color w:val="auto"/>
                <w:sz w:val="18"/>
                <w:szCs w:val="18"/>
                <w:shd w:val="clear" w:color="auto" w:fill="FFFFFF"/>
              </w:rPr>
              <w:pPrChange w:id="9760" w:author="He Han" w:date="2026-10-22T22:11:00Z">
                <w:pPr>
                  <w:pStyle w:val="afc"/>
                  <w:numPr>
                    <w:numId w:val="156"/>
                  </w:numPr>
                  <w:ind w:left="420" w:firstLineChars="0" w:hanging="420"/>
                </w:pPr>
              </w:pPrChange>
            </w:pPr>
            <w:ins w:id="9761"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21EDBD93" w14:textId="77777777" w:rsidR="00153539" w:rsidRPr="00BB7730" w:rsidRDefault="00153539">
            <w:pPr>
              <w:pStyle w:val="afc"/>
              <w:numPr>
                <w:ilvl w:val="0"/>
                <w:numId w:val="173"/>
              </w:numPr>
              <w:ind w:firstLineChars="0"/>
              <w:rPr>
                <w:ins w:id="9762" w:author="He Han" w:date="2026-10-22T22:09:00Z"/>
                <w:rFonts w:ascii="Times New Roman" w:eastAsiaTheme="minorEastAsia" w:hAnsi="Times New Roman" w:cs="Times New Roman"/>
                <w:color w:val="auto"/>
                <w:sz w:val="18"/>
                <w:szCs w:val="18"/>
                <w:shd w:val="clear" w:color="auto" w:fill="FFFFFF"/>
                <w:lang w:eastAsia="zh-CN"/>
              </w:rPr>
              <w:pPrChange w:id="9763" w:author="He Han" w:date="2026-10-22T22:11:00Z">
                <w:pPr>
                  <w:pStyle w:val="afc"/>
                  <w:numPr>
                    <w:numId w:val="156"/>
                  </w:numPr>
                  <w:ind w:left="420" w:firstLineChars="0" w:hanging="420"/>
                </w:pPr>
              </w:pPrChange>
            </w:pPr>
            <w:ins w:id="9764"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388E62E8" w14:textId="77777777" w:rsidR="00153539" w:rsidRPr="00BB7730" w:rsidRDefault="00153539">
            <w:pPr>
              <w:pStyle w:val="afc"/>
              <w:numPr>
                <w:ilvl w:val="0"/>
                <w:numId w:val="173"/>
              </w:numPr>
              <w:ind w:firstLineChars="0"/>
              <w:rPr>
                <w:ins w:id="9765" w:author="He Han" w:date="2026-10-22T22:09:00Z"/>
                <w:rFonts w:ascii="Times New Roman" w:hAnsi="Times New Roman" w:cs="Times New Roman"/>
                <w:color w:val="auto"/>
                <w:sz w:val="18"/>
                <w:szCs w:val="18"/>
                <w:shd w:val="clear" w:color="auto" w:fill="FFFFFF"/>
              </w:rPr>
              <w:pPrChange w:id="9766" w:author="He Han" w:date="2026-10-22T22:11:00Z">
                <w:pPr>
                  <w:pStyle w:val="afc"/>
                  <w:numPr>
                    <w:numId w:val="156"/>
                  </w:numPr>
                  <w:ind w:left="420" w:firstLineChars="0" w:hanging="420"/>
                </w:pPr>
              </w:pPrChange>
            </w:pPr>
            <w:ins w:id="9767"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49752217" w14:textId="77777777" w:rsidR="00153539" w:rsidRPr="00BB7730" w:rsidRDefault="00153539">
            <w:pPr>
              <w:pStyle w:val="afc"/>
              <w:numPr>
                <w:ilvl w:val="0"/>
                <w:numId w:val="173"/>
              </w:numPr>
              <w:ind w:firstLineChars="0"/>
              <w:rPr>
                <w:ins w:id="9768" w:author="He Han" w:date="2026-10-22T22:09:00Z"/>
                <w:rFonts w:ascii="Times New Roman" w:hAnsi="Times New Roman" w:cs="Times New Roman"/>
                <w:color w:val="auto"/>
                <w:sz w:val="18"/>
                <w:szCs w:val="18"/>
                <w:shd w:val="clear" w:color="auto" w:fill="FFFFFF"/>
              </w:rPr>
              <w:pPrChange w:id="9769" w:author="He Han" w:date="2026-10-22T22:11:00Z">
                <w:pPr>
                  <w:pStyle w:val="afc"/>
                  <w:numPr>
                    <w:numId w:val="156"/>
                  </w:numPr>
                  <w:ind w:left="420" w:firstLineChars="0" w:hanging="420"/>
                </w:pPr>
              </w:pPrChange>
            </w:pPr>
            <w:ins w:id="9770"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2DA9B4F5" w14:textId="77777777" w:rsidR="00153539" w:rsidRPr="00BB7730" w:rsidRDefault="00153539">
            <w:pPr>
              <w:pStyle w:val="afc"/>
              <w:numPr>
                <w:ilvl w:val="0"/>
                <w:numId w:val="173"/>
              </w:numPr>
              <w:ind w:firstLineChars="0"/>
              <w:rPr>
                <w:ins w:id="9771" w:author="He Han" w:date="2026-10-22T22:09:00Z"/>
                <w:rFonts w:ascii="Times New Roman" w:hAnsi="Times New Roman" w:cs="Times New Roman"/>
                <w:color w:val="auto"/>
                <w:sz w:val="18"/>
                <w:szCs w:val="18"/>
                <w:shd w:val="clear" w:color="auto" w:fill="FFFFFF"/>
              </w:rPr>
              <w:pPrChange w:id="9772" w:author="He Han" w:date="2026-10-22T22:11:00Z">
                <w:pPr>
                  <w:pStyle w:val="afc"/>
                  <w:numPr>
                    <w:numId w:val="156"/>
                  </w:numPr>
                  <w:ind w:left="420" w:firstLineChars="0" w:hanging="420"/>
                </w:pPr>
              </w:pPrChange>
            </w:pPr>
            <w:ins w:id="9773"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65E236CC" w14:textId="61DDE73A" w:rsidR="000B3418" w:rsidRPr="00BB7730" w:rsidDel="00153539" w:rsidRDefault="005E21AC" w:rsidP="000B3418">
            <w:pPr>
              <w:rPr>
                <w:ins w:id="9774" w:author="Xuning Wei12232" w:date="2026-07-27T17:22:00Z"/>
                <w:del w:id="9775" w:author="He Han" w:date="2026-10-22T22:09:00Z"/>
                <w:rFonts w:ascii="Times New Roman" w:hAnsi="Times New Roman" w:cs="Times New Roman"/>
                <w:color w:val="auto"/>
                <w:sz w:val="18"/>
                <w:szCs w:val="18"/>
                <w:shd w:val="clear" w:color="auto" w:fill="FFFFFF"/>
              </w:rPr>
            </w:pPr>
            <w:del w:id="9776" w:author="He Han" w:date="2026-10-22T22:09:00Z">
              <w:r w:rsidRPr="00BB7730" w:rsidDel="00153539">
                <w:rPr>
                  <w:rFonts w:ascii="Times New Roman" w:hAnsi="Times New Roman" w:cs="Times New Roman"/>
                  <w:color w:val="00B0F0"/>
                  <w:sz w:val="18"/>
                  <w:szCs w:val="18"/>
                  <w:shd w:val="clear" w:color="auto" w:fill="FFFFFF"/>
                  <w:rPrChange w:id="9777" w:author="He Han" w:date="2026-10-12T14:31:00Z">
                    <w:rPr>
                      <w:rFonts w:ascii="Times New Roman" w:hAnsi="Times New Roman" w:cs="Times New Roman"/>
                      <w:color w:val="auto"/>
                      <w:sz w:val="18"/>
                      <w:szCs w:val="18"/>
                      <w:shd w:val="clear" w:color="auto" w:fill="FFFFFF"/>
                    </w:rPr>
                  </w:rPrChange>
                </w:rPr>
                <w:delText>T</w:delText>
              </w:r>
            </w:del>
            <w:ins w:id="9778" w:author="Xuning Wei12232" w:date="2026-07-27T17:22:00Z">
              <w:del w:id="9779" w:author="He Han" w:date="2026-10-12T13:44:00Z">
                <w:r w:rsidR="000B3418" w:rsidRPr="00BB7730" w:rsidDel="000E3A98">
                  <w:rPr>
                    <w:rFonts w:ascii="Times New Roman" w:hAnsi="Times New Roman" w:cs="Times New Roman"/>
                    <w:color w:val="00B0F0"/>
                    <w:sz w:val="18"/>
                    <w:szCs w:val="18"/>
                    <w:shd w:val="clear" w:color="auto" w:fill="FFFFFF"/>
                    <w:rPrChange w:id="9780" w:author="He Han" w:date="2026-10-12T14:31:00Z">
                      <w:rPr>
                        <w:rFonts w:ascii="Times New Roman" w:hAnsi="Times New Roman" w:cs="Times New Roman"/>
                        <w:color w:val="auto"/>
                        <w:sz w:val="18"/>
                        <w:szCs w:val="18"/>
                        <w:shd w:val="clear" w:color="auto" w:fill="FFFFFF"/>
                      </w:rPr>
                    </w:rPrChange>
                  </w:rPr>
                  <w:delText xml:space="preserve">Reaction </w:delText>
                </w:r>
                <w:r w:rsidR="000B3418" w:rsidRPr="00BB7730" w:rsidDel="000E3A98">
                  <w:rPr>
                    <w:rFonts w:ascii="Times New Roman" w:hAnsi="Times New Roman" w:cs="Times New Roman"/>
                    <w:color w:val="00B0F0"/>
                    <w:sz w:val="18"/>
                    <w:szCs w:val="18"/>
                    <w:rPrChange w:id="9781" w:author="He Han" w:date="2026-10-12T14:31:00Z">
                      <w:rPr>
                        <w:rFonts w:ascii="Times New Roman" w:hAnsi="Times New Roman" w:cs="Times New Roman"/>
                        <w:color w:val="auto"/>
                        <w:sz w:val="18"/>
                        <w:szCs w:val="18"/>
                      </w:rPr>
                    </w:rPrChange>
                  </w:rPr>
                  <w:delText xml:space="preserve">vessel </w:delText>
                </w:r>
                <w:r w:rsidR="000B3418" w:rsidRPr="00BB7730" w:rsidDel="000E3A98">
                  <w:rPr>
                    <w:rFonts w:ascii="Times New Roman" w:hAnsi="Times New Roman" w:cs="Times New Roman"/>
                    <w:color w:val="00B0F0"/>
                    <w:sz w:val="18"/>
                    <w:szCs w:val="18"/>
                    <w:shd w:val="clear" w:color="auto" w:fill="FFFFFF"/>
                    <w:rPrChange w:id="9782" w:author="He Han" w:date="2026-10-12T14:31:00Z">
                      <w:rPr>
                        <w:rFonts w:ascii="Times New Roman" w:hAnsi="Times New Roman" w:cs="Times New Roman"/>
                        <w:color w:val="auto"/>
                        <w:sz w:val="18"/>
                        <w:szCs w:val="18"/>
                        <w:shd w:val="clear" w:color="auto" w:fill="FFFFFF"/>
                      </w:rPr>
                    </w:rPrChange>
                  </w:rPr>
                  <w:delText>material:</w:delText>
                </w:r>
              </w:del>
              <w:del w:id="9783" w:author="He Han" w:date="2026-10-22T22:09:00Z">
                <w:r w:rsidR="000B3418" w:rsidRPr="00BB7730" w:rsidDel="00153539">
                  <w:rPr>
                    <w:rFonts w:ascii="Times New Roman" w:hAnsi="Times New Roman" w:cs="Times New Roman"/>
                    <w:color w:val="auto"/>
                    <w:sz w:val="18"/>
                    <w:szCs w:val="18"/>
                    <w:shd w:val="clear" w:color="auto" w:fill="FFFFFF"/>
                  </w:rPr>
                  <w:delText xml:space="preserve"> Hastelloy (C-276)</w:delText>
                </w:r>
              </w:del>
            </w:ins>
          </w:p>
          <w:p w14:paraId="325D2D17" w14:textId="1D514A92" w:rsidR="000B3418" w:rsidRPr="00BB7730" w:rsidDel="00153539" w:rsidRDefault="000B3418" w:rsidP="000B3418">
            <w:pPr>
              <w:rPr>
                <w:ins w:id="9784" w:author="Xuning Wei12232" w:date="2026-07-27T17:22:00Z"/>
                <w:del w:id="9785" w:author="He Han" w:date="2026-10-22T22:09:00Z"/>
                <w:rFonts w:ascii="Times New Roman" w:eastAsiaTheme="minorEastAsia" w:hAnsi="Times New Roman" w:cs="Times New Roman"/>
                <w:color w:val="auto"/>
                <w:sz w:val="18"/>
                <w:szCs w:val="18"/>
                <w:shd w:val="clear" w:color="auto" w:fill="FFFFFF"/>
                <w:lang w:eastAsia="zh-CN"/>
              </w:rPr>
            </w:pPr>
            <w:ins w:id="9786" w:author="Xuning Wei12232" w:date="2026-07-27T17:22:00Z">
              <w:del w:id="9787" w:author="He Han" w:date="2026-10-22T22:09:00Z">
                <w:r w:rsidRPr="00BB7730" w:rsidDel="00153539">
                  <w:rPr>
                    <w:rFonts w:ascii="Times New Roman" w:hAnsi="Times New Roman" w:cs="Times New Roman"/>
                    <w:color w:val="auto"/>
                    <w:sz w:val="18"/>
                    <w:szCs w:val="18"/>
                    <w:shd w:val="clear" w:color="auto" w:fill="FFFFFF"/>
                  </w:rPr>
                  <w:delText>Agitator material:</w:delText>
                </w:r>
              </w:del>
              <w:del w:id="9788" w:author="He Han" w:date="2026-10-12T14:31:00Z">
                <w:r w:rsidRPr="00BB7730" w:rsidDel="006379C0">
                  <w:rPr>
                    <w:rFonts w:ascii="Times New Roman" w:hAnsi="Times New Roman" w:cs="Times New Roman"/>
                    <w:color w:val="auto"/>
                    <w:sz w:val="18"/>
                    <w:szCs w:val="18"/>
                    <w:shd w:val="clear" w:color="auto" w:fill="FFFFFF"/>
                  </w:rPr>
                  <w:delText xml:space="preserve"> </w:delText>
                </w:r>
              </w:del>
              <w:del w:id="9789" w:author="He Han" w:date="2026-10-22T22:09:00Z">
                <w:r w:rsidRPr="00BB7730" w:rsidDel="00153539">
                  <w:rPr>
                    <w:rFonts w:ascii="Times New Roman" w:hAnsi="Times New Roman" w:cs="Times New Roman"/>
                  </w:rPr>
                  <w:delText xml:space="preserve"> </w:delText>
                </w:r>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3B97A44C" w14:textId="5033C2E3" w:rsidR="000B3418" w:rsidRPr="00BB7730" w:rsidDel="00153539" w:rsidRDefault="000B3418" w:rsidP="000B3418">
            <w:pPr>
              <w:rPr>
                <w:ins w:id="9790" w:author="Xuning Wei12232" w:date="2026-07-27T17:22:00Z"/>
                <w:del w:id="9791" w:author="He Han" w:date="2026-10-22T22:09:00Z"/>
                <w:rFonts w:ascii="Times New Roman" w:hAnsi="Times New Roman" w:cs="Times New Roman"/>
                <w:color w:val="0000FF"/>
                <w:sz w:val="18"/>
                <w:szCs w:val="18"/>
                <w:shd w:val="clear" w:color="auto" w:fill="FFFFFF"/>
              </w:rPr>
            </w:pPr>
            <w:ins w:id="9792" w:author="Xuning Wei12232" w:date="2026-07-27T17:22:00Z">
              <w:del w:id="9793"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4386C263" w14:textId="6CC865CA" w:rsidR="000B3418" w:rsidRPr="00BB7730" w:rsidDel="00153539" w:rsidRDefault="000B3418" w:rsidP="000B3418">
            <w:pPr>
              <w:rPr>
                <w:ins w:id="9794" w:author="Xuning Wei12232" w:date="2026-07-27T17:22:00Z"/>
                <w:del w:id="9795" w:author="He Han" w:date="2026-10-22T22:09:00Z"/>
                <w:rFonts w:ascii="Times New Roman" w:hAnsi="Times New Roman" w:cs="Times New Roman"/>
                <w:color w:val="auto"/>
                <w:sz w:val="18"/>
                <w:szCs w:val="18"/>
                <w:shd w:val="clear" w:color="auto" w:fill="FFFFFF"/>
              </w:rPr>
            </w:pPr>
            <w:ins w:id="9796" w:author="Xuning Wei12232" w:date="2026-07-27T17:22:00Z">
              <w:del w:id="9797"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23DC3472" w14:textId="5EF5E2BA" w:rsidR="000B3418" w:rsidRPr="00BB7730" w:rsidDel="00153539" w:rsidRDefault="000B3418" w:rsidP="000B3418">
            <w:pPr>
              <w:rPr>
                <w:ins w:id="9798" w:author="Xuning Wei12232" w:date="2026-07-27T17:22:00Z"/>
                <w:del w:id="9799" w:author="He Han" w:date="2026-10-22T22:09:00Z"/>
                <w:rFonts w:ascii="Times New Roman" w:hAnsi="Times New Roman" w:cs="Times New Roman"/>
                <w:color w:val="auto"/>
                <w:sz w:val="18"/>
                <w:szCs w:val="18"/>
                <w:shd w:val="clear" w:color="auto" w:fill="FFFFFF"/>
              </w:rPr>
            </w:pPr>
            <w:ins w:id="9800" w:author="Xuning Wei12232" w:date="2026-07-27T17:22:00Z">
              <w:del w:id="9801"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51D4C325" w14:textId="1A07EC96" w:rsidR="000B3418" w:rsidRPr="00BB7730" w:rsidDel="00153539" w:rsidRDefault="000B3418" w:rsidP="000B3418">
            <w:pPr>
              <w:rPr>
                <w:ins w:id="9802" w:author="Xuning Wei12232" w:date="2026-07-27T17:22:00Z"/>
                <w:del w:id="9803" w:author="He Han" w:date="2026-10-22T22:09:00Z"/>
                <w:rFonts w:ascii="Times New Roman" w:hAnsi="Times New Roman" w:cs="Times New Roman"/>
                <w:color w:val="auto"/>
                <w:sz w:val="18"/>
                <w:szCs w:val="18"/>
                <w:shd w:val="clear" w:color="auto" w:fill="FFFFFF"/>
              </w:rPr>
            </w:pPr>
            <w:ins w:id="9804" w:author="Xuning Wei12232" w:date="2026-07-27T17:22:00Z">
              <w:del w:id="9805"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6A4F3217" w14:textId="3D0C095D" w:rsidR="000B3418" w:rsidRPr="00BB7730" w:rsidDel="00153539" w:rsidRDefault="000B3418" w:rsidP="000B3418">
            <w:pPr>
              <w:rPr>
                <w:ins w:id="9806" w:author="Xuning Wei12232" w:date="2026-07-27T17:22:00Z"/>
                <w:del w:id="9807" w:author="He Han" w:date="2026-10-22T22:09:00Z"/>
                <w:rFonts w:ascii="Times New Roman" w:hAnsi="Times New Roman" w:cs="Times New Roman"/>
                <w:color w:val="auto"/>
                <w:sz w:val="18"/>
                <w:szCs w:val="18"/>
                <w:shd w:val="clear" w:color="auto" w:fill="FFFFFF"/>
              </w:rPr>
            </w:pPr>
            <w:ins w:id="9808" w:author="Xuning Wei12232" w:date="2026-07-27T17:22:00Z">
              <w:del w:id="9809"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7B41796A" w14:textId="3381D267" w:rsidR="000B3418" w:rsidRPr="00BB7730" w:rsidDel="00153539" w:rsidRDefault="000B3418" w:rsidP="000B3418">
            <w:pPr>
              <w:rPr>
                <w:ins w:id="9810" w:author="Xuning Wei12232" w:date="2026-07-27T17:22:00Z"/>
                <w:del w:id="9811" w:author="He Han" w:date="2026-10-22T22:09:00Z"/>
                <w:rFonts w:ascii="Times New Roman" w:hAnsi="Times New Roman" w:cs="Times New Roman"/>
                <w:color w:val="FF0000"/>
                <w:sz w:val="18"/>
                <w:szCs w:val="18"/>
                <w:shd w:val="clear" w:color="auto" w:fill="FFFFFF"/>
                <w:rPrChange w:id="9812" w:author="Johan Granander" w:date="2026-07-28T15:03:00Z">
                  <w:rPr>
                    <w:ins w:id="9813" w:author="Xuning Wei12232" w:date="2026-07-27T17:22:00Z"/>
                    <w:del w:id="9814" w:author="He Han" w:date="2026-10-22T22:09:00Z"/>
                    <w:rFonts w:ascii="Times New Roman" w:hAnsi="Times New Roman" w:cs="Times New Roman"/>
                    <w:color w:val="FF0000"/>
                    <w:sz w:val="18"/>
                    <w:szCs w:val="18"/>
                    <w:shd w:val="clear" w:color="auto" w:fill="FFFFFF"/>
                    <w:lang w:val="sv-SE"/>
                  </w:rPr>
                </w:rPrChange>
              </w:rPr>
            </w:pPr>
            <w:ins w:id="9815" w:author="Xuning Wei12232" w:date="2026-07-27T17:22:00Z">
              <w:del w:id="9816" w:author="He Han" w:date="2026-10-22T22:09:00Z">
                <w:r w:rsidRPr="00BB7730" w:rsidDel="00153539">
                  <w:rPr>
                    <w:rFonts w:ascii="Times New Roman" w:hAnsi="Times New Roman" w:cs="Times New Roman"/>
                    <w:color w:val="FF0000"/>
                    <w:sz w:val="18"/>
                    <w:szCs w:val="18"/>
                    <w:shd w:val="clear" w:color="auto" w:fill="FFFFFF"/>
                    <w:rPrChange w:id="9817"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19DBC847" w14:textId="167199DB" w:rsidR="000B3418" w:rsidRPr="00BB7730" w:rsidDel="00153539" w:rsidRDefault="000B3418" w:rsidP="000B3418">
            <w:pPr>
              <w:rPr>
                <w:ins w:id="9818" w:author="Xuning Wei12232" w:date="2026-07-27T17:22:00Z"/>
                <w:del w:id="9819" w:author="He Han" w:date="2026-10-22T22:09:00Z"/>
                <w:rFonts w:ascii="Times New Roman" w:hAnsi="Times New Roman" w:cs="Times New Roman"/>
                <w:color w:val="auto"/>
                <w:sz w:val="18"/>
                <w:szCs w:val="18"/>
                <w:shd w:val="clear" w:color="auto" w:fill="FFFFFF"/>
                <w:rPrChange w:id="9820" w:author="Johan Granander" w:date="2026-07-28T15:03:00Z">
                  <w:rPr>
                    <w:ins w:id="9821" w:author="Xuning Wei12232" w:date="2026-07-27T17:22:00Z"/>
                    <w:del w:id="9822" w:author="He Han" w:date="2026-10-22T22:09:00Z"/>
                    <w:rFonts w:ascii="Times New Roman" w:hAnsi="Times New Roman" w:cs="Times New Roman"/>
                    <w:color w:val="auto"/>
                    <w:sz w:val="18"/>
                    <w:szCs w:val="18"/>
                    <w:shd w:val="clear" w:color="auto" w:fill="FFFFFF"/>
                    <w:lang w:val="sv-SE"/>
                  </w:rPr>
                </w:rPrChange>
              </w:rPr>
            </w:pPr>
            <w:ins w:id="9823" w:author="Xuning Wei12232" w:date="2026-07-27T17:22:00Z">
              <w:del w:id="9824" w:author="He Han" w:date="2026-10-22T22:09:00Z">
                <w:r w:rsidRPr="00BB7730" w:rsidDel="00153539">
                  <w:rPr>
                    <w:rFonts w:ascii="Times New Roman" w:hAnsi="Times New Roman" w:cs="Times New Roman"/>
                    <w:color w:val="auto"/>
                    <w:sz w:val="18"/>
                    <w:szCs w:val="18"/>
                    <w:shd w:val="clear" w:color="auto" w:fill="FFFFFF"/>
                    <w:rPrChange w:id="9825"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1F9F0D82" w14:textId="25D71E0E" w:rsidR="000B3418" w:rsidRPr="00BB7730" w:rsidDel="00153539" w:rsidRDefault="000B3418" w:rsidP="000B3418">
            <w:pPr>
              <w:rPr>
                <w:ins w:id="9826" w:author="Xuning Wei12232" w:date="2026-07-27T17:22:00Z"/>
                <w:del w:id="9827" w:author="He Han" w:date="2026-10-22T22:09:00Z"/>
                <w:rFonts w:ascii="Times New Roman" w:hAnsi="Times New Roman" w:cs="Times New Roman"/>
                <w:b/>
                <w:color w:val="auto"/>
                <w:sz w:val="18"/>
                <w:szCs w:val="18"/>
                <w:shd w:val="clear" w:color="auto" w:fill="FFFFFF"/>
              </w:rPr>
            </w:pPr>
            <w:ins w:id="9828" w:author="Xuning Wei12232" w:date="2026-07-27T17:22:00Z">
              <w:del w:id="9829"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9830" w:author="He Han" w:date="2026-10-12T14:31:00Z">
                <w:r w:rsidRPr="00BB7730" w:rsidDel="006379C0">
                  <w:rPr>
                    <w:rFonts w:ascii="Times New Roman" w:hAnsi="Times New Roman" w:cs="Times New Roman"/>
                    <w:color w:val="auto"/>
                    <w:sz w:val="18"/>
                    <w:szCs w:val="18"/>
                    <w:shd w:val="clear" w:color="auto" w:fill="FFFFFF"/>
                  </w:rPr>
                  <w:delText>304 &amp; 316L</w:delText>
                </w:r>
              </w:del>
            </w:ins>
          </w:p>
          <w:p w14:paraId="33D5F32B" w14:textId="3E16110E" w:rsidR="000B3418" w:rsidRPr="00BB7730" w:rsidDel="00153539" w:rsidRDefault="000B3418" w:rsidP="000B3418">
            <w:pPr>
              <w:rPr>
                <w:ins w:id="9831" w:author="Xuning Wei12232" w:date="2026-07-27T17:22:00Z"/>
                <w:del w:id="9832" w:author="He Han" w:date="2026-10-22T22:09:00Z"/>
                <w:rFonts w:ascii="Times New Roman" w:eastAsiaTheme="minorEastAsia" w:hAnsi="Times New Roman" w:cs="Times New Roman"/>
                <w:color w:val="auto"/>
                <w:sz w:val="18"/>
                <w:szCs w:val="18"/>
                <w:shd w:val="clear" w:color="auto" w:fill="FFFFFF"/>
                <w:lang w:eastAsia="zh-CN"/>
              </w:rPr>
            </w:pPr>
            <w:ins w:id="9833" w:author="Xuning Wei12232" w:date="2026-07-27T17:22:00Z">
              <w:del w:id="9834"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31DE8247" w14:textId="6F990F23" w:rsidR="000B3418" w:rsidRPr="00BB7730" w:rsidDel="00153539" w:rsidRDefault="000B3418" w:rsidP="000B3418">
            <w:pPr>
              <w:rPr>
                <w:ins w:id="9835" w:author="Xuning Wei12232" w:date="2026-07-27T17:22:00Z"/>
                <w:del w:id="9836" w:author="He Han" w:date="2026-10-22T22:09:00Z"/>
                <w:rFonts w:ascii="Times New Roman" w:hAnsi="Times New Roman" w:cs="Times New Roman"/>
                <w:color w:val="auto"/>
                <w:sz w:val="18"/>
                <w:szCs w:val="18"/>
                <w:shd w:val="clear" w:color="auto" w:fill="FFFFFF"/>
              </w:rPr>
            </w:pPr>
            <w:ins w:id="9837" w:author="Xuning Wei12232" w:date="2026-07-27T17:22:00Z">
              <w:del w:id="9838"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30933070" w14:textId="735F9890" w:rsidR="005E21AC" w:rsidRPr="00BB7730" w:rsidDel="00153539" w:rsidRDefault="000B3418" w:rsidP="000B3418">
            <w:pPr>
              <w:jc w:val="both"/>
              <w:rPr>
                <w:del w:id="9839" w:author="He Han" w:date="2026-10-22T22:09:00Z"/>
                <w:rFonts w:ascii="Times New Roman" w:hAnsi="Times New Roman" w:cs="Times New Roman"/>
                <w:color w:val="auto"/>
                <w:sz w:val="18"/>
                <w:szCs w:val="18"/>
                <w:shd w:val="clear" w:color="auto" w:fill="FFFFFF"/>
              </w:rPr>
            </w:pPr>
            <w:ins w:id="9840" w:author="Xuning Wei12232" w:date="2026-07-27T17:22:00Z">
              <w:del w:id="9841" w:author="He Han" w:date="2026-10-22T22:09:00Z">
                <w:r w:rsidRPr="00BB7730" w:rsidDel="00153539">
                  <w:rPr>
                    <w:rFonts w:ascii="Times New Roman" w:hAnsi="Times New Roman" w:cs="Times New Roman"/>
                    <w:color w:val="0000FF"/>
                    <w:sz w:val="18"/>
                    <w:szCs w:val="18"/>
                  </w:rPr>
                  <w:delText xml:space="preserve">Mechanical seal: </w:delText>
                </w:r>
              </w:del>
              <w:del w:id="9842" w:author="He Han" w:date="2026-10-12T14:31:00Z">
                <w:r w:rsidRPr="00BB7730" w:rsidDel="006379C0">
                  <w:rPr>
                    <w:rFonts w:ascii="Times New Roman" w:hAnsi="Times New Roman" w:cs="Times New Roman"/>
                    <w:color w:val="0000FF"/>
                    <w:sz w:val="18"/>
                    <w:szCs w:val="18"/>
                    <w:shd w:val="clear" w:color="auto" w:fill="FFFFFF"/>
                  </w:rPr>
                  <w:delText>304SS</w:delText>
                </w:r>
              </w:del>
              <w:del w:id="9843"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9844" w:author="He Han" w:date="2026-10-19T16:39:00Z">
                <w:r w:rsidRPr="00BB7730" w:rsidDel="00467D71">
                  <w:rPr>
                    <w:rFonts w:ascii="Times New Roman" w:hAnsi="Times New Roman" w:cs="Times New Roman"/>
                    <w:color w:val="0000FF"/>
                    <w:sz w:val="18"/>
                    <w:szCs w:val="18"/>
                    <w:shd w:val="clear" w:color="auto" w:fill="FFFFFF"/>
                  </w:rPr>
                  <w:delText>CSPE</w:delText>
                </w:r>
              </w:del>
            </w:ins>
            <w:del w:id="9845" w:author="He Han" w:date="2026-10-22T22:09:00Z">
              <w:r w:rsidR="005E21AC" w:rsidRPr="00BB7730" w:rsidDel="00153539">
                <w:rPr>
                  <w:rFonts w:ascii="Times New Roman" w:hAnsi="Times New Roman" w:cs="Times New Roman"/>
                  <w:color w:val="auto"/>
                  <w:sz w:val="18"/>
                  <w:szCs w:val="18"/>
                  <w:shd w:val="clear" w:color="auto" w:fill="FFFFFF"/>
                </w:rPr>
                <w:delText>ransfer pump material:SS</w:delText>
              </w:r>
            </w:del>
            <w:ins w:id="9846" w:author="Johan Granander" w:date="2026-05-04T11:53:00Z">
              <w:del w:id="9847" w:author="He Han" w:date="2026-10-22T22:09:00Z">
                <w:r w:rsidR="00570E05" w:rsidRPr="00BB7730" w:rsidDel="00153539">
                  <w:rPr>
                    <w:rFonts w:ascii="Times New Roman" w:hAnsi="Times New Roman" w:cs="Times New Roman"/>
                    <w:color w:val="auto"/>
                    <w:sz w:val="18"/>
                    <w:szCs w:val="18"/>
                    <w:shd w:val="clear" w:color="auto" w:fill="FFFFFF"/>
                  </w:rPr>
                  <w:delText>material: SS</w:delText>
                </w:r>
              </w:del>
            </w:ins>
            <w:del w:id="9848" w:author="He Han" w:date="2026-10-22T22:09:00Z">
              <w:r w:rsidR="005E21AC" w:rsidRPr="00BB7730" w:rsidDel="00153539">
                <w:rPr>
                  <w:rFonts w:ascii="Times New Roman" w:hAnsi="Times New Roman" w:cs="Times New Roman"/>
                  <w:color w:val="auto"/>
                  <w:sz w:val="18"/>
                  <w:szCs w:val="18"/>
                  <w:shd w:val="clear" w:color="auto" w:fill="FFFFFF"/>
                </w:rPr>
                <w:delText>316+PTFE</w:delText>
              </w:r>
            </w:del>
          </w:p>
          <w:p w14:paraId="19B5FE26" w14:textId="356CC493" w:rsidR="005E21AC" w:rsidRPr="00BB7730" w:rsidDel="00153539" w:rsidRDefault="005E21AC" w:rsidP="0030647B">
            <w:pPr>
              <w:jc w:val="both"/>
              <w:rPr>
                <w:del w:id="9849" w:author="He Han" w:date="2026-10-22T22:09:00Z"/>
                <w:rFonts w:ascii="Times New Roman" w:eastAsia="仿宋_GB2312" w:hAnsi="Times New Roman" w:cs="Times New Roman"/>
                <w:color w:val="auto"/>
                <w:sz w:val="18"/>
                <w:szCs w:val="18"/>
              </w:rPr>
            </w:pPr>
            <w:del w:id="9850" w:author="He Han" w:date="2026-10-22T22:09:00Z">
              <w:r w:rsidRPr="00BB7730" w:rsidDel="00153539">
                <w:rPr>
                  <w:rFonts w:ascii="Times New Roman" w:eastAsia="仿宋_GB2312" w:hAnsi="Times New Roman" w:cs="Times New Roman"/>
                  <w:color w:val="auto"/>
                  <w:sz w:val="18"/>
                  <w:szCs w:val="18"/>
                </w:rPr>
                <w:delText>Charging line: SS</w:delText>
              </w:r>
            </w:del>
          </w:p>
          <w:p w14:paraId="75E3B9E3" w14:textId="1C959BFA" w:rsidR="005E21AC" w:rsidRPr="00BB7730" w:rsidDel="00153539" w:rsidRDefault="005E21AC" w:rsidP="0030647B">
            <w:pPr>
              <w:jc w:val="both"/>
              <w:rPr>
                <w:del w:id="9851" w:author="He Han" w:date="2026-10-22T22:09:00Z"/>
                <w:rFonts w:ascii="Times New Roman" w:eastAsia="仿宋_GB2312" w:hAnsi="Times New Roman" w:cs="Times New Roman"/>
                <w:color w:val="auto"/>
                <w:sz w:val="18"/>
                <w:szCs w:val="18"/>
                <w:lang w:val="en-IE"/>
                <w:rPrChange w:id="9852" w:author="Johan Granander" w:date="2026-07-28T15:03:00Z">
                  <w:rPr>
                    <w:del w:id="9853" w:author="He Han" w:date="2026-10-22T22:09:00Z"/>
                    <w:rFonts w:ascii="Times New Roman" w:eastAsia="仿宋_GB2312" w:hAnsi="Times New Roman" w:cs="Times New Roman"/>
                    <w:color w:val="auto"/>
                    <w:sz w:val="18"/>
                    <w:szCs w:val="18"/>
                  </w:rPr>
                </w:rPrChange>
              </w:rPr>
            </w:pPr>
            <w:del w:id="9854" w:author="He Han" w:date="2026-10-22T22:09:00Z">
              <w:r w:rsidRPr="00BB7730" w:rsidDel="00153539">
                <w:rPr>
                  <w:rFonts w:ascii="Times New Roman" w:hAnsi="Times New Roman" w:cs="Times New Roman"/>
                  <w:color w:val="auto"/>
                  <w:sz w:val="18"/>
                  <w:szCs w:val="18"/>
                  <w:shd w:val="clear" w:color="auto" w:fill="FFFFFF"/>
                  <w:lang w:val="en-IE"/>
                  <w:rPrChange w:id="9855"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9856" w:author="Johan Granander" w:date="2026-07-28T15:03:00Z">
                    <w:rPr>
                      <w:rFonts w:ascii="Times New Roman" w:eastAsia="仿宋_GB2312" w:hAnsi="Times New Roman" w:cs="Times New Roman"/>
                      <w:color w:val="auto"/>
                      <w:sz w:val="18"/>
                      <w:szCs w:val="18"/>
                    </w:rPr>
                  </w:rPrChange>
                </w:rPr>
                <w:delText>PTFE</w:delText>
              </w:r>
            </w:del>
          </w:p>
          <w:p w14:paraId="3C5F419C" w14:textId="328D8E94" w:rsidR="005E21AC" w:rsidRPr="00BB7730" w:rsidDel="00153539" w:rsidRDefault="005E21AC" w:rsidP="0030647B">
            <w:pPr>
              <w:jc w:val="both"/>
              <w:rPr>
                <w:del w:id="9857" w:author="He Han" w:date="2026-10-22T22:09:00Z"/>
                <w:rFonts w:ascii="Times New Roman" w:hAnsi="Times New Roman" w:cs="Times New Roman"/>
                <w:color w:val="auto"/>
                <w:sz w:val="18"/>
                <w:szCs w:val="18"/>
                <w:shd w:val="clear" w:color="auto" w:fill="FFFFFF"/>
                <w:lang w:val="en-IE"/>
                <w:rPrChange w:id="9858" w:author="Johan Granander" w:date="2026-07-28T15:03:00Z">
                  <w:rPr>
                    <w:del w:id="9859" w:author="He Han" w:date="2026-10-22T22:09:00Z"/>
                    <w:rFonts w:ascii="Times New Roman" w:hAnsi="Times New Roman" w:cs="Times New Roman"/>
                    <w:color w:val="auto"/>
                    <w:sz w:val="18"/>
                    <w:szCs w:val="18"/>
                    <w:shd w:val="clear" w:color="auto" w:fill="FFFFFF"/>
                  </w:rPr>
                </w:rPrChange>
              </w:rPr>
            </w:pPr>
            <w:del w:id="9860" w:author="He Han" w:date="2026-10-22T22:09:00Z">
              <w:r w:rsidRPr="00BB7730" w:rsidDel="00153539">
                <w:rPr>
                  <w:rFonts w:ascii="Times New Roman" w:hAnsi="Times New Roman" w:cs="Times New Roman"/>
                  <w:color w:val="auto"/>
                  <w:sz w:val="18"/>
                  <w:szCs w:val="18"/>
                  <w:shd w:val="clear" w:color="auto" w:fill="FFFFFF"/>
                  <w:lang w:val="en-IE"/>
                  <w:rPrChange w:id="9861" w:author="Johan Granander" w:date="2026-07-28T15:03:00Z">
                    <w:rPr>
                      <w:rFonts w:ascii="Times New Roman" w:hAnsi="Times New Roman" w:cs="Times New Roman"/>
                      <w:color w:val="auto"/>
                      <w:sz w:val="18"/>
                      <w:szCs w:val="18"/>
                      <w:shd w:val="clear" w:color="auto" w:fill="FFFFFF"/>
                    </w:rPr>
                  </w:rPrChange>
                </w:rPr>
                <w:delText>Sight glass: Glass</w:delText>
              </w:r>
            </w:del>
          </w:p>
          <w:p w14:paraId="2D64D929" w14:textId="0C00F3C0" w:rsidR="005E21AC" w:rsidRPr="00BB7730" w:rsidDel="00153539" w:rsidRDefault="005E21AC" w:rsidP="0030647B">
            <w:pPr>
              <w:jc w:val="both"/>
              <w:rPr>
                <w:del w:id="9862" w:author="He Han" w:date="2026-10-22T22:09:00Z"/>
                <w:rFonts w:ascii="Times New Roman" w:eastAsia="仿宋_GB2312" w:hAnsi="Times New Roman" w:cs="Times New Roman"/>
                <w:color w:val="auto"/>
                <w:sz w:val="18"/>
                <w:szCs w:val="18"/>
                <w:lang w:val="en-IE"/>
                <w:rPrChange w:id="9863" w:author="Johan Granander" w:date="2026-07-28T15:03:00Z">
                  <w:rPr>
                    <w:del w:id="9864" w:author="He Han" w:date="2026-10-22T22:09:00Z"/>
                    <w:rFonts w:ascii="Times New Roman" w:eastAsia="仿宋_GB2312" w:hAnsi="Times New Roman" w:cs="Times New Roman"/>
                    <w:color w:val="auto"/>
                    <w:sz w:val="18"/>
                    <w:szCs w:val="18"/>
                  </w:rPr>
                </w:rPrChange>
              </w:rPr>
            </w:pPr>
            <w:del w:id="9865" w:author="He Han" w:date="2026-10-22T22:09:00Z">
              <w:r w:rsidRPr="00BB7730" w:rsidDel="00153539">
                <w:rPr>
                  <w:rFonts w:ascii="Times New Roman" w:hAnsi="Times New Roman" w:cs="Times New Roman"/>
                  <w:color w:val="auto"/>
                  <w:sz w:val="18"/>
                  <w:szCs w:val="18"/>
                  <w:shd w:val="clear" w:color="auto" w:fill="FFFFFF"/>
                  <w:lang w:val="en-IE"/>
                  <w:rPrChange w:id="9866"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9867" w:author="Johan Granander" w:date="2026-07-28T15:03:00Z">
                    <w:rPr>
                      <w:rFonts w:ascii="Times New Roman" w:eastAsia="仿宋_GB2312" w:hAnsi="Times New Roman" w:cs="Times New Roman"/>
                      <w:color w:val="auto"/>
                      <w:sz w:val="18"/>
                      <w:szCs w:val="18"/>
                    </w:rPr>
                  </w:rPrChange>
                </w:rPr>
                <w:delText xml:space="preserve"> 316L</w:delText>
              </w:r>
            </w:del>
          </w:p>
          <w:p w14:paraId="27787A27" w14:textId="03F399AE" w:rsidR="00C65197" w:rsidRPr="00BB7730" w:rsidDel="00153539" w:rsidRDefault="005E21AC" w:rsidP="00C65197">
            <w:pPr>
              <w:jc w:val="both"/>
              <w:rPr>
                <w:del w:id="9868" w:author="He Han" w:date="2026-10-22T22:09:00Z"/>
                <w:rFonts w:ascii="Times New Roman" w:eastAsiaTheme="minorEastAsia" w:hAnsi="Times New Roman" w:cs="Times New Roman"/>
                <w:color w:val="auto"/>
                <w:sz w:val="18"/>
                <w:szCs w:val="18"/>
                <w:shd w:val="clear" w:color="auto" w:fill="FFFFFF"/>
                <w:lang w:eastAsia="zh-CN"/>
              </w:rPr>
            </w:pPr>
            <w:del w:id="9869"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53F3025C" w14:textId="5DE9FEB7" w:rsidR="00C65197" w:rsidRPr="00BB7730" w:rsidDel="00153539" w:rsidRDefault="00C65197" w:rsidP="00C65197">
            <w:pPr>
              <w:jc w:val="both"/>
              <w:rPr>
                <w:del w:id="9870" w:author="He Han" w:date="2026-10-22T22:09:00Z"/>
                <w:rFonts w:ascii="Times New Roman" w:hAnsi="Times New Roman" w:cs="Times New Roman"/>
                <w:color w:val="0000FF"/>
                <w:sz w:val="18"/>
                <w:szCs w:val="18"/>
                <w:shd w:val="clear" w:color="auto" w:fill="FFFFFF"/>
              </w:rPr>
            </w:pPr>
            <w:del w:id="9871" w:author="He Han" w:date="2026-10-22T22:09:00Z">
              <w:r w:rsidRPr="00BB7730" w:rsidDel="00153539">
                <w:rPr>
                  <w:rFonts w:ascii="Times New Roman" w:hAnsi="Times New Roman" w:cs="Times New Roman"/>
                  <w:color w:val="0000FF"/>
                  <w:sz w:val="18"/>
                  <w:szCs w:val="18"/>
                  <w:shd w:val="clear" w:color="auto" w:fill="FFFFFF"/>
                </w:rPr>
                <w:delText>Nitrogen distribution piping:</w:delText>
              </w:r>
              <w:r w:rsidR="006F51C6" w:rsidRPr="00BB7730" w:rsidDel="00153539">
                <w:rPr>
                  <w:rFonts w:ascii="Times New Roman" w:hAnsi="Times New Roman" w:cs="Times New Roman"/>
                  <w:color w:val="0000FF"/>
                  <w:sz w:val="18"/>
                  <w:szCs w:val="18"/>
                  <w:shd w:val="clear" w:color="auto" w:fill="FFFFFF"/>
                </w:rPr>
                <w:delText xml:space="preserve"> C-276</w:delText>
              </w:r>
            </w:del>
          </w:p>
          <w:p w14:paraId="40E79353" w14:textId="74DDA4D1" w:rsidR="005E21AC" w:rsidRPr="00BB7730" w:rsidDel="00153539" w:rsidRDefault="005E21AC" w:rsidP="0030647B">
            <w:pPr>
              <w:jc w:val="both"/>
              <w:rPr>
                <w:del w:id="9872" w:author="He Han" w:date="2026-10-22T22:09:00Z"/>
                <w:rFonts w:ascii="Times New Roman" w:hAnsi="Times New Roman" w:cs="Times New Roman"/>
                <w:color w:val="auto"/>
                <w:sz w:val="18"/>
                <w:szCs w:val="18"/>
                <w:shd w:val="clear" w:color="auto" w:fill="FFFFFF"/>
              </w:rPr>
            </w:pPr>
            <w:del w:id="9873"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59EEDC9A" w14:textId="7608ED2B" w:rsidR="005E21AC" w:rsidRPr="00BB7730" w:rsidRDefault="005E21AC" w:rsidP="0030647B">
            <w:pPr>
              <w:jc w:val="both"/>
              <w:rPr>
                <w:rFonts w:ascii="Times New Roman" w:hAnsi="Times New Roman" w:cs="Times New Roman"/>
                <w:color w:val="auto"/>
                <w:sz w:val="18"/>
                <w:szCs w:val="18"/>
                <w:shd w:val="clear" w:color="auto" w:fill="FFFFFF"/>
              </w:rPr>
            </w:pPr>
            <w:del w:id="9874"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9875" w:author="Xuning Wei12232" w:date="2026-07-27T18:11:00Z">
              <w:tcPr>
                <w:tcW w:w="388" w:type="pct"/>
                <w:gridSpan w:val="4"/>
                <w:vMerge w:val="restart"/>
                <w:shd w:val="clear" w:color="auto" w:fill="FFFFFF" w:themeFill="background1"/>
                <w:vAlign w:val="center"/>
              </w:tcPr>
            </w:tcPrChange>
          </w:tcPr>
          <w:p w14:paraId="3B91ED44" w14:textId="4E1077C4" w:rsidR="005E21AC" w:rsidRPr="00BB7730" w:rsidRDefault="005E21AC"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9876" w:author="Xuning Wei12232" w:date="2026-07-27T18:11:00Z">
              <w:tcPr>
                <w:tcW w:w="354" w:type="pct"/>
                <w:gridSpan w:val="3"/>
                <w:vMerge w:val="restart"/>
                <w:shd w:val="clear" w:color="auto" w:fill="FFFFFF" w:themeFill="background1"/>
                <w:vAlign w:val="center"/>
              </w:tcPr>
            </w:tcPrChange>
          </w:tcPr>
          <w:p w14:paraId="68482411" w14:textId="68CF6D39" w:rsidR="005E21AC" w:rsidRPr="00BB7730" w:rsidRDefault="005E21AC"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9877" w:author="Xuning Wei12232" w:date="2026-07-27T18:11:00Z">
              <w:tcPr>
                <w:tcW w:w="322" w:type="pct"/>
                <w:gridSpan w:val="3"/>
                <w:vAlign w:val="center"/>
              </w:tcPr>
            </w:tcPrChange>
          </w:tcPr>
          <w:p w14:paraId="7B238173" w14:textId="4F3471D5" w:rsidR="005E21AC"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47741665"/>
                <w14:checkbox>
                  <w14:checked w14:val="1"/>
                  <w14:checkedState w14:val="2612" w14:font="MS Gothic"/>
                  <w14:uncheckedState w14:val="2610" w14:font="MS Gothic"/>
                </w14:checkbox>
              </w:sdtPr>
              <w:sdtEndPr/>
              <w:sdtContent>
                <w:r w:rsidR="00656FD7" w:rsidRPr="00BB7730">
                  <w:rPr>
                    <w:rFonts w:ascii="Segoe UI Symbol" w:eastAsia="MS Gothic" w:hAnsi="Segoe UI Symbol" w:cs="Segoe UI Symbol"/>
                    <w:color w:val="auto"/>
                    <w:sz w:val="18"/>
                    <w:szCs w:val="18"/>
                  </w:rPr>
                  <w:t>☒</w:t>
                </w:r>
              </w:sdtContent>
            </w:sdt>
            <w:r w:rsidR="005E21AC" w:rsidRPr="00BB7730">
              <w:rPr>
                <w:rFonts w:ascii="Times New Roman" w:eastAsia="仿宋_GB2312" w:hAnsi="Times New Roman" w:cs="Times New Roman"/>
                <w:color w:val="auto"/>
                <w:sz w:val="18"/>
                <w:szCs w:val="18"/>
              </w:rPr>
              <w:t>Yes</w:t>
            </w:r>
          </w:p>
        </w:tc>
        <w:tc>
          <w:tcPr>
            <w:tcW w:w="638" w:type="pct"/>
            <w:vAlign w:val="center"/>
            <w:tcPrChange w:id="9878" w:author="Xuning Wei12232" w:date="2026-07-27T18:11:00Z">
              <w:tcPr>
                <w:tcW w:w="733" w:type="pct"/>
                <w:gridSpan w:val="3"/>
                <w:vAlign w:val="center"/>
              </w:tcPr>
            </w:tcPrChange>
          </w:tcPr>
          <w:p w14:paraId="3857F93F" w14:textId="7793C618" w:rsidR="005E21AC"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70861410"/>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color w:val="auto"/>
                    <w:sz w:val="18"/>
                    <w:szCs w:val="18"/>
                  </w:rPr>
                  <w:t>☐</w:t>
                </w:r>
              </w:sdtContent>
            </w:sdt>
            <w:r w:rsidR="005E21AC"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9879" w:author="Xuning Wei12232" w:date="2026-07-27T18:11:00Z">
              <w:tcPr>
                <w:tcW w:w="654" w:type="pct"/>
                <w:vMerge w:val="restart"/>
                <w:vAlign w:val="center"/>
              </w:tcPr>
            </w:tcPrChange>
          </w:tcPr>
          <w:p w14:paraId="72453195" w14:textId="77777777"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50996164"/>
                <w14:checkbox>
                  <w14:checked w14:val="0"/>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Asymchem R&amp;D Lab:</w:t>
            </w:r>
            <w:r w:rsidR="005E21AC" w:rsidRPr="00BB7730">
              <w:rPr>
                <w:rFonts w:ascii="Times New Roman" w:eastAsia="仿宋_GB2312" w:hAnsi="Times New Roman" w:cs="Times New Roman"/>
                <w:color w:val="auto"/>
                <w:kern w:val="0"/>
                <w:sz w:val="18"/>
                <w:szCs w:val="18"/>
                <w:u w:val="single"/>
                <w:lang w:eastAsia="zh-CN"/>
              </w:rPr>
              <w:t xml:space="preserve"> N/A </w:t>
            </w:r>
          </w:p>
          <w:p w14:paraId="638C18F0" w14:textId="728CFFF7"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002419674"/>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Asymchem Production data, Lot Number:</w:t>
            </w:r>
            <w:r w:rsidR="005E21AC" w:rsidRPr="00BB7730">
              <w:rPr>
                <w:rFonts w:ascii="Times New Roman" w:eastAsia="仿宋_GB2312" w:hAnsi="Times New Roman" w:cs="Times New Roman"/>
                <w:color w:val="auto"/>
                <w:kern w:val="0"/>
                <w:sz w:val="18"/>
                <w:szCs w:val="18"/>
                <w:u w:val="single"/>
                <w:lang w:eastAsia="zh-CN"/>
              </w:rPr>
              <w:t xml:space="preserve">   </w:t>
            </w:r>
            <w:del w:id="9880" w:author="Xuning Wei12232" w:date="2026-07-27T17:56:00Z">
              <w:r w:rsidR="005E21AC" w:rsidRPr="00BB7730" w:rsidDel="00F338FC">
                <w:rPr>
                  <w:rFonts w:ascii="Times New Roman" w:eastAsia="仿宋_GB2312" w:hAnsi="Times New Roman" w:cs="Times New Roman"/>
                  <w:color w:val="auto"/>
                  <w:kern w:val="0"/>
                  <w:sz w:val="18"/>
                  <w:szCs w:val="18"/>
                  <w:u w:val="single"/>
                  <w:lang w:eastAsia="zh-CN"/>
                </w:rPr>
                <w:delText>CPo140020-02-01-02</w:delText>
              </w:r>
            </w:del>
            <w:ins w:id="9881"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5E21AC" w:rsidRPr="00BB7730">
              <w:rPr>
                <w:rFonts w:ascii="Times New Roman" w:eastAsia="仿宋_GB2312" w:hAnsi="Times New Roman" w:cs="Times New Roman"/>
                <w:color w:val="auto"/>
                <w:kern w:val="0"/>
                <w:sz w:val="18"/>
                <w:szCs w:val="18"/>
                <w:u w:val="single"/>
                <w:lang w:eastAsia="zh-CN"/>
              </w:rPr>
              <w:t xml:space="preserve">    </w:t>
            </w:r>
          </w:p>
          <w:p w14:paraId="10A59A1D" w14:textId="77777777"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825106950"/>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Supplier data:</w:t>
            </w:r>
            <w:r w:rsidR="005E21AC" w:rsidRPr="00BB7730">
              <w:rPr>
                <w:rFonts w:ascii="Times New Roman" w:eastAsia="仿宋_GB2312" w:hAnsi="Times New Roman" w:cs="Times New Roman"/>
                <w:color w:val="auto"/>
                <w:kern w:val="0"/>
                <w:sz w:val="18"/>
                <w:szCs w:val="18"/>
                <w:u w:val="single"/>
                <w:lang w:eastAsia="zh-CN"/>
              </w:rPr>
              <w:t xml:space="preserve"> N/A</w:t>
            </w:r>
            <w:r w:rsidR="005E21AC" w:rsidRPr="00BB7730">
              <w:rPr>
                <w:rFonts w:ascii="Times New Roman" w:eastAsia="仿宋_GB2312" w:hAnsi="Times New Roman" w:cs="Times New Roman"/>
                <w:color w:val="auto"/>
                <w:kern w:val="0"/>
                <w:sz w:val="18"/>
                <w:szCs w:val="18"/>
                <w:lang w:eastAsia="zh-CN"/>
              </w:rPr>
              <w:t xml:space="preserve"> </w:t>
            </w:r>
          </w:p>
          <w:p w14:paraId="1DA28C34" w14:textId="77777777" w:rsidR="008B3793" w:rsidRPr="00BB7730" w:rsidRDefault="003E162E" w:rsidP="0030647B">
            <w:pPr>
              <w:jc w:val="both"/>
              <w:rPr>
                <w:rFonts w:ascii="Times New Roman" w:eastAsia="仿宋_GB2312" w:hAnsi="Times New Roman" w:cs="Times New Roman"/>
                <w:color w:val="auto"/>
                <w:sz w:val="18"/>
                <w:szCs w:val="18"/>
                <w:u w:val="single"/>
              </w:rPr>
            </w:pPr>
            <w:sdt>
              <w:sdtPr>
                <w:rPr>
                  <w:rFonts w:ascii="Times New Roman" w:eastAsia="仿宋_GB2312" w:hAnsi="Times New Roman" w:cs="Times New Roman"/>
                  <w:b/>
                  <w:color w:val="auto"/>
                  <w:sz w:val="18"/>
                  <w:szCs w:val="18"/>
                </w:rPr>
                <w:id w:val="-1294599676"/>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sz w:val="18"/>
                <w:szCs w:val="18"/>
                <w:lang w:eastAsia="zh-CN"/>
              </w:rPr>
              <w:t>Handbook &amp; Page:</w:t>
            </w:r>
            <w:r w:rsidR="005E21AC" w:rsidRPr="00BB7730">
              <w:rPr>
                <w:rFonts w:ascii="Times New Roman" w:eastAsia="仿宋_GB2312" w:hAnsi="Times New Roman" w:cs="Times New Roman"/>
                <w:color w:val="auto"/>
                <w:sz w:val="18"/>
                <w:szCs w:val="18"/>
                <w:u w:val="single"/>
                <w:lang w:eastAsia="zh-CN"/>
              </w:rPr>
              <w:t xml:space="preserve"> </w:t>
            </w:r>
            <w:r w:rsidR="005E21AC" w:rsidRPr="00BB7730">
              <w:rPr>
                <w:rFonts w:ascii="Times New Roman" w:eastAsia="仿宋_GB2312" w:hAnsi="Times New Roman" w:cs="Times New Roman"/>
                <w:color w:val="auto"/>
                <w:sz w:val="18"/>
                <w:szCs w:val="18"/>
                <w:u w:val="single"/>
              </w:rPr>
              <w:t xml:space="preserve">The Pilot Plant Real Book Page </w:t>
            </w:r>
            <w:r w:rsidR="008B3793" w:rsidRPr="00BB7730">
              <w:rPr>
                <w:rFonts w:ascii="Times New Roman" w:eastAsia="仿宋_GB2312" w:hAnsi="Times New Roman" w:cs="Times New Roman"/>
                <w:color w:val="auto"/>
                <w:sz w:val="18"/>
                <w:szCs w:val="18"/>
                <w:u w:val="single"/>
              </w:rPr>
              <w:t>Page 10-10&amp;10-11, Page 10-14&amp;10-15, Page 10-24&amp;10-25,</w:t>
            </w:r>
          </w:p>
          <w:p w14:paraId="2201B6BD" w14:textId="430921D1" w:rsidR="005E21AC" w:rsidRPr="00BB7730" w:rsidRDefault="003E162E" w:rsidP="0030647B">
            <w:pPr>
              <w:jc w:val="both"/>
              <w:rPr>
                <w:rFonts w:ascii="Times New Roman" w:eastAsia="仿宋_GB2312" w:hAnsi="Times New Roman" w:cs="Times New Roman"/>
                <w:b/>
                <w:color w:val="auto"/>
                <w:sz w:val="18"/>
                <w:szCs w:val="18"/>
              </w:rPr>
            </w:pPr>
            <w:sdt>
              <w:sdtPr>
                <w:rPr>
                  <w:rFonts w:ascii="Times New Roman" w:eastAsia="仿宋_GB2312" w:hAnsi="Times New Roman" w:cs="Times New Roman"/>
                  <w:b/>
                  <w:color w:val="auto"/>
                  <w:sz w:val="18"/>
                  <w:szCs w:val="18"/>
                </w:rPr>
                <w:id w:val="-888802959"/>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Change w:id="9882" w:author="He Han" w:date="2026-10-13T14:05:00Z">
                      <w:rPr>
                        <w:rFonts w:ascii="Segoe UI Symbol" w:eastAsia="MS Gothic" w:hAnsi="Segoe UI Symbol" w:cs="Segoe UI Symbol"/>
                        <w:color w:val="auto"/>
                        <w:sz w:val="18"/>
                        <w:szCs w:val="18"/>
                      </w:rPr>
                    </w:rPrChange>
                  </w:rPr>
                  <w:t>☒</w:t>
                </w:r>
              </w:sdtContent>
            </w:sdt>
            <w:r w:rsidR="005E21AC" w:rsidRPr="00BB7730">
              <w:rPr>
                <w:rFonts w:ascii="Times New Roman" w:eastAsia="仿宋_GB2312" w:hAnsi="Times New Roman" w:cs="Times New Roman"/>
                <w:b/>
                <w:color w:val="auto"/>
                <w:sz w:val="18"/>
                <w:szCs w:val="18"/>
                <w:rPrChange w:id="9883" w:author="He Han" w:date="2026-10-13T14:05:00Z">
                  <w:rPr>
                    <w:rFonts w:ascii="Times New Roman" w:eastAsia="仿宋_GB2312" w:hAnsi="Times New Roman" w:cs="Times New Roman"/>
                    <w:color w:val="auto"/>
                    <w:sz w:val="18"/>
                    <w:szCs w:val="18"/>
                  </w:rPr>
                </w:rPrChange>
              </w:rPr>
              <w:t xml:space="preserve"> </w:t>
            </w:r>
            <w:r w:rsidR="005E21AC" w:rsidRPr="00BB7730">
              <w:rPr>
                <w:rFonts w:ascii="Times New Roman" w:eastAsia="仿宋_GB2312" w:hAnsi="Times New Roman" w:cs="Times New Roman"/>
                <w:color w:val="auto"/>
                <w:sz w:val="18"/>
                <w:szCs w:val="18"/>
              </w:rPr>
              <w:t>Other</w:t>
            </w:r>
            <w:r w:rsidR="005E21AC" w:rsidRPr="00BB7730">
              <w:rPr>
                <w:rFonts w:ascii="Times New Roman" w:eastAsia="仿宋_GB2312" w:hAnsi="Times New Roman" w:cs="Times New Roman"/>
                <w:color w:val="auto"/>
                <w:sz w:val="18"/>
                <w:szCs w:val="18"/>
                <w:lang w:eastAsia="zh-CN"/>
              </w:rPr>
              <w:t>:</w:t>
            </w:r>
            <w:r w:rsidR="005E21AC" w:rsidRPr="00BB7730">
              <w:rPr>
                <w:rFonts w:ascii="Times New Roman" w:eastAsia="仿宋_GB2312" w:hAnsi="Times New Roman" w:cs="Times New Roman"/>
                <w:color w:val="auto"/>
                <w:kern w:val="0"/>
                <w:sz w:val="18"/>
                <w:szCs w:val="18"/>
                <w:u w:val="single"/>
                <w:lang w:eastAsia="zh-CN"/>
              </w:rPr>
              <w:t xml:space="preserve"> </w:t>
            </w:r>
            <w:del w:id="9884" w:author="He Han" w:date="2026-08-27T15:38:00Z">
              <w:r w:rsidR="005E21AC" w:rsidRPr="00BB7730" w:rsidDel="006B7068">
                <w:rPr>
                  <w:rFonts w:ascii="Times New Roman" w:eastAsia="仿宋_GB2312" w:hAnsi="Times New Roman" w:cs="Times New Roman"/>
                  <w:color w:val="auto"/>
                  <w:kern w:val="0"/>
                  <w:sz w:val="18"/>
                  <w:szCs w:val="18"/>
                  <w:u w:val="single"/>
                  <w:lang w:eastAsia="zh-CN"/>
                </w:rPr>
                <w:delText xml:space="preserve">    </w:delText>
              </w:r>
            </w:del>
            <w:r w:rsidR="005E21AC" w:rsidRPr="00BB7730">
              <w:rPr>
                <w:rFonts w:ascii="Times New Roman" w:eastAsia="仿宋_GB2312" w:hAnsi="Times New Roman" w:cs="Times New Roman"/>
                <w:color w:val="auto"/>
                <w:kern w:val="0"/>
                <w:sz w:val="18"/>
                <w:szCs w:val="18"/>
                <w:u w:val="single"/>
                <w:lang w:eastAsia="zh-CN"/>
              </w:rPr>
              <w:t>C-276 exhibits excellent corrosion resistance to various organic acids, inorganic acids, alkalis and salts.</w:t>
            </w:r>
            <w:r w:rsidR="008B3793" w:rsidRPr="00BB7730">
              <w:rPr>
                <w:rFonts w:ascii="Times New Roman" w:eastAsia="仿宋_GB2312" w:hAnsi="Times New Roman" w:cs="Times New Roman"/>
                <w:color w:val="auto"/>
                <w:kern w:val="0"/>
                <w:sz w:val="18"/>
                <w:szCs w:val="18"/>
                <w:u w:val="single"/>
                <w:lang w:eastAsia="zh-CN"/>
              </w:rPr>
              <w:t xml:space="preserve"> </w:t>
            </w:r>
            <w:r w:rsidR="005E21AC" w:rsidRPr="00BB7730">
              <w:rPr>
                <w:rFonts w:ascii="Times New Roman" w:eastAsia="仿宋_GB2312" w:hAnsi="Times New Roman" w:cs="Times New Roman"/>
                <w:color w:val="auto"/>
                <w:kern w:val="0"/>
                <w:sz w:val="18"/>
                <w:szCs w:val="18"/>
                <w:u w:val="single"/>
                <w:lang w:eastAsia="zh-CN"/>
              </w:rPr>
              <w:t xml:space="preserve">The material demonstrates good corrosion resistance, including tolerance to organic solvents.The solvents are neutral, and the material compatibility is confirmed.   </w:t>
            </w:r>
          </w:p>
        </w:tc>
      </w:tr>
      <w:tr w:rsidR="005342B4" w:rsidRPr="00BB7730" w14:paraId="531E7452" w14:textId="77777777" w:rsidTr="000A425F">
        <w:trPr>
          <w:trHeight w:val="4536"/>
          <w:trPrChange w:id="9885" w:author="Xuning Wei12232" w:date="2026-07-27T19:35:00Z">
            <w:trPr>
              <w:trHeight w:val="2766"/>
            </w:trPr>
          </w:trPrChange>
        </w:trPr>
        <w:tc>
          <w:tcPr>
            <w:tcW w:w="281" w:type="pct"/>
            <w:vMerge/>
            <w:shd w:val="clear" w:color="auto" w:fill="FFFFFF" w:themeFill="background1"/>
            <w:vAlign w:val="center"/>
            <w:tcPrChange w:id="9886" w:author="Xuning Wei12232" w:date="2026-07-27T19:35:00Z">
              <w:tcPr>
                <w:tcW w:w="284" w:type="pct"/>
                <w:gridSpan w:val="3"/>
                <w:vMerge/>
                <w:shd w:val="clear" w:color="auto" w:fill="FFFFFF" w:themeFill="background1"/>
                <w:vAlign w:val="center"/>
              </w:tcPr>
            </w:tcPrChange>
          </w:tcPr>
          <w:p w14:paraId="06B8B70E" w14:textId="77777777" w:rsidR="005E21AC" w:rsidRPr="00BB7730" w:rsidRDefault="005E21AC" w:rsidP="0030647B">
            <w:pPr>
              <w:spacing w:line="240" w:lineRule="exact"/>
              <w:jc w:val="both"/>
              <w:rPr>
                <w:rFonts w:ascii="Times New Roman" w:eastAsia="仿宋_GB2312" w:hAnsi="Times New Roman" w:cs="Times New Roman"/>
                <w:color w:val="auto"/>
                <w:sz w:val="18"/>
                <w:szCs w:val="18"/>
                <w:highlight w:val="yellow"/>
                <w:lang w:eastAsia="zh-CN"/>
              </w:rPr>
            </w:pPr>
          </w:p>
        </w:tc>
        <w:tc>
          <w:tcPr>
            <w:tcW w:w="1217" w:type="pct"/>
            <w:vMerge/>
            <w:shd w:val="clear" w:color="auto" w:fill="FFFFFF" w:themeFill="background1"/>
            <w:vAlign w:val="center"/>
            <w:tcPrChange w:id="9887" w:author="Xuning Wei12232" w:date="2026-07-27T19:35:00Z">
              <w:tcPr>
                <w:tcW w:w="1217" w:type="pct"/>
                <w:gridSpan w:val="3"/>
                <w:vMerge/>
                <w:shd w:val="clear" w:color="auto" w:fill="FFFFFF" w:themeFill="background1"/>
                <w:vAlign w:val="center"/>
              </w:tcPr>
            </w:tcPrChange>
          </w:tcPr>
          <w:p w14:paraId="7753496F" w14:textId="77777777" w:rsidR="005E21AC" w:rsidRPr="00BB7730" w:rsidRDefault="005E21AC" w:rsidP="0030647B">
            <w:pPr>
              <w:spacing w:line="240" w:lineRule="exact"/>
              <w:jc w:val="both"/>
              <w:rPr>
                <w:rFonts w:ascii="Times New Roman" w:eastAsia="仿宋_GB2312" w:hAnsi="Times New Roman" w:cs="Times New Roman"/>
                <w:color w:val="auto"/>
                <w:sz w:val="18"/>
                <w:szCs w:val="18"/>
                <w:highlight w:val="yellow"/>
              </w:rPr>
            </w:pPr>
          </w:p>
        </w:tc>
        <w:tc>
          <w:tcPr>
            <w:tcW w:w="1046" w:type="pct"/>
            <w:vMerge/>
            <w:shd w:val="clear" w:color="auto" w:fill="FFFFFF" w:themeFill="background1"/>
            <w:vAlign w:val="center"/>
            <w:tcPrChange w:id="9888" w:author="Xuning Wei12232" w:date="2026-07-27T19:35:00Z">
              <w:tcPr>
                <w:tcW w:w="1049" w:type="pct"/>
                <w:gridSpan w:val="5"/>
                <w:vMerge/>
                <w:shd w:val="clear" w:color="auto" w:fill="FFFFFF" w:themeFill="background1"/>
                <w:vAlign w:val="center"/>
              </w:tcPr>
            </w:tcPrChange>
          </w:tcPr>
          <w:p w14:paraId="51350DC0" w14:textId="77777777" w:rsidR="005E21AC" w:rsidRPr="00BB7730" w:rsidRDefault="005E21AC"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9889" w:author="Xuning Wei12232" w:date="2026-07-27T19:35:00Z">
              <w:tcPr>
                <w:tcW w:w="388" w:type="pct"/>
                <w:gridSpan w:val="4"/>
                <w:vMerge/>
                <w:shd w:val="clear" w:color="auto" w:fill="FFFFFF" w:themeFill="background1"/>
                <w:vAlign w:val="center"/>
              </w:tcPr>
            </w:tcPrChange>
          </w:tcPr>
          <w:p w14:paraId="7B5D6446" w14:textId="77777777" w:rsidR="005E21AC" w:rsidRPr="00BB7730" w:rsidRDefault="005E21AC"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9890" w:author="Xuning Wei12232" w:date="2026-07-27T19:35:00Z">
              <w:tcPr>
                <w:tcW w:w="354" w:type="pct"/>
                <w:gridSpan w:val="3"/>
                <w:vMerge/>
                <w:shd w:val="clear" w:color="auto" w:fill="FFFFFF" w:themeFill="background1"/>
                <w:vAlign w:val="center"/>
              </w:tcPr>
            </w:tcPrChange>
          </w:tcPr>
          <w:p w14:paraId="48DCD65A" w14:textId="77777777" w:rsidR="005E21AC" w:rsidRPr="00BB7730" w:rsidRDefault="005E21AC"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9891" w:author="Xuning Wei12232" w:date="2026-07-27T19:35:00Z">
              <w:tcPr>
                <w:tcW w:w="322" w:type="pct"/>
                <w:gridSpan w:val="3"/>
                <w:vAlign w:val="center"/>
              </w:tcPr>
            </w:tcPrChange>
          </w:tcPr>
          <w:p w14:paraId="67729878" w14:textId="77777777" w:rsidR="005E21AC"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181392591"/>
                <w14:checkbox>
                  <w14:checked w14:val="0"/>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High</w:t>
            </w:r>
          </w:p>
          <w:p w14:paraId="32501A19" w14:textId="77777777"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728299983"/>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rPr>
                  <w:t>☐</w:t>
                </w:r>
              </w:sdtContent>
            </w:sdt>
            <w:r w:rsidR="005E21AC" w:rsidRPr="00BB7730">
              <w:rPr>
                <w:rFonts w:ascii="Times New Roman" w:eastAsia="仿宋_GB2312" w:hAnsi="Times New Roman" w:cs="Times New Roman"/>
                <w:b/>
                <w:color w:val="auto"/>
                <w:sz w:val="18"/>
                <w:szCs w:val="18"/>
              </w:rPr>
              <w:t xml:space="preserve"> </w:t>
            </w:r>
            <w:r w:rsidR="005E21AC" w:rsidRPr="00BB7730">
              <w:rPr>
                <w:rFonts w:ascii="Times New Roman" w:eastAsia="仿宋_GB2312" w:hAnsi="Times New Roman" w:cs="Times New Roman"/>
                <w:color w:val="auto"/>
                <w:kern w:val="0"/>
                <w:sz w:val="18"/>
                <w:szCs w:val="18"/>
                <w:lang w:eastAsia="zh-CN"/>
              </w:rPr>
              <w:t>Medium</w:t>
            </w:r>
          </w:p>
          <w:p w14:paraId="04FCF6C6" w14:textId="4605F724" w:rsidR="005E21AC"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523401194"/>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9892" w:author="Xuning Wei12232" w:date="2026-07-27T19:35:00Z">
              <w:tcPr>
                <w:tcW w:w="733" w:type="pct"/>
                <w:gridSpan w:val="3"/>
                <w:vAlign w:val="center"/>
              </w:tcPr>
            </w:tcPrChange>
          </w:tcPr>
          <w:p w14:paraId="5AE7268A" w14:textId="77777777" w:rsidR="00AD55F1" w:rsidRPr="00BB7730" w:rsidRDefault="00AD55F1" w:rsidP="00AD55F1">
            <w:pPr>
              <w:jc w:val="both"/>
              <w:rPr>
                <w:ins w:id="9893" w:author="Xuning Wei12232" w:date="2026-07-27T19:55:00Z"/>
                <w:rFonts w:ascii="Times New Roman" w:eastAsia="仿宋_GB2312" w:hAnsi="Times New Roman" w:cs="Times New Roman"/>
                <w:color w:val="auto"/>
                <w:sz w:val="18"/>
                <w:szCs w:val="18"/>
                <w:lang w:eastAsia="zh-CN" w:bidi="ar"/>
              </w:rPr>
            </w:pPr>
            <w:ins w:id="9894" w:author="Xuning Wei12232" w:date="2026-07-27T19:55:00Z">
              <w:r w:rsidRPr="00BB7730">
                <w:rPr>
                  <w:rFonts w:ascii="Times New Roman" w:eastAsia="仿宋_GB2312" w:hAnsi="Times New Roman" w:cs="Times New Roman"/>
                  <w:color w:val="auto"/>
                  <w:sz w:val="18"/>
                  <w:szCs w:val="18"/>
                  <w:lang w:eastAsia="zh-CN" w:bidi="ar"/>
                </w:rPr>
                <w:t>According to The Pilot Plant Real Book Page 10-22&amp;10-23, piperidine is compatible with SS, 306 SS and PTFE.</w:t>
              </w:r>
            </w:ins>
          </w:p>
          <w:p w14:paraId="6DE6F38C" w14:textId="70BE6FE6" w:rsidR="005E21AC" w:rsidRPr="00BB7730" w:rsidDel="00AD55F1" w:rsidRDefault="00AD55F1" w:rsidP="00AD55F1">
            <w:pPr>
              <w:jc w:val="both"/>
              <w:rPr>
                <w:del w:id="9895" w:author="Xuning Wei12232" w:date="2026-07-27T19:55:00Z"/>
                <w:rFonts w:ascii="Times New Roman" w:eastAsia="仿宋_GB2312" w:hAnsi="Times New Roman" w:cs="Times New Roman"/>
                <w:color w:val="auto"/>
                <w:kern w:val="0"/>
                <w:sz w:val="18"/>
                <w:szCs w:val="18"/>
                <w:lang w:eastAsia="zh-CN"/>
              </w:rPr>
            </w:pPr>
            <w:ins w:id="9896" w:author="Xuning Wei12232" w:date="2026-07-27T19:55:00Z">
              <w:r w:rsidRPr="00BB7730">
                <w:rPr>
                  <w:rFonts w:ascii="Times New Roman" w:eastAsia="仿宋_GB2312" w:hAnsi="Times New Roman" w:cs="Times New Roman"/>
                  <w:color w:val="auto"/>
                  <w:sz w:val="18"/>
                  <w:szCs w:val="18"/>
                  <w:lang w:eastAsia="zh-CN" w:bidi="ar"/>
                </w:rPr>
                <w:t>Based on Asymchem previous campaign production data and experience</w:t>
              </w:r>
            </w:ins>
            <w:del w:id="9897" w:author="Xuning Wei12232" w:date="2026-07-27T19:55:00Z">
              <w:r w:rsidR="005E21AC" w:rsidRPr="00BB7730" w:rsidDel="00AD55F1">
                <w:rPr>
                  <w:rFonts w:ascii="Times New Roman" w:eastAsia="仿宋_GB2312" w:hAnsi="Times New Roman" w:cs="Times New Roman"/>
                  <w:color w:val="auto"/>
                  <w:kern w:val="0"/>
                  <w:sz w:val="18"/>
                  <w:szCs w:val="18"/>
                  <w:lang w:eastAsia="zh-CN"/>
                </w:rPr>
                <w:delText>According to The Pilot Plant Real Book Page</w:delText>
              </w:r>
              <w:r w:rsidR="00DC6AB6" w:rsidRPr="00BB7730" w:rsidDel="00AD55F1">
                <w:rPr>
                  <w:rFonts w:ascii="Times New Roman" w:eastAsia="仿宋_GB2312" w:hAnsi="Times New Roman" w:cs="Times New Roman"/>
                  <w:color w:val="auto"/>
                  <w:kern w:val="0"/>
                  <w:sz w:val="18"/>
                  <w:szCs w:val="18"/>
                  <w:lang w:eastAsia="zh-CN"/>
                </w:rPr>
                <w:delText xml:space="preserve"> 10-10</w:delText>
              </w:r>
              <w:r w:rsidR="008B3793" w:rsidRPr="00BB7730" w:rsidDel="00AD55F1">
                <w:rPr>
                  <w:rFonts w:ascii="Times New Roman" w:eastAsia="仿宋_GB2312" w:hAnsi="Times New Roman" w:cs="Times New Roman"/>
                  <w:color w:val="auto"/>
                  <w:kern w:val="0"/>
                  <w:sz w:val="18"/>
                  <w:szCs w:val="18"/>
                  <w:lang w:eastAsia="zh-CN"/>
                </w:rPr>
                <w:delText xml:space="preserve">&amp;10-11, Page 10-14&amp;10-15, Page 10-24&amp;10-25,  </w:delText>
              </w:r>
              <w:r w:rsidR="008B3793" w:rsidRPr="00BB7730" w:rsidDel="00AD55F1">
                <w:rPr>
                  <w:rFonts w:ascii="Times New Roman" w:eastAsia="仿宋_GB2312" w:hAnsi="Times New Roman" w:cs="Times New Roman"/>
                  <w:color w:val="auto"/>
                  <w:sz w:val="18"/>
                  <w:szCs w:val="18"/>
                </w:rPr>
                <w:delText>Acetic</w:delText>
              </w:r>
            </w:del>
            <w:ins w:id="9898" w:author="Johan Granander" w:date="2026-05-04T11:53:00Z">
              <w:del w:id="9899" w:author="Xuning Wei12232" w:date="2026-07-27T19:55:00Z">
                <w:r w:rsidR="00570E05" w:rsidRPr="00BB7730" w:rsidDel="00AD55F1">
                  <w:rPr>
                    <w:rFonts w:ascii="Times New Roman" w:eastAsia="仿宋_GB2312" w:hAnsi="Times New Roman" w:cs="Times New Roman"/>
                    <w:color w:val="auto"/>
                    <w:kern w:val="0"/>
                    <w:sz w:val="18"/>
                    <w:szCs w:val="18"/>
                    <w:lang w:eastAsia="zh-CN"/>
                  </w:rPr>
                  <w:delText>25, Acetic</w:delText>
                </w:r>
              </w:del>
            </w:ins>
            <w:del w:id="9900" w:author="Xuning Wei12232" w:date="2026-07-27T19:55:00Z">
              <w:r w:rsidR="008B3793" w:rsidRPr="00BB7730" w:rsidDel="00AD55F1">
                <w:rPr>
                  <w:rFonts w:ascii="Times New Roman" w:eastAsia="仿宋_GB2312" w:hAnsi="Times New Roman" w:cs="Times New Roman"/>
                  <w:color w:val="auto"/>
                  <w:sz w:val="18"/>
                  <w:szCs w:val="18"/>
                </w:rPr>
                <w:delText xml:space="preserve"> Anhydride, Pyridine</w:delText>
              </w:r>
              <w:r w:rsidR="008B3793" w:rsidRPr="00BB7730" w:rsidDel="00AD55F1">
                <w:rPr>
                  <w:rFonts w:ascii="Times New Roman" w:eastAsia="仿宋_GB2312" w:hAnsi="Times New Roman" w:cs="Times New Roman"/>
                  <w:color w:val="auto"/>
                  <w:kern w:val="0"/>
                  <w:sz w:val="18"/>
                  <w:szCs w:val="18"/>
                  <w:lang w:eastAsia="zh-CN"/>
                </w:rPr>
                <w:delText xml:space="preserve"> </w:delText>
              </w:r>
              <w:r w:rsidR="008B3793" w:rsidRPr="00BB7730" w:rsidDel="00AD55F1">
                <w:rPr>
                  <w:rFonts w:ascii="Times New Roman" w:eastAsia="仿宋_GB2312" w:hAnsi="Times New Roman" w:cs="Times New Roman"/>
                  <w:color w:val="auto"/>
                  <w:sz w:val="18"/>
                  <w:szCs w:val="18"/>
                </w:rPr>
                <w:delText xml:space="preserve">and </w:delText>
              </w:r>
              <w:r w:rsidR="008B3793" w:rsidRPr="00BB7730" w:rsidDel="00AD55F1">
                <w:rPr>
                  <w:rFonts w:ascii="Times New Roman" w:eastAsia="仿宋_GB2312" w:hAnsi="Times New Roman" w:cs="Times New Roman"/>
                  <w:color w:val="auto"/>
                  <w:kern w:val="0"/>
                  <w:sz w:val="18"/>
                  <w:szCs w:val="18"/>
                  <w:lang w:eastAsia="zh-CN"/>
                </w:rPr>
                <w:delText>Dimethylformamide</w:delText>
              </w:r>
              <w:r w:rsidR="008B3793" w:rsidRPr="00BB7730" w:rsidDel="00AD55F1">
                <w:rPr>
                  <w:rFonts w:ascii="Times New Roman" w:eastAsia="仿宋_GB2312" w:hAnsi="Times New Roman" w:cs="Times New Roman"/>
                  <w:color w:val="auto"/>
                  <w:sz w:val="18"/>
                  <w:szCs w:val="18"/>
                </w:rPr>
                <w:delText xml:space="preserve"> </w:delText>
              </w:r>
              <w:r w:rsidR="008B3793" w:rsidRPr="00BB7730" w:rsidDel="00AD55F1">
                <w:rPr>
                  <w:rFonts w:ascii="Times New Roman" w:eastAsia="仿宋_GB2312" w:hAnsi="Times New Roman" w:cs="Times New Roman"/>
                  <w:color w:val="auto"/>
                  <w:kern w:val="0"/>
                  <w:sz w:val="18"/>
                  <w:szCs w:val="18"/>
                  <w:lang w:eastAsia="zh-CN"/>
                </w:rPr>
                <w:delText xml:space="preserve">are </w:delText>
              </w:r>
              <w:r w:rsidR="005E21AC" w:rsidRPr="00BB7730" w:rsidDel="00AD55F1">
                <w:rPr>
                  <w:rFonts w:ascii="Times New Roman" w:eastAsia="仿宋_GB2312" w:hAnsi="Times New Roman" w:cs="Times New Roman"/>
                  <w:color w:val="auto"/>
                  <w:kern w:val="0"/>
                  <w:sz w:val="18"/>
                  <w:szCs w:val="18"/>
                  <w:lang w:eastAsia="zh-CN"/>
                </w:rPr>
                <w:delText>compatible with 316L</w:delText>
              </w:r>
              <w:r w:rsidR="008B3793" w:rsidRPr="00BB7730" w:rsidDel="00AD55F1">
                <w:rPr>
                  <w:rFonts w:ascii="Times New Roman" w:eastAsia="仿宋_GB2312" w:hAnsi="Times New Roman" w:cs="Times New Roman"/>
                  <w:color w:val="auto"/>
                  <w:kern w:val="0"/>
                  <w:sz w:val="18"/>
                  <w:szCs w:val="18"/>
                  <w:lang w:eastAsia="zh-CN"/>
                </w:rPr>
                <w:delText>, Glass</w:delText>
              </w:r>
              <w:r w:rsidR="005E21AC" w:rsidRPr="00BB7730" w:rsidDel="00AD55F1">
                <w:rPr>
                  <w:rFonts w:ascii="Times New Roman" w:eastAsia="仿宋_GB2312" w:hAnsi="Times New Roman" w:cs="Times New Roman"/>
                  <w:color w:val="auto"/>
                  <w:kern w:val="0"/>
                  <w:sz w:val="18"/>
                  <w:szCs w:val="18"/>
                  <w:lang w:eastAsia="zh-CN"/>
                </w:rPr>
                <w:delText xml:space="preserve">  and PTFE;</w:delText>
              </w:r>
            </w:del>
            <w:ins w:id="9901" w:author="Johan Granander" w:date="2026-05-04T11:53:00Z">
              <w:del w:id="9902" w:author="Xuning Wei12232" w:date="2026-07-27T19:55:00Z">
                <w:r w:rsidR="00570E05" w:rsidRPr="00BB7730" w:rsidDel="00AD55F1">
                  <w:rPr>
                    <w:rFonts w:ascii="Times New Roman" w:eastAsia="仿宋_GB2312" w:hAnsi="Times New Roman" w:cs="Times New Roman"/>
                    <w:color w:val="auto"/>
                    <w:kern w:val="0"/>
                    <w:sz w:val="18"/>
                    <w:szCs w:val="18"/>
                    <w:lang w:eastAsia="zh-CN"/>
                  </w:rPr>
                  <w:delText>PTFE.</w:delText>
                </w:r>
              </w:del>
            </w:ins>
          </w:p>
          <w:p w14:paraId="5B181D86" w14:textId="0200270F" w:rsidR="005E21AC" w:rsidRPr="00BB7730" w:rsidRDefault="005E21AC" w:rsidP="0030647B">
            <w:pPr>
              <w:jc w:val="both"/>
              <w:rPr>
                <w:rFonts w:ascii="Times New Roman" w:eastAsia="仿宋_GB2312" w:hAnsi="Times New Roman" w:cs="Times New Roman"/>
                <w:color w:val="auto"/>
                <w:sz w:val="18"/>
                <w:szCs w:val="18"/>
              </w:rPr>
            </w:pPr>
            <w:del w:id="9903" w:author="Xuning Wei12232" w:date="2026-07-27T19:55:00Z">
              <w:r w:rsidRPr="00BB7730" w:rsidDel="00AD55F1">
                <w:rPr>
                  <w:rFonts w:ascii="Times New Roman" w:eastAsia="仿宋_GB2312" w:hAnsi="Times New Roman" w:cs="Times New Roman"/>
                  <w:color w:val="auto"/>
                  <w:kern w:val="0"/>
                  <w:sz w:val="18"/>
                  <w:szCs w:val="18"/>
                  <w:lang w:eastAsia="zh-CN"/>
                </w:rPr>
                <w:delText>Based on Asymchem previous campaign production data and experience, Dimethylformamide is also compatible with Glass, PTFE and SS</w:delText>
              </w:r>
            </w:del>
          </w:p>
        </w:tc>
        <w:tc>
          <w:tcPr>
            <w:tcW w:w="792" w:type="pct"/>
            <w:vMerge/>
            <w:vAlign w:val="center"/>
            <w:tcPrChange w:id="9904" w:author="Xuning Wei12232" w:date="2026-07-27T19:35:00Z">
              <w:tcPr>
                <w:tcW w:w="654" w:type="pct"/>
                <w:vMerge/>
                <w:vAlign w:val="center"/>
              </w:tcPr>
            </w:tcPrChange>
          </w:tcPr>
          <w:p w14:paraId="47318DEC" w14:textId="77777777" w:rsidR="005E21AC" w:rsidRPr="00BB7730" w:rsidRDefault="005E21AC" w:rsidP="0030647B">
            <w:pPr>
              <w:jc w:val="both"/>
              <w:rPr>
                <w:rFonts w:ascii="Times New Roman" w:eastAsia="仿宋_GB2312" w:hAnsi="Times New Roman" w:cs="Times New Roman"/>
                <w:b/>
                <w:color w:val="auto"/>
                <w:sz w:val="18"/>
                <w:szCs w:val="18"/>
              </w:rPr>
            </w:pPr>
          </w:p>
        </w:tc>
      </w:tr>
      <w:tr w:rsidR="005342B4" w:rsidRPr="00BB7730" w14:paraId="56B50775" w14:textId="77777777" w:rsidTr="000A425F">
        <w:trPr>
          <w:trHeight w:val="2115"/>
          <w:trPrChange w:id="9905" w:author="Xuning Wei12232" w:date="2026-07-27T18:11:00Z">
            <w:trPr>
              <w:trHeight w:val="397"/>
            </w:trPr>
          </w:trPrChange>
        </w:trPr>
        <w:tc>
          <w:tcPr>
            <w:tcW w:w="281" w:type="pct"/>
            <w:vMerge w:val="restart"/>
            <w:shd w:val="clear" w:color="auto" w:fill="FFFFFF" w:themeFill="background1"/>
            <w:vAlign w:val="center"/>
            <w:tcPrChange w:id="9906" w:author="Xuning Wei12232" w:date="2026-07-27T18:11:00Z">
              <w:tcPr>
                <w:tcW w:w="284" w:type="pct"/>
                <w:gridSpan w:val="3"/>
                <w:vMerge w:val="restart"/>
                <w:shd w:val="clear" w:color="auto" w:fill="FFFFFF" w:themeFill="background1"/>
                <w:vAlign w:val="center"/>
              </w:tcPr>
            </w:tcPrChange>
          </w:tcPr>
          <w:p w14:paraId="4434393B" w14:textId="731CD4CE" w:rsidR="005E21AC" w:rsidRPr="00BB7730" w:rsidRDefault="00AD243C">
            <w:pPr>
              <w:spacing w:line="240" w:lineRule="exact"/>
              <w:jc w:val="center"/>
              <w:rPr>
                <w:rFonts w:ascii="Times New Roman" w:eastAsia="仿宋_GB2312" w:hAnsi="Times New Roman" w:cs="Times New Roman"/>
                <w:color w:val="auto"/>
                <w:sz w:val="18"/>
                <w:szCs w:val="18"/>
                <w:lang w:eastAsia="zh-CN"/>
              </w:rPr>
              <w:pPrChange w:id="9907" w:author="Xuning Wei12232" w:date="2026-07-27T20:55:00Z">
                <w:pPr>
                  <w:spacing w:line="240" w:lineRule="exact"/>
                  <w:jc w:val="both"/>
                </w:pPr>
              </w:pPrChange>
            </w:pPr>
            <w:ins w:id="9908" w:author="Xuning Wei12232" w:date="2026-07-27T16:11:00Z">
              <w:r w:rsidRPr="00BB7730">
                <w:rPr>
                  <w:rFonts w:ascii="Times New Roman" w:eastAsia="仿宋_GB2312" w:hAnsi="Times New Roman" w:cs="Times New Roman"/>
                  <w:color w:val="auto"/>
                  <w:sz w:val="18"/>
                  <w:szCs w:val="18"/>
                  <w:lang w:eastAsia="zh-CN"/>
                </w:rPr>
                <w:lastRenderedPageBreak/>
                <w:t>16</w:t>
              </w:r>
            </w:ins>
            <w:del w:id="9909" w:author="Xuning Wei12232" w:date="2026-07-27T16:11:00Z">
              <w:r w:rsidR="009478EE" w:rsidRPr="00BB7730" w:rsidDel="00AD243C">
                <w:rPr>
                  <w:rFonts w:ascii="Times New Roman" w:eastAsia="仿宋_GB2312" w:hAnsi="Times New Roman" w:cs="Times New Roman"/>
                  <w:color w:val="auto"/>
                  <w:sz w:val="18"/>
                  <w:szCs w:val="18"/>
                  <w:lang w:eastAsia="zh-CN"/>
                </w:rPr>
                <w:delText>31</w:delText>
              </w:r>
            </w:del>
          </w:p>
        </w:tc>
        <w:tc>
          <w:tcPr>
            <w:tcW w:w="1217" w:type="pct"/>
            <w:vMerge w:val="restart"/>
            <w:shd w:val="clear" w:color="auto" w:fill="FFFFFF" w:themeFill="background1"/>
            <w:vAlign w:val="center"/>
            <w:tcPrChange w:id="9910" w:author="Xuning Wei12232" w:date="2026-07-27T18:11:00Z">
              <w:tcPr>
                <w:tcW w:w="1217" w:type="pct"/>
                <w:gridSpan w:val="3"/>
                <w:vMerge w:val="restart"/>
                <w:shd w:val="clear" w:color="auto" w:fill="FFFFFF" w:themeFill="background1"/>
                <w:vAlign w:val="center"/>
              </w:tcPr>
            </w:tcPrChange>
          </w:tcPr>
          <w:p w14:paraId="67F5BF72" w14:textId="5DC05915" w:rsidR="00A15181" w:rsidRPr="00BB7730" w:rsidRDefault="00C8314F">
            <w:pPr>
              <w:rPr>
                <w:ins w:id="9911" w:author="Xuning Wei12232" w:date="2026-07-27T20:18:00Z"/>
                <w:rFonts w:ascii="Times New Roman" w:eastAsia="等线" w:hAnsi="Times New Roman" w:cs="Times New Roman"/>
                <w:bCs w:val="0"/>
                <w:color w:val="0000FF"/>
                <w:kern w:val="0"/>
                <w:sz w:val="18"/>
                <w:szCs w:val="18"/>
                <w:lang w:eastAsia="zh-CN"/>
              </w:rPr>
              <w:pPrChange w:id="9912" w:author="Xuning Wei12232" w:date="2026-07-27T20:18:00Z">
                <w:pPr>
                  <w:jc w:val="center"/>
                </w:pPr>
              </w:pPrChange>
            </w:pPr>
            <w:ins w:id="9913" w:author="Xuning Wei12232" w:date="2026-07-27T20:18:00Z">
              <w:r w:rsidRPr="00BB7730">
                <w:rPr>
                  <w:rFonts w:ascii="Times New Roman" w:eastAsia="等线" w:hAnsi="Times New Roman" w:cs="Times New Roman"/>
                  <w:bCs w:val="0"/>
                  <w:color w:val="0000FF"/>
                  <w:kern w:val="0"/>
                  <w:sz w:val="18"/>
                  <w:szCs w:val="18"/>
                  <w:lang w:eastAsia="zh-CN"/>
                </w:rPr>
                <w:t>P</w:t>
              </w:r>
              <w:r w:rsidR="00A15181" w:rsidRPr="00BB7730">
                <w:rPr>
                  <w:rFonts w:ascii="Times New Roman" w:eastAsia="等线" w:hAnsi="Times New Roman" w:cs="Times New Roman"/>
                  <w:bCs w:val="0"/>
                  <w:color w:val="0000FF"/>
                  <w:kern w:val="0"/>
                  <w:sz w:val="18"/>
                  <w:szCs w:val="18"/>
                  <w:lang w:eastAsia="zh-CN"/>
                </w:rPr>
                <w:t xml:space="preserve">reSer20, </w:t>
              </w:r>
            </w:ins>
          </w:p>
          <w:p w14:paraId="74A01346" w14:textId="0546EA39" w:rsidR="00A15181" w:rsidRPr="00BB7730" w:rsidRDefault="00A15181" w:rsidP="00A15181">
            <w:pPr>
              <w:spacing w:line="240" w:lineRule="exact"/>
              <w:jc w:val="both"/>
              <w:rPr>
                <w:ins w:id="9914" w:author="Xuning Wei12232" w:date="2026-07-27T20:18:00Z"/>
                <w:rFonts w:ascii="Times New Roman" w:eastAsia="仿宋_GB2312" w:hAnsi="Times New Roman" w:cs="Times New Roman"/>
                <w:color w:val="000000" w:themeColor="text1"/>
                <w:sz w:val="18"/>
                <w:szCs w:val="18"/>
              </w:rPr>
            </w:pPr>
            <w:ins w:id="9915" w:author="Xuning Wei12232" w:date="2026-07-27T20:18:00Z">
              <w:r w:rsidRPr="00BB7730">
                <w:rPr>
                  <w:rFonts w:ascii="Times New Roman" w:eastAsia="仿宋_GB2312" w:hAnsi="Times New Roman" w:cs="Times New Roman"/>
                  <w:color w:val="auto"/>
                  <w:sz w:val="18"/>
                  <w:szCs w:val="18"/>
                </w:rPr>
                <w:t>Post deFmoc washing</w:t>
              </w:r>
              <w:r w:rsidR="00C8314F" w:rsidRPr="00BB7730">
                <w:rPr>
                  <w:rFonts w:ascii="Times New Roman" w:eastAsia="仿宋_GB2312" w:hAnsi="Times New Roman" w:cs="Times New Roman"/>
                  <w:color w:val="auto"/>
                  <w:sz w:val="18"/>
                  <w:szCs w:val="18"/>
                </w:rPr>
                <w:t>:</w:t>
              </w:r>
            </w:ins>
          </w:p>
          <w:p w14:paraId="228467EC" w14:textId="74CAE38A" w:rsidR="005E21AC" w:rsidRPr="00BB7730" w:rsidRDefault="00AD243C" w:rsidP="0030647B">
            <w:pPr>
              <w:spacing w:line="240" w:lineRule="exact"/>
              <w:jc w:val="both"/>
              <w:rPr>
                <w:rFonts w:ascii="Times New Roman" w:eastAsia="仿宋_GB2312" w:hAnsi="Times New Roman" w:cs="Times New Roman"/>
                <w:color w:val="auto"/>
                <w:sz w:val="18"/>
                <w:szCs w:val="18"/>
              </w:rPr>
            </w:pPr>
            <w:ins w:id="9916" w:author="Xuning Wei12232" w:date="2026-07-27T16:12:00Z">
              <w:r w:rsidRPr="00BB7730">
                <w:rPr>
                  <w:rFonts w:ascii="Times New Roman" w:eastAsia="仿宋_GB2312" w:hAnsi="Times New Roman" w:cs="Times New Roman"/>
                  <w:color w:val="000000" w:themeColor="text1"/>
                  <w:sz w:val="18"/>
                  <w:szCs w:val="18"/>
                </w:rPr>
                <w:t>1. Add 10.0 V Isopropyl Acetate (8.73</w:t>
              </w:r>
              <w:del w:id="9917" w:author="He Han" w:date="2026-10-27T14:58:00Z">
                <w:r w:rsidRPr="00BB7730" w:rsidDel="00BD6CC5">
                  <w:rPr>
                    <w:rFonts w:ascii="Times New Roman" w:eastAsia="仿宋_GB2312" w:hAnsi="Times New Roman" w:cs="Times New Roman"/>
                    <w:color w:val="000000" w:themeColor="text1"/>
                    <w:sz w:val="18"/>
                    <w:szCs w:val="18"/>
                  </w:rPr>
                  <w:delText>0</w:delText>
                </w:r>
              </w:del>
              <w:r w:rsidRPr="00BB7730">
                <w:rPr>
                  <w:rFonts w:ascii="Times New Roman" w:eastAsia="仿宋_GB2312" w:hAnsi="Times New Roman" w:cs="Times New Roman"/>
                  <w:color w:val="000000" w:themeColor="text1"/>
                  <w:sz w:val="18"/>
                  <w:szCs w:val="18"/>
                </w:rPr>
                <w:t xml:space="preserve"> kg/kg) into TJ4S-1213-Sy15. Bubble with nitrogen for 3±2</w:t>
              </w:r>
            </w:ins>
            <w:ins w:id="9918" w:author="Johan Granander" w:date="2026-07-28T13:35:00Z">
              <w:r w:rsidR="00A0716C" w:rsidRPr="00BB7730">
                <w:rPr>
                  <w:rFonts w:ascii="Times New Roman" w:eastAsia="仿宋_GB2312" w:hAnsi="Times New Roman" w:cs="Times New Roman"/>
                  <w:color w:val="000000" w:themeColor="text1"/>
                  <w:sz w:val="18"/>
                  <w:szCs w:val="18"/>
                </w:rPr>
                <w:t xml:space="preserve"> </w:t>
              </w:r>
            </w:ins>
            <w:ins w:id="9919" w:author="Xuning Wei12232" w:date="2026-07-27T16:12:00Z">
              <w:r w:rsidRPr="00BB7730">
                <w:rPr>
                  <w:rFonts w:ascii="Times New Roman" w:eastAsia="仿宋_GB2312" w:hAnsi="Times New Roman" w:cs="Times New Roman"/>
                  <w:color w:val="000000" w:themeColor="text1"/>
                  <w:sz w:val="18"/>
                  <w:szCs w:val="18"/>
                </w:rPr>
                <w:t xml:space="preserve">min, then start the stirrer. </w:t>
              </w:r>
              <w:r w:rsidRPr="00BB7730">
                <w:rPr>
                  <w:rFonts w:ascii="Times New Roman" w:eastAsia="仿宋_GB2312" w:hAnsi="Times New Roman" w:cs="Times New Roman"/>
                  <w:color w:val="000000" w:themeColor="text1"/>
                  <w:sz w:val="18"/>
                  <w:szCs w:val="18"/>
                </w:rPr>
                <w:br/>
                <w:t>2. After stirring for 5±2 min, stop stirring, turn off the nitrogen. Drain until there is no obvious drip. Perform this operation 4 times.</w:t>
              </w:r>
            </w:ins>
            <w:del w:id="9920" w:author="Xuning Wei12232" w:date="2026-07-27T16:12:00Z">
              <w:r w:rsidR="009478EE" w:rsidRPr="00BB7730" w:rsidDel="00AD243C">
                <w:rPr>
                  <w:rFonts w:ascii="Times New Roman" w:eastAsia="等线" w:hAnsi="Times New Roman" w:cs="Times New Roman"/>
                  <w:color w:val="000000" w:themeColor="text1"/>
                  <w:sz w:val="18"/>
                  <w:szCs w:val="18"/>
                </w:rPr>
                <w:delText xml:space="preserve">Heat the mixture in synthesis reactor (TJ4S-1213-Sy15) to </w:delText>
              </w:r>
              <w:r w:rsidR="009478EE" w:rsidRPr="00BB7730" w:rsidDel="00AD243C">
                <w:rPr>
                  <w:rFonts w:ascii="Times New Roman" w:eastAsia="等线" w:hAnsi="Times New Roman" w:cs="Times New Roman"/>
                  <w:b/>
                  <w:bCs w:val="0"/>
                  <w:color w:val="000000" w:themeColor="text1"/>
                  <w:sz w:val="18"/>
                  <w:szCs w:val="18"/>
                </w:rPr>
                <w:delText>25±5℃</w:delText>
              </w:r>
              <w:r w:rsidR="009478EE" w:rsidRPr="00BB7730" w:rsidDel="00AD243C">
                <w:rPr>
                  <w:rFonts w:ascii="Times New Roman" w:eastAsia="等线" w:hAnsi="Times New Roman" w:cs="Times New Roman"/>
                  <w:color w:val="000000" w:themeColor="text1"/>
                  <w:sz w:val="18"/>
                  <w:szCs w:val="18"/>
                </w:rPr>
                <w:delText>. The mixture is allowed to react at 25±5℃ (target: 25℃) for 1h±15min (target</w:delText>
              </w:r>
              <w:r w:rsidR="009478EE" w:rsidRPr="00BB7730" w:rsidDel="00AD243C">
                <w:rPr>
                  <w:rFonts w:ascii="Times New Roman" w:eastAsia="等线" w:hAnsi="Times New Roman" w:cs="Times New Roman"/>
                  <w:color w:val="000000" w:themeColor="text1"/>
                  <w:sz w:val="18"/>
                  <w:szCs w:val="18"/>
                  <w:lang w:eastAsia="zh-CN"/>
                </w:rPr>
                <w:delText xml:space="preserve">: </w:delText>
              </w:r>
              <w:r w:rsidR="009478EE" w:rsidRPr="00BB7730" w:rsidDel="00AD243C">
                <w:rPr>
                  <w:rFonts w:ascii="Times New Roman" w:eastAsia="等线" w:hAnsi="Times New Roman" w:cs="Times New Roman"/>
                  <w:color w:val="000000" w:themeColor="text1"/>
                  <w:sz w:val="18"/>
                  <w:szCs w:val="18"/>
                </w:rPr>
                <w:delText>1h). Stop stirring and turn off the nitrogen. Drain until there is no reaction mixture drip. Move to next operation.</w:delText>
              </w:r>
            </w:del>
          </w:p>
        </w:tc>
        <w:tc>
          <w:tcPr>
            <w:tcW w:w="1046" w:type="pct"/>
            <w:vMerge w:val="restart"/>
            <w:shd w:val="clear" w:color="auto" w:fill="FFFFFF" w:themeFill="background1"/>
            <w:vAlign w:val="center"/>
            <w:tcPrChange w:id="9921" w:author="Xuning Wei12232" w:date="2026-07-27T18:11:00Z">
              <w:tcPr>
                <w:tcW w:w="1049" w:type="pct"/>
                <w:gridSpan w:val="5"/>
                <w:vMerge w:val="restart"/>
                <w:shd w:val="clear" w:color="auto" w:fill="FFFFFF" w:themeFill="background1"/>
                <w:vAlign w:val="center"/>
              </w:tcPr>
            </w:tcPrChange>
          </w:tcPr>
          <w:p w14:paraId="7BE9198B" w14:textId="77777777" w:rsidR="00153539" w:rsidRPr="00BB7730" w:rsidRDefault="00153539">
            <w:pPr>
              <w:pStyle w:val="afc"/>
              <w:numPr>
                <w:ilvl w:val="0"/>
                <w:numId w:val="174"/>
              </w:numPr>
              <w:ind w:firstLineChars="0"/>
              <w:rPr>
                <w:ins w:id="9922" w:author="He Han" w:date="2026-10-22T22:09:00Z"/>
                <w:rFonts w:ascii="Times New Roman" w:hAnsi="Times New Roman" w:cs="Times New Roman"/>
                <w:color w:val="auto"/>
                <w:sz w:val="18"/>
                <w:szCs w:val="18"/>
                <w:shd w:val="clear" w:color="auto" w:fill="FFFFFF"/>
              </w:rPr>
              <w:pPrChange w:id="9923" w:author="He Han" w:date="2026-10-22T22:11:00Z">
                <w:pPr>
                  <w:pStyle w:val="afc"/>
                  <w:numPr>
                    <w:numId w:val="156"/>
                  </w:numPr>
                  <w:ind w:left="420" w:firstLineChars="0" w:hanging="420"/>
                </w:pPr>
              </w:pPrChange>
            </w:pPr>
            <w:ins w:id="9924" w:author="He Han" w:date="2026-10-22T22:09: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w:t>
              </w:r>
              <w:proofErr w:type="spellStart"/>
              <w:r w:rsidRPr="00BB7730">
                <w:rPr>
                  <w:rFonts w:ascii="Times New Roman" w:hAnsi="Times New Roman" w:cs="Times New Roman"/>
                  <w:color w:val="auto"/>
                  <w:sz w:val="18"/>
                  <w:szCs w:val="18"/>
                  <w:shd w:val="clear" w:color="auto" w:fill="FFFFFF"/>
                </w:rPr>
                <w:t>Hastelloy</w:t>
              </w:r>
              <w:proofErr w:type="spellEnd"/>
              <w:r w:rsidRPr="00BB7730">
                <w:rPr>
                  <w:rFonts w:ascii="Times New Roman" w:hAnsi="Times New Roman" w:cs="Times New Roman"/>
                  <w:color w:val="auto"/>
                  <w:sz w:val="18"/>
                  <w:szCs w:val="18"/>
                  <w:shd w:val="clear" w:color="auto" w:fill="FFFFFF"/>
                </w:rPr>
                <w:t xml:space="preserve"> (C-276)</w:t>
              </w:r>
            </w:ins>
          </w:p>
          <w:p w14:paraId="3885EF8B" w14:textId="77777777" w:rsidR="00153539" w:rsidRPr="00BB7730" w:rsidRDefault="00153539">
            <w:pPr>
              <w:pStyle w:val="afc"/>
              <w:numPr>
                <w:ilvl w:val="0"/>
                <w:numId w:val="174"/>
              </w:numPr>
              <w:ind w:firstLineChars="0"/>
              <w:rPr>
                <w:ins w:id="9925" w:author="He Han" w:date="2026-10-22T22:09:00Z"/>
                <w:rFonts w:ascii="Times New Roman" w:eastAsiaTheme="minorEastAsia" w:hAnsi="Times New Roman" w:cs="Times New Roman"/>
                <w:color w:val="auto"/>
                <w:sz w:val="18"/>
                <w:szCs w:val="18"/>
                <w:shd w:val="clear" w:color="auto" w:fill="FFFFFF"/>
                <w:lang w:eastAsia="zh-CN"/>
              </w:rPr>
              <w:pPrChange w:id="9926" w:author="He Han" w:date="2026-10-22T22:11:00Z">
                <w:pPr>
                  <w:pStyle w:val="afc"/>
                  <w:numPr>
                    <w:numId w:val="156"/>
                  </w:numPr>
                  <w:ind w:left="420" w:firstLineChars="0" w:hanging="420"/>
                </w:pPr>
              </w:pPrChange>
            </w:pPr>
            <w:ins w:id="9927" w:author="He Han" w:date="2026-10-22T22:09:00Z">
              <w:r w:rsidRPr="00BB7730">
                <w:rPr>
                  <w:rFonts w:ascii="Times New Roman" w:hAnsi="Times New Roman" w:cs="Times New Roman"/>
                  <w:color w:val="auto"/>
                  <w:sz w:val="18"/>
                  <w:szCs w:val="18"/>
                  <w:shd w:val="clear" w:color="auto" w:fill="FFFFFF"/>
                </w:rPr>
                <w:t>Agitator material: Hastelloy (N10276)</w:t>
              </w:r>
            </w:ins>
          </w:p>
          <w:p w14:paraId="05437FB1" w14:textId="77777777" w:rsidR="00153539" w:rsidRPr="00BB7730" w:rsidRDefault="00153539">
            <w:pPr>
              <w:pStyle w:val="afc"/>
              <w:numPr>
                <w:ilvl w:val="0"/>
                <w:numId w:val="174"/>
              </w:numPr>
              <w:ind w:firstLineChars="0"/>
              <w:rPr>
                <w:ins w:id="9928" w:author="He Han" w:date="2026-10-22T22:09:00Z"/>
                <w:rFonts w:ascii="Times New Roman" w:eastAsiaTheme="minorEastAsia" w:hAnsi="Times New Roman" w:cs="Times New Roman"/>
                <w:color w:val="auto"/>
                <w:sz w:val="18"/>
                <w:szCs w:val="18"/>
                <w:shd w:val="clear" w:color="auto" w:fill="FFFFFF"/>
                <w:lang w:eastAsia="zh-CN"/>
              </w:rPr>
              <w:pPrChange w:id="9929" w:author="He Han" w:date="2026-10-22T22:11:00Z">
                <w:pPr>
                  <w:pStyle w:val="afc"/>
                  <w:numPr>
                    <w:numId w:val="156"/>
                  </w:numPr>
                  <w:ind w:left="420" w:firstLineChars="0" w:hanging="420"/>
                </w:pPr>
              </w:pPrChange>
            </w:pPr>
            <w:ins w:id="9930" w:author="He Han" w:date="2026-10-22T22:09:00Z">
              <w:r w:rsidRPr="00BB7730">
                <w:rPr>
                  <w:rFonts w:ascii="Times New Roman" w:hAnsi="Times New Roman" w:cs="Times New Roman"/>
                  <w:color w:val="0000FF"/>
                  <w:sz w:val="18"/>
                  <w:szCs w:val="18"/>
                  <w:shd w:val="clear" w:color="auto" w:fill="FFFFFF"/>
                </w:rPr>
                <w:t>Sieve plate: HC-22</w:t>
              </w:r>
            </w:ins>
          </w:p>
          <w:p w14:paraId="098654C3" w14:textId="77777777" w:rsidR="00153539" w:rsidRPr="00BB7730" w:rsidRDefault="00153539">
            <w:pPr>
              <w:pStyle w:val="afc"/>
              <w:numPr>
                <w:ilvl w:val="0"/>
                <w:numId w:val="174"/>
              </w:numPr>
              <w:ind w:firstLineChars="0"/>
              <w:rPr>
                <w:ins w:id="9931" w:author="He Han" w:date="2026-10-22T22:09:00Z"/>
                <w:rFonts w:ascii="Times New Roman" w:hAnsi="Times New Roman" w:cs="Times New Roman"/>
                <w:color w:val="0000FF"/>
                <w:sz w:val="18"/>
                <w:szCs w:val="18"/>
                <w:shd w:val="clear" w:color="auto" w:fill="FFFFFF"/>
              </w:rPr>
              <w:pPrChange w:id="9932" w:author="He Han" w:date="2026-10-22T22:11:00Z">
                <w:pPr>
                  <w:pStyle w:val="afc"/>
                  <w:numPr>
                    <w:numId w:val="156"/>
                  </w:numPr>
                  <w:ind w:left="420" w:firstLineChars="0" w:hanging="420"/>
                </w:pPr>
              </w:pPrChange>
            </w:pPr>
            <w:ins w:id="9933"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016E7DCF" w14:textId="77777777" w:rsidR="00153539" w:rsidRPr="00BB7730" w:rsidRDefault="00153539">
            <w:pPr>
              <w:pStyle w:val="afc"/>
              <w:numPr>
                <w:ilvl w:val="0"/>
                <w:numId w:val="174"/>
              </w:numPr>
              <w:ind w:firstLineChars="0"/>
              <w:rPr>
                <w:ins w:id="9934" w:author="He Han" w:date="2026-10-22T22:09:00Z"/>
                <w:rFonts w:ascii="Times New Roman" w:hAnsi="Times New Roman" w:cs="Times New Roman"/>
                <w:color w:val="auto"/>
                <w:sz w:val="18"/>
                <w:szCs w:val="18"/>
                <w:shd w:val="clear" w:color="auto" w:fill="FFFFFF"/>
              </w:rPr>
              <w:pPrChange w:id="9935" w:author="He Han" w:date="2026-10-22T22:11:00Z">
                <w:pPr>
                  <w:pStyle w:val="afc"/>
                  <w:numPr>
                    <w:numId w:val="156"/>
                  </w:numPr>
                  <w:ind w:left="420" w:firstLineChars="0" w:hanging="420"/>
                </w:pPr>
              </w:pPrChange>
            </w:pPr>
            <w:ins w:id="9936" w:author="He Han" w:date="2026-10-22T22:09:00Z">
              <w:r w:rsidRPr="00BB7730">
                <w:rPr>
                  <w:rFonts w:ascii="Times New Roman" w:hAnsi="Times New Roman" w:cs="Times New Roman"/>
                  <w:color w:val="auto"/>
                  <w:sz w:val="18"/>
                  <w:szCs w:val="18"/>
                  <w:shd w:val="clear" w:color="auto" w:fill="FFFFFF"/>
                </w:rPr>
                <w:t>Sight glass: Glass</w:t>
              </w:r>
            </w:ins>
          </w:p>
          <w:p w14:paraId="06DD0DD3" w14:textId="77777777" w:rsidR="00153539" w:rsidRPr="00BB7730" w:rsidRDefault="00153539">
            <w:pPr>
              <w:pStyle w:val="afc"/>
              <w:numPr>
                <w:ilvl w:val="0"/>
                <w:numId w:val="174"/>
              </w:numPr>
              <w:ind w:firstLineChars="0"/>
              <w:rPr>
                <w:ins w:id="9937" w:author="He Han" w:date="2026-10-22T22:09:00Z"/>
                <w:rFonts w:ascii="Times New Roman" w:hAnsi="Times New Roman" w:cs="Times New Roman"/>
                <w:color w:val="auto"/>
                <w:sz w:val="18"/>
                <w:szCs w:val="18"/>
                <w:shd w:val="clear" w:color="auto" w:fill="FFFFFF"/>
              </w:rPr>
              <w:pPrChange w:id="9938" w:author="He Han" w:date="2026-10-22T22:11:00Z">
                <w:pPr>
                  <w:pStyle w:val="afc"/>
                  <w:numPr>
                    <w:numId w:val="156"/>
                  </w:numPr>
                  <w:ind w:left="420" w:firstLineChars="0" w:hanging="420"/>
                </w:pPr>
              </w:pPrChange>
            </w:pPr>
            <w:ins w:id="9939" w:author="He Han" w:date="2026-10-22T22:09:00Z">
              <w:r w:rsidRPr="00BB7730">
                <w:rPr>
                  <w:rFonts w:ascii="Times New Roman" w:hAnsi="Times New Roman" w:cs="Times New Roman"/>
                  <w:color w:val="auto"/>
                  <w:sz w:val="18"/>
                  <w:szCs w:val="18"/>
                  <w:shd w:val="clear" w:color="auto" w:fill="FFFFFF"/>
                </w:rPr>
                <w:t>Transfer pump material: SS316+PTFE</w:t>
              </w:r>
            </w:ins>
          </w:p>
          <w:p w14:paraId="6967FDCA" w14:textId="77777777" w:rsidR="00153539" w:rsidRPr="00BB7730" w:rsidRDefault="00153539">
            <w:pPr>
              <w:pStyle w:val="afc"/>
              <w:numPr>
                <w:ilvl w:val="0"/>
                <w:numId w:val="174"/>
              </w:numPr>
              <w:ind w:firstLineChars="0"/>
              <w:rPr>
                <w:ins w:id="9940" w:author="He Han" w:date="2026-10-22T22:09:00Z"/>
                <w:rFonts w:ascii="Times New Roman" w:hAnsi="Times New Roman" w:cs="Times New Roman"/>
                <w:color w:val="auto"/>
                <w:sz w:val="18"/>
                <w:szCs w:val="18"/>
                <w:shd w:val="clear" w:color="auto" w:fill="FFFFFF"/>
              </w:rPr>
              <w:pPrChange w:id="9941" w:author="He Han" w:date="2026-10-22T22:11:00Z">
                <w:pPr>
                  <w:pStyle w:val="afc"/>
                  <w:numPr>
                    <w:numId w:val="156"/>
                  </w:numPr>
                  <w:ind w:left="420" w:firstLineChars="0" w:hanging="420"/>
                </w:pPr>
              </w:pPrChange>
            </w:pPr>
            <w:ins w:id="9942"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5580252E" w14:textId="77777777" w:rsidR="00153539" w:rsidRPr="00BB7730" w:rsidRDefault="00153539">
            <w:pPr>
              <w:pStyle w:val="afc"/>
              <w:numPr>
                <w:ilvl w:val="0"/>
                <w:numId w:val="174"/>
              </w:numPr>
              <w:ind w:firstLineChars="0"/>
              <w:rPr>
                <w:ins w:id="9943" w:author="He Han" w:date="2026-10-22T22:09:00Z"/>
                <w:rFonts w:ascii="Times New Roman" w:hAnsi="Times New Roman" w:cs="Times New Roman"/>
                <w:color w:val="auto"/>
                <w:sz w:val="18"/>
                <w:szCs w:val="18"/>
                <w:shd w:val="clear" w:color="auto" w:fill="FFFFFF"/>
              </w:rPr>
              <w:pPrChange w:id="9944" w:author="He Han" w:date="2026-10-22T22:11:00Z">
                <w:pPr>
                  <w:pStyle w:val="afc"/>
                  <w:numPr>
                    <w:numId w:val="156"/>
                  </w:numPr>
                  <w:ind w:left="420" w:firstLineChars="0" w:hanging="420"/>
                </w:pPr>
              </w:pPrChange>
            </w:pPr>
            <w:ins w:id="9945" w:author="He Han" w:date="2026-10-22T22:09:00Z">
              <w:r w:rsidRPr="00BB7730">
                <w:rPr>
                  <w:rFonts w:ascii="Times New Roman" w:hAnsi="Times New Roman" w:cs="Times New Roman"/>
                  <w:color w:val="auto"/>
                  <w:sz w:val="18"/>
                  <w:szCs w:val="18"/>
                  <w:shd w:val="clear" w:color="auto" w:fill="FFFFFF"/>
                </w:rPr>
                <w:t>Pipeline material: 316L</w:t>
              </w:r>
            </w:ins>
          </w:p>
          <w:p w14:paraId="301F425C" w14:textId="77777777" w:rsidR="00153539" w:rsidRPr="00BB7730" w:rsidRDefault="00153539">
            <w:pPr>
              <w:pStyle w:val="afc"/>
              <w:numPr>
                <w:ilvl w:val="0"/>
                <w:numId w:val="174"/>
              </w:numPr>
              <w:ind w:firstLineChars="0"/>
              <w:rPr>
                <w:ins w:id="9946" w:author="He Han" w:date="2026-10-22T22:09:00Z"/>
                <w:rFonts w:ascii="Times New Roman" w:hAnsi="Times New Roman" w:cs="Times New Roman"/>
                <w:color w:val="0000FF"/>
                <w:sz w:val="18"/>
                <w:szCs w:val="18"/>
                <w:shd w:val="clear" w:color="auto" w:fill="FFFFFF"/>
              </w:rPr>
              <w:pPrChange w:id="9947" w:author="He Han" w:date="2026-10-22T22:11:00Z">
                <w:pPr>
                  <w:pStyle w:val="afc"/>
                  <w:numPr>
                    <w:numId w:val="156"/>
                  </w:numPr>
                  <w:ind w:left="420" w:firstLineChars="0" w:hanging="420"/>
                </w:pPr>
              </w:pPrChange>
            </w:pPr>
            <w:ins w:id="9948"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3A41856F" w14:textId="77777777" w:rsidR="00153539" w:rsidRPr="00BB7730" w:rsidRDefault="00153539">
            <w:pPr>
              <w:pStyle w:val="afc"/>
              <w:numPr>
                <w:ilvl w:val="0"/>
                <w:numId w:val="174"/>
              </w:numPr>
              <w:ind w:firstLineChars="0"/>
              <w:rPr>
                <w:ins w:id="9949" w:author="He Han" w:date="2026-10-22T22:09:00Z"/>
                <w:rFonts w:ascii="Times New Roman" w:hAnsi="Times New Roman" w:cs="Times New Roman"/>
                <w:color w:val="auto"/>
                <w:sz w:val="18"/>
                <w:szCs w:val="18"/>
                <w:shd w:val="clear" w:color="auto" w:fill="FFFFFF"/>
              </w:rPr>
              <w:pPrChange w:id="9950" w:author="He Han" w:date="2026-10-22T22:11:00Z">
                <w:pPr>
                  <w:pStyle w:val="afc"/>
                  <w:numPr>
                    <w:numId w:val="156"/>
                  </w:numPr>
                  <w:ind w:left="420" w:firstLineChars="0" w:hanging="420"/>
                </w:pPr>
              </w:pPrChange>
            </w:pPr>
            <w:ins w:id="9951" w:author="He Han" w:date="2026-10-22T22:09:00Z">
              <w:r w:rsidRPr="00BB7730">
                <w:rPr>
                  <w:rFonts w:ascii="Times New Roman" w:hAnsi="Times New Roman" w:cs="Times New Roman"/>
                  <w:color w:val="auto"/>
                  <w:sz w:val="18"/>
                  <w:szCs w:val="18"/>
                  <w:shd w:val="clear" w:color="auto" w:fill="FFFFFF"/>
                </w:rPr>
                <w:t>Mass flow meter: SS</w:t>
              </w:r>
            </w:ins>
          </w:p>
          <w:p w14:paraId="7EA8CE22" w14:textId="77777777" w:rsidR="00153539" w:rsidRPr="00BB7730" w:rsidRDefault="00153539">
            <w:pPr>
              <w:pStyle w:val="afc"/>
              <w:numPr>
                <w:ilvl w:val="0"/>
                <w:numId w:val="174"/>
              </w:numPr>
              <w:ind w:firstLineChars="0"/>
              <w:rPr>
                <w:ins w:id="9952" w:author="He Han" w:date="2026-10-22T22:09:00Z"/>
                <w:rFonts w:ascii="Times New Roman" w:hAnsi="Times New Roman" w:cs="Times New Roman"/>
                <w:b/>
                <w:color w:val="auto"/>
                <w:sz w:val="18"/>
                <w:szCs w:val="18"/>
                <w:shd w:val="clear" w:color="auto" w:fill="FFFFFF"/>
              </w:rPr>
              <w:pPrChange w:id="9953" w:author="He Han" w:date="2026-10-22T22:11:00Z">
                <w:pPr>
                  <w:pStyle w:val="afc"/>
                  <w:numPr>
                    <w:numId w:val="156"/>
                  </w:numPr>
                  <w:ind w:left="420" w:firstLineChars="0" w:hanging="420"/>
                </w:pPr>
              </w:pPrChange>
            </w:pPr>
            <w:ins w:id="9954"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2CF8F440" w14:textId="77777777" w:rsidR="00153539" w:rsidRPr="00BB7730" w:rsidRDefault="00153539">
            <w:pPr>
              <w:pStyle w:val="afc"/>
              <w:numPr>
                <w:ilvl w:val="0"/>
                <w:numId w:val="174"/>
              </w:numPr>
              <w:ind w:firstLineChars="0"/>
              <w:rPr>
                <w:ins w:id="9955" w:author="He Han" w:date="2026-10-22T22:09:00Z"/>
                <w:rFonts w:ascii="Times New Roman" w:eastAsiaTheme="minorEastAsia" w:hAnsi="Times New Roman" w:cs="Times New Roman"/>
                <w:color w:val="auto"/>
                <w:sz w:val="18"/>
                <w:szCs w:val="18"/>
                <w:shd w:val="clear" w:color="auto" w:fill="FFFFFF"/>
                <w:lang w:eastAsia="zh-CN"/>
              </w:rPr>
              <w:pPrChange w:id="9956" w:author="He Han" w:date="2026-10-22T22:11:00Z">
                <w:pPr>
                  <w:pStyle w:val="afc"/>
                  <w:numPr>
                    <w:numId w:val="156"/>
                  </w:numPr>
                  <w:ind w:left="420" w:firstLineChars="0" w:hanging="420"/>
                </w:pPr>
              </w:pPrChange>
            </w:pPr>
            <w:ins w:id="9957"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65BF0581" w14:textId="77777777" w:rsidR="00153539" w:rsidRPr="00BB7730" w:rsidRDefault="00153539">
            <w:pPr>
              <w:pStyle w:val="afc"/>
              <w:numPr>
                <w:ilvl w:val="0"/>
                <w:numId w:val="174"/>
              </w:numPr>
              <w:ind w:firstLineChars="0"/>
              <w:rPr>
                <w:ins w:id="9958" w:author="He Han" w:date="2026-10-22T22:09:00Z"/>
                <w:rFonts w:ascii="Times New Roman" w:hAnsi="Times New Roman" w:cs="Times New Roman"/>
                <w:color w:val="auto"/>
                <w:sz w:val="18"/>
                <w:szCs w:val="18"/>
                <w:shd w:val="clear" w:color="auto" w:fill="FFFFFF"/>
              </w:rPr>
              <w:pPrChange w:id="9959" w:author="He Han" w:date="2026-10-22T22:11:00Z">
                <w:pPr>
                  <w:pStyle w:val="afc"/>
                  <w:numPr>
                    <w:numId w:val="156"/>
                  </w:numPr>
                  <w:ind w:left="420" w:firstLineChars="0" w:hanging="420"/>
                </w:pPr>
              </w:pPrChange>
            </w:pPr>
            <w:ins w:id="9960"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6C42FFED" w14:textId="77777777" w:rsidR="00153539" w:rsidRPr="00BB7730" w:rsidRDefault="00153539">
            <w:pPr>
              <w:pStyle w:val="afc"/>
              <w:numPr>
                <w:ilvl w:val="0"/>
                <w:numId w:val="174"/>
              </w:numPr>
              <w:ind w:firstLineChars="0"/>
              <w:rPr>
                <w:ins w:id="9961" w:author="He Han" w:date="2026-10-22T22:09:00Z"/>
                <w:rFonts w:ascii="Times New Roman" w:hAnsi="Times New Roman" w:cs="Times New Roman"/>
                <w:color w:val="auto"/>
                <w:sz w:val="18"/>
                <w:szCs w:val="18"/>
                <w:shd w:val="clear" w:color="auto" w:fill="FFFFFF"/>
              </w:rPr>
              <w:pPrChange w:id="9962" w:author="He Han" w:date="2026-10-22T22:11:00Z">
                <w:pPr>
                  <w:pStyle w:val="afc"/>
                  <w:numPr>
                    <w:numId w:val="156"/>
                  </w:numPr>
                  <w:ind w:left="420" w:firstLineChars="0" w:hanging="420"/>
                </w:pPr>
              </w:pPrChange>
            </w:pPr>
            <w:ins w:id="9963"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61610DAC" w14:textId="77777777" w:rsidR="00153539" w:rsidRPr="00BB7730" w:rsidRDefault="00153539">
            <w:pPr>
              <w:pStyle w:val="afc"/>
              <w:numPr>
                <w:ilvl w:val="0"/>
                <w:numId w:val="174"/>
              </w:numPr>
              <w:ind w:firstLineChars="0"/>
              <w:rPr>
                <w:ins w:id="9964" w:author="He Han" w:date="2026-10-22T22:09:00Z"/>
                <w:rFonts w:ascii="Times New Roman" w:hAnsi="Times New Roman" w:cs="Times New Roman"/>
                <w:color w:val="auto"/>
                <w:sz w:val="18"/>
                <w:szCs w:val="18"/>
                <w:shd w:val="clear" w:color="auto" w:fill="FFFFFF"/>
              </w:rPr>
              <w:pPrChange w:id="9965" w:author="He Han" w:date="2026-10-22T22:11:00Z">
                <w:pPr>
                  <w:pStyle w:val="afc"/>
                  <w:numPr>
                    <w:numId w:val="156"/>
                  </w:numPr>
                  <w:ind w:left="420" w:firstLineChars="0" w:hanging="420"/>
                </w:pPr>
              </w:pPrChange>
            </w:pPr>
            <w:ins w:id="9966"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5D616C6F" w14:textId="44049F22" w:rsidR="000B3418" w:rsidRPr="00BB7730" w:rsidDel="00153539" w:rsidRDefault="000B3418" w:rsidP="000B3418">
            <w:pPr>
              <w:rPr>
                <w:ins w:id="9967" w:author="Xuning Wei12232" w:date="2026-07-27T17:22:00Z"/>
                <w:del w:id="9968" w:author="He Han" w:date="2026-10-22T22:09:00Z"/>
                <w:rFonts w:ascii="Times New Roman" w:hAnsi="Times New Roman" w:cs="Times New Roman"/>
                <w:color w:val="auto"/>
                <w:sz w:val="18"/>
                <w:szCs w:val="18"/>
                <w:shd w:val="clear" w:color="auto" w:fill="FFFFFF"/>
              </w:rPr>
            </w:pPr>
            <w:ins w:id="9969" w:author="Xuning Wei12232" w:date="2026-07-27T17:22:00Z">
              <w:del w:id="9970" w:author="He Han" w:date="2026-10-12T13:44:00Z">
                <w:r w:rsidRPr="00BB7730" w:rsidDel="000E3A98">
                  <w:rPr>
                    <w:rFonts w:ascii="Times New Roman" w:hAnsi="Times New Roman" w:cs="Times New Roman"/>
                    <w:color w:val="00B0F0"/>
                    <w:sz w:val="18"/>
                    <w:szCs w:val="18"/>
                    <w:shd w:val="clear" w:color="auto" w:fill="FFFFFF"/>
                    <w:rPrChange w:id="9971" w:author="He Han" w:date="2026-10-12T14:31: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9972" w:author="He Han" w:date="2026-10-12T14:31: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9973" w:author="He Han" w:date="2026-10-12T14:31:00Z">
                      <w:rPr>
                        <w:rFonts w:ascii="Times New Roman" w:hAnsi="Times New Roman" w:cs="Times New Roman"/>
                        <w:color w:val="auto"/>
                        <w:sz w:val="18"/>
                        <w:szCs w:val="18"/>
                        <w:shd w:val="clear" w:color="auto" w:fill="FFFFFF"/>
                      </w:rPr>
                    </w:rPrChange>
                  </w:rPr>
                  <w:delText>material:</w:delText>
                </w:r>
              </w:del>
              <w:del w:id="9974"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7D89D1DC" w14:textId="28C0BDED" w:rsidR="000B3418" w:rsidRPr="00BB7730" w:rsidDel="00153539" w:rsidRDefault="000B3418" w:rsidP="000B3418">
            <w:pPr>
              <w:rPr>
                <w:ins w:id="9975" w:author="Xuning Wei12232" w:date="2026-07-27T17:22:00Z"/>
                <w:del w:id="9976" w:author="He Han" w:date="2026-10-22T22:09:00Z"/>
                <w:rFonts w:ascii="Times New Roman" w:eastAsiaTheme="minorEastAsia" w:hAnsi="Times New Roman" w:cs="Times New Roman"/>
                <w:color w:val="auto"/>
                <w:sz w:val="18"/>
                <w:szCs w:val="18"/>
                <w:shd w:val="clear" w:color="auto" w:fill="FFFFFF"/>
                <w:lang w:eastAsia="zh-CN"/>
              </w:rPr>
            </w:pPr>
            <w:ins w:id="9977" w:author="Xuning Wei12232" w:date="2026-07-27T17:22:00Z">
              <w:del w:id="9978"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9979" w:author="He Han" w:date="2026-10-12T14:31:00Z">
                <w:r w:rsidRPr="00BB7730" w:rsidDel="006379C0">
                  <w:rPr>
                    <w:rFonts w:ascii="Times New Roman" w:hAnsi="Times New Roman" w:cs="Times New Roman"/>
                  </w:rPr>
                  <w:delText xml:space="preserve"> </w:delText>
                </w:r>
              </w:del>
              <w:del w:id="9980"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2B44E893" w14:textId="2FD72AF2" w:rsidR="000B3418" w:rsidRPr="00BB7730" w:rsidDel="00153539" w:rsidRDefault="000B3418" w:rsidP="000B3418">
            <w:pPr>
              <w:rPr>
                <w:ins w:id="9981" w:author="Xuning Wei12232" w:date="2026-07-27T17:22:00Z"/>
                <w:del w:id="9982" w:author="He Han" w:date="2026-10-22T22:09:00Z"/>
                <w:rFonts w:ascii="Times New Roman" w:hAnsi="Times New Roman" w:cs="Times New Roman"/>
                <w:color w:val="0000FF"/>
                <w:sz w:val="18"/>
                <w:szCs w:val="18"/>
                <w:shd w:val="clear" w:color="auto" w:fill="FFFFFF"/>
              </w:rPr>
            </w:pPr>
            <w:ins w:id="9983" w:author="Xuning Wei12232" w:date="2026-07-27T17:22:00Z">
              <w:del w:id="9984"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0D9B086D" w14:textId="6C9745AD" w:rsidR="000B3418" w:rsidRPr="00BB7730" w:rsidDel="00153539" w:rsidRDefault="000B3418" w:rsidP="000B3418">
            <w:pPr>
              <w:rPr>
                <w:ins w:id="9985" w:author="Xuning Wei12232" w:date="2026-07-27T17:22:00Z"/>
                <w:del w:id="9986" w:author="He Han" w:date="2026-10-22T22:09:00Z"/>
                <w:rFonts w:ascii="Times New Roman" w:hAnsi="Times New Roman" w:cs="Times New Roman"/>
                <w:color w:val="auto"/>
                <w:sz w:val="18"/>
                <w:szCs w:val="18"/>
                <w:shd w:val="clear" w:color="auto" w:fill="FFFFFF"/>
              </w:rPr>
            </w:pPr>
            <w:ins w:id="9987" w:author="Xuning Wei12232" w:date="2026-07-27T17:22:00Z">
              <w:del w:id="9988"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0F9EF9D8" w14:textId="0258EDCB" w:rsidR="000B3418" w:rsidRPr="00BB7730" w:rsidDel="00153539" w:rsidRDefault="000B3418" w:rsidP="000B3418">
            <w:pPr>
              <w:rPr>
                <w:ins w:id="9989" w:author="Xuning Wei12232" w:date="2026-07-27T17:22:00Z"/>
                <w:del w:id="9990" w:author="He Han" w:date="2026-10-22T22:09:00Z"/>
                <w:rFonts w:ascii="Times New Roman" w:hAnsi="Times New Roman" w:cs="Times New Roman"/>
                <w:color w:val="auto"/>
                <w:sz w:val="18"/>
                <w:szCs w:val="18"/>
                <w:shd w:val="clear" w:color="auto" w:fill="FFFFFF"/>
              </w:rPr>
            </w:pPr>
            <w:ins w:id="9991" w:author="Xuning Wei12232" w:date="2026-07-27T17:22:00Z">
              <w:del w:id="9992"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60E38871" w14:textId="28A7469C" w:rsidR="000B3418" w:rsidRPr="00BB7730" w:rsidDel="00153539" w:rsidRDefault="000B3418" w:rsidP="000B3418">
            <w:pPr>
              <w:rPr>
                <w:ins w:id="9993" w:author="Xuning Wei12232" w:date="2026-07-27T17:22:00Z"/>
                <w:del w:id="9994" w:author="He Han" w:date="2026-10-22T22:09:00Z"/>
                <w:rFonts w:ascii="Times New Roman" w:hAnsi="Times New Roman" w:cs="Times New Roman"/>
                <w:color w:val="auto"/>
                <w:sz w:val="18"/>
                <w:szCs w:val="18"/>
                <w:shd w:val="clear" w:color="auto" w:fill="FFFFFF"/>
              </w:rPr>
            </w:pPr>
            <w:ins w:id="9995" w:author="Xuning Wei12232" w:date="2026-07-27T17:22:00Z">
              <w:del w:id="9996"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13F64101" w14:textId="344C9B8D" w:rsidR="000B3418" w:rsidRPr="00BB7730" w:rsidDel="00153539" w:rsidRDefault="000B3418" w:rsidP="000B3418">
            <w:pPr>
              <w:rPr>
                <w:ins w:id="9997" w:author="Xuning Wei12232" w:date="2026-07-27T17:22:00Z"/>
                <w:del w:id="9998" w:author="He Han" w:date="2026-10-22T22:09:00Z"/>
                <w:rFonts w:ascii="Times New Roman" w:hAnsi="Times New Roman" w:cs="Times New Roman"/>
                <w:color w:val="auto"/>
                <w:sz w:val="18"/>
                <w:szCs w:val="18"/>
                <w:shd w:val="clear" w:color="auto" w:fill="FFFFFF"/>
              </w:rPr>
            </w:pPr>
            <w:ins w:id="9999" w:author="Xuning Wei12232" w:date="2026-07-27T17:22:00Z">
              <w:del w:id="10000"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692870B1" w14:textId="4B2AA797" w:rsidR="000B3418" w:rsidRPr="00BB7730" w:rsidDel="00153539" w:rsidRDefault="000B3418" w:rsidP="000B3418">
            <w:pPr>
              <w:rPr>
                <w:ins w:id="10001" w:author="Xuning Wei12232" w:date="2026-07-27T17:22:00Z"/>
                <w:del w:id="10002" w:author="He Han" w:date="2026-10-22T22:09:00Z"/>
                <w:rFonts w:ascii="Times New Roman" w:hAnsi="Times New Roman" w:cs="Times New Roman"/>
                <w:color w:val="FF0000"/>
                <w:sz w:val="18"/>
                <w:szCs w:val="18"/>
                <w:shd w:val="clear" w:color="auto" w:fill="FFFFFF"/>
                <w:rPrChange w:id="10003" w:author="Johan Granander" w:date="2026-07-28T15:03:00Z">
                  <w:rPr>
                    <w:ins w:id="10004" w:author="Xuning Wei12232" w:date="2026-07-27T17:22:00Z"/>
                    <w:del w:id="10005" w:author="He Han" w:date="2026-10-22T22:09:00Z"/>
                    <w:rFonts w:ascii="Times New Roman" w:hAnsi="Times New Roman" w:cs="Times New Roman"/>
                    <w:color w:val="FF0000"/>
                    <w:sz w:val="18"/>
                    <w:szCs w:val="18"/>
                    <w:shd w:val="clear" w:color="auto" w:fill="FFFFFF"/>
                    <w:lang w:val="sv-SE"/>
                  </w:rPr>
                </w:rPrChange>
              </w:rPr>
            </w:pPr>
            <w:ins w:id="10006" w:author="Xuning Wei12232" w:date="2026-07-27T17:22:00Z">
              <w:del w:id="10007" w:author="He Han" w:date="2026-10-22T22:09:00Z">
                <w:r w:rsidRPr="00BB7730" w:rsidDel="00153539">
                  <w:rPr>
                    <w:rFonts w:ascii="Times New Roman" w:hAnsi="Times New Roman" w:cs="Times New Roman"/>
                    <w:color w:val="FF0000"/>
                    <w:sz w:val="18"/>
                    <w:szCs w:val="18"/>
                    <w:shd w:val="clear" w:color="auto" w:fill="FFFFFF"/>
                    <w:rPrChange w:id="10008"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4F783262" w14:textId="3E6C19EE" w:rsidR="000B3418" w:rsidRPr="00BB7730" w:rsidDel="00153539" w:rsidRDefault="000B3418" w:rsidP="000B3418">
            <w:pPr>
              <w:rPr>
                <w:ins w:id="10009" w:author="Xuning Wei12232" w:date="2026-07-27T17:22:00Z"/>
                <w:del w:id="10010" w:author="He Han" w:date="2026-10-22T22:09:00Z"/>
                <w:rFonts w:ascii="Times New Roman" w:hAnsi="Times New Roman" w:cs="Times New Roman"/>
                <w:color w:val="auto"/>
                <w:sz w:val="18"/>
                <w:szCs w:val="18"/>
                <w:shd w:val="clear" w:color="auto" w:fill="FFFFFF"/>
                <w:rPrChange w:id="10011" w:author="Johan Granander" w:date="2026-07-28T15:03:00Z">
                  <w:rPr>
                    <w:ins w:id="10012" w:author="Xuning Wei12232" w:date="2026-07-27T17:22:00Z"/>
                    <w:del w:id="10013" w:author="He Han" w:date="2026-10-22T22:09:00Z"/>
                    <w:rFonts w:ascii="Times New Roman" w:hAnsi="Times New Roman" w:cs="Times New Roman"/>
                    <w:color w:val="auto"/>
                    <w:sz w:val="18"/>
                    <w:szCs w:val="18"/>
                    <w:shd w:val="clear" w:color="auto" w:fill="FFFFFF"/>
                    <w:lang w:val="sv-SE"/>
                  </w:rPr>
                </w:rPrChange>
              </w:rPr>
            </w:pPr>
            <w:ins w:id="10014" w:author="Xuning Wei12232" w:date="2026-07-27T17:22:00Z">
              <w:del w:id="10015" w:author="He Han" w:date="2026-10-22T22:09:00Z">
                <w:r w:rsidRPr="00BB7730" w:rsidDel="00153539">
                  <w:rPr>
                    <w:rFonts w:ascii="Times New Roman" w:hAnsi="Times New Roman" w:cs="Times New Roman"/>
                    <w:color w:val="auto"/>
                    <w:sz w:val="18"/>
                    <w:szCs w:val="18"/>
                    <w:shd w:val="clear" w:color="auto" w:fill="FFFFFF"/>
                    <w:rPrChange w:id="10016"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5131ABA6" w14:textId="6FA5D83D" w:rsidR="000B3418" w:rsidRPr="00BB7730" w:rsidDel="00153539" w:rsidRDefault="000B3418" w:rsidP="000B3418">
            <w:pPr>
              <w:rPr>
                <w:ins w:id="10017" w:author="Xuning Wei12232" w:date="2026-07-27T17:22:00Z"/>
                <w:del w:id="10018" w:author="He Han" w:date="2026-10-22T22:09:00Z"/>
                <w:rFonts w:ascii="Times New Roman" w:hAnsi="Times New Roman" w:cs="Times New Roman"/>
                <w:b/>
                <w:color w:val="auto"/>
                <w:sz w:val="18"/>
                <w:szCs w:val="18"/>
                <w:shd w:val="clear" w:color="auto" w:fill="FFFFFF"/>
              </w:rPr>
            </w:pPr>
            <w:ins w:id="10019" w:author="Xuning Wei12232" w:date="2026-07-27T17:22:00Z">
              <w:del w:id="10020"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10021" w:author="He Han" w:date="2026-10-12T14:31:00Z">
                <w:r w:rsidRPr="00BB7730" w:rsidDel="006379C0">
                  <w:rPr>
                    <w:rFonts w:ascii="Times New Roman" w:hAnsi="Times New Roman" w:cs="Times New Roman"/>
                    <w:color w:val="auto"/>
                    <w:sz w:val="18"/>
                    <w:szCs w:val="18"/>
                    <w:shd w:val="clear" w:color="auto" w:fill="FFFFFF"/>
                  </w:rPr>
                  <w:delText>304 &amp; 316L</w:delText>
                </w:r>
              </w:del>
            </w:ins>
          </w:p>
          <w:p w14:paraId="7992D52B" w14:textId="14C93E1F" w:rsidR="000B3418" w:rsidRPr="00BB7730" w:rsidDel="00153539" w:rsidRDefault="000B3418" w:rsidP="000B3418">
            <w:pPr>
              <w:rPr>
                <w:ins w:id="10022" w:author="Xuning Wei12232" w:date="2026-07-27T17:22:00Z"/>
                <w:del w:id="10023" w:author="He Han" w:date="2026-10-22T22:09:00Z"/>
                <w:rFonts w:ascii="Times New Roman" w:eastAsiaTheme="minorEastAsia" w:hAnsi="Times New Roman" w:cs="Times New Roman"/>
                <w:color w:val="auto"/>
                <w:sz w:val="18"/>
                <w:szCs w:val="18"/>
                <w:shd w:val="clear" w:color="auto" w:fill="FFFFFF"/>
                <w:lang w:eastAsia="zh-CN"/>
              </w:rPr>
            </w:pPr>
            <w:ins w:id="10024" w:author="Xuning Wei12232" w:date="2026-07-27T17:22:00Z">
              <w:del w:id="10025"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1108D8F9" w14:textId="2E641B42" w:rsidR="000B3418" w:rsidRPr="00BB7730" w:rsidDel="00153539" w:rsidRDefault="000B3418" w:rsidP="000B3418">
            <w:pPr>
              <w:rPr>
                <w:ins w:id="10026" w:author="Xuning Wei12232" w:date="2026-07-27T17:22:00Z"/>
                <w:del w:id="10027" w:author="He Han" w:date="2026-10-22T22:09:00Z"/>
                <w:rFonts w:ascii="Times New Roman" w:hAnsi="Times New Roman" w:cs="Times New Roman"/>
                <w:color w:val="auto"/>
                <w:sz w:val="18"/>
                <w:szCs w:val="18"/>
                <w:shd w:val="clear" w:color="auto" w:fill="FFFFFF"/>
              </w:rPr>
            </w:pPr>
            <w:ins w:id="10028" w:author="Xuning Wei12232" w:date="2026-07-27T17:22:00Z">
              <w:del w:id="10029"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5F1B3E6E" w14:textId="58D51E1C" w:rsidR="005E21AC" w:rsidRPr="00BB7730" w:rsidDel="00153539" w:rsidRDefault="000B3418" w:rsidP="000B3418">
            <w:pPr>
              <w:jc w:val="both"/>
              <w:rPr>
                <w:del w:id="10030" w:author="He Han" w:date="2026-10-22T22:09:00Z"/>
                <w:rFonts w:ascii="Times New Roman" w:hAnsi="Times New Roman" w:cs="Times New Roman"/>
                <w:color w:val="auto"/>
                <w:sz w:val="18"/>
                <w:szCs w:val="18"/>
                <w:shd w:val="clear" w:color="auto" w:fill="FFFFFF"/>
              </w:rPr>
            </w:pPr>
            <w:ins w:id="10031" w:author="Xuning Wei12232" w:date="2026-07-27T17:22:00Z">
              <w:del w:id="10032" w:author="He Han" w:date="2026-10-22T22:09:00Z">
                <w:r w:rsidRPr="00BB7730" w:rsidDel="00153539">
                  <w:rPr>
                    <w:rFonts w:ascii="Times New Roman" w:hAnsi="Times New Roman" w:cs="Times New Roman"/>
                    <w:color w:val="0000FF"/>
                    <w:sz w:val="18"/>
                    <w:szCs w:val="18"/>
                  </w:rPr>
                  <w:delText xml:space="preserve">Mechanical seal: </w:delText>
                </w:r>
              </w:del>
              <w:del w:id="10033" w:author="He Han" w:date="2026-10-12T14:31:00Z">
                <w:r w:rsidRPr="00BB7730" w:rsidDel="006379C0">
                  <w:rPr>
                    <w:rFonts w:ascii="Times New Roman" w:hAnsi="Times New Roman" w:cs="Times New Roman"/>
                    <w:color w:val="0000FF"/>
                    <w:sz w:val="18"/>
                    <w:szCs w:val="18"/>
                    <w:shd w:val="clear" w:color="auto" w:fill="FFFFFF"/>
                  </w:rPr>
                  <w:delText>304SS</w:delText>
                </w:r>
              </w:del>
              <w:del w:id="10034"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0035" w:author="He Han" w:date="2026-10-19T16:39:00Z">
                <w:r w:rsidRPr="00BB7730" w:rsidDel="00467D71">
                  <w:rPr>
                    <w:rFonts w:ascii="Times New Roman" w:hAnsi="Times New Roman" w:cs="Times New Roman"/>
                    <w:color w:val="0000FF"/>
                    <w:sz w:val="18"/>
                    <w:szCs w:val="18"/>
                    <w:shd w:val="clear" w:color="auto" w:fill="FFFFFF"/>
                  </w:rPr>
                  <w:delText>CSPE</w:delText>
                </w:r>
              </w:del>
            </w:ins>
            <w:del w:id="10036" w:author="He Han" w:date="2026-10-22T22:09:00Z">
              <w:r w:rsidR="005E21AC" w:rsidRPr="00BB7730" w:rsidDel="00153539">
                <w:rPr>
                  <w:rFonts w:ascii="Times New Roman" w:hAnsi="Times New Roman" w:cs="Times New Roman"/>
                  <w:color w:val="auto"/>
                  <w:sz w:val="18"/>
                  <w:szCs w:val="18"/>
                  <w:shd w:val="clear" w:color="auto" w:fill="FFFFFF"/>
                </w:rPr>
                <w:delText>Transfer pump material:SS</w:delText>
              </w:r>
            </w:del>
            <w:ins w:id="10037" w:author="Johan Granander" w:date="2026-05-04T11:53:00Z">
              <w:del w:id="10038" w:author="He Han" w:date="2026-10-22T22:09:00Z">
                <w:r w:rsidR="00570E05" w:rsidRPr="00BB7730" w:rsidDel="00153539">
                  <w:rPr>
                    <w:rFonts w:ascii="Times New Roman" w:hAnsi="Times New Roman" w:cs="Times New Roman"/>
                    <w:color w:val="auto"/>
                    <w:sz w:val="18"/>
                    <w:szCs w:val="18"/>
                    <w:shd w:val="clear" w:color="auto" w:fill="FFFFFF"/>
                  </w:rPr>
                  <w:delText>material: SS</w:delText>
                </w:r>
              </w:del>
            </w:ins>
            <w:del w:id="10039" w:author="He Han" w:date="2026-10-22T22:09:00Z">
              <w:r w:rsidR="005E21AC" w:rsidRPr="00BB7730" w:rsidDel="00153539">
                <w:rPr>
                  <w:rFonts w:ascii="Times New Roman" w:hAnsi="Times New Roman" w:cs="Times New Roman"/>
                  <w:color w:val="auto"/>
                  <w:sz w:val="18"/>
                  <w:szCs w:val="18"/>
                  <w:shd w:val="clear" w:color="auto" w:fill="FFFFFF"/>
                </w:rPr>
                <w:delText>316+PTFE</w:delText>
              </w:r>
            </w:del>
          </w:p>
          <w:p w14:paraId="3336E05F" w14:textId="02F10160" w:rsidR="005E21AC" w:rsidRPr="00BB7730" w:rsidDel="00153539" w:rsidRDefault="005E21AC" w:rsidP="0030647B">
            <w:pPr>
              <w:jc w:val="both"/>
              <w:rPr>
                <w:del w:id="10040" w:author="He Han" w:date="2026-10-22T22:09:00Z"/>
                <w:rFonts w:ascii="Times New Roman" w:eastAsia="仿宋_GB2312" w:hAnsi="Times New Roman" w:cs="Times New Roman"/>
                <w:color w:val="auto"/>
                <w:sz w:val="18"/>
                <w:szCs w:val="18"/>
              </w:rPr>
            </w:pPr>
            <w:del w:id="10041" w:author="He Han" w:date="2026-10-22T22:09:00Z">
              <w:r w:rsidRPr="00BB7730" w:rsidDel="00153539">
                <w:rPr>
                  <w:rFonts w:ascii="Times New Roman" w:eastAsia="仿宋_GB2312" w:hAnsi="Times New Roman" w:cs="Times New Roman"/>
                  <w:color w:val="auto"/>
                  <w:sz w:val="18"/>
                  <w:szCs w:val="18"/>
                </w:rPr>
                <w:delText>Charging line: SS</w:delText>
              </w:r>
            </w:del>
          </w:p>
          <w:p w14:paraId="5B4A7141" w14:textId="754E93D1" w:rsidR="005E21AC" w:rsidRPr="00BB7730" w:rsidDel="00153539" w:rsidRDefault="005E21AC" w:rsidP="0030647B">
            <w:pPr>
              <w:jc w:val="both"/>
              <w:rPr>
                <w:del w:id="10042" w:author="He Han" w:date="2026-10-22T22:09:00Z"/>
                <w:rFonts w:ascii="Times New Roman" w:eastAsia="仿宋_GB2312" w:hAnsi="Times New Roman" w:cs="Times New Roman"/>
                <w:color w:val="auto"/>
                <w:sz w:val="18"/>
                <w:szCs w:val="18"/>
                <w:lang w:val="en-IE"/>
                <w:rPrChange w:id="10043" w:author="Johan Granander" w:date="2026-07-28T15:03:00Z">
                  <w:rPr>
                    <w:del w:id="10044" w:author="He Han" w:date="2026-10-22T22:09:00Z"/>
                    <w:rFonts w:ascii="Times New Roman" w:eastAsia="仿宋_GB2312" w:hAnsi="Times New Roman" w:cs="Times New Roman"/>
                    <w:color w:val="auto"/>
                    <w:sz w:val="18"/>
                    <w:szCs w:val="18"/>
                  </w:rPr>
                </w:rPrChange>
              </w:rPr>
            </w:pPr>
            <w:del w:id="10045" w:author="He Han" w:date="2026-10-22T22:09:00Z">
              <w:r w:rsidRPr="00BB7730" w:rsidDel="00153539">
                <w:rPr>
                  <w:rFonts w:ascii="Times New Roman" w:hAnsi="Times New Roman" w:cs="Times New Roman"/>
                  <w:color w:val="auto"/>
                  <w:sz w:val="18"/>
                  <w:szCs w:val="18"/>
                  <w:shd w:val="clear" w:color="auto" w:fill="FFFFFF"/>
                  <w:lang w:val="en-IE"/>
                  <w:rPrChange w:id="10046"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10047" w:author="Johan Granander" w:date="2026-07-28T15:03:00Z">
                    <w:rPr>
                      <w:rFonts w:ascii="Times New Roman" w:eastAsia="仿宋_GB2312" w:hAnsi="Times New Roman" w:cs="Times New Roman"/>
                      <w:color w:val="auto"/>
                      <w:sz w:val="18"/>
                      <w:szCs w:val="18"/>
                    </w:rPr>
                  </w:rPrChange>
                </w:rPr>
                <w:delText>PTFE</w:delText>
              </w:r>
            </w:del>
          </w:p>
          <w:p w14:paraId="51E7B529" w14:textId="62899E4D" w:rsidR="005E21AC" w:rsidRPr="00BB7730" w:rsidDel="00153539" w:rsidRDefault="005E21AC" w:rsidP="0030647B">
            <w:pPr>
              <w:jc w:val="both"/>
              <w:rPr>
                <w:del w:id="10048" w:author="He Han" w:date="2026-10-22T22:09:00Z"/>
                <w:rFonts w:ascii="Times New Roman" w:hAnsi="Times New Roman" w:cs="Times New Roman"/>
                <w:color w:val="auto"/>
                <w:sz w:val="18"/>
                <w:szCs w:val="18"/>
                <w:shd w:val="clear" w:color="auto" w:fill="FFFFFF"/>
                <w:lang w:val="en-IE"/>
                <w:rPrChange w:id="10049" w:author="Johan Granander" w:date="2026-07-28T15:03:00Z">
                  <w:rPr>
                    <w:del w:id="10050" w:author="He Han" w:date="2026-10-22T22:09:00Z"/>
                    <w:rFonts w:ascii="Times New Roman" w:hAnsi="Times New Roman" w:cs="Times New Roman"/>
                    <w:color w:val="auto"/>
                    <w:sz w:val="18"/>
                    <w:szCs w:val="18"/>
                    <w:shd w:val="clear" w:color="auto" w:fill="FFFFFF"/>
                  </w:rPr>
                </w:rPrChange>
              </w:rPr>
            </w:pPr>
            <w:del w:id="10051" w:author="He Han" w:date="2026-10-22T22:09:00Z">
              <w:r w:rsidRPr="00BB7730" w:rsidDel="00153539">
                <w:rPr>
                  <w:rFonts w:ascii="Times New Roman" w:hAnsi="Times New Roman" w:cs="Times New Roman"/>
                  <w:color w:val="auto"/>
                  <w:sz w:val="18"/>
                  <w:szCs w:val="18"/>
                  <w:shd w:val="clear" w:color="auto" w:fill="FFFFFF"/>
                  <w:lang w:val="en-IE"/>
                  <w:rPrChange w:id="10052" w:author="Johan Granander" w:date="2026-07-28T15:03:00Z">
                    <w:rPr>
                      <w:rFonts w:ascii="Times New Roman" w:hAnsi="Times New Roman" w:cs="Times New Roman"/>
                      <w:color w:val="auto"/>
                      <w:sz w:val="18"/>
                      <w:szCs w:val="18"/>
                      <w:shd w:val="clear" w:color="auto" w:fill="FFFFFF"/>
                    </w:rPr>
                  </w:rPrChange>
                </w:rPr>
                <w:delText>Sight glass: Glass</w:delText>
              </w:r>
            </w:del>
          </w:p>
          <w:p w14:paraId="411DCAF9" w14:textId="6FCE0FCB" w:rsidR="005E21AC" w:rsidRPr="00BB7730" w:rsidDel="00153539" w:rsidRDefault="005E21AC" w:rsidP="0030647B">
            <w:pPr>
              <w:jc w:val="both"/>
              <w:rPr>
                <w:del w:id="10053" w:author="He Han" w:date="2026-10-22T22:09:00Z"/>
                <w:rFonts w:ascii="Times New Roman" w:eastAsia="仿宋_GB2312" w:hAnsi="Times New Roman" w:cs="Times New Roman"/>
                <w:color w:val="auto"/>
                <w:sz w:val="18"/>
                <w:szCs w:val="18"/>
                <w:lang w:val="en-IE"/>
                <w:rPrChange w:id="10054" w:author="Johan Granander" w:date="2026-07-28T15:03:00Z">
                  <w:rPr>
                    <w:del w:id="10055" w:author="He Han" w:date="2026-10-22T22:09:00Z"/>
                    <w:rFonts w:ascii="Times New Roman" w:eastAsia="仿宋_GB2312" w:hAnsi="Times New Roman" w:cs="Times New Roman"/>
                    <w:color w:val="auto"/>
                    <w:sz w:val="18"/>
                    <w:szCs w:val="18"/>
                  </w:rPr>
                </w:rPrChange>
              </w:rPr>
            </w:pPr>
            <w:del w:id="10056" w:author="He Han" w:date="2026-10-22T22:09:00Z">
              <w:r w:rsidRPr="00BB7730" w:rsidDel="00153539">
                <w:rPr>
                  <w:rFonts w:ascii="Times New Roman" w:hAnsi="Times New Roman" w:cs="Times New Roman"/>
                  <w:color w:val="auto"/>
                  <w:sz w:val="18"/>
                  <w:szCs w:val="18"/>
                  <w:shd w:val="clear" w:color="auto" w:fill="FFFFFF"/>
                  <w:lang w:val="en-IE"/>
                  <w:rPrChange w:id="10057"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10058" w:author="Johan Granander" w:date="2026-07-28T15:03:00Z">
                    <w:rPr>
                      <w:rFonts w:ascii="Times New Roman" w:eastAsia="仿宋_GB2312" w:hAnsi="Times New Roman" w:cs="Times New Roman"/>
                      <w:color w:val="auto"/>
                      <w:sz w:val="18"/>
                      <w:szCs w:val="18"/>
                    </w:rPr>
                  </w:rPrChange>
                </w:rPr>
                <w:delText xml:space="preserve"> 316L</w:delText>
              </w:r>
            </w:del>
          </w:p>
          <w:p w14:paraId="05A62242" w14:textId="5194A0CD" w:rsidR="00C65197" w:rsidRPr="00BB7730" w:rsidDel="00153539" w:rsidRDefault="005E21AC" w:rsidP="00C65197">
            <w:pPr>
              <w:jc w:val="both"/>
              <w:rPr>
                <w:del w:id="10059" w:author="He Han" w:date="2026-10-22T22:09:00Z"/>
                <w:rFonts w:ascii="Times New Roman" w:eastAsiaTheme="minorEastAsia" w:hAnsi="Times New Roman" w:cs="Times New Roman"/>
                <w:color w:val="auto"/>
                <w:sz w:val="18"/>
                <w:szCs w:val="18"/>
                <w:shd w:val="clear" w:color="auto" w:fill="FFFFFF"/>
                <w:lang w:eastAsia="zh-CN"/>
              </w:rPr>
            </w:pPr>
            <w:del w:id="10060"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517CE8E9" w14:textId="72EA4C2A" w:rsidR="00C65197" w:rsidRPr="00BB7730" w:rsidDel="00153539" w:rsidRDefault="00C65197" w:rsidP="00C65197">
            <w:pPr>
              <w:jc w:val="both"/>
              <w:rPr>
                <w:del w:id="10061" w:author="He Han" w:date="2026-10-22T22:09:00Z"/>
                <w:rFonts w:ascii="Times New Roman" w:hAnsi="Times New Roman" w:cs="Times New Roman"/>
                <w:color w:val="0000FF"/>
                <w:sz w:val="18"/>
                <w:szCs w:val="18"/>
                <w:shd w:val="clear" w:color="auto" w:fill="FFFFFF"/>
              </w:rPr>
            </w:pPr>
            <w:del w:id="10062" w:author="He Han" w:date="2026-10-22T22:09: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4343EF15" w14:textId="2178CDE9" w:rsidR="005E21AC" w:rsidRPr="00BB7730" w:rsidDel="00153539" w:rsidRDefault="005E21AC" w:rsidP="0030647B">
            <w:pPr>
              <w:jc w:val="both"/>
              <w:rPr>
                <w:del w:id="10063" w:author="He Han" w:date="2026-10-22T22:09:00Z"/>
                <w:rFonts w:ascii="Times New Roman" w:hAnsi="Times New Roman" w:cs="Times New Roman"/>
                <w:color w:val="auto"/>
                <w:sz w:val="18"/>
                <w:szCs w:val="18"/>
                <w:shd w:val="clear" w:color="auto" w:fill="FFFFFF"/>
              </w:rPr>
            </w:pPr>
            <w:del w:id="10064"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4C939A42" w14:textId="328037CA" w:rsidR="005E21AC" w:rsidRPr="00BB7730" w:rsidRDefault="005E21AC" w:rsidP="0030647B">
            <w:pPr>
              <w:spacing w:line="240" w:lineRule="exact"/>
              <w:jc w:val="both"/>
              <w:rPr>
                <w:rFonts w:ascii="Times New Roman" w:eastAsia="仿宋_GB2312" w:hAnsi="Times New Roman" w:cs="Times New Roman"/>
                <w:b/>
                <w:color w:val="auto"/>
                <w:sz w:val="18"/>
                <w:szCs w:val="18"/>
              </w:rPr>
            </w:pPr>
            <w:del w:id="10065"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10066" w:author="Xuning Wei12232" w:date="2026-07-27T18:11:00Z">
              <w:tcPr>
                <w:tcW w:w="388" w:type="pct"/>
                <w:gridSpan w:val="4"/>
                <w:vMerge w:val="restart"/>
                <w:shd w:val="clear" w:color="auto" w:fill="FFFFFF" w:themeFill="background1"/>
                <w:vAlign w:val="center"/>
              </w:tcPr>
            </w:tcPrChange>
          </w:tcPr>
          <w:p w14:paraId="5591A16E" w14:textId="085B02DA" w:rsidR="005E21AC" w:rsidRPr="00BB7730" w:rsidRDefault="005E21AC"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10067" w:author="Xuning Wei12232" w:date="2026-07-27T18:11:00Z">
              <w:tcPr>
                <w:tcW w:w="354" w:type="pct"/>
                <w:gridSpan w:val="3"/>
                <w:vMerge w:val="restart"/>
                <w:shd w:val="clear" w:color="auto" w:fill="FFFFFF" w:themeFill="background1"/>
                <w:vAlign w:val="center"/>
              </w:tcPr>
            </w:tcPrChange>
          </w:tcPr>
          <w:p w14:paraId="4EEACF6D" w14:textId="2689118E" w:rsidR="005E21AC" w:rsidRPr="00BB7730" w:rsidRDefault="005E21AC"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10068" w:author="Xuning Wei12232" w:date="2026-07-27T18:11:00Z">
              <w:tcPr>
                <w:tcW w:w="322" w:type="pct"/>
                <w:gridSpan w:val="3"/>
                <w:vAlign w:val="center"/>
              </w:tcPr>
            </w:tcPrChange>
          </w:tcPr>
          <w:p w14:paraId="31843570" w14:textId="2C9759DB"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color w:val="auto"/>
                  <w:sz w:val="18"/>
                  <w:szCs w:val="18"/>
                </w:rPr>
                <w:id w:val="-541988048"/>
                <w14:checkbox>
                  <w14:checked w14:val="1"/>
                  <w14:checkedState w14:val="2612" w14:font="MS Gothic"/>
                  <w14:uncheckedState w14:val="2610" w14:font="MS Gothic"/>
                </w14:checkbox>
              </w:sdtPr>
              <w:sdtEndPr/>
              <w:sdtContent>
                <w:r w:rsidR="005E21AC" w:rsidRPr="00BB7730">
                  <w:rPr>
                    <w:rFonts w:ascii="Segoe UI Symbol" w:eastAsia="仿宋_GB2312" w:hAnsi="Segoe UI Symbol" w:cs="Segoe UI Symbol"/>
                    <w:color w:val="auto"/>
                    <w:sz w:val="18"/>
                    <w:szCs w:val="18"/>
                  </w:rPr>
                  <w:t>☒</w:t>
                </w:r>
              </w:sdtContent>
            </w:sdt>
            <w:r w:rsidR="005E21AC" w:rsidRPr="00BB7730">
              <w:rPr>
                <w:rFonts w:ascii="Times New Roman" w:eastAsia="仿宋_GB2312" w:hAnsi="Times New Roman" w:cs="Times New Roman"/>
                <w:color w:val="auto"/>
                <w:sz w:val="18"/>
                <w:szCs w:val="18"/>
              </w:rPr>
              <w:t>Yes</w:t>
            </w:r>
          </w:p>
        </w:tc>
        <w:tc>
          <w:tcPr>
            <w:tcW w:w="638" w:type="pct"/>
            <w:vAlign w:val="center"/>
            <w:tcPrChange w:id="10069" w:author="Xuning Wei12232" w:date="2026-07-27T18:11:00Z">
              <w:tcPr>
                <w:tcW w:w="733" w:type="pct"/>
                <w:gridSpan w:val="3"/>
                <w:vAlign w:val="center"/>
              </w:tcPr>
            </w:tcPrChange>
          </w:tcPr>
          <w:p w14:paraId="0F67CBC1" w14:textId="455EF8FB"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color w:val="auto"/>
                  <w:sz w:val="18"/>
                  <w:szCs w:val="18"/>
                </w:rPr>
                <w:id w:val="-354114931"/>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color w:val="auto"/>
                    <w:sz w:val="18"/>
                    <w:szCs w:val="18"/>
                  </w:rPr>
                  <w:t>☐</w:t>
                </w:r>
              </w:sdtContent>
            </w:sdt>
            <w:r w:rsidR="005E21AC"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10070" w:author="Xuning Wei12232" w:date="2026-07-27T18:11:00Z">
              <w:tcPr>
                <w:tcW w:w="654" w:type="pct"/>
                <w:vMerge w:val="restart"/>
                <w:vAlign w:val="center"/>
              </w:tcPr>
            </w:tcPrChange>
          </w:tcPr>
          <w:p w14:paraId="4A399658" w14:textId="77777777"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774012219"/>
                <w14:checkbox>
                  <w14:checked w14:val="0"/>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Asymchem R&amp;D Lab:</w:t>
            </w:r>
            <w:r w:rsidR="005E21AC" w:rsidRPr="00BB7730">
              <w:rPr>
                <w:rFonts w:ascii="Times New Roman" w:eastAsia="仿宋_GB2312" w:hAnsi="Times New Roman" w:cs="Times New Roman"/>
                <w:color w:val="auto"/>
                <w:kern w:val="0"/>
                <w:sz w:val="18"/>
                <w:szCs w:val="18"/>
                <w:u w:val="single"/>
                <w:lang w:eastAsia="zh-CN"/>
              </w:rPr>
              <w:t xml:space="preserve"> N/A </w:t>
            </w:r>
          </w:p>
          <w:p w14:paraId="1E497FA5" w14:textId="6477B0F5"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20033925"/>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Asymchem Production data, Lot Number:</w:t>
            </w:r>
            <w:r w:rsidR="005E21AC" w:rsidRPr="00BB7730">
              <w:rPr>
                <w:rFonts w:ascii="Times New Roman" w:eastAsia="仿宋_GB2312" w:hAnsi="Times New Roman" w:cs="Times New Roman"/>
                <w:color w:val="auto"/>
                <w:kern w:val="0"/>
                <w:sz w:val="18"/>
                <w:szCs w:val="18"/>
                <w:u w:val="single"/>
                <w:lang w:eastAsia="zh-CN"/>
              </w:rPr>
              <w:t xml:space="preserve">   </w:t>
            </w:r>
            <w:del w:id="10071" w:author="Xuning Wei12232" w:date="2026-07-27T17:56:00Z">
              <w:r w:rsidR="005E21AC" w:rsidRPr="00BB7730" w:rsidDel="00F338FC">
                <w:rPr>
                  <w:rFonts w:ascii="Times New Roman" w:eastAsia="仿宋_GB2312" w:hAnsi="Times New Roman" w:cs="Times New Roman"/>
                  <w:color w:val="auto"/>
                  <w:kern w:val="0"/>
                  <w:sz w:val="18"/>
                  <w:szCs w:val="18"/>
                  <w:u w:val="single"/>
                  <w:lang w:eastAsia="zh-CN"/>
                </w:rPr>
                <w:delText>CPo140020-02-01-02</w:delText>
              </w:r>
            </w:del>
            <w:ins w:id="10072"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5E21AC" w:rsidRPr="00BB7730">
              <w:rPr>
                <w:rFonts w:ascii="Times New Roman" w:eastAsia="仿宋_GB2312" w:hAnsi="Times New Roman" w:cs="Times New Roman"/>
                <w:color w:val="auto"/>
                <w:kern w:val="0"/>
                <w:sz w:val="18"/>
                <w:szCs w:val="18"/>
                <w:u w:val="single"/>
                <w:lang w:eastAsia="zh-CN"/>
              </w:rPr>
              <w:t xml:space="preserve">    </w:t>
            </w:r>
          </w:p>
          <w:p w14:paraId="04B28FF9" w14:textId="77777777"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998651555"/>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Supplier data:</w:t>
            </w:r>
            <w:r w:rsidR="005E21AC" w:rsidRPr="00BB7730">
              <w:rPr>
                <w:rFonts w:ascii="Times New Roman" w:eastAsia="仿宋_GB2312" w:hAnsi="Times New Roman" w:cs="Times New Roman"/>
                <w:color w:val="auto"/>
                <w:kern w:val="0"/>
                <w:sz w:val="18"/>
                <w:szCs w:val="18"/>
                <w:u w:val="single"/>
                <w:lang w:eastAsia="zh-CN"/>
              </w:rPr>
              <w:t xml:space="preserve"> N/A</w:t>
            </w:r>
            <w:r w:rsidR="005E21AC" w:rsidRPr="00BB7730">
              <w:rPr>
                <w:rFonts w:ascii="Times New Roman" w:eastAsia="仿宋_GB2312" w:hAnsi="Times New Roman" w:cs="Times New Roman"/>
                <w:color w:val="auto"/>
                <w:kern w:val="0"/>
                <w:sz w:val="18"/>
                <w:szCs w:val="18"/>
                <w:lang w:eastAsia="zh-CN"/>
              </w:rPr>
              <w:t xml:space="preserve"> </w:t>
            </w:r>
          </w:p>
          <w:p w14:paraId="5149EB51" w14:textId="583C1ACD" w:rsidR="005E21AC"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9170071"/>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sz w:val="18"/>
                <w:szCs w:val="18"/>
                <w:lang w:eastAsia="zh-CN"/>
              </w:rPr>
              <w:t>Handbook &amp; Page:</w:t>
            </w:r>
            <w:r w:rsidR="005E21AC" w:rsidRPr="00BB7730">
              <w:rPr>
                <w:rFonts w:ascii="Times New Roman" w:eastAsia="仿宋_GB2312" w:hAnsi="Times New Roman" w:cs="Times New Roman"/>
                <w:color w:val="auto"/>
                <w:sz w:val="18"/>
                <w:szCs w:val="18"/>
                <w:u w:val="single"/>
                <w:lang w:eastAsia="zh-CN"/>
              </w:rPr>
              <w:t xml:space="preserve"> </w:t>
            </w:r>
            <w:ins w:id="10073" w:author="Xuning Wei12232" w:date="2026-07-27T19:56:00Z">
              <w:r w:rsidR="00AD55F1" w:rsidRPr="00BB7730">
                <w:rPr>
                  <w:rFonts w:ascii="Times New Roman" w:eastAsia="仿宋_GB2312" w:hAnsi="Times New Roman" w:cs="Times New Roman"/>
                  <w:color w:val="auto"/>
                  <w:sz w:val="18"/>
                  <w:szCs w:val="18"/>
                  <w:u w:val="single"/>
                </w:rPr>
                <w:t>QM01020&amp; Page 5/11</w:t>
              </w:r>
            </w:ins>
            <w:del w:id="10074" w:author="Xuning Wei12232" w:date="2026-07-27T19:56:00Z">
              <w:r w:rsidR="005E21AC" w:rsidRPr="00BB7730" w:rsidDel="00AD55F1">
                <w:rPr>
                  <w:rFonts w:ascii="Times New Roman" w:eastAsia="仿宋_GB2312" w:hAnsi="Times New Roman" w:cs="Times New Roman"/>
                  <w:color w:val="auto"/>
                  <w:sz w:val="18"/>
                  <w:szCs w:val="18"/>
                  <w:u w:val="single"/>
                </w:rPr>
                <w:delText>The Pilot Plant Real Book Page 10-14&amp;10-15</w:delText>
              </w:r>
            </w:del>
            <w:r w:rsidR="005E21AC" w:rsidRPr="00BB7730">
              <w:rPr>
                <w:rFonts w:ascii="Times New Roman" w:eastAsia="仿宋_GB2312" w:hAnsi="Times New Roman" w:cs="Times New Roman"/>
                <w:color w:val="auto"/>
                <w:kern w:val="0"/>
                <w:sz w:val="18"/>
                <w:szCs w:val="18"/>
                <w:u w:val="single"/>
                <w:lang w:eastAsia="zh-CN"/>
              </w:rPr>
              <w:t xml:space="preserve"> </w:t>
            </w:r>
          </w:p>
          <w:p w14:paraId="1C00687B" w14:textId="1BD5748B" w:rsidR="005E21AC" w:rsidRPr="00BB7730" w:rsidRDefault="003E162E" w:rsidP="0030647B">
            <w:pPr>
              <w:spacing w:line="240" w:lineRule="exact"/>
              <w:jc w:val="both"/>
              <w:rPr>
                <w:rFonts w:ascii="Times New Roman" w:eastAsia="仿宋_GB2312" w:hAnsi="Times New Roman" w:cs="Times New Roman"/>
                <w:b/>
                <w:color w:val="auto"/>
                <w:sz w:val="18"/>
                <w:szCs w:val="18"/>
              </w:rPr>
            </w:pPr>
            <w:sdt>
              <w:sdtPr>
                <w:rPr>
                  <w:rFonts w:ascii="Times New Roman" w:eastAsia="仿宋_GB2312" w:hAnsi="Times New Roman" w:cs="Times New Roman"/>
                  <w:b/>
                  <w:color w:val="auto"/>
                  <w:sz w:val="18"/>
                  <w:szCs w:val="18"/>
                </w:rPr>
                <w:id w:val="-1860269608"/>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Change w:id="10075" w:author="He Han" w:date="2026-10-13T14:05:00Z">
                      <w:rPr>
                        <w:rFonts w:ascii="Segoe UI Symbol" w:eastAsia="MS Gothic" w:hAnsi="Segoe UI Symbol" w:cs="Segoe UI Symbol"/>
                        <w:color w:val="auto"/>
                        <w:sz w:val="18"/>
                        <w:szCs w:val="18"/>
                      </w:rPr>
                    </w:rPrChange>
                  </w:rPr>
                  <w:t>☒</w:t>
                </w:r>
              </w:sdtContent>
            </w:sdt>
            <w:r w:rsidR="005E21AC" w:rsidRPr="00BB7730">
              <w:rPr>
                <w:rFonts w:ascii="Times New Roman" w:eastAsia="仿宋_GB2312" w:hAnsi="Times New Roman" w:cs="Times New Roman"/>
                <w:b/>
                <w:color w:val="auto"/>
                <w:sz w:val="18"/>
                <w:szCs w:val="18"/>
                <w:rPrChange w:id="10076" w:author="He Han" w:date="2026-10-13T14:05:00Z">
                  <w:rPr>
                    <w:rFonts w:ascii="Times New Roman" w:eastAsia="仿宋_GB2312" w:hAnsi="Times New Roman" w:cs="Times New Roman"/>
                    <w:color w:val="auto"/>
                    <w:sz w:val="18"/>
                    <w:szCs w:val="18"/>
                  </w:rPr>
                </w:rPrChange>
              </w:rPr>
              <w:t xml:space="preserve"> </w:t>
            </w:r>
            <w:r w:rsidR="005E21AC" w:rsidRPr="00BB7730">
              <w:rPr>
                <w:rFonts w:ascii="Times New Roman" w:eastAsia="仿宋_GB2312" w:hAnsi="Times New Roman" w:cs="Times New Roman"/>
                <w:color w:val="auto"/>
                <w:sz w:val="18"/>
                <w:szCs w:val="18"/>
              </w:rPr>
              <w:t>Other</w:t>
            </w:r>
            <w:r w:rsidR="005E21AC" w:rsidRPr="00BB7730">
              <w:rPr>
                <w:rFonts w:ascii="Times New Roman" w:eastAsia="仿宋_GB2312" w:hAnsi="Times New Roman" w:cs="Times New Roman"/>
                <w:color w:val="auto"/>
                <w:sz w:val="18"/>
                <w:szCs w:val="18"/>
                <w:lang w:eastAsia="zh-CN"/>
              </w:rPr>
              <w:t>:</w:t>
            </w:r>
            <w:r w:rsidR="005E21AC" w:rsidRPr="00BB7730">
              <w:rPr>
                <w:rFonts w:ascii="Times New Roman" w:eastAsia="仿宋_GB2312" w:hAnsi="Times New Roman" w:cs="Times New Roman"/>
                <w:color w:val="auto"/>
                <w:kern w:val="0"/>
                <w:sz w:val="18"/>
                <w:szCs w:val="18"/>
                <w:u w:val="single"/>
                <w:lang w:eastAsia="zh-CN"/>
              </w:rPr>
              <w:t xml:space="preserve"> </w:t>
            </w:r>
            <w:del w:id="10077" w:author="He Han" w:date="2026-08-27T15:37:00Z">
              <w:r w:rsidR="005E21AC" w:rsidRPr="00BB7730" w:rsidDel="006B7068">
                <w:rPr>
                  <w:rFonts w:ascii="Times New Roman" w:eastAsia="仿宋_GB2312" w:hAnsi="Times New Roman" w:cs="Times New Roman"/>
                  <w:color w:val="auto"/>
                  <w:kern w:val="0"/>
                  <w:sz w:val="18"/>
                  <w:szCs w:val="18"/>
                  <w:u w:val="single"/>
                  <w:lang w:eastAsia="zh-CN"/>
                </w:rPr>
                <w:delText xml:space="preserve">    </w:delText>
              </w:r>
            </w:del>
            <w:r w:rsidR="005E21AC" w:rsidRPr="00BB7730">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salts.The material demonstrates good corrosion resistance, including tolerance to organic solvents.The solvents are neutral, and the material compatibility is confirmed.   </w:t>
            </w:r>
          </w:p>
        </w:tc>
      </w:tr>
      <w:tr w:rsidR="005342B4" w:rsidRPr="00BB7730" w14:paraId="52B48D00" w14:textId="77777777" w:rsidTr="000A425F">
        <w:trPr>
          <w:trHeight w:val="4536"/>
          <w:trPrChange w:id="10078" w:author="Xuning Wei12232" w:date="2026-07-27T18:11:00Z">
            <w:trPr>
              <w:trHeight w:val="1646"/>
            </w:trPr>
          </w:trPrChange>
        </w:trPr>
        <w:tc>
          <w:tcPr>
            <w:tcW w:w="281" w:type="pct"/>
            <w:vMerge/>
            <w:shd w:val="clear" w:color="auto" w:fill="FFFFFF" w:themeFill="background1"/>
            <w:vAlign w:val="center"/>
            <w:tcPrChange w:id="10079" w:author="Xuning Wei12232" w:date="2026-07-27T18:11:00Z">
              <w:tcPr>
                <w:tcW w:w="284" w:type="pct"/>
                <w:gridSpan w:val="3"/>
                <w:vMerge/>
                <w:shd w:val="clear" w:color="auto" w:fill="FFFFFF" w:themeFill="background1"/>
                <w:vAlign w:val="center"/>
              </w:tcPr>
            </w:tcPrChange>
          </w:tcPr>
          <w:p w14:paraId="32E2C430" w14:textId="77777777" w:rsidR="005E21AC" w:rsidRPr="00BB7730" w:rsidRDefault="005E21AC"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10080" w:author="Xuning Wei12232" w:date="2026-07-27T18:11:00Z">
              <w:tcPr>
                <w:tcW w:w="1217" w:type="pct"/>
                <w:gridSpan w:val="3"/>
                <w:vMerge/>
                <w:shd w:val="clear" w:color="auto" w:fill="FFFFFF" w:themeFill="background1"/>
                <w:vAlign w:val="center"/>
              </w:tcPr>
            </w:tcPrChange>
          </w:tcPr>
          <w:p w14:paraId="408D3310" w14:textId="77777777" w:rsidR="005E21AC" w:rsidRPr="00BB7730" w:rsidRDefault="005E21AC"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10081" w:author="Xuning Wei12232" w:date="2026-07-27T18:11:00Z">
              <w:tcPr>
                <w:tcW w:w="1049" w:type="pct"/>
                <w:gridSpan w:val="5"/>
                <w:vMerge/>
                <w:shd w:val="clear" w:color="auto" w:fill="FFFFFF" w:themeFill="background1"/>
                <w:vAlign w:val="center"/>
              </w:tcPr>
            </w:tcPrChange>
          </w:tcPr>
          <w:p w14:paraId="03ECCD8D" w14:textId="77777777" w:rsidR="005E21AC" w:rsidRPr="00BB7730" w:rsidRDefault="005E21AC"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10082" w:author="Xuning Wei12232" w:date="2026-07-27T18:11:00Z">
              <w:tcPr>
                <w:tcW w:w="388" w:type="pct"/>
                <w:gridSpan w:val="4"/>
                <w:vMerge/>
                <w:shd w:val="clear" w:color="auto" w:fill="FFFFFF" w:themeFill="background1"/>
                <w:vAlign w:val="center"/>
              </w:tcPr>
            </w:tcPrChange>
          </w:tcPr>
          <w:p w14:paraId="2E963A71" w14:textId="77777777" w:rsidR="005E21AC" w:rsidRPr="00BB7730" w:rsidRDefault="005E21AC"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10083" w:author="Xuning Wei12232" w:date="2026-07-27T18:11:00Z">
              <w:tcPr>
                <w:tcW w:w="354" w:type="pct"/>
                <w:gridSpan w:val="3"/>
                <w:vMerge/>
                <w:shd w:val="clear" w:color="auto" w:fill="FFFFFF" w:themeFill="background1"/>
                <w:vAlign w:val="center"/>
              </w:tcPr>
            </w:tcPrChange>
          </w:tcPr>
          <w:p w14:paraId="544CDEEF" w14:textId="77777777" w:rsidR="005E21AC" w:rsidRPr="00BB7730" w:rsidRDefault="005E21AC"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10084" w:author="Xuning Wei12232" w:date="2026-07-27T18:11:00Z">
              <w:tcPr>
                <w:tcW w:w="322" w:type="pct"/>
                <w:gridSpan w:val="3"/>
                <w:vAlign w:val="center"/>
              </w:tcPr>
            </w:tcPrChange>
          </w:tcPr>
          <w:p w14:paraId="23A2FE3A" w14:textId="77777777" w:rsidR="005E21AC"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581449942"/>
                <w14:checkbox>
                  <w14:checked w14:val="0"/>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rPr>
              <w:t xml:space="preserve"> </w:t>
            </w:r>
            <w:r w:rsidR="005E21AC" w:rsidRPr="00BB7730">
              <w:rPr>
                <w:rFonts w:ascii="Times New Roman" w:eastAsia="仿宋_GB2312" w:hAnsi="Times New Roman" w:cs="Times New Roman"/>
                <w:color w:val="auto"/>
                <w:kern w:val="0"/>
                <w:sz w:val="18"/>
                <w:szCs w:val="18"/>
                <w:lang w:eastAsia="zh-CN"/>
              </w:rPr>
              <w:t>High</w:t>
            </w:r>
          </w:p>
          <w:p w14:paraId="3EFFAA52" w14:textId="77777777"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87110754"/>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rPr>
                  <w:t>☐</w:t>
                </w:r>
              </w:sdtContent>
            </w:sdt>
            <w:r w:rsidR="005E21AC" w:rsidRPr="00BB7730">
              <w:rPr>
                <w:rFonts w:ascii="Times New Roman" w:eastAsia="仿宋_GB2312" w:hAnsi="Times New Roman" w:cs="Times New Roman"/>
                <w:b/>
                <w:color w:val="auto"/>
                <w:sz w:val="18"/>
                <w:szCs w:val="18"/>
              </w:rPr>
              <w:t xml:space="preserve"> </w:t>
            </w:r>
            <w:r w:rsidR="005E21AC" w:rsidRPr="00BB7730">
              <w:rPr>
                <w:rFonts w:ascii="Times New Roman" w:eastAsia="仿宋_GB2312" w:hAnsi="Times New Roman" w:cs="Times New Roman"/>
                <w:color w:val="auto"/>
                <w:kern w:val="0"/>
                <w:sz w:val="18"/>
                <w:szCs w:val="18"/>
                <w:lang w:eastAsia="zh-CN"/>
              </w:rPr>
              <w:t>Medium</w:t>
            </w:r>
          </w:p>
          <w:p w14:paraId="4E27CA12" w14:textId="7135EEEB"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22280029"/>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18"/>
                  </w:rPr>
                  <w:t>☒</w:t>
                </w:r>
              </w:sdtContent>
            </w:sdt>
            <w:r w:rsidR="005E21AC"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10085" w:author="Xuning Wei12232" w:date="2026-07-27T18:11:00Z">
              <w:tcPr>
                <w:tcW w:w="733" w:type="pct"/>
                <w:gridSpan w:val="3"/>
                <w:vAlign w:val="center"/>
              </w:tcPr>
            </w:tcPrChange>
          </w:tcPr>
          <w:p w14:paraId="49FE46F8" w14:textId="77777777" w:rsidR="00AD55F1" w:rsidRPr="00BB7730" w:rsidRDefault="00AD55F1" w:rsidP="00AD55F1">
            <w:pPr>
              <w:jc w:val="both"/>
              <w:rPr>
                <w:ins w:id="10086" w:author="Xuning Wei12232" w:date="2026-07-27T19:55:00Z"/>
                <w:rFonts w:ascii="Times New Roman" w:hAnsi="Times New Roman" w:cs="Times New Roman"/>
                <w:color w:val="auto"/>
                <w:sz w:val="18"/>
                <w:szCs w:val="18"/>
              </w:rPr>
            </w:pPr>
            <w:ins w:id="10087" w:author="Xuning Wei12232" w:date="2026-07-27T19:55:00Z">
              <w:r w:rsidRPr="00BB7730">
                <w:rPr>
                  <w:rFonts w:ascii="Times New Roman" w:hAnsi="Times New Roman" w:cs="Times New Roman"/>
                  <w:color w:val="auto"/>
                  <w:sz w:val="18"/>
                  <w:szCs w:val="18"/>
                </w:rPr>
                <w:t>According to QM01020&amp; Page 5/11 Isopropyl Acetate is compatible with SS, 306 SS and PTFE.</w:t>
              </w:r>
            </w:ins>
          </w:p>
          <w:p w14:paraId="3D1B9320" w14:textId="3AF56DBD" w:rsidR="005E21AC" w:rsidRPr="00BB7730" w:rsidDel="00AD55F1" w:rsidRDefault="00AD55F1" w:rsidP="00AD55F1">
            <w:pPr>
              <w:jc w:val="both"/>
              <w:rPr>
                <w:del w:id="10088" w:author="Xuning Wei12232" w:date="2026-07-27T19:55:00Z"/>
                <w:rFonts w:ascii="Times New Roman" w:eastAsia="仿宋_GB2312" w:hAnsi="Times New Roman" w:cs="Times New Roman"/>
                <w:color w:val="auto"/>
                <w:kern w:val="0"/>
                <w:sz w:val="18"/>
                <w:szCs w:val="18"/>
                <w:lang w:eastAsia="zh-CN"/>
              </w:rPr>
            </w:pPr>
            <w:ins w:id="10089" w:author="Xuning Wei12232" w:date="2026-07-27T19:55:00Z">
              <w:r w:rsidRPr="00BB7730">
                <w:rPr>
                  <w:rFonts w:ascii="Times New Roman" w:hAnsi="Times New Roman" w:cs="Times New Roman"/>
                  <w:color w:val="auto"/>
                  <w:sz w:val="18"/>
                  <w:szCs w:val="18"/>
                </w:rPr>
                <w:t>Based on Asymchem previous campaign production data and experience Isopropyl Acetate and DMF are also compatible with Glass, PTFE and SS</w:t>
              </w:r>
            </w:ins>
            <w:del w:id="10090" w:author="Xuning Wei12232" w:date="2026-07-27T19:55:00Z">
              <w:r w:rsidR="005E21AC" w:rsidRPr="00BB7730" w:rsidDel="00AD55F1">
                <w:rPr>
                  <w:rFonts w:ascii="Times New Roman" w:eastAsia="仿宋_GB2312" w:hAnsi="Times New Roman" w:cs="Times New Roman"/>
                  <w:color w:val="auto"/>
                  <w:kern w:val="0"/>
                  <w:sz w:val="18"/>
                  <w:szCs w:val="18"/>
                  <w:lang w:eastAsia="zh-CN"/>
                </w:rPr>
                <w:delText>According to The Pilot Plant Real Book Page 10-14&amp;10-15, Dimethylformamide is compatible with SS, 316L  and</w:delText>
              </w:r>
            </w:del>
            <w:ins w:id="10091" w:author="Johan Granander" w:date="2026-05-04T11:53:00Z">
              <w:del w:id="10092" w:author="Xuning Wei12232" w:date="2026-07-27T19:55:00Z">
                <w:r w:rsidR="00570E05" w:rsidRPr="00BB7730" w:rsidDel="00AD55F1">
                  <w:rPr>
                    <w:rFonts w:ascii="Times New Roman" w:eastAsia="仿宋_GB2312" w:hAnsi="Times New Roman" w:cs="Times New Roman"/>
                    <w:color w:val="auto"/>
                    <w:kern w:val="0"/>
                    <w:sz w:val="18"/>
                    <w:szCs w:val="18"/>
                    <w:lang w:eastAsia="zh-CN"/>
                  </w:rPr>
                  <w:delText>L and</w:delText>
                </w:r>
              </w:del>
            </w:ins>
            <w:del w:id="10093" w:author="Xuning Wei12232" w:date="2026-07-27T19:55:00Z">
              <w:r w:rsidR="005E21AC" w:rsidRPr="00BB7730" w:rsidDel="00AD55F1">
                <w:rPr>
                  <w:rFonts w:ascii="Times New Roman" w:eastAsia="仿宋_GB2312" w:hAnsi="Times New Roman" w:cs="Times New Roman"/>
                  <w:color w:val="auto"/>
                  <w:kern w:val="0"/>
                  <w:sz w:val="18"/>
                  <w:szCs w:val="18"/>
                  <w:lang w:eastAsia="zh-CN"/>
                </w:rPr>
                <w:delText xml:space="preserve"> PTFE;</w:delText>
              </w:r>
            </w:del>
            <w:ins w:id="10094" w:author="Johan Granander" w:date="2026-05-04T11:53:00Z">
              <w:del w:id="10095" w:author="Xuning Wei12232" w:date="2026-07-27T19:55:00Z">
                <w:r w:rsidR="00570E05" w:rsidRPr="00BB7730" w:rsidDel="00AD55F1">
                  <w:rPr>
                    <w:rFonts w:ascii="Times New Roman" w:eastAsia="仿宋_GB2312" w:hAnsi="Times New Roman" w:cs="Times New Roman"/>
                    <w:color w:val="auto"/>
                    <w:kern w:val="0"/>
                    <w:sz w:val="18"/>
                    <w:szCs w:val="18"/>
                    <w:lang w:eastAsia="zh-CN"/>
                  </w:rPr>
                  <w:delText>PTFE.</w:delText>
                </w:r>
              </w:del>
            </w:ins>
          </w:p>
          <w:p w14:paraId="24116785" w14:textId="769EED30" w:rsidR="005E21AC" w:rsidRPr="00BB7730" w:rsidRDefault="005E21AC" w:rsidP="0030647B">
            <w:pPr>
              <w:jc w:val="both"/>
              <w:rPr>
                <w:rFonts w:ascii="Times New Roman" w:eastAsia="仿宋_GB2312" w:hAnsi="Times New Roman" w:cs="Times New Roman"/>
                <w:color w:val="auto"/>
                <w:kern w:val="0"/>
                <w:sz w:val="18"/>
                <w:szCs w:val="18"/>
                <w:lang w:eastAsia="zh-CN"/>
              </w:rPr>
            </w:pPr>
            <w:del w:id="10096" w:author="Xuning Wei12232" w:date="2026-07-27T19:55:00Z">
              <w:r w:rsidRPr="00BB7730" w:rsidDel="00AD55F1">
                <w:rPr>
                  <w:rFonts w:ascii="Times New Roman" w:eastAsia="仿宋_GB2312" w:hAnsi="Times New Roman" w:cs="Times New Roman"/>
                  <w:color w:val="auto"/>
                  <w:kern w:val="0"/>
                  <w:sz w:val="18"/>
                  <w:szCs w:val="18"/>
                  <w:lang w:eastAsia="zh-CN"/>
                </w:rPr>
                <w:delText>Based on Asymchem previous campaign production data and experience, Dimethylformamide is also compatible with Glass, PTFE and SS</w:delText>
              </w:r>
            </w:del>
          </w:p>
        </w:tc>
        <w:tc>
          <w:tcPr>
            <w:tcW w:w="792" w:type="pct"/>
            <w:vMerge/>
            <w:vAlign w:val="center"/>
            <w:tcPrChange w:id="10097" w:author="Xuning Wei12232" w:date="2026-07-27T18:11:00Z">
              <w:tcPr>
                <w:tcW w:w="654" w:type="pct"/>
                <w:vMerge/>
                <w:vAlign w:val="center"/>
              </w:tcPr>
            </w:tcPrChange>
          </w:tcPr>
          <w:p w14:paraId="4ABD13FC" w14:textId="77777777" w:rsidR="005E21AC" w:rsidRPr="00BB7730" w:rsidRDefault="005E21AC" w:rsidP="0030647B">
            <w:pPr>
              <w:spacing w:line="240" w:lineRule="exact"/>
              <w:jc w:val="both"/>
              <w:rPr>
                <w:rFonts w:ascii="Times New Roman" w:eastAsia="仿宋_GB2312" w:hAnsi="Times New Roman" w:cs="Times New Roman"/>
                <w:b/>
                <w:color w:val="auto"/>
                <w:sz w:val="18"/>
                <w:szCs w:val="18"/>
              </w:rPr>
            </w:pPr>
          </w:p>
        </w:tc>
      </w:tr>
      <w:tr w:rsidR="005342B4" w:rsidRPr="00BB7730" w14:paraId="24ECC952" w14:textId="77777777" w:rsidTr="00A144E4">
        <w:trPr>
          <w:trHeight w:val="397"/>
          <w:trPrChange w:id="10098" w:author="Xuning Wei12232" w:date="2026-07-27T18:11:00Z">
            <w:trPr>
              <w:trHeight w:val="397"/>
            </w:trPr>
          </w:trPrChange>
        </w:trPr>
        <w:tc>
          <w:tcPr>
            <w:tcW w:w="281" w:type="pct"/>
            <w:vMerge w:val="restart"/>
            <w:shd w:val="clear" w:color="auto" w:fill="FFFFFF" w:themeFill="background1"/>
            <w:vAlign w:val="center"/>
            <w:tcPrChange w:id="10099" w:author="Xuning Wei12232" w:date="2026-07-27T18:11:00Z">
              <w:tcPr>
                <w:tcW w:w="284" w:type="pct"/>
                <w:gridSpan w:val="3"/>
                <w:vMerge w:val="restart"/>
                <w:shd w:val="clear" w:color="auto" w:fill="FFFFFF" w:themeFill="background1"/>
                <w:vAlign w:val="center"/>
              </w:tcPr>
            </w:tcPrChange>
          </w:tcPr>
          <w:p w14:paraId="0B7F0C43" w14:textId="0FF92499" w:rsidR="005E21AC" w:rsidRPr="00BB7730" w:rsidRDefault="00AD243C">
            <w:pPr>
              <w:spacing w:line="240" w:lineRule="exact"/>
              <w:jc w:val="center"/>
              <w:rPr>
                <w:rFonts w:ascii="Times New Roman" w:eastAsia="仿宋_GB2312" w:hAnsi="Times New Roman" w:cs="Times New Roman"/>
                <w:color w:val="auto"/>
                <w:sz w:val="18"/>
                <w:szCs w:val="18"/>
                <w:lang w:eastAsia="zh-CN"/>
              </w:rPr>
              <w:pPrChange w:id="10100" w:author="Xuning Wei12232" w:date="2026-07-27T20:55:00Z">
                <w:pPr>
                  <w:spacing w:line="240" w:lineRule="exact"/>
                  <w:jc w:val="both"/>
                </w:pPr>
              </w:pPrChange>
            </w:pPr>
            <w:ins w:id="10101" w:author="Xuning Wei12232" w:date="2026-07-27T16:12:00Z">
              <w:r w:rsidRPr="00BB7730">
                <w:rPr>
                  <w:rFonts w:ascii="Times New Roman" w:eastAsia="仿宋_GB2312" w:hAnsi="Times New Roman" w:cs="Times New Roman"/>
                  <w:color w:val="auto"/>
                  <w:sz w:val="18"/>
                  <w:szCs w:val="18"/>
                  <w:lang w:eastAsia="zh-CN"/>
                </w:rPr>
                <w:t>17</w:t>
              </w:r>
            </w:ins>
            <w:del w:id="10102" w:author="Xuning Wei12232" w:date="2026-07-27T16:12:00Z">
              <w:r w:rsidR="009478EE" w:rsidRPr="00BB7730" w:rsidDel="00AD243C">
                <w:rPr>
                  <w:rFonts w:ascii="Times New Roman" w:eastAsia="仿宋_GB2312" w:hAnsi="Times New Roman" w:cs="Times New Roman"/>
                  <w:color w:val="auto"/>
                  <w:sz w:val="18"/>
                  <w:szCs w:val="18"/>
                  <w:lang w:eastAsia="zh-CN"/>
                </w:rPr>
                <w:delText>33</w:delText>
              </w:r>
            </w:del>
          </w:p>
        </w:tc>
        <w:tc>
          <w:tcPr>
            <w:tcW w:w="1217" w:type="pct"/>
            <w:vMerge w:val="restart"/>
            <w:shd w:val="clear" w:color="auto" w:fill="FFFFFF" w:themeFill="background1"/>
            <w:vAlign w:val="center"/>
            <w:tcPrChange w:id="10103" w:author="Xuning Wei12232" w:date="2026-07-27T18:11:00Z">
              <w:tcPr>
                <w:tcW w:w="1217" w:type="pct"/>
                <w:gridSpan w:val="3"/>
                <w:vMerge w:val="restart"/>
                <w:shd w:val="clear" w:color="auto" w:fill="FFFFFF" w:themeFill="background1"/>
                <w:vAlign w:val="center"/>
              </w:tcPr>
            </w:tcPrChange>
          </w:tcPr>
          <w:p w14:paraId="5B1950ED" w14:textId="77777777" w:rsidR="00C8314F" w:rsidRPr="00BB7730" w:rsidRDefault="00C8314F">
            <w:pPr>
              <w:rPr>
                <w:ins w:id="10104" w:author="Xuning Wei12232" w:date="2026-07-27T20:19:00Z"/>
                <w:rFonts w:ascii="Times New Roman" w:eastAsia="仿宋_GB2312" w:hAnsi="Times New Roman" w:cs="Times New Roman"/>
                <w:color w:val="0000FF"/>
                <w:sz w:val="18"/>
                <w:szCs w:val="18"/>
                <w:lang w:val="sv-SE" w:eastAsia="zh-CN"/>
                <w:rPrChange w:id="10105" w:author="He Han" w:date="2026-10-13T13:48:00Z">
                  <w:rPr>
                    <w:ins w:id="10106" w:author="Xuning Wei12232" w:date="2026-07-27T20:19:00Z"/>
                    <w:rFonts w:ascii="Times New Roman" w:eastAsia="仿宋_GB2312" w:hAnsi="Times New Roman" w:cs="Times New Roman"/>
                    <w:color w:val="0000FF"/>
                    <w:sz w:val="18"/>
                    <w:szCs w:val="18"/>
                    <w:lang w:eastAsia="zh-CN"/>
                  </w:rPr>
                </w:rPrChange>
              </w:rPr>
              <w:pPrChange w:id="10107" w:author="Xuning Wei12232" w:date="2026-07-27T20:19:00Z">
                <w:pPr>
                  <w:jc w:val="center"/>
                </w:pPr>
              </w:pPrChange>
            </w:pPr>
            <w:ins w:id="10108" w:author="Xuning Wei12232" w:date="2026-07-27T20:19:00Z">
              <w:r w:rsidRPr="00BB7730">
                <w:rPr>
                  <w:rFonts w:ascii="Times New Roman" w:eastAsia="仿宋_GB2312" w:hAnsi="Times New Roman" w:cs="Times New Roman"/>
                  <w:color w:val="0000FF"/>
                  <w:sz w:val="18"/>
                  <w:szCs w:val="18"/>
                  <w:lang w:val="sv-SE" w:eastAsia="zh-CN"/>
                  <w:rPrChange w:id="10109" w:author="He Han" w:date="2026-10-13T13:48:00Z">
                    <w:rPr>
                      <w:rFonts w:ascii="Times New Roman" w:eastAsia="仿宋_GB2312" w:hAnsi="Times New Roman" w:cs="Times New Roman"/>
                      <w:color w:val="0000FF"/>
                      <w:sz w:val="18"/>
                      <w:szCs w:val="18"/>
                      <w:lang w:eastAsia="zh-CN"/>
                    </w:rPr>
                  </w:rPrChange>
                </w:rPr>
                <w:t>Ser20 ~ Leu16, Ala13 ~ Orn11</w:t>
              </w:r>
            </w:ins>
          </w:p>
          <w:p w14:paraId="24061147" w14:textId="24BBAD00" w:rsidR="005E21AC" w:rsidRPr="00BB7730" w:rsidRDefault="00C8314F" w:rsidP="00BD6CC5">
            <w:pPr>
              <w:spacing w:line="240" w:lineRule="exact"/>
              <w:jc w:val="both"/>
              <w:rPr>
                <w:rFonts w:ascii="Times New Roman" w:eastAsia="仿宋_GB2312" w:hAnsi="Times New Roman" w:cs="Times New Roman"/>
                <w:color w:val="auto"/>
                <w:sz w:val="18"/>
                <w:szCs w:val="18"/>
              </w:rPr>
              <w:pPrChange w:id="10110" w:author="He Han" w:date="2026-10-27T14:58:00Z">
                <w:pPr>
                  <w:spacing w:line="240" w:lineRule="exact"/>
                  <w:jc w:val="both"/>
                </w:pPr>
              </w:pPrChange>
            </w:pPr>
            <w:ins w:id="10111" w:author="Xuning Wei12232" w:date="2026-07-27T20:19:00Z">
              <w:r w:rsidRPr="00BB7730">
                <w:rPr>
                  <w:rFonts w:ascii="Times New Roman" w:eastAsia="仿宋_GB2312" w:hAnsi="Times New Roman" w:cs="Times New Roman"/>
                  <w:color w:val="auto"/>
                  <w:sz w:val="18"/>
                  <w:szCs w:val="18"/>
                  <w:lang w:val="sv-SE"/>
                  <w:rPrChange w:id="10112" w:author="He Han" w:date="2026-10-13T13:48:00Z">
                    <w:rPr>
                      <w:rFonts w:ascii="Times New Roman" w:eastAsia="仿宋_GB2312" w:hAnsi="Times New Roman" w:cs="Times New Roman"/>
                      <w:color w:val="auto"/>
                      <w:sz w:val="18"/>
                      <w:szCs w:val="18"/>
                    </w:rPr>
                  </w:rPrChange>
                </w:rPr>
                <w:lastRenderedPageBreak/>
                <w:t xml:space="preserve">Coupling: </w:t>
              </w:r>
              <w:r w:rsidRPr="00BB7730">
                <w:rPr>
                  <w:rFonts w:ascii="Times New Roman" w:eastAsia="仿宋_GB2312" w:hAnsi="Times New Roman" w:cs="Times New Roman"/>
                  <w:color w:val="000000" w:themeColor="text1"/>
                  <w:sz w:val="18"/>
                  <w:szCs w:val="18"/>
                  <w:lang w:val="sv-SE"/>
                  <w:rPrChange w:id="10113" w:author="He Han" w:date="2026-10-13T13:48:00Z">
                    <w:rPr>
                      <w:rFonts w:ascii="Times New Roman" w:eastAsia="仿宋_GB2312" w:hAnsi="Times New Roman" w:cs="Times New Roman"/>
                      <w:color w:val="000000" w:themeColor="text1"/>
                      <w:sz w:val="18"/>
                      <w:szCs w:val="18"/>
                    </w:rPr>
                  </w:rPrChange>
                </w:rPr>
                <w:br/>
              </w:r>
            </w:ins>
            <w:ins w:id="10114" w:author="Xuning Wei12232" w:date="2026-07-27T16:13:00Z">
              <w:r w:rsidR="00AD243C" w:rsidRPr="00BB7730">
                <w:rPr>
                  <w:rFonts w:ascii="Times New Roman" w:eastAsia="仿宋_GB2312" w:hAnsi="Times New Roman" w:cs="Times New Roman"/>
                  <w:color w:val="000000" w:themeColor="text1"/>
                  <w:sz w:val="18"/>
                  <w:szCs w:val="18"/>
                  <w:lang w:val="sv-SE"/>
                  <w:rPrChange w:id="10115" w:author="He Han" w:date="2026-10-13T13:48:00Z">
                    <w:rPr>
                      <w:rFonts w:ascii="Times New Roman" w:eastAsia="仿宋_GB2312" w:hAnsi="Times New Roman" w:cs="Times New Roman"/>
                      <w:color w:val="000000" w:themeColor="text1"/>
                      <w:sz w:val="18"/>
                      <w:szCs w:val="18"/>
                    </w:rPr>
                  </w:rPrChange>
                </w:rPr>
                <w:t xml:space="preserve">1. </w:t>
              </w:r>
              <w:r w:rsidR="00AD243C" w:rsidRPr="00BB7730">
                <w:rPr>
                  <w:rFonts w:ascii="Times New Roman" w:eastAsia="仿宋_GB2312" w:hAnsi="Times New Roman" w:cs="Times New Roman"/>
                  <w:color w:val="000000" w:themeColor="text1"/>
                  <w:sz w:val="18"/>
                  <w:szCs w:val="18"/>
                </w:rPr>
                <w:t xml:space="preserve">Heat the mixture to </w:t>
              </w:r>
              <w:del w:id="10116" w:author="He Han" w:date="2026-10-27T14:58:00Z">
                <w:r w:rsidR="00AD243C" w:rsidRPr="00BB7730" w:rsidDel="00BD6CC5">
                  <w:rPr>
                    <w:rFonts w:ascii="Times New Roman" w:eastAsia="仿宋_GB2312" w:hAnsi="Times New Roman" w:cs="Times New Roman"/>
                    <w:color w:val="000000" w:themeColor="text1"/>
                    <w:sz w:val="18"/>
                    <w:szCs w:val="18"/>
                  </w:rPr>
                  <w:delText>25±5</w:delText>
                </w:r>
              </w:del>
            </w:ins>
            <w:ins w:id="10117" w:author="He Han" w:date="2026-10-27T14:58:00Z">
              <w:r w:rsidR="00BD6CC5">
                <w:rPr>
                  <w:rFonts w:ascii="Times New Roman" w:eastAsia="仿宋_GB2312" w:hAnsi="Times New Roman" w:cs="Times New Roman"/>
                  <w:color w:val="000000" w:themeColor="text1"/>
                  <w:sz w:val="18"/>
                  <w:szCs w:val="18"/>
                </w:rPr>
                <w:t>20~27</w:t>
              </w:r>
            </w:ins>
            <w:ins w:id="10118"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19" w:author="Xuning Wei12232" w:date="2026-07-27T16:13:00Z">
              <w:r w:rsidR="00AD243C" w:rsidRPr="00BB7730">
                <w:rPr>
                  <w:rFonts w:ascii="Times New Roman" w:eastAsia="仿宋_GB2312" w:hAnsi="Times New Roman" w:cs="Times New Roman"/>
                  <w:color w:val="000000" w:themeColor="text1"/>
                  <w:sz w:val="18"/>
                  <w:szCs w:val="18"/>
                </w:rPr>
                <w:t xml:space="preserve">℃. The mixture is allowed to react at </w:t>
              </w:r>
              <w:del w:id="10120" w:author="He Han" w:date="2026-10-27T14:58:00Z">
                <w:r w:rsidR="00AD243C" w:rsidRPr="00BB7730" w:rsidDel="00BD6CC5">
                  <w:rPr>
                    <w:rFonts w:ascii="Times New Roman" w:eastAsia="仿宋_GB2312" w:hAnsi="Times New Roman" w:cs="Times New Roman"/>
                    <w:color w:val="000000" w:themeColor="text1"/>
                    <w:sz w:val="18"/>
                    <w:szCs w:val="18"/>
                  </w:rPr>
                  <w:delText>25±5</w:delText>
                </w:r>
              </w:del>
            </w:ins>
            <w:ins w:id="10121" w:author="He Han" w:date="2026-10-27T14:58:00Z">
              <w:r w:rsidR="00BD6CC5">
                <w:rPr>
                  <w:rFonts w:ascii="Times New Roman" w:eastAsia="仿宋_GB2312" w:hAnsi="Times New Roman" w:cs="Times New Roman"/>
                  <w:color w:val="000000" w:themeColor="text1"/>
                  <w:sz w:val="18"/>
                  <w:szCs w:val="18"/>
                </w:rPr>
                <w:t>20~27</w:t>
              </w:r>
            </w:ins>
            <w:ins w:id="10122"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23" w:author="Xuning Wei12232" w:date="2026-07-27T16:13:00Z">
              <w:r w:rsidR="00AD243C" w:rsidRPr="00BB7730">
                <w:rPr>
                  <w:rFonts w:ascii="Times New Roman" w:eastAsia="仿宋_GB2312" w:hAnsi="Times New Roman" w:cs="Times New Roman"/>
                  <w:color w:val="000000" w:themeColor="text1"/>
                  <w:sz w:val="18"/>
                  <w:szCs w:val="18"/>
                </w:rPr>
                <w:t>℃ (target: 25</w:t>
              </w:r>
            </w:ins>
            <w:ins w:id="10124"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25" w:author="Xuning Wei12232" w:date="2026-07-27T16:13:00Z">
              <w:r w:rsidR="00AD243C" w:rsidRPr="00BB7730">
                <w:rPr>
                  <w:rFonts w:ascii="Times New Roman" w:eastAsia="仿宋_GB2312" w:hAnsi="Times New Roman" w:cs="Times New Roman"/>
                  <w:color w:val="000000" w:themeColor="text1"/>
                  <w:sz w:val="18"/>
                  <w:szCs w:val="18"/>
                </w:rPr>
                <w:t xml:space="preserve">℃). </w:t>
              </w:r>
              <w:r w:rsidR="00AD243C" w:rsidRPr="00BB7730">
                <w:rPr>
                  <w:rFonts w:ascii="Times New Roman" w:eastAsia="仿宋_GB2312" w:hAnsi="Times New Roman" w:cs="Times New Roman"/>
                  <w:color w:val="000000" w:themeColor="text1"/>
                  <w:sz w:val="18"/>
                  <w:szCs w:val="18"/>
                </w:rPr>
                <w:br/>
                <w:t>2. After 3</w:t>
              </w:r>
            </w:ins>
            <w:ins w:id="10126"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27" w:author="Xuning Wei12232" w:date="2026-07-27T16:13:00Z">
              <w:r w:rsidR="00AD243C" w:rsidRPr="00BB7730">
                <w:rPr>
                  <w:rFonts w:ascii="Times New Roman" w:eastAsia="仿宋_GB2312" w:hAnsi="Times New Roman" w:cs="Times New Roman"/>
                  <w:color w:val="000000" w:themeColor="text1"/>
                  <w:sz w:val="18"/>
                  <w:szCs w:val="18"/>
                </w:rPr>
                <w:t>h±15</w:t>
              </w:r>
            </w:ins>
            <w:ins w:id="10128"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29" w:author="Xuning Wei12232" w:date="2026-07-27T16:13:00Z">
              <w:r w:rsidR="00AD243C" w:rsidRPr="00BB7730">
                <w:rPr>
                  <w:rFonts w:ascii="Times New Roman" w:eastAsia="仿宋_GB2312" w:hAnsi="Times New Roman" w:cs="Times New Roman"/>
                  <w:color w:val="000000" w:themeColor="text1"/>
                  <w:sz w:val="18"/>
                  <w:szCs w:val="18"/>
                </w:rPr>
                <w:t>min (target</w:t>
              </w:r>
              <w:r w:rsidR="00AD243C" w:rsidRPr="00BB7730">
                <w:rPr>
                  <w:rFonts w:ascii="Times New Roman" w:eastAsia="仿宋_GB2312" w:hAnsi="Times New Roman" w:cs="Times New Roman"/>
                  <w:color w:val="000000" w:themeColor="text1"/>
                  <w:sz w:val="18"/>
                  <w:szCs w:val="18"/>
                </w:rPr>
                <w:t>：</w:t>
              </w:r>
              <w:r w:rsidR="00AD243C" w:rsidRPr="00BB7730">
                <w:rPr>
                  <w:rFonts w:ascii="Times New Roman" w:eastAsia="仿宋_GB2312" w:hAnsi="Times New Roman" w:cs="Times New Roman"/>
                  <w:color w:val="000000" w:themeColor="text1"/>
                  <w:sz w:val="18"/>
                  <w:szCs w:val="18"/>
                </w:rPr>
                <w:t>3</w:t>
              </w:r>
            </w:ins>
            <w:ins w:id="10130"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31" w:author="Xuning Wei12232" w:date="2026-07-27T16:13:00Z">
              <w:r w:rsidR="00AD243C" w:rsidRPr="00BB7730">
                <w:rPr>
                  <w:rFonts w:ascii="Times New Roman" w:eastAsia="仿宋_GB2312" w:hAnsi="Times New Roman" w:cs="Times New Roman"/>
                  <w:color w:val="000000" w:themeColor="text1"/>
                  <w:sz w:val="18"/>
                  <w:szCs w:val="18"/>
                </w:rPr>
                <w:t>h), sample the mixture every 0.5~1</w:t>
              </w:r>
            </w:ins>
            <w:ins w:id="10132"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33" w:author="Xuning Wei12232" w:date="2026-07-27T16:13:00Z">
              <w:r w:rsidR="00AD243C" w:rsidRPr="00BB7730">
                <w:rPr>
                  <w:rFonts w:ascii="Times New Roman" w:eastAsia="仿宋_GB2312" w:hAnsi="Times New Roman" w:cs="Times New Roman"/>
                  <w:color w:val="000000" w:themeColor="text1"/>
                  <w:sz w:val="18"/>
                  <w:szCs w:val="18"/>
                </w:rPr>
                <w:t>h for ninhydrin test analysis until two consec</w:t>
              </w:r>
              <w:r w:rsidR="00F624F0" w:rsidRPr="00BB7730">
                <w:rPr>
                  <w:rFonts w:ascii="Times New Roman" w:eastAsia="仿宋_GB2312" w:hAnsi="Times New Roman" w:cs="Times New Roman"/>
                  <w:color w:val="000000" w:themeColor="text1"/>
                  <w:sz w:val="18"/>
                  <w:szCs w:val="18"/>
                </w:rPr>
                <w:t xml:space="preserve">utive samples test as negative </w:t>
              </w:r>
            </w:ins>
            <w:ins w:id="10134" w:author="Xuning Wei12232" w:date="2026-09-05T20:03:00Z">
              <w:r w:rsidR="000E0A55" w:rsidRPr="00BB7730">
                <w:rPr>
                  <w:rFonts w:ascii="Times New Roman" w:eastAsia="仿宋_GB2312" w:hAnsi="Times New Roman" w:cs="Times New Roman"/>
                  <w:color w:val="FF0000"/>
                  <w:sz w:val="18"/>
                  <w:szCs w:val="18"/>
                </w:rPr>
                <w:t>(Yellow to Light pink Report Negative= Complete coupling; Blue to Purple Positive= Incomplete coupling).</w:t>
              </w:r>
            </w:ins>
            <w:ins w:id="10135" w:author="Xuning Wei12232" w:date="2026-07-27T16:13:00Z">
              <w:r w:rsidR="00AD243C" w:rsidRPr="00BB7730">
                <w:rPr>
                  <w:rFonts w:ascii="Times New Roman" w:eastAsia="仿宋_GB2312" w:hAnsi="Times New Roman" w:cs="Times New Roman"/>
                  <w:color w:val="000000" w:themeColor="text1"/>
                  <w:sz w:val="18"/>
                  <w:szCs w:val="18"/>
                </w:rPr>
                <w:t>). And the mixture should be stirred for coupling time (4</w:t>
              </w:r>
            </w:ins>
            <w:ins w:id="10136" w:author="He Han" w:date="2026-10-27T14:59:00Z">
              <w:r w:rsidR="00BD6CC5">
                <w:rPr>
                  <w:rFonts w:ascii="Times New Roman" w:eastAsia="仿宋_GB2312" w:hAnsi="Times New Roman" w:cs="Times New Roman"/>
                  <w:color w:val="000000" w:themeColor="text1"/>
                  <w:sz w:val="18"/>
                  <w:szCs w:val="18"/>
                </w:rPr>
                <w:t>.5</w:t>
              </w:r>
            </w:ins>
            <w:ins w:id="10137" w:author="Johan Granander" w:date="2026-07-28T13:36:00Z">
              <w:r w:rsidR="00A0716C" w:rsidRPr="00BB7730">
                <w:rPr>
                  <w:rFonts w:ascii="Times New Roman" w:eastAsia="仿宋_GB2312" w:hAnsi="Times New Roman" w:cs="Times New Roman"/>
                  <w:color w:val="000000" w:themeColor="text1"/>
                  <w:sz w:val="18"/>
                  <w:szCs w:val="18"/>
                </w:rPr>
                <w:t xml:space="preserve"> </w:t>
              </w:r>
            </w:ins>
            <w:proofErr w:type="spellStart"/>
            <w:ins w:id="10138" w:author="Xuning Wei12232" w:date="2026-07-27T16:13:00Z">
              <w:r w:rsidR="00AD243C" w:rsidRPr="00BB7730">
                <w:rPr>
                  <w:rFonts w:ascii="Times New Roman" w:eastAsia="仿宋_GB2312" w:hAnsi="Times New Roman" w:cs="Times New Roman"/>
                  <w:color w:val="000000" w:themeColor="text1"/>
                  <w:sz w:val="18"/>
                  <w:szCs w:val="18"/>
                </w:rPr>
                <w:t>h≤Coupling</w:t>
              </w:r>
              <w:proofErr w:type="spellEnd"/>
              <w:r w:rsidR="00AD243C" w:rsidRPr="00BB7730">
                <w:rPr>
                  <w:rFonts w:ascii="Times New Roman" w:eastAsia="仿宋_GB2312" w:hAnsi="Times New Roman" w:cs="Times New Roman"/>
                  <w:color w:val="000000" w:themeColor="text1"/>
                  <w:sz w:val="18"/>
                  <w:szCs w:val="18"/>
                </w:rPr>
                <w:t xml:space="preserve"> Time≤</w:t>
              </w:r>
            </w:ins>
            <w:ins w:id="10139" w:author="He Han" w:date="2026-10-27T14:59:00Z">
              <w:r w:rsidR="00BD6CC5">
                <w:rPr>
                  <w:rFonts w:ascii="Times New Roman" w:eastAsia="仿宋_GB2312" w:hAnsi="Times New Roman" w:cs="Times New Roman"/>
                  <w:color w:val="000000" w:themeColor="text1"/>
                  <w:sz w:val="18"/>
                  <w:szCs w:val="18"/>
                </w:rPr>
                <w:t>9.5</w:t>
              </w:r>
            </w:ins>
            <w:ins w:id="10140" w:author="Xuning Wei12232" w:date="2026-07-27T16:13:00Z">
              <w:del w:id="10141" w:author="He Han" w:date="2026-10-27T14:59:00Z">
                <w:r w:rsidR="00AD243C" w:rsidRPr="00BB7730" w:rsidDel="00BD6CC5">
                  <w:rPr>
                    <w:rFonts w:ascii="Times New Roman" w:eastAsia="仿宋_GB2312" w:hAnsi="Times New Roman" w:cs="Times New Roman"/>
                    <w:color w:val="000000" w:themeColor="text1"/>
                    <w:sz w:val="18"/>
                    <w:szCs w:val="18"/>
                  </w:rPr>
                  <w:delText>10</w:delText>
                </w:r>
              </w:del>
            </w:ins>
            <w:ins w:id="10142"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143" w:author="Xuning Wei12232" w:date="2026-07-27T16:13:00Z">
              <w:r w:rsidR="00AD243C" w:rsidRPr="00BB7730">
                <w:rPr>
                  <w:rFonts w:ascii="Times New Roman" w:eastAsia="仿宋_GB2312" w:hAnsi="Times New Roman" w:cs="Times New Roman"/>
                  <w:color w:val="000000" w:themeColor="text1"/>
                  <w:sz w:val="18"/>
                  <w:szCs w:val="18"/>
                </w:rPr>
                <w:t xml:space="preserve">h). </w:t>
              </w:r>
              <w:r w:rsidR="00AD243C" w:rsidRPr="00BB7730">
                <w:rPr>
                  <w:rFonts w:ascii="Times New Roman" w:eastAsia="仿宋_GB2312" w:hAnsi="Times New Roman" w:cs="Times New Roman"/>
                  <w:color w:val="000000" w:themeColor="text1"/>
                  <w:sz w:val="18"/>
                  <w:szCs w:val="18"/>
                </w:rPr>
                <w:br/>
                <w:t>3. Stop stirring and turn off the nitrogen. Drain until there is no reaction mixture drip. Move to next operation.</w:t>
              </w:r>
            </w:ins>
            <w:del w:id="10144" w:author="Xuning Wei12232" w:date="2026-07-27T16:13:00Z">
              <w:r w:rsidR="009478EE" w:rsidRPr="00BB7730" w:rsidDel="00AD243C">
                <w:rPr>
                  <w:rFonts w:ascii="Times New Roman" w:eastAsia="仿宋_GB2312" w:hAnsi="Times New Roman" w:cs="Times New Roman"/>
                  <w:color w:val="auto"/>
                  <w:sz w:val="18"/>
                  <w:szCs w:val="18"/>
                </w:rPr>
                <w:delText xml:space="preserve">Add 8.0 V 20% </w:delText>
              </w:r>
            </w:del>
            <w:del w:id="10145" w:author="Xuning Wei12232" w:date="2026-06-06T10:54:00Z">
              <w:r w:rsidR="009478EE" w:rsidRPr="00BB7730" w:rsidDel="00EE6870">
                <w:rPr>
                  <w:rFonts w:ascii="Times New Roman" w:eastAsia="仿宋_GB2312" w:hAnsi="Times New Roman" w:cs="Times New Roman"/>
                  <w:color w:val="auto"/>
                  <w:sz w:val="18"/>
                  <w:szCs w:val="18"/>
                </w:rPr>
                <w:delText>Piperidine Solution (7.448 kg/kg)</w:delText>
              </w:r>
            </w:del>
            <w:del w:id="10146" w:author="Xuning Wei12232" w:date="2026-07-27T16:13:00Z">
              <w:r w:rsidR="009478EE" w:rsidRPr="00BB7730" w:rsidDel="00AD243C">
                <w:rPr>
                  <w:rFonts w:ascii="Times New Roman" w:eastAsia="仿宋_GB2312" w:hAnsi="Times New Roman" w:cs="Times New Roman"/>
                  <w:color w:val="auto"/>
                  <w:sz w:val="18"/>
                  <w:szCs w:val="18"/>
                </w:rPr>
                <w:delText xml:space="preserve"> into the TJ4S-1213-Sy15. Bubble with nitrogen for 3±2min, then start the stirrer, adjust to 25±5℃ (target: 25℃). After stirring for 15min at 25±5℃ (target: 25℃), stop stirring, turn off the nitrogen. Drain until there is no obvious drip. Add 8.0 V 20% </w:delText>
              </w:r>
            </w:del>
            <w:del w:id="10147" w:author="Xuning Wei12232" w:date="2026-06-06T10:54:00Z">
              <w:r w:rsidR="009478EE" w:rsidRPr="00BB7730" w:rsidDel="00EE6870">
                <w:rPr>
                  <w:rFonts w:ascii="Times New Roman" w:eastAsia="仿宋_GB2312" w:hAnsi="Times New Roman" w:cs="Times New Roman"/>
                  <w:color w:val="auto"/>
                  <w:sz w:val="18"/>
                  <w:szCs w:val="18"/>
                </w:rPr>
                <w:delText>Piperidine Solution (7.448 kg/kg)</w:delText>
              </w:r>
            </w:del>
            <w:del w:id="10148" w:author="Xuning Wei12232" w:date="2026-07-27T16:13:00Z">
              <w:r w:rsidR="009478EE" w:rsidRPr="00BB7730" w:rsidDel="00AD243C">
                <w:rPr>
                  <w:rFonts w:ascii="Times New Roman" w:eastAsia="仿宋_GB2312" w:hAnsi="Times New Roman" w:cs="Times New Roman"/>
                  <w:color w:val="auto"/>
                  <w:sz w:val="18"/>
                  <w:szCs w:val="18"/>
                </w:rPr>
                <w:delText xml:space="preserve"> into TJ4S-1213-Sy15. Bubble with nitrogen for 3±2min, then start the stirrer. After stirring for 30±2min at 25±5℃ (target: 25℃), stop stirring, turn off the nitrogen. Drain until there is no obvious drip. Move to next operation</w:delText>
              </w:r>
            </w:del>
          </w:p>
        </w:tc>
        <w:tc>
          <w:tcPr>
            <w:tcW w:w="1046" w:type="pct"/>
            <w:vMerge w:val="restart"/>
            <w:shd w:val="clear" w:color="auto" w:fill="FFFFFF" w:themeFill="background1"/>
            <w:vAlign w:val="center"/>
            <w:tcPrChange w:id="10149" w:author="Xuning Wei12232" w:date="2026-07-27T18:11:00Z">
              <w:tcPr>
                <w:tcW w:w="1049" w:type="pct"/>
                <w:gridSpan w:val="5"/>
                <w:vMerge w:val="restart"/>
                <w:shd w:val="clear" w:color="auto" w:fill="FFFFFF" w:themeFill="background1"/>
                <w:vAlign w:val="center"/>
              </w:tcPr>
            </w:tcPrChange>
          </w:tcPr>
          <w:p w14:paraId="5C201473" w14:textId="77777777" w:rsidR="00153539" w:rsidRPr="00BB7730" w:rsidRDefault="00153539">
            <w:pPr>
              <w:pStyle w:val="afc"/>
              <w:numPr>
                <w:ilvl w:val="0"/>
                <w:numId w:val="175"/>
              </w:numPr>
              <w:ind w:firstLineChars="0"/>
              <w:rPr>
                <w:ins w:id="10150" w:author="He Han" w:date="2026-10-22T22:09:00Z"/>
                <w:rFonts w:ascii="Times New Roman" w:hAnsi="Times New Roman" w:cs="Times New Roman"/>
                <w:color w:val="auto"/>
                <w:sz w:val="18"/>
                <w:szCs w:val="18"/>
                <w:shd w:val="clear" w:color="auto" w:fill="FFFFFF"/>
              </w:rPr>
              <w:pPrChange w:id="10151" w:author="He Han" w:date="2026-10-22T22:11:00Z">
                <w:pPr>
                  <w:pStyle w:val="afc"/>
                  <w:numPr>
                    <w:numId w:val="156"/>
                  </w:numPr>
                  <w:ind w:left="420" w:firstLineChars="0" w:hanging="420"/>
                </w:pPr>
              </w:pPrChange>
            </w:pPr>
            <w:ins w:id="10152" w:author="He Han" w:date="2026-10-22T22:09: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55BD750A" w14:textId="77777777" w:rsidR="00153539" w:rsidRPr="00BB7730" w:rsidRDefault="00153539">
            <w:pPr>
              <w:pStyle w:val="afc"/>
              <w:numPr>
                <w:ilvl w:val="0"/>
                <w:numId w:val="175"/>
              </w:numPr>
              <w:ind w:firstLineChars="0"/>
              <w:rPr>
                <w:ins w:id="10153" w:author="He Han" w:date="2026-10-22T22:09:00Z"/>
                <w:rFonts w:ascii="Times New Roman" w:eastAsiaTheme="minorEastAsia" w:hAnsi="Times New Roman" w:cs="Times New Roman"/>
                <w:color w:val="auto"/>
                <w:sz w:val="18"/>
                <w:szCs w:val="18"/>
                <w:shd w:val="clear" w:color="auto" w:fill="FFFFFF"/>
                <w:lang w:eastAsia="zh-CN"/>
              </w:rPr>
              <w:pPrChange w:id="10154" w:author="He Han" w:date="2026-10-22T22:11:00Z">
                <w:pPr>
                  <w:pStyle w:val="afc"/>
                  <w:numPr>
                    <w:numId w:val="156"/>
                  </w:numPr>
                  <w:ind w:left="420" w:firstLineChars="0" w:hanging="420"/>
                </w:pPr>
              </w:pPrChange>
            </w:pPr>
            <w:ins w:id="10155" w:author="He Han" w:date="2026-10-22T22:09:00Z">
              <w:r w:rsidRPr="00BB7730">
                <w:rPr>
                  <w:rFonts w:ascii="Times New Roman" w:hAnsi="Times New Roman" w:cs="Times New Roman"/>
                  <w:color w:val="auto"/>
                  <w:sz w:val="18"/>
                  <w:szCs w:val="18"/>
                  <w:shd w:val="clear" w:color="auto" w:fill="FFFFFF"/>
                </w:rPr>
                <w:t>Agitator material: Hastelloy (N10276)</w:t>
              </w:r>
            </w:ins>
          </w:p>
          <w:p w14:paraId="603FE4BC" w14:textId="77777777" w:rsidR="00153539" w:rsidRPr="00BB7730" w:rsidRDefault="00153539">
            <w:pPr>
              <w:pStyle w:val="afc"/>
              <w:numPr>
                <w:ilvl w:val="0"/>
                <w:numId w:val="175"/>
              </w:numPr>
              <w:ind w:firstLineChars="0"/>
              <w:rPr>
                <w:ins w:id="10156" w:author="He Han" w:date="2026-10-22T22:09:00Z"/>
                <w:rFonts w:ascii="Times New Roman" w:eastAsiaTheme="minorEastAsia" w:hAnsi="Times New Roman" w:cs="Times New Roman"/>
                <w:color w:val="auto"/>
                <w:sz w:val="18"/>
                <w:szCs w:val="18"/>
                <w:shd w:val="clear" w:color="auto" w:fill="FFFFFF"/>
                <w:lang w:eastAsia="zh-CN"/>
              </w:rPr>
              <w:pPrChange w:id="10157" w:author="He Han" w:date="2026-10-22T22:11:00Z">
                <w:pPr>
                  <w:pStyle w:val="afc"/>
                  <w:numPr>
                    <w:numId w:val="156"/>
                  </w:numPr>
                  <w:ind w:left="420" w:firstLineChars="0" w:hanging="420"/>
                </w:pPr>
              </w:pPrChange>
            </w:pPr>
            <w:ins w:id="10158" w:author="He Han" w:date="2026-10-22T22:09:00Z">
              <w:r w:rsidRPr="00BB7730">
                <w:rPr>
                  <w:rFonts w:ascii="Times New Roman" w:hAnsi="Times New Roman" w:cs="Times New Roman"/>
                  <w:color w:val="0000FF"/>
                  <w:sz w:val="18"/>
                  <w:szCs w:val="18"/>
                  <w:shd w:val="clear" w:color="auto" w:fill="FFFFFF"/>
                </w:rPr>
                <w:t>Sieve plate: HC-22</w:t>
              </w:r>
            </w:ins>
          </w:p>
          <w:p w14:paraId="0E36F3EA" w14:textId="77777777" w:rsidR="00153539" w:rsidRPr="00BB7730" w:rsidRDefault="00153539">
            <w:pPr>
              <w:pStyle w:val="afc"/>
              <w:numPr>
                <w:ilvl w:val="0"/>
                <w:numId w:val="175"/>
              </w:numPr>
              <w:ind w:firstLineChars="0"/>
              <w:rPr>
                <w:ins w:id="10159" w:author="He Han" w:date="2026-10-22T22:09:00Z"/>
                <w:rFonts w:ascii="Times New Roman" w:hAnsi="Times New Roman" w:cs="Times New Roman"/>
                <w:color w:val="0000FF"/>
                <w:sz w:val="18"/>
                <w:szCs w:val="18"/>
                <w:shd w:val="clear" w:color="auto" w:fill="FFFFFF"/>
              </w:rPr>
              <w:pPrChange w:id="10160" w:author="He Han" w:date="2026-10-22T22:11:00Z">
                <w:pPr>
                  <w:pStyle w:val="afc"/>
                  <w:numPr>
                    <w:numId w:val="156"/>
                  </w:numPr>
                  <w:ind w:left="420" w:firstLineChars="0" w:hanging="420"/>
                </w:pPr>
              </w:pPrChange>
            </w:pPr>
            <w:ins w:id="10161"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6D3815E5" w14:textId="77777777" w:rsidR="00153539" w:rsidRPr="00BB7730" w:rsidRDefault="00153539">
            <w:pPr>
              <w:pStyle w:val="afc"/>
              <w:numPr>
                <w:ilvl w:val="0"/>
                <w:numId w:val="175"/>
              </w:numPr>
              <w:ind w:firstLineChars="0"/>
              <w:rPr>
                <w:ins w:id="10162" w:author="He Han" w:date="2026-10-22T22:09:00Z"/>
                <w:rFonts w:ascii="Times New Roman" w:hAnsi="Times New Roman" w:cs="Times New Roman"/>
                <w:color w:val="auto"/>
                <w:sz w:val="18"/>
                <w:szCs w:val="18"/>
                <w:shd w:val="clear" w:color="auto" w:fill="FFFFFF"/>
              </w:rPr>
              <w:pPrChange w:id="10163" w:author="He Han" w:date="2026-10-22T22:11:00Z">
                <w:pPr>
                  <w:pStyle w:val="afc"/>
                  <w:numPr>
                    <w:numId w:val="156"/>
                  </w:numPr>
                  <w:ind w:left="420" w:firstLineChars="0" w:hanging="420"/>
                </w:pPr>
              </w:pPrChange>
            </w:pPr>
            <w:ins w:id="10164" w:author="He Han" w:date="2026-10-22T22:09:00Z">
              <w:r w:rsidRPr="00BB7730">
                <w:rPr>
                  <w:rFonts w:ascii="Times New Roman" w:hAnsi="Times New Roman" w:cs="Times New Roman"/>
                  <w:color w:val="auto"/>
                  <w:sz w:val="18"/>
                  <w:szCs w:val="18"/>
                  <w:shd w:val="clear" w:color="auto" w:fill="FFFFFF"/>
                </w:rPr>
                <w:t>Sight glass: Glass</w:t>
              </w:r>
            </w:ins>
          </w:p>
          <w:p w14:paraId="1BACF3BF" w14:textId="77777777" w:rsidR="00153539" w:rsidRPr="00BB7730" w:rsidRDefault="00153539">
            <w:pPr>
              <w:pStyle w:val="afc"/>
              <w:numPr>
                <w:ilvl w:val="0"/>
                <w:numId w:val="175"/>
              </w:numPr>
              <w:ind w:firstLineChars="0"/>
              <w:rPr>
                <w:ins w:id="10165" w:author="He Han" w:date="2026-10-22T22:09:00Z"/>
                <w:rFonts w:ascii="Times New Roman" w:hAnsi="Times New Roman" w:cs="Times New Roman"/>
                <w:color w:val="auto"/>
                <w:sz w:val="18"/>
                <w:szCs w:val="18"/>
                <w:shd w:val="clear" w:color="auto" w:fill="FFFFFF"/>
              </w:rPr>
              <w:pPrChange w:id="10166" w:author="He Han" w:date="2026-10-22T22:11:00Z">
                <w:pPr>
                  <w:pStyle w:val="afc"/>
                  <w:numPr>
                    <w:numId w:val="156"/>
                  </w:numPr>
                  <w:ind w:left="420" w:firstLineChars="0" w:hanging="420"/>
                </w:pPr>
              </w:pPrChange>
            </w:pPr>
            <w:ins w:id="10167" w:author="He Han" w:date="2026-10-22T22:09:00Z">
              <w:r w:rsidRPr="00BB7730">
                <w:rPr>
                  <w:rFonts w:ascii="Times New Roman" w:hAnsi="Times New Roman" w:cs="Times New Roman"/>
                  <w:color w:val="auto"/>
                  <w:sz w:val="18"/>
                  <w:szCs w:val="18"/>
                  <w:shd w:val="clear" w:color="auto" w:fill="FFFFFF"/>
                </w:rPr>
                <w:t>Transfer pump material: SS316+PTFE</w:t>
              </w:r>
            </w:ins>
          </w:p>
          <w:p w14:paraId="550F9C1C" w14:textId="77777777" w:rsidR="00153539" w:rsidRPr="00BB7730" w:rsidRDefault="00153539">
            <w:pPr>
              <w:pStyle w:val="afc"/>
              <w:numPr>
                <w:ilvl w:val="0"/>
                <w:numId w:val="175"/>
              </w:numPr>
              <w:ind w:firstLineChars="0"/>
              <w:rPr>
                <w:ins w:id="10168" w:author="He Han" w:date="2026-10-22T22:09:00Z"/>
                <w:rFonts w:ascii="Times New Roman" w:hAnsi="Times New Roman" w:cs="Times New Roman"/>
                <w:color w:val="auto"/>
                <w:sz w:val="18"/>
                <w:szCs w:val="18"/>
                <w:shd w:val="clear" w:color="auto" w:fill="FFFFFF"/>
              </w:rPr>
              <w:pPrChange w:id="10169" w:author="He Han" w:date="2026-10-22T22:11:00Z">
                <w:pPr>
                  <w:pStyle w:val="afc"/>
                  <w:numPr>
                    <w:numId w:val="156"/>
                  </w:numPr>
                  <w:ind w:left="420" w:firstLineChars="0" w:hanging="420"/>
                </w:pPr>
              </w:pPrChange>
            </w:pPr>
            <w:ins w:id="10170"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52E4C114" w14:textId="77777777" w:rsidR="00153539" w:rsidRPr="00BB7730" w:rsidRDefault="00153539">
            <w:pPr>
              <w:pStyle w:val="afc"/>
              <w:numPr>
                <w:ilvl w:val="0"/>
                <w:numId w:val="175"/>
              </w:numPr>
              <w:ind w:firstLineChars="0"/>
              <w:rPr>
                <w:ins w:id="10171" w:author="He Han" w:date="2026-10-22T22:09:00Z"/>
                <w:rFonts w:ascii="Times New Roman" w:hAnsi="Times New Roman" w:cs="Times New Roman"/>
                <w:color w:val="auto"/>
                <w:sz w:val="18"/>
                <w:szCs w:val="18"/>
                <w:shd w:val="clear" w:color="auto" w:fill="FFFFFF"/>
              </w:rPr>
              <w:pPrChange w:id="10172" w:author="He Han" w:date="2026-10-22T22:11:00Z">
                <w:pPr>
                  <w:pStyle w:val="afc"/>
                  <w:numPr>
                    <w:numId w:val="156"/>
                  </w:numPr>
                  <w:ind w:left="420" w:firstLineChars="0" w:hanging="420"/>
                </w:pPr>
              </w:pPrChange>
            </w:pPr>
            <w:ins w:id="10173" w:author="He Han" w:date="2026-10-22T22:09:00Z">
              <w:r w:rsidRPr="00BB7730">
                <w:rPr>
                  <w:rFonts w:ascii="Times New Roman" w:hAnsi="Times New Roman" w:cs="Times New Roman"/>
                  <w:color w:val="auto"/>
                  <w:sz w:val="18"/>
                  <w:szCs w:val="18"/>
                  <w:shd w:val="clear" w:color="auto" w:fill="FFFFFF"/>
                </w:rPr>
                <w:t>Pipeline material: 316L</w:t>
              </w:r>
            </w:ins>
          </w:p>
          <w:p w14:paraId="2CCFED1D" w14:textId="77777777" w:rsidR="00153539" w:rsidRPr="00BB7730" w:rsidRDefault="00153539">
            <w:pPr>
              <w:pStyle w:val="afc"/>
              <w:numPr>
                <w:ilvl w:val="0"/>
                <w:numId w:val="175"/>
              </w:numPr>
              <w:ind w:firstLineChars="0"/>
              <w:rPr>
                <w:ins w:id="10174" w:author="He Han" w:date="2026-10-22T22:09:00Z"/>
                <w:rFonts w:ascii="Times New Roman" w:hAnsi="Times New Roman" w:cs="Times New Roman"/>
                <w:color w:val="0000FF"/>
                <w:sz w:val="18"/>
                <w:szCs w:val="18"/>
                <w:shd w:val="clear" w:color="auto" w:fill="FFFFFF"/>
              </w:rPr>
              <w:pPrChange w:id="10175" w:author="He Han" w:date="2026-10-22T22:11:00Z">
                <w:pPr>
                  <w:pStyle w:val="afc"/>
                  <w:numPr>
                    <w:numId w:val="156"/>
                  </w:numPr>
                  <w:ind w:left="420" w:firstLineChars="0" w:hanging="420"/>
                </w:pPr>
              </w:pPrChange>
            </w:pPr>
            <w:ins w:id="10176"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3FC84B00" w14:textId="77777777" w:rsidR="00153539" w:rsidRPr="00BB7730" w:rsidRDefault="00153539">
            <w:pPr>
              <w:pStyle w:val="afc"/>
              <w:numPr>
                <w:ilvl w:val="0"/>
                <w:numId w:val="175"/>
              </w:numPr>
              <w:ind w:firstLineChars="0"/>
              <w:rPr>
                <w:ins w:id="10177" w:author="He Han" w:date="2026-10-22T22:09:00Z"/>
                <w:rFonts w:ascii="Times New Roman" w:hAnsi="Times New Roman" w:cs="Times New Roman"/>
                <w:color w:val="auto"/>
                <w:sz w:val="18"/>
                <w:szCs w:val="18"/>
                <w:shd w:val="clear" w:color="auto" w:fill="FFFFFF"/>
              </w:rPr>
              <w:pPrChange w:id="10178" w:author="He Han" w:date="2026-10-22T22:11:00Z">
                <w:pPr>
                  <w:pStyle w:val="afc"/>
                  <w:numPr>
                    <w:numId w:val="156"/>
                  </w:numPr>
                  <w:ind w:left="420" w:firstLineChars="0" w:hanging="420"/>
                </w:pPr>
              </w:pPrChange>
            </w:pPr>
            <w:ins w:id="10179" w:author="He Han" w:date="2026-10-22T22:09:00Z">
              <w:r w:rsidRPr="00BB7730">
                <w:rPr>
                  <w:rFonts w:ascii="Times New Roman" w:hAnsi="Times New Roman" w:cs="Times New Roman"/>
                  <w:color w:val="auto"/>
                  <w:sz w:val="18"/>
                  <w:szCs w:val="18"/>
                  <w:shd w:val="clear" w:color="auto" w:fill="FFFFFF"/>
                </w:rPr>
                <w:t>Mass flow meter: SS</w:t>
              </w:r>
            </w:ins>
          </w:p>
          <w:p w14:paraId="01F21433" w14:textId="77777777" w:rsidR="00153539" w:rsidRPr="00BB7730" w:rsidRDefault="00153539">
            <w:pPr>
              <w:pStyle w:val="afc"/>
              <w:numPr>
                <w:ilvl w:val="0"/>
                <w:numId w:val="175"/>
              </w:numPr>
              <w:ind w:firstLineChars="0"/>
              <w:rPr>
                <w:ins w:id="10180" w:author="He Han" w:date="2026-10-22T22:09:00Z"/>
                <w:rFonts w:ascii="Times New Roman" w:hAnsi="Times New Roman" w:cs="Times New Roman"/>
                <w:b/>
                <w:color w:val="auto"/>
                <w:sz w:val="18"/>
                <w:szCs w:val="18"/>
                <w:shd w:val="clear" w:color="auto" w:fill="FFFFFF"/>
              </w:rPr>
              <w:pPrChange w:id="10181" w:author="He Han" w:date="2026-10-22T22:11:00Z">
                <w:pPr>
                  <w:pStyle w:val="afc"/>
                  <w:numPr>
                    <w:numId w:val="156"/>
                  </w:numPr>
                  <w:ind w:left="420" w:firstLineChars="0" w:hanging="420"/>
                </w:pPr>
              </w:pPrChange>
            </w:pPr>
            <w:ins w:id="10182"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3EFD89CC" w14:textId="77777777" w:rsidR="00153539" w:rsidRPr="00BB7730" w:rsidRDefault="00153539">
            <w:pPr>
              <w:pStyle w:val="afc"/>
              <w:numPr>
                <w:ilvl w:val="0"/>
                <w:numId w:val="175"/>
              </w:numPr>
              <w:ind w:firstLineChars="0"/>
              <w:rPr>
                <w:ins w:id="10183" w:author="He Han" w:date="2026-10-22T22:09:00Z"/>
                <w:rFonts w:ascii="Times New Roman" w:eastAsiaTheme="minorEastAsia" w:hAnsi="Times New Roman" w:cs="Times New Roman"/>
                <w:color w:val="auto"/>
                <w:sz w:val="18"/>
                <w:szCs w:val="18"/>
                <w:shd w:val="clear" w:color="auto" w:fill="FFFFFF"/>
                <w:lang w:eastAsia="zh-CN"/>
              </w:rPr>
              <w:pPrChange w:id="10184" w:author="He Han" w:date="2026-10-22T22:11:00Z">
                <w:pPr>
                  <w:pStyle w:val="afc"/>
                  <w:numPr>
                    <w:numId w:val="156"/>
                  </w:numPr>
                  <w:ind w:left="420" w:firstLineChars="0" w:hanging="420"/>
                </w:pPr>
              </w:pPrChange>
            </w:pPr>
            <w:ins w:id="10185"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1F9C2377" w14:textId="77777777" w:rsidR="00153539" w:rsidRPr="00BB7730" w:rsidRDefault="00153539">
            <w:pPr>
              <w:pStyle w:val="afc"/>
              <w:numPr>
                <w:ilvl w:val="0"/>
                <w:numId w:val="175"/>
              </w:numPr>
              <w:ind w:firstLineChars="0"/>
              <w:rPr>
                <w:ins w:id="10186" w:author="He Han" w:date="2026-10-22T22:09:00Z"/>
                <w:rFonts w:ascii="Times New Roman" w:hAnsi="Times New Roman" w:cs="Times New Roman"/>
                <w:color w:val="auto"/>
                <w:sz w:val="18"/>
                <w:szCs w:val="18"/>
                <w:shd w:val="clear" w:color="auto" w:fill="FFFFFF"/>
              </w:rPr>
              <w:pPrChange w:id="10187" w:author="He Han" w:date="2026-10-22T22:11:00Z">
                <w:pPr>
                  <w:pStyle w:val="afc"/>
                  <w:numPr>
                    <w:numId w:val="156"/>
                  </w:numPr>
                  <w:ind w:left="420" w:firstLineChars="0" w:hanging="420"/>
                </w:pPr>
              </w:pPrChange>
            </w:pPr>
            <w:ins w:id="10188"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44095A3B" w14:textId="77777777" w:rsidR="00153539" w:rsidRPr="00BB7730" w:rsidRDefault="00153539">
            <w:pPr>
              <w:pStyle w:val="afc"/>
              <w:numPr>
                <w:ilvl w:val="0"/>
                <w:numId w:val="175"/>
              </w:numPr>
              <w:ind w:firstLineChars="0"/>
              <w:rPr>
                <w:ins w:id="10189" w:author="He Han" w:date="2026-10-22T22:09:00Z"/>
                <w:rFonts w:ascii="Times New Roman" w:hAnsi="Times New Roman" w:cs="Times New Roman"/>
                <w:color w:val="auto"/>
                <w:sz w:val="18"/>
                <w:szCs w:val="18"/>
                <w:shd w:val="clear" w:color="auto" w:fill="FFFFFF"/>
              </w:rPr>
              <w:pPrChange w:id="10190" w:author="He Han" w:date="2026-10-22T22:11:00Z">
                <w:pPr>
                  <w:pStyle w:val="afc"/>
                  <w:numPr>
                    <w:numId w:val="156"/>
                  </w:numPr>
                  <w:ind w:left="420" w:firstLineChars="0" w:hanging="420"/>
                </w:pPr>
              </w:pPrChange>
            </w:pPr>
            <w:ins w:id="10191"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35D766A5" w14:textId="77777777" w:rsidR="00153539" w:rsidRPr="00BB7730" w:rsidRDefault="00153539">
            <w:pPr>
              <w:pStyle w:val="afc"/>
              <w:numPr>
                <w:ilvl w:val="0"/>
                <w:numId w:val="175"/>
              </w:numPr>
              <w:ind w:firstLineChars="0"/>
              <w:rPr>
                <w:ins w:id="10192" w:author="He Han" w:date="2026-10-22T22:09:00Z"/>
                <w:rFonts w:ascii="Times New Roman" w:hAnsi="Times New Roman" w:cs="Times New Roman"/>
                <w:color w:val="auto"/>
                <w:sz w:val="18"/>
                <w:szCs w:val="18"/>
                <w:shd w:val="clear" w:color="auto" w:fill="FFFFFF"/>
              </w:rPr>
              <w:pPrChange w:id="10193" w:author="He Han" w:date="2026-10-22T22:11:00Z">
                <w:pPr>
                  <w:pStyle w:val="afc"/>
                  <w:numPr>
                    <w:numId w:val="156"/>
                  </w:numPr>
                  <w:ind w:left="420" w:firstLineChars="0" w:hanging="420"/>
                </w:pPr>
              </w:pPrChange>
            </w:pPr>
            <w:ins w:id="10194"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4D3E4A04" w14:textId="37E367BB" w:rsidR="000B3418" w:rsidRPr="00BB7730" w:rsidDel="00153539" w:rsidRDefault="000B3418" w:rsidP="000B3418">
            <w:pPr>
              <w:rPr>
                <w:ins w:id="10195" w:author="Xuning Wei12232" w:date="2026-07-27T17:22:00Z"/>
                <w:del w:id="10196" w:author="He Han" w:date="2026-10-22T22:09:00Z"/>
                <w:rFonts w:ascii="Times New Roman" w:hAnsi="Times New Roman" w:cs="Times New Roman"/>
                <w:color w:val="auto"/>
                <w:sz w:val="18"/>
                <w:szCs w:val="18"/>
                <w:shd w:val="clear" w:color="auto" w:fill="FFFFFF"/>
              </w:rPr>
            </w:pPr>
            <w:ins w:id="10197" w:author="Xuning Wei12232" w:date="2026-07-27T17:22:00Z">
              <w:del w:id="10198" w:author="He Han" w:date="2026-10-12T13:44:00Z">
                <w:r w:rsidRPr="00BB7730" w:rsidDel="000E3A98">
                  <w:rPr>
                    <w:rFonts w:ascii="Times New Roman" w:hAnsi="Times New Roman" w:cs="Times New Roman"/>
                    <w:color w:val="00B0F0"/>
                    <w:sz w:val="18"/>
                    <w:szCs w:val="18"/>
                    <w:shd w:val="clear" w:color="auto" w:fill="FFFFFF"/>
                    <w:rPrChange w:id="10199" w:author="He Han" w:date="2026-10-12T14:32: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10200" w:author="He Han" w:date="2026-10-12T14:32: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10201" w:author="He Han" w:date="2026-10-12T14:32:00Z">
                      <w:rPr>
                        <w:rFonts w:ascii="Times New Roman" w:hAnsi="Times New Roman" w:cs="Times New Roman"/>
                        <w:color w:val="auto"/>
                        <w:sz w:val="18"/>
                        <w:szCs w:val="18"/>
                        <w:shd w:val="clear" w:color="auto" w:fill="FFFFFF"/>
                      </w:rPr>
                    </w:rPrChange>
                  </w:rPr>
                  <w:delText>material:</w:delText>
                </w:r>
              </w:del>
              <w:del w:id="10202"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69AA5703" w14:textId="235C1470" w:rsidR="000B3418" w:rsidRPr="00BB7730" w:rsidDel="00153539" w:rsidRDefault="000B3418" w:rsidP="000B3418">
            <w:pPr>
              <w:rPr>
                <w:ins w:id="10203" w:author="Xuning Wei12232" w:date="2026-07-27T17:22:00Z"/>
                <w:del w:id="10204" w:author="He Han" w:date="2026-10-22T22:09:00Z"/>
                <w:rFonts w:ascii="Times New Roman" w:eastAsiaTheme="minorEastAsia" w:hAnsi="Times New Roman" w:cs="Times New Roman"/>
                <w:color w:val="auto"/>
                <w:sz w:val="18"/>
                <w:szCs w:val="18"/>
                <w:shd w:val="clear" w:color="auto" w:fill="FFFFFF"/>
                <w:lang w:eastAsia="zh-CN"/>
              </w:rPr>
            </w:pPr>
            <w:ins w:id="10205" w:author="Xuning Wei12232" w:date="2026-07-27T17:22:00Z">
              <w:del w:id="10206"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10207" w:author="He Han" w:date="2026-10-12T14:31:00Z">
                <w:r w:rsidRPr="00BB7730" w:rsidDel="006379C0">
                  <w:rPr>
                    <w:rFonts w:ascii="Times New Roman" w:hAnsi="Times New Roman" w:cs="Times New Roman"/>
                  </w:rPr>
                  <w:delText xml:space="preserve"> </w:delText>
                </w:r>
              </w:del>
              <w:del w:id="10208"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46D90CF1" w14:textId="5CD617CB" w:rsidR="000B3418" w:rsidRPr="00BB7730" w:rsidDel="00153539" w:rsidRDefault="000B3418" w:rsidP="000B3418">
            <w:pPr>
              <w:rPr>
                <w:ins w:id="10209" w:author="Xuning Wei12232" w:date="2026-07-27T17:22:00Z"/>
                <w:del w:id="10210" w:author="He Han" w:date="2026-10-22T22:09:00Z"/>
                <w:rFonts w:ascii="Times New Roman" w:hAnsi="Times New Roman" w:cs="Times New Roman"/>
                <w:color w:val="0000FF"/>
                <w:sz w:val="18"/>
                <w:szCs w:val="18"/>
                <w:shd w:val="clear" w:color="auto" w:fill="FFFFFF"/>
              </w:rPr>
            </w:pPr>
            <w:ins w:id="10211" w:author="Xuning Wei12232" w:date="2026-07-27T17:22:00Z">
              <w:del w:id="10212"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0FD26740" w14:textId="1C5BB54E" w:rsidR="000B3418" w:rsidRPr="00BB7730" w:rsidDel="00153539" w:rsidRDefault="000B3418" w:rsidP="000B3418">
            <w:pPr>
              <w:rPr>
                <w:ins w:id="10213" w:author="Xuning Wei12232" w:date="2026-07-27T17:22:00Z"/>
                <w:del w:id="10214" w:author="He Han" w:date="2026-10-22T22:09:00Z"/>
                <w:rFonts w:ascii="Times New Roman" w:hAnsi="Times New Roman" w:cs="Times New Roman"/>
                <w:color w:val="auto"/>
                <w:sz w:val="18"/>
                <w:szCs w:val="18"/>
                <w:shd w:val="clear" w:color="auto" w:fill="FFFFFF"/>
              </w:rPr>
            </w:pPr>
            <w:ins w:id="10215" w:author="Xuning Wei12232" w:date="2026-07-27T17:22:00Z">
              <w:del w:id="10216"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15CFB2BB" w14:textId="184A4F7C" w:rsidR="000B3418" w:rsidRPr="00BB7730" w:rsidDel="00153539" w:rsidRDefault="000B3418" w:rsidP="000B3418">
            <w:pPr>
              <w:rPr>
                <w:ins w:id="10217" w:author="Xuning Wei12232" w:date="2026-07-27T17:22:00Z"/>
                <w:del w:id="10218" w:author="He Han" w:date="2026-10-22T22:09:00Z"/>
                <w:rFonts w:ascii="Times New Roman" w:hAnsi="Times New Roman" w:cs="Times New Roman"/>
                <w:color w:val="auto"/>
                <w:sz w:val="18"/>
                <w:szCs w:val="18"/>
                <w:shd w:val="clear" w:color="auto" w:fill="FFFFFF"/>
              </w:rPr>
            </w:pPr>
            <w:ins w:id="10219" w:author="Xuning Wei12232" w:date="2026-07-27T17:22:00Z">
              <w:del w:id="10220"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5C08776A" w14:textId="75D7F9A5" w:rsidR="000B3418" w:rsidRPr="00BB7730" w:rsidDel="00153539" w:rsidRDefault="000B3418" w:rsidP="000B3418">
            <w:pPr>
              <w:rPr>
                <w:ins w:id="10221" w:author="Xuning Wei12232" w:date="2026-07-27T17:22:00Z"/>
                <w:del w:id="10222" w:author="He Han" w:date="2026-10-22T22:09:00Z"/>
                <w:rFonts w:ascii="Times New Roman" w:hAnsi="Times New Roman" w:cs="Times New Roman"/>
                <w:color w:val="auto"/>
                <w:sz w:val="18"/>
                <w:szCs w:val="18"/>
                <w:shd w:val="clear" w:color="auto" w:fill="FFFFFF"/>
              </w:rPr>
            </w:pPr>
            <w:ins w:id="10223" w:author="Xuning Wei12232" w:date="2026-07-27T17:22:00Z">
              <w:del w:id="10224"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4BDA0249" w14:textId="79913895" w:rsidR="000B3418" w:rsidRPr="00BB7730" w:rsidDel="00153539" w:rsidRDefault="000B3418" w:rsidP="000B3418">
            <w:pPr>
              <w:rPr>
                <w:ins w:id="10225" w:author="Xuning Wei12232" w:date="2026-07-27T17:22:00Z"/>
                <w:del w:id="10226" w:author="He Han" w:date="2026-10-22T22:09:00Z"/>
                <w:rFonts w:ascii="Times New Roman" w:hAnsi="Times New Roman" w:cs="Times New Roman"/>
                <w:color w:val="auto"/>
                <w:sz w:val="18"/>
                <w:szCs w:val="18"/>
                <w:shd w:val="clear" w:color="auto" w:fill="FFFFFF"/>
              </w:rPr>
            </w:pPr>
            <w:ins w:id="10227" w:author="Xuning Wei12232" w:date="2026-07-27T17:22:00Z">
              <w:del w:id="10228"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05969020" w14:textId="482FD2A2" w:rsidR="000B3418" w:rsidRPr="00BB7730" w:rsidDel="00153539" w:rsidRDefault="000B3418" w:rsidP="000B3418">
            <w:pPr>
              <w:rPr>
                <w:ins w:id="10229" w:author="Xuning Wei12232" w:date="2026-07-27T17:22:00Z"/>
                <w:del w:id="10230" w:author="He Han" w:date="2026-10-22T22:09:00Z"/>
                <w:rFonts w:ascii="Times New Roman" w:hAnsi="Times New Roman" w:cs="Times New Roman"/>
                <w:color w:val="FF0000"/>
                <w:sz w:val="18"/>
                <w:szCs w:val="18"/>
                <w:shd w:val="clear" w:color="auto" w:fill="FFFFFF"/>
                <w:rPrChange w:id="10231" w:author="Johan Granander" w:date="2026-07-28T15:03:00Z">
                  <w:rPr>
                    <w:ins w:id="10232" w:author="Xuning Wei12232" w:date="2026-07-27T17:22:00Z"/>
                    <w:del w:id="10233" w:author="He Han" w:date="2026-10-22T22:09:00Z"/>
                    <w:rFonts w:ascii="Times New Roman" w:hAnsi="Times New Roman" w:cs="Times New Roman"/>
                    <w:color w:val="FF0000"/>
                    <w:sz w:val="18"/>
                    <w:szCs w:val="18"/>
                    <w:shd w:val="clear" w:color="auto" w:fill="FFFFFF"/>
                    <w:lang w:val="sv-SE"/>
                  </w:rPr>
                </w:rPrChange>
              </w:rPr>
            </w:pPr>
            <w:ins w:id="10234" w:author="Xuning Wei12232" w:date="2026-07-27T17:22:00Z">
              <w:del w:id="10235" w:author="He Han" w:date="2026-10-22T22:09:00Z">
                <w:r w:rsidRPr="00BB7730" w:rsidDel="00153539">
                  <w:rPr>
                    <w:rFonts w:ascii="Times New Roman" w:hAnsi="Times New Roman" w:cs="Times New Roman"/>
                    <w:color w:val="FF0000"/>
                    <w:sz w:val="18"/>
                    <w:szCs w:val="18"/>
                    <w:shd w:val="clear" w:color="auto" w:fill="FFFFFF"/>
                    <w:rPrChange w:id="10236" w:author="Johan Granander" w:date="2026-07-28T15:03: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7C23DAC9" w14:textId="6DB0697D" w:rsidR="000B3418" w:rsidRPr="00BB7730" w:rsidDel="00153539" w:rsidRDefault="000B3418" w:rsidP="000B3418">
            <w:pPr>
              <w:rPr>
                <w:ins w:id="10237" w:author="Xuning Wei12232" w:date="2026-07-27T17:22:00Z"/>
                <w:del w:id="10238" w:author="He Han" w:date="2026-10-22T22:09:00Z"/>
                <w:rFonts w:ascii="Times New Roman" w:hAnsi="Times New Roman" w:cs="Times New Roman"/>
                <w:color w:val="auto"/>
                <w:sz w:val="18"/>
                <w:szCs w:val="18"/>
                <w:shd w:val="clear" w:color="auto" w:fill="FFFFFF"/>
                <w:rPrChange w:id="10239" w:author="Johan Granander" w:date="2026-07-28T15:03:00Z">
                  <w:rPr>
                    <w:ins w:id="10240" w:author="Xuning Wei12232" w:date="2026-07-27T17:22:00Z"/>
                    <w:del w:id="10241" w:author="He Han" w:date="2026-10-22T22:09:00Z"/>
                    <w:rFonts w:ascii="Times New Roman" w:hAnsi="Times New Roman" w:cs="Times New Roman"/>
                    <w:color w:val="auto"/>
                    <w:sz w:val="18"/>
                    <w:szCs w:val="18"/>
                    <w:shd w:val="clear" w:color="auto" w:fill="FFFFFF"/>
                    <w:lang w:val="sv-SE"/>
                  </w:rPr>
                </w:rPrChange>
              </w:rPr>
            </w:pPr>
            <w:ins w:id="10242" w:author="Xuning Wei12232" w:date="2026-07-27T17:22:00Z">
              <w:del w:id="10243" w:author="He Han" w:date="2026-10-22T22:09:00Z">
                <w:r w:rsidRPr="00BB7730" w:rsidDel="00153539">
                  <w:rPr>
                    <w:rFonts w:ascii="Times New Roman" w:hAnsi="Times New Roman" w:cs="Times New Roman"/>
                    <w:color w:val="auto"/>
                    <w:sz w:val="18"/>
                    <w:szCs w:val="18"/>
                    <w:shd w:val="clear" w:color="auto" w:fill="FFFFFF"/>
                    <w:rPrChange w:id="10244" w:author="Johan Granander" w:date="2026-07-28T15:03:00Z">
                      <w:rPr>
                        <w:rFonts w:ascii="Times New Roman" w:hAnsi="Times New Roman" w:cs="Times New Roman"/>
                        <w:color w:val="auto"/>
                        <w:sz w:val="18"/>
                        <w:szCs w:val="18"/>
                        <w:shd w:val="clear" w:color="auto" w:fill="FFFFFF"/>
                        <w:lang w:val="sv-SE"/>
                      </w:rPr>
                    </w:rPrChange>
                  </w:rPr>
                  <w:delText>Mass flow meter: SS</w:delText>
                </w:r>
              </w:del>
            </w:ins>
          </w:p>
          <w:p w14:paraId="068D55F2" w14:textId="551D558E" w:rsidR="000B3418" w:rsidRPr="00BB7730" w:rsidDel="00153539" w:rsidRDefault="000B3418" w:rsidP="000B3418">
            <w:pPr>
              <w:rPr>
                <w:ins w:id="10245" w:author="Xuning Wei12232" w:date="2026-07-27T17:22:00Z"/>
                <w:del w:id="10246" w:author="He Han" w:date="2026-10-22T22:09:00Z"/>
                <w:rFonts w:ascii="Times New Roman" w:hAnsi="Times New Roman" w:cs="Times New Roman"/>
                <w:b/>
                <w:color w:val="auto"/>
                <w:sz w:val="18"/>
                <w:szCs w:val="18"/>
                <w:shd w:val="clear" w:color="auto" w:fill="FFFFFF"/>
              </w:rPr>
            </w:pPr>
            <w:ins w:id="10247" w:author="Xuning Wei12232" w:date="2026-07-27T17:22:00Z">
              <w:del w:id="10248"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10249" w:author="He Han" w:date="2026-10-12T14:32:00Z">
                <w:r w:rsidRPr="00BB7730" w:rsidDel="006379C0">
                  <w:rPr>
                    <w:rFonts w:ascii="Times New Roman" w:hAnsi="Times New Roman" w:cs="Times New Roman"/>
                    <w:color w:val="auto"/>
                    <w:sz w:val="18"/>
                    <w:szCs w:val="18"/>
                    <w:shd w:val="clear" w:color="auto" w:fill="FFFFFF"/>
                  </w:rPr>
                  <w:delText>304 &amp; 316L</w:delText>
                </w:r>
              </w:del>
            </w:ins>
          </w:p>
          <w:p w14:paraId="7726E161" w14:textId="0EA7EFCD" w:rsidR="000B3418" w:rsidRPr="00BB7730" w:rsidDel="00153539" w:rsidRDefault="000B3418" w:rsidP="000B3418">
            <w:pPr>
              <w:rPr>
                <w:ins w:id="10250" w:author="Xuning Wei12232" w:date="2026-07-27T17:22:00Z"/>
                <w:del w:id="10251" w:author="He Han" w:date="2026-10-22T22:09:00Z"/>
                <w:rFonts w:ascii="Times New Roman" w:eastAsiaTheme="minorEastAsia" w:hAnsi="Times New Roman" w:cs="Times New Roman"/>
                <w:color w:val="auto"/>
                <w:sz w:val="18"/>
                <w:szCs w:val="18"/>
                <w:shd w:val="clear" w:color="auto" w:fill="FFFFFF"/>
                <w:lang w:eastAsia="zh-CN"/>
              </w:rPr>
            </w:pPr>
            <w:ins w:id="10252" w:author="Xuning Wei12232" w:date="2026-07-27T17:22:00Z">
              <w:del w:id="10253"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29A1367C" w14:textId="5BA7440B" w:rsidR="000B3418" w:rsidRPr="00BB7730" w:rsidDel="00153539" w:rsidRDefault="000B3418" w:rsidP="000B3418">
            <w:pPr>
              <w:rPr>
                <w:ins w:id="10254" w:author="Xuning Wei12232" w:date="2026-07-27T17:22:00Z"/>
                <w:del w:id="10255" w:author="He Han" w:date="2026-10-22T22:09:00Z"/>
                <w:rFonts w:ascii="Times New Roman" w:hAnsi="Times New Roman" w:cs="Times New Roman"/>
                <w:color w:val="auto"/>
                <w:sz w:val="18"/>
                <w:szCs w:val="18"/>
                <w:shd w:val="clear" w:color="auto" w:fill="FFFFFF"/>
              </w:rPr>
            </w:pPr>
            <w:ins w:id="10256" w:author="Xuning Wei12232" w:date="2026-07-27T17:22:00Z">
              <w:del w:id="10257"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3D2D3D79" w14:textId="7C4EACE6" w:rsidR="005E21AC" w:rsidRPr="00BB7730" w:rsidDel="00153539" w:rsidRDefault="000B3418" w:rsidP="000B3418">
            <w:pPr>
              <w:jc w:val="both"/>
              <w:rPr>
                <w:del w:id="10258" w:author="He Han" w:date="2026-10-22T22:09:00Z"/>
                <w:rFonts w:ascii="Times New Roman" w:hAnsi="Times New Roman" w:cs="Times New Roman"/>
                <w:color w:val="auto"/>
                <w:sz w:val="18"/>
                <w:szCs w:val="18"/>
                <w:shd w:val="clear" w:color="auto" w:fill="FFFFFF"/>
              </w:rPr>
            </w:pPr>
            <w:ins w:id="10259" w:author="Xuning Wei12232" w:date="2026-07-27T17:22:00Z">
              <w:del w:id="10260" w:author="He Han" w:date="2026-10-22T22:09:00Z">
                <w:r w:rsidRPr="00BB7730" w:rsidDel="00153539">
                  <w:rPr>
                    <w:rFonts w:ascii="Times New Roman" w:hAnsi="Times New Roman" w:cs="Times New Roman"/>
                    <w:color w:val="0000FF"/>
                    <w:sz w:val="18"/>
                    <w:szCs w:val="18"/>
                  </w:rPr>
                  <w:delText xml:space="preserve">Mechanical seal: </w:delText>
                </w:r>
              </w:del>
              <w:del w:id="10261" w:author="He Han" w:date="2026-10-12T14:32:00Z">
                <w:r w:rsidRPr="00BB7730" w:rsidDel="006379C0">
                  <w:rPr>
                    <w:rFonts w:ascii="Times New Roman" w:hAnsi="Times New Roman" w:cs="Times New Roman"/>
                    <w:color w:val="0000FF"/>
                    <w:sz w:val="18"/>
                    <w:szCs w:val="18"/>
                    <w:shd w:val="clear" w:color="auto" w:fill="FFFFFF"/>
                  </w:rPr>
                  <w:delText>304SS</w:delText>
                </w:r>
              </w:del>
              <w:del w:id="10262"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0263" w:author="He Han" w:date="2026-10-19T16:39:00Z">
                <w:r w:rsidRPr="00BB7730" w:rsidDel="00467D71">
                  <w:rPr>
                    <w:rFonts w:ascii="Times New Roman" w:hAnsi="Times New Roman" w:cs="Times New Roman"/>
                    <w:color w:val="0000FF"/>
                    <w:sz w:val="18"/>
                    <w:szCs w:val="18"/>
                    <w:shd w:val="clear" w:color="auto" w:fill="FFFFFF"/>
                  </w:rPr>
                  <w:delText>CSPE</w:delText>
                </w:r>
              </w:del>
            </w:ins>
            <w:del w:id="10264" w:author="He Han" w:date="2026-10-22T22:09:00Z">
              <w:r w:rsidR="005E21AC" w:rsidRPr="00BB7730" w:rsidDel="00153539">
                <w:rPr>
                  <w:rFonts w:ascii="Times New Roman" w:hAnsi="Times New Roman" w:cs="Times New Roman"/>
                  <w:color w:val="auto"/>
                  <w:sz w:val="18"/>
                  <w:szCs w:val="18"/>
                  <w:shd w:val="clear" w:color="auto" w:fill="FFFFFF"/>
                </w:rPr>
                <w:delText>Transfer pump material:SS</w:delText>
              </w:r>
            </w:del>
            <w:ins w:id="10265" w:author="Johan Granander" w:date="2026-05-04T11:53:00Z">
              <w:del w:id="10266" w:author="He Han" w:date="2026-10-22T22:09:00Z">
                <w:r w:rsidR="00570E05" w:rsidRPr="00BB7730" w:rsidDel="00153539">
                  <w:rPr>
                    <w:rFonts w:ascii="Times New Roman" w:hAnsi="Times New Roman" w:cs="Times New Roman"/>
                    <w:color w:val="auto"/>
                    <w:sz w:val="18"/>
                    <w:szCs w:val="18"/>
                    <w:shd w:val="clear" w:color="auto" w:fill="FFFFFF"/>
                  </w:rPr>
                  <w:delText>material: SS</w:delText>
                </w:r>
              </w:del>
            </w:ins>
            <w:del w:id="10267" w:author="He Han" w:date="2026-10-22T22:09:00Z">
              <w:r w:rsidR="005E21AC" w:rsidRPr="00BB7730" w:rsidDel="00153539">
                <w:rPr>
                  <w:rFonts w:ascii="Times New Roman" w:hAnsi="Times New Roman" w:cs="Times New Roman"/>
                  <w:color w:val="auto"/>
                  <w:sz w:val="18"/>
                  <w:szCs w:val="18"/>
                  <w:shd w:val="clear" w:color="auto" w:fill="FFFFFF"/>
                </w:rPr>
                <w:delText>316+PTFE</w:delText>
              </w:r>
            </w:del>
          </w:p>
          <w:p w14:paraId="0B9C16DD" w14:textId="714BFF12" w:rsidR="005E21AC" w:rsidRPr="00BB7730" w:rsidDel="00153539" w:rsidRDefault="005E21AC" w:rsidP="0030647B">
            <w:pPr>
              <w:jc w:val="both"/>
              <w:rPr>
                <w:del w:id="10268" w:author="He Han" w:date="2026-10-22T22:09:00Z"/>
                <w:rFonts w:ascii="Times New Roman" w:eastAsia="仿宋_GB2312" w:hAnsi="Times New Roman" w:cs="Times New Roman"/>
                <w:color w:val="auto"/>
                <w:sz w:val="18"/>
                <w:szCs w:val="18"/>
              </w:rPr>
            </w:pPr>
            <w:del w:id="10269" w:author="He Han" w:date="2026-10-22T22:09:00Z">
              <w:r w:rsidRPr="00BB7730" w:rsidDel="00153539">
                <w:rPr>
                  <w:rFonts w:ascii="Times New Roman" w:eastAsia="仿宋_GB2312" w:hAnsi="Times New Roman" w:cs="Times New Roman"/>
                  <w:color w:val="auto"/>
                  <w:sz w:val="18"/>
                  <w:szCs w:val="18"/>
                </w:rPr>
                <w:delText>Charging line: SS</w:delText>
              </w:r>
            </w:del>
          </w:p>
          <w:p w14:paraId="7E25CFD5" w14:textId="10B95F81" w:rsidR="005E21AC" w:rsidRPr="00BB7730" w:rsidDel="00153539" w:rsidRDefault="005E21AC" w:rsidP="0030647B">
            <w:pPr>
              <w:jc w:val="both"/>
              <w:rPr>
                <w:del w:id="10270" w:author="He Han" w:date="2026-10-22T22:09:00Z"/>
                <w:rFonts w:ascii="Times New Roman" w:eastAsia="仿宋_GB2312" w:hAnsi="Times New Roman" w:cs="Times New Roman"/>
                <w:color w:val="auto"/>
                <w:sz w:val="18"/>
                <w:szCs w:val="18"/>
                <w:lang w:val="en-IE"/>
                <w:rPrChange w:id="10271" w:author="Johan Granander" w:date="2026-07-28T15:03:00Z">
                  <w:rPr>
                    <w:del w:id="10272" w:author="He Han" w:date="2026-10-22T22:09:00Z"/>
                    <w:rFonts w:ascii="Times New Roman" w:eastAsia="仿宋_GB2312" w:hAnsi="Times New Roman" w:cs="Times New Roman"/>
                    <w:color w:val="auto"/>
                    <w:sz w:val="18"/>
                    <w:szCs w:val="18"/>
                  </w:rPr>
                </w:rPrChange>
              </w:rPr>
            </w:pPr>
            <w:del w:id="10273" w:author="He Han" w:date="2026-10-22T22:09:00Z">
              <w:r w:rsidRPr="00BB7730" w:rsidDel="00153539">
                <w:rPr>
                  <w:rFonts w:ascii="Times New Roman" w:hAnsi="Times New Roman" w:cs="Times New Roman"/>
                  <w:color w:val="auto"/>
                  <w:sz w:val="18"/>
                  <w:szCs w:val="18"/>
                  <w:shd w:val="clear" w:color="auto" w:fill="FFFFFF"/>
                  <w:lang w:val="en-IE"/>
                  <w:rPrChange w:id="10274" w:author="Johan Granander" w:date="2026-07-28T15:03: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10275" w:author="Johan Granander" w:date="2026-07-28T15:03:00Z">
                    <w:rPr>
                      <w:rFonts w:ascii="Times New Roman" w:eastAsia="仿宋_GB2312" w:hAnsi="Times New Roman" w:cs="Times New Roman"/>
                      <w:color w:val="auto"/>
                      <w:sz w:val="18"/>
                      <w:szCs w:val="18"/>
                    </w:rPr>
                  </w:rPrChange>
                </w:rPr>
                <w:delText>PTFE</w:delText>
              </w:r>
            </w:del>
          </w:p>
          <w:p w14:paraId="0BA31D63" w14:textId="329190A9" w:rsidR="005E21AC" w:rsidRPr="00BB7730" w:rsidDel="00153539" w:rsidRDefault="005E21AC" w:rsidP="0030647B">
            <w:pPr>
              <w:jc w:val="both"/>
              <w:rPr>
                <w:del w:id="10276" w:author="He Han" w:date="2026-10-22T22:09:00Z"/>
                <w:rFonts w:ascii="Times New Roman" w:hAnsi="Times New Roman" w:cs="Times New Roman"/>
                <w:color w:val="auto"/>
                <w:sz w:val="18"/>
                <w:szCs w:val="18"/>
                <w:shd w:val="clear" w:color="auto" w:fill="FFFFFF"/>
                <w:lang w:val="en-IE"/>
                <w:rPrChange w:id="10277" w:author="Johan Granander" w:date="2026-07-28T15:03:00Z">
                  <w:rPr>
                    <w:del w:id="10278" w:author="He Han" w:date="2026-10-22T22:09:00Z"/>
                    <w:rFonts w:ascii="Times New Roman" w:hAnsi="Times New Roman" w:cs="Times New Roman"/>
                    <w:color w:val="auto"/>
                    <w:sz w:val="18"/>
                    <w:szCs w:val="18"/>
                    <w:shd w:val="clear" w:color="auto" w:fill="FFFFFF"/>
                  </w:rPr>
                </w:rPrChange>
              </w:rPr>
            </w:pPr>
            <w:del w:id="10279" w:author="He Han" w:date="2026-10-22T22:09:00Z">
              <w:r w:rsidRPr="00BB7730" w:rsidDel="00153539">
                <w:rPr>
                  <w:rFonts w:ascii="Times New Roman" w:hAnsi="Times New Roman" w:cs="Times New Roman"/>
                  <w:color w:val="auto"/>
                  <w:sz w:val="18"/>
                  <w:szCs w:val="18"/>
                  <w:shd w:val="clear" w:color="auto" w:fill="FFFFFF"/>
                  <w:lang w:val="en-IE"/>
                  <w:rPrChange w:id="10280" w:author="Johan Granander" w:date="2026-07-28T15:03:00Z">
                    <w:rPr>
                      <w:rFonts w:ascii="Times New Roman" w:hAnsi="Times New Roman" w:cs="Times New Roman"/>
                      <w:color w:val="auto"/>
                      <w:sz w:val="18"/>
                      <w:szCs w:val="18"/>
                      <w:shd w:val="clear" w:color="auto" w:fill="FFFFFF"/>
                    </w:rPr>
                  </w:rPrChange>
                </w:rPr>
                <w:delText>Sight glass: Glass</w:delText>
              </w:r>
            </w:del>
          </w:p>
          <w:p w14:paraId="0BAB0DF3" w14:textId="3C6A8D6C" w:rsidR="005E21AC" w:rsidRPr="00BB7730" w:rsidDel="00153539" w:rsidRDefault="005E21AC" w:rsidP="0030647B">
            <w:pPr>
              <w:jc w:val="both"/>
              <w:rPr>
                <w:del w:id="10281" w:author="He Han" w:date="2026-10-22T22:09:00Z"/>
                <w:rFonts w:ascii="Times New Roman" w:eastAsia="仿宋_GB2312" w:hAnsi="Times New Roman" w:cs="Times New Roman"/>
                <w:color w:val="auto"/>
                <w:sz w:val="18"/>
                <w:szCs w:val="18"/>
                <w:lang w:val="en-IE"/>
                <w:rPrChange w:id="10282" w:author="Johan Granander" w:date="2026-07-28T15:03:00Z">
                  <w:rPr>
                    <w:del w:id="10283" w:author="He Han" w:date="2026-10-22T22:09:00Z"/>
                    <w:rFonts w:ascii="Times New Roman" w:eastAsia="仿宋_GB2312" w:hAnsi="Times New Roman" w:cs="Times New Roman"/>
                    <w:color w:val="auto"/>
                    <w:sz w:val="18"/>
                    <w:szCs w:val="18"/>
                  </w:rPr>
                </w:rPrChange>
              </w:rPr>
            </w:pPr>
            <w:del w:id="10284" w:author="He Han" w:date="2026-10-22T22:09:00Z">
              <w:r w:rsidRPr="00BB7730" w:rsidDel="00153539">
                <w:rPr>
                  <w:rFonts w:ascii="Times New Roman" w:hAnsi="Times New Roman" w:cs="Times New Roman"/>
                  <w:color w:val="auto"/>
                  <w:sz w:val="18"/>
                  <w:szCs w:val="18"/>
                  <w:shd w:val="clear" w:color="auto" w:fill="FFFFFF"/>
                  <w:lang w:val="en-IE"/>
                  <w:rPrChange w:id="10285" w:author="Johan Granander" w:date="2026-07-28T15:03: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10286" w:author="Johan Granander" w:date="2026-07-28T15:03:00Z">
                    <w:rPr>
                      <w:rFonts w:ascii="Times New Roman" w:eastAsia="仿宋_GB2312" w:hAnsi="Times New Roman" w:cs="Times New Roman"/>
                      <w:color w:val="auto"/>
                      <w:sz w:val="18"/>
                      <w:szCs w:val="18"/>
                    </w:rPr>
                  </w:rPrChange>
                </w:rPr>
                <w:delText xml:space="preserve"> 316L</w:delText>
              </w:r>
            </w:del>
          </w:p>
          <w:p w14:paraId="66A82AEB" w14:textId="18DDBBEA" w:rsidR="00C65197" w:rsidRPr="00BB7730" w:rsidDel="00153539" w:rsidRDefault="005E21AC" w:rsidP="00C65197">
            <w:pPr>
              <w:jc w:val="both"/>
              <w:rPr>
                <w:del w:id="10287" w:author="He Han" w:date="2026-10-22T22:09:00Z"/>
                <w:rFonts w:ascii="Times New Roman" w:eastAsiaTheme="minorEastAsia" w:hAnsi="Times New Roman" w:cs="Times New Roman"/>
                <w:color w:val="auto"/>
                <w:sz w:val="18"/>
                <w:szCs w:val="18"/>
                <w:shd w:val="clear" w:color="auto" w:fill="FFFFFF"/>
                <w:lang w:eastAsia="zh-CN"/>
              </w:rPr>
            </w:pPr>
            <w:del w:id="10288"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5C835408" w14:textId="0569ABA1" w:rsidR="00C65197" w:rsidRPr="00BB7730" w:rsidDel="00153539" w:rsidRDefault="00C65197" w:rsidP="00C65197">
            <w:pPr>
              <w:jc w:val="both"/>
              <w:rPr>
                <w:del w:id="10289" w:author="He Han" w:date="2026-10-22T22:09:00Z"/>
                <w:rFonts w:ascii="Times New Roman" w:hAnsi="Times New Roman" w:cs="Times New Roman"/>
                <w:color w:val="0000FF"/>
                <w:sz w:val="18"/>
                <w:szCs w:val="18"/>
                <w:shd w:val="clear" w:color="auto" w:fill="FFFFFF"/>
              </w:rPr>
            </w:pPr>
            <w:del w:id="10290" w:author="He Han" w:date="2026-10-22T22:09: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6A91A328" w14:textId="47377E1C" w:rsidR="005E21AC" w:rsidRPr="00BB7730" w:rsidDel="00153539" w:rsidRDefault="005E21AC" w:rsidP="0030647B">
            <w:pPr>
              <w:jc w:val="both"/>
              <w:rPr>
                <w:del w:id="10291" w:author="He Han" w:date="2026-10-22T22:09:00Z"/>
                <w:rFonts w:ascii="Times New Roman" w:hAnsi="Times New Roman" w:cs="Times New Roman"/>
                <w:color w:val="auto"/>
                <w:sz w:val="18"/>
                <w:szCs w:val="18"/>
                <w:shd w:val="clear" w:color="auto" w:fill="FFFFFF"/>
              </w:rPr>
            </w:pPr>
            <w:del w:id="10292"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17D18758" w14:textId="36EDCEB7" w:rsidR="005E21AC" w:rsidRPr="00BB7730" w:rsidRDefault="005E21AC" w:rsidP="0030647B">
            <w:pPr>
              <w:jc w:val="both"/>
              <w:rPr>
                <w:rFonts w:ascii="Times New Roman" w:hAnsi="Times New Roman" w:cs="Times New Roman"/>
                <w:color w:val="auto"/>
                <w:sz w:val="18"/>
                <w:szCs w:val="18"/>
                <w:shd w:val="clear" w:color="auto" w:fill="FFFFFF"/>
              </w:rPr>
            </w:pPr>
            <w:del w:id="10293"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10294" w:author="Xuning Wei12232" w:date="2026-07-27T18:11:00Z">
              <w:tcPr>
                <w:tcW w:w="388" w:type="pct"/>
                <w:gridSpan w:val="4"/>
                <w:vMerge w:val="restart"/>
                <w:shd w:val="clear" w:color="auto" w:fill="FFFFFF" w:themeFill="background1"/>
                <w:vAlign w:val="center"/>
              </w:tcPr>
            </w:tcPrChange>
          </w:tcPr>
          <w:p w14:paraId="5C41F76F" w14:textId="2FEF1EAE" w:rsidR="005E21AC" w:rsidRPr="00BB7730" w:rsidRDefault="005E21AC"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bidi="ar"/>
              </w:rPr>
              <w:t>No</w:t>
            </w:r>
          </w:p>
        </w:tc>
        <w:tc>
          <w:tcPr>
            <w:tcW w:w="352" w:type="pct"/>
            <w:vMerge w:val="restart"/>
            <w:shd w:val="clear" w:color="auto" w:fill="FFFFFF" w:themeFill="background1"/>
            <w:vAlign w:val="center"/>
            <w:tcPrChange w:id="10295" w:author="Xuning Wei12232" w:date="2026-07-27T18:11:00Z">
              <w:tcPr>
                <w:tcW w:w="354" w:type="pct"/>
                <w:gridSpan w:val="3"/>
                <w:vMerge w:val="restart"/>
                <w:shd w:val="clear" w:color="auto" w:fill="FFFFFF" w:themeFill="background1"/>
                <w:vAlign w:val="center"/>
              </w:tcPr>
            </w:tcPrChange>
          </w:tcPr>
          <w:p w14:paraId="69BE4D91" w14:textId="4B17C47C" w:rsidR="005E21AC" w:rsidRPr="00BB7730" w:rsidRDefault="005E21AC" w:rsidP="0030647B">
            <w:pPr>
              <w:spacing w:line="240" w:lineRule="exact"/>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bidi="ar"/>
              </w:rPr>
              <w:t>No</w:t>
            </w:r>
          </w:p>
        </w:tc>
        <w:tc>
          <w:tcPr>
            <w:tcW w:w="289" w:type="pct"/>
            <w:vAlign w:val="center"/>
            <w:tcPrChange w:id="10296" w:author="Xuning Wei12232" w:date="2026-07-27T18:11:00Z">
              <w:tcPr>
                <w:tcW w:w="322" w:type="pct"/>
                <w:gridSpan w:val="3"/>
                <w:vAlign w:val="center"/>
              </w:tcPr>
            </w:tcPrChange>
          </w:tcPr>
          <w:p w14:paraId="3A6C32BB" w14:textId="77777777" w:rsidR="005E21AC" w:rsidRPr="00BB7730" w:rsidRDefault="003E162E" w:rsidP="0030647B">
            <w:pPr>
              <w:jc w:val="both"/>
              <w:rPr>
                <w:rFonts w:ascii="Times New Roman" w:eastAsia="仿宋_GB2312" w:hAnsi="Times New Roman" w:cs="Times New Roman"/>
                <w:b/>
                <w:color w:val="auto"/>
                <w:sz w:val="18"/>
                <w:szCs w:val="18"/>
              </w:rPr>
            </w:pPr>
            <w:sdt>
              <w:sdtPr>
                <w:rPr>
                  <w:rFonts w:ascii="Times New Roman" w:eastAsia="仿宋_GB2312" w:hAnsi="Times New Roman" w:cs="Times New Roman"/>
                  <w:color w:val="auto"/>
                  <w:sz w:val="18"/>
                  <w:szCs w:val="18"/>
                  <w:lang w:eastAsia="zh-CN" w:bidi="ar"/>
                </w:rPr>
                <w:id w:val="1649786538"/>
                <w14:checkbox>
                  <w14:checked w14:val="1"/>
                  <w14:checkedState w14:val="2612" w14:font="MS Gothic"/>
                  <w14:uncheckedState w14:val="2610" w14:font="MS Gothic"/>
                </w14:checkbox>
              </w:sdtPr>
              <w:sdtEndPr/>
              <w:sdtContent>
                <w:r w:rsidR="005E21AC" w:rsidRPr="00BB7730">
                  <w:rPr>
                    <w:rFonts w:ascii="Segoe UI Symbol" w:eastAsia="MS Gothic" w:hAnsi="Segoe UI Symbol" w:cs="Segoe UI Symbol"/>
                    <w:color w:val="auto"/>
                    <w:sz w:val="18"/>
                    <w:szCs w:val="18"/>
                    <w:lang w:eastAsia="zh-CN" w:bidi="ar"/>
                  </w:rPr>
                  <w:t>☒</w:t>
                </w:r>
              </w:sdtContent>
            </w:sdt>
            <w:r w:rsidR="005E21AC" w:rsidRPr="00BB7730">
              <w:rPr>
                <w:rFonts w:ascii="Times New Roman" w:eastAsia="仿宋_GB2312" w:hAnsi="Times New Roman" w:cs="Times New Roman"/>
                <w:color w:val="auto"/>
                <w:sz w:val="18"/>
                <w:szCs w:val="18"/>
                <w:lang w:eastAsia="zh-CN" w:bidi="ar"/>
              </w:rPr>
              <w:t>Yes</w:t>
            </w:r>
          </w:p>
        </w:tc>
        <w:tc>
          <w:tcPr>
            <w:tcW w:w="638" w:type="pct"/>
            <w:vAlign w:val="center"/>
            <w:tcPrChange w:id="10297" w:author="Xuning Wei12232" w:date="2026-07-27T18:11:00Z">
              <w:tcPr>
                <w:tcW w:w="733" w:type="pct"/>
                <w:gridSpan w:val="3"/>
                <w:vAlign w:val="center"/>
              </w:tcPr>
            </w:tcPrChange>
          </w:tcPr>
          <w:p w14:paraId="117B8C29" w14:textId="3077085B" w:rsidR="005E21AC"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color w:val="auto"/>
                  <w:sz w:val="18"/>
                  <w:szCs w:val="18"/>
                  <w:lang w:eastAsia="zh-CN" w:bidi="ar"/>
                </w:rPr>
                <w:id w:val="-283656885"/>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color w:val="auto"/>
                    <w:sz w:val="18"/>
                    <w:szCs w:val="18"/>
                    <w:lang w:eastAsia="zh-CN" w:bidi="ar"/>
                  </w:rPr>
                  <w:t>☐</w:t>
                </w:r>
              </w:sdtContent>
            </w:sdt>
            <w:r w:rsidR="005E21AC" w:rsidRPr="00BB7730">
              <w:rPr>
                <w:rFonts w:ascii="Times New Roman" w:eastAsia="仿宋_GB2312" w:hAnsi="Times New Roman" w:cs="Times New Roman"/>
                <w:color w:val="auto"/>
                <w:sz w:val="18"/>
                <w:szCs w:val="18"/>
                <w:lang w:eastAsia="zh-CN" w:bidi="ar"/>
              </w:rPr>
              <w:t xml:space="preserve"> No</w:t>
            </w:r>
            <w:ins w:id="10298" w:author="Xuning Wei12232" w:date="2026-07-27T18:12:00Z">
              <w:r w:rsidR="000912B3" w:rsidRPr="00BB7730">
                <w:rPr>
                  <w:rFonts w:ascii="Times New Roman" w:eastAsia="仿宋_GB2312" w:hAnsi="Times New Roman" w:cs="Times New Roman"/>
                  <w:color w:val="auto"/>
                  <w:sz w:val="18"/>
                  <w:szCs w:val="18"/>
                  <w:lang w:eastAsia="zh-CN" w:bidi="ar"/>
                </w:rPr>
                <w:t xml:space="preserve"> </w:t>
              </w:r>
            </w:ins>
          </w:p>
        </w:tc>
        <w:tc>
          <w:tcPr>
            <w:tcW w:w="792" w:type="pct"/>
            <w:vMerge w:val="restart"/>
            <w:vAlign w:val="center"/>
            <w:tcPrChange w:id="10299" w:author="Xuning Wei12232" w:date="2026-07-27T18:11:00Z">
              <w:tcPr>
                <w:tcW w:w="654" w:type="pct"/>
                <w:vMerge w:val="restart"/>
                <w:vAlign w:val="center"/>
              </w:tcPr>
            </w:tcPrChange>
          </w:tcPr>
          <w:p w14:paraId="2D1FA1BA" w14:textId="77777777" w:rsidR="005E21AC" w:rsidRPr="00BB7730" w:rsidRDefault="003E162E" w:rsidP="0030647B">
            <w:pPr>
              <w:jc w:val="both"/>
              <w:rPr>
                <w:rFonts w:ascii="Times New Roman" w:eastAsia="仿宋_GB2312" w:hAnsi="Times New Roman" w:cs="Times New Roman"/>
                <w:color w:val="auto"/>
                <w:sz w:val="18"/>
                <w:szCs w:val="18"/>
                <w:u w:val="single"/>
                <w:lang w:eastAsia="zh-CN" w:bidi="ar"/>
              </w:rPr>
            </w:pPr>
            <w:sdt>
              <w:sdtPr>
                <w:rPr>
                  <w:rFonts w:ascii="Times New Roman" w:eastAsia="仿宋_GB2312" w:hAnsi="Times New Roman" w:cs="Times New Roman"/>
                  <w:b/>
                  <w:color w:val="auto"/>
                  <w:sz w:val="18"/>
                  <w:szCs w:val="18"/>
                  <w:lang w:eastAsia="zh-CN" w:bidi="ar"/>
                </w:rPr>
                <w:id w:val="1090980811"/>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lang w:eastAsia="zh-CN" w:bidi="ar"/>
                  </w:rPr>
                  <w:t>☐</w:t>
                </w:r>
              </w:sdtContent>
            </w:sdt>
            <w:r w:rsidR="005E21AC" w:rsidRPr="00BB7730">
              <w:rPr>
                <w:rFonts w:ascii="Times New Roman" w:eastAsia="仿宋_GB2312" w:hAnsi="Times New Roman" w:cs="Times New Roman"/>
                <w:color w:val="auto"/>
                <w:sz w:val="18"/>
                <w:szCs w:val="18"/>
                <w:lang w:eastAsia="zh-CN" w:bidi="ar"/>
              </w:rPr>
              <w:t xml:space="preserve"> Asymchem R&amp;D Lab:</w:t>
            </w:r>
            <w:r w:rsidR="005E21AC" w:rsidRPr="00BB7730">
              <w:rPr>
                <w:rFonts w:ascii="Times New Roman" w:eastAsia="仿宋_GB2312" w:hAnsi="Times New Roman" w:cs="Times New Roman"/>
                <w:color w:val="auto"/>
                <w:sz w:val="18"/>
                <w:szCs w:val="18"/>
                <w:u w:val="single"/>
                <w:lang w:eastAsia="zh-CN" w:bidi="ar"/>
              </w:rPr>
              <w:t xml:space="preserve">N/A </w:t>
            </w:r>
          </w:p>
          <w:p w14:paraId="318C3031" w14:textId="5F128ADF" w:rsidR="005E21AC" w:rsidRPr="00BB7730" w:rsidRDefault="003E162E" w:rsidP="0030647B">
            <w:pPr>
              <w:jc w:val="both"/>
              <w:rPr>
                <w:rFonts w:ascii="Times New Roman" w:eastAsia="仿宋_GB2312" w:hAnsi="Times New Roman" w:cs="Times New Roman"/>
                <w:color w:val="auto"/>
                <w:sz w:val="18"/>
                <w:szCs w:val="18"/>
                <w:u w:val="single"/>
                <w:lang w:eastAsia="zh-CN" w:bidi="ar"/>
              </w:rPr>
            </w:pPr>
            <w:sdt>
              <w:sdtPr>
                <w:rPr>
                  <w:rFonts w:ascii="Times New Roman" w:eastAsia="仿宋_GB2312" w:hAnsi="Times New Roman" w:cs="Times New Roman"/>
                  <w:b/>
                  <w:color w:val="auto"/>
                  <w:sz w:val="18"/>
                  <w:szCs w:val="18"/>
                  <w:lang w:eastAsia="zh-CN" w:bidi="ar"/>
                </w:rPr>
                <w:id w:val="-1182351437"/>
                <w14:checkbox>
                  <w14:checked w14:val="1"/>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lang w:eastAsia="zh-CN" w:bidi="ar"/>
                  </w:rPr>
                  <w:t>☒</w:t>
                </w:r>
              </w:sdtContent>
            </w:sdt>
            <w:r w:rsidR="005E21AC" w:rsidRPr="00BB7730">
              <w:rPr>
                <w:rFonts w:ascii="Times New Roman" w:eastAsia="仿宋_GB2312" w:hAnsi="Times New Roman" w:cs="Times New Roman"/>
                <w:color w:val="auto"/>
                <w:sz w:val="18"/>
                <w:szCs w:val="18"/>
                <w:lang w:eastAsia="zh-CN" w:bidi="ar"/>
              </w:rPr>
              <w:t xml:space="preserve"> Asymchem Production data, Lot Number:</w:t>
            </w:r>
            <w:r w:rsidR="005E21AC" w:rsidRPr="00BB7730">
              <w:rPr>
                <w:rFonts w:ascii="Times New Roman" w:eastAsia="仿宋_GB2312" w:hAnsi="Times New Roman" w:cs="Times New Roman"/>
                <w:color w:val="auto"/>
                <w:sz w:val="18"/>
                <w:szCs w:val="18"/>
                <w:u w:val="single"/>
                <w:lang w:eastAsia="zh-CN" w:bidi="ar"/>
              </w:rPr>
              <w:t xml:space="preserve">  </w:t>
            </w:r>
            <w:del w:id="10300" w:author="Xuning Wei12232" w:date="2026-07-27T17:56:00Z">
              <w:r w:rsidR="005E21AC" w:rsidRPr="00BB7730" w:rsidDel="00F338FC">
                <w:rPr>
                  <w:rFonts w:ascii="Times New Roman" w:eastAsia="仿宋_GB2312" w:hAnsi="Times New Roman" w:cs="Times New Roman"/>
                  <w:color w:val="auto"/>
                  <w:sz w:val="18"/>
                  <w:szCs w:val="18"/>
                  <w:u w:val="single"/>
                  <w:lang w:eastAsia="zh-CN" w:bidi="ar"/>
                </w:rPr>
                <w:delText>CPo140020-02-01-02</w:delText>
              </w:r>
            </w:del>
            <w:ins w:id="10301" w:author="Xuning Wei12232" w:date="2026-07-27T17:56:00Z">
              <w:r w:rsidR="00F338FC" w:rsidRPr="00BB7730">
                <w:rPr>
                  <w:rFonts w:ascii="Times New Roman" w:eastAsia="仿宋_GB2312" w:hAnsi="Times New Roman" w:cs="Times New Roman"/>
                  <w:color w:val="auto"/>
                  <w:sz w:val="18"/>
                  <w:szCs w:val="18"/>
                  <w:u w:val="single"/>
                  <w:lang w:eastAsia="zh-CN" w:bidi="ar"/>
                </w:rPr>
                <w:t>CPo140020-02-01-01~04</w:t>
              </w:r>
            </w:ins>
            <w:r w:rsidR="005E21AC" w:rsidRPr="00BB7730">
              <w:rPr>
                <w:rFonts w:ascii="Times New Roman" w:eastAsia="仿宋_GB2312" w:hAnsi="Times New Roman" w:cs="Times New Roman"/>
                <w:color w:val="auto"/>
                <w:sz w:val="18"/>
                <w:szCs w:val="18"/>
                <w:u w:val="single"/>
                <w:lang w:eastAsia="zh-CN" w:bidi="ar"/>
              </w:rPr>
              <w:t xml:space="preserve">  </w:t>
            </w:r>
          </w:p>
          <w:p w14:paraId="6A21968C" w14:textId="77777777" w:rsidR="005E21AC" w:rsidRPr="00BB7730" w:rsidRDefault="003E162E" w:rsidP="0030647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b/>
                  <w:color w:val="auto"/>
                  <w:sz w:val="18"/>
                  <w:szCs w:val="18"/>
                  <w:lang w:eastAsia="zh-CN" w:bidi="ar"/>
                </w:rPr>
                <w:id w:val="-1684433821"/>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lang w:eastAsia="zh-CN" w:bidi="ar"/>
                  </w:rPr>
                  <w:t>☐</w:t>
                </w:r>
              </w:sdtContent>
            </w:sdt>
            <w:r w:rsidR="005E21AC" w:rsidRPr="00BB7730">
              <w:rPr>
                <w:rFonts w:ascii="Times New Roman" w:eastAsia="仿宋_GB2312" w:hAnsi="Times New Roman" w:cs="Times New Roman"/>
                <w:color w:val="auto"/>
                <w:sz w:val="18"/>
                <w:szCs w:val="18"/>
                <w:lang w:eastAsia="zh-CN" w:bidi="ar"/>
              </w:rPr>
              <w:t xml:space="preserve"> Supplier data:</w:t>
            </w:r>
            <w:r w:rsidR="005E21AC" w:rsidRPr="00BB7730">
              <w:rPr>
                <w:rFonts w:ascii="Times New Roman" w:eastAsia="仿宋_GB2312" w:hAnsi="Times New Roman" w:cs="Times New Roman"/>
                <w:color w:val="auto"/>
                <w:sz w:val="18"/>
                <w:szCs w:val="18"/>
                <w:u w:val="single"/>
                <w:lang w:eastAsia="zh-CN" w:bidi="ar"/>
              </w:rPr>
              <w:t xml:space="preserve">  N/A  </w:t>
            </w:r>
            <w:r w:rsidR="005E21AC" w:rsidRPr="00BB7730">
              <w:rPr>
                <w:rFonts w:ascii="Times New Roman" w:eastAsia="仿宋_GB2312" w:hAnsi="Times New Roman" w:cs="Times New Roman"/>
                <w:color w:val="auto"/>
                <w:sz w:val="18"/>
                <w:szCs w:val="18"/>
                <w:lang w:eastAsia="zh-CN" w:bidi="ar"/>
              </w:rPr>
              <w:t xml:space="preserve"> </w:t>
            </w:r>
          </w:p>
          <w:p w14:paraId="25997564" w14:textId="77777777" w:rsidR="005E21AC" w:rsidRPr="00BB7730" w:rsidRDefault="003E162E" w:rsidP="0030647B">
            <w:pPr>
              <w:jc w:val="both"/>
              <w:rPr>
                <w:rFonts w:ascii="Times New Roman" w:eastAsia="仿宋_GB2312" w:hAnsi="Times New Roman" w:cs="Times New Roman"/>
                <w:color w:val="auto"/>
                <w:sz w:val="18"/>
                <w:szCs w:val="18"/>
                <w:u w:val="single"/>
                <w:lang w:eastAsia="zh-CN" w:bidi="ar"/>
              </w:rPr>
            </w:pPr>
            <w:sdt>
              <w:sdtPr>
                <w:rPr>
                  <w:rFonts w:ascii="Times New Roman" w:eastAsia="仿宋_GB2312" w:hAnsi="Times New Roman" w:cs="Times New Roman"/>
                  <w:b/>
                  <w:color w:val="auto"/>
                  <w:sz w:val="18"/>
                  <w:szCs w:val="18"/>
                  <w:lang w:eastAsia="zh-CN" w:bidi="ar"/>
                </w:rPr>
                <w:id w:val="-215822493"/>
                <w14:checkbox>
                  <w14:checked w14:val="1"/>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lang w:eastAsia="zh-CN" w:bidi="ar"/>
                  </w:rPr>
                  <w:t>☒</w:t>
                </w:r>
              </w:sdtContent>
            </w:sdt>
            <w:r w:rsidR="005E21AC" w:rsidRPr="00BB7730">
              <w:rPr>
                <w:rFonts w:ascii="Times New Roman" w:eastAsia="仿宋_GB2312" w:hAnsi="Times New Roman" w:cs="Times New Roman"/>
                <w:color w:val="auto"/>
                <w:sz w:val="18"/>
                <w:szCs w:val="18"/>
                <w:lang w:eastAsia="zh-CN" w:bidi="ar"/>
              </w:rPr>
              <w:t xml:space="preserve"> *Handbook &amp; Page:</w:t>
            </w:r>
            <w:r w:rsidR="005E21AC" w:rsidRPr="00BB7730">
              <w:rPr>
                <w:rFonts w:ascii="Times New Roman" w:eastAsia="仿宋_GB2312" w:hAnsi="Times New Roman" w:cs="Times New Roman"/>
                <w:color w:val="auto"/>
                <w:sz w:val="18"/>
                <w:szCs w:val="18"/>
                <w:u w:val="single"/>
                <w:lang w:eastAsia="zh-CN" w:bidi="ar"/>
              </w:rPr>
              <w:t xml:space="preserve"> The Pilot Plant Real Book &amp; Page 10-22, 10-23  </w:t>
            </w:r>
          </w:p>
          <w:p w14:paraId="4BBCCC0C" w14:textId="0B3952D3" w:rsidR="005E21AC" w:rsidRPr="00BB7730" w:rsidRDefault="003E162E" w:rsidP="0030647B">
            <w:pPr>
              <w:spacing w:line="240" w:lineRule="exact"/>
              <w:jc w:val="both"/>
              <w:rPr>
                <w:rFonts w:ascii="Times New Roman" w:eastAsia="仿宋_GB2312" w:hAnsi="Times New Roman" w:cs="Times New Roman"/>
                <w:b/>
                <w:color w:val="auto"/>
                <w:sz w:val="18"/>
                <w:szCs w:val="18"/>
              </w:rPr>
            </w:pPr>
            <w:sdt>
              <w:sdtPr>
                <w:rPr>
                  <w:rFonts w:ascii="Times New Roman" w:eastAsia="仿宋_GB2312" w:hAnsi="Times New Roman" w:cs="Times New Roman"/>
                  <w:b/>
                  <w:color w:val="auto"/>
                  <w:sz w:val="18"/>
                  <w:szCs w:val="18"/>
                  <w:lang w:eastAsia="zh-CN" w:bidi="ar"/>
                </w:rPr>
                <w:id w:val="1932847694"/>
                <w14:checkbox>
                  <w14:checked w14:val="1"/>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18"/>
                    <w:lang w:eastAsia="zh-CN" w:bidi="ar"/>
                    <w:rPrChange w:id="10302" w:author="He Han" w:date="2026-10-13T14:05:00Z">
                      <w:rPr>
                        <w:rFonts w:ascii="Segoe UI Symbol" w:eastAsia="仿宋_GB2312" w:hAnsi="Segoe UI Symbol" w:cs="Segoe UI Symbol"/>
                        <w:color w:val="auto"/>
                        <w:sz w:val="18"/>
                        <w:szCs w:val="18"/>
                        <w:lang w:eastAsia="zh-CN" w:bidi="ar"/>
                      </w:rPr>
                    </w:rPrChange>
                  </w:rPr>
                  <w:t>☒</w:t>
                </w:r>
              </w:sdtContent>
            </w:sdt>
            <w:r w:rsidR="005E21AC" w:rsidRPr="00BB7730">
              <w:rPr>
                <w:rFonts w:ascii="Times New Roman" w:eastAsia="仿宋_GB2312" w:hAnsi="Times New Roman" w:cs="Times New Roman"/>
                <w:b/>
                <w:color w:val="auto"/>
                <w:sz w:val="18"/>
                <w:szCs w:val="18"/>
                <w:lang w:eastAsia="zh-CN" w:bidi="ar"/>
                <w:rPrChange w:id="10303" w:author="He Han" w:date="2026-10-13T14:05:00Z">
                  <w:rPr>
                    <w:rFonts w:ascii="Times New Roman" w:eastAsia="仿宋_GB2312" w:hAnsi="Times New Roman" w:cs="Times New Roman"/>
                    <w:color w:val="auto"/>
                    <w:sz w:val="18"/>
                    <w:szCs w:val="18"/>
                    <w:lang w:eastAsia="zh-CN" w:bidi="ar"/>
                  </w:rPr>
                </w:rPrChange>
              </w:rPr>
              <w:t xml:space="preserve"> </w:t>
            </w:r>
            <w:r w:rsidR="005E21AC" w:rsidRPr="00BB7730">
              <w:rPr>
                <w:rFonts w:ascii="Times New Roman" w:eastAsia="仿宋_GB2312" w:hAnsi="Times New Roman" w:cs="Times New Roman"/>
                <w:color w:val="auto"/>
                <w:sz w:val="18"/>
                <w:szCs w:val="18"/>
                <w:lang w:eastAsia="zh-CN" w:bidi="ar"/>
              </w:rPr>
              <w:t>Other:</w:t>
            </w:r>
            <w:r w:rsidR="005E21AC"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 The material demonstrates good corrosion resistance, including tolerance to organic solvents.The solvents are neutral, and the material compatibility is confirmed.</w:t>
            </w:r>
          </w:p>
        </w:tc>
      </w:tr>
      <w:tr w:rsidR="005342B4" w:rsidRPr="00BB7730" w14:paraId="020EDD61" w14:textId="77777777" w:rsidTr="00046813">
        <w:trPr>
          <w:trHeight w:val="6219"/>
          <w:trPrChange w:id="10304" w:author="Xuning Wei12232" w:date="2026-07-27T19:35:00Z">
            <w:trPr>
              <w:trHeight w:val="2816"/>
            </w:trPr>
          </w:trPrChange>
        </w:trPr>
        <w:tc>
          <w:tcPr>
            <w:tcW w:w="281" w:type="pct"/>
            <w:vMerge/>
            <w:shd w:val="clear" w:color="auto" w:fill="FFFFFF" w:themeFill="background1"/>
            <w:vAlign w:val="center"/>
            <w:tcPrChange w:id="10305" w:author="Xuning Wei12232" w:date="2026-07-27T19:35:00Z">
              <w:tcPr>
                <w:tcW w:w="284" w:type="pct"/>
                <w:gridSpan w:val="3"/>
                <w:vMerge/>
                <w:shd w:val="clear" w:color="auto" w:fill="FFFFFF" w:themeFill="background1"/>
                <w:vAlign w:val="center"/>
              </w:tcPr>
            </w:tcPrChange>
          </w:tcPr>
          <w:p w14:paraId="0D600D07" w14:textId="77777777" w:rsidR="005E21AC" w:rsidRPr="00BB7730" w:rsidRDefault="005E21AC"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10306" w:author="Xuning Wei12232" w:date="2026-07-27T19:35:00Z">
              <w:tcPr>
                <w:tcW w:w="1217" w:type="pct"/>
                <w:gridSpan w:val="3"/>
                <w:vMerge/>
                <w:shd w:val="clear" w:color="auto" w:fill="FFFFFF" w:themeFill="background1"/>
                <w:vAlign w:val="center"/>
              </w:tcPr>
            </w:tcPrChange>
          </w:tcPr>
          <w:p w14:paraId="38E0829C" w14:textId="77777777" w:rsidR="005E21AC" w:rsidRPr="00BB7730" w:rsidRDefault="005E21AC"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10307" w:author="Xuning Wei12232" w:date="2026-07-27T19:35:00Z">
              <w:tcPr>
                <w:tcW w:w="1049" w:type="pct"/>
                <w:gridSpan w:val="5"/>
                <w:vMerge/>
                <w:shd w:val="clear" w:color="auto" w:fill="FFFFFF" w:themeFill="background1"/>
                <w:vAlign w:val="center"/>
              </w:tcPr>
            </w:tcPrChange>
          </w:tcPr>
          <w:p w14:paraId="17FF75F0" w14:textId="77777777" w:rsidR="005E21AC" w:rsidRPr="00BB7730" w:rsidRDefault="005E21AC"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10308" w:author="Xuning Wei12232" w:date="2026-07-27T19:35:00Z">
              <w:tcPr>
                <w:tcW w:w="388" w:type="pct"/>
                <w:gridSpan w:val="4"/>
                <w:vMerge/>
                <w:shd w:val="clear" w:color="auto" w:fill="FFFFFF" w:themeFill="background1"/>
                <w:vAlign w:val="center"/>
              </w:tcPr>
            </w:tcPrChange>
          </w:tcPr>
          <w:p w14:paraId="3E5C34CE" w14:textId="77777777" w:rsidR="005E21AC" w:rsidRPr="00BB7730" w:rsidRDefault="005E21AC" w:rsidP="0030647B">
            <w:pPr>
              <w:spacing w:line="240" w:lineRule="exact"/>
              <w:jc w:val="both"/>
              <w:rPr>
                <w:rFonts w:ascii="Times New Roman" w:eastAsia="仿宋_GB2312" w:hAnsi="Times New Roman" w:cs="Times New Roman"/>
                <w:color w:val="auto"/>
                <w:sz w:val="18"/>
                <w:szCs w:val="18"/>
                <w:lang w:eastAsia="zh-CN" w:bidi="ar"/>
              </w:rPr>
            </w:pPr>
          </w:p>
        </w:tc>
        <w:tc>
          <w:tcPr>
            <w:tcW w:w="352" w:type="pct"/>
            <w:vMerge/>
            <w:shd w:val="clear" w:color="auto" w:fill="FFFFFF" w:themeFill="background1"/>
            <w:vAlign w:val="center"/>
            <w:tcPrChange w:id="10309" w:author="Xuning Wei12232" w:date="2026-07-27T19:35:00Z">
              <w:tcPr>
                <w:tcW w:w="354" w:type="pct"/>
                <w:gridSpan w:val="3"/>
                <w:vMerge/>
                <w:shd w:val="clear" w:color="auto" w:fill="FFFFFF" w:themeFill="background1"/>
                <w:vAlign w:val="center"/>
              </w:tcPr>
            </w:tcPrChange>
          </w:tcPr>
          <w:p w14:paraId="72629AA6" w14:textId="77777777" w:rsidR="005E21AC" w:rsidRPr="00BB7730" w:rsidRDefault="005E21AC" w:rsidP="0030647B">
            <w:pPr>
              <w:spacing w:line="240" w:lineRule="exact"/>
              <w:jc w:val="both"/>
              <w:rPr>
                <w:rFonts w:ascii="Times New Roman" w:eastAsia="仿宋_GB2312" w:hAnsi="Times New Roman" w:cs="Times New Roman"/>
                <w:color w:val="auto"/>
                <w:sz w:val="18"/>
                <w:szCs w:val="18"/>
                <w:lang w:eastAsia="zh-CN" w:bidi="ar"/>
              </w:rPr>
            </w:pPr>
          </w:p>
        </w:tc>
        <w:tc>
          <w:tcPr>
            <w:tcW w:w="289" w:type="pct"/>
            <w:vAlign w:val="center"/>
            <w:tcPrChange w:id="10310" w:author="Xuning Wei12232" w:date="2026-07-27T19:35:00Z">
              <w:tcPr>
                <w:tcW w:w="322" w:type="pct"/>
                <w:gridSpan w:val="3"/>
                <w:vAlign w:val="center"/>
              </w:tcPr>
            </w:tcPrChange>
          </w:tcPr>
          <w:p w14:paraId="4CF91742" w14:textId="77777777" w:rsidR="005E21AC" w:rsidRPr="00BB7730" w:rsidRDefault="003E162E" w:rsidP="0030647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995020051"/>
                <w14:checkbox>
                  <w14:checked w14:val="0"/>
                  <w14:checkedState w14:val="2612" w14:font="MS Gothic"/>
                  <w14:uncheckedState w14:val="2610" w14:font="MS Gothic"/>
                </w14:checkbox>
              </w:sdtPr>
              <w:sdtEndPr/>
              <w:sdtContent>
                <w:r w:rsidR="005E21AC" w:rsidRPr="00BB7730">
                  <w:rPr>
                    <w:rFonts w:ascii="Segoe UI Symbol" w:eastAsia="MS Gothic" w:hAnsi="Segoe UI Symbol" w:cs="Segoe UI Symbol"/>
                    <w:b/>
                    <w:color w:val="auto"/>
                    <w:sz w:val="18"/>
                    <w:szCs w:val="20"/>
                    <w:lang w:eastAsia="zh-CN" w:bidi="ar"/>
                  </w:rPr>
                  <w:t>☐</w:t>
                </w:r>
              </w:sdtContent>
            </w:sdt>
            <w:r w:rsidR="005E21AC" w:rsidRPr="00BB7730">
              <w:rPr>
                <w:rFonts w:ascii="Times New Roman" w:eastAsia="仿宋_GB2312" w:hAnsi="Times New Roman" w:cs="Times New Roman"/>
                <w:color w:val="auto"/>
                <w:sz w:val="18"/>
                <w:szCs w:val="20"/>
                <w:lang w:eastAsia="zh-CN" w:bidi="ar"/>
              </w:rPr>
              <w:t xml:space="preserve"> High</w:t>
            </w:r>
          </w:p>
          <w:p w14:paraId="0AFE2D80" w14:textId="77777777" w:rsidR="005E21AC" w:rsidRPr="00BB7730" w:rsidRDefault="003E162E" w:rsidP="0030647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65876873"/>
                <w14:checkbox>
                  <w14:checked w14:val="0"/>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20"/>
                    <w:lang w:eastAsia="zh-CN" w:bidi="ar"/>
                  </w:rPr>
                  <w:t>☐</w:t>
                </w:r>
              </w:sdtContent>
            </w:sdt>
            <w:r w:rsidR="005E21AC" w:rsidRPr="00BB7730">
              <w:rPr>
                <w:rFonts w:ascii="Times New Roman" w:eastAsia="仿宋_GB2312" w:hAnsi="Times New Roman" w:cs="Times New Roman"/>
                <w:b/>
                <w:color w:val="auto"/>
                <w:sz w:val="18"/>
                <w:szCs w:val="20"/>
                <w:lang w:eastAsia="zh-CN" w:bidi="ar"/>
              </w:rPr>
              <w:t xml:space="preserve"> </w:t>
            </w:r>
            <w:r w:rsidR="005E21AC" w:rsidRPr="00BB7730">
              <w:rPr>
                <w:rFonts w:ascii="Times New Roman" w:eastAsia="仿宋_GB2312" w:hAnsi="Times New Roman" w:cs="Times New Roman"/>
                <w:color w:val="auto"/>
                <w:sz w:val="18"/>
                <w:szCs w:val="20"/>
                <w:lang w:eastAsia="zh-CN" w:bidi="ar"/>
              </w:rPr>
              <w:t>Medium</w:t>
            </w:r>
          </w:p>
          <w:p w14:paraId="0C6DAD5E" w14:textId="542437E7" w:rsidR="005E21AC" w:rsidRPr="00BB7730" w:rsidRDefault="003E162E" w:rsidP="0030647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b/>
                  <w:color w:val="auto"/>
                  <w:sz w:val="18"/>
                  <w:szCs w:val="20"/>
                  <w:lang w:eastAsia="zh-CN" w:bidi="ar"/>
                </w:rPr>
                <w:id w:val="-1633317751"/>
                <w14:checkbox>
                  <w14:checked w14:val="1"/>
                  <w14:checkedState w14:val="2612" w14:font="MS Gothic"/>
                  <w14:uncheckedState w14:val="2610" w14:font="MS Gothic"/>
                </w14:checkbox>
              </w:sdtPr>
              <w:sdtEndPr/>
              <w:sdtContent>
                <w:r w:rsidR="005E21AC" w:rsidRPr="00BB7730">
                  <w:rPr>
                    <w:rFonts w:ascii="Segoe UI Symbol" w:eastAsia="仿宋_GB2312" w:hAnsi="Segoe UI Symbol" w:cs="Segoe UI Symbol"/>
                    <w:b/>
                    <w:color w:val="auto"/>
                    <w:sz w:val="18"/>
                    <w:szCs w:val="20"/>
                    <w:lang w:eastAsia="zh-CN" w:bidi="ar"/>
                  </w:rPr>
                  <w:t>☒</w:t>
                </w:r>
              </w:sdtContent>
            </w:sdt>
            <w:r w:rsidR="005E21AC" w:rsidRPr="00BB7730">
              <w:rPr>
                <w:rFonts w:ascii="Times New Roman" w:eastAsia="仿宋_GB2312" w:hAnsi="Times New Roman" w:cs="Times New Roman"/>
                <w:color w:val="auto"/>
                <w:sz w:val="18"/>
                <w:szCs w:val="20"/>
                <w:lang w:eastAsia="zh-CN" w:bidi="ar"/>
              </w:rPr>
              <w:t xml:space="preserve"> Low</w:t>
            </w:r>
          </w:p>
        </w:tc>
        <w:tc>
          <w:tcPr>
            <w:tcW w:w="638" w:type="pct"/>
            <w:vAlign w:val="center"/>
            <w:tcPrChange w:id="10311" w:author="Xuning Wei12232" w:date="2026-07-27T19:35:00Z">
              <w:tcPr>
                <w:tcW w:w="733" w:type="pct"/>
                <w:gridSpan w:val="3"/>
                <w:vAlign w:val="center"/>
              </w:tcPr>
            </w:tcPrChange>
          </w:tcPr>
          <w:p w14:paraId="0C817FCC" w14:textId="14139806" w:rsidR="005E21AC" w:rsidRPr="00BB7730" w:rsidRDefault="005E21AC" w:rsidP="0030647B">
            <w:pPr>
              <w:jc w:val="both"/>
              <w:rPr>
                <w:rFonts w:ascii="Times New Roman" w:eastAsia="仿宋_GB2312" w:hAnsi="Times New Roman" w:cs="Times New Roman"/>
                <w:color w:val="auto"/>
                <w:sz w:val="18"/>
                <w:szCs w:val="20"/>
                <w:lang w:eastAsia="zh-CN" w:bidi="ar"/>
              </w:rPr>
            </w:pPr>
            <w:r w:rsidRPr="00BB7730">
              <w:rPr>
                <w:rFonts w:ascii="Times New Roman" w:eastAsia="仿宋_GB2312" w:hAnsi="Times New Roman" w:cs="Times New Roman"/>
                <w:color w:val="auto"/>
                <w:sz w:val="18"/>
                <w:szCs w:val="20"/>
                <w:lang w:eastAsia="zh-CN" w:bidi="ar"/>
              </w:rPr>
              <w:t xml:space="preserve">According to The Pilot Plant Real Book Page 10-22&amp;10-23, piperidine is compatible with SS, 306 SS and </w:t>
            </w:r>
            <w:del w:id="10312" w:author="Johan Granander" w:date="2026-05-04T11:53:00Z">
              <w:r w:rsidRPr="00BB7730" w:rsidDel="00570E05">
                <w:rPr>
                  <w:rFonts w:ascii="Times New Roman" w:eastAsia="仿宋_GB2312" w:hAnsi="Times New Roman" w:cs="Times New Roman"/>
                  <w:color w:val="auto"/>
                  <w:sz w:val="18"/>
                  <w:szCs w:val="20"/>
                  <w:lang w:eastAsia="zh-CN" w:bidi="ar"/>
                </w:rPr>
                <w:delText>PTFE;</w:delText>
              </w:r>
            </w:del>
            <w:ins w:id="10313" w:author="Johan Granander" w:date="2026-05-04T11:53:00Z">
              <w:r w:rsidR="00570E05" w:rsidRPr="00BB7730">
                <w:rPr>
                  <w:rFonts w:ascii="Times New Roman" w:eastAsia="仿宋_GB2312" w:hAnsi="Times New Roman" w:cs="Times New Roman"/>
                  <w:color w:val="auto"/>
                  <w:sz w:val="18"/>
                  <w:szCs w:val="20"/>
                  <w:lang w:eastAsia="zh-CN" w:bidi="ar"/>
                </w:rPr>
                <w:t>PTFE.</w:t>
              </w:r>
            </w:ins>
          </w:p>
          <w:p w14:paraId="4BD3CE03" w14:textId="5F1077A5" w:rsidR="005E21AC" w:rsidRPr="00BB7730" w:rsidRDefault="005E21AC" w:rsidP="0030647B">
            <w:pPr>
              <w:jc w:val="both"/>
              <w:rPr>
                <w:rFonts w:ascii="Times New Roman" w:eastAsia="仿宋_GB2312" w:hAnsi="Times New Roman" w:cs="Times New Roman"/>
                <w:color w:val="auto"/>
                <w:sz w:val="18"/>
                <w:szCs w:val="18"/>
                <w:lang w:eastAsia="zh-CN" w:bidi="ar"/>
              </w:rPr>
            </w:pPr>
            <w:r w:rsidRPr="00BB7730">
              <w:rPr>
                <w:rFonts w:ascii="Times New Roman" w:eastAsia="仿宋_GB2312" w:hAnsi="Times New Roman" w:cs="Times New Roman"/>
                <w:color w:val="auto"/>
                <w:sz w:val="18"/>
                <w:szCs w:val="20"/>
                <w:lang w:eastAsia="zh-CN" w:bidi="ar"/>
              </w:rPr>
              <w:t>Based on Asymchem previous campaign production data and experience</w:t>
            </w:r>
          </w:p>
        </w:tc>
        <w:tc>
          <w:tcPr>
            <w:tcW w:w="792" w:type="pct"/>
            <w:vMerge/>
            <w:vAlign w:val="center"/>
            <w:tcPrChange w:id="10314" w:author="Xuning Wei12232" w:date="2026-07-27T19:35:00Z">
              <w:tcPr>
                <w:tcW w:w="654" w:type="pct"/>
                <w:vMerge/>
                <w:vAlign w:val="center"/>
              </w:tcPr>
            </w:tcPrChange>
          </w:tcPr>
          <w:p w14:paraId="17931EBC" w14:textId="77777777" w:rsidR="005E21AC" w:rsidRPr="00BB7730" w:rsidRDefault="005E21AC" w:rsidP="0030647B">
            <w:pPr>
              <w:jc w:val="both"/>
              <w:rPr>
                <w:rFonts w:ascii="Times New Roman" w:eastAsia="仿宋_GB2312" w:hAnsi="Times New Roman" w:cs="Times New Roman"/>
                <w:b/>
                <w:color w:val="auto"/>
                <w:sz w:val="18"/>
                <w:szCs w:val="18"/>
                <w:lang w:eastAsia="zh-CN" w:bidi="ar"/>
              </w:rPr>
            </w:pPr>
          </w:p>
        </w:tc>
      </w:tr>
      <w:tr w:rsidR="006A0866" w:rsidRPr="00BB7730" w14:paraId="78512696" w14:textId="77777777" w:rsidTr="000A425F">
        <w:trPr>
          <w:trHeight w:val="2114"/>
          <w:trPrChange w:id="10315" w:author="Xuning Wei12232" w:date="2026-07-27T18:11:00Z">
            <w:trPr>
              <w:trHeight w:val="397"/>
            </w:trPr>
          </w:trPrChange>
        </w:trPr>
        <w:tc>
          <w:tcPr>
            <w:tcW w:w="281" w:type="pct"/>
            <w:vMerge w:val="restart"/>
            <w:shd w:val="clear" w:color="auto" w:fill="FFFFFF" w:themeFill="background1"/>
            <w:vAlign w:val="center"/>
            <w:tcPrChange w:id="10316" w:author="Xuning Wei12232" w:date="2026-07-27T18:11:00Z">
              <w:tcPr>
                <w:tcW w:w="284" w:type="pct"/>
                <w:gridSpan w:val="3"/>
                <w:vMerge w:val="restart"/>
                <w:shd w:val="clear" w:color="auto" w:fill="FFFFFF" w:themeFill="background1"/>
                <w:vAlign w:val="center"/>
              </w:tcPr>
            </w:tcPrChange>
          </w:tcPr>
          <w:p w14:paraId="16903BCC" w14:textId="569EED90" w:rsidR="006A0866" w:rsidRPr="00BB7730" w:rsidRDefault="006A0866">
            <w:pPr>
              <w:spacing w:line="240" w:lineRule="exact"/>
              <w:jc w:val="center"/>
              <w:rPr>
                <w:rFonts w:ascii="Times New Roman" w:eastAsia="仿宋_GB2312" w:hAnsi="Times New Roman" w:cs="Times New Roman"/>
                <w:color w:val="auto"/>
                <w:sz w:val="18"/>
                <w:szCs w:val="18"/>
                <w:lang w:eastAsia="zh-CN"/>
              </w:rPr>
              <w:pPrChange w:id="10317" w:author="Xuning Wei12232" w:date="2026-07-27T20:55:00Z">
                <w:pPr>
                  <w:spacing w:line="240" w:lineRule="exact"/>
                  <w:jc w:val="both"/>
                </w:pPr>
              </w:pPrChange>
            </w:pPr>
            <w:del w:id="10318" w:author="Xuning Wei12232" w:date="2026-07-27T16:13:00Z">
              <w:r w:rsidRPr="00BB7730" w:rsidDel="00AD243C">
                <w:rPr>
                  <w:rFonts w:ascii="Times New Roman" w:eastAsia="仿宋_GB2312" w:hAnsi="Times New Roman" w:cs="Times New Roman"/>
                  <w:color w:val="auto"/>
                  <w:sz w:val="18"/>
                  <w:szCs w:val="18"/>
                  <w:lang w:eastAsia="zh-CN"/>
                </w:rPr>
                <w:lastRenderedPageBreak/>
                <w:delText>36, 42,</w:delText>
              </w:r>
            </w:del>
            <w:ins w:id="10319" w:author="Xuning Wei12232" w:date="2026-07-27T16:13:00Z">
              <w:r w:rsidRPr="00BB7730">
                <w:rPr>
                  <w:rFonts w:ascii="Times New Roman" w:eastAsia="仿宋_GB2312" w:hAnsi="Times New Roman" w:cs="Times New Roman"/>
                  <w:color w:val="auto"/>
                  <w:sz w:val="18"/>
                  <w:szCs w:val="18"/>
                  <w:lang w:eastAsia="zh-CN"/>
                </w:rPr>
                <w:t>18</w:t>
              </w:r>
            </w:ins>
          </w:p>
          <w:p w14:paraId="0D5D7A32" w14:textId="24B19AE0" w:rsidR="006A0866" w:rsidRPr="00BB7730" w:rsidDel="00AD243C" w:rsidRDefault="006A0866" w:rsidP="006A0866">
            <w:pPr>
              <w:spacing w:line="240" w:lineRule="exact"/>
              <w:jc w:val="both"/>
              <w:rPr>
                <w:del w:id="10320" w:author="Xuning Wei12232" w:date="2026-07-27T16:15:00Z"/>
                <w:rFonts w:ascii="Times New Roman" w:eastAsia="仿宋_GB2312" w:hAnsi="Times New Roman" w:cs="Times New Roman"/>
                <w:color w:val="auto"/>
                <w:sz w:val="18"/>
                <w:szCs w:val="18"/>
                <w:lang w:eastAsia="zh-CN"/>
              </w:rPr>
            </w:pPr>
            <w:del w:id="10321" w:author="Xuning Wei12232" w:date="2026-07-27T16:15:00Z">
              <w:r w:rsidRPr="00BB7730" w:rsidDel="00AD243C">
                <w:rPr>
                  <w:rFonts w:ascii="Times New Roman" w:eastAsia="仿宋_GB2312" w:hAnsi="Times New Roman" w:cs="Times New Roman"/>
                  <w:color w:val="auto"/>
                  <w:sz w:val="18"/>
                  <w:szCs w:val="18"/>
                  <w:lang w:eastAsia="zh-CN"/>
                </w:rPr>
                <w:delText>48, 54,</w:delText>
              </w:r>
            </w:del>
          </w:p>
          <w:p w14:paraId="0326D522" w14:textId="2F969F95" w:rsidR="006A0866" w:rsidRPr="00BB7730" w:rsidDel="00AD243C" w:rsidRDefault="006A0866" w:rsidP="006A0866">
            <w:pPr>
              <w:spacing w:line="240" w:lineRule="exact"/>
              <w:jc w:val="both"/>
              <w:rPr>
                <w:del w:id="10322" w:author="Xuning Wei12232" w:date="2026-07-27T16:15:00Z"/>
                <w:rFonts w:ascii="Times New Roman" w:eastAsia="仿宋_GB2312" w:hAnsi="Times New Roman" w:cs="Times New Roman"/>
                <w:color w:val="auto"/>
                <w:sz w:val="18"/>
                <w:szCs w:val="18"/>
                <w:lang w:eastAsia="zh-CN"/>
              </w:rPr>
            </w:pPr>
            <w:del w:id="10323" w:author="Xuning Wei12232" w:date="2026-07-27T16:15:00Z">
              <w:r w:rsidRPr="00BB7730" w:rsidDel="00AD243C">
                <w:rPr>
                  <w:rFonts w:ascii="Times New Roman" w:eastAsia="仿宋_GB2312" w:hAnsi="Times New Roman" w:cs="Times New Roman"/>
                  <w:color w:val="auto"/>
                  <w:sz w:val="18"/>
                  <w:szCs w:val="18"/>
                  <w:lang w:eastAsia="zh-CN"/>
                </w:rPr>
                <w:delText>60, 72,</w:delText>
              </w:r>
            </w:del>
          </w:p>
          <w:p w14:paraId="20144EAA" w14:textId="5D67B8A4" w:rsidR="006A0866" w:rsidRPr="00BB7730" w:rsidDel="00AD243C" w:rsidRDefault="006A0866" w:rsidP="006A0866">
            <w:pPr>
              <w:spacing w:line="240" w:lineRule="exact"/>
              <w:jc w:val="both"/>
              <w:rPr>
                <w:del w:id="10324" w:author="Xuning Wei12232" w:date="2026-07-27T16:15:00Z"/>
                <w:rFonts w:ascii="Times New Roman" w:eastAsia="仿宋_GB2312" w:hAnsi="Times New Roman" w:cs="Times New Roman"/>
                <w:color w:val="auto"/>
                <w:sz w:val="18"/>
                <w:szCs w:val="18"/>
                <w:lang w:eastAsia="zh-CN"/>
              </w:rPr>
            </w:pPr>
            <w:del w:id="10325" w:author="Xuning Wei12232" w:date="2026-07-27T16:15:00Z">
              <w:r w:rsidRPr="00BB7730" w:rsidDel="00AD243C">
                <w:rPr>
                  <w:rFonts w:ascii="Times New Roman" w:eastAsia="仿宋_GB2312" w:hAnsi="Times New Roman" w:cs="Times New Roman"/>
                  <w:color w:val="auto"/>
                  <w:sz w:val="18"/>
                  <w:szCs w:val="18"/>
                  <w:lang w:eastAsia="zh-CN"/>
                </w:rPr>
                <w:delText>77, 84,</w:delText>
              </w:r>
            </w:del>
          </w:p>
          <w:p w14:paraId="42DEACD3" w14:textId="6F234F88" w:rsidR="006A0866" w:rsidRPr="00BB7730" w:rsidRDefault="006A0866" w:rsidP="006A0866">
            <w:pPr>
              <w:spacing w:line="240" w:lineRule="exact"/>
              <w:jc w:val="both"/>
              <w:rPr>
                <w:rFonts w:ascii="Times New Roman" w:eastAsia="仿宋_GB2312" w:hAnsi="Times New Roman" w:cs="Times New Roman"/>
                <w:color w:val="auto"/>
                <w:sz w:val="18"/>
                <w:szCs w:val="18"/>
                <w:lang w:eastAsia="zh-CN"/>
              </w:rPr>
            </w:pPr>
            <w:del w:id="10326" w:author="Xuning Wei12232" w:date="2026-07-27T16:15:00Z">
              <w:r w:rsidRPr="00BB7730" w:rsidDel="00AD243C">
                <w:rPr>
                  <w:rFonts w:ascii="Times New Roman" w:eastAsia="仿宋_GB2312" w:hAnsi="Times New Roman" w:cs="Times New Roman"/>
                  <w:color w:val="auto"/>
                  <w:sz w:val="18"/>
                  <w:szCs w:val="18"/>
                  <w:lang w:eastAsia="zh-CN"/>
                </w:rPr>
                <w:delText>90</w:delText>
              </w:r>
            </w:del>
          </w:p>
        </w:tc>
        <w:tc>
          <w:tcPr>
            <w:tcW w:w="1217" w:type="pct"/>
            <w:vMerge w:val="restart"/>
            <w:shd w:val="clear" w:color="auto" w:fill="FFFFFF" w:themeFill="background1"/>
            <w:vAlign w:val="center"/>
            <w:tcPrChange w:id="10327" w:author="Xuning Wei12232" w:date="2026-07-27T18:11:00Z">
              <w:tcPr>
                <w:tcW w:w="1217" w:type="pct"/>
                <w:gridSpan w:val="3"/>
                <w:vMerge w:val="restart"/>
                <w:shd w:val="clear" w:color="auto" w:fill="FFFFFF" w:themeFill="background1"/>
                <w:vAlign w:val="center"/>
              </w:tcPr>
            </w:tcPrChange>
          </w:tcPr>
          <w:p w14:paraId="7398F011" w14:textId="5DED62DD" w:rsidR="006A0866" w:rsidRPr="00BB7730" w:rsidRDefault="00C8314F" w:rsidP="006A0866">
            <w:pPr>
              <w:spacing w:line="240" w:lineRule="exact"/>
              <w:jc w:val="both"/>
              <w:rPr>
                <w:rFonts w:ascii="Times New Roman" w:eastAsia="仿宋_GB2312" w:hAnsi="Times New Roman" w:cs="Times New Roman"/>
                <w:color w:val="auto"/>
                <w:sz w:val="18"/>
                <w:szCs w:val="18"/>
              </w:rPr>
            </w:pPr>
            <w:ins w:id="10328" w:author="Xuning Wei12232" w:date="2026-07-27T20:20:00Z">
              <w:r w:rsidRPr="00BB7730">
                <w:rPr>
                  <w:rFonts w:ascii="Times New Roman" w:eastAsia="仿宋_GB2312" w:hAnsi="Times New Roman" w:cs="Times New Roman"/>
                  <w:color w:val="000000" w:themeColor="text1"/>
                  <w:sz w:val="18"/>
                  <w:szCs w:val="18"/>
                </w:rPr>
                <w:t>Fmoc-L-Glu(OtBu)-OH·H</w:t>
              </w:r>
              <w:r w:rsidRPr="00BB7730">
                <w:rPr>
                  <w:rFonts w:ascii="Times New Roman" w:eastAsia="仿宋_GB2312" w:hAnsi="Times New Roman" w:cs="Times New Roman"/>
                  <w:color w:val="000000" w:themeColor="text1"/>
                  <w:sz w:val="18"/>
                  <w:szCs w:val="18"/>
                  <w:vertAlign w:val="subscript"/>
                </w:rPr>
                <w:t>2</w:t>
              </w:r>
              <w:r w:rsidRPr="00BB7730">
                <w:rPr>
                  <w:rFonts w:ascii="Times New Roman" w:eastAsia="仿宋_GB2312" w:hAnsi="Times New Roman" w:cs="Times New Roman"/>
                  <w:color w:val="000000" w:themeColor="text1"/>
                  <w:sz w:val="18"/>
                  <w:szCs w:val="18"/>
                </w:rPr>
                <w:t>O coupling:</w:t>
              </w:r>
            </w:ins>
            <w:ins w:id="10329" w:author="Xuning Wei12232" w:date="2026-07-27T20:19:00Z">
              <w:r w:rsidRPr="00BB7730">
                <w:rPr>
                  <w:rFonts w:ascii="Times New Roman" w:eastAsia="仿宋_GB2312" w:hAnsi="Times New Roman" w:cs="Times New Roman"/>
                  <w:color w:val="000000" w:themeColor="text1"/>
                  <w:sz w:val="18"/>
                  <w:szCs w:val="18"/>
                </w:rPr>
                <w:br/>
              </w:r>
            </w:ins>
            <w:ins w:id="10330" w:author="Xuning Wei12232" w:date="2026-07-27T16:15:00Z">
              <w:r w:rsidR="006A0866" w:rsidRPr="00BB7730">
                <w:rPr>
                  <w:rFonts w:ascii="Times New Roman" w:eastAsia="仿宋_GB2312" w:hAnsi="Times New Roman" w:cs="Times New Roman"/>
                  <w:color w:val="000000" w:themeColor="text1"/>
                  <w:sz w:val="18"/>
                  <w:szCs w:val="18"/>
                </w:rPr>
                <w:t>1. Heat the mixture to 25±5</w:t>
              </w:r>
            </w:ins>
            <w:ins w:id="10331"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32" w:author="Xuning Wei12232" w:date="2026-07-27T16:15:00Z">
              <w:r w:rsidR="006A0866" w:rsidRPr="00BB7730">
                <w:rPr>
                  <w:rFonts w:ascii="Times New Roman" w:eastAsia="仿宋_GB2312" w:hAnsi="Times New Roman" w:cs="Times New Roman"/>
                  <w:color w:val="000000" w:themeColor="text1"/>
                  <w:sz w:val="18"/>
                  <w:szCs w:val="18"/>
                </w:rPr>
                <w:t>℃. Start timing when temperature reaches 20</w:t>
              </w:r>
            </w:ins>
            <w:ins w:id="10333"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34" w:author="Xuning Wei12232" w:date="2026-07-27T16:15:00Z">
              <w:r w:rsidR="006A0866" w:rsidRPr="00BB7730">
                <w:rPr>
                  <w:rFonts w:ascii="Times New Roman" w:eastAsia="仿宋_GB2312" w:hAnsi="Times New Roman" w:cs="Times New Roman"/>
                  <w:color w:val="000000" w:themeColor="text1"/>
                  <w:sz w:val="18"/>
                  <w:szCs w:val="18"/>
                </w:rPr>
                <w:t>℃. The mixture is allowed to react at 25±5℃ (target: 25</w:t>
              </w:r>
            </w:ins>
            <w:ins w:id="10335"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36" w:author="Xuning Wei12232" w:date="2026-07-27T16:15:00Z">
              <w:r w:rsidR="006A0866" w:rsidRPr="00BB7730">
                <w:rPr>
                  <w:rFonts w:ascii="Times New Roman" w:eastAsia="仿宋_GB2312" w:hAnsi="Times New Roman" w:cs="Times New Roman"/>
                  <w:color w:val="000000" w:themeColor="text1"/>
                  <w:sz w:val="18"/>
                  <w:szCs w:val="18"/>
                </w:rPr>
                <w:t xml:space="preserve">℃). </w:t>
              </w:r>
              <w:r w:rsidR="006A0866" w:rsidRPr="00BB7730">
                <w:rPr>
                  <w:rFonts w:ascii="Times New Roman" w:eastAsia="仿宋_GB2312" w:hAnsi="Times New Roman" w:cs="Times New Roman"/>
                  <w:color w:val="000000" w:themeColor="text1"/>
                  <w:sz w:val="18"/>
                  <w:szCs w:val="18"/>
                </w:rPr>
                <w:br/>
                <w:t>2. After 6</w:t>
              </w:r>
            </w:ins>
            <w:ins w:id="10337"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38" w:author="Xuning Wei12232" w:date="2026-07-27T16:15:00Z">
              <w:r w:rsidR="006A0866" w:rsidRPr="00BB7730">
                <w:rPr>
                  <w:rFonts w:ascii="Times New Roman" w:eastAsia="仿宋_GB2312" w:hAnsi="Times New Roman" w:cs="Times New Roman"/>
                  <w:color w:val="000000" w:themeColor="text1"/>
                  <w:sz w:val="18"/>
                  <w:szCs w:val="18"/>
                </w:rPr>
                <w:t>h±15</w:t>
              </w:r>
            </w:ins>
            <w:ins w:id="10339"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40" w:author="Xuning Wei12232" w:date="2026-07-27T16:15:00Z">
              <w:r w:rsidR="006A0866" w:rsidRPr="00BB7730">
                <w:rPr>
                  <w:rFonts w:ascii="Times New Roman" w:eastAsia="仿宋_GB2312" w:hAnsi="Times New Roman" w:cs="Times New Roman"/>
                  <w:color w:val="000000" w:themeColor="text1"/>
                  <w:sz w:val="18"/>
                  <w:szCs w:val="18"/>
                </w:rPr>
                <w:t>min (target</w:t>
              </w:r>
              <w:r w:rsidR="006A0866" w:rsidRPr="00BB7730">
                <w:rPr>
                  <w:rFonts w:ascii="Times New Roman" w:eastAsia="仿宋_GB2312" w:hAnsi="Times New Roman" w:cs="Times New Roman"/>
                  <w:color w:val="000000" w:themeColor="text1"/>
                  <w:sz w:val="18"/>
                  <w:szCs w:val="18"/>
                </w:rPr>
                <w:t>：</w:t>
              </w:r>
              <w:r w:rsidR="006A0866" w:rsidRPr="00BB7730">
                <w:rPr>
                  <w:rFonts w:ascii="Times New Roman" w:eastAsia="仿宋_GB2312" w:hAnsi="Times New Roman" w:cs="Times New Roman"/>
                  <w:color w:val="000000" w:themeColor="text1"/>
                  <w:sz w:val="18"/>
                  <w:szCs w:val="18"/>
                </w:rPr>
                <w:t>6</w:t>
              </w:r>
            </w:ins>
            <w:ins w:id="10341"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42" w:author="Xuning Wei12232" w:date="2026-07-27T16:15:00Z">
              <w:r w:rsidR="006A0866" w:rsidRPr="00BB7730">
                <w:rPr>
                  <w:rFonts w:ascii="Times New Roman" w:eastAsia="仿宋_GB2312" w:hAnsi="Times New Roman" w:cs="Times New Roman"/>
                  <w:color w:val="000000" w:themeColor="text1"/>
                  <w:sz w:val="18"/>
                  <w:szCs w:val="18"/>
                </w:rPr>
                <w:t>h), sample the mixture every 0.5~1</w:t>
              </w:r>
            </w:ins>
            <w:ins w:id="10343"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44" w:author="Xuning Wei12232" w:date="2026-07-27T16:15:00Z">
              <w:r w:rsidR="006A0866" w:rsidRPr="00BB7730">
                <w:rPr>
                  <w:rFonts w:ascii="Times New Roman" w:eastAsia="仿宋_GB2312" w:hAnsi="Times New Roman" w:cs="Times New Roman"/>
                  <w:color w:val="000000" w:themeColor="text1"/>
                  <w:sz w:val="18"/>
                  <w:szCs w:val="18"/>
                </w:rPr>
                <w:t>h for bromophenol blue analysis until two consecutive samples test as negative (</w:t>
              </w:r>
            </w:ins>
            <w:ins w:id="10345" w:author="Xuning Wei12232" w:date="2026-09-05T20:09:00Z">
              <w:r w:rsidR="00A950A7" w:rsidRPr="00BB7730">
                <w:rPr>
                  <w:rFonts w:ascii="Times New Roman" w:eastAsia="仿宋_GB2312" w:hAnsi="Times New Roman" w:cs="Times New Roman"/>
                  <w:color w:val="FF0000"/>
                  <w:sz w:val="18"/>
                  <w:szCs w:val="18"/>
                </w:rPr>
                <w:t>Yellow to Orange Report Negative = Complete coupling; Blue to Black Positive = Incomplete coupling</w:t>
              </w:r>
            </w:ins>
            <w:ins w:id="10346" w:author="Xuning Wei12232" w:date="2026-07-27T16:15:00Z">
              <w:r w:rsidR="006A0866" w:rsidRPr="00BB7730">
                <w:rPr>
                  <w:rFonts w:ascii="Times New Roman" w:eastAsia="仿宋_GB2312" w:hAnsi="Times New Roman" w:cs="Times New Roman"/>
                  <w:color w:val="000000" w:themeColor="text1"/>
                  <w:sz w:val="18"/>
                  <w:szCs w:val="18"/>
                </w:rPr>
                <w:t>) and the mixture should be stirred for coupling time (8</w:t>
              </w:r>
            </w:ins>
            <w:ins w:id="10347"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48" w:author="Xuning Wei12232" w:date="2026-07-27T16:15:00Z">
              <w:r w:rsidR="006A0866" w:rsidRPr="00BB7730">
                <w:rPr>
                  <w:rFonts w:ascii="Times New Roman" w:eastAsia="仿宋_GB2312" w:hAnsi="Times New Roman" w:cs="Times New Roman"/>
                  <w:color w:val="000000" w:themeColor="text1"/>
                  <w:sz w:val="18"/>
                  <w:szCs w:val="18"/>
                </w:rPr>
                <w:t>h</w:t>
              </w:r>
            </w:ins>
            <w:ins w:id="10349" w:author="Xuning Wei12232" w:date="2026-09-05T20:33:00Z">
              <w:r w:rsidR="00F624F0" w:rsidRPr="00BB7730">
                <w:rPr>
                  <w:rFonts w:ascii="Times New Roman" w:eastAsia="仿宋_GB2312" w:hAnsi="Times New Roman" w:cs="Times New Roman"/>
                  <w:color w:val="000000" w:themeColor="text1"/>
                  <w:sz w:val="18"/>
                  <w:szCs w:val="18"/>
                </w:rPr>
                <w:t xml:space="preserve"> </w:t>
              </w:r>
            </w:ins>
            <w:ins w:id="10350" w:author="Xuning Wei12232" w:date="2026-07-27T16:15:00Z">
              <w:r w:rsidR="006A0866" w:rsidRPr="00BB7730">
                <w:rPr>
                  <w:rFonts w:ascii="Times New Roman" w:eastAsia="仿宋_GB2312" w:hAnsi="Times New Roman" w:cs="Times New Roman"/>
                  <w:color w:val="000000" w:themeColor="text1"/>
                  <w:sz w:val="18"/>
                  <w:szCs w:val="18"/>
                </w:rPr>
                <w:t>≤Coupling Time≤18</w:t>
              </w:r>
            </w:ins>
            <w:ins w:id="10351" w:author="Johan Granander" w:date="2026-07-28T13:36:00Z">
              <w:r w:rsidR="00A0716C" w:rsidRPr="00BB7730">
                <w:rPr>
                  <w:rFonts w:ascii="Times New Roman" w:eastAsia="仿宋_GB2312" w:hAnsi="Times New Roman" w:cs="Times New Roman"/>
                  <w:color w:val="000000" w:themeColor="text1"/>
                  <w:sz w:val="18"/>
                  <w:szCs w:val="18"/>
                </w:rPr>
                <w:t xml:space="preserve"> </w:t>
              </w:r>
            </w:ins>
            <w:ins w:id="10352" w:author="Xuning Wei12232" w:date="2026-07-27T16:15:00Z">
              <w:r w:rsidR="006A0866" w:rsidRPr="00BB7730">
                <w:rPr>
                  <w:rFonts w:ascii="Times New Roman" w:eastAsia="仿宋_GB2312" w:hAnsi="Times New Roman" w:cs="Times New Roman"/>
                  <w:color w:val="000000" w:themeColor="text1"/>
                  <w:sz w:val="18"/>
                  <w:szCs w:val="18"/>
                </w:rPr>
                <w:t>h).</w:t>
              </w:r>
              <w:r w:rsidR="006A0866" w:rsidRPr="00BB7730">
                <w:rPr>
                  <w:rFonts w:ascii="Times New Roman" w:eastAsia="仿宋_GB2312" w:hAnsi="Times New Roman" w:cs="Times New Roman"/>
                  <w:color w:val="000000" w:themeColor="text1"/>
                  <w:sz w:val="18"/>
                  <w:szCs w:val="18"/>
                </w:rPr>
                <w:br/>
                <w:t>3. Stop stirring and turn off the nitrogen. Drain until there is no reaction mixture drip.</w:t>
              </w:r>
            </w:ins>
            <w:del w:id="10353" w:author="Xuning Wei12232" w:date="2026-07-27T16:15:00Z">
              <w:r w:rsidR="006A0866" w:rsidRPr="00BB7730" w:rsidDel="00AD243C">
                <w:rPr>
                  <w:rFonts w:ascii="Times New Roman" w:eastAsia="等线" w:hAnsi="Times New Roman" w:cs="Times New Roman"/>
                  <w:color w:val="auto"/>
                  <w:sz w:val="18"/>
                  <w:szCs w:val="18"/>
                </w:rPr>
                <w:delText xml:space="preserve">Add </w:delText>
              </w:r>
              <w:r w:rsidR="006A0866" w:rsidRPr="00BB7730" w:rsidDel="00AD243C">
                <w:rPr>
                  <w:rFonts w:ascii="Times New Roman" w:eastAsia="等线" w:hAnsi="Times New Roman" w:cs="Times New Roman"/>
                  <w:color w:val="000000" w:themeColor="text1"/>
                  <w:sz w:val="18"/>
                  <w:szCs w:val="18"/>
                  <w:lang w:eastAsia="zh-CN"/>
                </w:rPr>
                <w:delText>5.0 V DMF (4.740 kg/kg)</w:delText>
              </w:r>
            </w:del>
            <w:del w:id="10354" w:author="Xuning Wei12232" w:date="2026-06-06T10:56:00Z">
              <w:r w:rsidR="006A0866" w:rsidRPr="00BB7730" w:rsidDel="00EE6870">
                <w:rPr>
                  <w:rFonts w:ascii="Times New Roman" w:eastAsia="等线" w:hAnsi="Times New Roman" w:cs="Times New Roman"/>
                  <w:color w:val="000000" w:themeColor="text1"/>
                  <w:sz w:val="18"/>
                  <w:szCs w:val="18"/>
                </w:rPr>
                <w:delText xml:space="preserve"> </w:delText>
              </w:r>
            </w:del>
            <w:del w:id="10355" w:author="Xuning Wei12232" w:date="2026-07-27T16:15:00Z">
              <w:r w:rsidR="006A0866" w:rsidRPr="00BB7730" w:rsidDel="00AD243C">
                <w:rPr>
                  <w:rFonts w:ascii="Times New Roman" w:eastAsia="等线" w:hAnsi="Times New Roman" w:cs="Times New Roman"/>
                  <w:color w:val="auto"/>
                  <w:sz w:val="18"/>
                  <w:szCs w:val="18"/>
                </w:rPr>
                <w:delText xml:space="preserve"> into </w:delText>
              </w:r>
              <w:r w:rsidR="006A0866" w:rsidRPr="00BB7730" w:rsidDel="00AD243C">
                <w:rPr>
                  <w:rFonts w:ascii="Times New Roman" w:eastAsia="仿宋_GB2312" w:hAnsi="Times New Roman" w:cs="Times New Roman"/>
                  <w:b/>
                  <w:color w:val="auto"/>
                  <w:sz w:val="18"/>
                  <w:szCs w:val="18"/>
                </w:rPr>
                <w:delText>TJ4S-1213-Sy1</w:delText>
              </w:r>
              <w:r w:rsidR="006A0866" w:rsidRPr="00BB7730" w:rsidDel="00AD243C">
                <w:rPr>
                  <w:rFonts w:ascii="Times New Roman" w:eastAsia="仿宋_GB2312" w:hAnsi="Times New Roman" w:cs="Times New Roman"/>
                  <w:b/>
                  <w:color w:val="000000" w:themeColor="text1"/>
                  <w:sz w:val="18"/>
                  <w:szCs w:val="18"/>
                </w:rPr>
                <w:delText>5</w:delText>
              </w:r>
              <w:r w:rsidR="006A0866" w:rsidRPr="00BB7730" w:rsidDel="00AD243C">
                <w:rPr>
                  <w:rFonts w:ascii="Times New Roman" w:eastAsia="仿宋_GB2312" w:hAnsi="Times New Roman" w:cs="Times New Roman"/>
                  <w:b/>
                  <w:color w:val="000000" w:themeColor="text1"/>
                  <w:sz w:val="18"/>
                  <w:szCs w:val="18"/>
                  <w:lang w:eastAsia="zh-CN"/>
                </w:rPr>
                <w:delText>-R01</w:delText>
              </w:r>
              <w:r w:rsidR="006A0866" w:rsidRPr="00BB7730" w:rsidDel="00AD243C">
                <w:rPr>
                  <w:rFonts w:ascii="Times New Roman" w:eastAsia="等线" w:hAnsi="Times New Roman" w:cs="Times New Roman"/>
                  <w:color w:val="000000" w:themeColor="text1"/>
                  <w:sz w:val="18"/>
                  <w:szCs w:val="18"/>
                </w:rPr>
                <w:delText xml:space="preserve">. Start the stirrer. Then add </w:delText>
              </w:r>
              <w:r w:rsidR="006A0866" w:rsidRPr="00BB7730" w:rsidDel="00AD243C">
                <w:rPr>
                  <w:rFonts w:ascii="Times New Roman" w:eastAsia="等线" w:hAnsi="Times New Roman" w:cs="Times New Roman"/>
                  <w:color w:val="000000" w:themeColor="text1"/>
                  <w:sz w:val="18"/>
                  <w:szCs w:val="18"/>
                  <w:lang w:eastAsia="zh-CN"/>
                </w:rPr>
                <w:delText xml:space="preserve">2.0 eq. Amino acid </w:delText>
              </w:r>
              <w:r w:rsidR="006A0866" w:rsidRPr="00BB7730" w:rsidDel="00AD243C">
                <w:rPr>
                  <w:rFonts w:ascii="Times New Roman" w:eastAsia="等线" w:hAnsi="Times New Roman" w:cs="Times New Roman"/>
                  <w:color w:val="000000" w:themeColor="text1"/>
                  <w:sz w:val="18"/>
                  <w:szCs w:val="18"/>
                </w:rPr>
                <w:delText>Stir until dissolved clearly by visual check.</w:delText>
              </w:r>
              <w:r w:rsidR="006A0866" w:rsidRPr="00BB7730" w:rsidDel="00AD243C">
                <w:rPr>
                  <w:rFonts w:ascii="Times New Roman" w:eastAsia="等线" w:hAnsi="Times New Roman" w:cs="Times New Roman"/>
                  <w:color w:val="000000" w:themeColor="text1"/>
                  <w:sz w:val="18"/>
                  <w:szCs w:val="18"/>
                  <w:lang w:eastAsia="zh-CN"/>
                </w:rPr>
                <w:delText xml:space="preserve"> Adjust</w:delText>
              </w:r>
              <w:r w:rsidR="006A0866" w:rsidRPr="00BB7730" w:rsidDel="00AD243C">
                <w:rPr>
                  <w:rFonts w:ascii="Times New Roman" w:eastAsia="等线" w:hAnsi="Times New Roman" w:cs="Times New Roman"/>
                  <w:bCs w:val="0"/>
                  <w:color w:val="000000" w:themeColor="text1"/>
                  <w:sz w:val="18"/>
                  <w:szCs w:val="18"/>
                </w:rPr>
                <w:delText xml:space="preserve"> the mixture to </w:delText>
              </w:r>
              <w:r w:rsidR="006A0866" w:rsidRPr="00BB7730" w:rsidDel="00AD243C">
                <w:rPr>
                  <w:rFonts w:ascii="Times New Roman" w:eastAsia="等线" w:hAnsi="Times New Roman" w:cs="Times New Roman"/>
                  <w:bCs w:val="0"/>
                  <w:color w:val="000000" w:themeColor="text1"/>
                  <w:sz w:val="18"/>
                  <w:szCs w:val="18"/>
                  <w:lang w:eastAsia="zh-CN"/>
                </w:rPr>
                <w:delText>20</w:delText>
              </w:r>
              <w:r w:rsidR="006A0866" w:rsidRPr="00BB7730" w:rsidDel="00AD243C">
                <w:rPr>
                  <w:rFonts w:ascii="Times New Roman" w:eastAsia="等线" w:hAnsi="Times New Roman" w:cs="Times New Roman"/>
                  <w:bCs w:val="0"/>
                  <w:color w:val="000000" w:themeColor="text1"/>
                  <w:sz w:val="18"/>
                  <w:szCs w:val="18"/>
                </w:rPr>
                <w:delText>±5℃</w:delText>
              </w:r>
              <w:r w:rsidR="006A0866" w:rsidRPr="00BB7730" w:rsidDel="00AD243C">
                <w:rPr>
                  <w:rFonts w:ascii="Times New Roman" w:eastAsia="等线" w:hAnsi="Times New Roman" w:cs="Times New Roman"/>
                  <w:color w:val="000000" w:themeColor="text1"/>
                  <w:sz w:val="18"/>
                  <w:szCs w:val="18"/>
                </w:rPr>
                <w:delText xml:space="preserve">. Maintain for next operation at </w:delText>
              </w:r>
              <w:r w:rsidR="006A0866" w:rsidRPr="00BB7730" w:rsidDel="00AD243C">
                <w:rPr>
                  <w:rFonts w:ascii="Times New Roman" w:eastAsia="等线" w:hAnsi="Times New Roman" w:cs="Times New Roman"/>
                  <w:color w:val="000000" w:themeColor="text1"/>
                  <w:sz w:val="18"/>
                  <w:szCs w:val="18"/>
                  <w:lang w:eastAsia="zh-CN"/>
                </w:rPr>
                <w:delText>20</w:delText>
              </w:r>
              <w:r w:rsidR="006A0866" w:rsidRPr="00BB7730" w:rsidDel="00AD243C">
                <w:rPr>
                  <w:rFonts w:ascii="Times New Roman" w:eastAsia="等线" w:hAnsi="Times New Roman" w:cs="Times New Roman"/>
                  <w:color w:val="000000" w:themeColor="text1"/>
                  <w:sz w:val="18"/>
                  <w:szCs w:val="18"/>
                </w:rPr>
                <w:delText xml:space="preserve">±5℃ (target: </w:delText>
              </w:r>
              <w:r w:rsidR="006A0866" w:rsidRPr="00BB7730" w:rsidDel="00AD243C">
                <w:rPr>
                  <w:rFonts w:ascii="Times New Roman" w:eastAsia="等线" w:hAnsi="Times New Roman" w:cs="Times New Roman"/>
                  <w:color w:val="000000" w:themeColor="text1"/>
                  <w:sz w:val="18"/>
                  <w:szCs w:val="18"/>
                  <w:lang w:eastAsia="zh-CN"/>
                </w:rPr>
                <w:delText>20</w:delText>
              </w:r>
              <w:r w:rsidR="006A0866" w:rsidRPr="00BB7730" w:rsidDel="00AD243C">
                <w:rPr>
                  <w:rFonts w:ascii="Times New Roman" w:eastAsia="等线" w:hAnsi="Times New Roman" w:cs="Times New Roman"/>
                  <w:color w:val="000000" w:themeColor="text1"/>
                  <w:sz w:val="18"/>
                  <w:szCs w:val="18"/>
                </w:rPr>
                <w:delText>℃).</w:delText>
              </w:r>
              <w:r w:rsidR="006A0866" w:rsidRPr="00BB7730" w:rsidDel="00AD243C">
                <w:rPr>
                  <w:rFonts w:ascii="Times New Roman" w:eastAsia="等线" w:hAnsi="Times New Roman" w:cs="Times New Roman"/>
                  <w:color w:val="000000" w:themeColor="text1"/>
                  <w:sz w:val="18"/>
                  <w:szCs w:val="18"/>
                  <w:lang w:eastAsia="zh-CN"/>
                </w:rPr>
                <w:delText xml:space="preserve"> </w:delText>
              </w:r>
              <w:r w:rsidR="006A0866" w:rsidRPr="00BB7730" w:rsidDel="00AD243C">
                <w:rPr>
                  <w:rFonts w:ascii="Times New Roman" w:eastAsia="等线" w:hAnsi="Times New Roman" w:cs="Times New Roman"/>
                  <w:color w:val="000000" w:themeColor="text1"/>
                  <w:sz w:val="18"/>
                  <w:szCs w:val="18"/>
                </w:rPr>
                <w:delText xml:space="preserve">Add 2.0 eq </w:delText>
              </w:r>
              <w:r w:rsidR="006A0866" w:rsidRPr="00BB7730" w:rsidDel="00AD243C">
                <w:rPr>
                  <w:rFonts w:ascii="Times New Roman" w:eastAsia="等线" w:hAnsi="Times New Roman" w:cs="Times New Roman"/>
                  <w:bCs w:val="0"/>
                  <w:color w:val="000000" w:themeColor="text1"/>
                  <w:sz w:val="18"/>
                  <w:szCs w:val="18"/>
                </w:rPr>
                <w:delText>OxymaPure (0.284 kg/mol)</w:delText>
              </w:r>
              <w:r w:rsidR="006A0866" w:rsidRPr="00BB7730" w:rsidDel="00AD243C">
                <w:rPr>
                  <w:rFonts w:ascii="Times New Roman" w:eastAsia="等线" w:hAnsi="Times New Roman" w:cs="Times New Roman"/>
                  <w:color w:val="000000" w:themeColor="text1"/>
                  <w:sz w:val="18"/>
                  <w:szCs w:val="18"/>
                </w:rPr>
                <w:delText xml:space="preserve"> into </w:delText>
              </w:r>
              <w:r w:rsidR="006A0866" w:rsidRPr="00BB7730" w:rsidDel="00AD243C">
                <w:rPr>
                  <w:rFonts w:ascii="Times New Roman" w:eastAsia="仿宋_GB2312" w:hAnsi="Times New Roman" w:cs="Times New Roman"/>
                  <w:b/>
                  <w:color w:val="000000" w:themeColor="text1"/>
                  <w:sz w:val="18"/>
                  <w:szCs w:val="18"/>
                </w:rPr>
                <w:delText>TJ4S-1213-Sy15</w:delText>
              </w:r>
              <w:r w:rsidR="006A0866" w:rsidRPr="00BB7730" w:rsidDel="00AD243C">
                <w:rPr>
                  <w:rFonts w:ascii="Times New Roman" w:eastAsia="仿宋_GB2312" w:hAnsi="Times New Roman" w:cs="Times New Roman"/>
                  <w:b/>
                  <w:color w:val="000000" w:themeColor="text1"/>
                  <w:sz w:val="18"/>
                  <w:szCs w:val="18"/>
                  <w:lang w:eastAsia="zh-CN"/>
                </w:rPr>
                <w:delText>-R01</w:delText>
              </w:r>
              <w:r w:rsidR="006A0866" w:rsidRPr="00BB7730" w:rsidDel="00AD243C">
                <w:rPr>
                  <w:rFonts w:ascii="Times New Roman" w:eastAsia="等线" w:hAnsi="Times New Roman" w:cs="Times New Roman"/>
                  <w:color w:val="000000" w:themeColor="text1"/>
                  <w:sz w:val="18"/>
                  <w:szCs w:val="18"/>
                </w:rPr>
                <w:delText xml:space="preserve"> at </w:delText>
              </w:r>
              <w:r w:rsidR="006A0866" w:rsidRPr="00BB7730" w:rsidDel="00AD243C">
                <w:rPr>
                  <w:rFonts w:ascii="Times New Roman" w:eastAsia="等线" w:hAnsi="Times New Roman" w:cs="Times New Roman"/>
                  <w:color w:val="000000" w:themeColor="text1"/>
                  <w:sz w:val="18"/>
                  <w:szCs w:val="18"/>
                  <w:lang w:eastAsia="zh-CN"/>
                </w:rPr>
                <w:delText>20</w:delText>
              </w:r>
              <w:r w:rsidR="006A0866" w:rsidRPr="00BB7730" w:rsidDel="00AD243C">
                <w:rPr>
                  <w:rFonts w:ascii="Times New Roman" w:eastAsia="等线" w:hAnsi="Times New Roman" w:cs="Times New Roman"/>
                  <w:color w:val="000000" w:themeColor="text1"/>
                  <w:sz w:val="18"/>
                  <w:szCs w:val="18"/>
                </w:rPr>
                <w:delText xml:space="preserve">±5℃ (target: </w:delText>
              </w:r>
              <w:r w:rsidR="006A0866" w:rsidRPr="00BB7730" w:rsidDel="00AD243C">
                <w:rPr>
                  <w:rFonts w:ascii="Times New Roman" w:eastAsia="等线" w:hAnsi="Times New Roman" w:cs="Times New Roman"/>
                  <w:color w:val="000000" w:themeColor="text1"/>
                  <w:sz w:val="18"/>
                  <w:szCs w:val="18"/>
                  <w:lang w:eastAsia="zh-CN"/>
                </w:rPr>
                <w:delText>20</w:delText>
              </w:r>
              <w:r w:rsidR="006A0866" w:rsidRPr="00BB7730" w:rsidDel="00AD243C">
                <w:rPr>
                  <w:rFonts w:ascii="Times New Roman" w:eastAsia="等线" w:hAnsi="Times New Roman" w:cs="Times New Roman"/>
                  <w:color w:val="000000" w:themeColor="text1"/>
                  <w:sz w:val="18"/>
                  <w:szCs w:val="18"/>
                </w:rPr>
                <w:delText xml:space="preserve">℃), rinse the TJ4S-1213-Sy15-R01 with 2.0v DMF (1.896 kg/kg). Add 2.2 eq. DIC into TJ4S-1213-Sy15-R01, the addition rate depends on temperature control. Activate for 20±5 min at </w:delText>
              </w:r>
              <w:r w:rsidR="006A0866" w:rsidRPr="00BB7730" w:rsidDel="00AD243C">
                <w:rPr>
                  <w:rFonts w:ascii="Times New Roman" w:eastAsia="等线" w:hAnsi="Times New Roman" w:cs="Times New Roman"/>
                  <w:color w:val="000000" w:themeColor="text1"/>
                  <w:sz w:val="18"/>
                  <w:szCs w:val="18"/>
                  <w:lang w:eastAsia="zh-CN"/>
                </w:rPr>
                <w:delText>20</w:delText>
              </w:r>
              <w:r w:rsidR="006A0866" w:rsidRPr="00BB7730" w:rsidDel="00AD243C">
                <w:rPr>
                  <w:rFonts w:ascii="Times New Roman" w:eastAsia="等线" w:hAnsi="Times New Roman" w:cs="Times New Roman"/>
                  <w:color w:val="000000" w:themeColor="text1"/>
                  <w:sz w:val="18"/>
                  <w:szCs w:val="18"/>
                </w:rPr>
                <w:delText xml:space="preserve">±5℃ (target: </w:delText>
              </w:r>
              <w:r w:rsidR="006A0866" w:rsidRPr="00BB7730" w:rsidDel="00AD243C">
                <w:rPr>
                  <w:rFonts w:ascii="Times New Roman" w:eastAsia="等线" w:hAnsi="Times New Roman" w:cs="Times New Roman"/>
                  <w:color w:val="000000" w:themeColor="text1"/>
                  <w:sz w:val="18"/>
                  <w:szCs w:val="18"/>
                  <w:lang w:eastAsia="zh-CN"/>
                </w:rPr>
                <w:delText>20</w:delText>
              </w:r>
              <w:r w:rsidR="006A0866" w:rsidRPr="00BB7730" w:rsidDel="00AD243C">
                <w:rPr>
                  <w:rFonts w:ascii="Times New Roman" w:eastAsia="等线" w:hAnsi="Times New Roman" w:cs="Times New Roman"/>
                  <w:color w:val="000000" w:themeColor="text1"/>
                  <w:sz w:val="18"/>
                  <w:szCs w:val="18"/>
                </w:rPr>
                <w:delText xml:space="preserve">℃). Transfer the mixture in </w:delText>
              </w:r>
              <w:r w:rsidR="006A0866" w:rsidRPr="00BB7730" w:rsidDel="00AD243C">
                <w:rPr>
                  <w:rFonts w:ascii="Times New Roman" w:eastAsia="仿宋_GB2312" w:hAnsi="Times New Roman" w:cs="Times New Roman"/>
                  <w:b/>
                  <w:color w:val="000000" w:themeColor="text1"/>
                  <w:sz w:val="18"/>
                  <w:szCs w:val="18"/>
                </w:rPr>
                <w:delText>TJ4S-1213-Sy15</w:delText>
              </w:r>
              <w:r w:rsidR="006A0866" w:rsidRPr="00BB7730" w:rsidDel="00AD243C">
                <w:rPr>
                  <w:rFonts w:ascii="Times New Roman" w:eastAsia="仿宋_GB2312" w:hAnsi="Times New Roman" w:cs="Times New Roman"/>
                  <w:b/>
                  <w:color w:val="000000" w:themeColor="text1"/>
                  <w:sz w:val="18"/>
                  <w:szCs w:val="18"/>
                  <w:lang w:eastAsia="zh-CN"/>
                </w:rPr>
                <w:delText xml:space="preserve">-R01 </w:delText>
              </w:r>
              <w:r w:rsidR="006A0866" w:rsidRPr="00BB7730" w:rsidDel="00AD243C">
                <w:rPr>
                  <w:rFonts w:ascii="Times New Roman" w:eastAsia="等线" w:hAnsi="Times New Roman" w:cs="Times New Roman"/>
                  <w:color w:val="000000" w:themeColor="text1"/>
                  <w:sz w:val="18"/>
                  <w:szCs w:val="18"/>
                </w:rPr>
                <w:delText xml:space="preserve">into </w:delText>
              </w:r>
              <w:r w:rsidR="006A0866" w:rsidRPr="00BB7730" w:rsidDel="00AD243C">
                <w:rPr>
                  <w:rFonts w:ascii="Times New Roman" w:eastAsia="仿宋_GB2312" w:hAnsi="Times New Roman" w:cs="Times New Roman"/>
                  <w:b/>
                  <w:color w:val="000000" w:themeColor="text1"/>
                  <w:sz w:val="18"/>
                  <w:szCs w:val="18"/>
                </w:rPr>
                <w:delText>TJ4S-1213-Sy1</w:delText>
              </w:r>
              <w:r w:rsidR="006A0866" w:rsidRPr="00BB7730" w:rsidDel="00AD243C">
                <w:rPr>
                  <w:rFonts w:ascii="Times New Roman" w:eastAsia="仿宋_GB2312" w:hAnsi="Times New Roman" w:cs="Times New Roman"/>
                  <w:b/>
                  <w:color w:val="000000" w:themeColor="text1"/>
                  <w:sz w:val="18"/>
                  <w:szCs w:val="18"/>
                  <w:lang w:eastAsia="zh-CN"/>
                </w:rPr>
                <w:delText>5</w:delText>
              </w:r>
              <w:r w:rsidR="006A0866" w:rsidRPr="00BB7730" w:rsidDel="00AD243C">
                <w:rPr>
                  <w:rFonts w:ascii="Times New Roman" w:eastAsia="等线" w:hAnsi="Times New Roman" w:cs="Times New Roman"/>
                  <w:color w:val="000000" w:themeColor="text1"/>
                  <w:sz w:val="18"/>
                  <w:szCs w:val="18"/>
                </w:rPr>
                <w:delText>. Add</w:delText>
              </w:r>
              <w:r w:rsidR="006A0866" w:rsidRPr="00BB7730" w:rsidDel="00AD243C">
                <w:rPr>
                  <w:rFonts w:ascii="Times New Roman" w:eastAsia="等线" w:hAnsi="Times New Roman" w:cs="Times New Roman"/>
                  <w:bCs w:val="0"/>
                  <w:color w:val="000000" w:themeColor="text1"/>
                  <w:sz w:val="18"/>
                  <w:szCs w:val="18"/>
                </w:rPr>
                <w:delText xml:space="preserve"> </w:delText>
              </w:r>
              <w:r w:rsidR="006A0866" w:rsidRPr="00BB7730" w:rsidDel="00AD243C">
                <w:rPr>
                  <w:rFonts w:ascii="Times New Roman" w:eastAsia="等线" w:hAnsi="Times New Roman" w:cs="Times New Roman"/>
                  <w:bCs w:val="0"/>
                  <w:color w:val="000000" w:themeColor="text1"/>
                  <w:sz w:val="18"/>
                  <w:szCs w:val="18"/>
                  <w:lang w:eastAsia="zh-CN"/>
                </w:rPr>
                <w:delText xml:space="preserve">1.0 V DMF (0.948 kg/kg) </w:delText>
              </w:r>
              <w:r w:rsidR="006A0866" w:rsidRPr="00BB7730" w:rsidDel="00AD243C">
                <w:rPr>
                  <w:rFonts w:ascii="Times New Roman" w:eastAsia="等线" w:hAnsi="Times New Roman" w:cs="Times New Roman"/>
                  <w:color w:val="000000" w:themeColor="text1"/>
                  <w:sz w:val="18"/>
                  <w:szCs w:val="18"/>
                </w:rPr>
                <w:delText xml:space="preserve">into </w:delText>
              </w:r>
              <w:r w:rsidR="006A0866" w:rsidRPr="00BB7730" w:rsidDel="00AD243C">
                <w:rPr>
                  <w:rFonts w:ascii="Times New Roman" w:eastAsia="仿宋_GB2312" w:hAnsi="Times New Roman" w:cs="Times New Roman"/>
                  <w:b/>
                  <w:color w:val="000000" w:themeColor="text1"/>
                  <w:sz w:val="18"/>
                  <w:szCs w:val="18"/>
                </w:rPr>
                <w:delText>TJ4S-1213-Sy15</w:delText>
              </w:r>
              <w:r w:rsidR="006A0866" w:rsidRPr="00BB7730" w:rsidDel="00AD243C">
                <w:rPr>
                  <w:rFonts w:ascii="Times New Roman" w:eastAsia="仿宋_GB2312" w:hAnsi="Times New Roman" w:cs="Times New Roman"/>
                  <w:b/>
                  <w:color w:val="000000" w:themeColor="text1"/>
                  <w:sz w:val="18"/>
                  <w:szCs w:val="18"/>
                  <w:lang w:eastAsia="zh-CN"/>
                </w:rPr>
                <w:delText>-R01</w:delText>
              </w:r>
              <w:r w:rsidR="006A0866" w:rsidRPr="00BB7730" w:rsidDel="00AD243C">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10356" w:author="Xuning Wei12232" w:date="2026-07-27T18:11:00Z">
              <w:tcPr>
                <w:tcW w:w="1049" w:type="pct"/>
                <w:gridSpan w:val="5"/>
                <w:vMerge w:val="restart"/>
                <w:shd w:val="clear" w:color="auto" w:fill="FFFFFF" w:themeFill="background1"/>
                <w:vAlign w:val="center"/>
              </w:tcPr>
            </w:tcPrChange>
          </w:tcPr>
          <w:p w14:paraId="0978ABF5" w14:textId="77777777" w:rsidR="00153539" w:rsidRPr="00BB7730" w:rsidRDefault="00153539">
            <w:pPr>
              <w:pStyle w:val="afc"/>
              <w:numPr>
                <w:ilvl w:val="0"/>
                <w:numId w:val="176"/>
              </w:numPr>
              <w:ind w:firstLineChars="0"/>
              <w:rPr>
                <w:ins w:id="10357" w:author="He Han" w:date="2026-10-22T22:09:00Z"/>
                <w:rFonts w:ascii="Times New Roman" w:hAnsi="Times New Roman" w:cs="Times New Roman"/>
                <w:color w:val="auto"/>
                <w:sz w:val="18"/>
                <w:szCs w:val="18"/>
                <w:shd w:val="clear" w:color="auto" w:fill="FFFFFF"/>
              </w:rPr>
              <w:pPrChange w:id="10358" w:author="He Han" w:date="2026-10-22T22:11:00Z">
                <w:pPr>
                  <w:pStyle w:val="afc"/>
                  <w:numPr>
                    <w:numId w:val="156"/>
                  </w:numPr>
                  <w:ind w:left="420" w:firstLineChars="0" w:hanging="420"/>
                </w:pPr>
              </w:pPrChange>
            </w:pPr>
            <w:ins w:id="10359" w:author="He Han" w:date="2026-10-22T22:09: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75698C40" w14:textId="77777777" w:rsidR="00153539" w:rsidRPr="00BB7730" w:rsidRDefault="00153539">
            <w:pPr>
              <w:pStyle w:val="afc"/>
              <w:numPr>
                <w:ilvl w:val="0"/>
                <w:numId w:val="176"/>
              </w:numPr>
              <w:ind w:firstLineChars="0"/>
              <w:rPr>
                <w:ins w:id="10360" w:author="He Han" w:date="2026-10-22T22:09:00Z"/>
                <w:rFonts w:ascii="Times New Roman" w:eastAsiaTheme="minorEastAsia" w:hAnsi="Times New Roman" w:cs="Times New Roman"/>
                <w:color w:val="auto"/>
                <w:sz w:val="18"/>
                <w:szCs w:val="18"/>
                <w:shd w:val="clear" w:color="auto" w:fill="FFFFFF"/>
                <w:lang w:eastAsia="zh-CN"/>
              </w:rPr>
              <w:pPrChange w:id="10361" w:author="He Han" w:date="2026-10-22T22:11:00Z">
                <w:pPr>
                  <w:pStyle w:val="afc"/>
                  <w:numPr>
                    <w:numId w:val="156"/>
                  </w:numPr>
                  <w:ind w:left="420" w:firstLineChars="0" w:hanging="420"/>
                </w:pPr>
              </w:pPrChange>
            </w:pPr>
            <w:ins w:id="10362" w:author="He Han" w:date="2026-10-22T22:09:00Z">
              <w:r w:rsidRPr="00BB7730">
                <w:rPr>
                  <w:rFonts w:ascii="Times New Roman" w:hAnsi="Times New Roman" w:cs="Times New Roman"/>
                  <w:color w:val="auto"/>
                  <w:sz w:val="18"/>
                  <w:szCs w:val="18"/>
                  <w:shd w:val="clear" w:color="auto" w:fill="FFFFFF"/>
                </w:rPr>
                <w:t>Agitator material: Hastelloy (N10276)</w:t>
              </w:r>
            </w:ins>
          </w:p>
          <w:p w14:paraId="6D366091" w14:textId="77777777" w:rsidR="00153539" w:rsidRPr="00BB7730" w:rsidRDefault="00153539">
            <w:pPr>
              <w:pStyle w:val="afc"/>
              <w:numPr>
                <w:ilvl w:val="0"/>
                <w:numId w:val="176"/>
              </w:numPr>
              <w:ind w:firstLineChars="0"/>
              <w:rPr>
                <w:ins w:id="10363" w:author="He Han" w:date="2026-10-22T22:09:00Z"/>
                <w:rFonts w:ascii="Times New Roman" w:eastAsiaTheme="minorEastAsia" w:hAnsi="Times New Roman" w:cs="Times New Roman"/>
                <w:color w:val="auto"/>
                <w:sz w:val="18"/>
                <w:szCs w:val="18"/>
                <w:shd w:val="clear" w:color="auto" w:fill="FFFFFF"/>
                <w:lang w:eastAsia="zh-CN"/>
              </w:rPr>
              <w:pPrChange w:id="10364" w:author="He Han" w:date="2026-10-22T22:11:00Z">
                <w:pPr>
                  <w:pStyle w:val="afc"/>
                  <w:numPr>
                    <w:numId w:val="156"/>
                  </w:numPr>
                  <w:ind w:left="420" w:firstLineChars="0" w:hanging="420"/>
                </w:pPr>
              </w:pPrChange>
            </w:pPr>
            <w:ins w:id="10365" w:author="He Han" w:date="2026-10-22T22:09:00Z">
              <w:r w:rsidRPr="00BB7730">
                <w:rPr>
                  <w:rFonts w:ascii="Times New Roman" w:hAnsi="Times New Roman" w:cs="Times New Roman"/>
                  <w:color w:val="0000FF"/>
                  <w:sz w:val="18"/>
                  <w:szCs w:val="18"/>
                  <w:shd w:val="clear" w:color="auto" w:fill="FFFFFF"/>
                </w:rPr>
                <w:t>Sieve plate: HC-22</w:t>
              </w:r>
            </w:ins>
          </w:p>
          <w:p w14:paraId="5A239B7A" w14:textId="77777777" w:rsidR="00153539" w:rsidRPr="00BB7730" w:rsidRDefault="00153539">
            <w:pPr>
              <w:pStyle w:val="afc"/>
              <w:numPr>
                <w:ilvl w:val="0"/>
                <w:numId w:val="176"/>
              </w:numPr>
              <w:ind w:firstLineChars="0"/>
              <w:rPr>
                <w:ins w:id="10366" w:author="He Han" w:date="2026-10-22T22:09:00Z"/>
                <w:rFonts w:ascii="Times New Roman" w:hAnsi="Times New Roman" w:cs="Times New Roman"/>
                <w:color w:val="0000FF"/>
                <w:sz w:val="18"/>
                <w:szCs w:val="18"/>
                <w:shd w:val="clear" w:color="auto" w:fill="FFFFFF"/>
              </w:rPr>
              <w:pPrChange w:id="10367" w:author="He Han" w:date="2026-10-22T22:11:00Z">
                <w:pPr>
                  <w:pStyle w:val="afc"/>
                  <w:numPr>
                    <w:numId w:val="156"/>
                  </w:numPr>
                  <w:ind w:left="420" w:firstLineChars="0" w:hanging="420"/>
                </w:pPr>
              </w:pPrChange>
            </w:pPr>
            <w:ins w:id="10368"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23107A74" w14:textId="77777777" w:rsidR="00153539" w:rsidRPr="00BB7730" w:rsidRDefault="00153539">
            <w:pPr>
              <w:pStyle w:val="afc"/>
              <w:numPr>
                <w:ilvl w:val="0"/>
                <w:numId w:val="176"/>
              </w:numPr>
              <w:ind w:firstLineChars="0"/>
              <w:rPr>
                <w:ins w:id="10369" w:author="He Han" w:date="2026-10-22T22:09:00Z"/>
                <w:rFonts w:ascii="Times New Roman" w:hAnsi="Times New Roman" w:cs="Times New Roman"/>
                <w:color w:val="auto"/>
                <w:sz w:val="18"/>
                <w:szCs w:val="18"/>
                <w:shd w:val="clear" w:color="auto" w:fill="FFFFFF"/>
              </w:rPr>
              <w:pPrChange w:id="10370" w:author="He Han" w:date="2026-10-22T22:11:00Z">
                <w:pPr>
                  <w:pStyle w:val="afc"/>
                  <w:numPr>
                    <w:numId w:val="156"/>
                  </w:numPr>
                  <w:ind w:left="420" w:firstLineChars="0" w:hanging="420"/>
                </w:pPr>
              </w:pPrChange>
            </w:pPr>
            <w:ins w:id="10371" w:author="He Han" w:date="2026-10-22T22:09:00Z">
              <w:r w:rsidRPr="00BB7730">
                <w:rPr>
                  <w:rFonts w:ascii="Times New Roman" w:hAnsi="Times New Roman" w:cs="Times New Roman"/>
                  <w:color w:val="auto"/>
                  <w:sz w:val="18"/>
                  <w:szCs w:val="18"/>
                  <w:shd w:val="clear" w:color="auto" w:fill="FFFFFF"/>
                </w:rPr>
                <w:t>Sight glass: Glass</w:t>
              </w:r>
            </w:ins>
          </w:p>
          <w:p w14:paraId="4A367388" w14:textId="77777777" w:rsidR="00153539" w:rsidRPr="00BB7730" w:rsidRDefault="00153539">
            <w:pPr>
              <w:pStyle w:val="afc"/>
              <w:numPr>
                <w:ilvl w:val="0"/>
                <w:numId w:val="176"/>
              </w:numPr>
              <w:ind w:firstLineChars="0"/>
              <w:rPr>
                <w:ins w:id="10372" w:author="He Han" w:date="2026-10-22T22:09:00Z"/>
                <w:rFonts w:ascii="Times New Roman" w:hAnsi="Times New Roman" w:cs="Times New Roman"/>
                <w:color w:val="auto"/>
                <w:sz w:val="18"/>
                <w:szCs w:val="18"/>
                <w:shd w:val="clear" w:color="auto" w:fill="FFFFFF"/>
              </w:rPr>
              <w:pPrChange w:id="10373" w:author="He Han" w:date="2026-10-22T22:11:00Z">
                <w:pPr>
                  <w:pStyle w:val="afc"/>
                  <w:numPr>
                    <w:numId w:val="156"/>
                  </w:numPr>
                  <w:ind w:left="420" w:firstLineChars="0" w:hanging="420"/>
                </w:pPr>
              </w:pPrChange>
            </w:pPr>
            <w:ins w:id="10374" w:author="He Han" w:date="2026-10-22T22:09:00Z">
              <w:r w:rsidRPr="00BB7730">
                <w:rPr>
                  <w:rFonts w:ascii="Times New Roman" w:hAnsi="Times New Roman" w:cs="Times New Roman"/>
                  <w:color w:val="auto"/>
                  <w:sz w:val="18"/>
                  <w:szCs w:val="18"/>
                  <w:shd w:val="clear" w:color="auto" w:fill="FFFFFF"/>
                </w:rPr>
                <w:t>Transfer pump material: SS316+PTFE</w:t>
              </w:r>
            </w:ins>
          </w:p>
          <w:p w14:paraId="25FAF582" w14:textId="77777777" w:rsidR="00153539" w:rsidRPr="00BB7730" w:rsidRDefault="00153539">
            <w:pPr>
              <w:pStyle w:val="afc"/>
              <w:numPr>
                <w:ilvl w:val="0"/>
                <w:numId w:val="176"/>
              </w:numPr>
              <w:ind w:firstLineChars="0"/>
              <w:rPr>
                <w:ins w:id="10375" w:author="He Han" w:date="2026-10-22T22:09:00Z"/>
                <w:rFonts w:ascii="Times New Roman" w:hAnsi="Times New Roman" w:cs="Times New Roman"/>
                <w:color w:val="auto"/>
                <w:sz w:val="18"/>
                <w:szCs w:val="18"/>
                <w:shd w:val="clear" w:color="auto" w:fill="FFFFFF"/>
              </w:rPr>
              <w:pPrChange w:id="10376" w:author="He Han" w:date="2026-10-22T22:11:00Z">
                <w:pPr>
                  <w:pStyle w:val="afc"/>
                  <w:numPr>
                    <w:numId w:val="156"/>
                  </w:numPr>
                  <w:ind w:left="420" w:firstLineChars="0" w:hanging="420"/>
                </w:pPr>
              </w:pPrChange>
            </w:pPr>
            <w:ins w:id="10377"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27A9528C" w14:textId="77777777" w:rsidR="00153539" w:rsidRPr="00BB7730" w:rsidRDefault="00153539">
            <w:pPr>
              <w:pStyle w:val="afc"/>
              <w:numPr>
                <w:ilvl w:val="0"/>
                <w:numId w:val="176"/>
              </w:numPr>
              <w:ind w:firstLineChars="0"/>
              <w:rPr>
                <w:ins w:id="10378" w:author="He Han" w:date="2026-10-22T22:09:00Z"/>
                <w:rFonts w:ascii="Times New Roman" w:hAnsi="Times New Roman" w:cs="Times New Roman"/>
                <w:color w:val="auto"/>
                <w:sz w:val="18"/>
                <w:szCs w:val="18"/>
                <w:shd w:val="clear" w:color="auto" w:fill="FFFFFF"/>
              </w:rPr>
              <w:pPrChange w:id="10379" w:author="He Han" w:date="2026-10-22T22:11:00Z">
                <w:pPr>
                  <w:pStyle w:val="afc"/>
                  <w:numPr>
                    <w:numId w:val="156"/>
                  </w:numPr>
                  <w:ind w:left="420" w:firstLineChars="0" w:hanging="420"/>
                </w:pPr>
              </w:pPrChange>
            </w:pPr>
            <w:ins w:id="10380" w:author="He Han" w:date="2026-10-22T22:09:00Z">
              <w:r w:rsidRPr="00BB7730">
                <w:rPr>
                  <w:rFonts w:ascii="Times New Roman" w:hAnsi="Times New Roman" w:cs="Times New Roman"/>
                  <w:color w:val="auto"/>
                  <w:sz w:val="18"/>
                  <w:szCs w:val="18"/>
                  <w:shd w:val="clear" w:color="auto" w:fill="FFFFFF"/>
                </w:rPr>
                <w:t>Pipeline material: 316L</w:t>
              </w:r>
            </w:ins>
          </w:p>
          <w:p w14:paraId="25D081EE" w14:textId="77777777" w:rsidR="00153539" w:rsidRPr="00BB7730" w:rsidRDefault="00153539">
            <w:pPr>
              <w:pStyle w:val="afc"/>
              <w:numPr>
                <w:ilvl w:val="0"/>
                <w:numId w:val="176"/>
              </w:numPr>
              <w:ind w:firstLineChars="0"/>
              <w:rPr>
                <w:ins w:id="10381" w:author="He Han" w:date="2026-10-22T22:09:00Z"/>
                <w:rFonts w:ascii="Times New Roman" w:hAnsi="Times New Roman" w:cs="Times New Roman"/>
                <w:color w:val="0000FF"/>
                <w:sz w:val="18"/>
                <w:szCs w:val="18"/>
                <w:shd w:val="clear" w:color="auto" w:fill="FFFFFF"/>
              </w:rPr>
              <w:pPrChange w:id="10382" w:author="He Han" w:date="2026-10-22T22:11:00Z">
                <w:pPr>
                  <w:pStyle w:val="afc"/>
                  <w:numPr>
                    <w:numId w:val="156"/>
                  </w:numPr>
                  <w:ind w:left="420" w:firstLineChars="0" w:hanging="420"/>
                </w:pPr>
              </w:pPrChange>
            </w:pPr>
            <w:ins w:id="10383"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4B153C5C" w14:textId="77777777" w:rsidR="00153539" w:rsidRPr="00BB7730" w:rsidRDefault="00153539">
            <w:pPr>
              <w:pStyle w:val="afc"/>
              <w:numPr>
                <w:ilvl w:val="0"/>
                <w:numId w:val="176"/>
              </w:numPr>
              <w:ind w:firstLineChars="0"/>
              <w:rPr>
                <w:ins w:id="10384" w:author="He Han" w:date="2026-10-22T22:09:00Z"/>
                <w:rFonts w:ascii="Times New Roman" w:hAnsi="Times New Roman" w:cs="Times New Roman"/>
                <w:color w:val="auto"/>
                <w:sz w:val="18"/>
                <w:szCs w:val="18"/>
                <w:shd w:val="clear" w:color="auto" w:fill="FFFFFF"/>
              </w:rPr>
              <w:pPrChange w:id="10385" w:author="He Han" w:date="2026-10-22T22:11:00Z">
                <w:pPr>
                  <w:pStyle w:val="afc"/>
                  <w:numPr>
                    <w:numId w:val="156"/>
                  </w:numPr>
                  <w:ind w:left="420" w:firstLineChars="0" w:hanging="420"/>
                </w:pPr>
              </w:pPrChange>
            </w:pPr>
            <w:ins w:id="10386" w:author="He Han" w:date="2026-10-22T22:09:00Z">
              <w:r w:rsidRPr="00BB7730">
                <w:rPr>
                  <w:rFonts w:ascii="Times New Roman" w:hAnsi="Times New Roman" w:cs="Times New Roman"/>
                  <w:color w:val="auto"/>
                  <w:sz w:val="18"/>
                  <w:szCs w:val="18"/>
                  <w:shd w:val="clear" w:color="auto" w:fill="FFFFFF"/>
                </w:rPr>
                <w:t>Mass flow meter: SS</w:t>
              </w:r>
            </w:ins>
          </w:p>
          <w:p w14:paraId="08B97868" w14:textId="77777777" w:rsidR="00153539" w:rsidRPr="00BB7730" w:rsidRDefault="00153539">
            <w:pPr>
              <w:pStyle w:val="afc"/>
              <w:numPr>
                <w:ilvl w:val="0"/>
                <w:numId w:val="176"/>
              </w:numPr>
              <w:ind w:firstLineChars="0"/>
              <w:rPr>
                <w:ins w:id="10387" w:author="He Han" w:date="2026-10-22T22:09:00Z"/>
                <w:rFonts w:ascii="Times New Roman" w:hAnsi="Times New Roman" w:cs="Times New Roman"/>
                <w:b/>
                <w:color w:val="auto"/>
                <w:sz w:val="18"/>
                <w:szCs w:val="18"/>
                <w:shd w:val="clear" w:color="auto" w:fill="FFFFFF"/>
              </w:rPr>
              <w:pPrChange w:id="10388" w:author="He Han" w:date="2026-10-22T22:11:00Z">
                <w:pPr>
                  <w:pStyle w:val="afc"/>
                  <w:numPr>
                    <w:numId w:val="156"/>
                  </w:numPr>
                  <w:ind w:left="420" w:firstLineChars="0" w:hanging="420"/>
                </w:pPr>
              </w:pPrChange>
            </w:pPr>
            <w:ins w:id="10389"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E4CDF3C" w14:textId="77777777" w:rsidR="00153539" w:rsidRPr="00BB7730" w:rsidRDefault="00153539">
            <w:pPr>
              <w:pStyle w:val="afc"/>
              <w:numPr>
                <w:ilvl w:val="0"/>
                <w:numId w:val="176"/>
              </w:numPr>
              <w:ind w:firstLineChars="0"/>
              <w:rPr>
                <w:ins w:id="10390" w:author="He Han" w:date="2026-10-22T22:09:00Z"/>
                <w:rFonts w:ascii="Times New Roman" w:eastAsiaTheme="minorEastAsia" w:hAnsi="Times New Roman" w:cs="Times New Roman"/>
                <w:color w:val="auto"/>
                <w:sz w:val="18"/>
                <w:szCs w:val="18"/>
                <w:shd w:val="clear" w:color="auto" w:fill="FFFFFF"/>
                <w:lang w:eastAsia="zh-CN"/>
              </w:rPr>
              <w:pPrChange w:id="10391" w:author="He Han" w:date="2026-10-22T22:11:00Z">
                <w:pPr>
                  <w:pStyle w:val="afc"/>
                  <w:numPr>
                    <w:numId w:val="156"/>
                  </w:numPr>
                  <w:ind w:left="420" w:firstLineChars="0" w:hanging="420"/>
                </w:pPr>
              </w:pPrChange>
            </w:pPr>
            <w:ins w:id="10392"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761CD623" w14:textId="77777777" w:rsidR="00153539" w:rsidRPr="00BB7730" w:rsidRDefault="00153539">
            <w:pPr>
              <w:pStyle w:val="afc"/>
              <w:numPr>
                <w:ilvl w:val="0"/>
                <w:numId w:val="176"/>
              </w:numPr>
              <w:ind w:firstLineChars="0"/>
              <w:rPr>
                <w:ins w:id="10393" w:author="He Han" w:date="2026-10-22T22:09:00Z"/>
                <w:rFonts w:ascii="Times New Roman" w:hAnsi="Times New Roman" w:cs="Times New Roman"/>
                <w:color w:val="auto"/>
                <w:sz w:val="18"/>
                <w:szCs w:val="18"/>
                <w:shd w:val="clear" w:color="auto" w:fill="FFFFFF"/>
              </w:rPr>
              <w:pPrChange w:id="10394" w:author="He Han" w:date="2026-10-22T22:11:00Z">
                <w:pPr>
                  <w:pStyle w:val="afc"/>
                  <w:numPr>
                    <w:numId w:val="156"/>
                  </w:numPr>
                  <w:ind w:left="420" w:firstLineChars="0" w:hanging="420"/>
                </w:pPr>
              </w:pPrChange>
            </w:pPr>
            <w:ins w:id="10395"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4B4FF8A5" w14:textId="77777777" w:rsidR="00153539" w:rsidRPr="00BB7730" w:rsidRDefault="00153539">
            <w:pPr>
              <w:pStyle w:val="afc"/>
              <w:numPr>
                <w:ilvl w:val="0"/>
                <w:numId w:val="176"/>
              </w:numPr>
              <w:ind w:firstLineChars="0"/>
              <w:rPr>
                <w:ins w:id="10396" w:author="He Han" w:date="2026-10-22T22:09:00Z"/>
                <w:rFonts w:ascii="Times New Roman" w:hAnsi="Times New Roman" w:cs="Times New Roman"/>
                <w:color w:val="auto"/>
                <w:sz w:val="18"/>
                <w:szCs w:val="18"/>
                <w:shd w:val="clear" w:color="auto" w:fill="FFFFFF"/>
              </w:rPr>
              <w:pPrChange w:id="10397" w:author="He Han" w:date="2026-10-22T22:11:00Z">
                <w:pPr>
                  <w:pStyle w:val="afc"/>
                  <w:numPr>
                    <w:numId w:val="156"/>
                  </w:numPr>
                  <w:ind w:left="420" w:firstLineChars="0" w:hanging="420"/>
                </w:pPr>
              </w:pPrChange>
            </w:pPr>
            <w:ins w:id="10398"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5602BC90" w14:textId="77777777" w:rsidR="00153539" w:rsidRPr="00BB7730" w:rsidRDefault="00153539">
            <w:pPr>
              <w:pStyle w:val="afc"/>
              <w:numPr>
                <w:ilvl w:val="0"/>
                <w:numId w:val="176"/>
              </w:numPr>
              <w:ind w:firstLineChars="0"/>
              <w:rPr>
                <w:ins w:id="10399" w:author="He Han" w:date="2026-10-22T22:09:00Z"/>
                <w:rFonts w:ascii="Times New Roman" w:hAnsi="Times New Roman" w:cs="Times New Roman"/>
                <w:color w:val="auto"/>
                <w:sz w:val="18"/>
                <w:szCs w:val="18"/>
                <w:shd w:val="clear" w:color="auto" w:fill="FFFFFF"/>
              </w:rPr>
              <w:pPrChange w:id="10400" w:author="He Han" w:date="2026-10-22T22:11:00Z">
                <w:pPr>
                  <w:pStyle w:val="afc"/>
                  <w:numPr>
                    <w:numId w:val="156"/>
                  </w:numPr>
                  <w:ind w:left="420" w:firstLineChars="0" w:hanging="420"/>
                </w:pPr>
              </w:pPrChange>
            </w:pPr>
            <w:ins w:id="10401"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32CF533C" w14:textId="6CAA2834" w:rsidR="006A0866" w:rsidRPr="00BB7730" w:rsidDel="00153539" w:rsidRDefault="006A0866" w:rsidP="006A0866">
            <w:pPr>
              <w:rPr>
                <w:ins w:id="10402" w:author="Xuning Wei12232" w:date="2026-07-27T17:22:00Z"/>
                <w:del w:id="10403" w:author="He Han" w:date="2026-10-22T22:09:00Z"/>
                <w:rFonts w:ascii="Times New Roman" w:hAnsi="Times New Roman" w:cs="Times New Roman"/>
                <w:color w:val="auto"/>
                <w:sz w:val="18"/>
                <w:szCs w:val="18"/>
                <w:shd w:val="clear" w:color="auto" w:fill="FFFFFF"/>
              </w:rPr>
            </w:pPr>
            <w:ins w:id="10404" w:author="Xuning Wei12232" w:date="2026-07-27T17:22:00Z">
              <w:del w:id="10405" w:author="He Han" w:date="2026-10-12T13:44:00Z">
                <w:r w:rsidRPr="00BB7730" w:rsidDel="000E3A98">
                  <w:rPr>
                    <w:rFonts w:ascii="Times New Roman" w:hAnsi="Times New Roman" w:cs="Times New Roman"/>
                    <w:color w:val="00B0F0"/>
                    <w:sz w:val="18"/>
                    <w:szCs w:val="18"/>
                    <w:shd w:val="clear" w:color="auto" w:fill="FFFFFF"/>
                    <w:rPrChange w:id="10406" w:author="He Han" w:date="2026-10-12T14:32: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10407" w:author="He Han" w:date="2026-10-12T14:32: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10408" w:author="He Han" w:date="2026-10-12T14:32:00Z">
                      <w:rPr>
                        <w:rFonts w:ascii="Times New Roman" w:hAnsi="Times New Roman" w:cs="Times New Roman"/>
                        <w:color w:val="auto"/>
                        <w:sz w:val="18"/>
                        <w:szCs w:val="18"/>
                        <w:shd w:val="clear" w:color="auto" w:fill="FFFFFF"/>
                      </w:rPr>
                    </w:rPrChange>
                  </w:rPr>
                  <w:delText>material:</w:delText>
                </w:r>
              </w:del>
              <w:del w:id="10409"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56B8F14C" w14:textId="0BD365E0" w:rsidR="006A0866" w:rsidRPr="00BB7730" w:rsidDel="00153539" w:rsidRDefault="006A0866" w:rsidP="006A0866">
            <w:pPr>
              <w:rPr>
                <w:ins w:id="10410" w:author="Xuning Wei12232" w:date="2026-07-27T17:22:00Z"/>
                <w:del w:id="10411" w:author="He Han" w:date="2026-10-22T22:09:00Z"/>
                <w:rFonts w:ascii="Times New Roman" w:eastAsiaTheme="minorEastAsia" w:hAnsi="Times New Roman" w:cs="Times New Roman"/>
                <w:color w:val="auto"/>
                <w:sz w:val="18"/>
                <w:szCs w:val="18"/>
                <w:shd w:val="clear" w:color="auto" w:fill="FFFFFF"/>
                <w:lang w:eastAsia="zh-CN"/>
              </w:rPr>
            </w:pPr>
            <w:ins w:id="10412" w:author="Xuning Wei12232" w:date="2026-07-27T17:22:00Z">
              <w:del w:id="10413"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10414" w:author="He Han" w:date="2026-10-12T14:32:00Z">
                <w:r w:rsidRPr="00BB7730" w:rsidDel="006379C0">
                  <w:rPr>
                    <w:rFonts w:ascii="Times New Roman" w:hAnsi="Times New Roman" w:cs="Times New Roman"/>
                  </w:rPr>
                  <w:delText xml:space="preserve"> </w:delText>
                </w:r>
              </w:del>
              <w:del w:id="10415"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100DDBE9" w14:textId="32703A8B" w:rsidR="006A0866" w:rsidRPr="00BB7730" w:rsidDel="00153539" w:rsidRDefault="006A0866" w:rsidP="006A0866">
            <w:pPr>
              <w:rPr>
                <w:ins w:id="10416" w:author="Xuning Wei12232" w:date="2026-07-27T17:22:00Z"/>
                <w:del w:id="10417" w:author="He Han" w:date="2026-10-22T22:09:00Z"/>
                <w:rFonts w:ascii="Times New Roman" w:hAnsi="Times New Roman" w:cs="Times New Roman"/>
                <w:color w:val="0000FF"/>
                <w:sz w:val="18"/>
                <w:szCs w:val="18"/>
                <w:shd w:val="clear" w:color="auto" w:fill="FFFFFF"/>
              </w:rPr>
            </w:pPr>
            <w:ins w:id="10418" w:author="Xuning Wei12232" w:date="2026-07-27T17:22:00Z">
              <w:del w:id="10419"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7EBA3150" w14:textId="1682C44F" w:rsidR="006A0866" w:rsidRPr="00BB7730" w:rsidDel="00153539" w:rsidRDefault="006A0866" w:rsidP="006A0866">
            <w:pPr>
              <w:rPr>
                <w:ins w:id="10420" w:author="Xuning Wei12232" w:date="2026-07-27T17:22:00Z"/>
                <w:del w:id="10421" w:author="He Han" w:date="2026-10-22T22:09:00Z"/>
                <w:rFonts w:ascii="Times New Roman" w:hAnsi="Times New Roman" w:cs="Times New Roman"/>
                <w:color w:val="auto"/>
                <w:sz w:val="18"/>
                <w:szCs w:val="18"/>
                <w:shd w:val="clear" w:color="auto" w:fill="FFFFFF"/>
              </w:rPr>
            </w:pPr>
            <w:ins w:id="10422" w:author="Xuning Wei12232" w:date="2026-07-27T17:22:00Z">
              <w:del w:id="10423"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4802C8B1" w14:textId="31B1CE10" w:rsidR="006A0866" w:rsidRPr="00BB7730" w:rsidDel="00153539" w:rsidRDefault="006A0866" w:rsidP="006A0866">
            <w:pPr>
              <w:rPr>
                <w:ins w:id="10424" w:author="Xuning Wei12232" w:date="2026-07-27T17:22:00Z"/>
                <w:del w:id="10425" w:author="He Han" w:date="2026-10-22T22:09:00Z"/>
                <w:rFonts w:ascii="Times New Roman" w:hAnsi="Times New Roman" w:cs="Times New Roman"/>
                <w:color w:val="auto"/>
                <w:sz w:val="18"/>
                <w:szCs w:val="18"/>
                <w:shd w:val="clear" w:color="auto" w:fill="FFFFFF"/>
              </w:rPr>
            </w:pPr>
            <w:ins w:id="10426" w:author="Xuning Wei12232" w:date="2026-07-27T17:22:00Z">
              <w:del w:id="10427"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2DDA073E" w14:textId="0D3AFA9B" w:rsidR="006A0866" w:rsidRPr="00BB7730" w:rsidDel="00153539" w:rsidRDefault="006A0866" w:rsidP="006A0866">
            <w:pPr>
              <w:rPr>
                <w:ins w:id="10428" w:author="Xuning Wei12232" w:date="2026-07-27T17:22:00Z"/>
                <w:del w:id="10429" w:author="He Han" w:date="2026-10-22T22:09:00Z"/>
                <w:rFonts w:ascii="Times New Roman" w:hAnsi="Times New Roman" w:cs="Times New Roman"/>
                <w:color w:val="auto"/>
                <w:sz w:val="18"/>
                <w:szCs w:val="18"/>
                <w:shd w:val="clear" w:color="auto" w:fill="FFFFFF"/>
              </w:rPr>
            </w:pPr>
            <w:ins w:id="10430" w:author="Xuning Wei12232" w:date="2026-07-27T17:22:00Z">
              <w:del w:id="10431"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2054A04E" w14:textId="2AACC807" w:rsidR="006A0866" w:rsidRPr="00BB7730" w:rsidDel="00153539" w:rsidRDefault="006A0866" w:rsidP="006A0866">
            <w:pPr>
              <w:rPr>
                <w:ins w:id="10432" w:author="Xuning Wei12232" w:date="2026-07-27T17:22:00Z"/>
                <w:del w:id="10433" w:author="He Han" w:date="2026-10-22T22:09:00Z"/>
                <w:rFonts w:ascii="Times New Roman" w:hAnsi="Times New Roman" w:cs="Times New Roman"/>
                <w:color w:val="auto"/>
                <w:sz w:val="18"/>
                <w:szCs w:val="18"/>
                <w:shd w:val="clear" w:color="auto" w:fill="FFFFFF"/>
              </w:rPr>
            </w:pPr>
            <w:ins w:id="10434" w:author="Xuning Wei12232" w:date="2026-07-27T17:22:00Z">
              <w:del w:id="10435"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69968E73" w14:textId="0AD778D5" w:rsidR="006A0866" w:rsidRPr="00BB7730" w:rsidDel="00153539" w:rsidRDefault="006A0866" w:rsidP="006A0866">
            <w:pPr>
              <w:rPr>
                <w:ins w:id="10436" w:author="Xuning Wei12232" w:date="2026-07-27T17:22:00Z"/>
                <w:del w:id="10437" w:author="He Han" w:date="2026-10-22T22:09:00Z"/>
                <w:rFonts w:ascii="Times New Roman" w:hAnsi="Times New Roman" w:cs="Times New Roman"/>
                <w:color w:val="FF0000"/>
                <w:sz w:val="18"/>
                <w:szCs w:val="18"/>
                <w:shd w:val="clear" w:color="auto" w:fill="FFFFFF"/>
                <w:rPrChange w:id="10438" w:author="Johan Granander" w:date="2026-07-28T15:04:00Z">
                  <w:rPr>
                    <w:ins w:id="10439" w:author="Xuning Wei12232" w:date="2026-07-27T17:22:00Z"/>
                    <w:del w:id="10440" w:author="He Han" w:date="2026-10-22T22:09:00Z"/>
                    <w:rFonts w:ascii="Times New Roman" w:hAnsi="Times New Roman" w:cs="Times New Roman"/>
                    <w:color w:val="FF0000"/>
                    <w:sz w:val="18"/>
                    <w:szCs w:val="18"/>
                    <w:shd w:val="clear" w:color="auto" w:fill="FFFFFF"/>
                    <w:lang w:val="sv-SE"/>
                  </w:rPr>
                </w:rPrChange>
              </w:rPr>
            </w:pPr>
            <w:ins w:id="10441" w:author="Xuning Wei12232" w:date="2026-07-27T17:22:00Z">
              <w:del w:id="10442" w:author="He Han" w:date="2026-10-22T22:09:00Z">
                <w:r w:rsidRPr="00BB7730" w:rsidDel="00153539">
                  <w:rPr>
                    <w:rFonts w:ascii="Times New Roman" w:hAnsi="Times New Roman" w:cs="Times New Roman"/>
                    <w:color w:val="FF0000"/>
                    <w:sz w:val="18"/>
                    <w:szCs w:val="18"/>
                    <w:shd w:val="clear" w:color="auto" w:fill="FFFFFF"/>
                    <w:rPrChange w:id="10443" w:author="Johan Granander" w:date="2026-07-28T15:04: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4FE3C1DF" w14:textId="07434B64" w:rsidR="006A0866" w:rsidRPr="00BB7730" w:rsidDel="00153539" w:rsidRDefault="006A0866" w:rsidP="006A0866">
            <w:pPr>
              <w:rPr>
                <w:ins w:id="10444" w:author="Xuning Wei12232" w:date="2026-07-27T17:22:00Z"/>
                <w:del w:id="10445" w:author="He Han" w:date="2026-10-22T22:09:00Z"/>
                <w:rFonts w:ascii="Times New Roman" w:hAnsi="Times New Roman" w:cs="Times New Roman"/>
                <w:color w:val="auto"/>
                <w:sz w:val="18"/>
                <w:szCs w:val="18"/>
                <w:shd w:val="clear" w:color="auto" w:fill="FFFFFF"/>
                <w:rPrChange w:id="10446" w:author="Johan Granander" w:date="2026-07-28T15:04:00Z">
                  <w:rPr>
                    <w:ins w:id="10447" w:author="Xuning Wei12232" w:date="2026-07-27T17:22:00Z"/>
                    <w:del w:id="10448" w:author="He Han" w:date="2026-10-22T22:09:00Z"/>
                    <w:rFonts w:ascii="Times New Roman" w:hAnsi="Times New Roman" w:cs="Times New Roman"/>
                    <w:color w:val="auto"/>
                    <w:sz w:val="18"/>
                    <w:szCs w:val="18"/>
                    <w:shd w:val="clear" w:color="auto" w:fill="FFFFFF"/>
                    <w:lang w:val="sv-SE"/>
                  </w:rPr>
                </w:rPrChange>
              </w:rPr>
            </w:pPr>
            <w:ins w:id="10449" w:author="Xuning Wei12232" w:date="2026-07-27T17:22:00Z">
              <w:del w:id="10450" w:author="He Han" w:date="2026-10-22T22:09:00Z">
                <w:r w:rsidRPr="00BB7730" w:rsidDel="00153539">
                  <w:rPr>
                    <w:rFonts w:ascii="Times New Roman" w:hAnsi="Times New Roman" w:cs="Times New Roman"/>
                    <w:color w:val="auto"/>
                    <w:sz w:val="18"/>
                    <w:szCs w:val="18"/>
                    <w:shd w:val="clear" w:color="auto" w:fill="FFFFFF"/>
                    <w:rPrChange w:id="10451" w:author="Johan Granander" w:date="2026-07-28T15:04:00Z">
                      <w:rPr>
                        <w:rFonts w:ascii="Times New Roman" w:hAnsi="Times New Roman" w:cs="Times New Roman"/>
                        <w:color w:val="auto"/>
                        <w:sz w:val="18"/>
                        <w:szCs w:val="18"/>
                        <w:shd w:val="clear" w:color="auto" w:fill="FFFFFF"/>
                        <w:lang w:val="sv-SE"/>
                      </w:rPr>
                    </w:rPrChange>
                  </w:rPr>
                  <w:delText>Mass flow meter: SS</w:delText>
                </w:r>
              </w:del>
            </w:ins>
          </w:p>
          <w:p w14:paraId="6F9157A8" w14:textId="7F873D6F" w:rsidR="006A0866" w:rsidRPr="00BB7730" w:rsidDel="00153539" w:rsidRDefault="006A0866" w:rsidP="006A0866">
            <w:pPr>
              <w:rPr>
                <w:ins w:id="10452" w:author="Xuning Wei12232" w:date="2026-07-27T17:22:00Z"/>
                <w:del w:id="10453" w:author="He Han" w:date="2026-10-22T22:09:00Z"/>
                <w:rFonts w:ascii="Times New Roman" w:hAnsi="Times New Roman" w:cs="Times New Roman"/>
                <w:b/>
                <w:color w:val="auto"/>
                <w:sz w:val="18"/>
                <w:szCs w:val="18"/>
                <w:shd w:val="clear" w:color="auto" w:fill="FFFFFF"/>
              </w:rPr>
            </w:pPr>
            <w:ins w:id="10454" w:author="Xuning Wei12232" w:date="2026-07-27T17:22:00Z">
              <w:del w:id="10455" w:author="He Han" w:date="2026-10-22T22:09:00Z">
                <w:r w:rsidRPr="00BB7730" w:rsidDel="00153539">
                  <w:rPr>
                    <w:rFonts w:ascii="Times New Roman" w:hAnsi="Times New Roman" w:cs="Times New Roman"/>
                    <w:color w:val="auto"/>
                    <w:sz w:val="18"/>
                    <w:szCs w:val="18"/>
                    <w:shd w:val="clear" w:color="auto" w:fill="FFFFFF"/>
                  </w:rPr>
                  <w:delText>Valve material:</w:delText>
                </w:r>
              </w:del>
              <w:del w:id="10456" w:author="He Han" w:date="2026-10-12T14:32:00Z">
                <w:r w:rsidRPr="00BB7730" w:rsidDel="006379C0">
                  <w:rPr>
                    <w:rFonts w:ascii="Times New Roman" w:hAnsi="Times New Roman" w:cs="Times New Roman"/>
                    <w:color w:val="auto"/>
                    <w:sz w:val="18"/>
                    <w:szCs w:val="18"/>
                    <w:shd w:val="clear" w:color="auto" w:fill="FFFFFF"/>
                  </w:rPr>
                  <w:delText xml:space="preserve"> 304 &amp; 316L</w:delText>
                </w:r>
              </w:del>
            </w:ins>
          </w:p>
          <w:p w14:paraId="35DCCB75" w14:textId="75EED831" w:rsidR="006A0866" w:rsidRPr="00BB7730" w:rsidDel="00153539" w:rsidRDefault="006A0866" w:rsidP="006A0866">
            <w:pPr>
              <w:rPr>
                <w:ins w:id="10457" w:author="Xuning Wei12232" w:date="2026-07-27T17:22:00Z"/>
                <w:del w:id="10458" w:author="He Han" w:date="2026-10-22T22:09:00Z"/>
                <w:rFonts w:ascii="Times New Roman" w:eastAsiaTheme="minorEastAsia" w:hAnsi="Times New Roman" w:cs="Times New Roman"/>
                <w:color w:val="auto"/>
                <w:sz w:val="18"/>
                <w:szCs w:val="18"/>
                <w:shd w:val="clear" w:color="auto" w:fill="FFFFFF"/>
                <w:lang w:eastAsia="zh-CN"/>
              </w:rPr>
            </w:pPr>
            <w:ins w:id="10459" w:author="Xuning Wei12232" w:date="2026-07-27T17:22:00Z">
              <w:del w:id="10460"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7276120E" w14:textId="66E8C942" w:rsidR="006A0866" w:rsidRPr="00BB7730" w:rsidDel="00153539" w:rsidRDefault="006A0866" w:rsidP="006A0866">
            <w:pPr>
              <w:rPr>
                <w:ins w:id="10461" w:author="Xuning Wei12232" w:date="2026-07-27T17:22:00Z"/>
                <w:del w:id="10462" w:author="He Han" w:date="2026-10-22T22:09:00Z"/>
                <w:rFonts w:ascii="Times New Roman" w:hAnsi="Times New Roman" w:cs="Times New Roman"/>
                <w:color w:val="auto"/>
                <w:sz w:val="18"/>
                <w:szCs w:val="18"/>
                <w:shd w:val="clear" w:color="auto" w:fill="FFFFFF"/>
              </w:rPr>
            </w:pPr>
            <w:ins w:id="10463" w:author="Xuning Wei12232" w:date="2026-07-27T17:22:00Z">
              <w:del w:id="10464"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73EB75BB" w14:textId="1F359A74" w:rsidR="006A0866" w:rsidRPr="00BB7730" w:rsidDel="00153539" w:rsidRDefault="006A0866" w:rsidP="006A0866">
            <w:pPr>
              <w:jc w:val="both"/>
              <w:rPr>
                <w:del w:id="10465" w:author="He Han" w:date="2026-10-22T22:09:00Z"/>
                <w:rFonts w:ascii="Times New Roman" w:hAnsi="Times New Roman" w:cs="Times New Roman"/>
                <w:color w:val="auto"/>
                <w:sz w:val="18"/>
                <w:szCs w:val="18"/>
                <w:shd w:val="clear" w:color="auto" w:fill="FFFFFF"/>
              </w:rPr>
            </w:pPr>
            <w:ins w:id="10466" w:author="Xuning Wei12232" w:date="2026-07-27T17:22:00Z">
              <w:del w:id="10467" w:author="He Han" w:date="2026-10-22T22:09:00Z">
                <w:r w:rsidRPr="00BB7730" w:rsidDel="00153539">
                  <w:rPr>
                    <w:rFonts w:ascii="Times New Roman" w:hAnsi="Times New Roman" w:cs="Times New Roman"/>
                    <w:color w:val="0000FF"/>
                    <w:sz w:val="18"/>
                    <w:szCs w:val="18"/>
                  </w:rPr>
                  <w:delText xml:space="preserve">Mechanical seal: </w:delText>
                </w:r>
              </w:del>
              <w:del w:id="10468" w:author="He Han" w:date="2026-10-12T14:32:00Z">
                <w:r w:rsidRPr="00BB7730" w:rsidDel="006379C0">
                  <w:rPr>
                    <w:rFonts w:ascii="Times New Roman" w:hAnsi="Times New Roman" w:cs="Times New Roman"/>
                    <w:color w:val="0000FF"/>
                    <w:sz w:val="18"/>
                    <w:szCs w:val="18"/>
                    <w:shd w:val="clear" w:color="auto" w:fill="FFFFFF"/>
                  </w:rPr>
                  <w:delText>304SS</w:delText>
                </w:r>
              </w:del>
              <w:del w:id="10469"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0470" w:author="He Han" w:date="2026-10-19T16:39:00Z">
                <w:r w:rsidRPr="00BB7730" w:rsidDel="00467D71">
                  <w:rPr>
                    <w:rFonts w:ascii="Times New Roman" w:hAnsi="Times New Roman" w:cs="Times New Roman"/>
                    <w:color w:val="0000FF"/>
                    <w:sz w:val="18"/>
                    <w:szCs w:val="18"/>
                    <w:shd w:val="clear" w:color="auto" w:fill="FFFFFF"/>
                  </w:rPr>
                  <w:delText>CSPE</w:delText>
                </w:r>
              </w:del>
            </w:ins>
            <w:del w:id="10471" w:author="He Han" w:date="2026-10-22T22:09:00Z">
              <w:r w:rsidRPr="00BB7730" w:rsidDel="00153539">
                <w:rPr>
                  <w:rFonts w:ascii="Times New Roman" w:hAnsi="Times New Roman" w:cs="Times New Roman"/>
                  <w:color w:val="auto"/>
                  <w:sz w:val="18"/>
                  <w:szCs w:val="18"/>
                  <w:shd w:val="clear" w:color="auto" w:fill="FFFFFF"/>
                </w:rPr>
                <w:delText>Transfer pump material:SS</w:delText>
              </w:r>
            </w:del>
            <w:ins w:id="10472" w:author="Johan Granander" w:date="2026-05-04T11:54:00Z">
              <w:del w:id="10473" w:author="He Han" w:date="2026-10-22T22:09:00Z">
                <w:r w:rsidRPr="00BB7730" w:rsidDel="00153539">
                  <w:rPr>
                    <w:rFonts w:ascii="Times New Roman" w:hAnsi="Times New Roman" w:cs="Times New Roman"/>
                    <w:color w:val="auto"/>
                    <w:sz w:val="18"/>
                    <w:szCs w:val="18"/>
                    <w:shd w:val="clear" w:color="auto" w:fill="FFFFFF"/>
                  </w:rPr>
                  <w:delText>material: SS</w:delText>
                </w:r>
              </w:del>
            </w:ins>
            <w:del w:id="10474" w:author="He Han" w:date="2026-10-22T22:09:00Z">
              <w:r w:rsidRPr="00BB7730" w:rsidDel="00153539">
                <w:rPr>
                  <w:rFonts w:ascii="Times New Roman" w:hAnsi="Times New Roman" w:cs="Times New Roman"/>
                  <w:color w:val="auto"/>
                  <w:sz w:val="18"/>
                  <w:szCs w:val="18"/>
                  <w:shd w:val="clear" w:color="auto" w:fill="FFFFFF"/>
                </w:rPr>
                <w:delText>316+PTFE</w:delText>
              </w:r>
            </w:del>
          </w:p>
          <w:p w14:paraId="2B108F14" w14:textId="6673133A" w:rsidR="006A0866" w:rsidRPr="00BB7730" w:rsidDel="00153539" w:rsidRDefault="006A0866" w:rsidP="006A0866">
            <w:pPr>
              <w:jc w:val="both"/>
              <w:rPr>
                <w:del w:id="10475" w:author="He Han" w:date="2026-10-22T22:09:00Z"/>
                <w:rFonts w:ascii="Times New Roman" w:eastAsia="仿宋_GB2312" w:hAnsi="Times New Roman" w:cs="Times New Roman"/>
                <w:color w:val="auto"/>
                <w:sz w:val="18"/>
                <w:szCs w:val="18"/>
              </w:rPr>
            </w:pPr>
            <w:del w:id="10476" w:author="He Han" w:date="2026-10-22T22:09:00Z">
              <w:r w:rsidRPr="00BB7730" w:rsidDel="00153539">
                <w:rPr>
                  <w:rFonts w:ascii="Times New Roman" w:eastAsia="仿宋_GB2312" w:hAnsi="Times New Roman" w:cs="Times New Roman"/>
                  <w:color w:val="auto"/>
                  <w:sz w:val="18"/>
                  <w:szCs w:val="18"/>
                </w:rPr>
                <w:delText>Charging line: SS</w:delText>
              </w:r>
            </w:del>
          </w:p>
          <w:p w14:paraId="354DCDC1" w14:textId="3C494AFB" w:rsidR="006A0866" w:rsidRPr="00BB7730" w:rsidDel="00153539" w:rsidRDefault="006A0866" w:rsidP="006A0866">
            <w:pPr>
              <w:jc w:val="both"/>
              <w:rPr>
                <w:del w:id="10477" w:author="He Han" w:date="2026-10-22T22:09:00Z"/>
                <w:rFonts w:ascii="Times New Roman" w:eastAsia="仿宋_GB2312" w:hAnsi="Times New Roman" w:cs="Times New Roman"/>
                <w:color w:val="auto"/>
                <w:sz w:val="18"/>
                <w:szCs w:val="18"/>
                <w:lang w:val="en-IE"/>
                <w:rPrChange w:id="10478" w:author="Johan Granander" w:date="2026-07-28T15:05:00Z">
                  <w:rPr>
                    <w:del w:id="10479" w:author="He Han" w:date="2026-10-22T22:09:00Z"/>
                    <w:rFonts w:ascii="Times New Roman" w:eastAsia="仿宋_GB2312" w:hAnsi="Times New Roman" w:cs="Times New Roman"/>
                    <w:color w:val="auto"/>
                    <w:sz w:val="18"/>
                    <w:szCs w:val="18"/>
                  </w:rPr>
                </w:rPrChange>
              </w:rPr>
            </w:pPr>
            <w:del w:id="10480" w:author="He Han" w:date="2026-10-22T22:09:00Z">
              <w:r w:rsidRPr="00BB7730" w:rsidDel="00153539">
                <w:rPr>
                  <w:rFonts w:ascii="Times New Roman" w:hAnsi="Times New Roman" w:cs="Times New Roman"/>
                  <w:color w:val="auto"/>
                  <w:sz w:val="18"/>
                  <w:szCs w:val="18"/>
                  <w:shd w:val="clear" w:color="auto" w:fill="FFFFFF"/>
                  <w:lang w:val="en-IE"/>
                  <w:rPrChange w:id="10481" w:author="Johan Granander" w:date="2026-07-28T15:05: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10482" w:author="Johan Granander" w:date="2026-07-28T15:05:00Z">
                    <w:rPr>
                      <w:rFonts w:ascii="Times New Roman" w:eastAsia="仿宋_GB2312" w:hAnsi="Times New Roman" w:cs="Times New Roman"/>
                      <w:color w:val="auto"/>
                      <w:sz w:val="18"/>
                      <w:szCs w:val="18"/>
                    </w:rPr>
                  </w:rPrChange>
                </w:rPr>
                <w:delText>PTFE</w:delText>
              </w:r>
            </w:del>
          </w:p>
          <w:p w14:paraId="04DB36A4" w14:textId="62CE611D" w:rsidR="006A0866" w:rsidRPr="00BB7730" w:rsidDel="00153539" w:rsidRDefault="006A0866" w:rsidP="006A0866">
            <w:pPr>
              <w:jc w:val="both"/>
              <w:rPr>
                <w:del w:id="10483" w:author="He Han" w:date="2026-10-22T22:09:00Z"/>
                <w:rFonts w:ascii="Times New Roman" w:hAnsi="Times New Roman" w:cs="Times New Roman"/>
                <w:color w:val="auto"/>
                <w:sz w:val="18"/>
                <w:szCs w:val="18"/>
                <w:shd w:val="clear" w:color="auto" w:fill="FFFFFF"/>
                <w:lang w:val="en-IE"/>
                <w:rPrChange w:id="10484" w:author="Johan Granander" w:date="2026-07-28T15:05:00Z">
                  <w:rPr>
                    <w:del w:id="10485" w:author="He Han" w:date="2026-10-22T22:09:00Z"/>
                    <w:rFonts w:ascii="Times New Roman" w:hAnsi="Times New Roman" w:cs="Times New Roman"/>
                    <w:color w:val="auto"/>
                    <w:sz w:val="18"/>
                    <w:szCs w:val="18"/>
                    <w:shd w:val="clear" w:color="auto" w:fill="FFFFFF"/>
                  </w:rPr>
                </w:rPrChange>
              </w:rPr>
            </w:pPr>
            <w:del w:id="10486" w:author="He Han" w:date="2026-10-22T22:09:00Z">
              <w:r w:rsidRPr="00BB7730" w:rsidDel="00153539">
                <w:rPr>
                  <w:rFonts w:ascii="Times New Roman" w:hAnsi="Times New Roman" w:cs="Times New Roman"/>
                  <w:color w:val="auto"/>
                  <w:sz w:val="18"/>
                  <w:szCs w:val="18"/>
                  <w:shd w:val="clear" w:color="auto" w:fill="FFFFFF"/>
                  <w:lang w:val="en-IE"/>
                  <w:rPrChange w:id="10487" w:author="Johan Granander" w:date="2026-07-28T15:05:00Z">
                    <w:rPr>
                      <w:rFonts w:ascii="Times New Roman" w:hAnsi="Times New Roman" w:cs="Times New Roman"/>
                      <w:color w:val="auto"/>
                      <w:sz w:val="18"/>
                      <w:szCs w:val="18"/>
                      <w:shd w:val="clear" w:color="auto" w:fill="FFFFFF"/>
                    </w:rPr>
                  </w:rPrChange>
                </w:rPr>
                <w:delText>Sight glass: Glass</w:delText>
              </w:r>
            </w:del>
          </w:p>
          <w:p w14:paraId="68CBD6AA" w14:textId="50C08CC7" w:rsidR="006A0866" w:rsidRPr="00BB7730" w:rsidDel="00153539" w:rsidRDefault="006A0866" w:rsidP="006A0866">
            <w:pPr>
              <w:jc w:val="both"/>
              <w:rPr>
                <w:del w:id="10488" w:author="He Han" w:date="2026-10-22T22:09:00Z"/>
                <w:rFonts w:ascii="Times New Roman" w:eastAsia="仿宋_GB2312" w:hAnsi="Times New Roman" w:cs="Times New Roman"/>
                <w:color w:val="auto"/>
                <w:sz w:val="18"/>
                <w:szCs w:val="18"/>
                <w:lang w:val="en-IE"/>
                <w:rPrChange w:id="10489" w:author="Johan Granander" w:date="2026-07-28T15:05:00Z">
                  <w:rPr>
                    <w:del w:id="10490" w:author="He Han" w:date="2026-10-22T22:09:00Z"/>
                    <w:rFonts w:ascii="Times New Roman" w:eastAsia="仿宋_GB2312" w:hAnsi="Times New Roman" w:cs="Times New Roman"/>
                    <w:color w:val="auto"/>
                    <w:sz w:val="18"/>
                    <w:szCs w:val="18"/>
                  </w:rPr>
                </w:rPrChange>
              </w:rPr>
            </w:pPr>
            <w:del w:id="10491" w:author="He Han" w:date="2026-10-22T22:09:00Z">
              <w:r w:rsidRPr="00BB7730" w:rsidDel="00153539">
                <w:rPr>
                  <w:rFonts w:ascii="Times New Roman" w:hAnsi="Times New Roman" w:cs="Times New Roman"/>
                  <w:color w:val="auto"/>
                  <w:sz w:val="18"/>
                  <w:szCs w:val="18"/>
                  <w:shd w:val="clear" w:color="auto" w:fill="FFFFFF"/>
                  <w:lang w:val="en-IE"/>
                  <w:rPrChange w:id="10492" w:author="Johan Granander" w:date="2026-07-28T15:05: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10493" w:author="Johan Granander" w:date="2026-07-28T15:05:00Z">
                    <w:rPr>
                      <w:rFonts w:ascii="Times New Roman" w:eastAsia="仿宋_GB2312" w:hAnsi="Times New Roman" w:cs="Times New Roman"/>
                      <w:color w:val="auto"/>
                      <w:sz w:val="18"/>
                      <w:szCs w:val="18"/>
                    </w:rPr>
                  </w:rPrChange>
                </w:rPr>
                <w:delText xml:space="preserve"> 316L</w:delText>
              </w:r>
            </w:del>
          </w:p>
          <w:p w14:paraId="4385B212" w14:textId="6E80E9B5" w:rsidR="006A0866" w:rsidRPr="00BB7730" w:rsidDel="00153539" w:rsidRDefault="006A0866" w:rsidP="006A0866">
            <w:pPr>
              <w:jc w:val="both"/>
              <w:rPr>
                <w:del w:id="10494" w:author="He Han" w:date="2026-10-22T22:09:00Z"/>
                <w:rFonts w:ascii="Times New Roman" w:eastAsiaTheme="minorEastAsia" w:hAnsi="Times New Roman" w:cs="Times New Roman"/>
                <w:color w:val="auto"/>
                <w:sz w:val="18"/>
                <w:szCs w:val="18"/>
                <w:shd w:val="clear" w:color="auto" w:fill="FFFFFF"/>
                <w:lang w:eastAsia="zh-CN"/>
              </w:rPr>
            </w:pPr>
            <w:del w:id="10495"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p>
          <w:p w14:paraId="7B0D260A" w14:textId="6292C70D" w:rsidR="006A0866" w:rsidRPr="00BB7730" w:rsidDel="00153539" w:rsidRDefault="006A0866" w:rsidP="006A0866">
            <w:pPr>
              <w:jc w:val="both"/>
              <w:rPr>
                <w:del w:id="10496" w:author="He Han" w:date="2026-10-22T22:09:00Z"/>
                <w:rFonts w:ascii="Times New Roman" w:hAnsi="Times New Roman" w:cs="Times New Roman"/>
                <w:color w:val="0000FF"/>
                <w:sz w:val="18"/>
                <w:szCs w:val="18"/>
                <w:shd w:val="clear" w:color="auto" w:fill="FFFFFF"/>
              </w:rPr>
            </w:pPr>
            <w:del w:id="10497" w:author="He Han" w:date="2026-10-22T22:09:00Z">
              <w:r w:rsidRPr="00BB7730" w:rsidDel="00153539">
                <w:rPr>
                  <w:rFonts w:ascii="Times New Roman" w:hAnsi="Times New Roman" w:cs="Times New Roman"/>
                  <w:color w:val="0000FF"/>
                  <w:sz w:val="18"/>
                  <w:szCs w:val="18"/>
                  <w:shd w:val="clear" w:color="auto" w:fill="FFFFFF"/>
                </w:rPr>
                <w:delText>Nitrogen distribution piping: C-276</w:delText>
              </w:r>
            </w:del>
          </w:p>
          <w:p w14:paraId="1CA94FDC" w14:textId="33EB3921" w:rsidR="006A0866" w:rsidRPr="00BB7730" w:rsidDel="00153539" w:rsidRDefault="006A0866" w:rsidP="006A0866">
            <w:pPr>
              <w:jc w:val="both"/>
              <w:rPr>
                <w:del w:id="10498" w:author="He Han" w:date="2026-10-22T22:09:00Z"/>
                <w:rFonts w:ascii="Times New Roman" w:hAnsi="Times New Roman" w:cs="Times New Roman"/>
                <w:color w:val="auto"/>
                <w:sz w:val="18"/>
                <w:szCs w:val="18"/>
                <w:shd w:val="clear" w:color="auto" w:fill="FFFFFF"/>
              </w:rPr>
            </w:pPr>
            <w:del w:id="10499"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4D3EBF13" w14:textId="61FB870B" w:rsidR="006A0866" w:rsidRPr="00BB7730" w:rsidRDefault="006A0866" w:rsidP="006A0866">
            <w:pPr>
              <w:jc w:val="both"/>
              <w:rPr>
                <w:rFonts w:ascii="Times New Roman" w:hAnsi="Times New Roman" w:cs="Times New Roman"/>
                <w:color w:val="auto"/>
                <w:sz w:val="18"/>
                <w:szCs w:val="18"/>
                <w:shd w:val="clear" w:color="auto" w:fill="FFFFFF"/>
              </w:rPr>
            </w:pPr>
            <w:del w:id="10500"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10501" w:author="Xuning Wei12232" w:date="2026-07-27T18:11:00Z">
              <w:tcPr>
                <w:tcW w:w="388" w:type="pct"/>
                <w:gridSpan w:val="4"/>
                <w:vMerge w:val="restart"/>
                <w:shd w:val="clear" w:color="auto" w:fill="FFFFFF" w:themeFill="background1"/>
                <w:vAlign w:val="center"/>
              </w:tcPr>
            </w:tcPrChange>
          </w:tcPr>
          <w:p w14:paraId="7B352253" w14:textId="38144A27" w:rsidR="006A0866" w:rsidRPr="00BB7730" w:rsidRDefault="006A0866" w:rsidP="006A0866">
            <w:pPr>
              <w:spacing w:line="240" w:lineRule="exact"/>
              <w:jc w:val="both"/>
              <w:rPr>
                <w:rFonts w:ascii="Times New Roman" w:eastAsia="仿宋_GB2312" w:hAnsi="Times New Roman" w:cs="Times New Roman"/>
                <w:color w:val="auto"/>
                <w:sz w:val="18"/>
                <w:szCs w:val="18"/>
                <w:lang w:eastAsia="zh-CN" w:bidi="ar"/>
              </w:rPr>
            </w:pPr>
            <w:r w:rsidRPr="00BB7730">
              <w:rPr>
                <w:rFonts w:ascii="Times New Roman" w:eastAsia="仿宋_GB2312" w:hAnsi="Times New Roman" w:cs="Times New Roman"/>
                <w:color w:val="auto"/>
                <w:sz w:val="18"/>
                <w:szCs w:val="18"/>
                <w:lang w:eastAsia="zh-CN" w:bidi="ar"/>
              </w:rPr>
              <w:t>No</w:t>
            </w:r>
          </w:p>
        </w:tc>
        <w:tc>
          <w:tcPr>
            <w:tcW w:w="352" w:type="pct"/>
            <w:vMerge w:val="restart"/>
            <w:shd w:val="clear" w:color="auto" w:fill="FFFFFF" w:themeFill="background1"/>
            <w:vAlign w:val="center"/>
            <w:tcPrChange w:id="10502" w:author="Xuning Wei12232" w:date="2026-07-27T18:11:00Z">
              <w:tcPr>
                <w:tcW w:w="354" w:type="pct"/>
                <w:gridSpan w:val="3"/>
                <w:vMerge w:val="restart"/>
                <w:shd w:val="clear" w:color="auto" w:fill="FFFFFF" w:themeFill="background1"/>
                <w:vAlign w:val="center"/>
              </w:tcPr>
            </w:tcPrChange>
          </w:tcPr>
          <w:p w14:paraId="4072D5F8" w14:textId="7D6D86D1" w:rsidR="006A0866" w:rsidRPr="00BB7730" w:rsidRDefault="006A0866" w:rsidP="006A0866">
            <w:pPr>
              <w:spacing w:line="240" w:lineRule="exact"/>
              <w:jc w:val="both"/>
              <w:rPr>
                <w:rFonts w:ascii="Times New Roman" w:eastAsia="仿宋_GB2312" w:hAnsi="Times New Roman" w:cs="Times New Roman"/>
                <w:color w:val="auto"/>
                <w:sz w:val="18"/>
                <w:szCs w:val="18"/>
                <w:lang w:eastAsia="zh-CN" w:bidi="ar"/>
              </w:rPr>
            </w:pPr>
            <w:r w:rsidRPr="00BB7730">
              <w:rPr>
                <w:rFonts w:ascii="Times New Roman" w:eastAsia="仿宋_GB2312" w:hAnsi="Times New Roman" w:cs="Times New Roman"/>
                <w:color w:val="auto"/>
                <w:sz w:val="18"/>
                <w:szCs w:val="18"/>
                <w:lang w:eastAsia="zh-CN" w:bidi="ar"/>
              </w:rPr>
              <w:t>No</w:t>
            </w:r>
          </w:p>
        </w:tc>
        <w:tc>
          <w:tcPr>
            <w:tcW w:w="289" w:type="pct"/>
            <w:vAlign w:val="center"/>
            <w:tcPrChange w:id="10503" w:author="Xuning Wei12232" w:date="2026-07-27T18:11:00Z">
              <w:tcPr>
                <w:tcW w:w="322" w:type="pct"/>
                <w:gridSpan w:val="3"/>
                <w:vAlign w:val="center"/>
              </w:tcPr>
            </w:tcPrChange>
          </w:tcPr>
          <w:p w14:paraId="3C40AD4C" w14:textId="6DD9F928" w:rsidR="006A0866" w:rsidRPr="00BB7730" w:rsidRDefault="003E162E"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color w:val="auto"/>
                  <w:sz w:val="18"/>
                  <w:szCs w:val="18"/>
                  <w:lang w:eastAsia="zh-CN" w:bidi="ar"/>
                </w:rPr>
                <w:id w:val="345911601"/>
                <w14:checkbox>
                  <w14:checked w14:val="1"/>
                  <w14:checkedState w14:val="2612" w14:font="MS Gothic"/>
                  <w14:uncheckedState w14:val="2610" w14:font="MS Gothic"/>
                </w14:checkbox>
              </w:sdtPr>
              <w:sdtEndPr/>
              <w:sdtContent>
                <w:r w:rsidR="006A0866" w:rsidRPr="00BB7730">
                  <w:rPr>
                    <w:rFonts w:ascii="Segoe UI Symbol" w:eastAsia="MS Gothic" w:hAnsi="Segoe UI Symbol" w:cs="Segoe UI Symbol"/>
                    <w:color w:val="auto"/>
                    <w:sz w:val="18"/>
                    <w:szCs w:val="18"/>
                    <w:lang w:eastAsia="zh-CN" w:bidi="ar"/>
                  </w:rPr>
                  <w:t>☒</w:t>
                </w:r>
              </w:sdtContent>
            </w:sdt>
            <w:r w:rsidR="006A0866" w:rsidRPr="00BB7730">
              <w:rPr>
                <w:rFonts w:ascii="Times New Roman" w:eastAsia="仿宋_GB2312" w:hAnsi="Times New Roman" w:cs="Times New Roman"/>
                <w:color w:val="auto"/>
                <w:sz w:val="18"/>
                <w:szCs w:val="18"/>
                <w:lang w:eastAsia="zh-CN" w:bidi="ar"/>
              </w:rPr>
              <w:t>Yes</w:t>
            </w:r>
          </w:p>
        </w:tc>
        <w:tc>
          <w:tcPr>
            <w:tcW w:w="638" w:type="pct"/>
            <w:vAlign w:val="center"/>
            <w:tcPrChange w:id="10504" w:author="Xuning Wei12232" w:date="2026-07-27T18:11:00Z">
              <w:tcPr>
                <w:tcW w:w="733" w:type="pct"/>
                <w:gridSpan w:val="3"/>
                <w:vAlign w:val="center"/>
              </w:tcPr>
            </w:tcPrChange>
          </w:tcPr>
          <w:p w14:paraId="34E77A1E" w14:textId="282C71CB" w:rsidR="006A0866" w:rsidRPr="00BB7730" w:rsidRDefault="003E162E" w:rsidP="006A0866">
            <w:pPr>
              <w:jc w:val="both"/>
              <w:rPr>
                <w:rFonts w:ascii="Times New Roman" w:eastAsia="仿宋_GB2312" w:hAnsi="Times New Roman" w:cs="Times New Roman"/>
                <w:color w:val="auto"/>
                <w:sz w:val="18"/>
                <w:szCs w:val="20"/>
                <w:lang w:eastAsia="zh-CN" w:bidi="ar"/>
              </w:rPr>
            </w:pPr>
            <w:customXmlInsRangeStart w:id="10505" w:author="Xuning Wei12232" w:date="2026-07-27T19:58:00Z"/>
            <w:sdt>
              <w:sdtPr>
                <w:rPr>
                  <w:rFonts w:ascii="Times New Roman" w:eastAsia="仿宋_GB2312" w:hAnsi="Times New Roman" w:cs="Times New Roman"/>
                  <w:color w:val="auto"/>
                  <w:sz w:val="18"/>
                  <w:szCs w:val="18"/>
                </w:rPr>
                <w:id w:val="507635871"/>
                <w14:checkbox>
                  <w14:checked w14:val="0"/>
                  <w14:checkedState w14:val="2612" w14:font="MS Gothic"/>
                  <w14:uncheckedState w14:val="2610" w14:font="MS Gothic"/>
                </w14:checkbox>
              </w:sdtPr>
              <w:sdtEndPr/>
              <w:sdtContent>
                <w:customXmlInsRangeEnd w:id="10505"/>
                <w:ins w:id="10506" w:author="Xuning Wei12232" w:date="2026-07-27T19:58:00Z">
                  <w:r w:rsidR="006A0866" w:rsidRPr="00BB7730">
                    <w:rPr>
                      <w:rFonts w:ascii="Segoe UI Symbol" w:eastAsia="仿宋_GB2312" w:hAnsi="Segoe UI Symbol" w:cs="Segoe UI Symbol"/>
                      <w:color w:val="auto"/>
                      <w:sz w:val="18"/>
                      <w:szCs w:val="18"/>
                    </w:rPr>
                    <w:t>☐</w:t>
                  </w:r>
                </w:ins>
                <w:customXmlInsRangeStart w:id="10507" w:author="Xuning Wei12232" w:date="2026-07-27T19:58:00Z"/>
              </w:sdtContent>
            </w:sdt>
            <w:customXmlInsRangeEnd w:id="10507"/>
            <w:ins w:id="10508" w:author="Xuning Wei12232" w:date="2026-07-27T19:58:00Z">
              <w:r w:rsidR="006A0866" w:rsidRPr="00BB7730">
                <w:rPr>
                  <w:rFonts w:ascii="Times New Roman" w:eastAsia="仿宋_GB2312" w:hAnsi="Times New Roman" w:cs="Times New Roman"/>
                  <w:color w:val="auto"/>
                  <w:sz w:val="18"/>
                  <w:szCs w:val="18"/>
                </w:rPr>
                <w:t xml:space="preserve"> No</w:t>
              </w:r>
            </w:ins>
            <w:customXmlDelRangeStart w:id="10509" w:author="Xuning Wei12232" w:date="2026-07-27T19:58:00Z"/>
            <w:sdt>
              <w:sdtPr>
                <w:rPr>
                  <w:rFonts w:ascii="Times New Roman" w:eastAsia="仿宋_GB2312" w:hAnsi="Times New Roman" w:cs="Times New Roman"/>
                  <w:color w:val="auto"/>
                  <w:sz w:val="18"/>
                  <w:szCs w:val="18"/>
                  <w:lang w:eastAsia="zh-CN" w:bidi="ar"/>
                </w:rPr>
                <w:id w:val="1940249154"/>
                <w14:checkbox>
                  <w14:checked w14:val="0"/>
                  <w14:checkedState w14:val="2612" w14:font="MS Gothic"/>
                  <w14:uncheckedState w14:val="2610" w14:font="MS Gothic"/>
                </w14:checkbox>
              </w:sdtPr>
              <w:sdtEndPr/>
              <w:sdtContent>
                <w:customXmlDelRangeEnd w:id="10509"/>
                <w:del w:id="10510" w:author="Xuning Wei12232" w:date="2026-07-27T19:58:00Z">
                  <w:r w:rsidR="006A0866" w:rsidRPr="00BB7730" w:rsidDel="002F2978">
                    <w:rPr>
                      <w:rFonts w:ascii="Segoe UI Symbol" w:eastAsia="仿宋_GB2312" w:hAnsi="Segoe UI Symbol" w:cs="Segoe UI Symbol"/>
                      <w:color w:val="auto"/>
                      <w:sz w:val="18"/>
                      <w:szCs w:val="18"/>
                      <w:lang w:eastAsia="zh-CN" w:bidi="ar"/>
                    </w:rPr>
                    <w:delText>☐</w:delText>
                  </w:r>
                </w:del>
                <w:customXmlDelRangeStart w:id="10511" w:author="Xuning Wei12232" w:date="2026-07-27T19:58:00Z"/>
              </w:sdtContent>
            </w:sdt>
            <w:customXmlDelRangeEnd w:id="10511"/>
            <w:del w:id="10512" w:author="Xuning Wei12232" w:date="2026-07-27T19:58:00Z">
              <w:r w:rsidR="006A0866" w:rsidRPr="00BB7730" w:rsidDel="002F2978">
                <w:rPr>
                  <w:rFonts w:ascii="Times New Roman" w:eastAsia="仿宋_GB2312" w:hAnsi="Times New Roman" w:cs="Times New Roman"/>
                  <w:color w:val="auto"/>
                  <w:sz w:val="18"/>
                  <w:szCs w:val="18"/>
                  <w:lang w:eastAsia="zh-CN" w:bidi="ar"/>
                </w:rPr>
                <w:delText xml:space="preserve"> No</w:delText>
              </w:r>
            </w:del>
          </w:p>
        </w:tc>
        <w:tc>
          <w:tcPr>
            <w:tcW w:w="792" w:type="pct"/>
            <w:vMerge w:val="restart"/>
            <w:vAlign w:val="center"/>
            <w:tcPrChange w:id="10513" w:author="Xuning Wei12232" w:date="2026-07-27T18:11:00Z">
              <w:tcPr>
                <w:tcW w:w="654" w:type="pct"/>
                <w:vMerge w:val="restart"/>
                <w:vAlign w:val="center"/>
              </w:tcPr>
            </w:tcPrChange>
          </w:tcPr>
          <w:p w14:paraId="6874EDAF" w14:textId="77777777" w:rsidR="006A0866" w:rsidRPr="00BB7730" w:rsidRDefault="003E162E" w:rsidP="006A0866">
            <w:pPr>
              <w:jc w:val="both"/>
              <w:rPr>
                <w:ins w:id="10514" w:author="Xuning Wei12232" w:date="2026-07-27T19:58:00Z"/>
                <w:rFonts w:ascii="Times New Roman" w:eastAsia="仿宋_GB2312" w:hAnsi="Times New Roman" w:cs="Times New Roman"/>
                <w:color w:val="auto"/>
                <w:kern w:val="0"/>
                <w:sz w:val="18"/>
                <w:szCs w:val="18"/>
                <w:u w:val="single"/>
                <w:lang w:eastAsia="zh-CN"/>
              </w:rPr>
            </w:pPr>
            <w:customXmlInsRangeStart w:id="10515" w:author="Xuning Wei12232" w:date="2026-07-27T19:58:00Z"/>
            <w:sdt>
              <w:sdtPr>
                <w:rPr>
                  <w:rFonts w:ascii="Times New Roman" w:eastAsia="仿宋_GB2312" w:hAnsi="Times New Roman" w:cs="Times New Roman"/>
                  <w:b/>
                  <w:color w:val="auto"/>
                  <w:sz w:val="18"/>
                  <w:szCs w:val="18"/>
                </w:rPr>
                <w:id w:val="-1793502787"/>
                <w14:checkbox>
                  <w14:checked w14:val="0"/>
                  <w14:checkedState w14:val="2612" w14:font="MS Gothic"/>
                  <w14:uncheckedState w14:val="2610" w14:font="MS Gothic"/>
                </w14:checkbox>
              </w:sdtPr>
              <w:sdtEndPr/>
              <w:sdtContent>
                <w:customXmlInsRangeEnd w:id="10515"/>
                <w:ins w:id="10516" w:author="Xuning Wei12232" w:date="2026-07-27T19:58:00Z">
                  <w:r w:rsidR="006A0866" w:rsidRPr="00BB7730">
                    <w:rPr>
                      <w:rFonts w:ascii="Segoe UI Symbol" w:eastAsia="MS Gothic" w:hAnsi="Segoe UI Symbol" w:cs="Segoe UI Symbol"/>
                      <w:b/>
                      <w:color w:val="auto"/>
                      <w:sz w:val="18"/>
                      <w:szCs w:val="18"/>
                    </w:rPr>
                    <w:t>☐</w:t>
                  </w:r>
                </w:ins>
                <w:customXmlInsRangeStart w:id="10517" w:author="Xuning Wei12232" w:date="2026-07-27T19:58:00Z"/>
              </w:sdtContent>
            </w:sdt>
            <w:customXmlInsRangeEnd w:id="10517"/>
            <w:ins w:id="10518" w:author="Xuning Wei12232" w:date="2026-07-27T19:58: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Asymchem R&amp;D Lab:</w:t>
              </w:r>
              <w:r w:rsidR="006A0866" w:rsidRPr="00BB7730">
                <w:rPr>
                  <w:rFonts w:ascii="Times New Roman" w:eastAsia="仿宋_GB2312" w:hAnsi="Times New Roman" w:cs="Times New Roman"/>
                  <w:color w:val="auto"/>
                  <w:kern w:val="0"/>
                  <w:sz w:val="18"/>
                  <w:szCs w:val="18"/>
                  <w:u w:val="single"/>
                  <w:lang w:eastAsia="zh-CN"/>
                </w:rPr>
                <w:t xml:space="preserve"> N/A </w:t>
              </w:r>
            </w:ins>
          </w:p>
          <w:p w14:paraId="68CF4A15" w14:textId="59A09031" w:rsidR="006A0866" w:rsidRPr="00BB7730" w:rsidRDefault="003E162E" w:rsidP="006A0866">
            <w:pPr>
              <w:jc w:val="both"/>
              <w:rPr>
                <w:ins w:id="10519" w:author="Xuning Wei12232" w:date="2026-07-27T19:58:00Z"/>
                <w:rFonts w:ascii="Times New Roman" w:eastAsia="仿宋_GB2312" w:hAnsi="Times New Roman" w:cs="Times New Roman"/>
                <w:color w:val="auto"/>
                <w:kern w:val="0"/>
                <w:sz w:val="18"/>
                <w:szCs w:val="18"/>
                <w:u w:val="single"/>
                <w:lang w:eastAsia="zh-CN"/>
              </w:rPr>
            </w:pPr>
            <w:customXmlInsRangeStart w:id="10520" w:author="Xuning Wei12232" w:date="2026-07-27T19:58:00Z"/>
            <w:sdt>
              <w:sdtPr>
                <w:rPr>
                  <w:rFonts w:ascii="Times New Roman" w:eastAsia="仿宋_GB2312" w:hAnsi="Times New Roman" w:cs="Times New Roman"/>
                  <w:b/>
                  <w:color w:val="auto"/>
                  <w:sz w:val="18"/>
                  <w:szCs w:val="18"/>
                </w:rPr>
                <w:id w:val="288712254"/>
                <w14:checkbox>
                  <w14:checked w14:val="1"/>
                  <w14:checkedState w14:val="2612" w14:font="MS Gothic"/>
                  <w14:uncheckedState w14:val="2610" w14:font="MS Gothic"/>
                </w14:checkbox>
              </w:sdtPr>
              <w:sdtEndPr/>
              <w:sdtContent>
                <w:customXmlInsRangeEnd w:id="10520"/>
                <w:ins w:id="10521" w:author="Xuning Wei12232" w:date="2026-07-27T19:58:00Z">
                  <w:r w:rsidR="006A0866" w:rsidRPr="00BB7730">
                    <w:rPr>
                      <w:rFonts w:ascii="Segoe UI Symbol" w:eastAsia="MS Gothic" w:hAnsi="Segoe UI Symbol" w:cs="Segoe UI Symbol"/>
                      <w:b/>
                      <w:color w:val="auto"/>
                      <w:sz w:val="18"/>
                      <w:szCs w:val="18"/>
                    </w:rPr>
                    <w:t>☒</w:t>
                  </w:r>
                </w:ins>
                <w:customXmlInsRangeStart w:id="10522" w:author="Xuning Wei12232" w:date="2026-07-27T19:58:00Z"/>
              </w:sdtContent>
            </w:sdt>
            <w:customXmlInsRangeEnd w:id="10522"/>
            <w:ins w:id="10523" w:author="Xuning Wei12232" w:date="2026-07-27T19:58: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Asymchem Production data, Lot Number:</w:t>
              </w:r>
              <w:r w:rsidR="006A0866" w:rsidRPr="00BB7730">
                <w:rPr>
                  <w:rFonts w:ascii="Times New Roman" w:eastAsia="仿宋_GB2312" w:hAnsi="Times New Roman" w:cs="Times New Roman"/>
                  <w:color w:val="auto"/>
                  <w:kern w:val="0"/>
                  <w:sz w:val="18"/>
                  <w:szCs w:val="18"/>
                  <w:u w:val="single"/>
                  <w:lang w:eastAsia="zh-CN"/>
                </w:rPr>
                <w:t xml:space="preserve"> CPo140020-02-01-0</w:t>
              </w:r>
            </w:ins>
            <w:ins w:id="10524" w:author="Xuning Wei12232" w:date="2026-07-27T19:59:00Z">
              <w:r w:rsidR="006A0866" w:rsidRPr="00BB7730">
                <w:rPr>
                  <w:rFonts w:ascii="Times New Roman" w:eastAsia="仿宋_GB2312" w:hAnsi="Times New Roman" w:cs="Times New Roman"/>
                  <w:color w:val="auto"/>
                  <w:kern w:val="0"/>
                  <w:sz w:val="18"/>
                  <w:szCs w:val="18"/>
                  <w:u w:val="single"/>
                  <w:lang w:eastAsia="zh-CN"/>
                </w:rPr>
                <w:t>1~04</w:t>
              </w:r>
            </w:ins>
          </w:p>
          <w:p w14:paraId="7359FCF7" w14:textId="77777777" w:rsidR="006A0866" w:rsidRPr="00BB7730" w:rsidRDefault="003E162E" w:rsidP="006A0866">
            <w:pPr>
              <w:jc w:val="both"/>
              <w:rPr>
                <w:ins w:id="10525" w:author="Xuning Wei12232" w:date="2026-07-27T19:58:00Z"/>
                <w:rFonts w:ascii="Times New Roman" w:eastAsia="仿宋_GB2312" w:hAnsi="Times New Roman" w:cs="Times New Roman"/>
                <w:color w:val="auto"/>
                <w:kern w:val="0"/>
                <w:sz w:val="18"/>
                <w:szCs w:val="18"/>
                <w:lang w:eastAsia="zh-CN"/>
              </w:rPr>
            </w:pPr>
            <w:customXmlInsRangeStart w:id="10526" w:author="Xuning Wei12232" w:date="2026-07-27T19:58:00Z"/>
            <w:sdt>
              <w:sdtPr>
                <w:rPr>
                  <w:rFonts w:ascii="Times New Roman" w:eastAsia="仿宋_GB2312" w:hAnsi="Times New Roman" w:cs="Times New Roman"/>
                  <w:b/>
                  <w:color w:val="auto"/>
                  <w:sz w:val="18"/>
                  <w:szCs w:val="18"/>
                </w:rPr>
                <w:id w:val="-1369367978"/>
                <w14:checkbox>
                  <w14:checked w14:val="0"/>
                  <w14:checkedState w14:val="2612" w14:font="MS Gothic"/>
                  <w14:uncheckedState w14:val="2610" w14:font="MS Gothic"/>
                </w14:checkbox>
              </w:sdtPr>
              <w:sdtEndPr/>
              <w:sdtContent>
                <w:customXmlInsRangeEnd w:id="10526"/>
                <w:ins w:id="10527" w:author="Xuning Wei12232" w:date="2026-07-27T19:58:00Z">
                  <w:r w:rsidR="006A0866" w:rsidRPr="00BB7730">
                    <w:rPr>
                      <w:rFonts w:ascii="Segoe UI Symbol" w:eastAsia="仿宋_GB2312" w:hAnsi="Segoe UI Symbol" w:cs="Segoe UI Symbol"/>
                      <w:b/>
                      <w:color w:val="auto"/>
                      <w:sz w:val="18"/>
                      <w:szCs w:val="18"/>
                    </w:rPr>
                    <w:t>☐</w:t>
                  </w:r>
                </w:ins>
                <w:customXmlInsRangeStart w:id="10528" w:author="Xuning Wei12232" w:date="2026-07-27T19:58:00Z"/>
              </w:sdtContent>
            </w:sdt>
            <w:customXmlInsRangeEnd w:id="10528"/>
            <w:ins w:id="10529" w:author="Xuning Wei12232" w:date="2026-07-27T19:58: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Supplier data:</w:t>
              </w:r>
              <w:r w:rsidR="006A0866" w:rsidRPr="00BB7730">
                <w:rPr>
                  <w:rFonts w:ascii="Times New Roman" w:eastAsia="仿宋_GB2312" w:hAnsi="Times New Roman" w:cs="Times New Roman"/>
                  <w:color w:val="auto"/>
                  <w:kern w:val="0"/>
                  <w:sz w:val="18"/>
                  <w:szCs w:val="18"/>
                  <w:u w:val="single"/>
                  <w:lang w:eastAsia="zh-CN"/>
                </w:rPr>
                <w:t xml:space="preserve"> N/A</w:t>
              </w:r>
            </w:ins>
          </w:p>
          <w:p w14:paraId="5E4A7ACD" w14:textId="77777777" w:rsidR="006A0866" w:rsidRPr="00BB7730" w:rsidRDefault="003E162E" w:rsidP="006A0866">
            <w:pPr>
              <w:jc w:val="both"/>
              <w:rPr>
                <w:ins w:id="10530" w:author="Xuning Wei12232" w:date="2026-07-27T19:58:00Z"/>
                <w:rFonts w:ascii="Times New Roman" w:eastAsia="仿宋_GB2312" w:hAnsi="Times New Roman" w:cs="Times New Roman"/>
                <w:color w:val="auto"/>
                <w:kern w:val="0"/>
                <w:sz w:val="18"/>
                <w:szCs w:val="18"/>
                <w:u w:val="single"/>
                <w:lang w:eastAsia="zh-CN"/>
              </w:rPr>
            </w:pPr>
            <w:customXmlInsRangeStart w:id="10531" w:author="Xuning Wei12232" w:date="2026-07-27T19:58:00Z"/>
            <w:sdt>
              <w:sdtPr>
                <w:rPr>
                  <w:rFonts w:ascii="Times New Roman" w:eastAsia="仿宋_GB2312" w:hAnsi="Times New Roman" w:cs="Times New Roman"/>
                  <w:b/>
                  <w:color w:val="auto"/>
                  <w:sz w:val="18"/>
                  <w:szCs w:val="18"/>
                </w:rPr>
                <w:id w:val="-1509744047"/>
                <w14:checkbox>
                  <w14:checked w14:val="1"/>
                  <w14:checkedState w14:val="2612" w14:font="MS Gothic"/>
                  <w14:uncheckedState w14:val="2610" w14:font="MS Gothic"/>
                </w14:checkbox>
              </w:sdtPr>
              <w:sdtEndPr/>
              <w:sdtContent>
                <w:customXmlInsRangeEnd w:id="10531"/>
                <w:ins w:id="10532" w:author="Xuning Wei12232" w:date="2026-07-27T19:58:00Z">
                  <w:r w:rsidR="006A0866" w:rsidRPr="00BB7730">
                    <w:rPr>
                      <w:rFonts w:ascii="Segoe UI Symbol" w:eastAsia="MS Gothic" w:hAnsi="Segoe UI Symbol" w:cs="Segoe UI Symbol"/>
                      <w:b/>
                      <w:color w:val="auto"/>
                      <w:sz w:val="18"/>
                      <w:szCs w:val="18"/>
                    </w:rPr>
                    <w:t>☒</w:t>
                  </w:r>
                </w:ins>
                <w:customXmlInsRangeStart w:id="10533" w:author="Xuning Wei12232" w:date="2026-07-27T19:58:00Z"/>
              </w:sdtContent>
            </w:sdt>
            <w:customXmlInsRangeEnd w:id="10533"/>
            <w:ins w:id="10534" w:author="Xuning Wei12232" w:date="2026-07-27T19:58: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sz w:val="18"/>
                  <w:szCs w:val="18"/>
                  <w:lang w:eastAsia="zh-CN"/>
                </w:rPr>
                <w:t>Handbook &amp; Page:</w:t>
              </w:r>
              <w:r w:rsidR="006A0866" w:rsidRPr="00BB7730">
                <w:rPr>
                  <w:rFonts w:ascii="Times New Roman" w:eastAsia="仿宋_GB2312" w:hAnsi="Times New Roman" w:cs="Times New Roman"/>
                  <w:color w:val="auto"/>
                  <w:sz w:val="18"/>
                  <w:szCs w:val="18"/>
                  <w:u w:val="single"/>
                  <w:lang w:eastAsia="zh-CN"/>
                </w:rPr>
                <w:t xml:space="preserve"> </w:t>
              </w:r>
              <w:r w:rsidR="006A0866" w:rsidRPr="00BB7730">
                <w:rPr>
                  <w:rFonts w:ascii="Times New Roman" w:eastAsia="仿宋_GB2312" w:hAnsi="Times New Roman" w:cs="Times New Roman"/>
                  <w:color w:val="auto"/>
                  <w:sz w:val="18"/>
                  <w:szCs w:val="18"/>
                  <w:u w:val="single"/>
                </w:rPr>
                <w:t>The Pilot Plant Real Book Page 10-14&amp;10-15</w:t>
              </w:r>
            </w:ins>
          </w:p>
          <w:p w14:paraId="36274BC5" w14:textId="6A55FA0A" w:rsidR="006A0866" w:rsidRPr="00BB7730" w:rsidDel="002F2978" w:rsidRDefault="003E162E" w:rsidP="006A0866">
            <w:pPr>
              <w:jc w:val="both"/>
              <w:rPr>
                <w:del w:id="10535" w:author="Xuning Wei12232" w:date="2026-07-27T19:58:00Z"/>
                <w:rFonts w:ascii="Times New Roman" w:eastAsia="仿宋_GB2312" w:hAnsi="Times New Roman" w:cs="Times New Roman"/>
                <w:color w:val="auto"/>
                <w:sz w:val="18"/>
                <w:szCs w:val="18"/>
                <w:u w:val="single"/>
                <w:lang w:eastAsia="zh-CN" w:bidi="ar"/>
              </w:rPr>
            </w:pPr>
            <w:customXmlInsRangeStart w:id="10536" w:author="Xuning Wei12232" w:date="2026-07-27T19:58:00Z"/>
            <w:sdt>
              <w:sdtPr>
                <w:rPr>
                  <w:rFonts w:ascii="Times New Roman" w:eastAsia="仿宋_GB2312" w:hAnsi="Times New Roman" w:cs="Times New Roman"/>
                  <w:b/>
                  <w:color w:val="auto"/>
                  <w:sz w:val="18"/>
                  <w:szCs w:val="18"/>
                </w:rPr>
                <w:id w:val="-1176564273"/>
                <w14:checkbox>
                  <w14:checked w14:val="1"/>
                  <w14:checkedState w14:val="2612" w14:font="MS Gothic"/>
                  <w14:uncheckedState w14:val="2610" w14:font="MS Gothic"/>
                </w14:checkbox>
              </w:sdtPr>
              <w:sdtEndPr/>
              <w:sdtContent>
                <w:customXmlInsRangeEnd w:id="10536"/>
                <w:ins w:id="10537" w:author="Xuning Wei12232" w:date="2026-07-27T19:58:00Z">
                  <w:r w:rsidR="006A0866" w:rsidRPr="00BB7730">
                    <w:rPr>
                      <w:rFonts w:ascii="Segoe UI Symbol" w:eastAsia="MS Gothic" w:hAnsi="Segoe UI Symbol" w:cs="Segoe UI Symbol"/>
                      <w:b/>
                      <w:color w:val="auto"/>
                      <w:sz w:val="18"/>
                      <w:szCs w:val="18"/>
                      <w:rPrChange w:id="10538" w:author="He Han" w:date="2026-10-13T14:05:00Z">
                        <w:rPr>
                          <w:rFonts w:ascii="Segoe UI Symbol" w:eastAsia="MS Gothic" w:hAnsi="Segoe UI Symbol" w:cs="Segoe UI Symbol"/>
                          <w:color w:val="auto"/>
                          <w:sz w:val="18"/>
                          <w:szCs w:val="18"/>
                        </w:rPr>
                      </w:rPrChange>
                    </w:rPr>
                    <w:t>☒</w:t>
                  </w:r>
                </w:ins>
                <w:customXmlInsRangeStart w:id="10539" w:author="Xuning Wei12232" w:date="2026-07-27T19:58:00Z"/>
              </w:sdtContent>
            </w:sdt>
            <w:customXmlInsRangeEnd w:id="10539"/>
            <w:ins w:id="10540" w:author="Xuning Wei12232" w:date="2026-07-27T19:58:00Z">
              <w:r w:rsidR="006A0866" w:rsidRPr="00BB7730">
                <w:rPr>
                  <w:rFonts w:ascii="Times New Roman" w:eastAsia="仿宋_GB2312" w:hAnsi="Times New Roman" w:cs="Times New Roman"/>
                  <w:b/>
                  <w:color w:val="auto"/>
                  <w:sz w:val="18"/>
                  <w:szCs w:val="18"/>
                  <w:rPrChange w:id="10541" w:author="He Han" w:date="2026-10-13T14:05:00Z">
                    <w:rPr>
                      <w:rFonts w:ascii="Times New Roman" w:eastAsia="仿宋_GB2312" w:hAnsi="Times New Roman" w:cs="Times New Roman"/>
                      <w:color w:val="auto"/>
                      <w:sz w:val="18"/>
                      <w:szCs w:val="18"/>
                    </w:rPr>
                  </w:rPrChange>
                </w:rPr>
                <w:t xml:space="preserve"> </w:t>
              </w:r>
              <w:r w:rsidR="006A0866" w:rsidRPr="00BB7730">
                <w:rPr>
                  <w:rFonts w:ascii="Times New Roman" w:eastAsia="仿宋_GB2312" w:hAnsi="Times New Roman" w:cs="Times New Roman"/>
                  <w:color w:val="auto"/>
                  <w:sz w:val="18"/>
                  <w:szCs w:val="18"/>
                </w:rPr>
                <w:t>Other</w:t>
              </w:r>
              <w:r w:rsidR="006A0866" w:rsidRPr="00BB7730">
                <w:rPr>
                  <w:rFonts w:ascii="Times New Roman" w:eastAsia="仿宋_GB2312" w:hAnsi="Times New Roman" w:cs="Times New Roman"/>
                  <w:color w:val="auto"/>
                  <w:sz w:val="18"/>
                  <w:szCs w:val="18"/>
                  <w:lang w:eastAsia="zh-CN"/>
                </w:rPr>
                <w:t>:</w:t>
              </w:r>
              <w:r w:rsidR="006A0866"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customXmlDelRangeStart w:id="10542" w:author="Xuning Wei12232" w:date="2026-07-27T19:58:00Z"/>
            <w:sdt>
              <w:sdtPr>
                <w:rPr>
                  <w:rFonts w:ascii="Times New Roman" w:eastAsia="仿宋_GB2312" w:hAnsi="Times New Roman" w:cs="Times New Roman"/>
                  <w:b/>
                  <w:color w:val="auto"/>
                  <w:sz w:val="18"/>
                  <w:szCs w:val="18"/>
                  <w:lang w:eastAsia="zh-CN" w:bidi="ar"/>
                </w:rPr>
                <w:id w:val="-2093842203"/>
                <w14:checkbox>
                  <w14:checked w14:val="0"/>
                  <w14:checkedState w14:val="2612" w14:font="MS Gothic"/>
                  <w14:uncheckedState w14:val="2610" w14:font="MS Gothic"/>
                </w14:checkbox>
              </w:sdtPr>
              <w:sdtEndPr/>
              <w:sdtContent>
                <w:customXmlDelRangeEnd w:id="10542"/>
                <w:del w:id="10543" w:author="Xuning Wei12232" w:date="2026-07-27T19:58:00Z">
                  <w:r w:rsidR="006A0866" w:rsidRPr="00BB7730" w:rsidDel="002F2978">
                    <w:rPr>
                      <w:rFonts w:ascii="Segoe UI Symbol" w:eastAsia="仿宋_GB2312" w:hAnsi="Segoe UI Symbol" w:cs="Segoe UI Symbol"/>
                      <w:b/>
                      <w:color w:val="auto"/>
                      <w:sz w:val="18"/>
                      <w:szCs w:val="18"/>
                      <w:lang w:eastAsia="zh-CN" w:bidi="ar"/>
                    </w:rPr>
                    <w:delText>☐</w:delText>
                  </w:r>
                </w:del>
                <w:customXmlDelRangeStart w:id="10544" w:author="Xuning Wei12232" w:date="2026-07-27T19:58:00Z"/>
              </w:sdtContent>
            </w:sdt>
            <w:customXmlDelRangeEnd w:id="10544"/>
            <w:del w:id="10545" w:author="Xuning Wei12232" w:date="2026-07-27T19:58:00Z">
              <w:r w:rsidR="006A0866" w:rsidRPr="00BB7730" w:rsidDel="002F2978">
                <w:rPr>
                  <w:rFonts w:ascii="Times New Roman" w:eastAsia="仿宋_GB2312" w:hAnsi="Times New Roman" w:cs="Times New Roman"/>
                  <w:color w:val="auto"/>
                  <w:sz w:val="18"/>
                  <w:szCs w:val="18"/>
                  <w:lang w:eastAsia="zh-CN" w:bidi="ar"/>
                </w:rPr>
                <w:delText xml:space="preserve"> Asymchem R&amp;D Lab:</w:delText>
              </w:r>
              <w:r w:rsidR="006A0866" w:rsidRPr="00BB7730" w:rsidDel="002F2978">
                <w:rPr>
                  <w:rFonts w:ascii="Times New Roman" w:eastAsia="仿宋_GB2312" w:hAnsi="Times New Roman" w:cs="Times New Roman"/>
                  <w:color w:val="auto"/>
                  <w:sz w:val="18"/>
                  <w:szCs w:val="18"/>
                  <w:u w:val="single"/>
                  <w:lang w:eastAsia="zh-CN" w:bidi="ar"/>
                </w:rPr>
                <w:delText xml:space="preserve">N/A </w:delText>
              </w:r>
            </w:del>
          </w:p>
          <w:p w14:paraId="1C92950B" w14:textId="7E2509F7" w:rsidR="006A0866" w:rsidRPr="00BB7730" w:rsidDel="002F2978" w:rsidRDefault="003E162E" w:rsidP="006A0866">
            <w:pPr>
              <w:jc w:val="both"/>
              <w:rPr>
                <w:del w:id="10546" w:author="Xuning Wei12232" w:date="2026-07-27T19:58:00Z"/>
                <w:rFonts w:ascii="Times New Roman" w:eastAsia="仿宋_GB2312" w:hAnsi="Times New Roman" w:cs="Times New Roman"/>
                <w:color w:val="auto"/>
                <w:sz w:val="18"/>
                <w:szCs w:val="18"/>
                <w:u w:val="single"/>
                <w:lang w:eastAsia="zh-CN" w:bidi="ar"/>
              </w:rPr>
            </w:pPr>
            <w:customXmlDelRangeStart w:id="10547" w:author="Xuning Wei12232" w:date="2026-07-27T19:58:00Z"/>
            <w:sdt>
              <w:sdtPr>
                <w:rPr>
                  <w:rFonts w:ascii="Times New Roman" w:eastAsia="仿宋_GB2312" w:hAnsi="Times New Roman" w:cs="Times New Roman"/>
                  <w:b/>
                  <w:color w:val="auto"/>
                  <w:sz w:val="18"/>
                  <w:szCs w:val="18"/>
                  <w:lang w:eastAsia="zh-CN" w:bidi="ar"/>
                </w:rPr>
                <w:id w:val="617261741"/>
                <w14:checkbox>
                  <w14:checked w14:val="1"/>
                  <w14:checkedState w14:val="2612" w14:font="MS Gothic"/>
                  <w14:uncheckedState w14:val="2610" w14:font="MS Gothic"/>
                </w14:checkbox>
              </w:sdtPr>
              <w:sdtEndPr/>
              <w:sdtContent>
                <w:customXmlDelRangeEnd w:id="10547"/>
                <w:del w:id="10548" w:author="Xuning Wei12232" w:date="2026-07-27T19:58:00Z">
                  <w:r w:rsidR="006A0866" w:rsidRPr="00BB7730" w:rsidDel="002F2978">
                    <w:rPr>
                      <w:rFonts w:ascii="Segoe UI Symbol" w:eastAsia="仿宋_GB2312" w:hAnsi="Segoe UI Symbol" w:cs="Segoe UI Symbol"/>
                      <w:b/>
                      <w:color w:val="auto"/>
                      <w:sz w:val="18"/>
                      <w:szCs w:val="18"/>
                      <w:lang w:eastAsia="zh-CN" w:bidi="ar"/>
                    </w:rPr>
                    <w:delText>☒</w:delText>
                  </w:r>
                </w:del>
                <w:customXmlDelRangeStart w:id="10549" w:author="Xuning Wei12232" w:date="2026-07-27T19:58:00Z"/>
              </w:sdtContent>
            </w:sdt>
            <w:customXmlDelRangeEnd w:id="10549"/>
            <w:del w:id="10550" w:author="Xuning Wei12232" w:date="2026-07-27T19:58:00Z">
              <w:r w:rsidR="006A0866" w:rsidRPr="00BB7730" w:rsidDel="002F2978">
                <w:rPr>
                  <w:rFonts w:ascii="Times New Roman" w:eastAsia="仿宋_GB2312" w:hAnsi="Times New Roman" w:cs="Times New Roman"/>
                  <w:color w:val="auto"/>
                  <w:sz w:val="18"/>
                  <w:szCs w:val="18"/>
                  <w:lang w:eastAsia="zh-CN" w:bidi="ar"/>
                </w:rPr>
                <w:delText xml:space="preserve"> Asymchem Production data, Lot Number:</w:delText>
              </w:r>
              <w:r w:rsidR="006A0866" w:rsidRPr="00BB7730" w:rsidDel="002F2978">
                <w:rPr>
                  <w:rFonts w:ascii="Times New Roman" w:eastAsia="仿宋_GB2312" w:hAnsi="Times New Roman" w:cs="Times New Roman"/>
                  <w:color w:val="auto"/>
                  <w:sz w:val="18"/>
                  <w:szCs w:val="18"/>
                  <w:u w:val="single"/>
                  <w:lang w:eastAsia="zh-CN" w:bidi="ar"/>
                </w:rPr>
                <w:delText xml:space="preserve">  CPo140020</w:delText>
              </w:r>
            </w:del>
            <w:ins w:id="10551" w:author="Johan Granander" w:date="2026-05-04T11:54:00Z">
              <w:del w:id="10552" w:author="Xuning Wei12232" w:date="2026-07-27T19:58:00Z">
                <w:r w:rsidR="006A0866" w:rsidRPr="00BB7730" w:rsidDel="002F2978">
                  <w:rPr>
                    <w:rFonts w:ascii="Times New Roman" w:eastAsia="仿宋_GB2312" w:hAnsi="Times New Roman" w:cs="Times New Roman"/>
                    <w:color w:val="auto"/>
                    <w:sz w:val="18"/>
                    <w:szCs w:val="18"/>
                    <w:lang w:eastAsia="zh-CN" w:bidi="ar"/>
                  </w:rPr>
                  <w:delText>:</w:delText>
                </w:r>
                <w:r w:rsidR="006A0866" w:rsidRPr="00BB7730" w:rsidDel="002F2978">
                  <w:rPr>
                    <w:rFonts w:ascii="Times New Roman" w:eastAsia="仿宋_GB2312" w:hAnsi="Times New Roman" w:cs="Times New Roman"/>
                    <w:color w:val="auto"/>
                    <w:sz w:val="18"/>
                    <w:szCs w:val="18"/>
                    <w:u w:val="single"/>
                    <w:lang w:eastAsia="zh-CN" w:bidi="ar"/>
                  </w:rPr>
                  <w:delText xml:space="preserve"> </w:delText>
                </w:r>
              </w:del>
              <w:del w:id="10553" w:author="Xuning Wei12232" w:date="2026-07-27T17:56:00Z">
                <w:r w:rsidR="006A0866" w:rsidRPr="00BB7730" w:rsidDel="00F338FC">
                  <w:rPr>
                    <w:rFonts w:ascii="Times New Roman" w:eastAsia="仿宋_GB2312" w:hAnsi="Times New Roman" w:cs="Times New Roman"/>
                    <w:color w:val="auto"/>
                    <w:sz w:val="18"/>
                    <w:szCs w:val="18"/>
                    <w:u w:val="single"/>
                    <w:lang w:eastAsia="zh-CN" w:bidi="ar"/>
                  </w:rPr>
                  <w:delText>CPo140020</w:delText>
                </w:r>
              </w:del>
            </w:ins>
            <w:del w:id="10554" w:author="Xuning Wei12232" w:date="2026-07-27T17:56:00Z">
              <w:r w:rsidR="006A0866" w:rsidRPr="00BB7730" w:rsidDel="00F338FC">
                <w:rPr>
                  <w:rFonts w:ascii="Times New Roman" w:eastAsia="仿宋_GB2312" w:hAnsi="Times New Roman" w:cs="Times New Roman"/>
                  <w:color w:val="auto"/>
                  <w:sz w:val="18"/>
                  <w:szCs w:val="18"/>
                  <w:u w:val="single"/>
                  <w:lang w:eastAsia="zh-CN" w:bidi="ar"/>
                </w:rPr>
                <w:delText>-02-01-02</w:delText>
              </w:r>
            </w:del>
            <w:del w:id="10555" w:author="Xuning Wei12232" w:date="2026-07-27T19:58:00Z">
              <w:r w:rsidR="006A0866" w:rsidRPr="00BB7730" w:rsidDel="002F2978">
                <w:rPr>
                  <w:rFonts w:ascii="Times New Roman" w:eastAsia="仿宋_GB2312" w:hAnsi="Times New Roman" w:cs="Times New Roman"/>
                  <w:color w:val="auto"/>
                  <w:sz w:val="18"/>
                  <w:szCs w:val="18"/>
                  <w:u w:val="single"/>
                  <w:lang w:eastAsia="zh-CN" w:bidi="ar"/>
                </w:rPr>
                <w:delText xml:space="preserve">  </w:delText>
              </w:r>
            </w:del>
          </w:p>
          <w:p w14:paraId="3E6C7D9F" w14:textId="0DF1F76E" w:rsidR="006A0866" w:rsidRPr="00BB7730" w:rsidDel="002F2978" w:rsidRDefault="003E162E" w:rsidP="006A0866">
            <w:pPr>
              <w:jc w:val="both"/>
              <w:rPr>
                <w:del w:id="10556" w:author="Xuning Wei12232" w:date="2026-07-27T19:58:00Z"/>
                <w:rFonts w:ascii="Times New Roman" w:eastAsia="仿宋_GB2312" w:hAnsi="Times New Roman" w:cs="Times New Roman"/>
                <w:color w:val="auto"/>
                <w:sz w:val="18"/>
                <w:szCs w:val="18"/>
                <w:lang w:eastAsia="zh-CN" w:bidi="ar"/>
              </w:rPr>
            </w:pPr>
            <w:customXmlDelRangeStart w:id="10557" w:author="Xuning Wei12232" w:date="2026-07-27T19:58:00Z"/>
            <w:sdt>
              <w:sdtPr>
                <w:rPr>
                  <w:rFonts w:ascii="Times New Roman" w:eastAsia="仿宋_GB2312" w:hAnsi="Times New Roman" w:cs="Times New Roman"/>
                  <w:b/>
                  <w:color w:val="auto"/>
                  <w:sz w:val="18"/>
                  <w:szCs w:val="18"/>
                  <w:lang w:eastAsia="zh-CN" w:bidi="ar"/>
                </w:rPr>
                <w:id w:val="358099302"/>
                <w14:checkbox>
                  <w14:checked w14:val="0"/>
                  <w14:checkedState w14:val="2612" w14:font="MS Gothic"/>
                  <w14:uncheckedState w14:val="2610" w14:font="MS Gothic"/>
                </w14:checkbox>
              </w:sdtPr>
              <w:sdtEndPr/>
              <w:sdtContent>
                <w:customXmlDelRangeEnd w:id="10557"/>
                <w:del w:id="10558" w:author="Xuning Wei12232" w:date="2026-07-27T19:58:00Z">
                  <w:r w:rsidR="006A0866" w:rsidRPr="00BB7730" w:rsidDel="002F2978">
                    <w:rPr>
                      <w:rFonts w:ascii="Segoe UI Symbol" w:eastAsia="仿宋_GB2312" w:hAnsi="Segoe UI Symbol" w:cs="Segoe UI Symbol"/>
                      <w:b/>
                      <w:color w:val="auto"/>
                      <w:sz w:val="18"/>
                      <w:szCs w:val="18"/>
                      <w:lang w:eastAsia="zh-CN" w:bidi="ar"/>
                    </w:rPr>
                    <w:delText>☐</w:delText>
                  </w:r>
                </w:del>
                <w:customXmlDelRangeStart w:id="10559" w:author="Xuning Wei12232" w:date="2026-07-27T19:58:00Z"/>
              </w:sdtContent>
            </w:sdt>
            <w:customXmlDelRangeEnd w:id="10559"/>
            <w:del w:id="10560" w:author="Xuning Wei12232" w:date="2026-07-27T19:58:00Z">
              <w:r w:rsidR="006A0866" w:rsidRPr="00BB7730" w:rsidDel="002F2978">
                <w:rPr>
                  <w:rFonts w:ascii="Times New Roman" w:eastAsia="仿宋_GB2312" w:hAnsi="Times New Roman" w:cs="Times New Roman"/>
                  <w:color w:val="auto"/>
                  <w:sz w:val="18"/>
                  <w:szCs w:val="18"/>
                  <w:lang w:eastAsia="zh-CN" w:bidi="ar"/>
                </w:rPr>
                <w:delText xml:space="preserve"> Supplier data:</w:delText>
              </w:r>
              <w:r w:rsidR="006A0866" w:rsidRPr="00BB7730" w:rsidDel="002F2978">
                <w:rPr>
                  <w:rFonts w:ascii="Times New Roman" w:eastAsia="仿宋_GB2312" w:hAnsi="Times New Roman" w:cs="Times New Roman"/>
                  <w:color w:val="auto"/>
                  <w:sz w:val="18"/>
                  <w:szCs w:val="18"/>
                  <w:u w:val="single"/>
                  <w:lang w:eastAsia="zh-CN" w:bidi="ar"/>
                </w:rPr>
                <w:delText xml:space="preserve">  N</w:delText>
              </w:r>
            </w:del>
            <w:ins w:id="10561" w:author="Johan Granander" w:date="2026-05-04T11:54:00Z">
              <w:del w:id="10562" w:author="Xuning Wei12232" w:date="2026-07-27T19:58:00Z">
                <w:r w:rsidR="006A0866" w:rsidRPr="00BB7730" w:rsidDel="002F2978">
                  <w:rPr>
                    <w:rFonts w:ascii="Times New Roman" w:eastAsia="仿宋_GB2312" w:hAnsi="Times New Roman" w:cs="Times New Roman"/>
                    <w:color w:val="auto"/>
                    <w:sz w:val="18"/>
                    <w:szCs w:val="18"/>
                    <w:lang w:eastAsia="zh-CN" w:bidi="ar"/>
                  </w:rPr>
                  <w:delText>:</w:delText>
                </w:r>
                <w:r w:rsidR="006A0866" w:rsidRPr="00BB7730" w:rsidDel="002F2978">
                  <w:rPr>
                    <w:rFonts w:ascii="Times New Roman" w:eastAsia="仿宋_GB2312" w:hAnsi="Times New Roman" w:cs="Times New Roman"/>
                    <w:color w:val="auto"/>
                    <w:sz w:val="18"/>
                    <w:szCs w:val="18"/>
                    <w:u w:val="single"/>
                    <w:lang w:eastAsia="zh-CN" w:bidi="ar"/>
                  </w:rPr>
                  <w:delText xml:space="preserve"> N</w:delText>
                </w:r>
              </w:del>
            </w:ins>
            <w:del w:id="10563" w:author="Xuning Wei12232" w:date="2026-07-27T19:58:00Z">
              <w:r w:rsidR="006A0866" w:rsidRPr="00BB7730" w:rsidDel="002F2978">
                <w:rPr>
                  <w:rFonts w:ascii="Times New Roman" w:eastAsia="仿宋_GB2312" w:hAnsi="Times New Roman" w:cs="Times New Roman"/>
                  <w:color w:val="auto"/>
                  <w:sz w:val="18"/>
                  <w:szCs w:val="18"/>
                  <w:u w:val="single"/>
                  <w:lang w:eastAsia="zh-CN" w:bidi="ar"/>
                </w:rPr>
                <w:delText xml:space="preserve">/A  </w:delText>
              </w:r>
              <w:r w:rsidR="006A0866" w:rsidRPr="00BB7730" w:rsidDel="002F2978">
                <w:rPr>
                  <w:rFonts w:ascii="Times New Roman" w:eastAsia="仿宋_GB2312" w:hAnsi="Times New Roman" w:cs="Times New Roman"/>
                  <w:color w:val="auto"/>
                  <w:sz w:val="18"/>
                  <w:szCs w:val="18"/>
                  <w:lang w:eastAsia="zh-CN" w:bidi="ar"/>
                </w:rPr>
                <w:delText xml:space="preserve"> </w:delText>
              </w:r>
            </w:del>
          </w:p>
          <w:p w14:paraId="631C0032" w14:textId="55DCD950" w:rsidR="006A0866" w:rsidRPr="00BB7730" w:rsidDel="002F2978" w:rsidRDefault="003E162E" w:rsidP="006A0866">
            <w:pPr>
              <w:jc w:val="both"/>
              <w:rPr>
                <w:del w:id="10564" w:author="Xuning Wei12232" w:date="2026-07-27T19:58:00Z"/>
                <w:rFonts w:ascii="Times New Roman" w:eastAsia="仿宋_GB2312" w:hAnsi="Times New Roman" w:cs="Times New Roman"/>
                <w:color w:val="auto"/>
                <w:sz w:val="18"/>
                <w:szCs w:val="18"/>
                <w:u w:val="single"/>
                <w:lang w:eastAsia="zh-CN" w:bidi="ar"/>
              </w:rPr>
            </w:pPr>
            <w:customXmlDelRangeStart w:id="10565" w:author="Xuning Wei12232" w:date="2026-07-27T19:58:00Z"/>
            <w:sdt>
              <w:sdtPr>
                <w:rPr>
                  <w:rFonts w:ascii="Times New Roman" w:eastAsia="仿宋_GB2312" w:hAnsi="Times New Roman" w:cs="Times New Roman"/>
                  <w:b/>
                  <w:color w:val="auto"/>
                  <w:sz w:val="18"/>
                  <w:szCs w:val="18"/>
                  <w:lang w:eastAsia="zh-CN" w:bidi="ar"/>
                </w:rPr>
                <w:id w:val="-1922635030"/>
                <w14:checkbox>
                  <w14:checked w14:val="1"/>
                  <w14:checkedState w14:val="2612" w14:font="MS Gothic"/>
                  <w14:uncheckedState w14:val="2610" w14:font="MS Gothic"/>
                </w14:checkbox>
              </w:sdtPr>
              <w:sdtEndPr/>
              <w:sdtContent>
                <w:customXmlDelRangeEnd w:id="10565"/>
                <w:del w:id="10566" w:author="Xuning Wei12232" w:date="2026-07-27T19:58:00Z">
                  <w:r w:rsidR="006A0866" w:rsidRPr="00BB7730" w:rsidDel="002F2978">
                    <w:rPr>
                      <w:rFonts w:ascii="Segoe UI Symbol" w:eastAsia="仿宋_GB2312" w:hAnsi="Segoe UI Symbol" w:cs="Segoe UI Symbol"/>
                      <w:b/>
                      <w:color w:val="auto"/>
                      <w:sz w:val="18"/>
                      <w:szCs w:val="18"/>
                      <w:lang w:eastAsia="zh-CN" w:bidi="ar"/>
                    </w:rPr>
                    <w:delText>☒</w:delText>
                  </w:r>
                </w:del>
                <w:customXmlDelRangeStart w:id="10567" w:author="Xuning Wei12232" w:date="2026-07-27T19:58:00Z"/>
              </w:sdtContent>
            </w:sdt>
            <w:customXmlDelRangeEnd w:id="10567"/>
            <w:del w:id="10568" w:author="Xuning Wei12232" w:date="2026-07-27T19:58:00Z">
              <w:r w:rsidR="006A0866" w:rsidRPr="00BB7730" w:rsidDel="002F2978">
                <w:rPr>
                  <w:rFonts w:ascii="Times New Roman" w:eastAsia="仿宋_GB2312" w:hAnsi="Times New Roman" w:cs="Times New Roman"/>
                  <w:color w:val="auto"/>
                  <w:sz w:val="18"/>
                  <w:szCs w:val="18"/>
                  <w:lang w:eastAsia="zh-CN" w:bidi="ar"/>
                </w:rPr>
                <w:delText xml:space="preserve"> *Handbook &amp; Page:</w:delText>
              </w:r>
              <w:r w:rsidR="006A0866" w:rsidRPr="00BB7730" w:rsidDel="002F2978">
                <w:rPr>
                  <w:rFonts w:ascii="Times New Roman" w:eastAsia="仿宋_GB2312" w:hAnsi="Times New Roman" w:cs="Times New Roman"/>
                  <w:color w:val="auto"/>
                  <w:sz w:val="18"/>
                  <w:szCs w:val="18"/>
                  <w:u w:val="single"/>
                  <w:lang w:eastAsia="zh-CN" w:bidi="ar"/>
                </w:rPr>
                <w:delText xml:space="preserve"> The Pilot Plant Real Book &amp; Page 10-22, 10-23  </w:delText>
              </w:r>
            </w:del>
          </w:p>
          <w:p w14:paraId="2F44AA97" w14:textId="7DFCDB45" w:rsidR="006A0866" w:rsidRPr="00BB7730" w:rsidRDefault="003E162E" w:rsidP="006A0866">
            <w:pPr>
              <w:jc w:val="both"/>
              <w:rPr>
                <w:rFonts w:ascii="Times New Roman" w:eastAsia="仿宋_GB2312" w:hAnsi="Times New Roman" w:cs="Times New Roman"/>
                <w:b/>
                <w:color w:val="auto"/>
                <w:sz w:val="18"/>
                <w:szCs w:val="18"/>
                <w:lang w:eastAsia="zh-CN" w:bidi="ar"/>
              </w:rPr>
            </w:pPr>
            <w:customXmlDelRangeStart w:id="10569" w:author="Xuning Wei12232" w:date="2026-07-27T19:58:00Z"/>
            <w:sdt>
              <w:sdtPr>
                <w:rPr>
                  <w:rFonts w:ascii="Times New Roman" w:eastAsia="仿宋_GB2312" w:hAnsi="Times New Roman" w:cs="Times New Roman"/>
                  <w:color w:val="auto"/>
                  <w:sz w:val="18"/>
                  <w:szCs w:val="18"/>
                  <w:lang w:eastAsia="zh-CN" w:bidi="ar"/>
                </w:rPr>
                <w:id w:val="1955987995"/>
                <w14:checkbox>
                  <w14:checked w14:val="1"/>
                  <w14:checkedState w14:val="2612" w14:font="MS Gothic"/>
                  <w14:uncheckedState w14:val="2610" w14:font="MS Gothic"/>
                </w14:checkbox>
              </w:sdtPr>
              <w:sdtEndPr/>
              <w:sdtContent>
                <w:customXmlDelRangeEnd w:id="10569"/>
                <w:del w:id="10570" w:author="Xuning Wei12232" w:date="2026-07-27T19:58:00Z">
                  <w:r w:rsidR="006A0866" w:rsidRPr="00BB7730" w:rsidDel="002F2978">
                    <w:rPr>
                      <w:rFonts w:ascii="Segoe UI Symbol" w:eastAsia="仿宋_GB2312" w:hAnsi="Segoe UI Symbol" w:cs="Segoe UI Symbol"/>
                      <w:color w:val="auto"/>
                      <w:sz w:val="18"/>
                      <w:szCs w:val="18"/>
                      <w:lang w:eastAsia="zh-CN" w:bidi="ar"/>
                    </w:rPr>
                    <w:delText>☒</w:delText>
                  </w:r>
                </w:del>
                <w:customXmlDelRangeStart w:id="10571" w:author="Xuning Wei12232" w:date="2026-07-27T19:58:00Z"/>
              </w:sdtContent>
            </w:sdt>
            <w:customXmlDelRangeEnd w:id="10571"/>
            <w:del w:id="10572" w:author="Xuning Wei12232" w:date="2026-07-27T19:58:00Z">
              <w:r w:rsidR="006A0866" w:rsidRPr="00BB7730" w:rsidDel="002F2978">
                <w:rPr>
                  <w:rFonts w:ascii="Times New Roman" w:eastAsia="仿宋_GB2312" w:hAnsi="Times New Roman" w:cs="Times New Roman"/>
                  <w:color w:val="auto"/>
                  <w:sz w:val="18"/>
                  <w:szCs w:val="18"/>
                  <w:lang w:eastAsia="zh-CN" w:bidi="ar"/>
                </w:rPr>
                <w:delText xml:space="preserve"> Other:</w:delText>
              </w:r>
              <w:r w:rsidR="006A0866" w:rsidRPr="00BB7730" w:rsidDel="002F2978">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 The material demonstrates good corrosion resistance, including tolerance to organic solvents.The solvents are neutral, and the material compatibility is confirmed.</w:delText>
              </w:r>
            </w:del>
          </w:p>
        </w:tc>
      </w:tr>
      <w:tr w:rsidR="006A0866" w:rsidRPr="00BB7730" w14:paraId="637FC6BF" w14:textId="77777777" w:rsidTr="000A425F">
        <w:trPr>
          <w:trHeight w:val="4536"/>
          <w:trPrChange w:id="10573" w:author="Xuning Wei12232" w:date="2026-07-27T19:35:00Z">
            <w:trPr>
              <w:trHeight w:val="3079"/>
            </w:trPr>
          </w:trPrChange>
        </w:trPr>
        <w:tc>
          <w:tcPr>
            <w:tcW w:w="281" w:type="pct"/>
            <w:vMerge/>
            <w:shd w:val="clear" w:color="auto" w:fill="FFFFFF" w:themeFill="background1"/>
            <w:vAlign w:val="center"/>
            <w:tcPrChange w:id="10574" w:author="Xuning Wei12232" w:date="2026-07-27T19:35:00Z">
              <w:tcPr>
                <w:tcW w:w="284" w:type="pct"/>
                <w:gridSpan w:val="3"/>
                <w:vMerge/>
                <w:shd w:val="clear" w:color="auto" w:fill="FFFFFF" w:themeFill="background1"/>
                <w:vAlign w:val="center"/>
              </w:tcPr>
            </w:tcPrChange>
          </w:tcPr>
          <w:p w14:paraId="54AEF825" w14:textId="77777777" w:rsidR="006A0866" w:rsidRPr="00BB7730" w:rsidRDefault="006A0866" w:rsidP="006A0866">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10575" w:author="Xuning Wei12232" w:date="2026-07-27T19:35:00Z">
              <w:tcPr>
                <w:tcW w:w="1217" w:type="pct"/>
                <w:gridSpan w:val="3"/>
                <w:vMerge/>
                <w:shd w:val="clear" w:color="auto" w:fill="FFFFFF" w:themeFill="background1"/>
                <w:vAlign w:val="center"/>
              </w:tcPr>
            </w:tcPrChange>
          </w:tcPr>
          <w:p w14:paraId="57727E7A" w14:textId="77777777" w:rsidR="006A0866" w:rsidRPr="00BB7730" w:rsidRDefault="006A0866" w:rsidP="006A0866">
            <w:pPr>
              <w:spacing w:line="240" w:lineRule="exact"/>
              <w:jc w:val="both"/>
              <w:rPr>
                <w:rFonts w:ascii="Times New Roman" w:eastAsia="等线" w:hAnsi="Times New Roman" w:cs="Times New Roman"/>
                <w:color w:val="auto"/>
                <w:sz w:val="18"/>
                <w:szCs w:val="18"/>
              </w:rPr>
            </w:pPr>
          </w:p>
        </w:tc>
        <w:tc>
          <w:tcPr>
            <w:tcW w:w="1046" w:type="pct"/>
            <w:vMerge/>
            <w:shd w:val="clear" w:color="auto" w:fill="FFFFFF" w:themeFill="background1"/>
            <w:vAlign w:val="center"/>
            <w:tcPrChange w:id="10576" w:author="Xuning Wei12232" w:date="2026-07-27T19:35:00Z">
              <w:tcPr>
                <w:tcW w:w="1049" w:type="pct"/>
                <w:gridSpan w:val="5"/>
                <w:vMerge/>
                <w:shd w:val="clear" w:color="auto" w:fill="FFFFFF" w:themeFill="background1"/>
                <w:vAlign w:val="center"/>
              </w:tcPr>
            </w:tcPrChange>
          </w:tcPr>
          <w:p w14:paraId="5E6B02C2" w14:textId="77777777" w:rsidR="006A0866" w:rsidRPr="00BB7730" w:rsidRDefault="006A0866" w:rsidP="006A0866">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10577" w:author="Xuning Wei12232" w:date="2026-07-27T19:35:00Z">
              <w:tcPr>
                <w:tcW w:w="388" w:type="pct"/>
                <w:gridSpan w:val="4"/>
                <w:vMerge/>
                <w:shd w:val="clear" w:color="auto" w:fill="FFFFFF" w:themeFill="background1"/>
                <w:vAlign w:val="center"/>
              </w:tcPr>
            </w:tcPrChange>
          </w:tcPr>
          <w:p w14:paraId="4A55B0A8" w14:textId="77777777" w:rsidR="006A0866" w:rsidRPr="00BB7730" w:rsidRDefault="006A0866" w:rsidP="006A0866">
            <w:pPr>
              <w:spacing w:line="240" w:lineRule="exact"/>
              <w:jc w:val="both"/>
              <w:rPr>
                <w:rFonts w:ascii="Times New Roman" w:eastAsia="仿宋_GB2312" w:hAnsi="Times New Roman" w:cs="Times New Roman"/>
                <w:color w:val="auto"/>
                <w:sz w:val="18"/>
                <w:szCs w:val="18"/>
                <w:lang w:eastAsia="zh-CN" w:bidi="ar"/>
              </w:rPr>
            </w:pPr>
          </w:p>
        </w:tc>
        <w:tc>
          <w:tcPr>
            <w:tcW w:w="352" w:type="pct"/>
            <w:vMerge/>
            <w:shd w:val="clear" w:color="auto" w:fill="FFFFFF" w:themeFill="background1"/>
            <w:vAlign w:val="center"/>
            <w:tcPrChange w:id="10578" w:author="Xuning Wei12232" w:date="2026-07-27T19:35:00Z">
              <w:tcPr>
                <w:tcW w:w="354" w:type="pct"/>
                <w:gridSpan w:val="3"/>
                <w:vMerge/>
                <w:shd w:val="clear" w:color="auto" w:fill="FFFFFF" w:themeFill="background1"/>
                <w:vAlign w:val="center"/>
              </w:tcPr>
            </w:tcPrChange>
          </w:tcPr>
          <w:p w14:paraId="5466F140" w14:textId="77777777" w:rsidR="006A0866" w:rsidRPr="00BB7730" w:rsidRDefault="006A0866" w:rsidP="006A0866">
            <w:pPr>
              <w:spacing w:line="240" w:lineRule="exact"/>
              <w:jc w:val="both"/>
              <w:rPr>
                <w:rFonts w:ascii="Times New Roman" w:eastAsia="仿宋_GB2312" w:hAnsi="Times New Roman" w:cs="Times New Roman"/>
                <w:color w:val="auto"/>
                <w:sz w:val="18"/>
                <w:szCs w:val="18"/>
                <w:lang w:eastAsia="zh-CN" w:bidi="ar"/>
              </w:rPr>
            </w:pPr>
          </w:p>
        </w:tc>
        <w:tc>
          <w:tcPr>
            <w:tcW w:w="289" w:type="pct"/>
            <w:vAlign w:val="center"/>
            <w:tcPrChange w:id="10579" w:author="Xuning Wei12232" w:date="2026-07-27T19:35:00Z">
              <w:tcPr>
                <w:tcW w:w="322" w:type="pct"/>
                <w:gridSpan w:val="3"/>
                <w:vAlign w:val="center"/>
              </w:tcPr>
            </w:tcPrChange>
          </w:tcPr>
          <w:p w14:paraId="517E61D7" w14:textId="77777777" w:rsidR="006A0866" w:rsidRPr="00BB7730" w:rsidRDefault="003E162E"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2121796830"/>
                <w14:checkbox>
                  <w14:checked w14:val="0"/>
                  <w14:checkedState w14:val="2612" w14:font="MS Gothic"/>
                  <w14:uncheckedState w14:val="2610" w14:font="MS Gothic"/>
                </w14:checkbox>
              </w:sdtPr>
              <w:sdtEndPr/>
              <w:sdtContent>
                <w:r w:rsidR="006A0866" w:rsidRPr="00BB7730">
                  <w:rPr>
                    <w:rFonts w:ascii="Segoe UI Symbol" w:eastAsia="MS Gothic" w:hAnsi="Segoe UI Symbol" w:cs="Segoe UI Symbol"/>
                    <w:b/>
                    <w:color w:val="auto"/>
                    <w:sz w:val="18"/>
                    <w:szCs w:val="20"/>
                    <w:lang w:eastAsia="zh-CN" w:bidi="ar"/>
                  </w:rPr>
                  <w:t>☐</w:t>
                </w:r>
              </w:sdtContent>
            </w:sdt>
            <w:r w:rsidR="006A0866" w:rsidRPr="00BB7730">
              <w:rPr>
                <w:rFonts w:ascii="Times New Roman" w:eastAsia="仿宋_GB2312" w:hAnsi="Times New Roman" w:cs="Times New Roman"/>
                <w:color w:val="auto"/>
                <w:sz w:val="18"/>
                <w:szCs w:val="20"/>
                <w:lang w:eastAsia="zh-CN" w:bidi="ar"/>
              </w:rPr>
              <w:t xml:space="preserve"> High</w:t>
            </w:r>
          </w:p>
          <w:p w14:paraId="787C5829" w14:textId="77777777" w:rsidR="006A0866" w:rsidRPr="00BB7730" w:rsidRDefault="003E162E"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67790698"/>
                <w14:checkbox>
                  <w14:checked w14:val="0"/>
                  <w14:checkedState w14:val="2612" w14:font="MS Gothic"/>
                  <w14:uncheckedState w14:val="2610" w14:font="MS Gothic"/>
                </w14:checkbox>
              </w:sdtPr>
              <w:sdtEndPr/>
              <w:sdtContent>
                <w:r w:rsidR="006A0866" w:rsidRPr="00BB7730">
                  <w:rPr>
                    <w:rFonts w:ascii="Segoe UI Symbol" w:eastAsia="仿宋_GB2312" w:hAnsi="Segoe UI Symbol" w:cs="Segoe UI Symbol"/>
                    <w:b/>
                    <w:color w:val="auto"/>
                    <w:sz w:val="18"/>
                    <w:szCs w:val="20"/>
                    <w:lang w:eastAsia="zh-CN" w:bidi="ar"/>
                  </w:rPr>
                  <w:t>☐</w:t>
                </w:r>
              </w:sdtContent>
            </w:sdt>
            <w:r w:rsidR="006A0866" w:rsidRPr="00BB7730">
              <w:rPr>
                <w:rFonts w:ascii="Times New Roman" w:eastAsia="仿宋_GB2312" w:hAnsi="Times New Roman" w:cs="Times New Roman"/>
                <w:b/>
                <w:color w:val="auto"/>
                <w:sz w:val="18"/>
                <w:szCs w:val="20"/>
                <w:lang w:eastAsia="zh-CN" w:bidi="ar"/>
              </w:rPr>
              <w:t xml:space="preserve"> </w:t>
            </w:r>
            <w:r w:rsidR="006A0866" w:rsidRPr="00BB7730">
              <w:rPr>
                <w:rFonts w:ascii="Times New Roman" w:eastAsia="仿宋_GB2312" w:hAnsi="Times New Roman" w:cs="Times New Roman"/>
                <w:color w:val="auto"/>
                <w:sz w:val="18"/>
                <w:szCs w:val="20"/>
                <w:lang w:eastAsia="zh-CN" w:bidi="ar"/>
              </w:rPr>
              <w:t>Medium</w:t>
            </w:r>
          </w:p>
          <w:p w14:paraId="1E4C85F0" w14:textId="554F12AE" w:rsidR="006A0866" w:rsidRPr="00BB7730" w:rsidRDefault="003E162E"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321313883"/>
                <w14:checkbox>
                  <w14:checked w14:val="1"/>
                  <w14:checkedState w14:val="2612" w14:font="MS Gothic"/>
                  <w14:uncheckedState w14:val="2610" w14:font="MS Gothic"/>
                </w14:checkbox>
              </w:sdtPr>
              <w:sdtEndPr/>
              <w:sdtContent>
                <w:r w:rsidR="006A0866" w:rsidRPr="00BB7730">
                  <w:rPr>
                    <w:rFonts w:ascii="Segoe UI Symbol" w:eastAsia="仿宋_GB2312" w:hAnsi="Segoe UI Symbol" w:cs="Segoe UI Symbol"/>
                    <w:b/>
                    <w:color w:val="auto"/>
                    <w:sz w:val="18"/>
                    <w:szCs w:val="20"/>
                    <w:lang w:eastAsia="zh-CN" w:bidi="ar"/>
                  </w:rPr>
                  <w:t>☒</w:t>
                </w:r>
              </w:sdtContent>
            </w:sdt>
            <w:r w:rsidR="006A0866" w:rsidRPr="00BB7730">
              <w:rPr>
                <w:rFonts w:ascii="Times New Roman" w:eastAsia="仿宋_GB2312" w:hAnsi="Times New Roman" w:cs="Times New Roman"/>
                <w:color w:val="auto"/>
                <w:sz w:val="18"/>
                <w:szCs w:val="20"/>
                <w:lang w:eastAsia="zh-CN" w:bidi="ar"/>
              </w:rPr>
              <w:t xml:space="preserve"> Low</w:t>
            </w:r>
          </w:p>
        </w:tc>
        <w:tc>
          <w:tcPr>
            <w:tcW w:w="638" w:type="pct"/>
            <w:vAlign w:val="center"/>
            <w:tcPrChange w:id="10580" w:author="Xuning Wei12232" w:date="2026-07-27T19:35:00Z">
              <w:tcPr>
                <w:tcW w:w="733" w:type="pct"/>
                <w:gridSpan w:val="3"/>
                <w:vAlign w:val="center"/>
              </w:tcPr>
            </w:tcPrChange>
          </w:tcPr>
          <w:p w14:paraId="1AD3530A" w14:textId="77777777" w:rsidR="006A0866" w:rsidRPr="00BB7730" w:rsidRDefault="006A0866" w:rsidP="006A0866">
            <w:pPr>
              <w:jc w:val="both"/>
              <w:rPr>
                <w:ins w:id="10581" w:author="Xuning Wei12232" w:date="2026-07-27T19:58:00Z"/>
                <w:rFonts w:ascii="Times New Roman" w:eastAsia="仿宋_GB2312" w:hAnsi="Times New Roman" w:cs="Times New Roman"/>
                <w:color w:val="auto"/>
                <w:kern w:val="0"/>
                <w:sz w:val="18"/>
                <w:szCs w:val="18"/>
                <w:lang w:eastAsia="zh-CN"/>
              </w:rPr>
            </w:pPr>
            <w:ins w:id="10582" w:author="Xuning Wei12232" w:date="2026-07-27T19:58:00Z">
              <w:r w:rsidRPr="00BB7730">
                <w:rPr>
                  <w:rFonts w:ascii="Times New Roman" w:eastAsia="仿宋_GB2312" w:hAnsi="Times New Roman" w:cs="Times New Roman"/>
                  <w:color w:val="auto"/>
                  <w:kern w:val="0"/>
                  <w:sz w:val="18"/>
                  <w:szCs w:val="18"/>
                  <w:lang w:eastAsia="zh-CN"/>
                </w:rPr>
                <w:t>According to The Pilot Plant Real Book Page 10-14&amp;10-15, Dimethylformamide is compatible with SS, 306 SS and PTFE.</w:t>
              </w:r>
            </w:ins>
          </w:p>
          <w:p w14:paraId="558C8BBB" w14:textId="38256F04" w:rsidR="006A0866" w:rsidRPr="00BB7730" w:rsidDel="002F2978" w:rsidRDefault="006A0866" w:rsidP="006A0866">
            <w:pPr>
              <w:jc w:val="both"/>
              <w:rPr>
                <w:del w:id="10583" w:author="Xuning Wei12232" w:date="2026-07-27T19:58:00Z"/>
                <w:rFonts w:ascii="Times New Roman" w:eastAsia="仿宋_GB2312" w:hAnsi="Times New Roman" w:cs="Times New Roman"/>
                <w:color w:val="auto"/>
                <w:sz w:val="18"/>
                <w:szCs w:val="20"/>
                <w:lang w:eastAsia="zh-CN" w:bidi="ar"/>
              </w:rPr>
            </w:pPr>
            <w:ins w:id="10584" w:author="Xuning Wei12232" w:date="2026-07-27T19:58:00Z">
              <w:r w:rsidRPr="00BB7730">
                <w:rPr>
                  <w:rFonts w:ascii="Times New Roman" w:eastAsia="仿宋_GB2312" w:hAnsi="Times New Roman" w:cs="Times New Roman"/>
                  <w:color w:val="auto"/>
                  <w:kern w:val="0"/>
                  <w:sz w:val="18"/>
                  <w:szCs w:val="18"/>
                  <w:lang w:eastAsia="zh-CN"/>
                </w:rPr>
                <w:t>Based on Asymchem previous campaign production data and experience</w:t>
              </w:r>
            </w:ins>
            <w:del w:id="10585" w:author="Xuning Wei12232" w:date="2026-07-27T19:58:00Z">
              <w:r w:rsidRPr="00BB7730" w:rsidDel="002F2978">
                <w:rPr>
                  <w:rFonts w:ascii="Times New Roman" w:eastAsia="仿宋_GB2312" w:hAnsi="Times New Roman" w:cs="Times New Roman"/>
                  <w:color w:val="auto"/>
                  <w:sz w:val="18"/>
                  <w:szCs w:val="20"/>
                  <w:lang w:eastAsia="zh-CN" w:bidi="ar"/>
                </w:rPr>
                <w:delText>According to The Pilot Plant Real Book Page 10-22&amp;10-23, piperidine is compatible with SS, 306 SS and PTFE;</w:delText>
              </w:r>
            </w:del>
            <w:ins w:id="10586" w:author="Johan Granander" w:date="2026-05-04T11:54:00Z">
              <w:del w:id="10587" w:author="Xuning Wei12232" w:date="2026-07-27T19:58:00Z">
                <w:r w:rsidRPr="00BB7730" w:rsidDel="002F2978">
                  <w:rPr>
                    <w:rFonts w:ascii="Times New Roman" w:eastAsia="仿宋_GB2312" w:hAnsi="Times New Roman" w:cs="Times New Roman"/>
                    <w:color w:val="auto"/>
                    <w:sz w:val="18"/>
                    <w:szCs w:val="20"/>
                    <w:lang w:eastAsia="zh-CN" w:bidi="ar"/>
                  </w:rPr>
                  <w:delText>PTFE.</w:delText>
                </w:r>
              </w:del>
            </w:ins>
          </w:p>
          <w:p w14:paraId="0C420463" w14:textId="2615510E" w:rsidR="006A0866" w:rsidRPr="00BB7730" w:rsidRDefault="006A0866" w:rsidP="006A0866">
            <w:pPr>
              <w:jc w:val="both"/>
              <w:rPr>
                <w:rFonts w:ascii="Times New Roman" w:eastAsia="仿宋_GB2312" w:hAnsi="Times New Roman" w:cs="Times New Roman"/>
                <w:color w:val="auto"/>
                <w:sz w:val="18"/>
                <w:szCs w:val="20"/>
                <w:lang w:eastAsia="zh-CN" w:bidi="ar"/>
              </w:rPr>
            </w:pPr>
            <w:del w:id="10588" w:author="Xuning Wei12232" w:date="2026-07-27T19:58:00Z">
              <w:r w:rsidRPr="00BB7730" w:rsidDel="002F2978">
                <w:rPr>
                  <w:rFonts w:ascii="Times New Roman" w:eastAsia="仿宋_GB2312" w:hAnsi="Times New Roman" w:cs="Times New Roman"/>
                  <w:color w:val="auto"/>
                  <w:sz w:val="18"/>
                  <w:szCs w:val="20"/>
                  <w:lang w:eastAsia="zh-CN" w:bidi="ar"/>
                </w:rPr>
                <w:delText>Based on Asymchem previous campaign production data and experience</w:delText>
              </w:r>
            </w:del>
          </w:p>
        </w:tc>
        <w:tc>
          <w:tcPr>
            <w:tcW w:w="792" w:type="pct"/>
            <w:vMerge/>
            <w:vAlign w:val="center"/>
            <w:tcPrChange w:id="10589" w:author="Xuning Wei12232" w:date="2026-07-27T19:35:00Z">
              <w:tcPr>
                <w:tcW w:w="654" w:type="pct"/>
                <w:vMerge/>
                <w:vAlign w:val="center"/>
              </w:tcPr>
            </w:tcPrChange>
          </w:tcPr>
          <w:p w14:paraId="5BAEFF2A" w14:textId="77777777" w:rsidR="006A0866" w:rsidRPr="00BB7730" w:rsidRDefault="006A0866" w:rsidP="006A0866">
            <w:pPr>
              <w:jc w:val="both"/>
              <w:rPr>
                <w:rFonts w:ascii="Times New Roman" w:eastAsia="仿宋_GB2312" w:hAnsi="Times New Roman" w:cs="Times New Roman"/>
                <w:b/>
                <w:color w:val="auto"/>
                <w:sz w:val="18"/>
                <w:szCs w:val="18"/>
                <w:lang w:eastAsia="zh-CN" w:bidi="ar"/>
              </w:rPr>
            </w:pPr>
          </w:p>
        </w:tc>
      </w:tr>
      <w:tr w:rsidR="005342B4" w:rsidRPr="00BB7730" w14:paraId="3BCC27C3" w14:textId="77777777" w:rsidTr="00397878">
        <w:trPr>
          <w:trHeight w:val="2114"/>
          <w:trPrChange w:id="10590" w:author="Xuning Wei12232" w:date="2026-07-27T18:11:00Z">
            <w:trPr>
              <w:trHeight w:val="397"/>
            </w:trPr>
          </w:trPrChange>
        </w:trPr>
        <w:tc>
          <w:tcPr>
            <w:tcW w:w="281" w:type="pct"/>
            <w:vMerge w:val="restart"/>
            <w:shd w:val="clear" w:color="auto" w:fill="FFFFFF" w:themeFill="background1"/>
            <w:vAlign w:val="center"/>
            <w:tcPrChange w:id="10591" w:author="Xuning Wei12232" w:date="2026-07-27T18:11:00Z">
              <w:tcPr>
                <w:tcW w:w="284" w:type="pct"/>
                <w:gridSpan w:val="3"/>
                <w:vMerge w:val="restart"/>
                <w:shd w:val="clear" w:color="auto" w:fill="FFFFFF" w:themeFill="background1"/>
                <w:vAlign w:val="center"/>
              </w:tcPr>
            </w:tcPrChange>
          </w:tcPr>
          <w:p w14:paraId="15BF8DA3" w14:textId="5235F5DE" w:rsidR="00992711" w:rsidRPr="00BB7730" w:rsidRDefault="009478EE">
            <w:pPr>
              <w:jc w:val="center"/>
              <w:rPr>
                <w:rFonts w:ascii="Times New Roman" w:eastAsia="仿宋_GB2312" w:hAnsi="Times New Roman" w:cs="Times New Roman"/>
                <w:color w:val="auto"/>
                <w:sz w:val="18"/>
                <w:szCs w:val="18"/>
                <w:lang w:eastAsia="zh-CN"/>
              </w:rPr>
              <w:pPrChange w:id="10592" w:author="Xuning Wei12232" w:date="2026-07-27T20:55:00Z">
                <w:pPr>
                  <w:jc w:val="both"/>
                </w:pPr>
              </w:pPrChange>
            </w:pPr>
            <w:del w:id="10593" w:author="Xuning Wei12232" w:date="2026-07-27T16:15:00Z">
              <w:r w:rsidRPr="00BB7730" w:rsidDel="00AD243C">
                <w:rPr>
                  <w:rFonts w:ascii="Times New Roman" w:eastAsia="仿宋_GB2312" w:hAnsi="Times New Roman" w:cs="Times New Roman"/>
                  <w:color w:val="auto"/>
                  <w:sz w:val="18"/>
                  <w:szCs w:val="18"/>
                  <w:lang w:eastAsia="zh-CN"/>
                </w:rPr>
                <w:lastRenderedPageBreak/>
                <w:delText>37, 43, 49, 55, 61</w:delText>
              </w:r>
              <w:r w:rsidR="00992711" w:rsidRPr="00BB7730" w:rsidDel="00AD243C">
                <w:rPr>
                  <w:rFonts w:ascii="Times New Roman" w:eastAsia="仿宋_GB2312" w:hAnsi="Times New Roman" w:cs="Times New Roman"/>
                  <w:color w:val="auto"/>
                  <w:sz w:val="18"/>
                  <w:szCs w:val="18"/>
                  <w:lang w:eastAsia="zh-CN"/>
                </w:rPr>
                <w:delText>,</w:delText>
              </w:r>
              <w:r w:rsidR="000606D8" w:rsidRPr="00BB7730" w:rsidDel="00AD243C">
                <w:rPr>
                  <w:rFonts w:ascii="Times New Roman" w:eastAsia="仿宋_GB2312" w:hAnsi="Times New Roman" w:cs="Times New Roman"/>
                  <w:color w:val="auto"/>
                  <w:sz w:val="18"/>
                  <w:szCs w:val="18"/>
                  <w:lang w:eastAsia="zh-CN"/>
                </w:rPr>
                <w:delText xml:space="preserve"> </w:delText>
              </w:r>
              <w:r w:rsidRPr="00BB7730" w:rsidDel="00AD243C">
                <w:rPr>
                  <w:rFonts w:ascii="Times New Roman" w:eastAsia="仿宋_GB2312" w:hAnsi="Times New Roman" w:cs="Times New Roman"/>
                  <w:color w:val="auto"/>
                  <w:sz w:val="18"/>
                  <w:szCs w:val="18"/>
                  <w:lang w:eastAsia="zh-CN"/>
                </w:rPr>
                <w:delText>79</w:delText>
              </w:r>
              <w:r w:rsidR="00992711" w:rsidRPr="00BB7730" w:rsidDel="00AD243C">
                <w:rPr>
                  <w:rFonts w:ascii="Times New Roman" w:eastAsia="仿宋_GB2312" w:hAnsi="Times New Roman" w:cs="Times New Roman"/>
                  <w:color w:val="auto"/>
                  <w:sz w:val="18"/>
                  <w:szCs w:val="18"/>
                  <w:lang w:eastAsia="zh-CN"/>
                </w:rPr>
                <w:delText>,</w:delText>
              </w:r>
              <w:r w:rsidR="000606D8" w:rsidRPr="00BB7730" w:rsidDel="00AD243C">
                <w:rPr>
                  <w:rFonts w:ascii="Times New Roman" w:eastAsia="仿宋_GB2312" w:hAnsi="Times New Roman" w:cs="Times New Roman"/>
                  <w:color w:val="auto"/>
                  <w:sz w:val="18"/>
                  <w:szCs w:val="18"/>
                  <w:lang w:eastAsia="zh-CN"/>
                </w:rPr>
                <w:delText xml:space="preserve"> </w:delText>
              </w:r>
              <w:r w:rsidRPr="00BB7730" w:rsidDel="00AD243C">
                <w:rPr>
                  <w:rFonts w:ascii="Times New Roman" w:eastAsia="仿宋_GB2312" w:hAnsi="Times New Roman" w:cs="Times New Roman"/>
                  <w:color w:val="auto"/>
                  <w:sz w:val="18"/>
                  <w:szCs w:val="18"/>
                  <w:lang w:eastAsia="zh-CN"/>
                </w:rPr>
                <w:delText>85, 91</w:delText>
              </w:r>
            </w:del>
            <w:ins w:id="10594" w:author="Xuning Wei12232" w:date="2026-07-27T16:15:00Z">
              <w:r w:rsidR="00AD243C" w:rsidRPr="00BB7730">
                <w:rPr>
                  <w:rFonts w:ascii="Times New Roman" w:eastAsia="仿宋_GB2312" w:hAnsi="Times New Roman" w:cs="Times New Roman"/>
                  <w:color w:val="auto"/>
                  <w:sz w:val="18"/>
                  <w:szCs w:val="18"/>
                  <w:lang w:eastAsia="zh-CN"/>
                </w:rPr>
                <w:t>19</w:t>
              </w:r>
            </w:ins>
          </w:p>
        </w:tc>
        <w:tc>
          <w:tcPr>
            <w:tcW w:w="1217" w:type="pct"/>
            <w:vMerge w:val="restart"/>
            <w:shd w:val="clear" w:color="auto" w:fill="FFFFFF" w:themeFill="background1"/>
            <w:vAlign w:val="center"/>
            <w:tcPrChange w:id="10595" w:author="Xuning Wei12232" w:date="2026-07-27T18:11:00Z">
              <w:tcPr>
                <w:tcW w:w="1217" w:type="pct"/>
                <w:gridSpan w:val="3"/>
                <w:vMerge w:val="restart"/>
                <w:shd w:val="clear" w:color="auto" w:fill="FFFFFF" w:themeFill="background1"/>
                <w:vAlign w:val="center"/>
              </w:tcPr>
            </w:tcPrChange>
          </w:tcPr>
          <w:p w14:paraId="4B17D6A8" w14:textId="62D32E0F" w:rsidR="00C8314F" w:rsidRPr="00BB7730" w:rsidRDefault="00C8314F">
            <w:pPr>
              <w:rPr>
                <w:ins w:id="10596" w:author="Xuning Wei12232" w:date="2026-07-27T20:21:00Z"/>
                <w:rFonts w:ascii="Times New Roman" w:eastAsia="等线" w:hAnsi="Times New Roman" w:cs="Times New Roman"/>
                <w:bCs w:val="0"/>
                <w:color w:val="0000FF"/>
                <w:kern w:val="0"/>
                <w:sz w:val="18"/>
                <w:szCs w:val="18"/>
                <w:lang w:eastAsia="zh-CN"/>
              </w:rPr>
              <w:pPrChange w:id="10597" w:author="Xuning Wei12232" w:date="2026-07-27T20:21:00Z">
                <w:pPr>
                  <w:jc w:val="center"/>
                </w:pPr>
              </w:pPrChange>
            </w:pPr>
            <w:ins w:id="10598" w:author="Xuning Wei12232" w:date="2026-07-27T20:21:00Z">
              <w:r w:rsidRPr="00BB7730">
                <w:rPr>
                  <w:rFonts w:ascii="Times New Roman" w:eastAsia="等线" w:hAnsi="Times New Roman" w:cs="Times New Roman"/>
                  <w:bCs w:val="0"/>
                  <w:color w:val="0000FF"/>
                  <w:kern w:val="0"/>
                  <w:sz w:val="18"/>
                  <w:szCs w:val="18"/>
                  <w:lang w:eastAsia="zh-CN"/>
                </w:rPr>
                <w:t>PreOrn11</w:t>
              </w:r>
            </w:ins>
          </w:p>
          <w:p w14:paraId="6D537223" w14:textId="6C92C2B2" w:rsidR="00C8314F" w:rsidRPr="00BB7730" w:rsidRDefault="00C8314F" w:rsidP="00C8314F">
            <w:pPr>
              <w:spacing w:line="240" w:lineRule="exact"/>
              <w:jc w:val="both"/>
              <w:rPr>
                <w:ins w:id="10599" w:author="Xuning Wei12232" w:date="2026-07-27T20:20:00Z"/>
                <w:rFonts w:ascii="Times New Roman" w:eastAsia="仿宋_GB2312" w:hAnsi="Times New Roman" w:cs="Times New Roman"/>
                <w:color w:val="000000" w:themeColor="text1"/>
                <w:sz w:val="18"/>
                <w:szCs w:val="18"/>
              </w:rPr>
            </w:pPr>
            <w:ins w:id="10600" w:author="Xuning Wei12232" w:date="2026-07-27T20:21:00Z">
              <w:r w:rsidRPr="00BB7730">
                <w:rPr>
                  <w:rFonts w:ascii="Times New Roman" w:eastAsia="仿宋_GB2312" w:hAnsi="Times New Roman" w:cs="Times New Roman"/>
                  <w:color w:val="auto"/>
                  <w:sz w:val="18"/>
                  <w:szCs w:val="18"/>
                </w:rPr>
                <w:t>Post deFmoc washing</w:t>
              </w:r>
            </w:ins>
          </w:p>
          <w:p w14:paraId="70A96B4C" w14:textId="196961C9" w:rsidR="00992711" w:rsidRPr="00BB7730" w:rsidRDefault="00C51FCF" w:rsidP="00BD6CC5">
            <w:pPr>
              <w:spacing w:line="240" w:lineRule="exact"/>
              <w:jc w:val="both"/>
              <w:rPr>
                <w:rFonts w:ascii="Times New Roman" w:eastAsia="等线" w:hAnsi="Times New Roman" w:cs="Times New Roman"/>
                <w:color w:val="auto"/>
                <w:sz w:val="18"/>
                <w:szCs w:val="18"/>
              </w:rPr>
              <w:pPrChange w:id="10601" w:author="He Han" w:date="2026-10-27T15:01:00Z">
                <w:pPr>
                  <w:spacing w:line="240" w:lineRule="exact"/>
                  <w:jc w:val="both"/>
                </w:pPr>
              </w:pPrChange>
            </w:pPr>
            <w:ins w:id="10602" w:author="Xuning Wei12232" w:date="2026-07-27T16:16:00Z">
              <w:r w:rsidRPr="00BB7730">
                <w:rPr>
                  <w:rFonts w:ascii="Times New Roman" w:eastAsia="仿宋_GB2312" w:hAnsi="Times New Roman" w:cs="Times New Roman"/>
                  <w:color w:val="000000" w:themeColor="text1"/>
                  <w:sz w:val="18"/>
                  <w:szCs w:val="18"/>
                </w:rPr>
                <w:t>1. Add 10.0 V Isopropyl Acetate (8.73</w:t>
              </w:r>
              <w:del w:id="10603" w:author="He Han" w:date="2026-10-27T15:01:00Z">
                <w:r w:rsidRPr="00BB7730" w:rsidDel="00BD6CC5">
                  <w:rPr>
                    <w:rFonts w:ascii="Times New Roman" w:eastAsia="仿宋_GB2312" w:hAnsi="Times New Roman" w:cs="Times New Roman"/>
                    <w:color w:val="000000" w:themeColor="text1"/>
                    <w:sz w:val="18"/>
                    <w:szCs w:val="18"/>
                  </w:rPr>
                  <w:delText>0</w:delText>
                </w:r>
              </w:del>
              <w:r w:rsidRPr="00BB7730">
                <w:rPr>
                  <w:rFonts w:ascii="Times New Roman" w:eastAsia="仿宋_GB2312" w:hAnsi="Times New Roman" w:cs="Times New Roman"/>
                  <w:color w:val="000000" w:themeColor="text1"/>
                  <w:sz w:val="18"/>
                  <w:szCs w:val="18"/>
                </w:rPr>
                <w:t xml:space="preserve"> kg/kg) </w:t>
              </w:r>
              <w:r w:rsidRPr="00BB7730">
                <w:rPr>
                  <w:rFonts w:ascii="Times New Roman" w:eastAsia="仿宋_GB2312" w:hAnsi="Times New Roman" w:cs="Times New Roman"/>
                  <w:color w:val="000000" w:themeColor="text1"/>
                  <w:sz w:val="18"/>
                  <w:szCs w:val="18"/>
                  <w:lang w:eastAsia="zh-CN"/>
                </w:rPr>
                <w:t>into TJ4S-1213-Sy15. Bubble with nitrogen for 5±2</w:t>
              </w:r>
            </w:ins>
            <w:ins w:id="10604" w:author="Johan Granander" w:date="2026-07-28T13:36:00Z">
              <w:r w:rsidR="00A0716C" w:rsidRPr="00BB7730">
                <w:rPr>
                  <w:rFonts w:ascii="Times New Roman" w:eastAsia="仿宋_GB2312" w:hAnsi="Times New Roman" w:cs="Times New Roman"/>
                  <w:color w:val="000000" w:themeColor="text1"/>
                  <w:sz w:val="18"/>
                  <w:szCs w:val="18"/>
                  <w:lang w:eastAsia="zh-CN"/>
                </w:rPr>
                <w:t xml:space="preserve"> </w:t>
              </w:r>
            </w:ins>
            <w:ins w:id="10605" w:author="Xuning Wei12232" w:date="2026-07-27T16:16:00Z">
              <w:r w:rsidRPr="00BB7730">
                <w:rPr>
                  <w:rFonts w:ascii="Times New Roman" w:eastAsia="仿宋_GB2312" w:hAnsi="Times New Roman" w:cs="Times New Roman"/>
                  <w:color w:val="000000" w:themeColor="text1"/>
                  <w:sz w:val="18"/>
                  <w:szCs w:val="18"/>
                  <w:lang w:eastAsia="zh-CN"/>
                </w:rPr>
                <w:t xml:space="preserve">min, then start the stirrer. </w:t>
              </w:r>
              <w:r w:rsidRPr="00BB7730">
                <w:rPr>
                  <w:rFonts w:ascii="Times New Roman" w:eastAsia="仿宋_GB2312" w:hAnsi="Times New Roman" w:cs="Times New Roman"/>
                  <w:color w:val="000000" w:themeColor="text1"/>
                  <w:sz w:val="18"/>
                  <w:szCs w:val="18"/>
                  <w:lang w:eastAsia="zh-CN"/>
                </w:rPr>
                <w:br/>
                <w:t>2. After stirring for 5±2</w:t>
              </w:r>
            </w:ins>
            <w:ins w:id="10606" w:author="Johan Granander" w:date="2026-07-28T13:36:00Z">
              <w:r w:rsidR="00A0716C" w:rsidRPr="00BB7730">
                <w:rPr>
                  <w:rFonts w:ascii="Times New Roman" w:eastAsia="仿宋_GB2312" w:hAnsi="Times New Roman" w:cs="Times New Roman"/>
                  <w:color w:val="000000" w:themeColor="text1"/>
                  <w:sz w:val="18"/>
                  <w:szCs w:val="18"/>
                  <w:lang w:eastAsia="zh-CN"/>
                </w:rPr>
                <w:t xml:space="preserve"> </w:t>
              </w:r>
            </w:ins>
            <w:ins w:id="10607" w:author="Xuning Wei12232" w:date="2026-07-27T16:16:00Z">
              <w:r w:rsidRPr="00BB7730">
                <w:rPr>
                  <w:rFonts w:ascii="Times New Roman" w:eastAsia="仿宋_GB2312" w:hAnsi="Times New Roman" w:cs="Times New Roman"/>
                  <w:color w:val="000000" w:themeColor="text1"/>
                  <w:sz w:val="18"/>
                  <w:szCs w:val="18"/>
                  <w:lang w:eastAsia="zh-CN"/>
                </w:rPr>
                <w:t xml:space="preserve">min, stop stirring, turn off the nitrogen. Drain until there is no obvious drip. </w:t>
              </w:r>
              <w:r w:rsidRPr="00BB7730">
                <w:rPr>
                  <w:rFonts w:ascii="Times New Roman" w:eastAsia="仿宋_GB2312" w:hAnsi="Times New Roman" w:cs="Times New Roman"/>
                  <w:color w:val="000000" w:themeColor="text1"/>
                  <w:sz w:val="18"/>
                  <w:szCs w:val="18"/>
                  <w:lang w:eastAsia="zh-CN"/>
                </w:rPr>
                <w:br/>
                <w:t>3. Perform this operation 10 times,</w:t>
              </w:r>
              <w:r w:rsidRPr="00BB7730">
                <w:rPr>
                  <w:rFonts w:ascii="Times New Roman" w:hAnsi="Times New Roman" w:cs="Times New Roman"/>
                  <w:color w:val="000000" w:themeColor="text1"/>
                  <w:sz w:val="18"/>
                  <w:szCs w:val="18"/>
                </w:rPr>
                <w:t xml:space="preserve"> </w:t>
              </w:r>
              <w:r w:rsidRPr="00BB7730">
                <w:rPr>
                  <w:rFonts w:ascii="Times New Roman" w:eastAsia="仿宋_GB2312" w:hAnsi="Times New Roman" w:cs="Times New Roman"/>
                  <w:color w:val="000000" w:themeColor="text1"/>
                  <w:sz w:val="18"/>
                  <w:szCs w:val="18"/>
                  <w:lang w:eastAsia="zh-CN"/>
                </w:rPr>
                <w:t>Starting with the 10th wash, sample the isopropyl acetate washing solution during stirring and develop with chloranil, compare the color with the standard 500</w:t>
              </w:r>
            </w:ins>
            <w:ins w:id="10608" w:author="Johan Granander" w:date="2026-07-28T13:37:00Z">
              <w:r w:rsidR="00A0716C" w:rsidRPr="00BB7730">
                <w:rPr>
                  <w:rFonts w:ascii="Times New Roman" w:eastAsia="仿宋_GB2312" w:hAnsi="Times New Roman" w:cs="Times New Roman"/>
                  <w:color w:val="000000" w:themeColor="text1"/>
                  <w:sz w:val="18"/>
                  <w:szCs w:val="18"/>
                  <w:lang w:eastAsia="zh-CN"/>
                </w:rPr>
                <w:t xml:space="preserve"> </w:t>
              </w:r>
            </w:ins>
            <w:ins w:id="10609" w:author="Xuning Wei12232" w:date="2026-07-27T16:16:00Z">
              <w:r w:rsidRPr="00BB7730">
                <w:rPr>
                  <w:rFonts w:ascii="Times New Roman" w:eastAsia="仿宋_GB2312" w:hAnsi="Times New Roman" w:cs="Times New Roman"/>
                  <w:color w:val="000000" w:themeColor="text1"/>
                  <w:sz w:val="18"/>
                  <w:szCs w:val="18"/>
                  <w:lang w:eastAsia="zh-CN"/>
                </w:rPr>
                <w:t xml:space="preserve">ppm </w:t>
              </w:r>
              <w:r w:rsidRPr="00BB7730">
                <w:rPr>
                  <w:rFonts w:ascii="Times New Roman" w:eastAsia="仿宋_GB2312" w:hAnsi="Times New Roman" w:cs="Times New Roman"/>
                  <w:color w:val="0000FF"/>
                  <w:sz w:val="18"/>
                  <w:szCs w:val="18"/>
                  <w:lang w:eastAsia="zh-CN"/>
                </w:rPr>
                <w:t xml:space="preserve">Piperidine in </w:t>
              </w:r>
              <w:r w:rsidRPr="00BB7730">
                <w:rPr>
                  <w:rFonts w:ascii="Times New Roman" w:eastAsia="仿宋_GB2312" w:hAnsi="Times New Roman" w:cs="Times New Roman"/>
                  <w:color w:val="000000" w:themeColor="text1"/>
                  <w:sz w:val="18"/>
                  <w:szCs w:val="18"/>
                </w:rPr>
                <w:t>Isopropyl Acetate</w:t>
              </w:r>
              <w:r w:rsidRPr="00BB7730">
                <w:rPr>
                  <w:rFonts w:ascii="Times New Roman" w:eastAsia="仿宋_GB2312" w:hAnsi="Times New Roman" w:cs="Times New Roman"/>
                  <w:color w:val="0000FF"/>
                  <w:sz w:val="18"/>
                  <w:szCs w:val="18"/>
                  <w:lang w:eastAsia="zh-CN"/>
                </w:rPr>
                <w:t xml:space="preserve"> </w:t>
              </w:r>
              <w:r w:rsidRPr="00BB7730">
                <w:rPr>
                  <w:rFonts w:ascii="Times New Roman" w:eastAsia="仿宋_GB2312" w:hAnsi="Times New Roman" w:cs="Times New Roman"/>
                  <w:color w:val="000000" w:themeColor="text1"/>
                  <w:sz w:val="18"/>
                  <w:szCs w:val="18"/>
                  <w:lang w:eastAsia="zh-CN"/>
                </w:rPr>
                <w:t>as reference solution.</w:t>
              </w:r>
            </w:ins>
            <w:del w:id="10610" w:author="Xuning Wei12232" w:date="2026-07-27T16:15:00Z">
              <w:r w:rsidR="009478EE" w:rsidRPr="00BB7730" w:rsidDel="00AD243C">
                <w:rPr>
                  <w:rFonts w:ascii="Times New Roman" w:eastAsia="仿宋_GB2312" w:hAnsi="Times New Roman" w:cs="Times New Roman"/>
                  <w:color w:val="000000" w:themeColor="text1"/>
                  <w:sz w:val="18"/>
                  <w:szCs w:val="18"/>
                </w:rPr>
                <w:delText>Heat the mixture to 25±5℃. The mixture is allowed to react at 25±5℃ (target: 25℃). After 3h±15min (target</w:delText>
              </w:r>
              <w:r w:rsidR="009478EE" w:rsidRPr="00BB7730" w:rsidDel="00AD243C">
                <w:rPr>
                  <w:rFonts w:ascii="Times New Roman" w:eastAsia="仿宋_GB2312" w:hAnsi="Times New Roman" w:cs="Times New Roman"/>
                  <w:color w:val="000000" w:themeColor="text1"/>
                  <w:sz w:val="18"/>
                  <w:szCs w:val="18"/>
                </w:rPr>
                <w:delText>：</w:delText>
              </w:r>
              <w:r w:rsidR="009478EE" w:rsidRPr="00BB7730" w:rsidDel="00AD243C">
                <w:rPr>
                  <w:rFonts w:ascii="Times New Roman" w:eastAsia="仿宋_GB2312" w:hAnsi="Times New Roman" w:cs="Times New Roman"/>
                  <w:color w:val="000000" w:themeColor="text1"/>
                  <w:sz w:val="18"/>
                  <w:szCs w:val="18"/>
                </w:rPr>
                <w:delText>3h), sample the mixture every 0.5~1h for ninhydrin test analysis until two consecutive samples test as negative (colorless, react completely). And the mixture should be stirred for coupling time (4h≤Coupling Time≤10h). Stop stirring and turn off the nitrogen. Drain until there is no reaction mixture drip. Move to next operation.</w:delText>
              </w:r>
            </w:del>
          </w:p>
        </w:tc>
        <w:tc>
          <w:tcPr>
            <w:tcW w:w="1046" w:type="pct"/>
            <w:vMerge w:val="restart"/>
            <w:shd w:val="clear" w:color="auto" w:fill="FFFFFF" w:themeFill="background1"/>
            <w:vAlign w:val="center"/>
            <w:tcPrChange w:id="10611" w:author="Xuning Wei12232" w:date="2026-07-27T18:11:00Z">
              <w:tcPr>
                <w:tcW w:w="1049" w:type="pct"/>
                <w:gridSpan w:val="5"/>
                <w:vMerge w:val="restart"/>
                <w:shd w:val="clear" w:color="auto" w:fill="FFFFFF" w:themeFill="background1"/>
                <w:vAlign w:val="center"/>
              </w:tcPr>
            </w:tcPrChange>
          </w:tcPr>
          <w:p w14:paraId="3B5EF4BB" w14:textId="77777777" w:rsidR="00153539" w:rsidRPr="00BB7730" w:rsidRDefault="00153539">
            <w:pPr>
              <w:pStyle w:val="afc"/>
              <w:numPr>
                <w:ilvl w:val="0"/>
                <w:numId w:val="177"/>
              </w:numPr>
              <w:ind w:firstLineChars="0"/>
              <w:rPr>
                <w:ins w:id="10612" w:author="He Han" w:date="2026-10-22T22:09:00Z"/>
                <w:rFonts w:ascii="Times New Roman" w:hAnsi="Times New Roman" w:cs="Times New Roman"/>
                <w:color w:val="auto"/>
                <w:sz w:val="18"/>
                <w:szCs w:val="18"/>
                <w:shd w:val="clear" w:color="auto" w:fill="FFFFFF"/>
              </w:rPr>
              <w:pPrChange w:id="10613" w:author="He Han" w:date="2026-10-22T22:11:00Z">
                <w:pPr>
                  <w:pStyle w:val="afc"/>
                  <w:numPr>
                    <w:numId w:val="156"/>
                  </w:numPr>
                  <w:ind w:left="420" w:firstLineChars="0" w:hanging="420"/>
                </w:pPr>
              </w:pPrChange>
            </w:pPr>
            <w:ins w:id="10614" w:author="He Han" w:date="2026-10-22T22:09: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xml:space="preserve"> Hastelloy (C-276)</w:t>
              </w:r>
            </w:ins>
          </w:p>
          <w:p w14:paraId="44DF7CA8" w14:textId="77777777" w:rsidR="00153539" w:rsidRPr="00BB7730" w:rsidRDefault="00153539">
            <w:pPr>
              <w:pStyle w:val="afc"/>
              <w:numPr>
                <w:ilvl w:val="0"/>
                <w:numId w:val="177"/>
              </w:numPr>
              <w:ind w:firstLineChars="0"/>
              <w:rPr>
                <w:ins w:id="10615" w:author="He Han" w:date="2026-10-22T22:09:00Z"/>
                <w:rFonts w:ascii="Times New Roman" w:eastAsiaTheme="minorEastAsia" w:hAnsi="Times New Roman" w:cs="Times New Roman"/>
                <w:color w:val="auto"/>
                <w:sz w:val="18"/>
                <w:szCs w:val="18"/>
                <w:shd w:val="clear" w:color="auto" w:fill="FFFFFF"/>
                <w:lang w:eastAsia="zh-CN"/>
              </w:rPr>
              <w:pPrChange w:id="10616" w:author="He Han" w:date="2026-10-22T22:11:00Z">
                <w:pPr>
                  <w:pStyle w:val="afc"/>
                  <w:numPr>
                    <w:numId w:val="156"/>
                  </w:numPr>
                  <w:ind w:left="420" w:firstLineChars="0" w:hanging="420"/>
                </w:pPr>
              </w:pPrChange>
            </w:pPr>
            <w:ins w:id="10617" w:author="He Han" w:date="2026-10-22T22:09:00Z">
              <w:r w:rsidRPr="00BB7730">
                <w:rPr>
                  <w:rFonts w:ascii="Times New Roman" w:hAnsi="Times New Roman" w:cs="Times New Roman"/>
                  <w:color w:val="auto"/>
                  <w:sz w:val="18"/>
                  <w:szCs w:val="18"/>
                  <w:shd w:val="clear" w:color="auto" w:fill="FFFFFF"/>
                </w:rPr>
                <w:t>Agitator material: Hastelloy (N10276)</w:t>
              </w:r>
            </w:ins>
          </w:p>
          <w:p w14:paraId="4CBE00E3" w14:textId="77777777" w:rsidR="00153539" w:rsidRPr="00BB7730" w:rsidRDefault="00153539">
            <w:pPr>
              <w:pStyle w:val="afc"/>
              <w:numPr>
                <w:ilvl w:val="0"/>
                <w:numId w:val="177"/>
              </w:numPr>
              <w:ind w:firstLineChars="0"/>
              <w:rPr>
                <w:ins w:id="10618" w:author="He Han" w:date="2026-10-22T22:09:00Z"/>
                <w:rFonts w:ascii="Times New Roman" w:eastAsiaTheme="minorEastAsia" w:hAnsi="Times New Roman" w:cs="Times New Roman"/>
                <w:color w:val="auto"/>
                <w:sz w:val="18"/>
                <w:szCs w:val="18"/>
                <w:shd w:val="clear" w:color="auto" w:fill="FFFFFF"/>
                <w:lang w:eastAsia="zh-CN"/>
              </w:rPr>
              <w:pPrChange w:id="10619" w:author="He Han" w:date="2026-10-22T22:11:00Z">
                <w:pPr>
                  <w:pStyle w:val="afc"/>
                  <w:numPr>
                    <w:numId w:val="156"/>
                  </w:numPr>
                  <w:ind w:left="420" w:firstLineChars="0" w:hanging="420"/>
                </w:pPr>
              </w:pPrChange>
            </w:pPr>
            <w:ins w:id="10620" w:author="He Han" w:date="2026-10-22T22:09:00Z">
              <w:r w:rsidRPr="00BB7730">
                <w:rPr>
                  <w:rFonts w:ascii="Times New Roman" w:hAnsi="Times New Roman" w:cs="Times New Roman"/>
                  <w:color w:val="0000FF"/>
                  <w:sz w:val="18"/>
                  <w:szCs w:val="18"/>
                  <w:shd w:val="clear" w:color="auto" w:fill="FFFFFF"/>
                </w:rPr>
                <w:t>Sieve plate: HC-22</w:t>
              </w:r>
            </w:ins>
          </w:p>
          <w:p w14:paraId="3034E5B9" w14:textId="77777777" w:rsidR="00153539" w:rsidRPr="00BB7730" w:rsidRDefault="00153539">
            <w:pPr>
              <w:pStyle w:val="afc"/>
              <w:numPr>
                <w:ilvl w:val="0"/>
                <w:numId w:val="177"/>
              </w:numPr>
              <w:ind w:firstLineChars="0"/>
              <w:rPr>
                <w:ins w:id="10621" w:author="He Han" w:date="2026-10-22T22:09:00Z"/>
                <w:rFonts w:ascii="Times New Roman" w:hAnsi="Times New Roman" w:cs="Times New Roman"/>
                <w:color w:val="0000FF"/>
                <w:sz w:val="18"/>
                <w:szCs w:val="18"/>
                <w:shd w:val="clear" w:color="auto" w:fill="FFFFFF"/>
              </w:rPr>
              <w:pPrChange w:id="10622" w:author="He Han" w:date="2026-10-22T22:11:00Z">
                <w:pPr>
                  <w:pStyle w:val="afc"/>
                  <w:numPr>
                    <w:numId w:val="156"/>
                  </w:numPr>
                  <w:ind w:left="420" w:firstLineChars="0" w:hanging="420"/>
                </w:pPr>
              </w:pPrChange>
            </w:pPr>
            <w:ins w:id="10623"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785DBB34" w14:textId="77777777" w:rsidR="00153539" w:rsidRPr="00BB7730" w:rsidRDefault="00153539">
            <w:pPr>
              <w:pStyle w:val="afc"/>
              <w:numPr>
                <w:ilvl w:val="0"/>
                <w:numId w:val="177"/>
              </w:numPr>
              <w:ind w:firstLineChars="0"/>
              <w:rPr>
                <w:ins w:id="10624" w:author="He Han" w:date="2026-10-22T22:09:00Z"/>
                <w:rFonts w:ascii="Times New Roman" w:hAnsi="Times New Roman" w:cs="Times New Roman"/>
                <w:color w:val="auto"/>
                <w:sz w:val="18"/>
                <w:szCs w:val="18"/>
                <w:shd w:val="clear" w:color="auto" w:fill="FFFFFF"/>
              </w:rPr>
              <w:pPrChange w:id="10625" w:author="He Han" w:date="2026-10-22T22:11:00Z">
                <w:pPr>
                  <w:pStyle w:val="afc"/>
                  <w:numPr>
                    <w:numId w:val="156"/>
                  </w:numPr>
                  <w:ind w:left="420" w:firstLineChars="0" w:hanging="420"/>
                </w:pPr>
              </w:pPrChange>
            </w:pPr>
            <w:ins w:id="10626" w:author="He Han" w:date="2026-10-22T22:09:00Z">
              <w:r w:rsidRPr="00BB7730">
                <w:rPr>
                  <w:rFonts w:ascii="Times New Roman" w:hAnsi="Times New Roman" w:cs="Times New Roman"/>
                  <w:color w:val="auto"/>
                  <w:sz w:val="18"/>
                  <w:szCs w:val="18"/>
                  <w:shd w:val="clear" w:color="auto" w:fill="FFFFFF"/>
                </w:rPr>
                <w:t>Sight glass: Glass</w:t>
              </w:r>
            </w:ins>
          </w:p>
          <w:p w14:paraId="3EE3A14B" w14:textId="77777777" w:rsidR="00153539" w:rsidRPr="00BB7730" w:rsidRDefault="00153539">
            <w:pPr>
              <w:pStyle w:val="afc"/>
              <w:numPr>
                <w:ilvl w:val="0"/>
                <w:numId w:val="177"/>
              </w:numPr>
              <w:ind w:firstLineChars="0"/>
              <w:rPr>
                <w:ins w:id="10627" w:author="He Han" w:date="2026-10-22T22:09:00Z"/>
                <w:rFonts w:ascii="Times New Roman" w:hAnsi="Times New Roman" w:cs="Times New Roman"/>
                <w:color w:val="auto"/>
                <w:sz w:val="18"/>
                <w:szCs w:val="18"/>
                <w:shd w:val="clear" w:color="auto" w:fill="FFFFFF"/>
              </w:rPr>
              <w:pPrChange w:id="10628" w:author="He Han" w:date="2026-10-22T22:11:00Z">
                <w:pPr>
                  <w:pStyle w:val="afc"/>
                  <w:numPr>
                    <w:numId w:val="156"/>
                  </w:numPr>
                  <w:ind w:left="420" w:firstLineChars="0" w:hanging="420"/>
                </w:pPr>
              </w:pPrChange>
            </w:pPr>
            <w:ins w:id="10629" w:author="He Han" w:date="2026-10-22T22:09:00Z">
              <w:r w:rsidRPr="00BB7730">
                <w:rPr>
                  <w:rFonts w:ascii="Times New Roman" w:hAnsi="Times New Roman" w:cs="Times New Roman"/>
                  <w:color w:val="auto"/>
                  <w:sz w:val="18"/>
                  <w:szCs w:val="18"/>
                  <w:shd w:val="clear" w:color="auto" w:fill="FFFFFF"/>
                </w:rPr>
                <w:t>Transfer pump material: SS316+PTFE</w:t>
              </w:r>
            </w:ins>
          </w:p>
          <w:p w14:paraId="3DAF8733" w14:textId="77777777" w:rsidR="00153539" w:rsidRPr="00BB7730" w:rsidRDefault="00153539">
            <w:pPr>
              <w:pStyle w:val="afc"/>
              <w:numPr>
                <w:ilvl w:val="0"/>
                <w:numId w:val="177"/>
              </w:numPr>
              <w:ind w:firstLineChars="0"/>
              <w:rPr>
                <w:ins w:id="10630" w:author="He Han" w:date="2026-10-22T22:09:00Z"/>
                <w:rFonts w:ascii="Times New Roman" w:hAnsi="Times New Roman" w:cs="Times New Roman"/>
                <w:color w:val="auto"/>
                <w:sz w:val="18"/>
                <w:szCs w:val="18"/>
                <w:shd w:val="clear" w:color="auto" w:fill="FFFFFF"/>
              </w:rPr>
              <w:pPrChange w:id="10631" w:author="He Han" w:date="2026-10-22T22:11:00Z">
                <w:pPr>
                  <w:pStyle w:val="afc"/>
                  <w:numPr>
                    <w:numId w:val="156"/>
                  </w:numPr>
                  <w:ind w:left="420" w:firstLineChars="0" w:hanging="420"/>
                </w:pPr>
              </w:pPrChange>
            </w:pPr>
            <w:ins w:id="10632"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11E277E9" w14:textId="77777777" w:rsidR="00153539" w:rsidRPr="00BB7730" w:rsidRDefault="00153539">
            <w:pPr>
              <w:pStyle w:val="afc"/>
              <w:numPr>
                <w:ilvl w:val="0"/>
                <w:numId w:val="177"/>
              </w:numPr>
              <w:ind w:firstLineChars="0"/>
              <w:rPr>
                <w:ins w:id="10633" w:author="He Han" w:date="2026-10-22T22:09:00Z"/>
                <w:rFonts w:ascii="Times New Roman" w:hAnsi="Times New Roman" w:cs="Times New Roman"/>
                <w:color w:val="auto"/>
                <w:sz w:val="18"/>
                <w:szCs w:val="18"/>
                <w:shd w:val="clear" w:color="auto" w:fill="FFFFFF"/>
              </w:rPr>
              <w:pPrChange w:id="10634" w:author="He Han" w:date="2026-10-22T22:11:00Z">
                <w:pPr>
                  <w:pStyle w:val="afc"/>
                  <w:numPr>
                    <w:numId w:val="156"/>
                  </w:numPr>
                  <w:ind w:left="420" w:firstLineChars="0" w:hanging="420"/>
                </w:pPr>
              </w:pPrChange>
            </w:pPr>
            <w:ins w:id="10635" w:author="He Han" w:date="2026-10-22T22:09:00Z">
              <w:r w:rsidRPr="00BB7730">
                <w:rPr>
                  <w:rFonts w:ascii="Times New Roman" w:hAnsi="Times New Roman" w:cs="Times New Roman"/>
                  <w:color w:val="auto"/>
                  <w:sz w:val="18"/>
                  <w:szCs w:val="18"/>
                  <w:shd w:val="clear" w:color="auto" w:fill="FFFFFF"/>
                </w:rPr>
                <w:t>Pipeline material: 316L</w:t>
              </w:r>
            </w:ins>
          </w:p>
          <w:p w14:paraId="381EEAF4" w14:textId="77777777" w:rsidR="00153539" w:rsidRPr="00BB7730" w:rsidRDefault="00153539">
            <w:pPr>
              <w:pStyle w:val="afc"/>
              <w:numPr>
                <w:ilvl w:val="0"/>
                <w:numId w:val="177"/>
              </w:numPr>
              <w:ind w:firstLineChars="0"/>
              <w:rPr>
                <w:ins w:id="10636" w:author="He Han" w:date="2026-10-22T22:09:00Z"/>
                <w:rFonts w:ascii="Times New Roman" w:hAnsi="Times New Roman" w:cs="Times New Roman"/>
                <w:color w:val="0000FF"/>
                <w:sz w:val="18"/>
                <w:szCs w:val="18"/>
                <w:shd w:val="clear" w:color="auto" w:fill="FFFFFF"/>
              </w:rPr>
              <w:pPrChange w:id="10637" w:author="He Han" w:date="2026-10-22T22:11:00Z">
                <w:pPr>
                  <w:pStyle w:val="afc"/>
                  <w:numPr>
                    <w:numId w:val="156"/>
                  </w:numPr>
                  <w:ind w:left="420" w:firstLineChars="0" w:hanging="420"/>
                </w:pPr>
              </w:pPrChange>
            </w:pPr>
            <w:ins w:id="10638"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15286D28" w14:textId="77777777" w:rsidR="00153539" w:rsidRPr="00BB7730" w:rsidRDefault="00153539">
            <w:pPr>
              <w:pStyle w:val="afc"/>
              <w:numPr>
                <w:ilvl w:val="0"/>
                <w:numId w:val="177"/>
              </w:numPr>
              <w:ind w:firstLineChars="0"/>
              <w:rPr>
                <w:ins w:id="10639" w:author="He Han" w:date="2026-10-22T22:09:00Z"/>
                <w:rFonts w:ascii="Times New Roman" w:hAnsi="Times New Roman" w:cs="Times New Roman"/>
                <w:color w:val="auto"/>
                <w:sz w:val="18"/>
                <w:szCs w:val="18"/>
                <w:shd w:val="clear" w:color="auto" w:fill="FFFFFF"/>
              </w:rPr>
              <w:pPrChange w:id="10640" w:author="He Han" w:date="2026-10-22T22:11:00Z">
                <w:pPr>
                  <w:pStyle w:val="afc"/>
                  <w:numPr>
                    <w:numId w:val="156"/>
                  </w:numPr>
                  <w:ind w:left="420" w:firstLineChars="0" w:hanging="420"/>
                </w:pPr>
              </w:pPrChange>
            </w:pPr>
            <w:ins w:id="10641" w:author="He Han" w:date="2026-10-22T22:09:00Z">
              <w:r w:rsidRPr="00BB7730">
                <w:rPr>
                  <w:rFonts w:ascii="Times New Roman" w:hAnsi="Times New Roman" w:cs="Times New Roman"/>
                  <w:color w:val="auto"/>
                  <w:sz w:val="18"/>
                  <w:szCs w:val="18"/>
                  <w:shd w:val="clear" w:color="auto" w:fill="FFFFFF"/>
                </w:rPr>
                <w:t>Mass flow meter: SS</w:t>
              </w:r>
            </w:ins>
          </w:p>
          <w:p w14:paraId="4AF05B31" w14:textId="77777777" w:rsidR="00153539" w:rsidRPr="00BB7730" w:rsidRDefault="00153539">
            <w:pPr>
              <w:pStyle w:val="afc"/>
              <w:numPr>
                <w:ilvl w:val="0"/>
                <w:numId w:val="177"/>
              </w:numPr>
              <w:ind w:firstLineChars="0"/>
              <w:rPr>
                <w:ins w:id="10642" w:author="He Han" w:date="2026-10-22T22:09:00Z"/>
                <w:rFonts w:ascii="Times New Roman" w:hAnsi="Times New Roman" w:cs="Times New Roman"/>
                <w:b/>
                <w:color w:val="auto"/>
                <w:sz w:val="18"/>
                <w:szCs w:val="18"/>
                <w:shd w:val="clear" w:color="auto" w:fill="FFFFFF"/>
              </w:rPr>
              <w:pPrChange w:id="10643" w:author="He Han" w:date="2026-10-22T22:11:00Z">
                <w:pPr>
                  <w:pStyle w:val="afc"/>
                  <w:numPr>
                    <w:numId w:val="156"/>
                  </w:numPr>
                  <w:ind w:left="420" w:firstLineChars="0" w:hanging="420"/>
                </w:pPr>
              </w:pPrChange>
            </w:pPr>
            <w:ins w:id="10644"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01E74178" w14:textId="77777777" w:rsidR="00153539" w:rsidRPr="00BB7730" w:rsidRDefault="00153539">
            <w:pPr>
              <w:pStyle w:val="afc"/>
              <w:numPr>
                <w:ilvl w:val="0"/>
                <w:numId w:val="177"/>
              </w:numPr>
              <w:ind w:firstLineChars="0"/>
              <w:rPr>
                <w:ins w:id="10645" w:author="He Han" w:date="2026-10-22T22:09:00Z"/>
                <w:rFonts w:ascii="Times New Roman" w:eastAsiaTheme="minorEastAsia" w:hAnsi="Times New Roman" w:cs="Times New Roman"/>
                <w:color w:val="auto"/>
                <w:sz w:val="18"/>
                <w:szCs w:val="18"/>
                <w:shd w:val="clear" w:color="auto" w:fill="FFFFFF"/>
                <w:lang w:eastAsia="zh-CN"/>
              </w:rPr>
              <w:pPrChange w:id="10646" w:author="He Han" w:date="2026-10-22T22:11:00Z">
                <w:pPr>
                  <w:pStyle w:val="afc"/>
                  <w:numPr>
                    <w:numId w:val="156"/>
                  </w:numPr>
                  <w:ind w:left="420" w:firstLineChars="0" w:hanging="420"/>
                </w:pPr>
              </w:pPrChange>
            </w:pPr>
            <w:ins w:id="10647"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1FC743D4" w14:textId="77777777" w:rsidR="00153539" w:rsidRPr="00BB7730" w:rsidRDefault="00153539">
            <w:pPr>
              <w:pStyle w:val="afc"/>
              <w:numPr>
                <w:ilvl w:val="0"/>
                <w:numId w:val="177"/>
              </w:numPr>
              <w:ind w:firstLineChars="0"/>
              <w:rPr>
                <w:ins w:id="10648" w:author="He Han" w:date="2026-10-22T22:09:00Z"/>
                <w:rFonts w:ascii="Times New Roman" w:hAnsi="Times New Roman" w:cs="Times New Roman"/>
                <w:color w:val="auto"/>
                <w:sz w:val="18"/>
                <w:szCs w:val="18"/>
                <w:shd w:val="clear" w:color="auto" w:fill="FFFFFF"/>
              </w:rPr>
              <w:pPrChange w:id="10649" w:author="He Han" w:date="2026-10-22T22:11:00Z">
                <w:pPr>
                  <w:pStyle w:val="afc"/>
                  <w:numPr>
                    <w:numId w:val="156"/>
                  </w:numPr>
                  <w:ind w:left="420" w:firstLineChars="0" w:hanging="420"/>
                </w:pPr>
              </w:pPrChange>
            </w:pPr>
            <w:ins w:id="10650"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3A81EE71" w14:textId="77777777" w:rsidR="00153539" w:rsidRPr="00BB7730" w:rsidRDefault="00153539">
            <w:pPr>
              <w:pStyle w:val="afc"/>
              <w:numPr>
                <w:ilvl w:val="0"/>
                <w:numId w:val="177"/>
              </w:numPr>
              <w:ind w:firstLineChars="0"/>
              <w:rPr>
                <w:ins w:id="10651" w:author="He Han" w:date="2026-10-22T22:09:00Z"/>
                <w:rFonts w:ascii="Times New Roman" w:hAnsi="Times New Roman" w:cs="Times New Roman"/>
                <w:color w:val="auto"/>
                <w:sz w:val="18"/>
                <w:szCs w:val="18"/>
                <w:shd w:val="clear" w:color="auto" w:fill="FFFFFF"/>
              </w:rPr>
              <w:pPrChange w:id="10652" w:author="He Han" w:date="2026-10-22T22:11:00Z">
                <w:pPr>
                  <w:pStyle w:val="afc"/>
                  <w:numPr>
                    <w:numId w:val="156"/>
                  </w:numPr>
                  <w:ind w:left="420" w:firstLineChars="0" w:hanging="420"/>
                </w:pPr>
              </w:pPrChange>
            </w:pPr>
            <w:ins w:id="10653"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25A5280A" w14:textId="77777777" w:rsidR="00153539" w:rsidRPr="00BB7730" w:rsidRDefault="00153539">
            <w:pPr>
              <w:pStyle w:val="afc"/>
              <w:numPr>
                <w:ilvl w:val="0"/>
                <w:numId w:val="177"/>
              </w:numPr>
              <w:ind w:firstLineChars="0"/>
              <w:rPr>
                <w:ins w:id="10654" w:author="He Han" w:date="2026-10-22T22:09:00Z"/>
                <w:rFonts w:ascii="Times New Roman" w:hAnsi="Times New Roman" w:cs="Times New Roman"/>
                <w:color w:val="auto"/>
                <w:sz w:val="18"/>
                <w:szCs w:val="18"/>
                <w:shd w:val="clear" w:color="auto" w:fill="FFFFFF"/>
              </w:rPr>
              <w:pPrChange w:id="10655" w:author="He Han" w:date="2026-10-22T22:11:00Z">
                <w:pPr>
                  <w:pStyle w:val="afc"/>
                  <w:numPr>
                    <w:numId w:val="156"/>
                  </w:numPr>
                  <w:ind w:left="420" w:firstLineChars="0" w:hanging="420"/>
                </w:pPr>
              </w:pPrChange>
            </w:pPr>
            <w:ins w:id="10656"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16C0A318" w14:textId="7B3D6D27" w:rsidR="000B3418" w:rsidRPr="00BB7730" w:rsidDel="00153539" w:rsidRDefault="000B3418" w:rsidP="000B3418">
            <w:pPr>
              <w:rPr>
                <w:ins w:id="10657" w:author="Xuning Wei12232" w:date="2026-07-27T17:22:00Z"/>
                <w:del w:id="10658" w:author="He Han" w:date="2026-10-22T22:09:00Z"/>
                <w:rFonts w:ascii="Times New Roman" w:hAnsi="Times New Roman" w:cs="Times New Roman"/>
                <w:color w:val="auto"/>
                <w:sz w:val="18"/>
                <w:szCs w:val="18"/>
                <w:shd w:val="clear" w:color="auto" w:fill="FFFFFF"/>
              </w:rPr>
            </w:pPr>
            <w:ins w:id="10659" w:author="Xuning Wei12232" w:date="2026-07-27T17:22:00Z">
              <w:del w:id="10660" w:author="He Han" w:date="2026-10-12T13:44:00Z">
                <w:r w:rsidRPr="00BB7730" w:rsidDel="000E3A98">
                  <w:rPr>
                    <w:rFonts w:ascii="Times New Roman" w:hAnsi="Times New Roman" w:cs="Times New Roman"/>
                    <w:color w:val="00B0F0"/>
                    <w:sz w:val="18"/>
                    <w:szCs w:val="18"/>
                    <w:shd w:val="clear" w:color="auto" w:fill="FFFFFF"/>
                    <w:rPrChange w:id="10661" w:author="He Han" w:date="2026-10-12T14:32: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10662" w:author="He Han" w:date="2026-10-12T14:32: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10663" w:author="He Han" w:date="2026-10-12T14:32:00Z">
                      <w:rPr>
                        <w:rFonts w:ascii="Times New Roman" w:hAnsi="Times New Roman" w:cs="Times New Roman"/>
                        <w:color w:val="auto"/>
                        <w:sz w:val="18"/>
                        <w:szCs w:val="18"/>
                        <w:shd w:val="clear" w:color="auto" w:fill="FFFFFF"/>
                      </w:rPr>
                    </w:rPrChange>
                  </w:rPr>
                  <w:delText>material:</w:delText>
                </w:r>
              </w:del>
              <w:del w:id="10664"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773D9519" w14:textId="413FD348" w:rsidR="000B3418" w:rsidRPr="00BB7730" w:rsidDel="00153539" w:rsidRDefault="000B3418" w:rsidP="000B3418">
            <w:pPr>
              <w:rPr>
                <w:ins w:id="10665" w:author="Xuning Wei12232" w:date="2026-07-27T17:22:00Z"/>
                <w:del w:id="10666" w:author="He Han" w:date="2026-10-22T22:09:00Z"/>
                <w:rFonts w:ascii="Times New Roman" w:eastAsiaTheme="minorEastAsia" w:hAnsi="Times New Roman" w:cs="Times New Roman"/>
                <w:color w:val="auto"/>
                <w:sz w:val="18"/>
                <w:szCs w:val="18"/>
                <w:shd w:val="clear" w:color="auto" w:fill="FFFFFF"/>
                <w:lang w:eastAsia="zh-CN"/>
              </w:rPr>
            </w:pPr>
            <w:ins w:id="10667" w:author="Xuning Wei12232" w:date="2026-07-27T17:22:00Z">
              <w:del w:id="10668"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10669" w:author="He Han" w:date="2026-10-12T14:32:00Z">
                <w:r w:rsidRPr="00BB7730" w:rsidDel="006379C0">
                  <w:rPr>
                    <w:rFonts w:ascii="Times New Roman" w:hAnsi="Times New Roman" w:cs="Times New Roman"/>
                  </w:rPr>
                  <w:delText xml:space="preserve"> </w:delText>
                </w:r>
              </w:del>
              <w:del w:id="10670"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108DE7EE" w14:textId="208760D0" w:rsidR="000B3418" w:rsidRPr="00BB7730" w:rsidDel="00153539" w:rsidRDefault="000B3418" w:rsidP="000B3418">
            <w:pPr>
              <w:rPr>
                <w:ins w:id="10671" w:author="Xuning Wei12232" w:date="2026-07-27T17:22:00Z"/>
                <w:del w:id="10672" w:author="He Han" w:date="2026-10-22T22:09:00Z"/>
                <w:rFonts w:ascii="Times New Roman" w:hAnsi="Times New Roman" w:cs="Times New Roman"/>
                <w:color w:val="0000FF"/>
                <w:sz w:val="18"/>
                <w:szCs w:val="18"/>
                <w:shd w:val="clear" w:color="auto" w:fill="FFFFFF"/>
              </w:rPr>
            </w:pPr>
            <w:ins w:id="10673" w:author="Xuning Wei12232" w:date="2026-07-27T17:22:00Z">
              <w:del w:id="10674"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2F075514" w14:textId="0499D3DF" w:rsidR="000B3418" w:rsidRPr="00BB7730" w:rsidDel="00153539" w:rsidRDefault="000B3418" w:rsidP="000B3418">
            <w:pPr>
              <w:rPr>
                <w:ins w:id="10675" w:author="Xuning Wei12232" w:date="2026-07-27T17:22:00Z"/>
                <w:del w:id="10676" w:author="He Han" w:date="2026-10-22T22:09:00Z"/>
                <w:rFonts w:ascii="Times New Roman" w:hAnsi="Times New Roman" w:cs="Times New Roman"/>
                <w:color w:val="auto"/>
                <w:sz w:val="18"/>
                <w:szCs w:val="18"/>
                <w:shd w:val="clear" w:color="auto" w:fill="FFFFFF"/>
              </w:rPr>
            </w:pPr>
            <w:ins w:id="10677" w:author="Xuning Wei12232" w:date="2026-07-27T17:22:00Z">
              <w:del w:id="10678"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47579BE9" w14:textId="1C61D05B" w:rsidR="000B3418" w:rsidRPr="00BB7730" w:rsidDel="00153539" w:rsidRDefault="000B3418" w:rsidP="000B3418">
            <w:pPr>
              <w:rPr>
                <w:ins w:id="10679" w:author="Xuning Wei12232" w:date="2026-07-27T17:22:00Z"/>
                <w:del w:id="10680" w:author="He Han" w:date="2026-10-22T22:09:00Z"/>
                <w:rFonts w:ascii="Times New Roman" w:hAnsi="Times New Roman" w:cs="Times New Roman"/>
                <w:color w:val="auto"/>
                <w:sz w:val="18"/>
                <w:szCs w:val="18"/>
                <w:shd w:val="clear" w:color="auto" w:fill="FFFFFF"/>
              </w:rPr>
            </w:pPr>
            <w:ins w:id="10681" w:author="Xuning Wei12232" w:date="2026-07-27T17:22:00Z">
              <w:del w:id="10682"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0705039A" w14:textId="6F82EB54" w:rsidR="000B3418" w:rsidRPr="00BB7730" w:rsidDel="00153539" w:rsidRDefault="000B3418" w:rsidP="000B3418">
            <w:pPr>
              <w:rPr>
                <w:ins w:id="10683" w:author="Xuning Wei12232" w:date="2026-07-27T17:22:00Z"/>
                <w:del w:id="10684" w:author="He Han" w:date="2026-10-22T22:09:00Z"/>
                <w:rFonts w:ascii="Times New Roman" w:hAnsi="Times New Roman" w:cs="Times New Roman"/>
                <w:color w:val="auto"/>
                <w:sz w:val="18"/>
                <w:szCs w:val="18"/>
                <w:shd w:val="clear" w:color="auto" w:fill="FFFFFF"/>
              </w:rPr>
            </w:pPr>
            <w:ins w:id="10685" w:author="Xuning Wei12232" w:date="2026-07-27T17:22:00Z">
              <w:del w:id="10686"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6667E922" w14:textId="0C8ADF2B" w:rsidR="000B3418" w:rsidRPr="00BB7730" w:rsidDel="00153539" w:rsidRDefault="000B3418" w:rsidP="000B3418">
            <w:pPr>
              <w:rPr>
                <w:ins w:id="10687" w:author="Xuning Wei12232" w:date="2026-07-27T17:22:00Z"/>
                <w:del w:id="10688" w:author="He Han" w:date="2026-10-22T22:09:00Z"/>
                <w:rFonts w:ascii="Times New Roman" w:hAnsi="Times New Roman" w:cs="Times New Roman"/>
                <w:color w:val="auto"/>
                <w:sz w:val="18"/>
                <w:szCs w:val="18"/>
                <w:shd w:val="clear" w:color="auto" w:fill="FFFFFF"/>
              </w:rPr>
            </w:pPr>
            <w:ins w:id="10689" w:author="Xuning Wei12232" w:date="2026-07-27T17:22:00Z">
              <w:del w:id="10690"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3B67B46A" w14:textId="47564EF1" w:rsidR="000B3418" w:rsidRPr="00BB7730" w:rsidDel="00153539" w:rsidRDefault="000B3418" w:rsidP="000B3418">
            <w:pPr>
              <w:rPr>
                <w:ins w:id="10691" w:author="Xuning Wei12232" w:date="2026-07-27T17:22:00Z"/>
                <w:del w:id="10692" w:author="He Han" w:date="2026-10-22T22:09:00Z"/>
                <w:rFonts w:ascii="Times New Roman" w:hAnsi="Times New Roman" w:cs="Times New Roman"/>
                <w:color w:val="FF0000"/>
                <w:sz w:val="18"/>
                <w:szCs w:val="18"/>
                <w:shd w:val="clear" w:color="auto" w:fill="FFFFFF"/>
                <w:rPrChange w:id="10693" w:author="Johan Granander" w:date="2026-07-28T15:07:00Z">
                  <w:rPr>
                    <w:ins w:id="10694" w:author="Xuning Wei12232" w:date="2026-07-27T17:22:00Z"/>
                    <w:del w:id="10695" w:author="He Han" w:date="2026-10-22T22:09:00Z"/>
                    <w:rFonts w:ascii="Times New Roman" w:hAnsi="Times New Roman" w:cs="Times New Roman"/>
                    <w:color w:val="FF0000"/>
                    <w:sz w:val="18"/>
                    <w:szCs w:val="18"/>
                    <w:shd w:val="clear" w:color="auto" w:fill="FFFFFF"/>
                    <w:lang w:val="sv-SE"/>
                  </w:rPr>
                </w:rPrChange>
              </w:rPr>
            </w:pPr>
            <w:ins w:id="10696" w:author="Xuning Wei12232" w:date="2026-07-27T17:22:00Z">
              <w:del w:id="10697" w:author="He Han" w:date="2026-10-22T22:09:00Z">
                <w:r w:rsidRPr="00BB7730" w:rsidDel="00153539">
                  <w:rPr>
                    <w:rFonts w:ascii="Times New Roman" w:hAnsi="Times New Roman" w:cs="Times New Roman"/>
                    <w:color w:val="FF0000"/>
                    <w:sz w:val="18"/>
                    <w:szCs w:val="18"/>
                    <w:shd w:val="clear" w:color="auto" w:fill="FFFFFF"/>
                    <w:rPrChange w:id="10698" w:author="Johan Granander" w:date="2026-07-28T15:07: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1481120A" w14:textId="551F5841" w:rsidR="000B3418" w:rsidRPr="00BB7730" w:rsidDel="00153539" w:rsidRDefault="000B3418" w:rsidP="000B3418">
            <w:pPr>
              <w:rPr>
                <w:ins w:id="10699" w:author="Xuning Wei12232" w:date="2026-07-27T17:22:00Z"/>
                <w:del w:id="10700" w:author="He Han" w:date="2026-10-22T22:09:00Z"/>
                <w:rFonts w:ascii="Times New Roman" w:hAnsi="Times New Roman" w:cs="Times New Roman"/>
                <w:color w:val="auto"/>
                <w:sz w:val="18"/>
                <w:szCs w:val="18"/>
                <w:shd w:val="clear" w:color="auto" w:fill="FFFFFF"/>
                <w:rPrChange w:id="10701" w:author="Johan Granander" w:date="2026-07-28T15:07:00Z">
                  <w:rPr>
                    <w:ins w:id="10702" w:author="Xuning Wei12232" w:date="2026-07-27T17:22:00Z"/>
                    <w:del w:id="10703" w:author="He Han" w:date="2026-10-22T22:09:00Z"/>
                    <w:rFonts w:ascii="Times New Roman" w:hAnsi="Times New Roman" w:cs="Times New Roman"/>
                    <w:color w:val="auto"/>
                    <w:sz w:val="18"/>
                    <w:szCs w:val="18"/>
                    <w:shd w:val="clear" w:color="auto" w:fill="FFFFFF"/>
                    <w:lang w:val="sv-SE"/>
                  </w:rPr>
                </w:rPrChange>
              </w:rPr>
            </w:pPr>
            <w:ins w:id="10704" w:author="Xuning Wei12232" w:date="2026-07-27T17:22:00Z">
              <w:del w:id="10705" w:author="He Han" w:date="2026-10-22T22:09:00Z">
                <w:r w:rsidRPr="00BB7730" w:rsidDel="00153539">
                  <w:rPr>
                    <w:rFonts w:ascii="Times New Roman" w:hAnsi="Times New Roman" w:cs="Times New Roman"/>
                    <w:color w:val="auto"/>
                    <w:sz w:val="18"/>
                    <w:szCs w:val="18"/>
                    <w:shd w:val="clear" w:color="auto" w:fill="FFFFFF"/>
                    <w:rPrChange w:id="10706" w:author="Johan Granander" w:date="2026-07-28T15:07:00Z">
                      <w:rPr>
                        <w:rFonts w:ascii="Times New Roman" w:hAnsi="Times New Roman" w:cs="Times New Roman"/>
                        <w:color w:val="auto"/>
                        <w:sz w:val="18"/>
                        <w:szCs w:val="18"/>
                        <w:shd w:val="clear" w:color="auto" w:fill="FFFFFF"/>
                        <w:lang w:val="sv-SE"/>
                      </w:rPr>
                    </w:rPrChange>
                  </w:rPr>
                  <w:delText>Mass flow meter: SS</w:delText>
                </w:r>
              </w:del>
            </w:ins>
          </w:p>
          <w:p w14:paraId="369DC0B5" w14:textId="369FB5EB" w:rsidR="000B3418" w:rsidRPr="00BB7730" w:rsidDel="00153539" w:rsidRDefault="000B3418" w:rsidP="000B3418">
            <w:pPr>
              <w:rPr>
                <w:ins w:id="10707" w:author="Xuning Wei12232" w:date="2026-07-27T17:22:00Z"/>
                <w:del w:id="10708" w:author="He Han" w:date="2026-10-22T22:09:00Z"/>
                <w:rFonts w:ascii="Times New Roman" w:hAnsi="Times New Roman" w:cs="Times New Roman"/>
                <w:b/>
                <w:color w:val="auto"/>
                <w:sz w:val="18"/>
                <w:szCs w:val="18"/>
                <w:shd w:val="clear" w:color="auto" w:fill="FFFFFF"/>
              </w:rPr>
            </w:pPr>
            <w:ins w:id="10709" w:author="Xuning Wei12232" w:date="2026-07-27T17:22:00Z">
              <w:del w:id="10710"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10711" w:author="He Han" w:date="2026-10-12T14:32:00Z">
                <w:r w:rsidRPr="00BB7730" w:rsidDel="006379C0">
                  <w:rPr>
                    <w:rFonts w:ascii="Times New Roman" w:hAnsi="Times New Roman" w:cs="Times New Roman"/>
                    <w:color w:val="auto"/>
                    <w:sz w:val="18"/>
                    <w:szCs w:val="18"/>
                    <w:shd w:val="clear" w:color="auto" w:fill="FFFFFF"/>
                  </w:rPr>
                  <w:delText>304 &amp; 316L</w:delText>
                </w:r>
              </w:del>
            </w:ins>
          </w:p>
          <w:p w14:paraId="5CF6A6A2" w14:textId="3B90A4AA" w:rsidR="000B3418" w:rsidRPr="00BB7730" w:rsidDel="00153539" w:rsidRDefault="000B3418" w:rsidP="000B3418">
            <w:pPr>
              <w:rPr>
                <w:ins w:id="10712" w:author="Xuning Wei12232" w:date="2026-07-27T17:22:00Z"/>
                <w:del w:id="10713" w:author="He Han" w:date="2026-10-22T22:09:00Z"/>
                <w:rFonts w:ascii="Times New Roman" w:eastAsiaTheme="minorEastAsia" w:hAnsi="Times New Roman" w:cs="Times New Roman"/>
                <w:color w:val="auto"/>
                <w:sz w:val="18"/>
                <w:szCs w:val="18"/>
                <w:shd w:val="clear" w:color="auto" w:fill="FFFFFF"/>
                <w:lang w:eastAsia="zh-CN"/>
              </w:rPr>
            </w:pPr>
            <w:ins w:id="10714" w:author="Xuning Wei12232" w:date="2026-07-27T17:22:00Z">
              <w:del w:id="10715"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7D638E9B" w14:textId="3709D085" w:rsidR="000B3418" w:rsidRPr="00BB7730" w:rsidDel="00153539" w:rsidRDefault="000B3418" w:rsidP="000B3418">
            <w:pPr>
              <w:rPr>
                <w:ins w:id="10716" w:author="Xuning Wei12232" w:date="2026-07-27T17:22:00Z"/>
                <w:del w:id="10717" w:author="He Han" w:date="2026-10-22T22:09:00Z"/>
                <w:rFonts w:ascii="Times New Roman" w:hAnsi="Times New Roman" w:cs="Times New Roman"/>
                <w:color w:val="auto"/>
                <w:sz w:val="18"/>
                <w:szCs w:val="18"/>
                <w:shd w:val="clear" w:color="auto" w:fill="FFFFFF"/>
              </w:rPr>
            </w:pPr>
            <w:ins w:id="10718" w:author="Xuning Wei12232" w:date="2026-07-27T17:22:00Z">
              <w:del w:id="10719"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26E2F711" w14:textId="02584009" w:rsidR="00992711" w:rsidRPr="00BB7730" w:rsidDel="00153539" w:rsidRDefault="000B3418" w:rsidP="000B3418">
            <w:pPr>
              <w:jc w:val="both"/>
              <w:rPr>
                <w:del w:id="10720" w:author="He Han" w:date="2026-10-22T22:09:00Z"/>
                <w:rFonts w:ascii="Times New Roman" w:hAnsi="Times New Roman" w:cs="Times New Roman"/>
                <w:color w:val="auto"/>
                <w:sz w:val="18"/>
                <w:szCs w:val="18"/>
                <w:shd w:val="clear" w:color="auto" w:fill="FFFFFF"/>
              </w:rPr>
            </w:pPr>
            <w:ins w:id="10721" w:author="Xuning Wei12232" w:date="2026-07-27T17:22:00Z">
              <w:del w:id="10722" w:author="He Han" w:date="2026-10-22T22:09:00Z">
                <w:r w:rsidRPr="00BB7730" w:rsidDel="00153539">
                  <w:rPr>
                    <w:rFonts w:ascii="Times New Roman" w:hAnsi="Times New Roman" w:cs="Times New Roman"/>
                    <w:color w:val="0000FF"/>
                    <w:sz w:val="18"/>
                    <w:szCs w:val="18"/>
                  </w:rPr>
                  <w:delText xml:space="preserve">Mechanical seal: </w:delText>
                </w:r>
              </w:del>
              <w:del w:id="10723" w:author="He Han" w:date="2026-10-12T14:33:00Z">
                <w:r w:rsidRPr="00BB7730" w:rsidDel="006379C0">
                  <w:rPr>
                    <w:rFonts w:ascii="Times New Roman" w:hAnsi="Times New Roman" w:cs="Times New Roman"/>
                    <w:color w:val="0000FF"/>
                    <w:sz w:val="18"/>
                    <w:szCs w:val="18"/>
                    <w:shd w:val="clear" w:color="auto" w:fill="FFFFFF"/>
                  </w:rPr>
                  <w:delText>304SS</w:delText>
                </w:r>
              </w:del>
              <w:del w:id="10724"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0725" w:author="He Han" w:date="2026-10-19T16:39:00Z">
                <w:r w:rsidRPr="00BB7730" w:rsidDel="00467D71">
                  <w:rPr>
                    <w:rFonts w:ascii="Times New Roman" w:hAnsi="Times New Roman" w:cs="Times New Roman"/>
                    <w:color w:val="0000FF"/>
                    <w:sz w:val="18"/>
                    <w:szCs w:val="18"/>
                    <w:shd w:val="clear" w:color="auto" w:fill="FFFFFF"/>
                  </w:rPr>
                  <w:delText>CSPE</w:delText>
                </w:r>
              </w:del>
            </w:ins>
            <w:del w:id="10726" w:author="He Han" w:date="2026-10-22T22:09:00Z">
              <w:r w:rsidR="00992711" w:rsidRPr="00BB7730" w:rsidDel="00153539">
                <w:rPr>
                  <w:rFonts w:ascii="Times New Roman" w:hAnsi="Times New Roman" w:cs="Times New Roman"/>
                  <w:color w:val="auto"/>
                  <w:sz w:val="18"/>
                  <w:szCs w:val="18"/>
                  <w:shd w:val="clear" w:color="auto" w:fill="FFFFFF"/>
                </w:rPr>
                <w:delText>Transfer pump material:SS</w:delText>
              </w:r>
            </w:del>
            <w:ins w:id="10727" w:author="Johan Granander" w:date="2026-05-04T11:54:00Z">
              <w:del w:id="10728" w:author="He Han" w:date="2026-10-22T22:09:00Z">
                <w:r w:rsidR="00570E05" w:rsidRPr="00BB7730" w:rsidDel="00153539">
                  <w:rPr>
                    <w:rFonts w:ascii="Times New Roman" w:hAnsi="Times New Roman" w:cs="Times New Roman"/>
                    <w:color w:val="auto"/>
                    <w:sz w:val="18"/>
                    <w:szCs w:val="18"/>
                    <w:shd w:val="clear" w:color="auto" w:fill="FFFFFF"/>
                  </w:rPr>
                  <w:delText>material: SS</w:delText>
                </w:r>
              </w:del>
            </w:ins>
            <w:del w:id="10729" w:author="He Han" w:date="2026-10-22T22:09:00Z">
              <w:r w:rsidR="00992711" w:rsidRPr="00BB7730" w:rsidDel="00153539">
                <w:rPr>
                  <w:rFonts w:ascii="Times New Roman" w:hAnsi="Times New Roman" w:cs="Times New Roman"/>
                  <w:color w:val="auto"/>
                  <w:sz w:val="18"/>
                  <w:szCs w:val="18"/>
                  <w:shd w:val="clear" w:color="auto" w:fill="FFFFFF"/>
                </w:rPr>
                <w:delText>316+PTFE</w:delText>
              </w:r>
            </w:del>
          </w:p>
          <w:p w14:paraId="6C2D207D" w14:textId="0E9D4D93" w:rsidR="00992711" w:rsidRPr="00BB7730" w:rsidDel="00153539" w:rsidRDefault="00992711" w:rsidP="0030647B">
            <w:pPr>
              <w:jc w:val="both"/>
              <w:rPr>
                <w:del w:id="10730" w:author="He Han" w:date="2026-10-22T22:09:00Z"/>
                <w:rFonts w:ascii="Times New Roman" w:eastAsia="仿宋_GB2312" w:hAnsi="Times New Roman" w:cs="Times New Roman"/>
                <w:color w:val="auto"/>
                <w:sz w:val="18"/>
                <w:szCs w:val="18"/>
              </w:rPr>
            </w:pPr>
            <w:del w:id="10731" w:author="He Han" w:date="2026-10-22T22:09:00Z">
              <w:r w:rsidRPr="00BB7730" w:rsidDel="00153539">
                <w:rPr>
                  <w:rFonts w:ascii="Times New Roman" w:eastAsia="仿宋_GB2312" w:hAnsi="Times New Roman" w:cs="Times New Roman"/>
                  <w:color w:val="auto"/>
                  <w:sz w:val="18"/>
                  <w:szCs w:val="18"/>
                </w:rPr>
                <w:delText>Charging line: SS</w:delText>
              </w:r>
            </w:del>
          </w:p>
          <w:p w14:paraId="1A444908" w14:textId="2B8675A4" w:rsidR="00992711" w:rsidRPr="00BB7730" w:rsidDel="00153539" w:rsidRDefault="00992711" w:rsidP="0030647B">
            <w:pPr>
              <w:jc w:val="both"/>
              <w:rPr>
                <w:del w:id="10732" w:author="He Han" w:date="2026-10-22T22:09:00Z"/>
                <w:rFonts w:ascii="Times New Roman" w:eastAsia="仿宋_GB2312" w:hAnsi="Times New Roman" w:cs="Times New Roman"/>
                <w:color w:val="auto"/>
                <w:sz w:val="18"/>
                <w:szCs w:val="18"/>
                <w:lang w:val="en-IE"/>
                <w:rPrChange w:id="10733" w:author="Johan Granander" w:date="2026-07-28T15:07:00Z">
                  <w:rPr>
                    <w:del w:id="10734" w:author="He Han" w:date="2026-10-22T22:09:00Z"/>
                    <w:rFonts w:ascii="Times New Roman" w:eastAsia="仿宋_GB2312" w:hAnsi="Times New Roman" w:cs="Times New Roman"/>
                    <w:color w:val="auto"/>
                    <w:sz w:val="18"/>
                    <w:szCs w:val="18"/>
                  </w:rPr>
                </w:rPrChange>
              </w:rPr>
            </w:pPr>
            <w:del w:id="10735" w:author="He Han" w:date="2026-10-22T22:09:00Z">
              <w:r w:rsidRPr="00BB7730" w:rsidDel="00153539">
                <w:rPr>
                  <w:rFonts w:ascii="Times New Roman" w:hAnsi="Times New Roman" w:cs="Times New Roman"/>
                  <w:color w:val="auto"/>
                  <w:sz w:val="18"/>
                  <w:szCs w:val="18"/>
                  <w:shd w:val="clear" w:color="auto" w:fill="FFFFFF"/>
                  <w:lang w:val="en-IE"/>
                  <w:rPrChange w:id="10736" w:author="Johan Granander" w:date="2026-07-28T15:07: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10737" w:author="Johan Granander" w:date="2026-07-28T15:07:00Z">
                    <w:rPr>
                      <w:rFonts w:ascii="Times New Roman" w:eastAsia="仿宋_GB2312" w:hAnsi="Times New Roman" w:cs="Times New Roman"/>
                      <w:color w:val="auto"/>
                      <w:sz w:val="18"/>
                      <w:szCs w:val="18"/>
                    </w:rPr>
                  </w:rPrChange>
                </w:rPr>
                <w:delText xml:space="preserve">PTFE </w:delText>
              </w:r>
            </w:del>
          </w:p>
          <w:p w14:paraId="48B287DB" w14:textId="605BDDDB" w:rsidR="00992711" w:rsidRPr="00BB7730" w:rsidDel="00153539" w:rsidRDefault="00992711" w:rsidP="0030647B">
            <w:pPr>
              <w:jc w:val="both"/>
              <w:rPr>
                <w:del w:id="10738" w:author="He Han" w:date="2026-10-22T22:09:00Z"/>
                <w:rFonts w:ascii="Times New Roman" w:hAnsi="Times New Roman" w:cs="Times New Roman"/>
                <w:color w:val="auto"/>
                <w:sz w:val="18"/>
                <w:szCs w:val="18"/>
                <w:shd w:val="clear" w:color="auto" w:fill="FFFFFF"/>
                <w:lang w:val="en-IE"/>
                <w:rPrChange w:id="10739" w:author="Johan Granander" w:date="2026-07-28T15:07:00Z">
                  <w:rPr>
                    <w:del w:id="10740" w:author="He Han" w:date="2026-10-22T22:09:00Z"/>
                    <w:rFonts w:ascii="Times New Roman" w:hAnsi="Times New Roman" w:cs="Times New Roman"/>
                    <w:color w:val="auto"/>
                    <w:sz w:val="18"/>
                    <w:szCs w:val="18"/>
                    <w:shd w:val="clear" w:color="auto" w:fill="FFFFFF"/>
                  </w:rPr>
                </w:rPrChange>
              </w:rPr>
            </w:pPr>
            <w:del w:id="10741" w:author="He Han" w:date="2026-10-22T22:09:00Z">
              <w:r w:rsidRPr="00BB7730" w:rsidDel="00153539">
                <w:rPr>
                  <w:rFonts w:ascii="Times New Roman" w:hAnsi="Times New Roman" w:cs="Times New Roman"/>
                  <w:color w:val="auto"/>
                  <w:sz w:val="18"/>
                  <w:szCs w:val="18"/>
                  <w:shd w:val="clear" w:color="auto" w:fill="FFFFFF"/>
                  <w:lang w:val="en-IE"/>
                  <w:rPrChange w:id="10742" w:author="Johan Granander" w:date="2026-07-28T15:07:00Z">
                    <w:rPr>
                      <w:rFonts w:ascii="Times New Roman" w:hAnsi="Times New Roman" w:cs="Times New Roman"/>
                      <w:color w:val="auto"/>
                      <w:sz w:val="18"/>
                      <w:szCs w:val="18"/>
                      <w:shd w:val="clear" w:color="auto" w:fill="FFFFFF"/>
                    </w:rPr>
                  </w:rPrChange>
                </w:rPr>
                <w:delText>Sight glass: Glass</w:delText>
              </w:r>
            </w:del>
          </w:p>
          <w:p w14:paraId="0412AF22" w14:textId="2313540D" w:rsidR="00992711" w:rsidRPr="00BB7730" w:rsidDel="00153539" w:rsidRDefault="00992711" w:rsidP="0030647B">
            <w:pPr>
              <w:jc w:val="both"/>
              <w:rPr>
                <w:del w:id="10743" w:author="He Han" w:date="2026-10-22T22:09:00Z"/>
                <w:rFonts w:ascii="Times New Roman" w:eastAsia="仿宋_GB2312" w:hAnsi="Times New Roman" w:cs="Times New Roman"/>
                <w:color w:val="auto"/>
                <w:sz w:val="18"/>
                <w:szCs w:val="18"/>
                <w:lang w:val="en-IE"/>
                <w:rPrChange w:id="10744" w:author="Johan Granander" w:date="2026-07-28T15:07:00Z">
                  <w:rPr>
                    <w:del w:id="10745" w:author="He Han" w:date="2026-10-22T22:09:00Z"/>
                    <w:rFonts w:ascii="Times New Roman" w:eastAsia="仿宋_GB2312" w:hAnsi="Times New Roman" w:cs="Times New Roman"/>
                    <w:color w:val="auto"/>
                    <w:sz w:val="18"/>
                    <w:szCs w:val="18"/>
                  </w:rPr>
                </w:rPrChange>
              </w:rPr>
            </w:pPr>
            <w:del w:id="10746" w:author="He Han" w:date="2026-10-22T22:09:00Z">
              <w:r w:rsidRPr="00BB7730" w:rsidDel="00153539">
                <w:rPr>
                  <w:rFonts w:ascii="Times New Roman" w:hAnsi="Times New Roman" w:cs="Times New Roman"/>
                  <w:color w:val="auto"/>
                  <w:sz w:val="18"/>
                  <w:szCs w:val="18"/>
                  <w:shd w:val="clear" w:color="auto" w:fill="FFFFFF"/>
                  <w:lang w:val="en-IE"/>
                  <w:rPrChange w:id="10747" w:author="Johan Granander" w:date="2026-07-28T15:07: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10748" w:author="Johan Granander" w:date="2026-07-28T15:07:00Z">
                    <w:rPr>
                      <w:rFonts w:ascii="Times New Roman" w:eastAsia="仿宋_GB2312" w:hAnsi="Times New Roman" w:cs="Times New Roman"/>
                      <w:color w:val="auto"/>
                      <w:sz w:val="18"/>
                      <w:szCs w:val="18"/>
                    </w:rPr>
                  </w:rPrChange>
                </w:rPr>
                <w:delText xml:space="preserve"> 316L</w:delText>
              </w:r>
            </w:del>
          </w:p>
          <w:p w14:paraId="5DC7C9CB" w14:textId="5ADBCF5D" w:rsidR="00C65197" w:rsidRPr="00BB7730" w:rsidDel="00153539" w:rsidRDefault="00992711" w:rsidP="00C65197">
            <w:pPr>
              <w:jc w:val="both"/>
              <w:rPr>
                <w:del w:id="10749" w:author="He Han" w:date="2026-10-22T22:09:00Z"/>
                <w:rFonts w:ascii="Times New Roman" w:eastAsiaTheme="minorEastAsia" w:hAnsi="Times New Roman" w:cs="Times New Roman"/>
                <w:color w:val="auto"/>
                <w:sz w:val="18"/>
                <w:szCs w:val="18"/>
                <w:shd w:val="clear" w:color="auto" w:fill="FFFFFF"/>
                <w:lang w:eastAsia="zh-CN"/>
              </w:rPr>
            </w:pPr>
            <w:del w:id="10750"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00C65197" w:rsidRPr="00BB7730" w:rsidDel="00153539">
                <w:rPr>
                  <w:rFonts w:ascii="Times New Roman" w:hAnsi="Times New Roman" w:cs="Times New Roman"/>
                  <w:color w:val="auto"/>
                  <w:sz w:val="18"/>
                  <w:szCs w:val="18"/>
                  <w:shd w:val="clear" w:color="auto" w:fill="FFFFFF"/>
                </w:rPr>
                <w:br/>
              </w:r>
              <w:r w:rsidR="00C65197" w:rsidRPr="00BB7730" w:rsidDel="00153539">
                <w:rPr>
                  <w:rFonts w:ascii="Times New Roman" w:hAnsi="Times New Roman" w:cs="Times New Roman"/>
                  <w:color w:val="0000FF"/>
                  <w:sz w:val="18"/>
                  <w:szCs w:val="18"/>
                  <w:shd w:val="clear" w:color="auto" w:fill="FFFFFF"/>
                </w:rPr>
                <w:delText>Sieve plate: HC-22</w:delText>
              </w:r>
            </w:del>
          </w:p>
          <w:p w14:paraId="54955945" w14:textId="77D2F872" w:rsidR="00C65197" w:rsidRPr="00BB7730" w:rsidDel="00153539" w:rsidRDefault="00C65197" w:rsidP="00C65197">
            <w:pPr>
              <w:jc w:val="both"/>
              <w:rPr>
                <w:del w:id="10751" w:author="He Han" w:date="2026-10-22T22:09:00Z"/>
                <w:rFonts w:ascii="Times New Roman" w:hAnsi="Times New Roman" w:cs="Times New Roman"/>
                <w:color w:val="0000FF"/>
                <w:sz w:val="18"/>
                <w:szCs w:val="18"/>
                <w:shd w:val="clear" w:color="auto" w:fill="FFFFFF"/>
              </w:rPr>
            </w:pPr>
            <w:del w:id="10752" w:author="He Han" w:date="2026-10-22T22:09:00Z">
              <w:r w:rsidRPr="00BB7730" w:rsidDel="00153539">
                <w:rPr>
                  <w:rFonts w:ascii="Times New Roman" w:hAnsi="Times New Roman" w:cs="Times New Roman"/>
                  <w:color w:val="0000FF"/>
                  <w:sz w:val="18"/>
                  <w:szCs w:val="18"/>
                  <w:shd w:val="clear" w:color="auto" w:fill="FFFFFF"/>
                </w:rPr>
                <w:delText xml:space="preserve">Nitrogen distribution piping: </w:delText>
              </w:r>
              <w:r w:rsidR="006F51C6" w:rsidRPr="00BB7730" w:rsidDel="00153539">
                <w:rPr>
                  <w:rFonts w:ascii="Times New Roman" w:hAnsi="Times New Roman" w:cs="Times New Roman"/>
                  <w:color w:val="0000FF"/>
                  <w:sz w:val="18"/>
                  <w:szCs w:val="18"/>
                  <w:shd w:val="clear" w:color="auto" w:fill="FFFFFF"/>
                </w:rPr>
                <w:delText>C-276</w:delText>
              </w:r>
            </w:del>
          </w:p>
          <w:p w14:paraId="249AF191" w14:textId="73923149" w:rsidR="00992711" w:rsidRPr="00BB7730" w:rsidDel="00153539" w:rsidRDefault="00992711" w:rsidP="0030647B">
            <w:pPr>
              <w:jc w:val="both"/>
              <w:rPr>
                <w:del w:id="10753" w:author="He Han" w:date="2026-10-22T22:09:00Z"/>
                <w:rFonts w:ascii="Times New Roman" w:hAnsi="Times New Roman" w:cs="Times New Roman"/>
                <w:color w:val="auto"/>
                <w:sz w:val="18"/>
                <w:szCs w:val="18"/>
                <w:shd w:val="clear" w:color="auto" w:fill="FFFFFF"/>
              </w:rPr>
            </w:pPr>
            <w:del w:id="10754" w:author="He Han" w:date="2026-10-22T22:09:00Z">
              <w:r w:rsidRPr="00BB7730" w:rsidDel="00153539">
                <w:rPr>
                  <w:rFonts w:ascii="Times New Roman" w:hAnsi="Times New Roman" w:cs="Times New Roman"/>
                  <w:color w:val="auto"/>
                  <w:sz w:val="18"/>
                  <w:szCs w:val="18"/>
                  <w:shd w:val="clear" w:color="auto" w:fill="FFFFFF"/>
                </w:rPr>
                <w:delText xml:space="preserve">Sampling pipeline: SS </w:delText>
              </w:r>
            </w:del>
          </w:p>
          <w:p w14:paraId="2E862E95" w14:textId="4A79BD46" w:rsidR="00992711" w:rsidRPr="00BB7730" w:rsidRDefault="00992711" w:rsidP="0030647B">
            <w:pPr>
              <w:jc w:val="both"/>
              <w:rPr>
                <w:rFonts w:ascii="Times New Roman" w:hAnsi="Times New Roman" w:cs="Times New Roman"/>
                <w:color w:val="auto"/>
                <w:sz w:val="18"/>
                <w:szCs w:val="18"/>
                <w:shd w:val="clear" w:color="auto" w:fill="FFFFFF"/>
              </w:rPr>
            </w:pPr>
            <w:del w:id="10755"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10756" w:author="Xuning Wei12232" w:date="2026-07-27T18:11:00Z">
              <w:tcPr>
                <w:tcW w:w="388" w:type="pct"/>
                <w:gridSpan w:val="4"/>
                <w:vMerge w:val="restart"/>
                <w:shd w:val="clear" w:color="auto" w:fill="FFFFFF" w:themeFill="background1"/>
                <w:vAlign w:val="center"/>
              </w:tcPr>
            </w:tcPrChange>
          </w:tcPr>
          <w:p w14:paraId="6CB5DA3A" w14:textId="07CCA72F" w:rsidR="00992711" w:rsidRPr="00BB7730" w:rsidRDefault="00992711" w:rsidP="0030647B">
            <w:pPr>
              <w:spacing w:line="240" w:lineRule="exact"/>
              <w:jc w:val="both"/>
              <w:rPr>
                <w:rFonts w:ascii="Times New Roman" w:eastAsia="仿宋_GB2312" w:hAnsi="Times New Roman" w:cs="Times New Roman"/>
                <w:color w:val="auto"/>
                <w:sz w:val="18"/>
                <w:szCs w:val="18"/>
                <w:lang w:eastAsia="zh-CN" w:bidi="ar"/>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10757" w:author="Xuning Wei12232" w:date="2026-07-27T18:11:00Z">
              <w:tcPr>
                <w:tcW w:w="354" w:type="pct"/>
                <w:gridSpan w:val="3"/>
                <w:vMerge w:val="restart"/>
                <w:shd w:val="clear" w:color="auto" w:fill="FFFFFF" w:themeFill="background1"/>
                <w:vAlign w:val="center"/>
              </w:tcPr>
            </w:tcPrChange>
          </w:tcPr>
          <w:p w14:paraId="1781C395" w14:textId="51365F82" w:rsidR="00992711" w:rsidRPr="00BB7730" w:rsidRDefault="00992711" w:rsidP="0030647B">
            <w:pPr>
              <w:spacing w:line="240" w:lineRule="exact"/>
              <w:jc w:val="both"/>
              <w:rPr>
                <w:rFonts w:ascii="Times New Roman" w:eastAsia="仿宋_GB2312" w:hAnsi="Times New Roman" w:cs="Times New Roman"/>
                <w:color w:val="auto"/>
                <w:sz w:val="18"/>
                <w:szCs w:val="18"/>
                <w:lang w:eastAsia="zh-CN" w:bidi="ar"/>
              </w:rPr>
            </w:pPr>
            <w:r w:rsidRPr="00BB7730">
              <w:rPr>
                <w:rFonts w:ascii="Times New Roman" w:eastAsia="仿宋_GB2312" w:hAnsi="Times New Roman" w:cs="Times New Roman"/>
                <w:color w:val="auto"/>
                <w:sz w:val="18"/>
                <w:szCs w:val="18"/>
              </w:rPr>
              <w:t>No</w:t>
            </w:r>
          </w:p>
        </w:tc>
        <w:tc>
          <w:tcPr>
            <w:tcW w:w="289" w:type="pct"/>
            <w:vAlign w:val="center"/>
            <w:tcPrChange w:id="10758" w:author="Xuning Wei12232" w:date="2026-07-27T18:11:00Z">
              <w:tcPr>
                <w:tcW w:w="322" w:type="pct"/>
                <w:gridSpan w:val="3"/>
                <w:vAlign w:val="center"/>
              </w:tcPr>
            </w:tcPrChange>
          </w:tcPr>
          <w:p w14:paraId="5D62FA4E" w14:textId="77777777" w:rsidR="00992711" w:rsidRPr="00BB7730" w:rsidRDefault="003E162E" w:rsidP="0030647B">
            <w:pPr>
              <w:jc w:val="both"/>
              <w:rPr>
                <w:rFonts w:ascii="Times New Roman" w:eastAsia="仿宋_GB2312" w:hAnsi="Times New Roman" w:cs="Times New Roman"/>
                <w:b/>
                <w:color w:val="auto"/>
                <w:sz w:val="18"/>
                <w:szCs w:val="20"/>
                <w:lang w:eastAsia="zh-CN" w:bidi="ar"/>
              </w:rPr>
            </w:pPr>
            <w:sdt>
              <w:sdtPr>
                <w:rPr>
                  <w:rFonts w:ascii="Times New Roman" w:eastAsia="仿宋_GB2312" w:hAnsi="Times New Roman" w:cs="Times New Roman"/>
                  <w:color w:val="auto"/>
                  <w:sz w:val="18"/>
                  <w:szCs w:val="18"/>
                </w:rPr>
                <w:id w:val="-142742302"/>
                <w14:checkbox>
                  <w14:checked w14:val="1"/>
                  <w14:checkedState w14:val="2612" w14:font="MS Gothic"/>
                  <w14:uncheckedState w14:val="2610" w14:font="MS Gothic"/>
                </w14:checkbox>
              </w:sdtPr>
              <w:sdtEndPr/>
              <w:sdtContent>
                <w:r w:rsidR="00992711" w:rsidRPr="00BB7730">
                  <w:rPr>
                    <w:rFonts w:ascii="Segoe UI Symbol" w:eastAsia="仿宋_GB2312" w:hAnsi="Segoe UI Symbol" w:cs="Segoe UI Symbol"/>
                    <w:color w:val="auto"/>
                    <w:sz w:val="18"/>
                    <w:szCs w:val="18"/>
                  </w:rPr>
                  <w:t>☒</w:t>
                </w:r>
              </w:sdtContent>
            </w:sdt>
            <w:r w:rsidR="00992711" w:rsidRPr="00BB7730">
              <w:rPr>
                <w:rFonts w:ascii="Times New Roman" w:eastAsia="仿宋_GB2312" w:hAnsi="Times New Roman" w:cs="Times New Roman"/>
                <w:color w:val="auto"/>
                <w:sz w:val="18"/>
                <w:szCs w:val="18"/>
              </w:rPr>
              <w:t>Yes</w:t>
            </w:r>
          </w:p>
        </w:tc>
        <w:tc>
          <w:tcPr>
            <w:tcW w:w="638" w:type="pct"/>
            <w:vAlign w:val="center"/>
            <w:tcPrChange w:id="10759" w:author="Xuning Wei12232" w:date="2026-07-27T18:11:00Z">
              <w:tcPr>
                <w:tcW w:w="733" w:type="pct"/>
                <w:gridSpan w:val="3"/>
                <w:vAlign w:val="center"/>
              </w:tcPr>
            </w:tcPrChange>
          </w:tcPr>
          <w:p w14:paraId="687BB515" w14:textId="66EE41E6" w:rsidR="00992711" w:rsidRPr="00BB7730" w:rsidRDefault="003E162E" w:rsidP="0030647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color w:val="auto"/>
                  <w:sz w:val="18"/>
                  <w:szCs w:val="18"/>
                </w:rPr>
                <w:id w:val="199210925"/>
                <w14:checkbox>
                  <w14:checked w14:val="0"/>
                  <w14:checkedState w14:val="2612" w14:font="MS Gothic"/>
                  <w14:uncheckedState w14:val="2610" w14:font="MS Gothic"/>
                </w14:checkbox>
              </w:sdtPr>
              <w:sdtEndPr/>
              <w:sdtContent>
                <w:r w:rsidR="00992711" w:rsidRPr="00BB7730">
                  <w:rPr>
                    <w:rFonts w:ascii="Segoe UI Symbol" w:eastAsia="仿宋_GB2312" w:hAnsi="Segoe UI Symbol" w:cs="Segoe UI Symbol"/>
                    <w:color w:val="auto"/>
                    <w:sz w:val="18"/>
                    <w:szCs w:val="18"/>
                  </w:rPr>
                  <w:t>☐</w:t>
                </w:r>
              </w:sdtContent>
            </w:sdt>
            <w:r w:rsidR="00992711" w:rsidRPr="00BB7730">
              <w:rPr>
                <w:rFonts w:ascii="Times New Roman" w:eastAsia="仿宋_GB2312" w:hAnsi="Times New Roman" w:cs="Times New Roman"/>
                <w:color w:val="auto"/>
                <w:sz w:val="18"/>
                <w:szCs w:val="18"/>
              </w:rPr>
              <w:t xml:space="preserve"> No</w:t>
            </w:r>
          </w:p>
        </w:tc>
        <w:tc>
          <w:tcPr>
            <w:tcW w:w="792" w:type="pct"/>
            <w:vMerge w:val="restart"/>
            <w:vAlign w:val="center"/>
            <w:tcPrChange w:id="10760" w:author="Xuning Wei12232" w:date="2026-07-27T18:11:00Z">
              <w:tcPr>
                <w:tcW w:w="654" w:type="pct"/>
                <w:vMerge w:val="restart"/>
                <w:vAlign w:val="center"/>
              </w:tcPr>
            </w:tcPrChange>
          </w:tcPr>
          <w:p w14:paraId="45031554" w14:textId="5FF3B8FA" w:rsidR="00992711"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417540421"/>
                <w14:checkbox>
                  <w14:checked w14:val="0"/>
                  <w14:checkedState w14:val="2612" w14:font="MS Gothic"/>
                  <w14:uncheckedState w14:val="2610" w14:font="MS Gothic"/>
                </w14:checkbox>
              </w:sdtPr>
              <w:sdtEndPr/>
              <w:sdtContent>
                <w:r w:rsidR="007735F9" w:rsidRPr="00BB7730">
                  <w:rPr>
                    <w:rFonts w:ascii="Segoe UI Symbol" w:eastAsia="MS Gothic" w:hAnsi="Segoe UI Symbol" w:cs="Segoe UI Symbol"/>
                    <w:b/>
                    <w:color w:val="auto"/>
                    <w:sz w:val="18"/>
                    <w:szCs w:val="18"/>
                  </w:rPr>
                  <w:t>☐</w:t>
                </w:r>
              </w:sdtContent>
            </w:sdt>
            <w:r w:rsidR="00992711" w:rsidRPr="00BB7730">
              <w:rPr>
                <w:rFonts w:ascii="Times New Roman" w:eastAsia="仿宋_GB2312" w:hAnsi="Times New Roman" w:cs="Times New Roman"/>
                <w:color w:val="auto"/>
                <w:kern w:val="0"/>
                <w:sz w:val="18"/>
                <w:szCs w:val="18"/>
              </w:rPr>
              <w:t xml:space="preserve"> </w:t>
            </w:r>
            <w:r w:rsidR="00992711" w:rsidRPr="00BB7730">
              <w:rPr>
                <w:rFonts w:ascii="Times New Roman" w:eastAsia="仿宋_GB2312" w:hAnsi="Times New Roman" w:cs="Times New Roman"/>
                <w:color w:val="auto"/>
                <w:kern w:val="0"/>
                <w:sz w:val="18"/>
                <w:szCs w:val="18"/>
                <w:lang w:eastAsia="zh-CN"/>
              </w:rPr>
              <w:t>Asymchem R&amp;D Lab:</w:t>
            </w:r>
            <w:r w:rsidR="00992711" w:rsidRPr="00BB7730">
              <w:rPr>
                <w:rFonts w:ascii="Times New Roman" w:eastAsia="仿宋_GB2312" w:hAnsi="Times New Roman" w:cs="Times New Roman"/>
                <w:color w:val="auto"/>
                <w:kern w:val="0"/>
                <w:sz w:val="18"/>
                <w:szCs w:val="18"/>
                <w:u w:val="single"/>
                <w:lang w:eastAsia="zh-CN"/>
              </w:rPr>
              <w:t xml:space="preserve"> N/A </w:t>
            </w:r>
          </w:p>
          <w:p w14:paraId="225617F3" w14:textId="7106A12F" w:rsidR="00992711"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97151011"/>
                <w14:checkbox>
                  <w14:checked w14:val="1"/>
                  <w14:checkedState w14:val="2612" w14:font="MS Gothic"/>
                  <w14:uncheckedState w14:val="2610" w14:font="MS Gothic"/>
                </w14:checkbox>
              </w:sdtPr>
              <w:sdtEndPr/>
              <w:sdtContent>
                <w:r w:rsidR="00992711" w:rsidRPr="00BB7730">
                  <w:rPr>
                    <w:rFonts w:ascii="Segoe UI Symbol" w:eastAsia="MS Gothic" w:hAnsi="Segoe UI Symbol" w:cs="Segoe UI Symbol"/>
                    <w:b/>
                    <w:color w:val="auto"/>
                    <w:sz w:val="18"/>
                    <w:szCs w:val="18"/>
                  </w:rPr>
                  <w:t>☒</w:t>
                </w:r>
              </w:sdtContent>
            </w:sdt>
            <w:r w:rsidR="00992711" w:rsidRPr="00BB7730">
              <w:rPr>
                <w:rFonts w:ascii="Times New Roman" w:eastAsia="仿宋_GB2312" w:hAnsi="Times New Roman" w:cs="Times New Roman"/>
                <w:color w:val="auto"/>
                <w:kern w:val="0"/>
                <w:sz w:val="18"/>
                <w:szCs w:val="18"/>
              </w:rPr>
              <w:t xml:space="preserve"> </w:t>
            </w:r>
            <w:r w:rsidR="00992711" w:rsidRPr="00BB7730">
              <w:rPr>
                <w:rFonts w:ascii="Times New Roman" w:eastAsia="仿宋_GB2312" w:hAnsi="Times New Roman" w:cs="Times New Roman"/>
                <w:color w:val="auto"/>
                <w:kern w:val="0"/>
                <w:sz w:val="18"/>
                <w:szCs w:val="18"/>
                <w:lang w:eastAsia="zh-CN"/>
              </w:rPr>
              <w:t>Asymchem Production data, Lot Number:</w:t>
            </w:r>
            <w:r w:rsidR="00992711" w:rsidRPr="00BB7730">
              <w:rPr>
                <w:rFonts w:ascii="Times New Roman" w:eastAsia="仿宋_GB2312" w:hAnsi="Times New Roman" w:cs="Times New Roman"/>
                <w:color w:val="auto"/>
                <w:kern w:val="0"/>
                <w:sz w:val="18"/>
                <w:szCs w:val="18"/>
                <w:u w:val="single"/>
                <w:lang w:eastAsia="zh-CN"/>
              </w:rPr>
              <w:t xml:space="preserve">   </w:t>
            </w:r>
            <w:del w:id="10761" w:author="Xuning Wei12232" w:date="2026-07-27T17:56:00Z">
              <w:r w:rsidR="00992711" w:rsidRPr="00BB7730" w:rsidDel="00F338FC">
                <w:rPr>
                  <w:rFonts w:ascii="Times New Roman" w:eastAsia="仿宋_GB2312" w:hAnsi="Times New Roman" w:cs="Times New Roman"/>
                  <w:color w:val="auto"/>
                  <w:kern w:val="0"/>
                  <w:sz w:val="18"/>
                  <w:szCs w:val="18"/>
                  <w:u w:val="single"/>
                  <w:lang w:eastAsia="zh-CN"/>
                </w:rPr>
                <w:delText>CPo140020-02-01-02</w:delText>
              </w:r>
            </w:del>
            <w:ins w:id="10762"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r w:rsidR="00992711" w:rsidRPr="00BB7730">
              <w:rPr>
                <w:rFonts w:ascii="Times New Roman" w:eastAsia="仿宋_GB2312" w:hAnsi="Times New Roman" w:cs="Times New Roman"/>
                <w:color w:val="auto"/>
                <w:kern w:val="0"/>
                <w:sz w:val="18"/>
                <w:szCs w:val="18"/>
                <w:u w:val="single"/>
                <w:lang w:eastAsia="zh-CN"/>
              </w:rPr>
              <w:t xml:space="preserve">    </w:t>
            </w:r>
          </w:p>
          <w:p w14:paraId="5BE19659" w14:textId="77777777" w:rsidR="00992711"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76396344"/>
                <w14:checkbox>
                  <w14:checked w14:val="0"/>
                  <w14:checkedState w14:val="2612" w14:font="MS Gothic"/>
                  <w14:uncheckedState w14:val="2610" w14:font="MS Gothic"/>
                </w14:checkbox>
              </w:sdtPr>
              <w:sdtEndPr/>
              <w:sdtContent>
                <w:r w:rsidR="00992711" w:rsidRPr="00BB7730">
                  <w:rPr>
                    <w:rFonts w:ascii="Segoe UI Symbol" w:eastAsia="仿宋_GB2312" w:hAnsi="Segoe UI Symbol" w:cs="Segoe UI Symbol"/>
                    <w:b/>
                    <w:color w:val="auto"/>
                    <w:sz w:val="18"/>
                    <w:szCs w:val="18"/>
                  </w:rPr>
                  <w:t>☐</w:t>
                </w:r>
              </w:sdtContent>
            </w:sdt>
            <w:r w:rsidR="00992711" w:rsidRPr="00BB7730">
              <w:rPr>
                <w:rFonts w:ascii="Times New Roman" w:eastAsia="仿宋_GB2312" w:hAnsi="Times New Roman" w:cs="Times New Roman"/>
                <w:color w:val="auto"/>
                <w:kern w:val="0"/>
                <w:sz w:val="18"/>
                <w:szCs w:val="18"/>
              </w:rPr>
              <w:t xml:space="preserve"> </w:t>
            </w:r>
            <w:r w:rsidR="00992711" w:rsidRPr="00BB7730">
              <w:rPr>
                <w:rFonts w:ascii="Times New Roman" w:eastAsia="仿宋_GB2312" w:hAnsi="Times New Roman" w:cs="Times New Roman"/>
                <w:color w:val="auto"/>
                <w:kern w:val="0"/>
                <w:sz w:val="18"/>
                <w:szCs w:val="18"/>
                <w:lang w:eastAsia="zh-CN"/>
              </w:rPr>
              <w:t>Supplier data:</w:t>
            </w:r>
            <w:r w:rsidR="00992711" w:rsidRPr="00BB7730">
              <w:rPr>
                <w:rFonts w:ascii="Times New Roman" w:eastAsia="仿宋_GB2312" w:hAnsi="Times New Roman" w:cs="Times New Roman"/>
                <w:color w:val="auto"/>
                <w:kern w:val="0"/>
                <w:sz w:val="18"/>
                <w:szCs w:val="18"/>
                <w:u w:val="single"/>
                <w:lang w:eastAsia="zh-CN"/>
              </w:rPr>
              <w:t xml:space="preserve"> N/A</w:t>
            </w:r>
            <w:r w:rsidR="00992711" w:rsidRPr="00BB7730">
              <w:rPr>
                <w:rFonts w:ascii="Times New Roman" w:eastAsia="仿宋_GB2312" w:hAnsi="Times New Roman" w:cs="Times New Roman"/>
                <w:color w:val="auto"/>
                <w:kern w:val="0"/>
                <w:sz w:val="18"/>
                <w:szCs w:val="18"/>
                <w:lang w:eastAsia="zh-CN"/>
              </w:rPr>
              <w:t xml:space="preserve"> </w:t>
            </w:r>
          </w:p>
          <w:p w14:paraId="7851C2B3" w14:textId="77777777" w:rsidR="00992711" w:rsidRPr="00BB7730" w:rsidRDefault="003E162E"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52294671"/>
                <w14:checkbox>
                  <w14:checked w14:val="1"/>
                  <w14:checkedState w14:val="2612" w14:font="MS Gothic"/>
                  <w14:uncheckedState w14:val="2610" w14:font="MS Gothic"/>
                </w14:checkbox>
              </w:sdtPr>
              <w:sdtEndPr/>
              <w:sdtContent>
                <w:r w:rsidR="00992711" w:rsidRPr="00BB7730">
                  <w:rPr>
                    <w:rFonts w:ascii="Segoe UI Symbol" w:eastAsia="MS Gothic" w:hAnsi="Segoe UI Symbol" w:cs="Segoe UI Symbol"/>
                    <w:b/>
                    <w:color w:val="auto"/>
                    <w:sz w:val="18"/>
                    <w:szCs w:val="18"/>
                  </w:rPr>
                  <w:t>☒</w:t>
                </w:r>
              </w:sdtContent>
            </w:sdt>
            <w:r w:rsidR="00992711" w:rsidRPr="00BB7730">
              <w:rPr>
                <w:rFonts w:ascii="Times New Roman" w:eastAsia="仿宋_GB2312" w:hAnsi="Times New Roman" w:cs="Times New Roman"/>
                <w:color w:val="auto"/>
                <w:kern w:val="0"/>
                <w:sz w:val="18"/>
                <w:szCs w:val="18"/>
              </w:rPr>
              <w:t xml:space="preserve"> *</w:t>
            </w:r>
            <w:r w:rsidR="00992711" w:rsidRPr="00BB7730">
              <w:rPr>
                <w:rFonts w:ascii="Times New Roman" w:eastAsia="仿宋_GB2312" w:hAnsi="Times New Roman" w:cs="Times New Roman"/>
                <w:color w:val="auto"/>
                <w:sz w:val="18"/>
                <w:szCs w:val="18"/>
                <w:lang w:eastAsia="zh-CN"/>
              </w:rPr>
              <w:t>Handbook &amp; Page:</w:t>
            </w:r>
            <w:r w:rsidR="00992711" w:rsidRPr="00BB7730">
              <w:rPr>
                <w:rFonts w:ascii="Times New Roman" w:eastAsia="仿宋_GB2312" w:hAnsi="Times New Roman" w:cs="Times New Roman"/>
                <w:color w:val="auto"/>
                <w:sz w:val="18"/>
                <w:szCs w:val="18"/>
                <w:u w:val="single"/>
                <w:lang w:eastAsia="zh-CN"/>
              </w:rPr>
              <w:t xml:space="preserve"> </w:t>
            </w:r>
            <w:r w:rsidR="00992711" w:rsidRPr="00BB7730">
              <w:rPr>
                <w:rFonts w:ascii="Times New Roman" w:eastAsia="仿宋_GB2312" w:hAnsi="Times New Roman" w:cs="Times New Roman"/>
                <w:color w:val="auto"/>
                <w:sz w:val="18"/>
                <w:szCs w:val="18"/>
                <w:u w:val="single"/>
              </w:rPr>
              <w:t>The Pilot Plant Real Book Page 10-14&amp;10-15</w:t>
            </w:r>
            <w:r w:rsidR="00992711" w:rsidRPr="00BB7730">
              <w:rPr>
                <w:rFonts w:ascii="Times New Roman" w:eastAsia="仿宋_GB2312" w:hAnsi="Times New Roman" w:cs="Times New Roman"/>
                <w:color w:val="auto"/>
                <w:kern w:val="0"/>
                <w:sz w:val="18"/>
                <w:szCs w:val="18"/>
                <w:u w:val="single"/>
                <w:lang w:eastAsia="zh-CN"/>
              </w:rPr>
              <w:t xml:space="preserve">   </w:t>
            </w:r>
          </w:p>
          <w:p w14:paraId="6CDED632" w14:textId="73A73C38" w:rsidR="00992711" w:rsidRPr="00BB7730" w:rsidRDefault="003E162E" w:rsidP="0030647B">
            <w:pPr>
              <w:jc w:val="both"/>
              <w:rPr>
                <w:rFonts w:ascii="Times New Roman" w:eastAsia="仿宋_GB2312" w:hAnsi="Times New Roman" w:cs="Times New Roman"/>
                <w:b/>
                <w:color w:val="auto"/>
                <w:sz w:val="18"/>
                <w:szCs w:val="18"/>
                <w:lang w:eastAsia="zh-CN" w:bidi="ar"/>
              </w:rPr>
            </w:pPr>
            <w:sdt>
              <w:sdtPr>
                <w:rPr>
                  <w:rFonts w:ascii="Times New Roman" w:eastAsia="仿宋_GB2312" w:hAnsi="Times New Roman" w:cs="Times New Roman"/>
                  <w:b/>
                  <w:color w:val="auto"/>
                  <w:sz w:val="18"/>
                  <w:szCs w:val="18"/>
                </w:rPr>
                <w:id w:val="291171317"/>
                <w14:checkbox>
                  <w14:checked w14:val="1"/>
                  <w14:checkedState w14:val="2612" w14:font="MS Gothic"/>
                  <w14:uncheckedState w14:val="2610" w14:font="MS Gothic"/>
                </w14:checkbox>
              </w:sdtPr>
              <w:sdtEndPr/>
              <w:sdtContent>
                <w:r w:rsidR="00992711" w:rsidRPr="00BB7730">
                  <w:rPr>
                    <w:rFonts w:ascii="Segoe UI Symbol" w:eastAsia="MS Gothic" w:hAnsi="Segoe UI Symbol" w:cs="Segoe UI Symbol"/>
                    <w:b/>
                    <w:color w:val="auto"/>
                    <w:sz w:val="18"/>
                    <w:szCs w:val="18"/>
                    <w:rPrChange w:id="10763" w:author="He Han" w:date="2026-10-13T14:05:00Z">
                      <w:rPr>
                        <w:rFonts w:ascii="Segoe UI Symbol" w:eastAsia="MS Gothic" w:hAnsi="Segoe UI Symbol" w:cs="Segoe UI Symbol"/>
                        <w:color w:val="auto"/>
                        <w:sz w:val="18"/>
                        <w:szCs w:val="18"/>
                      </w:rPr>
                    </w:rPrChange>
                  </w:rPr>
                  <w:t>☒</w:t>
                </w:r>
              </w:sdtContent>
            </w:sdt>
            <w:r w:rsidR="00992711" w:rsidRPr="00BB7730">
              <w:rPr>
                <w:rFonts w:ascii="Times New Roman" w:eastAsia="仿宋_GB2312" w:hAnsi="Times New Roman" w:cs="Times New Roman"/>
                <w:b/>
                <w:color w:val="auto"/>
                <w:sz w:val="18"/>
                <w:szCs w:val="18"/>
                <w:rPrChange w:id="10764" w:author="He Han" w:date="2026-10-13T14:05:00Z">
                  <w:rPr>
                    <w:rFonts w:ascii="Times New Roman" w:eastAsia="仿宋_GB2312" w:hAnsi="Times New Roman" w:cs="Times New Roman"/>
                    <w:color w:val="auto"/>
                    <w:sz w:val="18"/>
                    <w:szCs w:val="18"/>
                  </w:rPr>
                </w:rPrChange>
              </w:rPr>
              <w:t xml:space="preserve"> </w:t>
            </w:r>
            <w:r w:rsidR="00992711" w:rsidRPr="00BB7730">
              <w:rPr>
                <w:rFonts w:ascii="Times New Roman" w:eastAsia="仿宋_GB2312" w:hAnsi="Times New Roman" w:cs="Times New Roman"/>
                <w:color w:val="auto"/>
                <w:sz w:val="18"/>
                <w:szCs w:val="18"/>
              </w:rPr>
              <w:t>Other</w:t>
            </w:r>
            <w:r w:rsidR="00992711" w:rsidRPr="00BB7730">
              <w:rPr>
                <w:rFonts w:ascii="Times New Roman" w:eastAsia="仿宋_GB2312" w:hAnsi="Times New Roman" w:cs="Times New Roman"/>
                <w:color w:val="auto"/>
                <w:sz w:val="18"/>
                <w:szCs w:val="18"/>
                <w:lang w:eastAsia="zh-CN"/>
              </w:rPr>
              <w:t>:</w:t>
            </w:r>
            <w:del w:id="10765" w:author="He Han" w:date="2026-08-27T15:37:00Z">
              <w:r w:rsidR="00992711" w:rsidRPr="00BB7730" w:rsidDel="006B7068">
                <w:rPr>
                  <w:rFonts w:ascii="Times New Roman" w:eastAsia="仿宋_GB2312" w:hAnsi="Times New Roman" w:cs="Times New Roman"/>
                  <w:color w:val="auto"/>
                  <w:kern w:val="0"/>
                  <w:sz w:val="18"/>
                  <w:szCs w:val="18"/>
                  <w:u w:val="single"/>
                  <w:lang w:eastAsia="zh-CN"/>
                </w:rPr>
                <w:delText xml:space="preserve">    </w:delText>
              </w:r>
            </w:del>
            <w:r w:rsidR="00992711"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   </w:t>
            </w:r>
          </w:p>
        </w:tc>
      </w:tr>
      <w:tr w:rsidR="005342B4" w:rsidRPr="00BB7730" w14:paraId="6F2E0638" w14:textId="77777777" w:rsidTr="000A425F">
        <w:trPr>
          <w:trHeight w:val="4536"/>
          <w:trPrChange w:id="10766" w:author="Xuning Wei12232" w:date="2026-07-27T19:36:00Z">
            <w:trPr>
              <w:trHeight w:val="3079"/>
            </w:trPr>
          </w:trPrChange>
        </w:trPr>
        <w:tc>
          <w:tcPr>
            <w:tcW w:w="281" w:type="pct"/>
            <w:vMerge/>
            <w:shd w:val="clear" w:color="auto" w:fill="FFFFFF" w:themeFill="background1"/>
            <w:vAlign w:val="center"/>
            <w:tcPrChange w:id="10767" w:author="Xuning Wei12232" w:date="2026-07-27T19:36:00Z">
              <w:tcPr>
                <w:tcW w:w="284" w:type="pct"/>
                <w:gridSpan w:val="3"/>
                <w:vMerge/>
                <w:shd w:val="clear" w:color="auto" w:fill="FFFFFF" w:themeFill="background1"/>
                <w:vAlign w:val="center"/>
              </w:tcPr>
            </w:tcPrChange>
          </w:tcPr>
          <w:p w14:paraId="1B763E05" w14:textId="77777777" w:rsidR="00992711" w:rsidRPr="00BB7730" w:rsidRDefault="00992711" w:rsidP="0030647B">
            <w:pPr>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10768" w:author="Xuning Wei12232" w:date="2026-07-27T19:36:00Z">
              <w:tcPr>
                <w:tcW w:w="1217" w:type="pct"/>
                <w:gridSpan w:val="3"/>
                <w:vMerge/>
                <w:shd w:val="clear" w:color="auto" w:fill="FFFFFF" w:themeFill="background1"/>
                <w:vAlign w:val="center"/>
              </w:tcPr>
            </w:tcPrChange>
          </w:tcPr>
          <w:p w14:paraId="2235F446" w14:textId="77777777" w:rsidR="00992711" w:rsidRPr="00BB7730" w:rsidRDefault="00992711" w:rsidP="0030647B">
            <w:pPr>
              <w:spacing w:line="240" w:lineRule="exact"/>
              <w:jc w:val="both"/>
              <w:rPr>
                <w:rFonts w:ascii="Times New Roman" w:eastAsia="等线" w:hAnsi="Times New Roman" w:cs="Times New Roman"/>
                <w:color w:val="auto"/>
                <w:sz w:val="18"/>
                <w:szCs w:val="18"/>
              </w:rPr>
            </w:pPr>
          </w:p>
        </w:tc>
        <w:tc>
          <w:tcPr>
            <w:tcW w:w="1046" w:type="pct"/>
            <w:vMerge/>
            <w:shd w:val="clear" w:color="auto" w:fill="FFFFFF" w:themeFill="background1"/>
            <w:vAlign w:val="center"/>
            <w:tcPrChange w:id="10769" w:author="Xuning Wei12232" w:date="2026-07-27T19:36:00Z">
              <w:tcPr>
                <w:tcW w:w="1049" w:type="pct"/>
                <w:gridSpan w:val="5"/>
                <w:vMerge/>
                <w:shd w:val="clear" w:color="auto" w:fill="FFFFFF" w:themeFill="background1"/>
                <w:vAlign w:val="center"/>
              </w:tcPr>
            </w:tcPrChange>
          </w:tcPr>
          <w:p w14:paraId="0AE8EC96" w14:textId="77777777" w:rsidR="00992711" w:rsidRPr="00BB7730" w:rsidRDefault="00992711"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10770" w:author="Xuning Wei12232" w:date="2026-07-27T19:36:00Z">
              <w:tcPr>
                <w:tcW w:w="388" w:type="pct"/>
                <w:gridSpan w:val="4"/>
                <w:vMerge/>
                <w:shd w:val="clear" w:color="auto" w:fill="FFFFFF" w:themeFill="background1"/>
                <w:vAlign w:val="center"/>
              </w:tcPr>
            </w:tcPrChange>
          </w:tcPr>
          <w:p w14:paraId="24C8F117" w14:textId="77777777" w:rsidR="00992711" w:rsidRPr="00BB7730" w:rsidRDefault="00992711"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10771" w:author="Xuning Wei12232" w:date="2026-07-27T19:36:00Z">
              <w:tcPr>
                <w:tcW w:w="354" w:type="pct"/>
                <w:gridSpan w:val="3"/>
                <w:vMerge/>
                <w:shd w:val="clear" w:color="auto" w:fill="FFFFFF" w:themeFill="background1"/>
                <w:vAlign w:val="center"/>
              </w:tcPr>
            </w:tcPrChange>
          </w:tcPr>
          <w:p w14:paraId="4BD5B47B" w14:textId="77777777" w:rsidR="00992711" w:rsidRPr="00BB7730" w:rsidRDefault="00992711"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10772" w:author="Xuning Wei12232" w:date="2026-07-27T19:36:00Z">
              <w:tcPr>
                <w:tcW w:w="322" w:type="pct"/>
                <w:gridSpan w:val="3"/>
                <w:vAlign w:val="center"/>
              </w:tcPr>
            </w:tcPrChange>
          </w:tcPr>
          <w:p w14:paraId="6363AE77" w14:textId="77777777" w:rsidR="00992711" w:rsidRPr="00BB7730" w:rsidRDefault="003E162E"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32874514"/>
                <w14:checkbox>
                  <w14:checked w14:val="0"/>
                  <w14:checkedState w14:val="2612" w14:font="MS Gothic"/>
                  <w14:uncheckedState w14:val="2610" w14:font="MS Gothic"/>
                </w14:checkbox>
              </w:sdtPr>
              <w:sdtEndPr/>
              <w:sdtContent>
                <w:r w:rsidR="00992711" w:rsidRPr="00BB7730">
                  <w:rPr>
                    <w:rFonts w:ascii="Segoe UI Symbol" w:eastAsia="MS Gothic" w:hAnsi="Segoe UI Symbol" w:cs="Segoe UI Symbol"/>
                    <w:b/>
                    <w:color w:val="auto"/>
                    <w:sz w:val="18"/>
                    <w:szCs w:val="18"/>
                  </w:rPr>
                  <w:t>☐</w:t>
                </w:r>
              </w:sdtContent>
            </w:sdt>
            <w:r w:rsidR="00992711" w:rsidRPr="00BB7730">
              <w:rPr>
                <w:rFonts w:ascii="Times New Roman" w:eastAsia="仿宋_GB2312" w:hAnsi="Times New Roman" w:cs="Times New Roman"/>
                <w:color w:val="auto"/>
                <w:kern w:val="0"/>
                <w:sz w:val="18"/>
                <w:szCs w:val="18"/>
              </w:rPr>
              <w:t xml:space="preserve"> </w:t>
            </w:r>
            <w:r w:rsidR="00992711" w:rsidRPr="00BB7730">
              <w:rPr>
                <w:rFonts w:ascii="Times New Roman" w:eastAsia="仿宋_GB2312" w:hAnsi="Times New Roman" w:cs="Times New Roman"/>
                <w:color w:val="auto"/>
                <w:kern w:val="0"/>
                <w:sz w:val="18"/>
                <w:szCs w:val="18"/>
                <w:lang w:eastAsia="zh-CN"/>
              </w:rPr>
              <w:t>High</w:t>
            </w:r>
          </w:p>
          <w:p w14:paraId="0228F050" w14:textId="77777777" w:rsidR="00992711" w:rsidRPr="00BB7730" w:rsidRDefault="003E162E"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00809753"/>
                <w14:checkbox>
                  <w14:checked w14:val="0"/>
                  <w14:checkedState w14:val="2612" w14:font="MS Gothic"/>
                  <w14:uncheckedState w14:val="2610" w14:font="MS Gothic"/>
                </w14:checkbox>
              </w:sdtPr>
              <w:sdtEndPr/>
              <w:sdtContent>
                <w:r w:rsidR="00992711" w:rsidRPr="00BB7730">
                  <w:rPr>
                    <w:rFonts w:ascii="Segoe UI Symbol" w:eastAsia="仿宋_GB2312" w:hAnsi="Segoe UI Symbol" w:cs="Segoe UI Symbol"/>
                    <w:b/>
                    <w:color w:val="auto"/>
                    <w:sz w:val="18"/>
                    <w:szCs w:val="18"/>
                  </w:rPr>
                  <w:t>☐</w:t>
                </w:r>
              </w:sdtContent>
            </w:sdt>
            <w:r w:rsidR="00992711" w:rsidRPr="00BB7730">
              <w:rPr>
                <w:rFonts w:ascii="Times New Roman" w:eastAsia="仿宋_GB2312" w:hAnsi="Times New Roman" w:cs="Times New Roman"/>
                <w:b/>
                <w:color w:val="auto"/>
                <w:sz w:val="18"/>
                <w:szCs w:val="18"/>
              </w:rPr>
              <w:t xml:space="preserve"> </w:t>
            </w:r>
            <w:r w:rsidR="00992711" w:rsidRPr="00BB7730">
              <w:rPr>
                <w:rFonts w:ascii="Times New Roman" w:eastAsia="仿宋_GB2312" w:hAnsi="Times New Roman" w:cs="Times New Roman"/>
                <w:color w:val="auto"/>
                <w:kern w:val="0"/>
                <w:sz w:val="18"/>
                <w:szCs w:val="18"/>
                <w:lang w:eastAsia="zh-CN"/>
              </w:rPr>
              <w:t>Medium</w:t>
            </w:r>
          </w:p>
          <w:p w14:paraId="57A4C389" w14:textId="7797E1CF" w:rsidR="00992711" w:rsidRPr="00BB7730" w:rsidRDefault="003E162E"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790545941"/>
                <w14:checkbox>
                  <w14:checked w14:val="1"/>
                  <w14:checkedState w14:val="2612" w14:font="MS Gothic"/>
                  <w14:uncheckedState w14:val="2610" w14:font="MS Gothic"/>
                </w14:checkbox>
              </w:sdtPr>
              <w:sdtEndPr/>
              <w:sdtContent>
                <w:r w:rsidR="00992711" w:rsidRPr="00BB7730">
                  <w:rPr>
                    <w:rFonts w:ascii="Segoe UI Symbol" w:eastAsia="MS Gothic" w:hAnsi="Segoe UI Symbol" w:cs="Segoe UI Symbol"/>
                    <w:b/>
                    <w:color w:val="auto"/>
                    <w:sz w:val="18"/>
                    <w:szCs w:val="18"/>
                  </w:rPr>
                  <w:t>☒</w:t>
                </w:r>
              </w:sdtContent>
            </w:sdt>
            <w:r w:rsidR="00992711" w:rsidRPr="00BB7730">
              <w:rPr>
                <w:rFonts w:ascii="Times New Roman" w:eastAsia="仿宋_GB2312" w:hAnsi="Times New Roman" w:cs="Times New Roman"/>
                <w:color w:val="auto"/>
                <w:kern w:val="0"/>
                <w:sz w:val="18"/>
                <w:szCs w:val="18"/>
                <w:lang w:eastAsia="zh-CN"/>
              </w:rPr>
              <w:t xml:space="preserve"> Low</w:t>
            </w:r>
          </w:p>
        </w:tc>
        <w:tc>
          <w:tcPr>
            <w:tcW w:w="638" w:type="pct"/>
            <w:vAlign w:val="center"/>
            <w:tcPrChange w:id="10773" w:author="Xuning Wei12232" w:date="2026-07-27T19:36:00Z">
              <w:tcPr>
                <w:tcW w:w="733" w:type="pct"/>
                <w:gridSpan w:val="3"/>
                <w:vAlign w:val="center"/>
              </w:tcPr>
            </w:tcPrChange>
          </w:tcPr>
          <w:p w14:paraId="18BEBD9C" w14:textId="029B3796" w:rsidR="00992711" w:rsidRPr="00BB7730" w:rsidRDefault="00992711" w:rsidP="0030647B">
            <w:pPr>
              <w:jc w:val="both"/>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 xml:space="preserve">According to The Pilot Plant Real Book Page 10-14&amp;10-15, Dimethylformamide is compatible with SS, 306 SS and </w:t>
            </w:r>
            <w:del w:id="10774" w:author="Johan Granander" w:date="2026-05-04T11:54:00Z">
              <w:r w:rsidRPr="00BB7730" w:rsidDel="00570E05">
                <w:rPr>
                  <w:rFonts w:ascii="Times New Roman" w:eastAsia="仿宋_GB2312" w:hAnsi="Times New Roman" w:cs="Times New Roman"/>
                  <w:color w:val="auto"/>
                  <w:kern w:val="0"/>
                  <w:sz w:val="18"/>
                  <w:szCs w:val="18"/>
                  <w:lang w:eastAsia="zh-CN"/>
                </w:rPr>
                <w:delText>PTFE;</w:delText>
              </w:r>
            </w:del>
            <w:ins w:id="10775" w:author="Johan Granander" w:date="2026-05-04T11:54:00Z">
              <w:r w:rsidR="00570E05" w:rsidRPr="00BB7730">
                <w:rPr>
                  <w:rFonts w:ascii="Times New Roman" w:eastAsia="仿宋_GB2312" w:hAnsi="Times New Roman" w:cs="Times New Roman"/>
                  <w:color w:val="auto"/>
                  <w:kern w:val="0"/>
                  <w:sz w:val="18"/>
                  <w:szCs w:val="18"/>
                  <w:lang w:eastAsia="zh-CN"/>
                </w:rPr>
                <w:t>PTFE.</w:t>
              </w:r>
            </w:ins>
          </w:p>
          <w:p w14:paraId="6079A434" w14:textId="687CDA5E" w:rsidR="00992711" w:rsidRPr="00BB7730" w:rsidRDefault="00992711" w:rsidP="0030647B">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lang w:eastAsia="zh-CN"/>
              </w:rPr>
              <w:t>Based on Asymchem previous campaign production data and experience</w:t>
            </w:r>
          </w:p>
        </w:tc>
        <w:tc>
          <w:tcPr>
            <w:tcW w:w="792" w:type="pct"/>
            <w:vMerge/>
            <w:vAlign w:val="center"/>
            <w:tcPrChange w:id="10776" w:author="Xuning Wei12232" w:date="2026-07-27T19:36:00Z">
              <w:tcPr>
                <w:tcW w:w="654" w:type="pct"/>
                <w:vMerge/>
                <w:vAlign w:val="center"/>
              </w:tcPr>
            </w:tcPrChange>
          </w:tcPr>
          <w:p w14:paraId="359D50B5" w14:textId="77777777" w:rsidR="00992711" w:rsidRPr="00BB7730" w:rsidRDefault="00992711" w:rsidP="0030647B">
            <w:pPr>
              <w:jc w:val="both"/>
              <w:rPr>
                <w:rFonts w:ascii="Times New Roman" w:eastAsia="仿宋_GB2312" w:hAnsi="Times New Roman" w:cs="Times New Roman"/>
                <w:b/>
                <w:color w:val="auto"/>
                <w:sz w:val="18"/>
                <w:szCs w:val="18"/>
                <w:lang w:eastAsia="zh-CN" w:bidi="ar"/>
              </w:rPr>
            </w:pPr>
          </w:p>
        </w:tc>
      </w:tr>
      <w:tr w:rsidR="006A0866" w:rsidRPr="00BB7730" w14:paraId="0AEB9A95" w14:textId="77777777" w:rsidTr="00397878">
        <w:trPr>
          <w:trHeight w:val="1973"/>
          <w:trPrChange w:id="10777" w:author="Xuning Wei12232" w:date="2026-07-27T18:11:00Z">
            <w:trPr>
              <w:trHeight w:val="397"/>
            </w:trPr>
          </w:trPrChange>
        </w:trPr>
        <w:tc>
          <w:tcPr>
            <w:tcW w:w="281" w:type="pct"/>
            <w:vMerge w:val="restart"/>
            <w:shd w:val="clear" w:color="auto" w:fill="FFFFFF" w:themeFill="background1"/>
            <w:vAlign w:val="center"/>
            <w:tcPrChange w:id="10778" w:author="Xuning Wei12232" w:date="2026-07-27T18:11:00Z">
              <w:tcPr>
                <w:tcW w:w="284" w:type="pct"/>
                <w:gridSpan w:val="3"/>
                <w:vMerge w:val="restart"/>
                <w:shd w:val="clear" w:color="auto" w:fill="FFFFFF" w:themeFill="background1"/>
                <w:vAlign w:val="center"/>
              </w:tcPr>
            </w:tcPrChange>
          </w:tcPr>
          <w:p w14:paraId="067B3A61" w14:textId="3A725B93" w:rsidR="006A0866" w:rsidRPr="00BB7730" w:rsidRDefault="006A0866">
            <w:pPr>
              <w:jc w:val="center"/>
              <w:rPr>
                <w:rFonts w:ascii="Times New Roman" w:eastAsia="仿宋_GB2312" w:hAnsi="Times New Roman" w:cs="Times New Roman"/>
                <w:color w:val="auto"/>
                <w:sz w:val="18"/>
                <w:szCs w:val="18"/>
                <w:lang w:eastAsia="zh-CN"/>
              </w:rPr>
              <w:pPrChange w:id="10779" w:author="Xuning Wei12232" w:date="2026-07-27T20:55:00Z">
                <w:pPr>
                  <w:jc w:val="both"/>
                </w:pPr>
              </w:pPrChange>
            </w:pPr>
            <w:del w:id="10780" w:author="Xuning Wei12232" w:date="2026-07-27T16:16:00Z">
              <w:r w:rsidRPr="00BB7730" w:rsidDel="00C51FCF">
                <w:rPr>
                  <w:rFonts w:ascii="Times New Roman" w:eastAsia="仿宋_GB2312" w:hAnsi="Times New Roman" w:cs="Times New Roman"/>
                  <w:color w:val="auto"/>
                  <w:sz w:val="18"/>
                  <w:szCs w:val="18"/>
                  <w:lang w:eastAsia="zh-CN"/>
                </w:rPr>
                <w:lastRenderedPageBreak/>
                <w:delText>73</w:delText>
              </w:r>
            </w:del>
            <w:ins w:id="10781" w:author="Xuning Wei12232" w:date="2026-07-27T16:16:00Z">
              <w:r w:rsidRPr="00BB7730">
                <w:rPr>
                  <w:rFonts w:ascii="Times New Roman" w:eastAsia="仿宋_GB2312" w:hAnsi="Times New Roman" w:cs="Times New Roman"/>
                  <w:color w:val="auto"/>
                  <w:sz w:val="18"/>
                  <w:szCs w:val="18"/>
                  <w:lang w:eastAsia="zh-CN"/>
                </w:rPr>
                <w:t>20</w:t>
              </w:r>
            </w:ins>
          </w:p>
        </w:tc>
        <w:tc>
          <w:tcPr>
            <w:tcW w:w="1217" w:type="pct"/>
            <w:vMerge w:val="restart"/>
            <w:shd w:val="clear" w:color="auto" w:fill="FFFFFF" w:themeFill="background1"/>
            <w:vAlign w:val="center"/>
            <w:tcPrChange w:id="10782" w:author="Xuning Wei12232" w:date="2026-07-27T18:11:00Z">
              <w:tcPr>
                <w:tcW w:w="1217" w:type="pct"/>
                <w:gridSpan w:val="3"/>
                <w:vMerge w:val="restart"/>
                <w:shd w:val="clear" w:color="auto" w:fill="FFFFFF" w:themeFill="background1"/>
                <w:vAlign w:val="center"/>
              </w:tcPr>
            </w:tcPrChange>
          </w:tcPr>
          <w:p w14:paraId="2CA8F24C" w14:textId="77777777" w:rsidR="00785032" w:rsidRPr="00BB7730" w:rsidRDefault="00785032" w:rsidP="00785032">
            <w:pPr>
              <w:jc w:val="both"/>
              <w:rPr>
                <w:ins w:id="10783" w:author="Xuning Wei12232" w:date="2026-07-27T20:22:00Z"/>
                <w:rFonts w:ascii="Times New Roman" w:eastAsia="仿宋_GB2312" w:hAnsi="Times New Roman" w:cs="Times New Roman"/>
                <w:color w:val="auto"/>
                <w:sz w:val="18"/>
                <w:szCs w:val="18"/>
              </w:rPr>
            </w:pPr>
            <w:ins w:id="10784" w:author="Xuning Wei12232" w:date="2026-07-27T20:22:00Z">
              <w:r w:rsidRPr="00BB7730">
                <w:rPr>
                  <w:rFonts w:ascii="Times New Roman" w:eastAsia="等线" w:hAnsi="Times New Roman" w:cs="Times New Roman"/>
                  <w:bCs w:val="0"/>
                  <w:color w:val="0000FF"/>
                  <w:kern w:val="0"/>
                  <w:sz w:val="18"/>
                  <w:szCs w:val="18"/>
                  <w:lang w:eastAsia="zh-CN"/>
                </w:rPr>
                <w:t>Orn11</w:t>
              </w:r>
            </w:ins>
          </w:p>
          <w:p w14:paraId="79CDE550" w14:textId="6864237A" w:rsidR="00785032" w:rsidRPr="00BB7730" w:rsidRDefault="00785032" w:rsidP="00785032">
            <w:pPr>
              <w:jc w:val="both"/>
              <w:rPr>
                <w:ins w:id="10785" w:author="Xuning Wei12232" w:date="2026-07-27T20:22:00Z"/>
                <w:rFonts w:ascii="Times New Roman" w:eastAsia="仿宋_GB2312" w:hAnsi="Times New Roman" w:cs="Times New Roman"/>
                <w:color w:val="000000" w:themeColor="text1"/>
                <w:sz w:val="18"/>
                <w:szCs w:val="18"/>
              </w:rPr>
            </w:pPr>
            <w:ins w:id="10786" w:author="Xuning Wei12232" w:date="2026-07-27T20:22:00Z">
              <w:r w:rsidRPr="00BB7730">
                <w:rPr>
                  <w:rFonts w:ascii="Times New Roman" w:eastAsia="仿宋_GB2312" w:hAnsi="Times New Roman" w:cs="Times New Roman"/>
                  <w:color w:val="auto"/>
                  <w:sz w:val="18"/>
                  <w:szCs w:val="18"/>
                </w:rPr>
                <w:t>Wash resin</w:t>
              </w:r>
            </w:ins>
          </w:p>
          <w:p w14:paraId="0251C41F" w14:textId="1681B347" w:rsidR="006A0866" w:rsidRPr="00BB7730" w:rsidRDefault="006A0866" w:rsidP="006A0866">
            <w:pPr>
              <w:jc w:val="both"/>
              <w:rPr>
                <w:ins w:id="10787" w:author="Xuning Wei12232" w:date="2026-07-27T16:16:00Z"/>
                <w:rFonts w:ascii="Times New Roman" w:eastAsia="仿宋_GB2312" w:hAnsi="Times New Roman" w:cs="Times New Roman"/>
                <w:color w:val="000000" w:themeColor="text1"/>
                <w:sz w:val="18"/>
                <w:szCs w:val="18"/>
              </w:rPr>
            </w:pPr>
            <w:ins w:id="10788" w:author="Xuning Wei12232" w:date="2026-07-27T16:16:00Z">
              <w:r w:rsidRPr="00BB7730">
                <w:rPr>
                  <w:rFonts w:ascii="Times New Roman" w:eastAsia="仿宋_GB2312" w:hAnsi="Times New Roman" w:cs="Times New Roman"/>
                  <w:color w:val="000000" w:themeColor="text1"/>
                  <w:sz w:val="18"/>
                  <w:szCs w:val="18"/>
                </w:rPr>
                <w:t>1. Add 1</w:t>
              </w:r>
            </w:ins>
            <w:ins w:id="10789" w:author="He Han" w:date="2026-10-27T15:02:00Z">
              <w:r w:rsidR="00BD6CC5">
                <w:rPr>
                  <w:rFonts w:ascii="Times New Roman" w:eastAsia="仿宋_GB2312" w:hAnsi="Times New Roman" w:cs="Times New Roman"/>
                  <w:color w:val="000000" w:themeColor="text1"/>
                  <w:sz w:val="18"/>
                  <w:szCs w:val="18"/>
                </w:rPr>
                <w:t>1</w:t>
              </w:r>
            </w:ins>
            <w:ins w:id="10790" w:author="Xuning Wei12232" w:date="2026-07-27T16:16:00Z">
              <w:del w:id="10791" w:author="He Han" w:date="2026-10-27T15:02:00Z">
                <w:r w:rsidRPr="00BB7730" w:rsidDel="00BD6CC5">
                  <w:rPr>
                    <w:rFonts w:ascii="Times New Roman" w:eastAsia="仿宋_GB2312" w:hAnsi="Times New Roman" w:cs="Times New Roman"/>
                    <w:color w:val="000000" w:themeColor="text1"/>
                    <w:sz w:val="18"/>
                    <w:szCs w:val="18"/>
                  </w:rPr>
                  <w:delText>0</w:delText>
                </w:r>
              </w:del>
              <w:r w:rsidRPr="00BB7730">
                <w:rPr>
                  <w:rFonts w:ascii="Times New Roman" w:eastAsia="仿宋_GB2312" w:hAnsi="Times New Roman" w:cs="Times New Roman"/>
                  <w:color w:val="000000" w:themeColor="text1"/>
                  <w:sz w:val="18"/>
                  <w:szCs w:val="18"/>
                </w:rPr>
                <w:t xml:space="preserve">.0 v </w:t>
              </w:r>
              <w:r w:rsidRPr="00BB7730">
                <w:rPr>
                  <w:rFonts w:ascii="Times New Roman" w:eastAsia="仿宋_GB2312" w:hAnsi="Times New Roman" w:cs="Times New Roman"/>
                  <w:color w:val="000000" w:themeColor="text1"/>
                  <w:sz w:val="18"/>
                  <w:szCs w:val="18"/>
                  <w:lang w:eastAsia="zh-CN"/>
                </w:rPr>
                <w:t>IPAC</w:t>
              </w:r>
              <w:r w:rsidRPr="00BB7730">
                <w:rPr>
                  <w:rFonts w:ascii="Times New Roman" w:eastAsia="仿宋_GB2312" w:hAnsi="Times New Roman" w:cs="Times New Roman"/>
                  <w:color w:val="000000" w:themeColor="text1"/>
                  <w:sz w:val="18"/>
                  <w:szCs w:val="18"/>
                </w:rPr>
                <w:t xml:space="preserve"> (</w:t>
              </w:r>
              <w:del w:id="10792" w:author="He Han" w:date="2026-10-27T15:02:00Z">
                <w:r w:rsidRPr="00BB7730" w:rsidDel="00BD6CC5">
                  <w:rPr>
                    <w:rFonts w:ascii="Times New Roman" w:eastAsia="仿宋_GB2312" w:hAnsi="Times New Roman" w:cs="Times New Roman"/>
                    <w:color w:val="000000" w:themeColor="text1"/>
                    <w:sz w:val="18"/>
                    <w:szCs w:val="18"/>
                  </w:rPr>
                  <w:delText>8.730</w:delText>
                </w:r>
              </w:del>
            </w:ins>
            <w:ins w:id="10793" w:author="He Han" w:date="2026-10-27T15:02:00Z">
              <w:r w:rsidR="00BD6CC5">
                <w:rPr>
                  <w:rFonts w:ascii="Times New Roman" w:eastAsia="仿宋_GB2312" w:hAnsi="Times New Roman" w:cs="Times New Roman"/>
                  <w:color w:val="000000" w:themeColor="text1"/>
                  <w:sz w:val="18"/>
                  <w:szCs w:val="18"/>
                </w:rPr>
                <w:t xml:space="preserve">9.60 </w:t>
              </w:r>
            </w:ins>
            <w:ins w:id="10794" w:author="Xuning Wei12232" w:date="2026-07-27T16:16:00Z">
              <w:r w:rsidRPr="00BB7730">
                <w:rPr>
                  <w:rFonts w:ascii="Times New Roman" w:eastAsia="仿宋_GB2312" w:hAnsi="Times New Roman" w:cs="Times New Roman"/>
                  <w:color w:val="000000" w:themeColor="text1"/>
                  <w:sz w:val="18"/>
                  <w:szCs w:val="18"/>
                </w:rPr>
                <w:t>kg/kg) into TJ4S-1213-Sy15. Bubble with nitrogen for 5±2</w:t>
              </w:r>
            </w:ins>
            <w:ins w:id="10795"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0796" w:author="Xuning Wei12232" w:date="2026-07-27T16:16:00Z">
              <w:r w:rsidRPr="00BB7730">
                <w:rPr>
                  <w:rFonts w:ascii="Times New Roman" w:eastAsia="仿宋_GB2312" w:hAnsi="Times New Roman" w:cs="Times New Roman"/>
                  <w:color w:val="000000" w:themeColor="text1"/>
                  <w:sz w:val="18"/>
                  <w:szCs w:val="18"/>
                </w:rPr>
                <w:t xml:space="preserve">min, then start the stirrer. </w:t>
              </w:r>
              <w:r w:rsidRPr="00BB7730">
                <w:rPr>
                  <w:rFonts w:ascii="Times New Roman" w:eastAsia="仿宋_GB2312" w:hAnsi="Times New Roman" w:cs="Times New Roman"/>
                  <w:color w:val="000000" w:themeColor="text1"/>
                  <w:sz w:val="18"/>
                  <w:szCs w:val="18"/>
                </w:rPr>
                <w:br/>
                <w:t>2. After stirring for 10±2</w:t>
              </w:r>
            </w:ins>
            <w:ins w:id="10797"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0798" w:author="Xuning Wei12232" w:date="2026-07-27T16:16:00Z">
              <w:r w:rsidRPr="00BB7730">
                <w:rPr>
                  <w:rFonts w:ascii="Times New Roman" w:eastAsia="仿宋_GB2312" w:hAnsi="Times New Roman" w:cs="Times New Roman"/>
                  <w:color w:val="000000" w:themeColor="text1"/>
                  <w:sz w:val="18"/>
                  <w:szCs w:val="18"/>
                </w:rPr>
                <w:t xml:space="preserve">min, stop stirring, turn off the nitrogen. </w:t>
              </w:r>
            </w:ins>
          </w:p>
          <w:p w14:paraId="407B4F17" w14:textId="15DD7ECE" w:rsidR="006A0866" w:rsidRPr="00BB7730" w:rsidRDefault="006A0866" w:rsidP="006A0866">
            <w:pPr>
              <w:jc w:val="both"/>
              <w:rPr>
                <w:rFonts w:ascii="Times New Roman" w:eastAsia="仿宋_GB2312" w:hAnsi="Times New Roman" w:cs="Times New Roman"/>
                <w:color w:val="auto"/>
                <w:sz w:val="18"/>
                <w:szCs w:val="18"/>
              </w:rPr>
            </w:pPr>
            <w:ins w:id="10799" w:author="Xuning Wei12232" w:date="2026-07-27T16:16:00Z">
              <w:r w:rsidRPr="00BB7730">
                <w:rPr>
                  <w:rFonts w:ascii="Times New Roman" w:eastAsia="仿宋_GB2312" w:hAnsi="Times New Roman" w:cs="Times New Roman"/>
                  <w:color w:val="000000" w:themeColor="text1"/>
                  <w:sz w:val="18"/>
                  <w:szCs w:val="18"/>
                </w:rPr>
                <w:t>3. Drain until there is no obvious drip. Perform this operation 5 times.</w:t>
              </w:r>
            </w:ins>
            <w:del w:id="10800" w:author="Xuning Wei12232" w:date="2026-07-27T16:16:00Z">
              <w:r w:rsidRPr="00BB7730" w:rsidDel="00C51FCF">
                <w:rPr>
                  <w:rFonts w:ascii="Times New Roman" w:eastAsia="仿宋_GB2312" w:hAnsi="Times New Roman" w:cs="Times New Roman"/>
                  <w:color w:val="000000" w:themeColor="text1"/>
                  <w:sz w:val="18"/>
                  <w:szCs w:val="18"/>
                </w:rPr>
                <w:delText>Heat the mixture to 25±5℃. Start timing when temperature reaches 20℃. The mixture is allowed to react at 25±5℃ (target: 25℃). After 6h±15min (target</w:delText>
              </w:r>
              <w:r w:rsidRPr="00BB7730" w:rsidDel="00C51FCF">
                <w:rPr>
                  <w:rFonts w:ascii="Times New Roman" w:eastAsia="仿宋_GB2312" w:hAnsi="Times New Roman" w:cs="Times New Roman"/>
                  <w:color w:val="000000" w:themeColor="text1"/>
                  <w:sz w:val="18"/>
                  <w:szCs w:val="18"/>
                </w:rPr>
                <w:delText>：</w:delText>
              </w:r>
              <w:r w:rsidRPr="00BB7730" w:rsidDel="00C51FCF">
                <w:rPr>
                  <w:rFonts w:ascii="Times New Roman" w:eastAsia="仿宋_GB2312" w:hAnsi="Times New Roman" w:cs="Times New Roman"/>
                  <w:color w:val="000000" w:themeColor="text1"/>
                  <w:sz w:val="18"/>
                  <w:szCs w:val="18"/>
                </w:rPr>
                <w:delText>6h), sample the mixture every 0.5~1h for bromophenol blue analysis until two consecutive samples test as negative (colorless or nearly colorless) and the mixture should be stirred for coupling time (8h≤Coupling Time≤18h) Stop stirring and turn off the nitrogen. Drain until there is no reaction mixture drip. Move to next operation.</w:delText>
              </w:r>
            </w:del>
          </w:p>
        </w:tc>
        <w:tc>
          <w:tcPr>
            <w:tcW w:w="1046" w:type="pct"/>
            <w:vMerge w:val="restart"/>
            <w:shd w:val="clear" w:color="auto" w:fill="FFFFFF" w:themeFill="background1"/>
            <w:vAlign w:val="center"/>
            <w:tcPrChange w:id="10801" w:author="Xuning Wei12232" w:date="2026-07-27T18:11:00Z">
              <w:tcPr>
                <w:tcW w:w="1049" w:type="pct"/>
                <w:gridSpan w:val="5"/>
                <w:vMerge w:val="restart"/>
                <w:shd w:val="clear" w:color="auto" w:fill="FFFFFF" w:themeFill="background1"/>
                <w:vAlign w:val="center"/>
              </w:tcPr>
            </w:tcPrChange>
          </w:tcPr>
          <w:p w14:paraId="351E664A" w14:textId="39D10566" w:rsidR="00153539" w:rsidRPr="00BB7730" w:rsidRDefault="00153539">
            <w:pPr>
              <w:rPr>
                <w:ins w:id="10802" w:author="He Han" w:date="2026-10-22T22:09:00Z"/>
                <w:rFonts w:ascii="Times New Roman" w:hAnsi="Times New Roman" w:cs="Times New Roman"/>
                <w:color w:val="auto"/>
                <w:sz w:val="18"/>
                <w:szCs w:val="18"/>
                <w:shd w:val="clear" w:color="auto" w:fill="FFFFFF"/>
                <w:rPrChange w:id="10803" w:author="He Han" w:date="2026-10-22T22:11:00Z">
                  <w:rPr>
                    <w:ins w:id="10804" w:author="He Han" w:date="2026-10-22T22:09:00Z"/>
                    <w:shd w:val="clear" w:color="auto" w:fill="FFFFFF"/>
                  </w:rPr>
                </w:rPrChange>
              </w:rPr>
              <w:pPrChange w:id="10805" w:author="He Han" w:date="2026-10-22T22:11:00Z">
                <w:pPr>
                  <w:pStyle w:val="afc"/>
                  <w:numPr>
                    <w:numId w:val="156"/>
                  </w:numPr>
                  <w:ind w:left="420" w:firstLineChars="0" w:hanging="420"/>
                </w:pPr>
              </w:pPrChange>
            </w:pPr>
            <w:ins w:id="10806" w:author="He Han" w:date="2026-10-22T22:11:00Z">
              <w:r w:rsidRPr="00BB7730">
                <w:rPr>
                  <w:rFonts w:ascii="Times New Roman" w:hAnsi="Times New Roman" w:cs="Times New Roman"/>
                  <w:color w:val="00B0F0"/>
                  <w:sz w:val="18"/>
                  <w:szCs w:val="18"/>
                  <w:shd w:val="clear" w:color="auto" w:fill="FFFFFF"/>
                </w:rPr>
                <w:t>r</w:t>
              </w:r>
            </w:ins>
            <w:ins w:id="10807" w:author="He Han" w:date="2026-10-22T22:09:00Z">
              <w:r w:rsidRPr="00BB7730">
                <w:rPr>
                  <w:rFonts w:ascii="Times New Roman" w:hAnsi="Times New Roman" w:cs="Times New Roman"/>
                  <w:color w:val="00B0F0"/>
                  <w:sz w:val="18"/>
                  <w:szCs w:val="18"/>
                  <w:shd w:val="clear" w:color="auto" w:fill="FFFFFF"/>
                  <w:rPrChange w:id="10808" w:author="He Han" w:date="2026-10-22T22:11:00Z">
                    <w:rPr>
                      <w:color w:val="00B0F0"/>
                      <w:shd w:val="clear" w:color="auto" w:fill="FFFFFF"/>
                    </w:rPr>
                  </w:rPrChange>
                </w:rPr>
                <w:t>Material of body:</w:t>
              </w:r>
              <w:r w:rsidRPr="00BB7730">
                <w:rPr>
                  <w:rFonts w:ascii="Times New Roman" w:hAnsi="Times New Roman" w:cs="Times New Roman"/>
                  <w:color w:val="auto"/>
                  <w:sz w:val="18"/>
                  <w:szCs w:val="18"/>
                  <w:shd w:val="clear" w:color="auto" w:fill="FFFFFF"/>
                  <w:rPrChange w:id="10809" w:author="He Han" w:date="2026-10-22T22:11:00Z">
                    <w:rPr>
                      <w:shd w:val="clear" w:color="auto" w:fill="FFFFFF"/>
                    </w:rPr>
                  </w:rPrChange>
                </w:rPr>
                <w:t xml:space="preserve"> Hastelloy (C-276)</w:t>
              </w:r>
            </w:ins>
          </w:p>
          <w:p w14:paraId="6A46E8B1" w14:textId="77777777" w:rsidR="00153539" w:rsidRPr="00BB7730" w:rsidRDefault="00153539">
            <w:pPr>
              <w:pStyle w:val="afc"/>
              <w:numPr>
                <w:ilvl w:val="0"/>
                <w:numId w:val="177"/>
              </w:numPr>
              <w:ind w:firstLineChars="0"/>
              <w:rPr>
                <w:ins w:id="10810" w:author="He Han" w:date="2026-10-22T22:09:00Z"/>
                <w:rFonts w:ascii="Times New Roman" w:eastAsiaTheme="minorEastAsia" w:hAnsi="Times New Roman" w:cs="Times New Roman"/>
                <w:color w:val="auto"/>
                <w:sz w:val="18"/>
                <w:szCs w:val="18"/>
                <w:shd w:val="clear" w:color="auto" w:fill="FFFFFF"/>
                <w:lang w:eastAsia="zh-CN"/>
              </w:rPr>
              <w:pPrChange w:id="10811" w:author="He Han" w:date="2026-10-22T22:11:00Z">
                <w:pPr>
                  <w:pStyle w:val="afc"/>
                  <w:numPr>
                    <w:numId w:val="156"/>
                  </w:numPr>
                  <w:ind w:left="420" w:firstLineChars="0" w:hanging="420"/>
                </w:pPr>
              </w:pPrChange>
            </w:pPr>
            <w:ins w:id="10812" w:author="He Han" w:date="2026-10-22T22:09:00Z">
              <w:r w:rsidRPr="00BB7730">
                <w:rPr>
                  <w:rFonts w:ascii="Times New Roman" w:hAnsi="Times New Roman" w:cs="Times New Roman"/>
                  <w:color w:val="auto"/>
                  <w:sz w:val="18"/>
                  <w:szCs w:val="18"/>
                  <w:shd w:val="clear" w:color="auto" w:fill="FFFFFF"/>
                </w:rPr>
                <w:t>Agitator material: Hastelloy (N10276)</w:t>
              </w:r>
            </w:ins>
          </w:p>
          <w:p w14:paraId="3D59B6E7" w14:textId="77777777" w:rsidR="00153539" w:rsidRPr="00BB7730" w:rsidRDefault="00153539">
            <w:pPr>
              <w:pStyle w:val="afc"/>
              <w:numPr>
                <w:ilvl w:val="0"/>
                <w:numId w:val="177"/>
              </w:numPr>
              <w:ind w:firstLineChars="0"/>
              <w:rPr>
                <w:ins w:id="10813" w:author="He Han" w:date="2026-10-22T22:09:00Z"/>
                <w:rFonts w:ascii="Times New Roman" w:eastAsiaTheme="minorEastAsia" w:hAnsi="Times New Roman" w:cs="Times New Roman"/>
                <w:color w:val="auto"/>
                <w:sz w:val="18"/>
                <w:szCs w:val="18"/>
                <w:shd w:val="clear" w:color="auto" w:fill="FFFFFF"/>
                <w:lang w:eastAsia="zh-CN"/>
              </w:rPr>
              <w:pPrChange w:id="10814" w:author="He Han" w:date="2026-10-22T22:11:00Z">
                <w:pPr>
                  <w:pStyle w:val="afc"/>
                  <w:numPr>
                    <w:numId w:val="156"/>
                  </w:numPr>
                  <w:ind w:left="420" w:firstLineChars="0" w:hanging="420"/>
                </w:pPr>
              </w:pPrChange>
            </w:pPr>
            <w:ins w:id="10815" w:author="He Han" w:date="2026-10-22T22:09:00Z">
              <w:r w:rsidRPr="00BB7730">
                <w:rPr>
                  <w:rFonts w:ascii="Times New Roman" w:hAnsi="Times New Roman" w:cs="Times New Roman"/>
                  <w:color w:val="0000FF"/>
                  <w:sz w:val="18"/>
                  <w:szCs w:val="18"/>
                  <w:shd w:val="clear" w:color="auto" w:fill="FFFFFF"/>
                </w:rPr>
                <w:t>Sieve plate: HC-22</w:t>
              </w:r>
            </w:ins>
          </w:p>
          <w:p w14:paraId="35CA8546" w14:textId="77777777" w:rsidR="00153539" w:rsidRPr="00BB7730" w:rsidRDefault="00153539">
            <w:pPr>
              <w:pStyle w:val="afc"/>
              <w:numPr>
                <w:ilvl w:val="0"/>
                <w:numId w:val="177"/>
              </w:numPr>
              <w:ind w:firstLineChars="0"/>
              <w:rPr>
                <w:ins w:id="10816" w:author="He Han" w:date="2026-10-22T22:09:00Z"/>
                <w:rFonts w:ascii="Times New Roman" w:hAnsi="Times New Roman" w:cs="Times New Roman"/>
                <w:color w:val="0000FF"/>
                <w:sz w:val="18"/>
                <w:szCs w:val="18"/>
                <w:shd w:val="clear" w:color="auto" w:fill="FFFFFF"/>
              </w:rPr>
              <w:pPrChange w:id="10817" w:author="He Han" w:date="2026-10-22T22:11:00Z">
                <w:pPr>
                  <w:pStyle w:val="afc"/>
                  <w:numPr>
                    <w:numId w:val="156"/>
                  </w:numPr>
                  <w:ind w:left="420" w:firstLineChars="0" w:hanging="420"/>
                </w:pPr>
              </w:pPrChange>
            </w:pPr>
            <w:ins w:id="10818"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3567A19A" w14:textId="77777777" w:rsidR="00153539" w:rsidRPr="00BB7730" w:rsidRDefault="00153539">
            <w:pPr>
              <w:pStyle w:val="afc"/>
              <w:numPr>
                <w:ilvl w:val="0"/>
                <w:numId w:val="177"/>
              </w:numPr>
              <w:ind w:firstLineChars="0"/>
              <w:rPr>
                <w:ins w:id="10819" w:author="He Han" w:date="2026-10-22T22:09:00Z"/>
                <w:rFonts w:ascii="Times New Roman" w:hAnsi="Times New Roman" w:cs="Times New Roman"/>
                <w:color w:val="auto"/>
                <w:sz w:val="18"/>
                <w:szCs w:val="18"/>
                <w:shd w:val="clear" w:color="auto" w:fill="FFFFFF"/>
              </w:rPr>
              <w:pPrChange w:id="10820" w:author="He Han" w:date="2026-10-22T22:11:00Z">
                <w:pPr>
                  <w:pStyle w:val="afc"/>
                  <w:numPr>
                    <w:numId w:val="156"/>
                  </w:numPr>
                  <w:ind w:left="420" w:firstLineChars="0" w:hanging="420"/>
                </w:pPr>
              </w:pPrChange>
            </w:pPr>
            <w:ins w:id="10821" w:author="He Han" w:date="2026-10-22T22:09:00Z">
              <w:r w:rsidRPr="00BB7730">
                <w:rPr>
                  <w:rFonts w:ascii="Times New Roman" w:hAnsi="Times New Roman" w:cs="Times New Roman"/>
                  <w:color w:val="auto"/>
                  <w:sz w:val="18"/>
                  <w:szCs w:val="18"/>
                  <w:shd w:val="clear" w:color="auto" w:fill="FFFFFF"/>
                </w:rPr>
                <w:t>Sight glass: Glass</w:t>
              </w:r>
            </w:ins>
          </w:p>
          <w:p w14:paraId="63AF5C3F" w14:textId="77777777" w:rsidR="00153539" w:rsidRPr="00BB7730" w:rsidRDefault="00153539">
            <w:pPr>
              <w:pStyle w:val="afc"/>
              <w:numPr>
                <w:ilvl w:val="0"/>
                <w:numId w:val="177"/>
              </w:numPr>
              <w:ind w:firstLineChars="0"/>
              <w:rPr>
                <w:ins w:id="10822" w:author="He Han" w:date="2026-10-22T22:09:00Z"/>
                <w:rFonts w:ascii="Times New Roman" w:hAnsi="Times New Roman" w:cs="Times New Roman"/>
                <w:color w:val="auto"/>
                <w:sz w:val="18"/>
                <w:szCs w:val="18"/>
                <w:shd w:val="clear" w:color="auto" w:fill="FFFFFF"/>
              </w:rPr>
              <w:pPrChange w:id="10823" w:author="He Han" w:date="2026-10-22T22:11:00Z">
                <w:pPr>
                  <w:pStyle w:val="afc"/>
                  <w:numPr>
                    <w:numId w:val="156"/>
                  </w:numPr>
                  <w:ind w:left="420" w:firstLineChars="0" w:hanging="420"/>
                </w:pPr>
              </w:pPrChange>
            </w:pPr>
            <w:ins w:id="10824" w:author="He Han" w:date="2026-10-22T22:09:00Z">
              <w:r w:rsidRPr="00BB7730">
                <w:rPr>
                  <w:rFonts w:ascii="Times New Roman" w:hAnsi="Times New Roman" w:cs="Times New Roman"/>
                  <w:color w:val="auto"/>
                  <w:sz w:val="18"/>
                  <w:szCs w:val="18"/>
                  <w:shd w:val="clear" w:color="auto" w:fill="FFFFFF"/>
                </w:rPr>
                <w:t>Transfer pump material: SS316+PTFE</w:t>
              </w:r>
            </w:ins>
          </w:p>
          <w:p w14:paraId="5972CBC8" w14:textId="77777777" w:rsidR="00153539" w:rsidRPr="00BB7730" w:rsidRDefault="00153539">
            <w:pPr>
              <w:pStyle w:val="afc"/>
              <w:numPr>
                <w:ilvl w:val="0"/>
                <w:numId w:val="177"/>
              </w:numPr>
              <w:ind w:firstLineChars="0"/>
              <w:rPr>
                <w:ins w:id="10825" w:author="He Han" w:date="2026-10-22T22:09:00Z"/>
                <w:rFonts w:ascii="Times New Roman" w:hAnsi="Times New Roman" w:cs="Times New Roman"/>
                <w:color w:val="auto"/>
                <w:sz w:val="18"/>
                <w:szCs w:val="18"/>
                <w:shd w:val="clear" w:color="auto" w:fill="FFFFFF"/>
              </w:rPr>
              <w:pPrChange w:id="10826" w:author="He Han" w:date="2026-10-22T22:11:00Z">
                <w:pPr>
                  <w:pStyle w:val="afc"/>
                  <w:numPr>
                    <w:numId w:val="156"/>
                  </w:numPr>
                  <w:ind w:left="420" w:firstLineChars="0" w:hanging="420"/>
                </w:pPr>
              </w:pPrChange>
            </w:pPr>
            <w:ins w:id="10827"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24008AE7" w14:textId="77777777" w:rsidR="00153539" w:rsidRPr="00BB7730" w:rsidRDefault="00153539">
            <w:pPr>
              <w:pStyle w:val="afc"/>
              <w:numPr>
                <w:ilvl w:val="0"/>
                <w:numId w:val="177"/>
              </w:numPr>
              <w:ind w:firstLineChars="0"/>
              <w:rPr>
                <w:ins w:id="10828" w:author="He Han" w:date="2026-10-22T22:09:00Z"/>
                <w:rFonts w:ascii="Times New Roman" w:hAnsi="Times New Roman" w:cs="Times New Roman"/>
                <w:color w:val="auto"/>
                <w:sz w:val="18"/>
                <w:szCs w:val="18"/>
                <w:shd w:val="clear" w:color="auto" w:fill="FFFFFF"/>
              </w:rPr>
              <w:pPrChange w:id="10829" w:author="He Han" w:date="2026-10-22T22:11:00Z">
                <w:pPr>
                  <w:pStyle w:val="afc"/>
                  <w:numPr>
                    <w:numId w:val="156"/>
                  </w:numPr>
                  <w:ind w:left="420" w:firstLineChars="0" w:hanging="420"/>
                </w:pPr>
              </w:pPrChange>
            </w:pPr>
            <w:ins w:id="10830" w:author="He Han" w:date="2026-10-22T22:09:00Z">
              <w:r w:rsidRPr="00BB7730">
                <w:rPr>
                  <w:rFonts w:ascii="Times New Roman" w:hAnsi="Times New Roman" w:cs="Times New Roman"/>
                  <w:color w:val="auto"/>
                  <w:sz w:val="18"/>
                  <w:szCs w:val="18"/>
                  <w:shd w:val="clear" w:color="auto" w:fill="FFFFFF"/>
                </w:rPr>
                <w:t>Pipeline material: 316L</w:t>
              </w:r>
            </w:ins>
          </w:p>
          <w:p w14:paraId="43DD9230" w14:textId="77777777" w:rsidR="00153539" w:rsidRPr="00BB7730" w:rsidRDefault="00153539">
            <w:pPr>
              <w:pStyle w:val="afc"/>
              <w:numPr>
                <w:ilvl w:val="0"/>
                <w:numId w:val="177"/>
              </w:numPr>
              <w:ind w:firstLineChars="0"/>
              <w:rPr>
                <w:ins w:id="10831" w:author="He Han" w:date="2026-10-22T22:09:00Z"/>
                <w:rFonts w:ascii="Times New Roman" w:hAnsi="Times New Roman" w:cs="Times New Roman"/>
                <w:color w:val="0000FF"/>
                <w:sz w:val="18"/>
                <w:szCs w:val="18"/>
                <w:shd w:val="clear" w:color="auto" w:fill="FFFFFF"/>
              </w:rPr>
              <w:pPrChange w:id="10832" w:author="He Han" w:date="2026-10-22T22:11:00Z">
                <w:pPr>
                  <w:pStyle w:val="afc"/>
                  <w:numPr>
                    <w:numId w:val="156"/>
                  </w:numPr>
                  <w:ind w:left="420" w:firstLineChars="0" w:hanging="420"/>
                </w:pPr>
              </w:pPrChange>
            </w:pPr>
            <w:ins w:id="10833"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263E2636" w14:textId="77777777" w:rsidR="00153539" w:rsidRPr="00BB7730" w:rsidRDefault="00153539">
            <w:pPr>
              <w:pStyle w:val="afc"/>
              <w:numPr>
                <w:ilvl w:val="0"/>
                <w:numId w:val="177"/>
              </w:numPr>
              <w:ind w:firstLineChars="0"/>
              <w:rPr>
                <w:ins w:id="10834" w:author="He Han" w:date="2026-10-22T22:09:00Z"/>
                <w:rFonts w:ascii="Times New Roman" w:hAnsi="Times New Roman" w:cs="Times New Roman"/>
                <w:color w:val="auto"/>
                <w:sz w:val="18"/>
                <w:szCs w:val="18"/>
                <w:shd w:val="clear" w:color="auto" w:fill="FFFFFF"/>
              </w:rPr>
              <w:pPrChange w:id="10835" w:author="He Han" w:date="2026-10-22T22:11:00Z">
                <w:pPr>
                  <w:pStyle w:val="afc"/>
                  <w:numPr>
                    <w:numId w:val="156"/>
                  </w:numPr>
                  <w:ind w:left="420" w:firstLineChars="0" w:hanging="420"/>
                </w:pPr>
              </w:pPrChange>
            </w:pPr>
            <w:ins w:id="10836" w:author="He Han" w:date="2026-10-22T22:09:00Z">
              <w:r w:rsidRPr="00BB7730">
                <w:rPr>
                  <w:rFonts w:ascii="Times New Roman" w:hAnsi="Times New Roman" w:cs="Times New Roman"/>
                  <w:color w:val="auto"/>
                  <w:sz w:val="18"/>
                  <w:szCs w:val="18"/>
                  <w:shd w:val="clear" w:color="auto" w:fill="FFFFFF"/>
                </w:rPr>
                <w:t>Mass flow meter: SS</w:t>
              </w:r>
            </w:ins>
          </w:p>
          <w:p w14:paraId="394CB93D" w14:textId="77777777" w:rsidR="00153539" w:rsidRPr="00BB7730" w:rsidRDefault="00153539">
            <w:pPr>
              <w:pStyle w:val="afc"/>
              <w:numPr>
                <w:ilvl w:val="0"/>
                <w:numId w:val="177"/>
              </w:numPr>
              <w:ind w:firstLineChars="0"/>
              <w:rPr>
                <w:ins w:id="10837" w:author="He Han" w:date="2026-10-22T22:09:00Z"/>
                <w:rFonts w:ascii="Times New Roman" w:hAnsi="Times New Roman" w:cs="Times New Roman"/>
                <w:b/>
                <w:color w:val="auto"/>
                <w:sz w:val="18"/>
                <w:szCs w:val="18"/>
                <w:shd w:val="clear" w:color="auto" w:fill="FFFFFF"/>
              </w:rPr>
              <w:pPrChange w:id="10838" w:author="He Han" w:date="2026-10-22T22:11:00Z">
                <w:pPr>
                  <w:pStyle w:val="afc"/>
                  <w:numPr>
                    <w:numId w:val="156"/>
                  </w:numPr>
                  <w:ind w:left="420" w:firstLineChars="0" w:hanging="420"/>
                </w:pPr>
              </w:pPrChange>
            </w:pPr>
            <w:ins w:id="10839"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F6B27E9" w14:textId="77777777" w:rsidR="00153539" w:rsidRPr="00BB7730" w:rsidRDefault="00153539">
            <w:pPr>
              <w:pStyle w:val="afc"/>
              <w:numPr>
                <w:ilvl w:val="0"/>
                <w:numId w:val="177"/>
              </w:numPr>
              <w:ind w:firstLineChars="0"/>
              <w:rPr>
                <w:ins w:id="10840" w:author="He Han" w:date="2026-10-22T22:09:00Z"/>
                <w:rFonts w:ascii="Times New Roman" w:eastAsiaTheme="minorEastAsia" w:hAnsi="Times New Roman" w:cs="Times New Roman"/>
                <w:color w:val="auto"/>
                <w:sz w:val="18"/>
                <w:szCs w:val="18"/>
                <w:shd w:val="clear" w:color="auto" w:fill="FFFFFF"/>
                <w:lang w:eastAsia="zh-CN"/>
              </w:rPr>
              <w:pPrChange w:id="10841" w:author="He Han" w:date="2026-10-22T22:11:00Z">
                <w:pPr>
                  <w:pStyle w:val="afc"/>
                  <w:numPr>
                    <w:numId w:val="156"/>
                  </w:numPr>
                  <w:ind w:left="420" w:firstLineChars="0" w:hanging="420"/>
                </w:pPr>
              </w:pPrChange>
            </w:pPr>
            <w:ins w:id="10842"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5CE6EBD0" w14:textId="77777777" w:rsidR="00153539" w:rsidRPr="00BB7730" w:rsidRDefault="00153539">
            <w:pPr>
              <w:pStyle w:val="afc"/>
              <w:numPr>
                <w:ilvl w:val="0"/>
                <w:numId w:val="177"/>
              </w:numPr>
              <w:ind w:firstLineChars="0"/>
              <w:rPr>
                <w:ins w:id="10843" w:author="He Han" w:date="2026-10-22T22:09:00Z"/>
                <w:rFonts w:ascii="Times New Roman" w:hAnsi="Times New Roman" w:cs="Times New Roman"/>
                <w:color w:val="auto"/>
                <w:sz w:val="18"/>
                <w:szCs w:val="18"/>
                <w:shd w:val="clear" w:color="auto" w:fill="FFFFFF"/>
              </w:rPr>
              <w:pPrChange w:id="10844" w:author="He Han" w:date="2026-10-22T22:11:00Z">
                <w:pPr>
                  <w:pStyle w:val="afc"/>
                  <w:numPr>
                    <w:numId w:val="156"/>
                  </w:numPr>
                  <w:ind w:left="420" w:firstLineChars="0" w:hanging="420"/>
                </w:pPr>
              </w:pPrChange>
            </w:pPr>
            <w:ins w:id="10845"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21F1600F" w14:textId="77777777" w:rsidR="00153539" w:rsidRPr="00BB7730" w:rsidRDefault="00153539">
            <w:pPr>
              <w:pStyle w:val="afc"/>
              <w:numPr>
                <w:ilvl w:val="0"/>
                <w:numId w:val="177"/>
              </w:numPr>
              <w:ind w:firstLineChars="0"/>
              <w:rPr>
                <w:ins w:id="10846" w:author="He Han" w:date="2026-10-22T22:09:00Z"/>
                <w:rFonts w:ascii="Times New Roman" w:hAnsi="Times New Roman" w:cs="Times New Roman"/>
                <w:color w:val="auto"/>
                <w:sz w:val="18"/>
                <w:szCs w:val="18"/>
                <w:shd w:val="clear" w:color="auto" w:fill="FFFFFF"/>
              </w:rPr>
              <w:pPrChange w:id="10847" w:author="He Han" w:date="2026-10-22T22:11:00Z">
                <w:pPr>
                  <w:pStyle w:val="afc"/>
                  <w:numPr>
                    <w:numId w:val="156"/>
                  </w:numPr>
                  <w:ind w:left="420" w:firstLineChars="0" w:hanging="420"/>
                </w:pPr>
              </w:pPrChange>
            </w:pPr>
            <w:ins w:id="10848"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43FEDC97" w14:textId="77777777" w:rsidR="00153539" w:rsidRPr="00BB7730" w:rsidRDefault="00153539">
            <w:pPr>
              <w:pStyle w:val="afc"/>
              <w:numPr>
                <w:ilvl w:val="0"/>
                <w:numId w:val="177"/>
              </w:numPr>
              <w:ind w:firstLineChars="0"/>
              <w:rPr>
                <w:ins w:id="10849" w:author="He Han" w:date="2026-10-22T22:09:00Z"/>
                <w:rFonts w:ascii="Times New Roman" w:hAnsi="Times New Roman" w:cs="Times New Roman"/>
                <w:color w:val="auto"/>
                <w:sz w:val="18"/>
                <w:szCs w:val="18"/>
                <w:shd w:val="clear" w:color="auto" w:fill="FFFFFF"/>
              </w:rPr>
              <w:pPrChange w:id="10850" w:author="He Han" w:date="2026-10-22T22:11:00Z">
                <w:pPr>
                  <w:pStyle w:val="afc"/>
                  <w:numPr>
                    <w:numId w:val="156"/>
                  </w:numPr>
                  <w:ind w:left="420" w:firstLineChars="0" w:hanging="420"/>
                </w:pPr>
              </w:pPrChange>
            </w:pPr>
            <w:ins w:id="10851"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7E39487D" w14:textId="12667FA9" w:rsidR="006A0866" w:rsidRPr="00BB7730" w:rsidDel="00153539" w:rsidRDefault="006A0866" w:rsidP="006A0866">
            <w:pPr>
              <w:rPr>
                <w:ins w:id="10852" w:author="Xuning Wei12232" w:date="2026-07-27T17:22:00Z"/>
                <w:del w:id="10853" w:author="He Han" w:date="2026-10-22T22:09:00Z"/>
                <w:rFonts w:ascii="Times New Roman" w:hAnsi="Times New Roman" w:cs="Times New Roman"/>
                <w:color w:val="auto"/>
                <w:sz w:val="18"/>
                <w:szCs w:val="18"/>
                <w:shd w:val="clear" w:color="auto" w:fill="FFFFFF"/>
              </w:rPr>
            </w:pPr>
            <w:ins w:id="10854" w:author="Xuning Wei12232" w:date="2026-07-27T17:22:00Z">
              <w:del w:id="10855" w:author="He Han" w:date="2026-10-12T13:44:00Z">
                <w:r w:rsidRPr="00BB7730" w:rsidDel="000E3A98">
                  <w:rPr>
                    <w:rFonts w:ascii="Times New Roman" w:hAnsi="Times New Roman" w:cs="Times New Roman"/>
                    <w:color w:val="00B0F0"/>
                    <w:sz w:val="18"/>
                    <w:szCs w:val="18"/>
                    <w:shd w:val="clear" w:color="auto" w:fill="FFFFFF"/>
                    <w:rPrChange w:id="10856" w:author="He Han" w:date="2026-10-12T14:33: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10857" w:author="He Han" w:date="2026-10-12T14:33: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10858" w:author="He Han" w:date="2026-10-12T14:33:00Z">
                      <w:rPr>
                        <w:rFonts w:ascii="Times New Roman" w:hAnsi="Times New Roman" w:cs="Times New Roman"/>
                        <w:color w:val="auto"/>
                        <w:sz w:val="18"/>
                        <w:szCs w:val="18"/>
                        <w:shd w:val="clear" w:color="auto" w:fill="FFFFFF"/>
                      </w:rPr>
                    </w:rPrChange>
                  </w:rPr>
                  <w:delText>material:</w:delText>
                </w:r>
              </w:del>
              <w:del w:id="10859"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769EE256" w14:textId="663B894E" w:rsidR="006A0866" w:rsidRPr="00BB7730" w:rsidDel="00153539" w:rsidRDefault="006A0866" w:rsidP="006A0866">
            <w:pPr>
              <w:rPr>
                <w:ins w:id="10860" w:author="Xuning Wei12232" w:date="2026-07-27T17:22:00Z"/>
                <w:del w:id="10861" w:author="He Han" w:date="2026-10-22T22:09:00Z"/>
                <w:rFonts w:ascii="Times New Roman" w:eastAsiaTheme="minorEastAsia" w:hAnsi="Times New Roman" w:cs="Times New Roman"/>
                <w:color w:val="auto"/>
                <w:sz w:val="18"/>
                <w:szCs w:val="18"/>
                <w:shd w:val="clear" w:color="auto" w:fill="FFFFFF"/>
                <w:lang w:eastAsia="zh-CN"/>
              </w:rPr>
            </w:pPr>
            <w:ins w:id="10862" w:author="Xuning Wei12232" w:date="2026-07-27T17:22:00Z">
              <w:del w:id="10863"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10864" w:author="He Han" w:date="2026-10-12T14:33:00Z">
                <w:r w:rsidRPr="00BB7730" w:rsidDel="006379C0">
                  <w:rPr>
                    <w:rFonts w:ascii="Times New Roman" w:hAnsi="Times New Roman" w:cs="Times New Roman"/>
                  </w:rPr>
                  <w:delText xml:space="preserve"> </w:delText>
                </w:r>
              </w:del>
              <w:del w:id="10865"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485DF20E" w14:textId="74263C82" w:rsidR="006A0866" w:rsidRPr="00BB7730" w:rsidDel="00153539" w:rsidRDefault="006A0866" w:rsidP="006A0866">
            <w:pPr>
              <w:rPr>
                <w:ins w:id="10866" w:author="Xuning Wei12232" w:date="2026-07-27T17:22:00Z"/>
                <w:del w:id="10867" w:author="He Han" w:date="2026-10-22T22:09:00Z"/>
                <w:rFonts w:ascii="Times New Roman" w:hAnsi="Times New Roman" w:cs="Times New Roman"/>
                <w:color w:val="0000FF"/>
                <w:sz w:val="18"/>
                <w:szCs w:val="18"/>
                <w:shd w:val="clear" w:color="auto" w:fill="FFFFFF"/>
              </w:rPr>
            </w:pPr>
            <w:ins w:id="10868" w:author="Xuning Wei12232" w:date="2026-07-27T17:22:00Z">
              <w:del w:id="10869"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571BE3D1" w14:textId="79EC4780" w:rsidR="006A0866" w:rsidRPr="00BB7730" w:rsidDel="00153539" w:rsidRDefault="006A0866" w:rsidP="006A0866">
            <w:pPr>
              <w:rPr>
                <w:ins w:id="10870" w:author="Xuning Wei12232" w:date="2026-07-27T17:22:00Z"/>
                <w:del w:id="10871" w:author="He Han" w:date="2026-10-22T22:09:00Z"/>
                <w:rFonts w:ascii="Times New Roman" w:hAnsi="Times New Roman" w:cs="Times New Roman"/>
                <w:color w:val="auto"/>
                <w:sz w:val="18"/>
                <w:szCs w:val="18"/>
                <w:shd w:val="clear" w:color="auto" w:fill="FFFFFF"/>
              </w:rPr>
            </w:pPr>
            <w:ins w:id="10872" w:author="Xuning Wei12232" w:date="2026-07-27T17:22:00Z">
              <w:del w:id="10873"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63FFB5DF" w14:textId="787FF880" w:rsidR="006A0866" w:rsidRPr="00BB7730" w:rsidDel="00153539" w:rsidRDefault="006A0866" w:rsidP="006A0866">
            <w:pPr>
              <w:rPr>
                <w:ins w:id="10874" w:author="Xuning Wei12232" w:date="2026-07-27T17:22:00Z"/>
                <w:del w:id="10875" w:author="He Han" w:date="2026-10-22T22:09:00Z"/>
                <w:rFonts w:ascii="Times New Roman" w:hAnsi="Times New Roman" w:cs="Times New Roman"/>
                <w:color w:val="auto"/>
                <w:sz w:val="18"/>
                <w:szCs w:val="18"/>
                <w:shd w:val="clear" w:color="auto" w:fill="FFFFFF"/>
              </w:rPr>
            </w:pPr>
            <w:ins w:id="10876" w:author="Xuning Wei12232" w:date="2026-07-27T17:22:00Z">
              <w:del w:id="10877"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63F109E5" w14:textId="606D4234" w:rsidR="006A0866" w:rsidRPr="00BB7730" w:rsidDel="00153539" w:rsidRDefault="006A0866" w:rsidP="006A0866">
            <w:pPr>
              <w:rPr>
                <w:ins w:id="10878" w:author="Xuning Wei12232" w:date="2026-07-27T17:22:00Z"/>
                <w:del w:id="10879" w:author="He Han" w:date="2026-10-22T22:09:00Z"/>
                <w:rFonts w:ascii="Times New Roman" w:hAnsi="Times New Roman" w:cs="Times New Roman"/>
                <w:color w:val="auto"/>
                <w:sz w:val="18"/>
                <w:szCs w:val="18"/>
                <w:shd w:val="clear" w:color="auto" w:fill="FFFFFF"/>
              </w:rPr>
            </w:pPr>
            <w:ins w:id="10880" w:author="Xuning Wei12232" w:date="2026-07-27T17:22:00Z">
              <w:del w:id="10881"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311586E3" w14:textId="24A202A3" w:rsidR="006A0866" w:rsidRPr="00BB7730" w:rsidDel="00153539" w:rsidRDefault="006A0866" w:rsidP="006A0866">
            <w:pPr>
              <w:rPr>
                <w:ins w:id="10882" w:author="Xuning Wei12232" w:date="2026-07-27T17:22:00Z"/>
                <w:del w:id="10883" w:author="He Han" w:date="2026-10-22T22:09:00Z"/>
                <w:rFonts w:ascii="Times New Roman" w:hAnsi="Times New Roman" w:cs="Times New Roman"/>
                <w:color w:val="auto"/>
                <w:sz w:val="18"/>
                <w:szCs w:val="18"/>
                <w:shd w:val="clear" w:color="auto" w:fill="FFFFFF"/>
              </w:rPr>
            </w:pPr>
            <w:ins w:id="10884" w:author="Xuning Wei12232" w:date="2026-07-27T17:22:00Z">
              <w:del w:id="10885"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21E46D23" w14:textId="3373C2A1" w:rsidR="006A0866" w:rsidRPr="00BB7730" w:rsidDel="00153539" w:rsidRDefault="006A0866" w:rsidP="006A0866">
            <w:pPr>
              <w:rPr>
                <w:ins w:id="10886" w:author="Xuning Wei12232" w:date="2026-07-27T17:22:00Z"/>
                <w:del w:id="10887" w:author="He Han" w:date="2026-10-22T22:09:00Z"/>
                <w:rFonts w:ascii="Times New Roman" w:hAnsi="Times New Roman" w:cs="Times New Roman"/>
                <w:color w:val="FF0000"/>
                <w:sz w:val="18"/>
                <w:szCs w:val="18"/>
                <w:shd w:val="clear" w:color="auto" w:fill="FFFFFF"/>
                <w:rPrChange w:id="10888" w:author="Johan Granander" w:date="2026-07-28T15:07:00Z">
                  <w:rPr>
                    <w:ins w:id="10889" w:author="Xuning Wei12232" w:date="2026-07-27T17:22:00Z"/>
                    <w:del w:id="10890" w:author="He Han" w:date="2026-10-22T22:09:00Z"/>
                    <w:rFonts w:ascii="Times New Roman" w:hAnsi="Times New Roman" w:cs="Times New Roman"/>
                    <w:color w:val="FF0000"/>
                    <w:sz w:val="18"/>
                    <w:szCs w:val="18"/>
                    <w:shd w:val="clear" w:color="auto" w:fill="FFFFFF"/>
                    <w:lang w:val="sv-SE"/>
                  </w:rPr>
                </w:rPrChange>
              </w:rPr>
            </w:pPr>
            <w:ins w:id="10891" w:author="Xuning Wei12232" w:date="2026-07-27T17:22:00Z">
              <w:del w:id="10892" w:author="He Han" w:date="2026-10-22T22:09:00Z">
                <w:r w:rsidRPr="00BB7730" w:rsidDel="00153539">
                  <w:rPr>
                    <w:rFonts w:ascii="Times New Roman" w:hAnsi="Times New Roman" w:cs="Times New Roman"/>
                    <w:color w:val="FF0000"/>
                    <w:sz w:val="18"/>
                    <w:szCs w:val="18"/>
                    <w:shd w:val="clear" w:color="auto" w:fill="FFFFFF"/>
                    <w:rPrChange w:id="10893" w:author="Johan Granander" w:date="2026-07-28T15:07: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533B93CE" w14:textId="7AFE6976" w:rsidR="006A0866" w:rsidRPr="00BB7730" w:rsidDel="00153539" w:rsidRDefault="006A0866" w:rsidP="006A0866">
            <w:pPr>
              <w:rPr>
                <w:ins w:id="10894" w:author="Xuning Wei12232" w:date="2026-07-27T17:22:00Z"/>
                <w:del w:id="10895" w:author="He Han" w:date="2026-10-22T22:09:00Z"/>
                <w:rFonts w:ascii="Times New Roman" w:hAnsi="Times New Roman" w:cs="Times New Roman"/>
                <w:color w:val="auto"/>
                <w:sz w:val="18"/>
                <w:szCs w:val="18"/>
                <w:shd w:val="clear" w:color="auto" w:fill="FFFFFF"/>
                <w:rPrChange w:id="10896" w:author="Johan Granander" w:date="2026-07-28T15:07:00Z">
                  <w:rPr>
                    <w:ins w:id="10897" w:author="Xuning Wei12232" w:date="2026-07-27T17:22:00Z"/>
                    <w:del w:id="10898" w:author="He Han" w:date="2026-10-22T22:09:00Z"/>
                    <w:rFonts w:ascii="Times New Roman" w:hAnsi="Times New Roman" w:cs="Times New Roman"/>
                    <w:color w:val="auto"/>
                    <w:sz w:val="18"/>
                    <w:szCs w:val="18"/>
                    <w:shd w:val="clear" w:color="auto" w:fill="FFFFFF"/>
                    <w:lang w:val="sv-SE"/>
                  </w:rPr>
                </w:rPrChange>
              </w:rPr>
            </w:pPr>
            <w:ins w:id="10899" w:author="Xuning Wei12232" w:date="2026-07-27T17:22:00Z">
              <w:del w:id="10900" w:author="He Han" w:date="2026-10-22T22:09:00Z">
                <w:r w:rsidRPr="00BB7730" w:rsidDel="00153539">
                  <w:rPr>
                    <w:rFonts w:ascii="Times New Roman" w:hAnsi="Times New Roman" w:cs="Times New Roman"/>
                    <w:color w:val="auto"/>
                    <w:sz w:val="18"/>
                    <w:szCs w:val="18"/>
                    <w:shd w:val="clear" w:color="auto" w:fill="FFFFFF"/>
                    <w:rPrChange w:id="10901" w:author="Johan Granander" w:date="2026-07-28T15:07:00Z">
                      <w:rPr>
                        <w:rFonts w:ascii="Times New Roman" w:hAnsi="Times New Roman" w:cs="Times New Roman"/>
                        <w:color w:val="auto"/>
                        <w:sz w:val="18"/>
                        <w:szCs w:val="18"/>
                        <w:shd w:val="clear" w:color="auto" w:fill="FFFFFF"/>
                        <w:lang w:val="sv-SE"/>
                      </w:rPr>
                    </w:rPrChange>
                  </w:rPr>
                  <w:delText>Mass flow meter: SS</w:delText>
                </w:r>
              </w:del>
            </w:ins>
          </w:p>
          <w:p w14:paraId="2FA2399A" w14:textId="7B0C93B5" w:rsidR="006A0866" w:rsidRPr="00BB7730" w:rsidDel="00153539" w:rsidRDefault="006A0866" w:rsidP="006A0866">
            <w:pPr>
              <w:rPr>
                <w:ins w:id="10902" w:author="Xuning Wei12232" w:date="2026-07-27T17:22:00Z"/>
                <w:del w:id="10903" w:author="He Han" w:date="2026-10-22T22:09:00Z"/>
                <w:rFonts w:ascii="Times New Roman" w:hAnsi="Times New Roman" w:cs="Times New Roman"/>
                <w:b/>
                <w:color w:val="auto"/>
                <w:sz w:val="18"/>
                <w:szCs w:val="18"/>
                <w:shd w:val="clear" w:color="auto" w:fill="FFFFFF"/>
              </w:rPr>
            </w:pPr>
            <w:ins w:id="10904" w:author="Xuning Wei12232" w:date="2026-07-27T17:22:00Z">
              <w:del w:id="10905"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10906" w:author="He Han" w:date="2026-10-12T14:33:00Z">
                <w:r w:rsidRPr="00BB7730" w:rsidDel="006379C0">
                  <w:rPr>
                    <w:rFonts w:ascii="Times New Roman" w:hAnsi="Times New Roman" w:cs="Times New Roman"/>
                    <w:color w:val="auto"/>
                    <w:sz w:val="18"/>
                    <w:szCs w:val="18"/>
                    <w:shd w:val="clear" w:color="auto" w:fill="FFFFFF"/>
                  </w:rPr>
                  <w:delText>304 &amp; 316L</w:delText>
                </w:r>
              </w:del>
            </w:ins>
          </w:p>
          <w:p w14:paraId="7D8894C5" w14:textId="1CB7854B" w:rsidR="006A0866" w:rsidRPr="00BB7730" w:rsidDel="00153539" w:rsidRDefault="006A0866" w:rsidP="006A0866">
            <w:pPr>
              <w:rPr>
                <w:ins w:id="10907" w:author="Xuning Wei12232" w:date="2026-07-27T17:22:00Z"/>
                <w:del w:id="10908" w:author="He Han" w:date="2026-10-22T22:09:00Z"/>
                <w:rFonts w:ascii="Times New Roman" w:eastAsiaTheme="minorEastAsia" w:hAnsi="Times New Roman" w:cs="Times New Roman"/>
                <w:color w:val="auto"/>
                <w:sz w:val="18"/>
                <w:szCs w:val="18"/>
                <w:shd w:val="clear" w:color="auto" w:fill="FFFFFF"/>
                <w:lang w:eastAsia="zh-CN"/>
              </w:rPr>
            </w:pPr>
            <w:ins w:id="10909" w:author="Xuning Wei12232" w:date="2026-07-27T17:22:00Z">
              <w:del w:id="10910"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7BC042DF" w14:textId="47815F65" w:rsidR="006A0866" w:rsidRPr="00BB7730" w:rsidDel="00153539" w:rsidRDefault="006A0866" w:rsidP="006A0866">
            <w:pPr>
              <w:rPr>
                <w:ins w:id="10911" w:author="Xuning Wei12232" w:date="2026-07-27T17:22:00Z"/>
                <w:del w:id="10912" w:author="He Han" w:date="2026-10-22T22:09:00Z"/>
                <w:rFonts w:ascii="Times New Roman" w:hAnsi="Times New Roman" w:cs="Times New Roman"/>
                <w:color w:val="auto"/>
                <w:sz w:val="18"/>
                <w:szCs w:val="18"/>
                <w:shd w:val="clear" w:color="auto" w:fill="FFFFFF"/>
              </w:rPr>
            </w:pPr>
            <w:ins w:id="10913" w:author="Xuning Wei12232" w:date="2026-07-27T17:22:00Z">
              <w:del w:id="10914"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1E7FCFEC" w14:textId="1DF49046" w:rsidR="006A0866" w:rsidRPr="00BB7730" w:rsidDel="00153539" w:rsidRDefault="006A0866" w:rsidP="006A0866">
            <w:pPr>
              <w:jc w:val="both"/>
              <w:rPr>
                <w:del w:id="10915" w:author="He Han" w:date="2026-10-22T22:09:00Z"/>
                <w:rFonts w:ascii="Times New Roman" w:hAnsi="Times New Roman" w:cs="Times New Roman"/>
                <w:color w:val="auto"/>
                <w:sz w:val="18"/>
                <w:szCs w:val="18"/>
                <w:shd w:val="clear" w:color="auto" w:fill="FFFFFF"/>
              </w:rPr>
            </w:pPr>
            <w:ins w:id="10916" w:author="Xuning Wei12232" w:date="2026-07-27T17:22:00Z">
              <w:del w:id="10917" w:author="He Han" w:date="2026-10-22T22:09:00Z">
                <w:r w:rsidRPr="00BB7730" w:rsidDel="00153539">
                  <w:rPr>
                    <w:rFonts w:ascii="Times New Roman" w:hAnsi="Times New Roman" w:cs="Times New Roman"/>
                    <w:color w:val="0000FF"/>
                    <w:sz w:val="18"/>
                    <w:szCs w:val="18"/>
                  </w:rPr>
                  <w:delText>Mechanical seal:</w:delText>
                </w:r>
              </w:del>
              <w:del w:id="10918" w:author="He Han" w:date="2026-10-12T14:33:00Z">
                <w:r w:rsidRPr="00BB7730" w:rsidDel="006379C0">
                  <w:rPr>
                    <w:rFonts w:ascii="Times New Roman" w:hAnsi="Times New Roman" w:cs="Times New Roman"/>
                    <w:color w:val="0000FF"/>
                    <w:sz w:val="18"/>
                    <w:szCs w:val="18"/>
                  </w:rPr>
                  <w:delText xml:space="preserve"> </w:delText>
                </w:r>
                <w:r w:rsidRPr="00BB7730" w:rsidDel="006379C0">
                  <w:rPr>
                    <w:rFonts w:ascii="Times New Roman" w:hAnsi="Times New Roman" w:cs="Times New Roman"/>
                    <w:color w:val="0000FF"/>
                    <w:sz w:val="18"/>
                    <w:szCs w:val="18"/>
                    <w:shd w:val="clear" w:color="auto" w:fill="FFFFFF"/>
                  </w:rPr>
                  <w:delText>304SS</w:delText>
                </w:r>
              </w:del>
              <w:del w:id="10919"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0920" w:author="He Han" w:date="2026-10-19T16:39:00Z">
                <w:r w:rsidRPr="00BB7730" w:rsidDel="00467D71">
                  <w:rPr>
                    <w:rFonts w:ascii="Times New Roman" w:hAnsi="Times New Roman" w:cs="Times New Roman"/>
                    <w:color w:val="0000FF"/>
                    <w:sz w:val="18"/>
                    <w:szCs w:val="18"/>
                    <w:shd w:val="clear" w:color="auto" w:fill="FFFFFF"/>
                  </w:rPr>
                  <w:delText>CSPE</w:delText>
                </w:r>
              </w:del>
            </w:ins>
            <w:del w:id="10921" w:author="He Han" w:date="2026-10-22T22:09:00Z">
              <w:r w:rsidRPr="00BB7730" w:rsidDel="00153539">
                <w:rPr>
                  <w:rFonts w:ascii="Times New Roman" w:hAnsi="Times New Roman" w:cs="Times New Roman"/>
                  <w:color w:val="auto"/>
                  <w:sz w:val="18"/>
                  <w:szCs w:val="18"/>
                  <w:shd w:val="clear" w:color="auto" w:fill="FFFFFF"/>
                </w:rPr>
                <w:delText>Transfer pump material:SS</w:delText>
              </w:r>
            </w:del>
            <w:ins w:id="10922" w:author="Johan Granander" w:date="2026-05-04T11:54:00Z">
              <w:del w:id="10923" w:author="He Han" w:date="2026-10-22T22:09:00Z">
                <w:r w:rsidRPr="00BB7730" w:rsidDel="00153539">
                  <w:rPr>
                    <w:rFonts w:ascii="Times New Roman" w:hAnsi="Times New Roman" w:cs="Times New Roman"/>
                    <w:color w:val="auto"/>
                    <w:sz w:val="18"/>
                    <w:szCs w:val="18"/>
                    <w:shd w:val="clear" w:color="auto" w:fill="FFFFFF"/>
                  </w:rPr>
                  <w:delText>material: SS</w:delText>
                </w:r>
              </w:del>
            </w:ins>
            <w:del w:id="10924" w:author="He Han" w:date="2026-10-22T22:09:00Z">
              <w:r w:rsidRPr="00BB7730" w:rsidDel="00153539">
                <w:rPr>
                  <w:rFonts w:ascii="Times New Roman" w:hAnsi="Times New Roman" w:cs="Times New Roman"/>
                  <w:color w:val="auto"/>
                  <w:sz w:val="18"/>
                  <w:szCs w:val="18"/>
                  <w:shd w:val="clear" w:color="auto" w:fill="FFFFFF"/>
                </w:rPr>
                <w:delText>316+PTFE</w:delText>
              </w:r>
            </w:del>
          </w:p>
          <w:p w14:paraId="285853A6" w14:textId="684D47BA" w:rsidR="006A0866" w:rsidRPr="00BB7730" w:rsidDel="00153539" w:rsidRDefault="006A0866" w:rsidP="006A0866">
            <w:pPr>
              <w:jc w:val="both"/>
              <w:rPr>
                <w:del w:id="10925" w:author="He Han" w:date="2026-10-22T22:09:00Z"/>
                <w:rFonts w:ascii="Times New Roman" w:eastAsia="仿宋_GB2312" w:hAnsi="Times New Roman" w:cs="Times New Roman"/>
                <w:color w:val="auto"/>
                <w:sz w:val="18"/>
                <w:szCs w:val="18"/>
              </w:rPr>
            </w:pPr>
            <w:del w:id="10926" w:author="He Han" w:date="2026-10-22T22:09:00Z">
              <w:r w:rsidRPr="00BB7730" w:rsidDel="00153539">
                <w:rPr>
                  <w:rFonts w:ascii="Times New Roman" w:eastAsia="仿宋_GB2312" w:hAnsi="Times New Roman" w:cs="Times New Roman"/>
                  <w:color w:val="auto"/>
                  <w:sz w:val="18"/>
                  <w:szCs w:val="18"/>
                </w:rPr>
                <w:delText>Charging line: SS</w:delText>
              </w:r>
            </w:del>
          </w:p>
          <w:p w14:paraId="5F8DC2A5" w14:textId="7072766F" w:rsidR="006A0866" w:rsidRPr="00BB7730" w:rsidDel="00153539" w:rsidRDefault="006A0866" w:rsidP="006A0866">
            <w:pPr>
              <w:jc w:val="both"/>
              <w:rPr>
                <w:del w:id="10927" w:author="He Han" w:date="2026-10-22T22:09:00Z"/>
                <w:rFonts w:ascii="Times New Roman" w:eastAsia="仿宋_GB2312" w:hAnsi="Times New Roman" w:cs="Times New Roman"/>
                <w:color w:val="auto"/>
                <w:sz w:val="18"/>
                <w:szCs w:val="18"/>
                <w:lang w:val="sv-SE"/>
                <w:rPrChange w:id="10928" w:author="Johan Granander" w:date="2026-05-04T09:59:00Z">
                  <w:rPr>
                    <w:del w:id="10929" w:author="He Han" w:date="2026-10-22T22:09:00Z"/>
                    <w:rFonts w:ascii="Times New Roman" w:eastAsia="仿宋_GB2312" w:hAnsi="Times New Roman" w:cs="Times New Roman"/>
                    <w:color w:val="auto"/>
                    <w:sz w:val="18"/>
                    <w:szCs w:val="18"/>
                  </w:rPr>
                </w:rPrChange>
              </w:rPr>
            </w:pPr>
            <w:del w:id="10930" w:author="He Han" w:date="2026-10-22T22:09:00Z">
              <w:r w:rsidRPr="00BB7730" w:rsidDel="00153539">
                <w:rPr>
                  <w:rFonts w:ascii="Times New Roman" w:hAnsi="Times New Roman" w:cs="Times New Roman"/>
                  <w:color w:val="auto"/>
                  <w:sz w:val="18"/>
                  <w:szCs w:val="18"/>
                  <w:shd w:val="clear" w:color="auto" w:fill="FFFFFF"/>
                  <w:lang w:val="sv-SE"/>
                  <w:rPrChange w:id="10931" w:author="Johan Granander" w:date="2026-05-04T09:59: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sv-SE"/>
                  <w:rPrChange w:id="10932" w:author="Johan Granander" w:date="2026-05-04T09:59:00Z">
                    <w:rPr>
                      <w:rFonts w:ascii="Times New Roman" w:eastAsia="仿宋_GB2312" w:hAnsi="Times New Roman" w:cs="Times New Roman"/>
                      <w:color w:val="auto"/>
                      <w:sz w:val="18"/>
                      <w:szCs w:val="18"/>
                    </w:rPr>
                  </w:rPrChange>
                </w:rPr>
                <w:delText>PTFE</w:delText>
              </w:r>
            </w:del>
          </w:p>
          <w:p w14:paraId="5C712EBF" w14:textId="72366ED7" w:rsidR="006A0866" w:rsidRPr="00BB7730" w:rsidDel="00153539" w:rsidRDefault="006A0866" w:rsidP="006A0866">
            <w:pPr>
              <w:jc w:val="both"/>
              <w:rPr>
                <w:del w:id="10933" w:author="He Han" w:date="2026-10-22T22:09:00Z"/>
                <w:rFonts w:ascii="Times New Roman" w:hAnsi="Times New Roman" w:cs="Times New Roman"/>
                <w:color w:val="auto"/>
                <w:sz w:val="18"/>
                <w:szCs w:val="18"/>
                <w:shd w:val="clear" w:color="auto" w:fill="FFFFFF"/>
                <w:lang w:val="sv-SE"/>
                <w:rPrChange w:id="10934" w:author="Johan Granander" w:date="2026-05-04T09:59:00Z">
                  <w:rPr>
                    <w:del w:id="10935" w:author="He Han" w:date="2026-10-22T22:09:00Z"/>
                    <w:rFonts w:ascii="Times New Roman" w:hAnsi="Times New Roman" w:cs="Times New Roman"/>
                    <w:color w:val="auto"/>
                    <w:sz w:val="18"/>
                    <w:szCs w:val="18"/>
                    <w:shd w:val="clear" w:color="auto" w:fill="FFFFFF"/>
                  </w:rPr>
                </w:rPrChange>
              </w:rPr>
            </w:pPr>
            <w:del w:id="10936" w:author="He Han" w:date="2026-10-22T22:09:00Z">
              <w:r w:rsidRPr="00BB7730" w:rsidDel="00153539">
                <w:rPr>
                  <w:rFonts w:ascii="Times New Roman" w:hAnsi="Times New Roman" w:cs="Times New Roman"/>
                  <w:color w:val="auto"/>
                  <w:sz w:val="18"/>
                  <w:szCs w:val="18"/>
                  <w:shd w:val="clear" w:color="auto" w:fill="FFFFFF"/>
                  <w:lang w:val="sv-SE"/>
                  <w:rPrChange w:id="10937" w:author="Johan Granander" w:date="2026-05-04T09:59:00Z">
                    <w:rPr>
                      <w:rFonts w:ascii="Times New Roman" w:hAnsi="Times New Roman" w:cs="Times New Roman"/>
                      <w:color w:val="auto"/>
                      <w:sz w:val="18"/>
                      <w:szCs w:val="18"/>
                      <w:shd w:val="clear" w:color="auto" w:fill="FFFFFF"/>
                    </w:rPr>
                  </w:rPrChange>
                </w:rPr>
                <w:delText>Sight glass: Glass</w:delText>
              </w:r>
            </w:del>
          </w:p>
          <w:p w14:paraId="7D1B4A6C" w14:textId="1E55639F" w:rsidR="006A0866" w:rsidRPr="00BB7730" w:rsidDel="00153539" w:rsidRDefault="006A0866" w:rsidP="006A0866">
            <w:pPr>
              <w:jc w:val="both"/>
              <w:rPr>
                <w:del w:id="10938" w:author="He Han" w:date="2026-10-22T22:09:00Z"/>
                <w:rFonts w:ascii="Times New Roman" w:eastAsia="仿宋_GB2312" w:hAnsi="Times New Roman" w:cs="Times New Roman"/>
                <w:color w:val="auto"/>
                <w:sz w:val="18"/>
                <w:szCs w:val="18"/>
                <w:lang w:val="sv-SE"/>
                <w:rPrChange w:id="10939" w:author="Johan Granander" w:date="2026-05-04T09:59:00Z">
                  <w:rPr>
                    <w:del w:id="10940" w:author="He Han" w:date="2026-10-22T22:09:00Z"/>
                    <w:rFonts w:ascii="Times New Roman" w:eastAsia="仿宋_GB2312" w:hAnsi="Times New Roman" w:cs="Times New Roman"/>
                    <w:color w:val="auto"/>
                    <w:sz w:val="18"/>
                    <w:szCs w:val="18"/>
                  </w:rPr>
                </w:rPrChange>
              </w:rPr>
            </w:pPr>
            <w:del w:id="10941" w:author="He Han" w:date="2026-10-22T22:09:00Z">
              <w:r w:rsidRPr="00BB7730" w:rsidDel="00153539">
                <w:rPr>
                  <w:rFonts w:ascii="Times New Roman" w:hAnsi="Times New Roman" w:cs="Times New Roman"/>
                  <w:color w:val="auto"/>
                  <w:sz w:val="18"/>
                  <w:szCs w:val="18"/>
                  <w:shd w:val="clear" w:color="auto" w:fill="FFFFFF"/>
                  <w:lang w:val="sv-SE"/>
                  <w:rPrChange w:id="10942" w:author="Johan Granander" w:date="2026-05-04T09:59: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sv-SE"/>
                  <w:rPrChange w:id="10943" w:author="Johan Granander" w:date="2026-05-04T09:59:00Z">
                    <w:rPr>
                      <w:rFonts w:ascii="Times New Roman" w:eastAsia="仿宋_GB2312" w:hAnsi="Times New Roman" w:cs="Times New Roman"/>
                      <w:color w:val="auto"/>
                      <w:sz w:val="18"/>
                      <w:szCs w:val="18"/>
                    </w:rPr>
                  </w:rPrChange>
                </w:rPr>
                <w:delText xml:space="preserve"> 316L</w:delText>
              </w:r>
            </w:del>
          </w:p>
          <w:p w14:paraId="25023648" w14:textId="1733161F" w:rsidR="006A0866" w:rsidRPr="00BB7730" w:rsidDel="00153539" w:rsidRDefault="006A0866" w:rsidP="006A0866">
            <w:pPr>
              <w:jc w:val="both"/>
              <w:rPr>
                <w:del w:id="10944" w:author="He Han" w:date="2026-10-22T22:09:00Z"/>
                <w:rFonts w:ascii="Times New Roman" w:eastAsiaTheme="minorEastAsia" w:hAnsi="Times New Roman" w:cs="Times New Roman"/>
                <w:color w:val="auto"/>
                <w:sz w:val="18"/>
                <w:szCs w:val="18"/>
                <w:shd w:val="clear" w:color="auto" w:fill="FFFFFF"/>
                <w:lang w:eastAsia="zh-CN"/>
              </w:rPr>
            </w:pPr>
            <w:del w:id="10945"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p>
          <w:p w14:paraId="60E92333" w14:textId="1DE45132" w:rsidR="006A0866" w:rsidRPr="00BB7730" w:rsidDel="00153539" w:rsidRDefault="006A0866" w:rsidP="006A0866">
            <w:pPr>
              <w:jc w:val="both"/>
              <w:rPr>
                <w:del w:id="10946" w:author="He Han" w:date="2026-10-22T22:09:00Z"/>
                <w:rFonts w:ascii="Times New Roman" w:hAnsi="Times New Roman" w:cs="Times New Roman"/>
                <w:color w:val="0000FF"/>
                <w:sz w:val="18"/>
                <w:szCs w:val="18"/>
                <w:shd w:val="clear" w:color="auto" w:fill="FFFFFF"/>
              </w:rPr>
            </w:pPr>
            <w:del w:id="10947" w:author="He Han" w:date="2026-10-22T22:09:00Z">
              <w:r w:rsidRPr="00BB7730" w:rsidDel="00153539">
                <w:rPr>
                  <w:rFonts w:ascii="Times New Roman" w:hAnsi="Times New Roman" w:cs="Times New Roman"/>
                  <w:color w:val="0000FF"/>
                  <w:sz w:val="18"/>
                  <w:szCs w:val="18"/>
                  <w:shd w:val="clear" w:color="auto" w:fill="FFFFFF"/>
                </w:rPr>
                <w:delText>Nitrogen distribution piping: C-276</w:delText>
              </w:r>
            </w:del>
          </w:p>
          <w:p w14:paraId="5E2899CC" w14:textId="5B0BABE7" w:rsidR="006A0866" w:rsidRPr="00BB7730" w:rsidDel="00153539" w:rsidRDefault="006A0866" w:rsidP="006A0866">
            <w:pPr>
              <w:jc w:val="both"/>
              <w:rPr>
                <w:del w:id="10948" w:author="He Han" w:date="2026-10-22T22:09:00Z"/>
                <w:rFonts w:ascii="Times New Roman" w:hAnsi="Times New Roman" w:cs="Times New Roman"/>
                <w:color w:val="auto"/>
                <w:sz w:val="18"/>
                <w:szCs w:val="18"/>
                <w:shd w:val="clear" w:color="auto" w:fill="FFFFFF"/>
              </w:rPr>
            </w:pPr>
            <w:del w:id="10949" w:author="He Han" w:date="2026-10-22T22:09:00Z">
              <w:r w:rsidRPr="00BB7730" w:rsidDel="00153539">
                <w:rPr>
                  <w:rFonts w:ascii="Times New Roman" w:hAnsi="Times New Roman" w:cs="Times New Roman"/>
                  <w:color w:val="auto"/>
                  <w:sz w:val="18"/>
                  <w:szCs w:val="18"/>
                  <w:shd w:val="clear" w:color="auto" w:fill="FFFFFF"/>
                </w:rPr>
                <w:delText>Sampling pipeline: SS</w:delText>
              </w:r>
            </w:del>
          </w:p>
          <w:p w14:paraId="6BC2F6BF" w14:textId="69CE945B" w:rsidR="006A0866" w:rsidRPr="00BB7730" w:rsidRDefault="006A0866" w:rsidP="006A0866">
            <w:pPr>
              <w:jc w:val="both"/>
              <w:rPr>
                <w:rFonts w:ascii="Times New Roman" w:hAnsi="Times New Roman" w:cs="Times New Roman"/>
                <w:color w:val="auto"/>
                <w:sz w:val="18"/>
                <w:szCs w:val="18"/>
                <w:shd w:val="clear" w:color="auto" w:fill="FFFFFF"/>
              </w:rPr>
            </w:pPr>
            <w:del w:id="10950" w:author="He Han" w:date="2026-10-22T22:09:00Z">
              <w:r w:rsidRPr="00BB7730" w:rsidDel="00153539">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10951" w:author="Xuning Wei12232" w:date="2026-07-27T18:11:00Z">
              <w:tcPr>
                <w:tcW w:w="388" w:type="pct"/>
                <w:gridSpan w:val="4"/>
                <w:vMerge w:val="restart"/>
                <w:shd w:val="clear" w:color="auto" w:fill="FFFFFF" w:themeFill="background1"/>
                <w:vAlign w:val="center"/>
              </w:tcPr>
            </w:tcPrChange>
          </w:tcPr>
          <w:p w14:paraId="3180E16B" w14:textId="77777777" w:rsidR="006A0866" w:rsidRPr="00BB7730" w:rsidRDefault="006A0866" w:rsidP="006A0866">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10952" w:author="Xuning Wei12232" w:date="2026-07-27T18:11:00Z">
              <w:tcPr>
                <w:tcW w:w="354" w:type="pct"/>
                <w:gridSpan w:val="3"/>
                <w:vMerge w:val="restart"/>
                <w:shd w:val="clear" w:color="auto" w:fill="FFFFFF" w:themeFill="background1"/>
                <w:vAlign w:val="center"/>
              </w:tcPr>
            </w:tcPrChange>
          </w:tcPr>
          <w:p w14:paraId="38548C3B" w14:textId="77777777" w:rsidR="006A0866" w:rsidRPr="00BB7730" w:rsidRDefault="006A0866" w:rsidP="006A0866">
            <w:pPr>
              <w:jc w:val="both"/>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No</w:t>
            </w:r>
          </w:p>
        </w:tc>
        <w:tc>
          <w:tcPr>
            <w:tcW w:w="289" w:type="pct"/>
            <w:vAlign w:val="center"/>
            <w:tcPrChange w:id="10953" w:author="Xuning Wei12232" w:date="2026-07-27T18:11:00Z">
              <w:tcPr>
                <w:tcW w:w="322" w:type="pct"/>
                <w:gridSpan w:val="3"/>
                <w:vAlign w:val="center"/>
              </w:tcPr>
            </w:tcPrChange>
          </w:tcPr>
          <w:p w14:paraId="1E947C6B" w14:textId="4AD09140" w:rsidR="006A0866" w:rsidRPr="00BB7730" w:rsidRDefault="003E162E" w:rsidP="006A0866">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873985991"/>
                <w14:checkbox>
                  <w14:checked w14:val="1"/>
                  <w14:checkedState w14:val="2612" w14:font="MS Gothic"/>
                  <w14:uncheckedState w14:val="2610" w14:font="MS Gothic"/>
                </w14:checkbox>
              </w:sdtPr>
              <w:sdtEndPr/>
              <w:sdtContent>
                <w:r w:rsidR="006A0866" w:rsidRPr="00BB7730">
                  <w:rPr>
                    <w:rFonts w:ascii="Segoe UI Symbol" w:eastAsia="仿宋_GB2312" w:hAnsi="Segoe UI Symbol" w:cs="Segoe UI Symbol"/>
                    <w:color w:val="auto"/>
                    <w:sz w:val="18"/>
                    <w:szCs w:val="18"/>
                  </w:rPr>
                  <w:t>☒</w:t>
                </w:r>
              </w:sdtContent>
            </w:sdt>
            <w:r w:rsidR="006A0866" w:rsidRPr="00BB7730">
              <w:rPr>
                <w:rFonts w:ascii="Times New Roman" w:eastAsia="仿宋_GB2312" w:hAnsi="Times New Roman" w:cs="Times New Roman"/>
                <w:color w:val="auto"/>
                <w:sz w:val="18"/>
                <w:szCs w:val="18"/>
              </w:rPr>
              <w:t>Yes</w:t>
            </w:r>
          </w:p>
        </w:tc>
        <w:tc>
          <w:tcPr>
            <w:tcW w:w="638" w:type="pct"/>
            <w:vAlign w:val="center"/>
            <w:tcPrChange w:id="10954" w:author="Xuning Wei12232" w:date="2026-07-27T18:11:00Z">
              <w:tcPr>
                <w:tcW w:w="733" w:type="pct"/>
                <w:gridSpan w:val="3"/>
                <w:vAlign w:val="center"/>
              </w:tcPr>
            </w:tcPrChange>
          </w:tcPr>
          <w:p w14:paraId="50123058" w14:textId="4A042AD2" w:rsidR="006A0866" w:rsidRPr="00BB7730" w:rsidRDefault="003E162E" w:rsidP="006A0866">
            <w:pPr>
              <w:jc w:val="both"/>
              <w:rPr>
                <w:rFonts w:ascii="Times New Roman" w:eastAsia="仿宋_GB2312" w:hAnsi="Times New Roman" w:cs="Times New Roman"/>
                <w:color w:val="auto"/>
                <w:sz w:val="18"/>
                <w:szCs w:val="18"/>
              </w:rPr>
            </w:pPr>
            <w:customXmlInsRangeStart w:id="10955" w:author="Xuning Wei12232" w:date="2026-07-27T20:00:00Z"/>
            <w:sdt>
              <w:sdtPr>
                <w:rPr>
                  <w:rFonts w:ascii="Times New Roman" w:eastAsia="仿宋_GB2312" w:hAnsi="Times New Roman" w:cs="Times New Roman"/>
                  <w:color w:val="auto"/>
                  <w:sz w:val="18"/>
                  <w:szCs w:val="18"/>
                </w:rPr>
                <w:id w:val="437875157"/>
                <w14:checkbox>
                  <w14:checked w14:val="0"/>
                  <w14:checkedState w14:val="2612" w14:font="MS Gothic"/>
                  <w14:uncheckedState w14:val="2610" w14:font="MS Gothic"/>
                </w14:checkbox>
              </w:sdtPr>
              <w:sdtEndPr/>
              <w:sdtContent>
                <w:customXmlInsRangeEnd w:id="10955"/>
                <w:ins w:id="10956" w:author="Xuning Wei12232" w:date="2026-07-27T20:00:00Z">
                  <w:r w:rsidR="006A0866" w:rsidRPr="00BB7730">
                    <w:rPr>
                      <w:rFonts w:ascii="Segoe UI Symbol" w:eastAsia="仿宋_GB2312" w:hAnsi="Segoe UI Symbol" w:cs="Segoe UI Symbol"/>
                      <w:color w:val="auto"/>
                      <w:sz w:val="18"/>
                      <w:szCs w:val="18"/>
                    </w:rPr>
                    <w:t>☐</w:t>
                  </w:r>
                </w:ins>
                <w:customXmlInsRangeStart w:id="10957" w:author="Xuning Wei12232" w:date="2026-07-27T20:00:00Z"/>
              </w:sdtContent>
            </w:sdt>
            <w:customXmlInsRangeEnd w:id="10957"/>
            <w:ins w:id="10958" w:author="Xuning Wei12232" w:date="2026-07-27T20:00:00Z">
              <w:r w:rsidR="006A0866" w:rsidRPr="00BB7730">
                <w:rPr>
                  <w:rFonts w:ascii="Times New Roman" w:eastAsia="仿宋_GB2312" w:hAnsi="Times New Roman" w:cs="Times New Roman"/>
                  <w:color w:val="auto"/>
                  <w:sz w:val="18"/>
                  <w:szCs w:val="18"/>
                </w:rPr>
                <w:t xml:space="preserve"> No</w:t>
              </w:r>
            </w:ins>
            <w:customXmlDelRangeStart w:id="10959" w:author="Xuning Wei12232" w:date="2026-07-27T20:00:00Z"/>
            <w:sdt>
              <w:sdtPr>
                <w:rPr>
                  <w:rFonts w:ascii="Times New Roman" w:eastAsia="仿宋_GB2312" w:hAnsi="Times New Roman" w:cs="Times New Roman"/>
                  <w:color w:val="auto"/>
                  <w:sz w:val="18"/>
                  <w:szCs w:val="18"/>
                </w:rPr>
                <w:id w:val="1788308094"/>
                <w14:checkbox>
                  <w14:checked w14:val="0"/>
                  <w14:checkedState w14:val="2612" w14:font="MS Gothic"/>
                  <w14:uncheckedState w14:val="2610" w14:font="MS Gothic"/>
                </w14:checkbox>
              </w:sdtPr>
              <w:sdtEndPr/>
              <w:sdtContent>
                <w:customXmlDelRangeEnd w:id="10959"/>
                <w:del w:id="10960" w:author="Xuning Wei12232" w:date="2026-07-27T20:00:00Z">
                  <w:r w:rsidR="006A0866" w:rsidRPr="00BB7730" w:rsidDel="00AB1E69">
                    <w:rPr>
                      <w:rFonts w:ascii="Segoe UI Symbol" w:eastAsia="仿宋_GB2312" w:hAnsi="Segoe UI Symbol" w:cs="Segoe UI Symbol"/>
                      <w:color w:val="auto"/>
                      <w:sz w:val="18"/>
                      <w:szCs w:val="18"/>
                    </w:rPr>
                    <w:delText>☐</w:delText>
                  </w:r>
                </w:del>
                <w:customXmlDelRangeStart w:id="10961" w:author="Xuning Wei12232" w:date="2026-07-27T20:00:00Z"/>
              </w:sdtContent>
            </w:sdt>
            <w:customXmlDelRangeEnd w:id="10961"/>
            <w:del w:id="10962" w:author="Xuning Wei12232" w:date="2026-07-27T20:00:00Z">
              <w:r w:rsidR="006A0866" w:rsidRPr="00BB7730" w:rsidDel="00AB1E69">
                <w:rPr>
                  <w:rFonts w:ascii="Times New Roman" w:eastAsia="仿宋_GB2312" w:hAnsi="Times New Roman" w:cs="Times New Roman"/>
                  <w:color w:val="auto"/>
                  <w:sz w:val="18"/>
                  <w:szCs w:val="18"/>
                </w:rPr>
                <w:delText xml:space="preserve"> No</w:delText>
              </w:r>
            </w:del>
          </w:p>
        </w:tc>
        <w:tc>
          <w:tcPr>
            <w:tcW w:w="792" w:type="pct"/>
            <w:vMerge w:val="restart"/>
            <w:vAlign w:val="center"/>
            <w:tcPrChange w:id="10963" w:author="Xuning Wei12232" w:date="2026-07-27T18:11:00Z">
              <w:tcPr>
                <w:tcW w:w="654" w:type="pct"/>
                <w:vMerge w:val="restart"/>
                <w:vAlign w:val="center"/>
              </w:tcPr>
            </w:tcPrChange>
          </w:tcPr>
          <w:p w14:paraId="592600D8" w14:textId="77777777" w:rsidR="006A0866" w:rsidRPr="00BB7730" w:rsidRDefault="003E162E" w:rsidP="006A0866">
            <w:pPr>
              <w:jc w:val="both"/>
              <w:rPr>
                <w:ins w:id="10964" w:author="Xuning Wei12232" w:date="2026-07-27T20:00:00Z"/>
                <w:rFonts w:ascii="Times New Roman" w:eastAsia="仿宋_GB2312" w:hAnsi="Times New Roman" w:cs="Times New Roman"/>
                <w:color w:val="auto"/>
                <w:kern w:val="0"/>
                <w:sz w:val="18"/>
                <w:szCs w:val="18"/>
                <w:u w:val="single"/>
                <w:lang w:eastAsia="zh-CN"/>
              </w:rPr>
            </w:pPr>
            <w:customXmlInsRangeStart w:id="10965" w:author="Xuning Wei12232" w:date="2026-07-27T20:00:00Z"/>
            <w:sdt>
              <w:sdtPr>
                <w:rPr>
                  <w:rFonts w:ascii="Times New Roman" w:eastAsia="仿宋_GB2312" w:hAnsi="Times New Roman" w:cs="Times New Roman"/>
                  <w:b/>
                  <w:color w:val="auto"/>
                  <w:sz w:val="18"/>
                  <w:szCs w:val="18"/>
                </w:rPr>
                <w:id w:val="1575246593"/>
                <w14:checkbox>
                  <w14:checked w14:val="0"/>
                  <w14:checkedState w14:val="2612" w14:font="MS Gothic"/>
                  <w14:uncheckedState w14:val="2610" w14:font="MS Gothic"/>
                </w14:checkbox>
              </w:sdtPr>
              <w:sdtEndPr/>
              <w:sdtContent>
                <w:customXmlInsRangeEnd w:id="10965"/>
                <w:ins w:id="10966" w:author="Xuning Wei12232" w:date="2026-07-27T20:00:00Z">
                  <w:r w:rsidR="006A0866" w:rsidRPr="00BB7730">
                    <w:rPr>
                      <w:rFonts w:ascii="Segoe UI Symbol" w:eastAsia="MS Gothic" w:hAnsi="Segoe UI Symbol" w:cs="Segoe UI Symbol"/>
                      <w:b/>
                      <w:color w:val="auto"/>
                      <w:sz w:val="18"/>
                      <w:szCs w:val="18"/>
                    </w:rPr>
                    <w:t>☐</w:t>
                  </w:r>
                </w:ins>
                <w:customXmlInsRangeStart w:id="10967" w:author="Xuning Wei12232" w:date="2026-07-27T20:00:00Z"/>
              </w:sdtContent>
            </w:sdt>
            <w:customXmlInsRangeEnd w:id="10967"/>
            <w:ins w:id="10968" w:author="Xuning Wei12232" w:date="2026-07-27T20:00: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Asymchem R&amp;D Lab:</w:t>
              </w:r>
              <w:r w:rsidR="006A0866" w:rsidRPr="00BB7730">
                <w:rPr>
                  <w:rFonts w:ascii="Times New Roman" w:eastAsia="仿宋_GB2312" w:hAnsi="Times New Roman" w:cs="Times New Roman"/>
                  <w:color w:val="auto"/>
                  <w:kern w:val="0"/>
                  <w:sz w:val="18"/>
                  <w:szCs w:val="18"/>
                  <w:u w:val="single"/>
                  <w:lang w:eastAsia="zh-CN"/>
                </w:rPr>
                <w:t xml:space="preserve"> N/A </w:t>
              </w:r>
            </w:ins>
          </w:p>
          <w:p w14:paraId="21FB3CBB" w14:textId="01221460" w:rsidR="006A0866" w:rsidRPr="00BB7730" w:rsidRDefault="003E162E" w:rsidP="006A0866">
            <w:pPr>
              <w:jc w:val="both"/>
              <w:rPr>
                <w:ins w:id="10969" w:author="Xuning Wei12232" w:date="2026-07-27T20:00:00Z"/>
                <w:rFonts w:ascii="Times New Roman" w:eastAsia="仿宋_GB2312" w:hAnsi="Times New Roman" w:cs="Times New Roman"/>
                <w:color w:val="auto"/>
                <w:kern w:val="0"/>
                <w:sz w:val="18"/>
                <w:szCs w:val="18"/>
                <w:u w:val="single"/>
                <w:lang w:eastAsia="zh-CN"/>
              </w:rPr>
            </w:pPr>
            <w:customXmlInsRangeStart w:id="10970" w:author="Xuning Wei12232" w:date="2026-07-27T20:00:00Z"/>
            <w:sdt>
              <w:sdtPr>
                <w:rPr>
                  <w:rFonts w:ascii="Times New Roman" w:eastAsia="仿宋_GB2312" w:hAnsi="Times New Roman" w:cs="Times New Roman"/>
                  <w:b/>
                  <w:color w:val="auto"/>
                  <w:sz w:val="18"/>
                  <w:szCs w:val="18"/>
                </w:rPr>
                <w:id w:val="-1776005637"/>
                <w14:checkbox>
                  <w14:checked w14:val="1"/>
                  <w14:checkedState w14:val="2612" w14:font="MS Gothic"/>
                  <w14:uncheckedState w14:val="2610" w14:font="MS Gothic"/>
                </w14:checkbox>
              </w:sdtPr>
              <w:sdtEndPr/>
              <w:sdtContent>
                <w:customXmlInsRangeEnd w:id="10970"/>
                <w:ins w:id="10971" w:author="Xuning Wei12232" w:date="2026-07-27T20:00:00Z">
                  <w:r w:rsidR="006A0866" w:rsidRPr="00BB7730">
                    <w:rPr>
                      <w:rFonts w:ascii="Segoe UI Symbol" w:eastAsia="MS Gothic" w:hAnsi="Segoe UI Symbol" w:cs="Segoe UI Symbol"/>
                      <w:b/>
                      <w:color w:val="auto"/>
                      <w:sz w:val="18"/>
                      <w:szCs w:val="18"/>
                    </w:rPr>
                    <w:t>☒</w:t>
                  </w:r>
                </w:ins>
                <w:customXmlInsRangeStart w:id="10972" w:author="Xuning Wei12232" w:date="2026-07-27T20:00:00Z"/>
              </w:sdtContent>
            </w:sdt>
            <w:customXmlInsRangeEnd w:id="10972"/>
            <w:ins w:id="10973" w:author="Xuning Wei12232" w:date="2026-07-27T20:00: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Asymchem Production data, Lot Number:</w:t>
              </w:r>
              <w:r w:rsidR="006A0866" w:rsidRPr="00BB7730">
                <w:rPr>
                  <w:rFonts w:ascii="Times New Roman" w:eastAsia="仿宋_GB2312" w:hAnsi="Times New Roman" w:cs="Times New Roman"/>
                  <w:color w:val="auto"/>
                  <w:kern w:val="0"/>
                  <w:sz w:val="18"/>
                  <w:szCs w:val="18"/>
                  <w:u w:val="single"/>
                  <w:lang w:eastAsia="zh-CN"/>
                </w:rPr>
                <w:t xml:space="preserve"> CPo140020-02-01-01~04</w:t>
              </w:r>
            </w:ins>
          </w:p>
          <w:p w14:paraId="3E5598BE" w14:textId="77777777" w:rsidR="006A0866" w:rsidRPr="00BB7730" w:rsidRDefault="003E162E" w:rsidP="006A0866">
            <w:pPr>
              <w:jc w:val="both"/>
              <w:rPr>
                <w:ins w:id="10974" w:author="Xuning Wei12232" w:date="2026-07-27T20:00:00Z"/>
                <w:rFonts w:ascii="Times New Roman" w:eastAsia="仿宋_GB2312" w:hAnsi="Times New Roman" w:cs="Times New Roman"/>
                <w:color w:val="auto"/>
                <w:kern w:val="0"/>
                <w:sz w:val="18"/>
                <w:szCs w:val="18"/>
                <w:lang w:eastAsia="zh-CN"/>
              </w:rPr>
            </w:pPr>
            <w:customXmlInsRangeStart w:id="10975" w:author="Xuning Wei12232" w:date="2026-07-27T20:00:00Z"/>
            <w:sdt>
              <w:sdtPr>
                <w:rPr>
                  <w:rFonts w:ascii="Times New Roman" w:eastAsia="仿宋_GB2312" w:hAnsi="Times New Roman" w:cs="Times New Roman"/>
                  <w:b/>
                  <w:color w:val="auto"/>
                  <w:sz w:val="18"/>
                  <w:szCs w:val="18"/>
                </w:rPr>
                <w:id w:val="-641574247"/>
                <w14:checkbox>
                  <w14:checked w14:val="0"/>
                  <w14:checkedState w14:val="2612" w14:font="MS Gothic"/>
                  <w14:uncheckedState w14:val="2610" w14:font="MS Gothic"/>
                </w14:checkbox>
              </w:sdtPr>
              <w:sdtEndPr/>
              <w:sdtContent>
                <w:customXmlInsRangeEnd w:id="10975"/>
                <w:ins w:id="10976" w:author="Xuning Wei12232" w:date="2026-07-27T20:00:00Z">
                  <w:r w:rsidR="006A0866" w:rsidRPr="00BB7730">
                    <w:rPr>
                      <w:rFonts w:ascii="Segoe UI Symbol" w:eastAsia="仿宋_GB2312" w:hAnsi="Segoe UI Symbol" w:cs="Segoe UI Symbol"/>
                      <w:b/>
                      <w:color w:val="auto"/>
                      <w:sz w:val="18"/>
                      <w:szCs w:val="18"/>
                    </w:rPr>
                    <w:t>☐</w:t>
                  </w:r>
                </w:ins>
                <w:customXmlInsRangeStart w:id="10977" w:author="Xuning Wei12232" w:date="2026-07-27T20:00:00Z"/>
              </w:sdtContent>
            </w:sdt>
            <w:customXmlInsRangeEnd w:id="10977"/>
            <w:ins w:id="10978" w:author="Xuning Wei12232" w:date="2026-07-27T20:00: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Supplier data:</w:t>
              </w:r>
              <w:r w:rsidR="006A0866" w:rsidRPr="00BB7730">
                <w:rPr>
                  <w:rFonts w:ascii="Times New Roman" w:eastAsia="仿宋_GB2312" w:hAnsi="Times New Roman" w:cs="Times New Roman"/>
                  <w:color w:val="auto"/>
                  <w:kern w:val="0"/>
                  <w:sz w:val="18"/>
                  <w:szCs w:val="18"/>
                  <w:u w:val="single"/>
                  <w:lang w:eastAsia="zh-CN"/>
                </w:rPr>
                <w:t xml:space="preserve"> N/A</w:t>
              </w:r>
              <w:r w:rsidR="006A0866" w:rsidRPr="00BB7730">
                <w:rPr>
                  <w:rFonts w:ascii="Times New Roman" w:eastAsia="仿宋_GB2312" w:hAnsi="Times New Roman" w:cs="Times New Roman"/>
                  <w:color w:val="auto"/>
                  <w:kern w:val="0"/>
                  <w:sz w:val="18"/>
                  <w:szCs w:val="18"/>
                  <w:lang w:eastAsia="zh-CN"/>
                </w:rPr>
                <w:t xml:space="preserve"> </w:t>
              </w:r>
            </w:ins>
          </w:p>
          <w:p w14:paraId="74D17D73" w14:textId="77777777" w:rsidR="006A0866" w:rsidRPr="00BB7730" w:rsidRDefault="003E162E" w:rsidP="006A0866">
            <w:pPr>
              <w:jc w:val="both"/>
              <w:rPr>
                <w:ins w:id="10979" w:author="Xuning Wei12232" w:date="2026-07-27T20:00:00Z"/>
                <w:rFonts w:ascii="Times New Roman" w:eastAsia="仿宋_GB2312" w:hAnsi="Times New Roman" w:cs="Times New Roman"/>
                <w:color w:val="auto"/>
                <w:kern w:val="0"/>
                <w:sz w:val="18"/>
                <w:szCs w:val="18"/>
                <w:u w:val="single"/>
                <w:lang w:eastAsia="zh-CN"/>
              </w:rPr>
            </w:pPr>
            <w:customXmlInsRangeStart w:id="10980" w:author="Xuning Wei12232" w:date="2026-07-27T20:00:00Z"/>
            <w:sdt>
              <w:sdtPr>
                <w:rPr>
                  <w:rFonts w:ascii="Times New Roman" w:eastAsia="仿宋_GB2312" w:hAnsi="Times New Roman" w:cs="Times New Roman"/>
                  <w:b/>
                  <w:color w:val="auto"/>
                  <w:sz w:val="18"/>
                  <w:szCs w:val="18"/>
                </w:rPr>
                <w:id w:val="-51931343"/>
                <w14:checkbox>
                  <w14:checked w14:val="1"/>
                  <w14:checkedState w14:val="2612" w14:font="MS Gothic"/>
                  <w14:uncheckedState w14:val="2610" w14:font="MS Gothic"/>
                </w14:checkbox>
              </w:sdtPr>
              <w:sdtEndPr/>
              <w:sdtContent>
                <w:customXmlInsRangeEnd w:id="10980"/>
                <w:ins w:id="10981" w:author="Xuning Wei12232" w:date="2026-07-27T20:00:00Z">
                  <w:r w:rsidR="006A0866" w:rsidRPr="00BB7730">
                    <w:rPr>
                      <w:rFonts w:ascii="Segoe UI Symbol" w:eastAsia="MS Gothic" w:hAnsi="Segoe UI Symbol" w:cs="Segoe UI Symbol"/>
                      <w:b/>
                      <w:color w:val="auto"/>
                      <w:sz w:val="18"/>
                      <w:szCs w:val="18"/>
                    </w:rPr>
                    <w:t>☒</w:t>
                  </w:r>
                </w:ins>
                <w:customXmlInsRangeStart w:id="10982" w:author="Xuning Wei12232" w:date="2026-07-27T20:00:00Z"/>
              </w:sdtContent>
            </w:sdt>
            <w:customXmlInsRangeEnd w:id="10982"/>
            <w:ins w:id="10983" w:author="Xuning Wei12232" w:date="2026-07-27T20:00: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sz w:val="18"/>
                  <w:szCs w:val="18"/>
                  <w:lang w:eastAsia="zh-CN"/>
                </w:rPr>
                <w:t>Handbook &amp; Page:</w:t>
              </w:r>
              <w:r w:rsidR="006A0866" w:rsidRPr="00BB7730">
                <w:rPr>
                  <w:rFonts w:ascii="Times New Roman" w:eastAsia="仿宋_GB2312" w:hAnsi="Times New Roman" w:cs="Times New Roman"/>
                  <w:color w:val="auto"/>
                  <w:sz w:val="18"/>
                  <w:szCs w:val="18"/>
                  <w:u w:val="single"/>
                  <w:lang w:eastAsia="zh-CN"/>
                </w:rPr>
                <w:t xml:space="preserve"> </w:t>
              </w:r>
              <w:r w:rsidR="006A0866" w:rsidRPr="00BB7730">
                <w:rPr>
                  <w:rFonts w:ascii="Times New Roman" w:eastAsia="仿宋_GB2312" w:hAnsi="Times New Roman" w:cs="Times New Roman"/>
                  <w:color w:val="auto"/>
                  <w:kern w:val="0"/>
                  <w:sz w:val="18"/>
                  <w:szCs w:val="18"/>
                  <w:u w:val="single"/>
                  <w:lang w:eastAsia="zh-CN"/>
                </w:rPr>
                <w:t>QM01020&amp; Page 5/11</w:t>
              </w:r>
            </w:ins>
          </w:p>
          <w:p w14:paraId="15AC9208" w14:textId="23C6891C" w:rsidR="006A0866" w:rsidRPr="00BB7730" w:rsidDel="00AB1E69" w:rsidRDefault="003E162E" w:rsidP="006A0866">
            <w:pPr>
              <w:jc w:val="both"/>
              <w:rPr>
                <w:del w:id="10984" w:author="Xuning Wei12232" w:date="2026-07-27T20:00:00Z"/>
                <w:rFonts w:ascii="Times New Roman" w:eastAsia="仿宋_GB2312" w:hAnsi="Times New Roman" w:cs="Times New Roman"/>
                <w:color w:val="auto"/>
                <w:kern w:val="0"/>
                <w:sz w:val="18"/>
                <w:szCs w:val="18"/>
                <w:u w:val="single"/>
                <w:lang w:eastAsia="zh-CN"/>
              </w:rPr>
            </w:pPr>
            <w:customXmlInsRangeStart w:id="10985" w:author="Xuning Wei12232" w:date="2026-07-27T20:00:00Z"/>
            <w:sdt>
              <w:sdtPr>
                <w:rPr>
                  <w:rFonts w:ascii="Times New Roman" w:eastAsia="仿宋_GB2312" w:hAnsi="Times New Roman" w:cs="Times New Roman"/>
                  <w:b/>
                  <w:color w:val="auto"/>
                  <w:sz w:val="18"/>
                  <w:szCs w:val="18"/>
                </w:rPr>
                <w:id w:val="-2052057603"/>
                <w14:checkbox>
                  <w14:checked w14:val="1"/>
                  <w14:checkedState w14:val="2612" w14:font="MS Gothic"/>
                  <w14:uncheckedState w14:val="2610" w14:font="MS Gothic"/>
                </w14:checkbox>
              </w:sdtPr>
              <w:sdtEndPr/>
              <w:sdtContent>
                <w:customXmlInsRangeEnd w:id="10985"/>
                <w:ins w:id="10986" w:author="Xuning Wei12232" w:date="2026-07-27T20:00:00Z">
                  <w:r w:rsidR="006A0866" w:rsidRPr="00BB7730">
                    <w:rPr>
                      <w:rFonts w:ascii="Segoe UI Symbol" w:eastAsia="MS Gothic" w:hAnsi="Segoe UI Symbol" w:cs="Segoe UI Symbol"/>
                      <w:b/>
                      <w:color w:val="auto"/>
                      <w:sz w:val="18"/>
                      <w:szCs w:val="18"/>
                      <w:rPrChange w:id="10987" w:author="He Han" w:date="2026-10-13T14:05:00Z">
                        <w:rPr>
                          <w:rFonts w:ascii="Segoe UI Symbol" w:eastAsia="MS Gothic" w:hAnsi="Segoe UI Symbol" w:cs="Segoe UI Symbol"/>
                          <w:color w:val="auto"/>
                          <w:sz w:val="18"/>
                          <w:szCs w:val="18"/>
                        </w:rPr>
                      </w:rPrChange>
                    </w:rPr>
                    <w:t>☒</w:t>
                  </w:r>
                </w:ins>
                <w:customXmlInsRangeStart w:id="10988" w:author="Xuning Wei12232" w:date="2026-07-27T20:00:00Z"/>
              </w:sdtContent>
            </w:sdt>
            <w:customXmlInsRangeEnd w:id="10988"/>
            <w:ins w:id="10989" w:author="Xuning Wei12232" w:date="2026-07-27T20:00:00Z">
              <w:r w:rsidR="006A0866" w:rsidRPr="00BB7730">
                <w:rPr>
                  <w:rFonts w:ascii="Times New Roman" w:eastAsia="仿宋_GB2312" w:hAnsi="Times New Roman" w:cs="Times New Roman"/>
                  <w:b/>
                  <w:color w:val="auto"/>
                  <w:sz w:val="18"/>
                  <w:szCs w:val="18"/>
                  <w:rPrChange w:id="10990" w:author="He Han" w:date="2026-10-13T14:05:00Z">
                    <w:rPr>
                      <w:rFonts w:ascii="Times New Roman" w:eastAsia="仿宋_GB2312" w:hAnsi="Times New Roman" w:cs="Times New Roman"/>
                      <w:color w:val="auto"/>
                      <w:sz w:val="18"/>
                      <w:szCs w:val="18"/>
                    </w:rPr>
                  </w:rPrChange>
                </w:rPr>
                <w:t xml:space="preserve"> </w:t>
              </w:r>
              <w:r w:rsidR="006A0866" w:rsidRPr="00BB7730">
                <w:rPr>
                  <w:rFonts w:ascii="Times New Roman" w:eastAsia="仿宋_GB2312" w:hAnsi="Times New Roman" w:cs="Times New Roman"/>
                  <w:color w:val="auto"/>
                  <w:sz w:val="18"/>
                  <w:szCs w:val="18"/>
                </w:rPr>
                <w:t>Other</w:t>
              </w:r>
              <w:r w:rsidR="006A0866" w:rsidRPr="00BB7730">
                <w:rPr>
                  <w:rFonts w:ascii="Times New Roman" w:eastAsia="仿宋_GB2312" w:hAnsi="Times New Roman" w:cs="Times New Roman"/>
                  <w:color w:val="auto"/>
                  <w:sz w:val="18"/>
                  <w:szCs w:val="18"/>
                  <w:lang w:eastAsia="zh-CN"/>
                </w:rPr>
                <w:t>:</w:t>
              </w:r>
              <w:r w:rsidR="006A0866"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w:t>
              </w:r>
            </w:ins>
            <w:customXmlDelRangeStart w:id="10991" w:author="Xuning Wei12232" w:date="2026-07-27T20:00:00Z"/>
            <w:sdt>
              <w:sdtPr>
                <w:rPr>
                  <w:rFonts w:ascii="Times New Roman" w:eastAsia="仿宋_GB2312" w:hAnsi="Times New Roman" w:cs="Times New Roman"/>
                  <w:b/>
                  <w:color w:val="auto"/>
                  <w:sz w:val="18"/>
                  <w:szCs w:val="18"/>
                </w:rPr>
                <w:id w:val="845441809"/>
                <w14:checkbox>
                  <w14:checked w14:val="0"/>
                  <w14:checkedState w14:val="2612" w14:font="MS Gothic"/>
                  <w14:uncheckedState w14:val="2610" w14:font="MS Gothic"/>
                </w14:checkbox>
              </w:sdtPr>
              <w:sdtEndPr/>
              <w:sdtContent>
                <w:customXmlDelRangeEnd w:id="10991"/>
                <w:del w:id="10992" w:author="Xuning Wei12232" w:date="2026-07-27T20:00:00Z">
                  <w:r w:rsidR="006A0866" w:rsidRPr="00BB7730" w:rsidDel="00AB1E69">
                    <w:rPr>
                      <w:rFonts w:ascii="Segoe UI Symbol" w:eastAsia="MS Gothic" w:hAnsi="Segoe UI Symbol" w:cs="Segoe UI Symbol"/>
                      <w:b/>
                      <w:color w:val="auto"/>
                      <w:sz w:val="18"/>
                      <w:szCs w:val="18"/>
                    </w:rPr>
                    <w:delText>☐</w:delText>
                  </w:r>
                </w:del>
                <w:customXmlDelRangeStart w:id="10993" w:author="Xuning Wei12232" w:date="2026-07-27T20:00:00Z"/>
              </w:sdtContent>
            </w:sdt>
            <w:customXmlDelRangeEnd w:id="10993"/>
            <w:del w:id="10994" w:author="Xuning Wei12232" w:date="2026-07-27T20:00:00Z">
              <w:r w:rsidR="006A0866" w:rsidRPr="00BB7730" w:rsidDel="00AB1E69">
                <w:rPr>
                  <w:rFonts w:ascii="Times New Roman" w:eastAsia="仿宋_GB2312" w:hAnsi="Times New Roman" w:cs="Times New Roman"/>
                  <w:color w:val="auto"/>
                  <w:kern w:val="0"/>
                  <w:sz w:val="18"/>
                  <w:szCs w:val="18"/>
                </w:rPr>
                <w:delText xml:space="preserve"> </w:delText>
              </w:r>
              <w:r w:rsidR="006A0866" w:rsidRPr="00BB7730" w:rsidDel="00AB1E69">
                <w:rPr>
                  <w:rFonts w:ascii="Times New Roman" w:eastAsia="仿宋_GB2312" w:hAnsi="Times New Roman" w:cs="Times New Roman"/>
                  <w:color w:val="auto"/>
                  <w:kern w:val="0"/>
                  <w:sz w:val="18"/>
                  <w:szCs w:val="18"/>
                  <w:lang w:eastAsia="zh-CN"/>
                </w:rPr>
                <w:delText>Asymchem R&amp;D Lab:</w:delText>
              </w:r>
              <w:r w:rsidR="006A0866" w:rsidRPr="00BB7730" w:rsidDel="00AB1E69">
                <w:rPr>
                  <w:rFonts w:ascii="Times New Roman" w:eastAsia="仿宋_GB2312" w:hAnsi="Times New Roman" w:cs="Times New Roman"/>
                  <w:color w:val="auto"/>
                  <w:kern w:val="0"/>
                  <w:sz w:val="18"/>
                  <w:szCs w:val="18"/>
                  <w:u w:val="single"/>
                  <w:lang w:eastAsia="zh-CN"/>
                </w:rPr>
                <w:delText xml:space="preserve"> N/A </w:delText>
              </w:r>
            </w:del>
          </w:p>
          <w:p w14:paraId="186B0A76" w14:textId="6A5B3A4C" w:rsidR="006A0866" w:rsidRPr="00BB7730" w:rsidDel="00AB1E69" w:rsidRDefault="003E162E" w:rsidP="006A0866">
            <w:pPr>
              <w:jc w:val="both"/>
              <w:rPr>
                <w:del w:id="10995" w:author="Xuning Wei12232" w:date="2026-07-27T20:00:00Z"/>
                <w:rFonts w:ascii="Times New Roman" w:eastAsia="仿宋_GB2312" w:hAnsi="Times New Roman" w:cs="Times New Roman"/>
                <w:color w:val="auto"/>
                <w:kern w:val="0"/>
                <w:sz w:val="18"/>
                <w:szCs w:val="18"/>
                <w:u w:val="single"/>
                <w:lang w:eastAsia="zh-CN"/>
              </w:rPr>
            </w:pPr>
            <w:customXmlDelRangeStart w:id="10996" w:author="Xuning Wei12232" w:date="2026-07-27T20:00:00Z"/>
            <w:sdt>
              <w:sdtPr>
                <w:rPr>
                  <w:rFonts w:ascii="Times New Roman" w:eastAsia="仿宋_GB2312" w:hAnsi="Times New Roman" w:cs="Times New Roman"/>
                  <w:b/>
                  <w:color w:val="auto"/>
                  <w:sz w:val="18"/>
                  <w:szCs w:val="18"/>
                </w:rPr>
                <w:id w:val="-887021032"/>
                <w14:checkbox>
                  <w14:checked w14:val="1"/>
                  <w14:checkedState w14:val="2612" w14:font="MS Gothic"/>
                  <w14:uncheckedState w14:val="2610" w14:font="MS Gothic"/>
                </w14:checkbox>
              </w:sdtPr>
              <w:sdtEndPr/>
              <w:sdtContent>
                <w:customXmlDelRangeEnd w:id="10996"/>
                <w:del w:id="10997" w:author="Xuning Wei12232" w:date="2026-07-27T20:00:00Z">
                  <w:r w:rsidR="006A0866" w:rsidRPr="00BB7730" w:rsidDel="00AB1E69">
                    <w:rPr>
                      <w:rFonts w:ascii="Segoe UI Symbol" w:eastAsia="MS Gothic" w:hAnsi="Segoe UI Symbol" w:cs="Segoe UI Symbol"/>
                      <w:b/>
                      <w:color w:val="auto"/>
                      <w:sz w:val="18"/>
                      <w:szCs w:val="18"/>
                    </w:rPr>
                    <w:delText>☒</w:delText>
                  </w:r>
                </w:del>
                <w:customXmlDelRangeStart w:id="10998" w:author="Xuning Wei12232" w:date="2026-07-27T20:00:00Z"/>
              </w:sdtContent>
            </w:sdt>
            <w:customXmlDelRangeEnd w:id="10998"/>
            <w:del w:id="10999" w:author="Xuning Wei12232" w:date="2026-07-27T20:00:00Z">
              <w:r w:rsidR="006A0866" w:rsidRPr="00BB7730" w:rsidDel="00AB1E69">
                <w:rPr>
                  <w:rFonts w:ascii="Times New Roman" w:eastAsia="仿宋_GB2312" w:hAnsi="Times New Roman" w:cs="Times New Roman"/>
                  <w:color w:val="auto"/>
                  <w:kern w:val="0"/>
                  <w:sz w:val="18"/>
                  <w:szCs w:val="18"/>
                </w:rPr>
                <w:delText xml:space="preserve"> </w:delText>
              </w:r>
              <w:r w:rsidR="006A0866" w:rsidRPr="00BB7730" w:rsidDel="00AB1E69">
                <w:rPr>
                  <w:rFonts w:ascii="Times New Roman" w:eastAsia="仿宋_GB2312" w:hAnsi="Times New Roman" w:cs="Times New Roman"/>
                  <w:color w:val="auto"/>
                  <w:kern w:val="0"/>
                  <w:sz w:val="18"/>
                  <w:szCs w:val="18"/>
                  <w:lang w:eastAsia="zh-CN"/>
                </w:rPr>
                <w:delText>Asymchem Production data, Lot Number:</w:delText>
              </w:r>
              <w:r w:rsidR="006A0866" w:rsidRPr="00BB7730" w:rsidDel="00AB1E69">
                <w:rPr>
                  <w:rFonts w:ascii="Times New Roman" w:eastAsia="仿宋_GB2312" w:hAnsi="Times New Roman" w:cs="Times New Roman"/>
                  <w:color w:val="auto"/>
                  <w:kern w:val="0"/>
                  <w:sz w:val="18"/>
                  <w:szCs w:val="18"/>
                  <w:u w:val="single"/>
                  <w:lang w:eastAsia="zh-CN"/>
                </w:rPr>
                <w:delText xml:space="preserve">   </w:delText>
              </w:r>
            </w:del>
            <w:del w:id="11000" w:author="Xuning Wei12232" w:date="2026-07-27T17:56:00Z">
              <w:r w:rsidR="006A0866" w:rsidRPr="00BB7730" w:rsidDel="00F338FC">
                <w:rPr>
                  <w:rFonts w:ascii="Times New Roman" w:eastAsia="仿宋_GB2312" w:hAnsi="Times New Roman" w:cs="Times New Roman"/>
                  <w:color w:val="auto"/>
                  <w:kern w:val="0"/>
                  <w:sz w:val="18"/>
                  <w:szCs w:val="18"/>
                  <w:u w:val="single"/>
                  <w:lang w:eastAsia="zh-CN"/>
                </w:rPr>
                <w:delText>CPo140020-02-01-02</w:delText>
              </w:r>
            </w:del>
            <w:del w:id="11001" w:author="Xuning Wei12232" w:date="2026-07-27T20:00:00Z">
              <w:r w:rsidR="006A0866" w:rsidRPr="00BB7730" w:rsidDel="00AB1E69">
                <w:rPr>
                  <w:rFonts w:ascii="Times New Roman" w:eastAsia="仿宋_GB2312" w:hAnsi="Times New Roman" w:cs="Times New Roman"/>
                  <w:color w:val="auto"/>
                  <w:kern w:val="0"/>
                  <w:sz w:val="18"/>
                  <w:szCs w:val="18"/>
                  <w:u w:val="single"/>
                  <w:lang w:eastAsia="zh-CN"/>
                </w:rPr>
                <w:delText xml:space="preserve">    </w:delText>
              </w:r>
            </w:del>
          </w:p>
          <w:p w14:paraId="5D7D0444" w14:textId="4E13E7E3" w:rsidR="006A0866" w:rsidRPr="00BB7730" w:rsidDel="00AB1E69" w:rsidRDefault="003E162E" w:rsidP="006A0866">
            <w:pPr>
              <w:jc w:val="both"/>
              <w:rPr>
                <w:del w:id="11002" w:author="Xuning Wei12232" w:date="2026-07-27T20:00:00Z"/>
                <w:rFonts w:ascii="Times New Roman" w:eastAsia="仿宋_GB2312" w:hAnsi="Times New Roman" w:cs="Times New Roman"/>
                <w:color w:val="auto"/>
                <w:kern w:val="0"/>
                <w:sz w:val="18"/>
                <w:szCs w:val="18"/>
                <w:lang w:eastAsia="zh-CN"/>
              </w:rPr>
            </w:pPr>
            <w:customXmlDelRangeStart w:id="11003" w:author="Xuning Wei12232" w:date="2026-07-27T20:00:00Z"/>
            <w:sdt>
              <w:sdtPr>
                <w:rPr>
                  <w:rFonts w:ascii="Times New Roman" w:eastAsia="仿宋_GB2312" w:hAnsi="Times New Roman" w:cs="Times New Roman"/>
                  <w:b/>
                  <w:color w:val="auto"/>
                  <w:sz w:val="18"/>
                  <w:szCs w:val="18"/>
                </w:rPr>
                <w:id w:val="1333100081"/>
                <w14:checkbox>
                  <w14:checked w14:val="0"/>
                  <w14:checkedState w14:val="2612" w14:font="MS Gothic"/>
                  <w14:uncheckedState w14:val="2610" w14:font="MS Gothic"/>
                </w14:checkbox>
              </w:sdtPr>
              <w:sdtEndPr/>
              <w:sdtContent>
                <w:customXmlDelRangeEnd w:id="11003"/>
                <w:del w:id="11004" w:author="Xuning Wei12232" w:date="2026-07-27T20:00:00Z">
                  <w:r w:rsidR="006A0866" w:rsidRPr="00BB7730" w:rsidDel="00AB1E69">
                    <w:rPr>
                      <w:rFonts w:ascii="Segoe UI Symbol" w:eastAsia="仿宋_GB2312" w:hAnsi="Segoe UI Symbol" w:cs="Segoe UI Symbol"/>
                      <w:b/>
                      <w:color w:val="auto"/>
                      <w:sz w:val="18"/>
                      <w:szCs w:val="18"/>
                    </w:rPr>
                    <w:delText>☐</w:delText>
                  </w:r>
                </w:del>
                <w:customXmlDelRangeStart w:id="11005" w:author="Xuning Wei12232" w:date="2026-07-27T20:00:00Z"/>
              </w:sdtContent>
            </w:sdt>
            <w:customXmlDelRangeEnd w:id="11005"/>
            <w:del w:id="11006" w:author="Xuning Wei12232" w:date="2026-07-27T20:00:00Z">
              <w:r w:rsidR="006A0866" w:rsidRPr="00BB7730" w:rsidDel="00AB1E69">
                <w:rPr>
                  <w:rFonts w:ascii="Times New Roman" w:eastAsia="仿宋_GB2312" w:hAnsi="Times New Roman" w:cs="Times New Roman"/>
                  <w:color w:val="auto"/>
                  <w:kern w:val="0"/>
                  <w:sz w:val="18"/>
                  <w:szCs w:val="18"/>
                </w:rPr>
                <w:delText xml:space="preserve"> </w:delText>
              </w:r>
              <w:r w:rsidR="006A0866" w:rsidRPr="00BB7730" w:rsidDel="00AB1E69">
                <w:rPr>
                  <w:rFonts w:ascii="Times New Roman" w:eastAsia="仿宋_GB2312" w:hAnsi="Times New Roman" w:cs="Times New Roman"/>
                  <w:color w:val="auto"/>
                  <w:kern w:val="0"/>
                  <w:sz w:val="18"/>
                  <w:szCs w:val="18"/>
                  <w:lang w:eastAsia="zh-CN"/>
                </w:rPr>
                <w:delText>Supplier data:</w:delText>
              </w:r>
              <w:r w:rsidR="006A0866" w:rsidRPr="00BB7730" w:rsidDel="00AB1E69">
                <w:rPr>
                  <w:rFonts w:ascii="Times New Roman" w:eastAsia="仿宋_GB2312" w:hAnsi="Times New Roman" w:cs="Times New Roman"/>
                  <w:color w:val="auto"/>
                  <w:kern w:val="0"/>
                  <w:sz w:val="18"/>
                  <w:szCs w:val="18"/>
                  <w:u w:val="single"/>
                  <w:lang w:eastAsia="zh-CN"/>
                </w:rPr>
                <w:delText xml:space="preserve"> N/A</w:delText>
              </w:r>
              <w:r w:rsidR="006A0866" w:rsidRPr="00BB7730" w:rsidDel="00AB1E69">
                <w:rPr>
                  <w:rFonts w:ascii="Times New Roman" w:eastAsia="仿宋_GB2312" w:hAnsi="Times New Roman" w:cs="Times New Roman"/>
                  <w:color w:val="auto"/>
                  <w:kern w:val="0"/>
                  <w:sz w:val="18"/>
                  <w:szCs w:val="18"/>
                  <w:lang w:eastAsia="zh-CN"/>
                </w:rPr>
                <w:delText xml:space="preserve"> </w:delText>
              </w:r>
            </w:del>
          </w:p>
          <w:p w14:paraId="201995C6" w14:textId="06180ED0" w:rsidR="006A0866" w:rsidRPr="00BB7730" w:rsidDel="00AB1E69" w:rsidRDefault="003E162E" w:rsidP="006A0866">
            <w:pPr>
              <w:jc w:val="both"/>
              <w:rPr>
                <w:del w:id="11007" w:author="Xuning Wei12232" w:date="2026-07-27T20:00:00Z"/>
                <w:rFonts w:ascii="Times New Roman" w:eastAsia="仿宋_GB2312" w:hAnsi="Times New Roman" w:cs="Times New Roman"/>
                <w:color w:val="auto"/>
                <w:kern w:val="0"/>
                <w:sz w:val="18"/>
                <w:szCs w:val="18"/>
                <w:u w:val="single"/>
                <w:lang w:eastAsia="zh-CN"/>
              </w:rPr>
            </w:pPr>
            <w:customXmlDelRangeStart w:id="11008" w:author="Xuning Wei12232" w:date="2026-07-27T20:00:00Z"/>
            <w:sdt>
              <w:sdtPr>
                <w:rPr>
                  <w:rFonts w:ascii="Times New Roman" w:eastAsia="仿宋_GB2312" w:hAnsi="Times New Roman" w:cs="Times New Roman"/>
                  <w:b/>
                  <w:color w:val="auto"/>
                  <w:sz w:val="18"/>
                  <w:szCs w:val="18"/>
                </w:rPr>
                <w:id w:val="2108994275"/>
                <w14:checkbox>
                  <w14:checked w14:val="1"/>
                  <w14:checkedState w14:val="2612" w14:font="MS Gothic"/>
                  <w14:uncheckedState w14:val="2610" w14:font="MS Gothic"/>
                </w14:checkbox>
              </w:sdtPr>
              <w:sdtEndPr/>
              <w:sdtContent>
                <w:customXmlDelRangeEnd w:id="11008"/>
                <w:del w:id="11009" w:author="Xuning Wei12232" w:date="2026-07-27T20:00:00Z">
                  <w:r w:rsidR="006A0866" w:rsidRPr="00BB7730" w:rsidDel="00AB1E69">
                    <w:rPr>
                      <w:rFonts w:ascii="Segoe UI Symbol" w:eastAsia="MS Gothic" w:hAnsi="Segoe UI Symbol" w:cs="Segoe UI Symbol"/>
                      <w:b/>
                      <w:color w:val="auto"/>
                      <w:sz w:val="18"/>
                      <w:szCs w:val="18"/>
                    </w:rPr>
                    <w:delText>☒</w:delText>
                  </w:r>
                </w:del>
                <w:customXmlDelRangeStart w:id="11010" w:author="Xuning Wei12232" w:date="2026-07-27T20:00:00Z"/>
              </w:sdtContent>
            </w:sdt>
            <w:customXmlDelRangeEnd w:id="11010"/>
            <w:del w:id="11011" w:author="Xuning Wei12232" w:date="2026-07-27T20:00:00Z">
              <w:r w:rsidR="006A0866" w:rsidRPr="00BB7730" w:rsidDel="00AB1E69">
                <w:rPr>
                  <w:rFonts w:ascii="Times New Roman" w:eastAsia="仿宋_GB2312" w:hAnsi="Times New Roman" w:cs="Times New Roman"/>
                  <w:color w:val="auto"/>
                  <w:kern w:val="0"/>
                  <w:sz w:val="18"/>
                  <w:szCs w:val="18"/>
                </w:rPr>
                <w:delText xml:space="preserve"> *</w:delText>
              </w:r>
              <w:r w:rsidR="006A0866" w:rsidRPr="00BB7730" w:rsidDel="00AB1E69">
                <w:rPr>
                  <w:rFonts w:ascii="Times New Roman" w:eastAsia="仿宋_GB2312" w:hAnsi="Times New Roman" w:cs="Times New Roman"/>
                  <w:color w:val="auto"/>
                  <w:sz w:val="18"/>
                  <w:szCs w:val="18"/>
                  <w:lang w:eastAsia="zh-CN"/>
                </w:rPr>
                <w:delText>Handbook &amp; Page:</w:delText>
              </w:r>
              <w:r w:rsidR="006A0866" w:rsidRPr="00BB7730" w:rsidDel="00AB1E69">
                <w:rPr>
                  <w:rFonts w:ascii="Times New Roman" w:eastAsia="仿宋_GB2312" w:hAnsi="Times New Roman" w:cs="Times New Roman"/>
                  <w:color w:val="auto"/>
                  <w:sz w:val="18"/>
                  <w:szCs w:val="18"/>
                  <w:u w:val="single"/>
                  <w:lang w:eastAsia="zh-CN"/>
                </w:rPr>
                <w:delText xml:space="preserve"> The Pilot Plant Real Book Page 10-14&amp;10-15</w:delText>
              </w:r>
              <w:r w:rsidR="006A0866" w:rsidRPr="00BB7730" w:rsidDel="00AB1E69">
                <w:rPr>
                  <w:rFonts w:ascii="Times New Roman" w:eastAsia="仿宋_GB2312" w:hAnsi="Times New Roman" w:cs="Times New Roman"/>
                  <w:color w:val="auto"/>
                  <w:kern w:val="0"/>
                  <w:sz w:val="18"/>
                  <w:szCs w:val="18"/>
                  <w:u w:val="single"/>
                  <w:lang w:eastAsia="zh-CN"/>
                </w:rPr>
                <w:delText xml:space="preserve"> </w:delText>
              </w:r>
            </w:del>
          </w:p>
          <w:p w14:paraId="2935D9A5" w14:textId="53254DC9" w:rsidR="006A0866" w:rsidRPr="00BB7730" w:rsidRDefault="003E162E" w:rsidP="006A0866">
            <w:pPr>
              <w:jc w:val="both"/>
              <w:rPr>
                <w:rFonts w:ascii="Times New Roman" w:eastAsia="仿宋_GB2312" w:hAnsi="Times New Roman" w:cs="Times New Roman"/>
                <w:b/>
                <w:color w:val="auto"/>
                <w:sz w:val="18"/>
                <w:szCs w:val="18"/>
              </w:rPr>
            </w:pPr>
            <w:customXmlDelRangeStart w:id="11012" w:author="Xuning Wei12232" w:date="2026-07-27T20:00:00Z"/>
            <w:sdt>
              <w:sdtPr>
                <w:rPr>
                  <w:rFonts w:ascii="Times New Roman" w:eastAsia="仿宋_GB2312" w:hAnsi="Times New Roman" w:cs="Times New Roman"/>
                  <w:color w:val="auto"/>
                  <w:sz w:val="18"/>
                  <w:szCs w:val="18"/>
                </w:rPr>
                <w:id w:val="126900552"/>
                <w14:checkbox>
                  <w14:checked w14:val="1"/>
                  <w14:checkedState w14:val="2612" w14:font="MS Gothic"/>
                  <w14:uncheckedState w14:val="2610" w14:font="MS Gothic"/>
                </w14:checkbox>
              </w:sdtPr>
              <w:sdtEndPr/>
              <w:sdtContent>
                <w:customXmlDelRangeEnd w:id="11012"/>
                <w:del w:id="11013" w:author="Xuning Wei12232" w:date="2026-07-27T20:00:00Z">
                  <w:r w:rsidR="006A0866" w:rsidRPr="00BB7730" w:rsidDel="00AB1E69">
                    <w:rPr>
                      <w:rFonts w:ascii="Segoe UI Symbol" w:eastAsia="MS Gothic" w:hAnsi="Segoe UI Symbol" w:cs="Segoe UI Symbol"/>
                      <w:color w:val="auto"/>
                      <w:sz w:val="18"/>
                      <w:szCs w:val="18"/>
                    </w:rPr>
                    <w:delText>☒</w:delText>
                  </w:r>
                </w:del>
                <w:customXmlDelRangeStart w:id="11014" w:author="Xuning Wei12232" w:date="2026-07-27T20:00:00Z"/>
              </w:sdtContent>
            </w:sdt>
            <w:customXmlDelRangeEnd w:id="11014"/>
            <w:del w:id="11015" w:author="Xuning Wei12232" w:date="2026-07-27T20:00:00Z">
              <w:r w:rsidR="006A0866" w:rsidRPr="00BB7730" w:rsidDel="00AB1E69">
                <w:rPr>
                  <w:rFonts w:ascii="Times New Roman" w:eastAsia="仿宋_GB2312" w:hAnsi="Times New Roman" w:cs="Times New Roman"/>
                  <w:color w:val="auto"/>
                  <w:sz w:val="18"/>
                  <w:szCs w:val="18"/>
                </w:rPr>
                <w:delText xml:space="preserve"> Other</w:delText>
              </w:r>
              <w:r w:rsidR="006A0866" w:rsidRPr="00BB7730" w:rsidDel="00AB1E69">
                <w:rPr>
                  <w:rFonts w:ascii="Times New Roman" w:eastAsia="仿宋_GB2312" w:hAnsi="Times New Roman" w:cs="Times New Roman"/>
                  <w:color w:val="auto"/>
                  <w:sz w:val="18"/>
                  <w:szCs w:val="18"/>
                  <w:lang w:eastAsia="zh-CN"/>
                </w:rPr>
                <w:delText>:</w:delText>
              </w:r>
              <w:r w:rsidR="006A0866" w:rsidRPr="00BB7730" w:rsidDel="00AB1E69">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   </w:delText>
              </w:r>
            </w:del>
          </w:p>
        </w:tc>
      </w:tr>
      <w:tr w:rsidR="006A0866" w:rsidRPr="00BB7730" w14:paraId="30234033" w14:textId="77777777" w:rsidTr="00397878">
        <w:trPr>
          <w:trHeight w:val="4536"/>
          <w:trPrChange w:id="11016" w:author="Xuning Wei12232" w:date="2026-07-27T19:36:00Z">
            <w:trPr>
              <w:trHeight w:val="2761"/>
            </w:trPr>
          </w:trPrChange>
        </w:trPr>
        <w:tc>
          <w:tcPr>
            <w:tcW w:w="281" w:type="pct"/>
            <w:vMerge/>
            <w:shd w:val="clear" w:color="auto" w:fill="FFFFFF" w:themeFill="background1"/>
            <w:vAlign w:val="center"/>
            <w:tcPrChange w:id="11017" w:author="Xuning Wei12232" w:date="2026-07-27T19:36:00Z">
              <w:tcPr>
                <w:tcW w:w="284" w:type="pct"/>
                <w:gridSpan w:val="3"/>
                <w:vMerge/>
                <w:shd w:val="clear" w:color="auto" w:fill="FFFFFF" w:themeFill="background1"/>
                <w:vAlign w:val="center"/>
              </w:tcPr>
            </w:tcPrChange>
          </w:tcPr>
          <w:p w14:paraId="0B95FC15" w14:textId="77777777" w:rsidR="006A0866" w:rsidRPr="00BB7730" w:rsidRDefault="006A0866" w:rsidP="006A0866">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11018" w:author="Xuning Wei12232" w:date="2026-07-27T19:36:00Z">
              <w:tcPr>
                <w:tcW w:w="1217" w:type="pct"/>
                <w:gridSpan w:val="3"/>
                <w:vMerge/>
                <w:shd w:val="clear" w:color="auto" w:fill="FFFFFF" w:themeFill="background1"/>
                <w:vAlign w:val="center"/>
              </w:tcPr>
            </w:tcPrChange>
          </w:tcPr>
          <w:p w14:paraId="13F45CB7" w14:textId="77777777" w:rsidR="006A0866" w:rsidRPr="00BB7730" w:rsidRDefault="006A0866" w:rsidP="006A0866">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11019" w:author="Xuning Wei12232" w:date="2026-07-27T19:36:00Z">
              <w:tcPr>
                <w:tcW w:w="1049" w:type="pct"/>
                <w:gridSpan w:val="5"/>
                <w:vMerge/>
                <w:shd w:val="clear" w:color="auto" w:fill="FFFFFF" w:themeFill="background1"/>
                <w:vAlign w:val="center"/>
              </w:tcPr>
            </w:tcPrChange>
          </w:tcPr>
          <w:p w14:paraId="20959CF8" w14:textId="77777777" w:rsidR="006A0866" w:rsidRPr="00BB7730" w:rsidRDefault="006A0866" w:rsidP="006A0866">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11020" w:author="Xuning Wei12232" w:date="2026-07-27T19:36:00Z">
              <w:tcPr>
                <w:tcW w:w="388" w:type="pct"/>
                <w:gridSpan w:val="4"/>
                <w:vMerge/>
                <w:shd w:val="clear" w:color="auto" w:fill="FFFFFF" w:themeFill="background1"/>
                <w:vAlign w:val="center"/>
              </w:tcPr>
            </w:tcPrChange>
          </w:tcPr>
          <w:p w14:paraId="26B38A52" w14:textId="77777777" w:rsidR="006A0866" w:rsidRPr="00BB7730" w:rsidRDefault="006A0866" w:rsidP="006A0866">
            <w:pPr>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11021" w:author="Xuning Wei12232" w:date="2026-07-27T19:36:00Z">
              <w:tcPr>
                <w:tcW w:w="354" w:type="pct"/>
                <w:gridSpan w:val="3"/>
                <w:vMerge/>
                <w:shd w:val="clear" w:color="auto" w:fill="FFFFFF" w:themeFill="background1"/>
                <w:vAlign w:val="center"/>
              </w:tcPr>
            </w:tcPrChange>
          </w:tcPr>
          <w:p w14:paraId="50CE366B" w14:textId="77777777" w:rsidR="006A0866" w:rsidRPr="00BB7730" w:rsidRDefault="006A0866" w:rsidP="006A0866">
            <w:pPr>
              <w:jc w:val="both"/>
              <w:rPr>
                <w:rFonts w:ascii="Times New Roman" w:eastAsia="仿宋_GB2312" w:hAnsi="Times New Roman" w:cs="Times New Roman"/>
                <w:color w:val="auto"/>
                <w:sz w:val="18"/>
                <w:szCs w:val="18"/>
              </w:rPr>
            </w:pPr>
          </w:p>
        </w:tc>
        <w:tc>
          <w:tcPr>
            <w:tcW w:w="289" w:type="pct"/>
            <w:vAlign w:val="center"/>
            <w:tcPrChange w:id="11022" w:author="Xuning Wei12232" w:date="2026-07-27T19:36:00Z">
              <w:tcPr>
                <w:tcW w:w="322" w:type="pct"/>
                <w:gridSpan w:val="3"/>
                <w:vAlign w:val="center"/>
              </w:tcPr>
            </w:tcPrChange>
          </w:tcPr>
          <w:p w14:paraId="120A7D6B" w14:textId="77777777" w:rsidR="006A0866" w:rsidRPr="00BB7730" w:rsidRDefault="003E162E" w:rsidP="006A0866">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425693439"/>
                <w14:checkbox>
                  <w14:checked w14:val="0"/>
                  <w14:checkedState w14:val="2612" w14:font="MS Gothic"/>
                  <w14:uncheckedState w14:val="2610" w14:font="MS Gothic"/>
                </w14:checkbox>
              </w:sdtPr>
              <w:sdtEndPr/>
              <w:sdtContent>
                <w:r w:rsidR="006A0866" w:rsidRPr="00BB7730">
                  <w:rPr>
                    <w:rFonts w:ascii="Segoe UI Symbol" w:eastAsia="MS Gothic" w:hAnsi="Segoe UI Symbol" w:cs="Segoe UI Symbol"/>
                    <w:b/>
                    <w:color w:val="auto"/>
                    <w:sz w:val="18"/>
                    <w:szCs w:val="18"/>
                  </w:rPr>
                  <w:t>☐</w:t>
                </w:r>
              </w:sdtContent>
            </w:sdt>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High</w:t>
            </w:r>
          </w:p>
          <w:p w14:paraId="377A1D7B" w14:textId="77777777" w:rsidR="006A0866" w:rsidRPr="00BB7730" w:rsidRDefault="003E162E" w:rsidP="006A0866">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980229209"/>
                <w14:checkbox>
                  <w14:checked w14:val="0"/>
                  <w14:checkedState w14:val="2612" w14:font="MS Gothic"/>
                  <w14:uncheckedState w14:val="2610" w14:font="MS Gothic"/>
                </w14:checkbox>
              </w:sdtPr>
              <w:sdtEndPr/>
              <w:sdtContent>
                <w:r w:rsidR="006A0866" w:rsidRPr="00BB7730">
                  <w:rPr>
                    <w:rFonts w:ascii="Segoe UI Symbol" w:eastAsia="仿宋_GB2312" w:hAnsi="Segoe UI Symbol" w:cs="Segoe UI Symbol"/>
                    <w:b/>
                    <w:color w:val="auto"/>
                    <w:sz w:val="18"/>
                    <w:szCs w:val="18"/>
                  </w:rPr>
                  <w:t>☐</w:t>
                </w:r>
              </w:sdtContent>
            </w:sdt>
            <w:r w:rsidR="006A0866" w:rsidRPr="00BB7730">
              <w:rPr>
                <w:rFonts w:ascii="Times New Roman" w:eastAsia="仿宋_GB2312" w:hAnsi="Times New Roman" w:cs="Times New Roman"/>
                <w:b/>
                <w:color w:val="auto"/>
                <w:sz w:val="18"/>
                <w:szCs w:val="18"/>
              </w:rPr>
              <w:t xml:space="preserve"> </w:t>
            </w:r>
            <w:r w:rsidR="006A0866" w:rsidRPr="00BB7730">
              <w:rPr>
                <w:rFonts w:ascii="Times New Roman" w:eastAsia="仿宋_GB2312" w:hAnsi="Times New Roman" w:cs="Times New Roman"/>
                <w:color w:val="auto"/>
                <w:kern w:val="0"/>
                <w:sz w:val="18"/>
                <w:szCs w:val="18"/>
                <w:lang w:eastAsia="zh-CN"/>
              </w:rPr>
              <w:t>Medium</w:t>
            </w:r>
          </w:p>
          <w:p w14:paraId="72CB990C" w14:textId="77777777" w:rsidR="006A0866" w:rsidRPr="00BB7730" w:rsidRDefault="003E162E" w:rsidP="006A0866">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259419354"/>
                <w14:checkbox>
                  <w14:checked w14:val="1"/>
                  <w14:checkedState w14:val="2612" w14:font="MS Gothic"/>
                  <w14:uncheckedState w14:val="2610" w14:font="MS Gothic"/>
                </w14:checkbox>
              </w:sdtPr>
              <w:sdtEndPr/>
              <w:sdtContent>
                <w:r w:rsidR="006A0866" w:rsidRPr="00BB7730">
                  <w:rPr>
                    <w:rFonts w:ascii="Segoe UI Symbol" w:eastAsia="MS Gothic" w:hAnsi="Segoe UI Symbol" w:cs="Segoe UI Symbol"/>
                    <w:b/>
                    <w:color w:val="auto"/>
                    <w:sz w:val="18"/>
                    <w:szCs w:val="18"/>
                  </w:rPr>
                  <w:t>☒</w:t>
                </w:r>
              </w:sdtContent>
            </w:sdt>
            <w:r w:rsidR="006A0866" w:rsidRPr="00BB7730">
              <w:rPr>
                <w:rFonts w:ascii="Times New Roman" w:eastAsia="仿宋_GB2312" w:hAnsi="Times New Roman" w:cs="Times New Roman"/>
                <w:color w:val="auto"/>
                <w:kern w:val="0"/>
                <w:sz w:val="18"/>
                <w:szCs w:val="18"/>
                <w:lang w:eastAsia="zh-CN"/>
              </w:rPr>
              <w:t xml:space="preserve"> Low</w:t>
            </w:r>
          </w:p>
        </w:tc>
        <w:tc>
          <w:tcPr>
            <w:tcW w:w="638" w:type="pct"/>
            <w:tcBorders>
              <w:bottom w:val="single" w:sz="4" w:space="0" w:color="auto"/>
            </w:tcBorders>
            <w:vAlign w:val="center"/>
            <w:tcPrChange w:id="11023" w:author="Xuning Wei12232" w:date="2026-07-27T19:36:00Z">
              <w:tcPr>
                <w:tcW w:w="733" w:type="pct"/>
                <w:gridSpan w:val="3"/>
                <w:tcBorders>
                  <w:bottom w:val="single" w:sz="4" w:space="0" w:color="auto"/>
                </w:tcBorders>
                <w:vAlign w:val="center"/>
              </w:tcPr>
            </w:tcPrChange>
          </w:tcPr>
          <w:p w14:paraId="1C356AF7" w14:textId="77777777" w:rsidR="006A0866" w:rsidRPr="00BB7730" w:rsidRDefault="006A0866" w:rsidP="006A0866">
            <w:pPr>
              <w:jc w:val="both"/>
              <w:rPr>
                <w:ins w:id="11024" w:author="Xuning Wei12232" w:date="2026-07-27T20:00:00Z"/>
                <w:rFonts w:ascii="Times New Roman" w:eastAsia="仿宋_GB2312" w:hAnsi="Times New Roman" w:cs="Times New Roman"/>
                <w:color w:val="auto"/>
                <w:kern w:val="0"/>
                <w:sz w:val="18"/>
                <w:szCs w:val="18"/>
                <w:lang w:eastAsia="zh-CN"/>
              </w:rPr>
            </w:pPr>
            <w:ins w:id="11025" w:author="Xuning Wei12232" w:date="2026-07-27T20:00:00Z">
              <w:r w:rsidRPr="00BB7730">
                <w:rPr>
                  <w:rFonts w:ascii="Times New Roman" w:eastAsia="仿宋_GB2312" w:hAnsi="Times New Roman" w:cs="Times New Roman"/>
                  <w:color w:val="auto"/>
                  <w:kern w:val="0"/>
                  <w:sz w:val="18"/>
                  <w:szCs w:val="18"/>
                  <w:lang w:eastAsia="zh-CN"/>
                </w:rPr>
                <w:t>According to QM01020&amp; Page 5/11 Isopropyl Acetate is compatible with SS, 306 SS and PTFE.</w:t>
              </w:r>
            </w:ins>
          </w:p>
          <w:p w14:paraId="1B1C777C" w14:textId="4855578D" w:rsidR="006A0866" w:rsidRPr="00BB7730" w:rsidRDefault="006A0866" w:rsidP="006A0866">
            <w:pPr>
              <w:jc w:val="both"/>
              <w:rPr>
                <w:rFonts w:ascii="Times New Roman" w:eastAsia="仿宋_GB2312" w:hAnsi="Times New Roman" w:cs="Times New Roman"/>
                <w:color w:val="auto"/>
                <w:kern w:val="0"/>
                <w:sz w:val="18"/>
                <w:szCs w:val="18"/>
                <w:lang w:eastAsia="zh-CN"/>
              </w:rPr>
            </w:pPr>
            <w:ins w:id="11026" w:author="Xuning Wei12232" w:date="2026-07-27T20:00:00Z">
              <w:r w:rsidRPr="00BB7730">
                <w:rPr>
                  <w:rFonts w:ascii="Times New Roman" w:eastAsia="仿宋_GB2312" w:hAnsi="Times New Roman" w:cs="Times New Roman"/>
                  <w:color w:val="auto"/>
                  <w:kern w:val="0"/>
                  <w:sz w:val="18"/>
                  <w:szCs w:val="18"/>
                  <w:lang w:eastAsia="zh-CN"/>
                </w:rPr>
                <w:t>Based on Asymchem previous campaign production data and experience</w:t>
              </w:r>
            </w:ins>
            <w:del w:id="11027" w:author="Xuning Wei12232" w:date="2026-07-27T20:00:00Z">
              <w:r w:rsidRPr="00BB7730" w:rsidDel="00AB1E69">
                <w:rPr>
                  <w:rFonts w:ascii="Times New Roman" w:eastAsia="仿宋_GB2312" w:hAnsi="Times New Roman" w:cs="Times New Roman"/>
                  <w:color w:val="auto"/>
                  <w:kern w:val="0"/>
                  <w:sz w:val="18"/>
                  <w:szCs w:val="18"/>
                  <w:lang w:eastAsia="zh-CN"/>
                </w:rPr>
                <w:delText>According to The Pilot Plant Real Book Page 10-14&amp;10-15, Dimethylformamide is compatible with SS, 316 SS and PTFE; Based on Asymchem previous campaign production data and experience Dimethylformamide is also compatible with Glass, PTFE and SS</w:delText>
              </w:r>
            </w:del>
          </w:p>
        </w:tc>
        <w:tc>
          <w:tcPr>
            <w:tcW w:w="792" w:type="pct"/>
            <w:vMerge/>
            <w:vAlign w:val="center"/>
            <w:tcPrChange w:id="11028" w:author="Xuning Wei12232" w:date="2026-07-27T19:36:00Z">
              <w:tcPr>
                <w:tcW w:w="654" w:type="pct"/>
                <w:vMerge/>
                <w:vAlign w:val="center"/>
              </w:tcPr>
            </w:tcPrChange>
          </w:tcPr>
          <w:p w14:paraId="2E2081E0" w14:textId="77777777" w:rsidR="006A0866" w:rsidRPr="00BB7730" w:rsidRDefault="006A0866" w:rsidP="006A0866">
            <w:pPr>
              <w:spacing w:line="240" w:lineRule="exact"/>
              <w:jc w:val="both"/>
              <w:rPr>
                <w:rFonts w:ascii="Times New Roman" w:eastAsia="仿宋_GB2312" w:hAnsi="Times New Roman" w:cs="Times New Roman"/>
                <w:b/>
                <w:color w:val="auto"/>
                <w:sz w:val="18"/>
                <w:szCs w:val="18"/>
              </w:rPr>
            </w:pPr>
          </w:p>
        </w:tc>
      </w:tr>
      <w:tr w:rsidR="006A0866" w:rsidRPr="00BB7730" w14:paraId="0527F9D2" w14:textId="77777777" w:rsidTr="00046813">
        <w:trPr>
          <w:trHeight w:val="397"/>
          <w:trPrChange w:id="11029" w:author="Xuning Wei12232" w:date="2026-07-27T19:38:00Z">
            <w:trPr>
              <w:trHeight w:val="397"/>
            </w:trPr>
          </w:trPrChange>
        </w:trPr>
        <w:tc>
          <w:tcPr>
            <w:tcW w:w="281" w:type="pct"/>
            <w:vMerge w:val="restart"/>
            <w:shd w:val="clear" w:color="auto" w:fill="FFFFFF" w:themeFill="background1"/>
            <w:vAlign w:val="center"/>
            <w:tcPrChange w:id="11030" w:author="Xuning Wei12232" w:date="2026-07-27T19:38:00Z">
              <w:tcPr>
                <w:tcW w:w="284" w:type="pct"/>
                <w:gridSpan w:val="3"/>
                <w:vMerge w:val="restart"/>
                <w:shd w:val="clear" w:color="auto" w:fill="FFFFFF" w:themeFill="background1"/>
                <w:vAlign w:val="bottom"/>
              </w:tcPr>
            </w:tcPrChange>
          </w:tcPr>
          <w:p w14:paraId="3B13DBA6" w14:textId="6FB4DDD0" w:rsidR="006A0866" w:rsidRPr="00BB7730" w:rsidRDefault="006A0866">
            <w:pPr>
              <w:jc w:val="center"/>
              <w:rPr>
                <w:rFonts w:ascii="Times New Roman" w:eastAsia="仿宋_GB2312" w:hAnsi="Times New Roman" w:cs="Times New Roman"/>
                <w:color w:val="auto"/>
                <w:sz w:val="18"/>
                <w:szCs w:val="18"/>
                <w:lang w:eastAsia="zh-CN"/>
              </w:rPr>
              <w:pPrChange w:id="11031" w:author="Xuning Wei12232" w:date="2026-07-27T19:37:00Z">
                <w:pPr>
                  <w:jc w:val="both"/>
                </w:pPr>
              </w:pPrChange>
            </w:pPr>
            <w:del w:id="11032" w:author="Xuning Wei12232" w:date="2026-07-27T17:29:00Z">
              <w:r w:rsidRPr="00BB7730" w:rsidDel="008A22A7">
                <w:rPr>
                  <w:rFonts w:ascii="Times New Roman" w:eastAsia="仿宋_GB2312" w:hAnsi="Times New Roman" w:cs="Times New Roman"/>
                  <w:color w:val="auto"/>
                  <w:sz w:val="18"/>
                  <w:szCs w:val="18"/>
                  <w:lang w:eastAsia="zh-CN"/>
                </w:rPr>
                <w:delText>88</w:delText>
              </w:r>
            </w:del>
            <w:ins w:id="11033" w:author="Xuning Wei12232" w:date="2026-07-27T17:29:00Z">
              <w:r w:rsidRPr="00BB7730">
                <w:rPr>
                  <w:rFonts w:ascii="Times New Roman" w:eastAsia="仿宋_GB2312" w:hAnsi="Times New Roman" w:cs="Times New Roman"/>
                  <w:color w:val="auto"/>
                  <w:sz w:val="18"/>
                  <w:szCs w:val="18"/>
                  <w:lang w:eastAsia="zh-CN"/>
                </w:rPr>
                <w:t>21</w:t>
              </w:r>
            </w:ins>
          </w:p>
        </w:tc>
        <w:tc>
          <w:tcPr>
            <w:tcW w:w="1217" w:type="pct"/>
            <w:vMerge w:val="restart"/>
            <w:shd w:val="clear" w:color="auto" w:fill="FFFFFF" w:themeFill="background1"/>
            <w:vAlign w:val="center"/>
            <w:tcPrChange w:id="11034" w:author="Xuning Wei12232" w:date="2026-07-27T19:38:00Z">
              <w:tcPr>
                <w:tcW w:w="1217" w:type="pct"/>
                <w:gridSpan w:val="3"/>
                <w:vMerge w:val="restart"/>
                <w:shd w:val="clear" w:color="auto" w:fill="FFFFFF" w:themeFill="background1"/>
                <w:vAlign w:val="center"/>
              </w:tcPr>
            </w:tcPrChange>
          </w:tcPr>
          <w:p w14:paraId="284AD35F" w14:textId="2CE88D34" w:rsidR="00785032" w:rsidRPr="00BB7730" w:rsidRDefault="00785032" w:rsidP="006A0866">
            <w:pPr>
              <w:jc w:val="both"/>
              <w:rPr>
                <w:ins w:id="11035" w:author="Xuning Wei12232" w:date="2026-07-27T20:23:00Z"/>
                <w:rFonts w:ascii="Times New Roman" w:eastAsia="仿宋_GB2312" w:hAnsi="Times New Roman" w:cs="Times New Roman"/>
                <w:color w:val="000000" w:themeColor="text1"/>
                <w:sz w:val="18"/>
                <w:szCs w:val="18"/>
              </w:rPr>
            </w:pPr>
            <w:ins w:id="11036" w:author="Xuning Wei12232" w:date="2026-07-27T20:23:00Z">
              <w:r w:rsidRPr="00BB7730">
                <w:rPr>
                  <w:rFonts w:ascii="Times New Roman" w:eastAsia="仿宋_GB2312" w:hAnsi="Times New Roman" w:cs="Times New Roman"/>
                  <w:color w:val="0000FF"/>
                  <w:sz w:val="18"/>
                  <w:szCs w:val="18"/>
                </w:rPr>
                <w:t>Wash resin</w:t>
              </w:r>
            </w:ins>
          </w:p>
          <w:p w14:paraId="454C0A1B" w14:textId="65311D1F" w:rsidR="006A0866" w:rsidRPr="00BB7730" w:rsidRDefault="006A0866" w:rsidP="006A0866">
            <w:pPr>
              <w:jc w:val="both"/>
              <w:rPr>
                <w:ins w:id="11037" w:author="Xuning Wei12232" w:date="2026-07-27T16:16:00Z"/>
                <w:rFonts w:ascii="Times New Roman" w:eastAsia="仿宋_GB2312" w:hAnsi="Times New Roman" w:cs="Times New Roman"/>
                <w:color w:val="000000" w:themeColor="text1"/>
                <w:sz w:val="18"/>
                <w:szCs w:val="18"/>
              </w:rPr>
            </w:pPr>
            <w:ins w:id="11038" w:author="Xuning Wei12232" w:date="2026-07-27T16:16:00Z">
              <w:r w:rsidRPr="00BB7730">
                <w:rPr>
                  <w:rFonts w:ascii="Times New Roman" w:eastAsia="仿宋_GB2312" w:hAnsi="Times New Roman" w:cs="Times New Roman"/>
                  <w:color w:val="000000" w:themeColor="text1"/>
                  <w:sz w:val="18"/>
                  <w:szCs w:val="18"/>
                </w:rPr>
                <w:lastRenderedPageBreak/>
                <w:t>1. Add 1</w:t>
              </w:r>
            </w:ins>
            <w:ins w:id="11039" w:author="He Han" w:date="2026-10-27T15:02:00Z">
              <w:r w:rsidR="00BD6CC5">
                <w:rPr>
                  <w:rFonts w:ascii="Times New Roman" w:eastAsia="仿宋_GB2312" w:hAnsi="Times New Roman" w:cs="Times New Roman"/>
                  <w:color w:val="000000" w:themeColor="text1"/>
                  <w:sz w:val="18"/>
                  <w:szCs w:val="18"/>
                </w:rPr>
                <w:t>1</w:t>
              </w:r>
            </w:ins>
            <w:ins w:id="11040" w:author="Xuning Wei12232" w:date="2026-07-27T16:16:00Z">
              <w:del w:id="11041" w:author="He Han" w:date="2026-10-27T15:02:00Z">
                <w:r w:rsidRPr="00BB7730" w:rsidDel="00BD6CC5">
                  <w:rPr>
                    <w:rFonts w:ascii="Times New Roman" w:eastAsia="仿宋_GB2312" w:hAnsi="Times New Roman" w:cs="Times New Roman"/>
                    <w:color w:val="000000" w:themeColor="text1"/>
                    <w:sz w:val="18"/>
                    <w:szCs w:val="18"/>
                  </w:rPr>
                  <w:delText>0</w:delText>
                </w:r>
              </w:del>
              <w:r w:rsidRPr="00BB7730">
                <w:rPr>
                  <w:rFonts w:ascii="Times New Roman" w:eastAsia="仿宋_GB2312" w:hAnsi="Times New Roman" w:cs="Times New Roman"/>
                  <w:color w:val="000000" w:themeColor="text1"/>
                  <w:sz w:val="18"/>
                  <w:szCs w:val="18"/>
                </w:rPr>
                <w:t>.0 V Toluene (</w:t>
              </w:r>
              <w:del w:id="11042" w:author="He Han" w:date="2026-10-27T15:02:00Z">
                <w:r w:rsidRPr="00BB7730" w:rsidDel="00BD6CC5">
                  <w:rPr>
                    <w:rFonts w:ascii="Times New Roman" w:eastAsia="仿宋_GB2312" w:hAnsi="Times New Roman" w:cs="Times New Roman"/>
                    <w:color w:val="000000" w:themeColor="text1"/>
                    <w:sz w:val="18"/>
                    <w:szCs w:val="18"/>
                  </w:rPr>
                  <w:delText>8.720</w:delText>
                </w:r>
              </w:del>
            </w:ins>
            <w:ins w:id="11043" w:author="He Han" w:date="2026-10-27T15:02:00Z">
              <w:r w:rsidR="00BD6CC5">
                <w:rPr>
                  <w:rFonts w:ascii="Times New Roman" w:eastAsia="仿宋_GB2312" w:hAnsi="Times New Roman" w:cs="Times New Roman"/>
                  <w:color w:val="000000" w:themeColor="text1"/>
                  <w:sz w:val="18"/>
                  <w:szCs w:val="18"/>
                </w:rPr>
                <w:t>9.59</w:t>
              </w:r>
            </w:ins>
            <w:ins w:id="11044" w:author="Xuning Wei12232" w:date="2026-07-27T16:16:00Z">
              <w:r w:rsidRPr="00BB7730">
                <w:rPr>
                  <w:rFonts w:ascii="Times New Roman" w:eastAsia="仿宋_GB2312" w:hAnsi="Times New Roman" w:cs="Times New Roman"/>
                  <w:color w:val="000000" w:themeColor="text1"/>
                  <w:sz w:val="18"/>
                  <w:szCs w:val="18"/>
                </w:rPr>
                <w:t xml:space="preserve"> kg/kg) into</w:t>
              </w:r>
              <w:r w:rsidRPr="00BB7730">
                <w:rPr>
                  <w:rFonts w:ascii="Times New Roman" w:eastAsia="等线" w:hAnsi="Times New Roman" w:cs="Times New Roman"/>
                  <w:color w:val="000000" w:themeColor="text1"/>
                  <w:sz w:val="18"/>
                  <w:szCs w:val="18"/>
                </w:rPr>
                <w:t xml:space="preserve"> </w:t>
              </w:r>
              <w:r w:rsidRPr="00BB7730">
                <w:rPr>
                  <w:rFonts w:ascii="Times New Roman" w:eastAsia="仿宋_GB2312" w:hAnsi="Times New Roman" w:cs="Times New Roman"/>
                  <w:color w:val="000000" w:themeColor="text1"/>
                  <w:sz w:val="18"/>
                  <w:szCs w:val="18"/>
                </w:rPr>
                <w:t xml:space="preserve">TJ4S-1213-Sy15 by </w:t>
              </w:r>
            </w:ins>
            <w:ins w:id="11045" w:author="Xuning Wei12232" w:date="2026-09-05T20:29:00Z">
              <w:r w:rsidR="00E339D9" w:rsidRPr="00BB7730">
                <w:rPr>
                  <w:rFonts w:ascii="Times New Roman" w:eastAsia="仿宋_GB2312" w:hAnsi="Times New Roman" w:cs="Times New Roman"/>
                  <w:color w:val="FF0000"/>
                  <w:sz w:val="18"/>
                  <w:szCs w:val="18"/>
                </w:rPr>
                <w:t>insert tube and diaphragm pump.</w:t>
              </w:r>
            </w:ins>
            <w:ins w:id="11046" w:author="Xuning Wei12232" w:date="2026-07-27T16:16:00Z">
              <w:r w:rsidRPr="00BB7730">
                <w:rPr>
                  <w:rFonts w:ascii="Times New Roman" w:eastAsia="仿宋_GB2312" w:hAnsi="Times New Roman" w:cs="Times New Roman"/>
                  <w:color w:val="000000" w:themeColor="text1"/>
                  <w:sz w:val="18"/>
                  <w:szCs w:val="18"/>
                </w:rPr>
                <w:t xml:space="preserve"> Bubble with nitrogen for 5±2</w:t>
              </w:r>
            </w:ins>
            <w:ins w:id="11047"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1048" w:author="Xuning Wei12232" w:date="2026-07-27T16:16:00Z">
              <w:r w:rsidRPr="00BB7730">
                <w:rPr>
                  <w:rFonts w:ascii="Times New Roman" w:eastAsia="仿宋_GB2312" w:hAnsi="Times New Roman" w:cs="Times New Roman"/>
                  <w:color w:val="000000" w:themeColor="text1"/>
                  <w:sz w:val="18"/>
                  <w:szCs w:val="18"/>
                </w:rPr>
                <w:t>min, then start the stirrer. After stirring for 25±5</w:t>
              </w:r>
            </w:ins>
            <w:ins w:id="11049"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1050" w:author="Xuning Wei12232" w:date="2026-07-27T16:16:00Z">
              <w:r w:rsidRPr="00BB7730">
                <w:rPr>
                  <w:rFonts w:ascii="Times New Roman" w:eastAsia="仿宋_GB2312" w:hAnsi="Times New Roman" w:cs="Times New Roman"/>
                  <w:color w:val="000000" w:themeColor="text1"/>
                  <w:sz w:val="18"/>
                  <w:szCs w:val="18"/>
                </w:rPr>
                <w:t xml:space="preserve">min, stop stirring, turn off the nitrogen. Drain until there is no obvious drip. </w:t>
              </w:r>
            </w:ins>
          </w:p>
          <w:p w14:paraId="112C8747" w14:textId="1ABE5E0D" w:rsidR="006A0866" w:rsidRPr="00BB7730" w:rsidRDefault="006A0866" w:rsidP="006A0866">
            <w:pPr>
              <w:jc w:val="both"/>
              <w:rPr>
                <w:ins w:id="11051" w:author="Xuning Wei12232" w:date="2026-07-27T16:16:00Z"/>
                <w:rFonts w:ascii="Times New Roman" w:eastAsia="仿宋_GB2312" w:hAnsi="Times New Roman" w:cs="Times New Roman"/>
                <w:color w:val="000000" w:themeColor="text1"/>
                <w:sz w:val="18"/>
                <w:szCs w:val="18"/>
              </w:rPr>
            </w:pPr>
            <w:ins w:id="11052" w:author="Xuning Wei12232" w:date="2026-07-27T16:16:00Z">
              <w:r w:rsidRPr="00BB7730">
                <w:rPr>
                  <w:rFonts w:ascii="Times New Roman" w:eastAsia="仿宋_GB2312" w:hAnsi="Times New Roman" w:cs="Times New Roman"/>
                  <w:color w:val="000000" w:themeColor="text1"/>
                  <w:sz w:val="18"/>
                  <w:szCs w:val="18"/>
                </w:rPr>
                <w:t>2. Add 1</w:t>
              </w:r>
            </w:ins>
            <w:ins w:id="11053" w:author="He Han" w:date="2026-10-27T15:02:00Z">
              <w:r w:rsidR="00BD6CC5">
                <w:rPr>
                  <w:rFonts w:ascii="Times New Roman" w:eastAsia="仿宋_GB2312" w:hAnsi="Times New Roman" w:cs="Times New Roman"/>
                  <w:color w:val="000000" w:themeColor="text1"/>
                  <w:sz w:val="18"/>
                  <w:szCs w:val="18"/>
                </w:rPr>
                <w:t>1</w:t>
              </w:r>
            </w:ins>
            <w:ins w:id="11054" w:author="Xuning Wei12232" w:date="2026-07-27T16:16:00Z">
              <w:del w:id="11055" w:author="He Han" w:date="2026-10-27T15:02:00Z">
                <w:r w:rsidRPr="00BB7730" w:rsidDel="00BD6CC5">
                  <w:rPr>
                    <w:rFonts w:ascii="Times New Roman" w:eastAsia="仿宋_GB2312" w:hAnsi="Times New Roman" w:cs="Times New Roman"/>
                    <w:color w:val="000000" w:themeColor="text1"/>
                    <w:sz w:val="18"/>
                    <w:szCs w:val="18"/>
                  </w:rPr>
                  <w:delText>0</w:delText>
                </w:r>
              </w:del>
              <w:r w:rsidRPr="00BB7730">
                <w:rPr>
                  <w:rFonts w:ascii="Times New Roman" w:eastAsia="仿宋_GB2312" w:hAnsi="Times New Roman" w:cs="Times New Roman"/>
                  <w:color w:val="000000" w:themeColor="text1"/>
                  <w:sz w:val="18"/>
                  <w:szCs w:val="18"/>
                </w:rPr>
                <w:t>.0 V MTBE (</w:t>
              </w:r>
              <w:del w:id="11056" w:author="He Han" w:date="2026-10-27T15:03:00Z">
                <w:r w:rsidRPr="00BB7730" w:rsidDel="00BD6CC5">
                  <w:rPr>
                    <w:rFonts w:ascii="Times New Roman" w:eastAsia="仿宋_GB2312" w:hAnsi="Times New Roman" w:cs="Times New Roman"/>
                    <w:color w:val="000000" w:themeColor="text1"/>
                    <w:sz w:val="18"/>
                    <w:szCs w:val="18"/>
                  </w:rPr>
                  <w:delText>7.410</w:delText>
                </w:r>
              </w:del>
            </w:ins>
            <w:ins w:id="11057" w:author="He Han" w:date="2026-10-27T15:03:00Z">
              <w:r w:rsidR="00BD6CC5">
                <w:rPr>
                  <w:rFonts w:ascii="Times New Roman" w:eastAsia="仿宋_GB2312" w:hAnsi="Times New Roman" w:cs="Times New Roman"/>
                  <w:color w:val="000000" w:themeColor="text1"/>
                  <w:sz w:val="18"/>
                  <w:szCs w:val="18"/>
                </w:rPr>
                <w:t>8.15</w:t>
              </w:r>
            </w:ins>
            <w:ins w:id="11058" w:author="Xuning Wei12232" w:date="2026-07-27T16:16:00Z">
              <w:r w:rsidRPr="00BB7730">
                <w:rPr>
                  <w:rFonts w:ascii="Times New Roman" w:eastAsia="仿宋_GB2312" w:hAnsi="Times New Roman" w:cs="Times New Roman"/>
                  <w:color w:val="000000" w:themeColor="text1"/>
                  <w:sz w:val="18"/>
                  <w:szCs w:val="18"/>
                </w:rPr>
                <w:t xml:space="preserve"> kg/kg) into TJ4S-1213-Sy15. Bubble with nitrogen for 5±2</w:t>
              </w:r>
            </w:ins>
            <w:ins w:id="11059"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1060" w:author="Xuning Wei12232" w:date="2026-07-27T16:16:00Z">
              <w:r w:rsidRPr="00BB7730">
                <w:rPr>
                  <w:rFonts w:ascii="Times New Roman" w:eastAsia="仿宋_GB2312" w:hAnsi="Times New Roman" w:cs="Times New Roman"/>
                  <w:color w:val="000000" w:themeColor="text1"/>
                  <w:sz w:val="18"/>
                  <w:szCs w:val="18"/>
                </w:rPr>
                <w:t>min, then start the stirrer. After stirring for 15±5</w:t>
              </w:r>
            </w:ins>
            <w:ins w:id="11061"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1062" w:author="Xuning Wei12232" w:date="2026-07-27T16:16:00Z">
              <w:r w:rsidRPr="00BB7730">
                <w:rPr>
                  <w:rFonts w:ascii="Times New Roman" w:eastAsia="仿宋_GB2312" w:hAnsi="Times New Roman" w:cs="Times New Roman"/>
                  <w:color w:val="000000" w:themeColor="text1"/>
                  <w:sz w:val="18"/>
                  <w:szCs w:val="18"/>
                </w:rPr>
                <w:t xml:space="preserve">min, stop stirring, turn off the nitrogen. Drain until there is no obvious drip. </w:t>
              </w:r>
            </w:ins>
          </w:p>
          <w:p w14:paraId="03DE53B6" w14:textId="29A8BCC8" w:rsidR="006A0866" w:rsidRPr="00BB7730" w:rsidRDefault="006A0866" w:rsidP="00BD6CC5">
            <w:pPr>
              <w:jc w:val="both"/>
              <w:rPr>
                <w:rFonts w:ascii="Times New Roman" w:eastAsia="仿宋_GB2312" w:hAnsi="Times New Roman" w:cs="Times New Roman"/>
                <w:color w:val="auto"/>
                <w:sz w:val="18"/>
                <w:szCs w:val="18"/>
              </w:rPr>
              <w:pPrChange w:id="11063" w:author="He Han" w:date="2026-10-27T15:03:00Z">
                <w:pPr>
                  <w:jc w:val="both"/>
                </w:pPr>
              </w:pPrChange>
            </w:pPr>
            <w:ins w:id="11064" w:author="Xuning Wei12232" w:date="2026-07-27T16:16:00Z">
              <w:r w:rsidRPr="00BB7730">
                <w:rPr>
                  <w:rFonts w:ascii="Times New Roman" w:eastAsia="仿宋_GB2312" w:hAnsi="Times New Roman" w:cs="Times New Roman"/>
                  <w:color w:val="000000" w:themeColor="text1"/>
                  <w:sz w:val="18"/>
                  <w:szCs w:val="18"/>
                </w:rPr>
                <w:t>3. Add 1</w:t>
              </w:r>
              <w:del w:id="11065" w:author="He Han" w:date="2026-10-27T15:03:00Z">
                <w:r w:rsidRPr="00BB7730" w:rsidDel="00BD6CC5">
                  <w:rPr>
                    <w:rFonts w:ascii="Times New Roman" w:eastAsia="仿宋_GB2312" w:hAnsi="Times New Roman" w:cs="Times New Roman"/>
                    <w:color w:val="000000" w:themeColor="text1"/>
                    <w:sz w:val="18"/>
                    <w:szCs w:val="18"/>
                  </w:rPr>
                  <w:delText>0.0</w:delText>
                </w:r>
              </w:del>
            </w:ins>
            <w:ins w:id="11066" w:author="He Han" w:date="2026-10-27T15:03:00Z">
              <w:r w:rsidR="00BD6CC5">
                <w:rPr>
                  <w:rFonts w:ascii="Times New Roman" w:eastAsia="仿宋_GB2312" w:hAnsi="Times New Roman" w:cs="Times New Roman"/>
                  <w:color w:val="000000" w:themeColor="text1"/>
                  <w:sz w:val="18"/>
                  <w:szCs w:val="18"/>
                </w:rPr>
                <w:t>1.0</w:t>
              </w:r>
            </w:ins>
            <w:ins w:id="11067" w:author="Xuning Wei12232" w:date="2026-07-27T16:16:00Z">
              <w:r w:rsidRPr="00BB7730">
                <w:rPr>
                  <w:rFonts w:ascii="Times New Roman" w:eastAsia="仿宋_GB2312" w:hAnsi="Times New Roman" w:cs="Times New Roman"/>
                  <w:color w:val="000000" w:themeColor="text1"/>
                  <w:sz w:val="18"/>
                  <w:szCs w:val="18"/>
                </w:rPr>
                <w:t xml:space="preserve"> V MTBE (</w:t>
              </w:r>
              <w:del w:id="11068" w:author="He Han" w:date="2026-10-27T15:03:00Z">
                <w:r w:rsidRPr="00BB7730" w:rsidDel="00BD6CC5">
                  <w:rPr>
                    <w:rFonts w:ascii="Times New Roman" w:eastAsia="仿宋_GB2312" w:hAnsi="Times New Roman" w:cs="Times New Roman"/>
                    <w:color w:val="000000" w:themeColor="text1"/>
                    <w:sz w:val="18"/>
                    <w:szCs w:val="18"/>
                  </w:rPr>
                  <w:delText>7.410</w:delText>
                </w:r>
              </w:del>
            </w:ins>
            <w:ins w:id="11069" w:author="He Han" w:date="2026-10-27T15:03:00Z">
              <w:r w:rsidR="00BD6CC5">
                <w:rPr>
                  <w:rFonts w:ascii="Times New Roman" w:eastAsia="仿宋_GB2312" w:hAnsi="Times New Roman" w:cs="Times New Roman"/>
                  <w:color w:val="000000" w:themeColor="text1"/>
                  <w:sz w:val="18"/>
                  <w:szCs w:val="18"/>
                </w:rPr>
                <w:t>8.15</w:t>
              </w:r>
            </w:ins>
            <w:ins w:id="11070" w:author="Xuning Wei12232" w:date="2026-07-27T16:16:00Z">
              <w:r w:rsidRPr="00BB7730">
                <w:rPr>
                  <w:rFonts w:ascii="Times New Roman" w:eastAsia="仿宋_GB2312" w:hAnsi="Times New Roman" w:cs="Times New Roman"/>
                  <w:color w:val="000000" w:themeColor="text1"/>
                  <w:sz w:val="18"/>
                  <w:szCs w:val="18"/>
                </w:rPr>
                <w:t xml:space="preserve"> kg/kg) into</w:t>
              </w:r>
              <w:r w:rsidRPr="00BB7730">
                <w:rPr>
                  <w:rFonts w:ascii="Times New Roman" w:eastAsia="等线" w:hAnsi="Times New Roman" w:cs="Times New Roman"/>
                  <w:color w:val="000000" w:themeColor="text1"/>
                  <w:sz w:val="18"/>
                  <w:szCs w:val="18"/>
                </w:rPr>
                <w:t xml:space="preserve"> </w:t>
              </w:r>
              <w:r w:rsidRPr="00BB7730">
                <w:rPr>
                  <w:rFonts w:ascii="Times New Roman" w:eastAsia="仿宋_GB2312" w:hAnsi="Times New Roman" w:cs="Times New Roman"/>
                  <w:color w:val="000000" w:themeColor="text1"/>
                  <w:sz w:val="18"/>
                  <w:szCs w:val="18"/>
                </w:rPr>
                <w:t>TJ4S-1213-Sy15. Bubble with nitrogen for 5±2</w:t>
              </w:r>
            </w:ins>
            <w:ins w:id="11071"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1072" w:author="Xuning Wei12232" w:date="2026-07-27T16:16:00Z">
              <w:r w:rsidRPr="00BB7730">
                <w:rPr>
                  <w:rFonts w:ascii="Times New Roman" w:eastAsia="仿宋_GB2312" w:hAnsi="Times New Roman" w:cs="Times New Roman"/>
                  <w:color w:val="000000" w:themeColor="text1"/>
                  <w:sz w:val="18"/>
                  <w:szCs w:val="18"/>
                </w:rPr>
                <w:t>min, then start the stirrer. After stirring for 15±5</w:t>
              </w:r>
            </w:ins>
            <w:ins w:id="11073" w:author="Johan Granander" w:date="2026-07-28T13:37:00Z">
              <w:r w:rsidR="00A0716C" w:rsidRPr="00BB7730">
                <w:rPr>
                  <w:rFonts w:ascii="Times New Roman" w:eastAsia="仿宋_GB2312" w:hAnsi="Times New Roman" w:cs="Times New Roman"/>
                  <w:color w:val="000000" w:themeColor="text1"/>
                  <w:sz w:val="18"/>
                  <w:szCs w:val="18"/>
                </w:rPr>
                <w:t xml:space="preserve"> </w:t>
              </w:r>
            </w:ins>
            <w:ins w:id="11074" w:author="Xuning Wei12232" w:date="2026-07-27T16:16:00Z">
              <w:r w:rsidRPr="00BB7730">
                <w:rPr>
                  <w:rFonts w:ascii="Times New Roman" w:eastAsia="仿宋_GB2312" w:hAnsi="Times New Roman" w:cs="Times New Roman"/>
                  <w:color w:val="000000" w:themeColor="text1"/>
                  <w:sz w:val="18"/>
                  <w:szCs w:val="18"/>
                </w:rPr>
                <w:t>min, stop stirring, turn off the nitrogen. Drain until there is no obvious drip.</w:t>
              </w:r>
            </w:ins>
            <w:del w:id="11075" w:author="Xuning Wei12232" w:date="2026-07-27T16:16:00Z">
              <w:r w:rsidRPr="00BB7730" w:rsidDel="00C51FCF">
                <w:rPr>
                  <w:rFonts w:ascii="Times New Roman" w:eastAsia="仿宋_GB2312" w:hAnsi="Times New Roman" w:cs="Times New Roman"/>
                  <w:color w:val="000000" w:themeColor="text1"/>
                  <w:sz w:val="18"/>
                  <w:szCs w:val="18"/>
                </w:rPr>
                <w:delText xml:space="preserve">Add 10.0 V Isopropyl Acetate (8.730 kg/kg) </w:delText>
              </w:r>
              <w:r w:rsidRPr="00BB7730" w:rsidDel="00C51FCF">
                <w:rPr>
                  <w:rFonts w:ascii="Times New Roman" w:eastAsia="仿宋_GB2312" w:hAnsi="Times New Roman" w:cs="Times New Roman"/>
                  <w:color w:val="000000" w:themeColor="text1"/>
                  <w:sz w:val="18"/>
                  <w:szCs w:val="18"/>
                  <w:lang w:eastAsia="zh-CN"/>
                </w:rPr>
                <w:delText xml:space="preserve">into </w:delText>
              </w:r>
              <w:r w:rsidRPr="00BB7730" w:rsidDel="00C51FCF">
                <w:rPr>
                  <w:rFonts w:ascii="Times New Roman" w:eastAsia="仿宋_GB2312" w:hAnsi="Times New Roman" w:cs="Times New Roman"/>
                  <w:b/>
                  <w:color w:val="000000" w:themeColor="text1"/>
                  <w:sz w:val="18"/>
                  <w:szCs w:val="18"/>
                  <w:lang w:eastAsia="zh-CN"/>
                </w:rPr>
                <w:delText>TJ4S-1213-Sy15</w:delText>
              </w:r>
              <w:r w:rsidRPr="00BB7730" w:rsidDel="00C51FCF">
                <w:rPr>
                  <w:rFonts w:ascii="Times New Roman" w:eastAsia="仿宋_GB2312" w:hAnsi="Times New Roman" w:cs="Times New Roman"/>
                  <w:color w:val="000000" w:themeColor="text1"/>
                  <w:sz w:val="18"/>
                  <w:szCs w:val="18"/>
                  <w:lang w:eastAsia="zh-CN"/>
                </w:rPr>
                <w:delText>. Bubble with nitrogen for 5±2min, then start the stirrer. After stirring for 5±2min, stop stirring, turn off the nitrogen. Drain until there is no obvious drip. Move to next operation. Perform this operation for 10 times,</w:delText>
              </w:r>
              <w:r w:rsidRPr="00BB7730" w:rsidDel="00C51FCF">
                <w:rPr>
                  <w:rFonts w:ascii="Times New Roman" w:hAnsi="Times New Roman" w:cs="Times New Roman"/>
                  <w:color w:val="000000" w:themeColor="text1"/>
                  <w:sz w:val="18"/>
                  <w:szCs w:val="18"/>
                </w:rPr>
                <w:delText xml:space="preserve"> </w:delText>
              </w:r>
              <w:r w:rsidRPr="00BB7730" w:rsidDel="00C51FCF">
                <w:rPr>
                  <w:rFonts w:ascii="Times New Roman" w:eastAsia="仿宋_GB2312" w:hAnsi="Times New Roman" w:cs="Times New Roman"/>
                  <w:color w:val="000000" w:themeColor="text1"/>
                  <w:sz w:val="18"/>
                  <w:szCs w:val="18"/>
                  <w:lang w:eastAsia="zh-CN"/>
                </w:rPr>
                <w:delText xml:space="preserve">Starting with the 10th wash, sample the isopropyl acetate washing solution during stirring and develop with chloranil, compare the color with the standard 500ppm </w:delText>
              </w:r>
            </w:del>
            <w:del w:id="11076" w:author="Xuning Wei12232" w:date="2026-06-06T10:54:00Z">
              <w:r w:rsidRPr="00BB7730" w:rsidDel="00EE6870">
                <w:rPr>
                  <w:rFonts w:ascii="Times New Roman" w:eastAsia="仿宋_GB2312" w:hAnsi="Times New Roman" w:cs="Times New Roman"/>
                  <w:color w:val="000000" w:themeColor="text1"/>
                  <w:sz w:val="18"/>
                  <w:szCs w:val="18"/>
                  <w:lang w:eastAsia="zh-CN"/>
                </w:rPr>
                <w:delText xml:space="preserve">piperidine solution </w:delText>
              </w:r>
            </w:del>
            <w:del w:id="11077" w:author="Xuning Wei12232" w:date="2026-07-27T16:16:00Z">
              <w:r w:rsidRPr="00BB7730" w:rsidDel="00C51FCF">
                <w:rPr>
                  <w:rFonts w:ascii="Times New Roman" w:eastAsia="仿宋_GB2312" w:hAnsi="Times New Roman" w:cs="Times New Roman"/>
                  <w:color w:val="000000" w:themeColor="text1"/>
                  <w:sz w:val="18"/>
                  <w:szCs w:val="18"/>
                  <w:lang w:eastAsia="zh-CN"/>
                </w:rPr>
                <w:delText>as reference solution. If the color is darker than the reference solution, repeat the IPAC wash twice. Sample again. Repeat until the color of the washing solution’s chloranil test is lighter or consistent with the reference solution</w:delText>
              </w:r>
            </w:del>
            <w:ins w:id="11078" w:author="Johan Granander" w:date="2026-05-04T11:38:00Z">
              <w:del w:id="11079" w:author="Xuning Wei12232" w:date="2026-07-27T16:16:00Z">
                <w:r w:rsidRPr="00BB7730" w:rsidDel="00C51FCF">
                  <w:rPr>
                    <w:rFonts w:ascii="Times New Roman" w:eastAsia="仿宋_GB2312" w:hAnsi="Times New Roman" w:cs="Times New Roman"/>
                    <w:color w:val="000000" w:themeColor="text1"/>
                    <w:sz w:val="18"/>
                    <w:szCs w:val="18"/>
                    <w:lang w:eastAsia="zh-CN"/>
                  </w:rPr>
                  <w:delText xml:space="preserve"> </w:delText>
                </w:r>
              </w:del>
            </w:ins>
            <w:del w:id="11080" w:author="Xuning Wei12232" w:date="2026-07-27T16:16:00Z">
              <w:r w:rsidRPr="00BB7730" w:rsidDel="00C51FCF">
                <w:rPr>
                  <w:rFonts w:ascii="Times New Roman" w:eastAsia="仿宋_GB2312" w:hAnsi="Times New Roman" w:cs="Times New Roman"/>
                  <w:color w:val="000000" w:themeColor="text1"/>
                  <w:sz w:val="18"/>
                  <w:szCs w:val="18"/>
                  <w:lang w:eastAsia="zh-CN"/>
                </w:rPr>
                <w:delText>and then move to next operation.</w:delText>
              </w:r>
            </w:del>
          </w:p>
        </w:tc>
        <w:tc>
          <w:tcPr>
            <w:tcW w:w="1046" w:type="pct"/>
            <w:vMerge w:val="restart"/>
            <w:shd w:val="clear" w:color="auto" w:fill="FFFFFF" w:themeFill="background1"/>
            <w:vAlign w:val="center"/>
            <w:tcPrChange w:id="11081" w:author="Xuning Wei12232" w:date="2026-07-27T19:38:00Z">
              <w:tcPr>
                <w:tcW w:w="1049" w:type="pct"/>
                <w:gridSpan w:val="5"/>
                <w:vMerge w:val="restart"/>
                <w:shd w:val="clear" w:color="auto" w:fill="FFFFFF" w:themeFill="background1"/>
                <w:vAlign w:val="center"/>
              </w:tcPr>
            </w:tcPrChange>
          </w:tcPr>
          <w:p w14:paraId="02C7DAA5" w14:textId="77777777" w:rsidR="00153539" w:rsidRPr="00BB7730" w:rsidRDefault="00153539">
            <w:pPr>
              <w:pStyle w:val="afc"/>
              <w:numPr>
                <w:ilvl w:val="0"/>
                <w:numId w:val="178"/>
              </w:numPr>
              <w:ind w:firstLineChars="0"/>
              <w:rPr>
                <w:ins w:id="11082" w:author="He Han" w:date="2026-10-22T22:09:00Z"/>
                <w:rFonts w:ascii="Times New Roman" w:hAnsi="Times New Roman" w:cs="Times New Roman"/>
                <w:color w:val="auto"/>
                <w:sz w:val="18"/>
                <w:szCs w:val="18"/>
                <w:shd w:val="clear" w:color="auto" w:fill="FFFFFF"/>
              </w:rPr>
              <w:pPrChange w:id="11083" w:author="He Han" w:date="2026-10-22T22:11:00Z">
                <w:pPr>
                  <w:pStyle w:val="afc"/>
                  <w:numPr>
                    <w:numId w:val="156"/>
                  </w:numPr>
                  <w:ind w:left="420" w:firstLineChars="0" w:hanging="420"/>
                </w:pPr>
              </w:pPrChange>
            </w:pPr>
            <w:ins w:id="11084" w:author="He Han" w:date="2026-10-22T22:09: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481BB0BA" w14:textId="77777777" w:rsidR="00153539" w:rsidRPr="00BB7730" w:rsidRDefault="00153539">
            <w:pPr>
              <w:pStyle w:val="afc"/>
              <w:numPr>
                <w:ilvl w:val="0"/>
                <w:numId w:val="178"/>
              </w:numPr>
              <w:ind w:firstLineChars="0"/>
              <w:rPr>
                <w:ins w:id="11085" w:author="He Han" w:date="2026-10-22T22:09:00Z"/>
                <w:rFonts w:ascii="Times New Roman" w:eastAsiaTheme="minorEastAsia" w:hAnsi="Times New Roman" w:cs="Times New Roman"/>
                <w:color w:val="auto"/>
                <w:sz w:val="18"/>
                <w:szCs w:val="18"/>
                <w:shd w:val="clear" w:color="auto" w:fill="FFFFFF"/>
                <w:lang w:eastAsia="zh-CN"/>
              </w:rPr>
              <w:pPrChange w:id="11086" w:author="He Han" w:date="2026-10-22T22:11:00Z">
                <w:pPr>
                  <w:pStyle w:val="afc"/>
                  <w:numPr>
                    <w:numId w:val="156"/>
                  </w:numPr>
                  <w:ind w:left="420" w:firstLineChars="0" w:hanging="420"/>
                </w:pPr>
              </w:pPrChange>
            </w:pPr>
            <w:ins w:id="11087" w:author="He Han" w:date="2026-10-22T22:09:00Z">
              <w:r w:rsidRPr="00BB7730">
                <w:rPr>
                  <w:rFonts w:ascii="Times New Roman" w:hAnsi="Times New Roman" w:cs="Times New Roman"/>
                  <w:color w:val="auto"/>
                  <w:sz w:val="18"/>
                  <w:szCs w:val="18"/>
                  <w:shd w:val="clear" w:color="auto" w:fill="FFFFFF"/>
                </w:rPr>
                <w:t>Agitator material: Hastelloy (N10276)</w:t>
              </w:r>
            </w:ins>
          </w:p>
          <w:p w14:paraId="69579FAB" w14:textId="77777777" w:rsidR="00153539" w:rsidRPr="00BB7730" w:rsidRDefault="00153539">
            <w:pPr>
              <w:pStyle w:val="afc"/>
              <w:numPr>
                <w:ilvl w:val="0"/>
                <w:numId w:val="178"/>
              </w:numPr>
              <w:ind w:firstLineChars="0"/>
              <w:rPr>
                <w:ins w:id="11088" w:author="He Han" w:date="2026-10-22T22:09:00Z"/>
                <w:rFonts w:ascii="Times New Roman" w:eastAsiaTheme="minorEastAsia" w:hAnsi="Times New Roman" w:cs="Times New Roman"/>
                <w:color w:val="auto"/>
                <w:sz w:val="18"/>
                <w:szCs w:val="18"/>
                <w:shd w:val="clear" w:color="auto" w:fill="FFFFFF"/>
                <w:lang w:eastAsia="zh-CN"/>
              </w:rPr>
              <w:pPrChange w:id="11089" w:author="He Han" w:date="2026-10-22T22:11:00Z">
                <w:pPr>
                  <w:pStyle w:val="afc"/>
                  <w:numPr>
                    <w:numId w:val="156"/>
                  </w:numPr>
                  <w:ind w:left="420" w:firstLineChars="0" w:hanging="420"/>
                </w:pPr>
              </w:pPrChange>
            </w:pPr>
            <w:ins w:id="11090" w:author="He Han" w:date="2026-10-22T22:09:00Z">
              <w:r w:rsidRPr="00BB7730">
                <w:rPr>
                  <w:rFonts w:ascii="Times New Roman" w:hAnsi="Times New Roman" w:cs="Times New Roman"/>
                  <w:color w:val="0000FF"/>
                  <w:sz w:val="18"/>
                  <w:szCs w:val="18"/>
                  <w:shd w:val="clear" w:color="auto" w:fill="FFFFFF"/>
                </w:rPr>
                <w:t>Sieve plate: HC-22</w:t>
              </w:r>
            </w:ins>
          </w:p>
          <w:p w14:paraId="61955AA1" w14:textId="77777777" w:rsidR="00153539" w:rsidRPr="00BB7730" w:rsidRDefault="00153539">
            <w:pPr>
              <w:pStyle w:val="afc"/>
              <w:numPr>
                <w:ilvl w:val="0"/>
                <w:numId w:val="178"/>
              </w:numPr>
              <w:ind w:firstLineChars="0"/>
              <w:rPr>
                <w:ins w:id="11091" w:author="He Han" w:date="2026-10-22T22:09:00Z"/>
                <w:rFonts w:ascii="Times New Roman" w:hAnsi="Times New Roman" w:cs="Times New Roman"/>
                <w:color w:val="0000FF"/>
                <w:sz w:val="18"/>
                <w:szCs w:val="18"/>
                <w:shd w:val="clear" w:color="auto" w:fill="FFFFFF"/>
              </w:rPr>
              <w:pPrChange w:id="11092" w:author="He Han" w:date="2026-10-22T22:11:00Z">
                <w:pPr>
                  <w:pStyle w:val="afc"/>
                  <w:numPr>
                    <w:numId w:val="156"/>
                  </w:numPr>
                  <w:ind w:left="420" w:firstLineChars="0" w:hanging="420"/>
                </w:pPr>
              </w:pPrChange>
            </w:pPr>
            <w:ins w:id="11093"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39C2C7D4" w14:textId="77777777" w:rsidR="00153539" w:rsidRPr="00BB7730" w:rsidRDefault="00153539">
            <w:pPr>
              <w:pStyle w:val="afc"/>
              <w:numPr>
                <w:ilvl w:val="0"/>
                <w:numId w:val="178"/>
              </w:numPr>
              <w:ind w:firstLineChars="0"/>
              <w:rPr>
                <w:ins w:id="11094" w:author="He Han" w:date="2026-10-22T22:09:00Z"/>
                <w:rFonts w:ascii="Times New Roman" w:hAnsi="Times New Roman" w:cs="Times New Roman"/>
                <w:color w:val="auto"/>
                <w:sz w:val="18"/>
                <w:szCs w:val="18"/>
                <w:shd w:val="clear" w:color="auto" w:fill="FFFFFF"/>
              </w:rPr>
              <w:pPrChange w:id="11095" w:author="He Han" w:date="2026-10-22T22:11:00Z">
                <w:pPr>
                  <w:pStyle w:val="afc"/>
                  <w:numPr>
                    <w:numId w:val="156"/>
                  </w:numPr>
                  <w:ind w:left="420" w:firstLineChars="0" w:hanging="420"/>
                </w:pPr>
              </w:pPrChange>
            </w:pPr>
            <w:ins w:id="11096" w:author="He Han" w:date="2026-10-22T22:09:00Z">
              <w:r w:rsidRPr="00BB7730">
                <w:rPr>
                  <w:rFonts w:ascii="Times New Roman" w:hAnsi="Times New Roman" w:cs="Times New Roman"/>
                  <w:color w:val="auto"/>
                  <w:sz w:val="18"/>
                  <w:szCs w:val="18"/>
                  <w:shd w:val="clear" w:color="auto" w:fill="FFFFFF"/>
                </w:rPr>
                <w:t>Sight glass: Glass</w:t>
              </w:r>
            </w:ins>
          </w:p>
          <w:p w14:paraId="0078D4BB" w14:textId="77777777" w:rsidR="00153539" w:rsidRPr="00BB7730" w:rsidRDefault="00153539">
            <w:pPr>
              <w:pStyle w:val="afc"/>
              <w:numPr>
                <w:ilvl w:val="0"/>
                <w:numId w:val="178"/>
              </w:numPr>
              <w:ind w:firstLineChars="0"/>
              <w:rPr>
                <w:ins w:id="11097" w:author="He Han" w:date="2026-10-22T22:09:00Z"/>
                <w:rFonts w:ascii="Times New Roman" w:hAnsi="Times New Roman" w:cs="Times New Roman"/>
                <w:color w:val="auto"/>
                <w:sz w:val="18"/>
                <w:szCs w:val="18"/>
                <w:shd w:val="clear" w:color="auto" w:fill="FFFFFF"/>
              </w:rPr>
              <w:pPrChange w:id="11098" w:author="He Han" w:date="2026-10-22T22:11:00Z">
                <w:pPr>
                  <w:pStyle w:val="afc"/>
                  <w:numPr>
                    <w:numId w:val="156"/>
                  </w:numPr>
                  <w:ind w:left="420" w:firstLineChars="0" w:hanging="420"/>
                </w:pPr>
              </w:pPrChange>
            </w:pPr>
            <w:ins w:id="11099" w:author="He Han" w:date="2026-10-22T22:09:00Z">
              <w:r w:rsidRPr="00BB7730">
                <w:rPr>
                  <w:rFonts w:ascii="Times New Roman" w:hAnsi="Times New Roman" w:cs="Times New Roman"/>
                  <w:color w:val="auto"/>
                  <w:sz w:val="18"/>
                  <w:szCs w:val="18"/>
                  <w:shd w:val="clear" w:color="auto" w:fill="FFFFFF"/>
                </w:rPr>
                <w:t>Transfer pump material: SS316+PTFE</w:t>
              </w:r>
            </w:ins>
          </w:p>
          <w:p w14:paraId="3685ACB4" w14:textId="77777777" w:rsidR="00153539" w:rsidRPr="00BB7730" w:rsidRDefault="00153539">
            <w:pPr>
              <w:pStyle w:val="afc"/>
              <w:numPr>
                <w:ilvl w:val="0"/>
                <w:numId w:val="178"/>
              </w:numPr>
              <w:ind w:firstLineChars="0"/>
              <w:rPr>
                <w:ins w:id="11100" w:author="He Han" w:date="2026-10-22T22:09:00Z"/>
                <w:rFonts w:ascii="Times New Roman" w:hAnsi="Times New Roman" w:cs="Times New Roman"/>
                <w:color w:val="auto"/>
                <w:sz w:val="18"/>
                <w:szCs w:val="18"/>
                <w:shd w:val="clear" w:color="auto" w:fill="FFFFFF"/>
              </w:rPr>
              <w:pPrChange w:id="11101" w:author="He Han" w:date="2026-10-22T22:11:00Z">
                <w:pPr>
                  <w:pStyle w:val="afc"/>
                  <w:numPr>
                    <w:numId w:val="156"/>
                  </w:numPr>
                  <w:ind w:left="420" w:firstLineChars="0" w:hanging="420"/>
                </w:pPr>
              </w:pPrChange>
            </w:pPr>
            <w:ins w:id="11102"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413F33A8" w14:textId="77777777" w:rsidR="00153539" w:rsidRPr="00BB7730" w:rsidRDefault="00153539">
            <w:pPr>
              <w:pStyle w:val="afc"/>
              <w:numPr>
                <w:ilvl w:val="0"/>
                <w:numId w:val="178"/>
              </w:numPr>
              <w:ind w:firstLineChars="0"/>
              <w:rPr>
                <w:ins w:id="11103" w:author="He Han" w:date="2026-10-22T22:09:00Z"/>
                <w:rFonts w:ascii="Times New Roman" w:hAnsi="Times New Roman" w:cs="Times New Roman"/>
                <w:color w:val="auto"/>
                <w:sz w:val="18"/>
                <w:szCs w:val="18"/>
                <w:shd w:val="clear" w:color="auto" w:fill="FFFFFF"/>
              </w:rPr>
              <w:pPrChange w:id="11104" w:author="He Han" w:date="2026-10-22T22:11:00Z">
                <w:pPr>
                  <w:pStyle w:val="afc"/>
                  <w:numPr>
                    <w:numId w:val="156"/>
                  </w:numPr>
                  <w:ind w:left="420" w:firstLineChars="0" w:hanging="420"/>
                </w:pPr>
              </w:pPrChange>
            </w:pPr>
            <w:ins w:id="11105" w:author="He Han" w:date="2026-10-22T22:09:00Z">
              <w:r w:rsidRPr="00BB7730">
                <w:rPr>
                  <w:rFonts w:ascii="Times New Roman" w:hAnsi="Times New Roman" w:cs="Times New Roman"/>
                  <w:color w:val="auto"/>
                  <w:sz w:val="18"/>
                  <w:szCs w:val="18"/>
                  <w:shd w:val="clear" w:color="auto" w:fill="FFFFFF"/>
                </w:rPr>
                <w:t>Pipeline material: 316L</w:t>
              </w:r>
            </w:ins>
          </w:p>
          <w:p w14:paraId="30AD972A" w14:textId="77777777" w:rsidR="00153539" w:rsidRPr="00BB7730" w:rsidRDefault="00153539">
            <w:pPr>
              <w:pStyle w:val="afc"/>
              <w:numPr>
                <w:ilvl w:val="0"/>
                <w:numId w:val="178"/>
              </w:numPr>
              <w:ind w:firstLineChars="0"/>
              <w:rPr>
                <w:ins w:id="11106" w:author="He Han" w:date="2026-10-22T22:09:00Z"/>
                <w:rFonts w:ascii="Times New Roman" w:hAnsi="Times New Roman" w:cs="Times New Roman"/>
                <w:color w:val="0000FF"/>
                <w:sz w:val="18"/>
                <w:szCs w:val="18"/>
                <w:shd w:val="clear" w:color="auto" w:fill="FFFFFF"/>
              </w:rPr>
              <w:pPrChange w:id="11107" w:author="He Han" w:date="2026-10-22T22:11:00Z">
                <w:pPr>
                  <w:pStyle w:val="afc"/>
                  <w:numPr>
                    <w:numId w:val="156"/>
                  </w:numPr>
                  <w:ind w:left="420" w:firstLineChars="0" w:hanging="420"/>
                </w:pPr>
              </w:pPrChange>
            </w:pPr>
            <w:ins w:id="11108"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0E8CE5A7" w14:textId="77777777" w:rsidR="00153539" w:rsidRPr="00BB7730" w:rsidRDefault="00153539">
            <w:pPr>
              <w:pStyle w:val="afc"/>
              <w:numPr>
                <w:ilvl w:val="0"/>
                <w:numId w:val="178"/>
              </w:numPr>
              <w:ind w:firstLineChars="0"/>
              <w:rPr>
                <w:ins w:id="11109" w:author="He Han" w:date="2026-10-22T22:09:00Z"/>
                <w:rFonts w:ascii="Times New Roman" w:hAnsi="Times New Roman" w:cs="Times New Roman"/>
                <w:color w:val="auto"/>
                <w:sz w:val="18"/>
                <w:szCs w:val="18"/>
                <w:shd w:val="clear" w:color="auto" w:fill="FFFFFF"/>
              </w:rPr>
              <w:pPrChange w:id="11110" w:author="He Han" w:date="2026-10-22T22:11:00Z">
                <w:pPr>
                  <w:pStyle w:val="afc"/>
                  <w:numPr>
                    <w:numId w:val="156"/>
                  </w:numPr>
                  <w:ind w:left="420" w:firstLineChars="0" w:hanging="420"/>
                </w:pPr>
              </w:pPrChange>
            </w:pPr>
            <w:ins w:id="11111" w:author="He Han" w:date="2026-10-22T22:09:00Z">
              <w:r w:rsidRPr="00BB7730">
                <w:rPr>
                  <w:rFonts w:ascii="Times New Roman" w:hAnsi="Times New Roman" w:cs="Times New Roman"/>
                  <w:color w:val="auto"/>
                  <w:sz w:val="18"/>
                  <w:szCs w:val="18"/>
                  <w:shd w:val="clear" w:color="auto" w:fill="FFFFFF"/>
                </w:rPr>
                <w:t>Mass flow meter: SS</w:t>
              </w:r>
            </w:ins>
          </w:p>
          <w:p w14:paraId="4E52DE68" w14:textId="77777777" w:rsidR="00153539" w:rsidRPr="00BB7730" w:rsidRDefault="00153539">
            <w:pPr>
              <w:pStyle w:val="afc"/>
              <w:numPr>
                <w:ilvl w:val="0"/>
                <w:numId w:val="178"/>
              </w:numPr>
              <w:ind w:firstLineChars="0"/>
              <w:rPr>
                <w:ins w:id="11112" w:author="He Han" w:date="2026-10-22T22:09:00Z"/>
                <w:rFonts w:ascii="Times New Roman" w:hAnsi="Times New Roman" w:cs="Times New Roman"/>
                <w:b/>
                <w:color w:val="auto"/>
                <w:sz w:val="18"/>
                <w:szCs w:val="18"/>
                <w:shd w:val="clear" w:color="auto" w:fill="FFFFFF"/>
              </w:rPr>
              <w:pPrChange w:id="11113" w:author="He Han" w:date="2026-10-22T22:11:00Z">
                <w:pPr>
                  <w:pStyle w:val="afc"/>
                  <w:numPr>
                    <w:numId w:val="156"/>
                  </w:numPr>
                  <w:ind w:left="420" w:firstLineChars="0" w:hanging="420"/>
                </w:pPr>
              </w:pPrChange>
            </w:pPr>
            <w:ins w:id="11114"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5C2B1219" w14:textId="77777777" w:rsidR="00153539" w:rsidRPr="00BB7730" w:rsidRDefault="00153539">
            <w:pPr>
              <w:pStyle w:val="afc"/>
              <w:numPr>
                <w:ilvl w:val="0"/>
                <w:numId w:val="178"/>
              </w:numPr>
              <w:ind w:firstLineChars="0"/>
              <w:rPr>
                <w:ins w:id="11115" w:author="He Han" w:date="2026-10-22T22:09:00Z"/>
                <w:rFonts w:ascii="Times New Roman" w:eastAsiaTheme="minorEastAsia" w:hAnsi="Times New Roman" w:cs="Times New Roman"/>
                <w:color w:val="auto"/>
                <w:sz w:val="18"/>
                <w:szCs w:val="18"/>
                <w:shd w:val="clear" w:color="auto" w:fill="FFFFFF"/>
                <w:lang w:eastAsia="zh-CN"/>
              </w:rPr>
              <w:pPrChange w:id="11116" w:author="He Han" w:date="2026-10-22T22:11:00Z">
                <w:pPr>
                  <w:pStyle w:val="afc"/>
                  <w:numPr>
                    <w:numId w:val="156"/>
                  </w:numPr>
                  <w:ind w:left="420" w:firstLineChars="0" w:hanging="420"/>
                </w:pPr>
              </w:pPrChange>
            </w:pPr>
            <w:ins w:id="11117"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7B622C82" w14:textId="77777777" w:rsidR="00153539" w:rsidRPr="00BB7730" w:rsidRDefault="00153539">
            <w:pPr>
              <w:pStyle w:val="afc"/>
              <w:numPr>
                <w:ilvl w:val="0"/>
                <w:numId w:val="178"/>
              </w:numPr>
              <w:ind w:firstLineChars="0"/>
              <w:rPr>
                <w:ins w:id="11118" w:author="He Han" w:date="2026-10-22T22:09:00Z"/>
                <w:rFonts w:ascii="Times New Roman" w:hAnsi="Times New Roman" w:cs="Times New Roman"/>
                <w:color w:val="auto"/>
                <w:sz w:val="18"/>
                <w:szCs w:val="18"/>
                <w:shd w:val="clear" w:color="auto" w:fill="FFFFFF"/>
              </w:rPr>
              <w:pPrChange w:id="11119" w:author="He Han" w:date="2026-10-22T22:11:00Z">
                <w:pPr>
                  <w:pStyle w:val="afc"/>
                  <w:numPr>
                    <w:numId w:val="156"/>
                  </w:numPr>
                  <w:ind w:left="420" w:firstLineChars="0" w:hanging="420"/>
                </w:pPr>
              </w:pPrChange>
            </w:pPr>
            <w:ins w:id="11120"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005278DB" w14:textId="77777777" w:rsidR="00153539" w:rsidRPr="00BB7730" w:rsidRDefault="00153539">
            <w:pPr>
              <w:pStyle w:val="afc"/>
              <w:numPr>
                <w:ilvl w:val="0"/>
                <w:numId w:val="178"/>
              </w:numPr>
              <w:ind w:firstLineChars="0"/>
              <w:rPr>
                <w:ins w:id="11121" w:author="He Han" w:date="2026-10-22T22:09:00Z"/>
                <w:rFonts w:ascii="Times New Roman" w:hAnsi="Times New Roman" w:cs="Times New Roman"/>
                <w:color w:val="auto"/>
                <w:sz w:val="18"/>
                <w:szCs w:val="18"/>
                <w:shd w:val="clear" w:color="auto" w:fill="FFFFFF"/>
              </w:rPr>
              <w:pPrChange w:id="11122" w:author="He Han" w:date="2026-10-22T22:11:00Z">
                <w:pPr>
                  <w:pStyle w:val="afc"/>
                  <w:numPr>
                    <w:numId w:val="156"/>
                  </w:numPr>
                  <w:ind w:left="420" w:firstLineChars="0" w:hanging="420"/>
                </w:pPr>
              </w:pPrChange>
            </w:pPr>
            <w:ins w:id="11123"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76F32653" w14:textId="77777777" w:rsidR="00153539" w:rsidRPr="00BB7730" w:rsidRDefault="00153539">
            <w:pPr>
              <w:pStyle w:val="afc"/>
              <w:numPr>
                <w:ilvl w:val="0"/>
                <w:numId w:val="178"/>
              </w:numPr>
              <w:ind w:firstLineChars="0"/>
              <w:rPr>
                <w:ins w:id="11124" w:author="He Han" w:date="2026-10-22T22:09:00Z"/>
                <w:rFonts w:ascii="Times New Roman" w:hAnsi="Times New Roman" w:cs="Times New Roman"/>
                <w:color w:val="auto"/>
                <w:sz w:val="18"/>
                <w:szCs w:val="18"/>
                <w:shd w:val="clear" w:color="auto" w:fill="FFFFFF"/>
              </w:rPr>
              <w:pPrChange w:id="11125" w:author="He Han" w:date="2026-10-22T22:11:00Z">
                <w:pPr>
                  <w:pStyle w:val="afc"/>
                  <w:numPr>
                    <w:numId w:val="156"/>
                  </w:numPr>
                  <w:ind w:left="420" w:firstLineChars="0" w:hanging="420"/>
                </w:pPr>
              </w:pPrChange>
            </w:pPr>
            <w:ins w:id="11126"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6086AF32" w14:textId="65DF6641" w:rsidR="006A0866" w:rsidRPr="00BB7730" w:rsidDel="00153539" w:rsidRDefault="006A0866" w:rsidP="006A0866">
            <w:pPr>
              <w:rPr>
                <w:ins w:id="11127" w:author="Xuning Wei12232" w:date="2026-07-27T17:23:00Z"/>
                <w:del w:id="11128" w:author="He Han" w:date="2026-10-22T22:09:00Z"/>
                <w:rFonts w:ascii="Times New Roman" w:hAnsi="Times New Roman" w:cs="Times New Roman"/>
                <w:color w:val="auto"/>
                <w:sz w:val="18"/>
                <w:szCs w:val="18"/>
                <w:shd w:val="clear" w:color="auto" w:fill="FFFFFF"/>
              </w:rPr>
            </w:pPr>
            <w:ins w:id="11129" w:author="Xuning Wei12232" w:date="2026-07-27T17:23:00Z">
              <w:del w:id="11130" w:author="He Han" w:date="2026-10-12T13:44:00Z">
                <w:r w:rsidRPr="00BB7730" w:rsidDel="000E3A98">
                  <w:rPr>
                    <w:rFonts w:ascii="Times New Roman" w:hAnsi="Times New Roman" w:cs="Times New Roman"/>
                    <w:color w:val="00B0F0"/>
                    <w:sz w:val="18"/>
                    <w:szCs w:val="18"/>
                    <w:shd w:val="clear" w:color="auto" w:fill="FFFFFF"/>
                    <w:rPrChange w:id="11131" w:author="He Han" w:date="2026-10-12T14:33: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11132" w:author="He Han" w:date="2026-10-12T14:33: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11133" w:author="He Han" w:date="2026-10-12T14:33:00Z">
                      <w:rPr>
                        <w:rFonts w:ascii="Times New Roman" w:hAnsi="Times New Roman" w:cs="Times New Roman"/>
                        <w:color w:val="auto"/>
                        <w:sz w:val="18"/>
                        <w:szCs w:val="18"/>
                        <w:shd w:val="clear" w:color="auto" w:fill="FFFFFF"/>
                      </w:rPr>
                    </w:rPrChange>
                  </w:rPr>
                  <w:delText>material:</w:delText>
                </w:r>
              </w:del>
              <w:del w:id="11134"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29FC0AA0" w14:textId="50601148" w:rsidR="006A0866" w:rsidRPr="00BB7730" w:rsidDel="00153539" w:rsidRDefault="006A0866" w:rsidP="006A0866">
            <w:pPr>
              <w:rPr>
                <w:ins w:id="11135" w:author="Xuning Wei12232" w:date="2026-07-27T17:23:00Z"/>
                <w:del w:id="11136" w:author="He Han" w:date="2026-10-22T22:09:00Z"/>
                <w:rFonts w:ascii="Times New Roman" w:eastAsiaTheme="minorEastAsia" w:hAnsi="Times New Roman" w:cs="Times New Roman"/>
                <w:color w:val="auto"/>
                <w:sz w:val="18"/>
                <w:szCs w:val="18"/>
                <w:shd w:val="clear" w:color="auto" w:fill="FFFFFF"/>
                <w:lang w:eastAsia="zh-CN"/>
              </w:rPr>
            </w:pPr>
            <w:ins w:id="11137" w:author="Xuning Wei12232" w:date="2026-07-27T17:23:00Z">
              <w:del w:id="11138"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11139" w:author="He Han" w:date="2026-10-12T14:33:00Z">
                <w:r w:rsidRPr="00BB7730" w:rsidDel="006379C0">
                  <w:rPr>
                    <w:rFonts w:ascii="Times New Roman" w:hAnsi="Times New Roman" w:cs="Times New Roman"/>
                  </w:rPr>
                  <w:delText xml:space="preserve"> </w:delText>
                </w:r>
              </w:del>
              <w:del w:id="11140"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45306076" w14:textId="7A8F72B2" w:rsidR="006A0866" w:rsidRPr="00BB7730" w:rsidDel="00153539" w:rsidRDefault="006A0866" w:rsidP="006A0866">
            <w:pPr>
              <w:rPr>
                <w:ins w:id="11141" w:author="Xuning Wei12232" w:date="2026-07-27T17:23:00Z"/>
                <w:del w:id="11142" w:author="He Han" w:date="2026-10-22T22:09:00Z"/>
                <w:rFonts w:ascii="Times New Roman" w:hAnsi="Times New Roman" w:cs="Times New Roman"/>
                <w:color w:val="0000FF"/>
                <w:sz w:val="18"/>
                <w:szCs w:val="18"/>
                <w:shd w:val="clear" w:color="auto" w:fill="FFFFFF"/>
              </w:rPr>
            </w:pPr>
            <w:ins w:id="11143" w:author="Xuning Wei12232" w:date="2026-07-27T17:23:00Z">
              <w:del w:id="11144"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6BF15B84" w14:textId="6C30222E" w:rsidR="006A0866" w:rsidRPr="00BB7730" w:rsidDel="00153539" w:rsidRDefault="006A0866" w:rsidP="006A0866">
            <w:pPr>
              <w:rPr>
                <w:ins w:id="11145" w:author="Xuning Wei12232" w:date="2026-07-27T17:23:00Z"/>
                <w:del w:id="11146" w:author="He Han" w:date="2026-10-22T22:09:00Z"/>
                <w:rFonts w:ascii="Times New Roman" w:hAnsi="Times New Roman" w:cs="Times New Roman"/>
                <w:color w:val="auto"/>
                <w:sz w:val="18"/>
                <w:szCs w:val="18"/>
                <w:shd w:val="clear" w:color="auto" w:fill="FFFFFF"/>
              </w:rPr>
            </w:pPr>
            <w:ins w:id="11147" w:author="Xuning Wei12232" w:date="2026-07-27T17:23:00Z">
              <w:del w:id="11148"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2550D030" w14:textId="0D9C20F2" w:rsidR="006A0866" w:rsidRPr="00BB7730" w:rsidDel="00153539" w:rsidRDefault="006A0866" w:rsidP="006A0866">
            <w:pPr>
              <w:rPr>
                <w:ins w:id="11149" w:author="Xuning Wei12232" w:date="2026-07-27T17:23:00Z"/>
                <w:del w:id="11150" w:author="He Han" w:date="2026-10-22T22:09:00Z"/>
                <w:rFonts w:ascii="Times New Roman" w:hAnsi="Times New Roman" w:cs="Times New Roman"/>
                <w:color w:val="auto"/>
                <w:sz w:val="18"/>
                <w:szCs w:val="18"/>
                <w:shd w:val="clear" w:color="auto" w:fill="FFFFFF"/>
              </w:rPr>
            </w:pPr>
            <w:ins w:id="11151" w:author="Xuning Wei12232" w:date="2026-07-27T17:23:00Z">
              <w:del w:id="11152"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284F9762" w14:textId="39A89C7C" w:rsidR="006A0866" w:rsidRPr="00BB7730" w:rsidDel="00153539" w:rsidRDefault="006A0866" w:rsidP="006A0866">
            <w:pPr>
              <w:rPr>
                <w:ins w:id="11153" w:author="Xuning Wei12232" w:date="2026-07-27T17:23:00Z"/>
                <w:del w:id="11154" w:author="He Han" w:date="2026-10-22T22:09:00Z"/>
                <w:rFonts w:ascii="Times New Roman" w:hAnsi="Times New Roman" w:cs="Times New Roman"/>
                <w:color w:val="auto"/>
                <w:sz w:val="18"/>
                <w:szCs w:val="18"/>
                <w:shd w:val="clear" w:color="auto" w:fill="FFFFFF"/>
              </w:rPr>
            </w:pPr>
            <w:ins w:id="11155" w:author="Xuning Wei12232" w:date="2026-07-27T17:23:00Z">
              <w:del w:id="11156"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106F4B31" w14:textId="14882035" w:rsidR="006A0866" w:rsidRPr="00BB7730" w:rsidDel="00153539" w:rsidRDefault="006A0866" w:rsidP="006A0866">
            <w:pPr>
              <w:rPr>
                <w:ins w:id="11157" w:author="Xuning Wei12232" w:date="2026-07-27T17:23:00Z"/>
                <w:del w:id="11158" w:author="He Han" w:date="2026-10-22T22:09:00Z"/>
                <w:rFonts w:ascii="Times New Roman" w:hAnsi="Times New Roman" w:cs="Times New Roman"/>
                <w:color w:val="auto"/>
                <w:sz w:val="18"/>
                <w:szCs w:val="18"/>
                <w:shd w:val="clear" w:color="auto" w:fill="FFFFFF"/>
              </w:rPr>
            </w:pPr>
            <w:ins w:id="11159" w:author="Xuning Wei12232" w:date="2026-07-27T17:23:00Z">
              <w:del w:id="11160"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18A4604F" w14:textId="12BF5239" w:rsidR="006A0866" w:rsidRPr="00BB7730" w:rsidDel="00153539" w:rsidRDefault="006A0866" w:rsidP="006A0866">
            <w:pPr>
              <w:rPr>
                <w:ins w:id="11161" w:author="Xuning Wei12232" w:date="2026-07-27T17:23:00Z"/>
                <w:del w:id="11162" w:author="He Han" w:date="2026-10-22T22:09:00Z"/>
                <w:rFonts w:ascii="Times New Roman" w:hAnsi="Times New Roman" w:cs="Times New Roman"/>
                <w:color w:val="FF0000"/>
                <w:sz w:val="18"/>
                <w:szCs w:val="18"/>
                <w:shd w:val="clear" w:color="auto" w:fill="FFFFFF"/>
                <w:rPrChange w:id="11163" w:author="Johan Granander" w:date="2026-07-28T15:07:00Z">
                  <w:rPr>
                    <w:ins w:id="11164" w:author="Xuning Wei12232" w:date="2026-07-27T17:23:00Z"/>
                    <w:del w:id="11165" w:author="He Han" w:date="2026-10-22T22:09:00Z"/>
                    <w:rFonts w:ascii="Times New Roman" w:hAnsi="Times New Roman" w:cs="Times New Roman"/>
                    <w:color w:val="FF0000"/>
                    <w:sz w:val="18"/>
                    <w:szCs w:val="18"/>
                    <w:shd w:val="clear" w:color="auto" w:fill="FFFFFF"/>
                    <w:lang w:val="sv-SE"/>
                  </w:rPr>
                </w:rPrChange>
              </w:rPr>
            </w:pPr>
            <w:ins w:id="11166" w:author="Xuning Wei12232" w:date="2026-07-27T17:23:00Z">
              <w:del w:id="11167" w:author="He Han" w:date="2026-10-22T22:09:00Z">
                <w:r w:rsidRPr="00BB7730" w:rsidDel="00153539">
                  <w:rPr>
                    <w:rFonts w:ascii="Times New Roman" w:hAnsi="Times New Roman" w:cs="Times New Roman"/>
                    <w:color w:val="FF0000"/>
                    <w:sz w:val="18"/>
                    <w:szCs w:val="18"/>
                    <w:shd w:val="clear" w:color="auto" w:fill="FFFFFF"/>
                    <w:rPrChange w:id="11168" w:author="Johan Granander" w:date="2026-07-28T15:07: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750F7171" w14:textId="50C21B83" w:rsidR="006A0866" w:rsidRPr="00BB7730" w:rsidDel="00153539" w:rsidRDefault="006A0866" w:rsidP="006A0866">
            <w:pPr>
              <w:rPr>
                <w:ins w:id="11169" w:author="Xuning Wei12232" w:date="2026-07-27T17:23:00Z"/>
                <w:del w:id="11170" w:author="He Han" w:date="2026-10-22T22:09:00Z"/>
                <w:rFonts w:ascii="Times New Roman" w:hAnsi="Times New Roman" w:cs="Times New Roman"/>
                <w:color w:val="auto"/>
                <w:sz w:val="18"/>
                <w:szCs w:val="18"/>
                <w:shd w:val="clear" w:color="auto" w:fill="FFFFFF"/>
                <w:rPrChange w:id="11171" w:author="Johan Granander" w:date="2026-07-28T15:07:00Z">
                  <w:rPr>
                    <w:ins w:id="11172" w:author="Xuning Wei12232" w:date="2026-07-27T17:23:00Z"/>
                    <w:del w:id="11173" w:author="He Han" w:date="2026-10-22T22:09:00Z"/>
                    <w:rFonts w:ascii="Times New Roman" w:hAnsi="Times New Roman" w:cs="Times New Roman"/>
                    <w:color w:val="auto"/>
                    <w:sz w:val="18"/>
                    <w:szCs w:val="18"/>
                    <w:shd w:val="clear" w:color="auto" w:fill="FFFFFF"/>
                    <w:lang w:val="sv-SE"/>
                  </w:rPr>
                </w:rPrChange>
              </w:rPr>
            </w:pPr>
            <w:ins w:id="11174" w:author="Xuning Wei12232" w:date="2026-07-27T17:23:00Z">
              <w:del w:id="11175" w:author="He Han" w:date="2026-10-22T22:09:00Z">
                <w:r w:rsidRPr="00BB7730" w:rsidDel="00153539">
                  <w:rPr>
                    <w:rFonts w:ascii="Times New Roman" w:hAnsi="Times New Roman" w:cs="Times New Roman"/>
                    <w:color w:val="auto"/>
                    <w:sz w:val="18"/>
                    <w:szCs w:val="18"/>
                    <w:shd w:val="clear" w:color="auto" w:fill="FFFFFF"/>
                    <w:rPrChange w:id="11176" w:author="Johan Granander" w:date="2026-07-28T15:07:00Z">
                      <w:rPr>
                        <w:rFonts w:ascii="Times New Roman" w:hAnsi="Times New Roman" w:cs="Times New Roman"/>
                        <w:color w:val="auto"/>
                        <w:sz w:val="18"/>
                        <w:szCs w:val="18"/>
                        <w:shd w:val="clear" w:color="auto" w:fill="FFFFFF"/>
                        <w:lang w:val="sv-SE"/>
                      </w:rPr>
                    </w:rPrChange>
                  </w:rPr>
                  <w:delText>Mass flow meter: SS</w:delText>
                </w:r>
              </w:del>
            </w:ins>
          </w:p>
          <w:p w14:paraId="6C7FE579" w14:textId="4601F0D5" w:rsidR="006A0866" w:rsidRPr="00BB7730" w:rsidDel="00153539" w:rsidRDefault="006A0866" w:rsidP="006A0866">
            <w:pPr>
              <w:rPr>
                <w:ins w:id="11177" w:author="Xuning Wei12232" w:date="2026-07-27T17:23:00Z"/>
                <w:del w:id="11178" w:author="He Han" w:date="2026-10-22T22:09:00Z"/>
                <w:rFonts w:ascii="Times New Roman" w:hAnsi="Times New Roman" w:cs="Times New Roman"/>
                <w:b/>
                <w:color w:val="auto"/>
                <w:sz w:val="18"/>
                <w:szCs w:val="18"/>
                <w:shd w:val="clear" w:color="auto" w:fill="FFFFFF"/>
              </w:rPr>
            </w:pPr>
            <w:ins w:id="11179" w:author="Xuning Wei12232" w:date="2026-07-27T17:23:00Z">
              <w:del w:id="11180" w:author="He Han" w:date="2026-10-22T22:09:00Z">
                <w:r w:rsidRPr="00BB7730" w:rsidDel="00153539">
                  <w:rPr>
                    <w:rFonts w:ascii="Times New Roman" w:hAnsi="Times New Roman" w:cs="Times New Roman"/>
                    <w:color w:val="auto"/>
                    <w:sz w:val="18"/>
                    <w:szCs w:val="18"/>
                    <w:shd w:val="clear" w:color="auto" w:fill="FFFFFF"/>
                  </w:rPr>
                  <w:delText>Valve material:</w:delText>
                </w:r>
              </w:del>
              <w:del w:id="11181" w:author="He Han" w:date="2026-10-12T14:33:00Z">
                <w:r w:rsidRPr="00BB7730" w:rsidDel="006379C0">
                  <w:rPr>
                    <w:rFonts w:ascii="Times New Roman" w:hAnsi="Times New Roman" w:cs="Times New Roman"/>
                    <w:color w:val="auto"/>
                    <w:sz w:val="18"/>
                    <w:szCs w:val="18"/>
                    <w:shd w:val="clear" w:color="auto" w:fill="FFFFFF"/>
                  </w:rPr>
                  <w:delText xml:space="preserve"> 304 &amp; 316L</w:delText>
                </w:r>
              </w:del>
            </w:ins>
          </w:p>
          <w:p w14:paraId="019342AE" w14:textId="74C0ACAF" w:rsidR="006A0866" w:rsidRPr="00BB7730" w:rsidDel="00153539" w:rsidRDefault="006A0866" w:rsidP="006A0866">
            <w:pPr>
              <w:rPr>
                <w:ins w:id="11182" w:author="Xuning Wei12232" w:date="2026-07-27T17:23:00Z"/>
                <w:del w:id="11183" w:author="He Han" w:date="2026-10-22T22:09:00Z"/>
                <w:rFonts w:ascii="Times New Roman" w:eastAsiaTheme="minorEastAsia" w:hAnsi="Times New Roman" w:cs="Times New Roman"/>
                <w:color w:val="auto"/>
                <w:sz w:val="18"/>
                <w:szCs w:val="18"/>
                <w:shd w:val="clear" w:color="auto" w:fill="FFFFFF"/>
                <w:lang w:eastAsia="zh-CN"/>
              </w:rPr>
            </w:pPr>
            <w:ins w:id="11184" w:author="Xuning Wei12232" w:date="2026-07-27T17:23:00Z">
              <w:del w:id="11185"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0971BA19" w14:textId="1EADA06D" w:rsidR="006A0866" w:rsidRPr="00BB7730" w:rsidDel="00153539" w:rsidRDefault="006A0866" w:rsidP="006A0866">
            <w:pPr>
              <w:rPr>
                <w:ins w:id="11186" w:author="Xuning Wei12232" w:date="2026-07-27T17:23:00Z"/>
                <w:del w:id="11187" w:author="He Han" w:date="2026-10-22T22:09:00Z"/>
                <w:rFonts w:ascii="Times New Roman" w:hAnsi="Times New Roman" w:cs="Times New Roman"/>
                <w:color w:val="auto"/>
                <w:sz w:val="18"/>
                <w:szCs w:val="18"/>
                <w:shd w:val="clear" w:color="auto" w:fill="FFFFFF"/>
              </w:rPr>
            </w:pPr>
            <w:ins w:id="11188" w:author="Xuning Wei12232" w:date="2026-07-27T17:23:00Z">
              <w:del w:id="11189"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7AF16AA0" w14:textId="08FEB727" w:rsidR="006A0866" w:rsidRPr="00BB7730" w:rsidDel="00153539" w:rsidRDefault="006A0866" w:rsidP="006A0866">
            <w:pPr>
              <w:jc w:val="both"/>
              <w:rPr>
                <w:del w:id="11190" w:author="He Han" w:date="2026-10-22T22:09:00Z"/>
                <w:rFonts w:ascii="Times New Roman" w:hAnsi="Times New Roman" w:cs="Times New Roman"/>
                <w:color w:val="auto"/>
                <w:sz w:val="18"/>
                <w:szCs w:val="18"/>
                <w:shd w:val="clear" w:color="auto" w:fill="FFFFFF"/>
              </w:rPr>
            </w:pPr>
            <w:ins w:id="11191" w:author="Xuning Wei12232" w:date="2026-07-27T17:23:00Z">
              <w:del w:id="11192" w:author="He Han" w:date="2026-10-22T22:09:00Z">
                <w:r w:rsidRPr="00BB7730" w:rsidDel="00153539">
                  <w:rPr>
                    <w:rFonts w:ascii="Times New Roman" w:hAnsi="Times New Roman" w:cs="Times New Roman"/>
                    <w:color w:val="0000FF"/>
                    <w:sz w:val="18"/>
                    <w:szCs w:val="18"/>
                  </w:rPr>
                  <w:delText xml:space="preserve">Mechanical seal: </w:delText>
                </w:r>
              </w:del>
              <w:del w:id="11193" w:author="He Han" w:date="2026-10-12T14:33:00Z">
                <w:r w:rsidRPr="00BB7730" w:rsidDel="006379C0">
                  <w:rPr>
                    <w:rFonts w:ascii="Times New Roman" w:hAnsi="Times New Roman" w:cs="Times New Roman"/>
                    <w:color w:val="0000FF"/>
                    <w:sz w:val="18"/>
                    <w:szCs w:val="18"/>
                    <w:shd w:val="clear" w:color="auto" w:fill="FFFFFF"/>
                  </w:rPr>
                  <w:delText>304SS</w:delText>
                </w:r>
              </w:del>
              <w:del w:id="11194"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1195" w:author="He Han" w:date="2026-10-19T16:39:00Z">
                <w:r w:rsidRPr="00BB7730" w:rsidDel="00467D71">
                  <w:rPr>
                    <w:rFonts w:ascii="Times New Roman" w:hAnsi="Times New Roman" w:cs="Times New Roman"/>
                    <w:color w:val="0000FF"/>
                    <w:sz w:val="18"/>
                    <w:szCs w:val="18"/>
                    <w:shd w:val="clear" w:color="auto" w:fill="FFFFFF"/>
                  </w:rPr>
                  <w:delText>CSPE</w:delText>
                </w:r>
              </w:del>
            </w:ins>
            <w:del w:id="11196" w:author="He Han" w:date="2026-10-22T22:09:00Z">
              <w:r w:rsidRPr="00BB7730" w:rsidDel="00153539">
                <w:rPr>
                  <w:rFonts w:ascii="Times New Roman" w:hAnsi="Times New Roman" w:cs="Times New Roman"/>
                  <w:color w:val="auto"/>
                  <w:sz w:val="18"/>
                  <w:szCs w:val="18"/>
                  <w:shd w:val="clear" w:color="auto" w:fill="FFFFFF"/>
                </w:rPr>
                <w:delText>Transfer pump material:SS</w:delText>
              </w:r>
            </w:del>
            <w:ins w:id="11197" w:author="Johan Granander" w:date="2026-05-04T11:54:00Z">
              <w:del w:id="11198" w:author="He Han" w:date="2026-10-22T22:09:00Z">
                <w:r w:rsidRPr="00BB7730" w:rsidDel="00153539">
                  <w:rPr>
                    <w:rFonts w:ascii="Times New Roman" w:hAnsi="Times New Roman" w:cs="Times New Roman"/>
                    <w:color w:val="auto"/>
                    <w:sz w:val="18"/>
                    <w:szCs w:val="18"/>
                    <w:shd w:val="clear" w:color="auto" w:fill="FFFFFF"/>
                  </w:rPr>
                  <w:delText>material: SS</w:delText>
                </w:r>
              </w:del>
            </w:ins>
            <w:del w:id="11199" w:author="He Han" w:date="2026-10-22T22:09:00Z">
              <w:r w:rsidRPr="00BB7730" w:rsidDel="00153539">
                <w:rPr>
                  <w:rFonts w:ascii="Times New Roman" w:hAnsi="Times New Roman" w:cs="Times New Roman"/>
                  <w:color w:val="auto"/>
                  <w:sz w:val="18"/>
                  <w:szCs w:val="18"/>
                  <w:shd w:val="clear" w:color="auto" w:fill="FFFFFF"/>
                </w:rPr>
                <w:delText>316+PTFE</w:delText>
              </w:r>
            </w:del>
          </w:p>
          <w:p w14:paraId="1A947AD5" w14:textId="5A379B9C" w:rsidR="006A0866" w:rsidRPr="00BB7730" w:rsidDel="00153539" w:rsidRDefault="006A0866" w:rsidP="006A0866">
            <w:pPr>
              <w:jc w:val="both"/>
              <w:rPr>
                <w:del w:id="11200" w:author="He Han" w:date="2026-10-22T22:09:00Z"/>
                <w:rFonts w:ascii="Times New Roman" w:eastAsia="仿宋_GB2312" w:hAnsi="Times New Roman" w:cs="Times New Roman"/>
                <w:color w:val="auto"/>
                <w:sz w:val="18"/>
                <w:szCs w:val="18"/>
              </w:rPr>
            </w:pPr>
            <w:del w:id="11201" w:author="He Han" w:date="2026-10-22T22:09:00Z">
              <w:r w:rsidRPr="00BB7730" w:rsidDel="00153539">
                <w:rPr>
                  <w:rFonts w:ascii="Times New Roman" w:eastAsia="仿宋_GB2312" w:hAnsi="Times New Roman" w:cs="Times New Roman"/>
                  <w:color w:val="auto"/>
                  <w:sz w:val="18"/>
                  <w:szCs w:val="18"/>
                </w:rPr>
                <w:delText>Charging line: SS</w:delText>
              </w:r>
            </w:del>
          </w:p>
          <w:p w14:paraId="4D38F6D9" w14:textId="605EF3DD" w:rsidR="006A0866" w:rsidRPr="00BB7730" w:rsidDel="00153539" w:rsidRDefault="006A0866" w:rsidP="006A0866">
            <w:pPr>
              <w:jc w:val="both"/>
              <w:rPr>
                <w:del w:id="11202" w:author="He Han" w:date="2026-10-22T22:09:00Z"/>
                <w:rFonts w:ascii="Times New Roman" w:eastAsia="仿宋_GB2312" w:hAnsi="Times New Roman" w:cs="Times New Roman"/>
                <w:color w:val="auto"/>
                <w:sz w:val="18"/>
                <w:szCs w:val="18"/>
                <w:lang w:val="en-IE"/>
                <w:rPrChange w:id="11203" w:author="Johan Granander" w:date="2026-07-28T15:07:00Z">
                  <w:rPr>
                    <w:del w:id="11204" w:author="He Han" w:date="2026-10-22T22:09:00Z"/>
                    <w:rFonts w:ascii="Times New Roman" w:eastAsia="仿宋_GB2312" w:hAnsi="Times New Roman" w:cs="Times New Roman"/>
                    <w:color w:val="auto"/>
                    <w:sz w:val="18"/>
                    <w:szCs w:val="18"/>
                  </w:rPr>
                </w:rPrChange>
              </w:rPr>
            </w:pPr>
            <w:del w:id="11205" w:author="He Han" w:date="2026-10-22T22:09:00Z">
              <w:r w:rsidRPr="00BB7730" w:rsidDel="00153539">
                <w:rPr>
                  <w:rFonts w:ascii="Times New Roman" w:hAnsi="Times New Roman" w:cs="Times New Roman"/>
                  <w:color w:val="auto"/>
                  <w:sz w:val="18"/>
                  <w:szCs w:val="18"/>
                  <w:shd w:val="clear" w:color="auto" w:fill="FFFFFF"/>
                  <w:lang w:val="en-IE"/>
                  <w:rPrChange w:id="11206" w:author="Johan Granander" w:date="2026-07-28T15:07:00Z">
                    <w:rPr>
                      <w:rFonts w:ascii="Times New Roman" w:hAnsi="Times New Roman" w:cs="Times New Roman"/>
                      <w:color w:val="auto"/>
                      <w:sz w:val="18"/>
                      <w:szCs w:val="18"/>
                      <w:shd w:val="clear" w:color="auto" w:fill="FFFFFF"/>
                    </w:rPr>
                  </w:rPrChange>
                </w:rPr>
                <w:delText xml:space="preserve">Gasket: </w:delText>
              </w:r>
              <w:r w:rsidRPr="00BB7730" w:rsidDel="00153539">
                <w:rPr>
                  <w:rFonts w:ascii="Times New Roman" w:eastAsia="仿宋_GB2312" w:hAnsi="Times New Roman" w:cs="Times New Roman"/>
                  <w:color w:val="auto"/>
                  <w:sz w:val="18"/>
                  <w:szCs w:val="18"/>
                  <w:lang w:val="en-IE"/>
                  <w:rPrChange w:id="11207" w:author="Johan Granander" w:date="2026-07-28T15:07:00Z">
                    <w:rPr>
                      <w:rFonts w:ascii="Times New Roman" w:eastAsia="仿宋_GB2312" w:hAnsi="Times New Roman" w:cs="Times New Roman"/>
                      <w:color w:val="auto"/>
                      <w:sz w:val="18"/>
                      <w:szCs w:val="18"/>
                    </w:rPr>
                  </w:rPrChange>
                </w:rPr>
                <w:delText>PTFE</w:delText>
              </w:r>
            </w:del>
          </w:p>
          <w:p w14:paraId="1D62C8E3" w14:textId="35BE4C03" w:rsidR="006A0866" w:rsidRPr="00BB7730" w:rsidDel="00153539" w:rsidRDefault="006A0866" w:rsidP="006A0866">
            <w:pPr>
              <w:jc w:val="both"/>
              <w:rPr>
                <w:del w:id="11208" w:author="He Han" w:date="2026-10-22T22:09:00Z"/>
                <w:rFonts w:ascii="Times New Roman" w:hAnsi="Times New Roman" w:cs="Times New Roman"/>
                <w:color w:val="auto"/>
                <w:sz w:val="18"/>
                <w:szCs w:val="18"/>
                <w:shd w:val="clear" w:color="auto" w:fill="FFFFFF"/>
                <w:lang w:val="en-IE"/>
                <w:rPrChange w:id="11209" w:author="Johan Granander" w:date="2026-07-28T15:07:00Z">
                  <w:rPr>
                    <w:del w:id="11210" w:author="He Han" w:date="2026-10-22T22:09:00Z"/>
                    <w:rFonts w:ascii="Times New Roman" w:hAnsi="Times New Roman" w:cs="Times New Roman"/>
                    <w:color w:val="auto"/>
                    <w:sz w:val="18"/>
                    <w:szCs w:val="18"/>
                    <w:shd w:val="clear" w:color="auto" w:fill="FFFFFF"/>
                  </w:rPr>
                </w:rPrChange>
              </w:rPr>
            </w:pPr>
            <w:del w:id="11211" w:author="He Han" w:date="2026-10-22T22:09:00Z">
              <w:r w:rsidRPr="00BB7730" w:rsidDel="00153539">
                <w:rPr>
                  <w:rFonts w:ascii="Times New Roman" w:hAnsi="Times New Roman" w:cs="Times New Roman"/>
                  <w:color w:val="auto"/>
                  <w:sz w:val="18"/>
                  <w:szCs w:val="18"/>
                  <w:shd w:val="clear" w:color="auto" w:fill="FFFFFF"/>
                  <w:lang w:val="en-IE"/>
                  <w:rPrChange w:id="11212" w:author="Johan Granander" w:date="2026-07-28T15:07:00Z">
                    <w:rPr>
                      <w:rFonts w:ascii="Times New Roman" w:hAnsi="Times New Roman" w:cs="Times New Roman"/>
                      <w:color w:val="auto"/>
                      <w:sz w:val="18"/>
                      <w:szCs w:val="18"/>
                      <w:shd w:val="clear" w:color="auto" w:fill="FFFFFF"/>
                    </w:rPr>
                  </w:rPrChange>
                </w:rPr>
                <w:delText>Sight glass: Glass</w:delText>
              </w:r>
            </w:del>
          </w:p>
          <w:p w14:paraId="71C16F13" w14:textId="4CFDE231" w:rsidR="006A0866" w:rsidRPr="00BB7730" w:rsidDel="00153539" w:rsidRDefault="006A0866" w:rsidP="006A0866">
            <w:pPr>
              <w:jc w:val="both"/>
              <w:rPr>
                <w:del w:id="11213" w:author="He Han" w:date="2026-10-22T22:09:00Z"/>
                <w:rFonts w:ascii="Times New Roman" w:eastAsia="仿宋_GB2312" w:hAnsi="Times New Roman" w:cs="Times New Roman"/>
                <w:color w:val="auto"/>
                <w:sz w:val="18"/>
                <w:szCs w:val="18"/>
                <w:lang w:val="en-IE"/>
                <w:rPrChange w:id="11214" w:author="Johan Granander" w:date="2026-07-28T15:07:00Z">
                  <w:rPr>
                    <w:del w:id="11215" w:author="He Han" w:date="2026-10-22T22:09:00Z"/>
                    <w:rFonts w:ascii="Times New Roman" w:eastAsia="仿宋_GB2312" w:hAnsi="Times New Roman" w:cs="Times New Roman"/>
                    <w:color w:val="auto"/>
                    <w:sz w:val="18"/>
                    <w:szCs w:val="18"/>
                  </w:rPr>
                </w:rPrChange>
              </w:rPr>
            </w:pPr>
            <w:del w:id="11216" w:author="He Han" w:date="2026-10-22T22:09:00Z">
              <w:r w:rsidRPr="00BB7730" w:rsidDel="00153539">
                <w:rPr>
                  <w:rFonts w:ascii="Times New Roman" w:hAnsi="Times New Roman" w:cs="Times New Roman"/>
                  <w:color w:val="auto"/>
                  <w:sz w:val="18"/>
                  <w:szCs w:val="18"/>
                  <w:shd w:val="clear" w:color="auto" w:fill="FFFFFF"/>
                  <w:lang w:val="en-IE"/>
                  <w:rPrChange w:id="11217" w:author="Johan Granander" w:date="2026-07-28T15:07:00Z">
                    <w:rPr>
                      <w:rFonts w:ascii="Times New Roman" w:hAnsi="Times New Roman" w:cs="Times New Roman"/>
                      <w:color w:val="auto"/>
                      <w:sz w:val="18"/>
                      <w:szCs w:val="18"/>
                      <w:shd w:val="clear" w:color="auto" w:fill="FFFFFF"/>
                    </w:rPr>
                  </w:rPrChange>
                </w:rPr>
                <w:delText>Valve:</w:delText>
              </w:r>
              <w:r w:rsidRPr="00BB7730" w:rsidDel="00153539">
                <w:rPr>
                  <w:rFonts w:ascii="Times New Roman" w:eastAsia="仿宋_GB2312" w:hAnsi="Times New Roman" w:cs="Times New Roman"/>
                  <w:color w:val="auto"/>
                  <w:sz w:val="18"/>
                  <w:szCs w:val="18"/>
                  <w:lang w:val="en-IE"/>
                  <w:rPrChange w:id="11218" w:author="Johan Granander" w:date="2026-07-28T15:07:00Z">
                    <w:rPr>
                      <w:rFonts w:ascii="Times New Roman" w:eastAsia="仿宋_GB2312" w:hAnsi="Times New Roman" w:cs="Times New Roman"/>
                      <w:color w:val="auto"/>
                      <w:sz w:val="18"/>
                      <w:szCs w:val="18"/>
                    </w:rPr>
                  </w:rPrChange>
                </w:rPr>
                <w:delText xml:space="preserve"> 316L</w:delText>
              </w:r>
            </w:del>
          </w:p>
          <w:p w14:paraId="24CF181A" w14:textId="7C424D15" w:rsidR="006A0866" w:rsidRPr="00BB7730" w:rsidDel="00153539" w:rsidRDefault="006A0866" w:rsidP="006A0866">
            <w:pPr>
              <w:jc w:val="both"/>
              <w:rPr>
                <w:del w:id="11219" w:author="He Han" w:date="2026-10-22T22:09:00Z"/>
                <w:rFonts w:ascii="Times New Roman" w:hAnsi="Times New Roman" w:cs="Times New Roman"/>
                <w:color w:val="auto"/>
                <w:sz w:val="18"/>
                <w:szCs w:val="18"/>
                <w:shd w:val="clear" w:color="auto" w:fill="FFFFFF"/>
              </w:rPr>
            </w:pPr>
            <w:del w:id="11220" w:author="He Han" w:date="2026-10-22T22:09:00Z">
              <w:r w:rsidRPr="00BB7730" w:rsidDel="00153539">
                <w:rPr>
                  <w:rFonts w:ascii="Times New Roman" w:eastAsia="仿宋_GB2312" w:hAnsi="Times New Roman" w:cs="Times New Roman"/>
                  <w:color w:val="auto"/>
                  <w:sz w:val="18"/>
                  <w:szCs w:val="18"/>
                </w:rPr>
                <w:delText xml:space="preserve">Reactor </w:delText>
              </w:r>
              <w:r w:rsidRPr="00BB7730" w:rsidDel="00153539">
                <w:rPr>
                  <w:rFonts w:ascii="Times New Roman" w:hAnsi="Times New Roman" w:cs="Times New Roman"/>
                  <w:color w:val="auto"/>
                  <w:sz w:val="18"/>
                  <w:szCs w:val="18"/>
                  <w:shd w:val="clear" w:color="auto" w:fill="FFFFFF"/>
                </w:rPr>
                <w:delText>(inner surface, temperature probe, agitator)</w:delText>
              </w:r>
              <w:r w:rsidRPr="00BB7730" w:rsidDel="00153539">
                <w:rPr>
                  <w:rFonts w:ascii="Times New Roman" w:eastAsia="仿宋_GB2312" w:hAnsi="Times New Roman" w:cs="Times New Roman"/>
                  <w:color w:val="auto"/>
                  <w:sz w:val="18"/>
                  <w:szCs w:val="18"/>
                </w:rPr>
                <w:delText>:</w:delText>
              </w:r>
              <w:r w:rsidRPr="00BB7730" w:rsidDel="00153539">
                <w:rPr>
                  <w:rFonts w:ascii="Times New Roman" w:hAnsi="Times New Roman" w:cs="Times New Roman"/>
                  <w:color w:val="auto"/>
                  <w:sz w:val="18"/>
                  <w:szCs w:val="18"/>
                  <w:shd w:val="clear" w:color="auto" w:fill="FFFFFF"/>
                </w:rPr>
                <w:delText xml:space="preserve"> C-276</w:delText>
              </w:r>
            </w:del>
          </w:p>
          <w:p w14:paraId="37DC5C03" w14:textId="1694298D" w:rsidR="006A0866" w:rsidRPr="00BB7730" w:rsidDel="00153539" w:rsidRDefault="006A0866" w:rsidP="006A0866">
            <w:pPr>
              <w:jc w:val="both"/>
              <w:rPr>
                <w:del w:id="11221" w:author="He Han" w:date="2026-10-22T22:09:00Z"/>
                <w:rFonts w:ascii="Times New Roman" w:hAnsi="Times New Roman" w:cs="Times New Roman"/>
                <w:color w:val="auto"/>
                <w:sz w:val="18"/>
                <w:szCs w:val="18"/>
                <w:shd w:val="clear" w:color="auto" w:fill="FFFFFF"/>
              </w:rPr>
            </w:pPr>
            <w:del w:id="11222" w:author="He Han" w:date="2026-10-22T22:09:00Z">
              <w:r w:rsidRPr="00BB7730" w:rsidDel="00153539">
                <w:rPr>
                  <w:rFonts w:ascii="Times New Roman" w:hAnsi="Times New Roman" w:cs="Times New Roman"/>
                  <w:color w:val="auto"/>
                  <w:sz w:val="18"/>
                  <w:szCs w:val="18"/>
                  <w:shd w:val="clear" w:color="auto" w:fill="FFFFFF"/>
                </w:rPr>
                <w:delText xml:space="preserve">Sampling pipeline: SS </w:delText>
              </w:r>
            </w:del>
          </w:p>
          <w:p w14:paraId="5F65229F" w14:textId="12B3BDEC" w:rsidR="006A0866" w:rsidRPr="00BB7730" w:rsidDel="00153539" w:rsidRDefault="006A0866" w:rsidP="006A0866">
            <w:pPr>
              <w:jc w:val="both"/>
              <w:rPr>
                <w:del w:id="11223" w:author="He Han" w:date="2026-10-22T22:09:00Z"/>
                <w:rFonts w:ascii="Times New Roman" w:eastAsiaTheme="minorEastAsia" w:hAnsi="Times New Roman" w:cs="Times New Roman"/>
                <w:color w:val="auto"/>
                <w:sz w:val="18"/>
                <w:szCs w:val="18"/>
                <w:shd w:val="clear" w:color="auto" w:fill="FFFFFF"/>
                <w:lang w:eastAsia="zh-CN"/>
              </w:rPr>
            </w:pPr>
            <w:del w:id="11224" w:author="He Han" w:date="2026-10-22T22:09:00Z">
              <w:r w:rsidRPr="00BB7730" w:rsidDel="00153539">
                <w:rPr>
                  <w:rFonts w:ascii="Times New Roman" w:hAnsi="Times New Roman" w:cs="Times New Roman"/>
                  <w:color w:val="auto"/>
                  <w:sz w:val="18"/>
                  <w:szCs w:val="18"/>
                  <w:shd w:val="clear" w:color="auto" w:fill="FFFFFF"/>
                </w:rPr>
                <w:delText>Sealing ring: PTFE</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p>
          <w:p w14:paraId="45EE0E1F" w14:textId="1489BA96" w:rsidR="006A0866" w:rsidRPr="00BB7730" w:rsidDel="00153539" w:rsidRDefault="006A0866" w:rsidP="006A0866">
            <w:pPr>
              <w:jc w:val="both"/>
              <w:rPr>
                <w:del w:id="11225" w:author="He Han" w:date="2026-10-22T22:09:00Z"/>
                <w:rFonts w:ascii="Times New Roman" w:hAnsi="Times New Roman" w:cs="Times New Roman"/>
                <w:color w:val="0000FF"/>
                <w:sz w:val="18"/>
                <w:szCs w:val="18"/>
                <w:shd w:val="clear" w:color="auto" w:fill="FFFFFF"/>
              </w:rPr>
            </w:pPr>
            <w:del w:id="11226" w:author="He Han" w:date="2026-10-22T22:09:00Z">
              <w:r w:rsidRPr="00BB7730" w:rsidDel="00153539">
                <w:rPr>
                  <w:rFonts w:ascii="Times New Roman" w:hAnsi="Times New Roman" w:cs="Times New Roman"/>
                  <w:color w:val="0000FF"/>
                  <w:sz w:val="18"/>
                  <w:szCs w:val="18"/>
                  <w:shd w:val="clear" w:color="auto" w:fill="FFFFFF"/>
                </w:rPr>
                <w:delText>Nitrogen distribution piping: C-276</w:delText>
              </w:r>
            </w:del>
          </w:p>
          <w:p w14:paraId="43F0CC34" w14:textId="6881B9D6" w:rsidR="006A0866" w:rsidRPr="00BB7730" w:rsidRDefault="006A0866" w:rsidP="006A0866">
            <w:pPr>
              <w:jc w:val="both"/>
              <w:rPr>
                <w:rFonts w:ascii="Times New Roman" w:hAnsi="Times New Roman" w:cs="Times New Roman"/>
                <w:color w:val="auto"/>
                <w:sz w:val="18"/>
                <w:szCs w:val="18"/>
                <w:shd w:val="clear" w:color="auto" w:fill="FFFFFF"/>
              </w:rPr>
            </w:pPr>
          </w:p>
        </w:tc>
        <w:tc>
          <w:tcPr>
            <w:tcW w:w="385" w:type="pct"/>
            <w:vMerge w:val="restart"/>
            <w:shd w:val="clear" w:color="auto" w:fill="FFFFFF" w:themeFill="background1"/>
            <w:vAlign w:val="center"/>
            <w:tcPrChange w:id="11227" w:author="Xuning Wei12232" w:date="2026-07-27T19:38:00Z">
              <w:tcPr>
                <w:tcW w:w="388" w:type="pct"/>
                <w:gridSpan w:val="4"/>
                <w:vMerge w:val="restart"/>
                <w:shd w:val="clear" w:color="auto" w:fill="FFFFFF" w:themeFill="background1"/>
                <w:vAlign w:val="center"/>
              </w:tcPr>
            </w:tcPrChange>
          </w:tcPr>
          <w:p w14:paraId="07D6BC03" w14:textId="280BA527" w:rsidR="006A0866" w:rsidRPr="00BB7730" w:rsidRDefault="006A0866" w:rsidP="006A0866">
            <w:pPr>
              <w:jc w:val="both"/>
              <w:rPr>
                <w:rFonts w:ascii="Times New Roman" w:eastAsia="仿宋_GB2312" w:hAnsi="Times New Roman" w:cs="Times New Roman"/>
                <w:color w:val="auto"/>
                <w:sz w:val="18"/>
                <w:szCs w:val="18"/>
              </w:rPr>
            </w:pPr>
            <w:r w:rsidRPr="00BB7730">
              <w:rPr>
                <w:rFonts w:ascii="Times New Roman" w:hAnsi="Times New Roman" w:cs="Times New Roman"/>
                <w:color w:val="auto"/>
                <w:sz w:val="18"/>
                <w:szCs w:val="18"/>
              </w:rPr>
              <w:t>No</w:t>
            </w:r>
          </w:p>
        </w:tc>
        <w:tc>
          <w:tcPr>
            <w:tcW w:w="352" w:type="pct"/>
            <w:vMerge w:val="restart"/>
            <w:shd w:val="clear" w:color="auto" w:fill="FFFFFF" w:themeFill="background1"/>
            <w:vAlign w:val="center"/>
            <w:tcPrChange w:id="11228" w:author="Xuning Wei12232" w:date="2026-07-27T19:38:00Z">
              <w:tcPr>
                <w:tcW w:w="354" w:type="pct"/>
                <w:gridSpan w:val="3"/>
                <w:vMerge w:val="restart"/>
                <w:shd w:val="clear" w:color="auto" w:fill="FFFFFF" w:themeFill="background1"/>
                <w:vAlign w:val="center"/>
              </w:tcPr>
            </w:tcPrChange>
          </w:tcPr>
          <w:p w14:paraId="53F77FC1" w14:textId="61CB9BF6" w:rsidR="006A0866" w:rsidRPr="00BB7730" w:rsidRDefault="006A0866" w:rsidP="006A0866">
            <w:pPr>
              <w:jc w:val="both"/>
              <w:rPr>
                <w:rFonts w:ascii="Times New Roman" w:eastAsia="仿宋_GB2312" w:hAnsi="Times New Roman" w:cs="Times New Roman"/>
                <w:color w:val="auto"/>
                <w:sz w:val="18"/>
                <w:szCs w:val="18"/>
              </w:rPr>
            </w:pPr>
            <w:r w:rsidRPr="00BB7730">
              <w:rPr>
                <w:rFonts w:ascii="Times New Roman" w:hAnsi="Times New Roman" w:cs="Times New Roman"/>
                <w:color w:val="auto"/>
                <w:sz w:val="18"/>
                <w:szCs w:val="18"/>
              </w:rPr>
              <w:t>No</w:t>
            </w:r>
          </w:p>
        </w:tc>
        <w:tc>
          <w:tcPr>
            <w:tcW w:w="289" w:type="pct"/>
            <w:vAlign w:val="center"/>
            <w:tcPrChange w:id="11229" w:author="Xuning Wei12232" w:date="2026-07-27T19:38:00Z">
              <w:tcPr>
                <w:tcW w:w="322" w:type="pct"/>
                <w:gridSpan w:val="3"/>
                <w:vAlign w:val="center"/>
              </w:tcPr>
            </w:tcPrChange>
          </w:tcPr>
          <w:p w14:paraId="58ECDF96" w14:textId="5B2B218E" w:rsidR="006A0866" w:rsidRPr="00BB7730" w:rsidRDefault="003E162E" w:rsidP="006A0866">
            <w:pPr>
              <w:jc w:val="both"/>
              <w:rPr>
                <w:rFonts w:ascii="Times New Roman" w:eastAsia="仿宋_GB2312" w:hAnsi="Times New Roman" w:cs="Times New Roman"/>
                <w:color w:val="auto"/>
                <w:sz w:val="18"/>
                <w:szCs w:val="18"/>
              </w:rPr>
            </w:pPr>
            <w:sdt>
              <w:sdtPr>
                <w:rPr>
                  <w:rFonts w:ascii="Times New Roman" w:hAnsi="Times New Roman" w:cs="Times New Roman"/>
                  <w:color w:val="auto"/>
                  <w:sz w:val="18"/>
                  <w:szCs w:val="18"/>
                </w:rPr>
                <w:id w:val="-1764600356"/>
                <w14:checkbox>
                  <w14:checked w14:val="1"/>
                  <w14:checkedState w14:val="2612" w14:font="MS Gothic"/>
                  <w14:uncheckedState w14:val="2610" w14:font="MS Gothic"/>
                </w14:checkbox>
              </w:sdtPr>
              <w:sdtEndPr/>
              <w:sdtContent>
                <w:r w:rsidR="006A0866" w:rsidRPr="00BB7730">
                  <w:rPr>
                    <w:rFonts w:ascii="Segoe UI Symbol" w:hAnsi="Segoe UI Symbol" w:cs="Segoe UI Symbol"/>
                    <w:color w:val="auto"/>
                    <w:sz w:val="18"/>
                    <w:szCs w:val="18"/>
                  </w:rPr>
                  <w:t>☒</w:t>
                </w:r>
              </w:sdtContent>
            </w:sdt>
            <w:r w:rsidR="006A0866" w:rsidRPr="00BB7730">
              <w:rPr>
                <w:rFonts w:ascii="Times New Roman" w:hAnsi="Times New Roman" w:cs="Times New Roman"/>
                <w:color w:val="auto"/>
                <w:sz w:val="18"/>
                <w:szCs w:val="18"/>
              </w:rPr>
              <w:t>Yes</w:t>
            </w:r>
          </w:p>
        </w:tc>
        <w:tc>
          <w:tcPr>
            <w:tcW w:w="638" w:type="pct"/>
            <w:tcBorders>
              <w:bottom w:val="single" w:sz="4" w:space="0" w:color="auto"/>
            </w:tcBorders>
            <w:vAlign w:val="center"/>
            <w:tcPrChange w:id="11230" w:author="Xuning Wei12232" w:date="2026-07-27T19:38:00Z">
              <w:tcPr>
                <w:tcW w:w="733" w:type="pct"/>
                <w:gridSpan w:val="3"/>
                <w:tcBorders>
                  <w:bottom w:val="single" w:sz="4" w:space="0" w:color="auto"/>
                </w:tcBorders>
                <w:vAlign w:val="center"/>
              </w:tcPr>
            </w:tcPrChange>
          </w:tcPr>
          <w:p w14:paraId="124A5A7B" w14:textId="5083F8AE" w:rsidR="006A0866" w:rsidRPr="00BB7730" w:rsidRDefault="003E162E" w:rsidP="006A0866">
            <w:pPr>
              <w:jc w:val="both"/>
              <w:rPr>
                <w:rFonts w:ascii="Times New Roman" w:eastAsia="仿宋_GB2312" w:hAnsi="Times New Roman" w:cs="Times New Roman"/>
                <w:color w:val="auto"/>
                <w:sz w:val="18"/>
                <w:szCs w:val="18"/>
              </w:rPr>
            </w:pPr>
            <w:customXmlInsRangeStart w:id="11231" w:author="Xuning Wei12232" w:date="2026-07-27T20:01:00Z"/>
            <w:sdt>
              <w:sdtPr>
                <w:rPr>
                  <w:rFonts w:ascii="Times New Roman" w:hAnsi="Times New Roman" w:cs="Times New Roman"/>
                  <w:color w:val="auto"/>
                  <w:sz w:val="18"/>
                  <w:szCs w:val="18"/>
                </w:rPr>
                <w:id w:val="1348142691"/>
                <w14:checkbox>
                  <w14:checked w14:val="1"/>
                  <w14:checkedState w14:val="2612" w14:font="MS Gothic"/>
                  <w14:uncheckedState w14:val="2610" w14:font="MS Gothic"/>
                </w14:checkbox>
              </w:sdtPr>
              <w:sdtEndPr/>
              <w:sdtContent>
                <w:customXmlInsRangeEnd w:id="11231"/>
                <w:ins w:id="11232" w:author="Xuning Wei12232" w:date="2026-07-27T20:01:00Z">
                  <w:r w:rsidR="006A0866" w:rsidRPr="00BB7730">
                    <w:rPr>
                      <w:rFonts w:ascii="Segoe UI Symbol" w:eastAsia="MS Gothic" w:hAnsi="Segoe UI Symbol" w:cs="Segoe UI Symbol"/>
                      <w:color w:val="auto"/>
                      <w:sz w:val="18"/>
                      <w:szCs w:val="18"/>
                    </w:rPr>
                    <w:t>☒</w:t>
                  </w:r>
                </w:ins>
                <w:customXmlInsRangeStart w:id="11233" w:author="Xuning Wei12232" w:date="2026-07-27T20:01:00Z"/>
              </w:sdtContent>
            </w:sdt>
            <w:customXmlInsRangeEnd w:id="11233"/>
            <w:ins w:id="11234" w:author="Xuning Wei12232" w:date="2026-07-27T20:01:00Z">
              <w:r w:rsidR="006A0866" w:rsidRPr="00BB7730">
                <w:rPr>
                  <w:rFonts w:ascii="Times New Roman" w:hAnsi="Times New Roman" w:cs="Times New Roman"/>
                  <w:color w:val="auto"/>
                  <w:sz w:val="18"/>
                  <w:szCs w:val="18"/>
                </w:rPr>
                <w:t xml:space="preserve"> No</w:t>
              </w:r>
            </w:ins>
            <w:customXmlDelRangeStart w:id="11235" w:author="Xuning Wei12232" w:date="2026-07-27T20:01:00Z"/>
            <w:sdt>
              <w:sdtPr>
                <w:rPr>
                  <w:rFonts w:ascii="Times New Roman" w:hAnsi="Times New Roman" w:cs="Times New Roman"/>
                  <w:color w:val="auto"/>
                  <w:sz w:val="18"/>
                  <w:szCs w:val="18"/>
                </w:rPr>
                <w:id w:val="557981759"/>
                <w14:checkbox>
                  <w14:checked w14:val="0"/>
                  <w14:checkedState w14:val="2612" w14:font="MS Gothic"/>
                  <w14:uncheckedState w14:val="2610" w14:font="MS Gothic"/>
                </w14:checkbox>
              </w:sdtPr>
              <w:sdtEndPr/>
              <w:sdtContent>
                <w:customXmlDelRangeEnd w:id="11235"/>
                <w:del w:id="11236" w:author="Xuning Wei12232" w:date="2026-07-27T20:01:00Z">
                  <w:r w:rsidR="006A0866" w:rsidRPr="00BB7730" w:rsidDel="00967463">
                    <w:rPr>
                      <w:rFonts w:ascii="Segoe UI Symbol" w:hAnsi="Segoe UI Symbol" w:cs="Segoe UI Symbol"/>
                      <w:color w:val="auto"/>
                      <w:sz w:val="18"/>
                      <w:szCs w:val="18"/>
                    </w:rPr>
                    <w:delText>☐</w:delText>
                  </w:r>
                </w:del>
                <w:customXmlDelRangeStart w:id="11237" w:author="Xuning Wei12232" w:date="2026-07-27T20:01:00Z"/>
              </w:sdtContent>
            </w:sdt>
            <w:customXmlDelRangeEnd w:id="11237"/>
            <w:del w:id="11238" w:author="Xuning Wei12232" w:date="2026-07-27T20:01:00Z">
              <w:r w:rsidR="006A0866" w:rsidRPr="00BB7730" w:rsidDel="00967463">
                <w:rPr>
                  <w:rFonts w:ascii="Times New Roman" w:hAnsi="Times New Roman" w:cs="Times New Roman"/>
                  <w:color w:val="auto"/>
                  <w:sz w:val="18"/>
                  <w:szCs w:val="18"/>
                </w:rPr>
                <w:delText xml:space="preserve"> No</w:delText>
              </w:r>
            </w:del>
          </w:p>
        </w:tc>
        <w:tc>
          <w:tcPr>
            <w:tcW w:w="792" w:type="pct"/>
            <w:vMerge w:val="restart"/>
            <w:vAlign w:val="center"/>
            <w:tcPrChange w:id="11239" w:author="Xuning Wei12232" w:date="2026-07-27T19:38:00Z">
              <w:tcPr>
                <w:tcW w:w="654" w:type="pct"/>
                <w:vMerge w:val="restart"/>
                <w:vAlign w:val="center"/>
              </w:tcPr>
            </w:tcPrChange>
          </w:tcPr>
          <w:p w14:paraId="27460253" w14:textId="77777777" w:rsidR="006A0866" w:rsidRPr="00BB7730" w:rsidRDefault="003E162E" w:rsidP="006A0866">
            <w:pPr>
              <w:jc w:val="both"/>
              <w:rPr>
                <w:ins w:id="11240" w:author="Xuning Wei12232" w:date="2026-07-27T20:01:00Z"/>
                <w:rFonts w:ascii="Times New Roman" w:eastAsia="仿宋_GB2312" w:hAnsi="Times New Roman" w:cs="Times New Roman"/>
                <w:color w:val="auto"/>
                <w:kern w:val="0"/>
                <w:sz w:val="18"/>
                <w:szCs w:val="18"/>
                <w:u w:val="single"/>
                <w:lang w:eastAsia="zh-CN"/>
              </w:rPr>
            </w:pPr>
            <w:customXmlInsRangeStart w:id="11241" w:author="Xuning Wei12232" w:date="2026-07-27T20:01:00Z"/>
            <w:sdt>
              <w:sdtPr>
                <w:rPr>
                  <w:rFonts w:ascii="Times New Roman" w:eastAsia="仿宋_GB2312" w:hAnsi="Times New Roman" w:cs="Times New Roman"/>
                  <w:b/>
                  <w:color w:val="auto"/>
                  <w:sz w:val="18"/>
                  <w:szCs w:val="18"/>
                </w:rPr>
                <w:id w:val="1351991402"/>
                <w14:checkbox>
                  <w14:checked w14:val="0"/>
                  <w14:checkedState w14:val="2612" w14:font="MS Gothic"/>
                  <w14:uncheckedState w14:val="2610" w14:font="MS Gothic"/>
                </w14:checkbox>
              </w:sdtPr>
              <w:sdtEndPr/>
              <w:sdtContent>
                <w:customXmlInsRangeEnd w:id="11241"/>
                <w:ins w:id="11242" w:author="Xuning Wei12232" w:date="2026-07-27T20:01:00Z">
                  <w:r w:rsidR="006A0866" w:rsidRPr="00BB7730">
                    <w:rPr>
                      <w:rFonts w:ascii="Segoe UI Symbol" w:eastAsia="MS Gothic" w:hAnsi="Segoe UI Symbol" w:cs="Segoe UI Symbol"/>
                      <w:b/>
                      <w:color w:val="auto"/>
                      <w:sz w:val="18"/>
                      <w:szCs w:val="18"/>
                    </w:rPr>
                    <w:t>☐</w:t>
                  </w:r>
                </w:ins>
                <w:customXmlInsRangeStart w:id="11243" w:author="Xuning Wei12232" w:date="2026-07-27T20:01:00Z"/>
              </w:sdtContent>
            </w:sdt>
            <w:customXmlInsRangeEnd w:id="11243"/>
            <w:ins w:id="11244" w:author="Xuning Wei12232" w:date="2026-07-27T20:01: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Asymchem R&amp;D Lab:</w:t>
              </w:r>
              <w:r w:rsidR="006A0866" w:rsidRPr="00BB7730">
                <w:rPr>
                  <w:rFonts w:ascii="Times New Roman" w:eastAsia="仿宋_GB2312" w:hAnsi="Times New Roman" w:cs="Times New Roman"/>
                  <w:color w:val="auto"/>
                  <w:kern w:val="0"/>
                  <w:sz w:val="18"/>
                  <w:szCs w:val="18"/>
                  <w:u w:val="single"/>
                  <w:lang w:eastAsia="zh-CN"/>
                </w:rPr>
                <w:t xml:space="preserve"> N/A</w:t>
              </w:r>
            </w:ins>
          </w:p>
          <w:p w14:paraId="43D3F707" w14:textId="77777777" w:rsidR="006A0866" w:rsidRPr="00BB7730" w:rsidRDefault="003E162E" w:rsidP="006A0866">
            <w:pPr>
              <w:jc w:val="both"/>
              <w:rPr>
                <w:ins w:id="11245" w:author="Xuning Wei12232" w:date="2026-07-27T20:01:00Z"/>
                <w:rFonts w:ascii="Times New Roman" w:eastAsia="仿宋_GB2312" w:hAnsi="Times New Roman" w:cs="Times New Roman"/>
                <w:color w:val="auto"/>
                <w:kern w:val="0"/>
                <w:sz w:val="18"/>
                <w:szCs w:val="18"/>
                <w:u w:val="single"/>
                <w:lang w:eastAsia="zh-CN"/>
              </w:rPr>
            </w:pPr>
            <w:customXmlInsRangeStart w:id="11246" w:author="Xuning Wei12232" w:date="2026-07-27T20:01:00Z"/>
            <w:sdt>
              <w:sdtPr>
                <w:rPr>
                  <w:rFonts w:ascii="Times New Roman" w:eastAsia="仿宋_GB2312" w:hAnsi="Times New Roman" w:cs="Times New Roman"/>
                  <w:b/>
                  <w:color w:val="auto"/>
                  <w:sz w:val="18"/>
                  <w:szCs w:val="18"/>
                </w:rPr>
                <w:id w:val="-100495302"/>
                <w14:checkbox>
                  <w14:checked w14:val="1"/>
                  <w14:checkedState w14:val="2612" w14:font="MS Gothic"/>
                  <w14:uncheckedState w14:val="2610" w14:font="MS Gothic"/>
                </w14:checkbox>
              </w:sdtPr>
              <w:sdtEndPr/>
              <w:sdtContent>
                <w:customXmlInsRangeEnd w:id="11246"/>
                <w:ins w:id="11247" w:author="Xuning Wei12232" w:date="2026-07-27T20:01:00Z">
                  <w:r w:rsidR="006A0866" w:rsidRPr="00BB7730">
                    <w:rPr>
                      <w:rFonts w:ascii="Segoe UI Symbol" w:eastAsia="MS Gothic" w:hAnsi="Segoe UI Symbol" w:cs="Segoe UI Symbol"/>
                      <w:b/>
                      <w:color w:val="auto"/>
                      <w:sz w:val="18"/>
                      <w:szCs w:val="18"/>
                    </w:rPr>
                    <w:t>☒</w:t>
                  </w:r>
                </w:ins>
                <w:customXmlInsRangeStart w:id="11248" w:author="Xuning Wei12232" w:date="2026-07-27T20:01:00Z"/>
              </w:sdtContent>
            </w:sdt>
            <w:customXmlInsRangeEnd w:id="11248"/>
            <w:ins w:id="11249" w:author="Xuning Wei12232" w:date="2026-07-27T20:01: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Asymchem Production data, Lot Number:</w:t>
              </w:r>
              <w:r w:rsidR="006A0866" w:rsidRPr="00BB7730">
                <w:rPr>
                  <w:rFonts w:ascii="Times New Roman" w:eastAsia="仿宋_GB2312" w:hAnsi="Times New Roman" w:cs="Times New Roman"/>
                  <w:color w:val="auto"/>
                  <w:kern w:val="0"/>
                  <w:sz w:val="18"/>
                  <w:szCs w:val="18"/>
                  <w:u w:val="single"/>
                  <w:lang w:eastAsia="zh-CN"/>
                </w:rPr>
                <w:t xml:space="preserve"> CPo140020-02-01-02</w:t>
              </w:r>
            </w:ins>
          </w:p>
          <w:p w14:paraId="35B8AF52" w14:textId="77777777" w:rsidR="006A0866" w:rsidRPr="00BB7730" w:rsidRDefault="003E162E" w:rsidP="006A0866">
            <w:pPr>
              <w:jc w:val="both"/>
              <w:rPr>
                <w:ins w:id="11250" w:author="Xuning Wei12232" w:date="2026-07-27T20:01:00Z"/>
                <w:rFonts w:ascii="Times New Roman" w:eastAsia="仿宋_GB2312" w:hAnsi="Times New Roman" w:cs="Times New Roman"/>
                <w:color w:val="auto"/>
                <w:kern w:val="0"/>
                <w:sz w:val="18"/>
                <w:szCs w:val="18"/>
                <w:lang w:eastAsia="zh-CN"/>
              </w:rPr>
            </w:pPr>
            <w:customXmlInsRangeStart w:id="11251" w:author="Xuning Wei12232" w:date="2026-07-27T20:01:00Z"/>
            <w:sdt>
              <w:sdtPr>
                <w:rPr>
                  <w:rFonts w:ascii="Times New Roman" w:eastAsia="仿宋_GB2312" w:hAnsi="Times New Roman" w:cs="Times New Roman"/>
                  <w:b/>
                  <w:color w:val="auto"/>
                  <w:sz w:val="18"/>
                  <w:szCs w:val="18"/>
                </w:rPr>
                <w:id w:val="1597060351"/>
                <w14:checkbox>
                  <w14:checked w14:val="0"/>
                  <w14:checkedState w14:val="2612" w14:font="MS Gothic"/>
                  <w14:uncheckedState w14:val="2610" w14:font="MS Gothic"/>
                </w14:checkbox>
              </w:sdtPr>
              <w:sdtEndPr/>
              <w:sdtContent>
                <w:customXmlInsRangeEnd w:id="11251"/>
                <w:ins w:id="11252" w:author="Xuning Wei12232" w:date="2026-07-27T20:01:00Z">
                  <w:r w:rsidR="006A0866" w:rsidRPr="00BB7730">
                    <w:rPr>
                      <w:rFonts w:ascii="Segoe UI Symbol" w:eastAsia="仿宋_GB2312" w:hAnsi="Segoe UI Symbol" w:cs="Segoe UI Symbol"/>
                      <w:b/>
                      <w:color w:val="auto"/>
                      <w:sz w:val="18"/>
                      <w:szCs w:val="18"/>
                    </w:rPr>
                    <w:t>☐</w:t>
                  </w:r>
                </w:ins>
                <w:customXmlInsRangeStart w:id="11253" w:author="Xuning Wei12232" w:date="2026-07-27T20:01:00Z"/>
              </w:sdtContent>
            </w:sdt>
            <w:customXmlInsRangeEnd w:id="11253"/>
            <w:ins w:id="11254" w:author="Xuning Wei12232" w:date="2026-07-27T20:01: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kern w:val="0"/>
                  <w:sz w:val="18"/>
                  <w:szCs w:val="18"/>
                  <w:lang w:eastAsia="zh-CN"/>
                </w:rPr>
                <w:t>Supplier data:</w:t>
              </w:r>
              <w:r w:rsidR="006A0866" w:rsidRPr="00BB7730">
                <w:rPr>
                  <w:rFonts w:ascii="Times New Roman" w:eastAsia="仿宋_GB2312" w:hAnsi="Times New Roman" w:cs="Times New Roman"/>
                  <w:color w:val="auto"/>
                  <w:kern w:val="0"/>
                  <w:sz w:val="18"/>
                  <w:szCs w:val="18"/>
                  <w:u w:val="single"/>
                  <w:lang w:eastAsia="zh-CN"/>
                </w:rPr>
                <w:t xml:space="preserve"> N/A</w:t>
              </w:r>
            </w:ins>
          </w:p>
          <w:p w14:paraId="092AA639" w14:textId="77777777" w:rsidR="006A0866" w:rsidRPr="00BB7730" w:rsidRDefault="003E162E" w:rsidP="006A0866">
            <w:pPr>
              <w:jc w:val="both"/>
              <w:rPr>
                <w:ins w:id="11255" w:author="Xuning Wei12232" w:date="2026-07-27T20:01:00Z"/>
                <w:rFonts w:ascii="Times New Roman" w:eastAsia="仿宋_GB2312" w:hAnsi="Times New Roman" w:cs="Times New Roman"/>
                <w:color w:val="auto"/>
                <w:kern w:val="0"/>
                <w:sz w:val="18"/>
                <w:szCs w:val="18"/>
                <w:u w:val="single"/>
                <w:lang w:eastAsia="zh-CN"/>
              </w:rPr>
            </w:pPr>
            <w:customXmlInsRangeStart w:id="11256" w:author="Xuning Wei12232" w:date="2026-07-27T20:01:00Z"/>
            <w:sdt>
              <w:sdtPr>
                <w:rPr>
                  <w:rFonts w:ascii="Times New Roman" w:eastAsia="仿宋_GB2312" w:hAnsi="Times New Roman" w:cs="Times New Roman"/>
                  <w:b/>
                  <w:color w:val="auto"/>
                  <w:sz w:val="18"/>
                  <w:szCs w:val="18"/>
                </w:rPr>
                <w:id w:val="1856385076"/>
                <w14:checkbox>
                  <w14:checked w14:val="1"/>
                  <w14:checkedState w14:val="2612" w14:font="MS Gothic"/>
                  <w14:uncheckedState w14:val="2610" w14:font="MS Gothic"/>
                </w14:checkbox>
              </w:sdtPr>
              <w:sdtEndPr/>
              <w:sdtContent>
                <w:customXmlInsRangeEnd w:id="11256"/>
                <w:ins w:id="11257" w:author="Xuning Wei12232" w:date="2026-07-27T20:01:00Z">
                  <w:r w:rsidR="006A0866" w:rsidRPr="00BB7730">
                    <w:rPr>
                      <w:rFonts w:ascii="Segoe UI Symbol" w:eastAsia="MS Gothic" w:hAnsi="Segoe UI Symbol" w:cs="Segoe UI Symbol"/>
                      <w:b/>
                      <w:color w:val="auto"/>
                      <w:sz w:val="18"/>
                      <w:szCs w:val="18"/>
                    </w:rPr>
                    <w:t>☒</w:t>
                  </w:r>
                </w:ins>
                <w:customXmlInsRangeStart w:id="11258" w:author="Xuning Wei12232" w:date="2026-07-27T20:01:00Z"/>
              </w:sdtContent>
            </w:sdt>
            <w:customXmlInsRangeEnd w:id="11258"/>
            <w:ins w:id="11259" w:author="Xuning Wei12232" w:date="2026-07-27T20:01:00Z">
              <w:r w:rsidR="006A0866" w:rsidRPr="00BB7730">
                <w:rPr>
                  <w:rFonts w:ascii="Times New Roman" w:eastAsia="仿宋_GB2312" w:hAnsi="Times New Roman" w:cs="Times New Roman"/>
                  <w:color w:val="auto"/>
                  <w:kern w:val="0"/>
                  <w:sz w:val="18"/>
                  <w:szCs w:val="18"/>
                </w:rPr>
                <w:t xml:space="preserve"> *</w:t>
              </w:r>
              <w:r w:rsidR="006A0866" w:rsidRPr="00BB7730">
                <w:rPr>
                  <w:rFonts w:ascii="Times New Roman" w:eastAsia="仿宋_GB2312" w:hAnsi="Times New Roman" w:cs="Times New Roman"/>
                  <w:color w:val="auto"/>
                  <w:sz w:val="18"/>
                  <w:szCs w:val="18"/>
                  <w:lang w:eastAsia="zh-CN"/>
                </w:rPr>
                <w:t>Handbook &amp; Page:</w:t>
              </w:r>
              <w:r w:rsidR="006A0866" w:rsidRPr="00BB7730">
                <w:rPr>
                  <w:rFonts w:ascii="Times New Roman" w:eastAsia="仿宋_GB2312" w:hAnsi="Times New Roman" w:cs="Times New Roman"/>
                  <w:color w:val="auto"/>
                  <w:sz w:val="18"/>
                  <w:szCs w:val="18"/>
                  <w:u w:val="single"/>
                  <w:lang w:eastAsia="zh-CN"/>
                </w:rPr>
                <w:t xml:space="preserve"> </w:t>
              </w:r>
              <w:r w:rsidR="006A0866" w:rsidRPr="00BB7730">
                <w:rPr>
                  <w:rFonts w:ascii="Times New Roman" w:eastAsia="仿宋_GB2312" w:hAnsi="Times New Roman" w:cs="Times New Roman"/>
                  <w:color w:val="auto"/>
                  <w:sz w:val="18"/>
                  <w:szCs w:val="18"/>
                  <w:u w:val="single"/>
                </w:rPr>
                <w:t>QM01020&amp; Page 5/11</w:t>
              </w:r>
            </w:ins>
          </w:p>
          <w:p w14:paraId="497DE41E" w14:textId="44378C7C" w:rsidR="006A0866" w:rsidRPr="00BB7730" w:rsidDel="00967463" w:rsidRDefault="003E162E" w:rsidP="006A0866">
            <w:pPr>
              <w:jc w:val="both"/>
              <w:rPr>
                <w:del w:id="11260" w:author="Xuning Wei12232" w:date="2026-07-27T20:01:00Z"/>
                <w:rFonts w:ascii="Times New Roman" w:eastAsia="仿宋_GB2312" w:hAnsi="Times New Roman" w:cs="Times New Roman"/>
                <w:color w:val="auto"/>
                <w:kern w:val="0"/>
                <w:sz w:val="18"/>
                <w:szCs w:val="18"/>
                <w:u w:val="single"/>
                <w:lang w:eastAsia="zh-CN"/>
              </w:rPr>
            </w:pPr>
            <w:customXmlInsRangeStart w:id="11261" w:author="Xuning Wei12232" w:date="2026-07-27T20:01:00Z"/>
            <w:sdt>
              <w:sdtPr>
                <w:rPr>
                  <w:rFonts w:ascii="Times New Roman" w:eastAsia="仿宋_GB2312" w:hAnsi="Times New Roman" w:cs="Times New Roman"/>
                  <w:b/>
                  <w:color w:val="auto"/>
                  <w:sz w:val="18"/>
                  <w:szCs w:val="18"/>
                </w:rPr>
                <w:id w:val="-1646965138"/>
                <w14:checkbox>
                  <w14:checked w14:val="1"/>
                  <w14:checkedState w14:val="2612" w14:font="MS Gothic"/>
                  <w14:uncheckedState w14:val="2610" w14:font="MS Gothic"/>
                </w14:checkbox>
              </w:sdtPr>
              <w:sdtEndPr/>
              <w:sdtContent>
                <w:customXmlInsRangeEnd w:id="11261"/>
                <w:ins w:id="11262" w:author="Xuning Wei12232" w:date="2026-07-27T20:01:00Z">
                  <w:r w:rsidR="006A0866" w:rsidRPr="00BB7730">
                    <w:rPr>
                      <w:rFonts w:ascii="Segoe UI Symbol" w:eastAsia="MS Gothic" w:hAnsi="Segoe UI Symbol" w:cs="Segoe UI Symbol"/>
                      <w:b/>
                      <w:color w:val="auto"/>
                      <w:sz w:val="18"/>
                      <w:szCs w:val="18"/>
                      <w:rPrChange w:id="11263" w:author="He Han" w:date="2026-10-13T14:06:00Z">
                        <w:rPr>
                          <w:rFonts w:ascii="Segoe UI Symbol" w:eastAsia="MS Gothic" w:hAnsi="Segoe UI Symbol" w:cs="Segoe UI Symbol"/>
                          <w:color w:val="auto"/>
                          <w:sz w:val="18"/>
                          <w:szCs w:val="18"/>
                        </w:rPr>
                      </w:rPrChange>
                    </w:rPr>
                    <w:t>☒</w:t>
                  </w:r>
                </w:ins>
                <w:customXmlInsRangeStart w:id="11264" w:author="Xuning Wei12232" w:date="2026-07-27T20:01:00Z"/>
              </w:sdtContent>
            </w:sdt>
            <w:customXmlInsRangeEnd w:id="11264"/>
            <w:ins w:id="11265" w:author="Xuning Wei12232" w:date="2026-07-27T20:01:00Z">
              <w:r w:rsidR="006A0866" w:rsidRPr="00BB7730">
                <w:rPr>
                  <w:rFonts w:ascii="Times New Roman" w:eastAsia="仿宋_GB2312" w:hAnsi="Times New Roman" w:cs="Times New Roman"/>
                  <w:b/>
                  <w:color w:val="auto"/>
                  <w:sz w:val="18"/>
                  <w:szCs w:val="18"/>
                  <w:rPrChange w:id="11266" w:author="He Han" w:date="2026-10-13T14:06:00Z">
                    <w:rPr>
                      <w:rFonts w:ascii="Times New Roman" w:eastAsia="仿宋_GB2312" w:hAnsi="Times New Roman" w:cs="Times New Roman"/>
                      <w:color w:val="auto"/>
                      <w:sz w:val="18"/>
                      <w:szCs w:val="18"/>
                    </w:rPr>
                  </w:rPrChange>
                </w:rPr>
                <w:t xml:space="preserve"> </w:t>
              </w:r>
              <w:r w:rsidR="006A0866" w:rsidRPr="00BB7730">
                <w:rPr>
                  <w:rFonts w:ascii="Times New Roman" w:eastAsia="仿宋_GB2312" w:hAnsi="Times New Roman" w:cs="Times New Roman"/>
                  <w:color w:val="auto"/>
                  <w:sz w:val="18"/>
                  <w:szCs w:val="18"/>
                </w:rPr>
                <w:t>Other</w:t>
              </w:r>
              <w:r w:rsidR="006A0866" w:rsidRPr="00BB7730">
                <w:rPr>
                  <w:rFonts w:ascii="Times New Roman" w:eastAsia="仿宋_GB2312" w:hAnsi="Times New Roman" w:cs="Times New Roman"/>
                  <w:color w:val="auto"/>
                  <w:sz w:val="18"/>
                  <w:szCs w:val="18"/>
                  <w:lang w:eastAsia="zh-CN"/>
                </w:rPr>
                <w:t>:</w:t>
              </w:r>
              <w:r w:rsidR="006A0866"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customXmlDelRangeStart w:id="11267" w:author="Xuning Wei12232" w:date="2026-07-27T20:01:00Z"/>
            <w:sdt>
              <w:sdtPr>
                <w:rPr>
                  <w:rFonts w:ascii="Times New Roman" w:eastAsia="仿宋_GB2312" w:hAnsi="Times New Roman" w:cs="Times New Roman"/>
                  <w:b/>
                  <w:color w:val="auto"/>
                  <w:sz w:val="18"/>
                  <w:szCs w:val="18"/>
                </w:rPr>
                <w:id w:val="-1157066890"/>
                <w14:checkbox>
                  <w14:checked w14:val="0"/>
                  <w14:checkedState w14:val="2612" w14:font="MS Gothic"/>
                  <w14:uncheckedState w14:val="2610" w14:font="MS Gothic"/>
                </w14:checkbox>
              </w:sdtPr>
              <w:sdtEndPr/>
              <w:sdtContent>
                <w:customXmlDelRangeEnd w:id="11267"/>
                <w:del w:id="11268" w:author="Xuning Wei12232" w:date="2026-07-27T20:01:00Z">
                  <w:r w:rsidR="006A0866" w:rsidRPr="00BB7730" w:rsidDel="00967463">
                    <w:rPr>
                      <w:rFonts w:ascii="Segoe UI Symbol" w:eastAsia="MS Gothic" w:hAnsi="Segoe UI Symbol" w:cs="Segoe UI Symbol"/>
                      <w:b/>
                      <w:color w:val="auto"/>
                      <w:sz w:val="18"/>
                      <w:szCs w:val="18"/>
                    </w:rPr>
                    <w:delText>☐</w:delText>
                  </w:r>
                </w:del>
                <w:customXmlDelRangeStart w:id="11269" w:author="Xuning Wei12232" w:date="2026-07-27T20:01:00Z"/>
              </w:sdtContent>
            </w:sdt>
            <w:customXmlDelRangeEnd w:id="11269"/>
            <w:del w:id="11270" w:author="Xuning Wei12232" w:date="2026-07-27T20:01:00Z">
              <w:r w:rsidR="006A0866" w:rsidRPr="00BB7730" w:rsidDel="00967463">
                <w:rPr>
                  <w:rFonts w:ascii="Times New Roman" w:eastAsia="仿宋_GB2312" w:hAnsi="Times New Roman" w:cs="Times New Roman"/>
                  <w:color w:val="auto"/>
                  <w:kern w:val="0"/>
                  <w:sz w:val="18"/>
                  <w:szCs w:val="18"/>
                </w:rPr>
                <w:delText xml:space="preserve"> </w:delText>
              </w:r>
              <w:r w:rsidR="006A0866" w:rsidRPr="00BB7730" w:rsidDel="00967463">
                <w:rPr>
                  <w:rFonts w:ascii="Times New Roman" w:eastAsia="仿宋_GB2312" w:hAnsi="Times New Roman" w:cs="Times New Roman"/>
                  <w:color w:val="auto"/>
                  <w:kern w:val="0"/>
                  <w:sz w:val="18"/>
                  <w:szCs w:val="18"/>
                  <w:lang w:eastAsia="zh-CN"/>
                </w:rPr>
                <w:delText>Asymchem R&amp;D Lab:</w:delText>
              </w:r>
              <w:r w:rsidR="006A0866" w:rsidRPr="00BB7730" w:rsidDel="00967463">
                <w:rPr>
                  <w:rFonts w:ascii="Times New Roman" w:eastAsia="仿宋_GB2312" w:hAnsi="Times New Roman" w:cs="Times New Roman"/>
                  <w:color w:val="auto"/>
                  <w:kern w:val="0"/>
                  <w:sz w:val="18"/>
                  <w:szCs w:val="18"/>
                  <w:u w:val="single"/>
                  <w:lang w:eastAsia="zh-CN"/>
                </w:rPr>
                <w:delText xml:space="preserve"> N/A </w:delText>
              </w:r>
            </w:del>
          </w:p>
          <w:p w14:paraId="7DA53F04" w14:textId="07FAB991" w:rsidR="006A0866" w:rsidRPr="00BB7730" w:rsidDel="00967463" w:rsidRDefault="003E162E" w:rsidP="006A0866">
            <w:pPr>
              <w:jc w:val="both"/>
              <w:rPr>
                <w:del w:id="11271" w:author="Xuning Wei12232" w:date="2026-07-27T20:01:00Z"/>
                <w:rFonts w:ascii="Times New Roman" w:eastAsia="仿宋_GB2312" w:hAnsi="Times New Roman" w:cs="Times New Roman"/>
                <w:color w:val="auto"/>
                <w:kern w:val="0"/>
                <w:sz w:val="18"/>
                <w:szCs w:val="18"/>
                <w:u w:val="single"/>
                <w:lang w:eastAsia="zh-CN"/>
              </w:rPr>
            </w:pPr>
            <w:customXmlDelRangeStart w:id="11272" w:author="Xuning Wei12232" w:date="2026-07-27T20:01:00Z"/>
            <w:sdt>
              <w:sdtPr>
                <w:rPr>
                  <w:rFonts w:ascii="Times New Roman" w:eastAsia="仿宋_GB2312" w:hAnsi="Times New Roman" w:cs="Times New Roman"/>
                  <w:b/>
                  <w:color w:val="auto"/>
                  <w:sz w:val="18"/>
                  <w:szCs w:val="18"/>
                </w:rPr>
                <w:id w:val="-242411539"/>
                <w14:checkbox>
                  <w14:checked w14:val="1"/>
                  <w14:checkedState w14:val="2612" w14:font="MS Gothic"/>
                  <w14:uncheckedState w14:val="2610" w14:font="MS Gothic"/>
                </w14:checkbox>
              </w:sdtPr>
              <w:sdtEndPr/>
              <w:sdtContent>
                <w:customXmlDelRangeEnd w:id="11272"/>
                <w:del w:id="11273" w:author="Xuning Wei12232" w:date="2026-07-27T20:01:00Z">
                  <w:r w:rsidR="006A0866" w:rsidRPr="00BB7730" w:rsidDel="00967463">
                    <w:rPr>
                      <w:rFonts w:ascii="Segoe UI Symbol" w:eastAsia="MS Gothic" w:hAnsi="Segoe UI Symbol" w:cs="Segoe UI Symbol"/>
                      <w:b/>
                      <w:color w:val="auto"/>
                      <w:sz w:val="18"/>
                      <w:szCs w:val="18"/>
                    </w:rPr>
                    <w:delText>☒</w:delText>
                  </w:r>
                </w:del>
                <w:customXmlDelRangeStart w:id="11274" w:author="Xuning Wei12232" w:date="2026-07-27T20:01:00Z"/>
              </w:sdtContent>
            </w:sdt>
            <w:customXmlDelRangeEnd w:id="11274"/>
            <w:del w:id="11275" w:author="Xuning Wei12232" w:date="2026-07-27T20:01:00Z">
              <w:r w:rsidR="006A0866" w:rsidRPr="00BB7730" w:rsidDel="00967463">
                <w:rPr>
                  <w:rFonts w:ascii="Times New Roman" w:eastAsia="仿宋_GB2312" w:hAnsi="Times New Roman" w:cs="Times New Roman"/>
                  <w:color w:val="auto"/>
                  <w:kern w:val="0"/>
                  <w:sz w:val="18"/>
                  <w:szCs w:val="18"/>
                </w:rPr>
                <w:delText xml:space="preserve"> </w:delText>
              </w:r>
              <w:r w:rsidR="006A0866" w:rsidRPr="00BB7730" w:rsidDel="00967463">
                <w:rPr>
                  <w:rFonts w:ascii="Times New Roman" w:eastAsia="仿宋_GB2312" w:hAnsi="Times New Roman" w:cs="Times New Roman"/>
                  <w:color w:val="auto"/>
                  <w:kern w:val="0"/>
                  <w:sz w:val="18"/>
                  <w:szCs w:val="18"/>
                  <w:lang w:eastAsia="zh-CN"/>
                </w:rPr>
                <w:delText>Asymchem Production data, Lot Number:</w:delText>
              </w:r>
              <w:r w:rsidR="006A0866" w:rsidRPr="00BB7730" w:rsidDel="00967463">
                <w:rPr>
                  <w:rFonts w:ascii="Times New Roman" w:eastAsia="仿宋_GB2312" w:hAnsi="Times New Roman" w:cs="Times New Roman"/>
                  <w:color w:val="auto"/>
                  <w:kern w:val="0"/>
                  <w:sz w:val="18"/>
                  <w:szCs w:val="18"/>
                  <w:u w:val="single"/>
                  <w:lang w:eastAsia="zh-CN"/>
                </w:rPr>
                <w:delText xml:space="preserve">   </w:delText>
              </w:r>
            </w:del>
            <w:del w:id="11276" w:author="Xuning Wei12232" w:date="2026-07-27T17:56:00Z">
              <w:r w:rsidR="006A0866" w:rsidRPr="00BB7730" w:rsidDel="00F338FC">
                <w:rPr>
                  <w:rFonts w:ascii="Times New Roman" w:eastAsia="仿宋_GB2312" w:hAnsi="Times New Roman" w:cs="Times New Roman"/>
                  <w:color w:val="auto"/>
                  <w:kern w:val="0"/>
                  <w:sz w:val="18"/>
                  <w:szCs w:val="18"/>
                  <w:u w:val="single"/>
                  <w:lang w:eastAsia="zh-CN"/>
                </w:rPr>
                <w:delText>CPo140020-02-01-02</w:delText>
              </w:r>
            </w:del>
            <w:del w:id="11277" w:author="Xuning Wei12232" w:date="2026-07-27T20:01:00Z">
              <w:r w:rsidR="006A0866" w:rsidRPr="00BB7730" w:rsidDel="00967463">
                <w:rPr>
                  <w:rFonts w:ascii="Times New Roman" w:eastAsia="仿宋_GB2312" w:hAnsi="Times New Roman" w:cs="Times New Roman"/>
                  <w:color w:val="auto"/>
                  <w:kern w:val="0"/>
                  <w:sz w:val="18"/>
                  <w:szCs w:val="18"/>
                  <w:u w:val="single"/>
                  <w:lang w:eastAsia="zh-CN"/>
                </w:rPr>
                <w:delText xml:space="preserve">    </w:delText>
              </w:r>
            </w:del>
          </w:p>
          <w:p w14:paraId="476F80C7" w14:textId="70FC0537" w:rsidR="006A0866" w:rsidRPr="00BB7730" w:rsidDel="00967463" w:rsidRDefault="003E162E" w:rsidP="006A0866">
            <w:pPr>
              <w:jc w:val="both"/>
              <w:rPr>
                <w:del w:id="11278" w:author="Xuning Wei12232" w:date="2026-07-27T20:01:00Z"/>
                <w:rFonts w:ascii="Times New Roman" w:eastAsia="仿宋_GB2312" w:hAnsi="Times New Roman" w:cs="Times New Roman"/>
                <w:color w:val="auto"/>
                <w:kern w:val="0"/>
                <w:sz w:val="18"/>
                <w:szCs w:val="18"/>
                <w:lang w:eastAsia="zh-CN"/>
              </w:rPr>
            </w:pPr>
            <w:customXmlDelRangeStart w:id="11279" w:author="Xuning Wei12232" w:date="2026-07-27T20:01:00Z"/>
            <w:sdt>
              <w:sdtPr>
                <w:rPr>
                  <w:rFonts w:ascii="Times New Roman" w:eastAsia="仿宋_GB2312" w:hAnsi="Times New Roman" w:cs="Times New Roman"/>
                  <w:b/>
                  <w:color w:val="auto"/>
                  <w:sz w:val="18"/>
                  <w:szCs w:val="18"/>
                </w:rPr>
                <w:id w:val="427007823"/>
                <w14:checkbox>
                  <w14:checked w14:val="1"/>
                  <w14:checkedState w14:val="2612" w14:font="MS Gothic"/>
                  <w14:uncheckedState w14:val="2610" w14:font="MS Gothic"/>
                </w14:checkbox>
              </w:sdtPr>
              <w:sdtEndPr/>
              <w:sdtContent>
                <w:customXmlDelRangeEnd w:id="11279"/>
                <w:del w:id="11280" w:author="Xuning Wei12232" w:date="2026-07-27T20:01:00Z">
                  <w:r w:rsidR="006A0866" w:rsidRPr="00BB7730" w:rsidDel="00967463">
                    <w:rPr>
                      <w:rFonts w:ascii="Segoe UI Symbol" w:eastAsia="MS Gothic" w:hAnsi="Segoe UI Symbol" w:cs="Segoe UI Symbol"/>
                      <w:b/>
                      <w:color w:val="auto"/>
                      <w:sz w:val="18"/>
                      <w:szCs w:val="18"/>
                    </w:rPr>
                    <w:delText>☒</w:delText>
                  </w:r>
                </w:del>
                <w:customXmlDelRangeStart w:id="11281" w:author="Xuning Wei12232" w:date="2026-07-27T20:01:00Z"/>
              </w:sdtContent>
            </w:sdt>
            <w:customXmlDelRangeEnd w:id="11281"/>
            <w:del w:id="11282" w:author="Xuning Wei12232" w:date="2026-07-27T20:01:00Z">
              <w:r w:rsidR="006A0866" w:rsidRPr="00BB7730" w:rsidDel="00967463">
                <w:rPr>
                  <w:rFonts w:ascii="Times New Roman" w:eastAsia="仿宋_GB2312" w:hAnsi="Times New Roman" w:cs="Times New Roman"/>
                  <w:color w:val="auto"/>
                  <w:kern w:val="0"/>
                  <w:sz w:val="18"/>
                  <w:szCs w:val="18"/>
                </w:rPr>
                <w:delText xml:space="preserve"> </w:delText>
              </w:r>
              <w:r w:rsidR="006A0866" w:rsidRPr="00BB7730" w:rsidDel="00967463">
                <w:rPr>
                  <w:rFonts w:ascii="Times New Roman" w:eastAsia="仿宋_GB2312" w:hAnsi="Times New Roman" w:cs="Times New Roman"/>
                  <w:color w:val="auto"/>
                  <w:kern w:val="0"/>
                  <w:sz w:val="18"/>
                  <w:szCs w:val="18"/>
                  <w:lang w:eastAsia="zh-CN"/>
                </w:rPr>
                <w:delText>Supplier data:</w:delText>
              </w:r>
              <w:r w:rsidR="006A0866" w:rsidRPr="00BB7730" w:rsidDel="00967463">
                <w:rPr>
                  <w:rFonts w:ascii="Times New Roman" w:eastAsia="仿宋_GB2312" w:hAnsi="Times New Roman" w:cs="Times New Roman"/>
                  <w:color w:val="auto"/>
                  <w:kern w:val="0"/>
                  <w:sz w:val="18"/>
                  <w:szCs w:val="18"/>
                  <w:u w:val="single"/>
                  <w:lang w:eastAsia="zh-CN"/>
                </w:rPr>
                <w:delText xml:space="preserve"> QM01020&amp; Page 5/11 </w:delText>
              </w:r>
              <w:r w:rsidR="006A0866" w:rsidRPr="00BB7730" w:rsidDel="00967463">
                <w:rPr>
                  <w:rFonts w:ascii="Times New Roman" w:eastAsia="仿宋_GB2312" w:hAnsi="Times New Roman" w:cs="Times New Roman"/>
                  <w:color w:val="auto"/>
                  <w:kern w:val="0"/>
                  <w:sz w:val="18"/>
                  <w:szCs w:val="18"/>
                  <w:lang w:eastAsia="zh-CN"/>
                </w:rPr>
                <w:delText xml:space="preserve"> </w:delText>
              </w:r>
            </w:del>
          </w:p>
          <w:p w14:paraId="1BAC23BE" w14:textId="46107056" w:rsidR="006A0866" w:rsidRPr="00BB7730" w:rsidDel="00967463" w:rsidRDefault="003E162E" w:rsidP="006A0866">
            <w:pPr>
              <w:jc w:val="both"/>
              <w:rPr>
                <w:del w:id="11283" w:author="Xuning Wei12232" w:date="2026-07-27T20:01:00Z"/>
                <w:rFonts w:ascii="Times New Roman" w:eastAsia="仿宋_GB2312" w:hAnsi="Times New Roman" w:cs="Times New Roman"/>
                <w:color w:val="auto"/>
                <w:kern w:val="0"/>
                <w:sz w:val="18"/>
                <w:szCs w:val="18"/>
                <w:u w:val="single"/>
                <w:lang w:eastAsia="zh-CN"/>
              </w:rPr>
            </w:pPr>
            <w:customXmlDelRangeStart w:id="11284" w:author="Xuning Wei12232" w:date="2026-07-27T20:01:00Z"/>
            <w:sdt>
              <w:sdtPr>
                <w:rPr>
                  <w:rFonts w:ascii="Times New Roman" w:eastAsia="仿宋_GB2312" w:hAnsi="Times New Roman" w:cs="Times New Roman"/>
                  <w:b/>
                  <w:color w:val="auto"/>
                  <w:sz w:val="18"/>
                  <w:szCs w:val="18"/>
                </w:rPr>
                <w:id w:val="-8367466"/>
                <w14:checkbox>
                  <w14:checked w14:val="0"/>
                  <w14:checkedState w14:val="2612" w14:font="MS Gothic"/>
                  <w14:uncheckedState w14:val="2610" w14:font="MS Gothic"/>
                </w14:checkbox>
              </w:sdtPr>
              <w:sdtEndPr/>
              <w:sdtContent>
                <w:customXmlDelRangeEnd w:id="11284"/>
                <w:del w:id="11285" w:author="Xuning Wei12232" w:date="2026-07-27T20:01:00Z">
                  <w:r w:rsidR="006A0866" w:rsidRPr="00BB7730" w:rsidDel="00967463">
                    <w:rPr>
                      <w:rFonts w:ascii="Segoe UI Symbol" w:eastAsia="MS Gothic" w:hAnsi="Segoe UI Symbol" w:cs="Segoe UI Symbol"/>
                      <w:b/>
                      <w:color w:val="auto"/>
                      <w:sz w:val="18"/>
                      <w:szCs w:val="18"/>
                    </w:rPr>
                    <w:delText>☐</w:delText>
                  </w:r>
                </w:del>
                <w:customXmlDelRangeStart w:id="11286" w:author="Xuning Wei12232" w:date="2026-07-27T20:01:00Z"/>
              </w:sdtContent>
            </w:sdt>
            <w:customXmlDelRangeEnd w:id="11286"/>
            <w:del w:id="11287" w:author="Xuning Wei12232" w:date="2026-07-27T20:01:00Z">
              <w:r w:rsidR="006A0866" w:rsidRPr="00BB7730" w:rsidDel="00967463">
                <w:rPr>
                  <w:rFonts w:ascii="Times New Roman" w:eastAsia="仿宋_GB2312" w:hAnsi="Times New Roman" w:cs="Times New Roman"/>
                  <w:color w:val="auto"/>
                  <w:kern w:val="0"/>
                  <w:sz w:val="18"/>
                  <w:szCs w:val="18"/>
                </w:rPr>
                <w:delText xml:space="preserve"> *</w:delText>
              </w:r>
              <w:r w:rsidR="006A0866" w:rsidRPr="00BB7730" w:rsidDel="00967463">
                <w:rPr>
                  <w:rFonts w:ascii="Times New Roman" w:eastAsia="仿宋_GB2312" w:hAnsi="Times New Roman" w:cs="Times New Roman"/>
                  <w:color w:val="auto"/>
                  <w:sz w:val="18"/>
                  <w:szCs w:val="18"/>
                  <w:lang w:eastAsia="zh-CN"/>
                </w:rPr>
                <w:delText>Handbook &amp; Page:</w:delText>
              </w:r>
              <w:r w:rsidR="006A0866" w:rsidRPr="00BB7730" w:rsidDel="00967463">
                <w:rPr>
                  <w:rFonts w:ascii="Times New Roman" w:eastAsia="仿宋_GB2312" w:hAnsi="Times New Roman" w:cs="Times New Roman"/>
                  <w:color w:val="auto"/>
                  <w:sz w:val="18"/>
                  <w:szCs w:val="18"/>
                  <w:u w:val="single"/>
                  <w:lang w:eastAsia="zh-CN"/>
                </w:rPr>
                <w:delText xml:space="preserve"> </w:delText>
              </w:r>
              <w:r w:rsidR="006A0866" w:rsidRPr="00BB7730" w:rsidDel="00967463">
                <w:rPr>
                  <w:rFonts w:ascii="Times New Roman" w:eastAsia="仿宋_GB2312" w:hAnsi="Times New Roman" w:cs="Times New Roman"/>
                  <w:color w:val="auto"/>
                  <w:sz w:val="18"/>
                  <w:szCs w:val="18"/>
                  <w:u w:val="single"/>
                </w:rPr>
                <w:delText>N/A</w:delText>
              </w:r>
              <w:r w:rsidR="006A0866" w:rsidRPr="00BB7730" w:rsidDel="00967463">
                <w:rPr>
                  <w:rFonts w:ascii="Times New Roman" w:eastAsia="仿宋_GB2312" w:hAnsi="Times New Roman" w:cs="Times New Roman"/>
                  <w:color w:val="auto"/>
                  <w:kern w:val="0"/>
                  <w:sz w:val="18"/>
                  <w:szCs w:val="18"/>
                  <w:u w:val="single"/>
                  <w:lang w:eastAsia="zh-CN"/>
                </w:rPr>
                <w:delText xml:space="preserve">   </w:delText>
              </w:r>
            </w:del>
          </w:p>
          <w:p w14:paraId="35E3F482" w14:textId="09268EEE" w:rsidR="006A0866" w:rsidRPr="00BB7730" w:rsidRDefault="003E162E" w:rsidP="006A0866">
            <w:pPr>
              <w:jc w:val="both"/>
              <w:rPr>
                <w:rFonts w:ascii="Times New Roman" w:eastAsia="仿宋_GB2312" w:hAnsi="Times New Roman" w:cs="Times New Roman"/>
                <w:color w:val="auto"/>
                <w:sz w:val="18"/>
                <w:szCs w:val="18"/>
              </w:rPr>
            </w:pPr>
            <w:customXmlDelRangeStart w:id="11288" w:author="Xuning Wei12232" w:date="2026-07-27T20:01:00Z"/>
            <w:sdt>
              <w:sdtPr>
                <w:rPr>
                  <w:rFonts w:ascii="Times New Roman" w:eastAsia="仿宋_GB2312" w:hAnsi="Times New Roman" w:cs="Times New Roman"/>
                  <w:color w:val="auto"/>
                  <w:sz w:val="18"/>
                  <w:szCs w:val="18"/>
                </w:rPr>
                <w:id w:val="-1451000752"/>
                <w14:checkbox>
                  <w14:checked w14:val="1"/>
                  <w14:checkedState w14:val="2612" w14:font="MS Gothic"/>
                  <w14:uncheckedState w14:val="2610" w14:font="MS Gothic"/>
                </w14:checkbox>
              </w:sdtPr>
              <w:sdtEndPr/>
              <w:sdtContent>
                <w:customXmlDelRangeEnd w:id="11288"/>
                <w:del w:id="11289" w:author="Xuning Wei12232" w:date="2026-07-27T20:01:00Z">
                  <w:r w:rsidR="006A0866" w:rsidRPr="00BB7730" w:rsidDel="00967463">
                    <w:rPr>
                      <w:rFonts w:ascii="Segoe UI Symbol" w:eastAsia="MS Gothic" w:hAnsi="Segoe UI Symbol" w:cs="Segoe UI Symbol"/>
                      <w:color w:val="auto"/>
                      <w:sz w:val="18"/>
                      <w:szCs w:val="18"/>
                    </w:rPr>
                    <w:delText>☒</w:delText>
                  </w:r>
                </w:del>
                <w:customXmlDelRangeStart w:id="11290" w:author="Xuning Wei12232" w:date="2026-07-27T20:01:00Z"/>
              </w:sdtContent>
            </w:sdt>
            <w:customXmlDelRangeEnd w:id="11290"/>
            <w:del w:id="11291" w:author="Xuning Wei12232" w:date="2026-07-27T20:01:00Z">
              <w:r w:rsidR="006A0866" w:rsidRPr="00BB7730" w:rsidDel="00967463">
                <w:rPr>
                  <w:rFonts w:ascii="Times New Roman" w:eastAsia="仿宋_GB2312" w:hAnsi="Times New Roman" w:cs="Times New Roman"/>
                  <w:color w:val="auto"/>
                  <w:sz w:val="18"/>
                  <w:szCs w:val="18"/>
                </w:rPr>
                <w:delText xml:space="preserve"> Other</w:delText>
              </w:r>
              <w:r w:rsidR="006A0866" w:rsidRPr="00BB7730" w:rsidDel="00967463">
                <w:rPr>
                  <w:rFonts w:ascii="Times New Roman" w:eastAsia="仿宋_GB2312" w:hAnsi="Times New Roman" w:cs="Times New Roman"/>
                  <w:color w:val="auto"/>
                  <w:sz w:val="18"/>
                  <w:szCs w:val="18"/>
                  <w:lang w:eastAsia="zh-CN"/>
                </w:rPr>
                <w:delText>:</w:delText>
              </w:r>
              <w:r w:rsidR="006A0866" w:rsidRPr="00BB7730" w:rsidDel="00967463">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delText>
              </w:r>
            </w:del>
          </w:p>
        </w:tc>
      </w:tr>
      <w:tr w:rsidR="006A0866" w:rsidRPr="00BB7730" w14:paraId="31008C13" w14:textId="77777777" w:rsidTr="00046813">
        <w:trPr>
          <w:trHeight w:val="6208"/>
          <w:ins w:id="11292" w:author="Xuning Wei12232" w:date="2026-07-27T17:24:00Z"/>
          <w:trPrChange w:id="11293" w:author="Xuning Wei12232" w:date="2026-07-27T19:39:00Z">
            <w:trPr>
              <w:trHeight w:val="6887"/>
            </w:trPr>
          </w:trPrChange>
        </w:trPr>
        <w:tc>
          <w:tcPr>
            <w:tcW w:w="281" w:type="pct"/>
            <w:vMerge/>
            <w:shd w:val="clear" w:color="auto" w:fill="FFFFFF" w:themeFill="background1"/>
            <w:vAlign w:val="center"/>
            <w:tcPrChange w:id="11294" w:author="Xuning Wei12232" w:date="2026-07-27T19:39:00Z">
              <w:tcPr>
                <w:tcW w:w="284" w:type="pct"/>
                <w:gridSpan w:val="3"/>
                <w:vMerge/>
                <w:shd w:val="clear" w:color="auto" w:fill="FFFFFF" w:themeFill="background1"/>
                <w:vAlign w:val="center"/>
              </w:tcPr>
            </w:tcPrChange>
          </w:tcPr>
          <w:p w14:paraId="10677C0A" w14:textId="77777777" w:rsidR="006A0866" w:rsidRPr="00BB7730" w:rsidRDefault="006A0866" w:rsidP="006A0866">
            <w:pPr>
              <w:jc w:val="both"/>
              <w:rPr>
                <w:ins w:id="11295" w:author="Xuning Wei12232" w:date="2026-07-27T17:24:00Z"/>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11296" w:author="Xuning Wei12232" w:date="2026-07-27T19:39:00Z">
              <w:tcPr>
                <w:tcW w:w="1217" w:type="pct"/>
                <w:gridSpan w:val="3"/>
                <w:vMerge/>
                <w:shd w:val="clear" w:color="auto" w:fill="FFFFFF" w:themeFill="background1"/>
                <w:vAlign w:val="center"/>
              </w:tcPr>
            </w:tcPrChange>
          </w:tcPr>
          <w:p w14:paraId="6D0E4194" w14:textId="77777777" w:rsidR="006A0866" w:rsidRPr="00BB7730" w:rsidRDefault="006A0866" w:rsidP="006A0866">
            <w:pPr>
              <w:jc w:val="both"/>
              <w:rPr>
                <w:ins w:id="11297" w:author="Xuning Wei12232" w:date="2026-07-27T17:24:00Z"/>
                <w:rFonts w:ascii="Times New Roman" w:eastAsia="仿宋_GB2312" w:hAnsi="Times New Roman" w:cs="Times New Roman"/>
                <w:color w:val="000000" w:themeColor="text1"/>
                <w:sz w:val="18"/>
                <w:szCs w:val="18"/>
              </w:rPr>
            </w:pPr>
          </w:p>
        </w:tc>
        <w:tc>
          <w:tcPr>
            <w:tcW w:w="1046" w:type="pct"/>
            <w:vMerge/>
            <w:shd w:val="clear" w:color="auto" w:fill="FFFFFF" w:themeFill="background1"/>
            <w:vAlign w:val="center"/>
            <w:tcPrChange w:id="11298" w:author="Xuning Wei12232" w:date="2026-07-27T19:39:00Z">
              <w:tcPr>
                <w:tcW w:w="1049" w:type="pct"/>
                <w:gridSpan w:val="5"/>
                <w:vMerge/>
                <w:shd w:val="clear" w:color="auto" w:fill="FFFFFF" w:themeFill="background1"/>
                <w:vAlign w:val="center"/>
              </w:tcPr>
            </w:tcPrChange>
          </w:tcPr>
          <w:p w14:paraId="56F6C293" w14:textId="77777777" w:rsidR="006A0866" w:rsidRPr="00BB7730" w:rsidRDefault="006A0866" w:rsidP="006A0866">
            <w:pPr>
              <w:rPr>
                <w:ins w:id="11299" w:author="Xuning Wei12232" w:date="2026-07-27T17:24:00Z"/>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11300" w:author="Xuning Wei12232" w:date="2026-07-27T19:39:00Z">
              <w:tcPr>
                <w:tcW w:w="388" w:type="pct"/>
                <w:gridSpan w:val="4"/>
                <w:vMerge/>
                <w:shd w:val="clear" w:color="auto" w:fill="FFFFFF" w:themeFill="background1"/>
                <w:vAlign w:val="center"/>
              </w:tcPr>
            </w:tcPrChange>
          </w:tcPr>
          <w:p w14:paraId="53936C53" w14:textId="77777777" w:rsidR="006A0866" w:rsidRPr="00BB7730" w:rsidRDefault="006A0866" w:rsidP="006A0866">
            <w:pPr>
              <w:jc w:val="both"/>
              <w:rPr>
                <w:ins w:id="11301" w:author="Xuning Wei12232" w:date="2026-07-27T17:24:00Z"/>
                <w:rFonts w:ascii="Times New Roman" w:hAnsi="Times New Roman" w:cs="Times New Roman"/>
                <w:color w:val="auto"/>
                <w:sz w:val="18"/>
                <w:szCs w:val="18"/>
              </w:rPr>
            </w:pPr>
          </w:p>
        </w:tc>
        <w:tc>
          <w:tcPr>
            <w:tcW w:w="352" w:type="pct"/>
            <w:vMerge/>
            <w:shd w:val="clear" w:color="auto" w:fill="FFFFFF" w:themeFill="background1"/>
            <w:vAlign w:val="center"/>
            <w:tcPrChange w:id="11302" w:author="Xuning Wei12232" w:date="2026-07-27T19:39:00Z">
              <w:tcPr>
                <w:tcW w:w="354" w:type="pct"/>
                <w:gridSpan w:val="3"/>
                <w:vMerge/>
                <w:shd w:val="clear" w:color="auto" w:fill="FFFFFF" w:themeFill="background1"/>
                <w:vAlign w:val="center"/>
              </w:tcPr>
            </w:tcPrChange>
          </w:tcPr>
          <w:p w14:paraId="59AF8DB5" w14:textId="77777777" w:rsidR="006A0866" w:rsidRPr="00BB7730" w:rsidRDefault="006A0866" w:rsidP="006A0866">
            <w:pPr>
              <w:jc w:val="both"/>
              <w:rPr>
                <w:ins w:id="11303" w:author="Xuning Wei12232" w:date="2026-07-27T17:24:00Z"/>
                <w:rFonts w:ascii="Times New Roman" w:hAnsi="Times New Roman" w:cs="Times New Roman"/>
                <w:color w:val="auto"/>
                <w:sz w:val="18"/>
                <w:szCs w:val="18"/>
              </w:rPr>
            </w:pPr>
          </w:p>
        </w:tc>
        <w:tc>
          <w:tcPr>
            <w:tcW w:w="289" w:type="pct"/>
            <w:vAlign w:val="center"/>
            <w:tcPrChange w:id="11304" w:author="Xuning Wei12232" w:date="2026-07-27T19:39:00Z">
              <w:tcPr>
                <w:tcW w:w="322" w:type="pct"/>
                <w:gridSpan w:val="3"/>
                <w:vAlign w:val="center"/>
              </w:tcPr>
            </w:tcPrChange>
          </w:tcPr>
          <w:p w14:paraId="1D8CD5EC" w14:textId="151B84B4" w:rsidR="006A0866" w:rsidRPr="00BB7730" w:rsidRDefault="003E162E" w:rsidP="006A0866">
            <w:pPr>
              <w:jc w:val="both"/>
              <w:rPr>
                <w:rFonts w:ascii="Times New Roman" w:hAnsi="Times New Roman" w:cs="Times New Roman"/>
                <w:color w:val="auto"/>
                <w:sz w:val="18"/>
              </w:rPr>
            </w:pPr>
            <w:sdt>
              <w:sdtPr>
                <w:rPr>
                  <w:rFonts w:ascii="Times New Roman" w:hAnsi="Times New Roman" w:cs="Times New Roman"/>
                  <w:b/>
                  <w:color w:val="auto"/>
                  <w:sz w:val="18"/>
                </w:rPr>
                <w:id w:val="1909880541"/>
                <w14:checkbox>
                  <w14:checked w14:val="0"/>
                  <w14:checkedState w14:val="2612" w14:font="MS Gothic"/>
                  <w14:uncheckedState w14:val="2610" w14:font="MS Gothic"/>
                </w14:checkbox>
              </w:sdtPr>
              <w:sdtEndPr/>
              <w:sdtContent>
                <w:r w:rsidR="006A0866" w:rsidRPr="00BB7730">
                  <w:rPr>
                    <w:rFonts w:ascii="Segoe UI Symbol" w:eastAsia="MS Gothic" w:hAnsi="Segoe UI Symbol" w:cs="Segoe UI Symbol"/>
                    <w:b/>
                    <w:color w:val="auto"/>
                    <w:sz w:val="18"/>
                  </w:rPr>
                  <w:t>☐</w:t>
                </w:r>
              </w:sdtContent>
            </w:sdt>
            <w:r w:rsidR="006A0866" w:rsidRPr="00BB7730">
              <w:rPr>
                <w:rFonts w:ascii="Times New Roman" w:hAnsi="Times New Roman" w:cs="Times New Roman"/>
                <w:color w:val="auto"/>
                <w:sz w:val="18"/>
              </w:rPr>
              <w:t xml:space="preserve"> High</w:t>
            </w:r>
          </w:p>
          <w:p w14:paraId="3EF79354" w14:textId="77777777" w:rsidR="006A0866" w:rsidRPr="00BB7730" w:rsidRDefault="003E162E" w:rsidP="006A0866">
            <w:pPr>
              <w:jc w:val="both"/>
              <w:rPr>
                <w:rFonts w:ascii="Times New Roman" w:hAnsi="Times New Roman" w:cs="Times New Roman"/>
                <w:color w:val="auto"/>
                <w:sz w:val="18"/>
              </w:rPr>
            </w:pPr>
            <w:sdt>
              <w:sdtPr>
                <w:rPr>
                  <w:rFonts w:ascii="Times New Roman" w:hAnsi="Times New Roman" w:cs="Times New Roman"/>
                  <w:b/>
                  <w:color w:val="auto"/>
                  <w:sz w:val="18"/>
                </w:rPr>
                <w:id w:val="1490519292"/>
                <w14:checkbox>
                  <w14:checked w14:val="0"/>
                  <w14:checkedState w14:val="2612" w14:font="MS Gothic"/>
                  <w14:uncheckedState w14:val="2610" w14:font="MS Gothic"/>
                </w14:checkbox>
              </w:sdtPr>
              <w:sdtEndPr/>
              <w:sdtContent>
                <w:r w:rsidR="006A0866" w:rsidRPr="00BB7730">
                  <w:rPr>
                    <w:rFonts w:ascii="Segoe UI Symbol" w:hAnsi="Segoe UI Symbol" w:cs="Segoe UI Symbol"/>
                    <w:b/>
                    <w:color w:val="auto"/>
                    <w:sz w:val="18"/>
                  </w:rPr>
                  <w:t>☐</w:t>
                </w:r>
              </w:sdtContent>
            </w:sdt>
            <w:r w:rsidR="006A0866" w:rsidRPr="00BB7730">
              <w:rPr>
                <w:rFonts w:ascii="Times New Roman" w:hAnsi="Times New Roman" w:cs="Times New Roman"/>
                <w:b/>
                <w:color w:val="auto"/>
                <w:sz w:val="18"/>
              </w:rPr>
              <w:t xml:space="preserve"> </w:t>
            </w:r>
            <w:r w:rsidR="006A0866" w:rsidRPr="00BB7730">
              <w:rPr>
                <w:rFonts w:ascii="Times New Roman" w:hAnsi="Times New Roman" w:cs="Times New Roman"/>
                <w:color w:val="auto"/>
                <w:sz w:val="18"/>
              </w:rPr>
              <w:t>Medium</w:t>
            </w:r>
          </w:p>
          <w:p w14:paraId="3EDC45A0" w14:textId="3ADBDA21" w:rsidR="006A0866" w:rsidRPr="00BB7730" w:rsidRDefault="003E162E" w:rsidP="006A0866">
            <w:pPr>
              <w:jc w:val="both"/>
              <w:rPr>
                <w:ins w:id="11305" w:author="Xuning Wei12232" w:date="2026-07-27T17:24:00Z"/>
                <w:rFonts w:ascii="Times New Roman" w:hAnsi="Times New Roman" w:cs="Times New Roman"/>
                <w:color w:val="auto"/>
                <w:sz w:val="18"/>
                <w:szCs w:val="18"/>
              </w:rPr>
            </w:pPr>
            <w:sdt>
              <w:sdtPr>
                <w:rPr>
                  <w:rFonts w:ascii="Times New Roman" w:hAnsi="Times New Roman" w:cs="Times New Roman"/>
                  <w:b/>
                  <w:color w:val="auto"/>
                  <w:sz w:val="18"/>
                </w:rPr>
                <w:id w:val="588660975"/>
                <w14:checkbox>
                  <w14:checked w14:val="1"/>
                  <w14:checkedState w14:val="2612" w14:font="MS Gothic"/>
                  <w14:uncheckedState w14:val="2610" w14:font="MS Gothic"/>
                </w14:checkbox>
              </w:sdtPr>
              <w:sdtEndPr/>
              <w:sdtContent>
                <w:r w:rsidR="006A0866" w:rsidRPr="00BB7730">
                  <w:rPr>
                    <w:rFonts w:ascii="Segoe UI Symbol" w:hAnsi="Segoe UI Symbol" w:cs="Segoe UI Symbol"/>
                    <w:b/>
                    <w:color w:val="auto"/>
                    <w:sz w:val="18"/>
                  </w:rPr>
                  <w:t>☒</w:t>
                </w:r>
              </w:sdtContent>
            </w:sdt>
            <w:r w:rsidR="006A0866" w:rsidRPr="00BB7730">
              <w:rPr>
                <w:rFonts w:ascii="Times New Roman" w:hAnsi="Times New Roman" w:cs="Times New Roman"/>
                <w:color w:val="auto"/>
                <w:sz w:val="18"/>
              </w:rPr>
              <w:t xml:space="preserve"> Low</w:t>
            </w:r>
          </w:p>
        </w:tc>
        <w:tc>
          <w:tcPr>
            <w:tcW w:w="638" w:type="pct"/>
            <w:vAlign w:val="center"/>
            <w:tcPrChange w:id="11306" w:author="Xuning Wei12232" w:date="2026-07-27T19:39:00Z">
              <w:tcPr>
                <w:tcW w:w="733" w:type="pct"/>
                <w:gridSpan w:val="3"/>
                <w:vAlign w:val="center"/>
              </w:tcPr>
            </w:tcPrChange>
          </w:tcPr>
          <w:p w14:paraId="617FE1F4" w14:textId="105474A5" w:rsidR="006A0866" w:rsidRPr="00BB7730" w:rsidRDefault="006A0866" w:rsidP="006A0866">
            <w:pPr>
              <w:jc w:val="both"/>
              <w:rPr>
                <w:ins w:id="11307" w:author="Xuning Wei12232" w:date="2026-07-27T20:01:00Z"/>
                <w:rFonts w:ascii="Times New Roman" w:hAnsi="Times New Roman" w:cs="Times New Roman"/>
                <w:color w:val="auto"/>
                <w:sz w:val="18"/>
                <w:szCs w:val="18"/>
              </w:rPr>
            </w:pPr>
            <w:ins w:id="11308" w:author="Xuning Wei12232" w:date="2026-07-27T20:01:00Z">
              <w:r w:rsidRPr="00BB7730">
                <w:rPr>
                  <w:rFonts w:ascii="Times New Roman" w:hAnsi="Times New Roman" w:cs="Times New Roman"/>
                  <w:color w:val="auto"/>
                  <w:sz w:val="18"/>
                  <w:szCs w:val="18"/>
                </w:rPr>
                <w:t>According to QM01020</w:t>
              </w:r>
            </w:ins>
            <w:ins w:id="11309" w:author="Xuning Wei12232" w:date="2026-07-27T20:03:00Z">
              <w:r w:rsidR="00987318" w:rsidRPr="00BB7730">
                <w:rPr>
                  <w:rFonts w:ascii="Times New Roman" w:hAnsi="Times New Roman" w:cs="Times New Roman"/>
                  <w:color w:val="auto"/>
                  <w:sz w:val="18"/>
                  <w:szCs w:val="18"/>
                </w:rPr>
                <w:t xml:space="preserve"> </w:t>
              </w:r>
            </w:ins>
            <w:ins w:id="11310" w:author="Xuning Wei12232" w:date="2026-07-27T20:01:00Z">
              <w:r w:rsidRPr="00BB7730">
                <w:rPr>
                  <w:rFonts w:ascii="Times New Roman" w:hAnsi="Times New Roman" w:cs="Times New Roman"/>
                  <w:color w:val="auto"/>
                  <w:sz w:val="18"/>
                  <w:szCs w:val="18"/>
                </w:rPr>
                <w:t>&amp; Page 5/11 Methyl tert-Butyl Ether is compatible with SS, 306 SS and PTFE.</w:t>
              </w:r>
            </w:ins>
          </w:p>
          <w:p w14:paraId="3F33926B" w14:textId="020C2D2E" w:rsidR="006A0866" w:rsidRPr="00BB7730" w:rsidDel="00967463" w:rsidRDefault="006A0866" w:rsidP="006A0866">
            <w:pPr>
              <w:jc w:val="both"/>
              <w:rPr>
                <w:del w:id="11311" w:author="Xuning Wei12232" w:date="2026-07-27T20:01:00Z"/>
                <w:rFonts w:ascii="Times New Roman" w:hAnsi="Times New Roman" w:cs="Times New Roman"/>
                <w:color w:val="auto"/>
                <w:sz w:val="18"/>
              </w:rPr>
            </w:pPr>
            <w:ins w:id="11312" w:author="Xuning Wei12232" w:date="2026-07-27T20:01:00Z">
              <w:r w:rsidRPr="00BB7730">
                <w:rPr>
                  <w:rFonts w:ascii="Times New Roman" w:hAnsi="Times New Roman" w:cs="Times New Roman"/>
                  <w:color w:val="auto"/>
                  <w:sz w:val="18"/>
                  <w:szCs w:val="18"/>
                </w:rPr>
                <w:t>Based on Asymchem previous campaign production data and experience Methyl tert-Butyl Ether is also compatible with Glass, HSS and SS</w:t>
              </w:r>
            </w:ins>
            <w:del w:id="11313" w:author="Xuning Wei12232" w:date="2026-07-27T20:01:00Z">
              <w:r w:rsidRPr="00BB7730" w:rsidDel="00967463">
                <w:rPr>
                  <w:rFonts w:ascii="Times New Roman" w:hAnsi="Times New Roman" w:cs="Times New Roman"/>
                  <w:color w:val="auto"/>
                  <w:sz w:val="18"/>
                </w:rPr>
                <w:delText>According to QM01020&amp; Page 5/11 Isopropyl Acetate is compatible with SS, 306 SS and PTFE;</w:delText>
              </w:r>
            </w:del>
            <w:ins w:id="11314" w:author="Johan Granander" w:date="2026-05-04T11:54:00Z">
              <w:del w:id="11315" w:author="Xuning Wei12232" w:date="2026-07-27T20:01:00Z">
                <w:r w:rsidRPr="00BB7730" w:rsidDel="00967463">
                  <w:rPr>
                    <w:rFonts w:ascii="Times New Roman" w:hAnsi="Times New Roman" w:cs="Times New Roman"/>
                    <w:color w:val="auto"/>
                    <w:sz w:val="18"/>
                  </w:rPr>
                  <w:delText>PTFE.</w:delText>
                </w:r>
              </w:del>
            </w:ins>
          </w:p>
          <w:p w14:paraId="2367E20B" w14:textId="2BE3E974" w:rsidR="006A0866" w:rsidRPr="00BB7730" w:rsidRDefault="006A0866" w:rsidP="006A0866">
            <w:pPr>
              <w:jc w:val="both"/>
              <w:rPr>
                <w:ins w:id="11316" w:author="Xuning Wei12232" w:date="2026-07-27T17:24:00Z"/>
                <w:rFonts w:ascii="Times New Roman" w:hAnsi="Times New Roman" w:cs="Times New Roman"/>
                <w:color w:val="auto"/>
                <w:sz w:val="18"/>
                <w:szCs w:val="18"/>
              </w:rPr>
            </w:pPr>
            <w:del w:id="11317" w:author="Xuning Wei12232" w:date="2026-07-27T20:01:00Z">
              <w:r w:rsidRPr="00BB7730" w:rsidDel="00967463">
                <w:rPr>
                  <w:rFonts w:ascii="Times New Roman" w:hAnsi="Times New Roman" w:cs="Times New Roman"/>
                  <w:color w:val="auto"/>
                  <w:sz w:val="18"/>
                </w:rPr>
                <w:delText>Based on Asymchem previous campaign production data and experience Isopropyl Acetate and DMF are also compatible with Glass, PTFE and SS</w:delText>
              </w:r>
            </w:del>
          </w:p>
        </w:tc>
        <w:tc>
          <w:tcPr>
            <w:tcW w:w="792" w:type="pct"/>
            <w:vMerge/>
            <w:vAlign w:val="center"/>
            <w:tcPrChange w:id="11318" w:author="Xuning Wei12232" w:date="2026-07-27T19:39:00Z">
              <w:tcPr>
                <w:tcW w:w="654" w:type="pct"/>
                <w:vMerge/>
                <w:vAlign w:val="center"/>
              </w:tcPr>
            </w:tcPrChange>
          </w:tcPr>
          <w:p w14:paraId="63578E72" w14:textId="77777777" w:rsidR="006A0866" w:rsidRPr="00BB7730" w:rsidRDefault="006A0866" w:rsidP="006A0866">
            <w:pPr>
              <w:jc w:val="both"/>
              <w:rPr>
                <w:ins w:id="11319" w:author="Xuning Wei12232" w:date="2026-07-27T17:24:00Z"/>
                <w:rFonts w:ascii="Times New Roman" w:eastAsia="仿宋_GB2312" w:hAnsi="Times New Roman" w:cs="Times New Roman"/>
                <w:b/>
                <w:color w:val="auto"/>
                <w:sz w:val="18"/>
                <w:szCs w:val="18"/>
              </w:rPr>
            </w:pPr>
          </w:p>
        </w:tc>
      </w:tr>
      <w:tr w:rsidR="00FE1E6C" w:rsidRPr="00BB7730" w14:paraId="4A21F800" w14:textId="77777777" w:rsidTr="00046813">
        <w:trPr>
          <w:trHeight w:val="510"/>
          <w:ins w:id="11320" w:author="Xuning Wei12232" w:date="2026-07-27T17:29:00Z"/>
          <w:trPrChange w:id="11321" w:author="Xuning Wei12232" w:date="2026-07-27T19:39:00Z">
            <w:trPr>
              <w:trHeight w:val="397"/>
            </w:trPr>
          </w:trPrChange>
        </w:trPr>
        <w:tc>
          <w:tcPr>
            <w:tcW w:w="281" w:type="pct"/>
            <w:vMerge w:val="restart"/>
            <w:shd w:val="clear" w:color="auto" w:fill="FFFFFF" w:themeFill="background1"/>
            <w:vAlign w:val="center"/>
            <w:tcPrChange w:id="11322" w:author="Xuning Wei12232" w:date="2026-07-27T19:39:00Z">
              <w:tcPr>
                <w:tcW w:w="281" w:type="pct"/>
                <w:gridSpan w:val="2"/>
                <w:vMerge w:val="restart"/>
                <w:shd w:val="clear" w:color="auto" w:fill="FFFFFF" w:themeFill="background1"/>
                <w:vAlign w:val="center"/>
              </w:tcPr>
            </w:tcPrChange>
          </w:tcPr>
          <w:p w14:paraId="510ADFC9" w14:textId="1C09A879" w:rsidR="00046813" w:rsidRPr="00BB7730" w:rsidRDefault="00046813">
            <w:pPr>
              <w:jc w:val="center"/>
              <w:rPr>
                <w:ins w:id="11323" w:author="Xuning Wei12232" w:date="2026-07-27T17:29:00Z"/>
                <w:rFonts w:ascii="Times New Roman" w:eastAsia="仿宋_GB2312" w:hAnsi="Times New Roman" w:cs="Times New Roman"/>
                <w:color w:val="auto"/>
                <w:sz w:val="18"/>
                <w:szCs w:val="18"/>
                <w:lang w:eastAsia="zh-CN"/>
              </w:rPr>
              <w:pPrChange w:id="11324" w:author="Xuning Wei12232" w:date="2026-07-27T19:39:00Z">
                <w:pPr>
                  <w:jc w:val="both"/>
                </w:pPr>
              </w:pPrChange>
            </w:pPr>
            <w:ins w:id="11325" w:author="Xuning Wei12232" w:date="2026-07-27T19:39:00Z">
              <w:r w:rsidRPr="00BB7730">
                <w:rPr>
                  <w:rFonts w:ascii="Times New Roman" w:eastAsia="仿宋_GB2312" w:hAnsi="Times New Roman" w:cs="Times New Roman"/>
                  <w:color w:val="auto"/>
                  <w:sz w:val="18"/>
                  <w:szCs w:val="18"/>
                  <w:lang w:eastAsia="zh-CN"/>
                </w:rPr>
                <w:t>22</w:t>
              </w:r>
            </w:ins>
          </w:p>
        </w:tc>
        <w:tc>
          <w:tcPr>
            <w:tcW w:w="1217" w:type="pct"/>
            <w:vMerge w:val="restart"/>
            <w:shd w:val="clear" w:color="auto" w:fill="FFFFFF" w:themeFill="background1"/>
            <w:vAlign w:val="center"/>
            <w:tcPrChange w:id="11326" w:author="Xuning Wei12232" w:date="2026-07-27T19:39:00Z">
              <w:tcPr>
                <w:tcW w:w="1217" w:type="pct"/>
                <w:gridSpan w:val="3"/>
                <w:vMerge w:val="restart"/>
                <w:shd w:val="clear" w:color="auto" w:fill="FFFFFF" w:themeFill="background1"/>
                <w:vAlign w:val="center"/>
              </w:tcPr>
            </w:tcPrChange>
          </w:tcPr>
          <w:p w14:paraId="1E018694" w14:textId="6C93161A" w:rsidR="00785032" w:rsidRPr="00BB7730" w:rsidRDefault="00785032" w:rsidP="00F338FC">
            <w:pPr>
              <w:jc w:val="both"/>
              <w:rPr>
                <w:ins w:id="11327" w:author="Xuning Wei12232" w:date="2026-07-27T20:23:00Z"/>
                <w:rFonts w:ascii="Times New Roman" w:eastAsia="仿宋_GB2312" w:hAnsi="Times New Roman" w:cs="Times New Roman"/>
                <w:color w:val="000000" w:themeColor="text1"/>
                <w:sz w:val="18"/>
                <w:szCs w:val="18"/>
              </w:rPr>
            </w:pPr>
            <w:ins w:id="11328" w:author="Xuning Wei12232" w:date="2026-07-27T20:23:00Z">
              <w:r w:rsidRPr="00BB7730">
                <w:rPr>
                  <w:rFonts w:ascii="Times New Roman" w:eastAsia="仿宋_GB2312" w:hAnsi="Times New Roman" w:cs="Times New Roman"/>
                  <w:color w:val="0000FF"/>
                  <w:sz w:val="18"/>
                  <w:szCs w:val="18"/>
                </w:rPr>
                <w:t>Wash resin</w:t>
              </w:r>
            </w:ins>
          </w:p>
          <w:p w14:paraId="36FC4464" w14:textId="2336E1D9" w:rsidR="00785032" w:rsidRPr="00BB7730" w:rsidRDefault="00785032" w:rsidP="00785032">
            <w:pPr>
              <w:jc w:val="both"/>
              <w:rPr>
                <w:ins w:id="11329" w:author="Xuning Wei12232" w:date="2026-07-27T20:24:00Z"/>
                <w:rFonts w:ascii="Times New Roman" w:eastAsia="仿宋_GB2312" w:hAnsi="Times New Roman" w:cs="Times New Roman"/>
                <w:color w:val="0000FF"/>
                <w:sz w:val="18"/>
                <w:szCs w:val="18"/>
              </w:rPr>
            </w:pPr>
            <w:ins w:id="11330" w:author="Xuning Wei12232" w:date="2026-07-27T20:24:00Z">
              <w:r w:rsidRPr="00BB7730">
                <w:rPr>
                  <w:rFonts w:ascii="Times New Roman" w:eastAsia="仿宋_GB2312" w:hAnsi="Times New Roman" w:cs="Times New Roman"/>
                  <w:color w:val="0000FF"/>
                  <w:sz w:val="18"/>
                  <w:szCs w:val="18"/>
                </w:rPr>
                <w:lastRenderedPageBreak/>
                <w:t>1. Add 10.0 V Toluene (8.72</w:t>
              </w:r>
              <w:del w:id="11331" w:author="He Han" w:date="2026-10-27T15:34:00Z">
                <w:r w:rsidRPr="00BB7730" w:rsidDel="00C2448B">
                  <w:rPr>
                    <w:rFonts w:ascii="Times New Roman" w:eastAsia="仿宋_GB2312" w:hAnsi="Times New Roman" w:cs="Times New Roman"/>
                    <w:color w:val="0000FF"/>
                    <w:sz w:val="18"/>
                    <w:szCs w:val="18"/>
                  </w:rPr>
                  <w:delText>0</w:delText>
                </w:r>
              </w:del>
              <w:r w:rsidRPr="00BB7730">
                <w:rPr>
                  <w:rFonts w:ascii="Times New Roman" w:eastAsia="仿宋_GB2312" w:hAnsi="Times New Roman" w:cs="Times New Roman"/>
                  <w:color w:val="0000FF"/>
                  <w:sz w:val="18"/>
                  <w:szCs w:val="18"/>
                </w:rPr>
                <w:t xml:space="preserve"> kg/kg) into</w:t>
              </w:r>
              <w:r w:rsidRPr="00BB7730">
                <w:rPr>
                  <w:rFonts w:ascii="Times New Roman" w:eastAsia="等线" w:hAnsi="Times New Roman" w:cs="Times New Roman"/>
                  <w:color w:val="0000FF"/>
                  <w:sz w:val="18"/>
                  <w:szCs w:val="18"/>
                </w:rPr>
                <w:t xml:space="preserve"> </w:t>
              </w:r>
              <w:r w:rsidRPr="00BB7730">
                <w:rPr>
                  <w:rFonts w:ascii="Times New Roman" w:eastAsia="仿宋_GB2312" w:hAnsi="Times New Roman" w:cs="Times New Roman"/>
                  <w:color w:val="0000FF"/>
                  <w:sz w:val="18"/>
                  <w:szCs w:val="18"/>
                </w:rPr>
                <w:t xml:space="preserve">TJ4S-1213-Sy15 by </w:t>
              </w:r>
            </w:ins>
            <w:ins w:id="11332" w:author="Xuning Wei12232" w:date="2026-09-05T20:29:00Z">
              <w:r w:rsidR="00E339D9" w:rsidRPr="00BB7730">
                <w:rPr>
                  <w:rFonts w:ascii="Times New Roman" w:eastAsia="仿宋_GB2312" w:hAnsi="Times New Roman" w:cs="Times New Roman"/>
                  <w:color w:val="FF0000"/>
                  <w:sz w:val="18"/>
                  <w:szCs w:val="18"/>
                </w:rPr>
                <w:t>insert tube and diaphragm pump.</w:t>
              </w:r>
            </w:ins>
            <w:ins w:id="11333" w:author="Xuning Wei12232" w:date="2026-07-27T20:24:00Z">
              <w:r w:rsidRPr="00BB7730">
                <w:rPr>
                  <w:rFonts w:ascii="Times New Roman" w:eastAsia="仿宋_GB2312" w:hAnsi="Times New Roman" w:cs="Times New Roman"/>
                  <w:color w:val="0000FF"/>
                  <w:sz w:val="18"/>
                  <w:szCs w:val="18"/>
                </w:rPr>
                <w:t xml:space="preserve"> Bubble with nitrogen for 5±2</w:t>
              </w:r>
            </w:ins>
            <w:ins w:id="11334" w:author="Johan Granander" w:date="2026-07-28T13:37:00Z">
              <w:r w:rsidR="00A0716C" w:rsidRPr="00BB7730">
                <w:rPr>
                  <w:rFonts w:ascii="Times New Roman" w:eastAsia="仿宋_GB2312" w:hAnsi="Times New Roman" w:cs="Times New Roman"/>
                  <w:color w:val="0000FF"/>
                  <w:sz w:val="18"/>
                  <w:szCs w:val="18"/>
                </w:rPr>
                <w:t xml:space="preserve"> </w:t>
              </w:r>
            </w:ins>
            <w:ins w:id="11335" w:author="Xuning Wei12232" w:date="2026-07-27T20:24:00Z">
              <w:r w:rsidRPr="00BB7730">
                <w:rPr>
                  <w:rFonts w:ascii="Times New Roman" w:eastAsia="仿宋_GB2312" w:hAnsi="Times New Roman" w:cs="Times New Roman"/>
                  <w:color w:val="0000FF"/>
                  <w:sz w:val="18"/>
                  <w:szCs w:val="18"/>
                </w:rPr>
                <w:t>min, then start the stirrer. After stirring for 25±5</w:t>
              </w:r>
            </w:ins>
            <w:ins w:id="11336" w:author="Johan Granander" w:date="2026-07-28T13:37:00Z">
              <w:r w:rsidR="00A0716C" w:rsidRPr="00BB7730">
                <w:rPr>
                  <w:rFonts w:ascii="Times New Roman" w:eastAsia="仿宋_GB2312" w:hAnsi="Times New Roman" w:cs="Times New Roman"/>
                  <w:color w:val="0000FF"/>
                  <w:sz w:val="18"/>
                  <w:szCs w:val="18"/>
                </w:rPr>
                <w:t xml:space="preserve"> </w:t>
              </w:r>
            </w:ins>
            <w:ins w:id="11337" w:author="Xuning Wei12232" w:date="2026-07-27T20:24:00Z">
              <w:r w:rsidRPr="00BB7730">
                <w:rPr>
                  <w:rFonts w:ascii="Times New Roman" w:eastAsia="仿宋_GB2312" w:hAnsi="Times New Roman" w:cs="Times New Roman"/>
                  <w:color w:val="0000FF"/>
                  <w:sz w:val="18"/>
                  <w:szCs w:val="18"/>
                </w:rPr>
                <w:t xml:space="preserve">min, stop stirring, turn off the nitrogen. Drain until there is no obvious drip. </w:t>
              </w:r>
            </w:ins>
          </w:p>
          <w:p w14:paraId="06D86F32" w14:textId="2828D4CF" w:rsidR="00785032" w:rsidRPr="00BB7730" w:rsidRDefault="00785032" w:rsidP="00785032">
            <w:pPr>
              <w:jc w:val="both"/>
              <w:rPr>
                <w:ins w:id="11338" w:author="Xuning Wei12232" w:date="2026-07-27T20:24:00Z"/>
                <w:rFonts w:ascii="Times New Roman" w:eastAsia="仿宋_GB2312" w:hAnsi="Times New Roman" w:cs="Times New Roman"/>
                <w:color w:val="0000FF"/>
                <w:sz w:val="18"/>
                <w:szCs w:val="18"/>
              </w:rPr>
            </w:pPr>
            <w:ins w:id="11339" w:author="Xuning Wei12232" w:date="2026-07-27T20:24:00Z">
              <w:r w:rsidRPr="00BB7730">
                <w:rPr>
                  <w:rFonts w:ascii="Times New Roman" w:eastAsia="仿宋_GB2312" w:hAnsi="Times New Roman" w:cs="Times New Roman"/>
                  <w:color w:val="0000FF"/>
                  <w:sz w:val="18"/>
                  <w:szCs w:val="18"/>
                </w:rPr>
                <w:t>2. Add 10.0 V MTBE (7.41</w:t>
              </w:r>
              <w:del w:id="11340" w:author="He Han" w:date="2026-10-27T15:35:00Z">
                <w:r w:rsidRPr="00BB7730" w:rsidDel="00AC37F6">
                  <w:rPr>
                    <w:rFonts w:ascii="Times New Roman" w:eastAsia="仿宋_GB2312" w:hAnsi="Times New Roman" w:cs="Times New Roman"/>
                    <w:color w:val="0000FF"/>
                    <w:sz w:val="18"/>
                    <w:szCs w:val="18"/>
                  </w:rPr>
                  <w:delText>0</w:delText>
                </w:r>
              </w:del>
              <w:r w:rsidRPr="00BB7730">
                <w:rPr>
                  <w:rFonts w:ascii="Times New Roman" w:eastAsia="仿宋_GB2312" w:hAnsi="Times New Roman" w:cs="Times New Roman"/>
                  <w:color w:val="0000FF"/>
                  <w:sz w:val="18"/>
                  <w:szCs w:val="18"/>
                </w:rPr>
                <w:t xml:space="preserve"> kg/kg) into TJ4S-1213-Sy15. Bubble with nitrogen for 5±2</w:t>
              </w:r>
            </w:ins>
            <w:ins w:id="11341" w:author="Johan Granander" w:date="2026-07-28T13:37:00Z">
              <w:r w:rsidR="00A0716C" w:rsidRPr="00BB7730">
                <w:rPr>
                  <w:rFonts w:ascii="Times New Roman" w:eastAsia="仿宋_GB2312" w:hAnsi="Times New Roman" w:cs="Times New Roman"/>
                  <w:color w:val="0000FF"/>
                  <w:sz w:val="18"/>
                  <w:szCs w:val="18"/>
                </w:rPr>
                <w:t xml:space="preserve"> </w:t>
              </w:r>
            </w:ins>
            <w:ins w:id="11342" w:author="Xuning Wei12232" w:date="2026-07-27T20:24:00Z">
              <w:r w:rsidRPr="00BB7730">
                <w:rPr>
                  <w:rFonts w:ascii="Times New Roman" w:eastAsia="仿宋_GB2312" w:hAnsi="Times New Roman" w:cs="Times New Roman"/>
                  <w:color w:val="0000FF"/>
                  <w:sz w:val="18"/>
                  <w:szCs w:val="18"/>
                </w:rPr>
                <w:t>min, then start the stirrer. After stirring for 15±5</w:t>
              </w:r>
            </w:ins>
            <w:ins w:id="11343" w:author="Johan Granander" w:date="2026-07-28T13:37:00Z">
              <w:r w:rsidR="00A0716C" w:rsidRPr="00BB7730">
                <w:rPr>
                  <w:rFonts w:ascii="Times New Roman" w:eastAsia="仿宋_GB2312" w:hAnsi="Times New Roman" w:cs="Times New Roman"/>
                  <w:color w:val="0000FF"/>
                  <w:sz w:val="18"/>
                  <w:szCs w:val="18"/>
                </w:rPr>
                <w:t xml:space="preserve"> </w:t>
              </w:r>
            </w:ins>
            <w:ins w:id="11344" w:author="Xuning Wei12232" w:date="2026-07-27T20:24:00Z">
              <w:r w:rsidRPr="00BB7730">
                <w:rPr>
                  <w:rFonts w:ascii="Times New Roman" w:eastAsia="仿宋_GB2312" w:hAnsi="Times New Roman" w:cs="Times New Roman"/>
                  <w:color w:val="0000FF"/>
                  <w:sz w:val="18"/>
                  <w:szCs w:val="18"/>
                </w:rPr>
                <w:t xml:space="preserve">min, stop stirring, turn off the nitrogen. Drain until there is no obvious drip. </w:t>
              </w:r>
            </w:ins>
          </w:p>
          <w:p w14:paraId="293811BD" w14:textId="7C57F075" w:rsidR="00F338FC" w:rsidRPr="00BB7730" w:rsidRDefault="00785032" w:rsidP="00785032">
            <w:pPr>
              <w:jc w:val="both"/>
              <w:rPr>
                <w:ins w:id="11345" w:author="Xuning Wei12232" w:date="2026-07-27T17:29:00Z"/>
                <w:rFonts w:ascii="Times New Roman" w:eastAsia="仿宋_GB2312" w:hAnsi="Times New Roman" w:cs="Times New Roman"/>
                <w:color w:val="000000" w:themeColor="text1"/>
                <w:sz w:val="18"/>
                <w:szCs w:val="18"/>
              </w:rPr>
            </w:pPr>
            <w:ins w:id="11346" w:author="Xuning Wei12232" w:date="2026-07-27T20:24:00Z">
              <w:r w:rsidRPr="00BB7730">
                <w:rPr>
                  <w:rFonts w:ascii="Times New Roman" w:eastAsia="仿宋_GB2312" w:hAnsi="Times New Roman" w:cs="Times New Roman"/>
                  <w:color w:val="0000FF"/>
                  <w:sz w:val="18"/>
                  <w:szCs w:val="18"/>
                </w:rPr>
                <w:t>3. Add 10.0 V MTBE (7.41</w:t>
              </w:r>
            </w:ins>
            <w:ins w:id="11347" w:author="He Han" w:date="2026-10-27T15:35:00Z">
              <w:r w:rsidR="00AC37F6">
                <w:rPr>
                  <w:rFonts w:ascii="Times New Roman" w:eastAsia="仿宋_GB2312" w:hAnsi="Times New Roman" w:cs="Times New Roman"/>
                  <w:color w:val="0000FF"/>
                  <w:sz w:val="18"/>
                  <w:szCs w:val="18"/>
                </w:rPr>
                <w:t xml:space="preserve"> </w:t>
              </w:r>
            </w:ins>
            <w:ins w:id="11348" w:author="Xuning Wei12232" w:date="2026-07-27T20:24:00Z">
              <w:del w:id="11349" w:author="He Han" w:date="2026-10-27T15:35:00Z">
                <w:r w:rsidRPr="00BB7730" w:rsidDel="00AC37F6">
                  <w:rPr>
                    <w:rFonts w:ascii="Times New Roman" w:eastAsia="仿宋_GB2312" w:hAnsi="Times New Roman" w:cs="Times New Roman"/>
                    <w:color w:val="0000FF"/>
                    <w:sz w:val="18"/>
                    <w:szCs w:val="18"/>
                  </w:rPr>
                  <w:delText xml:space="preserve">0 </w:delText>
                </w:r>
              </w:del>
              <w:r w:rsidRPr="00BB7730">
                <w:rPr>
                  <w:rFonts w:ascii="Times New Roman" w:eastAsia="仿宋_GB2312" w:hAnsi="Times New Roman" w:cs="Times New Roman"/>
                  <w:color w:val="0000FF"/>
                  <w:sz w:val="18"/>
                  <w:szCs w:val="18"/>
                </w:rPr>
                <w:t>kg/kg) into</w:t>
              </w:r>
              <w:r w:rsidRPr="00BB7730">
                <w:rPr>
                  <w:rFonts w:ascii="Times New Roman" w:eastAsia="等线" w:hAnsi="Times New Roman" w:cs="Times New Roman"/>
                  <w:color w:val="0000FF"/>
                  <w:sz w:val="18"/>
                  <w:szCs w:val="18"/>
                </w:rPr>
                <w:t xml:space="preserve"> </w:t>
              </w:r>
              <w:r w:rsidRPr="00BB7730">
                <w:rPr>
                  <w:rFonts w:ascii="Times New Roman" w:eastAsia="仿宋_GB2312" w:hAnsi="Times New Roman" w:cs="Times New Roman"/>
                  <w:color w:val="0000FF"/>
                  <w:sz w:val="18"/>
                  <w:szCs w:val="18"/>
                </w:rPr>
                <w:t>TJ4S-1213-Sy15. Bubble with nitrogen for 5±2</w:t>
              </w:r>
            </w:ins>
            <w:ins w:id="11350" w:author="Johan Granander" w:date="2026-07-28T13:38:00Z">
              <w:r w:rsidR="00A0716C" w:rsidRPr="00BB7730">
                <w:rPr>
                  <w:rFonts w:ascii="Times New Roman" w:eastAsia="仿宋_GB2312" w:hAnsi="Times New Roman" w:cs="Times New Roman"/>
                  <w:color w:val="0000FF"/>
                  <w:sz w:val="18"/>
                  <w:szCs w:val="18"/>
                </w:rPr>
                <w:t xml:space="preserve"> </w:t>
              </w:r>
            </w:ins>
            <w:ins w:id="11351" w:author="Xuning Wei12232" w:date="2026-07-27T20:24:00Z">
              <w:r w:rsidRPr="00BB7730">
                <w:rPr>
                  <w:rFonts w:ascii="Times New Roman" w:eastAsia="仿宋_GB2312" w:hAnsi="Times New Roman" w:cs="Times New Roman"/>
                  <w:color w:val="0000FF"/>
                  <w:sz w:val="18"/>
                  <w:szCs w:val="18"/>
                </w:rPr>
                <w:t>min, then start the stirrer. After stirring for 15±5</w:t>
              </w:r>
            </w:ins>
            <w:ins w:id="11352" w:author="Johan Granander" w:date="2026-07-28T13:38:00Z">
              <w:r w:rsidR="00A0716C" w:rsidRPr="00BB7730">
                <w:rPr>
                  <w:rFonts w:ascii="Times New Roman" w:eastAsia="仿宋_GB2312" w:hAnsi="Times New Roman" w:cs="Times New Roman"/>
                  <w:color w:val="0000FF"/>
                  <w:sz w:val="18"/>
                  <w:szCs w:val="18"/>
                </w:rPr>
                <w:t xml:space="preserve"> </w:t>
              </w:r>
            </w:ins>
            <w:ins w:id="11353" w:author="Xuning Wei12232" w:date="2026-07-27T20:24:00Z">
              <w:r w:rsidRPr="00BB7730">
                <w:rPr>
                  <w:rFonts w:ascii="Times New Roman" w:eastAsia="仿宋_GB2312" w:hAnsi="Times New Roman" w:cs="Times New Roman"/>
                  <w:color w:val="0000FF"/>
                  <w:sz w:val="18"/>
                  <w:szCs w:val="18"/>
                </w:rPr>
                <w:t xml:space="preserve">min, stop stirring, turn off the nitrogen. Drain until there is no obvious drip. </w:t>
              </w:r>
              <w:r w:rsidRPr="00BB7730">
                <w:rPr>
                  <w:rFonts w:ascii="Times New Roman" w:eastAsia="仿宋_GB2312" w:hAnsi="Times New Roman" w:cs="Times New Roman"/>
                  <w:color w:val="0000FF"/>
                  <w:sz w:val="18"/>
                  <w:szCs w:val="18"/>
                </w:rPr>
                <w:br/>
                <w:t>4. Sample the MTBE washing solution during the second stirring and develop with chloranil, compare the color with the standard 500 ppm piperidine in MTBE solution as reference solution.</w:t>
              </w:r>
            </w:ins>
          </w:p>
        </w:tc>
        <w:tc>
          <w:tcPr>
            <w:tcW w:w="1046" w:type="pct"/>
            <w:vMerge w:val="restart"/>
            <w:shd w:val="clear" w:color="auto" w:fill="FFFFFF" w:themeFill="background1"/>
            <w:vAlign w:val="center"/>
            <w:tcPrChange w:id="11354" w:author="Xuning Wei12232" w:date="2026-07-27T19:39:00Z">
              <w:tcPr>
                <w:tcW w:w="1046" w:type="pct"/>
                <w:gridSpan w:val="3"/>
                <w:vMerge w:val="restart"/>
                <w:shd w:val="clear" w:color="auto" w:fill="FFFFFF" w:themeFill="background1"/>
                <w:vAlign w:val="center"/>
              </w:tcPr>
            </w:tcPrChange>
          </w:tcPr>
          <w:p w14:paraId="3DB4BCBA" w14:textId="77777777" w:rsidR="00153539" w:rsidRPr="00BB7730" w:rsidRDefault="00153539">
            <w:pPr>
              <w:pStyle w:val="afc"/>
              <w:numPr>
                <w:ilvl w:val="0"/>
                <w:numId w:val="179"/>
              </w:numPr>
              <w:ind w:firstLineChars="0"/>
              <w:rPr>
                <w:ins w:id="11355" w:author="He Han" w:date="2026-10-22T22:09:00Z"/>
                <w:rFonts w:ascii="Times New Roman" w:hAnsi="Times New Roman" w:cs="Times New Roman"/>
                <w:color w:val="auto"/>
                <w:sz w:val="18"/>
                <w:szCs w:val="18"/>
                <w:shd w:val="clear" w:color="auto" w:fill="FFFFFF"/>
              </w:rPr>
              <w:pPrChange w:id="11356" w:author="He Han" w:date="2026-10-22T22:11:00Z">
                <w:pPr>
                  <w:pStyle w:val="afc"/>
                  <w:numPr>
                    <w:numId w:val="156"/>
                  </w:numPr>
                  <w:ind w:left="420" w:firstLineChars="0" w:hanging="420"/>
                </w:pPr>
              </w:pPrChange>
            </w:pPr>
            <w:ins w:id="11357" w:author="He Han" w:date="2026-10-22T22:09: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59B9033C" w14:textId="77777777" w:rsidR="00153539" w:rsidRPr="00BB7730" w:rsidRDefault="00153539">
            <w:pPr>
              <w:pStyle w:val="afc"/>
              <w:numPr>
                <w:ilvl w:val="0"/>
                <w:numId w:val="179"/>
              </w:numPr>
              <w:ind w:firstLineChars="0"/>
              <w:rPr>
                <w:ins w:id="11358" w:author="He Han" w:date="2026-10-22T22:09:00Z"/>
                <w:rFonts w:ascii="Times New Roman" w:eastAsiaTheme="minorEastAsia" w:hAnsi="Times New Roman" w:cs="Times New Roman"/>
                <w:color w:val="auto"/>
                <w:sz w:val="18"/>
                <w:szCs w:val="18"/>
                <w:shd w:val="clear" w:color="auto" w:fill="FFFFFF"/>
                <w:lang w:eastAsia="zh-CN"/>
              </w:rPr>
              <w:pPrChange w:id="11359" w:author="He Han" w:date="2026-10-22T22:11:00Z">
                <w:pPr>
                  <w:pStyle w:val="afc"/>
                  <w:numPr>
                    <w:numId w:val="156"/>
                  </w:numPr>
                  <w:ind w:left="420" w:firstLineChars="0" w:hanging="420"/>
                </w:pPr>
              </w:pPrChange>
            </w:pPr>
            <w:ins w:id="11360" w:author="He Han" w:date="2026-10-22T22:09:00Z">
              <w:r w:rsidRPr="00BB7730">
                <w:rPr>
                  <w:rFonts w:ascii="Times New Roman" w:hAnsi="Times New Roman" w:cs="Times New Roman"/>
                  <w:color w:val="auto"/>
                  <w:sz w:val="18"/>
                  <w:szCs w:val="18"/>
                  <w:shd w:val="clear" w:color="auto" w:fill="FFFFFF"/>
                </w:rPr>
                <w:lastRenderedPageBreak/>
                <w:t>Agitator material: Hastelloy (N10276)</w:t>
              </w:r>
            </w:ins>
          </w:p>
          <w:p w14:paraId="29BE0292" w14:textId="77777777" w:rsidR="00153539" w:rsidRPr="00BB7730" w:rsidRDefault="00153539">
            <w:pPr>
              <w:pStyle w:val="afc"/>
              <w:numPr>
                <w:ilvl w:val="0"/>
                <w:numId w:val="179"/>
              </w:numPr>
              <w:ind w:firstLineChars="0"/>
              <w:rPr>
                <w:ins w:id="11361" w:author="He Han" w:date="2026-10-22T22:09:00Z"/>
                <w:rFonts w:ascii="Times New Roman" w:eastAsiaTheme="minorEastAsia" w:hAnsi="Times New Roman" w:cs="Times New Roman"/>
                <w:color w:val="auto"/>
                <w:sz w:val="18"/>
                <w:szCs w:val="18"/>
                <w:shd w:val="clear" w:color="auto" w:fill="FFFFFF"/>
                <w:lang w:eastAsia="zh-CN"/>
              </w:rPr>
              <w:pPrChange w:id="11362" w:author="He Han" w:date="2026-10-22T22:11:00Z">
                <w:pPr>
                  <w:pStyle w:val="afc"/>
                  <w:numPr>
                    <w:numId w:val="156"/>
                  </w:numPr>
                  <w:ind w:left="420" w:firstLineChars="0" w:hanging="420"/>
                </w:pPr>
              </w:pPrChange>
            </w:pPr>
            <w:ins w:id="11363" w:author="He Han" w:date="2026-10-22T22:09:00Z">
              <w:r w:rsidRPr="00BB7730">
                <w:rPr>
                  <w:rFonts w:ascii="Times New Roman" w:hAnsi="Times New Roman" w:cs="Times New Roman"/>
                  <w:color w:val="0000FF"/>
                  <w:sz w:val="18"/>
                  <w:szCs w:val="18"/>
                  <w:shd w:val="clear" w:color="auto" w:fill="FFFFFF"/>
                </w:rPr>
                <w:t>Sieve plate: HC-22</w:t>
              </w:r>
            </w:ins>
          </w:p>
          <w:p w14:paraId="7975527C" w14:textId="77777777" w:rsidR="00153539" w:rsidRPr="00BB7730" w:rsidRDefault="00153539">
            <w:pPr>
              <w:pStyle w:val="afc"/>
              <w:numPr>
                <w:ilvl w:val="0"/>
                <w:numId w:val="179"/>
              </w:numPr>
              <w:ind w:firstLineChars="0"/>
              <w:rPr>
                <w:ins w:id="11364" w:author="He Han" w:date="2026-10-22T22:09:00Z"/>
                <w:rFonts w:ascii="Times New Roman" w:hAnsi="Times New Roman" w:cs="Times New Roman"/>
                <w:color w:val="0000FF"/>
                <w:sz w:val="18"/>
                <w:szCs w:val="18"/>
                <w:shd w:val="clear" w:color="auto" w:fill="FFFFFF"/>
              </w:rPr>
              <w:pPrChange w:id="11365" w:author="He Han" w:date="2026-10-22T22:11:00Z">
                <w:pPr>
                  <w:pStyle w:val="afc"/>
                  <w:numPr>
                    <w:numId w:val="156"/>
                  </w:numPr>
                  <w:ind w:left="420" w:firstLineChars="0" w:hanging="420"/>
                </w:pPr>
              </w:pPrChange>
            </w:pPr>
            <w:ins w:id="11366"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24EA48C6" w14:textId="77777777" w:rsidR="00153539" w:rsidRPr="00BB7730" w:rsidRDefault="00153539">
            <w:pPr>
              <w:pStyle w:val="afc"/>
              <w:numPr>
                <w:ilvl w:val="0"/>
                <w:numId w:val="179"/>
              </w:numPr>
              <w:ind w:firstLineChars="0"/>
              <w:rPr>
                <w:ins w:id="11367" w:author="He Han" w:date="2026-10-22T22:09:00Z"/>
                <w:rFonts w:ascii="Times New Roman" w:hAnsi="Times New Roman" w:cs="Times New Roman"/>
                <w:color w:val="auto"/>
                <w:sz w:val="18"/>
                <w:szCs w:val="18"/>
                <w:shd w:val="clear" w:color="auto" w:fill="FFFFFF"/>
              </w:rPr>
              <w:pPrChange w:id="11368" w:author="He Han" w:date="2026-10-22T22:11:00Z">
                <w:pPr>
                  <w:pStyle w:val="afc"/>
                  <w:numPr>
                    <w:numId w:val="156"/>
                  </w:numPr>
                  <w:ind w:left="420" w:firstLineChars="0" w:hanging="420"/>
                </w:pPr>
              </w:pPrChange>
            </w:pPr>
            <w:ins w:id="11369" w:author="He Han" w:date="2026-10-22T22:09:00Z">
              <w:r w:rsidRPr="00BB7730">
                <w:rPr>
                  <w:rFonts w:ascii="Times New Roman" w:hAnsi="Times New Roman" w:cs="Times New Roman"/>
                  <w:color w:val="auto"/>
                  <w:sz w:val="18"/>
                  <w:szCs w:val="18"/>
                  <w:shd w:val="clear" w:color="auto" w:fill="FFFFFF"/>
                </w:rPr>
                <w:t>Sight glass: Glass</w:t>
              </w:r>
            </w:ins>
          </w:p>
          <w:p w14:paraId="4AF692CB" w14:textId="77777777" w:rsidR="00153539" w:rsidRPr="00BB7730" w:rsidRDefault="00153539">
            <w:pPr>
              <w:pStyle w:val="afc"/>
              <w:numPr>
                <w:ilvl w:val="0"/>
                <w:numId w:val="179"/>
              </w:numPr>
              <w:ind w:firstLineChars="0"/>
              <w:rPr>
                <w:ins w:id="11370" w:author="He Han" w:date="2026-10-22T22:09:00Z"/>
                <w:rFonts w:ascii="Times New Roman" w:hAnsi="Times New Roman" w:cs="Times New Roman"/>
                <w:color w:val="auto"/>
                <w:sz w:val="18"/>
                <w:szCs w:val="18"/>
                <w:shd w:val="clear" w:color="auto" w:fill="FFFFFF"/>
              </w:rPr>
              <w:pPrChange w:id="11371" w:author="He Han" w:date="2026-10-22T22:11:00Z">
                <w:pPr>
                  <w:pStyle w:val="afc"/>
                  <w:numPr>
                    <w:numId w:val="156"/>
                  </w:numPr>
                  <w:ind w:left="420" w:firstLineChars="0" w:hanging="420"/>
                </w:pPr>
              </w:pPrChange>
            </w:pPr>
            <w:ins w:id="11372" w:author="He Han" w:date="2026-10-22T22:09:00Z">
              <w:r w:rsidRPr="00BB7730">
                <w:rPr>
                  <w:rFonts w:ascii="Times New Roman" w:hAnsi="Times New Roman" w:cs="Times New Roman"/>
                  <w:color w:val="auto"/>
                  <w:sz w:val="18"/>
                  <w:szCs w:val="18"/>
                  <w:shd w:val="clear" w:color="auto" w:fill="FFFFFF"/>
                </w:rPr>
                <w:t>Transfer pump material: SS316+PTFE</w:t>
              </w:r>
            </w:ins>
          </w:p>
          <w:p w14:paraId="706A5ECB" w14:textId="77777777" w:rsidR="00153539" w:rsidRPr="00BB7730" w:rsidRDefault="00153539">
            <w:pPr>
              <w:pStyle w:val="afc"/>
              <w:numPr>
                <w:ilvl w:val="0"/>
                <w:numId w:val="179"/>
              </w:numPr>
              <w:ind w:firstLineChars="0"/>
              <w:rPr>
                <w:ins w:id="11373" w:author="He Han" w:date="2026-10-22T22:09:00Z"/>
                <w:rFonts w:ascii="Times New Roman" w:hAnsi="Times New Roman" w:cs="Times New Roman"/>
                <w:color w:val="auto"/>
                <w:sz w:val="18"/>
                <w:szCs w:val="18"/>
                <w:shd w:val="clear" w:color="auto" w:fill="FFFFFF"/>
              </w:rPr>
              <w:pPrChange w:id="11374" w:author="He Han" w:date="2026-10-22T22:11:00Z">
                <w:pPr>
                  <w:pStyle w:val="afc"/>
                  <w:numPr>
                    <w:numId w:val="156"/>
                  </w:numPr>
                  <w:ind w:left="420" w:firstLineChars="0" w:hanging="420"/>
                </w:pPr>
              </w:pPrChange>
            </w:pPr>
            <w:ins w:id="11375"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3BC384E9" w14:textId="77777777" w:rsidR="00153539" w:rsidRPr="00BB7730" w:rsidRDefault="00153539">
            <w:pPr>
              <w:pStyle w:val="afc"/>
              <w:numPr>
                <w:ilvl w:val="0"/>
                <w:numId w:val="179"/>
              </w:numPr>
              <w:ind w:firstLineChars="0"/>
              <w:rPr>
                <w:ins w:id="11376" w:author="He Han" w:date="2026-10-22T22:09:00Z"/>
                <w:rFonts w:ascii="Times New Roman" w:hAnsi="Times New Roman" w:cs="Times New Roman"/>
                <w:color w:val="auto"/>
                <w:sz w:val="18"/>
                <w:szCs w:val="18"/>
                <w:shd w:val="clear" w:color="auto" w:fill="FFFFFF"/>
              </w:rPr>
              <w:pPrChange w:id="11377" w:author="He Han" w:date="2026-10-22T22:11:00Z">
                <w:pPr>
                  <w:pStyle w:val="afc"/>
                  <w:numPr>
                    <w:numId w:val="156"/>
                  </w:numPr>
                  <w:ind w:left="420" w:firstLineChars="0" w:hanging="420"/>
                </w:pPr>
              </w:pPrChange>
            </w:pPr>
            <w:ins w:id="11378" w:author="He Han" w:date="2026-10-22T22:09:00Z">
              <w:r w:rsidRPr="00BB7730">
                <w:rPr>
                  <w:rFonts w:ascii="Times New Roman" w:hAnsi="Times New Roman" w:cs="Times New Roman"/>
                  <w:color w:val="auto"/>
                  <w:sz w:val="18"/>
                  <w:szCs w:val="18"/>
                  <w:shd w:val="clear" w:color="auto" w:fill="FFFFFF"/>
                </w:rPr>
                <w:t>Pipeline material: 316L</w:t>
              </w:r>
            </w:ins>
          </w:p>
          <w:p w14:paraId="56CEBF87" w14:textId="77777777" w:rsidR="00153539" w:rsidRPr="00BB7730" w:rsidRDefault="00153539">
            <w:pPr>
              <w:pStyle w:val="afc"/>
              <w:numPr>
                <w:ilvl w:val="0"/>
                <w:numId w:val="179"/>
              </w:numPr>
              <w:ind w:firstLineChars="0"/>
              <w:rPr>
                <w:ins w:id="11379" w:author="He Han" w:date="2026-10-22T22:09:00Z"/>
                <w:rFonts w:ascii="Times New Roman" w:hAnsi="Times New Roman" w:cs="Times New Roman"/>
                <w:color w:val="0000FF"/>
                <w:sz w:val="18"/>
                <w:szCs w:val="18"/>
                <w:shd w:val="clear" w:color="auto" w:fill="FFFFFF"/>
              </w:rPr>
              <w:pPrChange w:id="11380" w:author="He Han" w:date="2026-10-22T22:11:00Z">
                <w:pPr>
                  <w:pStyle w:val="afc"/>
                  <w:numPr>
                    <w:numId w:val="156"/>
                  </w:numPr>
                  <w:ind w:left="420" w:firstLineChars="0" w:hanging="420"/>
                </w:pPr>
              </w:pPrChange>
            </w:pPr>
            <w:ins w:id="11381"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54967290" w14:textId="77777777" w:rsidR="00153539" w:rsidRPr="00BB7730" w:rsidRDefault="00153539">
            <w:pPr>
              <w:pStyle w:val="afc"/>
              <w:numPr>
                <w:ilvl w:val="0"/>
                <w:numId w:val="179"/>
              </w:numPr>
              <w:ind w:firstLineChars="0"/>
              <w:rPr>
                <w:ins w:id="11382" w:author="He Han" w:date="2026-10-22T22:09:00Z"/>
                <w:rFonts w:ascii="Times New Roman" w:hAnsi="Times New Roman" w:cs="Times New Roman"/>
                <w:color w:val="auto"/>
                <w:sz w:val="18"/>
                <w:szCs w:val="18"/>
                <w:shd w:val="clear" w:color="auto" w:fill="FFFFFF"/>
              </w:rPr>
              <w:pPrChange w:id="11383" w:author="He Han" w:date="2026-10-22T22:11:00Z">
                <w:pPr>
                  <w:pStyle w:val="afc"/>
                  <w:numPr>
                    <w:numId w:val="156"/>
                  </w:numPr>
                  <w:ind w:left="420" w:firstLineChars="0" w:hanging="420"/>
                </w:pPr>
              </w:pPrChange>
            </w:pPr>
            <w:ins w:id="11384" w:author="He Han" w:date="2026-10-22T22:09:00Z">
              <w:r w:rsidRPr="00BB7730">
                <w:rPr>
                  <w:rFonts w:ascii="Times New Roman" w:hAnsi="Times New Roman" w:cs="Times New Roman"/>
                  <w:color w:val="auto"/>
                  <w:sz w:val="18"/>
                  <w:szCs w:val="18"/>
                  <w:shd w:val="clear" w:color="auto" w:fill="FFFFFF"/>
                </w:rPr>
                <w:t>Mass flow meter: SS</w:t>
              </w:r>
            </w:ins>
          </w:p>
          <w:p w14:paraId="2AB5D3F5" w14:textId="77777777" w:rsidR="00153539" w:rsidRPr="00BB7730" w:rsidRDefault="00153539">
            <w:pPr>
              <w:pStyle w:val="afc"/>
              <w:numPr>
                <w:ilvl w:val="0"/>
                <w:numId w:val="179"/>
              </w:numPr>
              <w:ind w:firstLineChars="0"/>
              <w:rPr>
                <w:ins w:id="11385" w:author="He Han" w:date="2026-10-22T22:09:00Z"/>
                <w:rFonts w:ascii="Times New Roman" w:hAnsi="Times New Roman" w:cs="Times New Roman"/>
                <w:b/>
                <w:color w:val="auto"/>
                <w:sz w:val="18"/>
                <w:szCs w:val="18"/>
                <w:shd w:val="clear" w:color="auto" w:fill="FFFFFF"/>
              </w:rPr>
              <w:pPrChange w:id="11386" w:author="He Han" w:date="2026-10-22T22:11:00Z">
                <w:pPr>
                  <w:pStyle w:val="afc"/>
                  <w:numPr>
                    <w:numId w:val="156"/>
                  </w:numPr>
                  <w:ind w:left="420" w:firstLineChars="0" w:hanging="420"/>
                </w:pPr>
              </w:pPrChange>
            </w:pPr>
            <w:ins w:id="11387"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1C912916" w14:textId="77777777" w:rsidR="00153539" w:rsidRPr="00BB7730" w:rsidRDefault="00153539">
            <w:pPr>
              <w:pStyle w:val="afc"/>
              <w:numPr>
                <w:ilvl w:val="0"/>
                <w:numId w:val="179"/>
              </w:numPr>
              <w:ind w:firstLineChars="0"/>
              <w:rPr>
                <w:ins w:id="11388" w:author="He Han" w:date="2026-10-22T22:09:00Z"/>
                <w:rFonts w:ascii="Times New Roman" w:eastAsiaTheme="minorEastAsia" w:hAnsi="Times New Roman" w:cs="Times New Roman"/>
                <w:color w:val="auto"/>
                <w:sz w:val="18"/>
                <w:szCs w:val="18"/>
                <w:shd w:val="clear" w:color="auto" w:fill="FFFFFF"/>
                <w:lang w:eastAsia="zh-CN"/>
              </w:rPr>
              <w:pPrChange w:id="11389" w:author="He Han" w:date="2026-10-22T22:11:00Z">
                <w:pPr>
                  <w:pStyle w:val="afc"/>
                  <w:numPr>
                    <w:numId w:val="156"/>
                  </w:numPr>
                  <w:ind w:left="420" w:firstLineChars="0" w:hanging="420"/>
                </w:pPr>
              </w:pPrChange>
            </w:pPr>
            <w:ins w:id="11390"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07E1E49F" w14:textId="77777777" w:rsidR="00153539" w:rsidRPr="00BB7730" w:rsidRDefault="00153539">
            <w:pPr>
              <w:pStyle w:val="afc"/>
              <w:numPr>
                <w:ilvl w:val="0"/>
                <w:numId w:val="179"/>
              </w:numPr>
              <w:ind w:firstLineChars="0"/>
              <w:rPr>
                <w:ins w:id="11391" w:author="He Han" w:date="2026-10-22T22:09:00Z"/>
                <w:rFonts w:ascii="Times New Roman" w:hAnsi="Times New Roman" w:cs="Times New Roman"/>
                <w:color w:val="auto"/>
                <w:sz w:val="18"/>
                <w:szCs w:val="18"/>
                <w:shd w:val="clear" w:color="auto" w:fill="FFFFFF"/>
              </w:rPr>
              <w:pPrChange w:id="11392" w:author="He Han" w:date="2026-10-22T22:11:00Z">
                <w:pPr>
                  <w:pStyle w:val="afc"/>
                  <w:numPr>
                    <w:numId w:val="156"/>
                  </w:numPr>
                  <w:ind w:left="420" w:firstLineChars="0" w:hanging="420"/>
                </w:pPr>
              </w:pPrChange>
            </w:pPr>
            <w:ins w:id="11393"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000C6103" w14:textId="77777777" w:rsidR="00153539" w:rsidRPr="00BB7730" w:rsidRDefault="00153539">
            <w:pPr>
              <w:pStyle w:val="afc"/>
              <w:numPr>
                <w:ilvl w:val="0"/>
                <w:numId w:val="179"/>
              </w:numPr>
              <w:ind w:firstLineChars="0"/>
              <w:rPr>
                <w:ins w:id="11394" w:author="He Han" w:date="2026-10-22T22:09:00Z"/>
                <w:rFonts w:ascii="Times New Roman" w:hAnsi="Times New Roman" w:cs="Times New Roman"/>
                <w:color w:val="auto"/>
                <w:sz w:val="18"/>
                <w:szCs w:val="18"/>
                <w:shd w:val="clear" w:color="auto" w:fill="FFFFFF"/>
              </w:rPr>
              <w:pPrChange w:id="11395" w:author="He Han" w:date="2026-10-22T22:11:00Z">
                <w:pPr>
                  <w:pStyle w:val="afc"/>
                  <w:numPr>
                    <w:numId w:val="156"/>
                  </w:numPr>
                  <w:ind w:left="420" w:firstLineChars="0" w:hanging="420"/>
                </w:pPr>
              </w:pPrChange>
            </w:pPr>
            <w:ins w:id="11396"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75F25ADF" w14:textId="77777777" w:rsidR="00153539" w:rsidRPr="00BB7730" w:rsidRDefault="00153539">
            <w:pPr>
              <w:pStyle w:val="afc"/>
              <w:numPr>
                <w:ilvl w:val="0"/>
                <w:numId w:val="179"/>
              </w:numPr>
              <w:ind w:firstLineChars="0"/>
              <w:rPr>
                <w:ins w:id="11397" w:author="He Han" w:date="2026-10-22T22:09:00Z"/>
                <w:rFonts w:ascii="Times New Roman" w:hAnsi="Times New Roman" w:cs="Times New Roman"/>
                <w:color w:val="auto"/>
                <w:sz w:val="18"/>
                <w:szCs w:val="18"/>
                <w:shd w:val="clear" w:color="auto" w:fill="FFFFFF"/>
              </w:rPr>
              <w:pPrChange w:id="11398" w:author="He Han" w:date="2026-10-22T22:11:00Z">
                <w:pPr>
                  <w:pStyle w:val="afc"/>
                  <w:numPr>
                    <w:numId w:val="156"/>
                  </w:numPr>
                  <w:ind w:left="420" w:firstLineChars="0" w:hanging="420"/>
                </w:pPr>
              </w:pPrChange>
            </w:pPr>
            <w:ins w:id="11399"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47D3B10B" w14:textId="29C66A04" w:rsidR="00F338FC" w:rsidRPr="00BB7730" w:rsidDel="00153539" w:rsidRDefault="00F338FC" w:rsidP="00F338FC">
            <w:pPr>
              <w:rPr>
                <w:ins w:id="11400" w:author="Xuning Wei12232" w:date="2026-07-27T17:30:00Z"/>
                <w:del w:id="11401" w:author="He Han" w:date="2026-10-22T22:09:00Z"/>
                <w:rFonts w:ascii="Times New Roman" w:hAnsi="Times New Roman" w:cs="Times New Roman"/>
                <w:color w:val="auto"/>
                <w:sz w:val="18"/>
                <w:szCs w:val="18"/>
                <w:shd w:val="clear" w:color="auto" w:fill="FFFFFF"/>
              </w:rPr>
            </w:pPr>
            <w:ins w:id="11402" w:author="Xuning Wei12232" w:date="2026-07-27T17:30:00Z">
              <w:del w:id="11403" w:author="He Han" w:date="2026-10-12T13:44:00Z">
                <w:r w:rsidRPr="00BB7730" w:rsidDel="000E3A98">
                  <w:rPr>
                    <w:rFonts w:ascii="Times New Roman" w:hAnsi="Times New Roman" w:cs="Times New Roman"/>
                    <w:color w:val="00B0F0"/>
                    <w:sz w:val="18"/>
                    <w:szCs w:val="18"/>
                    <w:shd w:val="clear" w:color="auto" w:fill="FFFFFF"/>
                    <w:rPrChange w:id="11404" w:author="He Han" w:date="2026-10-12T14:33: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11405" w:author="He Han" w:date="2026-10-12T14:33: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11406" w:author="He Han" w:date="2026-10-12T14:33:00Z">
                      <w:rPr>
                        <w:rFonts w:ascii="Times New Roman" w:hAnsi="Times New Roman" w:cs="Times New Roman"/>
                        <w:color w:val="auto"/>
                        <w:sz w:val="18"/>
                        <w:szCs w:val="18"/>
                        <w:shd w:val="clear" w:color="auto" w:fill="FFFFFF"/>
                      </w:rPr>
                    </w:rPrChange>
                  </w:rPr>
                  <w:delText>material:</w:delText>
                </w:r>
              </w:del>
              <w:del w:id="11407"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1F3BD049" w14:textId="6B553BFB" w:rsidR="00F338FC" w:rsidRPr="00BB7730" w:rsidDel="00153539" w:rsidRDefault="00F338FC" w:rsidP="00F338FC">
            <w:pPr>
              <w:rPr>
                <w:ins w:id="11408" w:author="Xuning Wei12232" w:date="2026-07-27T17:30:00Z"/>
                <w:del w:id="11409" w:author="He Han" w:date="2026-10-22T22:09:00Z"/>
                <w:rFonts w:ascii="Times New Roman" w:eastAsiaTheme="minorEastAsia" w:hAnsi="Times New Roman" w:cs="Times New Roman"/>
                <w:color w:val="auto"/>
                <w:sz w:val="18"/>
                <w:szCs w:val="18"/>
                <w:shd w:val="clear" w:color="auto" w:fill="FFFFFF"/>
                <w:lang w:eastAsia="zh-CN"/>
              </w:rPr>
            </w:pPr>
            <w:ins w:id="11410" w:author="Xuning Wei12232" w:date="2026-07-27T17:30:00Z">
              <w:del w:id="11411"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11412" w:author="He Han" w:date="2026-10-12T14:33:00Z">
                <w:r w:rsidRPr="00BB7730" w:rsidDel="006379C0">
                  <w:rPr>
                    <w:rFonts w:ascii="Times New Roman" w:hAnsi="Times New Roman" w:cs="Times New Roman"/>
                  </w:rPr>
                  <w:delText xml:space="preserve"> </w:delText>
                </w:r>
              </w:del>
              <w:del w:id="11413"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54B23977" w14:textId="7E37998C" w:rsidR="00F338FC" w:rsidRPr="00BB7730" w:rsidDel="00153539" w:rsidRDefault="00F338FC" w:rsidP="00F338FC">
            <w:pPr>
              <w:rPr>
                <w:ins w:id="11414" w:author="Xuning Wei12232" w:date="2026-07-27T17:30:00Z"/>
                <w:del w:id="11415" w:author="He Han" w:date="2026-10-22T22:09:00Z"/>
                <w:rFonts w:ascii="Times New Roman" w:hAnsi="Times New Roman" w:cs="Times New Roman"/>
                <w:color w:val="0000FF"/>
                <w:sz w:val="18"/>
                <w:szCs w:val="18"/>
                <w:shd w:val="clear" w:color="auto" w:fill="FFFFFF"/>
              </w:rPr>
            </w:pPr>
            <w:ins w:id="11416" w:author="Xuning Wei12232" w:date="2026-07-27T17:30:00Z">
              <w:del w:id="11417"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545365DE" w14:textId="360A9888" w:rsidR="00F338FC" w:rsidRPr="00BB7730" w:rsidDel="00153539" w:rsidRDefault="00F338FC" w:rsidP="00F338FC">
            <w:pPr>
              <w:rPr>
                <w:ins w:id="11418" w:author="Xuning Wei12232" w:date="2026-07-27T17:30:00Z"/>
                <w:del w:id="11419" w:author="He Han" w:date="2026-10-22T22:09:00Z"/>
                <w:rFonts w:ascii="Times New Roman" w:hAnsi="Times New Roman" w:cs="Times New Roman"/>
                <w:color w:val="auto"/>
                <w:sz w:val="18"/>
                <w:szCs w:val="18"/>
                <w:shd w:val="clear" w:color="auto" w:fill="FFFFFF"/>
              </w:rPr>
            </w:pPr>
            <w:ins w:id="11420" w:author="Xuning Wei12232" w:date="2026-07-27T17:30:00Z">
              <w:del w:id="11421"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1E77D51C" w14:textId="4F8A58DF" w:rsidR="00F338FC" w:rsidRPr="00BB7730" w:rsidDel="00153539" w:rsidRDefault="00F338FC" w:rsidP="00F338FC">
            <w:pPr>
              <w:rPr>
                <w:ins w:id="11422" w:author="Xuning Wei12232" w:date="2026-07-27T17:30:00Z"/>
                <w:del w:id="11423" w:author="He Han" w:date="2026-10-22T22:09:00Z"/>
                <w:rFonts w:ascii="Times New Roman" w:hAnsi="Times New Roman" w:cs="Times New Roman"/>
                <w:color w:val="auto"/>
                <w:sz w:val="18"/>
                <w:szCs w:val="18"/>
                <w:shd w:val="clear" w:color="auto" w:fill="FFFFFF"/>
              </w:rPr>
            </w:pPr>
            <w:ins w:id="11424" w:author="Xuning Wei12232" w:date="2026-07-27T17:30:00Z">
              <w:del w:id="11425"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76375661" w14:textId="09803716" w:rsidR="00F338FC" w:rsidRPr="00BB7730" w:rsidDel="00153539" w:rsidRDefault="00F338FC" w:rsidP="00F338FC">
            <w:pPr>
              <w:rPr>
                <w:ins w:id="11426" w:author="Xuning Wei12232" w:date="2026-07-27T17:30:00Z"/>
                <w:del w:id="11427" w:author="He Han" w:date="2026-10-22T22:09:00Z"/>
                <w:rFonts w:ascii="Times New Roman" w:hAnsi="Times New Roman" w:cs="Times New Roman"/>
                <w:color w:val="auto"/>
                <w:sz w:val="18"/>
                <w:szCs w:val="18"/>
                <w:shd w:val="clear" w:color="auto" w:fill="FFFFFF"/>
              </w:rPr>
            </w:pPr>
            <w:ins w:id="11428" w:author="Xuning Wei12232" w:date="2026-07-27T17:30:00Z">
              <w:del w:id="11429"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43F9C4D1" w14:textId="75E96C74" w:rsidR="00F338FC" w:rsidRPr="00BB7730" w:rsidDel="00153539" w:rsidRDefault="00F338FC" w:rsidP="00F338FC">
            <w:pPr>
              <w:rPr>
                <w:ins w:id="11430" w:author="Xuning Wei12232" w:date="2026-07-27T17:30:00Z"/>
                <w:del w:id="11431" w:author="He Han" w:date="2026-10-22T22:09:00Z"/>
                <w:rFonts w:ascii="Times New Roman" w:hAnsi="Times New Roman" w:cs="Times New Roman"/>
                <w:color w:val="auto"/>
                <w:sz w:val="18"/>
                <w:szCs w:val="18"/>
                <w:shd w:val="clear" w:color="auto" w:fill="FFFFFF"/>
              </w:rPr>
            </w:pPr>
            <w:ins w:id="11432" w:author="Xuning Wei12232" w:date="2026-07-27T17:30:00Z">
              <w:del w:id="11433"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6000703F" w14:textId="453122E6" w:rsidR="00F338FC" w:rsidRPr="00BB7730" w:rsidDel="00153539" w:rsidRDefault="00F338FC" w:rsidP="00F338FC">
            <w:pPr>
              <w:rPr>
                <w:ins w:id="11434" w:author="Xuning Wei12232" w:date="2026-07-27T17:30:00Z"/>
                <w:del w:id="11435" w:author="He Han" w:date="2026-10-22T22:09:00Z"/>
                <w:rFonts w:ascii="Times New Roman" w:hAnsi="Times New Roman" w:cs="Times New Roman"/>
                <w:color w:val="FF0000"/>
                <w:sz w:val="18"/>
                <w:szCs w:val="18"/>
                <w:shd w:val="clear" w:color="auto" w:fill="FFFFFF"/>
                <w:rPrChange w:id="11436" w:author="Johan Granander" w:date="2026-07-28T15:07:00Z">
                  <w:rPr>
                    <w:ins w:id="11437" w:author="Xuning Wei12232" w:date="2026-07-27T17:30:00Z"/>
                    <w:del w:id="11438" w:author="He Han" w:date="2026-10-22T22:09:00Z"/>
                    <w:rFonts w:ascii="Times New Roman" w:hAnsi="Times New Roman" w:cs="Times New Roman"/>
                    <w:color w:val="FF0000"/>
                    <w:sz w:val="18"/>
                    <w:szCs w:val="18"/>
                    <w:shd w:val="clear" w:color="auto" w:fill="FFFFFF"/>
                    <w:lang w:val="sv-SE"/>
                  </w:rPr>
                </w:rPrChange>
              </w:rPr>
            </w:pPr>
            <w:ins w:id="11439" w:author="Xuning Wei12232" w:date="2026-07-27T17:30:00Z">
              <w:del w:id="11440" w:author="He Han" w:date="2026-10-22T22:09:00Z">
                <w:r w:rsidRPr="00BB7730" w:rsidDel="00153539">
                  <w:rPr>
                    <w:rFonts w:ascii="Times New Roman" w:hAnsi="Times New Roman" w:cs="Times New Roman"/>
                    <w:color w:val="FF0000"/>
                    <w:sz w:val="18"/>
                    <w:szCs w:val="18"/>
                    <w:shd w:val="clear" w:color="auto" w:fill="FFFFFF"/>
                    <w:rPrChange w:id="11441" w:author="Johan Granander" w:date="2026-07-28T15:07:00Z">
                      <w:rPr>
                        <w:rFonts w:ascii="Times New Roman" w:hAnsi="Times New Roman" w:cs="Times New Roman"/>
                        <w:color w:val="FF0000"/>
                        <w:sz w:val="18"/>
                        <w:szCs w:val="18"/>
                        <w:shd w:val="clear" w:color="auto" w:fill="FFFFFF"/>
                        <w:lang w:val="sv-SE"/>
                      </w:rPr>
                    </w:rPrChang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0BDF176D" w14:textId="0914B7B0" w:rsidR="00F338FC" w:rsidRPr="00BB7730" w:rsidDel="00153539" w:rsidRDefault="00F338FC" w:rsidP="00F338FC">
            <w:pPr>
              <w:rPr>
                <w:ins w:id="11442" w:author="Xuning Wei12232" w:date="2026-07-27T17:30:00Z"/>
                <w:del w:id="11443" w:author="He Han" w:date="2026-10-22T22:09:00Z"/>
                <w:rFonts w:ascii="Times New Roman" w:hAnsi="Times New Roman" w:cs="Times New Roman"/>
                <w:color w:val="auto"/>
                <w:sz w:val="18"/>
                <w:szCs w:val="18"/>
                <w:shd w:val="clear" w:color="auto" w:fill="FFFFFF"/>
                <w:rPrChange w:id="11444" w:author="Johan Granander" w:date="2026-07-28T15:07:00Z">
                  <w:rPr>
                    <w:ins w:id="11445" w:author="Xuning Wei12232" w:date="2026-07-27T17:30:00Z"/>
                    <w:del w:id="11446" w:author="He Han" w:date="2026-10-22T22:09:00Z"/>
                    <w:rFonts w:ascii="Times New Roman" w:hAnsi="Times New Roman" w:cs="Times New Roman"/>
                    <w:color w:val="auto"/>
                    <w:sz w:val="18"/>
                    <w:szCs w:val="18"/>
                    <w:shd w:val="clear" w:color="auto" w:fill="FFFFFF"/>
                    <w:lang w:val="sv-SE"/>
                  </w:rPr>
                </w:rPrChange>
              </w:rPr>
            </w:pPr>
            <w:ins w:id="11447" w:author="Xuning Wei12232" w:date="2026-07-27T17:30:00Z">
              <w:del w:id="11448" w:author="He Han" w:date="2026-10-22T22:09:00Z">
                <w:r w:rsidRPr="00BB7730" w:rsidDel="00153539">
                  <w:rPr>
                    <w:rFonts w:ascii="Times New Roman" w:hAnsi="Times New Roman" w:cs="Times New Roman"/>
                    <w:color w:val="auto"/>
                    <w:sz w:val="18"/>
                    <w:szCs w:val="18"/>
                    <w:shd w:val="clear" w:color="auto" w:fill="FFFFFF"/>
                    <w:rPrChange w:id="11449" w:author="Johan Granander" w:date="2026-07-28T15:07:00Z">
                      <w:rPr>
                        <w:rFonts w:ascii="Times New Roman" w:hAnsi="Times New Roman" w:cs="Times New Roman"/>
                        <w:color w:val="auto"/>
                        <w:sz w:val="18"/>
                        <w:szCs w:val="18"/>
                        <w:shd w:val="clear" w:color="auto" w:fill="FFFFFF"/>
                        <w:lang w:val="sv-SE"/>
                      </w:rPr>
                    </w:rPrChange>
                  </w:rPr>
                  <w:delText>Mass flow meter: SS</w:delText>
                </w:r>
              </w:del>
            </w:ins>
          </w:p>
          <w:p w14:paraId="089271B7" w14:textId="469DDDE7" w:rsidR="00F338FC" w:rsidRPr="00BB7730" w:rsidDel="00153539" w:rsidRDefault="00F338FC" w:rsidP="00F338FC">
            <w:pPr>
              <w:rPr>
                <w:ins w:id="11450" w:author="Xuning Wei12232" w:date="2026-07-27T17:30:00Z"/>
                <w:del w:id="11451" w:author="He Han" w:date="2026-10-22T22:09:00Z"/>
                <w:rFonts w:ascii="Times New Roman" w:hAnsi="Times New Roman" w:cs="Times New Roman"/>
                <w:b/>
                <w:color w:val="auto"/>
                <w:sz w:val="18"/>
                <w:szCs w:val="18"/>
                <w:shd w:val="clear" w:color="auto" w:fill="FFFFFF"/>
              </w:rPr>
            </w:pPr>
            <w:ins w:id="11452" w:author="Xuning Wei12232" w:date="2026-07-27T17:30:00Z">
              <w:del w:id="11453"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11454" w:author="He Han" w:date="2026-10-12T14:34:00Z">
                <w:r w:rsidRPr="00BB7730" w:rsidDel="006379C0">
                  <w:rPr>
                    <w:rFonts w:ascii="Times New Roman" w:hAnsi="Times New Roman" w:cs="Times New Roman"/>
                    <w:color w:val="auto"/>
                    <w:sz w:val="18"/>
                    <w:szCs w:val="18"/>
                    <w:shd w:val="clear" w:color="auto" w:fill="FFFFFF"/>
                  </w:rPr>
                  <w:delText>304 &amp; 316L</w:delText>
                </w:r>
              </w:del>
            </w:ins>
          </w:p>
          <w:p w14:paraId="75212709" w14:textId="3E2A3EA5" w:rsidR="00F338FC" w:rsidRPr="00BB7730" w:rsidDel="00153539" w:rsidRDefault="00F338FC" w:rsidP="00F338FC">
            <w:pPr>
              <w:rPr>
                <w:ins w:id="11455" w:author="Xuning Wei12232" w:date="2026-07-27T17:30:00Z"/>
                <w:del w:id="11456" w:author="He Han" w:date="2026-10-22T22:09:00Z"/>
                <w:rFonts w:ascii="Times New Roman" w:eastAsiaTheme="minorEastAsia" w:hAnsi="Times New Roman" w:cs="Times New Roman"/>
                <w:color w:val="auto"/>
                <w:sz w:val="18"/>
                <w:szCs w:val="18"/>
                <w:shd w:val="clear" w:color="auto" w:fill="FFFFFF"/>
                <w:lang w:eastAsia="zh-CN"/>
              </w:rPr>
            </w:pPr>
            <w:ins w:id="11457" w:author="Xuning Wei12232" w:date="2026-07-27T17:30:00Z">
              <w:del w:id="11458"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13E36EE5" w14:textId="75B20672" w:rsidR="00F338FC" w:rsidRPr="00BB7730" w:rsidDel="00153539" w:rsidRDefault="00F338FC" w:rsidP="00F338FC">
            <w:pPr>
              <w:rPr>
                <w:ins w:id="11459" w:author="Xuning Wei12232" w:date="2026-07-27T17:30:00Z"/>
                <w:del w:id="11460" w:author="He Han" w:date="2026-10-22T22:09:00Z"/>
                <w:rFonts w:ascii="Times New Roman" w:hAnsi="Times New Roman" w:cs="Times New Roman"/>
                <w:color w:val="auto"/>
                <w:sz w:val="18"/>
                <w:szCs w:val="18"/>
                <w:shd w:val="clear" w:color="auto" w:fill="FFFFFF"/>
              </w:rPr>
            </w:pPr>
            <w:ins w:id="11461" w:author="Xuning Wei12232" w:date="2026-07-27T17:30:00Z">
              <w:del w:id="11462"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670D52D4" w14:textId="192864EE" w:rsidR="00F338FC" w:rsidRPr="00BB7730" w:rsidRDefault="00F338FC" w:rsidP="00F338FC">
            <w:pPr>
              <w:rPr>
                <w:ins w:id="11463" w:author="Xuning Wei12232" w:date="2026-07-27T17:29:00Z"/>
                <w:rFonts w:ascii="Times New Roman" w:hAnsi="Times New Roman" w:cs="Times New Roman"/>
                <w:color w:val="auto"/>
                <w:sz w:val="18"/>
                <w:szCs w:val="18"/>
                <w:shd w:val="clear" w:color="auto" w:fill="FFFFFF"/>
              </w:rPr>
            </w:pPr>
            <w:ins w:id="11464" w:author="Xuning Wei12232" w:date="2026-07-27T17:30:00Z">
              <w:del w:id="11465" w:author="He Han" w:date="2026-10-22T22:09:00Z">
                <w:r w:rsidRPr="00BB7730" w:rsidDel="00153539">
                  <w:rPr>
                    <w:rFonts w:ascii="Times New Roman" w:hAnsi="Times New Roman" w:cs="Times New Roman"/>
                    <w:color w:val="0000FF"/>
                    <w:sz w:val="18"/>
                    <w:szCs w:val="18"/>
                  </w:rPr>
                  <w:delText xml:space="preserve">Mechanical seal: </w:delText>
                </w:r>
              </w:del>
              <w:del w:id="11466" w:author="He Han" w:date="2026-10-12T14:34:00Z">
                <w:r w:rsidRPr="00BB7730" w:rsidDel="006379C0">
                  <w:rPr>
                    <w:rFonts w:ascii="Times New Roman" w:hAnsi="Times New Roman" w:cs="Times New Roman"/>
                    <w:color w:val="0000FF"/>
                    <w:sz w:val="18"/>
                    <w:szCs w:val="18"/>
                    <w:shd w:val="clear" w:color="auto" w:fill="FFFFFF"/>
                  </w:rPr>
                  <w:delText>304SS</w:delText>
                </w:r>
              </w:del>
              <w:del w:id="11467"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1468" w:author="He Han" w:date="2026-10-19T16:39:00Z">
                <w:r w:rsidRPr="00BB7730" w:rsidDel="00467D71">
                  <w:rPr>
                    <w:rFonts w:ascii="Times New Roman" w:hAnsi="Times New Roman" w:cs="Times New Roman"/>
                    <w:color w:val="0000FF"/>
                    <w:sz w:val="18"/>
                    <w:szCs w:val="18"/>
                    <w:shd w:val="clear" w:color="auto" w:fill="FFFFFF"/>
                  </w:rPr>
                  <w:delText>CSPE</w:delText>
                </w:r>
              </w:del>
            </w:ins>
          </w:p>
        </w:tc>
        <w:tc>
          <w:tcPr>
            <w:tcW w:w="385" w:type="pct"/>
            <w:vMerge w:val="restart"/>
            <w:shd w:val="clear" w:color="auto" w:fill="FFFFFF" w:themeFill="background1"/>
            <w:vAlign w:val="center"/>
            <w:tcPrChange w:id="11469" w:author="Xuning Wei12232" w:date="2026-07-27T19:39:00Z">
              <w:tcPr>
                <w:tcW w:w="385" w:type="pct"/>
                <w:gridSpan w:val="4"/>
                <w:vMerge w:val="restart"/>
                <w:shd w:val="clear" w:color="auto" w:fill="FFFFFF" w:themeFill="background1"/>
                <w:vAlign w:val="center"/>
              </w:tcPr>
            </w:tcPrChange>
          </w:tcPr>
          <w:p w14:paraId="052F80B0" w14:textId="2B7B9E96" w:rsidR="00F338FC" w:rsidRPr="00BB7730" w:rsidRDefault="00F338FC" w:rsidP="00F338FC">
            <w:pPr>
              <w:jc w:val="both"/>
              <w:rPr>
                <w:ins w:id="11470" w:author="Xuning Wei12232" w:date="2026-07-27T17:29:00Z"/>
                <w:rFonts w:ascii="Times New Roman" w:hAnsi="Times New Roman" w:cs="Times New Roman"/>
                <w:color w:val="auto"/>
                <w:sz w:val="18"/>
                <w:szCs w:val="18"/>
              </w:rPr>
            </w:pPr>
            <w:ins w:id="11471" w:author="Xuning Wei12232" w:date="2026-07-27T17:58:00Z">
              <w:r w:rsidRPr="00BB7730">
                <w:rPr>
                  <w:rFonts w:ascii="Times New Roman" w:hAnsi="Times New Roman" w:cs="Times New Roman"/>
                  <w:color w:val="auto"/>
                  <w:sz w:val="18"/>
                  <w:szCs w:val="18"/>
                </w:rPr>
                <w:lastRenderedPageBreak/>
                <w:t>No</w:t>
              </w:r>
            </w:ins>
          </w:p>
        </w:tc>
        <w:tc>
          <w:tcPr>
            <w:tcW w:w="352" w:type="pct"/>
            <w:vMerge w:val="restart"/>
            <w:shd w:val="clear" w:color="auto" w:fill="FFFFFF" w:themeFill="background1"/>
            <w:vAlign w:val="center"/>
            <w:tcPrChange w:id="11472" w:author="Xuning Wei12232" w:date="2026-07-27T19:39:00Z">
              <w:tcPr>
                <w:tcW w:w="351" w:type="pct"/>
                <w:gridSpan w:val="4"/>
                <w:vMerge w:val="restart"/>
                <w:shd w:val="clear" w:color="auto" w:fill="FFFFFF" w:themeFill="background1"/>
                <w:vAlign w:val="center"/>
              </w:tcPr>
            </w:tcPrChange>
          </w:tcPr>
          <w:p w14:paraId="0A68821C" w14:textId="407FAECB" w:rsidR="00F338FC" w:rsidRPr="00BB7730" w:rsidRDefault="00F338FC" w:rsidP="00F338FC">
            <w:pPr>
              <w:jc w:val="both"/>
              <w:rPr>
                <w:ins w:id="11473" w:author="Xuning Wei12232" w:date="2026-07-27T17:29:00Z"/>
                <w:rFonts w:ascii="Times New Roman" w:hAnsi="Times New Roman" w:cs="Times New Roman"/>
                <w:color w:val="auto"/>
                <w:sz w:val="18"/>
                <w:szCs w:val="18"/>
              </w:rPr>
            </w:pPr>
            <w:ins w:id="11474" w:author="Xuning Wei12232" w:date="2026-07-27T17:58:00Z">
              <w:r w:rsidRPr="00BB7730">
                <w:rPr>
                  <w:rFonts w:ascii="Times New Roman" w:hAnsi="Times New Roman" w:cs="Times New Roman"/>
                  <w:color w:val="auto"/>
                  <w:sz w:val="18"/>
                  <w:szCs w:val="18"/>
                </w:rPr>
                <w:t>No</w:t>
              </w:r>
            </w:ins>
          </w:p>
        </w:tc>
        <w:tc>
          <w:tcPr>
            <w:tcW w:w="289" w:type="pct"/>
            <w:vAlign w:val="center"/>
            <w:tcPrChange w:id="11475" w:author="Xuning Wei12232" w:date="2026-07-27T19:39:00Z">
              <w:tcPr>
                <w:tcW w:w="289" w:type="pct"/>
                <w:gridSpan w:val="3"/>
                <w:vAlign w:val="center"/>
              </w:tcPr>
            </w:tcPrChange>
          </w:tcPr>
          <w:p w14:paraId="1B001115" w14:textId="77777777" w:rsidR="00F338FC" w:rsidRPr="00BB7730" w:rsidRDefault="003E162E" w:rsidP="00F338FC">
            <w:pPr>
              <w:jc w:val="both"/>
              <w:rPr>
                <w:ins w:id="11476" w:author="Xuning Wei12232" w:date="2026-07-27T17:29:00Z"/>
                <w:rFonts w:ascii="Times New Roman" w:hAnsi="Times New Roman" w:cs="Times New Roman"/>
                <w:b/>
                <w:color w:val="auto"/>
                <w:sz w:val="18"/>
              </w:rPr>
            </w:pPr>
            <w:customXmlInsRangeStart w:id="11477" w:author="Xuning Wei12232" w:date="2026-07-27T17:30:00Z"/>
            <w:sdt>
              <w:sdtPr>
                <w:rPr>
                  <w:rFonts w:ascii="Times New Roman" w:hAnsi="Times New Roman" w:cs="Times New Roman"/>
                  <w:color w:val="auto"/>
                  <w:sz w:val="18"/>
                  <w:szCs w:val="18"/>
                </w:rPr>
                <w:id w:val="1642915687"/>
                <w14:checkbox>
                  <w14:checked w14:val="1"/>
                  <w14:checkedState w14:val="2612" w14:font="MS Gothic"/>
                  <w14:uncheckedState w14:val="2610" w14:font="MS Gothic"/>
                </w14:checkbox>
              </w:sdtPr>
              <w:sdtEndPr/>
              <w:sdtContent>
                <w:customXmlInsRangeEnd w:id="11477"/>
                <w:ins w:id="11478" w:author="Xuning Wei12232" w:date="2026-07-27T17:30:00Z">
                  <w:r w:rsidR="00F338FC" w:rsidRPr="00BB7730">
                    <w:rPr>
                      <w:rFonts w:ascii="Segoe UI Symbol" w:hAnsi="Segoe UI Symbol" w:cs="Segoe UI Symbol"/>
                      <w:color w:val="auto"/>
                      <w:sz w:val="18"/>
                      <w:szCs w:val="18"/>
                    </w:rPr>
                    <w:t>☒</w:t>
                  </w:r>
                </w:ins>
                <w:customXmlInsRangeStart w:id="11479" w:author="Xuning Wei12232" w:date="2026-07-27T17:30:00Z"/>
              </w:sdtContent>
            </w:sdt>
            <w:customXmlInsRangeEnd w:id="11479"/>
            <w:ins w:id="11480" w:author="Xuning Wei12232" w:date="2026-07-27T17:30:00Z">
              <w:r w:rsidR="00F338FC" w:rsidRPr="00BB7730">
                <w:rPr>
                  <w:rFonts w:ascii="Times New Roman" w:hAnsi="Times New Roman" w:cs="Times New Roman"/>
                  <w:color w:val="auto"/>
                  <w:sz w:val="18"/>
                  <w:szCs w:val="18"/>
                </w:rPr>
                <w:t>Yes</w:t>
              </w:r>
            </w:ins>
          </w:p>
        </w:tc>
        <w:tc>
          <w:tcPr>
            <w:tcW w:w="638" w:type="pct"/>
            <w:vAlign w:val="center"/>
            <w:tcPrChange w:id="11481" w:author="Xuning Wei12232" w:date="2026-07-27T19:39:00Z">
              <w:tcPr>
                <w:tcW w:w="638" w:type="pct"/>
                <w:gridSpan w:val="3"/>
                <w:vAlign w:val="center"/>
              </w:tcPr>
            </w:tcPrChange>
          </w:tcPr>
          <w:p w14:paraId="4352005B" w14:textId="654B7623" w:rsidR="00F338FC" w:rsidRPr="00BB7730" w:rsidRDefault="003E162E" w:rsidP="00F338FC">
            <w:pPr>
              <w:jc w:val="both"/>
              <w:rPr>
                <w:ins w:id="11482" w:author="Xuning Wei12232" w:date="2026-07-27T17:29:00Z"/>
                <w:rFonts w:ascii="Times New Roman" w:hAnsi="Times New Roman" w:cs="Times New Roman"/>
                <w:color w:val="auto"/>
                <w:sz w:val="18"/>
              </w:rPr>
            </w:pPr>
            <w:customXmlInsRangeStart w:id="11483" w:author="Xuning Wei12232" w:date="2026-07-27T17:30:00Z"/>
            <w:sdt>
              <w:sdtPr>
                <w:rPr>
                  <w:rFonts w:ascii="Times New Roman" w:hAnsi="Times New Roman" w:cs="Times New Roman"/>
                  <w:color w:val="auto"/>
                  <w:sz w:val="18"/>
                  <w:szCs w:val="18"/>
                </w:rPr>
                <w:id w:val="-645284438"/>
                <w14:checkbox>
                  <w14:checked w14:val="0"/>
                  <w14:checkedState w14:val="2612" w14:font="MS Gothic"/>
                  <w14:uncheckedState w14:val="2610" w14:font="MS Gothic"/>
                </w14:checkbox>
              </w:sdtPr>
              <w:sdtEndPr/>
              <w:sdtContent>
                <w:customXmlInsRangeEnd w:id="11483"/>
                <w:ins w:id="11484" w:author="Xuning Wei12232" w:date="2026-07-27T17:30:00Z">
                  <w:r w:rsidR="00F338FC" w:rsidRPr="00BB7730">
                    <w:rPr>
                      <w:rFonts w:ascii="Segoe UI Symbol" w:hAnsi="Segoe UI Symbol" w:cs="Segoe UI Symbol"/>
                      <w:color w:val="auto"/>
                      <w:sz w:val="18"/>
                      <w:szCs w:val="18"/>
                    </w:rPr>
                    <w:t>☐</w:t>
                  </w:r>
                </w:ins>
                <w:customXmlInsRangeStart w:id="11485" w:author="Xuning Wei12232" w:date="2026-07-27T17:30:00Z"/>
              </w:sdtContent>
            </w:sdt>
            <w:customXmlInsRangeEnd w:id="11485"/>
            <w:ins w:id="11486" w:author="Xuning Wei12232" w:date="2026-07-27T17:30:00Z">
              <w:r w:rsidR="00F338FC" w:rsidRPr="00BB7730">
                <w:rPr>
                  <w:rFonts w:ascii="Times New Roman" w:hAnsi="Times New Roman" w:cs="Times New Roman"/>
                  <w:color w:val="auto"/>
                  <w:sz w:val="18"/>
                  <w:szCs w:val="18"/>
                </w:rPr>
                <w:t xml:space="preserve"> No</w:t>
              </w:r>
            </w:ins>
          </w:p>
        </w:tc>
        <w:tc>
          <w:tcPr>
            <w:tcW w:w="792" w:type="pct"/>
            <w:vMerge w:val="restart"/>
            <w:vAlign w:val="center"/>
            <w:tcPrChange w:id="11487" w:author="Xuning Wei12232" w:date="2026-07-27T19:39:00Z">
              <w:tcPr>
                <w:tcW w:w="792" w:type="pct"/>
                <w:gridSpan w:val="3"/>
                <w:vMerge w:val="restart"/>
                <w:vAlign w:val="center"/>
              </w:tcPr>
            </w:tcPrChange>
          </w:tcPr>
          <w:p w14:paraId="05BC4B31" w14:textId="77777777" w:rsidR="00F338FC" w:rsidRPr="00BB7730" w:rsidRDefault="003E162E" w:rsidP="00F338FC">
            <w:pPr>
              <w:jc w:val="both"/>
              <w:rPr>
                <w:ins w:id="11488" w:author="Xuning Wei12232" w:date="2026-07-27T17:30:00Z"/>
                <w:rFonts w:ascii="Times New Roman" w:eastAsia="仿宋_GB2312" w:hAnsi="Times New Roman" w:cs="Times New Roman"/>
                <w:color w:val="auto"/>
                <w:kern w:val="0"/>
                <w:sz w:val="18"/>
                <w:szCs w:val="18"/>
                <w:u w:val="single"/>
                <w:lang w:eastAsia="zh-CN"/>
              </w:rPr>
            </w:pPr>
            <w:customXmlInsRangeStart w:id="11489" w:author="Xuning Wei12232" w:date="2026-07-27T17:30:00Z"/>
            <w:sdt>
              <w:sdtPr>
                <w:rPr>
                  <w:rFonts w:ascii="Times New Roman" w:eastAsia="仿宋_GB2312" w:hAnsi="Times New Roman" w:cs="Times New Roman"/>
                  <w:b/>
                  <w:color w:val="auto"/>
                  <w:sz w:val="18"/>
                  <w:szCs w:val="18"/>
                </w:rPr>
                <w:id w:val="-1841075297"/>
                <w14:checkbox>
                  <w14:checked w14:val="0"/>
                  <w14:checkedState w14:val="2612" w14:font="MS Gothic"/>
                  <w14:uncheckedState w14:val="2610" w14:font="MS Gothic"/>
                </w14:checkbox>
              </w:sdtPr>
              <w:sdtEndPr/>
              <w:sdtContent>
                <w:customXmlInsRangeEnd w:id="11489"/>
                <w:ins w:id="11490" w:author="Xuning Wei12232" w:date="2026-07-27T17:30:00Z">
                  <w:r w:rsidR="00F338FC" w:rsidRPr="00BB7730">
                    <w:rPr>
                      <w:rFonts w:ascii="Segoe UI Symbol" w:eastAsia="MS Gothic" w:hAnsi="Segoe UI Symbol" w:cs="Segoe UI Symbol"/>
                      <w:b/>
                      <w:color w:val="auto"/>
                      <w:sz w:val="18"/>
                      <w:szCs w:val="18"/>
                    </w:rPr>
                    <w:t>☐</w:t>
                  </w:r>
                </w:ins>
                <w:customXmlInsRangeStart w:id="11491" w:author="Xuning Wei12232" w:date="2026-07-27T17:30:00Z"/>
              </w:sdtContent>
            </w:sdt>
            <w:customXmlInsRangeEnd w:id="11491"/>
            <w:ins w:id="11492" w:author="Xuning Wei12232" w:date="2026-07-27T17:30: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kern w:val="0"/>
                  <w:sz w:val="18"/>
                  <w:szCs w:val="18"/>
                  <w:lang w:eastAsia="zh-CN"/>
                </w:rPr>
                <w:t>Asymchem R&amp;D Lab:</w:t>
              </w:r>
              <w:r w:rsidR="00F338FC" w:rsidRPr="00BB7730">
                <w:rPr>
                  <w:rFonts w:ascii="Times New Roman" w:eastAsia="仿宋_GB2312" w:hAnsi="Times New Roman" w:cs="Times New Roman"/>
                  <w:color w:val="auto"/>
                  <w:kern w:val="0"/>
                  <w:sz w:val="18"/>
                  <w:szCs w:val="18"/>
                  <w:u w:val="single"/>
                  <w:lang w:eastAsia="zh-CN"/>
                </w:rPr>
                <w:t xml:space="preserve"> N/A </w:t>
              </w:r>
            </w:ins>
          </w:p>
          <w:p w14:paraId="239D54C5" w14:textId="2D994C06" w:rsidR="00F338FC" w:rsidRPr="00BB7730" w:rsidRDefault="003E162E" w:rsidP="00F338FC">
            <w:pPr>
              <w:jc w:val="both"/>
              <w:rPr>
                <w:ins w:id="11493" w:author="Xuning Wei12232" w:date="2026-07-27T17:30:00Z"/>
                <w:rFonts w:ascii="Times New Roman" w:eastAsia="仿宋_GB2312" w:hAnsi="Times New Roman" w:cs="Times New Roman"/>
                <w:color w:val="auto"/>
                <w:kern w:val="0"/>
                <w:sz w:val="18"/>
                <w:szCs w:val="18"/>
                <w:u w:val="single"/>
                <w:lang w:eastAsia="zh-CN"/>
              </w:rPr>
            </w:pPr>
            <w:customXmlInsRangeStart w:id="11494" w:author="Xuning Wei12232" w:date="2026-07-27T17:30:00Z"/>
            <w:sdt>
              <w:sdtPr>
                <w:rPr>
                  <w:rFonts w:ascii="Times New Roman" w:eastAsia="仿宋_GB2312" w:hAnsi="Times New Roman" w:cs="Times New Roman"/>
                  <w:b/>
                  <w:color w:val="auto"/>
                  <w:sz w:val="18"/>
                  <w:szCs w:val="18"/>
                </w:rPr>
                <w:id w:val="82804503"/>
                <w14:checkbox>
                  <w14:checked w14:val="1"/>
                  <w14:checkedState w14:val="2612" w14:font="MS Gothic"/>
                  <w14:uncheckedState w14:val="2610" w14:font="MS Gothic"/>
                </w14:checkbox>
              </w:sdtPr>
              <w:sdtEndPr/>
              <w:sdtContent>
                <w:customXmlInsRangeEnd w:id="11494"/>
                <w:ins w:id="11495" w:author="Xuning Wei12232" w:date="2026-07-27T17:30:00Z">
                  <w:r w:rsidR="00F338FC" w:rsidRPr="00BB7730">
                    <w:rPr>
                      <w:rFonts w:ascii="Segoe UI Symbol" w:eastAsia="MS Gothic" w:hAnsi="Segoe UI Symbol" w:cs="Segoe UI Symbol"/>
                      <w:b/>
                      <w:color w:val="auto"/>
                      <w:sz w:val="18"/>
                      <w:szCs w:val="18"/>
                    </w:rPr>
                    <w:t>☒</w:t>
                  </w:r>
                </w:ins>
                <w:customXmlInsRangeStart w:id="11496" w:author="Xuning Wei12232" w:date="2026-07-27T17:30:00Z"/>
              </w:sdtContent>
            </w:sdt>
            <w:customXmlInsRangeEnd w:id="11496"/>
            <w:ins w:id="11497" w:author="Xuning Wei12232" w:date="2026-07-27T17:30: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kern w:val="0"/>
                  <w:sz w:val="18"/>
                  <w:szCs w:val="18"/>
                  <w:lang w:eastAsia="zh-CN"/>
                </w:rPr>
                <w:t>Asymchem Production data, Lot Number:</w:t>
              </w:r>
              <w:r w:rsidR="00F338FC" w:rsidRPr="00BB7730">
                <w:rPr>
                  <w:rFonts w:ascii="Times New Roman" w:eastAsia="仿宋_GB2312" w:hAnsi="Times New Roman" w:cs="Times New Roman"/>
                  <w:color w:val="auto"/>
                  <w:kern w:val="0"/>
                  <w:sz w:val="18"/>
                  <w:szCs w:val="18"/>
                  <w:u w:val="single"/>
                  <w:lang w:eastAsia="zh-CN"/>
                </w:rPr>
                <w:t xml:space="preserve">   </w:t>
              </w:r>
            </w:ins>
            <w:ins w:id="11498" w:author="Xuning Wei12232" w:date="2026-07-27T17:56:00Z">
              <w:r w:rsidR="00F338FC" w:rsidRPr="00BB7730">
                <w:rPr>
                  <w:rFonts w:ascii="Times New Roman" w:eastAsia="仿宋_GB2312" w:hAnsi="Times New Roman" w:cs="Times New Roman"/>
                  <w:color w:val="auto"/>
                  <w:kern w:val="0"/>
                  <w:sz w:val="18"/>
                  <w:szCs w:val="18"/>
                  <w:u w:val="single"/>
                  <w:lang w:eastAsia="zh-CN"/>
                </w:rPr>
                <w:t>CPo140020-02-01-01~04</w:t>
              </w:r>
            </w:ins>
            <w:ins w:id="11499" w:author="Xuning Wei12232" w:date="2026-07-27T17:30:00Z">
              <w:r w:rsidR="00F338FC" w:rsidRPr="00BB7730">
                <w:rPr>
                  <w:rFonts w:ascii="Times New Roman" w:eastAsia="仿宋_GB2312" w:hAnsi="Times New Roman" w:cs="Times New Roman"/>
                  <w:color w:val="auto"/>
                  <w:kern w:val="0"/>
                  <w:sz w:val="18"/>
                  <w:szCs w:val="18"/>
                  <w:u w:val="single"/>
                  <w:lang w:eastAsia="zh-CN"/>
                </w:rPr>
                <w:t xml:space="preserve">    </w:t>
              </w:r>
            </w:ins>
          </w:p>
          <w:p w14:paraId="65C9C55B" w14:textId="77777777" w:rsidR="00F338FC" w:rsidRPr="00BB7730" w:rsidRDefault="003E162E" w:rsidP="00F338FC">
            <w:pPr>
              <w:jc w:val="both"/>
              <w:rPr>
                <w:ins w:id="11500" w:author="Xuning Wei12232" w:date="2026-07-27T17:30:00Z"/>
                <w:rFonts w:ascii="Times New Roman" w:eastAsia="仿宋_GB2312" w:hAnsi="Times New Roman" w:cs="Times New Roman"/>
                <w:color w:val="auto"/>
                <w:kern w:val="0"/>
                <w:sz w:val="18"/>
                <w:szCs w:val="18"/>
                <w:lang w:eastAsia="zh-CN"/>
              </w:rPr>
            </w:pPr>
            <w:customXmlInsRangeStart w:id="11501" w:author="Xuning Wei12232" w:date="2026-07-27T17:30:00Z"/>
            <w:sdt>
              <w:sdtPr>
                <w:rPr>
                  <w:rFonts w:ascii="Times New Roman" w:eastAsia="仿宋_GB2312" w:hAnsi="Times New Roman" w:cs="Times New Roman"/>
                  <w:b/>
                  <w:color w:val="auto"/>
                  <w:sz w:val="18"/>
                  <w:szCs w:val="18"/>
                </w:rPr>
                <w:id w:val="-214886128"/>
                <w14:checkbox>
                  <w14:checked w14:val="1"/>
                  <w14:checkedState w14:val="2612" w14:font="MS Gothic"/>
                  <w14:uncheckedState w14:val="2610" w14:font="MS Gothic"/>
                </w14:checkbox>
              </w:sdtPr>
              <w:sdtEndPr/>
              <w:sdtContent>
                <w:customXmlInsRangeEnd w:id="11501"/>
                <w:ins w:id="11502" w:author="Xuning Wei12232" w:date="2026-07-27T17:30:00Z">
                  <w:r w:rsidR="00F338FC" w:rsidRPr="00BB7730">
                    <w:rPr>
                      <w:rFonts w:ascii="Segoe UI Symbol" w:eastAsia="MS Gothic" w:hAnsi="Segoe UI Symbol" w:cs="Segoe UI Symbol"/>
                      <w:b/>
                      <w:color w:val="auto"/>
                      <w:sz w:val="18"/>
                      <w:szCs w:val="18"/>
                    </w:rPr>
                    <w:t>☒</w:t>
                  </w:r>
                </w:ins>
                <w:customXmlInsRangeStart w:id="11503" w:author="Xuning Wei12232" w:date="2026-07-27T17:30:00Z"/>
              </w:sdtContent>
            </w:sdt>
            <w:customXmlInsRangeEnd w:id="11503"/>
            <w:ins w:id="11504" w:author="Xuning Wei12232" w:date="2026-07-27T17:30: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kern w:val="0"/>
                  <w:sz w:val="18"/>
                  <w:szCs w:val="18"/>
                  <w:lang w:eastAsia="zh-CN"/>
                </w:rPr>
                <w:t>Supplier data:</w:t>
              </w:r>
              <w:r w:rsidR="00F338FC" w:rsidRPr="00BB7730">
                <w:rPr>
                  <w:rFonts w:ascii="Times New Roman" w:eastAsia="仿宋_GB2312" w:hAnsi="Times New Roman" w:cs="Times New Roman"/>
                  <w:color w:val="auto"/>
                  <w:kern w:val="0"/>
                  <w:sz w:val="18"/>
                  <w:szCs w:val="18"/>
                  <w:u w:val="single"/>
                  <w:lang w:eastAsia="zh-CN"/>
                </w:rPr>
                <w:t xml:space="preserve"> QM01020&amp; Page 5/11 </w:t>
              </w:r>
              <w:r w:rsidR="00F338FC" w:rsidRPr="00BB7730">
                <w:rPr>
                  <w:rFonts w:ascii="Times New Roman" w:eastAsia="仿宋_GB2312" w:hAnsi="Times New Roman" w:cs="Times New Roman"/>
                  <w:color w:val="auto"/>
                  <w:kern w:val="0"/>
                  <w:sz w:val="18"/>
                  <w:szCs w:val="18"/>
                  <w:lang w:eastAsia="zh-CN"/>
                </w:rPr>
                <w:t xml:space="preserve"> </w:t>
              </w:r>
            </w:ins>
          </w:p>
          <w:p w14:paraId="08A53251" w14:textId="77777777" w:rsidR="00F338FC" w:rsidRPr="00BB7730" w:rsidRDefault="003E162E" w:rsidP="00F338FC">
            <w:pPr>
              <w:jc w:val="both"/>
              <w:rPr>
                <w:ins w:id="11505" w:author="Xuning Wei12232" w:date="2026-07-27T17:30:00Z"/>
                <w:rFonts w:ascii="Times New Roman" w:eastAsia="仿宋_GB2312" w:hAnsi="Times New Roman" w:cs="Times New Roman"/>
                <w:color w:val="auto"/>
                <w:kern w:val="0"/>
                <w:sz w:val="18"/>
                <w:szCs w:val="18"/>
                <w:u w:val="single"/>
                <w:lang w:eastAsia="zh-CN"/>
              </w:rPr>
            </w:pPr>
            <w:customXmlInsRangeStart w:id="11506" w:author="Xuning Wei12232" w:date="2026-07-27T17:30:00Z"/>
            <w:sdt>
              <w:sdtPr>
                <w:rPr>
                  <w:rFonts w:ascii="Times New Roman" w:eastAsia="仿宋_GB2312" w:hAnsi="Times New Roman" w:cs="Times New Roman"/>
                  <w:b/>
                  <w:color w:val="auto"/>
                  <w:sz w:val="18"/>
                  <w:szCs w:val="18"/>
                </w:rPr>
                <w:id w:val="-674026371"/>
                <w14:checkbox>
                  <w14:checked w14:val="0"/>
                  <w14:checkedState w14:val="2612" w14:font="MS Gothic"/>
                  <w14:uncheckedState w14:val="2610" w14:font="MS Gothic"/>
                </w14:checkbox>
              </w:sdtPr>
              <w:sdtEndPr/>
              <w:sdtContent>
                <w:customXmlInsRangeEnd w:id="11506"/>
                <w:ins w:id="11507" w:author="Xuning Wei12232" w:date="2026-07-27T17:30:00Z">
                  <w:r w:rsidR="00F338FC" w:rsidRPr="00BB7730">
                    <w:rPr>
                      <w:rFonts w:ascii="Segoe UI Symbol" w:eastAsia="MS Gothic" w:hAnsi="Segoe UI Symbol" w:cs="Segoe UI Symbol"/>
                      <w:b/>
                      <w:color w:val="auto"/>
                      <w:sz w:val="18"/>
                      <w:szCs w:val="18"/>
                    </w:rPr>
                    <w:t>☐</w:t>
                  </w:r>
                </w:ins>
                <w:customXmlInsRangeStart w:id="11508" w:author="Xuning Wei12232" w:date="2026-07-27T17:30:00Z"/>
              </w:sdtContent>
            </w:sdt>
            <w:customXmlInsRangeEnd w:id="11508"/>
            <w:ins w:id="11509" w:author="Xuning Wei12232" w:date="2026-07-27T17:30: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sz w:val="18"/>
                  <w:szCs w:val="18"/>
                  <w:lang w:eastAsia="zh-CN"/>
                </w:rPr>
                <w:t>Handbook &amp; Page:</w:t>
              </w:r>
              <w:r w:rsidR="00F338FC" w:rsidRPr="00BB7730">
                <w:rPr>
                  <w:rFonts w:ascii="Times New Roman" w:eastAsia="仿宋_GB2312" w:hAnsi="Times New Roman" w:cs="Times New Roman"/>
                  <w:color w:val="auto"/>
                  <w:sz w:val="18"/>
                  <w:szCs w:val="18"/>
                  <w:u w:val="single"/>
                  <w:lang w:eastAsia="zh-CN"/>
                </w:rPr>
                <w:t xml:space="preserve"> </w:t>
              </w:r>
              <w:r w:rsidR="00F338FC" w:rsidRPr="00BB7730">
                <w:rPr>
                  <w:rFonts w:ascii="Times New Roman" w:eastAsia="仿宋_GB2312" w:hAnsi="Times New Roman" w:cs="Times New Roman"/>
                  <w:color w:val="auto"/>
                  <w:sz w:val="18"/>
                  <w:szCs w:val="18"/>
                  <w:u w:val="single"/>
                </w:rPr>
                <w:t>N/A</w:t>
              </w:r>
              <w:r w:rsidR="00F338FC" w:rsidRPr="00BB7730">
                <w:rPr>
                  <w:rFonts w:ascii="Times New Roman" w:eastAsia="仿宋_GB2312" w:hAnsi="Times New Roman" w:cs="Times New Roman"/>
                  <w:color w:val="auto"/>
                  <w:kern w:val="0"/>
                  <w:sz w:val="18"/>
                  <w:szCs w:val="18"/>
                  <w:u w:val="single"/>
                  <w:lang w:eastAsia="zh-CN"/>
                </w:rPr>
                <w:t xml:space="preserve">   </w:t>
              </w:r>
            </w:ins>
          </w:p>
          <w:p w14:paraId="3BE48DD5" w14:textId="44880360" w:rsidR="00F338FC" w:rsidRPr="00BB7730" w:rsidRDefault="003E162E" w:rsidP="00F338FC">
            <w:pPr>
              <w:jc w:val="both"/>
              <w:rPr>
                <w:ins w:id="11510" w:author="Xuning Wei12232" w:date="2026-07-27T17:29:00Z"/>
                <w:rFonts w:ascii="Times New Roman" w:eastAsia="仿宋_GB2312" w:hAnsi="Times New Roman" w:cs="Times New Roman"/>
                <w:b/>
                <w:color w:val="auto"/>
                <w:sz w:val="18"/>
                <w:szCs w:val="18"/>
              </w:rPr>
            </w:pPr>
            <w:customXmlInsRangeStart w:id="11511" w:author="Xuning Wei12232" w:date="2026-07-27T17:30:00Z"/>
            <w:sdt>
              <w:sdtPr>
                <w:rPr>
                  <w:rFonts w:ascii="Times New Roman" w:eastAsia="仿宋_GB2312" w:hAnsi="Times New Roman" w:cs="Times New Roman"/>
                  <w:b/>
                  <w:color w:val="auto"/>
                  <w:sz w:val="18"/>
                  <w:szCs w:val="18"/>
                </w:rPr>
                <w:id w:val="239371661"/>
                <w14:checkbox>
                  <w14:checked w14:val="1"/>
                  <w14:checkedState w14:val="2612" w14:font="MS Gothic"/>
                  <w14:uncheckedState w14:val="2610" w14:font="MS Gothic"/>
                </w14:checkbox>
              </w:sdtPr>
              <w:sdtEndPr/>
              <w:sdtContent>
                <w:customXmlInsRangeEnd w:id="11511"/>
                <w:ins w:id="11512" w:author="Xuning Wei12232" w:date="2026-07-27T17:30:00Z">
                  <w:r w:rsidR="00F338FC" w:rsidRPr="00BB7730">
                    <w:rPr>
                      <w:rFonts w:ascii="Segoe UI Symbol" w:eastAsia="MS Gothic" w:hAnsi="Segoe UI Symbol" w:cs="Segoe UI Symbol"/>
                      <w:b/>
                      <w:color w:val="auto"/>
                      <w:sz w:val="18"/>
                      <w:szCs w:val="18"/>
                      <w:rPrChange w:id="11513" w:author="He Han" w:date="2026-10-13T14:06:00Z">
                        <w:rPr>
                          <w:rFonts w:ascii="Segoe UI Symbol" w:eastAsia="MS Gothic" w:hAnsi="Segoe UI Symbol" w:cs="Segoe UI Symbol"/>
                          <w:color w:val="auto"/>
                          <w:sz w:val="18"/>
                          <w:szCs w:val="18"/>
                        </w:rPr>
                      </w:rPrChange>
                    </w:rPr>
                    <w:t>☒</w:t>
                  </w:r>
                </w:ins>
                <w:customXmlInsRangeStart w:id="11514" w:author="Xuning Wei12232" w:date="2026-07-27T17:30:00Z"/>
              </w:sdtContent>
            </w:sdt>
            <w:customXmlInsRangeEnd w:id="11514"/>
            <w:ins w:id="11515" w:author="Xuning Wei12232" w:date="2026-07-27T17:30:00Z">
              <w:r w:rsidR="00F338FC" w:rsidRPr="00BB7730">
                <w:rPr>
                  <w:rFonts w:ascii="Times New Roman" w:eastAsia="仿宋_GB2312" w:hAnsi="Times New Roman" w:cs="Times New Roman"/>
                  <w:b/>
                  <w:color w:val="auto"/>
                  <w:sz w:val="18"/>
                  <w:szCs w:val="18"/>
                  <w:rPrChange w:id="11516" w:author="He Han" w:date="2026-10-13T14:06:00Z">
                    <w:rPr>
                      <w:rFonts w:ascii="Times New Roman" w:eastAsia="仿宋_GB2312" w:hAnsi="Times New Roman" w:cs="Times New Roman"/>
                      <w:color w:val="auto"/>
                      <w:sz w:val="18"/>
                      <w:szCs w:val="18"/>
                    </w:rPr>
                  </w:rPrChange>
                </w:rPr>
                <w:t xml:space="preserve"> </w:t>
              </w:r>
              <w:r w:rsidR="00F338FC" w:rsidRPr="00BB7730">
                <w:rPr>
                  <w:rFonts w:ascii="Times New Roman" w:eastAsia="仿宋_GB2312" w:hAnsi="Times New Roman" w:cs="Times New Roman"/>
                  <w:color w:val="auto"/>
                  <w:sz w:val="18"/>
                  <w:szCs w:val="18"/>
                </w:rPr>
                <w:t>Other</w:t>
              </w:r>
              <w:r w:rsidR="00F338FC" w:rsidRPr="00BB7730">
                <w:rPr>
                  <w:rFonts w:ascii="Times New Roman" w:eastAsia="仿宋_GB2312" w:hAnsi="Times New Roman" w:cs="Times New Roman"/>
                  <w:color w:val="auto"/>
                  <w:sz w:val="18"/>
                  <w:szCs w:val="18"/>
                  <w:lang w:eastAsia="zh-CN"/>
                </w:rPr>
                <w:t>:</w:t>
              </w:r>
              <w:r w:rsidR="00F338FC"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t>
              </w:r>
            </w:ins>
          </w:p>
        </w:tc>
      </w:tr>
      <w:tr w:rsidR="00FE1E6C" w:rsidRPr="00BB7730" w14:paraId="6A7945A4" w14:textId="77777777" w:rsidTr="00046813">
        <w:trPr>
          <w:trHeight w:val="6015"/>
          <w:ins w:id="11517" w:author="Xuning Wei12232" w:date="2026-07-27T17:29:00Z"/>
          <w:trPrChange w:id="11518" w:author="Xuning Wei12232" w:date="2026-07-27T19:39:00Z">
            <w:trPr>
              <w:trHeight w:val="4313"/>
            </w:trPr>
          </w:trPrChange>
        </w:trPr>
        <w:tc>
          <w:tcPr>
            <w:tcW w:w="281" w:type="pct"/>
            <w:vMerge/>
            <w:shd w:val="clear" w:color="auto" w:fill="FFFFFF" w:themeFill="background1"/>
            <w:vAlign w:val="center"/>
            <w:tcPrChange w:id="11519" w:author="Xuning Wei12232" w:date="2026-07-27T19:39:00Z">
              <w:tcPr>
                <w:tcW w:w="281" w:type="pct"/>
                <w:gridSpan w:val="2"/>
                <w:vMerge/>
                <w:shd w:val="clear" w:color="auto" w:fill="FFFFFF" w:themeFill="background1"/>
                <w:vAlign w:val="center"/>
              </w:tcPr>
            </w:tcPrChange>
          </w:tcPr>
          <w:p w14:paraId="254D32E8" w14:textId="77777777" w:rsidR="00F338FC" w:rsidRPr="00BB7730" w:rsidRDefault="00F338FC" w:rsidP="00F338FC">
            <w:pPr>
              <w:jc w:val="center"/>
              <w:rPr>
                <w:ins w:id="11520" w:author="Xuning Wei12232" w:date="2026-07-27T17:32:00Z"/>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11521" w:author="Xuning Wei12232" w:date="2026-07-27T19:39:00Z">
              <w:tcPr>
                <w:tcW w:w="1217" w:type="pct"/>
                <w:gridSpan w:val="3"/>
                <w:vMerge/>
                <w:shd w:val="clear" w:color="auto" w:fill="FFFFFF" w:themeFill="background1"/>
                <w:vAlign w:val="center"/>
              </w:tcPr>
            </w:tcPrChange>
          </w:tcPr>
          <w:p w14:paraId="1DA6AA3A" w14:textId="77777777" w:rsidR="00F338FC" w:rsidRPr="00BB7730" w:rsidRDefault="00F338FC" w:rsidP="00F338FC">
            <w:pPr>
              <w:jc w:val="both"/>
              <w:rPr>
                <w:ins w:id="11522" w:author="Xuning Wei12232" w:date="2026-07-27T17:30:00Z"/>
                <w:rFonts w:ascii="Times New Roman" w:eastAsia="仿宋_GB2312" w:hAnsi="Times New Roman" w:cs="Times New Roman"/>
                <w:color w:val="000000" w:themeColor="text1"/>
                <w:sz w:val="18"/>
                <w:szCs w:val="18"/>
              </w:rPr>
            </w:pPr>
          </w:p>
        </w:tc>
        <w:tc>
          <w:tcPr>
            <w:tcW w:w="1046" w:type="pct"/>
            <w:vMerge/>
            <w:shd w:val="clear" w:color="auto" w:fill="FFFFFF" w:themeFill="background1"/>
            <w:vAlign w:val="center"/>
            <w:tcPrChange w:id="11523" w:author="Xuning Wei12232" w:date="2026-07-27T19:39:00Z">
              <w:tcPr>
                <w:tcW w:w="1046" w:type="pct"/>
                <w:gridSpan w:val="3"/>
                <w:vMerge/>
                <w:shd w:val="clear" w:color="auto" w:fill="FFFFFF" w:themeFill="background1"/>
                <w:vAlign w:val="center"/>
              </w:tcPr>
            </w:tcPrChange>
          </w:tcPr>
          <w:p w14:paraId="1DDD3289" w14:textId="77777777" w:rsidR="00F338FC" w:rsidRPr="00BB7730" w:rsidRDefault="00F338FC" w:rsidP="00F338FC">
            <w:pPr>
              <w:rPr>
                <w:ins w:id="11524" w:author="Xuning Wei12232" w:date="2026-07-27T17:30:00Z"/>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11525" w:author="Xuning Wei12232" w:date="2026-07-27T19:39:00Z">
              <w:tcPr>
                <w:tcW w:w="385" w:type="pct"/>
                <w:gridSpan w:val="4"/>
                <w:vMerge/>
                <w:shd w:val="clear" w:color="auto" w:fill="FFFFFF" w:themeFill="background1"/>
                <w:vAlign w:val="center"/>
              </w:tcPr>
            </w:tcPrChange>
          </w:tcPr>
          <w:p w14:paraId="49E885D7" w14:textId="77777777" w:rsidR="00F338FC" w:rsidRPr="00BB7730" w:rsidRDefault="00F338FC" w:rsidP="00F338FC">
            <w:pPr>
              <w:jc w:val="both"/>
              <w:rPr>
                <w:ins w:id="11526" w:author="Xuning Wei12232" w:date="2026-07-27T17:58:00Z"/>
                <w:rFonts w:ascii="Times New Roman" w:hAnsi="Times New Roman" w:cs="Times New Roman"/>
                <w:color w:val="auto"/>
                <w:sz w:val="18"/>
                <w:szCs w:val="18"/>
              </w:rPr>
            </w:pPr>
          </w:p>
        </w:tc>
        <w:tc>
          <w:tcPr>
            <w:tcW w:w="352" w:type="pct"/>
            <w:vMerge/>
            <w:shd w:val="clear" w:color="auto" w:fill="FFFFFF" w:themeFill="background1"/>
            <w:vAlign w:val="center"/>
            <w:tcPrChange w:id="11527" w:author="Xuning Wei12232" w:date="2026-07-27T19:39:00Z">
              <w:tcPr>
                <w:tcW w:w="351" w:type="pct"/>
                <w:gridSpan w:val="4"/>
                <w:vMerge/>
                <w:shd w:val="clear" w:color="auto" w:fill="FFFFFF" w:themeFill="background1"/>
                <w:vAlign w:val="center"/>
              </w:tcPr>
            </w:tcPrChange>
          </w:tcPr>
          <w:p w14:paraId="78635B4C" w14:textId="77777777" w:rsidR="00F338FC" w:rsidRPr="00BB7730" w:rsidRDefault="00F338FC" w:rsidP="00F338FC">
            <w:pPr>
              <w:jc w:val="both"/>
              <w:rPr>
                <w:ins w:id="11528" w:author="Xuning Wei12232" w:date="2026-07-27T17:58:00Z"/>
                <w:rFonts w:ascii="Times New Roman" w:hAnsi="Times New Roman" w:cs="Times New Roman"/>
                <w:color w:val="auto"/>
                <w:sz w:val="18"/>
                <w:szCs w:val="18"/>
              </w:rPr>
            </w:pPr>
          </w:p>
        </w:tc>
        <w:tc>
          <w:tcPr>
            <w:tcW w:w="289" w:type="pct"/>
            <w:vAlign w:val="center"/>
            <w:tcPrChange w:id="11529" w:author="Xuning Wei12232" w:date="2026-07-27T19:39:00Z">
              <w:tcPr>
                <w:tcW w:w="289" w:type="pct"/>
                <w:gridSpan w:val="3"/>
                <w:vAlign w:val="center"/>
              </w:tcPr>
            </w:tcPrChange>
          </w:tcPr>
          <w:p w14:paraId="233D84B2" w14:textId="77777777" w:rsidR="00F338FC" w:rsidRPr="00BB7730" w:rsidRDefault="003E162E" w:rsidP="00F338FC">
            <w:pPr>
              <w:jc w:val="both"/>
              <w:rPr>
                <w:ins w:id="11530" w:author="Xuning Wei12232" w:date="2026-07-27T18:00:00Z"/>
                <w:rFonts w:ascii="Times New Roman" w:hAnsi="Times New Roman" w:cs="Times New Roman"/>
                <w:color w:val="auto"/>
                <w:sz w:val="18"/>
              </w:rPr>
            </w:pPr>
            <w:customXmlInsRangeStart w:id="11531" w:author="Xuning Wei12232" w:date="2026-07-27T18:00:00Z"/>
            <w:sdt>
              <w:sdtPr>
                <w:rPr>
                  <w:rFonts w:ascii="Times New Roman" w:hAnsi="Times New Roman" w:cs="Times New Roman"/>
                  <w:b/>
                  <w:color w:val="auto"/>
                  <w:sz w:val="18"/>
                </w:rPr>
                <w:id w:val="1182852901"/>
                <w14:checkbox>
                  <w14:checked w14:val="0"/>
                  <w14:checkedState w14:val="2612" w14:font="MS Gothic"/>
                  <w14:uncheckedState w14:val="2610" w14:font="MS Gothic"/>
                </w14:checkbox>
              </w:sdtPr>
              <w:sdtEndPr/>
              <w:sdtContent>
                <w:customXmlInsRangeEnd w:id="11531"/>
                <w:ins w:id="11532" w:author="Xuning Wei12232" w:date="2026-07-27T18:00:00Z">
                  <w:r w:rsidR="00F338FC" w:rsidRPr="00BB7730">
                    <w:rPr>
                      <w:rFonts w:ascii="Segoe UI Symbol" w:eastAsia="MS Gothic" w:hAnsi="Segoe UI Symbol" w:cs="Segoe UI Symbol"/>
                      <w:b/>
                      <w:color w:val="auto"/>
                      <w:sz w:val="18"/>
                    </w:rPr>
                    <w:t>☐</w:t>
                  </w:r>
                </w:ins>
                <w:customXmlInsRangeStart w:id="11533" w:author="Xuning Wei12232" w:date="2026-07-27T18:00:00Z"/>
              </w:sdtContent>
            </w:sdt>
            <w:customXmlInsRangeEnd w:id="11533"/>
            <w:ins w:id="11534" w:author="Xuning Wei12232" w:date="2026-07-27T18:00:00Z">
              <w:r w:rsidR="00F338FC" w:rsidRPr="00BB7730">
                <w:rPr>
                  <w:rFonts w:ascii="Times New Roman" w:hAnsi="Times New Roman" w:cs="Times New Roman"/>
                  <w:color w:val="auto"/>
                  <w:sz w:val="18"/>
                </w:rPr>
                <w:t xml:space="preserve"> High</w:t>
              </w:r>
            </w:ins>
          </w:p>
          <w:p w14:paraId="0A186CCB" w14:textId="77777777" w:rsidR="00F338FC" w:rsidRPr="00BB7730" w:rsidRDefault="003E162E" w:rsidP="00F338FC">
            <w:pPr>
              <w:jc w:val="both"/>
              <w:rPr>
                <w:ins w:id="11535" w:author="Xuning Wei12232" w:date="2026-07-27T18:00:00Z"/>
                <w:rFonts w:ascii="Times New Roman" w:hAnsi="Times New Roman" w:cs="Times New Roman"/>
                <w:color w:val="auto"/>
                <w:sz w:val="18"/>
              </w:rPr>
            </w:pPr>
            <w:customXmlInsRangeStart w:id="11536" w:author="Xuning Wei12232" w:date="2026-07-27T18:00:00Z"/>
            <w:sdt>
              <w:sdtPr>
                <w:rPr>
                  <w:rFonts w:ascii="Times New Roman" w:hAnsi="Times New Roman" w:cs="Times New Roman"/>
                  <w:b/>
                  <w:color w:val="auto"/>
                  <w:sz w:val="18"/>
                </w:rPr>
                <w:id w:val="-563478353"/>
                <w14:checkbox>
                  <w14:checked w14:val="0"/>
                  <w14:checkedState w14:val="2612" w14:font="MS Gothic"/>
                  <w14:uncheckedState w14:val="2610" w14:font="MS Gothic"/>
                </w14:checkbox>
              </w:sdtPr>
              <w:sdtEndPr/>
              <w:sdtContent>
                <w:customXmlInsRangeEnd w:id="11536"/>
                <w:ins w:id="11537" w:author="Xuning Wei12232" w:date="2026-07-27T18:00:00Z">
                  <w:r w:rsidR="00F338FC" w:rsidRPr="00BB7730">
                    <w:rPr>
                      <w:rFonts w:ascii="Segoe UI Symbol" w:hAnsi="Segoe UI Symbol" w:cs="Segoe UI Symbol"/>
                      <w:b/>
                      <w:color w:val="auto"/>
                      <w:sz w:val="18"/>
                    </w:rPr>
                    <w:t>☐</w:t>
                  </w:r>
                </w:ins>
                <w:customXmlInsRangeStart w:id="11538" w:author="Xuning Wei12232" w:date="2026-07-27T18:00:00Z"/>
              </w:sdtContent>
            </w:sdt>
            <w:customXmlInsRangeEnd w:id="11538"/>
            <w:ins w:id="11539" w:author="Xuning Wei12232" w:date="2026-07-27T18:00:00Z">
              <w:r w:rsidR="00F338FC" w:rsidRPr="00BB7730">
                <w:rPr>
                  <w:rFonts w:ascii="Times New Roman" w:hAnsi="Times New Roman" w:cs="Times New Roman"/>
                  <w:b/>
                  <w:color w:val="auto"/>
                  <w:sz w:val="18"/>
                </w:rPr>
                <w:t xml:space="preserve"> </w:t>
              </w:r>
              <w:r w:rsidR="00F338FC" w:rsidRPr="00BB7730">
                <w:rPr>
                  <w:rFonts w:ascii="Times New Roman" w:hAnsi="Times New Roman" w:cs="Times New Roman"/>
                  <w:color w:val="auto"/>
                  <w:sz w:val="18"/>
                </w:rPr>
                <w:t>Medium</w:t>
              </w:r>
            </w:ins>
          </w:p>
          <w:p w14:paraId="367FF0F3" w14:textId="66127033" w:rsidR="00F338FC" w:rsidRPr="00BB7730" w:rsidRDefault="003E162E" w:rsidP="00F338FC">
            <w:pPr>
              <w:jc w:val="both"/>
              <w:rPr>
                <w:ins w:id="11540" w:author="Xuning Wei12232" w:date="2026-07-27T17:30:00Z"/>
                <w:rFonts w:ascii="Times New Roman" w:hAnsi="Times New Roman" w:cs="Times New Roman"/>
                <w:color w:val="auto"/>
                <w:sz w:val="18"/>
                <w:szCs w:val="18"/>
              </w:rPr>
            </w:pPr>
            <w:customXmlInsRangeStart w:id="11541" w:author="Xuning Wei12232" w:date="2026-07-27T18:00:00Z"/>
            <w:sdt>
              <w:sdtPr>
                <w:rPr>
                  <w:rFonts w:ascii="Times New Roman" w:hAnsi="Times New Roman" w:cs="Times New Roman"/>
                  <w:b/>
                  <w:color w:val="auto"/>
                  <w:sz w:val="18"/>
                </w:rPr>
                <w:id w:val="-2118046380"/>
                <w14:checkbox>
                  <w14:checked w14:val="1"/>
                  <w14:checkedState w14:val="2612" w14:font="MS Gothic"/>
                  <w14:uncheckedState w14:val="2610" w14:font="MS Gothic"/>
                </w14:checkbox>
              </w:sdtPr>
              <w:sdtEndPr/>
              <w:sdtContent>
                <w:customXmlInsRangeEnd w:id="11541"/>
                <w:ins w:id="11542" w:author="Xuning Wei12232" w:date="2026-07-27T18:00:00Z">
                  <w:r w:rsidR="00F338FC" w:rsidRPr="00BB7730">
                    <w:rPr>
                      <w:rFonts w:ascii="Segoe UI Symbol" w:hAnsi="Segoe UI Symbol" w:cs="Segoe UI Symbol"/>
                      <w:b/>
                      <w:color w:val="auto"/>
                      <w:sz w:val="18"/>
                    </w:rPr>
                    <w:t>☒</w:t>
                  </w:r>
                </w:ins>
                <w:customXmlInsRangeStart w:id="11543" w:author="Xuning Wei12232" w:date="2026-07-27T18:00:00Z"/>
              </w:sdtContent>
            </w:sdt>
            <w:customXmlInsRangeEnd w:id="11543"/>
            <w:ins w:id="11544" w:author="Xuning Wei12232" w:date="2026-07-27T18:00:00Z">
              <w:r w:rsidR="00F338FC" w:rsidRPr="00BB7730">
                <w:rPr>
                  <w:rFonts w:ascii="Times New Roman" w:hAnsi="Times New Roman" w:cs="Times New Roman"/>
                  <w:color w:val="auto"/>
                  <w:sz w:val="18"/>
                </w:rPr>
                <w:t xml:space="preserve"> Low</w:t>
              </w:r>
            </w:ins>
          </w:p>
        </w:tc>
        <w:tc>
          <w:tcPr>
            <w:tcW w:w="638" w:type="pct"/>
            <w:vAlign w:val="center"/>
            <w:tcPrChange w:id="11545" w:author="Xuning Wei12232" w:date="2026-07-27T19:39:00Z">
              <w:tcPr>
                <w:tcW w:w="638" w:type="pct"/>
                <w:gridSpan w:val="3"/>
                <w:vAlign w:val="center"/>
              </w:tcPr>
            </w:tcPrChange>
          </w:tcPr>
          <w:p w14:paraId="6C67472A" w14:textId="77777777" w:rsidR="00F338FC" w:rsidRPr="00BB7730" w:rsidRDefault="00F338FC" w:rsidP="00F338FC">
            <w:pPr>
              <w:jc w:val="both"/>
              <w:rPr>
                <w:ins w:id="11546" w:author="Xuning Wei12232" w:date="2026-07-27T18:00:00Z"/>
                <w:rFonts w:ascii="Times New Roman" w:hAnsi="Times New Roman" w:cs="Times New Roman"/>
                <w:color w:val="auto"/>
                <w:sz w:val="18"/>
              </w:rPr>
            </w:pPr>
            <w:ins w:id="11547" w:author="Xuning Wei12232" w:date="2026-07-27T18:00:00Z">
              <w:r w:rsidRPr="00BB7730">
                <w:rPr>
                  <w:rFonts w:ascii="Times New Roman" w:hAnsi="Times New Roman" w:cs="Times New Roman"/>
                  <w:color w:val="auto"/>
                  <w:sz w:val="18"/>
                </w:rPr>
                <w:t>According to QM01020&amp; Page 5/11 Isopropyl Acetate is compatible with SS, 306 SS and PTFE.</w:t>
              </w:r>
            </w:ins>
          </w:p>
          <w:p w14:paraId="16B27CC8" w14:textId="51221303" w:rsidR="00F338FC" w:rsidRPr="00BB7730" w:rsidRDefault="00F338FC" w:rsidP="00F338FC">
            <w:pPr>
              <w:jc w:val="both"/>
              <w:rPr>
                <w:ins w:id="11548" w:author="Xuning Wei12232" w:date="2026-07-27T17:30:00Z"/>
                <w:rFonts w:ascii="Times New Roman" w:hAnsi="Times New Roman" w:cs="Times New Roman"/>
                <w:color w:val="auto"/>
                <w:sz w:val="18"/>
                <w:szCs w:val="18"/>
              </w:rPr>
            </w:pPr>
            <w:ins w:id="11549" w:author="Xuning Wei12232" w:date="2026-07-27T18:00:00Z">
              <w:r w:rsidRPr="00BB7730">
                <w:rPr>
                  <w:rFonts w:ascii="Times New Roman" w:hAnsi="Times New Roman" w:cs="Times New Roman"/>
                  <w:color w:val="auto"/>
                  <w:sz w:val="18"/>
                </w:rPr>
                <w:t>Based on Asymchem previous campaign production data and experience Isopropyl Acetate and DMF are also compatible with Glass, PTFE and SS</w:t>
              </w:r>
            </w:ins>
          </w:p>
        </w:tc>
        <w:tc>
          <w:tcPr>
            <w:tcW w:w="792" w:type="pct"/>
            <w:vMerge/>
            <w:vAlign w:val="center"/>
            <w:tcPrChange w:id="11550" w:author="Xuning Wei12232" w:date="2026-07-27T19:39:00Z">
              <w:tcPr>
                <w:tcW w:w="792" w:type="pct"/>
                <w:gridSpan w:val="3"/>
                <w:vMerge/>
                <w:vAlign w:val="center"/>
              </w:tcPr>
            </w:tcPrChange>
          </w:tcPr>
          <w:p w14:paraId="5869B608" w14:textId="77777777" w:rsidR="00F338FC" w:rsidRPr="00BB7730" w:rsidRDefault="00F338FC" w:rsidP="00F338FC">
            <w:pPr>
              <w:jc w:val="both"/>
              <w:rPr>
                <w:ins w:id="11551" w:author="Xuning Wei12232" w:date="2026-07-27T17:30:00Z"/>
                <w:rFonts w:ascii="Times New Roman" w:eastAsia="仿宋_GB2312" w:hAnsi="Times New Roman" w:cs="Times New Roman"/>
                <w:b/>
                <w:color w:val="auto"/>
                <w:sz w:val="18"/>
                <w:szCs w:val="18"/>
              </w:rPr>
            </w:pPr>
          </w:p>
        </w:tc>
      </w:tr>
      <w:tr w:rsidR="005342B4" w:rsidRPr="00BB7730" w14:paraId="205C8C09" w14:textId="77777777" w:rsidTr="00A144E4">
        <w:trPr>
          <w:trHeight w:val="425"/>
          <w:ins w:id="11552" w:author="Xuning Wei12232" w:date="2026-07-27T17:58:00Z"/>
          <w:trPrChange w:id="11553" w:author="Xuning Wei12232" w:date="2026-07-27T18:11:00Z">
            <w:trPr>
              <w:trHeight w:val="425"/>
            </w:trPr>
          </w:trPrChange>
        </w:trPr>
        <w:tc>
          <w:tcPr>
            <w:tcW w:w="281" w:type="pct"/>
            <w:vMerge w:val="restart"/>
            <w:shd w:val="clear" w:color="auto" w:fill="FFFFFF" w:themeFill="background1"/>
            <w:vAlign w:val="center"/>
            <w:tcPrChange w:id="11554" w:author="Xuning Wei12232" w:date="2026-07-27T18:11:00Z">
              <w:tcPr>
                <w:tcW w:w="284" w:type="pct"/>
                <w:gridSpan w:val="4"/>
                <w:vMerge w:val="restart"/>
                <w:shd w:val="clear" w:color="auto" w:fill="FFFFFF" w:themeFill="background1"/>
                <w:vAlign w:val="center"/>
              </w:tcPr>
            </w:tcPrChange>
          </w:tcPr>
          <w:p w14:paraId="26CC3922" w14:textId="23E6437E" w:rsidR="00F338FC" w:rsidRPr="00BB7730" w:rsidRDefault="00F338FC">
            <w:pPr>
              <w:jc w:val="center"/>
              <w:rPr>
                <w:ins w:id="11555" w:author="Xuning Wei12232" w:date="2026-07-27T17:58:00Z"/>
                <w:rFonts w:ascii="Times New Roman" w:eastAsia="仿宋_GB2312" w:hAnsi="Times New Roman" w:cs="Times New Roman"/>
                <w:color w:val="auto"/>
                <w:sz w:val="18"/>
                <w:szCs w:val="18"/>
                <w:lang w:eastAsia="zh-CN"/>
              </w:rPr>
            </w:pPr>
            <w:ins w:id="11556" w:author="Xuning Wei12232" w:date="2026-07-27T18:02:00Z">
              <w:r w:rsidRPr="00BB7730">
                <w:rPr>
                  <w:rFonts w:ascii="Times New Roman" w:eastAsia="仿宋_GB2312" w:hAnsi="Times New Roman" w:cs="Times New Roman"/>
                  <w:color w:val="auto"/>
                  <w:sz w:val="18"/>
                  <w:szCs w:val="18"/>
                  <w:lang w:eastAsia="zh-CN"/>
                </w:rPr>
                <w:t>2</w:t>
              </w:r>
            </w:ins>
            <w:ins w:id="11557" w:author="Xuning Wei12232" w:date="2026-07-27T20:24:00Z">
              <w:r w:rsidR="00014F10" w:rsidRPr="00BB7730">
                <w:rPr>
                  <w:rFonts w:ascii="Times New Roman" w:eastAsia="仿宋_GB2312" w:hAnsi="Times New Roman" w:cs="Times New Roman"/>
                  <w:color w:val="auto"/>
                  <w:sz w:val="18"/>
                  <w:szCs w:val="18"/>
                  <w:lang w:eastAsia="zh-CN"/>
                </w:rPr>
                <w:t>3</w:t>
              </w:r>
            </w:ins>
          </w:p>
        </w:tc>
        <w:tc>
          <w:tcPr>
            <w:tcW w:w="1217" w:type="pct"/>
            <w:vMerge w:val="restart"/>
            <w:shd w:val="clear" w:color="auto" w:fill="FFFFFF" w:themeFill="background1"/>
            <w:vAlign w:val="center"/>
            <w:tcPrChange w:id="11558" w:author="Xuning Wei12232" w:date="2026-07-27T18:11:00Z">
              <w:tcPr>
                <w:tcW w:w="1500" w:type="pct"/>
                <w:gridSpan w:val="3"/>
                <w:vMerge w:val="restart"/>
                <w:shd w:val="clear" w:color="auto" w:fill="FFFFFF" w:themeFill="background1"/>
                <w:vAlign w:val="center"/>
              </w:tcPr>
            </w:tcPrChange>
          </w:tcPr>
          <w:p w14:paraId="6A6966B8" w14:textId="01A4F925" w:rsidR="00785032" w:rsidRPr="00BB7730" w:rsidRDefault="00785032" w:rsidP="00F338FC">
            <w:pPr>
              <w:jc w:val="both"/>
              <w:rPr>
                <w:ins w:id="11559" w:author="Xuning Wei12232" w:date="2026-07-27T20:24:00Z"/>
                <w:rFonts w:ascii="Times New Roman" w:eastAsia="仿宋_GB2312" w:hAnsi="Times New Roman" w:cs="Times New Roman"/>
                <w:color w:val="auto"/>
                <w:sz w:val="18"/>
                <w:szCs w:val="18"/>
                <w:lang w:eastAsia="zh-CN"/>
              </w:rPr>
            </w:pPr>
            <w:ins w:id="11560" w:author="Xuning Wei12232" w:date="2026-07-27T20:24:00Z">
              <w:r w:rsidRPr="00BB7730">
                <w:rPr>
                  <w:rFonts w:ascii="Times New Roman" w:eastAsia="仿宋_GB2312" w:hAnsi="Times New Roman" w:cs="Times New Roman"/>
                  <w:color w:val="auto"/>
                  <w:sz w:val="18"/>
                  <w:szCs w:val="18"/>
                  <w:lang w:eastAsia="zh-CN"/>
                </w:rPr>
                <w:t>Drying:</w:t>
              </w:r>
            </w:ins>
          </w:p>
          <w:p w14:paraId="513DCEC0" w14:textId="11F32AA9" w:rsidR="00F338FC" w:rsidRPr="00BB7730" w:rsidRDefault="00F338FC" w:rsidP="00F338FC">
            <w:pPr>
              <w:jc w:val="both"/>
              <w:rPr>
                <w:ins w:id="11561" w:author="Xuning Wei12232" w:date="2026-07-27T18:02:00Z"/>
                <w:rFonts w:ascii="Times New Roman" w:eastAsia="仿宋_GB2312" w:hAnsi="Times New Roman" w:cs="Times New Roman"/>
                <w:color w:val="auto"/>
                <w:sz w:val="18"/>
                <w:szCs w:val="18"/>
              </w:rPr>
            </w:pPr>
            <w:ins w:id="11562" w:author="Xuning Wei12232" w:date="2026-07-27T18:02:00Z">
              <w:r w:rsidRPr="00BB7730">
                <w:rPr>
                  <w:rFonts w:ascii="Times New Roman" w:eastAsia="仿宋_GB2312" w:hAnsi="Times New Roman" w:cs="Times New Roman"/>
                  <w:color w:val="auto"/>
                  <w:sz w:val="18"/>
                  <w:szCs w:val="18"/>
                </w:rPr>
                <w:lastRenderedPageBreak/>
                <w:t>1. Sweep with nitrogen above, nitrogen flow</w:t>
              </w:r>
              <w:r w:rsidRPr="00BB7730">
                <w:rPr>
                  <w:rFonts w:ascii="Times New Roman" w:eastAsia="仿宋_GB2312" w:hAnsi="Times New Roman" w:cs="Times New Roman"/>
                  <w:color w:val="auto"/>
                  <w:sz w:val="18"/>
                  <w:szCs w:val="18"/>
                </w:rPr>
                <w:t>（</w:t>
              </w:r>
              <w:r w:rsidRPr="00BB7730">
                <w:rPr>
                  <w:rFonts w:ascii="Times New Roman" w:eastAsia="仿宋_GB2312" w:hAnsi="Times New Roman" w:cs="Times New Roman"/>
                  <w:color w:val="auto"/>
                  <w:sz w:val="18"/>
                  <w:szCs w:val="18"/>
                </w:rPr>
                <w:t>11~15 m</w:t>
              </w:r>
              <w:r w:rsidRPr="00BB7730">
                <w:rPr>
                  <w:rFonts w:ascii="Times New Roman" w:eastAsia="仿宋_GB2312" w:hAnsi="Times New Roman" w:cs="Times New Roman"/>
                  <w:color w:val="auto"/>
                  <w:sz w:val="18"/>
                  <w:szCs w:val="18"/>
                  <w:vertAlign w:val="superscript"/>
                </w:rPr>
                <w:t>3</w:t>
              </w:r>
              <w:r w:rsidRPr="00BB7730">
                <w:rPr>
                  <w:rFonts w:ascii="Times New Roman" w:eastAsia="仿宋_GB2312" w:hAnsi="Times New Roman" w:cs="Times New Roman"/>
                  <w:color w:val="auto"/>
                  <w:sz w:val="18"/>
                  <w:szCs w:val="18"/>
                </w:rPr>
                <w:t>/h target: 14 m</w:t>
              </w:r>
              <w:r w:rsidRPr="00BB7730">
                <w:rPr>
                  <w:rFonts w:ascii="Times New Roman" w:eastAsia="仿宋_GB2312" w:hAnsi="Times New Roman" w:cs="Times New Roman"/>
                  <w:color w:val="auto"/>
                  <w:sz w:val="18"/>
                  <w:szCs w:val="18"/>
                  <w:vertAlign w:val="superscript"/>
                </w:rPr>
                <w:t>3</w:t>
              </w:r>
              <w:r w:rsidRPr="00BB7730">
                <w:rPr>
                  <w:rFonts w:ascii="Times New Roman" w:eastAsia="仿宋_GB2312" w:hAnsi="Times New Roman" w:cs="Times New Roman"/>
                  <w:color w:val="auto"/>
                  <w:sz w:val="18"/>
                  <w:szCs w:val="18"/>
                </w:rPr>
                <w:t>/h</w:t>
              </w:r>
              <w:r w:rsidRPr="00BB7730">
                <w:rPr>
                  <w:rFonts w:ascii="Times New Roman" w:eastAsia="仿宋_GB2312" w:hAnsi="Times New Roman" w:cs="Times New Roman"/>
                  <w:color w:val="auto"/>
                  <w:sz w:val="18"/>
                  <w:szCs w:val="18"/>
                </w:rPr>
                <w:t>）</w:t>
              </w:r>
              <w:r w:rsidRPr="00BB7730">
                <w:rPr>
                  <w:rFonts w:ascii="Times New Roman" w:eastAsia="仿宋_GB2312" w:hAnsi="Times New Roman" w:cs="Times New Roman"/>
                  <w:color w:val="auto"/>
                  <w:sz w:val="18"/>
                  <w:szCs w:val="18"/>
                </w:rPr>
                <w:t xml:space="preserve"> and vacuum underneath at T≤30</w:t>
              </w:r>
            </w:ins>
            <w:ins w:id="11563" w:author="Johan Granander" w:date="2026-07-28T13:38:00Z">
              <w:r w:rsidR="00A0716C" w:rsidRPr="00BB7730">
                <w:rPr>
                  <w:rFonts w:ascii="Times New Roman" w:eastAsia="仿宋_GB2312" w:hAnsi="Times New Roman" w:cs="Times New Roman"/>
                  <w:color w:val="auto"/>
                  <w:sz w:val="18"/>
                  <w:szCs w:val="18"/>
                </w:rPr>
                <w:t xml:space="preserve"> </w:t>
              </w:r>
            </w:ins>
            <w:ins w:id="11564" w:author="Xuning Wei12232" w:date="2026-07-27T18:02:00Z">
              <w:r w:rsidRPr="00BB7730">
                <w:rPr>
                  <w:rFonts w:ascii="Times New Roman" w:eastAsia="仿宋_GB2312" w:hAnsi="Times New Roman" w:cs="Times New Roman"/>
                  <w:color w:val="auto"/>
                  <w:sz w:val="18"/>
                  <w:szCs w:val="18"/>
                </w:rPr>
                <w:t xml:space="preserve">℃ by jacket. </w:t>
              </w:r>
              <w:r w:rsidRPr="00BB7730">
                <w:rPr>
                  <w:rFonts w:ascii="Times New Roman" w:eastAsia="仿宋_GB2312" w:hAnsi="Times New Roman" w:cs="Times New Roman"/>
                  <w:color w:val="auto"/>
                  <w:sz w:val="18"/>
                  <w:szCs w:val="18"/>
                </w:rPr>
                <w:br/>
                <w:t xml:space="preserve">2. After drying for </w:t>
              </w:r>
            </w:ins>
            <w:ins w:id="11565" w:author="Johan Granander" w:date="2026-07-28T13:38:00Z">
              <w:del w:id="11566" w:author="Xuning Wei12232" w:date="2026-09-05T20:11:00Z">
                <w:r w:rsidR="00A0716C" w:rsidRPr="00BB7730" w:rsidDel="000F6A4A">
                  <w:rPr>
                    <w:rFonts w:ascii="Times New Roman" w:eastAsia="仿宋_GB2312" w:hAnsi="Times New Roman" w:cs="Times New Roman"/>
                    <w:color w:val="auto"/>
                    <w:sz w:val="18"/>
                    <w:szCs w:val="18"/>
                  </w:rPr>
                  <w:delText xml:space="preserve"> </w:delText>
                </w:r>
              </w:del>
            </w:ins>
            <w:ins w:id="11567" w:author="Xuning Wei12232" w:date="2026-09-05T20:11:00Z">
              <w:r w:rsidR="000F6A4A" w:rsidRPr="00BB7730">
                <w:rPr>
                  <w:rFonts w:ascii="Times New Roman" w:eastAsia="仿宋_GB2312" w:hAnsi="Times New Roman" w:cs="Times New Roman"/>
                  <w:color w:val="FF0000"/>
                  <w:sz w:val="18"/>
                  <w:szCs w:val="18"/>
                </w:rPr>
                <w:t>16 h±2 h</w:t>
              </w:r>
            </w:ins>
            <w:ins w:id="11568" w:author="Xuning Wei12232" w:date="2026-07-27T18:02:00Z">
              <w:r w:rsidRPr="00BB7730">
                <w:rPr>
                  <w:rFonts w:ascii="Times New Roman" w:eastAsia="仿宋_GB2312" w:hAnsi="Times New Roman" w:cs="Times New Roman"/>
                  <w:color w:val="auto"/>
                  <w:sz w:val="18"/>
                  <w:szCs w:val="18"/>
                </w:rPr>
                <w:t>, sample the solid for LOD analysis every 6±4</w:t>
              </w:r>
            </w:ins>
            <w:ins w:id="11569" w:author="Johan Granander" w:date="2026-07-28T13:38:00Z">
              <w:r w:rsidR="00A0716C" w:rsidRPr="00BB7730">
                <w:rPr>
                  <w:rFonts w:ascii="Times New Roman" w:eastAsia="仿宋_GB2312" w:hAnsi="Times New Roman" w:cs="Times New Roman"/>
                  <w:color w:val="auto"/>
                  <w:sz w:val="18"/>
                  <w:szCs w:val="18"/>
                </w:rPr>
                <w:t xml:space="preserve"> </w:t>
              </w:r>
            </w:ins>
            <w:ins w:id="11570" w:author="Xuning Wei12232" w:date="2026-07-27T18:02:00Z">
              <w:r w:rsidRPr="00BB7730">
                <w:rPr>
                  <w:rFonts w:ascii="Times New Roman" w:eastAsia="仿宋_GB2312" w:hAnsi="Times New Roman" w:cs="Times New Roman"/>
                  <w:color w:val="auto"/>
                  <w:sz w:val="18"/>
                  <w:szCs w:val="18"/>
                </w:rPr>
                <w:t>h until LOD≤10.0%.</w:t>
              </w:r>
            </w:ins>
          </w:p>
          <w:p w14:paraId="03B89510" w14:textId="457FD74D" w:rsidR="00F338FC" w:rsidRPr="00BB7730" w:rsidRDefault="00F338FC" w:rsidP="00F338FC">
            <w:pPr>
              <w:jc w:val="both"/>
              <w:rPr>
                <w:ins w:id="11571" w:author="Xuning Wei12232" w:date="2026-07-27T17:58:00Z"/>
                <w:rFonts w:ascii="Times New Roman" w:eastAsia="仿宋_GB2312" w:hAnsi="Times New Roman" w:cs="Times New Roman"/>
                <w:color w:val="000000" w:themeColor="text1"/>
                <w:sz w:val="18"/>
                <w:szCs w:val="18"/>
              </w:rPr>
            </w:pPr>
            <w:ins w:id="11572" w:author="Xuning Wei12232" w:date="2026-07-27T18:02:00Z">
              <w:r w:rsidRPr="00BB7730">
                <w:rPr>
                  <w:rFonts w:ascii="Times New Roman" w:eastAsia="仿宋_GB2312" w:hAnsi="Times New Roman" w:cs="Times New Roman"/>
                  <w:color w:val="auto"/>
                  <w:sz w:val="18"/>
                  <w:szCs w:val="18"/>
                </w:rPr>
                <w:t>Note: After drying 6</w:t>
              </w:r>
            </w:ins>
            <w:ins w:id="11573" w:author="Johan Granander" w:date="2026-07-28T13:38:00Z">
              <w:r w:rsidR="00A0716C" w:rsidRPr="00BB7730">
                <w:rPr>
                  <w:rFonts w:ascii="Times New Roman" w:eastAsia="仿宋_GB2312" w:hAnsi="Times New Roman" w:cs="Times New Roman"/>
                  <w:color w:val="auto"/>
                  <w:sz w:val="18"/>
                  <w:szCs w:val="18"/>
                </w:rPr>
                <w:t xml:space="preserve"> </w:t>
              </w:r>
            </w:ins>
            <w:ins w:id="11574" w:author="Xuning Wei12232" w:date="2026-07-27T18:02:00Z">
              <w:r w:rsidRPr="00BB7730">
                <w:rPr>
                  <w:rFonts w:ascii="Times New Roman" w:eastAsia="仿宋_GB2312" w:hAnsi="Times New Roman" w:cs="Times New Roman"/>
                  <w:color w:val="auto"/>
                  <w:sz w:val="18"/>
                  <w:szCs w:val="18"/>
                </w:rPr>
                <w:t>h, begin to stir the solid for 2~5 min at a speed of 7±2</w:t>
              </w:r>
            </w:ins>
            <w:ins w:id="11575" w:author="Johan Granander" w:date="2026-07-28T13:38:00Z">
              <w:r w:rsidR="00A0716C" w:rsidRPr="00BB7730">
                <w:rPr>
                  <w:rFonts w:ascii="Times New Roman" w:eastAsia="仿宋_GB2312" w:hAnsi="Times New Roman" w:cs="Times New Roman"/>
                  <w:color w:val="auto"/>
                  <w:sz w:val="18"/>
                  <w:szCs w:val="18"/>
                </w:rPr>
                <w:t xml:space="preserve"> </w:t>
              </w:r>
            </w:ins>
            <w:ins w:id="11576" w:author="Xuning Wei12232" w:date="2026-07-27T18:02:00Z">
              <w:r w:rsidRPr="00BB7730">
                <w:rPr>
                  <w:rFonts w:ascii="Times New Roman" w:eastAsia="仿宋_GB2312" w:hAnsi="Times New Roman" w:cs="Times New Roman"/>
                  <w:color w:val="auto"/>
                  <w:sz w:val="18"/>
                  <w:szCs w:val="18"/>
                </w:rPr>
                <w:t>rpm (reference) every 4±1</w:t>
              </w:r>
            </w:ins>
            <w:ins w:id="11577" w:author="Johan Granander" w:date="2026-07-28T13:38:00Z">
              <w:r w:rsidR="00A0716C" w:rsidRPr="00BB7730">
                <w:rPr>
                  <w:rFonts w:ascii="Times New Roman" w:eastAsia="仿宋_GB2312" w:hAnsi="Times New Roman" w:cs="Times New Roman"/>
                  <w:color w:val="auto"/>
                  <w:sz w:val="18"/>
                  <w:szCs w:val="18"/>
                </w:rPr>
                <w:t xml:space="preserve"> </w:t>
              </w:r>
            </w:ins>
            <w:ins w:id="11578" w:author="Xuning Wei12232" w:date="2026-07-27T18:02:00Z">
              <w:r w:rsidRPr="00BB7730">
                <w:rPr>
                  <w:rFonts w:ascii="Times New Roman" w:eastAsia="仿宋_GB2312" w:hAnsi="Times New Roman" w:cs="Times New Roman"/>
                  <w:color w:val="auto"/>
                  <w:sz w:val="18"/>
                  <w:szCs w:val="18"/>
                </w:rPr>
                <w:t xml:space="preserve">h. </w:t>
              </w:r>
            </w:ins>
          </w:p>
        </w:tc>
        <w:tc>
          <w:tcPr>
            <w:tcW w:w="1046" w:type="pct"/>
            <w:vMerge w:val="restart"/>
            <w:shd w:val="clear" w:color="auto" w:fill="FFFFFF" w:themeFill="background1"/>
            <w:vAlign w:val="center"/>
            <w:tcPrChange w:id="11579" w:author="Xuning Wei12232" w:date="2026-07-27T18:11:00Z">
              <w:tcPr>
                <w:tcW w:w="764" w:type="pct"/>
                <w:gridSpan w:val="2"/>
                <w:vMerge w:val="restart"/>
                <w:shd w:val="clear" w:color="auto" w:fill="FFFFFF" w:themeFill="background1"/>
                <w:vAlign w:val="center"/>
              </w:tcPr>
            </w:tcPrChange>
          </w:tcPr>
          <w:p w14:paraId="4CFD87DB" w14:textId="77777777" w:rsidR="00153539" w:rsidRPr="00BB7730" w:rsidRDefault="00153539">
            <w:pPr>
              <w:pStyle w:val="afc"/>
              <w:numPr>
                <w:ilvl w:val="0"/>
                <w:numId w:val="180"/>
              </w:numPr>
              <w:ind w:firstLineChars="0"/>
              <w:rPr>
                <w:ins w:id="11580" w:author="He Han" w:date="2026-10-22T22:09:00Z"/>
                <w:rFonts w:ascii="Times New Roman" w:hAnsi="Times New Roman" w:cs="Times New Roman"/>
                <w:color w:val="auto"/>
                <w:sz w:val="18"/>
                <w:szCs w:val="18"/>
                <w:shd w:val="clear" w:color="auto" w:fill="FFFFFF"/>
              </w:rPr>
              <w:pPrChange w:id="11581" w:author="He Han" w:date="2026-10-22T22:11:00Z">
                <w:pPr>
                  <w:pStyle w:val="afc"/>
                  <w:numPr>
                    <w:numId w:val="156"/>
                  </w:numPr>
                  <w:ind w:left="420" w:firstLineChars="0" w:hanging="420"/>
                </w:pPr>
              </w:pPrChange>
            </w:pPr>
            <w:ins w:id="11582" w:author="He Han" w:date="2026-10-22T22:09: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xml:space="preserve"> Hastelloy (C-276)</w:t>
              </w:r>
            </w:ins>
          </w:p>
          <w:p w14:paraId="3551AD68" w14:textId="77777777" w:rsidR="00153539" w:rsidRPr="00BB7730" w:rsidRDefault="00153539">
            <w:pPr>
              <w:pStyle w:val="afc"/>
              <w:numPr>
                <w:ilvl w:val="0"/>
                <w:numId w:val="180"/>
              </w:numPr>
              <w:ind w:firstLineChars="0"/>
              <w:rPr>
                <w:ins w:id="11583" w:author="He Han" w:date="2026-10-22T22:09:00Z"/>
                <w:rFonts w:ascii="Times New Roman" w:eastAsiaTheme="minorEastAsia" w:hAnsi="Times New Roman" w:cs="Times New Roman"/>
                <w:color w:val="auto"/>
                <w:sz w:val="18"/>
                <w:szCs w:val="18"/>
                <w:shd w:val="clear" w:color="auto" w:fill="FFFFFF"/>
                <w:lang w:eastAsia="zh-CN"/>
              </w:rPr>
              <w:pPrChange w:id="11584" w:author="He Han" w:date="2026-10-22T22:11:00Z">
                <w:pPr>
                  <w:pStyle w:val="afc"/>
                  <w:numPr>
                    <w:numId w:val="156"/>
                  </w:numPr>
                  <w:ind w:left="420" w:firstLineChars="0" w:hanging="420"/>
                </w:pPr>
              </w:pPrChange>
            </w:pPr>
            <w:ins w:id="11585" w:author="He Han" w:date="2026-10-22T22:09:00Z">
              <w:r w:rsidRPr="00BB7730">
                <w:rPr>
                  <w:rFonts w:ascii="Times New Roman" w:hAnsi="Times New Roman" w:cs="Times New Roman"/>
                  <w:color w:val="auto"/>
                  <w:sz w:val="18"/>
                  <w:szCs w:val="18"/>
                  <w:shd w:val="clear" w:color="auto" w:fill="FFFFFF"/>
                </w:rPr>
                <w:lastRenderedPageBreak/>
                <w:t>Agitator material: Hastelloy (N10276)</w:t>
              </w:r>
            </w:ins>
          </w:p>
          <w:p w14:paraId="19764840" w14:textId="77777777" w:rsidR="00153539" w:rsidRPr="00BB7730" w:rsidRDefault="00153539">
            <w:pPr>
              <w:pStyle w:val="afc"/>
              <w:numPr>
                <w:ilvl w:val="0"/>
                <w:numId w:val="180"/>
              </w:numPr>
              <w:ind w:firstLineChars="0"/>
              <w:rPr>
                <w:ins w:id="11586" w:author="He Han" w:date="2026-10-22T22:09:00Z"/>
                <w:rFonts w:ascii="Times New Roman" w:eastAsiaTheme="minorEastAsia" w:hAnsi="Times New Roman" w:cs="Times New Roman"/>
                <w:color w:val="auto"/>
                <w:sz w:val="18"/>
                <w:szCs w:val="18"/>
                <w:shd w:val="clear" w:color="auto" w:fill="FFFFFF"/>
                <w:lang w:eastAsia="zh-CN"/>
              </w:rPr>
              <w:pPrChange w:id="11587" w:author="He Han" w:date="2026-10-22T22:11:00Z">
                <w:pPr>
                  <w:pStyle w:val="afc"/>
                  <w:numPr>
                    <w:numId w:val="156"/>
                  </w:numPr>
                  <w:ind w:left="420" w:firstLineChars="0" w:hanging="420"/>
                </w:pPr>
              </w:pPrChange>
            </w:pPr>
            <w:ins w:id="11588" w:author="He Han" w:date="2026-10-22T22:09:00Z">
              <w:r w:rsidRPr="00BB7730">
                <w:rPr>
                  <w:rFonts w:ascii="Times New Roman" w:hAnsi="Times New Roman" w:cs="Times New Roman"/>
                  <w:color w:val="0000FF"/>
                  <w:sz w:val="18"/>
                  <w:szCs w:val="18"/>
                  <w:shd w:val="clear" w:color="auto" w:fill="FFFFFF"/>
                </w:rPr>
                <w:t>Sieve plate: HC-22</w:t>
              </w:r>
            </w:ins>
          </w:p>
          <w:p w14:paraId="69BE6E14" w14:textId="77777777" w:rsidR="00153539" w:rsidRPr="00BB7730" w:rsidRDefault="00153539">
            <w:pPr>
              <w:pStyle w:val="afc"/>
              <w:numPr>
                <w:ilvl w:val="0"/>
                <w:numId w:val="180"/>
              </w:numPr>
              <w:ind w:firstLineChars="0"/>
              <w:rPr>
                <w:ins w:id="11589" w:author="He Han" w:date="2026-10-22T22:09:00Z"/>
                <w:rFonts w:ascii="Times New Roman" w:hAnsi="Times New Roman" w:cs="Times New Roman"/>
                <w:color w:val="0000FF"/>
                <w:sz w:val="18"/>
                <w:szCs w:val="18"/>
                <w:shd w:val="clear" w:color="auto" w:fill="FFFFFF"/>
              </w:rPr>
              <w:pPrChange w:id="11590" w:author="He Han" w:date="2026-10-22T22:11:00Z">
                <w:pPr>
                  <w:pStyle w:val="afc"/>
                  <w:numPr>
                    <w:numId w:val="156"/>
                  </w:numPr>
                  <w:ind w:left="420" w:firstLineChars="0" w:hanging="420"/>
                </w:pPr>
              </w:pPrChange>
            </w:pPr>
            <w:ins w:id="11591" w:author="He Han" w:date="2026-10-22T22:09:00Z">
              <w:r w:rsidRPr="00BB7730">
                <w:rPr>
                  <w:rFonts w:ascii="Times New Roman" w:hAnsi="Times New Roman" w:cs="Times New Roman"/>
                  <w:color w:val="0000FF"/>
                  <w:sz w:val="18"/>
                  <w:szCs w:val="18"/>
                  <w:shd w:val="clear" w:color="auto" w:fill="FFFFFF"/>
                </w:rPr>
                <w:t xml:space="preserve">Nitrogen distribution piping: </w:t>
              </w:r>
              <w:r w:rsidRPr="00BB7730">
                <w:rPr>
                  <w:rFonts w:ascii="Times New Roman" w:hAnsi="Times New Roman" w:cs="Times New Roman"/>
                  <w:color w:val="auto"/>
                  <w:sz w:val="18"/>
                  <w:szCs w:val="18"/>
                  <w:shd w:val="clear" w:color="auto" w:fill="FFFFFF"/>
                </w:rPr>
                <w:t>Hastelloy (C-276)</w:t>
              </w:r>
            </w:ins>
          </w:p>
          <w:p w14:paraId="4991E343" w14:textId="77777777" w:rsidR="00153539" w:rsidRPr="00BB7730" w:rsidRDefault="00153539">
            <w:pPr>
              <w:pStyle w:val="afc"/>
              <w:numPr>
                <w:ilvl w:val="0"/>
                <w:numId w:val="180"/>
              </w:numPr>
              <w:ind w:firstLineChars="0"/>
              <w:rPr>
                <w:ins w:id="11592" w:author="He Han" w:date="2026-10-22T22:09:00Z"/>
                <w:rFonts w:ascii="Times New Roman" w:hAnsi="Times New Roman" w:cs="Times New Roman"/>
                <w:color w:val="auto"/>
                <w:sz w:val="18"/>
                <w:szCs w:val="18"/>
                <w:shd w:val="clear" w:color="auto" w:fill="FFFFFF"/>
              </w:rPr>
              <w:pPrChange w:id="11593" w:author="He Han" w:date="2026-10-22T22:11:00Z">
                <w:pPr>
                  <w:pStyle w:val="afc"/>
                  <w:numPr>
                    <w:numId w:val="156"/>
                  </w:numPr>
                  <w:ind w:left="420" w:firstLineChars="0" w:hanging="420"/>
                </w:pPr>
              </w:pPrChange>
            </w:pPr>
            <w:ins w:id="11594" w:author="He Han" w:date="2026-10-22T22:09:00Z">
              <w:r w:rsidRPr="00BB7730">
                <w:rPr>
                  <w:rFonts w:ascii="Times New Roman" w:hAnsi="Times New Roman" w:cs="Times New Roman"/>
                  <w:color w:val="auto"/>
                  <w:sz w:val="18"/>
                  <w:szCs w:val="18"/>
                  <w:shd w:val="clear" w:color="auto" w:fill="FFFFFF"/>
                </w:rPr>
                <w:t>Sight glass: Glass</w:t>
              </w:r>
            </w:ins>
          </w:p>
          <w:p w14:paraId="7CC84DB0" w14:textId="77777777" w:rsidR="00153539" w:rsidRPr="00BB7730" w:rsidRDefault="00153539">
            <w:pPr>
              <w:pStyle w:val="afc"/>
              <w:numPr>
                <w:ilvl w:val="0"/>
                <w:numId w:val="180"/>
              </w:numPr>
              <w:ind w:firstLineChars="0"/>
              <w:rPr>
                <w:ins w:id="11595" w:author="He Han" w:date="2026-10-22T22:09:00Z"/>
                <w:rFonts w:ascii="Times New Roman" w:hAnsi="Times New Roman" w:cs="Times New Roman"/>
                <w:color w:val="auto"/>
                <w:sz w:val="18"/>
                <w:szCs w:val="18"/>
                <w:shd w:val="clear" w:color="auto" w:fill="FFFFFF"/>
              </w:rPr>
              <w:pPrChange w:id="11596" w:author="He Han" w:date="2026-10-22T22:11:00Z">
                <w:pPr>
                  <w:pStyle w:val="afc"/>
                  <w:numPr>
                    <w:numId w:val="156"/>
                  </w:numPr>
                  <w:ind w:left="420" w:firstLineChars="0" w:hanging="420"/>
                </w:pPr>
              </w:pPrChange>
            </w:pPr>
            <w:ins w:id="11597" w:author="He Han" w:date="2026-10-22T22:09:00Z">
              <w:r w:rsidRPr="00BB7730">
                <w:rPr>
                  <w:rFonts w:ascii="Times New Roman" w:hAnsi="Times New Roman" w:cs="Times New Roman"/>
                  <w:color w:val="auto"/>
                  <w:sz w:val="18"/>
                  <w:szCs w:val="18"/>
                  <w:shd w:val="clear" w:color="auto" w:fill="FFFFFF"/>
                </w:rPr>
                <w:t>Transfer pump material: SS316+PTFE</w:t>
              </w:r>
            </w:ins>
          </w:p>
          <w:p w14:paraId="2B595CAA" w14:textId="77777777" w:rsidR="00153539" w:rsidRPr="00BB7730" w:rsidRDefault="00153539">
            <w:pPr>
              <w:pStyle w:val="afc"/>
              <w:numPr>
                <w:ilvl w:val="0"/>
                <w:numId w:val="180"/>
              </w:numPr>
              <w:ind w:firstLineChars="0"/>
              <w:rPr>
                <w:ins w:id="11598" w:author="He Han" w:date="2026-10-22T22:09:00Z"/>
                <w:rFonts w:ascii="Times New Roman" w:hAnsi="Times New Roman" w:cs="Times New Roman"/>
                <w:color w:val="auto"/>
                <w:sz w:val="18"/>
                <w:szCs w:val="18"/>
                <w:shd w:val="clear" w:color="auto" w:fill="FFFFFF"/>
              </w:rPr>
              <w:pPrChange w:id="11599" w:author="He Han" w:date="2026-10-22T22:11:00Z">
                <w:pPr>
                  <w:pStyle w:val="afc"/>
                  <w:numPr>
                    <w:numId w:val="156"/>
                  </w:numPr>
                  <w:ind w:left="420" w:firstLineChars="0" w:hanging="420"/>
                </w:pPr>
              </w:pPrChange>
            </w:pPr>
            <w:ins w:id="11600" w:author="He Han" w:date="2026-10-22T22:09:00Z">
              <w:r w:rsidRPr="00BB7730">
                <w:rPr>
                  <w:rFonts w:ascii="Times New Roman" w:hAnsi="Times New Roman" w:cs="Times New Roman"/>
                  <w:color w:val="auto"/>
                  <w:sz w:val="18"/>
                  <w:szCs w:val="18"/>
                  <w:shd w:val="clear" w:color="auto" w:fill="FFFFFF"/>
                </w:rPr>
                <w:t>Thermometer well material: Hastelloy (C-276)</w:t>
              </w:r>
            </w:ins>
          </w:p>
          <w:p w14:paraId="1E44A5D3" w14:textId="77777777" w:rsidR="00153539" w:rsidRPr="00BB7730" w:rsidRDefault="00153539">
            <w:pPr>
              <w:pStyle w:val="afc"/>
              <w:numPr>
                <w:ilvl w:val="0"/>
                <w:numId w:val="180"/>
              </w:numPr>
              <w:ind w:firstLineChars="0"/>
              <w:rPr>
                <w:ins w:id="11601" w:author="He Han" w:date="2026-10-22T22:09:00Z"/>
                <w:rFonts w:ascii="Times New Roman" w:hAnsi="Times New Roman" w:cs="Times New Roman"/>
                <w:color w:val="auto"/>
                <w:sz w:val="18"/>
                <w:szCs w:val="18"/>
                <w:shd w:val="clear" w:color="auto" w:fill="FFFFFF"/>
              </w:rPr>
              <w:pPrChange w:id="11602" w:author="He Han" w:date="2026-10-22T22:11:00Z">
                <w:pPr>
                  <w:pStyle w:val="afc"/>
                  <w:numPr>
                    <w:numId w:val="156"/>
                  </w:numPr>
                  <w:ind w:left="420" w:firstLineChars="0" w:hanging="420"/>
                </w:pPr>
              </w:pPrChange>
            </w:pPr>
            <w:ins w:id="11603" w:author="He Han" w:date="2026-10-22T22:09:00Z">
              <w:r w:rsidRPr="00BB7730">
                <w:rPr>
                  <w:rFonts w:ascii="Times New Roman" w:hAnsi="Times New Roman" w:cs="Times New Roman"/>
                  <w:color w:val="auto"/>
                  <w:sz w:val="18"/>
                  <w:szCs w:val="18"/>
                  <w:shd w:val="clear" w:color="auto" w:fill="FFFFFF"/>
                </w:rPr>
                <w:t>Pipeline material: 316L</w:t>
              </w:r>
            </w:ins>
          </w:p>
          <w:p w14:paraId="4A9A4EBE" w14:textId="77777777" w:rsidR="00153539" w:rsidRPr="00BB7730" w:rsidRDefault="00153539">
            <w:pPr>
              <w:pStyle w:val="afc"/>
              <w:numPr>
                <w:ilvl w:val="0"/>
                <w:numId w:val="180"/>
              </w:numPr>
              <w:ind w:firstLineChars="0"/>
              <w:rPr>
                <w:ins w:id="11604" w:author="He Han" w:date="2026-10-22T22:09:00Z"/>
                <w:rFonts w:ascii="Times New Roman" w:hAnsi="Times New Roman" w:cs="Times New Roman"/>
                <w:color w:val="0000FF"/>
                <w:sz w:val="18"/>
                <w:szCs w:val="18"/>
                <w:shd w:val="clear" w:color="auto" w:fill="FFFFFF"/>
              </w:rPr>
              <w:pPrChange w:id="11605" w:author="He Han" w:date="2026-10-22T22:11:00Z">
                <w:pPr>
                  <w:pStyle w:val="afc"/>
                  <w:numPr>
                    <w:numId w:val="156"/>
                  </w:numPr>
                  <w:ind w:left="420" w:firstLineChars="0" w:hanging="420"/>
                </w:pPr>
              </w:pPrChange>
            </w:pPr>
            <w:ins w:id="11606" w:author="He Han" w:date="2026-10-22T22:09:00Z">
              <w:r w:rsidRPr="00BB7730">
                <w:rPr>
                  <w:rFonts w:ascii="Times New Roman" w:hAnsi="Times New Roman" w:cs="Times New Roman"/>
                  <w:color w:val="0000FF"/>
                  <w:sz w:val="18"/>
                  <w:szCs w:val="18"/>
                  <w:shd w:val="clear" w:color="auto" w:fill="FFFFFF"/>
                </w:rPr>
                <w:t>Sealing ring:</w:t>
              </w:r>
              <w:r w:rsidRPr="00BB7730">
                <w:rPr>
                  <w:rFonts w:ascii="Times New Roman" w:hAnsi="Times New Roman" w:cs="Times New Roman"/>
                  <w:b/>
                  <w:color w:val="0000FF"/>
                  <w:sz w:val="18"/>
                  <w:szCs w:val="18"/>
                  <w:shd w:val="clear" w:color="auto" w:fill="FFFFFF"/>
                </w:rPr>
                <w:t xml:space="preserve"> PTFE</w:t>
              </w:r>
            </w:ins>
          </w:p>
          <w:p w14:paraId="1CCBA69E" w14:textId="77777777" w:rsidR="00153539" w:rsidRPr="00BB7730" w:rsidRDefault="00153539">
            <w:pPr>
              <w:pStyle w:val="afc"/>
              <w:numPr>
                <w:ilvl w:val="0"/>
                <w:numId w:val="180"/>
              </w:numPr>
              <w:ind w:firstLineChars="0"/>
              <w:rPr>
                <w:ins w:id="11607" w:author="He Han" w:date="2026-10-22T22:09:00Z"/>
                <w:rFonts w:ascii="Times New Roman" w:hAnsi="Times New Roman" w:cs="Times New Roman"/>
                <w:color w:val="auto"/>
                <w:sz w:val="18"/>
                <w:szCs w:val="18"/>
                <w:shd w:val="clear" w:color="auto" w:fill="FFFFFF"/>
              </w:rPr>
              <w:pPrChange w:id="11608" w:author="He Han" w:date="2026-10-22T22:11:00Z">
                <w:pPr>
                  <w:pStyle w:val="afc"/>
                  <w:numPr>
                    <w:numId w:val="156"/>
                  </w:numPr>
                  <w:ind w:left="420" w:firstLineChars="0" w:hanging="420"/>
                </w:pPr>
              </w:pPrChange>
            </w:pPr>
            <w:ins w:id="11609" w:author="He Han" w:date="2026-10-22T22:09:00Z">
              <w:r w:rsidRPr="00BB7730">
                <w:rPr>
                  <w:rFonts w:ascii="Times New Roman" w:hAnsi="Times New Roman" w:cs="Times New Roman"/>
                  <w:color w:val="auto"/>
                  <w:sz w:val="18"/>
                  <w:szCs w:val="18"/>
                  <w:shd w:val="clear" w:color="auto" w:fill="FFFFFF"/>
                </w:rPr>
                <w:t>Mass flow meter: SS</w:t>
              </w:r>
            </w:ins>
          </w:p>
          <w:p w14:paraId="4BC3BBD6" w14:textId="77777777" w:rsidR="00153539" w:rsidRPr="00BB7730" w:rsidRDefault="00153539">
            <w:pPr>
              <w:pStyle w:val="afc"/>
              <w:numPr>
                <w:ilvl w:val="0"/>
                <w:numId w:val="180"/>
              </w:numPr>
              <w:ind w:firstLineChars="0"/>
              <w:rPr>
                <w:ins w:id="11610" w:author="He Han" w:date="2026-10-22T22:09:00Z"/>
                <w:rFonts w:ascii="Times New Roman" w:hAnsi="Times New Roman" w:cs="Times New Roman"/>
                <w:b/>
                <w:color w:val="auto"/>
                <w:sz w:val="18"/>
                <w:szCs w:val="18"/>
                <w:shd w:val="clear" w:color="auto" w:fill="FFFFFF"/>
              </w:rPr>
              <w:pPrChange w:id="11611" w:author="He Han" w:date="2026-10-22T22:11:00Z">
                <w:pPr>
                  <w:pStyle w:val="afc"/>
                  <w:numPr>
                    <w:numId w:val="156"/>
                  </w:numPr>
                  <w:ind w:left="420" w:firstLineChars="0" w:hanging="420"/>
                </w:pPr>
              </w:pPrChange>
            </w:pPr>
            <w:ins w:id="11612" w:author="He Han" w:date="2026-10-22T22:09: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2F09E2AD" w14:textId="77777777" w:rsidR="00153539" w:rsidRPr="00BB7730" w:rsidRDefault="00153539">
            <w:pPr>
              <w:pStyle w:val="afc"/>
              <w:numPr>
                <w:ilvl w:val="0"/>
                <w:numId w:val="180"/>
              </w:numPr>
              <w:ind w:firstLineChars="0"/>
              <w:rPr>
                <w:ins w:id="11613" w:author="He Han" w:date="2026-10-22T22:09:00Z"/>
                <w:rFonts w:ascii="Times New Roman" w:eastAsiaTheme="minorEastAsia" w:hAnsi="Times New Roman" w:cs="Times New Roman"/>
                <w:color w:val="auto"/>
                <w:sz w:val="18"/>
                <w:szCs w:val="18"/>
                <w:shd w:val="clear" w:color="auto" w:fill="FFFFFF"/>
                <w:lang w:eastAsia="zh-CN"/>
              </w:rPr>
              <w:pPrChange w:id="11614" w:author="He Han" w:date="2026-10-22T22:11:00Z">
                <w:pPr>
                  <w:pStyle w:val="afc"/>
                  <w:numPr>
                    <w:numId w:val="156"/>
                  </w:numPr>
                  <w:ind w:left="420" w:firstLineChars="0" w:hanging="420"/>
                </w:pPr>
              </w:pPrChange>
            </w:pPr>
            <w:ins w:id="11615" w:author="He Han" w:date="2026-10-22T22:09:00Z">
              <w:r w:rsidRPr="00BB7730">
                <w:rPr>
                  <w:rFonts w:ascii="Times New Roman" w:eastAsiaTheme="minorEastAsia" w:hAnsi="Times New Roman" w:cs="Times New Roman"/>
                  <w:color w:val="auto"/>
                  <w:sz w:val="18"/>
                  <w:szCs w:val="18"/>
                  <w:shd w:val="clear" w:color="auto" w:fill="FFFFFF"/>
                  <w:lang w:eastAsia="zh-CN"/>
                </w:rPr>
                <w:t xml:space="preserve">Gasket Material: </w:t>
              </w:r>
              <w:r w:rsidRPr="00BB7730">
                <w:rPr>
                  <w:rFonts w:ascii="Times New Roman" w:hAnsi="Times New Roman" w:cs="Times New Roman"/>
                  <w:color w:val="auto"/>
                  <w:sz w:val="18"/>
                  <w:szCs w:val="18"/>
                  <w:shd w:val="clear" w:color="auto" w:fill="FFFFFF"/>
                </w:rPr>
                <w:t>PTFE</w:t>
              </w:r>
            </w:ins>
          </w:p>
          <w:p w14:paraId="2949C9D6" w14:textId="77777777" w:rsidR="00153539" w:rsidRPr="00BB7730" w:rsidRDefault="00153539">
            <w:pPr>
              <w:pStyle w:val="afc"/>
              <w:numPr>
                <w:ilvl w:val="0"/>
                <w:numId w:val="180"/>
              </w:numPr>
              <w:ind w:firstLineChars="0"/>
              <w:rPr>
                <w:ins w:id="11616" w:author="He Han" w:date="2026-10-22T22:09:00Z"/>
                <w:rFonts w:ascii="Times New Roman" w:hAnsi="Times New Roman" w:cs="Times New Roman"/>
                <w:color w:val="auto"/>
                <w:sz w:val="18"/>
                <w:szCs w:val="18"/>
                <w:shd w:val="clear" w:color="auto" w:fill="FFFFFF"/>
              </w:rPr>
              <w:pPrChange w:id="11617" w:author="He Han" w:date="2026-10-22T22:11:00Z">
                <w:pPr>
                  <w:pStyle w:val="afc"/>
                  <w:numPr>
                    <w:numId w:val="156"/>
                  </w:numPr>
                  <w:ind w:left="420" w:firstLineChars="0" w:hanging="420"/>
                </w:pPr>
              </w:pPrChange>
            </w:pPr>
            <w:ins w:id="11618" w:author="He Han" w:date="2026-10-22T22:09:00Z">
              <w:r w:rsidRPr="00BB7730">
                <w:rPr>
                  <w:rFonts w:ascii="Times New Roman" w:hAnsi="Times New Roman" w:cs="Times New Roman"/>
                  <w:color w:val="auto"/>
                  <w:sz w:val="18"/>
                  <w:szCs w:val="18"/>
                  <w:shd w:val="clear" w:color="auto" w:fill="FFFFFF"/>
                </w:rPr>
                <w:t>Waste discharge pump material: SS316+PTFE</w:t>
              </w:r>
            </w:ins>
          </w:p>
          <w:p w14:paraId="0ED0D90F" w14:textId="77777777" w:rsidR="00153539" w:rsidRPr="00BB7730" w:rsidRDefault="00153539">
            <w:pPr>
              <w:pStyle w:val="afc"/>
              <w:numPr>
                <w:ilvl w:val="0"/>
                <w:numId w:val="180"/>
              </w:numPr>
              <w:ind w:firstLineChars="0"/>
              <w:rPr>
                <w:ins w:id="11619" w:author="He Han" w:date="2026-10-22T22:09:00Z"/>
                <w:rFonts w:ascii="Times New Roman" w:hAnsi="Times New Roman" w:cs="Times New Roman"/>
                <w:color w:val="auto"/>
                <w:sz w:val="18"/>
                <w:szCs w:val="18"/>
                <w:shd w:val="clear" w:color="auto" w:fill="FFFFFF"/>
              </w:rPr>
              <w:pPrChange w:id="11620" w:author="He Han" w:date="2026-10-22T22:11:00Z">
                <w:pPr>
                  <w:pStyle w:val="afc"/>
                  <w:numPr>
                    <w:numId w:val="156"/>
                  </w:numPr>
                  <w:ind w:left="420" w:firstLineChars="0" w:hanging="420"/>
                </w:pPr>
              </w:pPrChange>
            </w:pPr>
            <w:ins w:id="11621" w:author="He Han" w:date="2026-10-22T22:09: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7D23BE68" w14:textId="77777777" w:rsidR="00153539" w:rsidRPr="00BB7730" w:rsidRDefault="00153539">
            <w:pPr>
              <w:pStyle w:val="afc"/>
              <w:numPr>
                <w:ilvl w:val="0"/>
                <w:numId w:val="180"/>
              </w:numPr>
              <w:ind w:firstLineChars="0"/>
              <w:rPr>
                <w:ins w:id="11622" w:author="He Han" w:date="2026-10-22T22:09:00Z"/>
                <w:rFonts w:ascii="Times New Roman" w:hAnsi="Times New Roman" w:cs="Times New Roman"/>
                <w:color w:val="auto"/>
                <w:sz w:val="18"/>
                <w:szCs w:val="18"/>
                <w:shd w:val="clear" w:color="auto" w:fill="FFFFFF"/>
              </w:rPr>
              <w:pPrChange w:id="11623" w:author="He Han" w:date="2026-10-22T22:11:00Z">
                <w:pPr>
                  <w:pStyle w:val="afc"/>
                  <w:numPr>
                    <w:numId w:val="156"/>
                  </w:numPr>
                  <w:ind w:left="420" w:firstLineChars="0" w:hanging="420"/>
                </w:pPr>
              </w:pPrChange>
            </w:pPr>
            <w:ins w:id="11624" w:author="He Han" w:date="2026-10-22T22:09: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13BBAE3F" w14:textId="2190C93C" w:rsidR="00F338FC" w:rsidRPr="00BB7730" w:rsidDel="00153539" w:rsidRDefault="00F338FC" w:rsidP="00F338FC">
            <w:pPr>
              <w:rPr>
                <w:ins w:id="11625" w:author="Xuning Wei12232" w:date="2026-07-27T18:03:00Z"/>
                <w:del w:id="11626" w:author="He Han" w:date="2026-10-22T22:09:00Z"/>
                <w:rFonts w:ascii="Times New Roman" w:hAnsi="Times New Roman" w:cs="Times New Roman"/>
                <w:color w:val="auto"/>
                <w:sz w:val="18"/>
                <w:szCs w:val="18"/>
                <w:shd w:val="clear" w:color="auto" w:fill="FFFFFF"/>
              </w:rPr>
            </w:pPr>
            <w:ins w:id="11627" w:author="Xuning Wei12232" w:date="2026-07-27T18:03:00Z">
              <w:del w:id="11628" w:author="He Han" w:date="2026-10-12T13:44:00Z">
                <w:r w:rsidRPr="00BB7730" w:rsidDel="000E3A98">
                  <w:rPr>
                    <w:rFonts w:ascii="Times New Roman" w:hAnsi="Times New Roman" w:cs="Times New Roman"/>
                    <w:color w:val="00B0F0"/>
                    <w:sz w:val="18"/>
                    <w:szCs w:val="18"/>
                    <w:shd w:val="clear" w:color="auto" w:fill="FFFFFF"/>
                    <w:rPrChange w:id="11629" w:author="He Han" w:date="2026-10-12T14:34:00Z">
                      <w:rPr>
                        <w:rFonts w:ascii="Times New Roman" w:hAnsi="Times New Roman" w:cs="Times New Roman"/>
                        <w:color w:val="auto"/>
                        <w:sz w:val="18"/>
                        <w:szCs w:val="18"/>
                        <w:shd w:val="clear" w:color="auto" w:fill="FFFFFF"/>
                      </w:rPr>
                    </w:rPrChange>
                  </w:rPr>
                  <w:delText xml:space="preserve">Reaction </w:delText>
                </w:r>
                <w:r w:rsidRPr="00BB7730" w:rsidDel="000E3A98">
                  <w:rPr>
                    <w:rFonts w:ascii="Times New Roman" w:hAnsi="Times New Roman" w:cs="Times New Roman"/>
                    <w:color w:val="00B0F0"/>
                    <w:sz w:val="18"/>
                    <w:szCs w:val="18"/>
                    <w:rPrChange w:id="11630" w:author="He Han" w:date="2026-10-12T14:34:00Z">
                      <w:rPr>
                        <w:rFonts w:ascii="Times New Roman" w:hAnsi="Times New Roman" w:cs="Times New Roman"/>
                        <w:color w:val="auto"/>
                        <w:sz w:val="18"/>
                        <w:szCs w:val="18"/>
                      </w:rPr>
                    </w:rPrChange>
                  </w:rPr>
                  <w:delText xml:space="preserve">vessel </w:delText>
                </w:r>
                <w:r w:rsidRPr="00BB7730" w:rsidDel="000E3A98">
                  <w:rPr>
                    <w:rFonts w:ascii="Times New Roman" w:hAnsi="Times New Roman" w:cs="Times New Roman"/>
                    <w:color w:val="00B0F0"/>
                    <w:sz w:val="18"/>
                    <w:szCs w:val="18"/>
                    <w:shd w:val="clear" w:color="auto" w:fill="FFFFFF"/>
                    <w:rPrChange w:id="11631" w:author="He Han" w:date="2026-10-12T14:34:00Z">
                      <w:rPr>
                        <w:rFonts w:ascii="Times New Roman" w:hAnsi="Times New Roman" w:cs="Times New Roman"/>
                        <w:color w:val="auto"/>
                        <w:sz w:val="18"/>
                        <w:szCs w:val="18"/>
                        <w:shd w:val="clear" w:color="auto" w:fill="FFFFFF"/>
                      </w:rPr>
                    </w:rPrChange>
                  </w:rPr>
                  <w:delText>material:</w:delText>
                </w:r>
              </w:del>
              <w:del w:id="11632" w:author="He Han" w:date="2026-10-22T22:09:00Z">
                <w:r w:rsidRPr="00BB7730" w:rsidDel="00153539">
                  <w:rPr>
                    <w:rFonts w:ascii="Times New Roman" w:hAnsi="Times New Roman" w:cs="Times New Roman"/>
                    <w:color w:val="auto"/>
                    <w:sz w:val="18"/>
                    <w:szCs w:val="18"/>
                    <w:shd w:val="clear" w:color="auto" w:fill="FFFFFF"/>
                  </w:rPr>
                  <w:delText xml:space="preserve"> Hastelloy (C-276)</w:delText>
                </w:r>
              </w:del>
            </w:ins>
          </w:p>
          <w:p w14:paraId="22185379" w14:textId="58DFCF51" w:rsidR="00F338FC" w:rsidRPr="00BB7730" w:rsidDel="00153539" w:rsidRDefault="00F338FC" w:rsidP="00F338FC">
            <w:pPr>
              <w:rPr>
                <w:ins w:id="11633" w:author="Xuning Wei12232" w:date="2026-07-27T18:03:00Z"/>
                <w:del w:id="11634" w:author="He Han" w:date="2026-10-22T22:09:00Z"/>
                <w:rFonts w:ascii="Times New Roman" w:eastAsiaTheme="minorEastAsia" w:hAnsi="Times New Roman" w:cs="Times New Roman"/>
                <w:color w:val="auto"/>
                <w:sz w:val="18"/>
                <w:szCs w:val="18"/>
                <w:shd w:val="clear" w:color="auto" w:fill="FFFFFF"/>
                <w:lang w:eastAsia="zh-CN"/>
              </w:rPr>
            </w:pPr>
            <w:ins w:id="11635" w:author="Xuning Wei12232" w:date="2026-07-27T18:03:00Z">
              <w:del w:id="11636" w:author="He Han" w:date="2026-10-22T22:09:00Z">
                <w:r w:rsidRPr="00BB7730" w:rsidDel="00153539">
                  <w:rPr>
                    <w:rFonts w:ascii="Times New Roman" w:hAnsi="Times New Roman" w:cs="Times New Roman"/>
                    <w:color w:val="auto"/>
                    <w:sz w:val="18"/>
                    <w:szCs w:val="18"/>
                    <w:shd w:val="clear" w:color="auto" w:fill="FFFFFF"/>
                  </w:rPr>
                  <w:delText xml:space="preserve">Agitator material: </w:delText>
                </w:r>
              </w:del>
              <w:del w:id="11637" w:author="He Han" w:date="2026-10-12T14:34:00Z">
                <w:r w:rsidRPr="00BB7730" w:rsidDel="006379C0">
                  <w:rPr>
                    <w:rFonts w:ascii="Times New Roman" w:hAnsi="Times New Roman" w:cs="Times New Roman"/>
                  </w:rPr>
                  <w:delText xml:space="preserve"> </w:delText>
                </w:r>
              </w:del>
              <w:del w:id="11638" w:author="He Han" w:date="2026-10-22T22:09:00Z">
                <w:r w:rsidRPr="00BB7730" w:rsidDel="00153539">
                  <w:rPr>
                    <w:rFonts w:ascii="Times New Roman" w:hAnsi="Times New Roman" w:cs="Times New Roman"/>
                    <w:color w:val="auto"/>
                    <w:sz w:val="18"/>
                    <w:szCs w:val="18"/>
                    <w:shd w:val="clear" w:color="auto" w:fill="FFFFFF"/>
                  </w:rPr>
                  <w:delText>Hastelloy (N10276)</w:delText>
                </w:r>
                <w:r w:rsidRPr="00BB7730" w:rsidDel="00153539">
                  <w:rPr>
                    <w:rFonts w:ascii="Times New Roman" w:hAnsi="Times New Roman" w:cs="Times New Roman"/>
                    <w:color w:val="auto"/>
                    <w:sz w:val="18"/>
                    <w:szCs w:val="18"/>
                    <w:shd w:val="clear" w:color="auto" w:fill="FFFFFF"/>
                  </w:rPr>
                  <w:br/>
                </w:r>
                <w:r w:rsidRPr="00BB7730" w:rsidDel="00153539">
                  <w:rPr>
                    <w:rFonts w:ascii="Times New Roman" w:hAnsi="Times New Roman" w:cs="Times New Roman"/>
                    <w:color w:val="0000FF"/>
                    <w:sz w:val="18"/>
                    <w:szCs w:val="18"/>
                    <w:shd w:val="clear" w:color="auto" w:fill="FFFFFF"/>
                  </w:rPr>
                  <w:delText>Sieve plate: HC-22</w:delText>
                </w:r>
              </w:del>
            </w:ins>
          </w:p>
          <w:p w14:paraId="1A46FF5C" w14:textId="3D8BBB29" w:rsidR="00F338FC" w:rsidRPr="00BB7730" w:rsidDel="00153539" w:rsidRDefault="00F338FC" w:rsidP="00F338FC">
            <w:pPr>
              <w:rPr>
                <w:ins w:id="11639" w:author="Xuning Wei12232" w:date="2026-07-27T18:03:00Z"/>
                <w:del w:id="11640" w:author="He Han" w:date="2026-10-22T22:09:00Z"/>
                <w:rFonts w:ascii="Times New Roman" w:hAnsi="Times New Roman" w:cs="Times New Roman"/>
                <w:color w:val="0000FF"/>
                <w:sz w:val="18"/>
                <w:szCs w:val="18"/>
                <w:shd w:val="clear" w:color="auto" w:fill="FFFFFF"/>
              </w:rPr>
            </w:pPr>
            <w:ins w:id="11641" w:author="Xuning Wei12232" w:date="2026-07-27T18:03:00Z">
              <w:del w:id="11642" w:author="He Han" w:date="2026-10-22T22:09:00Z">
                <w:r w:rsidRPr="00BB7730" w:rsidDel="00153539">
                  <w:rPr>
                    <w:rFonts w:ascii="Times New Roman" w:hAnsi="Times New Roman" w:cs="Times New Roman"/>
                    <w:color w:val="0000FF"/>
                    <w:sz w:val="18"/>
                    <w:szCs w:val="18"/>
                    <w:shd w:val="clear" w:color="auto" w:fill="FFFFFF"/>
                  </w:rPr>
                  <w:delText>Nitrogen distribution pipi</w:delText>
                </w:r>
                <w:r w:rsidRPr="00BB7730" w:rsidDel="00153539">
                  <w:rPr>
                    <w:rFonts w:ascii="Times New Roman" w:hAnsi="Times New Roman" w:cs="Times New Roman"/>
                    <w:color w:val="0000FF"/>
                    <w:sz w:val="18"/>
                    <w:szCs w:val="18"/>
                    <w:shd w:val="pct15" w:color="auto" w:fill="FFFFFF"/>
                  </w:rPr>
                  <w:delText xml:space="preserve">ng: </w:delText>
                </w:r>
                <w:r w:rsidRPr="00BB7730" w:rsidDel="00153539">
                  <w:rPr>
                    <w:rFonts w:ascii="Times New Roman" w:hAnsi="Times New Roman" w:cs="Times New Roman"/>
                    <w:color w:val="auto"/>
                    <w:sz w:val="18"/>
                    <w:szCs w:val="18"/>
                    <w:shd w:val="clear" w:color="auto" w:fill="FFFFFF"/>
                  </w:rPr>
                  <w:delText xml:space="preserve"> Hastelloy (C-276)</w:delText>
                </w:r>
              </w:del>
            </w:ins>
          </w:p>
          <w:p w14:paraId="30BF1AF4" w14:textId="3497E258" w:rsidR="00F338FC" w:rsidRPr="00BB7730" w:rsidDel="00153539" w:rsidRDefault="00F338FC" w:rsidP="00F338FC">
            <w:pPr>
              <w:rPr>
                <w:ins w:id="11643" w:author="Xuning Wei12232" w:date="2026-07-27T18:03:00Z"/>
                <w:del w:id="11644" w:author="He Han" w:date="2026-10-22T22:09:00Z"/>
                <w:rFonts w:ascii="Times New Roman" w:hAnsi="Times New Roman" w:cs="Times New Roman"/>
                <w:color w:val="auto"/>
                <w:sz w:val="18"/>
                <w:szCs w:val="18"/>
                <w:shd w:val="clear" w:color="auto" w:fill="FFFFFF"/>
              </w:rPr>
            </w:pPr>
            <w:ins w:id="11645" w:author="Xuning Wei12232" w:date="2026-07-27T18:03:00Z">
              <w:del w:id="11646" w:author="He Han" w:date="2026-10-22T22:09:00Z">
                <w:r w:rsidRPr="00BB7730" w:rsidDel="00153539">
                  <w:rPr>
                    <w:rFonts w:ascii="Times New Roman" w:hAnsi="Times New Roman" w:cs="Times New Roman"/>
                    <w:color w:val="auto"/>
                    <w:sz w:val="18"/>
                    <w:szCs w:val="18"/>
                    <w:shd w:val="clear" w:color="auto" w:fill="FFFFFF"/>
                  </w:rPr>
                  <w:delText>Sight glass: Glass</w:delText>
                </w:r>
              </w:del>
            </w:ins>
          </w:p>
          <w:p w14:paraId="2E79D4C3" w14:textId="41D32AA0" w:rsidR="00F338FC" w:rsidRPr="00BB7730" w:rsidDel="00153539" w:rsidRDefault="00F338FC" w:rsidP="00F338FC">
            <w:pPr>
              <w:rPr>
                <w:ins w:id="11647" w:author="Xuning Wei12232" w:date="2026-07-27T18:03:00Z"/>
                <w:del w:id="11648" w:author="He Han" w:date="2026-10-22T22:09:00Z"/>
                <w:rFonts w:ascii="Times New Roman" w:hAnsi="Times New Roman" w:cs="Times New Roman"/>
                <w:color w:val="auto"/>
                <w:sz w:val="18"/>
                <w:szCs w:val="18"/>
                <w:shd w:val="clear" w:color="auto" w:fill="FFFFFF"/>
              </w:rPr>
            </w:pPr>
            <w:ins w:id="11649" w:author="Xuning Wei12232" w:date="2026-07-27T18:03:00Z">
              <w:del w:id="11650" w:author="He Han" w:date="2026-10-22T22:09:00Z">
                <w:r w:rsidRPr="00BB7730" w:rsidDel="00153539">
                  <w:rPr>
                    <w:rFonts w:ascii="Times New Roman" w:hAnsi="Times New Roman" w:cs="Times New Roman"/>
                    <w:color w:val="auto"/>
                    <w:sz w:val="18"/>
                    <w:szCs w:val="18"/>
                    <w:shd w:val="clear" w:color="auto" w:fill="FFFFFF"/>
                  </w:rPr>
                  <w:delText>Transfer pump material: SS316+PTFE,</w:delText>
                </w:r>
              </w:del>
            </w:ins>
          </w:p>
          <w:p w14:paraId="12E419AE" w14:textId="5B842173" w:rsidR="00F338FC" w:rsidRPr="00BB7730" w:rsidDel="00153539" w:rsidRDefault="00F338FC" w:rsidP="00F338FC">
            <w:pPr>
              <w:rPr>
                <w:ins w:id="11651" w:author="Xuning Wei12232" w:date="2026-07-27T18:03:00Z"/>
                <w:del w:id="11652" w:author="He Han" w:date="2026-10-22T22:09:00Z"/>
                <w:rFonts w:ascii="Times New Roman" w:hAnsi="Times New Roman" w:cs="Times New Roman"/>
                <w:color w:val="auto"/>
                <w:sz w:val="18"/>
                <w:szCs w:val="18"/>
                <w:shd w:val="clear" w:color="auto" w:fill="FFFFFF"/>
              </w:rPr>
            </w:pPr>
            <w:ins w:id="11653" w:author="Xuning Wei12232" w:date="2026-07-27T18:03:00Z">
              <w:del w:id="11654" w:author="He Han" w:date="2026-10-22T22:09:00Z">
                <w:r w:rsidRPr="00BB7730" w:rsidDel="00153539">
                  <w:rPr>
                    <w:rFonts w:ascii="Times New Roman" w:hAnsi="Times New Roman" w:cs="Times New Roman"/>
                    <w:color w:val="auto"/>
                    <w:sz w:val="18"/>
                    <w:szCs w:val="18"/>
                    <w:shd w:val="clear" w:color="auto" w:fill="FFFFFF"/>
                  </w:rPr>
                  <w:delText>Thermometer well material: Hastelloy (C-276)</w:delText>
                </w:r>
              </w:del>
            </w:ins>
          </w:p>
          <w:p w14:paraId="53B9DDB5" w14:textId="77042918" w:rsidR="00F338FC" w:rsidRPr="00BB7730" w:rsidDel="00153539" w:rsidRDefault="00F338FC" w:rsidP="00F338FC">
            <w:pPr>
              <w:rPr>
                <w:ins w:id="11655" w:author="Xuning Wei12232" w:date="2026-07-27T18:03:00Z"/>
                <w:del w:id="11656" w:author="He Han" w:date="2026-10-22T22:09:00Z"/>
                <w:rFonts w:ascii="Times New Roman" w:hAnsi="Times New Roman" w:cs="Times New Roman"/>
                <w:color w:val="auto"/>
                <w:sz w:val="18"/>
                <w:szCs w:val="18"/>
                <w:shd w:val="clear" w:color="auto" w:fill="FFFFFF"/>
              </w:rPr>
            </w:pPr>
            <w:ins w:id="11657" w:author="Xuning Wei12232" w:date="2026-07-27T18:03:00Z">
              <w:del w:id="11658" w:author="He Han" w:date="2026-10-22T22:09:00Z">
                <w:r w:rsidRPr="00BB7730" w:rsidDel="00153539">
                  <w:rPr>
                    <w:rFonts w:ascii="Times New Roman" w:hAnsi="Times New Roman" w:cs="Times New Roman"/>
                    <w:color w:val="auto"/>
                    <w:sz w:val="18"/>
                    <w:szCs w:val="18"/>
                    <w:shd w:val="clear" w:color="auto" w:fill="FFFFFF"/>
                  </w:rPr>
                  <w:delText>Pipeline material: 316L</w:delText>
                </w:r>
              </w:del>
            </w:ins>
          </w:p>
          <w:p w14:paraId="1C7B5D1F" w14:textId="757AC554" w:rsidR="00F338FC" w:rsidRPr="00BB7730" w:rsidDel="00153539" w:rsidRDefault="00F338FC" w:rsidP="00F338FC">
            <w:pPr>
              <w:rPr>
                <w:ins w:id="11659" w:author="Xuning Wei12232" w:date="2026-07-27T18:03:00Z"/>
                <w:del w:id="11660" w:author="He Han" w:date="2026-10-22T22:09:00Z"/>
                <w:rFonts w:ascii="Times New Roman" w:hAnsi="Times New Roman" w:cs="Times New Roman"/>
                <w:color w:val="FF0000"/>
                <w:sz w:val="18"/>
                <w:szCs w:val="18"/>
                <w:shd w:val="clear" w:color="auto" w:fill="FFFFFF"/>
                <w:lang w:val="sv-SE"/>
              </w:rPr>
            </w:pPr>
            <w:ins w:id="11661" w:author="Xuning Wei12232" w:date="2026-07-27T18:03:00Z">
              <w:del w:id="11662" w:author="He Han" w:date="2026-10-22T22:09:00Z">
                <w:r w:rsidRPr="00BB7730" w:rsidDel="00153539">
                  <w:rPr>
                    <w:rFonts w:ascii="Times New Roman" w:hAnsi="Times New Roman" w:cs="Times New Roman"/>
                    <w:color w:val="FF0000"/>
                    <w:sz w:val="18"/>
                    <w:szCs w:val="18"/>
                    <w:shd w:val="clear" w:color="auto" w:fill="FFFFFF"/>
                    <w:lang w:val="sv-SE"/>
                  </w:rPr>
                  <w:delText>Sealing ring:</w:delText>
                </w:r>
                <w:r w:rsidRPr="00BB7730" w:rsidDel="00153539">
                  <w:rPr>
                    <w:rFonts w:ascii="Times New Roman" w:hAnsi="Times New Roman" w:cs="Times New Roman"/>
                    <w:b/>
                    <w:color w:val="0000FF"/>
                    <w:sz w:val="18"/>
                    <w:szCs w:val="18"/>
                    <w:shd w:val="clear" w:color="auto" w:fill="FFFFFF"/>
                  </w:rPr>
                  <w:delText xml:space="preserve"> PTFE</w:delText>
                </w:r>
              </w:del>
            </w:ins>
          </w:p>
          <w:p w14:paraId="43B0251C" w14:textId="01F12A1F" w:rsidR="00F338FC" w:rsidRPr="00BB7730" w:rsidDel="00153539" w:rsidRDefault="00F338FC" w:rsidP="00F338FC">
            <w:pPr>
              <w:rPr>
                <w:ins w:id="11663" w:author="Xuning Wei12232" w:date="2026-07-27T18:03:00Z"/>
                <w:del w:id="11664" w:author="He Han" w:date="2026-10-22T22:09:00Z"/>
                <w:rFonts w:ascii="Times New Roman" w:hAnsi="Times New Roman" w:cs="Times New Roman"/>
                <w:color w:val="auto"/>
                <w:sz w:val="18"/>
                <w:szCs w:val="18"/>
                <w:shd w:val="clear" w:color="auto" w:fill="FFFFFF"/>
                <w:lang w:val="sv-SE"/>
              </w:rPr>
            </w:pPr>
            <w:ins w:id="11665" w:author="Xuning Wei12232" w:date="2026-07-27T18:03:00Z">
              <w:del w:id="11666" w:author="He Han" w:date="2026-10-22T22:09:00Z">
                <w:r w:rsidRPr="00BB7730" w:rsidDel="00153539">
                  <w:rPr>
                    <w:rFonts w:ascii="Times New Roman" w:hAnsi="Times New Roman" w:cs="Times New Roman"/>
                    <w:color w:val="auto"/>
                    <w:sz w:val="18"/>
                    <w:szCs w:val="18"/>
                    <w:shd w:val="clear" w:color="auto" w:fill="FFFFFF"/>
                    <w:lang w:val="sv-SE"/>
                  </w:rPr>
                  <w:delText>Mass flow meter: SS</w:delText>
                </w:r>
              </w:del>
            </w:ins>
          </w:p>
          <w:p w14:paraId="578C7B83" w14:textId="7B634993" w:rsidR="00F338FC" w:rsidRPr="00BB7730" w:rsidDel="00153539" w:rsidRDefault="00F338FC" w:rsidP="00F338FC">
            <w:pPr>
              <w:rPr>
                <w:ins w:id="11667" w:author="Xuning Wei12232" w:date="2026-07-27T18:03:00Z"/>
                <w:del w:id="11668" w:author="He Han" w:date="2026-10-22T22:09:00Z"/>
                <w:rFonts w:ascii="Times New Roman" w:hAnsi="Times New Roman" w:cs="Times New Roman"/>
                <w:b/>
                <w:color w:val="auto"/>
                <w:sz w:val="18"/>
                <w:szCs w:val="18"/>
                <w:shd w:val="clear" w:color="auto" w:fill="FFFFFF"/>
              </w:rPr>
            </w:pPr>
            <w:ins w:id="11669" w:author="Xuning Wei12232" w:date="2026-07-27T18:03:00Z">
              <w:del w:id="11670" w:author="He Han" w:date="2026-10-22T22:09:00Z">
                <w:r w:rsidRPr="00BB7730" w:rsidDel="00153539">
                  <w:rPr>
                    <w:rFonts w:ascii="Times New Roman" w:hAnsi="Times New Roman" w:cs="Times New Roman"/>
                    <w:color w:val="auto"/>
                    <w:sz w:val="18"/>
                    <w:szCs w:val="18"/>
                    <w:shd w:val="clear" w:color="auto" w:fill="FFFFFF"/>
                  </w:rPr>
                  <w:delText xml:space="preserve">Valve material: </w:delText>
                </w:r>
              </w:del>
              <w:del w:id="11671" w:author="He Han" w:date="2026-10-12T14:34:00Z">
                <w:r w:rsidRPr="00BB7730" w:rsidDel="006379C0">
                  <w:rPr>
                    <w:rFonts w:ascii="Times New Roman" w:hAnsi="Times New Roman" w:cs="Times New Roman"/>
                    <w:color w:val="auto"/>
                    <w:sz w:val="18"/>
                    <w:szCs w:val="18"/>
                    <w:shd w:val="clear" w:color="auto" w:fill="FFFFFF"/>
                  </w:rPr>
                  <w:delText>304 &amp; 316L</w:delText>
                </w:r>
              </w:del>
            </w:ins>
          </w:p>
          <w:p w14:paraId="436B3059" w14:textId="2EC2BF2F" w:rsidR="00F338FC" w:rsidRPr="00BB7730" w:rsidDel="00153539" w:rsidRDefault="00F338FC" w:rsidP="00F338FC">
            <w:pPr>
              <w:rPr>
                <w:ins w:id="11672" w:author="Xuning Wei12232" w:date="2026-07-27T18:03:00Z"/>
                <w:del w:id="11673" w:author="He Han" w:date="2026-10-22T22:09:00Z"/>
                <w:rFonts w:ascii="Times New Roman" w:eastAsiaTheme="minorEastAsia" w:hAnsi="Times New Roman" w:cs="Times New Roman"/>
                <w:color w:val="auto"/>
                <w:sz w:val="18"/>
                <w:szCs w:val="18"/>
                <w:shd w:val="clear" w:color="auto" w:fill="FFFFFF"/>
                <w:lang w:eastAsia="zh-CN"/>
              </w:rPr>
            </w:pPr>
            <w:ins w:id="11674" w:author="Xuning Wei12232" w:date="2026-07-27T18:03:00Z">
              <w:del w:id="11675" w:author="He Han" w:date="2026-10-22T22:09:00Z">
                <w:r w:rsidRPr="00BB7730" w:rsidDel="00153539">
                  <w:rPr>
                    <w:rFonts w:ascii="Times New Roman" w:eastAsiaTheme="minorEastAsia" w:hAnsi="Times New Roman" w:cs="Times New Roman"/>
                    <w:color w:val="auto"/>
                    <w:sz w:val="18"/>
                    <w:szCs w:val="18"/>
                    <w:shd w:val="clear" w:color="auto" w:fill="FFFFFF"/>
                    <w:lang w:eastAsia="zh-CN"/>
                  </w:rPr>
                  <w:delText xml:space="preserve">Gasket Material: </w:delText>
                </w:r>
                <w:r w:rsidRPr="00BB7730" w:rsidDel="00153539">
                  <w:rPr>
                    <w:rFonts w:ascii="Times New Roman" w:hAnsi="Times New Roman" w:cs="Times New Roman"/>
                    <w:color w:val="auto"/>
                    <w:sz w:val="18"/>
                    <w:szCs w:val="18"/>
                    <w:shd w:val="clear" w:color="auto" w:fill="FFFFFF"/>
                  </w:rPr>
                  <w:delText>PTFE</w:delText>
                </w:r>
              </w:del>
            </w:ins>
          </w:p>
          <w:p w14:paraId="022AA56C" w14:textId="002D455F" w:rsidR="00F338FC" w:rsidRPr="00BB7730" w:rsidDel="00153539" w:rsidRDefault="00F338FC" w:rsidP="00F338FC">
            <w:pPr>
              <w:rPr>
                <w:ins w:id="11676" w:author="Xuning Wei12232" w:date="2026-07-27T18:03:00Z"/>
                <w:del w:id="11677" w:author="He Han" w:date="2026-10-22T22:09:00Z"/>
                <w:rFonts w:ascii="Times New Roman" w:hAnsi="Times New Roman" w:cs="Times New Roman"/>
                <w:color w:val="auto"/>
                <w:sz w:val="18"/>
                <w:szCs w:val="18"/>
                <w:shd w:val="clear" w:color="auto" w:fill="FFFFFF"/>
              </w:rPr>
            </w:pPr>
            <w:ins w:id="11678" w:author="Xuning Wei12232" w:date="2026-07-27T18:03:00Z">
              <w:del w:id="11679" w:author="He Han" w:date="2026-10-22T22:09:00Z">
                <w:r w:rsidRPr="00BB7730" w:rsidDel="00153539">
                  <w:rPr>
                    <w:rFonts w:ascii="Times New Roman" w:hAnsi="Times New Roman" w:cs="Times New Roman"/>
                    <w:color w:val="auto"/>
                    <w:sz w:val="18"/>
                    <w:szCs w:val="18"/>
                    <w:shd w:val="clear" w:color="auto" w:fill="FFFFFF"/>
                  </w:rPr>
                  <w:delText>Waste discharge pump material: SS316+PTFE</w:delText>
                </w:r>
              </w:del>
            </w:ins>
          </w:p>
          <w:p w14:paraId="5B3B33C5" w14:textId="4C46A38F" w:rsidR="00F338FC" w:rsidRPr="00BB7730" w:rsidRDefault="00F338FC" w:rsidP="00F338FC">
            <w:pPr>
              <w:rPr>
                <w:ins w:id="11680" w:author="Xuning Wei12232" w:date="2026-07-27T17:58:00Z"/>
                <w:rFonts w:ascii="Times New Roman" w:hAnsi="Times New Roman" w:cs="Times New Roman"/>
                <w:color w:val="auto"/>
                <w:sz w:val="18"/>
                <w:szCs w:val="18"/>
                <w:shd w:val="clear" w:color="auto" w:fill="FFFFFF"/>
              </w:rPr>
            </w:pPr>
            <w:ins w:id="11681" w:author="Xuning Wei12232" w:date="2026-07-27T18:03:00Z">
              <w:del w:id="11682" w:author="He Han" w:date="2026-10-22T22:09:00Z">
                <w:r w:rsidRPr="00BB7730" w:rsidDel="00153539">
                  <w:rPr>
                    <w:rFonts w:ascii="Times New Roman" w:hAnsi="Times New Roman" w:cs="Times New Roman"/>
                    <w:color w:val="0000FF"/>
                    <w:sz w:val="18"/>
                    <w:szCs w:val="18"/>
                  </w:rPr>
                  <w:delText>Mechanical seal:</w:delText>
                </w:r>
              </w:del>
              <w:del w:id="11683" w:author="He Han" w:date="2026-10-12T14:34:00Z">
                <w:r w:rsidRPr="00BB7730" w:rsidDel="006379C0">
                  <w:rPr>
                    <w:rFonts w:ascii="Times New Roman" w:hAnsi="Times New Roman" w:cs="Times New Roman"/>
                    <w:color w:val="0000FF"/>
                    <w:sz w:val="18"/>
                    <w:szCs w:val="18"/>
                  </w:rPr>
                  <w:delText xml:space="preserve"> </w:delText>
                </w:r>
                <w:r w:rsidRPr="00BB7730" w:rsidDel="006379C0">
                  <w:rPr>
                    <w:rFonts w:ascii="Times New Roman" w:hAnsi="Times New Roman" w:cs="Times New Roman"/>
                    <w:color w:val="0000FF"/>
                    <w:sz w:val="18"/>
                    <w:szCs w:val="18"/>
                    <w:shd w:val="clear" w:color="auto" w:fill="FFFFFF"/>
                  </w:rPr>
                  <w:delText>304SS</w:delText>
                </w:r>
              </w:del>
              <w:del w:id="11684" w:author="He Han" w:date="2026-10-22T22:09:00Z">
                <w:r w:rsidRPr="00BB7730" w:rsidDel="00153539">
                  <w:rPr>
                    <w:rFonts w:ascii="Times New Roman" w:hAnsi="Times New Roman" w:cs="Times New Roman"/>
                    <w:color w:val="0000FF"/>
                    <w:sz w:val="18"/>
                    <w:szCs w:val="18"/>
                    <w:shd w:val="clear" w:color="auto" w:fill="FFFFFF"/>
                  </w:rPr>
                  <w:delText xml:space="preserve"> &amp; PTFE &amp; FFKM Gloves: </w:delText>
                </w:r>
              </w:del>
              <w:del w:id="11685" w:author="He Han" w:date="2026-10-19T16:39:00Z">
                <w:r w:rsidRPr="00BB7730" w:rsidDel="00467D71">
                  <w:rPr>
                    <w:rFonts w:ascii="Times New Roman" w:hAnsi="Times New Roman" w:cs="Times New Roman"/>
                    <w:color w:val="0000FF"/>
                    <w:sz w:val="18"/>
                    <w:szCs w:val="18"/>
                    <w:shd w:val="clear" w:color="auto" w:fill="FFFFFF"/>
                  </w:rPr>
                  <w:delText>CSPE</w:delText>
                </w:r>
              </w:del>
            </w:ins>
          </w:p>
        </w:tc>
        <w:tc>
          <w:tcPr>
            <w:tcW w:w="385" w:type="pct"/>
            <w:vMerge w:val="restart"/>
            <w:shd w:val="clear" w:color="auto" w:fill="FFFFFF" w:themeFill="background1"/>
            <w:vAlign w:val="center"/>
            <w:tcPrChange w:id="11686" w:author="Xuning Wei12232" w:date="2026-07-27T18:11:00Z">
              <w:tcPr>
                <w:tcW w:w="388" w:type="pct"/>
                <w:gridSpan w:val="4"/>
                <w:vMerge w:val="restart"/>
                <w:shd w:val="clear" w:color="auto" w:fill="FFFFFF" w:themeFill="background1"/>
                <w:vAlign w:val="center"/>
              </w:tcPr>
            </w:tcPrChange>
          </w:tcPr>
          <w:p w14:paraId="093DE5CF" w14:textId="11A43C0E" w:rsidR="00F338FC" w:rsidRPr="00BB7730" w:rsidRDefault="00F338FC" w:rsidP="00F338FC">
            <w:pPr>
              <w:jc w:val="both"/>
              <w:rPr>
                <w:ins w:id="11687" w:author="Xuning Wei12232" w:date="2026-07-27T17:58:00Z"/>
                <w:rFonts w:ascii="Times New Roman" w:hAnsi="Times New Roman" w:cs="Times New Roman"/>
                <w:color w:val="auto"/>
                <w:sz w:val="18"/>
                <w:szCs w:val="18"/>
              </w:rPr>
            </w:pPr>
            <w:ins w:id="11688" w:author="Xuning Wei12232" w:date="2026-07-27T18:03:00Z">
              <w:r w:rsidRPr="00BB7730">
                <w:rPr>
                  <w:rFonts w:ascii="Times New Roman" w:hAnsi="Times New Roman" w:cs="Times New Roman"/>
                  <w:color w:val="auto"/>
                  <w:sz w:val="18"/>
                  <w:szCs w:val="18"/>
                </w:rPr>
                <w:lastRenderedPageBreak/>
                <w:t>No</w:t>
              </w:r>
            </w:ins>
          </w:p>
        </w:tc>
        <w:tc>
          <w:tcPr>
            <w:tcW w:w="352" w:type="pct"/>
            <w:vMerge w:val="restart"/>
            <w:shd w:val="clear" w:color="auto" w:fill="FFFFFF" w:themeFill="background1"/>
            <w:vAlign w:val="center"/>
            <w:tcPrChange w:id="11689" w:author="Xuning Wei12232" w:date="2026-07-27T18:11:00Z">
              <w:tcPr>
                <w:tcW w:w="354" w:type="pct"/>
                <w:gridSpan w:val="4"/>
                <w:vMerge w:val="restart"/>
                <w:shd w:val="clear" w:color="auto" w:fill="FFFFFF" w:themeFill="background1"/>
                <w:vAlign w:val="center"/>
              </w:tcPr>
            </w:tcPrChange>
          </w:tcPr>
          <w:p w14:paraId="26A5F67D" w14:textId="64A0A6A5" w:rsidR="00F338FC" w:rsidRPr="00BB7730" w:rsidRDefault="00F338FC" w:rsidP="00F338FC">
            <w:pPr>
              <w:jc w:val="both"/>
              <w:rPr>
                <w:ins w:id="11690" w:author="Xuning Wei12232" w:date="2026-07-27T17:58:00Z"/>
                <w:rFonts w:ascii="Times New Roman" w:hAnsi="Times New Roman" w:cs="Times New Roman"/>
                <w:color w:val="auto"/>
                <w:sz w:val="18"/>
                <w:szCs w:val="18"/>
              </w:rPr>
            </w:pPr>
            <w:ins w:id="11691" w:author="Xuning Wei12232" w:date="2026-07-27T18:03:00Z">
              <w:r w:rsidRPr="00BB7730">
                <w:rPr>
                  <w:rFonts w:ascii="Times New Roman" w:hAnsi="Times New Roman" w:cs="Times New Roman"/>
                  <w:color w:val="auto"/>
                  <w:sz w:val="18"/>
                  <w:szCs w:val="18"/>
                </w:rPr>
                <w:t>No</w:t>
              </w:r>
            </w:ins>
          </w:p>
        </w:tc>
        <w:tc>
          <w:tcPr>
            <w:tcW w:w="289" w:type="pct"/>
            <w:vAlign w:val="center"/>
            <w:tcPrChange w:id="11692" w:author="Xuning Wei12232" w:date="2026-07-27T18:11:00Z">
              <w:tcPr>
                <w:tcW w:w="291" w:type="pct"/>
                <w:gridSpan w:val="3"/>
                <w:vAlign w:val="center"/>
              </w:tcPr>
            </w:tcPrChange>
          </w:tcPr>
          <w:p w14:paraId="7A2F1B1C" w14:textId="5E81723C" w:rsidR="00F338FC" w:rsidRPr="00BB7730" w:rsidRDefault="003E162E" w:rsidP="00F338FC">
            <w:pPr>
              <w:jc w:val="both"/>
              <w:rPr>
                <w:ins w:id="11693" w:author="Xuning Wei12232" w:date="2026-07-27T17:58:00Z"/>
                <w:rFonts w:ascii="Times New Roman" w:hAnsi="Times New Roman" w:cs="Times New Roman"/>
                <w:color w:val="auto"/>
                <w:sz w:val="18"/>
                <w:szCs w:val="18"/>
              </w:rPr>
            </w:pPr>
            <w:customXmlInsRangeStart w:id="11694" w:author="Xuning Wei12232" w:date="2026-07-27T18:04:00Z"/>
            <w:sdt>
              <w:sdtPr>
                <w:rPr>
                  <w:rFonts w:ascii="Times New Roman" w:hAnsi="Times New Roman" w:cs="Times New Roman"/>
                  <w:color w:val="auto"/>
                  <w:sz w:val="18"/>
                  <w:szCs w:val="18"/>
                </w:rPr>
                <w:id w:val="513651915"/>
                <w14:checkbox>
                  <w14:checked w14:val="1"/>
                  <w14:checkedState w14:val="2612" w14:font="MS Gothic"/>
                  <w14:uncheckedState w14:val="2610" w14:font="MS Gothic"/>
                </w14:checkbox>
              </w:sdtPr>
              <w:sdtEndPr/>
              <w:sdtContent>
                <w:customXmlInsRangeEnd w:id="11694"/>
                <w:ins w:id="11695" w:author="Xuning Wei12232" w:date="2026-07-27T18:04:00Z">
                  <w:r w:rsidR="00F338FC" w:rsidRPr="00BB7730">
                    <w:rPr>
                      <w:rFonts w:ascii="Segoe UI Symbol" w:hAnsi="Segoe UI Symbol" w:cs="Segoe UI Symbol"/>
                      <w:color w:val="auto"/>
                      <w:sz w:val="18"/>
                      <w:szCs w:val="18"/>
                    </w:rPr>
                    <w:t>☒</w:t>
                  </w:r>
                </w:ins>
                <w:customXmlInsRangeStart w:id="11696" w:author="Xuning Wei12232" w:date="2026-07-27T18:04:00Z"/>
              </w:sdtContent>
            </w:sdt>
            <w:customXmlInsRangeEnd w:id="11696"/>
            <w:ins w:id="11697" w:author="Xuning Wei12232" w:date="2026-07-27T18:04:00Z">
              <w:r w:rsidR="00F338FC" w:rsidRPr="00BB7730">
                <w:rPr>
                  <w:rFonts w:ascii="Times New Roman" w:hAnsi="Times New Roman" w:cs="Times New Roman"/>
                  <w:color w:val="auto"/>
                  <w:sz w:val="18"/>
                  <w:szCs w:val="18"/>
                </w:rPr>
                <w:t>Yes</w:t>
              </w:r>
            </w:ins>
          </w:p>
        </w:tc>
        <w:tc>
          <w:tcPr>
            <w:tcW w:w="638" w:type="pct"/>
            <w:vAlign w:val="center"/>
            <w:tcPrChange w:id="11698" w:author="Xuning Wei12232" w:date="2026-07-27T18:11:00Z">
              <w:tcPr>
                <w:tcW w:w="764" w:type="pct"/>
                <w:gridSpan w:val="3"/>
                <w:vAlign w:val="center"/>
              </w:tcPr>
            </w:tcPrChange>
          </w:tcPr>
          <w:p w14:paraId="0DB97A03" w14:textId="270841CA" w:rsidR="00F338FC" w:rsidRPr="00BB7730" w:rsidRDefault="003E162E" w:rsidP="00F338FC">
            <w:pPr>
              <w:jc w:val="both"/>
              <w:rPr>
                <w:ins w:id="11699" w:author="Xuning Wei12232" w:date="2026-07-27T17:58:00Z"/>
                <w:rFonts w:ascii="Times New Roman" w:hAnsi="Times New Roman" w:cs="Times New Roman"/>
                <w:color w:val="auto"/>
                <w:sz w:val="18"/>
                <w:szCs w:val="18"/>
              </w:rPr>
            </w:pPr>
            <w:customXmlInsRangeStart w:id="11700" w:author="Xuning Wei12232" w:date="2026-07-27T18:04:00Z"/>
            <w:sdt>
              <w:sdtPr>
                <w:rPr>
                  <w:rFonts w:ascii="Times New Roman" w:hAnsi="Times New Roman" w:cs="Times New Roman"/>
                  <w:color w:val="auto"/>
                  <w:sz w:val="18"/>
                  <w:szCs w:val="18"/>
                </w:rPr>
                <w:id w:val="1191800637"/>
                <w14:checkbox>
                  <w14:checked w14:val="0"/>
                  <w14:checkedState w14:val="2612" w14:font="MS Gothic"/>
                  <w14:uncheckedState w14:val="2610" w14:font="MS Gothic"/>
                </w14:checkbox>
              </w:sdtPr>
              <w:sdtEndPr/>
              <w:sdtContent>
                <w:customXmlInsRangeEnd w:id="11700"/>
                <w:ins w:id="11701" w:author="Xuning Wei12232" w:date="2026-07-27T18:04:00Z">
                  <w:r w:rsidR="00F338FC" w:rsidRPr="00BB7730">
                    <w:rPr>
                      <w:rFonts w:ascii="Segoe UI Symbol" w:hAnsi="Segoe UI Symbol" w:cs="Segoe UI Symbol"/>
                      <w:color w:val="auto"/>
                      <w:sz w:val="18"/>
                      <w:szCs w:val="18"/>
                    </w:rPr>
                    <w:t>☐</w:t>
                  </w:r>
                </w:ins>
                <w:customXmlInsRangeStart w:id="11702" w:author="Xuning Wei12232" w:date="2026-07-27T18:04:00Z"/>
              </w:sdtContent>
            </w:sdt>
            <w:customXmlInsRangeEnd w:id="11702"/>
            <w:ins w:id="11703" w:author="Xuning Wei12232" w:date="2026-07-27T18:04:00Z">
              <w:r w:rsidR="00F338FC" w:rsidRPr="00BB7730">
                <w:rPr>
                  <w:rFonts w:ascii="Times New Roman" w:hAnsi="Times New Roman" w:cs="Times New Roman"/>
                  <w:color w:val="auto"/>
                  <w:sz w:val="18"/>
                  <w:szCs w:val="18"/>
                </w:rPr>
                <w:t xml:space="preserve"> No</w:t>
              </w:r>
            </w:ins>
          </w:p>
        </w:tc>
        <w:tc>
          <w:tcPr>
            <w:tcW w:w="792" w:type="pct"/>
            <w:vMerge w:val="restart"/>
            <w:vAlign w:val="center"/>
            <w:tcPrChange w:id="11704" w:author="Xuning Wei12232" w:date="2026-07-27T18:11:00Z">
              <w:tcPr>
                <w:tcW w:w="654" w:type="pct"/>
                <w:gridSpan w:val="2"/>
                <w:vMerge w:val="restart"/>
                <w:vAlign w:val="center"/>
              </w:tcPr>
            </w:tcPrChange>
          </w:tcPr>
          <w:p w14:paraId="02D09BA2" w14:textId="77777777" w:rsidR="00F338FC" w:rsidRPr="00BB7730" w:rsidRDefault="003E162E" w:rsidP="00F338FC">
            <w:pPr>
              <w:jc w:val="both"/>
              <w:rPr>
                <w:ins w:id="11705" w:author="Xuning Wei12232" w:date="2026-07-27T18:04:00Z"/>
                <w:rFonts w:ascii="Times New Roman" w:eastAsia="仿宋_GB2312" w:hAnsi="Times New Roman" w:cs="Times New Roman"/>
                <w:color w:val="auto"/>
                <w:kern w:val="0"/>
                <w:sz w:val="18"/>
                <w:szCs w:val="18"/>
                <w:u w:val="single"/>
                <w:lang w:eastAsia="zh-CN"/>
              </w:rPr>
            </w:pPr>
            <w:customXmlInsRangeStart w:id="11706" w:author="Xuning Wei12232" w:date="2026-07-27T18:04:00Z"/>
            <w:sdt>
              <w:sdtPr>
                <w:rPr>
                  <w:rFonts w:ascii="Times New Roman" w:eastAsia="仿宋_GB2312" w:hAnsi="Times New Roman" w:cs="Times New Roman"/>
                  <w:b/>
                  <w:color w:val="auto"/>
                  <w:sz w:val="18"/>
                  <w:szCs w:val="18"/>
                </w:rPr>
                <w:id w:val="-823737169"/>
                <w14:checkbox>
                  <w14:checked w14:val="0"/>
                  <w14:checkedState w14:val="2612" w14:font="MS Gothic"/>
                  <w14:uncheckedState w14:val="2610" w14:font="MS Gothic"/>
                </w14:checkbox>
              </w:sdtPr>
              <w:sdtEndPr/>
              <w:sdtContent>
                <w:customXmlInsRangeEnd w:id="11706"/>
                <w:ins w:id="11707" w:author="Xuning Wei12232" w:date="2026-07-27T18:04:00Z">
                  <w:r w:rsidR="00F338FC" w:rsidRPr="00BB7730">
                    <w:rPr>
                      <w:rFonts w:ascii="Segoe UI Symbol" w:eastAsia="MS Gothic" w:hAnsi="Segoe UI Symbol" w:cs="Segoe UI Symbol"/>
                      <w:b/>
                      <w:color w:val="auto"/>
                      <w:sz w:val="18"/>
                      <w:szCs w:val="18"/>
                    </w:rPr>
                    <w:t>☐</w:t>
                  </w:r>
                </w:ins>
                <w:customXmlInsRangeStart w:id="11708" w:author="Xuning Wei12232" w:date="2026-07-27T18:04:00Z"/>
              </w:sdtContent>
            </w:sdt>
            <w:customXmlInsRangeEnd w:id="11708"/>
            <w:ins w:id="11709" w:author="Xuning Wei12232" w:date="2026-07-27T18:04: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kern w:val="0"/>
                  <w:sz w:val="18"/>
                  <w:szCs w:val="18"/>
                  <w:lang w:eastAsia="zh-CN"/>
                </w:rPr>
                <w:t>Asymchem R&amp;D Lab:</w:t>
              </w:r>
              <w:r w:rsidR="00F338FC" w:rsidRPr="00BB7730">
                <w:rPr>
                  <w:rFonts w:ascii="Times New Roman" w:eastAsia="仿宋_GB2312" w:hAnsi="Times New Roman" w:cs="Times New Roman"/>
                  <w:color w:val="auto"/>
                  <w:kern w:val="0"/>
                  <w:sz w:val="18"/>
                  <w:szCs w:val="18"/>
                  <w:u w:val="single"/>
                  <w:lang w:eastAsia="zh-CN"/>
                </w:rPr>
                <w:t xml:space="preserve"> N/A </w:t>
              </w:r>
            </w:ins>
          </w:p>
          <w:p w14:paraId="17EF40A3" w14:textId="77777777" w:rsidR="00F338FC" w:rsidRPr="00BB7730" w:rsidRDefault="003E162E" w:rsidP="00F338FC">
            <w:pPr>
              <w:jc w:val="both"/>
              <w:rPr>
                <w:ins w:id="11710" w:author="Xuning Wei12232" w:date="2026-07-27T18:04:00Z"/>
                <w:rFonts w:ascii="Times New Roman" w:eastAsia="仿宋_GB2312" w:hAnsi="Times New Roman" w:cs="Times New Roman"/>
                <w:color w:val="auto"/>
                <w:kern w:val="0"/>
                <w:sz w:val="18"/>
                <w:szCs w:val="18"/>
                <w:u w:val="single"/>
                <w:lang w:eastAsia="zh-CN"/>
              </w:rPr>
            </w:pPr>
            <w:customXmlInsRangeStart w:id="11711" w:author="Xuning Wei12232" w:date="2026-07-27T18:04:00Z"/>
            <w:sdt>
              <w:sdtPr>
                <w:rPr>
                  <w:rFonts w:ascii="Times New Roman" w:eastAsia="仿宋_GB2312" w:hAnsi="Times New Roman" w:cs="Times New Roman"/>
                  <w:b/>
                  <w:color w:val="auto"/>
                  <w:sz w:val="18"/>
                  <w:szCs w:val="18"/>
                </w:rPr>
                <w:id w:val="-741716161"/>
                <w14:checkbox>
                  <w14:checked w14:val="1"/>
                  <w14:checkedState w14:val="2612" w14:font="MS Gothic"/>
                  <w14:uncheckedState w14:val="2610" w14:font="MS Gothic"/>
                </w14:checkbox>
              </w:sdtPr>
              <w:sdtEndPr/>
              <w:sdtContent>
                <w:customXmlInsRangeEnd w:id="11711"/>
                <w:ins w:id="11712" w:author="Xuning Wei12232" w:date="2026-07-27T18:04:00Z">
                  <w:r w:rsidR="00F338FC" w:rsidRPr="00BB7730">
                    <w:rPr>
                      <w:rFonts w:ascii="Segoe UI Symbol" w:eastAsia="MS Gothic" w:hAnsi="Segoe UI Symbol" w:cs="Segoe UI Symbol"/>
                      <w:b/>
                      <w:color w:val="auto"/>
                      <w:sz w:val="18"/>
                      <w:szCs w:val="18"/>
                    </w:rPr>
                    <w:t>☒</w:t>
                  </w:r>
                </w:ins>
                <w:customXmlInsRangeStart w:id="11713" w:author="Xuning Wei12232" w:date="2026-07-27T18:04:00Z"/>
              </w:sdtContent>
            </w:sdt>
            <w:customXmlInsRangeEnd w:id="11713"/>
            <w:ins w:id="11714" w:author="Xuning Wei12232" w:date="2026-07-27T18:04: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kern w:val="0"/>
                  <w:sz w:val="18"/>
                  <w:szCs w:val="18"/>
                  <w:lang w:eastAsia="zh-CN"/>
                </w:rPr>
                <w:t>Asymchem Production data, Lot Number:</w:t>
              </w:r>
              <w:r w:rsidR="00F338FC" w:rsidRPr="00BB7730">
                <w:rPr>
                  <w:rFonts w:ascii="Times New Roman" w:eastAsia="仿宋_GB2312" w:hAnsi="Times New Roman" w:cs="Times New Roman"/>
                  <w:color w:val="auto"/>
                  <w:kern w:val="0"/>
                  <w:sz w:val="18"/>
                  <w:szCs w:val="18"/>
                  <w:u w:val="single"/>
                  <w:lang w:eastAsia="zh-CN"/>
                </w:rPr>
                <w:t xml:space="preserve">   CPo140020-02-01-01~04    </w:t>
              </w:r>
            </w:ins>
          </w:p>
          <w:p w14:paraId="508F7C31" w14:textId="5906F59F" w:rsidR="00F338FC" w:rsidRPr="00BB7730" w:rsidRDefault="003E162E" w:rsidP="00F338FC">
            <w:pPr>
              <w:jc w:val="both"/>
              <w:rPr>
                <w:ins w:id="11715" w:author="Xuning Wei12232" w:date="2026-07-27T18:04:00Z"/>
                <w:rFonts w:ascii="Times New Roman" w:eastAsia="仿宋_GB2312" w:hAnsi="Times New Roman" w:cs="Times New Roman"/>
                <w:color w:val="auto"/>
                <w:kern w:val="0"/>
                <w:sz w:val="18"/>
                <w:szCs w:val="18"/>
                <w:lang w:eastAsia="zh-CN"/>
              </w:rPr>
            </w:pPr>
            <w:customXmlInsRangeStart w:id="11716" w:author="Xuning Wei12232" w:date="2026-07-27T18:04:00Z"/>
            <w:sdt>
              <w:sdtPr>
                <w:rPr>
                  <w:rFonts w:ascii="Times New Roman" w:eastAsia="仿宋_GB2312" w:hAnsi="Times New Roman" w:cs="Times New Roman"/>
                  <w:b/>
                  <w:color w:val="auto"/>
                  <w:sz w:val="18"/>
                  <w:szCs w:val="18"/>
                </w:rPr>
                <w:id w:val="-2059618133"/>
                <w14:checkbox>
                  <w14:checked w14:val="1"/>
                  <w14:checkedState w14:val="2612" w14:font="MS Gothic"/>
                  <w14:uncheckedState w14:val="2610" w14:font="MS Gothic"/>
                </w14:checkbox>
              </w:sdtPr>
              <w:sdtEndPr/>
              <w:sdtContent>
                <w:customXmlInsRangeEnd w:id="11716"/>
                <w:ins w:id="11717" w:author="Xuning Wei12232" w:date="2026-07-27T18:04:00Z">
                  <w:r w:rsidR="00F338FC" w:rsidRPr="00BB7730">
                    <w:rPr>
                      <w:rFonts w:ascii="Segoe UI Symbol" w:eastAsia="MS Gothic" w:hAnsi="Segoe UI Symbol" w:cs="Segoe UI Symbol"/>
                      <w:b/>
                      <w:color w:val="auto"/>
                      <w:sz w:val="18"/>
                      <w:szCs w:val="18"/>
                    </w:rPr>
                    <w:t>☒</w:t>
                  </w:r>
                </w:ins>
                <w:customXmlInsRangeStart w:id="11718" w:author="Xuning Wei12232" w:date="2026-07-27T18:04:00Z"/>
              </w:sdtContent>
            </w:sdt>
            <w:customXmlInsRangeEnd w:id="11718"/>
            <w:ins w:id="11719" w:author="Xuning Wei12232" w:date="2026-07-27T18:04: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kern w:val="0"/>
                  <w:sz w:val="18"/>
                  <w:szCs w:val="18"/>
                  <w:lang w:eastAsia="zh-CN"/>
                </w:rPr>
                <w:t>Supplier data:</w:t>
              </w:r>
              <w:r w:rsidR="00F338FC" w:rsidRPr="00BB7730">
                <w:rPr>
                  <w:rFonts w:ascii="Times New Roman" w:eastAsia="仿宋_GB2312" w:hAnsi="Times New Roman" w:cs="Times New Roman"/>
                  <w:color w:val="auto"/>
                  <w:kern w:val="0"/>
                  <w:sz w:val="18"/>
                  <w:szCs w:val="18"/>
                  <w:u w:val="single"/>
                  <w:lang w:eastAsia="zh-CN"/>
                </w:rPr>
                <w:t xml:space="preserve"> QM01020</w:t>
              </w:r>
            </w:ins>
            <w:ins w:id="11720" w:author="Xuning Wei12232" w:date="2026-07-27T21:20:00Z">
              <w:r w:rsidR="001C718C" w:rsidRPr="00BB7730">
                <w:rPr>
                  <w:rFonts w:ascii="Times New Roman" w:eastAsia="仿宋_GB2312" w:hAnsi="Times New Roman" w:cs="Times New Roman"/>
                  <w:color w:val="auto"/>
                  <w:kern w:val="0"/>
                  <w:sz w:val="18"/>
                  <w:szCs w:val="18"/>
                  <w:u w:val="single"/>
                  <w:lang w:eastAsia="zh-CN"/>
                </w:rPr>
                <w:t xml:space="preserve"> </w:t>
              </w:r>
            </w:ins>
            <w:ins w:id="11721" w:author="Xuning Wei12232" w:date="2026-07-27T18:04:00Z">
              <w:r w:rsidR="00F338FC" w:rsidRPr="00BB7730">
                <w:rPr>
                  <w:rFonts w:ascii="Times New Roman" w:eastAsia="仿宋_GB2312" w:hAnsi="Times New Roman" w:cs="Times New Roman"/>
                  <w:color w:val="auto"/>
                  <w:kern w:val="0"/>
                  <w:sz w:val="18"/>
                  <w:szCs w:val="18"/>
                  <w:u w:val="single"/>
                  <w:lang w:eastAsia="zh-CN"/>
                </w:rPr>
                <w:t xml:space="preserve">&amp; Page 5/11 </w:t>
              </w:r>
              <w:r w:rsidR="00F338FC" w:rsidRPr="00BB7730">
                <w:rPr>
                  <w:rFonts w:ascii="Times New Roman" w:eastAsia="仿宋_GB2312" w:hAnsi="Times New Roman" w:cs="Times New Roman"/>
                  <w:color w:val="auto"/>
                  <w:kern w:val="0"/>
                  <w:sz w:val="18"/>
                  <w:szCs w:val="18"/>
                  <w:lang w:eastAsia="zh-CN"/>
                </w:rPr>
                <w:t xml:space="preserve"> </w:t>
              </w:r>
            </w:ins>
          </w:p>
          <w:p w14:paraId="2B9C3F84" w14:textId="77777777" w:rsidR="00F338FC" w:rsidRPr="00BB7730" w:rsidRDefault="003E162E" w:rsidP="00F338FC">
            <w:pPr>
              <w:jc w:val="both"/>
              <w:rPr>
                <w:ins w:id="11722" w:author="Xuning Wei12232" w:date="2026-07-27T18:04:00Z"/>
                <w:rFonts w:ascii="Times New Roman" w:eastAsia="仿宋_GB2312" w:hAnsi="Times New Roman" w:cs="Times New Roman"/>
                <w:color w:val="auto"/>
                <w:kern w:val="0"/>
                <w:sz w:val="18"/>
                <w:szCs w:val="18"/>
                <w:u w:val="single"/>
                <w:lang w:eastAsia="zh-CN"/>
              </w:rPr>
            </w:pPr>
            <w:customXmlInsRangeStart w:id="11723" w:author="Xuning Wei12232" w:date="2026-07-27T18:04:00Z"/>
            <w:sdt>
              <w:sdtPr>
                <w:rPr>
                  <w:rFonts w:ascii="Times New Roman" w:eastAsia="仿宋_GB2312" w:hAnsi="Times New Roman" w:cs="Times New Roman"/>
                  <w:b/>
                  <w:color w:val="auto"/>
                  <w:sz w:val="18"/>
                  <w:szCs w:val="18"/>
                </w:rPr>
                <w:id w:val="-791284065"/>
                <w14:checkbox>
                  <w14:checked w14:val="0"/>
                  <w14:checkedState w14:val="2612" w14:font="MS Gothic"/>
                  <w14:uncheckedState w14:val="2610" w14:font="MS Gothic"/>
                </w14:checkbox>
              </w:sdtPr>
              <w:sdtEndPr/>
              <w:sdtContent>
                <w:customXmlInsRangeEnd w:id="11723"/>
                <w:ins w:id="11724" w:author="Xuning Wei12232" w:date="2026-07-27T18:04:00Z">
                  <w:r w:rsidR="00F338FC" w:rsidRPr="00BB7730">
                    <w:rPr>
                      <w:rFonts w:ascii="Segoe UI Symbol" w:eastAsia="MS Gothic" w:hAnsi="Segoe UI Symbol" w:cs="Segoe UI Symbol"/>
                      <w:b/>
                      <w:color w:val="auto"/>
                      <w:sz w:val="18"/>
                      <w:szCs w:val="18"/>
                    </w:rPr>
                    <w:t>☐</w:t>
                  </w:r>
                </w:ins>
                <w:customXmlInsRangeStart w:id="11725" w:author="Xuning Wei12232" w:date="2026-07-27T18:04:00Z"/>
              </w:sdtContent>
            </w:sdt>
            <w:customXmlInsRangeEnd w:id="11725"/>
            <w:ins w:id="11726" w:author="Xuning Wei12232" w:date="2026-07-27T18:04:00Z">
              <w:r w:rsidR="00F338FC" w:rsidRPr="00BB7730">
                <w:rPr>
                  <w:rFonts w:ascii="Times New Roman" w:eastAsia="仿宋_GB2312" w:hAnsi="Times New Roman" w:cs="Times New Roman"/>
                  <w:color w:val="auto"/>
                  <w:kern w:val="0"/>
                  <w:sz w:val="18"/>
                  <w:szCs w:val="18"/>
                </w:rPr>
                <w:t xml:space="preserve"> *</w:t>
              </w:r>
              <w:r w:rsidR="00F338FC" w:rsidRPr="00BB7730">
                <w:rPr>
                  <w:rFonts w:ascii="Times New Roman" w:eastAsia="仿宋_GB2312" w:hAnsi="Times New Roman" w:cs="Times New Roman"/>
                  <w:color w:val="auto"/>
                  <w:sz w:val="18"/>
                  <w:szCs w:val="18"/>
                  <w:lang w:eastAsia="zh-CN"/>
                </w:rPr>
                <w:t>Handbook &amp; Page:</w:t>
              </w:r>
              <w:r w:rsidR="00F338FC" w:rsidRPr="00BB7730">
                <w:rPr>
                  <w:rFonts w:ascii="Times New Roman" w:eastAsia="仿宋_GB2312" w:hAnsi="Times New Roman" w:cs="Times New Roman"/>
                  <w:color w:val="auto"/>
                  <w:sz w:val="18"/>
                  <w:szCs w:val="18"/>
                  <w:u w:val="single"/>
                  <w:lang w:eastAsia="zh-CN"/>
                </w:rPr>
                <w:t xml:space="preserve"> </w:t>
              </w:r>
              <w:r w:rsidR="00F338FC" w:rsidRPr="00BB7730">
                <w:rPr>
                  <w:rFonts w:ascii="Times New Roman" w:eastAsia="仿宋_GB2312" w:hAnsi="Times New Roman" w:cs="Times New Roman"/>
                  <w:color w:val="auto"/>
                  <w:sz w:val="18"/>
                  <w:szCs w:val="18"/>
                  <w:u w:val="single"/>
                </w:rPr>
                <w:t>N/A</w:t>
              </w:r>
              <w:r w:rsidR="00F338FC" w:rsidRPr="00BB7730">
                <w:rPr>
                  <w:rFonts w:ascii="Times New Roman" w:eastAsia="仿宋_GB2312" w:hAnsi="Times New Roman" w:cs="Times New Roman"/>
                  <w:color w:val="auto"/>
                  <w:kern w:val="0"/>
                  <w:sz w:val="18"/>
                  <w:szCs w:val="18"/>
                  <w:u w:val="single"/>
                  <w:lang w:eastAsia="zh-CN"/>
                </w:rPr>
                <w:t xml:space="preserve">   </w:t>
              </w:r>
            </w:ins>
          </w:p>
          <w:p w14:paraId="1F8A86A8" w14:textId="243D6B05" w:rsidR="00F338FC" w:rsidRPr="00BB7730" w:rsidRDefault="003E162E" w:rsidP="00F338FC">
            <w:pPr>
              <w:jc w:val="both"/>
              <w:rPr>
                <w:ins w:id="11727" w:author="Xuning Wei12232" w:date="2026-07-27T17:58:00Z"/>
                <w:rFonts w:ascii="Times New Roman" w:eastAsia="仿宋_GB2312" w:hAnsi="Times New Roman" w:cs="Times New Roman"/>
                <w:b/>
                <w:color w:val="auto"/>
                <w:sz w:val="18"/>
                <w:szCs w:val="18"/>
              </w:rPr>
            </w:pPr>
            <w:customXmlInsRangeStart w:id="11728" w:author="Xuning Wei12232" w:date="2026-07-27T18:04:00Z"/>
            <w:sdt>
              <w:sdtPr>
                <w:rPr>
                  <w:rFonts w:ascii="Times New Roman" w:eastAsia="仿宋_GB2312" w:hAnsi="Times New Roman" w:cs="Times New Roman"/>
                  <w:b/>
                  <w:color w:val="auto"/>
                  <w:sz w:val="18"/>
                  <w:szCs w:val="18"/>
                </w:rPr>
                <w:id w:val="-1396348944"/>
                <w14:checkbox>
                  <w14:checked w14:val="1"/>
                  <w14:checkedState w14:val="2612" w14:font="MS Gothic"/>
                  <w14:uncheckedState w14:val="2610" w14:font="MS Gothic"/>
                </w14:checkbox>
              </w:sdtPr>
              <w:sdtEndPr/>
              <w:sdtContent>
                <w:customXmlInsRangeEnd w:id="11728"/>
                <w:ins w:id="11729" w:author="Xuning Wei12232" w:date="2026-07-27T18:04:00Z">
                  <w:r w:rsidR="00F338FC" w:rsidRPr="00BB7730">
                    <w:rPr>
                      <w:rFonts w:ascii="Segoe UI Symbol" w:eastAsia="MS Gothic" w:hAnsi="Segoe UI Symbol" w:cs="Segoe UI Symbol"/>
                      <w:b/>
                      <w:color w:val="auto"/>
                      <w:sz w:val="18"/>
                      <w:szCs w:val="18"/>
                      <w:rPrChange w:id="11730" w:author="He Han" w:date="2026-10-13T13:59:00Z">
                        <w:rPr>
                          <w:rFonts w:ascii="Segoe UI Symbol" w:eastAsia="MS Gothic" w:hAnsi="Segoe UI Symbol" w:cs="Segoe UI Symbol"/>
                          <w:color w:val="auto"/>
                          <w:sz w:val="18"/>
                          <w:szCs w:val="18"/>
                        </w:rPr>
                      </w:rPrChange>
                    </w:rPr>
                    <w:t>☒</w:t>
                  </w:r>
                </w:ins>
                <w:customXmlInsRangeStart w:id="11731" w:author="Xuning Wei12232" w:date="2026-07-27T18:04:00Z"/>
              </w:sdtContent>
            </w:sdt>
            <w:customXmlInsRangeEnd w:id="11731"/>
            <w:ins w:id="11732" w:author="Xuning Wei12232" w:date="2026-07-27T18:04:00Z">
              <w:r w:rsidR="00F338FC" w:rsidRPr="00BB7730">
                <w:rPr>
                  <w:rFonts w:ascii="Times New Roman" w:eastAsia="仿宋_GB2312" w:hAnsi="Times New Roman" w:cs="Times New Roman"/>
                  <w:b/>
                  <w:color w:val="auto"/>
                  <w:sz w:val="18"/>
                  <w:szCs w:val="18"/>
                  <w:rPrChange w:id="11733" w:author="He Han" w:date="2026-10-13T13:59:00Z">
                    <w:rPr>
                      <w:rFonts w:ascii="Times New Roman" w:eastAsia="仿宋_GB2312" w:hAnsi="Times New Roman" w:cs="Times New Roman"/>
                      <w:color w:val="auto"/>
                      <w:sz w:val="18"/>
                      <w:szCs w:val="18"/>
                    </w:rPr>
                  </w:rPrChange>
                </w:rPr>
                <w:t xml:space="preserve"> </w:t>
              </w:r>
              <w:r w:rsidR="00F338FC" w:rsidRPr="00BB7730">
                <w:rPr>
                  <w:rFonts w:ascii="Times New Roman" w:eastAsia="仿宋_GB2312" w:hAnsi="Times New Roman" w:cs="Times New Roman"/>
                  <w:color w:val="auto"/>
                  <w:sz w:val="18"/>
                  <w:szCs w:val="18"/>
                </w:rPr>
                <w:t>Other</w:t>
              </w:r>
              <w:r w:rsidR="00F338FC" w:rsidRPr="00BB7730">
                <w:rPr>
                  <w:rFonts w:ascii="Times New Roman" w:eastAsia="仿宋_GB2312" w:hAnsi="Times New Roman" w:cs="Times New Roman"/>
                  <w:color w:val="auto"/>
                  <w:sz w:val="18"/>
                  <w:szCs w:val="18"/>
                  <w:lang w:eastAsia="zh-CN"/>
                </w:rPr>
                <w:t>:</w:t>
              </w:r>
              <w:r w:rsidR="00F338FC"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t>
              </w:r>
            </w:ins>
          </w:p>
        </w:tc>
      </w:tr>
      <w:tr w:rsidR="005342B4" w:rsidRPr="00BB7730" w14:paraId="5939F7E0" w14:textId="77777777" w:rsidTr="00A144E4">
        <w:trPr>
          <w:trHeight w:val="4394"/>
          <w:ins w:id="11734" w:author="Xuning Wei12232" w:date="2026-07-27T18:03:00Z"/>
          <w:trPrChange w:id="11735" w:author="Xuning Wei12232" w:date="2026-07-27T18:11:00Z">
            <w:trPr>
              <w:trHeight w:val="4394"/>
            </w:trPr>
          </w:trPrChange>
        </w:trPr>
        <w:tc>
          <w:tcPr>
            <w:tcW w:w="281" w:type="pct"/>
            <w:vMerge/>
            <w:shd w:val="clear" w:color="auto" w:fill="FFFFFF" w:themeFill="background1"/>
            <w:vAlign w:val="center"/>
            <w:tcPrChange w:id="11736" w:author="Xuning Wei12232" w:date="2026-07-27T18:11:00Z">
              <w:tcPr>
                <w:tcW w:w="284" w:type="pct"/>
                <w:gridSpan w:val="4"/>
                <w:vMerge/>
                <w:shd w:val="clear" w:color="auto" w:fill="FFFFFF" w:themeFill="background1"/>
                <w:vAlign w:val="center"/>
              </w:tcPr>
            </w:tcPrChange>
          </w:tcPr>
          <w:p w14:paraId="06371770" w14:textId="77777777" w:rsidR="00F338FC" w:rsidRPr="00BB7730" w:rsidRDefault="00F338FC" w:rsidP="00F338FC">
            <w:pPr>
              <w:jc w:val="center"/>
              <w:rPr>
                <w:ins w:id="11737" w:author="Xuning Wei12232" w:date="2026-07-27T18:03:00Z"/>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11738" w:author="Xuning Wei12232" w:date="2026-07-27T18:11:00Z">
              <w:tcPr>
                <w:tcW w:w="1500" w:type="pct"/>
                <w:gridSpan w:val="3"/>
                <w:vMerge/>
                <w:shd w:val="clear" w:color="auto" w:fill="FFFFFF" w:themeFill="background1"/>
                <w:vAlign w:val="center"/>
              </w:tcPr>
            </w:tcPrChange>
          </w:tcPr>
          <w:p w14:paraId="0A8AD418" w14:textId="77777777" w:rsidR="00F338FC" w:rsidRPr="00BB7730" w:rsidRDefault="00F338FC" w:rsidP="00F338FC">
            <w:pPr>
              <w:jc w:val="both"/>
              <w:rPr>
                <w:ins w:id="11739" w:author="Xuning Wei12232" w:date="2026-07-27T18:03:00Z"/>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11740" w:author="Xuning Wei12232" w:date="2026-07-27T18:11:00Z">
              <w:tcPr>
                <w:tcW w:w="764" w:type="pct"/>
                <w:gridSpan w:val="2"/>
                <w:vMerge/>
                <w:shd w:val="clear" w:color="auto" w:fill="FFFFFF" w:themeFill="background1"/>
                <w:vAlign w:val="center"/>
              </w:tcPr>
            </w:tcPrChange>
          </w:tcPr>
          <w:p w14:paraId="0AF75D3C" w14:textId="77777777" w:rsidR="00F338FC" w:rsidRPr="00BB7730" w:rsidRDefault="00F338FC" w:rsidP="00F338FC">
            <w:pPr>
              <w:rPr>
                <w:ins w:id="11741" w:author="Xuning Wei12232" w:date="2026-07-27T18:03:00Z"/>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11742" w:author="Xuning Wei12232" w:date="2026-07-27T18:11:00Z">
              <w:tcPr>
                <w:tcW w:w="388" w:type="pct"/>
                <w:gridSpan w:val="4"/>
                <w:vMerge/>
                <w:shd w:val="clear" w:color="auto" w:fill="FFFFFF" w:themeFill="background1"/>
                <w:vAlign w:val="center"/>
              </w:tcPr>
            </w:tcPrChange>
          </w:tcPr>
          <w:p w14:paraId="4EC08955" w14:textId="77777777" w:rsidR="00F338FC" w:rsidRPr="00BB7730" w:rsidRDefault="00F338FC" w:rsidP="00F338FC">
            <w:pPr>
              <w:jc w:val="both"/>
              <w:rPr>
                <w:ins w:id="11743" w:author="Xuning Wei12232" w:date="2026-07-27T18:03:00Z"/>
                <w:rFonts w:ascii="Times New Roman" w:hAnsi="Times New Roman" w:cs="Times New Roman"/>
                <w:color w:val="auto"/>
                <w:sz w:val="18"/>
                <w:szCs w:val="18"/>
              </w:rPr>
            </w:pPr>
          </w:p>
        </w:tc>
        <w:tc>
          <w:tcPr>
            <w:tcW w:w="352" w:type="pct"/>
            <w:vMerge/>
            <w:shd w:val="clear" w:color="auto" w:fill="FFFFFF" w:themeFill="background1"/>
            <w:vAlign w:val="center"/>
            <w:tcPrChange w:id="11744" w:author="Xuning Wei12232" w:date="2026-07-27T18:11:00Z">
              <w:tcPr>
                <w:tcW w:w="354" w:type="pct"/>
                <w:gridSpan w:val="4"/>
                <w:vMerge/>
                <w:shd w:val="clear" w:color="auto" w:fill="FFFFFF" w:themeFill="background1"/>
                <w:vAlign w:val="center"/>
              </w:tcPr>
            </w:tcPrChange>
          </w:tcPr>
          <w:p w14:paraId="4B61671B" w14:textId="77777777" w:rsidR="00F338FC" w:rsidRPr="00BB7730" w:rsidRDefault="00F338FC" w:rsidP="00F338FC">
            <w:pPr>
              <w:jc w:val="both"/>
              <w:rPr>
                <w:ins w:id="11745" w:author="Xuning Wei12232" w:date="2026-07-27T18:03:00Z"/>
                <w:rFonts w:ascii="Times New Roman" w:hAnsi="Times New Roman" w:cs="Times New Roman"/>
                <w:color w:val="auto"/>
                <w:sz w:val="18"/>
                <w:szCs w:val="18"/>
              </w:rPr>
            </w:pPr>
          </w:p>
        </w:tc>
        <w:tc>
          <w:tcPr>
            <w:tcW w:w="289" w:type="pct"/>
            <w:vAlign w:val="center"/>
            <w:tcPrChange w:id="11746" w:author="Xuning Wei12232" w:date="2026-07-27T18:11:00Z">
              <w:tcPr>
                <w:tcW w:w="291" w:type="pct"/>
                <w:gridSpan w:val="3"/>
                <w:vAlign w:val="center"/>
              </w:tcPr>
            </w:tcPrChange>
          </w:tcPr>
          <w:p w14:paraId="633F5DE7" w14:textId="77777777" w:rsidR="00F338FC" w:rsidRPr="00BB7730" w:rsidRDefault="003E162E" w:rsidP="00F338FC">
            <w:pPr>
              <w:jc w:val="both"/>
              <w:rPr>
                <w:ins w:id="11747" w:author="Xuning Wei12232" w:date="2026-07-27T18:04:00Z"/>
                <w:rFonts w:ascii="Times New Roman" w:hAnsi="Times New Roman" w:cs="Times New Roman"/>
                <w:color w:val="auto"/>
                <w:sz w:val="18"/>
              </w:rPr>
            </w:pPr>
            <w:customXmlInsRangeStart w:id="11748" w:author="Xuning Wei12232" w:date="2026-07-27T18:04:00Z"/>
            <w:sdt>
              <w:sdtPr>
                <w:rPr>
                  <w:rFonts w:ascii="Times New Roman" w:hAnsi="Times New Roman" w:cs="Times New Roman"/>
                  <w:b/>
                  <w:color w:val="auto"/>
                  <w:sz w:val="18"/>
                </w:rPr>
                <w:id w:val="-1098249212"/>
                <w14:checkbox>
                  <w14:checked w14:val="0"/>
                  <w14:checkedState w14:val="2612" w14:font="MS Gothic"/>
                  <w14:uncheckedState w14:val="2610" w14:font="MS Gothic"/>
                </w14:checkbox>
              </w:sdtPr>
              <w:sdtEndPr/>
              <w:sdtContent>
                <w:customXmlInsRangeEnd w:id="11748"/>
                <w:ins w:id="11749" w:author="Xuning Wei12232" w:date="2026-07-27T18:04:00Z">
                  <w:r w:rsidR="00F338FC" w:rsidRPr="00BB7730">
                    <w:rPr>
                      <w:rFonts w:ascii="Segoe UI Symbol" w:eastAsia="MS Gothic" w:hAnsi="Segoe UI Symbol" w:cs="Segoe UI Symbol"/>
                      <w:b/>
                      <w:color w:val="auto"/>
                      <w:sz w:val="18"/>
                    </w:rPr>
                    <w:t>☐</w:t>
                  </w:r>
                </w:ins>
                <w:customXmlInsRangeStart w:id="11750" w:author="Xuning Wei12232" w:date="2026-07-27T18:04:00Z"/>
              </w:sdtContent>
            </w:sdt>
            <w:customXmlInsRangeEnd w:id="11750"/>
            <w:ins w:id="11751" w:author="Xuning Wei12232" w:date="2026-07-27T18:04:00Z">
              <w:r w:rsidR="00F338FC" w:rsidRPr="00BB7730">
                <w:rPr>
                  <w:rFonts w:ascii="Times New Roman" w:hAnsi="Times New Roman" w:cs="Times New Roman"/>
                  <w:color w:val="auto"/>
                  <w:sz w:val="18"/>
                </w:rPr>
                <w:t xml:space="preserve"> High</w:t>
              </w:r>
            </w:ins>
          </w:p>
          <w:p w14:paraId="110264E0" w14:textId="77777777" w:rsidR="00F338FC" w:rsidRPr="00BB7730" w:rsidRDefault="003E162E" w:rsidP="00F338FC">
            <w:pPr>
              <w:jc w:val="both"/>
              <w:rPr>
                <w:ins w:id="11752" w:author="Xuning Wei12232" w:date="2026-07-27T18:04:00Z"/>
                <w:rFonts w:ascii="Times New Roman" w:hAnsi="Times New Roman" w:cs="Times New Roman"/>
                <w:color w:val="auto"/>
                <w:sz w:val="18"/>
              </w:rPr>
            </w:pPr>
            <w:customXmlInsRangeStart w:id="11753" w:author="Xuning Wei12232" w:date="2026-07-27T18:04:00Z"/>
            <w:sdt>
              <w:sdtPr>
                <w:rPr>
                  <w:rFonts w:ascii="Times New Roman" w:hAnsi="Times New Roman" w:cs="Times New Roman"/>
                  <w:b/>
                  <w:color w:val="auto"/>
                  <w:sz w:val="18"/>
                </w:rPr>
                <w:id w:val="1058752745"/>
                <w14:checkbox>
                  <w14:checked w14:val="0"/>
                  <w14:checkedState w14:val="2612" w14:font="MS Gothic"/>
                  <w14:uncheckedState w14:val="2610" w14:font="MS Gothic"/>
                </w14:checkbox>
              </w:sdtPr>
              <w:sdtEndPr/>
              <w:sdtContent>
                <w:customXmlInsRangeEnd w:id="11753"/>
                <w:ins w:id="11754" w:author="Xuning Wei12232" w:date="2026-07-27T18:04:00Z">
                  <w:r w:rsidR="00F338FC" w:rsidRPr="00BB7730">
                    <w:rPr>
                      <w:rFonts w:ascii="Segoe UI Symbol" w:hAnsi="Segoe UI Symbol" w:cs="Segoe UI Symbol"/>
                      <w:b/>
                      <w:color w:val="auto"/>
                      <w:sz w:val="18"/>
                    </w:rPr>
                    <w:t>☐</w:t>
                  </w:r>
                </w:ins>
                <w:customXmlInsRangeStart w:id="11755" w:author="Xuning Wei12232" w:date="2026-07-27T18:04:00Z"/>
              </w:sdtContent>
            </w:sdt>
            <w:customXmlInsRangeEnd w:id="11755"/>
            <w:ins w:id="11756" w:author="Xuning Wei12232" w:date="2026-07-27T18:04:00Z">
              <w:r w:rsidR="00F338FC" w:rsidRPr="00BB7730">
                <w:rPr>
                  <w:rFonts w:ascii="Times New Roman" w:hAnsi="Times New Roman" w:cs="Times New Roman"/>
                  <w:b/>
                  <w:color w:val="auto"/>
                  <w:sz w:val="18"/>
                </w:rPr>
                <w:t xml:space="preserve"> </w:t>
              </w:r>
              <w:r w:rsidR="00F338FC" w:rsidRPr="00BB7730">
                <w:rPr>
                  <w:rFonts w:ascii="Times New Roman" w:hAnsi="Times New Roman" w:cs="Times New Roman"/>
                  <w:color w:val="auto"/>
                  <w:sz w:val="18"/>
                </w:rPr>
                <w:t>Medium</w:t>
              </w:r>
            </w:ins>
          </w:p>
          <w:p w14:paraId="72BD5FDB" w14:textId="23E4A5D1" w:rsidR="00F338FC" w:rsidRPr="00BB7730" w:rsidRDefault="003E162E" w:rsidP="00F338FC">
            <w:pPr>
              <w:jc w:val="both"/>
              <w:rPr>
                <w:ins w:id="11757" w:author="Xuning Wei12232" w:date="2026-07-27T18:03:00Z"/>
                <w:rFonts w:ascii="Times New Roman" w:hAnsi="Times New Roman" w:cs="Times New Roman"/>
                <w:color w:val="auto"/>
                <w:sz w:val="18"/>
                <w:szCs w:val="18"/>
              </w:rPr>
            </w:pPr>
            <w:customXmlInsRangeStart w:id="11758" w:author="Xuning Wei12232" w:date="2026-07-27T18:04:00Z"/>
            <w:sdt>
              <w:sdtPr>
                <w:rPr>
                  <w:rFonts w:ascii="Times New Roman" w:hAnsi="Times New Roman" w:cs="Times New Roman"/>
                  <w:b/>
                  <w:color w:val="auto"/>
                  <w:sz w:val="18"/>
                </w:rPr>
                <w:id w:val="2024583972"/>
                <w14:checkbox>
                  <w14:checked w14:val="1"/>
                  <w14:checkedState w14:val="2612" w14:font="MS Gothic"/>
                  <w14:uncheckedState w14:val="2610" w14:font="MS Gothic"/>
                </w14:checkbox>
              </w:sdtPr>
              <w:sdtEndPr/>
              <w:sdtContent>
                <w:customXmlInsRangeEnd w:id="11758"/>
                <w:ins w:id="11759" w:author="Xuning Wei12232" w:date="2026-07-27T18:04:00Z">
                  <w:r w:rsidR="00F338FC" w:rsidRPr="00BB7730">
                    <w:rPr>
                      <w:rFonts w:ascii="Segoe UI Symbol" w:hAnsi="Segoe UI Symbol" w:cs="Segoe UI Symbol"/>
                      <w:b/>
                      <w:color w:val="auto"/>
                      <w:sz w:val="18"/>
                    </w:rPr>
                    <w:t>☒</w:t>
                  </w:r>
                </w:ins>
                <w:customXmlInsRangeStart w:id="11760" w:author="Xuning Wei12232" w:date="2026-07-27T18:04:00Z"/>
              </w:sdtContent>
            </w:sdt>
            <w:customXmlInsRangeEnd w:id="11760"/>
            <w:ins w:id="11761" w:author="Xuning Wei12232" w:date="2026-07-27T18:04:00Z">
              <w:r w:rsidR="00F338FC" w:rsidRPr="00BB7730">
                <w:rPr>
                  <w:rFonts w:ascii="Times New Roman" w:hAnsi="Times New Roman" w:cs="Times New Roman"/>
                  <w:color w:val="auto"/>
                  <w:sz w:val="18"/>
                </w:rPr>
                <w:t xml:space="preserve"> Low</w:t>
              </w:r>
            </w:ins>
          </w:p>
        </w:tc>
        <w:tc>
          <w:tcPr>
            <w:tcW w:w="638" w:type="pct"/>
            <w:vAlign w:val="center"/>
            <w:tcPrChange w:id="11762" w:author="Xuning Wei12232" w:date="2026-07-27T18:11:00Z">
              <w:tcPr>
                <w:tcW w:w="764" w:type="pct"/>
                <w:gridSpan w:val="3"/>
                <w:vAlign w:val="center"/>
              </w:tcPr>
            </w:tcPrChange>
          </w:tcPr>
          <w:p w14:paraId="15B9FE7F" w14:textId="77777777" w:rsidR="00F338FC" w:rsidRPr="00BB7730" w:rsidRDefault="00F338FC" w:rsidP="00F338FC">
            <w:pPr>
              <w:jc w:val="both"/>
              <w:rPr>
                <w:ins w:id="11763" w:author="Xuning Wei12232" w:date="2026-07-27T18:04:00Z"/>
                <w:rFonts w:ascii="Times New Roman" w:hAnsi="Times New Roman" w:cs="Times New Roman"/>
                <w:color w:val="auto"/>
                <w:sz w:val="18"/>
              </w:rPr>
            </w:pPr>
            <w:ins w:id="11764" w:author="Xuning Wei12232" w:date="2026-07-27T18:04:00Z">
              <w:r w:rsidRPr="00BB7730">
                <w:rPr>
                  <w:rFonts w:ascii="Times New Roman" w:hAnsi="Times New Roman" w:cs="Times New Roman"/>
                  <w:color w:val="auto"/>
                  <w:sz w:val="18"/>
                </w:rPr>
                <w:t>According to QM01020&amp; Page 5/11 Isopropyl Acetate is compatible with SS, 306 SS and PTFE.</w:t>
              </w:r>
            </w:ins>
          </w:p>
          <w:p w14:paraId="661347B9" w14:textId="1B651120" w:rsidR="00F338FC" w:rsidRPr="00BB7730" w:rsidRDefault="00F338FC" w:rsidP="00F338FC">
            <w:pPr>
              <w:jc w:val="both"/>
              <w:rPr>
                <w:ins w:id="11765" w:author="Xuning Wei12232" w:date="2026-07-27T18:03:00Z"/>
                <w:rFonts w:ascii="Times New Roman" w:hAnsi="Times New Roman" w:cs="Times New Roman"/>
                <w:color w:val="auto"/>
                <w:sz w:val="18"/>
                <w:szCs w:val="18"/>
              </w:rPr>
            </w:pPr>
            <w:ins w:id="11766" w:author="Xuning Wei12232" w:date="2026-07-27T18:04:00Z">
              <w:r w:rsidRPr="00BB7730">
                <w:rPr>
                  <w:rFonts w:ascii="Times New Roman" w:hAnsi="Times New Roman" w:cs="Times New Roman"/>
                  <w:color w:val="auto"/>
                  <w:sz w:val="18"/>
                </w:rPr>
                <w:t>Based on Asymchem previous campaign production data and experience Isopropyl Acetate and DMF are also compatible with Glass, PTFE and SS</w:t>
              </w:r>
            </w:ins>
          </w:p>
        </w:tc>
        <w:tc>
          <w:tcPr>
            <w:tcW w:w="792" w:type="pct"/>
            <w:vMerge/>
            <w:vAlign w:val="center"/>
            <w:tcPrChange w:id="11767" w:author="Xuning Wei12232" w:date="2026-07-27T18:11:00Z">
              <w:tcPr>
                <w:tcW w:w="654" w:type="pct"/>
                <w:gridSpan w:val="2"/>
                <w:vMerge/>
                <w:vAlign w:val="center"/>
              </w:tcPr>
            </w:tcPrChange>
          </w:tcPr>
          <w:p w14:paraId="0CB36518" w14:textId="77777777" w:rsidR="00F338FC" w:rsidRPr="00BB7730" w:rsidRDefault="00F338FC" w:rsidP="00F338FC">
            <w:pPr>
              <w:jc w:val="both"/>
              <w:rPr>
                <w:ins w:id="11768" w:author="Xuning Wei12232" w:date="2026-07-27T18:03:00Z"/>
                <w:rFonts w:ascii="Times New Roman" w:eastAsia="仿宋_GB2312" w:hAnsi="Times New Roman" w:cs="Times New Roman"/>
                <w:b/>
                <w:color w:val="auto"/>
                <w:sz w:val="18"/>
                <w:szCs w:val="18"/>
              </w:rPr>
            </w:pPr>
          </w:p>
        </w:tc>
      </w:tr>
      <w:tr w:rsidR="00F338FC" w:rsidRPr="00BB7730" w:rsidDel="008A22A7" w14:paraId="42C35D82" w14:textId="41BD8CDE" w:rsidTr="00A144E4">
        <w:tblPrEx>
          <w:tblPrExChange w:id="11769" w:author="Xuning Wei12232" w:date="2026-07-27T18:11:00Z">
            <w:tblPrEx>
              <w:tblLayout w:type="fixed"/>
            </w:tblPrEx>
          </w:tblPrExChange>
        </w:tblPrEx>
        <w:trPr>
          <w:trHeight w:val="397"/>
          <w:del w:id="11770" w:author="Xuning Wei12232" w:date="2026-07-27T17:26:00Z"/>
          <w:trPrChange w:id="11771" w:author="Xuning Wei12232" w:date="2026-07-27T18:11:00Z">
            <w:trPr>
              <w:gridAfter w:val="0"/>
              <w:trHeight w:val="397"/>
            </w:trPr>
          </w:trPrChange>
        </w:trPr>
        <w:tc>
          <w:tcPr>
            <w:tcW w:w="281" w:type="pct"/>
            <w:gridSpan w:val="8"/>
            <w:shd w:val="clear" w:color="auto" w:fill="FFFFFF" w:themeFill="background1"/>
            <w:vAlign w:val="center"/>
            <w:tcPrChange w:id="11772" w:author="Xuning Wei12232" w:date="2026-07-27T18:11:00Z">
              <w:tcPr>
                <w:tcW w:w="269" w:type="pct"/>
                <w:shd w:val="clear" w:color="auto" w:fill="FFFFFF" w:themeFill="background1"/>
                <w:vAlign w:val="center"/>
              </w:tcPr>
            </w:tcPrChange>
          </w:tcPr>
          <w:p w14:paraId="55E37B85" w14:textId="077BF26C" w:rsidR="00F338FC" w:rsidRPr="00BB7730" w:rsidDel="008A22A7" w:rsidRDefault="00F338FC" w:rsidP="00F338FC">
            <w:pPr>
              <w:jc w:val="both"/>
              <w:rPr>
                <w:del w:id="11773" w:author="Xuning Wei12232" w:date="2026-07-27T17:26:00Z"/>
                <w:rFonts w:ascii="Times New Roman" w:eastAsia="仿宋_GB2312" w:hAnsi="Times New Roman" w:cs="Times New Roman"/>
                <w:color w:val="auto"/>
                <w:sz w:val="18"/>
                <w:szCs w:val="18"/>
                <w:lang w:eastAsia="zh-CN"/>
              </w:rPr>
            </w:pPr>
            <w:del w:id="11774" w:author="Xuning Wei12232" w:date="2026-07-27T17:26:00Z">
              <w:r w:rsidRPr="00BB7730" w:rsidDel="008A22A7">
                <w:rPr>
                  <w:rFonts w:ascii="Times New Roman" w:eastAsia="仿宋_GB2312" w:hAnsi="Times New Roman" w:cs="Times New Roman"/>
                  <w:color w:val="auto"/>
                  <w:sz w:val="18"/>
                  <w:szCs w:val="18"/>
                  <w:lang w:eastAsia="zh-CN"/>
                </w:rPr>
                <w:delText>93</w:delText>
              </w:r>
            </w:del>
          </w:p>
        </w:tc>
      </w:tr>
    </w:tbl>
    <w:p w14:paraId="1EE96047" w14:textId="5C442EB1" w:rsidR="00CE3F57" w:rsidRPr="00BB7730" w:rsidRDefault="00CE3F57" w:rsidP="00CE3F57">
      <w:pPr>
        <w:rPr>
          <w:ins w:id="11775" w:author="Xuning Wei12232" w:date="2026-07-27T21:20:00Z"/>
          <w:rFonts w:ascii="Times New Roman" w:eastAsia="仿宋_GB2312" w:hAnsi="Times New Roman" w:cs="Times New Roman"/>
          <w:color w:val="auto"/>
          <w:sz w:val="20"/>
          <w:szCs w:val="20"/>
          <w:lang w:eastAsia="zh-CN" w:bidi="ar"/>
        </w:rPr>
      </w:pPr>
      <w:ins w:id="11776" w:author="Xuning Wei12232" w:date="2026-07-27T21:20:00Z">
        <w:r w:rsidRPr="00BB7730">
          <w:rPr>
            <w:rFonts w:ascii="Times New Roman" w:eastAsia="仿宋_GB2312" w:hAnsi="Times New Roman" w:cs="Times New Roman"/>
            <w:color w:val="auto"/>
            <w:kern w:val="0"/>
            <w:sz w:val="20"/>
            <w:szCs w:val="20"/>
            <w:lang w:eastAsia="zh-CN" w:bidi="ar"/>
          </w:rPr>
          <w:t>*</w:t>
        </w:r>
        <w:r w:rsidRPr="00BB7730">
          <w:rPr>
            <w:rFonts w:ascii="Times New Roman" w:eastAsia="仿宋_GB2312" w:hAnsi="Times New Roman" w:cs="Times New Roman"/>
            <w:color w:val="auto"/>
            <w:sz w:val="20"/>
            <w:szCs w:val="20"/>
            <w:lang w:eastAsia="zh-CN" w:bidi="ar"/>
          </w:rPr>
          <w:t>Chemical Engineering Han</w:t>
        </w:r>
        <w:r w:rsidRPr="00BB7730">
          <w:rPr>
            <w:rFonts w:ascii="Times New Roman" w:eastAsia="仿宋_GB2312" w:hAnsi="Times New Roman" w:cs="Times New Roman"/>
            <w:color w:val="auto"/>
            <w:sz w:val="20"/>
            <w:szCs w:val="20"/>
            <w:lang w:eastAsia="zh-CN"/>
          </w:rPr>
          <w:t>dbook refers to &lt; THE PILOT PLANT REAL BOOK A. Unique Handbook1 for the Chemical Process Industry Francis X. McConville&gt;</w:t>
        </w:r>
      </w:ins>
    </w:p>
    <w:p w14:paraId="24F2AAA5" w14:textId="6A55282B" w:rsidR="00761E1F" w:rsidRPr="00BB7730" w:rsidRDefault="00761E1F">
      <w:pPr>
        <w:rPr>
          <w:ins w:id="11777" w:author="Xuning Wei12232" w:date="2026-07-27T20:55:00Z"/>
          <w:rFonts w:ascii="Times New Roman" w:eastAsia="仿宋_GB2312" w:hAnsi="Times New Roman" w:cs="Times New Roman"/>
          <w:color w:val="0000FF"/>
          <w:sz w:val="18"/>
          <w:szCs w:val="18"/>
        </w:rPr>
      </w:pPr>
      <w:ins w:id="11778" w:author="Xuning Wei12232" w:date="2026-07-27T20:55:00Z">
        <w:r w:rsidRPr="00BB7730">
          <w:rPr>
            <w:rFonts w:ascii="Times New Roman" w:eastAsia="仿宋_GB2312" w:hAnsi="Times New Roman" w:cs="Times New Roman"/>
            <w:color w:val="0000FF"/>
            <w:sz w:val="18"/>
            <w:szCs w:val="18"/>
          </w:rPr>
          <w:br w:type="page"/>
        </w:r>
      </w:ins>
    </w:p>
    <w:p w14:paraId="5FF2F686" w14:textId="19B88360" w:rsidR="00046813" w:rsidRPr="00BB7730" w:rsidDel="00D65B41" w:rsidRDefault="00046813">
      <w:pPr>
        <w:spacing w:line="276" w:lineRule="auto"/>
        <w:jc w:val="both"/>
        <w:rPr>
          <w:ins w:id="11779" w:author="Xuning Wei12232" w:date="2026-07-27T19:41:00Z"/>
          <w:del w:id="11780" w:author="He Han" w:date="2026-10-13T13:46:00Z"/>
          <w:rFonts w:ascii="Times New Roman" w:eastAsia="仿宋_GB2312" w:hAnsi="Times New Roman" w:cs="Times New Roman"/>
          <w:color w:val="0000FF"/>
          <w:sz w:val="18"/>
          <w:szCs w:val="18"/>
        </w:rPr>
        <w:pPrChange w:id="11781" w:author="He Han" w:date="2026-10-13T13:46:00Z">
          <w:pPr>
            <w:jc w:val="both"/>
          </w:pPr>
        </w:pPrChange>
      </w:pPr>
    </w:p>
    <w:p w14:paraId="7020126A" w14:textId="386A7B9A" w:rsidR="00455348" w:rsidRPr="00BB7730" w:rsidDel="00D65B41" w:rsidRDefault="00761E1F">
      <w:pPr>
        <w:spacing w:line="276" w:lineRule="auto"/>
        <w:jc w:val="center"/>
        <w:rPr>
          <w:ins w:id="11782" w:author="Xuning Wei12232" w:date="2026-07-27T20:26:00Z"/>
          <w:del w:id="11783" w:author="He Han" w:date="2026-10-13T13:46:00Z"/>
          <w:rFonts w:ascii="Times New Roman" w:eastAsia="仿宋_GB2312" w:hAnsi="Times New Roman" w:cs="Times New Roman"/>
          <w:b/>
          <w:color w:val="auto"/>
          <w:sz w:val="20"/>
          <w:szCs w:val="20"/>
          <w:lang w:eastAsia="zh-CN" w:bidi="ar"/>
        </w:rPr>
        <w:pPrChange w:id="11784" w:author="He Han" w:date="2026-10-13T13:46:00Z">
          <w:pPr>
            <w:jc w:val="both"/>
          </w:pPr>
        </w:pPrChange>
      </w:pPr>
      <w:ins w:id="11785" w:author="Xuning Wei12232" w:date="2026-07-27T20:26:00Z">
        <w:r w:rsidRPr="00BB7730">
          <w:rPr>
            <w:rFonts w:ascii="Times New Roman" w:eastAsia="仿宋_GB2312" w:hAnsi="Times New Roman" w:cs="Times New Roman"/>
            <w:b/>
            <w:color w:val="auto"/>
            <w:sz w:val="20"/>
            <w:szCs w:val="20"/>
            <w:lang w:eastAsia="zh-CN" w:bidi="ar"/>
          </w:rPr>
          <w:t>Table 8-</w:t>
        </w:r>
      </w:ins>
      <w:ins w:id="11786" w:author="Xuning Wei12232" w:date="2026-07-27T20:55:00Z">
        <w:r w:rsidRPr="00BB7730">
          <w:rPr>
            <w:rFonts w:ascii="Times New Roman" w:eastAsia="仿宋_GB2312" w:hAnsi="Times New Roman" w:cs="Times New Roman"/>
            <w:b/>
            <w:color w:val="auto"/>
            <w:sz w:val="20"/>
            <w:szCs w:val="20"/>
            <w:lang w:eastAsia="zh-CN" w:bidi="ar"/>
          </w:rPr>
          <w:t>5</w:t>
        </w:r>
      </w:ins>
      <w:ins w:id="11787" w:author="Xuning Wei12232" w:date="2026-07-27T20:26:00Z">
        <w:r w:rsidR="00455348" w:rsidRPr="00BB7730">
          <w:rPr>
            <w:rFonts w:ascii="Times New Roman" w:eastAsia="仿宋_GB2312" w:hAnsi="Times New Roman" w:cs="Times New Roman"/>
            <w:b/>
            <w:color w:val="auto"/>
            <w:sz w:val="20"/>
            <w:szCs w:val="20"/>
            <w:lang w:eastAsia="zh-CN" w:bidi="ar"/>
          </w:rPr>
          <w:t>: Equipment Compatibility and Corrosion Impact Study for</w:t>
        </w:r>
        <w:r w:rsidR="00455348" w:rsidRPr="00BB7730">
          <w:rPr>
            <w:rFonts w:ascii="Times New Roman" w:eastAsia="仿宋_GB2312" w:hAnsi="Times New Roman" w:cs="Times New Roman"/>
            <w:color w:val="auto"/>
            <w:sz w:val="20"/>
            <w:szCs w:val="20"/>
            <w:lang w:eastAsia="zh-CN" w:bidi="ar"/>
          </w:rPr>
          <w:t xml:space="preserve"> </w:t>
        </w:r>
        <w:r w:rsidR="00455348" w:rsidRPr="00BB7730">
          <w:rPr>
            <w:rFonts w:ascii="Times New Roman" w:eastAsia="仿宋_GB2312" w:hAnsi="Times New Roman" w:cs="Times New Roman"/>
            <w:b/>
            <w:color w:val="auto"/>
            <w:sz w:val="20"/>
            <w:szCs w:val="20"/>
            <w:lang w:eastAsia="zh-CN" w:bidi="ar"/>
          </w:rPr>
          <w:t>Activation Vessel (TJ4S-1213-Sy15-R01)</w:t>
        </w:r>
      </w:ins>
    </w:p>
    <w:p w14:paraId="196F563C" w14:textId="77777777" w:rsidR="00455348" w:rsidRPr="00BB7730" w:rsidRDefault="00455348">
      <w:pPr>
        <w:spacing w:line="276" w:lineRule="auto"/>
        <w:jc w:val="center"/>
        <w:rPr>
          <w:ins w:id="11788" w:author="Xuning Wei12232" w:date="2026-07-27T20:26:00Z"/>
          <w:rFonts w:ascii="Times New Roman" w:eastAsia="仿宋_GB2312" w:hAnsi="Times New Roman" w:cs="Times New Roman"/>
          <w:color w:val="auto"/>
          <w:sz w:val="20"/>
          <w:szCs w:val="20"/>
          <w:lang w:eastAsia="zh-CN" w:bidi="ar"/>
        </w:rPr>
        <w:pPrChange w:id="11789" w:author="He Han" w:date="2026-10-13T13:46:00Z">
          <w:pPr>
            <w:jc w:val="both"/>
          </w:pPr>
        </w:pPrChang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1790" w:author="Xuning Wei12232" w:date="2026-07-27T20:59: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771"/>
        <w:gridCol w:w="3907"/>
        <w:gridCol w:w="2410"/>
        <w:gridCol w:w="990"/>
        <w:gridCol w:w="1134"/>
        <w:gridCol w:w="1136"/>
        <w:gridCol w:w="1414"/>
        <w:gridCol w:w="2550"/>
        <w:tblGridChange w:id="11791">
          <w:tblGrid>
            <w:gridCol w:w="769"/>
            <w:gridCol w:w="1"/>
            <w:gridCol w:w="1"/>
            <w:gridCol w:w="3905"/>
            <w:gridCol w:w="1"/>
            <w:gridCol w:w="1"/>
            <w:gridCol w:w="2408"/>
            <w:gridCol w:w="1"/>
            <w:gridCol w:w="1"/>
            <w:gridCol w:w="988"/>
            <w:gridCol w:w="1"/>
            <w:gridCol w:w="1"/>
            <w:gridCol w:w="1132"/>
            <w:gridCol w:w="1"/>
            <w:gridCol w:w="1"/>
            <w:gridCol w:w="958"/>
            <w:gridCol w:w="174"/>
            <w:gridCol w:w="4"/>
            <w:gridCol w:w="1130"/>
            <w:gridCol w:w="6"/>
            <w:gridCol w:w="2828"/>
          </w:tblGrid>
        </w:tblGridChange>
      </w:tblGrid>
      <w:tr w:rsidR="00455348" w:rsidRPr="00BB7730" w14:paraId="05D7BC70" w14:textId="77777777" w:rsidTr="00770B21">
        <w:trPr>
          <w:trHeight w:val="397"/>
          <w:tblHeader/>
          <w:ins w:id="11792" w:author="Xuning Wei12232" w:date="2026-07-27T20:26:00Z"/>
          <w:trPrChange w:id="11793" w:author="Xuning Wei12232" w:date="2026-07-27T20:59:00Z">
            <w:trPr>
              <w:trHeight w:val="397"/>
              <w:tblHeader/>
            </w:trPr>
          </w:trPrChange>
        </w:trPr>
        <w:tc>
          <w:tcPr>
            <w:tcW w:w="1634" w:type="pct"/>
            <w:gridSpan w:val="2"/>
            <w:shd w:val="clear" w:color="auto" w:fill="D9D9D9" w:themeFill="background1" w:themeFillShade="D9"/>
            <w:vAlign w:val="center"/>
            <w:tcPrChange w:id="11794" w:author="Xuning Wei12232" w:date="2026-07-27T20:59:00Z">
              <w:tcPr>
                <w:tcW w:w="1634" w:type="pct"/>
                <w:gridSpan w:val="6"/>
                <w:shd w:val="clear" w:color="auto" w:fill="D9D9D9" w:themeFill="background1" w:themeFillShade="D9"/>
                <w:vAlign w:val="center"/>
              </w:tcPr>
            </w:tcPrChange>
          </w:tcPr>
          <w:p w14:paraId="5F4BFAA9" w14:textId="77777777" w:rsidR="00455348" w:rsidRPr="00BB7730" w:rsidRDefault="00455348">
            <w:pPr>
              <w:jc w:val="center"/>
              <w:rPr>
                <w:ins w:id="11795" w:author="Xuning Wei12232" w:date="2026-07-27T20:26:00Z"/>
                <w:rFonts w:ascii="Times New Roman" w:eastAsia="仿宋_GB2312" w:hAnsi="Times New Roman" w:cs="Times New Roman"/>
                <w:b/>
                <w:color w:val="auto"/>
                <w:sz w:val="18"/>
                <w:szCs w:val="18"/>
                <w:lang w:eastAsia="zh-CN" w:bidi="ar"/>
                <w:rPrChange w:id="11796" w:author="He Han" w:date="2026-10-13T13:49:00Z">
                  <w:rPr>
                    <w:ins w:id="11797" w:author="Xuning Wei12232" w:date="2026-07-27T20:26:00Z"/>
                    <w:rFonts w:ascii="Times New Roman" w:eastAsia="仿宋_GB2312" w:hAnsi="Times New Roman" w:cs="Times New Roman"/>
                    <w:b/>
                    <w:color w:val="auto"/>
                    <w:sz w:val="20"/>
                    <w:szCs w:val="20"/>
                    <w:lang w:eastAsia="zh-CN" w:bidi="ar"/>
                  </w:rPr>
                </w:rPrChange>
              </w:rPr>
              <w:pPrChange w:id="11798" w:author="He Han" w:date="2026-10-13T13:49:00Z">
                <w:pPr>
                  <w:jc w:val="both"/>
                </w:pPr>
              </w:pPrChange>
            </w:pPr>
            <w:ins w:id="11799" w:author="Xuning Wei12232" w:date="2026-07-27T20:26:00Z">
              <w:r w:rsidRPr="00BB7730">
                <w:rPr>
                  <w:rFonts w:ascii="Times New Roman" w:eastAsia="仿宋_GB2312" w:hAnsi="Times New Roman" w:cs="Times New Roman"/>
                  <w:b/>
                  <w:color w:val="auto"/>
                  <w:sz w:val="18"/>
                  <w:szCs w:val="18"/>
                  <w:lang w:eastAsia="zh-CN" w:bidi="ar"/>
                  <w:rPrChange w:id="11800" w:author="He Han" w:date="2026-10-13T13:49:00Z">
                    <w:rPr>
                      <w:rFonts w:ascii="Times New Roman" w:eastAsia="仿宋_GB2312" w:hAnsi="Times New Roman" w:cs="Times New Roman"/>
                      <w:b/>
                      <w:color w:val="auto"/>
                      <w:sz w:val="20"/>
                      <w:szCs w:val="20"/>
                      <w:lang w:eastAsia="zh-CN" w:bidi="ar"/>
                    </w:rPr>
                  </w:rPrChange>
                </w:rPr>
                <w:t>Process steps</w:t>
              </w:r>
            </w:ins>
          </w:p>
        </w:tc>
        <w:tc>
          <w:tcPr>
            <w:tcW w:w="1584" w:type="pct"/>
            <w:gridSpan w:val="3"/>
            <w:shd w:val="clear" w:color="auto" w:fill="D9D9D9" w:themeFill="background1" w:themeFillShade="D9"/>
            <w:vAlign w:val="center"/>
            <w:tcPrChange w:id="11801" w:author="Xuning Wei12232" w:date="2026-07-27T20:59:00Z">
              <w:tcPr>
                <w:tcW w:w="1584" w:type="pct"/>
                <w:gridSpan w:val="9"/>
                <w:shd w:val="clear" w:color="auto" w:fill="D9D9D9" w:themeFill="background1" w:themeFillShade="D9"/>
                <w:vAlign w:val="center"/>
              </w:tcPr>
            </w:tcPrChange>
          </w:tcPr>
          <w:p w14:paraId="00DC0E73" w14:textId="77777777" w:rsidR="00455348" w:rsidRPr="00BB7730" w:rsidRDefault="00455348">
            <w:pPr>
              <w:jc w:val="center"/>
              <w:rPr>
                <w:ins w:id="11802" w:author="Xuning Wei12232" w:date="2026-07-27T20:26:00Z"/>
                <w:rFonts w:ascii="Times New Roman" w:eastAsia="仿宋_GB2312" w:hAnsi="Times New Roman" w:cs="Times New Roman"/>
                <w:b/>
                <w:color w:val="auto"/>
                <w:sz w:val="18"/>
                <w:szCs w:val="18"/>
                <w:lang w:eastAsia="zh-CN" w:bidi="ar"/>
                <w:rPrChange w:id="11803" w:author="He Han" w:date="2026-10-13T13:49:00Z">
                  <w:rPr>
                    <w:ins w:id="11804" w:author="Xuning Wei12232" w:date="2026-07-27T20:26:00Z"/>
                    <w:rFonts w:ascii="Times New Roman" w:eastAsia="仿宋_GB2312" w:hAnsi="Times New Roman" w:cs="Times New Roman"/>
                    <w:b/>
                    <w:color w:val="auto"/>
                    <w:sz w:val="20"/>
                    <w:szCs w:val="20"/>
                    <w:lang w:eastAsia="zh-CN" w:bidi="ar"/>
                  </w:rPr>
                </w:rPrChange>
              </w:rPr>
              <w:pPrChange w:id="11805" w:author="He Han" w:date="2026-10-13T13:49:00Z">
                <w:pPr>
                  <w:jc w:val="both"/>
                </w:pPr>
              </w:pPrChange>
            </w:pPr>
            <w:ins w:id="11806" w:author="Xuning Wei12232" w:date="2026-07-27T20:26:00Z">
              <w:r w:rsidRPr="00BB7730">
                <w:rPr>
                  <w:rFonts w:ascii="Times New Roman" w:eastAsia="仿宋_GB2312" w:hAnsi="Times New Roman" w:cs="Times New Roman"/>
                  <w:b/>
                  <w:color w:val="auto"/>
                  <w:sz w:val="18"/>
                  <w:szCs w:val="18"/>
                </w:rPr>
                <w:t>Reaction &amp; Work-up &amp; Concentration &amp; Crystallization</w:t>
              </w:r>
            </w:ins>
          </w:p>
        </w:tc>
        <w:tc>
          <w:tcPr>
            <w:tcW w:w="891" w:type="pct"/>
            <w:gridSpan w:val="2"/>
            <w:shd w:val="clear" w:color="auto" w:fill="D9D9D9" w:themeFill="background1" w:themeFillShade="D9"/>
            <w:vAlign w:val="center"/>
            <w:tcPrChange w:id="11807" w:author="Xuning Wei12232" w:date="2026-07-27T20:59:00Z">
              <w:tcPr>
                <w:tcW w:w="794" w:type="pct"/>
                <w:gridSpan w:val="5"/>
                <w:shd w:val="clear" w:color="auto" w:fill="D9D9D9" w:themeFill="background1" w:themeFillShade="D9"/>
                <w:vAlign w:val="center"/>
              </w:tcPr>
            </w:tcPrChange>
          </w:tcPr>
          <w:p w14:paraId="1522F838" w14:textId="77777777" w:rsidR="00455348" w:rsidRPr="00BB7730" w:rsidRDefault="00455348">
            <w:pPr>
              <w:jc w:val="center"/>
              <w:rPr>
                <w:ins w:id="11808" w:author="Xuning Wei12232" w:date="2026-07-27T20:26:00Z"/>
                <w:rFonts w:ascii="Times New Roman" w:eastAsia="仿宋_GB2312" w:hAnsi="Times New Roman" w:cs="Times New Roman"/>
                <w:b/>
                <w:color w:val="auto"/>
                <w:sz w:val="18"/>
                <w:szCs w:val="18"/>
                <w:lang w:eastAsia="zh-CN" w:bidi="ar"/>
                <w:rPrChange w:id="11809" w:author="He Han" w:date="2026-10-13T13:49:00Z">
                  <w:rPr>
                    <w:ins w:id="11810" w:author="Xuning Wei12232" w:date="2026-07-27T20:26:00Z"/>
                    <w:rFonts w:ascii="Times New Roman" w:eastAsia="仿宋_GB2312" w:hAnsi="Times New Roman" w:cs="Times New Roman"/>
                    <w:b/>
                    <w:color w:val="auto"/>
                    <w:sz w:val="20"/>
                    <w:szCs w:val="20"/>
                    <w:lang w:eastAsia="zh-CN" w:bidi="ar"/>
                  </w:rPr>
                </w:rPrChange>
              </w:rPr>
              <w:pPrChange w:id="11811" w:author="He Han" w:date="2026-10-13T13:49:00Z">
                <w:pPr>
                  <w:jc w:val="both"/>
                </w:pPr>
              </w:pPrChange>
            </w:pPr>
            <w:ins w:id="11812" w:author="Xuning Wei12232" w:date="2026-07-27T20:26:00Z">
              <w:r w:rsidRPr="00BB7730">
                <w:rPr>
                  <w:rFonts w:ascii="Times New Roman" w:eastAsia="仿宋_GB2312" w:hAnsi="Times New Roman" w:cs="Times New Roman"/>
                  <w:b/>
                  <w:color w:val="auto"/>
                  <w:sz w:val="18"/>
                  <w:szCs w:val="18"/>
                  <w:lang w:eastAsia="zh-CN" w:bidi="ar"/>
                  <w:rPrChange w:id="11813" w:author="He Han" w:date="2026-10-13T13:49:00Z">
                    <w:rPr>
                      <w:rFonts w:ascii="Times New Roman" w:eastAsia="仿宋_GB2312" w:hAnsi="Times New Roman" w:cs="Times New Roman"/>
                      <w:b/>
                      <w:color w:val="auto"/>
                      <w:sz w:val="20"/>
                      <w:szCs w:val="20"/>
                      <w:lang w:eastAsia="zh-CN" w:bidi="ar"/>
                    </w:rPr>
                  </w:rPrChange>
                </w:rPr>
                <w:t>Equipment Codes</w:t>
              </w:r>
            </w:ins>
          </w:p>
        </w:tc>
        <w:tc>
          <w:tcPr>
            <w:tcW w:w="891" w:type="pct"/>
            <w:shd w:val="clear" w:color="auto" w:fill="D9D9D9" w:themeFill="background1" w:themeFillShade="D9"/>
            <w:vAlign w:val="center"/>
            <w:tcPrChange w:id="11814" w:author="Xuning Wei12232" w:date="2026-07-27T20:59:00Z">
              <w:tcPr>
                <w:tcW w:w="988" w:type="pct"/>
                <w:shd w:val="clear" w:color="auto" w:fill="D9D9D9" w:themeFill="background1" w:themeFillShade="D9"/>
                <w:vAlign w:val="center"/>
              </w:tcPr>
            </w:tcPrChange>
          </w:tcPr>
          <w:p w14:paraId="799936C9" w14:textId="77777777" w:rsidR="00455348" w:rsidRPr="00BB7730" w:rsidRDefault="00455348">
            <w:pPr>
              <w:jc w:val="center"/>
              <w:rPr>
                <w:ins w:id="11815" w:author="Xuning Wei12232" w:date="2026-07-27T20:26:00Z"/>
                <w:rFonts w:ascii="Times New Roman" w:eastAsia="仿宋_GB2312" w:hAnsi="Times New Roman" w:cs="Times New Roman"/>
                <w:b/>
                <w:color w:val="auto"/>
                <w:sz w:val="18"/>
                <w:szCs w:val="18"/>
                <w:lang w:eastAsia="zh-CN" w:bidi="ar"/>
                <w:rPrChange w:id="11816" w:author="He Han" w:date="2026-10-13T13:49:00Z">
                  <w:rPr>
                    <w:ins w:id="11817" w:author="Xuning Wei12232" w:date="2026-07-27T20:26:00Z"/>
                    <w:rFonts w:ascii="Times New Roman" w:eastAsia="仿宋_GB2312" w:hAnsi="Times New Roman" w:cs="Times New Roman"/>
                    <w:b/>
                    <w:color w:val="auto"/>
                    <w:sz w:val="20"/>
                    <w:szCs w:val="20"/>
                    <w:lang w:eastAsia="zh-CN" w:bidi="ar"/>
                  </w:rPr>
                </w:rPrChange>
              </w:rPr>
              <w:pPrChange w:id="11818" w:author="He Han" w:date="2026-10-13T13:49:00Z">
                <w:pPr>
                  <w:jc w:val="both"/>
                </w:pPr>
              </w:pPrChange>
            </w:pPr>
            <w:ins w:id="11819" w:author="Xuning Wei12232" w:date="2026-07-27T20:26:00Z">
              <w:r w:rsidRPr="00BB7730">
                <w:rPr>
                  <w:rFonts w:ascii="Times New Roman" w:eastAsia="仿宋_GB2312" w:hAnsi="Times New Roman" w:cs="Times New Roman"/>
                  <w:b/>
                  <w:color w:val="auto"/>
                  <w:sz w:val="18"/>
                  <w:szCs w:val="18"/>
                  <w:lang w:eastAsia="zh-CN" w:bidi="ar"/>
                  <w:rPrChange w:id="11820" w:author="He Han" w:date="2026-10-13T13:49:00Z">
                    <w:rPr>
                      <w:rFonts w:ascii="Times New Roman" w:eastAsia="仿宋_GB2312" w:hAnsi="Times New Roman" w:cs="Times New Roman"/>
                      <w:b/>
                      <w:color w:val="auto"/>
                      <w:sz w:val="20"/>
                      <w:szCs w:val="20"/>
                      <w:lang w:eastAsia="zh-CN" w:bidi="ar"/>
                    </w:rPr>
                  </w:rPrChange>
                </w:rPr>
                <w:t>TJ4S-1213-Sy15-R01</w:t>
              </w:r>
            </w:ins>
          </w:p>
        </w:tc>
      </w:tr>
      <w:tr w:rsidR="00455348" w:rsidRPr="00BB7730" w14:paraId="099ACB27" w14:textId="77777777" w:rsidTr="00770B21">
        <w:trPr>
          <w:trHeight w:val="397"/>
          <w:tblHeader/>
          <w:ins w:id="11821" w:author="Xuning Wei12232" w:date="2026-07-27T20:26:00Z"/>
          <w:trPrChange w:id="11822" w:author="Xuning Wei12232" w:date="2026-07-27T20:59:00Z">
            <w:trPr>
              <w:trHeight w:val="397"/>
              <w:tblHeader/>
            </w:trPr>
          </w:trPrChange>
        </w:trPr>
        <w:tc>
          <w:tcPr>
            <w:tcW w:w="269" w:type="pct"/>
            <w:shd w:val="clear" w:color="auto" w:fill="D9D9D9" w:themeFill="background1" w:themeFillShade="D9"/>
            <w:vAlign w:val="center"/>
            <w:tcPrChange w:id="11823" w:author="Xuning Wei12232" w:date="2026-07-27T20:59:00Z">
              <w:tcPr>
                <w:tcW w:w="269" w:type="pct"/>
                <w:gridSpan w:val="3"/>
                <w:shd w:val="clear" w:color="auto" w:fill="D9D9D9" w:themeFill="background1" w:themeFillShade="D9"/>
                <w:vAlign w:val="center"/>
              </w:tcPr>
            </w:tcPrChange>
          </w:tcPr>
          <w:p w14:paraId="4064D6D9" w14:textId="77777777" w:rsidR="00455348" w:rsidRPr="00BB7730" w:rsidRDefault="00455348">
            <w:pPr>
              <w:jc w:val="center"/>
              <w:rPr>
                <w:ins w:id="11824" w:author="Xuning Wei12232" w:date="2026-07-27T20:26:00Z"/>
                <w:rFonts w:ascii="Times New Roman" w:eastAsia="仿宋_GB2312" w:hAnsi="Times New Roman" w:cs="Times New Roman"/>
                <w:b/>
                <w:color w:val="auto"/>
                <w:sz w:val="18"/>
                <w:szCs w:val="18"/>
                <w:lang w:eastAsia="zh-CN" w:bidi="ar"/>
                <w:rPrChange w:id="11825" w:author="He Han" w:date="2026-10-13T13:49:00Z">
                  <w:rPr>
                    <w:ins w:id="11826" w:author="Xuning Wei12232" w:date="2026-07-27T20:26:00Z"/>
                    <w:rFonts w:ascii="Times New Roman" w:eastAsia="仿宋_GB2312" w:hAnsi="Times New Roman" w:cs="Times New Roman"/>
                    <w:b/>
                    <w:color w:val="auto"/>
                    <w:sz w:val="20"/>
                    <w:szCs w:val="20"/>
                    <w:lang w:eastAsia="zh-CN" w:bidi="ar"/>
                  </w:rPr>
                </w:rPrChange>
              </w:rPr>
              <w:pPrChange w:id="11827" w:author="He Han" w:date="2026-10-13T13:49:00Z">
                <w:pPr>
                  <w:jc w:val="both"/>
                </w:pPr>
              </w:pPrChange>
            </w:pPr>
            <w:ins w:id="11828" w:author="Xuning Wei12232" w:date="2026-07-27T20:26:00Z">
              <w:r w:rsidRPr="00BB7730">
                <w:rPr>
                  <w:rFonts w:ascii="Times New Roman" w:eastAsia="仿宋_GB2312" w:hAnsi="Times New Roman" w:cs="Times New Roman"/>
                  <w:b/>
                  <w:color w:val="auto"/>
                  <w:sz w:val="18"/>
                  <w:szCs w:val="18"/>
                  <w:lang w:eastAsia="zh-CN" w:bidi="ar"/>
                  <w:rPrChange w:id="11829" w:author="He Han" w:date="2026-10-13T13:49:00Z">
                    <w:rPr>
                      <w:rFonts w:ascii="Times New Roman" w:eastAsia="仿宋_GB2312" w:hAnsi="Times New Roman" w:cs="Times New Roman"/>
                      <w:b/>
                      <w:color w:val="auto"/>
                      <w:sz w:val="20"/>
                      <w:szCs w:val="20"/>
                      <w:lang w:eastAsia="zh-CN" w:bidi="ar"/>
                    </w:rPr>
                  </w:rPrChange>
                </w:rPr>
                <w:t>S/N</w:t>
              </w:r>
            </w:ins>
          </w:p>
        </w:tc>
        <w:tc>
          <w:tcPr>
            <w:tcW w:w="1365" w:type="pct"/>
            <w:shd w:val="clear" w:color="auto" w:fill="D9D9D9" w:themeFill="background1" w:themeFillShade="D9"/>
            <w:vAlign w:val="center"/>
            <w:tcPrChange w:id="11830" w:author="Xuning Wei12232" w:date="2026-07-27T20:59:00Z">
              <w:tcPr>
                <w:tcW w:w="1365" w:type="pct"/>
                <w:gridSpan w:val="3"/>
                <w:shd w:val="clear" w:color="auto" w:fill="D9D9D9" w:themeFill="background1" w:themeFillShade="D9"/>
                <w:vAlign w:val="center"/>
              </w:tcPr>
            </w:tcPrChange>
          </w:tcPr>
          <w:p w14:paraId="77932B94" w14:textId="77777777" w:rsidR="00455348" w:rsidRPr="00BB7730" w:rsidRDefault="00455348">
            <w:pPr>
              <w:jc w:val="center"/>
              <w:rPr>
                <w:ins w:id="11831" w:author="Xuning Wei12232" w:date="2026-07-27T20:26:00Z"/>
                <w:rFonts w:ascii="Times New Roman" w:eastAsia="仿宋_GB2312" w:hAnsi="Times New Roman" w:cs="Times New Roman"/>
                <w:b/>
                <w:color w:val="auto"/>
                <w:sz w:val="18"/>
                <w:szCs w:val="18"/>
                <w:lang w:eastAsia="zh-CN" w:bidi="ar"/>
                <w:rPrChange w:id="11832" w:author="He Han" w:date="2026-10-13T13:49:00Z">
                  <w:rPr>
                    <w:ins w:id="11833" w:author="Xuning Wei12232" w:date="2026-07-27T20:26:00Z"/>
                    <w:rFonts w:ascii="Times New Roman" w:eastAsia="仿宋_GB2312" w:hAnsi="Times New Roman" w:cs="Times New Roman"/>
                    <w:b/>
                    <w:color w:val="auto"/>
                    <w:sz w:val="20"/>
                    <w:szCs w:val="20"/>
                    <w:lang w:eastAsia="zh-CN" w:bidi="ar"/>
                  </w:rPr>
                </w:rPrChange>
              </w:rPr>
              <w:pPrChange w:id="11834" w:author="He Han" w:date="2026-10-13T13:49:00Z">
                <w:pPr>
                  <w:jc w:val="both"/>
                </w:pPr>
              </w:pPrChange>
            </w:pPr>
            <w:ins w:id="11835" w:author="Xuning Wei12232" w:date="2026-07-27T20:26:00Z">
              <w:r w:rsidRPr="00BB7730">
                <w:rPr>
                  <w:rFonts w:ascii="Times New Roman" w:eastAsia="仿宋_GB2312" w:hAnsi="Times New Roman" w:cs="Times New Roman"/>
                  <w:b/>
                  <w:color w:val="auto"/>
                  <w:sz w:val="18"/>
                  <w:szCs w:val="18"/>
                  <w:lang w:eastAsia="zh-CN" w:bidi="ar"/>
                  <w:rPrChange w:id="11836" w:author="He Han" w:date="2026-10-13T13:49:00Z">
                    <w:rPr>
                      <w:rFonts w:ascii="Times New Roman" w:eastAsia="仿宋_GB2312" w:hAnsi="Times New Roman" w:cs="Times New Roman"/>
                      <w:b/>
                      <w:color w:val="auto"/>
                      <w:sz w:val="20"/>
                      <w:szCs w:val="20"/>
                      <w:lang w:eastAsia="zh-CN" w:bidi="ar"/>
                    </w:rPr>
                  </w:rPrChange>
                </w:rPr>
                <w:t>Process description (indicate the equipment number, solvent/regent/material name)</w:t>
              </w:r>
            </w:ins>
          </w:p>
        </w:tc>
        <w:tc>
          <w:tcPr>
            <w:tcW w:w="842" w:type="pct"/>
            <w:shd w:val="clear" w:color="auto" w:fill="D9D9D9" w:themeFill="background1" w:themeFillShade="D9"/>
            <w:vAlign w:val="center"/>
            <w:tcPrChange w:id="11837" w:author="Xuning Wei12232" w:date="2026-07-27T20:59:00Z">
              <w:tcPr>
                <w:tcW w:w="842" w:type="pct"/>
                <w:gridSpan w:val="3"/>
                <w:shd w:val="clear" w:color="auto" w:fill="D9D9D9" w:themeFill="background1" w:themeFillShade="D9"/>
                <w:vAlign w:val="center"/>
              </w:tcPr>
            </w:tcPrChange>
          </w:tcPr>
          <w:p w14:paraId="63FBCA6B" w14:textId="77777777" w:rsidR="00455348" w:rsidRPr="00BB7730" w:rsidRDefault="00455348">
            <w:pPr>
              <w:jc w:val="center"/>
              <w:rPr>
                <w:ins w:id="11838" w:author="Xuning Wei12232" w:date="2026-07-27T20:26:00Z"/>
                <w:rFonts w:ascii="Times New Roman" w:eastAsia="仿宋_GB2312" w:hAnsi="Times New Roman" w:cs="Times New Roman"/>
                <w:b/>
                <w:color w:val="auto"/>
                <w:sz w:val="18"/>
                <w:szCs w:val="18"/>
                <w:lang w:eastAsia="zh-CN" w:bidi="ar"/>
                <w:rPrChange w:id="11839" w:author="He Han" w:date="2026-10-13T13:49:00Z">
                  <w:rPr>
                    <w:ins w:id="11840" w:author="Xuning Wei12232" w:date="2026-07-27T20:26:00Z"/>
                    <w:rFonts w:ascii="Times New Roman" w:eastAsia="仿宋_GB2312" w:hAnsi="Times New Roman" w:cs="Times New Roman"/>
                    <w:b/>
                    <w:color w:val="auto"/>
                    <w:sz w:val="20"/>
                    <w:szCs w:val="20"/>
                    <w:lang w:eastAsia="zh-CN" w:bidi="ar"/>
                  </w:rPr>
                </w:rPrChange>
              </w:rPr>
              <w:pPrChange w:id="11841" w:author="He Han" w:date="2026-10-13T13:49:00Z">
                <w:pPr>
                  <w:jc w:val="both"/>
                </w:pPr>
              </w:pPrChange>
            </w:pPr>
            <w:ins w:id="11842" w:author="Xuning Wei12232" w:date="2026-07-27T20:26:00Z">
              <w:r w:rsidRPr="00BB7730">
                <w:rPr>
                  <w:rFonts w:ascii="Times New Roman" w:eastAsia="仿宋_GB2312" w:hAnsi="Times New Roman" w:cs="Times New Roman"/>
                  <w:b/>
                  <w:color w:val="auto"/>
                  <w:sz w:val="18"/>
                  <w:szCs w:val="18"/>
                  <w:lang w:eastAsia="zh-CN" w:bidi="ar"/>
                  <w:rPrChange w:id="11843" w:author="He Han" w:date="2026-10-13T13:49:00Z">
                    <w:rPr>
                      <w:rFonts w:ascii="Times New Roman" w:eastAsia="仿宋_GB2312" w:hAnsi="Times New Roman" w:cs="Times New Roman"/>
                      <w:b/>
                      <w:color w:val="auto"/>
                      <w:sz w:val="20"/>
                      <w:szCs w:val="20"/>
                      <w:lang w:eastAsia="zh-CN" w:bidi="ar"/>
                    </w:rPr>
                  </w:rPrChange>
                </w:rPr>
                <w:t>Equipment (Accessories) Name and its MOC</w:t>
              </w:r>
            </w:ins>
          </w:p>
        </w:tc>
        <w:tc>
          <w:tcPr>
            <w:tcW w:w="346" w:type="pct"/>
            <w:shd w:val="clear" w:color="auto" w:fill="D9D9D9" w:themeFill="background1" w:themeFillShade="D9"/>
            <w:vAlign w:val="center"/>
            <w:tcPrChange w:id="11844" w:author="Xuning Wei12232" w:date="2026-07-27T20:59:00Z">
              <w:tcPr>
                <w:tcW w:w="346" w:type="pct"/>
                <w:gridSpan w:val="3"/>
                <w:shd w:val="clear" w:color="auto" w:fill="D9D9D9" w:themeFill="background1" w:themeFillShade="D9"/>
                <w:vAlign w:val="center"/>
              </w:tcPr>
            </w:tcPrChange>
          </w:tcPr>
          <w:p w14:paraId="4D915C3D" w14:textId="77777777" w:rsidR="00455348" w:rsidRPr="00BB7730" w:rsidRDefault="00455348">
            <w:pPr>
              <w:jc w:val="center"/>
              <w:rPr>
                <w:ins w:id="11845" w:author="Xuning Wei12232" w:date="2026-07-27T20:26:00Z"/>
                <w:rFonts w:ascii="Times New Roman" w:eastAsia="仿宋_GB2312" w:hAnsi="Times New Roman" w:cs="Times New Roman"/>
                <w:b/>
                <w:color w:val="auto"/>
                <w:sz w:val="18"/>
                <w:szCs w:val="18"/>
                <w:lang w:eastAsia="zh-CN" w:bidi="ar"/>
                <w:rPrChange w:id="11846" w:author="He Han" w:date="2026-10-13T13:49:00Z">
                  <w:rPr>
                    <w:ins w:id="11847" w:author="Xuning Wei12232" w:date="2026-07-27T20:26:00Z"/>
                    <w:rFonts w:ascii="Times New Roman" w:eastAsia="仿宋_GB2312" w:hAnsi="Times New Roman" w:cs="Times New Roman"/>
                    <w:b/>
                    <w:color w:val="auto"/>
                    <w:sz w:val="20"/>
                    <w:szCs w:val="20"/>
                    <w:lang w:eastAsia="zh-CN" w:bidi="ar"/>
                  </w:rPr>
                </w:rPrChange>
              </w:rPr>
              <w:pPrChange w:id="11848" w:author="He Han" w:date="2026-10-13T13:49:00Z">
                <w:pPr>
                  <w:jc w:val="both"/>
                </w:pPr>
              </w:pPrChange>
            </w:pPr>
            <w:ins w:id="11849" w:author="Xuning Wei12232" w:date="2026-07-27T20:26:00Z">
              <w:r w:rsidRPr="00BB7730">
                <w:rPr>
                  <w:rFonts w:ascii="Times New Roman" w:eastAsia="仿宋_GB2312" w:hAnsi="Times New Roman" w:cs="Times New Roman"/>
                  <w:b/>
                  <w:color w:val="auto"/>
                  <w:sz w:val="18"/>
                  <w:szCs w:val="18"/>
                  <w:lang w:eastAsia="zh-CN" w:bidi="ar"/>
                  <w:rPrChange w:id="11850" w:author="He Han" w:date="2026-10-13T13:49:00Z">
                    <w:rPr>
                      <w:rFonts w:ascii="Times New Roman" w:eastAsia="仿宋_GB2312" w:hAnsi="Times New Roman" w:cs="Times New Roman"/>
                      <w:b/>
                      <w:color w:val="auto"/>
                      <w:sz w:val="20"/>
                      <w:szCs w:val="20"/>
                      <w:lang w:eastAsia="zh-CN" w:bidi="ar"/>
                    </w:rPr>
                  </w:rPrChange>
                </w:rPr>
                <w:t>Corrosion Probability</w:t>
              </w:r>
            </w:ins>
          </w:p>
        </w:tc>
        <w:tc>
          <w:tcPr>
            <w:tcW w:w="396" w:type="pct"/>
            <w:shd w:val="clear" w:color="auto" w:fill="D9D9D9" w:themeFill="background1" w:themeFillShade="D9"/>
            <w:vAlign w:val="center"/>
            <w:tcPrChange w:id="11851" w:author="Xuning Wei12232" w:date="2026-07-27T20:59:00Z">
              <w:tcPr>
                <w:tcW w:w="396" w:type="pct"/>
                <w:gridSpan w:val="3"/>
                <w:shd w:val="clear" w:color="auto" w:fill="D9D9D9" w:themeFill="background1" w:themeFillShade="D9"/>
                <w:vAlign w:val="center"/>
              </w:tcPr>
            </w:tcPrChange>
          </w:tcPr>
          <w:p w14:paraId="5C8C632E" w14:textId="77777777" w:rsidR="00455348" w:rsidRPr="00BB7730" w:rsidRDefault="00455348">
            <w:pPr>
              <w:jc w:val="center"/>
              <w:rPr>
                <w:ins w:id="11852" w:author="Xuning Wei12232" w:date="2026-07-27T20:26:00Z"/>
                <w:rFonts w:ascii="Times New Roman" w:eastAsia="仿宋_GB2312" w:hAnsi="Times New Roman" w:cs="Times New Roman"/>
                <w:b/>
                <w:color w:val="auto"/>
                <w:sz w:val="18"/>
                <w:szCs w:val="18"/>
                <w:lang w:eastAsia="zh-CN" w:bidi="ar"/>
                <w:rPrChange w:id="11853" w:author="He Han" w:date="2026-10-13T13:49:00Z">
                  <w:rPr>
                    <w:ins w:id="11854" w:author="Xuning Wei12232" w:date="2026-07-27T20:26:00Z"/>
                    <w:rFonts w:ascii="Times New Roman" w:eastAsia="仿宋_GB2312" w:hAnsi="Times New Roman" w:cs="Times New Roman"/>
                    <w:b/>
                    <w:color w:val="auto"/>
                    <w:sz w:val="20"/>
                    <w:szCs w:val="20"/>
                    <w:lang w:eastAsia="zh-CN" w:bidi="ar"/>
                  </w:rPr>
                </w:rPrChange>
              </w:rPr>
              <w:pPrChange w:id="11855" w:author="He Han" w:date="2026-10-13T13:49:00Z">
                <w:pPr>
                  <w:jc w:val="both"/>
                </w:pPr>
              </w:pPrChange>
            </w:pPr>
            <w:ins w:id="11856" w:author="Xuning Wei12232" w:date="2026-07-27T20:26:00Z">
              <w:r w:rsidRPr="00BB7730">
                <w:rPr>
                  <w:rFonts w:ascii="Times New Roman" w:eastAsia="仿宋_GB2312" w:hAnsi="Times New Roman" w:cs="Times New Roman"/>
                  <w:b/>
                  <w:color w:val="auto"/>
                  <w:sz w:val="18"/>
                  <w:szCs w:val="18"/>
                  <w:lang w:eastAsia="zh-CN" w:bidi="ar"/>
                  <w:rPrChange w:id="11857" w:author="He Han" w:date="2026-10-13T13:49:00Z">
                    <w:rPr>
                      <w:rFonts w:ascii="Times New Roman" w:eastAsia="仿宋_GB2312" w:hAnsi="Times New Roman" w:cs="Times New Roman"/>
                      <w:b/>
                      <w:color w:val="auto"/>
                      <w:sz w:val="20"/>
                      <w:szCs w:val="20"/>
                      <w:lang w:eastAsia="zh-CN" w:bidi="ar"/>
                    </w:rPr>
                  </w:rPrChange>
                </w:rPr>
                <w:t>Corrosion Impact</w:t>
              </w:r>
            </w:ins>
          </w:p>
        </w:tc>
        <w:tc>
          <w:tcPr>
            <w:tcW w:w="891" w:type="pct"/>
            <w:gridSpan w:val="2"/>
            <w:shd w:val="clear" w:color="auto" w:fill="D9D9D9" w:themeFill="background1" w:themeFillShade="D9"/>
            <w:vAlign w:val="center"/>
            <w:tcPrChange w:id="11858" w:author="Xuning Wei12232" w:date="2026-07-27T20:59:00Z">
              <w:tcPr>
                <w:tcW w:w="794" w:type="pct"/>
                <w:gridSpan w:val="5"/>
                <w:shd w:val="clear" w:color="auto" w:fill="D9D9D9" w:themeFill="background1" w:themeFillShade="D9"/>
                <w:vAlign w:val="center"/>
              </w:tcPr>
            </w:tcPrChange>
          </w:tcPr>
          <w:p w14:paraId="10C5BF72" w14:textId="77777777" w:rsidR="00455348" w:rsidRPr="00BB7730" w:rsidRDefault="00455348">
            <w:pPr>
              <w:jc w:val="center"/>
              <w:rPr>
                <w:ins w:id="11859" w:author="Xuning Wei12232" w:date="2026-07-27T20:26:00Z"/>
                <w:rFonts w:ascii="Times New Roman" w:eastAsia="仿宋_GB2312" w:hAnsi="Times New Roman" w:cs="Times New Roman"/>
                <w:b/>
                <w:color w:val="auto"/>
                <w:sz w:val="18"/>
                <w:szCs w:val="18"/>
                <w:lang w:eastAsia="zh-CN" w:bidi="ar"/>
                <w:rPrChange w:id="11860" w:author="He Han" w:date="2026-10-13T13:49:00Z">
                  <w:rPr>
                    <w:ins w:id="11861" w:author="Xuning Wei12232" w:date="2026-07-27T20:26:00Z"/>
                    <w:rFonts w:ascii="Times New Roman" w:eastAsia="仿宋_GB2312" w:hAnsi="Times New Roman" w:cs="Times New Roman"/>
                    <w:b/>
                    <w:color w:val="auto"/>
                    <w:sz w:val="20"/>
                    <w:szCs w:val="20"/>
                    <w:lang w:eastAsia="zh-CN" w:bidi="ar"/>
                  </w:rPr>
                </w:rPrChange>
              </w:rPr>
              <w:pPrChange w:id="11862" w:author="He Han" w:date="2026-10-13T13:49:00Z">
                <w:pPr>
                  <w:jc w:val="both"/>
                </w:pPr>
              </w:pPrChange>
            </w:pPr>
            <w:ins w:id="11863" w:author="Xuning Wei12232" w:date="2026-07-27T20:26:00Z">
              <w:r w:rsidRPr="00BB7730">
                <w:rPr>
                  <w:rFonts w:ascii="Times New Roman" w:eastAsia="仿宋_GB2312" w:hAnsi="Times New Roman" w:cs="Times New Roman"/>
                  <w:b/>
                  <w:color w:val="auto"/>
                  <w:sz w:val="18"/>
                  <w:szCs w:val="18"/>
                  <w:lang w:eastAsia="zh-CN" w:bidi="ar"/>
                  <w:rPrChange w:id="11864" w:author="He Han" w:date="2026-10-13T13:49:00Z">
                    <w:rPr>
                      <w:rFonts w:ascii="Times New Roman" w:eastAsia="仿宋_GB2312" w:hAnsi="Times New Roman" w:cs="Times New Roman"/>
                      <w:b/>
                      <w:color w:val="auto"/>
                      <w:sz w:val="20"/>
                      <w:szCs w:val="20"/>
                      <w:lang w:eastAsia="zh-CN" w:bidi="ar"/>
                    </w:rPr>
                  </w:rPrChange>
                </w:rPr>
                <w:t>Chemical Compatible, Risk and Rational</w:t>
              </w:r>
            </w:ins>
          </w:p>
        </w:tc>
        <w:tc>
          <w:tcPr>
            <w:tcW w:w="891" w:type="pct"/>
            <w:shd w:val="clear" w:color="auto" w:fill="D9D9D9" w:themeFill="background1" w:themeFillShade="D9"/>
            <w:vAlign w:val="center"/>
            <w:tcPrChange w:id="11865" w:author="Xuning Wei12232" w:date="2026-07-27T20:59:00Z">
              <w:tcPr>
                <w:tcW w:w="988" w:type="pct"/>
                <w:shd w:val="clear" w:color="auto" w:fill="D9D9D9" w:themeFill="background1" w:themeFillShade="D9"/>
                <w:vAlign w:val="center"/>
              </w:tcPr>
            </w:tcPrChange>
          </w:tcPr>
          <w:p w14:paraId="0D4E22D4" w14:textId="124D110E" w:rsidR="00455348" w:rsidRPr="00BB7730" w:rsidRDefault="00455348">
            <w:pPr>
              <w:jc w:val="center"/>
              <w:rPr>
                <w:ins w:id="11866" w:author="Xuning Wei12232" w:date="2026-07-27T20:26:00Z"/>
                <w:rFonts w:ascii="Times New Roman" w:eastAsia="仿宋_GB2312" w:hAnsi="Times New Roman" w:cs="Times New Roman"/>
                <w:b/>
                <w:color w:val="auto"/>
                <w:sz w:val="18"/>
                <w:szCs w:val="18"/>
                <w:lang w:eastAsia="zh-CN" w:bidi="ar"/>
                <w:rPrChange w:id="11867" w:author="He Han" w:date="2026-10-13T13:49:00Z">
                  <w:rPr>
                    <w:ins w:id="11868" w:author="Xuning Wei12232" w:date="2026-07-27T20:26:00Z"/>
                    <w:rFonts w:ascii="Times New Roman" w:eastAsia="仿宋_GB2312" w:hAnsi="Times New Roman" w:cs="Times New Roman"/>
                    <w:b/>
                    <w:color w:val="auto"/>
                    <w:sz w:val="20"/>
                    <w:szCs w:val="20"/>
                    <w:lang w:eastAsia="zh-CN" w:bidi="ar"/>
                  </w:rPr>
                </w:rPrChange>
              </w:rPr>
              <w:pPrChange w:id="11869" w:author="He Han" w:date="2026-10-13T13:49:00Z">
                <w:pPr>
                  <w:jc w:val="both"/>
                </w:pPr>
              </w:pPrChange>
            </w:pPr>
            <w:ins w:id="11870" w:author="Xuning Wei12232" w:date="2026-07-27T20:26:00Z">
              <w:r w:rsidRPr="00BB7730">
                <w:rPr>
                  <w:rFonts w:ascii="Times New Roman" w:eastAsia="仿宋_GB2312" w:hAnsi="Times New Roman" w:cs="Times New Roman"/>
                  <w:b/>
                  <w:color w:val="auto"/>
                  <w:sz w:val="18"/>
                  <w:szCs w:val="18"/>
                  <w:lang w:eastAsia="zh-CN" w:bidi="ar"/>
                  <w:rPrChange w:id="11871" w:author="He Han" w:date="2026-10-13T13:49:00Z">
                    <w:rPr>
                      <w:rFonts w:ascii="Times New Roman" w:eastAsia="仿宋_GB2312" w:hAnsi="Times New Roman" w:cs="Times New Roman"/>
                      <w:b/>
                      <w:color w:val="auto"/>
                      <w:sz w:val="20"/>
                      <w:szCs w:val="20"/>
                      <w:lang w:eastAsia="zh-CN" w:bidi="ar"/>
                    </w:rPr>
                  </w:rPrChange>
                </w:rPr>
                <w:t>Data Source</w:t>
              </w:r>
            </w:ins>
          </w:p>
        </w:tc>
      </w:tr>
      <w:tr w:rsidR="00455348" w:rsidRPr="00BB7730" w14:paraId="061B4C1F" w14:textId="77777777" w:rsidTr="00770B21">
        <w:trPr>
          <w:trHeight w:val="397"/>
          <w:ins w:id="11872" w:author="Xuning Wei12232" w:date="2026-07-27T20:26:00Z"/>
          <w:trPrChange w:id="11873" w:author="Xuning Wei12232" w:date="2026-07-27T20:59:00Z">
            <w:trPr>
              <w:trHeight w:val="397"/>
            </w:trPr>
          </w:trPrChange>
        </w:trPr>
        <w:tc>
          <w:tcPr>
            <w:tcW w:w="269" w:type="pct"/>
            <w:vMerge w:val="restart"/>
            <w:shd w:val="clear" w:color="auto" w:fill="FFFFFF" w:themeFill="background1"/>
            <w:vAlign w:val="center"/>
            <w:tcPrChange w:id="11874" w:author="Xuning Wei12232" w:date="2026-07-27T20:59:00Z">
              <w:tcPr>
                <w:tcW w:w="269" w:type="pct"/>
                <w:gridSpan w:val="2"/>
                <w:vMerge w:val="restart"/>
                <w:shd w:val="clear" w:color="auto" w:fill="FFFFFF" w:themeFill="background1"/>
                <w:vAlign w:val="center"/>
              </w:tcPr>
            </w:tcPrChange>
          </w:tcPr>
          <w:p w14:paraId="12704A1F" w14:textId="00B2C2E6" w:rsidR="00455348" w:rsidRPr="00BB7730" w:rsidRDefault="0022709A">
            <w:pPr>
              <w:jc w:val="center"/>
              <w:rPr>
                <w:ins w:id="11875" w:author="Xuning Wei12232" w:date="2026-07-27T20:26:00Z"/>
                <w:rFonts w:ascii="Times New Roman" w:eastAsia="仿宋_GB2312" w:hAnsi="Times New Roman" w:cs="Times New Roman"/>
                <w:color w:val="auto"/>
                <w:sz w:val="18"/>
                <w:szCs w:val="18"/>
                <w:lang w:eastAsia="zh-CN" w:bidi="ar"/>
              </w:rPr>
              <w:pPrChange w:id="11876" w:author="Xuning Wei12232" w:date="2026-07-27T20:29:00Z">
                <w:pPr>
                  <w:jc w:val="both"/>
                </w:pPr>
              </w:pPrChange>
            </w:pPr>
            <w:ins w:id="11877" w:author="Xuning Wei12232" w:date="2026-07-27T20:29:00Z">
              <w:r w:rsidRPr="00BB7730">
                <w:rPr>
                  <w:rFonts w:ascii="Times New Roman" w:eastAsia="仿宋_GB2312" w:hAnsi="Times New Roman" w:cs="Times New Roman"/>
                  <w:color w:val="auto"/>
                  <w:sz w:val="18"/>
                  <w:szCs w:val="18"/>
                  <w:lang w:eastAsia="zh-CN" w:bidi="ar"/>
                </w:rPr>
                <w:t>1</w:t>
              </w:r>
            </w:ins>
          </w:p>
        </w:tc>
        <w:tc>
          <w:tcPr>
            <w:tcW w:w="1365" w:type="pct"/>
            <w:vMerge w:val="restart"/>
            <w:shd w:val="clear" w:color="auto" w:fill="FFFFFF" w:themeFill="background1"/>
            <w:vAlign w:val="center"/>
            <w:tcPrChange w:id="11878" w:author="Xuning Wei12232" w:date="2026-07-27T20:59:00Z">
              <w:tcPr>
                <w:tcW w:w="1365" w:type="pct"/>
                <w:gridSpan w:val="3"/>
                <w:vMerge w:val="restart"/>
                <w:shd w:val="clear" w:color="auto" w:fill="FFFFFF" w:themeFill="background1"/>
                <w:vAlign w:val="center"/>
              </w:tcPr>
            </w:tcPrChange>
          </w:tcPr>
          <w:p w14:paraId="575CF759" w14:textId="03E418A3" w:rsidR="0022709A" w:rsidRPr="00BB7730" w:rsidRDefault="0022709A" w:rsidP="0022709A">
            <w:pPr>
              <w:jc w:val="both"/>
              <w:rPr>
                <w:ins w:id="11879" w:author="Xuning Wei12232" w:date="2026-07-27T20:28:00Z"/>
                <w:rFonts w:ascii="Times New Roman" w:eastAsia="仿宋_GB2312" w:hAnsi="Times New Roman" w:cs="Times New Roman"/>
                <w:color w:val="auto"/>
                <w:sz w:val="18"/>
                <w:szCs w:val="18"/>
              </w:rPr>
            </w:pPr>
            <w:ins w:id="11880" w:author="Xuning Wei12232" w:date="2026-07-27T20:28:00Z">
              <w:r w:rsidRPr="00BB7730">
                <w:rPr>
                  <w:rFonts w:ascii="Times New Roman" w:eastAsia="仿宋_GB2312" w:hAnsi="Times New Roman" w:cs="Times New Roman"/>
                  <w:color w:val="auto"/>
                  <w:sz w:val="18"/>
                  <w:szCs w:val="18"/>
                  <w:lang w:eastAsia="zh-CN"/>
                </w:rPr>
                <w:t>Pre</w:t>
              </w:r>
              <w:r w:rsidRPr="00BB7730">
                <w:rPr>
                  <w:rFonts w:ascii="Times New Roman" w:eastAsia="仿宋_GB2312" w:hAnsi="Times New Roman" w:cs="Times New Roman"/>
                  <w:color w:val="auto"/>
                  <w:sz w:val="18"/>
                  <w:szCs w:val="18"/>
                </w:rPr>
                <w:t>-treatment</w:t>
              </w:r>
              <w:r w:rsidRPr="00BB7730">
                <w:rPr>
                  <w:rFonts w:ascii="Times New Roman" w:eastAsia="仿宋_GB2312" w:hAnsi="Times New Roman" w:cs="Times New Roman"/>
                  <w:color w:val="auto"/>
                  <w:sz w:val="18"/>
                  <w:szCs w:val="18"/>
                </w:rPr>
                <w:br/>
                <w:t>1. Add DMF</w:t>
              </w:r>
              <w:r w:rsidRPr="00BB7730">
                <w:rPr>
                  <w:rFonts w:ascii="Times New Roman" w:eastAsia="仿宋_GB2312" w:hAnsi="Times New Roman" w:cs="Times New Roman"/>
                  <w:color w:val="0000FF"/>
                  <w:sz w:val="18"/>
                  <w:szCs w:val="18"/>
                </w:rPr>
                <w:t xml:space="preserve"> </w:t>
              </w:r>
              <w:del w:id="11881" w:author="He Han" w:date="2026-10-27T15:37:00Z">
                <w:r w:rsidRPr="00BB7730" w:rsidDel="00AB11BA">
                  <w:rPr>
                    <w:rFonts w:ascii="Times New Roman" w:eastAsia="仿宋_GB2312" w:hAnsi="Times New Roman" w:cs="Times New Roman"/>
                    <w:color w:val="0000FF"/>
                    <w:sz w:val="18"/>
                    <w:szCs w:val="18"/>
                    <w:lang w:eastAsia="zh-CN"/>
                  </w:rPr>
                  <w:delText>(200.00kg-300.00 kg)</w:delText>
                </w:r>
              </w:del>
            </w:ins>
            <w:ins w:id="11882" w:author="He Han" w:date="2026-10-27T15:37:00Z">
              <w:r w:rsidR="00AB11BA">
                <w:rPr>
                  <w:rFonts w:ascii="Times New Roman" w:eastAsia="仿宋_GB2312" w:hAnsi="Times New Roman" w:cs="Times New Roman"/>
                  <w:color w:val="0000FF"/>
                  <w:sz w:val="18"/>
                  <w:szCs w:val="18"/>
                  <w:lang w:eastAsia="zh-CN"/>
                </w:rPr>
                <w:t>5.21kg/kg</w:t>
              </w:r>
            </w:ins>
            <w:ins w:id="11883" w:author="Xuning Wei12232" w:date="2026-07-27T20:28:00Z">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rPr>
                <w:t>into activation tank (TJ4S-1213-Sy15-R01). Then transfer the solution into synthesis reactor (TJ4S-1213-Sy15).</w:t>
              </w:r>
            </w:ins>
          </w:p>
          <w:p w14:paraId="1D491431" w14:textId="0B68F819" w:rsidR="00455348" w:rsidRPr="00BB7730" w:rsidRDefault="0022709A" w:rsidP="0022709A">
            <w:pPr>
              <w:jc w:val="both"/>
              <w:rPr>
                <w:ins w:id="11884" w:author="Xuning Wei12232" w:date="2026-07-27T20:26:00Z"/>
                <w:rFonts w:ascii="Times New Roman" w:eastAsia="仿宋_GB2312" w:hAnsi="Times New Roman" w:cs="Times New Roman"/>
                <w:color w:val="auto"/>
                <w:sz w:val="18"/>
                <w:szCs w:val="18"/>
                <w:lang w:eastAsia="zh-CN" w:bidi="ar"/>
              </w:rPr>
            </w:pPr>
            <w:ins w:id="11885" w:author="Xuning Wei12232" w:date="2026-07-27T20:28:00Z">
              <w:r w:rsidRPr="00BB7730">
                <w:rPr>
                  <w:rFonts w:ascii="Times New Roman" w:eastAsia="仿宋_GB2312" w:hAnsi="Times New Roman" w:cs="Times New Roman"/>
                  <w:color w:val="auto"/>
                  <w:sz w:val="18"/>
                  <w:szCs w:val="18"/>
                </w:rPr>
                <w:t>2. Start the stirrer, bubble with nitrogen for 5±2</w:t>
              </w:r>
            </w:ins>
            <w:ins w:id="11886" w:author="Johan Granander" w:date="2026-07-28T15:07:00Z">
              <w:r w:rsidR="00DF173A" w:rsidRPr="00BB7730">
                <w:rPr>
                  <w:rFonts w:ascii="Times New Roman" w:eastAsia="仿宋_GB2312" w:hAnsi="Times New Roman" w:cs="Times New Roman"/>
                  <w:color w:val="auto"/>
                  <w:sz w:val="18"/>
                  <w:szCs w:val="18"/>
                </w:rPr>
                <w:t xml:space="preserve"> </w:t>
              </w:r>
            </w:ins>
            <w:ins w:id="11887" w:author="Xuning Wei12232" w:date="2026-07-27T20:28:00Z">
              <w:r w:rsidRPr="00BB7730">
                <w:rPr>
                  <w:rFonts w:ascii="Times New Roman" w:eastAsia="仿宋_GB2312" w:hAnsi="Times New Roman" w:cs="Times New Roman"/>
                  <w:color w:val="auto"/>
                  <w:sz w:val="18"/>
                  <w:szCs w:val="18"/>
                </w:rPr>
                <w:t>min, then stop the stirrer and nitrogen, drain. Sample the mixture for Water content analysis.</w:t>
              </w:r>
              <w:r w:rsidRPr="00BB7730">
                <w:rPr>
                  <w:rFonts w:ascii="Times New Roman" w:eastAsia="仿宋_GB2312" w:hAnsi="Times New Roman" w:cs="Times New Roman"/>
                  <w:color w:val="auto"/>
                  <w:sz w:val="18"/>
                  <w:szCs w:val="18"/>
                </w:rPr>
                <w:br/>
                <w:t>Note: In all the following operations, unless otherwise noted. The agitation speed of synthesis reactor is set as 20±10 rpm, the agitation speed of activation tank is set as 95±10 rpm, and the nitrogen flow rate is set to 5±2 m³/h.</w:t>
              </w:r>
            </w:ins>
          </w:p>
        </w:tc>
        <w:tc>
          <w:tcPr>
            <w:tcW w:w="842" w:type="pct"/>
            <w:vMerge w:val="restart"/>
            <w:shd w:val="clear" w:color="auto" w:fill="FFFFFF" w:themeFill="background1"/>
            <w:vAlign w:val="center"/>
            <w:tcPrChange w:id="11888" w:author="Xuning Wei12232" w:date="2026-07-27T20:59:00Z">
              <w:tcPr>
                <w:tcW w:w="842" w:type="pct"/>
                <w:gridSpan w:val="3"/>
                <w:vMerge w:val="restart"/>
                <w:shd w:val="clear" w:color="auto" w:fill="FFFFFF" w:themeFill="background1"/>
                <w:vAlign w:val="center"/>
              </w:tcPr>
            </w:tcPrChange>
          </w:tcPr>
          <w:p w14:paraId="0FD696EB" w14:textId="005095A6" w:rsidR="0026505D" w:rsidRPr="00BB7730" w:rsidDel="00153539" w:rsidRDefault="0026505D">
            <w:pPr>
              <w:pStyle w:val="afc"/>
              <w:numPr>
                <w:ilvl w:val="0"/>
                <w:numId w:val="161"/>
              </w:numPr>
              <w:ind w:firstLineChars="0"/>
              <w:jc w:val="both"/>
              <w:rPr>
                <w:del w:id="11889" w:author="He Han" w:date="2026-10-22T22:09:00Z"/>
                <w:rFonts w:ascii="Times New Roman" w:hAnsi="Times New Roman" w:cs="Times New Roman"/>
                <w:color w:val="auto"/>
                <w:sz w:val="18"/>
                <w:szCs w:val="18"/>
                <w:shd w:val="clear" w:color="auto" w:fill="FFFFFF"/>
              </w:rPr>
              <w:pPrChange w:id="11890" w:author="He Han" w:date="2026-10-22T22:09:00Z">
                <w:pPr>
                  <w:jc w:val="both"/>
                </w:pPr>
              </w:pPrChange>
            </w:pPr>
            <w:ins w:id="11891" w:author="Xuning Wei12232" w:date="2026-07-27T20:50:00Z">
              <w:del w:id="11892" w:author="He Han" w:date="2026-10-12T14:35:00Z">
                <w:r w:rsidRPr="00BB7730" w:rsidDel="006379C0">
                  <w:rPr>
                    <w:rFonts w:ascii="Times New Roman" w:hAnsi="Times New Roman" w:cs="Times New Roman"/>
                    <w:color w:val="00B0F0"/>
                    <w:sz w:val="18"/>
                    <w:szCs w:val="18"/>
                    <w:shd w:val="clear" w:color="auto" w:fill="FFFFFF"/>
                    <w:rPrChange w:id="11893" w:author="He Han" w:date="2026-10-22T22:09:00Z">
                      <w:rPr>
                        <w:rFonts w:ascii="Times New Roman" w:hAnsi="Times New Roman" w:cs="Times New Roman"/>
                        <w:color w:val="auto"/>
                        <w:sz w:val="18"/>
                        <w:szCs w:val="18"/>
                        <w:shd w:val="clear" w:color="auto" w:fill="FFFFFF"/>
                      </w:rPr>
                    </w:rPrChange>
                  </w:rPr>
                  <w:delText>Tank material:</w:delText>
                </w:r>
              </w:del>
            </w:ins>
            <w:ins w:id="11894" w:author="He Han" w:date="2026-10-12T14:35:00Z">
              <w:r w:rsidR="006379C0" w:rsidRPr="00BB7730">
                <w:rPr>
                  <w:rFonts w:ascii="Times New Roman" w:hAnsi="Times New Roman" w:cs="Times New Roman"/>
                  <w:color w:val="00B0F0"/>
                  <w:sz w:val="18"/>
                  <w:szCs w:val="18"/>
                  <w:shd w:val="clear" w:color="auto" w:fill="FFFFFF"/>
                  <w:rPrChange w:id="11895" w:author="He Han" w:date="2026-10-22T22:09:00Z">
                    <w:rPr>
                      <w:rFonts w:ascii="Times New Roman" w:hAnsi="Times New Roman" w:cs="Times New Roman"/>
                      <w:color w:val="auto"/>
                      <w:sz w:val="18"/>
                      <w:szCs w:val="18"/>
                      <w:shd w:val="clear" w:color="auto" w:fill="FFFFFF"/>
                    </w:rPr>
                  </w:rPrChange>
                </w:rPr>
                <w:t>Material of body</w:t>
              </w:r>
              <w:r w:rsidR="006379C0" w:rsidRPr="00BB7730">
                <w:rPr>
                  <w:rFonts w:ascii="Times New Roman" w:hAnsi="Times New Roman" w:cs="Times New Roman"/>
                  <w:color w:val="auto"/>
                  <w:sz w:val="18"/>
                  <w:szCs w:val="18"/>
                  <w:shd w:val="clear" w:color="auto" w:fill="FFFFFF"/>
                  <w:rPrChange w:id="11896" w:author="He Han" w:date="2026-10-22T22:09:00Z">
                    <w:rPr>
                      <w:color w:val="auto"/>
                      <w:shd w:val="clear" w:color="auto" w:fill="FFFFFF"/>
                    </w:rPr>
                  </w:rPrChange>
                </w:rPr>
                <w:t>:</w:t>
              </w:r>
            </w:ins>
            <w:ins w:id="11897" w:author="Xuning Wei12232" w:date="2026-07-27T20:50:00Z">
              <w:r w:rsidRPr="00BB7730">
                <w:rPr>
                  <w:rFonts w:ascii="Times New Roman" w:hAnsi="Times New Roman" w:cs="Times New Roman"/>
                  <w:color w:val="auto"/>
                  <w:sz w:val="18"/>
                  <w:szCs w:val="18"/>
                  <w:shd w:val="clear" w:color="auto" w:fill="FFFFFF"/>
                  <w:rPrChange w:id="11898" w:author="He Han" w:date="2026-10-22T22:09:00Z">
                    <w:rPr>
                      <w:color w:val="auto"/>
                      <w:shd w:val="clear" w:color="auto" w:fill="FFFFFF"/>
                    </w:rPr>
                  </w:rPrChange>
                </w:rPr>
                <w:t xml:space="preserve"> Hastelloy (C-276)</w:t>
              </w:r>
            </w:ins>
          </w:p>
          <w:p w14:paraId="2E89AC04" w14:textId="77777777" w:rsidR="00153539" w:rsidRPr="00BB7730" w:rsidRDefault="00153539">
            <w:pPr>
              <w:pStyle w:val="afc"/>
              <w:numPr>
                <w:ilvl w:val="0"/>
                <w:numId w:val="161"/>
              </w:numPr>
              <w:ind w:firstLineChars="0"/>
              <w:jc w:val="both"/>
              <w:rPr>
                <w:ins w:id="11899" w:author="He Han" w:date="2026-10-22T22:09:00Z"/>
                <w:rFonts w:ascii="Times New Roman" w:hAnsi="Times New Roman" w:cs="Times New Roman"/>
                <w:color w:val="auto"/>
                <w:sz w:val="18"/>
                <w:szCs w:val="18"/>
                <w:shd w:val="clear" w:color="auto" w:fill="FFFFFF"/>
                <w:rPrChange w:id="11900" w:author="He Han" w:date="2026-10-22T22:09:00Z">
                  <w:rPr>
                    <w:ins w:id="11901" w:author="He Han" w:date="2026-10-22T22:09:00Z"/>
                    <w:color w:val="auto"/>
                    <w:shd w:val="clear" w:color="auto" w:fill="FFFFFF"/>
                  </w:rPr>
                </w:rPrChange>
              </w:rPr>
              <w:pPrChange w:id="11902" w:author="He Han" w:date="2026-10-22T22:09:00Z">
                <w:pPr>
                  <w:jc w:val="both"/>
                </w:pPr>
              </w:pPrChange>
            </w:pPr>
          </w:p>
          <w:p w14:paraId="53F0A92A" w14:textId="77777777" w:rsidR="00153539" w:rsidRPr="00BB7730" w:rsidRDefault="0026505D">
            <w:pPr>
              <w:pStyle w:val="afc"/>
              <w:numPr>
                <w:ilvl w:val="0"/>
                <w:numId w:val="161"/>
              </w:numPr>
              <w:ind w:firstLineChars="0"/>
              <w:jc w:val="both"/>
              <w:rPr>
                <w:ins w:id="11903" w:author="He Han" w:date="2026-10-22T22:09:00Z"/>
                <w:rFonts w:ascii="Times New Roman" w:hAnsi="Times New Roman" w:cs="Times New Roman"/>
                <w:color w:val="auto"/>
                <w:sz w:val="18"/>
                <w:szCs w:val="18"/>
                <w:shd w:val="clear" w:color="auto" w:fill="FFFFFF"/>
              </w:rPr>
              <w:pPrChange w:id="11904" w:author="He Han" w:date="2026-10-22T22:09:00Z">
                <w:pPr>
                  <w:jc w:val="both"/>
                </w:pPr>
              </w:pPrChange>
            </w:pPr>
            <w:ins w:id="11905" w:author="Xuning Wei12232" w:date="2026-07-27T20:50:00Z">
              <w:r w:rsidRPr="00BB7730">
                <w:rPr>
                  <w:rFonts w:ascii="Times New Roman" w:hAnsi="Times New Roman" w:cs="Times New Roman"/>
                  <w:color w:val="auto"/>
                  <w:sz w:val="18"/>
                  <w:szCs w:val="18"/>
                  <w:shd w:val="clear" w:color="auto" w:fill="FFFFFF"/>
                  <w:rPrChange w:id="11906" w:author="He Han" w:date="2026-10-22T22:09:00Z">
                    <w:rPr>
                      <w:shd w:val="clear" w:color="auto" w:fill="FFFFFF"/>
                    </w:rPr>
                  </w:rPrChange>
                </w:rPr>
                <w:t>Agitator material: Hastelloy (C-276)</w:t>
              </w:r>
            </w:ins>
          </w:p>
          <w:p w14:paraId="71DC97B7" w14:textId="77777777" w:rsidR="00153539" w:rsidRPr="00BB7730" w:rsidRDefault="0026505D">
            <w:pPr>
              <w:pStyle w:val="afc"/>
              <w:numPr>
                <w:ilvl w:val="0"/>
                <w:numId w:val="161"/>
              </w:numPr>
              <w:ind w:firstLineChars="0"/>
              <w:jc w:val="both"/>
              <w:rPr>
                <w:ins w:id="11907" w:author="He Han" w:date="2026-10-22T22:09:00Z"/>
                <w:rFonts w:ascii="Times New Roman" w:hAnsi="Times New Roman" w:cs="Times New Roman"/>
                <w:color w:val="auto"/>
                <w:sz w:val="18"/>
                <w:szCs w:val="18"/>
                <w:shd w:val="clear" w:color="auto" w:fill="FFFFFF"/>
              </w:rPr>
              <w:pPrChange w:id="11908" w:author="He Han" w:date="2026-10-22T22:09:00Z">
                <w:pPr>
                  <w:jc w:val="both"/>
                </w:pPr>
              </w:pPrChange>
            </w:pPr>
            <w:ins w:id="11909" w:author="Xuning Wei12232" w:date="2026-07-27T20:50:00Z">
              <w:del w:id="11910" w:author="He Han" w:date="2026-10-22T22:09:00Z">
                <w:r w:rsidRPr="00BB7730" w:rsidDel="00153539">
                  <w:rPr>
                    <w:rFonts w:ascii="Times New Roman" w:hAnsi="Times New Roman" w:cs="Times New Roman"/>
                    <w:color w:val="auto"/>
                    <w:sz w:val="18"/>
                    <w:szCs w:val="18"/>
                    <w:shd w:val="clear" w:color="auto" w:fill="FFFFFF"/>
                    <w:rPrChange w:id="11911" w:author="He Han" w:date="2026-10-22T22:09:00Z">
                      <w:rPr>
                        <w:shd w:val="clear" w:color="auto" w:fill="FFFFFF"/>
                      </w:rPr>
                    </w:rPrChange>
                  </w:rPr>
                  <w:br/>
                </w:r>
              </w:del>
              <w:r w:rsidRPr="00BB7730">
                <w:rPr>
                  <w:rFonts w:ascii="Times New Roman" w:hAnsi="Times New Roman" w:cs="Times New Roman"/>
                  <w:color w:val="auto"/>
                  <w:sz w:val="18"/>
                  <w:szCs w:val="18"/>
                  <w:shd w:val="clear" w:color="auto" w:fill="FFFFFF"/>
                  <w:rPrChange w:id="11912" w:author="He Han" w:date="2026-10-22T22:09:00Z">
                    <w:rPr>
                      <w:shd w:val="clear" w:color="auto" w:fill="FFFFFF"/>
                    </w:rPr>
                  </w:rPrChange>
                </w:rPr>
                <w:t>Sight glass: Glass</w:t>
              </w:r>
            </w:ins>
          </w:p>
          <w:p w14:paraId="36685C7C" w14:textId="2BA5175B" w:rsidR="0026505D" w:rsidRPr="00BB7730" w:rsidDel="00153539" w:rsidRDefault="0026505D">
            <w:pPr>
              <w:pStyle w:val="afc"/>
              <w:numPr>
                <w:ilvl w:val="0"/>
                <w:numId w:val="161"/>
              </w:numPr>
              <w:ind w:firstLineChars="0"/>
              <w:jc w:val="both"/>
              <w:rPr>
                <w:del w:id="11913" w:author="He Han" w:date="2026-10-22T22:10:00Z"/>
                <w:rFonts w:ascii="Times New Roman" w:hAnsi="Times New Roman" w:cs="Times New Roman"/>
                <w:color w:val="auto"/>
                <w:sz w:val="18"/>
                <w:szCs w:val="18"/>
                <w:shd w:val="clear" w:color="auto" w:fill="FFFFFF"/>
              </w:rPr>
              <w:pPrChange w:id="11914" w:author="He Han" w:date="2026-10-22T22:10:00Z">
                <w:pPr>
                  <w:jc w:val="both"/>
                </w:pPr>
              </w:pPrChange>
            </w:pPr>
            <w:ins w:id="11915" w:author="Xuning Wei12232" w:date="2026-07-27T20:50:00Z">
              <w:del w:id="11916" w:author="He Han" w:date="2026-10-22T22:09:00Z">
                <w:r w:rsidRPr="00BB7730" w:rsidDel="00153539">
                  <w:rPr>
                    <w:rFonts w:ascii="Times New Roman" w:hAnsi="Times New Roman" w:cs="Times New Roman"/>
                    <w:color w:val="auto"/>
                    <w:sz w:val="18"/>
                    <w:szCs w:val="18"/>
                    <w:shd w:val="clear" w:color="auto" w:fill="FFFFFF"/>
                    <w:rPrChange w:id="11917" w:author="He Han" w:date="2026-10-22T22:09:00Z">
                      <w:rPr>
                        <w:shd w:val="clear" w:color="auto" w:fill="FFFFFF"/>
                      </w:rPr>
                    </w:rPrChange>
                  </w:rPr>
                  <w:br/>
                </w:r>
              </w:del>
              <w:r w:rsidRPr="00BB7730">
                <w:rPr>
                  <w:rFonts w:ascii="Times New Roman" w:hAnsi="Times New Roman" w:cs="Times New Roman"/>
                  <w:color w:val="auto"/>
                  <w:sz w:val="18"/>
                  <w:szCs w:val="18"/>
                  <w:shd w:val="clear" w:color="auto" w:fill="FFFFFF"/>
                  <w:rPrChange w:id="11918" w:author="He Han" w:date="2026-10-22T22:09:00Z">
                    <w:rPr>
                      <w:shd w:val="clear" w:color="auto" w:fill="FFFFFF"/>
                    </w:rPr>
                  </w:rPrChange>
                </w:rPr>
                <w:t xml:space="preserve">Thermometer well material: Hastelloy (C-276) </w:t>
              </w:r>
            </w:ins>
          </w:p>
          <w:p w14:paraId="777DC337" w14:textId="77777777" w:rsidR="00153539" w:rsidRPr="00BB7730" w:rsidRDefault="00153539">
            <w:pPr>
              <w:pStyle w:val="afc"/>
              <w:numPr>
                <w:ilvl w:val="0"/>
                <w:numId w:val="161"/>
              </w:numPr>
              <w:ind w:firstLineChars="0"/>
              <w:jc w:val="both"/>
              <w:rPr>
                <w:ins w:id="11919" w:author="He Han" w:date="2026-10-22T22:10:00Z"/>
                <w:rFonts w:ascii="Times New Roman" w:hAnsi="Times New Roman" w:cs="Times New Roman"/>
                <w:color w:val="auto"/>
                <w:sz w:val="18"/>
                <w:szCs w:val="18"/>
                <w:shd w:val="clear" w:color="auto" w:fill="FFFFFF"/>
                <w:rPrChange w:id="11920" w:author="He Han" w:date="2026-10-22T22:09:00Z">
                  <w:rPr>
                    <w:ins w:id="11921" w:author="He Han" w:date="2026-10-22T22:10:00Z"/>
                    <w:shd w:val="clear" w:color="auto" w:fill="FFFFFF"/>
                  </w:rPr>
                </w:rPrChange>
              </w:rPr>
              <w:pPrChange w:id="11922" w:author="He Han" w:date="2026-10-22T22:09:00Z">
                <w:pPr>
                  <w:jc w:val="both"/>
                </w:pPr>
              </w:pPrChange>
            </w:pPr>
          </w:p>
          <w:p w14:paraId="5CB0D3D7" w14:textId="13DDDBF6" w:rsidR="0026505D" w:rsidRPr="00BB7730" w:rsidDel="00153539" w:rsidRDefault="00CE1BCF">
            <w:pPr>
              <w:pStyle w:val="afc"/>
              <w:numPr>
                <w:ilvl w:val="0"/>
                <w:numId w:val="161"/>
              </w:numPr>
              <w:ind w:firstLineChars="0"/>
              <w:jc w:val="both"/>
              <w:rPr>
                <w:del w:id="11923" w:author="He Han" w:date="2026-10-22T22:10:00Z"/>
                <w:rFonts w:ascii="Times New Roman" w:hAnsi="Times New Roman" w:cs="Times New Roman"/>
                <w:color w:val="auto"/>
                <w:sz w:val="18"/>
                <w:szCs w:val="18"/>
                <w:shd w:val="clear" w:color="auto" w:fill="FFFFFF"/>
              </w:rPr>
              <w:pPrChange w:id="11924" w:author="He Han" w:date="2026-10-22T22:10:00Z">
                <w:pPr>
                  <w:jc w:val="both"/>
                </w:pPr>
              </w:pPrChange>
            </w:pPr>
            <w:ins w:id="11925" w:author="He Han" w:date="2026-10-12T14:36:00Z">
              <w:r w:rsidRPr="00BB7730">
                <w:rPr>
                  <w:rFonts w:ascii="Times New Roman" w:hAnsi="Times New Roman" w:cs="Times New Roman"/>
                  <w:color w:val="auto"/>
                  <w:sz w:val="18"/>
                  <w:szCs w:val="18"/>
                  <w:shd w:val="clear" w:color="auto" w:fill="FFFFFF"/>
                  <w:rPrChange w:id="11926" w:author="He Han" w:date="2026-10-22T22:10:00Z">
                    <w:rPr>
                      <w:shd w:val="clear" w:color="auto" w:fill="FFFFFF"/>
                    </w:rPr>
                  </w:rPrChange>
                </w:rPr>
                <w:t>M</w:t>
              </w:r>
            </w:ins>
            <w:ins w:id="11927" w:author="He Han" w:date="2026-10-12T14:37:00Z">
              <w:r w:rsidRPr="00BB7730">
                <w:rPr>
                  <w:rFonts w:ascii="Times New Roman" w:hAnsi="Times New Roman" w:cs="Times New Roman"/>
                  <w:color w:val="auto"/>
                  <w:sz w:val="18"/>
                  <w:szCs w:val="18"/>
                  <w:shd w:val="clear" w:color="auto" w:fill="FFFFFF"/>
                  <w:rPrChange w:id="11928" w:author="He Han" w:date="2026-10-22T22:10:00Z">
                    <w:rPr>
                      <w:shd w:val="clear" w:color="auto" w:fill="FFFFFF"/>
                    </w:rPr>
                  </w:rPrChange>
                </w:rPr>
                <w:t xml:space="preserve">etering pump and </w:t>
              </w:r>
            </w:ins>
            <w:ins w:id="11929" w:author="Xuning Wei12232" w:date="2026-07-27T20:50:00Z">
              <w:r w:rsidR="0026505D" w:rsidRPr="00BB7730">
                <w:rPr>
                  <w:rFonts w:ascii="Times New Roman" w:hAnsi="Times New Roman" w:cs="Times New Roman"/>
                  <w:color w:val="auto"/>
                  <w:sz w:val="18"/>
                  <w:szCs w:val="18"/>
                  <w:shd w:val="clear" w:color="auto" w:fill="FFFFFF"/>
                  <w:rPrChange w:id="11930" w:author="He Han" w:date="2026-10-22T22:10:00Z">
                    <w:rPr>
                      <w:shd w:val="clear" w:color="auto" w:fill="FFFFFF"/>
                    </w:rPr>
                  </w:rPrChange>
                </w:rPr>
                <w:t>Pipeline material: 316L</w:t>
              </w:r>
            </w:ins>
          </w:p>
          <w:p w14:paraId="414C26F6" w14:textId="77777777" w:rsidR="00153539" w:rsidRPr="00BB7730" w:rsidRDefault="00153539">
            <w:pPr>
              <w:pStyle w:val="afc"/>
              <w:numPr>
                <w:ilvl w:val="0"/>
                <w:numId w:val="161"/>
              </w:numPr>
              <w:ind w:firstLineChars="0"/>
              <w:jc w:val="both"/>
              <w:rPr>
                <w:ins w:id="11931" w:author="He Han" w:date="2026-10-22T22:10:00Z"/>
                <w:rFonts w:ascii="Times New Roman" w:hAnsi="Times New Roman" w:cs="Times New Roman"/>
                <w:color w:val="auto"/>
                <w:sz w:val="18"/>
                <w:szCs w:val="18"/>
                <w:shd w:val="clear" w:color="auto" w:fill="FFFFFF"/>
                <w:rPrChange w:id="11932" w:author="He Han" w:date="2026-10-22T22:10:00Z">
                  <w:rPr>
                    <w:ins w:id="11933" w:author="He Han" w:date="2026-10-22T22:10:00Z"/>
                    <w:shd w:val="clear" w:color="auto" w:fill="FFFFFF"/>
                  </w:rPr>
                </w:rPrChange>
              </w:rPr>
              <w:pPrChange w:id="11934" w:author="He Han" w:date="2026-10-22T22:10:00Z">
                <w:pPr>
                  <w:jc w:val="both"/>
                </w:pPr>
              </w:pPrChange>
            </w:pPr>
          </w:p>
          <w:p w14:paraId="06BBD44C" w14:textId="44671024" w:rsidR="0026505D" w:rsidRPr="00BB7730" w:rsidDel="00153539" w:rsidRDefault="0026505D">
            <w:pPr>
              <w:pStyle w:val="afc"/>
              <w:numPr>
                <w:ilvl w:val="0"/>
                <w:numId w:val="161"/>
              </w:numPr>
              <w:ind w:firstLineChars="0"/>
              <w:jc w:val="both"/>
              <w:rPr>
                <w:del w:id="11935" w:author="He Han" w:date="2026-10-22T22:10:00Z"/>
                <w:rFonts w:ascii="Times New Roman" w:hAnsi="Times New Roman" w:cs="Times New Roman"/>
                <w:color w:val="auto"/>
                <w:sz w:val="18"/>
                <w:szCs w:val="18"/>
                <w:shd w:val="clear" w:color="auto" w:fill="FFFFFF"/>
              </w:rPr>
              <w:pPrChange w:id="11936" w:author="He Han" w:date="2026-10-22T22:10:00Z">
                <w:pPr>
                  <w:jc w:val="both"/>
                </w:pPr>
              </w:pPrChange>
            </w:pPr>
            <w:ins w:id="11937" w:author="Xuning Wei12232" w:date="2026-07-27T20:50:00Z">
              <w:r w:rsidRPr="00BB7730">
                <w:rPr>
                  <w:rFonts w:ascii="Times New Roman" w:hAnsi="Times New Roman" w:cs="Times New Roman"/>
                  <w:color w:val="auto"/>
                  <w:sz w:val="18"/>
                  <w:szCs w:val="18"/>
                  <w:shd w:val="clear" w:color="auto" w:fill="FFFFFF"/>
                  <w:rPrChange w:id="11938" w:author="He Han" w:date="2026-10-22T22:10:00Z">
                    <w:rPr>
                      <w:shd w:val="clear" w:color="auto" w:fill="FFFFFF"/>
                    </w:rPr>
                  </w:rPrChange>
                </w:rPr>
                <w:t>Sealing ring: PTFE</w:t>
              </w:r>
            </w:ins>
          </w:p>
          <w:p w14:paraId="40E31523" w14:textId="77777777" w:rsidR="00153539" w:rsidRPr="00BB7730" w:rsidRDefault="00153539">
            <w:pPr>
              <w:pStyle w:val="afc"/>
              <w:numPr>
                <w:ilvl w:val="0"/>
                <w:numId w:val="161"/>
              </w:numPr>
              <w:ind w:firstLineChars="0"/>
              <w:jc w:val="both"/>
              <w:rPr>
                <w:ins w:id="11939" w:author="He Han" w:date="2026-10-22T22:10:00Z"/>
                <w:rFonts w:ascii="Times New Roman" w:hAnsi="Times New Roman" w:cs="Times New Roman"/>
                <w:color w:val="auto"/>
                <w:sz w:val="18"/>
                <w:szCs w:val="18"/>
                <w:shd w:val="clear" w:color="auto" w:fill="FFFFFF"/>
                <w:rPrChange w:id="11940" w:author="He Han" w:date="2026-10-22T22:10:00Z">
                  <w:rPr>
                    <w:ins w:id="11941" w:author="He Han" w:date="2026-10-22T22:10:00Z"/>
                    <w:shd w:val="clear" w:color="auto" w:fill="FFFFFF"/>
                  </w:rPr>
                </w:rPrChange>
              </w:rPr>
              <w:pPrChange w:id="11942" w:author="He Han" w:date="2026-10-22T22:10:00Z">
                <w:pPr>
                  <w:jc w:val="both"/>
                </w:pPr>
              </w:pPrChange>
            </w:pPr>
          </w:p>
          <w:p w14:paraId="6ECC1E61" w14:textId="21886835" w:rsidR="0026505D" w:rsidRPr="00BB7730" w:rsidDel="00153539" w:rsidRDefault="0026505D">
            <w:pPr>
              <w:pStyle w:val="afc"/>
              <w:numPr>
                <w:ilvl w:val="0"/>
                <w:numId w:val="161"/>
              </w:numPr>
              <w:ind w:firstLineChars="0"/>
              <w:jc w:val="both"/>
              <w:rPr>
                <w:del w:id="11943" w:author="He Han" w:date="2026-10-22T22:10:00Z"/>
                <w:rFonts w:ascii="Times New Roman" w:hAnsi="Times New Roman" w:cs="Times New Roman"/>
                <w:color w:val="auto"/>
                <w:sz w:val="18"/>
                <w:szCs w:val="18"/>
                <w:shd w:val="clear" w:color="auto" w:fill="FFFFFF"/>
              </w:rPr>
              <w:pPrChange w:id="11944" w:author="He Han" w:date="2026-10-22T22:10:00Z">
                <w:pPr>
                  <w:jc w:val="both"/>
                </w:pPr>
              </w:pPrChange>
            </w:pPr>
            <w:ins w:id="11945" w:author="Xuning Wei12232" w:date="2026-07-27T20:50:00Z">
              <w:r w:rsidRPr="00BB7730">
                <w:rPr>
                  <w:rFonts w:ascii="Times New Roman" w:hAnsi="Times New Roman" w:cs="Times New Roman"/>
                  <w:color w:val="auto"/>
                  <w:sz w:val="18"/>
                  <w:szCs w:val="18"/>
                  <w:shd w:val="clear" w:color="auto" w:fill="FFFFFF"/>
                  <w:rPrChange w:id="11946" w:author="He Han" w:date="2026-10-22T22:10:00Z">
                    <w:rPr>
                      <w:shd w:val="clear" w:color="auto" w:fill="FFFFFF"/>
                    </w:rPr>
                  </w:rPrChange>
                </w:rPr>
                <w:t>Mass flow meter: SS</w:t>
              </w:r>
            </w:ins>
          </w:p>
          <w:p w14:paraId="091282E9" w14:textId="77777777" w:rsidR="00153539" w:rsidRPr="00BB7730" w:rsidRDefault="00153539">
            <w:pPr>
              <w:pStyle w:val="afc"/>
              <w:numPr>
                <w:ilvl w:val="0"/>
                <w:numId w:val="161"/>
              </w:numPr>
              <w:ind w:firstLineChars="0"/>
              <w:jc w:val="both"/>
              <w:rPr>
                <w:ins w:id="11947" w:author="He Han" w:date="2026-10-22T22:10:00Z"/>
                <w:rFonts w:ascii="Times New Roman" w:hAnsi="Times New Roman" w:cs="Times New Roman"/>
                <w:color w:val="auto"/>
                <w:sz w:val="18"/>
                <w:szCs w:val="18"/>
                <w:shd w:val="clear" w:color="auto" w:fill="FFFFFF"/>
                <w:rPrChange w:id="11948" w:author="He Han" w:date="2026-10-22T22:10:00Z">
                  <w:rPr>
                    <w:ins w:id="11949" w:author="He Han" w:date="2026-10-22T22:10:00Z"/>
                    <w:shd w:val="clear" w:color="auto" w:fill="FFFFFF"/>
                  </w:rPr>
                </w:rPrChange>
              </w:rPr>
              <w:pPrChange w:id="11950" w:author="He Han" w:date="2026-10-22T22:10:00Z">
                <w:pPr>
                  <w:jc w:val="both"/>
                </w:pPr>
              </w:pPrChange>
            </w:pPr>
          </w:p>
          <w:p w14:paraId="27B666FA" w14:textId="794384B9" w:rsidR="0026505D" w:rsidRPr="00BB7730" w:rsidDel="00153539" w:rsidRDefault="0026505D">
            <w:pPr>
              <w:pStyle w:val="afc"/>
              <w:numPr>
                <w:ilvl w:val="0"/>
                <w:numId w:val="161"/>
              </w:numPr>
              <w:ind w:firstLineChars="0"/>
              <w:jc w:val="both"/>
              <w:rPr>
                <w:del w:id="11951" w:author="He Han" w:date="2026-10-22T22:10:00Z"/>
                <w:rFonts w:ascii="Times New Roman" w:hAnsi="Times New Roman" w:cs="Times New Roman"/>
                <w:color w:val="auto"/>
                <w:sz w:val="18"/>
                <w:szCs w:val="18"/>
                <w:shd w:val="clear" w:color="auto" w:fill="FFFFFF"/>
              </w:rPr>
              <w:pPrChange w:id="11952" w:author="He Han" w:date="2026-10-22T22:10:00Z">
                <w:pPr>
                  <w:jc w:val="both"/>
                </w:pPr>
              </w:pPrChange>
            </w:pPr>
            <w:ins w:id="11953" w:author="Xuning Wei12232" w:date="2026-07-27T20:50:00Z">
              <w:r w:rsidRPr="00BB7730">
                <w:rPr>
                  <w:rFonts w:ascii="Times New Roman" w:hAnsi="Times New Roman" w:cs="Times New Roman"/>
                  <w:color w:val="auto"/>
                  <w:sz w:val="18"/>
                  <w:szCs w:val="18"/>
                  <w:shd w:val="clear" w:color="auto" w:fill="FFFFFF"/>
                  <w:rPrChange w:id="11954" w:author="He Han" w:date="2026-10-22T22:10:00Z">
                    <w:rPr>
                      <w:shd w:val="clear" w:color="auto" w:fill="FFFFFF"/>
                    </w:rPr>
                  </w:rPrChange>
                </w:rPr>
                <w:t xml:space="preserve">Valve material: </w:t>
              </w:r>
            </w:ins>
            <w:bookmarkStart w:id="11955" w:name="OLE_LINK11"/>
            <w:bookmarkStart w:id="11956" w:name="OLE_LINK12"/>
            <w:ins w:id="11957" w:author="He Han" w:date="2026-10-12T14:36:00Z">
              <w:r w:rsidR="006379C0" w:rsidRPr="00BB7730">
                <w:rPr>
                  <w:rFonts w:ascii="Times New Roman" w:hAnsi="Times New Roman" w:cs="Times New Roman"/>
                  <w:color w:val="00B0F0"/>
                  <w:sz w:val="18"/>
                  <w:szCs w:val="18"/>
                  <w:shd w:val="clear" w:color="auto" w:fill="FFFFFF"/>
                  <w:rPrChange w:id="11958" w:author="He Han" w:date="2026-10-22T22:10:00Z">
                    <w:rPr>
                      <w:color w:val="00B0F0"/>
                      <w:shd w:val="clear" w:color="auto" w:fill="FFFFFF"/>
                    </w:rPr>
                  </w:rPrChange>
                </w:rPr>
                <w:t>Hastelloy</w:t>
              </w:r>
            </w:ins>
            <w:bookmarkEnd w:id="11955"/>
            <w:bookmarkEnd w:id="11956"/>
            <w:ins w:id="11959" w:author="Xuning Wei12232" w:date="2026-07-27T20:50:00Z">
              <w:del w:id="11960" w:author="He Han" w:date="2026-10-12T14:36:00Z">
                <w:r w:rsidRPr="00BB7730" w:rsidDel="006379C0">
                  <w:rPr>
                    <w:rFonts w:ascii="Times New Roman" w:hAnsi="Times New Roman" w:cs="Times New Roman"/>
                    <w:color w:val="auto"/>
                    <w:sz w:val="18"/>
                    <w:szCs w:val="18"/>
                    <w:shd w:val="clear" w:color="auto" w:fill="FFFFFF"/>
                    <w:rPrChange w:id="11961" w:author="He Han" w:date="2026-10-22T22:10:00Z">
                      <w:rPr>
                        <w:shd w:val="clear" w:color="auto" w:fill="FFFFFF"/>
                      </w:rPr>
                    </w:rPrChange>
                  </w:rPr>
                  <w:delText>304 &amp; 316L</w:delText>
                </w:r>
              </w:del>
            </w:ins>
          </w:p>
          <w:p w14:paraId="2E47A59E" w14:textId="77777777" w:rsidR="00153539" w:rsidRPr="00BB7730" w:rsidRDefault="00153539">
            <w:pPr>
              <w:pStyle w:val="afc"/>
              <w:numPr>
                <w:ilvl w:val="0"/>
                <w:numId w:val="161"/>
              </w:numPr>
              <w:ind w:firstLineChars="0"/>
              <w:jc w:val="both"/>
              <w:rPr>
                <w:ins w:id="11962" w:author="He Han" w:date="2026-10-22T22:10:00Z"/>
                <w:rFonts w:ascii="Times New Roman" w:hAnsi="Times New Roman" w:cs="Times New Roman"/>
                <w:color w:val="auto"/>
                <w:sz w:val="18"/>
                <w:szCs w:val="18"/>
                <w:shd w:val="clear" w:color="auto" w:fill="FFFFFF"/>
                <w:rPrChange w:id="11963" w:author="He Han" w:date="2026-10-22T22:10:00Z">
                  <w:rPr>
                    <w:ins w:id="11964" w:author="He Han" w:date="2026-10-22T22:10:00Z"/>
                    <w:shd w:val="clear" w:color="auto" w:fill="FFFFFF"/>
                  </w:rPr>
                </w:rPrChange>
              </w:rPr>
              <w:pPrChange w:id="11965" w:author="He Han" w:date="2026-10-22T22:10:00Z">
                <w:pPr>
                  <w:jc w:val="both"/>
                </w:pPr>
              </w:pPrChange>
            </w:pPr>
          </w:p>
          <w:p w14:paraId="1B99427D" w14:textId="002CB454" w:rsidR="0026505D" w:rsidRPr="00BB7730" w:rsidDel="00153539" w:rsidRDefault="0026505D">
            <w:pPr>
              <w:pStyle w:val="afc"/>
              <w:numPr>
                <w:ilvl w:val="0"/>
                <w:numId w:val="161"/>
              </w:numPr>
              <w:ind w:firstLineChars="0"/>
              <w:jc w:val="both"/>
              <w:rPr>
                <w:del w:id="11966" w:author="He Han" w:date="2026-10-22T22:10:00Z"/>
                <w:rFonts w:ascii="Times New Roman" w:eastAsiaTheme="minorEastAsia" w:hAnsi="Times New Roman" w:cs="Times New Roman"/>
                <w:color w:val="auto"/>
                <w:sz w:val="18"/>
                <w:szCs w:val="18"/>
                <w:shd w:val="clear" w:color="auto" w:fill="FFFFFF"/>
                <w:lang w:eastAsia="zh-CN"/>
                <w:rPrChange w:id="11967" w:author="He Han" w:date="2026-10-22T22:10:00Z">
                  <w:rPr>
                    <w:del w:id="11968" w:author="He Han" w:date="2026-10-22T22:10:00Z"/>
                    <w:rFonts w:ascii="Times New Roman" w:eastAsiaTheme="minorEastAsia" w:hAnsi="Times New Roman" w:cs="Times New Roman"/>
                    <w:color w:val="00B0F0"/>
                    <w:sz w:val="18"/>
                    <w:szCs w:val="18"/>
                    <w:shd w:val="clear" w:color="auto" w:fill="FFFFFF"/>
                    <w:lang w:eastAsia="zh-CN"/>
                  </w:rPr>
                </w:rPrChange>
              </w:rPr>
              <w:pPrChange w:id="11969" w:author="He Han" w:date="2026-10-22T22:10:00Z">
                <w:pPr>
                  <w:jc w:val="both"/>
                </w:pPr>
              </w:pPrChange>
            </w:pPr>
            <w:ins w:id="11970" w:author="Xuning Wei12232" w:date="2026-07-27T20:50:00Z">
              <w:r w:rsidRPr="00BB7730">
                <w:rPr>
                  <w:rFonts w:ascii="Times New Roman" w:hAnsi="Times New Roman" w:cs="Times New Roman"/>
                  <w:color w:val="auto"/>
                  <w:sz w:val="18"/>
                  <w:szCs w:val="18"/>
                  <w:shd w:val="clear" w:color="auto" w:fill="FFFFFF"/>
                  <w:rPrChange w:id="11971" w:author="He Han" w:date="2026-10-22T22:10:00Z">
                    <w:rPr>
                      <w:shd w:val="clear" w:color="auto" w:fill="FFFFFF"/>
                    </w:rPr>
                  </w:rPrChange>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Change w:id="11972" w:author="He Han" w:date="2026-10-22T22:10:00Z">
                    <w:rPr>
                      <w:rFonts w:eastAsiaTheme="minorEastAsia"/>
                      <w:shd w:val="clear" w:color="auto" w:fill="FFFFFF"/>
                      <w:lang w:eastAsia="zh-CN"/>
                    </w:rPr>
                  </w:rPrChange>
                </w:rPr>
                <w:t>316SS</w:t>
              </w:r>
            </w:ins>
            <w:ins w:id="11973" w:author="He Han" w:date="2026-10-19T16:47:00Z">
              <w:r w:rsidR="0041075B" w:rsidRPr="00BB7730">
                <w:rPr>
                  <w:rFonts w:ascii="Times New Roman" w:eastAsiaTheme="minorEastAsia" w:hAnsi="Times New Roman" w:cs="Times New Roman"/>
                  <w:color w:val="auto"/>
                  <w:sz w:val="18"/>
                  <w:szCs w:val="18"/>
                  <w:shd w:val="clear" w:color="auto" w:fill="FFFFFF"/>
                  <w:lang w:eastAsia="zh-CN"/>
                  <w:rPrChange w:id="11974" w:author="He Han" w:date="2026-10-22T22:10:00Z">
                    <w:rPr>
                      <w:rFonts w:eastAsiaTheme="minorEastAsia"/>
                      <w:shd w:val="clear" w:color="auto" w:fill="FFFFFF"/>
                      <w:lang w:eastAsia="zh-CN"/>
                    </w:rPr>
                  </w:rPrChange>
                </w:rPr>
                <w:t>+</w:t>
              </w:r>
              <w:r w:rsidR="0041075B" w:rsidRPr="00BB7730">
                <w:rPr>
                  <w:rFonts w:ascii="Times New Roman" w:eastAsiaTheme="minorEastAsia" w:hAnsi="Times New Roman" w:cs="Times New Roman"/>
                  <w:color w:val="00B0F0"/>
                  <w:sz w:val="18"/>
                  <w:szCs w:val="18"/>
                  <w:shd w:val="clear" w:color="auto" w:fill="FFFFFF"/>
                  <w:lang w:eastAsia="zh-CN"/>
                  <w:rPrChange w:id="11975" w:author="He Han" w:date="2026-10-22T22:10:00Z">
                    <w:rPr>
                      <w:rFonts w:eastAsiaTheme="minorEastAsia"/>
                      <w:color w:val="00B0F0"/>
                      <w:shd w:val="clear" w:color="auto" w:fill="FFFFFF"/>
                      <w:lang w:eastAsia="zh-CN"/>
                    </w:rPr>
                  </w:rPrChange>
                </w:rPr>
                <w:t>PTFE</w:t>
              </w:r>
            </w:ins>
          </w:p>
          <w:p w14:paraId="4E0E9DF5" w14:textId="77777777" w:rsidR="00153539" w:rsidRPr="00BB7730" w:rsidRDefault="00153539">
            <w:pPr>
              <w:pStyle w:val="afc"/>
              <w:numPr>
                <w:ilvl w:val="0"/>
                <w:numId w:val="161"/>
              </w:numPr>
              <w:ind w:firstLineChars="0"/>
              <w:jc w:val="both"/>
              <w:rPr>
                <w:ins w:id="11976" w:author="He Han" w:date="2026-10-22T22:10:00Z"/>
                <w:rFonts w:ascii="Times New Roman" w:eastAsiaTheme="minorEastAsia" w:hAnsi="Times New Roman" w:cs="Times New Roman"/>
                <w:color w:val="auto"/>
                <w:sz w:val="18"/>
                <w:szCs w:val="18"/>
                <w:shd w:val="clear" w:color="auto" w:fill="FFFFFF"/>
                <w:lang w:eastAsia="zh-CN"/>
                <w:rPrChange w:id="11977" w:author="He Han" w:date="2026-10-22T22:10:00Z">
                  <w:rPr>
                    <w:ins w:id="11978" w:author="He Han" w:date="2026-10-22T22:10:00Z"/>
                    <w:rFonts w:eastAsiaTheme="minorEastAsia"/>
                    <w:shd w:val="clear" w:color="auto" w:fill="FFFFFF"/>
                    <w:lang w:eastAsia="zh-CN"/>
                  </w:rPr>
                </w:rPrChange>
              </w:rPr>
              <w:pPrChange w:id="11979" w:author="He Han" w:date="2026-10-22T22:10:00Z">
                <w:pPr>
                  <w:jc w:val="both"/>
                </w:pPr>
              </w:pPrChange>
            </w:pPr>
          </w:p>
          <w:p w14:paraId="61987BB1" w14:textId="681CECE4" w:rsidR="0026505D" w:rsidRPr="00BB7730" w:rsidDel="00153539" w:rsidRDefault="0026505D">
            <w:pPr>
              <w:pStyle w:val="afc"/>
              <w:numPr>
                <w:ilvl w:val="0"/>
                <w:numId w:val="161"/>
              </w:numPr>
              <w:ind w:firstLineChars="0"/>
              <w:jc w:val="both"/>
              <w:rPr>
                <w:del w:id="11980" w:author="He Han" w:date="2026-10-22T22:10:00Z"/>
                <w:rFonts w:ascii="Times New Roman" w:eastAsiaTheme="minorEastAsia" w:hAnsi="Times New Roman" w:cs="Times New Roman"/>
                <w:bCs w:val="0"/>
                <w:color w:val="auto"/>
                <w:sz w:val="18"/>
                <w:szCs w:val="18"/>
                <w:shd w:val="clear" w:color="auto" w:fill="FFFFFF"/>
                <w:lang w:eastAsia="zh-CN"/>
              </w:rPr>
              <w:pPrChange w:id="11981" w:author="He Han" w:date="2026-10-22T22:10:00Z">
                <w:pPr>
                  <w:jc w:val="both"/>
                </w:pPr>
              </w:pPrChange>
            </w:pPr>
            <w:ins w:id="11982" w:author="Xuning Wei12232" w:date="2026-07-27T20:50:00Z">
              <w:r w:rsidRPr="00BB7730">
                <w:rPr>
                  <w:rFonts w:ascii="Times New Roman" w:hAnsi="Times New Roman" w:cs="Times New Roman"/>
                  <w:bCs w:val="0"/>
                  <w:color w:val="auto"/>
                  <w:sz w:val="18"/>
                  <w:szCs w:val="18"/>
                  <w:shd w:val="clear" w:color="auto" w:fill="FFFFFF"/>
                  <w:rPrChange w:id="11983" w:author="He Han" w:date="2026-10-22T22:10:00Z">
                    <w:rPr>
                      <w:shd w:val="clear" w:color="auto" w:fill="FFFFFF"/>
                    </w:rPr>
                  </w:rPrChange>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Change w:id="11984" w:author="He Han" w:date="2026-10-22T22:10:00Z">
                    <w:rPr>
                      <w:rFonts w:eastAsiaTheme="minorEastAsia"/>
                      <w:shd w:val="clear" w:color="auto" w:fill="FFFFFF"/>
                      <w:lang w:eastAsia="zh-CN"/>
                    </w:rPr>
                  </w:rPrChange>
                </w:rPr>
                <w:t>PTFE</w:t>
              </w:r>
            </w:ins>
          </w:p>
          <w:p w14:paraId="38B8CD1B" w14:textId="77777777" w:rsidR="00153539" w:rsidRPr="00BB7730" w:rsidRDefault="00153539">
            <w:pPr>
              <w:pStyle w:val="afc"/>
              <w:numPr>
                <w:ilvl w:val="0"/>
                <w:numId w:val="161"/>
              </w:numPr>
              <w:ind w:firstLineChars="0"/>
              <w:jc w:val="both"/>
              <w:rPr>
                <w:ins w:id="11985" w:author="He Han" w:date="2026-10-22T22:10:00Z"/>
                <w:rFonts w:ascii="Times New Roman" w:eastAsiaTheme="minorEastAsia" w:hAnsi="Times New Roman" w:cs="Times New Roman"/>
                <w:bCs w:val="0"/>
                <w:color w:val="auto"/>
                <w:sz w:val="18"/>
                <w:szCs w:val="18"/>
                <w:shd w:val="clear" w:color="auto" w:fill="FFFFFF"/>
                <w:lang w:eastAsia="zh-CN"/>
                <w:rPrChange w:id="11986" w:author="He Han" w:date="2026-10-22T22:10:00Z">
                  <w:rPr>
                    <w:ins w:id="11987" w:author="He Han" w:date="2026-10-22T22:10:00Z"/>
                    <w:rFonts w:eastAsiaTheme="minorEastAsia"/>
                    <w:shd w:val="clear" w:color="auto" w:fill="FFFFFF"/>
                    <w:lang w:eastAsia="zh-CN"/>
                  </w:rPr>
                </w:rPrChange>
              </w:rPr>
              <w:pPrChange w:id="11988" w:author="He Han" w:date="2026-10-22T22:10:00Z">
                <w:pPr>
                  <w:jc w:val="both"/>
                </w:pPr>
              </w:pPrChange>
            </w:pPr>
          </w:p>
          <w:p w14:paraId="6EDF203D" w14:textId="77777777" w:rsidR="00153539" w:rsidRPr="00BB7730" w:rsidRDefault="0026505D">
            <w:pPr>
              <w:pStyle w:val="afc"/>
              <w:numPr>
                <w:ilvl w:val="0"/>
                <w:numId w:val="161"/>
              </w:numPr>
              <w:ind w:firstLineChars="0"/>
              <w:jc w:val="both"/>
              <w:rPr>
                <w:ins w:id="11989" w:author="He Han" w:date="2026-10-22T22:10:00Z"/>
                <w:rFonts w:ascii="Times New Roman" w:hAnsi="Times New Roman" w:cs="Times New Roman"/>
                <w:color w:val="0000FF"/>
                <w:sz w:val="18"/>
                <w:szCs w:val="18"/>
                <w:shd w:val="clear" w:color="auto" w:fill="FFFFFF"/>
              </w:rPr>
              <w:pPrChange w:id="11990" w:author="He Han" w:date="2026-10-22T22:10:00Z">
                <w:pPr>
                  <w:jc w:val="both"/>
                </w:pPr>
              </w:pPrChange>
            </w:pPr>
            <w:ins w:id="11991" w:author="Xuning Wei12232" w:date="2026-07-27T20:50:00Z">
              <w:r w:rsidRPr="00BB7730">
                <w:rPr>
                  <w:rFonts w:ascii="Times New Roman" w:hAnsi="Times New Roman" w:cs="Times New Roman"/>
                  <w:color w:val="0000FF"/>
                  <w:sz w:val="18"/>
                  <w:szCs w:val="18"/>
                  <w:rPrChange w:id="11992" w:author="He Han" w:date="2026-10-22T22:10:00Z">
                    <w:rPr/>
                  </w:rPrChange>
                </w:rPr>
                <w:t xml:space="preserve">Mechanical seal: </w:t>
              </w:r>
            </w:ins>
            <w:ins w:id="11993" w:author="He Han" w:date="2026-10-12T14:36:00Z">
              <w:r w:rsidR="006379C0" w:rsidRPr="00BB7730">
                <w:rPr>
                  <w:rFonts w:ascii="Times New Roman" w:hAnsi="Times New Roman" w:cs="Times New Roman"/>
                  <w:color w:val="00B0F0"/>
                  <w:sz w:val="18"/>
                  <w:szCs w:val="18"/>
                  <w:shd w:val="clear" w:color="auto" w:fill="FFFFFF"/>
                  <w:rPrChange w:id="11994" w:author="He Han" w:date="2026-10-22T22:10:00Z">
                    <w:rPr>
                      <w:color w:val="00B0F0"/>
                      <w:shd w:val="clear" w:color="auto" w:fill="FFFFFF"/>
                    </w:rPr>
                  </w:rPrChange>
                </w:rPr>
                <w:t>Hastelloy</w:t>
              </w:r>
            </w:ins>
            <w:ins w:id="11995" w:author="Xuning Wei12232" w:date="2026-07-27T20:50:00Z">
              <w:del w:id="11996" w:author="He Han" w:date="2026-10-12T14:36:00Z">
                <w:r w:rsidRPr="00BB7730" w:rsidDel="006379C0">
                  <w:rPr>
                    <w:rFonts w:ascii="Times New Roman" w:hAnsi="Times New Roman" w:cs="Times New Roman"/>
                    <w:color w:val="0000FF"/>
                    <w:sz w:val="18"/>
                    <w:szCs w:val="18"/>
                    <w:shd w:val="clear" w:color="auto" w:fill="FFFFFF"/>
                    <w:rPrChange w:id="11997" w:author="He Han" w:date="2026-10-22T22:10:00Z">
                      <w:rPr>
                        <w:shd w:val="clear" w:color="auto" w:fill="FFFFFF"/>
                      </w:rPr>
                    </w:rPrChange>
                  </w:rPr>
                  <w:delText>304SS</w:delText>
                </w:r>
              </w:del>
              <w:r w:rsidRPr="00BB7730">
                <w:rPr>
                  <w:rFonts w:ascii="Times New Roman" w:hAnsi="Times New Roman" w:cs="Times New Roman"/>
                  <w:color w:val="0000FF"/>
                  <w:sz w:val="18"/>
                  <w:szCs w:val="18"/>
                  <w:shd w:val="clear" w:color="auto" w:fill="FFFFFF"/>
                  <w:rPrChange w:id="11998" w:author="He Han" w:date="2026-10-22T22:10:00Z">
                    <w:rPr>
                      <w:shd w:val="clear" w:color="auto" w:fill="FFFFFF"/>
                    </w:rPr>
                  </w:rPrChange>
                </w:rPr>
                <w:t xml:space="preserve"> &amp; PTFE &amp; FFKM </w:t>
              </w:r>
            </w:ins>
          </w:p>
          <w:p w14:paraId="43832C38" w14:textId="0A0EA511" w:rsidR="00455348" w:rsidRPr="00BB7730" w:rsidRDefault="0026505D">
            <w:pPr>
              <w:pStyle w:val="afc"/>
              <w:numPr>
                <w:ilvl w:val="0"/>
                <w:numId w:val="161"/>
              </w:numPr>
              <w:ind w:firstLineChars="0"/>
              <w:jc w:val="both"/>
              <w:rPr>
                <w:ins w:id="11999" w:author="Xuning Wei12232" w:date="2026-07-27T20:26:00Z"/>
                <w:rFonts w:ascii="Times New Roman" w:hAnsi="Times New Roman" w:cs="Times New Roman"/>
                <w:color w:val="0000FF"/>
                <w:sz w:val="18"/>
                <w:szCs w:val="18"/>
                <w:shd w:val="clear" w:color="auto" w:fill="FFFFFF"/>
                <w:rPrChange w:id="12000" w:author="He Han" w:date="2026-10-22T22:10:00Z">
                  <w:rPr>
                    <w:ins w:id="12001" w:author="Xuning Wei12232" w:date="2026-07-27T20:26:00Z"/>
                    <w:rFonts w:eastAsia="仿宋_GB2312"/>
                    <w:color w:val="auto"/>
                    <w:lang w:eastAsia="zh-CN" w:bidi="ar"/>
                  </w:rPr>
                </w:rPrChange>
              </w:rPr>
              <w:pPrChange w:id="12002" w:author="He Han" w:date="2026-10-22T22:10:00Z">
                <w:pPr>
                  <w:jc w:val="both"/>
                </w:pPr>
              </w:pPrChange>
            </w:pPr>
            <w:ins w:id="12003" w:author="Xuning Wei12232" w:date="2026-07-27T20:50:00Z">
              <w:r w:rsidRPr="00BB7730">
                <w:rPr>
                  <w:rFonts w:ascii="Times New Roman" w:hAnsi="Times New Roman" w:cs="Times New Roman"/>
                  <w:color w:val="0000FF"/>
                  <w:sz w:val="18"/>
                  <w:szCs w:val="18"/>
                  <w:shd w:val="clear" w:color="auto" w:fill="FFFFFF"/>
                  <w:rPrChange w:id="12004" w:author="He Han" w:date="2026-10-22T22:10:00Z">
                    <w:rPr>
                      <w:shd w:val="clear" w:color="auto" w:fill="FFFFFF"/>
                    </w:rPr>
                  </w:rPrChange>
                </w:rPr>
                <w:t xml:space="preserve">Gloves: </w:t>
              </w:r>
            </w:ins>
            <w:ins w:id="12005" w:author="He Han" w:date="2026-10-19T16:39:00Z">
              <w:r w:rsidR="00467D71" w:rsidRPr="00BB7730">
                <w:rPr>
                  <w:rFonts w:ascii="Times New Roman" w:eastAsiaTheme="minorEastAsia" w:hAnsi="Times New Roman" w:cs="Times New Roman"/>
                  <w:color w:val="00B0F0"/>
                  <w:sz w:val="18"/>
                  <w:szCs w:val="18"/>
                  <w:shd w:val="clear" w:color="auto" w:fill="FFFFFF"/>
                  <w:lang w:eastAsia="zh-CN"/>
                  <w:rPrChange w:id="12006" w:author="He Han" w:date="2026-10-22T22:10:00Z">
                    <w:rPr>
                      <w:rFonts w:eastAsiaTheme="minorEastAsia"/>
                      <w:color w:val="00B0F0"/>
                      <w:shd w:val="clear" w:color="auto" w:fill="FFFFFF"/>
                      <w:lang w:eastAsia="zh-CN"/>
                    </w:rPr>
                  </w:rPrChange>
                </w:rPr>
                <w:t>NRL</w:t>
              </w:r>
            </w:ins>
            <w:ins w:id="12007" w:author="Xuning Wei12232" w:date="2026-07-27T20:50:00Z">
              <w:del w:id="12008" w:author="He Han" w:date="2026-10-19T16:39:00Z">
                <w:r w:rsidRPr="00BB7730" w:rsidDel="00467D71">
                  <w:rPr>
                    <w:rFonts w:ascii="Times New Roman" w:hAnsi="Times New Roman" w:cs="Times New Roman"/>
                    <w:color w:val="0000FF"/>
                    <w:sz w:val="18"/>
                    <w:szCs w:val="18"/>
                    <w:shd w:val="clear" w:color="auto" w:fill="FFFFFF"/>
                    <w:rPrChange w:id="12009" w:author="He Han" w:date="2026-10-22T22:10:00Z">
                      <w:rPr>
                        <w:shd w:val="clear" w:color="auto" w:fill="FFFFFF"/>
                      </w:rPr>
                    </w:rPrChange>
                  </w:rPr>
                  <w:delText>CSPE</w:delText>
                </w:r>
              </w:del>
            </w:ins>
          </w:p>
        </w:tc>
        <w:tc>
          <w:tcPr>
            <w:tcW w:w="346" w:type="pct"/>
            <w:vMerge w:val="restart"/>
            <w:shd w:val="clear" w:color="auto" w:fill="FFFFFF" w:themeFill="background1"/>
            <w:vAlign w:val="center"/>
            <w:tcPrChange w:id="12010" w:author="Xuning Wei12232" w:date="2026-07-27T20:59:00Z">
              <w:tcPr>
                <w:tcW w:w="346" w:type="pct"/>
                <w:gridSpan w:val="3"/>
                <w:vMerge w:val="restart"/>
                <w:shd w:val="clear" w:color="auto" w:fill="FFFFFF" w:themeFill="background1"/>
                <w:vAlign w:val="center"/>
              </w:tcPr>
            </w:tcPrChange>
          </w:tcPr>
          <w:p w14:paraId="1A442B6D" w14:textId="77777777" w:rsidR="00455348" w:rsidRPr="00BB7730" w:rsidRDefault="00455348" w:rsidP="00455348">
            <w:pPr>
              <w:jc w:val="both"/>
              <w:rPr>
                <w:ins w:id="12011" w:author="Xuning Wei12232" w:date="2026-07-27T20:26:00Z"/>
                <w:rFonts w:ascii="Times New Roman" w:eastAsia="仿宋_GB2312" w:hAnsi="Times New Roman" w:cs="Times New Roman"/>
                <w:color w:val="auto"/>
                <w:sz w:val="18"/>
                <w:szCs w:val="18"/>
                <w:lang w:eastAsia="zh-CN" w:bidi="ar"/>
              </w:rPr>
            </w:pPr>
            <w:ins w:id="12012" w:author="Xuning Wei12232" w:date="2026-07-27T20:26: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2013" w:author="Xuning Wei12232" w:date="2026-07-27T20:59:00Z">
              <w:tcPr>
                <w:tcW w:w="396" w:type="pct"/>
                <w:gridSpan w:val="3"/>
                <w:vMerge w:val="restart"/>
                <w:shd w:val="clear" w:color="auto" w:fill="FFFFFF" w:themeFill="background1"/>
                <w:vAlign w:val="center"/>
              </w:tcPr>
            </w:tcPrChange>
          </w:tcPr>
          <w:p w14:paraId="4442A839" w14:textId="77777777" w:rsidR="00455348" w:rsidRPr="00BB7730" w:rsidRDefault="00455348" w:rsidP="00455348">
            <w:pPr>
              <w:jc w:val="both"/>
              <w:rPr>
                <w:ins w:id="12014" w:author="Xuning Wei12232" w:date="2026-07-27T20:26:00Z"/>
                <w:rFonts w:ascii="Times New Roman" w:eastAsia="仿宋_GB2312" w:hAnsi="Times New Roman" w:cs="Times New Roman"/>
                <w:color w:val="auto"/>
                <w:sz w:val="18"/>
                <w:szCs w:val="18"/>
                <w:lang w:eastAsia="zh-CN" w:bidi="ar"/>
              </w:rPr>
            </w:pPr>
            <w:ins w:id="12015" w:author="Xuning Wei12232" w:date="2026-07-27T20:26: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2016" w:author="Xuning Wei12232" w:date="2026-07-27T20:59:00Z">
              <w:tcPr>
                <w:tcW w:w="335" w:type="pct"/>
                <w:gridSpan w:val="2"/>
                <w:vAlign w:val="center"/>
              </w:tcPr>
            </w:tcPrChange>
          </w:tcPr>
          <w:p w14:paraId="4C3C7251" w14:textId="77777777" w:rsidR="00455348" w:rsidRPr="00BB7730" w:rsidRDefault="003E162E" w:rsidP="00455348">
            <w:pPr>
              <w:jc w:val="both"/>
              <w:rPr>
                <w:ins w:id="12017" w:author="Xuning Wei12232" w:date="2026-07-27T20:26:00Z"/>
                <w:rFonts w:ascii="Times New Roman" w:eastAsia="仿宋_GB2312" w:hAnsi="Times New Roman" w:cs="Times New Roman"/>
                <w:color w:val="auto"/>
                <w:sz w:val="18"/>
                <w:szCs w:val="18"/>
                <w:lang w:eastAsia="zh-CN" w:bidi="ar"/>
              </w:rPr>
            </w:pPr>
            <w:customXmlInsRangeStart w:id="12018" w:author="Xuning Wei12232" w:date="2026-07-27T20:26:00Z"/>
            <w:sdt>
              <w:sdtPr>
                <w:rPr>
                  <w:rFonts w:ascii="Times New Roman" w:eastAsia="仿宋_GB2312" w:hAnsi="Times New Roman" w:cs="Times New Roman"/>
                  <w:color w:val="auto"/>
                  <w:sz w:val="18"/>
                  <w:szCs w:val="18"/>
                  <w:lang w:eastAsia="zh-CN" w:bidi="ar"/>
                </w:rPr>
                <w:id w:val="1421756552"/>
                <w14:checkbox>
                  <w14:checked w14:val="1"/>
                  <w14:checkedState w14:val="2612" w14:font="MS Gothic"/>
                  <w14:uncheckedState w14:val="2610" w14:font="MS Gothic"/>
                </w14:checkbox>
              </w:sdtPr>
              <w:sdtEndPr/>
              <w:sdtContent>
                <w:customXmlInsRangeEnd w:id="12018"/>
                <w:ins w:id="12019"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020" w:author="Xuning Wei12232" w:date="2026-07-27T20:26:00Z"/>
              </w:sdtContent>
            </w:sdt>
            <w:customXmlInsRangeEnd w:id="12020"/>
            <w:ins w:id="12021" w:author="Xuning Wei12232" w:date="2026-07-27T20:26:00Z">
              <w:r w:rsidR="00455348" w:rsidRPr="00BB7730">
                <w:rPr>
                  <w:rFonts w:ascii="Times New Roman" w:eastAsia="仿宋_GB2312" w:hAnsi="Times New Roman" w:cs="Times New Roman"/>
                  <w:color w:val="auto"/>
                  <w:sz w:val="18"/>
                  <w:szCs w:val="18"/>
                  <w:lang w:eastAsia="zh-CN" w:bidi="ar"/>
                </w:rPr>
                <w:t>Yes</w:t>
              </w:r>
            </w:ins>
          </w:p>
        </w:tc>
        <w:tc>
          <w:tcPr>
            <w:tcW w:w="494" w:type="pct"/>
            <w:vAlign w:val="center"/>
            <w:tcPrChange w:id="12022" w:author="Xuning Wei12232" w:date="2026-07-27T20:59:00Z">
              <w:tcPr>
                <w:tcW w:w="457" w:type="pct"/>
                <w:gridSpan w:val="3"/>
                <w:vAlign w:val="center"/>
              </w:tcPr>
            </w:tcPrChange>
          </w:tcPr>
          <w:p w14:paraId="45FA5E93" w14:textId="77777777" w:rsidR="00455348" w:rsidRPr="00BB7730" w:rsidRDefault="003E162E" w:rsidP="00455348">
            <w:pPr>
              <w:jc w:val="both"/>
              <w:rPr>
                <w:ins w:id="12023" w:author="Xuning Wei12232" w:date="2026-07-27T20:26:00Z"/>
                <w:rFonts w:ascii="Times New Roman" w:eastAsia="仿宋_GB2312" w:hAnsi="Times New Roman" w:cs="Times New Roman"/>
                <w:color w:val="auto"/>
                <w:sz w:val="18"/>
                <w:szCs w:val="18"/>
                <w:lang w:eastAsia="zh-CN" w:bidi="ar"/>
              </w:rPr>
            </w:pPr>
            <w:customXmlInsRangeStart w:id="12024" w:author="Xuning Wei12232" w:date="2026-07-27T20:26:00Z"/>
            <w:sdt>
              <w:sdtPr>
                <w:rPr>
                  <w:rFonts w:ascii="Times New Roman" w:eastAsia="仿宋_GB2312" w:hAnsi="Times New Roman" w:cs="Times New Roman"/>
                  <w:color w:val="auto"/>
                  <w:sz w:val="18"/>
                  <w:szCs w:val="18"/>
                  <w:lang w:eastAsia="zh-CN" w:bidi="ar"/>
                </w:rPr>
                <w:id w:val="-878319711"/>
                <w14:checkbox>
                  <w14:checked w14:val="0"/>
                  <w14:checkedState w14:val="2612" w14:font="MS Gothic"/>
                  <w14:uncheckedState w14:val="2610" w14:font="MS Gothic"/>
                </w14:checkbox>
              </w:sdtPr>
              <w:sdtEndPr/>
              <w:sdtContent>
                <w:customXmlInsRangeEnd w:id="12024"/>
                <w:ins w:id="12025"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026" w:author="Xuning Wei12232" w:date="2026-07-27T20:26:00Z"/>
              </w:sdtContent>
            </w:sdt>
            <w:customXmlInsRangeEnd w:id="12026"/>
            <w:ins w:id="12027" w:author="Xuning Wei12232" w:date="2026-07-27T20:26:00Z">
              <w:r w:rsidR="00455348"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2028" w:author="Xuning Wei12232" w:date="2026-07-27T20:59:00Z">
              <w:tcPr>
                <w:tcW w:w="990" w:type="pct"/>
                <w:gridSpan w:val="2"/>
                <w:vMerge w:val="restart"/>
                <w:vAlign w:val="center"/>
              </w:tcPr>
            </w:tcPrChange>
          </w:tcPr>
          <w:p w14:paraId="310AFC61" w14:textId="77777777" w:rsidR="00455348" w:rsidRPr="00BB7730" w:rsidRDefault="003E162E" w:rsidP="00455348">
            <w:pPr>
              <w:jc w:val="both"/>
              <w:rPr>
                <w:ins w:id="12029" w:author="Xuning Wei12232" w:date="2026-07-27T20:26:00Z"/>
                <w:rFonts w:ascii="Times New Roman" w:eastAsia="仿宋_GB2312" w:hAnsi="Times New Roman" w:cs="Times New Roman"/>
                <w:color w:val="auto"/>
                <w:sz w:val="18"/>
                <w:szCs w:val="18"/>
                <w:u w:val="single"/>
                <w:lang w:eastAsia="zh-CN" w:bidi="ar"/>
              </w:rPr>
            </w:pPr>
            <w:customXmlInsRangeStart w:id="12030" w:author="Xuning Wei12232" w:date="2026-07-27T20:26:00Z"/>
            <w:sdt>
              <w:sdtPr>
                <w:rPr>
                  <w:rFonts w:ascii="Times New Roman" w:eastAsia="仿宋_GB2312" w:hAnsi="Times New Roman" w:cs="Times New Roman"/>
                  <w:b/>
                  <w:color w:val="auto"/>
                  <w:sz w:val="18"/>
                  <w:szCs w:val="18"/>
                  <w:lang w:eastAsia="zh-CN" w:bidi="ar"/>
                </w:rPr>
                <w:id w:val="2073694200"/>
                <w14:checkbox>
                  <w14:checked w14:val="0"/>
                  <w14:checkedState w14:val="2612" w14:font="MS Gothic"/>
                  <w14:uncheckedState w14:val="2610" w14:font="MS Gothic"/>
                </w14:checkbox>
              </w:sdtPr>
              <w:sdtEndPr/>
              <w:sdtContent>
                <w:customXmlInsRangeEnd w:id="12030"/>
                <w:ins w:id="12031"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032" w:author="Xuning Wei12232" w:date="2026-07-27T20:26:00Z"/>
              </w:sdtContent>
            </w:sdt>
            <w:customXmlInsRangeEnd w:id="12032"/>
            <w:ins w:id="12033"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R&amp;D Lab: </w:t>
              </w:r>
              <w:r w:rsidR="00455348" w:rsidRPr="00BB7730">
                <w:rPr>
                  <w:rFonts w:ascii="Times New Roman" w:eastAsia="仿宋_GB2312" w:hAnsi="Times New Roman" w:cs="Times New Roman"/>
                  <w:color w:val="auto"/>
                  <w:sz w:val="18"/>
                  <w:szCs w:val="18"/>
                  <w:u w:val="single"/>
                  <w:lang w:eastAsia="zh-CN" w:bidi="ar"/>
                </w:rPr>
                <w:t xml:space="preserve">N/A </w:t>
              </w:r>
            </w:ins>
          </w:p>
          <w:p w14:paraId="0D80D9F3" w14:textId="77777777" w:rsidR="00455348" w:rsidRPr="00BB7730" w:rsidRDefault="003E162E" w:rsidP="00455348">
            <w:pPr>
              <w:jc w:val="both"/>
              <w:rPr>
                <w:ins w:id="12034" w:author="Xuning Wei12232" w:date="2026-07-27T20:26:00Z"/>
                <w:rFonts w:ascii="Times New Roman" w:eastAsia="仿宋_GB2312" w:hAnsi="Times New Roman" w:cs="Times New Roman"/>
                <w:color w:val="auto"/>
                <w:sz w:val="18"/>
                <w:szCs w:val="18"/>
                <w:u w:val="single"/>
                <w:lang w:eastAsia="zh-CN" w:bidi="ar"/>
              </w:rPr>
            </w:pPr>
            <w:customXmlInsRangeStart w:id="12035" w:author="Xuning Wei12232" w:date="2026-07-27T20:26:00Z"/>
            <w:sdt>
              <w:sdtPr>
                <w:rPr>
                  <w:rFonts w:ascii="Times New Roman" w:eastAsia="仿宋_GB2312" w:hAnsi="Times New Roman" w:cs="Times New Roman"/>
                  <w:b/>
                  <w:color w:val="auto"/>
                  <w:sz w:val="18"/>
                  <w:szCs w:val="18"/>
                  <w:lang w:eastAsia="zh-CN" w:bidi="ar"/>
                </w:rPr>
                <w:id w:val="-469444990"/>
                <w14:checkbox>
                  <w14:checked w14:val="1"/>
                  <w14:checkedState w14:val="2612" w14:font="MS Gothic"/>
                  <w14:uncheckedState w14:val="2610" w14:font="MS Gothic"/>
                </w14:checkbox>
              </w:sdtPr>
              <w:sdtEndPr/>
              <w:sdtContent>
                <w:customXmlInsRangeEnd w:id="12035"/>
                <w:ins w:id="12036"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037" w:author="Xuning Wei12232" w:date="2026-07-27T20:26:00Z"/>
              </w:sdtContent>
            </w:sdt>
            <w:customXmlInsRangeEnd w:id="12037"/>
            <w:ins w:id="12038"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Production data, Lot Number:</w:t>
              </w:r>
              <w:r w:rsidR="00455348" w:rsidRPr="00BB7730">
                <w:rPr>
                  <w:rFonts w:ascii="Times New Roman" w:eastAsia="仿宋_GB2312" w:hAnsi="Times New Roman" w:cs="Times New Roman"/>
                  <w:color w:val="auto"/>
                  <w:sz w:val="18"/>
                  <w:szCs w:val="18"/>
                  <w:u w:val="single"/>
                  <w:lang w:eastAsia="zh-CN" w:bidi="ar"/>
                </w:rPr>
                <w:t xml:space="preserve"> CPo140020-02-01-02  </w:t>
              </w:r>
            </w:ins>
          </w:p>
          <w:p w14:paraId="23360869" w14:textId="77777777" w:rsidR="00455348" w:rsidRPr="00BB7730" w:rsidRDefault="003E162E" w:rsidP="00455348">
            <w:pPr>
              <w:jc w:val="both"/>
              <w:rPr>
                <w:ins w:id="12039" w:author="Xuning Wei12232" w:date="2026-07-27T20:26:00Z"/>
                <w:rFonts w:ascii="Times New Roman" w:eastAsia="仿宋_GB2312" w:hAnsi="Times New Roman" w:cs="Times New Roman"/>
                <w:color w:val="auto"/>
                <w:sz w:val="18"/>
                <w:szCs w:val="18"/>
                <w:lang w:eastAsia="zh-CN" w:bidi="ar"/>
              </w:rPr>
            </w:pPr>
            <w:customXmlInsRangeStart w:id="12040" w:author="Xuning Wei12232" w:date="2026-07-27T20:26:00Z"/>
            <w:sdt>
              <w:sdtPr>
                <w:rPr>
                  <w:rFonts w:ascii="Times New Roman" w:eastAsia="仿宋_GB2312" w:hAnsi="Times New Roman" w:cs="Times New Roman"/>
                  <w:b/>
                  <w:color w:val="auto"/>
                  <w:sz w:val="18"/>
                  <w:szCs w:val="18"/>
                  <w:lang w:eastAsia="zh-CN" w:bidi="ar"/>
                </w:rPr>
                <w:id w:val="-1753117262"/>
                <w14:checkbox>
                  <w14:checked w14:val="0"/>
                  <w14:checkedState w14:val="2612" w14:font="MS Gothic"/>
                  <w14:uncheckedState w14:val="2610" w14:font="MS Gothic"/>
                </w14:checkbox>
              </w:sdtPr>
              <w:sdtEndPr/>
              <w:sdtContent>
                <w:customXmlInsRangeEnd w:id="12040"/>
                <w:ins w:id="12041"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042" w:author="Xuning Wei12232" w:date="2026-07-27T20:26:00Z"/>
              </w:sdtContent>
            </w:sdt>
            <w:customXmlInsRangeEnd w:id="12042"/>
            <w:ins w:id="12043" w:author="Xuning Wei12232" w:date="2026-07-27T20:26:00Z">
              <w:r w:rsidR="00455348" w:rsidRPr="00BB7730">
                <w:rPr>
                  <w:rFonts w:ascii="Times New Roman" w:eastAsia="仿宋_GB2312" w:hAnsi="Times New Roman" w:cs="Times New Roman"/>
                  <w:color w:val="auto"/>
                  <w:sz w:val="18"/>
                  <w:szCs w:val="18"/>
                  <w:lang w:eastAsia="zh-CN" w:bidi="ar"/>
                </w:rPr>
                <w:t xml:space="preserve"> Supplier data:</w:t>
              </w:r>
              <w:r w:rsidR="00455348" w:rsidRPr="00BB7730">
                <w:rPr>
                  <w:rFonts w:ascii="Times New Roman" w:eastAsia="仿宋_GB2312" w:hAnsi="Times New Roman" w:cs="Times New Roman"/>
                  <w:color w:val="auto"/>
                  <w:sz w:val="18"/>
                  <w:szCs w:val="18"/>
                  <w:u w:val="single"/>
                  <w:lang w:eastAsia="zh-CN" w:bidi="ar"/>
                </w:rPr>
                <w:t xml:space="preserve"> N/A  </w:t>
              </w:r>
              <w:r w:rsidR="00455348" w:rsidRPr="00BB7730">
                <w:rPr>
                  <w:rFonts w:ascii="Times New Roman" w:eastAsia="仿宋_GB2312" w:hAnsi="Times New Roman" w:cs="Times New Roman"/>
                  <w:color w:val="auto"/>
                  <w:sz w:val="18"/>
                  <w:szCs w:val="18"/>
                  <w:lang w:eastAsia="zh-CN" w:bidi="ar"/>
                </w:rPr>
                <w:t xml:space="preserve"> </w:t>
              </w:r>
            </w:ins>
          </w:p>
          <w:p w14:paraId="6AED6268" w14:textId="0AD8DA2B" w:rsidR="00455348" w:rsidRPr="00BB7730" w:rsidRDefault="003E162E" w:rsidP="00455348">
            <w:pPr>
              <w:jc w:val="both"/>
              <w:rPr>
                <w:ins w:id="12044" w:author="Xuning Wei12232" w:date="2026-07-27T20:26:00Z"/>
                <w:rFonts w:ascii="Times New Roman" w:eastAsia="仿宋_GB2312" w:hAnsi="Times New Roman" w:cs="Times New Roman"/>
                <w:color w:val="auto"/>
                <w:sz w:val="18"/>
                <w:szCs w:val="18"/>
                <w:u w:val="single"/>
                <w:lang w:eastAsia="zh-CN" w:bidi="ar"/>
              </w:rPr>
            </w:pPr>
            <w:customXmlInsRangeStart w:id="12045" w:author="Xuning Wei12232" w:date="2026-07-27T20:26:00Z"/>
            <w:sdt>
              <w:sdtPr>
                <w:rPr>
                  <w:rFonts w:ascii="Times New Roman" w:eastAsia="仿宋_GB2312" w:hAnsi="Times New Roman" w:cs="Times New Roman"/>
                  <w:b/>
                  <w:color w:val="auto"/>
                  <w:sz w:val="18"/>
                  <w:szCs w:val="18"/>
                  <w:lang w:eastAsia="zh-CN" w:bidi="ar"/>
                </w:rPr>
                <w:id w:val="1158888831"/>
                <w14:checkbox>
                  <w14:checked w14:val="1"/>
                  <w14:checkedState w14:val="2612" w14:font="MS Gothic"/>
                  <w14:uncheckedState w14:val="2610" w14:font="MS Gothic"/>
                </w14:checkbox>
              </w:sdtPr>
              <w:sdtEndPr/>
              <w:sdtContent>
                <w:customXmlInsRangeEnd w:id="12045"/>
                <w:r w:rsidR="006716A6" w:rsidRPr="00BB7730">
                  <w:rPr>
                    <w:rFonts w:ascii="Segoe UI Symbol" w:eastAsia="MS Gothic" w:hAnsi="Segoe UI Symbol" w:cs="Segoe UI Symbol"/>
                    <w:b/>
                    <w:color w:val="auto"/>
                    <w:sz w:val="18"/>
                    <w:szCs w:val="18"/>
                    <w:lang w:eastAsia="zh-CN" w:bidi="ar"/>
                  </w:rPr>
                  <w:t>☒</w:t>
                </w:r>
                <w:customXmlInsRangeStart w:id="12046" w:author="Xuning Wei12232" w:date="2026-07-27T20:26:00Z"/>
              </w:sdtContent>
            </w:sdt>
            <w:customXmlInsRangeEnd w:id="12046"/>
            <w:ins w:id="12047" w:author="Xuning Wei12232" w:date="2026-07-27T20:26:00Z">
              <w:r w:rsidR="00455348" w:rsidRPr="00BB7730">
                <w:rPr>
                  <w:rFonts w:ascii="Times New Roman" w:eastAsia="仿宋_GB2312" w:hAnsi="Times New Roman" w:cs="Times New Roman"/>
                  <w:color w:val="auto"/>
                  <w:sz w:val="18"/>
                  <w:szCs w:val="18"/>
                  <w:lang w:eastAsia="zh-CN" w:bidi="ar"/>
                </w:rPr>
                <w:t xml:space="preserve"> *Handbook &amp; Page:</w:t>
              </w:r>
              <w:r w:rsidR="00455348" w:rsidRPr="00BB7730">
                <w:rPr>
                  <w:rFonts w:ascii="Times New Roman" w:eastAsia="仿宋_GB2312" w:hAnsi="Times New Roman" w:cs="Times New Roman"/>
                  <w:color w:val="auto"/>
                  <w:sz w:val="18"/>
                  <w:szCs w:val="18"/>
                  <w:u w:val="single"/>
                  <w:lang w:eastAsia="zh-CN" w:bidi="ar"/>
                </w:rPr>
                <w:t xml:space="preserve"> The Pilot Plant Real Book page10-14, 10-15  </w:t>
              </w:r>
            </w:ins>
          </w:p>
          <w:p w14:paraId="2FE52DD0" w14:textId="3AFFBCFB" w:rsidR="00455348" w:rsidRPr="00BB7730" w:rsidRDefault="003E162E" w:rsidP="00455348">
            <w:pPr>
              <w:jc w:val="both"/>
              <w:rPr>
                <w:ins w:id="12048" w:author="Xuning Wei12232" w:date="2026-07-27T20:26:00Z"/>
                <w:rFonts w:ascii="Times New Roman" w:eastAsia="仿宋_GB2312" w:hAnsi="Times New Roman" w:cs="Times New Roman"/>
                <w:color w:val="auto"/>
                <w:sz w:val="18"/>
                <w:szCs w:val="18"/>
                <w:lang w:eastAsia="zh-CN" w:bidi="ar"/>
              </w:rPr>
            </w:pPr>
            <w:customXmlInsRangeStart w:id="12049" w:author="Xuning Wei12232" w:date="2026-07-27T20:26:00Z"/>
            <w:sdt>
              <w:sdtPr>
                <w:rPr>
                  <w:rFonts w:ascii="Times New Roman" w:eastAsia="仿宋_GB2312" w:hAnsi="Times New Roman" w:cs="Times New Roman"/>
                  <w:b/>
                  <w:color w:val="auto"/>
                  <w:sz w:val="18"/>
                  <w:szCs w:val="18"/>
                  <w:lang w:eastAsia="zh-CN" w:bidi="ar"/>
                </w:rPr>
                <w:id w:val="1891916218"/>
                <w14:checkbox>
                  <w14:checked w14:val="1"/>
                  <w14:checkedState w14:val="2612" w14:font="MS Gothic"/>
                  <w14:uncheckedState w14:val="2610" w14:font="MS Gothic"/>
                </w14:checkbox>
              </w:sdtPr>
              <w:sdtEndPr/>
              <w:sdtContent>
                <w:customXmlInsRangeEnd w:id="12049"/>
                <w:r w:rsidR="006716A6" w:rsidRPr="00BB7730">
                  <w:rPr>
                    <w:rFonts w:ascii="Segoe UI Symbol" w:eastAsia="MS Gothic" w:hAnsi="Segoe UI Symbol" w:cs="Segoe UI Symbol"/>
                    <w:b/>
                    <w:color w:val="auto"/>
                    <w:sz w:val="18"/>
                    <w:szCs w:val="18"/>
                    <w:lang w:eastAsia="zh-CN" w:bidi="ar"/>
                    <w:rPrChange w:id="12050" w:author="He Han" w:date="2026-10-13T13:59:00Z">
                      <w:rPr/>
                    </w:rPrChange>
                  </w:rPr>
                  <w:t>☒</w:t>
                </w:r>
                <w:customXmlInsRangeStart w:id="12051" w:author="Xuning Wei12232" w:date="2026-07-27T20:26:00Z"/>
              </w:sdtContent>
            </w:sdt>
            <w:customXmlInsRangeEnd w:id="12051"/>
            <w:ins w:id="12052" w:author="Xuning Wei12232" w:date="2026-07-27T20:26:00Z">
              <w:r w:rsidR="00455348" w:rsidRPr="00BB7730">
                <w:rPr>
                  <w:rFonts w:ascii="Times New Roman" w:eastAsia="仿宋_GB2312" w:hAnsi="Times New Roman" w:cs="Times New Roman"/>
                  <w:color w:val="auto"/>
                  <w:sz w:val="18"/>
                  <w:szCs w:val="18"/>
                  <w:lang w:eastAsia="zh-CN" w:bidi="ar"/>
                </w:rPr>
                <w:t xml:space="preserve"> Other:</w:t>
              </w:r>
              <w:r w:rsidR="00455348"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455348" w:rsidRPr="00BB7730" w14:paraId="51F45CF0" w14:textId="77777777" w:rsidTr="00770B21">
        <w:trPr>
          <w:trHeight w:val="1756"/>
          <w:ins w:id="12053" w:author="Xuning Wei12232" w:date="2026-07-27T20:26:00Z"/>
          <w:trPrChange w:id="12054" w:author="Xuning Wei12232" w:date="2026-07-27T20:59:00Z">
            <w:trPr>
              <w:trHeight w:val="1756"/>
            </w:trPr>
          </w:trPrChange>
        </w:trPr>
        <w:tc>
          <w:tcPr>
            <w:tcW w:w="269" w:type="pct"/>
            <w:vMerge/>
            <w:shd w:val="clear" w:color="auto" w:fill="FFFFFF" w:themeFill="background1"/>
            <w:vAlign w:val="center"/>
            <w:tcPrChange w:id="12055" w:author="Xuning Wei12232" w:date="2026-07-27T20:59:00Z">
              <w:tcPr>
                <w:tcW w:w="269" w:type="pct"/>
                <w:gridSpan w:val="2"/>
                <w:vMerge/>
                <w:shd w:val="clear" w:color="auto" w:fill="FFFFFF" w:themeFill="background1"/>
                <w:vAlign w:val="center"/>
              </w:tcPr>
            </w:tcPrChange>
          </w:tcPr>
          <w:p w14:paraId="604406A5" w14:textId="77777777" w:rsidR="00455348" w:rsidRPr="00BB7730" w:rsidRDefault="00455348" w:rsidP="00455348">
            <w:pPr>
              <w:numPr>
                <w:ilvl w:val="0"/>
                <w:numId w:val="4"/>
              </w:numPr>
              <w:jc w:val="both"/>
              <w:rPr>
                <w:ins w:id="12056"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2057" w:author="Xuning Wei12232" w:date="2026-07-27T20:59:00Z">
              <w:tcPr>
                <w:tcW w:w="1365" w:type="pct"/>
                <w:gridSpan w:val="3"/>
                <w:vMerge/>
                <w:shd w:val="clear" w:color="auto" w:fill="FFFFFF" w:themeFill="background1"/>
                <w:vAlign w:val="center"/>
              </w:tcPr>
            </w:tcPrChange>
          </w:tcPr>
          <w:p w14:paraId="2CBFC96D" w14:textId="77777777" w:rsidR="00455348" w:rsidRPr="00BB7730" w:rsidRDefault="00455348" w:rsidP="00455348">
            <w:pPr>
              <w:jc w:val="both"/>
              <w:rPr>
                <w:ins w:id="12058"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12059" w:author="Xuning Wei12232" w:date="2026-07-27T20:59:00Z">
              <w:tcPr>
                <w:tcW w:w="842" w:type="pct"/>
                <w:gridSpan w:val="3"/>
                <w:vMerge/>
                <w:shd w:val="clear" w:color="auto" w:fill="FFFFFF" w:themeFill="background1"/>
                <w:vAlign w:val="center"/>
              </w:tcPr>
            </w:tcPrChange>
          </w:tcPr>
          <w:p w14:paraId="549F1A23" w14:textId="77777777" w:rsidR="00455348" w:rsidRPr="00BB7730" w:rsidRDefault="00455348" w:rsidP="00455348">
            <w:pPr>
              <w:jc w:val="both"/>
              <w:rPr>
                <w:ins w:id="12060" w:author="Xuning Wei12232" w:date="2026-07-27T20:26: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Change w:id="12061" w:author="Xuning Wei12232" w:date="2026-07-27T20:59:00Z">
              <w:tcPr>
                <w:tcW w:w="346" w:type="pct"/>
                <w:gridSpan w:val="3"/>
                <w:vMerge/>
                <w:shd w:val="clear" w:color="auto" w:fill="FFFFFF" w:themeFill="background1"/>
                <w:vAlign w:val="center"/>
              </w:tcPr>
            </w:tcPrChange>
          </w:tcPr>
          <w:p w14:paraId="76BA8BC0" w14:textId="77777777" w:rsidR="00455348" w:rsidRPr="00BB7730" w:rsidRDefault="00455348" w:rsidP="00455348">
            <w:pPr>
              <w:jc w:val="both"/>
              <w:rPr>
                <w:ins w:id="12062"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12063" w:author="Xuning Wei12232" w:date="2026-07-27T20:59:00Z">
              <w:tcPr>
                <w:tcW w:w="396" w:type="pct"/>
                <w:gridSpan w:val="3"/>
                <w:vMerge/>
                <w:shd w:val="clear" w:color="auto" w:fill="FFFFFF" w:themeFill="background1"/>
                <w:vAlign w:val="center"/>
              </w:tcPr>
            </w:tcPrChange>
          </w:tcPr>
          <w:p w14:paraId="6D903930" w14:textId="77777777" w:rsidR="00455348" w:rsidRPr="00BB7730" w:rsidRDefault="00455348" w:rsidP="00455348">
            <w:pPr>
              <w:jc w:val="both"/>
              <w:rPr>
                <w:ins w:id="12064"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12065" w:author="Xuning Wei12232" w:date="2026-07-27T20:59:00Z">
              <w:tcPr>
                <w:tcW w:w="335" w:type="pct"/>
                <w:gridSpan w:val="2"/>
                <w:vAlign w:val="center"/>
              </w:tcPr>
            </w:tcPrChange>
          </w:tcPr>
          <w:p w14:paraId="50EECAC4" w14:textId="77777777" w:rsidR="00455348" w:rsidRPr="00BB7730" w:rsidRDefault="003E162E" w:rsidP="00455348">
            <w:pPr>
              <w:jc w:val="both"/>
              <w:rPr>
                <w:ins w:id="12066" w:author="Xuning Wei12232" w:date="2026-07-27T20:26:00Z"/>
                <w:rFonts w:ascii="Times New Roman" w:eastAsia="仿宋_GB2312" w:hAnsi="Times New Roman" w:cs="Times New Roman"/>
                <w:color w:val="auto"/>
                <w:sz w:val="18"/>
                <w:szCs w:val="18"/>
                <w:lang w:eastAsia="zh-CN" w:bidi="ar"/>
              </w:rPr>
            </w:pPr>
            <w:customXmlInsRangeStart w:id="12067" w:author="Xuning Wei12232" w:date="2026-07-27T20:26:00Z"/>
            <w:sdt>
              <w:sdtPr>
                <w:rPr>
                  <w:rFonts w:ascii="Times New Roman" w:eastAsia="仿宋_GB2312" w:hAnsi="Times New Roman" w:cs="Times New Roman"/>
                  <w:b/>
                  <w:color w:val="auto"/>
                  <w:sz w:val="18"/>
                  <w:szCs w:val="18"/>
                  <w:lang w:eastAsia="zh-CN" w:bidi="ar"/>
                </w:rPr>
                <w:id w:val="-1955479338"/>
                <w14:checkbox>
                  <w14:checked w14:val="0"/>
                  <w14:checkedState w14:val="2612" w14:font="MS Gothic"/>
                  <w14:uncheckedState w14:val="2610" w14:font="MS Gothic"/>
                </w14:checkbox>
              </w:sdtPr>
              <w:sdtEndPr/>
              <w:sdtContent>
                <w:customXmlInsRangeEnd w:id="12067"/>
                <w:ins w:id="12068"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069" w:author="Xuning Wei12232" w:date="2026-07-27T20:26:00Z"/>
              </w:sdtContent>
            </w:sdt>
            <w:customXmlInsRangeEnd w:id="12069"/>
            <w:ins w:id="12070" w:author="Xuning Wei12232" w:date="2026-07-27T20:26:00Z">
              <w:r w:rsidR="00455348" w:rsidRPr="00BB7730">
                <w:rPr>
                  <w:rFonts w:ascii="Times New Roman" w:eastAsia="仿宋_GB2312" w:hAnsi="Times New Roman" w:cs="Times New Roman"/>
                  <w:color w:val="auto"/>
                  <w:sz w:val="18"/>
                  <w:szCs w:val="18"/>
                  <w:lang w:eastAsia="zh-CN" w:bidi="ar"/>
                </w:rPr>
                <w:t xml:space="preserve"> High</w:t>
              </w:r>
            </w:ins>
          </w:p>
          <w:p w14:paraId="73E5A36E" w14:textId="77777777" w:rsidR="00455348" w:rsidRPr="00BB7730" w:rsidRDefault="003E162E" w:rsidP="00455348">
            <w:pPr>
              <w:jc w:val="both"/>
              <w:rPr>
                <w:ins w:id="12071" w:author="Xuning Wei12232" w:date="2026-07-27T20:26:00Z"/>
                <w:rFonts w:ascii="Times New Roman" w:eastAsia="仿宋_GB2312" w:hAnsi="Times New Roman" w:cs="Times New Roman"/>
                <w:color w:val="auto"/>
                <w:sz w:val="18"/>
                <w:szCs w:val="18"/>
                <w:lang w:eastAsia="zh-CN" w:bidi="ar"/>
              </w:rPr>
            </w:pPr>
            <w:customXmlInsRangeStart w:id="12072" w:author="Xuning Wei12232" w:date="2026-07-27T20:26:00Z"/>
            <w:sdt>
              <w:sdtPr>
                <w:rPr>
                  <w:rFonts w:ascii="Times New Roman" w:eastAsia="仿宋_GB2312" w:hAnsi="Times New Roman" w:cs="Times New Roman"/>
                  <w:b/>
                  <w:color w:val="auto"/>
                  <w:sz w:val="18"/>
                  <w:szCs w:val="18"/>
                  <w:lang w:eastAsia="zh-CN" w:bidi="ar"/>
                </w:rPr>
                <w:id w:val="974954467"/>
                <w14:checkbox>
                  <w14:checked w14:val="0"/>
                  <w14:checkedState w14:val="2612" w14:font="MS Gothic"/>
                  <w14:uncheckedState w14:val="2610" w14:font="MS Gothic"/>
                </w14:checkbox>
              </w:sdtPr>
              <w:sdtEndPr/>
              <w:sdtContent>
                <w:customXmlInsRangeEnd w:id="12072"/>
                <w:ins w:id="12073"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074" w:author="Xuning Wei12232" w:date="2026-07-27T20:26:00Z"/>
              </w:sdtContent>
            </w:sdt>
            <w:customXmlInsRangeEnd w:id="12074"/>
            <w:ins w:id="12075" w:author="Xuning Wei12232" w:date="2026-07-27T20:26:00Z">
              <w:r w:rsidR="00455348" w:rsidRPr="00BB7730">
                <w:rPr>
                  <w:rFonts w:ascii="Times New Roman" w:eastAsia="仿宋_GB2312" w:hAnsi="Times New Roman" w:cs="Times New Roman"/>
                  <w:color w:val="auto"/>
                  <w:sz w:val="18"/>
                  <w:szCs w:val="18"/>
                  <w:lang w:eastAsia="zh-CN" w:bidi="ar"/>
                </w:rPr>
                <w:t>Medium</w:t>
              </w:r>
            </w:ins>
          </w:p>
          <w:p w14:paraId="4BBBB82F" w14:textId="77777777" w:rsidR="00455348" w:rsidRPr="00BB7730" w:rsidRDefault="003E162E" w:rsidP="00455348">
            <w:pPr>
              <w:jc w:val="both"/>
              <w:rPr>
                <w:ins w:id="12076" w:author="Xuning Wei12232" w:date="2026-07-27T20:26:00Z"/>
                <w:rFonts w:ascii="Times New Roman" w:eastAsia="仿宋_GB2312" w:hAnsi="Times New Roman" w:cs="Times New Roman"/>
                <w:color w:val="auto"/>
                <w:sz w:val="18"/>
                <w:szCs w:val="18"/>
                <w:lang w:eastAsia="zh-CN" w:bidi="ar"/>
              </w:rPr>
            </w:pPr>
            <w:customXmlInsRangeStart w:id="12077" w:author="Xuning Wei12232" w:date="2026-07-27T20:26:00Z"/>
            <w:sdt>
              <w:sdtPr>
                <w:rPr>
                  <w:rFonts w:ascii="Times New Roman" w:eastAsia="仿宋_GB2312" w:hAnsi="Times New Roman" w:cs="Times New Roman"/>
                  <w:b/>
                  <w:color w:val="auto"/>
                  <w:sz w:val="18"/>
                  <w:szCs w:val="18"/>
                  <w:lang w:eastAsia="zh-CN" w:bidi="ar"/>
                </w:rPr>
                <w:id w:val="394021534"/>
                <w14:checkbox>
                  <w14:checked w14:val="1"/>
                  <w14:checkedState w14:val="2612" w14:font="MS Gothic"/>
                  <w14:uncheckedState w14:val="2610" w14:font="MS Gothic"/>
                </w14:checkbox>
              </w:sdtPr>
              <w:sdtEndPr/>
              <w:sdtContent>
                <w:customXmlInsRangeEnd w:id="12077"/>
                <w:ins w:id="12078"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079" w:author="Xuning Wei12232" w:date="2026-07-27T20:26:00Z"/>
              </w:sdtContent>
            </w:sdt>
            <w:customXmlInsRangeEnd w:id="12079"/>
            <w:ins w:id="12080" w:author="Xuning Wei12232" w:date="2026-07-27T20:26:00Z">
              <w:r w:rsidR="00455348"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2081" w:author="Xuning Wei12232" w:date="2026-07-27T20:59:00Z">
              <w:tcPr>
                <w:tcW w:w="457" w:type="pct"/>
                <w:gridSpan w:val="3"/>
                <w:vAlign w:val="center"/>
              </w:tcPr>
            </w:tcPrChange>
          </w:tcPr>
          <w:p w14:paraId="7B95BB69" w14:textId="77777777" w:rsidR="00455348" w:rsidRPr="00BB7730" w:rsidRDefault="00455348" w:rsidP="00455348">
            <w:pPr>
              <w:jc w:val="both"/>
              <w:rPr>
                <w:ins w:id="12082" w:author="Xuning Wei12232" w:date="2026-07-27T20:26:00Z"/>
                <w:rFonts w:ascii="Times New Roman" w:eastAsia="仿宋_GB2312" w:hAnsi="Times New Roman" w:cs="Times New Roman"/>
                <w:color w:val="auto"/>
                <w:sz w:val="18"/>
                <w:szCs w:val="18"/>
                <w:lang w:eastAsia="zh-CN" w:bidi="ar"/>
              </w:rPr>
            </w:pPr>
            <w:ins w:id="12083" w:author="Xuning Wei12232" w:date="2026-07-27T20:26:00Z">
              <w:r w:rsidRPr="00BB7730">
                <w:rPr>
                  <w:rFonts w:ascii="Times New Roman" w:eastAsia="仿宋_GB2312" w:hAnsi="Times New Roman" w:cs="Times New Roman"/>
                  <w:color w:val="auto"/>
                  <w:sz w:val="18"/>
                  <w:szCs w:val="18"/>
                  <w:lang w:eastAsia="zh-CN" w:bidi="ar"/>
                </w:rPr>
                <w:t>According to The Pilot Plant Real Book Page 10-14&amp;10-15, Dimethylformamide is compatible with SS, 306 SS and PTFE; Based on Asymchem previous campaign production data and experience Dimethylformamide is also compatible with Glass, HSS and SS</w:t>
              </w:r>
            </w:ins>
          </w:p>
        </w:tc>
        <w:tc>
          <w:tcPr>
            <w:tcW w:w="891" w:type="pct"/>
            <w:vMerge/>
            <w:vAlign w:val="center"/>
            <w:tcPrChange w:id="12084" w:author="Xuning Wei12232" w:date="2026-07-27T20:59:00Z">
              <w:tcPr>
                <w:tcW w:w="990" w:type="pct"/>
                <w:gridSpan w:val="2"/>
                <w:vMerge/>
                <w:vAlign w:val="center"/>
              </w:tcPr>
            </w:tcPrChange>
          </w:tcPr>
          <w:p w14:paraId="3A43B144" w14:textId="77777777" w:rsidR="00455348" w:rsidRPr="00BB7730" w:rsidRDefault="00455348" w:rsidP="00455348">
            <w:pPr>
              <w:jc w:val="both"/>
              <w:rPr>
                <w:ins w:id="12085" w:author="Xuning Wei12232" w:date="2026-07-27T20:26:00Z"/>
                <w:rFonts w:ascii="Times New Roman" w:eastAsia="仿宋_GB2312" w:hAnsi="Times New Roman" w:cs="Times New Roman"/>
                <w:color w:val="auto"/>
                <w:sz w:val="20"/>
                <w:szCs w:val="20"/>
                <w:lang w:eastAsia="zh-CN" w:bidi="ar"/>
              </w:rPr>
            </w:pPr>
          </w:p>
        </w:tc>
      </w:tr>
      <w:tr w:rsidR="00455348" w:rsidRPr="00BB7730" w14:paraId="7CC9C963" w14:textId="77777777" w:rsidTr="00770B21">
        <w:trPr>
          <w:trHeight w:val="397"/>
          <w:ins w:id="12086" w:author="Xuning Wei12232" w:date="2026-07-27T20:26:00Z"/>
          <w:trPrChange w:id="12087" w:author="Xuning Wei12232" w:date="2026-07-27T20:59:00Z">
            <w:trPr>
              <w:trHeight w:val="397"/>
            </w:trPr>
          </w:trPrChange>
        </w:trPr>
        <w:tc>
          <w:tcPr>
            <w:tcW w:w="269" w:type="pct"/>
            <w:vMerge w:val="restart"/>
            <w:shd w:val="clear" w:color="auto" w:fill="FFFFFF" w:themeFill="background1"/>
            <w:vAlign w:val="center"/>
            <w:tcPrChange w:id="12088" w:author="Xuning Wei12232" w:date="2026-07-27T20:59:00Z">
              <w:tcPr>
                <w:tcW w:w="269" w:type="pct"/>
                <w:gridSpan w:val="2"/>
                <w:vMerge w:val="restart"/>
                <w:shd w:val="clear" w:color="auto" w:fill="FFFFFF" w:themeFill="background1"/>
                <w:vAlign w:val="center"/>
              </w:tcPr>
            </w:tcPrChange>
          </w:tcPr>
          <w:p w14:paraId="269E37DC" w14:textId="2AFC41E8" w:rsidR="00455348" w:rsidRPr="00BB7730" w:rsidRDefault="0022709A">
            <w:pPr>
              <w:jc w:val="center"/>
              <w:rPr>
                <w:ins w:id="12089" w:author="Xuning Wei12232" w:date="2026-07-27T20:26:00Z"/>
                <w:rFonts w:ascii="Times New Roman" w:eastAsia="仿宋_GB2312" w:hAnsi="Times New Roman" w:cs="Times New Roman"/>
                <w:color w:val="auto"/>
                <w:sz w:val="18"/>
                <w:szCs w:val="18"/>
                <w:lang w:eastAsia="zh-CN" w:bidi="ar"/>
              </w:rPr>
              <w:pPrChange w:id="12090" w:author="Xuning Wei12232" w:date="2026-07-27T20:30:00Z">
                <w:pPr>
                  <w:jc w:val="both"/>
                </w:pPr>
              </w:pPrChange>
            </w:pPr>
            <w:ins w:id="12091" w:author="Xuning Wei12232" w:date="2026-07-27T20:30:00Z">
              <w:r w:rsidRPr="00BB7730">
                <w:rPr>
                  <w:rFonts w:ascii="Times New Roman" w:eastAsia="仿宋_GB2312" w:hAnsi="Times New Roman" w:cs="Times New Roman"/>
                  <w:color w:val="auto"/>
                  <w:sz w:val="18"/>
                  <w:szCs w:val="18"/>
                  <w:lang w:eastAsia="zh-CN" w:bidi="ar"/>
                </w:rPr>
                <w:t>2</w:t>
              </w:r>
            </w:ins>
          </w:p>
        </w:tc>
        <w:tc>
          <w:tcPr>
            <w:tcW w:w="1365" w:type="pct"/>
            <w:vMerge w:val="restart"/>
            <w:shd w:val="clear" w:color="auto" w:fill="FFFFFF" w:themeFill="background1"/>
            <w:vAlign w:val="center"/>
            <w:tcPrChange w:id="12092" w:author="Xuning Wei12232" w:date="2026-07-27T20:59:00Z">
              <w:tcPr>
                <w:tcW w:w="1365" w:type="pct"/>
                <w:gridSpan w:val="3"/>
                <w:vMerge w:val="restart"/>
                <w:shd w:val="clear" w:color="auto" w:fill="FFFFFF" w:themeFill="background1"/>
                <w:vAlign w:val="center"/>
              </w:tcPr>
            </w:tcPrChange>
          </w:tcPr>
          <w:p w14:paraId="2B2F4145" w14:textId="6FD46C13" w:rsidR="0022709A" w:rsidRPr="00BB7730" w:rsidRDefault="0022709A" w:rsidP="00455348">
            <w:pPr>
              <w:jc w:val="both"/>
              <w:rPr>
                <w:ins w:id="12093" w:author="Xuning Wei12232" w:date="2026-07-27T20:29:00Z"/>
                <w:rFonts w:ascii="Times New Roman" w:eastAsia="仿宋_GB2312" w:hAnsi="Times New Roman" w:cs="Times New Roman"/>
                <w:color w:val="auto"/>
                <w:sz w:val="18"/>
                <w:szCs w:val="18"/>
              </w:rPr>
            </w:pPr>
            <w:ins w:id="12094" w:author="Xuning Wei12232" w:date="2026-07-27T20:29:00Z">
              <w:r w:rsidRPr="00BB7730">
                <w:rPr>
                  <w:rFonts w:ascii="Times New Roman" w:eastAsia="仿宋_GB2312" w:hAnsi="Times New Roman" w:cs="Times New Roman"/>
                  <w:sz w:val="18"/>
                  <w:szCs w:val="18"/>
                </w:rPr>
                <w:t>Fmoc-G</w:t>
              </w:r>
              <w:r w:rsidRPr="00BB7730">
                <w:rPr>
                  <w:rFonts w:ascii="Times New Roman" w:eastAsia="仿宋_GB2312" w:hAnsi="Times New Roman" w:cs="Times New Roman"/>
                  <w:sz w:val="18"/>
                  <w:szCs w:val="18"/>
                  <w:lang w:eastAsia="zh-CN"/>
                </w:rPr>
                <w:t>ly</w:t>
              </w:r>
              <w:r w:rsidRPr="00BB7730">
                <w:rPr>
                  <w:rFonts w:ascii="Times New Roman" w:eastAsia="仿宋_GB2312" w:hAnsi="Times New Roman" w:cs="Times New Roman"/>
                  <w:sz w:val="18"/>
                  <w:szCs w:val="18"/>
                </w:rPr>
                <w:t>-OH dissolve:</w:t>
              </w:r>
            </w:ins>
          </w:p>
          <w:p w14:paraId="1ED1B024" w14:textId="4A268CA1" w:rsidR="00455348" w:rsidRPr="00BB7730" w:rsidRDefault="0022709A" w:rsidP="00455348">
            <w:pPr>
              <w:jc w:val="both"/>
              <w:rPr>
                <w:ins w:id="12095" w:author="Xuning Wei12232" w:date="2026-07-27T20:26:00Z"/>
                <w:rFonts w:ascii="Times New Roman" w:eastAsia="仿宋_GB2312" w:hAnsi="Times New Roman" w:cs="Times New Roman"/>
                <w:color w:val="auto"/>
                <w:sz w:val="18"/>
                <w:szCs w:val="18"/>
                <w:lang w:eastAsia="zh-CN" w:bidi="ar"/>
              </w:rPr>
            </w:pPr>
            <w:ins w:id="12096" w:author="Xuning Wei12232" w:date="2026-07-27T20:29:00Z">
              <w:r w:rsidRPr="00BB7730">
                <w:rPr>
                  <w:rFonts w:ascii="Times New Roman" w:eastAsia="仿宋_GB2312" w:hAnsi="Times New Roman" w:cs="Times New Roman"/>
                  <w:color w:val="auto"/>
                  <w:sz w:val="18"/>
                  <w:szCs w:val="18"/>
                </w:rPr>
                <w:t xml:space="preserve">1. Add </w:t>
              </w:r>
              <w:r w:rsidRPr="00BB7730">
                <w:rPr>
                  <w:rFonts w:ascii="Times New Roman" w:eastAsia="仿宋_GB2312" w:hAnsi="Times New Roman" w:cs="Times New Roman"/>
                  <w:color w:val="auto"/>
                  <w:sz w:val="18"/>
                  <w:szCs w:val="18"/>
                  <w:lang w:eastAsia="zh-CN"/>
                </w:rPr>
                <w:t>4.25</w:t>
              </w:r>
            </w:ins>
            <w:ins w:id="12097" w:author="Johan Granander" w:date="2026-07-28T15:07:00Z">
              <w:r w:rsidR="00DF173A" w:rsidRPr="00BB7730">
                <w:rPr>
                  <w:rFonts w:ascii="Times New Roman" w:eastAsia="仿宋_GB2312" w:hAnsi="Times New Roman" w:cs="Times New Roman"/>
                  <w:color w:val="auto"/>
                  <w:sz w:val="18"/>
                  <w:szCs w:val="18"/>
                  <w:lang w:eastAsia="zh-CN"/>
                </w:rPr>
                <w:t xml:space="preserve"> </w:t>
              </w:r>
            </w:ins>
            <w:ins w:id="12098" w:author="Xuning Wei12232" w:date="2026-07-27T20:29:00Z">
              <w:r w:rsidRPr="00BB7730">
                <w:rPr>
                  <w:rFonts w:ascii="Times New Roman" w:eastAsia="仿宋_GB2312" w:hAnsi="Times New Roman" w:cs="Times New Roman"/>
                  <w:color w:val="auto"/>
                  <w:sz w:val="18"/>
                  <w:szCs w:val="18"/>
                  <w:lang w:eastAsia="zh-CN"/>
                </w:rPr>
                <w:t xml:space="preserve">V </w:t>
              </w:r>
              <w:r w:rsidRPr="00BB7730">
                <w:rPr>
                  <w:rFonts w:ascii="Times New Roman" w:eastAsia="仿宋_GB2312" w:hAnsi="Times New Roman" w:cs="Times New Roman"/>
                  <w:color w:val="auto"/>
                  <w:sz w:val="18"/>
                  <w:szCs w:val="18"/>
                </w:rPr>
                <w:t>DMF (4.0</w:t>
              </w:r>
            </w:ins>
            <w:ins w:id="12099" w:author="He Han" w:date="2026-10-27T15:37:00Z">
              <w:r w:rsidR="00AB11BA">
                <w:rPr>
                  <w:rFonts w:ascii="Times New Roman" w:eastAsia="仿宋_GB2312" w:hAnsi="Times New Roman" w:cs="Times New Roman"/>
                  <w:color w:val="auto"/>
                  <w:sz w:val="18"/>
                  <w:szCs w:val="18"/>
                </w:rPr>
                <w:t>3</w:t>
              </w:r>
            </w:ins>
            <w:ins w:id="12100" w:author="Xuning Wei12232" w:date="2026-07-27T20:29:00Z">
              <w:del w:id="12101" w:author="He Han" w:date="2026-10-27T15:37:00Z">
                <w:r w:rsidRPr="00BB7730" w:rsidDel="00AB11BA">
                  <w:rPr>
                    <w:rFonts w:ascii="Times New Roman" w:eastAsia="仿宋_GB2312" w:hAnsi="Times New Roman" w:cs="Times New Roman"/>
                    <w:color w:val="auto"/>
                    <w:sz w:val="18"/>
                    <w:szCs w:val="18"/>
                  </w:rPr>
                  <w:delText>29</w:delText>
                </w:r>
              </w:del>
              <w:r w:rsidRPr="00BB7730">
                <w:rPr>
                  <w:rFonts w:ascii="Times New Roman" w:eastAsia="仿宋_GB2312" w:hAnsi="Times New Roman" w:cs="Times New Roman"/>
                  <w:color w:val="auto"/>
                  <w:sz w:val="18"/>
                  <w:szCs w:val="18"/>
                </w:rPr>
                <w:t xml:space="preserve"> kg/kg) into the TJ4S-1213-Sy15-R01. Start the stirrer. </w:t>
              </w:r>
              <w:r w:rsidRPr="00BB7730">
                <w:rPr>
                  <w:rFonts w:ascii="Times New Roman" w:eastAsia="仿宋_GB2312" w:hAnsi="Times New Roman" w:cs="Times New Roman"/>
                  <w:color w:val="auto"/>
                  <w:sz w:val="18"/>
                  <w:szCs w:val="18"/>
                </w:rPr>
                <w:br/>
                <w:t xml:space="preserve">2. Then add </w:t>
              </w:r>
              <w:r w:rsidRPr="00BB7730">
                <w:rPr>
                  <w:rFonts w:ascii="Times New Roman" w:eastAsia="仿宋_GB2312" w:hAnsi="Times New Roman" w:cs="Times New Roman"/>
                  <w:color w:val="auto"/>
                  <w:sz w:val="18"/>
                  <w:szCs w:val="18"/>
                  <w:lang w:eastAsia="zh-CN"/>
                </w:rPr>
                <w:t>2.25</w:t>
              </w:r>
            </w:ins>
            <w:ins w:id="12102" w:author="Johan Granander" w:date="2026-07-28T13:38:00Z">
              <w:r w:rsidR="00A0716C" w:rsidRPr="00BB7730">
                <w:rPr>
                  <w:rFonts w:ascii="Times New Roman" w:eastAsia="仿宋_GB2312" w:hAnsi="Times New Roman" w:cs="Times New Roman"/>
                  <w:color w:val="auto"/>
                  <w:sz w:val="18"/>
                  <w:szCs w:val="18"/>
                  <w:lang w:eastAsia="zh-CN"/>
                </w:rPr>
                <w:t xml:space="preserve"> </w:t>
              </w:r>
            </w:ins>
            <w:ins w:id="12103" w:author="Xuning Wei12232" w:date="2026-07-27T20:29:00Z">
              <w:r w:rsidRPr="00BB7730">
                <w:rPr>
                  <w:rFonts w:ascii="Times New Roman" w:eastAsia="仿宋_GB2312" w:hAnsi="Times New Roman" w:cs="Times New Roman"/>
                  <w:color w:val="auto"/>
                  <w:sz w:val="18"/>
                  <w:szCs w:val="18"/>
                  <w:lang w:eastAsia="zh-CN"/>
                </w:rPr>
                <w:t xml:space="preserve">eq </w:t>
              </w:r>
              <w:r w:rsidRPr="00BB7730">
                <w:rPr>
                  <w:rFonts w:ascii="Times New Roman" w:eastAsia="仿宋_GB2312" w:hAnsi="Times New Roman" w:cs="Times New Roman"/>
                  <w:color w:val="auto"/>
                  <w:sz w:val="18"/>
                  <w:szCs w:val="18"/>
                </w:rPr>
                <w:t>Fmoc-Gly-OH. Rinse reactor wall with</w:t>
              </w:r>
              <w:r w:rsidRPr="00BB7730">
                <w:rPr>
                  <w:rFonts w:ascii="Times New Roman" w:eastAsia="仿宋_GB2312" w:hAnsi="Times New Roman" w:cs="Times New Roman"/>
                  <w:color w:val="0000FF"/>
                  <w:sz w:val="18"/>
                  <w:szCs w:val="18"/>
                </w:rPr>
                <w:t xml:space="preserve"> 1.0 V</w:t>
              </w:r>
              <w:r w:rsidRPr="00BB7730">
                <w:rPr>
                  <w:rFonts w:ascii="Times New Roman" w:eastAsia="仿宋_GB2312" w:hAnsi="Times New Roman" w:cs="Times New Roman"/>
                  <w:color w:val="auto"/>
                  <w:sz w:val="18"/>
                  <w:szCs w:val="18"/>
                </w:rPr>
                <w:t xml:space="preserve"> DMF (0.9</w:t>
              </w:r>
            </w:ins>
            <w:ins w:id="12104" w:author="He Han" w:date="2026-10-27T15:38:00Z">
              <w:r w:rsidR="00AB11BA">
                <w:rPr>
                  <w:rFonts w:ascii="Times New Roman" w:eastAsia="仿宋_GB2312" w:hAnsi="Times New Roman" w:cs="Times New Roman"/>
                  <w:color w:val="auto"/>
                  <w:sz w:val="18"/>
                  <w:szCs w:val="18"/>
                </w:rPr>
                <w:t>5</w:t>
              </w:r>
            </w:ins>
            <w:ins w:id="12105" w:author="Xuning Wei12232" w:date="2026-07-27T20:29:00Z">
              <w:del w:id="12106" w:author="He Han" w:date="2026-10-27T15:38:00Z">
                <w:r w:rsidRPr="00BB7730" w:rsidDel="00AB11BA">
                  <w:rPr>
                    <w:rFonts w:ascii="Times New Roman" w:eastAsia="仿宋_GB2312" w:hAnsi="Times New Roman" w:cs="Times New Roman"/>
                    <w:color w:val="auto"/>
                    <w:sz w:val="18"/>
                    <w:szCs w:val="18"/>
                  </w:rPr>
                  <w:delText>48</w:delText>
                </w:r>
              </w:del>
              <w:r w:rsidRPr="00BB7730">
                <w:rPr>
                  <w:rFonts w:ascii="Times New Roman" w:eastAsia="仿宋_GB2312" w:hAnsi="Times New Roman" w:cs="Times New Roman"/>
                  <w:color w:val="auto"/>
                  <w:sz w:val="18"/>
                  <w:szCs w:val="18"/>
                </w:rPr>
                <w:t xml:space="preserve"> kg/kg). </w:t>
              </w:r>
            </w:ins>
            <w:ins w:id="12107" w:author="Xuning Wei12232" w:date="2026-09-05T19:50:00Z">
              <w:r w:rsidR="00473484" w:rsidRPr="00BB7730">
                <w:rPr>
                  <w:rFonts w:ascii="Times New Roman" w:eastAsia="仿宋_GB2312" w:hAnsi="Times New Roman" w:cs="Times New Roman"/>
                  <w:color w:val="FF0000"/>
                  <w:sz w:val="18"/>
                  <w:szCs w:val="18"/>
                  <w:lang w:eastAsia="zh-CN"/>
                </w:rPr>
                <w:t>Stir for at least 15 min.</w:t>
              </w:r>
            </w:ins>
          </w:p>
        </w:tc>
        <w:tc>
          <w:tcPr>
            <w:tcW w:w="842" w:type="pct"/>
            <w:vMerge w:val="restart"/>
            <w:shd w:val="clear" w:color="auto" w:fill="FFFFFF" w:themeFill="background1"/>
            <w:vAlign w:val="center"/>
            <w:tcPrChange w:id="12108" w:author="Xuning Wei12232" w:date="2026-07-27T20:59:00Z">
              <w:tcPr>
                <w:tcW w:w="842" w:type="pct"/>
                <w:gridSpan w:val="3"/>
                <w:vMerge w:val="restart"/>
                <w:shd w:val="clear" w:color="auto" w:fill="FFFFFF" w:themeFill="background1"/>
                <w:vAlign w:val="center"/>
              </w:tcPr>
            </w:tcPrChange>
          </w:tcPr>
          <w:p w14:paraId="73674EA2" w14:textId="77777777" w:rsidR="00153539" w:rsidRPr="00BB7730" w:rsidRDefault="00153539">
            <w:pPr>
              <w:pStyle w:val="afc"/>
              <w:numPr>
                <w:ilvl w:val="0"/>
                <w:numId w:val="182"/>
              </w:numPr>
              <w:ind w:firstLineChars="0"/>
              <w:jc w:val="both"/>
              <w:rPr>
                <w:ins w:id="12109" w:author="He Han" w:date="2026-10-22T22:12:00Z"/>
                <w:rFonts w:ascii="Times New Roman" w:hAnsi="Times New Roman" w:cs="Times New Roman"/>
                <w:color w:val="auto"/>
                <w:sz w:val="18"/>
                <w:szCs w:val="18"/>
                <w:shd w:val="clear" w:color="auto" w:fill="FFFFFF"/>
              </w:rPr>
              <w:pPrChange w:id="12110" w:author="He Han" w:date="2026-10-22T22:14:00Z">
                <w:pPr>
                  <w:pStyle w:val="afc"/>
                  <w:numPr>
                    <w:numId w:val="161"/>
                  </w:numPr>
                  <w:ind w:left="420" w:firstLineChars="0" w:hanging="420"/>
                  <w:jc w:val="both"/>
                </w:pPr>
              </w:pPrChange>
            </w:pPr>
            <w:ins w:id="12111"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5D409EA0" w14:textId="77777777" w:rsidR="00153539" w:rsidRPr="00BB7730" w:rsidRDefault="00153539">
            <w:pPr>
              <w:pStyle w:val="afc"/>
              <w:numPr>
                <w:ilvl w:val="0"/>
                <w:numId w:val="182"/>
              </w:numPr>
              <w:ind w:firstLineChars="0"/>
              <w:jc w:val="both"/>
              <w:rPr>
                <w:ins w:id="12112" w:author="He Han" w:date="2026-10-22T22:12:00Z"/>
                <w:rFonts w:ascii="Times New Roman" w:hAnsi="Times New Roman" w:cs="Times New Roman"/>
                <w:color w:val="auto"/>
                <w:sz w:val="18"/>
                <w:szCs w:val="18"/>
                <w:shd w:val="clear" w:color="auto" w:fill="FFFFFF"/>
              </w:rPr>
              <w:pPrChange w:id="12113" w:author="He Han" w:date="2026-10-22T22:14:00Z">
                <w:pPr>
                  <w:pStyle w:val="afc"/>
                  <w:numPr>
                    <w:numId w:val="161"/>
                  </w:numPr>
                  <w:ind w:left="420" w:firstLineChars="0" w:hanging="420"/>
                  <w:jc w:val="both"/>
                </w:pPr>
              </w:pPrChange>
            </w:pPr>
            <w:ins w:id="12114" w:author="He Han" w:date="2026-10-22T22:12:00Z">
              <w:r w:rsidRPr="00BB7730">
                <w:rPr>
                  <w:rFonts w:ascii="Times New Roman" w:hAnsi="Times New Roman" w:cs="Times New Roman"/>
                  <w:color w:val="auto"/>
                  <w:sz w:val="18"/>
                  <w:szCs w:val="18"/>
                  <w:shd w:val="clear" w:color="auto" w:fill="FFFFFF"/>
                </w:rPr>
                <w:t>Agitator material: Hastelloy (C-276)</w:t>
              </w:r>
            </w:ins>
          </w:p>
          <w:p w14:paraId="1312510C" w14:textId="77777777" w:rsidR="00153539" w:rsidRPr="00BB7730" w:rsidRDefault="00153539">
            <w:pPr>
              <w:pStyle w:val="afc"/>
              <w:numPr>
                <w:ilvl w:val="0"/>
                <w:numId w:val="182"/>
              </w:numPr>
              <w:ind w:firstLineChars="0"/>
              <w:jc w:val="both"/>
              <w:rPr>
                <w:ins w:id="12115" w:author="He Han" w:date="2026-10-22T22:12:00Z"/>
                <w:rFonts w:ascii="Times New Roman" w:hAnsi="Times New Roman" w:cs="Times New Roman"/>
                <w:color w:val="auto"/>
                <w:sz w:val="18"/>
                <w:szCs w:val="18"/>
                <w:shd w:val="clear" w:color="auto" w:fill="FFFFFF"/>
              </w:rPr>
              <w:pPrChange w:id="12116" w:author="He Han" w:date="2026-10-22T22:14:00Z">
                <w:pPr>
                  <w:pStyle w:val="afc"/>
                  <w:numPr>
                    <w:numId w:val="161"/>
                  </w:numPr>
                  <w:ind w:left="420" w:firstLineChars="0" w:hanging="420"/>
                  <w:jc w:val="both"/>
                </w:pPr>
              </w:pPrChange>
            </w:pPr>
            <w:ins w:id="12117" w:author="He Han" w:date="2026-10-22T22:12:00Z">
              <w:r w:rsidRPr="00BB7730">
                <w:rPr>
                  <w:rFonts w:ascii="Times New Roman" w:hAnsi="Times New Roman" w:cs="Times New Roman"/>
                  <w:color w:val="auto"/>
                  <w:sz w:val="18"/>
                  <w:szCs w:val="18"/>
                  <w:shd w:val="clear" w:color="auto" w:fill="FFFFFF"/>
                </w:rPr>
                <w:t>Sight glass: Glass</w:t>
              </w:r>
            </w:ins>
          </w:p>
          <w:p w14:paraId="40BBE292" w14:textId="77777777" w:rsidR="00153539" w:rsidRPr="00BB7730" w:rsidRDefault="00153539">
            <w:pPr>
              <w:pStyle w:val="afc"/>
              <w:numPr>
                <w:ilvl w:val="0"/>
                <w:numId w:val="182"/>
              </w:numPr>
              <w:ind w:firstLineChars="0"/>
              <w:jc w:val="both"/>
              <w:rPr>
                <w:ins w:id="12118" w:author="He Han" w:date="2026-10-22T22:12:00Z"/>
                <w:rFonts w:ascii="Times New Roman" w:hAnsi="Times New Roman" w:cs="Times New Roman"/>
                <w:color w:val="auto"/>
                <w:sz w:val="18"/>
                <w:szCs w:val="18"/>
                <w:shd w:val="clear" w:color="auto" w:fill="FFFFFF"/>
              </w:rPr>
              <w:pPrChange w:id="12119" w:author="He Han" w:date="2026-10-22T22:14:00Z">
                <w:pPr>
                  <w:pStyle w:val="afc"/>
                  <w:numPr>
                    <w:numId w:val="161"/>
                  </w:numPr>
                  <w:ind w:left="420" w:firstLineChars="0" w:hanging="420"/>
                  <w:jc w:val="both"/>
                </w:pPr>
              </w:pPrChange>
            </w:pPr>
            <w:ins w:id="12120"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02EFD123" w14:textId="77777777" w:rsidR="00153539" w:rsidRPr="00BB7730" w:rsidRDefault="00153539">
            <w:pPr>
              <w:pStyle w:val="afc"/>
              <w:numPr>
                <w:ilvl w:val="0"/>
                <w:numId w:val="182"/>
              </w:numPr>
              <w:ind w:firstLineChars="0"/>
              <w:jc w:val="both"/>
              <w:rPr>
                <w:ins w:id="12121" w:author="He Han" w:date="2026-10-22T22:12:00Z"/>
                <w:rFonts w:ascii="Times New Roman" w:hAnsi="Times New Roman" w:cs="Times New Roman"/>
                <w:color w:val="auto"/>
                <w:sz w:val="18"/>
                <w:szCs w:val="18"/>
                <w:shd w:val="clear" w:color="auto" w:fill="FFFFFF"/>
              </w:rPr>
              <w:pPrChange w:id="12122" w:author="He Han" w:date="2026-10-22T22:14:00Z">
                <w:pPr>
                  <w:pStyle w:val="afc"/>
                  <w:numPr>
                    <w:numId w:val="161"/>
                  </w:numPr>
                  <w:ind w:left="420" w:firstLineChars="0" w:hanging="420"/>
                  <w:jc w:val="both"/>
                </w:pPr>
              </w:pPrChange>
            </w:pPr>
            <w:ins w:id="12123"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4536D3E0" w14:textId="77777777" w:rsidR="00153539" w:rsidRPr="00BB7730" w:rsidRDefault="00153539">
            <w:pPr>
              <w:pStyle w:val="afc"/>
              <w:numPr>
                <w:ilvl w:val="0"/>
                <w:numId w:val="182"/>
              </w:numPr>
              <w:ind w:firstLineChars="0"/>
              <w:jc w:val="both"/>
              <w:rPr>
                <w:ins w:id="12124" w:author="He Han" w:date="2026-10-22T22:12:00Z"/>
                <w:rFonts w:ascii="Times New Roman" w:hAnsi="Times New Roman" w:cs="Times New Roman"/>
                <w:color w:val="auto"/>
                <w:sz w:val="18"/>
                <w:szCs w:val="18"/>
                <w:shd w:val="clear" w:color="auto" w:fill="FFFFFF"/>
              </w:rPr>
              <w:pPrChange w:id="12125" w:author="He Han" w:date="2026-10-22T22:14:00Z">
                <w:pPr>
                  <w:pStyle w:val="afc"/>
                  <w:numPr>
                    <w:numId w:val="161"/>
                  </w:numPr>
                  <w:ind w:left="420" w:firstLineChars="0" w:hanging="420"/>
                  <w:jc w:val="both"/>
                </w:pPr>
              </w:pPrChange>
            </w:pPr>
            <w:ins w:id="12126" w:author="He Han" w:date="2026-10-22T22:12:00Z">
              <w:r w:rsidRPr="00BB7730">
                <w:rPr>
                  <w:rFonts w:ascii="Times New Roman" w:hAnsi="Times New Roman" w:cs="Times New Roman"/>
                  <w:color w:val="auto"/>
                  <w:sz w:val="18"/>
                  <w:szCs w:val="18"/>
                  <w:shd w:val="clear" w:color="auto" w:fill="FFFFFF"/>
                </w:rPr>
                <w:lastRenderedPageBreak/>
                <w:t>Sealing ring: PTFE</w:t>
              </w:r>
            </w:ins>
          </w:p>
          <w:p w14:paraId="636B2000" w14:textId="77777777" w:rsidR="00153539" w:rsidRPr="00BB7730" w:rsidRDefault="00153539">
            <w:pPr>
              <w:pStyle w:val="afc"/>
              <w:numPr>
                <w:ilvl w:val="0"/>
                <w:numId w:val="182"/>
              </w:numPr>
              <w:ind w:firstLineChars="0"/>
              <w:jc w:val="both"/>
              <w:rPr>
                <w:ins w:id="12127" w:author="He Han" w:date="2026-10-22T22:12:00Z"/>
                <w:rFonts w:ascii="Times New Roman" w:hAnsi="Times New Roman" w:cs="Times New Roman"/>
                <w:color w:val="auto"/>
                <w:sz w:val="18"/>
                <w:szCs w:val="18"/>
                <w:shd w:val="clear" w:color="auto" w:fill="FFFFFF"/>
              </w:rPr>
              <w:pPrChange w:id="12128" w:author="He Han" w:date="2026-10-22T22:14:00Z">
                <w:pPr>
                  <w:pStyle w:val="afc"/>
                  <w:numPr>
                    <w:numId w:val="161"/>
                  </w:numPr>
                  <w:ind w:left="420" w:firstLineChars="0" w:hanging="420"/>
                  <w:jc w:val="both"/>
                </w:pPr>
              </w:pPrChange>
            </w:pPr>
            <w:ins w:id="12129" w:author="He Han" w:date="2026-10-22T22:12:00Z">
              <w:r w:rsidRPr="00BB7730">
                <w:rPr>
                  <w:rFonts w:ascii="Times New Roman" w:hAnsi="Times New Roman" w:cs="Times New Roman"/>
                  <w:color w:val="auto"/>
                  <w:sz w:val="18"/>
                  <w:szCs w:val="18"/>
                  <w:shd w:val="clear" w:color="auto" w:fill="FFFFFF"/>
                </w:rPr>
                <w:t>Mass flow meter: SS</w:t>
              </w:r>
            </w:ins>
          </w:p>
          <w:p w14:paraId="1FB798DD" w14:textId="77777777" w:rsidR="00153539" w:rsidRPr="00BB7730" w:rsidRDefault="00153539">
            <w:pPr>
              <w:pStyle w:val="afc"/>
              <w:numPr>
                <w:ilvl w:val="0"/>
                <w:numId w:val="182"/>
              </w:numPr>
              <w:ind w:firstLineChars="0"/>
              <w:jc w:val="both"/>
              <w:rPr>
                <w:ins w:id="12130" w:author="He Han" w:date="2026-10-22T22:12:00Z"/>
                <w:rFonts w:ascii="Times New Roman" w:hAnsi="Times New Roman" w:cs="Times New Roman"/>
                <w:color w:val="auto"/>
                <w:sz w:val="18"/>
                <w:szCs w:val="18"/>
                <w:shd w:val="clear" w:color="auto" w:fill="FFFFFF"/>
              </w:rPr>
              <w:pPrChange w:id="12131" w:author="He Han" w:date="2026-10-22T22:14:00Z">
                <w:pPr>
                  <w:pStyle w:val="afc"/>
                  <w:numPr>
                    <w:numId w:val="161"/>
                  </w:numPr>
                  <w:ind w:left="420" w:firstLineChars="0" w:hanging="420"/>
                  <w:jc w:val="both"/>
                </w:pPr>
              </w:pPrChange>
            </w:pPr>
            <w:ins w:id="12132"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6170093C" w14:textId="77777777" w:rsidR="00153539" w:rsidRPr="00BB7730" w:rsidRDefault="00153539">
            <w:pPr>
              <w:pStyle w:val="afc"/>
              <w:numPr>
                <w:ilvl w:val="0"/>
                <w:numId w:val="182"/>
              </w:numPr>
              <w:ind w:firstLineChars="0"/>
              <w:jc w:val="both"/>
              <w:rPr>
                <w:ins w:id="12133" w:author="He Han" w:date="2026-10-22T22:12:00Z"/>
                <w:rFonts w:ascii="Times New Roman" w:eastAsiaTheme="minorEastAsia" w:hAnsi="Times New Roman" w:cs="Times New Roman"/>
                <w:color w:val="auto"/>
                <w:sz w:val="18"/>
                <w:szCs w:val="18"/>
                <w:shd w:val="clear" w:color="auto" w:fill="FFFFFF"/>
                <w:lang w:eastAsia="zh-CN"/>
              </w:rPr>
              <w:pPrChange w:id="12134" w:author="He Han" w:date="2026-10-22T22:14:00Z">
                <w:pPr>
                  <w:pStyle w:val="afc"/>
                  <w:numPr>
                    <w:numId w:val="161"/>
                  </w:numPr>
                  <w:ind w:left="420" w:firstLineChars="0" w:hanging="420"/>
                  <w:jc w:val="both"/>
                </w:pPr>
              </w:pPrChange>
            </w:pPr>
            <w:ins w:id="12135"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221F306B" w14:textId="77777777" w:rsidR="00153539" w:rsidRPr="00BB7730" w:rsidRDefault="00153539">
            <w:pPr>
              <w:pStyle w:val="afc"/>
              <w:numPr>
                <w:ilvl w:val="0"/>
                <w:numId w:val="182"/>
              </w:numPr>
              <w:ind w:firstLineChars="0"/>
              <w:jc w:val="both"/>
              <w:rPr>
                <w:ins w:id="12136" w:author="He Han" w:date="2026-10-22T22:12:00Z"/>
                <w:rFonts w:ascii="Times New Roman" w:eastAsiaTheme="minorEastAsia" w:hAnsi="Times New Roman" w:cs="Times New Roman"/>
                <w:bCs w:val="0"/>
                <w:color w:val="auto"/>
                <w:sz w:val="18"/>
                <w:szCs w:val="18"/>
                <w:shd w:val="clear" w:color="auto" w:fill="FFFFFF"/>
                <w:lang w:eastAsia="zh-CN"/>
              </w:rPr>
              <w:pPrChange w:id="12137" w:author="He Han" w:date="2026-10-22T22:14:00Z">
                <w:pPr>
                  <w:pStyle w:val="afc"/>
                  <w:numPr>
                    <w:numId w:val="161"/>
                  </w:numPr>
                  <w:ind w:left="420" w:firstLineChars="0" w:hanging="420"/>
                  <w:jc w:val="both"/>
                </w:pPr>
              </w:pPrChange>
            </w:pPr>
            <w:ins w:id="12138"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219148BF" w14:textId="5C8277F8" w:rsidR="00153539" w:rsidRPr="00BB7730" w:rsidRDefault="00153539">
            <w:pPr>
              <w:pStyle w:val="afc"/>
              <w:numPr>
                <w:ilvl w:val="0"/>
                <w:numId w:val="182"/>
              </w:numPr>
              <w:ind w:firstLineChars="0"/>
              <w:jc w:val="both"/>
              <w:rPr>
                <w:ins w:id="12139" w:author="He Han" w:date="2026-10-22T22:14:00Z"/>
                <w:rFonts w:ascii="Times New Roman" w:hAnsi="Times New Roman" w:cs="Times New Roman"/>
                <w:color w:val="0000FF"/>
                <w:sz w:val="18"/>
                <w:szCs w:val="18"/>
                <w:shd w:val="clear" w:color="auto" w:fill="FFFFFF"/>
              </w:rPr>
              <w:pPrChange w:id="12140" w:author="He Han" w:date="2026-10-22T22:14:00Z">
                <w:pPr>
                  <w:pStyle w:val="afc"/>
                  <w:numPr>
                    <w:numId w:val="161"/>
                  </w:numPr>
                  <w:ind w:left="420" w:firstLineChars="0" w:hanging="420"/>
                  <w:jc w:val="both"/>
                </w:pPr>
              </w:pPrChange>
            </w:pPr>
            <w:ins w:id="12141"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1441453B" w14:textId="362BEB31" w:rsidR="00153539" w:rsidRPr="00BB7730" w:rsidRDefault="00153539">
            <w:pPr>
              <w:pStyle w:val="afc"/>
              <w:numPr>
                <w:ilvl w:val="0"/>
                <w:numId w:val="182"/>
              </w:numPr>
              <w:ind w:firstLineChars="0"/>
              <w:jc w:val="both"/>
              <w:rPr>
                <w:ins w:id="12142" w:author="He Han" w:date="2026-10-22T22:12:00Z"/>
                <w:rFonts w:ascii="Times New Roman" w:hAnsi="Times New Roman" w:cs="Times New Roman"/>
                <w:color w:val="0000FF"/>
                <w:sz w:val="18"/>
                <w:szCs w:val="18"/>
                <w:shd w:val="clear" w:color="auto" w:fill="FFFFFF"/>
              </w:rPr>
              <w:pPrChange w:id="12143" w:author="He Han" w:date="2026-10-22T22:14:00Z">
                <w:pPr>
                  <w:pStyle w:val="afc"/>
                  <w:numPr>
                    <w:numId w:val="161"/>
                  </w:numPr>
                  <w:ind w:left="420" w:firstLineChars="0" w:hanging="420"/>
                  <w:jc w:val="both"/>
                </w:pPr>
              </w:pPrChange>
            </w:pPr>
            <w:ins w:id="12144" w:author="He Han" w:date="2026-10-22T22:14: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769E8539" w14:textId="260CD63B" w:rsidR="0026505D" w:rsidRPr="00BB7730" w:rsidDel="00153539" w:rsidRDefault="0026505D" w:rsidP="00153539">
            <w:pPr>
              <w:jc w:val="both"/>
              <w:rPr>
                <w:ins w:id="12145" w:author="Xuning Wei12232" w:date="2026-07-27T20:51:00Z"/>
                <w:del w:id="12146" w:author="He Han" w:date="2026-10-22T22:12:00Z"/>
                <w:rFonts w:ascii="Times New Roman" w:hAnsi="Times New Roman" w:cs="Times New Roman"/>
                <w:color w:val="auto"/>
                <w:sz w:val="18"/>
                <w:szCs w:val="18"/>
                <w:shd w:val="clear" w:color="auto" w:fill="FFFFFF"/>
              </w:rPr>
            </w:pPr>
            <w:ins w:id="12147" w:author="Xuning Wei12232" w:date="2026-07-27T20:51:00Z">
              <w:del w:id="12148" w:author="He Han" w:date="2026-10-12T14:35:00Z">
                <w:r w:rsidRPr="00BB7730" w:rsidDel="006379C0">
                  <w:rPr>
                    <w:rFonts w:ascii="Times New Roman" w:hAnsi="Times New Roman" w:cs="Times New Roman"/>
                    <w:color w:val="00B0F0"/>
                    <w:sz w:val="18"/>
                    <w:szCs w:val="18"/>
                    <w:shd w:val="clear" w:color="auto" w:fill="FFFFFF"/>
                    <w:rPrChange w:id="12149" w:author="He Han" w:date="2026-10-12T14:49:00Z">
                      <w:rPr>
                        <w:rFonts w:ascii="Times New Roman" w:hAnsi="Times New Roman" w:cs="Times New Roman"/>
                        <w:color w:val="auto"/>
                        <w:sz w:val="18"/>
                        <w:szCs w:val="18"/>
                        <w:shd w:val="clear" w:color="auto" w:fill="FFFFFF"/>
                      </w:rPr>
                    </w:rPrChange>
                  </w:rPr>
                  <w:delText>Tank material:</w:delText>
                </w:r>
              </w:del>
              <w:del w:id="12150"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3A69C32F" w14:textId="73EC855A" w:rsidR="0026505D" w:rsidRPr="00BB7730" w:rsidDel="00153539" w:rsidRDefault="0026505D" w:rsidP="0026505D">
            <w:pPr>
              <w:jc w:val="both"/>
              <w:rPr>
                <w:ins w:id="12151" w:author="Xuning Wei12232" w:date="2026-07-27T20:51:00Z"/>
                <w:del w:id="12152" w:author="He Han" w:date="2026-10-22T22:12:00Z"/>
                <w:rFonts w:ascii="Times New Roman" w:hAnsi="Times New Roman" w:cs="Times New Roman"/>
                <w:color w:val="auto"/>
                <w:sz w:val="18"/>
                <w:szCs w:val="18"/>
                <w:shd w:val="clear" w:color="auto" w:fill="FFFFFF"/>
              </w:rPr>
            </w:pPr>
            <w:ins w:id="12153" w:author="Xuning Wei12232" w:date="2026-07-27T20:51:00Z">
              <w:del w:id="12154"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0671B613" w14:textId="53C4C44E" w:rsidR="0026505D" w:rsidRPr="00BB7730" w:rsidDel="00153539" w:rsidRDefault="0026505D" w:rsidP="0026505D">
            <w:pPr>
              <w:jc w:val="both"/>
              <w:rPr>
                <w:ins w:id="12155" w:author="Xuning Wei12232" w:date="2026-07-27T20:51:00Z"/>
                <w:del w:id="12156" w:author="He Han" w:date="2026-10-22T22:12:00Z"/>
                <w:rFonts w:ascii="Times New Roman" w:hAnsi="Times New Roman" w:cs="Times New Roman"/>
                <w:color w:val="auto"/>
                <w:sz w:val="18"/>
                <w:szCs w:val="18"/>
                <w:shd w:val="clear" w:color="auto" w:fill="FFFFFF"/>
              </w:rPr>
            </w:pPr>
            <w:ins w:id="12157" w:author="Xuning Wei12232" w:date="2026-07-27T20:51:00Z">
              <w:del w:id="12158"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53629BC4" w14:textId="3EABD2DB" w:rsidR="0026505D" w:rsidRPr="00BB7730" w:rsidDel="00153539" w:rsidRDefault="0026505D" w:rsidP="0026505D">
            <w:pPr>
              <w:jc w:val="both"/>
              <w:rPr>
                <w:ins w:id="12159" w:author="Xuning Wei12232" w:date="2026-07-27T20:51:00Z"/>
                <w:del w:id="12160" w:author="He Han" w:date="2026-10-22T22:12:00Z"/>
                <w:rFonts w:ascii="Times New Roman" w:hAnsi="Times New Roman" w:cs="Times New Roman"/>
                <w:color w:val="auto"/>
                <w:sz w:val="18"/>
                <w:szCs w:val="18"/>
                <w:shd w:val="clear" w:color="auto" w:fill="FFFFFF"/>
                <w:lang w:val="sv-SE"/>
                <w:rPrChange w:id="12161" w:author="Johan Granander" w:date="2026-07-28T15:08:00Z">
                  <w:rPr>
                    <w:ins w:id="12162" w:author="Xuning Wei12232" w:date="2026-07-27T20:51:00Z"/>
                    <w:del w:id="12163" w:author="He Han" w:date="2026-10-22T22:12:00Z"/>
                    <w:rFonts w:ascii="Times New Roman" w:hAnsi="Times New Roman" w:cs="Times New Roman"/>
                    <w:color w:val="auto"/>
                    <w:sz w:val="18"/>
                    <w:szCs w:val="18"/>
                    <w:shd w:val="clear" w:color="auto" w:fill="FFFFFF"/>
                  </w:rPr>
                </w:rPrChange>
              </w:rPr>
            </w:pPr>
            <w:ins w:id="12164" w:author="Xuning Wei12232" w:date="2026-07-27T20:51:00Z">
              <w:del w:id="12165" w:author="He Han" w:date="2026-10-22T22:12:00Z">
                <w:r w:rsidRPr="00BB7730" w:rsidDel="00153539">
                  <w:rPr>
                    <w:rFonts w:ascii="Times New Roman" w:hAnsi="Times New Roman" w:cs="Times New Roman"/>
                    <w:color w:val="auto"/>
                    <w:sz w:val="18"/>
                    <w:szCs w:val="18"/>
                    <w:shd w:val="clear" w:color="auto" w:fill="FFFFFF"/>
                    <w:lang w:val="sv-SE"/>
                    <w:rPrChange w:id="12166" w:author="Johan Granander" w:date="2026-07-28T15:08:00Z">
                      <w:rPr>
                        <w:rFonts w:ascii="Times New Roman" w:hAnsi="Times New Roman" w:cs="Times New Roman"/>
                        <w:color w:val="auto"/>
                        <w:sz w:val="18"/>
                        <w:szCs w:val="18"/>
                        <w:shd w:val="clear" w:color="auto" w:fill="FFFFFF"/>
                      </w:rPr>
                    </w:rPrChange>
                  </w:rPr>
                  <w:delText>Sealing ring: PTFE</w:delText>
                </w:r>
              </w:del>
            </w:ins>
          </w:p>
          <w:p w14:paraId="08FE9622" w14:textId="60C4F253" w:rsidR="0026505D" w:rsidRPr="00BB7730" w:rsidDel="00153539" w:rsidRDefault="0026505D" w:rsidP="0026505D">
            <w:pPr>
              <w:jc w:val="both"/>
              <w:rPr>
                <w:ins w:id="12167" w:author="Xuning Wei12232" w:date="2026-07-27T20:51:00Z"/>
                <w:del w:id="12168" w:author="He Han" w:date="2026-10-22T22:12:00Z"/>
                <w:rFonts w:ascii="Times New Roman" w:hAnsi="Times New Roman" w:cs="Times New Roman"/>
                <w:color w:val="auto"/>
                <w:sz w:val="18"/>
                <w:szCs w:val="18"/>
                <w:shd w:val="clear" w:color="auto" w:fill="FFFFFF"/>
                <w:lang w:val="sv-SE"/>
                <w:rPrChange w:id="12169" w:author="Johan Granander" w:date="2026-07-28T15:08:00Z">
                  <w:rPr>
                    <w:ins w:id="12170" w:author="Xuning Wei12232" w:date="2026-07-27T20:51:00Z"/>
                    <w:del w:id="12171" w:author="He Han" w:date="2026-10-22T22:12:00Z"/>
                    <w:rFonts w:ascii="Times New Roman" w:hAnsi="Times New Roman" w:cs="Times New Roman"/>
                    <w:color w:val="auto"/>
                    <w:sz w:val="18"/>
                    <w:szCs w:val="18"/>
                    <w:shd w:val="clear" w:color="auto" w:fill="FFFFFF"/>
                  </w:rPr>
                </w:rPrChange>
              </w:rPr>
            </w:pPr>
            <w:ins w:id="12172" w:author="Xuning Wei12232" w:date="2026-07-27T20:51:00Z">
              <w:del w:id="12173" w:author="He Han" w:date="2026-10-22T22:12:00Z">
                <w:r w:rsidRPr="00BB7730" w:rsidDel="00153539">
                  <w:rPr>
                    <w:rFonts w:ascii="Times New Roman" w:hAnsi="Times New Roman" w:cs="Times New Roman"/>
                    <w:color w:val="auto"/>
                    <w:sz w:val="18"/>
                    <w:szCs w:val="18"/>
                    <w:shd w:val="clear" w:color="auto" w:fill="FFFFFF"/>
                    <w:lang w:val="sv-SE"/>
                    <w:rPrChange w:id="12174" w:author="Johan Granander" w:date="2026-07-28T15:08:00Z">
                      <w:rPr>
                        <w:rFonts w:ascii="Times New Roman" w:hAnsi="Times New Roman" w:cs="Times New Roman"/>
                        <w:color w:val="auto"/>
                        <w:sz w:val="18"/>
                        <w:szCs w:val="18"/>
                        <w:shd w:val="clear" w:color="auto" w:fill="FFFFFF"/>
                      </w:rPr>
                    </w:rPrChange>
                  </w:rPr>
                  <w:delText>Mass flow meter: SS</w:delText>
                </w:r>
              </w:del>
            </w:ins>
          </w:p>
          <w:p w14:paraId="29D2475B" w14:textId="1D96DE48" w:rsidR="0026505D" w:rsidRPr="00BB7730" w:rsidDel="00153539" w:rsidRDefault="0026505D" w:rsidP="0026505D">
            <w:pPr>
              <w:jc w:val="both"/>
              <w:rPr>
                <w:ins w:id="12175" w:author="Xuning Wei12232" w:date="2026-07-27T20:51:00Z"/>
                <w:del w:id="12176" w:author="He Han" w:date="2026-10-22T22:12:00Z"/>
                <w:rFonts w:ascii="Times New Roman" w:hAnsi="Times New Roman" w:cs="Times New Roman"/>
                <w:color w:val="auto"/>
                <w:sz w:val="18"/>
                <w:szCs w:val="18"/>
                <w:shd w:val="clear" w:color="auto" w:fill="FFFFFF"/>
              </w:rPr>
            </w:pPr>
            <w:ins w:id="12177" w:author="Xuning Wei12232" w:date="2026-07-27T20:51:00Z">
              <w:del w:id="12178"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2179" w:author="He Han" w:date="2026-10-12T14:39:00Z">
                <w:r w:rsidRPr="00BB7730" w:rsidDel="00E86066">
                  <w:rPr>
                    <w:rFonts w:ascii="Times New Roman" w:hAnsi="Times New Roman" w:cs="Times New Roman"/>
                    <w:color w:val="auto"/>
                    <w:sz w:val="18"/>
                    <w:szCs w:val="18"/>
                    <w:shd w:val="clear" w:color="auto" w:fill="FFFFFF"/>
                  </w:rPr>
                  <w:delText>304 &amp; 316L</w:delText>
                </w:r>
              </w:del>
            </w:ins>
          </w:p>
          <w:p w14:paraId="03083FF6" w14:textId="3C8C5BDD" w:rsidR="0026505D" w:rsidRPr="00BB7730" w:rsidDel="00153539" w:rsidRDefault="0026505D" w:rsidP="0026505D">
            <w:pPr>
              <w:jc w:val="both"/>
              <w:rPr>
                <w:ins w:id="12180" w:author="Xuning Wei12232" w:date="2026-07-27T20:51:00Z"/>
                <w:del w:id="12181" w:author="He Han" w:date="2026-10-22T22:12:00Z"/>
                <w:rFonts w:ascii="Times New Roman" w:eastAsiaTheme="minorEastAsia" w:hAnsi="Times New Roman" w:cs="Times New Roman"/>
                <w:color w:val="auto"/>
                <w:sz w:val="18"/>
                <w:szCs w:val="18"/>
                <w:shd w:val="clear" w:color="auto" w:fill="FFFFFF"/>
                <w:lang w:eastAsia="zh-CN"/>
              </w:rPr>
            </w:pPr>
            <w:ins w:id="12182" w:author="Xuning Wei12232" w:date="2026-07-27T20:51:00Z">
              <w:del w:id="12183"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6E8A61EF" w14:textId="59B2826B" w:rsidR="0026505D" w:rsidRPr="00BB7730" w:rsidDel="00153539" w:rsidRDefault="0026505D" w:rsidP="0026505D">
            <w:pPr>
              <w:jc w:val="both"/>
              <w:rPr>
                <w:ins w:id="12184" w:author="Xuning Wei12232" w:date="2026-07-27T20:51:00Z"/>
                <w:del w:id="12185" w:author="He Han" w:date="2026-10-22T22:12:00Z"/>
                <w:rFonts w:ascii="Times New Roman" w:eastAsiaTheme="minorEastAsia" w:hAnsi="Times New Roman" w:cs="Times New Roman"/>
                <w:bCs w:val="0"/>
                <w:color w:val="auto"/>
                <w:sz w:val="18"/>
                <w:szCs w:val="18"/>
                <w:shd w:val="clear" w:color="auto" w:fill="FFFFFF"/>
                <w:lang w:eastAsia="zh-CN"/>
              </w:rPr>
            </w:pPr>
            <w:ins w:id="12186" w:author="Xuning Wei12232" w:date="2026-07-27T20:51:00Z">
              <w:del w:id="12187"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445F4559" w14:textId="4BFE3C97" w:rsidR="00455348" w:rsidRPr="00BB7730" w:rsidRDefault="0026505D" w:rsidP="0026505D">
            <w:pPr>
              <w:jc w:val="both"/>
              <w:rPr>
                <w:ins w:id="12188" w:author="Xuning Wei12232" w:date="2026-07-27T20:26:00Z"/>
                <w:rFonts w:ascii="Times New Roman" w:hAnsi="Times New Roman" w:cs="Times New Roman"/>
                <w:color w:val="auto"/>
                <w:sz w:val="18"/>
                <w:szCs w:val="18"/>
                <w:shd w:val="clear" w:color="auto" w:fill="FFFFFF"/>
              </w:rPr>
            </w:pPr>
            <w:ins w:id="12189" w:author="Xuning Wei12232" w:date="2026-07-27T20:51:00Z">
              <w:del w:id="12190" w:author="He Han" w:date="2026-10-22T22:12:00Z">
                <w:r w:rsidRPr="00BB7730" w:rsidDel="00153539">
                  <w:rPr>
                    <w:rFonts w:ascii="Times New Roman" w:hAnsi="Times New Roman" w:cs="Times New Roman"/>
                    <w:color w:val="0000FF"/>
                    <w:sz w:val="18"/>
                    <w:szCs w:val="18"/>
                  </w:rPr>
                  <w:delText xml:space="preserve">Mechanical seal: </w:delText>
                </w:r>
              </w:del>
              <w:del w:id="12191" w:author="He Han" w:date="2026-10-12T14:39:00Z">
                <w:r w:rsidRPr="00BB7730" w:rsidDel="00E86066">
                  <w:rPr>
                    <w:rFonts w:ascii="Times New Roman" w:hAnsi="Times New Roman" w:cs="Times New Roman"/>
                    <w:color w:val="0000FF"/>
                    <w:sz w:val="18"/>
                    <w:szCs w:val="18"/>
                    <w:shd w:val="clear" w:color="auto" w:fill="FFFFFF"/>
                  </w:rPr>
                  <w:delText>304SS</w:delText>
                </w:r>
              </w:del>
              <w:del w:id="12192"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2193" w:author="He Han" w:date="2026-10-19T16:40: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2194" w:author="Xuning Wei12232" w:date="2026-07-27T20:59:00Z">
              <w:tcPr>
                <w:tcW w:w="346" w:type="pct"/>
                <w:gridSpan w:val="3"/>
                <w:vMerge w:val="restart"/>
                <w:shd w:val="clear" w:color="auto" w:fill="FFFFFF" w:themeFill="background1"/>
                <w:vAlign w:val="center"/>
              </w:tcPr>
            </w:tcPrChange>
          </w:tcPr>
          <w:p w14:paraId="15F44692" w14:textId="77777777" w:rsidR="00455348" w:rsidRPr="00BB7730" w:rsidRDefault="00455348" w:rsidP="00455348">
            <w:pPr>
              <w:jc w:val="both"/>
              <w:rPr>
                <w:ins w:id="12195" w:author="Xuning Wei12232" w:date="2026-07-27T20:26:00Z"/>
                <w:rFonts w:ascii="Times New Roman" w:eastAsia="仿宋_GB2312" w:hAnsi="Times New Roman" w:cs="Times New Roman"/>
                <w:color w:val="auto"/>
                <w:sz w:val="18"/>
                <w:szCs w:val="18"/>
                <w:lang w:eastAsia="zh-CN" w:bidi="ar"/>
              </w:rPr>
            </w:pPr>
            <w:ins w:id="12196" w:author="Xuning Wei12232" w:date="2026-07-27T20:26:00Z">
              <w:r w:rsidRPr="00BB7730">
                <w:rPr>
                  <w:rFonts w:ascii="Times New Roman" w:eastAsia="仿宋_GB2312" w:hAnsi="Times New Roman" w:cs="Times New Roman"/>
                  <w:color w:val="auto"/>
                  <w:sz w:val="18"/>
                  <w:szCs w:val="18"/>
                  <w:lang w:eastAsia="zh-CN" w:bidi="ar"/>
                </w:rPr>
                <w:lastRenderedPageBreak/>
                <w:t>No</w:t>
              </w:r>
            </w:ins>
          </w:p>
        </w:tc>
        <w:tc>
          <w:tcPr>
            <w:tcW w:w="396" w:type="pct"/>
            <w:vMerge w:val="restart"/>
            <w:shd w:val="clear" w:color="auto" w:fill="FFFFFF" w:themeFill="background1"/>
            <w:vAlign w:val="center"/>
            <w:tcPrChange w:id="12197" w:author="Xuning Wei12232" w:date="2026-07-27T20:59:00Z">
              <w:tcPr>
                <w:tcW w:w="396" w:type="pct"/>
                <w:gridSpan w:val="3"/>
                <w:vMerge w:val="restart"/>
                <w:shd w:val="clear" w:color="auto" w:fill="FFFFFF" w:themeFill="background1"/>
                <w:vAlign w:val="center"/>
              </w:tcPr>
            </w:tcPrChange>
          </w:tcPr>
          <w:p w14:paraId="5743FD58" w14:textId="77777777" w:rsidR="00455348" w:rsidRPr="00BB7730" w:rsidRDefault="00455348" w:rsidP="00455348">
            <w:pPr>
              <w:jc w:val="both"/>
              <w:rPr>
                <w:ins w:id="12198" w:author="Xuning Wei12232" w:date="2026-07-27T20:26:00Z"/>
                <w:rFonts w:ascii="Times New Roman" w:eastAsia="仿宋_GB2312" w:hAnsi="Times New Roman" w:cs="Times New Roman"/>
                <w:color w:val="auto"/>
                <w:sz w:val="18"/>
                <w:szCs w:val="18"/>
                <w:lang w:eastAsia="zh-CN" w:bidi="ar"/>
              </w:rPr>
            </w:pPr>
            <w:ins w:id="12199" w:author="Xuning Wei12232" w:date="2026-07-27T20:26: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2200" w:author="Xuning Wei12232" w:date="2026-07-27T20:59:00Z">
              <w:tcPr>
                <w:tcW w:w="335" w:type="pct"/>
                <w:gridSpan w:val="2"/>
                <w:vAlign w:val="center"/>
              </w:tcPr>
            </w:tcPrChange>
          </w:tcPr>
          <w:p w14:paraId="665AFC8C" w14:textId="77777777" w:rsidR="00455348" w:rsidRPr="00BB7730" w:rsidRDefault="003E162E" w:rsidP="00455348">
            <w:pPr>
              <w:jc w:val="both"/>
              <w:rPr>
                <w:ins w:id="12201" w:author="Xuning Wei12232" w:date="2026-07-27T20:26:00Z"/>
                <w:rFonts w:ascii="Times New Roman" w:eastAsia="仿宋_GB2312" w:hAnsi="Times New Roman" w:cs="Times New Roman"/>
                <w:color w:val="auto"/>
                <w:sz w:val="18"/>
                <w:szCs w:val="18"/>
                <w:lang w:eastAsia="zh-CN" w:bidi="ar"/>
              </w:rPr>
            </w:pPr>
            <w:customXmlInsRangeStart w:id="12202" w:author="Xuning Wei12232" w:date="2026-07-27T20:26:00Z"/>
            <w:sdt>
              <w:sdtPr>
                <w:rPr>
                  <w:rFonts w:ascii="Times New Roman" w:eastAsia="仿宋_GB2312" w:hAnsi="Times New Roman" w:cs="Times New Roman"/>
                  <w:color w:val="auto"/>
                  <w:sz w:val="18"/>
                  <w:szCs w:val="18"/>
                  <w:lang w:eastAsia="zh-CN" w:bidi="ar"/>
                </w:rPr>
                <w:id w:val="-752355530"/>
                <w14:checkbox>
                  <w14:checked w14:val="1"/>
                  <w14:checkedState w14:val="2612" w14:font="MS Gothic"/>
                  <w14:uncheckedState w14:val="2610" w14:font="MS Gothic"/>
                </w14:checkbox>
              </w:sdtPr>
              <w:sdtEndPr/>
              <w:sdtContent>
                <w:customXmlInsRangeEnd w:id="12202"/>
                <w:ins w:id="12203"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204" w:author="Xuning Wei12232" w:date="2026-07-27T20:26:00Z"/>
              </w:sdtContent>
            </w:sdt>
            <w:customXmlInsRangeEnd w:id="12204"/>
            <w:ins w:id="12205" w:author="Xuning Wei12232" w:date="2026-07-27T20:26:00Z">
              <w:r w:rsidR="00455348" w:rsidRPr="00BB7730">
                <w:rPr>
                  <w:rFonts w:ascii="Times New Roman" w:eastAsia="仿宋_GB2312" w:hAnsi="Times New Roman" w:cs="Times New Roman"/>
                  <w:color w:val="auto"/>
                  <w:sz w:val="18"/>
                  <w:szCs w:val="18"/>
                  <w:lang w:eastAsia="zh-CN" w:bidi="ar"/>
                </w:rPr>
                <w:t>Yes</w:t>
              </w:r>
            </w:ins>
          </w:p>
        </w:tc>
        <w:tc>
          <w:tcPr>
            <w:tcW w:w="494" w:type="pct"/>
            <w:vAlign w:val="center"/>
            <w:tcPrChange w:id="12206" w:author="Xuning Wei12232" w:date="2026-07-27T20:59:00Z">
              <w:tcPr>
                <w:tcW w:w="457" w:type="pct"/>
                <w:gridSpan w:val="3"/>
                <w:vAlign w:val="center"/>
              </w:tcPr>
            </w:tcPrChange>
          </w:tcPr>
          <w:p w14:paraId="4B97700F" w14:textId="77777777" w:rsidR="00455348" w:rsidRPr="00BB7730" w:rsidRDefault="003E162E" w:rsidP="00455348">
            <w:pPr>
              <w:jc w:val="both"/>
              <w:rPr>
                <w:ins w:id="12207" w:author="Xuning Wei12232" w:date="2026-07-27T20:26:00Z"/>
                <w:rFonts w:ascii="Times New Roman" w:eastAsia="仿宋_GB2312" w:hAnsi="Times New Roman" w:cs="Times New Roman"/>
                <w:color w:val="auto"/>
                <w:sz w:val="18"/>
                <w:szCs w:val="18"/>
                <w:lang w:eastAsia="zh-CN" w:bidi="ar"/>
              </w:rPr>
            </w:pPr>
            <w:customXmlInsRangeStart w:id="12208" w:author="Xuning Wei12232" w:date="2026-07-27T20:26:00Z"/>
            <w:sdt>
              <w:sdtPr>
                <w:rPr>
                  <w:rFonts w:ascii="Times New Roman" w:eastAsia="仿宋_GB2312" w:hAnsi="Times New Roman" w:cs="Times New Roman"/>
                  <w:color w:val="auto"/>
                  <w:sz w:val="18"/>
                  <w:szCs w:val="18"/>
                  <w:lang w:eastAsia="zh-CN" w:bidi="ar"/>
                </w:rPr>
                <w:id w:val="889772091"/>
                <w14:checkbox>
                  <w14:checked w14:val="0"/>
                  <w14:checkedState w14:val="2612" w14:font="MS Gothic"/>
                  <w14:uncheckedState w14:val="2610" w14:font="MS Gothic"/>
                </w14:checkbox>
              </w:sdtPr>
              <w:sdtEndPr/>
              <w:sdtContent>
                <w:customXmlInsRangeEnd w:id="12208"/>
                <w:ins w:id="12209"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210" w:author="Xuning Wei12232" w:date="2026-07-27T20:26:00Z"/>
              </w:sdtContent>
            </w:sdt>
            <w:customXmlInsRangeEnd w:id="12210"/>
            <w:ins w:id="12211" w:author="Xuning Wei12232" w:date="2026-07-27T20:26:00Z">
              <w:r w:rsidR="00455348"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2212" w:author="Xuning Wei12232" w:date="2026-07-27T20:59:00Z">
              <w:tcPr>
                <w:tcW w:w="990" w:type="pct"/>
                <w:gridSpan w:val="2"/>
                <w:vMerge w:val="restart"/>
                <w:vAlign w:val="center"/>
              </w:tcPr>
            </w:tcPrChange>
          </w:tcPr>
          <w:p w14:paraId="0BB2CA31" w14:textId="77777777" w:rsidR="00455348" w:rsidRPr="00BB7730" w:rsidRDefault="003E162E" w:rsidP="00455348">
            <w:pPr>
              <w:jc w:val="both"/>
              <w:rPr>
                <w:ins w:id="12213" w:author="Xuning Wei12232" w:date="2026-07-27T20:26:00Z"/>
                <w:rFonts w:ascii="Times New Roman" w:eastAsia="仿宋_GB2312" w:hAnsi="Times New Roman" w:cs="Times New Roman"/>
                <w:color w:val="auto"/>
                <w:sz w:val="18"/>
                <w:szCs w:val="18"/>
                <w:u w:val="single"/>
                <w:lang w:eastAsia="zh-CN" w:bidi="ar"/>
              </w:rPr>
            </w:pPr>
            <w:customXmlInsRangeStart w:id="12214" w:author="Xuning Wei12232" w:date="2026-07-27T20:26:00Z"/>
            <w:sdt>
              <w:sdtPr>
                <w:rPr>
                  <w:rFonts w:ascii="Times New Roman" w:eastAsia="仿宋_GB2312" w:hAnsi="Times New Roman" w:cs="Times New Roman"/>
                  <w:b/>
                  <w:color w:val="auto"/>
                  <w:sz w:val="18"/>
                  <w:szCs w:val="18"/>
                  <w:lang w:eastAsia="zh-CN" w:bidi="ar"/>
                </w:rPr>
                <w:id w:val="-1279021747"/>
                <w14:checkbox>
                  <w14:checked w14:val="0"/>
                  <w14:checkedState w14:val="2612" w14:font="MS Gothic"/>
                  <w14:uncheckedState w14:val="2610" w14:font="MS Gothic"/>
                </w14:checkbox>
              </w:sdtPr>
              <w:sdtEndPr/>
              <w:sdtContent>
                <w:customXmlInsRangeEnd w:id="12214"/>
                <w:ins w:id="12215"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216" w:author="Xuning Wei12232" w:date="2026-07-27T20:26:00Z"/>
              </w:sdtContent>
            </w:sdt>
            <w:customXmlInsRangeEnd w:id="12216"/>
            <w:ins w:id="12217"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R&amp;D Lab: </w:t>
              </w:r>
              <w:r w:rsidR="00455348" w:rsidRPr="00BB7730">
                <w:rPr>
                  <w:rFonts w:ascii="Times New Roman" w:eastAsia="仿宋_GB2312" w:hAnsi="Times New Roman" w:cs="Times New Roman"/>
                  <w:color w:val="auto"/>
                  <w:sz w:val="18"/>
                  <w:szCs w:val="18"/>
                  <w:u w:val="single"/>
                  <w:lang w:eastAsia="zh-CN" w:bidi="ar"/>
                </w:rPr>
                <w:t xml:space="preserve">N/A </w:t>
              </w:r>
            </w:ins>
          </w:p>
          <w:p w14:paraId="65036C00" w14:textId="77777777" w:rsidR="00455348" w:rsidRPr="00BB7730" w:rsidRDefault="003E162E" w:rsidP="00455348">
            <w:pPr>
              <w:jc w:val="both"/>
              <w:rPr>
                <w:ins w:id="12218" w:author="Xuning Wei12232" w:date="2026-07-27T20:26:00Z"/>
                <w:rFonts w:ascii="Times New Roman" w:eastAsia="仿宋_GB2312" w:hAnsi="Times New Roman" w:cs="Times New Roman"/>
                <w:color w:val="auto"/>
                <w:sz w:val="18"/>
                <w:szCs w:val="18"/>
                <w:u w:val="single"/>
                <w:lang w:eastAsia="zh-CN" w:bidi="ar"/>
              </w:rPr>
            </w:pPr>
            <w:customXmlInsRangeStart w:id="12219" w:author="Xuning Wei12232" w:date="2026-07-27T20:26:00Z"/>
            <w:sdt>
              <w:sdtPr>
                <w:rPr>
                  <w:rFonts w:ascii="Times New Roman" w:eastAsia="仿宋_GB2312" w:hAnsi="Times New Roman" w:cs="Times New Roman"/>
                  <w:b/>
                  <w:color w:val="auto"/>
                  <w:sz w:val="18"/>
                  <w:szCs w:val="18"/>
                  <w:lang w:eastAsia="zh-CN" w:bidi="ar"/>
                </w:rPr>
                <w:id w:val="-724447624"/>
                <w14:checkbox>
                  <w14:checked w14:val="1"/>
                  <w14:checkedState w14:val="2612" w14:font="MS Gothic"/>
                  <w14:uncheckedState w14:val="2610" w14:font="MS Gothic"/>
                </w14:checkbox>
              </w:sdtPr>
              <w:sdtEndPr/>
              <w:sdtContent>
                <w:customXmlInsRangeEnd w:id="12219"/>
                <w:ins w:id="12220"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221" w:author="Xuning Wei12232" w:date="2026-07-27T20:26:00Z"/>
              </w:sdtContent>
            </w:sdt>
            <w:customXmlInsRangeEnd w:id="12221"/>
            <w:ins w:id="12222"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Production data, Lot Number:</w:t>
              </w:r>
              <w:r w:rsidR="00455348" w:rsidRPr="00BB7730">
                <w:rPr>
                  <w:rFonts w:ascii="Times New Roman" w:eastAsia="仿宋_GB2312" w:hAnsi="Times New Roman" w:cs="Times New Roman"/>
                  <w:color w:val="auto"/>
                  <w:sz w:val="18"/>
                  <w:szCs w:val="18"/>
                  <w:u w:val="single"/>
                  <w:lang w:eastAsia="zh-CN" w:bidi="ar"/>
                </w:rPr>
                <w:t xml:space="preserve"> CPo140020-02-01-02  </w:t>
              </w:r>
            </w:ins>
          </w:p>
          <w:p w14:paraId="4F5330AA" w14:textId="77777777" w:rsidR="00455348" w:rsidRPr="00BB7730" w:rsidRDefault="003E162E" w:rsidP="00455348">
            <w:pPr>
              <w:jc w:val="both"/>
              <w:rPr>
                <w:ins w:id="12223" w:author="Xuning Wei12232" w:date="2026-07-27T20:26:00Z"/>
                <w:rFonts w:ascii="Times New Roman" w:eastAsia="仿宋_GB2312" w:hAnsi="Times New Roman" w:cs="Times New Roman"/>
                <w:color w:val="auto"/>
                <w:sz w:val="18"/>
                <w:szCs w:val="18"/>
                <w:lang w:eastAsia="zh-CN" w:bidi="ar"/>
              </w:rPr>
            </w:pPr>
            <w:customXmlInsRangeStart w:id="12224" w:author="Xuning Wei12232" w:date="2026-07-27T20:26:00Z"/>
            <w:sdt>
              <w:sdtPr>
                <w:rPr>
                  <w:rFonts w:ascii="Times New Roman" w:eastAsia="仿宋_GB2312" w:hAnsi="Times New Roman" w:cs="Times New Roman"/>
                  <w:b/>
                  <w:color w:val="auto"/>
                  <w:sz w:val="18"/>
                  <w:szCs w:val="18"/>
                  <w:lang w:eastAsia="zh-CN" w:bidi="ar"/>
                </w:rPr>
                <w:id w:val="846129520"/>
                <w14:checkbox>
                  <w14:checked w14:val="0"/>
                  <w14:checkedState w14:val="2612" w14:font="MS Gothic"/>
                  <w14:uncheckedState w14:val="2610" w14:font="MS Gothic"/>
                </w14:checkbox>
              </w:sdtPr>
              <w:sdtEndPr/>
              <w:sdtContent>
                <w:customXmlInsRangeEnd w:id="12224"/>
                <w:ins w:id="12225"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226" w:author="Xuning Wei12232" w:date="2026-07-27T20:26:00Z"/>
              </w:sdtContent>
            </w:sdt>
            <w:customXmlInsRangeEnd w:id="12226"/>
            <w:ins w:id="12227" w:author="Xuning Wei12232" w:date="2026-07-27T20:26:00Z">
              <w:r w:rsidR="00455348" w:rsidRPr="00BB7730">
                <w:rPr>
                  <w:rFonts w:ascii="Times New Roman" w:eastAsia="仿宋_GB2312" w:hAnsi="Times New Roman" w:cs="Times New Roman"/>
                  <w:color w:val="auto"/>
                  <w:sz w:val="18"/>
                  <w:szCs w:val="18"/>
                  <w:lang w:eastAsia="zh-CN" w:bidi="ar"/>
                </w:rPr>
                <w:t xml:space="preserve"> Supplier data:</w:t>
              </w:r>
              <w:r w:rsidR="00455348" w:rsidRPr="00BB7730">
                <w:rPr>
                  <w:rFonts w:ascii="Times New Roman" w:eastAsia="仿宋_GB2312" w:hAnsi="Times New Roman" w:cs="Times New Roman"/>
                  <w:color w:val="auto"/>
                  <w:sz w:val="18"/>
                  <w:szCs w:val="18"/>
                  <w:u w:val="single"/>
                  <w:lang w:eastAsia="zh-CN" w:bidi="ar"/>
                </w:rPr>
                <w:t xml:space="preserve"> N/A  </w:t>
              </w:r>
              <w:r w:rsidR="00455348" w:rsidRPr="00BB7730">
                <w:rPr>
                  <w:rFonts w:ascii="Times New Roman" w:eastAsia="仿宋_GB2312" w:hAnsi="Times New Roman" w:cs="Times New Roman"/>
                  <w:color w:val="auto"/>
                  <w:sz w:val="18"/>
                  <w:szCs w:val="18"/>
                  <w:lang w:eastAsia="zh-CN" w:bidi="ar"/>
                </w:rPr>
                <w:t xml:space="preserve"> </w:t>
              </w:r>
            </w:ins>
          </w:p>
          <w:p w14:paraId="457EBC7B" w14:textId="77777777" w:rsidR="00455348" w:rsidRPr="00BB7730" w:rsidRDefault="003E162E" w:rsidP="00455348">
            <w:pPr>
              <w:jc w:val="both"/>
              <w:rPr>
                <w:ins w:id="12228" w:author="Xuning Wei12232" w:date="2026-07-27T20:26:00Z"/>
                <w:rFonts w:ascii="Times New Roman" w:eastAsia="仿宋_GB2312" w:hAnsi="Times New Roman" w:cs="Times New Roman"/>
                <w:color w:val="auto"/>
                <w:sz w:val="18"/>
                <w:szCs w:val="18"/>
                <w:u w:val="single"/>
                <w:lang w:eastAsia="zh-CN" w:bidi="ar"/>
              </w:rPr>
            </w:pPr>
            <w:customXmlInsRangeStart w:id="12229" w:author="Xuning Wei12232" w:date="2026-07-27T20:26:00Z"/>
            <w:sdt>
              <w:sdtPr>
                <w:rPr>
                  <w:rFonts w:ascii="Times New Roman" w:eastAsia="仿宋_GB2312" w:hAnsi="Times New Roman" w:cs="Times New Roman"/>
                  <w:b/>
                  <w:color w:val="auto"/>
                  <w:sz w:val="18"/>
                  <w:szCs w:val="18"/>
                  <w:lang w:eastAsia="zh-CN" w:bidi="ar"/>
                </w:rPr>
                <w:id w:val="-913079196"/>
                <w14:checkbox>
                  <w14:checked w14:val="1"/>
                  <w14:checkedState w14:val="2612" w14:font="MS Gothic"/>
                  <w14:uncheckedState w14:val="2610" w14:font="MS Gothic"/>
                </w14:checkbox>
              </w:sdtPr>
              <w:sdtEndPr/>
              <w:sdtContent>
                <w:customXmlInsRangeEnd w:id="12229"/>
                <w:ins w:id="12230"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231" w:author="Xuning Wei12232" w:date="2026-07-27T20:26:00Z"/>
              </w:sdtContent>
            </w:sdt>
            <w:customXmlInsRangeEnd w:id="12231"/>
            <w:ins w:id="12232" w:author="Xuning Wei12232" w:date="2026-07-27T20:26:00Z">
              <w:r w:rsidR="00455348" w:rsidRPr="00BB7730">
                <w:rPr>
                  <w:rFonts w:ascii="Times New Roman" w:eastAsia="仿宋_GB2312" w:hAnsi="Times New Roman" w:cs="Times New Roman"/>
                  <w:color w:val="auto"/>
                  <w:sz w:val="18"/>
                  <w:szCs w:val="18"/>
                  <w:lang w:eastAsia="zh-CN" w:bidi="ar"/>
                </w:rPr>
                <w:t xml:space="preserve"> *Handbook &amp; Page:</w:t>
              </w:r>
              <w:r w:rsidR="00455348" w:rsidRPr="00BB7730">
                <w:rPr>
                  <w:rFonts w:ascii="Times New Roman" w:eastAsia="仿宋_GB2312" w:hAnsi="Times New Roman" w:cs="Times New Roman"/>
                  <w:color w:val="auto"/>
                  <w:sz w:val="18"/>
                  <w:szCs w:val="18"/>
                  <w:u w:val="single"/>
                  <w:lang w:eastAsia="zh-CN" w:bidi="ar"/>
                </w:rPr>
                <w:t xml:space="preserve"> The Pilot Plant Real Book Page&amp; 10-14,10-15  </w:t>
              </w:r>
            </w:ins>
          </w:p>
          <w:p w14:paraId="2A11828B" w14:textId="77777777" w:rsidR="00455348" w:rsidRPr="00BB7730" w:rsidRDefault="003E162E" w:rsidP="00455348">
            <w:pPr>
              <w:jc w:val="both"/>
              <w:rPr>
                <w:ins w:id="12233" w:author="Xuning Wei12232" w:date="2026-07-27T20:26:00Z"/>
                <w:rFonts w:ascii="Times New Roman" w:eastAsia="仿宋_GB2312" w:hAnsi="Times New Roman" w:cs="Times New Roman"/>
                <w:color w:val="auto"/>
                <w:sz w:val="18"/>
                <w:szCs w:val="18"/>
                <w:lang w:eastAsia="zh-CN" w:bidi="ar"/>
              </w:rPr>
            </w:pPr>
            <w:customXmlInsRangeStart w:id="12234" w:author="Xuning Wei12232" w:date="2026-07-27T20:26:00Z"/>
            <w:sdt>
              <w:sdtPr>
                <w:rPr>
                  <w:rFonts w:ascii="Times New Roman" w:eastAsia="仿宋_GB2312" w:hAnsi="Times New Roman" w:cs="Times New Roman"/>
                  <w:b/>
                  <w:color w:val="auto"/>
                  <w:sz w:val="18"/>
                  <w:szCs w:val="18"/>
                  <w:lang w:eastAsia="zh-CN" w:bidi="ar"/>
                </w:rPr>
                <w:id w:val="1262425154"/>
                <w14:checkbox>
                  <w14:checked w14:val="1"/>
                  <w14:checkedState w14:val="2612" w14:font="MS Gothic"/>
                  <w14:uncheckedState w14:val="2610" w14:font="MS Gothic"/>
                </w14:checkbox>
              </w:sdtPr>
              <w:sdtEndPr/>
              <w:sdtContent>
                <w:customXmlInsRangeEnd w:id="12234"/>
                <w:ins w:id="12235" w:author="Xuning Wei12232" w:date="2026-07-27T20:26:00Z">
                  <w:r w:rsidR="00455348" w:rsidRPr="00BB7730">
                    <w:rPr>
                      <w:rFonts w:ascii="Segoe UI Symbol" w:eastAsia="仿宋_GB2312" w:hAnsi="Segoe UI Symbol" w:cs="Segoe UI Symbol"/>
                      <w:b/>
                      <w:color w:val="auto"/>
                      <w:sz w:val="18"/>
                      <w:szCs w:val="18"/>
                      <w:lang w:eastAsia="zh-CN" w:bidi="ar"/>
                      <w:rPrChange w:id="12236" w:author="He Han" w:date="2026-10-13T14:06:00Z">
                        <w:rPr>
                          <w:rFonts w:ascii="Segoe UI Symbol" w:eastAsia="仿宋_GB2312" w:hAnsi="Segoe UI Symbol" w:cs="Segoe UI Symbol"/>
                          <w:color w:val="auto"/>
                          <w:sz w:val="18"/>
                          <w:szCs w:val="18"/>
                          <w:lang w:eastAsia="zh-CN" w:bidi="ar"/>
                        </w:rPr>
                      </w:rPrChange>
                    </w:rPr>
                    <w:t>☒</w:t>
                  </w:r>
                </w:ins>
                <w:customXmlInsRangeStart w:id="12237" w:author="Xuning Wei12232" w:date="2026-07-27T20:26:00Z"/>
              </w:sdtContent>
            </w:sdt>
            <w:customXmlInsRangeEnd w:id="12237"/>
            <w:ins w:id="12238" w:author="Xuning Wei12232" w:date="2026-07-27T20:26:00Z">
              <w:r w:rsidR="00455348" w:rsidRPr="00BB7730">
                <w:rPr>
                  <w:rFonts w:ascii="Times New Roman" w:eastAsia="仿宋_GB2312" w:hAnsi="Times New Roman" w:cs="Times New Roman"/>
                  <w:b/>
                  <w:color w:val="auto"/>
                  <w:sz w:val="18"/>
                  <w:szCs w:val="18"/>
                  <w:lang w:eastAsia="zh-CN" w:bidi="ar"/>
                  <w:rPrChange w:id="12239" w:author="He Han" w:date="2026-10-13T14:06:00Z">
                    <w:rPr>
                      <w:rFonts w:ascii="Times New Roman" w:eastAsia="仿宋_GB2312" w:hAnsi="Times New Roman" w:cs="Times New Roman"/>
                      <w:color w:val="auto"/>
                      <w:sz w:val="18"/>
                      <w:szCs w:val="18"/>
                      <w:lang w:eastAsia="zh-CN" w:bidi="ar"/>
                    </w:rPr>
                  </w:rPrChange>
                </w:rPr>
                <w:t xml:space="preserve"> </w:t>
              </w:r>
              <w:r w:rsidR="00455348" w:rsidRPr="00BB7730">
                <w:rPr>
                  <w:rFonts w:ascii="Times New Roman" w:eastAsia="仿宋_GB2312" w:hAnsi="Times New Roman" w:cs="Times New Roman"/>
                  <w:color w:val="auto"/>
                  <w:sz w:val="18"/>
                  <w:szCs w:val="18"/>
                  <w:lang w:eastAsia="zh-CN" w:bidi="ar"/>
                </w:rPr>
                <w:t>Other:</w:t>
              </w:r>
              <w:r w:rsidR="00455348"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455348" w:rsidRPr="00BB7730" w14:paraId="0896C63A" w14:textId="77777777" w:rsidTr="00770B21">
        <w:trPr>
          <w:trHeight w:val="480"/>
          <w:ins w:id="12240" w:author="Xuning Wei12232" w:date="2026-07-27T20:26:00Z"/>
          <w:trPrChange w:id="12241" w:author="Xuning Wei12232" w:date="2026-07-27T20:59:00Z">
            <w:trPr>
              <w:trHeight w:val="480"/>
            </w:trPr>
          </w:trPrChange>
        </w:trPr>
        <w:tc>
          <w:tcPr>
            <w:tcW w:w="269" w:type="pct"/>
            <w:vMerge/>
            <w:shd w:val="clear" w:color="auto" w:fill="FFFFFF" w:themeFill="background1"/>
            <w:vAlign w:val="center"/>
            <w:tcPrChange w:id="12242" w:author="Xuning Wei12232" w:date="2026-07-27T20:59:00Z">
              <w:tcPr>
                <w:tcW w:w="269" w:type="pct"/>
                <w:gridSpan w:val="2"/>
                <w:vMerge/>
                <w:shd w:val="clear" w:color="auto" w:fill="FFFFFF" w:themeFill="background1"/>
                <w:vAlign w:val="center"/>
              </w:tcPr>
            </w:tcPrChange>
          </w:tcPr>
          <w:p w14:paraId="643FD253" w14:textId="77777777" w:rsidR="00455348" w:rsidRPr="00BB7730" w:rsidRDefault="00455348" w:rsidP="00455348">
            <w:pPr>
              <w:numPr>
                <w:ilvl w:val="0"/>
                <w:numId w:val="4"/>
              </w:numPr>
              <w:jc w:val="both"/>
              <w:rPr>
                <w:ins w:id="12243"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2244" w:author="Xuning Wei12232" w:date="2026-07-27T20:59:00Z">
              <w:tcPr>
                <w:tcW w:w="1365" w:type="pct"/>
                <w:gridSpan w:val="3"/>
                <w:vMerge/>
                <w:shd w:val="clear" w:color="auto" w:fill="FFFFFF" w:themeFill="background1"/>
                <w:vAlign w:val="center"/>
              </w:tcPr>
            </w:tcPrChange>
          </w:tcPr>
          <w:p w14:paraId="7F74A1A0" w14:textId="77777777" w:rsidR="00455348" w:rsidRPr="00BB7730" w:rsidRDefault="00455348" w:rsidP="00455348">
            <w:pPr>
              <w:jc w:val="both"/>
              <w:rPr>
                <w:ins w:id="12245"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12246" w:author="Xuning Wei12232" w:date="2026-07-27T20:59:00Z">
              <w:tcPr>
                <w:tcW w:w="842" w:type="pct"/>
                <w:gridSpan w:val="3"/>
                <w:vMerge/>
                <w:shd w:val="clear" w:color="auto" w:fill="FFFFFF" w:themeFill="background1"/>
                <w:vAlign w:val="center"/>
              </w:tcPr>
            </w:tcPrChange>
          </w:tcPr>
          <w:p w14:paraId="38697169" w14:textId="77777777" w:rsidR="00455348" w:rsidRPr="00BB7730" w:rsidRDefault="00455348" w:rsidP="00455348">
            <w:pPr>
              <w:jc w:val="both"/>
              <w:rPr>
                <w:ins w:id="12247" w:author="Xuning Wei12232" w:date="2026-07-27T20:26: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Change w:id="12248" w:author="Xuning Wei12232" w:date="2026-07-27T20:59:00Z">
              <w:tcPr>
                <w:tcW w:w="346" w:type="pct"/>
                <w:gridSpan w:val="3"/>
                <w:vMerge/>
                <w:shd w:val="clear" w:color="auto" w:fill="FFFFFF" w:themeFill="background1"/>
                <w:vAlign w:val="center"/>
              </w:tcPr>
            </w:tcPrChange>
          </w:tcPr>
          <w:p w14:paraId="40308D68" w14:textId="77777777" w:rsidR="00455348" w:rsidRPr="00BB7730" w:rsidRDefault="00455348" w:rsidP="00455348">
            <w:pPr>
              <w:jc w:val="both"/>
              <w:rPr>
                <w:ins w:id="12249"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12250" w:author="Xuning Wei12232" w:date="2026-07-27T20:59:00Z">
              <w:tcPr>
                <w:tcW w:w="396" w:type="pct"/>
                <w:gridSpan w:val="3"/>
                <w:vMerge/>
                <w:shd w:val="clear" w:color="auto" w:fill="FFFFFF" w:themeFill="background1"/>
                <w:vAlign w:val="center"/>
              </w:tcPr>
            </w:tcPrChange>
          </w:tcPr>
          <w:p w14:paraId="21AD9477" w14:textId="77777777" w:rsidR="00455348" w:rsidRPr="00BB7730" w:rsidRDefault="00455348" w:rsidP="00455348">
            <w:pPr>
              <w:jc w:val="both"/>
              <w:rPr>
                <w:ins w:id="12251"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12252" w:author="Xuning Wei12232" w:date="2026-07-27T20:59:00Z">
              <w:tcPr>
                <w:tcW w:w="335" w:type="pct"/>
                <w:gridSpan w:val="2"/>
                <w:vAlign w:val="center"/>
              </w:tcPr>
            </w:tcPrChange>
          </w:tcPr>
          <w:p w14:paraId="1B25703A" w14:textId="77777777" w:rsidR="00455348" w:rsidRPr="00BB7730" w:rsidRDefault="003E162E" w:rsidP="00455348">
            <w:pPr>
              <w:jc w:val="both"/>
              <w:rPr>
                <w:ins w:id="12253" w:author="Xuning Wei12232" w:date="2026-07-27T20:26:00Z"/>
                <w:rFonts w:ascii="Times New Roman" w:eastAsia="仿宋_GB2312" w:hAnsi="Times New Roman" w:cs="Times New Roman"/>
                <w:color w:val="auto"/>
                <w:sz w:val="18"/>
                <w:szCs w:val="18"/>
                <w:lang w:eastAsia="zh-CN" w:bidi="ar"/>
              </w:rPr>
            </w:pPr>
            <w:customXmlInsRangeStart w:id="12254" w:author="Xuning Wei12232" w:date="2026-07-27T20:26:00Z"/>
            <w:sdt>
              <w:sdtPr>
                <w:rPr>
                  <w:rFonts w:ascii="Times New Roman" w:eastAsia="仿宋_GB2312" w:hAnsi="Times New Roman" w:cs="Times New Roman"/>
                  <w:b/>
                  <w:color w:val="auto"/>
                  <w:sz w:val="18"/>
                  <w:szCs w:val="18"/>
                  <w:lang w:eastAsia="zh-CN" w:bidi="ar"/>
                </w:rPr>
                <w:id w:val="-2145034393"/>
                <w14:checkbox>
                  <w14:checked w14:val="1"/>
                  <w14:checkedState w14:val="2612" w14:font="MS Gothic"/>
                  <w14:uncheckedState w14:val="2610" w14:font="MS Gothic"/>
                </w14:checkbox>
              </w:sdtPr>
              <w:sdtEndPr/>
              <w:sdtContent>
                <w:customXmlInsRangeEnd w:id="12254"/>
                <w:ins w:id="12255" w:author="Xuning Wei12232" w:date="2026-07-27T20:26:00Z">
                  <w:r w:rsidR="00455348" w:rsidRPr="00BB7730">
                    <w:rPr>
                      <w:rFonts w:ascii="Segoe UI Symbol" w:eastAsia="MS Gothic" w:hAnsi="Segoe UI Symbol" w:cs="Segoe UI Symbol"/>
                      <w:b/>
                      <w:color w:val="auto"/>
                      <w:sz w:val="18"/>
                      <w:szCs w:val="18"/>
                      <w:lang w:eastAsia="zh-CN" w:bidi="ar"/>
                    </w:rPr>
                    <w:t>☒</w:t>
                  </w:r>
                </w:ins>
                <w:customXmlInsRangeStart w:id="12256" w:author="Xuning Wei12232" w:date="2026-07-27T20:26:00Z"/>
              </w:sdtContent>
            </w:sdt>
            <w:customXmlInsRangeEnd w:id="12256"/>
            <w:ins w:id="12257" w:author="Xuning Wei12232" w:date="2026-07-27T20:26:00Z">
              <w:r w:rsidR="00455348" w:rsidRPr="00BB7730">
                <w:rPr>
                  <w:rFonts w:ascii="Times New Roman" w:eastAsia="仿宋_GB2312" w:hAnsi="Times New Roman" w:cs="Times New Roman"/>
                  <w:color w:val="auto"/>
                  <w:sz w:val="18"/>
                  <w:szCs w:val="18"/>
                  <w:lang w:eastAsia="zh-CN" w:bidi="ar"/>
                </w:rPr>
                <w:t xml:space="preserve"> High</w:t>
              </w:r>
            </w:ins>
          </w:p>
          <w:p w14:paraId="064F1021" w14:textId="77777777" w:rsidR="00455348" w:rsidRPr="00BB7730" w:rsidRDefault="003E162E" w:rsidP="00455348">
            <w:pPr>
              <w:jc w:val="both"/>
              <w:rPr>
                <w:ins w:id="12258" w:author="Xuning Wei12232" w:date="2026-07-27T20:26:00Z"/>
                <w:rFonts w:ascii="Times New Roman" w:eastAsia="仿宋_GB2312" w:hAnsi="Times New Roman" w:cs="Times New Roman"/>
                <w:color w:val="auto"/>
                <w:sz w:val="18"/>
                <w:szCs w:val="18"/>
                <w:lang w:eastAsia="zh-CN" w:bidi="ar"/>
              </w:rPr>
            </w:pPr>
            <w:customXmlInsRangeStart w:id="12259" w:author="Xuning Wei12232" w:date="2026-07-27T20:26:00Z"/>
            <w:sdt>
              <w:sdtPr>
                <w:rPr>
                  <w:rFonts w:ascii="Times New Roman" w:eastAsia="仿宋_GB2312" w:hAnsi="Times New Roman" w:cs="Times New Roman"/>
                  <w:b/>
                  <w:color w:val="auto"/>
                  <w:sz w:val="18"/>
                  <w:szCs w:val="18"/>
                  <w:lang w:eastAsia="zh-CN" w:bidi="ar"/>
                </w:rPr>
                <w:id w:val="1469548790"/>
                <w14:checkbox>
                  <w14:checked w14:val="0"/>
                  <w14:checkedState w14:val="2612" w14:font="MS Gothic"/>
                  <w14:uncheckedState w14:val="2610" w14:font="MS Gothic"/>
                </w14:checkbox>
              </w:sdtPr>
              <w:sdtEndPr/>
              <w:sdtContent>
                <w:customXmlInsRangeEnd w:id="12259"/>
                <w:ins w:id="12260"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261" w:author="Xuning Wei12232" w:date="2026-07-27T20:26:00Z"/>
              </w:sdtContent>
            </w:sdt>
            <w:customXmlInsRangeEnd w:id="12261"/>
            <w:ins w:id="12262" w:author="Xuning Wei12232" w:date="2026-07-27T20:26:00Z">
              <w:r w:rsidR="00455348" w:rsidRPr="00BB7730">
                <w:rPr>
                  <w:rFonts w:ascii="Times New Roman" w:eastAsia="仿宋_GB2312" w:hAnsi="Times New Roman" w:cs="Times New Roman"/>
                  <w:b/>
                  <w:color w:val="auto"/>
                  <w:sz w:val="18"/>
                  <w:szCs w:val="18"/>
                  <w:lang w:eastAsia="zh-CN" w:bidi="ar"/>
                </w:rPr>
                <w:t xml:space="preserve"> </w:t>
              </w:r>
              <w:r w:rsidR="00455348" w:rsidRPr="00BB7730">
                <w:rPr>
                  <w:rFonts w:ascii="Times New Roman" w:eastAsia="仿宋_GB2312" w:hAnsi="Times New Roman" w:cs="Times New Roman"/>
                  <w:color w:val="auto"/>
                  <w:sz w:val="18"/>
                  <w:szCs w:val="18"/>
                  <w:lang w:eastAsia="zh-CN" w:bidi="ar"/>
                </w:rPr>
                <w:t>Medium</w:t>
              </w:r>
            </w:ins>
          </w:p>
          <w:p w14:paraId="222A782A" w14:textId="77777777" w:rsidR="00455348" w:rsidRPr="00BB7730" w:rsidRDefault="003E162E" w:rsidP="00455348">
            <w:pPr>
              <w:jc w:val="both"/>
              <w:rPr>
                <w:ins w:id="12263" w:author="Xuning Wei12232" w:date="2026-07-27T20:26:00Z"/>
                <w:rFonts w:ascii="Times New Roman" w:eastAsia="仿宋_GB2312" w:hAnsi="Times New Roman" w:cs="Times New Roman"/>
                <w:color w:val="auto"/>
                <w:sz w:val="18"/>
                <w:szCs w:val="18"/>
                <w:lang w:eastAsia="zh-CN" w:bidi="ar"/>
              </w:rPr>
            </w:pPr>
            <w:customXmlInsRangeStart w:id="12264" w:author="Xuning Wei12232" w:date="2026-07-27T20:26:00Z"/>
            <w:sdt>
              <w:sdtPr>
                <w:rPr>
                  <w:rFonts w:ascii="Times New Roman" w:eastAsia="仿宋_GB2312" w:hAnsi="Times New Roman" w:cs="Times New Roman"/>
                  <w:b/>
                  <w:color w:val="auto"/>
                  <w:sz w:val="18"/>
                  <w:szCs w:val="18"/>
                  <w:lang w:eastAsia="zh-CN" w:bidi="ar"/>
                </w:rPr>
                <w:id w:val="-1310938243"/>
                <w14:checkbox>
                  <w14:checked w14:val="1"/>
                  <w14:checkedState w14:val="2612" w14:font="MS Gothic"/>
                  <w14:uncheckedState w14:val="2610" w14:font="MS Gothic"/>
                </w14:checkbox>
              </w:sdtPr>
              <w:sdtEndPr/>
              <w:sdtContent>
                <w:customXmlInsRangeEnd w:id="12264"/>
                <w:ins w:id="12265"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266" w:author="Xuning Wei12232" w:date="2026-07-27T20:26:00Z"/>
              </w:sdtContent>
            </w:sdt>
            <w:customXmlInsRangeEnd w:id="12266"/>
            <w:ins w:id="12267" w:author="Xuning Wei12232" w:date="2026-07-27T20:26:00Z">
              <w:r w:rsidR="00455348"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2268" w:author="Xuning Wei12232" w:date="2026-07-27T20:59:00Z">
              <w:tcPr>
                <w:tcW w:w="457" w:type="pct"/>
                <w:gridSpan w:val="3"/>
                <w:vAlign w:val="center"/>
              </w:tcPr>
            </w:tcPrChange>
          </w:tcPr>
          <w:p w14:paraId="5250A33F" w14:textId="77777777" w:rsidR="00455348" w:rsidRPr="00BB7730" w:rsidRDefault="00455348" w:rsidP="00455348">
            <w:pPr>
              <w:jc w:val="both"/>
              <w:rPr>
                <w:ins w:id="12269" w:author="Xuning Wei12232" w:date="2026-07-27T20:26:00Z"/>
                <w:rFonts w:ascii="Times New Roman" w:eastAsia="仿宋_GB2312" w:hAnsi="Times New Roman" w:cs="Times New Roman"/>
                <w:color w:val="auto"/>
                <w:sz w:val="18"/>
                <w:szCs w:val="18"/>
                <w:lang w:eastAsia="zh-CN" w:bidi="ar"/>
              </w:rPr>
            </w:pPr>
            <w:ins w:id="12270" w:author="Xuning Wei12232" w:date="2026-07-27T20:26:00Z">
              <w:r w:rsidRPr="00BB7730">
                <w:rPr>
                  <w:rFonts w:ascii="Times New Roman" w:eastAsia="仿宋_GB2312" w:hAnsi="Times New Roman" w:cs="Times New Roman"/>
                  <w:color w:val="auto"/>
                  <w:sz w:val="18"/>
                  <w:szCs w:val="18"/>
                  <w:lang w:eastAsia="zh-CN" w:bidi="ar"/>
                </w:rPr>
                <w:t xml:space="preserve">According to The Pilot Plant Real Book Page 10-14&amp;10-15, Dimethylformamide is compatible with SS and PTFE; </w:t>
              </w:r>
              <w:r w:rsidRPr="00BB7730">
                <w:rPr>
                  <w:rFonts w:ascii="Times New Roman" w:eastAsia="仿宋_GB2312" w:hAnsi="Times New Roman" w:cs="Times New Roman"/>
                  <w:color w:val="auto"/>
                  <w:sz w:val="18"/>
                  <w:szCs w:val="18"/>
                  <w:lang w:eastAsia="zh-CN" w:bidi="ar"/>
                </w:rPr>
                <w:lastRenderedPageBreak/>
                <w:t>Based on Asymchem previous campaign production data and experience Dimethylformamide is also compatible with Glass, HSS and SS</w:t>
              </w:r>
            </w:ins>
          </w:p>
        </w:tc>
        <w:tc>
          <w:tcPr>
            <w:tcW w:w="891" w:type="pct"/>
            <w:vMerge/>
            <w:vAlign w:val="center"/>
            <w:tcPrChange w:id="12271" w:author="Xuning Wei12232" w:date="2026-07-27T20:59:00Z">
              <w:tcPr>
                <w:tcW w:w="990" w:type="pct"/>
                <w:gridSpan w:val="2"/>
                <w:vMerge/>
                <w:vAlign w:val="center"/>
              </w:tcPr>
            </w:tcPrChange>
          </w:tcPr>
          <w:p w14:paraId="7A93865E" w14:textId="77777777" w:rsidR="00455348" w:rsidRPr="00BB7730" w:rsidRDefault="00455348" w:rsidP="00455348">
            <w:pPr>
              <w:jc w:val="both"/>
              <w:rPr>
                <w:ins w:id="12272" w:author="Xuning Wei12232" w:date="2026-07-27T20:26:00Z"/>
                <w:rFonts w:ascii="Times New Roman" w:eastAsia="仿宋_GB2312" w:hAnsi="Times New Roman" w:cs="Times New Roman"/>
                <w:color w:val="auto"/>
                <w:sz w:val="20"/>
                <w:szCs w:val="20"/>
                <w:lang w:eastAsia="zh-CN" w:bidi="ar"/>
              </w:rPr>
            </w:pPr>
          </w:p>
        </w:tc>
      </w:tr>
      <w:tr w:rsidR="00455348" w:rsidRPr="00BB7730" w14:paraId="289FA78E" w14:textId="77777777" w:rsidTr="00770B21">
        <w:trPr>
          <w:trHeight w:val="397"/>
          <w:ins w:id="12273" w:author="Xuning Wei12232" w:date="2026-07-27T20:26:00Z"/>
          <w:trPrChange w:id="12274" w:author="Xuning Wei12232" w:date="2026-07-27T20:59:00Z">
            <w:trPr>
              <w:trHeight w:val="397"/>
            </w:trPr>
          </w:trPrChange>
        </w:trPr>
        <w:tc>
          <w:tcPr>
            <w:tcW w:w="269" w:type="pct"/>
            <w:vMerge w:val="restart"/>
            <w:shd w:val="clear" w:color="auto" w:fill="FFFFFF" w:themeFill="background1"/>
            <w:vAlign w:val="center"/>
            <w:tcPrChange w:id="12275" w:author="Xuning Wei12232" w:date="2026-07-27T20:59:00Z">
              <w:tcPr>
                <w:tcW w:w="269" w:type="pct"/>
                <w:gridSpan w:val="2"/>
                <w:vMerge w:val="restart"/>
                <w:shd w:val="clear" w:color="auto" w:fill="FFFFFF" w:themeFill="background1"/>
                <w:vAlign w:val="center"/>
              </w:tcPr>
            </w:tcPrChange>
          </w:tcPr>
          <w:p w14:paraId="1B3F5F23" w14:textId="47A92C97" w:rsidR="00455348" w:rsidRPr="00BB7730" w:rsidRDefault="0022709A">
            <w:pPr>
              <w:jc w:val="center"/>
              <w:rPr>
                <w:ins w:id="12276" w:author="Xuning Wei12232" w:date="2026-07-27T20:26:00Z"/>
                <w:rFonts w:ascii="Times New Roman" w:eastAsia="仿宋_GB2312" w:hAnsi="Times New Roman" w:cs="Times New Roman"/>
                <w:color w:val="auto"/>
                <w:sz w:val="18"/>
                <w:szCs w:val="18"/>
                <w:lang w:eastAsia="zh-CN" w:bidi="ar"/>
              </w:rPr>
              <w:pPrChange w:id="12277" w:author="Xuning Wei12232" w:date="2026-07-27T20:30:00Z">
                <w:pPr>
                  <w:jc w:val="both"/>
                </w:pPr>
              </w:pPrChange>
            </w:pPr>
            <w:ins w:id="12278" w:author="Xuning Wei12232" w:date="2026-07-27T20:30:00Z">
              <w:r w:rsidRPr="00BB7730">
                <w:rPr>
                  <w:rFonts w:ascii="Times New Roman" w:eastAsia="仿宋_GB2312" w:hAnsi="Times New Roman" w:cs="Times New Roman"/>
                  <w:color w:val="auto"/>
                  <w:sz w:val="18"/>
                  <w:szCs w:val="18"/>
                  <w:lang w:eastAsia="zh-CN"/>
                </w:rPr>
                <w:t>3</w:t>
              </w:r>
            </w:ins>
          </w:p>
        </w:tc>
        <w:tc>
          <w:tcPr>
            <w:tcW w:w="1365" w:type="pct"/>
            <w:vMerge w:val="restart"/>
            <w:shd w:val="clear" w:color="auto" w:fill="FFFFFF" w:themeFill="background1"/>
            <w:vAlign w:val="center"/>
            <w:tcPrChange w:id="12279" w:author="Xuning Wei12232" w:date="2026-07-27T20:59:00Z">
              <w:tcPr>
                <w:tcW w:w="1365" w:type="pct"/>
                <w:gridSpan w:val="3"/>
                <w:vMerge w:val="restart"/>
                <w:shd w:val="clear" w:color="auto" w:fill="FFFFFF" w:themeFill="background1"/>
                <w:vAlign w:val="center"/>
              </w:tcPr>
            </w:tcPrChange>
          </w:tcPr>
          <w:p w14:paraId="2016B351" w14:textId="6EF8DD0A" w:rsidR="0022709A" w:rsidRPr="00BB7730" w:rsidRDefault="0022709A">
            <w:pPr>
              <w:rPr>
                <w:ins w:id="12280" w:author="Xuning Wei12232" w:date="2026-07-27T20:30:00Z"/>
                <w:rFonts w:ascii="Times New Roman" w:eastAsia="等线" w:hAnsi="Times New Roman" w:cs="Times New Roman"/>
                <w:bCs w:val="0"/>
                <w:color w:val="0000FF"/>
                <w:kern w:val="0"/>
                <w:sz w:val="18"/>
                <w:szCs w:val="18"/>
                <w:lang w:eastAsia="zh-CN"/>
              </w:rPr>
              <w:pPrChange w:id="12281" w:author="Xuning Wei12232" w:date="2026-07-27T20:30:00Z">
                <w:pPr>
                  <w:jc w:val="center"/>
                </w:pPr>
              </w:pPrChange>
            </w:pPr>
            <w:ins w:id="12282" w:author="Xuning Wei12232" w:date="2026-07-27T20:30:00Z">
              <w:r w:rsidRPr="00BB7730">
                <w:rPr>
                  <w:rFonts w:ascii="Times New Roman" w:eastAsia="等线" w:hAnsi="Times New Roman" w:cs="Times New Roman"/>
                  <w:bCs w:val="0"/>
                  <w:color w:val="0000FF"/>
                  <w:kern w:val="0"/>
                  <w:sz w:val="18"/>
                  <w:szCs w:val="18"/>
                  <w:lang w:eastAsia="zh-CN"/>
                </w:rPr>
                <w:t>Gly24 ~ Leu12, including Ac</w:t>
              </w:r>
              <w:r w:rsidRPr="00BB7730">
                <w:rPr>
                  <w:rFonts w:ascii="Times New Roman" w:eastAsia="等线" w:hAnsi="Times New Roman" w:cs="Times New Roman"/>
                  <w:bCs w:val="0"/>
                  <w:color w:val="0000FF"/>
                  <w:kern w:val="0"/>
                  <w:sz w:val="18"/>
                  <w:szCs w:val="18"/>
                  <w:vertAlign w:val="subscript"/>
                  <w:lang w:eastAsia="zh-CN"/>
                </w:rPr>
                <w:t>2</w:t>
              </w:r>
              <w:r w:rsidRPr="00BB7730">
                <w:rPr>
                  <w:rFonts w:ascii="Times New Roman" w:eastAsia="等线" w:hAnsi="Times New Roman" w:cs="Times New Roman"/>
                  <w:bCs w:val="0"/>
                  <w:color w:val="0000FF"/>
                  <w:kern w:val="0"/>
                  <w:sz w:val="18"/>
                  <w:szCs w:val="18"/>
                  <w:lang w:eastAsia="zh-CN"/>
                </w:rPr>
                <w:t>O/Pyr</w:t>
              </w:r>
            </w:ins>
            <w:ins w:id="12283" w:author="Xuning Wei12232" w:date="2026-09-05T20:33:00Z">
              <w:r w:rsidR="00F624F0" w:rsidRPr="00BB7730">
                <w:rPr>
                  <w:rFonts w:ascii="Times New Roman" w:eastAsia="等线" w:hAnsi="Times New Roman" w:cs="Times New Roman"/>
                  <w:bCs w:val="0"/>
                  <w:color w:val="0000FF"/>
                  <w:kern w:val="0"/>
                  <w:sz w:val="18"/>
                  <w:szCs w:val="18"/>
                  <w:lang w:eastAsia="zh-CN"/>
                </w:rPr>
                <w:t>i</w:t>
              </w:r>
            </w:ins>
            <w:ins w:id="12284" w:author="Xuning Wei12232" w:date="2026-09-05T20:34:00Z">
              <w:r w:rsidR="00F624F0" w:rsidRPr="00BB7730">
                <w:rPr>
                  <w:rFonts w:ascii="Times New Roman" w:eastAsia="等线" w:hAnsi="Times New Roman" w:cs="Times New Roman"/>
                  <w:bCs w:val="0"/>
                  <w:color w:val="0000FF"/>
                  <w:kern w:val="0"/>
                  <w:sz w:val="18"/>
                  <w:szCs w:val="18"/>
                  <w:lang w:eastAsia="zh-CN"/>
                </w:rPr>
                <w:t>dine</w:t>
              </w:r>
            </w:ins>
            <w:ins w:id="12285" w:author="Xuning Wei12232" w:date="2026-07-27T20:30:00Z">
              <w:r w:rsidRPr="00BB7730">
                <w:rPr>
                  <w:rFonts w:ascii="Times New Roman" w:eastAsia="等线" w:hAnsi="Times New Roman" w:cs="Times New Roman"/>
                  <w:bCs w:val="0"/>
                  <w:color w:val="0000FF"/>
                  <w:kern w:val="0"/>
                  <w:sz w:val="18"/>
                  <w:szCs w:val="18"/>
                  <w:lang w:eastAsia="zh-CN"/>
                </w:rPr>
                <w:t xml:space="preserve"> capping  </w:t>
              </w:r>
            </w:ins>
          </w:p>
          <w:p w14:paraId="4E7C3091" w14:textId="21E9F80E" w:rsidR="0022709A" w:rsidRPr="00BB7730" w:rsidRDefault="0022709A" w:rsidP="0022709A">
            <w:pPr>
              <w:jc w:val="both"/>
              <w:rPr>
                <w:ins w:id="12286" w:author="Xuning Wei12232" w:date="2026-07-27T20:30:00Z"/>
                <w:rFonts w:ascii="Times New Roman" w:eastAsia="仿宋_GB2312" w:hAnsi="Times New Roman" w:cs="Times New Roman"/>
                <w:color w:val="auto"/>
                <w:sz w:val="18"/>
                <w:szCs w:val="18"/>
              </w:rPr>
            </w:pPr>
            <w:ins w:id="12287" w:author="Xuning Wei12232" w:date="2026-07-27T20:30:00Z">
              <w:r w:rsidRPr="00BB7730">
                <w:rPr>
                  <w:rFonts w:ascii="Times New Roman" w:eastAsia="仿宋_GB2312" w:hAnsi="Times New Roman" w:cs="Times New Roman"/>
                  <w:color w:val="auto"/>
                  <w:sz w:val="18"/>
                  <w:szCs w:val="18"/>
                </w:rPr>
                <w:t>Wash resin</w:t>
              </w:r>
            </w:ins>
          </w:p>
          <w:p w14:paraId="69C0B1E8" w14:textId="77777777" w:rsidR="00AB11BA" w:rsidRDefault="0022709A">
            <w:pPr>
              <w:jc w:val="both"/>
              <w:rPr>
                <w:ins w:id="12288" w:author="He Han" w:date="2026-10-27T15:38:00Z"/>
                <w:rFonts w:ascii="Times New Roman" w:eastAsia="仿宋_GB2312" w:hAnsi="Times New Roman" w:cs="Times New Roman"/>
                <w:color w:val="auto"/>
                <w:sz w:val="18"/>
                <w:szCs w:val="18"/>
              </w:rPr>
            </w:pPr>
            <w:ins w:id="12289" w:author="Xuning Wei12232" w:date="2026-07-27T20:30:00Z">
              <w:r w:rsidRPr="00BB7730">
                <w:rPr>
                  <w:rFonts w:ascii="Times New Roman" w:eastAsia="仿宋_GB2312" w:hAnsi="Times New Roman" w:cs="Times New Roman"/>
                  <w:color w:val="auto"/>
                  <w:sz w:val="18"/>
                  <w:szCs w:val="18"/>
                </w:rPr>
                <w:t>1. Add</w:t>
              </w:r>
              <w:r w:rsidRPr="00BB7730">
                <w:rPr>
                  <w:rFonts w:ascii="Times New Roman" w:eastAsia="仿宋_GB2312" w:hAnsi="Times New Roman" w:cs="Times New Roman"/>
                  <w:color w:val="auto"/>
                  <w:sz w:val="18"/>
                  <w:szCs w:val="18"/>
                  <w:lang w:eastAsia="zh-CN"/>
                </w:rPr>
                <w:t xml:space="preserve"> 8.0 V DMF (7.58</w:t>
              </w:r>
              <w:del w:id="12290" w:author="He Han" w:date="2026-10-27T15:38:00Z">
                <w:r w:rsidRPr="00BB7730" w:rsidDel="00AB11BA">
                  <w:rPr>
                    <w:rFonts w:ascii="Times New Roman" w:eastAsia="仿宋_GB2312" w:hAnsi="Times New Roman" w:cs="Times New Roman"/>
                    <w:color w:val="auto"/>
                    <w:sz w:val="18"/>
                    <w:szCs w:val="18"/>
                    <w:lang w:eastAsia="zh-CN"/>
                  </w:rPr>
                  <w:delText>4</w:delText>
                </w:r>
              </w:del>
            </w:ins>
            <w:ins w:id="12291" w:author="Johan Granander" w:date="2026-07-28T15:08:00Z">
              <w:r w:rsidR="00DF173A" w:rsidRPr="00BB7730">
                <w:rPr>
                  <w:rFonts w:ascii="Times New Roman" w:eastAsia="仿宋_GB2312" w:hAnsi="Times New Roman" w:cs="Times New Roman"/>
                  <w:color w:val="auto"/>
                  <w:sz w:val="18"/>
                  <w:szCs w:val="18"/>
                  <w:lang w:eastAsia="zh-CN"/>
                </w:rPr>
                <w:t xml:space="preserve"> </w:t>
              </w:r>
            </w:ins>
            <w:ins w:id="12292" w:author="Xuning Wei12232" w:date="2026-07-27T20:30:00Z">
              <w:r w:rsidRPr="00BB7730">
                <w:rPr>
                  <w:rFonts w:ascii="Times New Roman" w:eastAsia="仿宋_GB2312" w:hAnsi="Times New Roman" w:cs="Times New Roman"/>
                  <w:color w:val="auto"/>
                  <w:sz w:val="18"/>
                  <w:szCs w:val="18"/>
                  <w:lang w:eastAsia="zh-CN"/>
                </w:rPr>
                <w:t>kg/kg)</w:t>
              </w:r>
              <w:r w:rsidRPr="00BB7730">
                <w:rPr>
                  <w:rFonts w:ascii="Times New Roman" w:eastAsia="仿宋_GB2312" w:hAnsi="Times New Roman" w:cs="Times New Roman"/>
                  <w:color w:val="auto"/>
                  <w:sz w:val="18"/>
                  <w:szCs w:val="18"/>
                </w:rPr>
                <w:t xml:space="preserve"> into TJ4S-1213-Sy15</w:t>
              </w:r>
              <w:r w:rsidRPr="00BB7730">
                <w:rPr>
                  <w:rFonts w:ascii="Times New Roman" w:eastAsia="仿宋_GB2312" w:hAnsi="Times New Roman" w:cs="Times New Roman"/>
                  <w:color w:val="auto"/>
                  <w:sz w:val="18"/>
                  <w:szCs w:val="18"/>
                  <w:lang w:eastAsia="zh-CN"/>
                </w:rPr>
                <w:t>-R01</w:t>
              </w:r>
              <w:r w:rsidRPr="00BB7730">
                <w:rPr>
                  <w:rFonts w:ascii="Times New Roman" w:eastAsia="仿宋_GB2312" w:hAnsi="Times New Roman" w:cs="Times New Roman"/>
                  <w:color w:val="auto"/>
                  <w:sz w:val="18"/>
                  <w:szCs w:val="18"/>
                </w:rPr>
                <w:t xml:space="preserve">. Bubble with nitrogen for 5±2 min, then start the stirrer. </w:t>
              </w:r>
            </w:ins>
          </w:p>
          <w:p w14:paraId="693180CD" w14:textId="1670357D" w:rsidR="00455348" w:rsidRPr="00BB7730" w:rsidRDefault="0022709A">
            <w:pPr>
              <w:jc w:val="both"/>
              <w:rPr>
                <w:ins w:id="12293" w:author="Xuning Wei12232" w:date="2026-07-27T20:26:00Z"/>
                <w:rFonts w:ascii="Times New Roman" w:eastAsia="仿宋_GB2312" w:hAnsi="Times New Roman" w:cs="Times New Roman"/>
                <w:color w:val="auto"/>
                <w:sz w:val="18"/>
                <w:szCs w:val="18"/>
                <w:lang w:eastAsia="zh-CN" w:bidi="ar"/>
              </w:rPr>
            </w:pPr>
            <w:ins w:id="12294" w:author="Xuning Wei12232" w:date="2026-07-27T20:30:00Z">
              <w:r w:rsidRPr="00BB7730">
                <w:rPr>
                  <w:rFonts w:ascii="Times New Roman" w:eastAsia="仿宋_GB2312" w:hAnsi="Times New Roman" w:cs="Times New Roman"/>
                  <w:color w:val="auto"/>
                  <w:sz w:val="18"/>
                  <w:szCs w:val="18"/>
                </w:rPr>
                <w:t>2. After stirring for 5±2 min, stop stirring, turn off the nitrogen</w:t>
              </w:r>
              <w:r w:rsidRPr="00BB7730">
                <w:rPr>
                  <w:rFonts w:ascii="Times New Roman" w:eastAsia="仿宋_GB2312" w:hAnsi="Times New Roman" w:cs="Times New Roman"/>
                  <w:color w:val="auto"/>
                  <w:sz w:val="18"/>
                  <w:szCs w:val="18"/>
                  <w:lang w:eastAsia="zh-CN"/>
                </w:rPr>
                <w:t>. Then</w:t>
              </w:r>
              <w:r w:rsidRPr="00BB7730">
                <w:rPr>
                  <w:rFonts w:ascii="Times New Roman" w:hAnsi="Times New Roman" w:cs="Times New Roman"/>
                  <w:color w:val="auto"/>
                  <w:sz w:val="18"/>
                  <w:szCs w:val="18"/>
                </w:rPr>
                <w:t xml:space="preserve"> </w:t>
              </w:r>
              <w:r w:rsidRPr="00BB7730">
                <w:rPr>
                  <w:rFonts w:ascii="Times New Roman" w:eastAsia="仿宋_GB2312" w:hAnsi="Times New Roman" w:cs="Times New Roman"/>
                  <w:color w:val="auto"/>
                  <w:sz w:val="18"/>
                  <w:szCs w:val="18"/>
                </w:rPr>
                <w:t xml:space="preserve">Transfer the </w:t>
              </w:r>
              <w:r w:rsidRPr="00BB7730">
                <w:rPr>
                  <w:rFonts w:ascii="Times New Roman" w:eastAsia="仿宋_GB2312" w:hAnsi="Times New Roman" w:cs="Times New Roman"/>
                  <w:color w:val="auto"/>
                  <w:sz w:val="18"/>
                  <w:szCs w:val="18"/>
                  <w:lang w:eastAsia="zh-CN"/>
                </w:rPr>
                <w:t xml:space="preserve">mixture </w:t>
              </w:r>
              <w:r w:rsidRPr="00BB7730">
                <w:rPr>
                  <w:rFonts w:ascii="Times New Roman" w:eastAsia="仿宋_GB2312" w:hAnsi="Times New Roman" w:cs="Times New Roman"/>
                  <w:color w:val="auto"/>
                  <w:sz w:val="18"/>
                  <w:szCs w:val="18"/>
                </w:rPr>
                <w:t>into TJ4S-1213-Sy15</w:t>
              </w:r>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rPr>
                <w:t xml:space="preserve">Bubble with nitrogen for 5±2 min, then start the stirrer. </w:t>
              </w:r>
              <w:r w:rsidRPr="00BB7730">
                <w:rPr>
                  <w:rFonts w:ascii="Times New Roman" w:eastAsia="仿宋_GB2312" w:hAnsi="Times New Roman" w:cs="Times New Roman"/>
                  <w:color w:val="auto"/>
                  <w:sz w:val="18"/>
                  <w:szCs w:val="18"/>
                </w:rPr>
                <w:br/>
                <w:t>3. After stirring for 7±2 min, stop stirring, turn off the nitrogen. Drain until there is no obvious drip. Perform this operation 3 times</w:t>
              </w:r>
            </w:ins>
            <w:commentRangeStart w:id="12295"/>
            <w:commentRangeStart w:id="12296"/>
            <w:commentRangeEnd w:id="12295"/>
            <w:ins w:id="12297" w:author="Xuning Wei12232" w:date="2026-07-27T22:53:00Z">
              <w:r w:rsidR="00DC3C29" w:rsidRPr="00BB7730">
                <w:rPr>
                  <w:rStyle w:val="aff2"/>
                  <w:rFonts w:ascii="Times New Roman" w:eastAsia="仿宋_GB2312" w:hAnsi="Times New Roman" w:cs="Times New Roman"/>
                  <w:color w:val="000000" w:themeColor="text1"/>
                  <w:sz w:val="18"/>
                  <w:szCs w:val="18"/>
                </w:rPr>
                <w:commentReference w:id="12295"/>
              </w:r>
              <w:commentRangeEnd w:id="12296"/>
              <w:r w:rsidR="00DC3C29" w:rsidRPr="00BB7730">
                <w:rPr>
                  <w:rStyle w:val="aff2"/>
                  <w:rFonts w:ascii="Times New Roman" w:eastAsia="仿宋_GB2312" w:hAnsi="Times New Roman" w:cs="Times New Roman"/>
                  <w:color w:val="000000" w:themeColor="text1"/>
                  <w:sz w:val="18"/>
                  <w:szCs w:val="18"/>
                </w:rPr>
                <w:commentReference w:id="12296"/>
              </w:r>
              <w:r w:rsidR="00DC3C29" w:rsidRPr="00BB7730">
                <w:rPr>
                  <w:rFonts w:ascii="Times New Roman" w:eastAsia="仿宋_GB2312" w:hAnsi="Times New Roman" w:cs="Times New Roman"/>
                  <w:color w:val="000000" w:themeColor="text1"/>
                  <w:sz w:val="18"/>
                  <w:szCs w:val="18"/>
                </w:rPr>
                <w:t>.</w:t>
              </w:r>
            </w:ins>
          </w:p>
        </w:tc>
        <w:tc>
          <w:tcPr>
            <w:tcW w:w="842" w:type="pct"/>
            <w:vMerge w:val="restart"/>
            <w:shd w:val="clear" w:color="auto" w:fill="FFFFFF" w:themeFill="background1"/>
            <w:vAlign w:val="center"/>
            <w:tcPrChange w:id="12298" w:author="Xuning Wei12232" w:date="2026-07-27T20:59:00Z">
              <w:tcPr>
                <w:tcW w:w="842" w:type="pct"/>
                <w:gridSpan w:val="3"/>
                <w:vMerge w:val="restart"/>
                <w:shd w:val="clear" w:color="auto" w:fill="FFFFFF" w:themeFill="background1"/>
                <w:vAlign w:val="center"/>
              </w:tcPr>
            </w:tcPrChange>
          </w:tcPr>
          <w:p w14:paraId="6F9D23F8" w14:textId="77777777" w:rsidR="00153539" w:rsidRPr="00BB7730" w:rsidRDefault="00153539">
            <w:pPr>
              <w:pStyle w:val="afc"/>
              <w:numPr>
                <w:ilvl w:val="0"/>
                <w:numId w:val="183"/>
              </w:numPr>
              <w:ind w:firstLineChars="0"/>
              <w:jc w:val="both"/>
              <w:rPr>
                <w:ins w:id="12299" w:author="He Han" w:date="2026-10-22T22:12:00Z"/>
                <w:rFonts w:ascii="Times New Roman" w:hAnsi="Times New Roman" w:cs="Times New Roman"/>
                <w:color w:val="auto"/>
                <w:sz w:val="18"/>
                <w:szCs w:val="18"/>
                <w:shd w:val="clear" w:color="auto" w:fill="FFFFFF"/>
              </w:rPr>
              <w:pPrChange w:id="12300" w:author="He Han" w:date="2026-10-22T22:14:00Z">
                <w:pPr>
                  <w:pStyle w:val="afc"/>
                  <w:numPr>
                    <w:numId w:val="161"/>
                  </w:numPr>
                  <w:ind w:left="420" w:firstLineChars="0" w:hanging="420"/>
                  <w:jc w:val="both"/>
                </w:pPr>
              </w:pPrChange>
            </w:pPr>
            <w:ins w:id="12301"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7A79D6BA" w14:textId="77777777" w:rsidR="00153539" w:rsidRPr="00BB7730" w:rsidRDefault="00153539">
            <w:pPr>
              <w:pStyle w:val="afc"/>
              <w:numPr>
                <w:ilvl w:val="0"/>
                <w:numId w:val="183"/>
              </w:numPr>
              <w:ind w:firstLineChars="0"/>
              <w:jc w:val="both"/>
              <w:rPr>
                <w:ins w:id="12302" w:author="He Han" w:date="2026-10-22T22:12:00Z"/>
                <w:rFonts w:ascii="Times New Roman" w:hAnsi="Times New Roman" w:cs="Times New Roman"/>
                <w:color w:val="auto"/>
                <w:sz w:val="18"/>
                <w:szCs w:val="18"/>
                <w:shd w:val="clear" w:color="auto" w:fill="FFFFFF"/>
              </w:rPr>
              <w:pPrChange w:id="12303" w:author="He Han" w:date="2026-10-22T22:14:00Z">
                <w:pPr>
                  <w:pStyle w:val="afc"/>
                  <w:numPr>
                    <w:numId w:val="161"/>
                  </w:numPr>
                  <w:ind w:left="420" w:firstLineChars="0" w:hanging="420"/>
                  <w:jc w:val="both"/>
                </w:pPr>
              </w:pPrChange>
            </w:pPr>
            <w:ins w:id="12304" w:author="He Han" w:date="2026-10-22T22:12:00Z">
              <w:r w:rsidRPr="00BB7730">
                <w:rPr>
                  <w:rFonts w:ascii="Times New Roman" w:hAnsi="Times New Roman" w:cs="Times New Roman"/>
                  <w:color w:val="auto"/>
                  <w:sz w:val="18"/>
                  <w:szCs w:val="18"/>
                  <w:shd w:val="clear" w:color="auto" w:fill="FFFFFF"/>
                </w:rPr>
                <w:t>Agitator material: Hastelloy (C-276)</w:t>
              </w:r>
            </w:ins>
          </w:p>
          <w:p w14:paraId="2F2FA4AB" w14:textId="77777777" w:rsidR="00153539" w:rsidRPr="00BB7730" w:rsidRDefault="00153539">
            <w:pPr>
              <w:pStyle w:val="afc"/>
              <w:numPr>
                <w:ilvl w:val="0"/>
                <w:numId w:val="183"/>
              </w:numPr>
              <w:ind w:firstLineChars="0"/>
              <w:jc w:val="both"/>
              <w:rPr>
                <w:ins w:id="12305" w:author="He Han" w:date="2026-10-22T22:12:00Z"/>
                <w:rFonts w:ascii="Times New Roman" w:hAnsi="Times New Roman" w:cs="Times New Roman"/>
                <w:color w:val="auto"/>
                <w:sz w:val="18"/>
                <w:szCs w:val="18"/>
                <w:shd w:val="clear" w:color="auto" w:fill="FFFFFF"/>
              </w:rPr>
              <w:pPrChange w:id="12306" w:author="He Han" w:date="2026-10-22T22:14:00Z">
                <w:pPr>
                  <w:pStyle w:val="afc"/>
                  <w:numPr>
                    <w:numId w:val="161"/>
                  </w:numPr>
                  <w:ind w:left="420" w:firstLineChars="0" w:hanging="420"/>
                  <w:jc w:val="both"/>
                </w:pPr>
              </w:pPrChange>
            </w:pPr>
            <w:ins w:id="12307" w:author="He Han" w:date="2026-10-22T22:12:00Z">
              <w:r w:rsidRPr="00BB7730">
                <w:rPr>
                  <w:rFonts w:ascii="Times New Roman" w:hAnsi="Times New Roman" w:cs="Times New Roman"/>
                  <w:color w:val="auto"/>
                  <w:sz w:val="18"/>
                  <w:szCs w:val="18"/>
                  <w:shd w:val="clear" w:color="auto" w:fill="FFFFFF"/>
                </w:rPr>
                <w:t>Sight glass: Glass</w:t>
              </w:r>
            </w:ins>
          </w:p>
          <w:p w14:paraId="51CCFAC7" w14:textId="77777777" w:rsidR="00153539" w:rsidRPr="00BB7730" w:rsidRDefault="00153539">
            <w:pPr>
              <w:pStyle w:val="afc"/>
              <w:numPr>
                <w:ilvl w:val="0"/>
                <w:numId w:val="183"/>
              </w:numPr>
              <w:ind w:firstLineChars="0"/>
              <w:jc w:val="both"/>
              <w:rPr>
                <w:ins w:id="12308" w:author="He Han" w:date="2026-10-22T22:12:00Z"/>
                <w:rFonts w:ascii="Times New Roman" w:hAnsi="Times New Roman" w:cs="Times New Roman"/>
                <w:color w:val="auto"/>
                <w:sz w:val="18"/>
                <w:szCs w:val="18"/>
                <w:shd w:val="clear" w:color="auto" w:fill="FFFFFF"/>
              </w:rPr>
              <w:pPrChange w:id="12309" w:author="He Han" w:date="2026-10-22T22:14:00Z">
                <w:pPr>
                  <w:pStyle w:val="afc"/>
                  <w:numPr>
                    <w:numId w:val="161"/>
                  </w:numPr>
                  <w:ind w:left="420" w:firstLineChars="0" w:hanging="420"/>
                  <w:jc w:val="both"/>
                </w:pPr>
              </w:pPrChange>
            </w:pPr>
            <w:ins w:id="12310"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3FBD8926" w14:textId="77777777" w:rsidR="00153539" w:rsidRPr="00BB7730" w:rsidRDefault="00153539">
            <w:pPr>
              <w:pStyle w:val="afc"/>
              <w:numPr>
                <w:ilvl w:val="0"/>
                <w:numId w:val="183"/>
              </w:numPr>
              <w:ind w:firstLineChars="0"/>
              <w:jc w:val="both"/>
              <w:rPr>
                <w:ins w:id="12311" w:author="He Han" w:date="2026-10-22T22:12:00Z"/>
                <w:rFonts w:ascii="Times New Roman" w:hAnsi="Times New Roman" w:cs="Times New Roman"/>
                <w:color w:val="auto"/>
                <w:sz w:val="18"/>
                <w:szCs w:val="18"/>
                <w:shd w:val="clear" w:color="auto" w:fill="FFFFFF"/>
              </w:rPr>
              <w:pPrChange w:id="12312" w:author="He Han" w:date="2026-10-22T22:14:00Z">
                <w:pPr>
                  <w:pStyle w:val="afc"/>
                  <w:numPr>
                    <w:numId w:val="161"/>
                  </w:numPr>
                  <w:ind w:left="420" w:firstLineChars="0" w:hanging="420"/>
                  <w:jc w:val="both"/>
                </w:pPr>
              </w:pPrChange>
            </w:pPr>
            <w:ins w:id="12313"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65433D03" w14:textId="77777777" w:rsidR="00153539" w:rsidRPr="00BB7730" w:rsidRDefault="00153539">
            <w:pPr>
              <w:pStyle w:val="afc"/>
              <w:numPr>
                <w:ilvl w:val="0"/>
                <w:numId w:val="183"/>
              </w:numPr>
              <w:ind w:firstLineChars="0"/>
              <w:jc w:val="both"/>
              <w:rPr>
                <w:ins w:id="12314" w:author="He Han" w:date="2026-10-22T22:12:00Z"/>
                <w:rFonts w:ascii="Times New Roman" w:hAnsi="Times New Roman" w:cs="Times New Roman"/>
                <w:color w:val="auto"/>
                <w:sz w:val="18"/>
                <w:szCs w:val="18"/>
                <w:shd w:val="clear" w:color="auto" w:fill="FFFFFF"/>
              </w:rPr>
              <w:pPrChange w:id="12315" w:author="He Han" w:date="2026-10-22T22:14:00Z">
                <w:pPr>
                  <w:pStyle w:val="afc"/>
                  <w:numPr>
                    <w:numId w:val="161"/>
                  </w:numPr>
                  <w:ind w:left="420" w:firstLineChars="0" w:hanging="420"/>
                  <w:jc w:val="both"/>
                </w:pPr>
              </w:pPrChange>
            </w:pPr>
            <w:ins w:id="12316" w:author="He Han" w:date="2026-10-22T22:12:00Z">
              <w:r w:rsidRPr="00BB7730">
                <w:rPr>
                  <w:rFonts w:ascii="Times New Roman" w:hAnsi="Times New Roman" w:cs="Times New Roman"/>
                  <w:color w:val="auto"/>
                  <w:sz w:val="18"/>
                  <w:szCs w:val="18"/>
                  <w:shd w:val="clear" w:color="auto" w:fill="FFFFFF"/>
                </w:rPr>
                <w:t>Sealing ring: PTFE</w:t>
              </w:r>
            </w:ins>
          </w:p>
          <w:p w14:paraId="5F887D7F" w14:textId="77777777" w:rsidR="00153539" w:rsidRPr="00BB7730" w:rsidRDefault="00153539">
            <w:pPr>
              <w:pStyle w:val="afc"/>
              <w:numPr>
                <w:ilvl w:val="0"/>
                <w:numId w:val="183"/>
              </w:numPr>
              <w:ind w:firstLineChars="0"/>
              <w:jc w:val="both"/>
              <w:rPr>
                <w:ins w:id="12317" w:author="He Han" w:date="2026-10-22T22:12:00Z"/>
                <w:rFonts w:ascii="Times New Roman" w:hAnsi="Times New Roman" w:cs="Times New Roman"/>
                <w:color w:val="auto"/>
                <w:sz w:val="18"/>
                <w:szCs w:val="18"/>
                <w:shd w:val="clear" w:color="auto" w:fill="FFFFFF"/>
              </w:rPr>
              <w:pPrChange w:id="12318" w:author="He Han" w:date="2026-10-22T22:14:00Z">
                <w:pPr>
                  <w:pStyle w:val="afc"/>
                  <w:numPr>
                    <w:numId w:val="161"/>
                  </w:numPr>
                  <w:ind w:left="420" w:firstLineChars="0" w:hanging="420"/>
                  <w:jc w:val="both"/>
                </w:pPr>
              </w:pPrChange>
            </w:pPr>
            <w:ins w:id="12319" w:author="He Han" w:date="2026-10-22T22:12:00Z">
              <w:r w:rsidRPr="00BB7730">
                <w:rPr>
                  <w:rFonts w:ascii="Times New Roman" w:hAnsi="Times New Roman" w:cs="Times New Roman"/>
                  <w:color w:val="auto"/>
                  <w:sz w:val="18"/>
                  <w:szCs w:val="18"/>
                  <w:shd w:val="clear" w:color="auto" w:fill="FFFFFF"/>
                </w:rPr>
                <w:t>Mass flow meter: SS</w:t>
              </w:r>
            </w:ins>
          </w:p>
          <w:p w14:paraId="12435013" w14:textId="77777777" w:rsidR="00153539" w:rsidRPr="00BB7730" w:rsidRDefault="00153539">
            <w:pPr>
              <w:pStyle w:val="afc"/>
              <w:numPr>
                <w:ilvl w:val="0"/>
                <w:numId w:val="183"/>
              </w:numPr>
              <w:ind w:firstLineChars="0"/>
              <w:jc w:val="both"/>
              <w:rPr>
                <w:ins w:id="12320" w:author="He Han" w:date="2026-10-22T22:12:00Z"/>
                <w:rFonts w:ascii="Times New Roman" w:hAnsi="Times New Roman" w:cs="Times New Roman"/>
                <w:color w:val="auto"/>
                <w:sz w:val="18"/>
                <w:szCs w:val="18"/>
                <w:shd w:val="clear" w:color="auto" w:fill="FFFFFF"/>
              </w:rPr>
              <w:pPrChange w:id="12321" w:author="He Han" w:date="2026-10-22T22:14:00Z">
                <w:pPr>
                  <w:pStyle w:val="afc"/>
                  <w:numPr>
                    <w:numId w:val="161"/>
                  </w:numPr>
                  <w:ind w:left="420" w:firstLineChars="0" w:hanging="420"/>
                  <w:jc w:val="both"/>
                </w:pPr>
              </w:pPrChange>
            </w:pPr>
            <w:ins w:id="12322"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3B63A1B3" w14:textId="77777777" w:rsidR="00153539" w:rsidRPr="00BB7730" w:rsidRDefault="00153539">
            <w:pPr>
              <w:pStyle w:val="afc"/>
              <w:numPr>
                <w:ilvl w:val="0"/>
                <w:numId w:val="183"/>
              </w:numPr>
              <w:ind w:firstLineChars="0"/>
              <w:jc w:val="both"/>
              <w:rPr>
                <w:ins w:id="12323" w:author="He Han" w:date="2026-10-22T22:12:00Z"/>
                <w:rFonts w:ascii="Times New Roman" w:eastAsiaTheme="minorEastAsia" w:hAnsi="Times New Roman" w:cs="Times New Roman"/>
                <w:color w:val="auto"/>
                <w:sz w:val="18"/>
                <w:szCs w:val="18"/>
                <w:shd w:val="clear" w:color="auto" w:fill="FFFFFF"/>
                <w:lang w:eastAsia="zh-CN"/>
              </w:rPr>
              <w:pPrChange w:id="12324" w:author="He Han" w:date="2026-10-22T22:14:00Z">
                <w:pPr>
                  <w:pStyle w:val="afc"/>
                  <w:numPr>
                    <w:numId w:val="161"/>
                  </w:numPr>
                  <w:ind w:left="420" w:firstLineChars="0" w:hanging="420"/>
                  <w:jc w:val="both"/>
                </w:pPr>
              </w:pPrChange>
            </w:pPr>
            <w:ins w:id="12325"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783F1DBA" w14:textId="77777777" w:rsidR="00153539" w:rsidRPr="00BB7730" w:rsidRDefault="00153539">
            <w:pPr>
              <w:pStyle w:val="afc"/>
              <w:numPr>
                <w:ilvl w:val="0"/>
                <w:numId w:val="183"/>
              </w:numPr>
              <w:ind w:firstLineChars="0"/>
              <w:jc w:val="both"/>
              <w:rPr>
                <w:ins w:id="12326" w:author="He Han" w:date="2026-10-22T22:12:00Z"/>
                <w:rFonts w:ascii="Times New Roman" w:eastAsiaTheme="minorEastAsia" w:hAnsi="Times New Roman" w:cs="Times New Roman"/>
                <w:bCs w:val="0"/>
                <w:color w:val="auto"/>
                <w:sz w:val="18"/>
                <w:szCs w:val="18"/>
                <w:shd w:val="clear" w:color="auto" w:fill="FFFFFF"/>
                <w:lang w:eastAsia="zh-CN"/>
              </w:rPr>
              <w:pPrChange w:id="12327" w:author="He Han" w:date="2026-10-22T22:14:00Z">
                <w:pPr>
                  <w:pStyle w:val="afc"/>
                  <w:numPr>
                    <w:numId w:val="161"/>
                  </w:numPr>
                  <w:ind w:left="420" w:firstLineChars="0" w:hanging="420"/>
                  <w:jc w:val="both"/>
                </w:pPr>
              </w:pPrChange>
            </w:pPr>
            <w:ins w:id="12328"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28645046" w14:textId="6E046D61" w:rsidR="00153539" w:rsidRPr="00BB7730" w:rsidRDefault="00153539">
            <w:pPr>
              <w:pStyle w:val="afc"/>
              <w:numPr>
                <w:ilvl w:val="0"/>
                <w:numId w:val="183"/>
              </w:numPr>
              <w:ind w:firstLineChars="0"/>
              <w:jc w:val="both"/>
              <w:rPr>
                <w:ins w:id="12329" w:author="He Han" w:date="2026-10-22T22:14:00Z"/>
                <w:rFonts w:ascii="Times New Roman" w:hAnsi="Times New Roman" w:cs="Times New Roman"/>
                <w:color w:val="0000FF"/>
                <w:sz w:val="18"/>
                <w:szCs w:val="18"/>
                <w:shd w:val="clear" w:color="auto" w:fill="FFFFFF"/>
              </w:rPr>
              <w:pPrChange w:id="12330" w:author="He Han" w:date="2026-10-22T22:14:00Z">
                <w:pPr>
                  <w:pStyle w:val="afc"/>
                  <w:numPr>
                    <w:numId w:val="161"/>
                  </w:numPr>
                  <w:ind w:left="420" w:firstLineChars="0" w:hanging="420"/>
                  <w:jc w:val="both"/>
                </w:pPr>
              </w:pPrChange>
            </w:pPr>
            <w:ins w:id="12331" w:author="He Han" w:date="2026-10-22T22:12:00Z">
              <w:r w:rsidRPr="00BB7730">
                <w:rPr>
                  <w:rFonts w:ascii="Times New Roman" w:hAnsi="Times New Roman" w:cs="Times New Roman"/>
                  <w:color w:val="0000FF"/>
                  <w:sz w:val="18"/>
                  <w:szCs w:val="18"/>
                </w:rPr>
                <w:lastRenderedPageBreak/>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3AE50D50" w14:textId="4B2CD13F" w:rsidR="00153539" w:rsidRPr="00BB7730" w:rsidRDefault="00153539">
            <w:pPr>
              <w:pStyle w:val="afc"/>
              <w:numPr>
                <w:ilvl w:val="0"/>
                <w:numId w:val="183"/>
              </w:numPr>
              <w:ind w:firstLineChars="0"/>
              <w:jc w:val="both"/>
              <w:rPr>
                <w:ins w:id="12332" w:author="He Han" w:date="2026-10-22T22:12:00Z"/>
                <w:rFonts w:ascii="Times New Roman" w:hAnsi="Times New Roman" w:cs="Times New Roman"/>
                <w:color w:val="0000FF"/>
                <w:sz w:val="18"/>
                <w:szCs w:val="18"/>
                <w:shd w:val="clear" w:color="auto" w:fill="FFFFFF"/>
              </w:rPr>
              <w:pPrChange w:id="12333" w:author="He Han" w:date="2026-10-22T22:14:00Z">
                <w:pPr>
                  <w:pStyle w:val="afc"/>
                  <w:numPr>
                    <w:numId w:val="161"/>
                  </w:numPr>
                  <w:ind w:left="420" w:firstLineChars="0" w:hanging="420"/>
                  <w:jc w:val="both"/>
                </w:pPr>
              </w:pPrChange>
            </w:pPr>
            <w:ins w:id="12334" w:author="He Han" w:date="2026-10-22T22:14: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3B11AEED" w14:textId="3632DD41" w:rsidR="0026505D" w:rsidRPr="00BB7730" w:rsidDel="00153539" w:rsidRDefault="0026505D" w:rsidP="00153539">
            <w:pPr>
              <w:jc w:val="both"/>
              <w:rPr>
                <w:ins w:id="12335" w:author="Xuning Wei12232" w:date="2026-07-27T20:51:00Z"/>
                <w:del w:id="12336" w:author="He Han" w:date="2026-10-22T22:12:00Z"/>
                <w:rFonts w:ascii="Times New Roman" w:hAnsi="Times New Roman" w:cs="Times New Roman"/>
                <w:color w:val="auto"/>
                <w:sz w:val="18"/>
                <w:szCs w:val="18"/>
                <w:shd w:val="clear" w:color="auto" w:fill="FFFFFF"/>
              </w:rPr>
            </w:pPr>
            <w:ins w:id="12337" w:author="Xuning Wei12232" w:date="2026-07-27T20:51:00Z">
              <w:del w:id="12338" w:author="He Han" w:date="2026-10-12T14:35:00Z">
                <w:r w:rsidRPr="00BB7730" w:rsidDel="006379C0">
                  <w:rPr>
                    <w:rFonts w:ascii="Times New Roman" w:hAnsi="Times New Roman" w:cs="Times New Roman"/>
                    <w:color w:val="00B0F0"/>
                    <w:sz w:val="18"/>
                    <w:szCs w:val="18"/>
                    <w:shd w:val="clear" w:color="auto" w:fill="FFFFFF"/>
                    <w:rPrChange w:id="12339" w:author="He Han" w:date="2026-10-12T14:50:00Z">
                      <w:rPr>
                        <w:rFonts w:ascii="Times New Roman" w:hAnsi="Times New Roman" w:cs="Times New Roman"/>
                        <w:color w:val="auto"/>
                        <w:sz w:val="18"/>
                        <w:szCs w:val="18"/>
                        <w:shd w:val="clear" w:color="auto" w:fill="FFFFFF"/>
                      </w:rPr>
                    </w:rPrChange>
                  </w:rPr>
                  <w:delText>Tank material:</w:delText>
                </w:r>
              </w:del>
              <w:del w:id="12340"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3070821B" w14:textId="5D9B9707" w:rsidR="0026505D" w:rsidRPr="00BB7730" w:rsidDel="00153539" w:rsidRDefault="0026505D" w:rsidP="0026505D">
            <w:pPr>
              <w:jc w:val="both"/>
              <w:rPr>
                <w:ins w:id="12341" w:author="Xuning Wei12232" w:date="2026-07-27T20:51:00Z"/>
                <w:del w:id="12342" w:author="He Han" w:date="2026-10-22T22:12:00Z"/>
                <w:rFonts w:ascii="Times New Roman" w:hAnsi="Times New Roman" w:cs="Times New Roman"/>
                <w:color w:val="auto"/>
                <w:sz w:val="18"/>
                <w:szCs w:val="18"/>
                <w:shd w:val="clear" w:color="auto" w:fill="FFFFFF"/>
              </w:rPr>
            </w:pPr>
            <w:ins w:id="12343" w:author="Xuning Wei12232" w:date="2026-07-27T20:51:00Z">
              <w:del w:id="12344"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673C25A4" w14:textId="34FDD550" w:rsidR="0026505D" w:rsidRPr="00BB7730" w:rsidDel="00153539" w:rsidRDefault="0026505D" w:rsidP="0026505D">
            <w:pPr>
              <w:jc w:val="both"/>
              <w:rPr>
                <w:ins w:id="12345" w:author="Xuning Wei12232" w:date="2026-07-27T20:51:00Z"/>
                <w:del w:id="12346" w:author="He Han" w:date="2026-10-22T22:12:00Z"/>
                <w:rFonts w:ascii="Times New Roman" w:hAnsi="Times New Roman" w:cs="Times New Roman"/>
                <w:color w:val="auto"/>
                <w:sz w:val="18"/>
                <w:szCs w:val="18"/>
                <w:shd w:val="clear" w:color="auto" w:fill="FFFFFF"/>
              </w:rPr>
            </w:pPr>
            <w:ins w:id="12347" w:author="Xuning Wei12232" w:date="2026-07-27T20:51:00Z">
              <w:del w:id="12348"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097CEAA2" w14:textId="08ED3BE0" w:rsidR="0026505D" w:rsidRPr="00BB7730" w:rsidDel="00153539" w:rsidRDefault="0026505D" w:rsidP="0026505D">
            <w:pPr>
              <w:jc w:val="both"/>
              <w:rPr>
                <w:ins w:id="12349" w:author="Xuning Wei12232" w:date="2026-07-27T20:51:00Z"/>
                <w:del w:id="12350" w:author="He Han" w:date="2026-10-22T22:12:00Z"/>
                <w:rFonts w:ascii="Times New Roman" w:hAnsi="Times New Roman" w:cs="Times New Roman"/>
                <w:color w:val="auto"/>
                <w:sz w:val="18"/>
                <w:szCs w:val="18"/>
                <w:shd w:val="clear" w:color="auto" w:fill="FFFFFF"/>
              </w:rPr>
            </w:pPr>
            <w:ins w:id="12351" w:author="Xuning Wei12232" w:date="2026-07-27T20:51:00Z">
              <w:del w:id="12352"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18420B77" w14:textId="101EC3BD" w:rsidR="0026505D" w:rsidRPr="00BB7730" w:rsidDel="00153539" w:rsidRDefault="0026505D" w:rsidP="0026505D">
            <w:pPr>
              <w:jc w:val="both"/>
              <w:rPr>
                <w:ins w:id="12353" w:author="Xuning Wei12232" w:date="2026-07-27T20:51:00Z"/>
                <w:del w:id="12354" w:author="He Han" w:date="2026-10-22T22:12:00Z"/>
                <w:rFonts w:ascii="Times New Roman" w:hAnsi="Times New Roman" w:cs="Times New Roman"/>
                <w:color w:val="auto"/>
                <w:sz w:val="18"/>
                <w:szCs w:val="18"/>
                <w:shd w:val="clear" w:color="auto" w:fill="FFFFFF"/>
              </w:rPr>
            </w:pPr>
            <w:ins w:id="12355" w:author="Xuning Wei12232" w:date="2026-07-27T20:51:00Z">
              <w:del w:id="12356"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38BE9A10" w14:textId="532979D8" w:rsidR="0026505D" w:rsidRPr="00BB7730" w:rsidDel="00153539" w:rsidRDefault="0026505D" w:rsidP="0026505D">
            <w:pPr>
              <w:jc w:val="both"/>
              <w:rPr>
                <w:ins w:id="12357" w:author="Xuning Wei12232" w:date="2026-07-27T20:51:00Z"/>
                <w:del w:id="12358" w:author="He Han" w:date="2026-10-22T22:12:00Z"/>
                <w:rFonts w:ascii="Times New Roman" w:hAnsi="Times New Roman" w:cs="Times New Roman"/>
                <w:color w:val="auto"/>
                <w:sz w:val="18"/>
                <w:szCs w:val="18"/>
                <w:shd w:val="clear" w:color="auto" w:fill="FFFFFF"/>
              </w:rPr>
            </w:pPr>
            <w:ins w:id="12359" w:author="Xuning Wei12232" w:date="2026-07-27T20:51:00Z">
              <w:del w:id="12360"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2361" w:author="He Han" w:date="2026-10-12T14:59:00Z">
                <w:r w:rsidRPr="00BB7730" w:rsidDel="00E54036">
                  <w:rPr>
                    <w:rFonts w:ascii="Times New Roman" w:hAnsi="Times New Roman" w:cs="Times New Roman"/>
                    <w:color w:val="auto"/>
                    <w:sz w:val="18"/>
                    <w:szCs w:val="18"/>
                    <w:shd w:val="clear" w:color="auto" w:fill="FFFFFF"/>
                  </w:rPr>
                  <w:delText>304 &amp; 316L</w:delText>
                </w:r>
              </w:del>
            </w:ins>
          </w:p>
          <w:p w14:paraId="03293CBF" w14:textId="6F5EF172" w:rsidR="0026505D" w:rsidRPr="00BB7730" w:rsidDel="00153539" w:rsidRDefault="0026505D" w:rsidP="0026505D">
            <w:pPr>
              <w:jc w:val="both"/>
              <w:rPr>
                <w:ins w:id="12362" w:author="Xuning Wei12232" w:date="2026-07-27T20:51:00Z"/>
                <w:del w:id="12363" w:author="He Han" w:date="2026-10-22T22:12:00Z"/>
                <w:rFonts w:ascii="Times New Roman" w:eastAsiaTheme="minorEastAsia" w:hAnsi="Times New Roman" w:cs="Times New Roman"/>
                <w:color w:val="auto"/>
                <w:sz w:val="18"/>
                <w:szCs w:val="18"/>
                <w:shd w:val="clear" w:color="auto" w:fill="FFFFFF"/>
                <w:lang w:eastAsia="zh-CN"/>
              </w:rPr>
            </w:pPr>
            <w:ins w:id="12364" w:author="Xuning Wei12232" w:date="2026-07-27T20:51:00Z">
              <w:del w:id="12365"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600C1233" w14:textId="11E33CEF" w:rsidR="0026505D" w:rsidRPr="00BB7730" w:rsidDel="00153539" w:rsidRDefault="0026505D" w:rsidP="0026505D">
            <w:pPr>
              <w:jc w:val="both"/>
              <w:rPr>
                <w:ins w:id="12366" w:author="Xuning Wei12232" w:date="2026-07-27T20:51:00Z"/>
                <w:del w:id="12367" w:author="He Han" w:date="2026-10-22T22:12:00Z"/>
                <w:rFonts w:ascii="Times New Roman" w:eastAsiaTheme="minorEastAsia" w:hAnsi="Times New Roman" w:cs="Times New Roman"/>
                <w:bCs w:val="0"/>
                <w:color w:val="auto"/>
                <w:sz w:val="18"/>
                <w:szCs w:val="18"/>
                <w:shd w:val="clear" w:color="auto" w:fill="FFFFFF"/>
                <w:lang w:eastAsia="zh-CN"/>
              </w:rPr>
            </w:pPr>
            <w:ins w:id="12368" w:author="Xuning Wei12232" w:date="2026-07-27T20:51:00Z">
              <w:del w:id="12369"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14E4A1F9" w14:textId="46BA2EAB" w:rsidR="00455348" w:rsidRPr="00BB7730" w:rsidRDefault="0026505D" w:rsidP="0026505D">
            <w:pPr>
              <w:jc w:val="both"/>
              <w:rPr>
                <w:ins w:id="12370" w:author="Xuning Wei12232" w:date="2026-07-27T20:26:00Z"/>
                <w:rFonts w:ascii="Times New Roman" w:hAnsi="Times New Roman" w:cs="Times New Roman"/>
                <w:color w:val="auto"/>
                <w:sz w:val="18"/>
                <w:szCs w:val="18"/>
                <w:shd w:val="clear" w:color="auto" w:fill="FFFFFF"/>
              </w:rPr>
            </w:pPr>
            <w:ins w:id="12371" w:author="Xuning Wei12232" w:date="2026-07-27T20:51:00Z">
              <w:del w:id="12372" w:author="He Han" w:date="2026-10-22T22:12:00Z">
                <w:r w:rsidRPr="00BB7730" w:rsidDel="00153539">
                  <w:rPr>
                    <w:rFonts w:ascii="Times New Roman" w:hAnsi="Times New Roman" w:cs="Times New Roman"/>
                    <w:color w:val="0000FF"/>
                    <w:sz w:val="18"/>
                    <w:szCs w:val="18"/>
                  </w:rPr>
                  <w:delText xml:space="preserve">Mechanical seal: </w:delText>
                </w:r>
              </w:del>
              <w:del w:id="12373" w:author="He Han" w:date="2026-10-12T14:59:00Z">
                <w:r w:rsidRPr="00BB7730" w:rsidDel="00E54036">
                  <w:rPr>
                    <w:rFonts w:ascii="Times New Roman" w:hAnsi="Times New Roman" w:cs="Times New Roman"/>
                    <w:color w:val="0000FF"/>
                    <w:sz w:val="18"/>
                    <w:szCs w:val="18"/>
                    <w:shd w:val="clear" w:color="auto" w:fill="FFFFFF"/>
                  </w:rPr>
                  <w:delText>304SS</w:delText>
                </w:r>
              </w:del>
              <w:del w:id="12374"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2375" w:author="He Han" w:date="2026-10-19T16:44: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2376" w:author="Xuning Wei12232" w:date="2026-07-27T20:59:00Z">
              <w:tcPr>
                <w:tcW w:w="346" w:type="pct"/>
                <w:gridSpan w:val="3"/>
                <w:vMerge w:val="restart"/>
                <w:shd w:val="clear" w:color="auto" w:fill="FFFFFF" w:themeFill="background1"/>
                <w:vAlign w:val="center"/>
              </w:tcPr>
            </w:tcPrChange>
          </w:tcPr>
          <w:p w14:paraId="22269C82" w14:textId="77777777" w:rsidR="00455348" w:rsidRPr="00BB7730" w:rsidRDefault="00455348" w:rsidP="00455348">
            <w:pPr>
              <w:jc w:val="both"/>
              <w:rPr>
                <w:ins w:id="12377" w:author="Xuning Wei12232" w:date="2026-07-27T20:26:00Z"/>
                <w:rFonts w:ascii="Times New Roman" w:eastAsia="仿宋_GB2312" w:hAnsi="Times New Roman" w:cs="Times New Roman"/>
                <w:color w:val="auto"/>
                <w:sz w:val="18"/>
                <w:szCs w:val="18"/>
                <w:lang w:eastAsia="zh-CN" w:bidi="ar"/>
              </w:rPr>
            </w:pPr>
            <w:ins w:id="12378" w:author="Xuning Wei12232" w:date="2026-07-27T20:26:00Z">
              <w:r w:rsidRPr="00BB7730">
                <w:rPr>
                  <w:rFonts w:ascii="Times New Roman" w:eastAsia="仿宋_GB2312" w:hAnsi="Times New Roman" w:cs="Times New Roman"/>
                  <w:color w:val="auto"/>
                  <w:sz w:val="18"/>
                  <w:szCs w:val="18"/>
                  <w:lang w:eastAsia="zh-CN" w:bidi="ar"/>
                </w:rPr>
                <w:lastRenderedPageBreak/>
                <w:t>No</w:t>
              </w:r>
            </w:ins>
          </w:p>
        </w:tc>
        <w:tc>
          <w:tcPr>
            <w:tcW w:w="396" w:type="pct"/>
            <w:vMerge w:val="restart"/>
            <w:shd w:val="clear" w:color="auto" w:fill="FFFFFF" w:themeFill="background1"/>
            <w:vAlign w:val="center"/>
            <w:tcPrChange w:id="12379" w:author="Xuning Wei12232" w:date="2026-07-27T20:59:00Z">
              <w:tcPr>
                <w:tcW w:w="396" w:type="pct"/>
                <w:gridSpan w:val="3"/>
                <w:vMerge w:val="restart"/>
                <w:shd w:val="clear" w:color="auto" w:fill="FFFFFF" w:themeFill="background1"/>
                <w:vAlign w:val="center"/>
              </w:tcPr>
            </w:tcPrChange>
          </w:tcPr>
          <w:p w14:paraId="3E4EFE68" w14:textId="77777777" w:rsidR="00455348" w:rsidRPr="00BB7730" w:rsidRDefault="00455348" w:rsidP="00455348">
            <w:pPr>
              <w:jc w:val="both"/>
              <w:rPr>
                <w:ins w:id="12380" w:author="Xuning Wei12232" w:date="2026-07-27T20:26:00Z"/>
                <w:rFonts w:ascii="Times New Roman" w:eastAsia="仿宋_GB2312" w:hAnsi="Times New Roman" w:cs="Times New Roman"/>
                <w:color w:val="auto"/>
                <w:sz w:val="18"/>
                <w:szCs w:val="18"/>
                <w:lang w:eastAsia="zh-CN" w:bidi="ar"/>
              </w:rPr>
            </w:pPr>
            <w:ins w:id="12381" w:author="Xuning Wei12232" w:date="2026-07-27T20:26: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2382" w:author="Xuning Wei12232" w:date="2026-07-27T20:59:00Z">
              <w:tcPr>
                <w:tcW w:w="335" w:type="pct"/>
                <w:gridSpan w:val="2"/>
                <w:vAlign w:val="center"/>
              </w:tcPr>
            </w:tcPrChange>
          </w:tcPr>
          <w:p w14:paraId="7782AF70" w14:textId="77777777" w:rsidR="00455348" w:rsidRPr="00BB7730" w:rsidRDefault="003E162E" w:rsidP="00455348">
            <w:pPr>
              <w:jc w:val="both"/>
              <w:rPr>
                <w:ins w:id="12383" w:author="Xuning Wei12232" w:date="2026-07-27T20:26:00Z"/>
                <w:rFonts w:ascii="Times New Roman" w:eastAsia="仿宋_GB2312" w:hAnsi="Times New Roman" w:cs="Times New Roman"/>
                <w:color w:val="auto"/>
                <w:sz w:val="18"/>
                <w:szCs w:val="18"/>
                <w:lang w:eastAsia="zh-CN" w:bidi="ar"/>
              </w:rPr>
            </w:pPr>
            <w:customXmlInsRangeStart w:id="12384" w:author="Xuning Wei12232" w:date="2026-07-27T20:26:00Z"/>
            <w:sdt>
              <w:sdtPr>
                <w:rPr>
                  <w:rFonts w:ascii="Times New Roman" w:eastAsia="仿宋_GB2312" w:hAnsi="Times New Roman" w:cs="Times New Roman"/>
                  <w:color w:val="auto"/>
                  <w:sz w:val="18"/>
                  <w:szCs w:val="18"/>
                  <w:lang w:eastAsia="zh-CN" w:bidi="ar"/>
                </w:rPr>
                <w:id w:val="1251084802"/>
                <w14:checkbox>
                  <w14:checked w14:val="1"/>
                  <w14:checkedState w14:val="2612" w14:font="MS Gothic"/>
                  <w14:uncheckedState w14:val="2610" w14:font="MS Gothic"/>
                </w14:checkbox>
              </w:sdtPr>
              <w:sdtEndPr/>
              <w:sdtContent>
                <w:customXmlInsRangeEnd w:id="12384"/>
                <w:ins w:id="12385"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386" w:author="Xuning Wei12232" w:date="2026-07-27T20:26:00Z"/>
              </w:sdtContent>
            </w:sdt>
            <w:customXmlInsRangeEnd w:id="12386"/>
            <w:ins w:id="12387" w:author="Xuning Wei12232" w:date="2026-07-27T20:26:00Z">
              <w:r w:rsidR="00455348" w:rsidRPr="00BB7730">
                <w:rPr>
                  <w:rFonts w:ascii="Times New Roman" w:eastAsia="仿宋_GB2312" w:hAnsi="Times New Roman" w:cs="Times New Roman"/>
                  <w:color w:val="auto"/>
                  <w:sz w:val="18"/>
                  <w:szCs w:val="18"/>
                  <w:lang w:eastAsia="zh-CN" w:bidi="ar"/>
                </w:rPr>
                <w:t>Yes</w:t>
              </w:r>
            </w:ins>
          </w:p>
        </w:tc>
        <w:tc>
          <w:tcPr>
            <w:tcW w:w="494" w:type="pct"/>
            <w:vAlign w:val="center"/>
            <w:tcPrChange w:id="12388" w:author="Xuning Wei12232" w:date="2026-07-27T20:59:00Z">
              <w:tcPr>
                <w:tcW w:w="457" w:type="pct"/>
                <w:gridSpan w:val="3"/>
                <w:vAlign w:val="center"/>
              </w:tcPr>
            </w:tcPrChange>
          </w:tcPr>
          <w:p w14:paraId="6B914123" w14:textId="3EFB2BD5" w:rsidR="00455348" w:rsidRPr="00BB7730" w:rsidRDefault="003E162E" w:rsidP="00455348">
            <w:pPr>
              <w:jc w:val="both"/>
              <w:rPr>
                <w:ins w:id="12389" w:author="Xuning Wei12232" w:date="2026-07-27T20:26:00Z"/>
                <w:rFonts w:ascii="Times New Roman" w:eastAsia="仿宋_GB2312" w:hAnsi="Times New Roman" w:cs="Times New Roman"/>
                <w:color w:val="auto"/>
                <w:sz w:val="18"/>
                <w:szCs w:val="18"/>
                <w:lang w:eastAsia="zh-CN" w:bidi="ar"/>
              </w:rPr>
            </w:pPr>
            <w:customXmlInsRangeStart w:id="12390" w:author="Xuning Wei12232" w:date="2026-07-27T20:26:00Z"/>
            <w:sdt>
              <w:sdtPr>
                <w:rPr>
                  <w:rFonts w:ascii="Times New Roman" w:eastAsia="仿宋_GB2312" w:hAnsi="Times New Roman" w:cs="Times New Roman"/>
                  <w:color w:val="auto"/>
                  <w:sz w:val="18"/>
                  <w:szCs w:val="18"/>
                  <w:lang w:eastAsia="zh-CN" w:bidi="ar"/>
                </w:rPr>
                <w:id w:val="938714533"/>
                <w14:checkbox>
                  <w14:checked w14:val="0"/>
                  <w14:checkedState w14:val="2612" w14:font="MS Gothic"/>
                  <w14:uncheckedState w14:val="2610" w14:font="MS Gothic"/>
                </w14:checkbox>
              </w:sdtPr>
              <w:sdtEndPr/>
              <w:sdtContent>
                <w:customXmlInsRangeEnd w:id="12390"/>
                <w:ins w:id="12391"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392" w:author="Xuning Wei12232" w:date="2026-07-27T20:26:00Z"/>
              </w:sdtContent>
            </w:sdt>
            <w:customXmlInsRangeEnd w:id="12392"/>
            <w:ins w:id="12393" w:author="He Han" w:date="2026-08-27T15:32:00Z">
              <w:r w:rsidR="004000DE" w:rsidRPr="00BB7730">
                <w:rPr>
                  <w:rFonts w:ascii="Times New Roman" w:eastAsia="仿宋_GB2312" w:hAnsi="Times New Roman" w:cs="Times New Roman"/>
                  <w:color w:val="auto"/>
                  <w:sz w:val="18"/>
                  <w:szCs w:val="18"/>
                  <w:lang w:eastAsia="zh-CN" w:bidi="ar"/>
                </w:rPr>
                <w:t xml:space="preserve"> </w:t>
              </w:r>
            </w:ins>
            <w:ins w:id="12394" w:author="Xuning Wei12232" w:date="2026-07-27T20:26:00Z">
              <w:del w:id="12395" w:author="He Han" w:date="2026-08-27T15:32:00Z">
                <w:r w:rsidR="00455348" w:rsidRPr="00BB7730" w:rsidDel="004000DE">
                  <w:rPr>
                    <w:rFonts w:ascii="Times New Roman" w:eastAsia="仿宋_GB2312" w:hAnsi="Times New Roman" w:cs="Times New Roman"/>
                    <w:color w:val="auto"/>
                    <w:sz w:val="18"/>
                    <w:szCs w:val="18"/>
                    <w:lang w:eastAsia="zh-CN" w:bidi="ar"/>
                  </w:rPr>
                  <w:delText xml:space="preserve">  </w:delText>
                </w:r>
              </w:del>
              <w:r w:rsidR="00455348" w:rsidRPr="00BB7730">
                <w:rPr>
                  <w:rFonts w:ascii="Times New Roman" w:eastAsia="仿宋_GB2312" w:hAnsi="Times New Roman" w:cs="Times New Roman"/>
                  <w:color w:val="auto"/>
                  <w:sz w:val="18"/>
                  <w:szCs w:val="18"/>
                  <w:lang w:eastAsia="zh-CN" w:bidi="ar"/>
                </w:rPr>
                <w:t>No</w:t>
              </w:r>
            </w:ins>
          </w:p>
        </w:tc>
        <w:tc>
          <w:tcPr>
            <w:tcW w:w="891" w:type="pct"/>
            <w:vMerge w:val="restart"/>
            <w:vAlign w:val="center"/>
            <w:tcPrChange w:id="12396" w:author="Xuning Wei12232" w:date="2026-07-27T20:59:00Z">
              <w:tcPr>
                <w:tcW w:w="990" w:type="pct"/>
                <w:gridSpan w:val="2"/>
                <w:vMerge w:val="restart"/>
                <w:vAlign w:val="center"/>
              </w:tcPr>
            </w:tcPrChange>
          </w:tcPr>
          <w:p w14:paraId="3E7CD9D2" w14:textId="77777777" w:rsidR="00455348" w:rsidRPr="00BB7730" w:rsidRDefault="003E162E" w:rsidP="00455348">
            <w:pPr>
              <w:jc w:val="both"/>
              <w:rPr>
                <w:ins w:id="12397" w:author="Xuning Wei12232" w:date="2026-07-27T20:26:00Z"/>
                <w:rFonts w:ascii="Times New Roman" w:eastAsia="仿宋_GB2312" w:hAnsi="Times New Roman" w:cs="Times New Roman"/>
                <w:color w:val="auto"/>
                <w:sz w:val="18"/>
                <w:szCs w:val="18"/>
                <w:u w:val="single"/>
                <w:lang w:eastAsia="zh-CN" w:bidi="ar"/>
              </w:rPr>
            </w:pPr>
            <w:customXmlInsRangeStart w:id="12398" w:author="Xuning Wei12232" w:date="2026-07-27T20:26:00Z"/>
            <w:sdt>
              <w:sdtPr>
                <w:rPr>
                  <w:rFonts w:ascii="Times New Roman" w:eastAsia="仿宋_GB2312" w:hAnsi="Times New Roman" w:cs="Times New Roman"/>
                  <w:b/>
                  <w:color w:val="auto"/>
                  <w:sz w:val="18"/>
                  <w:szCs w:val="18"/>
                  <w:lang w:eastAsia="zh-CN" w:bidi="ar"/>
                </w:rPr>
                <w:id w:val="134996733"/>
                <w14:checkbox>
                  <w14:checked w14:val="0"/>
                  <w14:checkedState w14:val="2612" w14:font="MS Gothic"/>
                  <w14:uncheckedState w14:val="2610" w14:font="MS Gothic"/>
                </w14:checkbox>
              </w:sdtPr>
              <w:sdtEndPr/>
              <w:sdtContent>
                <w:customXmlInsRangeEnd w:id="12398"/>
                <w:ins w:id="12399"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400" w:author="Xuning Wei12232" w:date="2026-07-27T20:26:00Z"/>
              </w:sdtContent>
            </w:sdt>
            <w:customXmlInsRangeEnd w:id="12400"/>
            <w:ins w:id="12401"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R&amp;D Lab: </w:t>
              </w:r>
              <w:r w:rsidR="00455348" w:rsidRPr="00BB7730">
                <w:rPr>
                  <w:rFonts w:ascii="Times New Roman" w:eastAsia="仿宋_GB2312" w:hAnsi="Times New Roman" w:cs="Times New Roman"/>
                  <w:color w:val="auto"/>
                  <w:sz w:val="18"/>
                  <w:szCs w:val="18"/>
                  <w:u w:val="single"/>
                  <w:lang w:eastAsia="zh-CN" w:bidi="ar"/>
                </w:rPr>
                <w:t xml:space="preserve">N/A </w:t>
              </w:r>
            </w:ins>
          </w:p>
          <w:p w14:paraId="56BD1BBD" w14:textId="77777777" w:rsidR="00455348" w:rsidRPr="00BB7730" w:rsidRDefault="003E162E" w:rsidP="00455348">
            <w:pPr>
              <w:jc w:val="both"/>
              <w:rPr>
                <w:ins w:id="12402" w:author="Xuning Wei12232" w:date="2026-07-27T20:26:00Z"/>
                <w:rFonts w:ascii="Times New Roman" w:eastAsia="仿宋_GB2312" w:hAnsi="Times New Roman" w:cs="Times New Roman"/>
                <w:color w:val="auto"/>
                <w:sz w:val="18"/>
                <w:szCs w:val="18"/>
                <w:u w:val="single"/>
                <w:lang w:eastAsia="zh-CN" w:bidi="ar"/>
              </w:rPr>
            </w:pPr>
            <w:customXmlInsRangeStart w:id="12403" w:author="Xuning Wei12232" w:date="2026-07-27T20:26:00Z"/>
            <w:sdt>
              <w:sdtPr>
                <w:rPr>
                  <w:rFonts w:ascii="Times New Roman" w:eastAsia="仿宋_GB2312" w:hAnsi="Times New Roman" w:cs="Times New Roman"/>
                  <w:b/>
                  <w:color w:val="auto"/>
                  <w:sz w:val="18"/>
                  <w:szCs w:val="18"/>
                  <w:lang w:eastAsia="zh-CN" w:bidi="ar"/>
                </w:rPr>
                <w:id w:val="1615946497"/>
                <w14:checkbox>
                  <w14:checked w14:val="1"/>
                  <w14:checkedState w14:val="2612" w14:font="MS Gothic"/>
                  <w14:uncheckedState w14:val="2610" w14:font="MS Gothic"/>
                </w14:checkbox>
              </w:sdtPr>
              <w:sdtEndPr/>
              <w:sdtContent>
                <w:customXmlInsRangeEnd w:id="12403"/>
                <w:ins w:id="12404"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405" w:author="Xuning Wei12232" w:date="2026-07-27T20:26:00Z"/>
              </w:sdtContent>
            </w:sdt>
            <w:customXmlInsRangeEnd w:id="12405"/>
            <w:ins w:id="12406"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Production data, Lot Number:</w:t>
              </w:r>
              <w:r w:rsidR="00455348" w:rsidRPr="00BB7730">
                <w:rPr>
                  <w:rFonts w:ascii="Times New Roman" w:eastAsia="仿宋_GB2312" w:hAnsi="Times New Roman" w:cs="Times New Roman"/>
                  <w:color w:val="auto"/>
                  <w:sz w:val="18"/>
                  <w:szCs w:val="18"/>
                  <w:u w:val="single"/>
                  <w:lang w:eastAsia="zh-CN" w:bidi="ar"/>
                </w:rPr>
                <w:t xml:space="preserve"> CPo140020-02-01-02  </w:t>
              </w:r>
            </w:ins>
          </w:p>
          <w:p w14:paraId="2FDE0252" w14:textId="77777777" w:rsidR="00455348" w:rsidRPr="00BB7730" w:rsidRDefault="003E162E" w:rsidP="00455348">
            <w:pPr>
              <w:jc w:val="both"/>
              <w:rPr>
                <w:ins w:id="12407" w:author="Xuning Wei12232" w:date="2026-07-27T20:26:00Z"/>
                <w:rFonts w:ascii="Times New Roman" w:eastAsia="仿宋_GB2312" w:hAnsi="Times New Roman" w:cs="Times New Roman"/>
                <w:color w:val="auto"/>
                <w:sz w:val="18"/>
                <w:szCs w:val="18"/>
                <w:lang w:eastAsia="zh-CN" w:bidi="ar"/>
              </w:rPr>
            </w:pPr>
            <w:customXmlInsRangeStart w:id="12408" w:author="Xuning Wei12232" w:date="2026-07-27T20:26:00Z"/>
            <w:sdt>
              <w:sdtPr>
                <w:rPr>
                  <w:rFonts w:ascii="Times New Roman" w:eastAsia="仿宋_GB2312" w:hAnsi="Times New Roman" w:cs="Times New Roman"/>
                  <w:b/>
                  <w:color w:val="auto"/>
                  <w:sz w:val="18"/>
                  <w:szCs w:val="18"/>
                  <w:lang w:eastAsia="zh-CN" w:bidi="ar"/>
                </w:rPr>
                <w:id w:val="-2090145989"/>
                <w14:checkbox>
                  <w14:checked w14:val="0"/>
                  <w14:checkedState w14:val="2612" w14:font="MS Gothic"/>
                  <w14:uncheckedState w14:val="2610" w14:font="MS Gothic"/>
                </w14:checkbox>
              </w:sdtPr>
              <w:sdtEndPr/>
              <w:sdtContent>
                <w:customXmlInsRangeEnd w:id="12408"/>
                <w:ins w:id="12409"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410" w:author="Xuning Wei12232" w:date="2026-07-27T20:26:00Z"/>
              </w:sdtContent>
            </w:sdt>
            <w:customXmlInsRangeEnd w:id="12410"/>
            <w:ins w:id="12411" w:author="Xuning Wei12232" w:date="2026-07-27T20:26:00Z">
              <w:r w:rsidR="00455348" w:rsidRPr="00BB7730">
                <w:rPr>
                  <w:rFonts w:ascii="Times New Roman" w:eastAsia="仿宋_GB2312" w:hAnsi="Times New Roman" w:cs="Times New Roman"/>
                  <w:color w:val="auto"/>
                  <w:sz w:val="18"/>
                  <w:szCs w:val="18"/>
                  <w:lang w:eastAsia="zh-CN" w:bidi="ar"/>
                </w:rPr>
                <w:t xml:space="preserve"> Supplier data:</w:t>
              </w:r>
              <w:r w:rsidR="00455348" w:rsidRPr="00BB7730">
                <w:rPr>
                  <w:rFonts w:ascii="Times New Roman" w:eastAsia="仿宋_GB2312" w:hAnsi="Times New Roman" w:cs="Times New Roman"/>
                  <w:color w:val="auto"/>
                  <w:sz w:val="18"/>
                  <w:szCs w:val="18"/>
                  <w:u w:val="single"/>
                  <w:lang w:eastAsia="zh-CN" w:bidi="ar"/>
                </w:rPr>
                <w:t xml:space="preserve"> N/A  </w:t>
              </w:r>
              <w:r w:rsidR="00455348" w:rsidRPr="00BB7730">
                <w:rPr>
                  <w:rFonts w:ascii="Times New Roman" w:eastAsia="仿宋_GB2312" w:hAnsi="Times New Roman" w:cs="Times New Roman"/>
                  <w:color w:val="auto"/>
                  <w:sz w:val="18"/>
                  <w:szCs w:val="18"/>
                  <w:lang w:eastAsia="zh-CN" w:bidi="ar"/>
                </w:rPr>
                <w:t xml:space="preserve"> </w:t>
              </w:r>
            </w:ins>
          </w:p>
          <w:p w14:paraId="730BC367" w14:textId="77777777" w:rsidR="00455348" w:rsidRPr="00BB7730" w:rsidRDefault="003E162E" w:rsidP="00455348">
            <w:pPr>
              <w:jc w:val="both"/>
              <w:rPr>
                <w:ins w:id="12412" w:author="Xuning Wei12232" w:date="2026-07-27T20:26:00Z"/>
                <w:rFonts w:ascii="Times New Roman" w:eastAsia="仿宋_GB2312" w:hAnsi="Times New Roman" w:cs="Times New Roman"/>
                <w:color w:val="auto"/>
                <w:sz w:val="18"/>
                <w:szCs w:val="18"/>
                <w:u w:val="single"/>
                <w:lang w:eastAsia="zh-CN" w:bidi="ar"/>
              </w:rPr>
            </w:pPr>
            <w:customXmlInsRangeStart w:id="12413" w:author="Xuning Wei12232" w:date="2026-07-27T20:26:00Z"/>
            <w:sdt>
              <w:sdtPr>
                <w:rPr>
                  <w:rFonts w:ascii="Times New Roman" w:eastAsia="仿宋_GB2312" w:hAnsi="Times New Roman" w:cs="Times New Roman"/>
                  <w:b/>
                  <w:color w:val="auto"/>
                  <w:sz w:val="18"/>
                  <w:szCs w:val="18"/>
                  <w:lang w:eastAsia="zh-CN" w:bidi="ar"/>
                </w:rPr>
                <w:id w:val="763345303"/>
                <w14:checkbox>
                  <w14:checked w14:val="1"/>
                  <w14:checkedState w14:val="2612" w14:font="MS Gothic"/>
                  <w14:uncheckedState w14:val="2610" w14:font="MS Gothic"/>
                </w14:checkbox>
              </w:sdtPr>
              <w:sdtEndPr/>
              <w:sdtContent>
                <w:customXmlInsRangeEnd w:id="12413"/>
                <w:ins w:id="12414"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415" w:author="Xuning Wei12232" w:date="2026-07-27T20:26:00Z"/>
              </w:sdtContent>
            </w:sdt>
            <w:customXmlInsRangeEnd w:id="12415"/>
            <w:ins w:id="12416" w:author="Xuning Wei12232" w:date="2026-07-27T20:26:00Z">
              <w:r w:rsidR="00455348" w:rsidRPr="00BB7730">
                <w:rPr>
                  <w:rFonts w:ascii="Times New Roman" w:eastAsia="仿宋_GB2312" w:hAnsi="Times New Roman" w:cs="Times New Roman"/>
                  <w:color w:val="auto"/>
                  <w:sz w:val="18"/>
                  <w:szCs w:val="18"/>
                  <w:lang w:eastAsia="zh-CN" w:bidi="ar"/>
                </w:rPr>
                <w:t xml:space="preserve"> *Handbook &amp; Page:</w:t>
              </w:r>
              <w:r w:rsidR="00455348" w:rsidRPr="00BB7730">
                <w:rPr>
                  <w:rFonts w:ascii="Times New Roman" w:eastAsia="仿宋_GB2312" w:hAnsi="Times New Roman" w:cs="Times New Roman"/>
                  <w:color w:val="auto"/>
                  <w:sz w:val="18"/>
                  <w:szCs w:val="18"/>
                  <w:u w:val="single"/>
                  <w:lang w:eastAsia="zh-CN" w:bidi="ar"/>
                </w:rPr>
                <w:t xml:space="preserve"> The Pilot Plant Real Book Page &amp;10-14, 10-15  </w:t>
              </w:r>
            </w:ins>
          </w:p>
          <w:p w14:paraId="2554286D" w14:textId="77777777" w:rsidR="00455348" w:rsidRPr="00BB7730" w:rsidRDefault="003E162E" w:rsidP="00455348">
            <w:pPr>
              <w:jc w:val="both"/>
              <w:rPr>
                <w:ins w:id="12417" w:author="Xuning Wei12232" w:date="2026-07-27T20:26:00Z"/>
                <w:rFonts w:ascii="Times New Roman" w:eastAsia="仿宋_GB2312" w:hAnsi="Times New Roman" w:cs="Times New Roman"/>
                <w:color w:val="auto"/>
                <w:sz w:val="18"/>
                <w:szCs w:val="18"/>
                <w:lang w:eastAsia="zh-CN" w:bidi="ar"/>
              </w:rPr>
            </w:pPr>
            <w:customXmlInsRangeStart w:id="12418" w:author="Xuning Wei12232" w:date="2026-07-27T20:26:00Z"/>
            <w:sdt>
              <w:sdtPr>
                <w:rPr>
                  <w:rFonts w:ascii="Times New Roman" w:eastAsia="仿宋_GB2312" w:hAnsi="Times New Roman" w:cs="Times New Roman"/>
                  <w:b/>
                  <w:color w:val="auto"/>
                  <w:sz w:val="18"/>
                  <w:szCs w:val="18"/>
                  <w:lang w:eastAsia="zh-CN" w:bidi="ar"/>
                </w:rPr>
                <w:id w:val="1092359636"/>
                <w14:checkbox>
                  <w14:checked w14:val="1"/>
                  <w14:checkedState w14:val="2612" w14:font="MS Gothic"/>
                  <w14:uncheckedState w14:val="2610" w14:font="MS Gothic"/>
                </w14:checkbox>
              </w:sdtPr>
              <w:sdtEndPr/>
              <w:sdtContent>
                <w:customXmlInsRangeEnd w:id="12418"/>
                <w:ins w:id="12419" w:author="Xuning Wei12232" w:date="2026-07-27T20:26:00Z">
                  <w:r w:rsidR="00455348" w:rsidRPr="00BB7730">
                    <w:rPr>
                      <w:rFonts w:ascii="Segoe UI Symbol" w:eastAsia="仿宋_GB2312" w:hAnsi="Segoe UI Symbol" w:cs="Segoe UI Symbol"/>
                      <w:b/>
                      <w:color w:val="auto"/>
                      <w:sz w:val="18"/>
                      <w:szCs w:val="18"/>
                      <w:lang w:eastAsia="zh-CN" w:bidi="ar"/>
                      <w:rPrChange w:id="12420" w:author="He Han" w:date="2026-10-13T14:07:00Z">
                        <w:rPr>
                          <w:rFonts w:ascii="Segoe UI Symbol" w:eastAsia="仿宋_GB2312" w:hAnsi="Segoe UI Symbol" w:cs="Segoe UI Symbol"/>
                          <w:color w:val="auto"/>
                          <w:sz w:val="18"/>
                          <w:szCs w:val="18"/>
                          <w:lang w:eastAsia="zh-CN" w:bidi="ar"/>
                        </w:rPr>
                      </w:rPrChange>
                    </w:rPr>
                    <w:t>☒</w:t>
                  </w:r>
                </w:ins>
                <w:customXmlInsRangeStart w:id="12421" w:author="Xuning Wei12232" w:date="2026-07-27T20:26:00Z"/>
              </w:sdtContent>
            </w:sdt>
            <w:customXmlInsRangeEnd w:id="12421"/>
            <w:ins w:id="12422" w:author="Xuning Wei12232" w:date="2026-07-27T20:26:00Z">
              <w:r w:rsidR="00455348" w:rsidRPr="00BB7730">
                <w:rPr>
                  <w:rFonts w:ascii="Times New Roman" w:eastAsia="仿宋_GB2312" w:hAnsi="Times New Roman" w:cs="Times New Roman"/>
                  <w:color w:val="auto"/>
                  <w:sz w:val="18"/>
                  <w:szCs w:val="18"/>
                  <w:lang w:eastAsia="zh-CN" w:bidi="ar"/>
                </w:rPr>
                <w:t xml:space="preserve"> Other:</w:t>
              </w:r>
              <w:r w:rsidR="00455348"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455348" w:rsidRPr="00BB7730" w14:paraId="08BB26CD" w14:textId="77777777" w:rsidTr="00770B21">
        <w:trPr>
          <w:trHeight w:val="480"/>
          <w:ins w:id="12423" w:author="Xuning Wei12232" w:date="2026-07-27T20:26:00Z"/>
          <w:trPrChange w:id="12424" w:author="Xuning Wei12232" w:date="2026-07-27T20:59:00Z">
            <w:trPr>
              <w:trHeight w:val="480"/>
            </w:trPr>
          </w:trPrChange>
        </w:trPr>
        <w:tc>
          <w:tcPr>
            <w:tcW w:w="269" w:type="pct"/>
            <w:vMerge/>
            <w:shd w:val="clear" w:color="auto" w:fill="FFFFFF" w:themeFill="background1"/>
            <w:vAlign w:val="center"/>
            <w:tcPrChange w:id="12425" w:author="Xuning Wei12232" w:date="2026-07-27T20:59:00Z">
              <w:tcPr>
                <w:tcW w:w="269" w:type="pct"/>
                <w:gridSpan w:val="2"/>
                <w:vMerge/>
                <w:shd w:val="clear" w:color="auto" w:fill="FFFFFF" w:themeFill="background1"/>
                <w:vAlign w:val="center"/>
              </w:tcPr>
            </w:tcPrChange>
          </w:tcPr>
          <w:p w14:paraId="0FEBB0C8" w14:textId="77777777" w:rsidR="00455348" w:rsidRPr="00BB7730" w:rsidRDefault="00455348" w:rsidP="00455348">
            <w:pPr>
              <w:numPr>
                <w:ilvl w:val="0"/>
                <w:numId w:val="4"/>
              </w:numPr>
              <w:jc w:val="both"/>
              <w:rPr>
                <w:ins w:id="12426"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2427" w:author="Xuning Wei12232" w:date="2026-07-27T20:59:00Z">
              <w:tcPr>
                <w:tcW w:w="1365" w:type="pct"/>
                <w:gridSpan w:val="3"/>
                <w:vMerge/>
                <w:shd w:val="clear" w:color="auto" w:fill="FFFFFF" w:themeFill="background1"/>
                <w:vAlign w:val="center"/>
              </w:tcPr>
            </w:tcPrChange>
          </w:tcPr>
          <w:p w14:paraId="5FE992FD" w14:textId="77777777" w:rsidR="00455348" w:rsidRPr="00BB7730" w:rsidRDefault="00455348" w:rsidP="00455348">
            <w:pPr>
              <w:jc w:val="both"/>
              <w:rPr>
                <w:ins w:id="12428"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12429" w:author="Xuning Wei12232" w:date="2026-07-27T20:59:00Z">
              <w:tcPr>
                <w:tcW w:w="842" w:type="pct"/>
                <w:gridSpan w:val="3"/>
                <w:vMerge/>
                <w:shd w:val="clear" w:color="auto" w:fill="FFFFFF" w:themeFill="background1"/>
                <w:vAlign w:val="center"/>
              </w:tcPr>
            </w:tcPrChange>
          </w:tcPr>
          <w:p w14:paraId="1EB8E5CE" w14:textId="77777777" w:rsidR="00455348" w:rsidRPr="00BB7730" w:rsidRDefault="00455348" w:rsidP="00455348">
            <w:pPr>
              <w:jc w:val="both"/>
              <w:rPr>
                <w:ins w:id="12430" w:author="Xuning Wei12232" w:date="2026-07-27T20:26: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Change w:id="12431" w:author="Xuning Wei12232" w:date="2026-07-27T20:59:00Z">
              <w:tcPr>
                <w:tcW w:w="346" w:type="pct"/>
                <w:gridSpan w:val="3"/>
                <w:vMerge/>
                <w:shd w:val="clear" w:color="auto" w:fill="FFFFFF" w:themeFill="background1"/>
                <w:vAlign w:val="center"/>
              </w:tcPr>
            </w:tcPrChange>
          </w:tcPr>
          <w:p w14:paraId="3654C6E9" w14:textId="77777777" w:rsidR="00455348" w:rsidRPr="00BB7730" w:rsidRDefault="00455348" w:rsidP="00455348">
            <w:pPr>
              <w:jc w:val="both"/>
              <w:rPr>
                <w:ins w:id="12432"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12433" w:author="Xuning Wei12232" w:date="2026-07-27T20:59:00Z">
              <w:tcPr>
                <w:tcW w:w="396" w:type="pct"/>
                <w:gridSpan w:val="3"/>
                <w:vMerge/>
                <w:shd w:val="clear" w:color="auto" w:fill="FFFFFF" w:themeFill="background1"/>
                <w:vAlign w:val="center"/>
              </w:tcPr>
            </w:tcPrChange>
          </w:tcPr>
          <w:p w14:paraId="6D5F9F86" w14:textId="77777777" w:rsidR="00455348" w:rsidRPr="00BB7730" w:rsidRDefault="00455348" w:rsidP="00455348">
            <w:pPr>
              <w:jc w:val="both"/>
              <w:rPr>
                <w:ins w:id="12434"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12435" w:author="Xuning Wei12232" w:date="2026-07-27T20:59:00Z">
              <w:tcPr>
                <w:tcW w:w="335" w:type="pct"/>
                <w:gridSpan w:val="2"/>
                <w:vAlign w:val="center"/>
              </w:tcPr>
            </w:tcPrChange>
          </w:tcPr>
          <w:p w14:paraId="0877D171" w14:textId="77777777" w:rsidR="00455348" w:rsidRPr="00BB7730" w:rsidRDefault="003E162E" w:rsidP="00455348">
            <w:pPr>
              <w:jc w:val="both"/>
              <w:rPr>
                <w:ins w:id="12436" w:author="Xuning Wei12232" w:date="2026-07-27T20:26:00Z"/>
                <w:rFonts w:ascii="Times New Roman" w:eastAsia="仿宋_GB2312" w:hAnsi="Times New Roman" w:cs="Times New Roman"/>
                <w:color w:val="auto"/>
                <w:sz w:val="18"/>
                <w:szCs w:val="18"/>
                <w:lang w:eastAsia="zh-CN" w:bidi="ar"/>
              </w:rPr>
            </w:pPr>
            <w:customXmlInsRangeStart w:id="12437" w:author="Xuning Wei12232" w:date="2026-07-27T20:26:00Z"/>
            <w:sdt>
              <w:sdtPr>
                <w:rPr>
                  <w:rFonts w:ascii="Times New Roman" w:eastAsia="仿宋_GB2312" w:hAnsi="Times New Roman" w:cs="Times New Roman"/>
                  <w:b/>
                  <w:color w:val="auto"/>
                  <w:sz w:val="18"/>
                  <w:szCs w:val="18"/>
                  <w:lang w:eastAsia="zh-CN" w:bidi="ar"/>
                </w:rPr>
                <w:id w:val="-1603257328"/>
                <w14:checkbox>
                  <w14:checked w14:val="0"/>
                  <w14:checkedState w14:val="2612" w14:font="MS Gothic"/>
                  <w14:uncheckedState w14:val="2610" w14:font="MS Gothic"/>
                </w14:checkbox>
              </w:sdtPr>
              <w:sdtEndPr/>
              <w:sdtContent>
                <w:customXmlInsRangeEnd w:id="12437"/>
                <w:ins w:id="12438"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439" w:author="Xuning Wei12232" w:date="2026-07-27T20:26:00Z"/>
              </w:sdtContent>
            </w:sdt>
            <w:customXmlInsRangeEnd w:id="12439"/>
            <w:ins w:id="12440" w:author="Xuning Wei12232" w:date="2026-07-27T20:26:00Z">
              <w:r w:rsidR="00455348" w:rsidRPr="00BB7730">
                <w:rPr>
                  <w:rFonts w:ascii="Times New Roman" w:eastAsia="仿宋_GB2312" w:hAnsi="Times New Roman" w:cs="Times New Roman"/>
                  <w:color w:val="auto"/>
                  <w:sz w:val="18"/>
                  <w:szCs w:val="18"/>
                  <w:lang w:eastAsia="zh-CN" w:bidi="ar"/>
                </w:rPr>
                <w:t xml:space="preserve"> High</w:t>
              </w:r>
            </w:ins>
          </w:p>
          <w:p w14:paraId="77AA95F8" w14:textId="77777777" w:rsidR="00455348" w:rsidRPr="00BB7730" w:rsidRDefault="003E162E" w:rsidP="00455348">
            <w:pPr>
              <w:jc w:val="both"/>
              <w:rPr>
                <w:ins w:id="12441" w:author="Xuning Wei12232" w:date="2026-07-27T20:26:00Z"/>
                <w:rFonts w:ascii="Times New Roman" w:eastAsia="仿宋_GB2312" w:hAnsi="Times New Roman" w:cs="Times New Roman"/>
                <w:color w:val="auto"/>
                <w:sz w:val="18"/>
                <w:szCs w:val="18"/>
                <w:lang w:eastAsia="zh-CN" w:bidi="ar"/>
              </w:rPr>
            </w:pPr>
            <w:customXmlInsRangeStart w:id="12442" w:author="Xuning Wei12232" w:date="2026-07-27T20:26:00Z"/>
            <w:sdt>
              <w:sdtPr>
                <w:rPr>
                  <w:rFonts w:ascii="Times New Roman" w:eastAsia="仿宋_GB2312" w:hAnsi="Times New Roman" w:cs="Times New Roman"/>
                  <w:b/>
                  <w:color w:val="auto"/>
                  <w:sz w:val="18"/>
                  <w:szCs w:val="18"/>
                  <w:lang w:eastAsia="zh-CN" w:bidi="ar"/>
                </w:rPr>
                <w:id w:val="-2096076689"/>
                <w14:checkbox>
                  <w14:checked w14:val="0"/>
                  <w14:checkedState w14:val="2612" w14:font="MS Gothic"/>
                  <w14:uncheckedState w14:val="2610" w14:font="MS Gothic"/>
                </w14:checkbox>
              </w:sdtPr>
              <w:sdtEndPr/>
              <w:sdtContent>
                <w:customXmlInsRangeEnd w:id="12442"/>
                <w:ins w:id="12443"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444" w:author="Xuning Wei12232" w:date="2026-07-27T20:26:00Z"/>
              </w:sdtContent>
            </w:sdt>
            <w:customXmlInsRangeEnd w:id="12444"/>
            <w:ins w:id="12445" w:author="Xuning Wei12232" w:date="2026-07-27T20:26:00Z">
              <w:r w:rsidR="00455348" w:rsidRPr="00BB7730">
                <w:rPr>
                  <w:rFonts w:ascii="Times New Roman" w:eastAsia="仿宋_GB2312" w:hAnsi="Times New Roman" w:cs="Times New Roman"/>
                  <w:b/>
                  <w:color w:val="auto"/>
                  <w:sz w:val="18"/>
                  <w:szCs w:val="18"/>
                  <w:lang w:eastAsia="zh-CN" w:bidi="ar"/>
                </w:rPr>
                <w:t xml:space="preserve"> </w:t>
              </w:r>
              <w:r w:rsidR="00455348" w:rsidRPr="00BB7730">
                <w:rPr>
                  <w:rFonts w:ascii="Times New Roman" w:eastAsia="仿宋_GB2312" w:hAnsi="Times New Roman" w:cs="Times New Roman"/>
                  <w:color w:val="auto"/>
                  <w:sz w:val="18"/>
                  <w:szCs w:val="18"/>
                  <w:lang w:eastAsia="zh-CN" w:bidi="ar"/>
                </w:rPr>
                <w:t>Medium</w:t>
              </w:r>
            </w:ins>
          </w:p>
          <w:p w14:paraId="66483497" w14:textId="77777777" w:rsidR="00455348" w:rsidRPr="00BB7730" w:rsidRDefault="003E162E" w:rsidP="00455348">
            <w:pPr>
              <w:jc w:val="both"/>
              <w:rPr>
                <w:ins w:id="12446" w:author="Xuning Wei12232" w:date="2026-07-27T20:26:00Z"/>
                <w:rFonts w:ascii="Times New Roman" w:eastAsia="仿宋_GB2312" w:hAnsi="Times New Roman" w:cs="Times New Roman"/>
                <w:color w:val="auto"/>
                <w:sz w:val="18"/>
                <w:szCs w:val="18"/>
                <w:lang w:eastAsia="zh-CN" w:bidi="ar"/>
              </w:rPr>
            </w:pPr>
            <w:customXmlInsRangeStart w:id="12447" w:author="Xuning Wei12232" w:date="2026-07-27T20:26:00Z"/>
            <w:sdt>
              <w:sdtPr>
                <w:rPr>
                  <w:rFonts w:ascii="Times New Roman" w:eastAsia="仿宋_GB2312" w:hAnsi="Times New Roman" w:cs="Times New Roman"/>
                  <w:b/>
                  <w:color w:val="auto"/>
                  <w:sz w:val="18"/>
                  <w:szCs w:val="18"/>
                  <w:lang w:eastAsia="zh-CN" w:bidi="ar"/>
                </w:rPr>
                <w:id w:val="-702322091"/>
                <w14:checkbox>
                  <w14:checked w14:val="1"/>
                  <w14:checkedState w14:val="2612" w14:font="MS Gothic"/>
                  <w14:uncheckedState w14:val="2610" w14:font="MS Gothic"/>
                </w14:checkbox>
              </w:sdtPr>
              <w:sdtEndPr/>
              <w:sdtContent>
                <w:customXmlInsRangeEnd w:id="12447"/>
                <w:ins w:id="12448"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449" w:author="Xuning Wei12232" w:date="2026-07-27T20:26:00Z"/>
              </w:sdtContent>
            </w:sdt>
            <w:customXmlInsRangeEnd w:id="12449"/>
            <w:ins w:id="12450" w:author="Xuning Wei12232" w:date="2026-07-27T20:26:00Z">
              <w:r w:rsidR="00455348"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2451" w:author="Xuning Wei12232" w:date="2026-07-27T20:59:00Z">
              <w:tcPr>
                <w:tcW w:w="457" w:type="pct"/>
                <w:gridSpan w:val="3"/>
                <w:vAlign w:val="center"/>
              </w:tcPr>
            </w:tcPrChange>
          </w:tcPr>
          <w:p w14:paraId="7B167B77" w14:textId="77777777" w:rsidR="00455348" w:rsidRPr="00BB7730" w:rsidRDefault="00455348" w:rsidP="00455348">
            <w:pPr>
              <w:jc w:val="both"/>
              <w:rPr>
                <w:ins w:id="12452" w:author="Xuning Wei12232" w:date="2026-07-27T20:26:00Z"/>
                <w:rFonts w:ascii="Times New Roman" w:eastAsia="仿宋_GB2312" w:hAnsi="Times New Roman" w:cs="Times New Roman"/>
                <w:color w:val="auto"/>
                <w:sz w:val="18"/>
                <w:szCs w:val="18"/>
                <w:lang w:eastAsia="zh-CN" w:bidi="ar"/>
              </w:rPr>
            </w:pPr>
            <w:ins w:id="12453" w:author="Xuning Wei12232" w:date="2026-07-27T20:26: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2454" w:author="Xuning Wei12232" w:date="2026-07-27T20:59:00Z">
              <w:tcPr>
                <w:tcW w:w="990" w:type="pct"/>
                <w:gridSpan w:val="2"/>
                <w:vMerge/>
                <w:vAlign w:val="center"/>
              </w:tcPr>
            </w:tcPrChange>
          </w:tcPr>
          <w:p w14:paraId="288B72AD" w14:textId="77777777" w:rsidR="00455348" w:rsidRPr="00BB7730" w:rsidRDefault="00455348" w:rsidP="00455348">
            <w:pPr>
              <w:jc w:val="both"/>
              <w:rPr>
                <w:ins w:id="12455" w:author="Xuning Wei12232" w:date="2026-07-27T20:26:00Z"/>
                <w:rFonts w:ascii="Times New Roman" w:eastAsia="仿宋_GB2312" w:hAnsi="Times New Roman" w:cs="Times New Roman"/>
                <w:color w:val="auto"/>
                <w:sz w:val="20"/>
                <w:szCs w:val="20"/>
                <w:lang w:eastAsia="zh-CN" w:bidi="ar"/>
              </w:rPr>
            </w:pPr>
          </w:p>
        </w:tc>
      </w:tr>
      <w:tr w:rsidR="00455348" w:rsidRPr="00BB7730" w14:paraId="42612FD7" w14:textId="77777777" w:rsidTr="00770B21">
        <w:trPr>
          <w:trHeight w:val="397"/>
          <w:ins w:id="12456" w:author="Xuning Wei12232" w:date="2026-07-27T20:26:00Z"/>
          <w:trPrChange w:id="12457" w:author="Xuning Wei12232" w:date="2026-07-27T20:59:00Z">
            <w:trPr>
              <w:trHeight w:val="397"/>
            </w:trPr>
          </w:trPrChange>
        </w:trPr>
        <w:tc>
          <w:tcPr>
            <w:tcW w:w="269" w:type="pct"/>
            <w:vMerge w:val="restart"/>
            <w:shd w:val="clear" w:color="auto" w:fill="FFFFFF" w:themeFill="background1"/>
            <w:vAlign w:val="center"/>
            <w:tcPrChange w:id="12458" w:author="Xuning Wei12232" w:date="2026-07-27T20:59:00Z">
              <w:tcPr>
                <w:tcW w:w="269" w:type="pct"/>
                <w:gridSpan w:val="2"/>
                <w:vMerge w:val="restart"/>
                <w:shd w:val="clear" w:color="auto" w:fill="FFFFFF" w:themeFill="background1"/>
                <w:vAlign w:val="center"/>
              </w:tcPr>
            </w:tcPrChange>
          </w:tcPr>
          <w:p w14:paraId="0ECC32AF" w14:textId="32D38204" w:rsidR="00455348" w:rsidRPr="00BB7730" w:rsidRDefault="0022709A">
            <w:pPr>
              <w:jc w:val="center"/>
              <w:rPr>
                <w:ins w:id="12459" w:author="Xuning Wei12232" w:date="2026-07-27T20:26:00Z"/>
                <w:rFonts w:ascii="Times New Roman" w:eastAsia="仿宋_GB2312" w:hAnsi="Times New Roman" w:cs="Times New Roman"/>
                <w:color w:val="auto"/>
                <w:sz w:val="18"/>
                <w:szCs w:val="18"/>
                <w:lang w:eastAsia="zh-CN" w:bidi="ar"/>
              </w:rPr>
              <w:pPrChange w:id="12460" w:author="Xuning Wei12232" w:date="2026-07-27T20:30:00Z">
                <w:pPr>
                  <w:jc w:val="both"/>
                </w:pPr>
              </w:pPrChange>
            </w:pPr>
            <w:ins w:id="12461" w:author="Xuning Wei12232" w:date="2026-07-27T20:30:00Z">
              <w:r w:rsidRPr="00BB7730">
                <w:rPr>
                  <w:rFonts w:ascii="Times New Roman" w:eastAsia="仿宋_GB2312" w:hAnsi="Times New Roman" w:cs="Times New Roman"/>
                  <w:color w:val="auto"/>
                  <w:sz w:val="18"/>
                  <w:szCs w:val="18"/>
                  <w:lang w:eastAsia="zh-CN" w:bidi="ar"/>
                </w:rPr>
                <w:t>4</w:t>
              </w:r>
            </w:ins>
          </w:p>
        </w:tc>
        <w:tc>
          <w:tcPr>
            <w:tcW w:w="1365" w:type="pct"/>
            <w:vMerge w:val="restart"/>
            <w:shd w:val="clear" w:color="auto" w:fill="FFFFFF" w:themeFill="background1"/>
            <w:vAlign w:val="center"/>
            <w:tcPrChange w:id="12462" w:author="Xuning Wei12232" w:date="2026-07-27T20:59:00Z">
              <w:tcPr>
                <w:tcW w:w="1365" w:type="pct"/>
                <w:gridSpan w:val="3"/>
                <w:vMerge w:val="restart"/>
                <w:shd w:val="clear" w:color="auto" w:fill="FFFFFF" w:themeFill="background1"/>
                <w:vAlign w:val="center"/>
              </w:tcPr>
            </w:tcPrChange>
          </w:tcPr>
          <w:p w14:paraId="237D78EE" w14:textId="72406E83" w:rsidR="0022709A" w:rsidRPr="00BB7730" w:rsidRDefault="0022709A" w:rsidP="00455348">
            <w:pPr>
              <w:jc w:val="both"/>
              <w:rPr>
                <w:ins w:id="12463" w:author="Xuning Wei12232" w:date="2026-07-27T20:31:00Z"/>
                <w:rFonts w:ascii="Times New Roman" w:eastAsia="等线" w:hAnsi="Times New Roman" w:cs="Times New Roman"/>
                <w:color w:val="000000" w:themeColor="text1"/>
                <w:sz w:val="18"/>
                <w:szCs w:val="18"/>
              </w:rPr>
            </w:pPr>
            <w:ins w:id="12464" w:author="Xuning Wei12232" w:date="2026-07-27T20:31:00Z">
              <w:r w:rsidRPr="00BB7730">
                <w:rPr>
                  <w:rFonts w:ascii="Times New Roman" w:eastAsia="仿宋_GB2312" w:hAnsi="Times New Roman" w:cs="Times New Roman"/>
                  <w:color w:val="auto"/>
                  <w:sz w:val="18"/>
                  <w:szCs w:val="18"/>
                  <w:lang w:eastAsia="zh-CN"/>
                </w:rPr>
                <w:t>Fmoc-L-Phe-OH activation and transfer:</w:t>
              </w:r>
            </w:ins>
          </w:p>
          <w:p w14:paraId="4AC11D7E" w14:textId="38C2B9B0" w:rsidR="00455348" w:rsidRPr="00BB7730" w:rsidRDefault="0022709A" w:rsidP="00455348">
            <w:pPr>
              <w:jc w:val="both"/>
              <w:rPr>
                <w:ins w:id="12465" w:author="Xuning Wei12232" w:date="2026-07-27T20:26:00Z"/>
                <w:rFonts w:ascii="Times New Roman" w:eastAsia="等线" w:hAnsi="Times New Roman" w:cs="Times New Roman"/>
                <w:bCs w:val="0"/>
                <w:color w:val="auto"/>
                <w:kern w:val="0"/>
                <w:sz w:val="18"/>
                <w:szCs w:val="18"/>
                <w:lang w:eastAsia="zh-CN"/>
              </w:rPr>
            </w:pPr>
            <w:ins w:id="12466" w:author="Xuning Wei12232" w:date="2026-07-27T20:31: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4.0 V DMF (3.79</w:t>
              </w:r>
              <w:del w:id="12467" w:author="He Han" w:date="2026-10-27T15:39:00Z">
                <w:r w:rsidRPr="00BB7730" w:rsidDel="001C6B2D">
                  <w:rPr>
                    <w:rFonts w:ascii="Times New Roman" w:eastAsia="等线" w:hAnsi="Times New Roman" w:cs="Times New Roman"/>
                    <w:color w:val="000000" w:themeColor="text1"/>
                    <w:sz w:val="18"/>
                    <w:szCs w:val="18"/>
                    <w:lang w:eastAsia="zh-CN"/>
                  </w:rPr>
                  <w:delText>2</w:delText>
                </w:r>
              </w:del>
              <w:r w:rsidRPr="00BB7730">
                <w:rPr>
                  <w:rFonts w:ascii="Times New Roman" w:eastAsia="等线" w:hAnsi="Times New Roman" w:cs="Times New Roman"/>
                  <w:color w:val="000000" w:themeColor="text1"/>
                  <w:sz w:val="18"/>
                  <w:szCs w:val="18"/>
                  <w:lang w:eastAsia="zh-CN"/>
                </w:rPr>
                <w:t xml:space="preserve">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Start the stirrer. Then add 2.0</w:t>
              </w:r>
            </w:ins>
            <w:ins w:id="12468" w:author="Johan Granander" w:date="2026-07-28T13:38:00Z">
              <w:r w:rsidR="00A522BC" w:rsidRPr="00BB7730">
                <w:rPr>
                  <w:rFonts w:ascii="Times New Roman" w:eastAsia="等线" w:hAnsi="Times New Roman" w:cs="Times New Roman"/>
                  <w:color w:val="000000" w:themeColor="text1"/>
                  <w:sz w:val="18"/>
                  <w:szCs w:val="18"/>
                </w:rPr>
                <w:t xml:space="preserve"> </w:t>
              </w:r>
            </w:ins>
            <w:ins w:id="12469" w:author="Xuning Wei12232" w:date="2026-07-27T20:31:00Z">
              <w:r w:rsidRPr="00BB7730">
                <w:rPr>
                  <w:rFonts w:ascii="Times New Roman" w:eastAsia="等线" w:hAnsi="Times New Roman" w:cs="Times New Roman"/>
                  <w:color w:val="000000" w:themeColor="text1"/>
                  <w:sz w:val="18"/>
                  <w:szCs w:val="18"/>
                </w:rPr>
                <w:t xml:space="preserve">eq. </w:t>
              </w:r>
              <w:r w:rsidRPr="00BB7730">
                <w:rPr>
                  <w:rFonts w:ascii="Times New Roman" w:eastAsia="等线" w:hAnsi="Times New Roman" w:cs="Times New Roman"/>
                  <w:bCs w:val="0"/>
                  <w:color w:val="000000" w:themeColor="text1"/>
                  <w:sz w:val="18"/>
                  <w:szCs w:val="18"/>
                </w:rPr>
                <w:t>Fmoc-L-Phe-OH</w:t>
              </w:r>
              <w:r w:rsidRPr="001C6B2D">
                <w:rPr>
                  <w:rFonts w:ascii="Times New Roman" w:eastAsia="等线" w:hAnsi="Times New Roman" w:cs="Times New Roman"/>
                  <w:color w:val="auto"/>
                  <w:sz w:val="18"/>
                  <w:szCs w:val="18"/>
                  <w:rPrChange w:id="12470" w:author="He Han" w:date="2026-10-27T15:39:00Z">
                    <w:rPr>
                      <w:rFonts w:ascii="Times New Roman" w:eastAsia="等线" w:hAnsi="Times New Roman" w:cs="Times New Roman"/>
                      <w:color w:val="000000" w:themeColor="text1"/>
                      <w:sz w:val="18"/>
                      <w:szCs w:val="18"/>
                    </w:rPr>
                  </w:rPrChange>
                </w:rPr>
                <w:t xml:space="preserve">. </w:t>
              </w:r>
            </w:ins>
            <w:ins w:id="12471" w:author="Xuning Wei12232" w:date="2026-09-05T19:50:00Z">
              <w:r w:rsidR="00473484" w:rsidRPr="001C6B2D">
                <w:rPr>
                  <w:rFonts w:ascii="Times New Roman" w:eastAsia="等线" w:hAnsi="Times New Roman" w:cs="Times New Roman"/>
                  <w:color w:val="auto"/>
                  <w:sz w:val="18"/>
                  <w:szCs w:val="18"/>
                  <w:rPrChange w:id="12472" w:author="He Han" w:date="2026-10-27T15:39:00Z">
                    <w:rPr>
                      <w:rFonts w:ascii="Times New Roman" w:eastAsia="等线" w:hAnsi="Times New Roman" w:cs="Times New Roman"/>
                      <w:color w:val="FF0000"/>
                      <w:sz w:val="18"/>
                      <w:szCs w:val="18"/>
                    </w:rPr>
                  </w:rPrChange>
                </w:rPr>
                <w:t>Stir for at least 15 min.</w:t>
              </w:r>
            </w:ins>
            <w:ins w:id="12473" w:author="Xuning Wei12232" w:date="2026-07-27T20:31: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2. </w:t>
              </w:r>
              <w:r w:rsidRPr="00BB7730">
                <w:rPr>
                  <w:rFonts w:ascii="Times New Roman" w:eastAsia="等线" w:hAnsi="Times New Roman" w:cs="Times New Roman"/>
                  <w:bCs w:val="0"/>
                  <w:color w:val="000000" w:themeColor="text1"/>
                  <w:sz w:val="18"/>
                  <w:szCs w:val="18"/>
                </w:rPr>
                <w:t>Cool the mixture to 5±5</w:t>
              </w:r>
            </w:ins>
            <w:ins w:id="12474" w:author="Johan Granander" w:date="2026-07-28T13:39:00Z">
              <w:r w:rsidR="00A522BC" w:rsidRPr="00BB7730">
                <w:rPr>
                  <w:rFonts w:ascii="Times New Roman" w:eastAsia="等线" w:hAnsi="Times New Roman" w:cs="Times New Roman"/>
                  <w:bCs w:val="0"/>
                  <w:color w:val="000000" w:themeColor="text1"/>
                  <w:sz w:val="18"/>
                  <w:szCs w:val="18"/>
                </w:rPr>
                <w:t xml:space="preserve"> </w:t>
              </w:r>
            </w:ins>
            <w:ins w:id="12475" w:author="Xuning Wei12232" w:date="2026-07-27T20:31:00Z">
              <w:r w:rsidRPr="00BB7730">
                <w:rPr>
                  <w:rFonts w:ascii="Times New Roman" w:eastAsia="等线" w:hAnsi="Times New Roman" w:cs="Times New Roman"/>
                  <w:bCs w:val="0"/>
                  <w:color w:val="000000" w:themeColor="text1"/>
                  <w:sz w:val="18"/>
                  <w:szCs w:val="18"/>
                </w:rPr>
                <w:t>℃</w:t>
              </w:r>
              <w:r w:rsidRPr="00BB7730">
                <w:rPr>
                  <w:rFonts w:ascii="Times New Roman" w:eastAsia="等线" w:hAnsi="Times New Roman" w:cs="Times New Roman"/>
                  <w:color w:val="000000" w:themeColor="text1"/>
                  <w:sz w:val="18"/>
                  <w:szCs w:val="18"/>
                </w:rPr>
                <w:t>. Maintain for next operation at 5±5 ℃ (target: 5</w:t>
              </w:r>
            </w:ins>
            <w:ins w:id="12476" w:author="Johan Granander" w:date="2026-07-28T13:39:00Z">
              <w:r w:rsidR="00A522BC" w:rsidRPr="00BB7730">
                <w:rPr>
                  <w:rFonts w:ascii="Times New Roman" w:eastAsia="等线" w:hAnsi="Times New Roman" w:cs="Times New Roman"/>
                  <w:color w:val="000000" w:themeColor="text1"/>
                  <w:sz w:val="18"/>
                  <w:szCs w:val="18"/>
                </w:rPr>
                <w:t xml:space="preserve"> </w:t>
              </w:r>
            </w:ins>
            <w:ins w:id="12477" w:author="Xuning Wei12232" w:date="2026-07-27T20:31:00Z">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Add 2.0</w:t>
              </w:r>
            </w:ins>
            <w:ins w:id="12478" w:author="Johan Granander" w:date="2026-07-28T13:39:00Z">
              <w:r w:rsidR="00A522BC" w:rsidRPr="00BB7730">
                <w:rPr>
                  <w:rFonts w:ascii="Times New Roman" w:eastAsia="等线" w:hAnsi="Times New Roman" w:cs="Times New Roman"/>
                  <w:color w:val="000000" w:themeColor="text1"/>
                  <w:sz w:val="18"/>
                  <w:szCs w:val="18"/>
                </w:rPr>
                <w:t xml:space="preserve"> </w:t>
              </w:r>
            </w:ins>
            <w:ins w:id="12479" w:author="Xuning Wei12232" w:date="2026-07-27T20:31:00Z">
              <w:r w:rsidRPr="00BB7730">
                <w:rPr>
                  <w:rFonts w:ascii="Times New Roman" w:eastAsia="等线" w:hAnsi="Times New Roman" w:cs="Times New Roman"/>
                  <w:color w:val="000000" w:themeColor="text1"/>
                  <w:sz w:val="18"/>
                  <w:szCs w:val="18"/>
                </w:rPr>
                <w:t>eq.</w:t>
              </w:r>
              <w:r w:rsidRPr="00BB7730">
                <w:rPr>
                  <w:rFonts w:ascii="Times New Roman" w:eastAsia="等线" w:hAnsi="Times New Roman" w:cs="Times New Roman"/>
                  <w:bCs w:val="0"/>
                  <w:color w:val="000000" w:themeColor="text1"/>
                  <w:sz w:val="18"/>
                  <w:szCs w:val="18"/>
                </w:rPr>
                <w:t xml:space="preserve"> PyBOP</w:t>
              </w:r>
              <w:r w:rsidRPr="00BB7730">
                <w:rPr>
                  <w:rFonts w:ascii="Times New Roman" w:eastAsia="等线" w:hAnsi="Times New Roman" w:cs="Times New Roman"/>
                  <w:color w:val="000000" w:themeColor="text1"/>
                  <w:sz w:val="18"/>
                  <w:szCs w:val="18"/>
                </w:rPr>
                <w:t xml:space="preserve"> and 2.0</w:t>
              </w:r>
            </w:ins>
            <w:ins w:id="12480" w:author="Johan Granander" w:date="2026-07-28T13:39:00Z">
              <w:r w:rsidR="00A522BC" w:rsidRPr="00BB7730">
                <w:rPr>
                  <w:rFonts w:ascii="Times New Roman" w:eastAsia="等线" w:hAnsi="Times New Roman" w:cs="Times New Roman"/>
                  <w:color w:val="000000" w:themeColor="text1"/>
                  <w:sz w:val="18"/>
                  <w:szCs w:val="18"/>
                </w:rPr>
                <w:t xml:space="preserve"> </w:t>
              </w:r>
            </w:ins>
            <w:ins w:id="12481" w:author="Xuning Wei12232" w:date="2026-07-27T20:31:00Z">
              <w:r w:rsidRPr="00BB7730">
                <w:rPr>
                  <w:rFonts w:ascii="Times New Roman" w:eastAsia="等线" w:hAnsi="Times New Roman" w:cs="Times New Roman"/>
                  <w:color w:val="000000" w:themeColor="text1"/>
                  <w:sz w:val="18"/>
                  <w:szCs w:val="18"/>
                </w:rPr>
                <w:t xml:space="preserve">eq. </w:t>
              </w:r>
              <w:commentRangeStart w:id="12482"/>
              <w:commentRangeStart w:id="12483"/>
              <w:r w:rsidRPr="00BB7730">
                <w:rPr>
                  <w:rFonts w:ascii="Times New Roman" w:eastAsia="等线" w:hAnsi="Times New Roman" w:cs="Times New Roman"/>
                  <w:bCs w:val="0"/>
                  <w:color w:val="000000" w:themeColor="text1"/>
                  <w:sz w:val="18"/>
                  <w:szCs w:val="18"/>
                </w:rPr>
                <w:t>OxymaPure</w:t>
              </w:r>
              <w:commentRangeEnd w:id="12482"/>
              <w:r w:rsidRPr="00BB7730">
                <w:rPr>
                  <w:rStyle w:val="aff2"/>
                  <w:rFonts w:ascii="Times New Roman" w:eastAsia="等线" w:hAnsi="Times New Roman" w:cs="Times New Roman"/>
                  <w:color w:val="000000" w:themeColor="text1"/>
                  <w:sz w:val="18"/>
                  <w:szCs w:val="18"/>
                </w:rPr>
                <w:commentReference w:id="12482"/>
              </w:r>
              <w:commentRangeEnd w:id="12483"/>
              <w:r w:rsidRPr="00BB7730">
                <w:rPr>
                  <w:rStyle w:val="aff2"/>
                  <w:rFonts w:ascii="Times New Roman" w:eastAsia="等线" w:hAnsi="Times New Roman" w:cs="Times New Roman"/>
                  <w:color w:val="000000" w:themeColor="text1"/>
                  <w:sz w:val="18"/>
                  <w:szCs w:val="18"/>
                </w:rPr>
                <w:commentReference w:id="12483"/>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at 5±5</w:t>
              </w:r>
            </w:ins>
            <w:ins w:id="12484" w:author="Johan Granander" w:date="2026-07-28T13:39:00Z">
              <w:r w:rsidR="00A522BC" w:rsidRPr="00BB7730">
                <w:rPr>
                  <w:rFonts w:ascii="Times New Roman" w:eastAsia="等线" w:hAnsi="Times New Roman" w:cs="Times New Roman"/>
                  <w:color w:val="000000" w:themeColor="text1"/>
                  <w:sz w:val="18"/>
                  <w:szCs w:val="18"/>
                </w:rPr>
                <w:t xml:space="preserve"> </w:t>
              </w:r>
            </w:ins>
            <w:ins w:id="12485" w:author="Xuning Wei12232" w:date="2026-07-27T20:31:00Z">
              <w:r w:rsidRPr="00BB7730">
                <w:rPr>
                  <w:rFonts w:ascii="Times New Roman" w:eastAsia="等线" w:hAnsi="Times New Roman" w:cs="Times New Roman"/>
                  <w:color w:val="000000" w:themeColor="text1"/>
                  <w:sz w:val="18"/>
                  <w:szCs w:val="18"/>
                </w:rPr>
                <w:t>℃ (target: 5</w:t>
              </w:r>
            </w:ins>
            <w:ins w:id="12486" w:author="Johan Granander" w:date="2026-07-28T13:39:00Z">
              <w:r w:rsidR="00A522BC" w:rsidRPr="00BB7730">
                <w:rPr>
                  <w:rFonts w:ascii="Times New Roman" w:eastAsia="等线" w:hAnsi="Times New Roman" w:cs="Times New Roman"/>
                  <w:color w:val="000000" w:themeColor="text1"/>
                  <w:sz w:val="18"/>
                  <w:szCs w:val="18"/>
                </w:rPr>
                <w:t xml:space="preserve"> </w:t>
              </w:r>
            </w:ins>
            <w:ins w:id="12487" w:author="Xuning Wei12232" w:date="2026-07-27T20:31:00Z">
              <w:r w:rsidRPr="00BB7730">
                <w:rPr>
                  <w:rFonts w:ascii="Times New Roman" w:eastAsia="等线" w:hAnsi="Times New Roman" w:cs="Times New Roman"/>
                  <w:color w:val="000000" w:themeColor="text1"/>
                  <w:sz w:val="18"/>
                  <w:szCs w:val="18"/>
                </w:rPr>
                <w:t xml:space="preserve">℃), rinse the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with 1.0 V DMF</w:t>
              </w:r>
              <w:r w:rsidRPr="00BB7730">
                <w:rPr>
                  <w:rFonts w:ascii="Times New Roman" w:eastAsia="仿宋_GB2312" w:hAnsi="Times New Roman" w:cs="Times New Roman"/>
                  <w:color w:val="000000" w:themeColor="text1"/>
                  <w:sz w:val="18"/>
                  <w:szCs w:val="18"/>
                  <w:lang w:eastAsia="zh-CN"/>
                </w:rPr>
                <w:t xml:space="preserve"> (0.948 kg/kg)</w:t>
              </w:r>
              <w:r w:rsidRPr="00BB7730">
                <w:rPr>
                  <w:rFonts w:ascii="Times New Roman" w:eastAsia="等线" w:hAnsi="Times New Roman" w:cs="Times New Roman"/>
                  <w:color w:val="000000" w:themeColor="text1"/>
                  <w:sz w:val="18"/>
                  <w:szCs w:val="18"/>
                </w:rPr>
                <w:t xml:space="preserve">. Add 3.0 eq. </w:t>
              </w:r>
              <w:r w:rsidRPr="00BB7730">
                <w:rPr>
                  <w:rFonts w:ascii="Times New Roman" w:eastAsia="等线" w:hAnsi="Times New Roman" w:cs="Times New Roman"/>
                  <w:bCs w:val="0"/>
                  <w:color w:val="000000" w:themeColor="text1"/>
                  <w:sz w:val="18"/>
                  <w:szCs w:val="18"/>
                </w:rPr>
                <w:t>DIPEA</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the addition rate depends on temperature control. Activate for 20</w:t>
              </w:r>
              <w:r w:rsidRPr="00BB7730">
                <w:rPr>
                  <w:rFonts w:ascii="Times New Roman" w:eastAsia="等线" w:hAnsi="Times New Roman" w:cs="Times New Roman"/>
                  <w:color w:val="000000" w:themeColor="text1"/>
                  <w:sz w:val="18"/>
                  <w:szCs w:val="18"/>
                  <w:lang w:eastAsia="zh-CN"/>
                </w:rPr>
                <w:t>±</w:t>
              </w:r>
              <w:r w:rsidRPr="00BB7730">
                <w:rPr>
                  <w:rFonts w:ascii="Times New Roman" w:eastAsia="等线" w:hAnsi="Times New Roman" w:cs="Times New Roman"/>
                  <w:color w:val="000000" w:themeColor="text1"/>
                  <w:sz w:val="18"/>
                  <w:szCs w:val="18"/>
                </w:rPr>
                <w:t>5 min at 5±5</w:t>
              </w:r>
            </w:ins>
            <w:ins w:id="12488" w:author="Johan Granander" w:date="2026-07-28T13:39:00Z">
              <w:r w:rsidR="00A522BC" w:rsidRPr="00BB7730">
                <w:rPr>
                  <w:rFonts w:ascii="Times New Roman" w:eastAsia="等线" w:hAnsi="Times New Roman" w:cs="Times New Roman"/>
                  <w:color w:val="000000" w:themeColor="text1"/>
                  <w:sz w:val="18"/>
                  <w:szCs w:val="18"/>
                </w:rPr>
                <w:t xml:space="preserve"> </w:t>
              </w:r>
            </w:ins>
            <w:ins w:id="12489" w:author="Xuning Wei12232" w:date="2026-07-27T20:31:00Z">
              <w:r w:rsidRPr="00BB7730">
                <w:rPr>
                  <w:rFonts w:ascii="Times New Roman" w:eastAsia="等线" w:hAnsi="Times New Roman" w:cs="Times New Roman"/>
                  <w:color w:val="000000" w:themeColor="text1"/>
                  <w:sz w:val="18"/>
                  <w:szCs w:val="18"/>
                </w:rPr>
                <w:t xml:space="preserve">℃ (target: 5℃). </w:t>
              </w:r>
              <w:r w:rsidRPr="00BB7730">
                <w:rPr>
                  <w:rFonts w:ascii="Times New Roman" w:eastAsia="等线" w:hAnsi="Times New Roman" w:cs="Times New Roman"/>
                  <w:color w:val="000000" w:themeColor="text1"/>
                  <w:sz w:val="18"/>
                  <w:szCs w:val="18"/>
                </w:rPr>
                <w:br/>
                <w:t xml:space="preserve">3. Add </w:t>
              </w:r>
              <w:r w:rsidRPr="00BB7730">
                <w:rPr>
                  <w:rFonts w:ascii="Times New Roman" w:eastAsia="仿宋_GB2312" w:hAnsi="Times New Roman" w:cs="Times New Roman"/>
                  <w:color w:val="000000" w:themeColor="text1"/>
                  <w:sz w:val="18"/>
                  <w:szCs w:val="18"/>
                  <w:lang w:eastAsia="zh-CN"/>
                </w:rPr>
                <w:t>2.0</w:t>
              </w:r>
            </w:ins>
            <w:ins w:id="12490" w:author="Johan Granander" w:date="2026-07-28T13:39:00Z">
              <w:r w:rsidR="00A522BC" w:rsidRPr="00BB7730">
                <w:rPr>
                  <w:rFonts w:ascii="Times New Roman" w:eastAsia="仿宋_GB2312" w:hAnsi="Times New Roman" w:cs="Times New Roman"/>
                  <w:color w:val="000000" w:themeColor="text1"/>
                  <w:sz w:val="18"/>
                  <w:szCs w:val="18"/>
                  <w:lang w:eastAsia="zh-CN"/>
                </w:rPr>
                <w:t xml:space="preserve"> </w:t>
              </w:r>
            </w:ins>
            <w:ins w:id="12491" w:author="Xuning Wei12232" w:date="2026-07-27T20:31:00Z">
              <w:del w:id="12492" w:author="Johan Granander" w:date="2026-07-28T13:39:00Z">
                <w:r w:rsidRPr="00BB7730" w:rsidDel="00A522BC">
                  <w:rPr>
                    <w:rFonts w:ascii="Times New Roman" w:eastAsia="仿宋_GB2312" w:hAnsi="Times New Roman" w:cs="Times New Roman"/>
                    <w:color w:val="000000" w:themeColor="text1"/>
                    <w:sz w:val="18"/>
                    <w:szCs w:val="18"/>
                    <w:lang w:eastAsia="zh-CN"/>
                  </w:rPr>
                  <w:delText>v</w:delText>
                </w:r>
              </w:del>
            </w:ins>
            <w:ins w:id="12493" w:author="Johan Granander" w:date="2026-07-28T13:39:00Z">
              <w:r w:rsidR="00A522BC" w:rsidRPr="00BB7730">
                <w:rPr>
                  <w:rFonts w:ascii="Times New Roman" w:eastAsia="仿宋_GB2312" w:hAnsi="Times New Roman" w:cs="Times New Roman"/>
                  <w:color w:val="000000" w:themeColor="text1"/>
                  <w:sz w:val="18"/>
                  <w:szCs w:val="18"/>
                  <w:lang w:eastAsia="zh-CN"/>
                </w:rPr>
                <w:t>V</w:t>
              </w:r>
            </w:ins>
            <w:ins w:id="12494" w:author="Xuning Wei12232" w:date="2026-07-27T20:31:00Z">
              <w:r w:rsidRPr="00BB7730">
                <w:rPr>
                  <w:rFonts w:ascii="Times New Roman" w:eastAsia="仿宋_GB2312" w:hAnsi="Times New Roman" w:cs="Times New Roman"/>
                  <w:color w:val="000000" w:themeColor="text1"/>
                  <w:sz w:val="18"/>
                  <w:szCs w:val="18"/>
                  <w:lang w:eastAsia="zh-CN"/>
                </w:rPr>
                <w:t xml:space="preserve"> DMF (1.</w:t>
              </w:r>
            </w:ins>
            <w:ins w:id="12495" w:author="He Han" w:date="2026-10-27T15:39:00Z">
              <w:r w:rsidR="00B055AC">
                <w:rPr>
                  <w:rFonts w:ascii="Times New Roman" w:eastAsia="仿宋_GB2312" w:hAnsi="Times New Roman" w:cs="Times New Roman"/>
                  <w:color w:val="000000" w:themeColor="text1"/>
                  <w:sz w:val="18"/>
                  <w:szCs w:val="18"/>
                  <w:lang w:eastAsia="zh-CN"/>
                </w:rPr>
                <w:t>90</w:t>
              </w:r>
            </w:ins>
            <w:ins w:id="12496" w:author="Xuning Wei12232" w:date="2026-07-27T20:31:00Z">
              <w:del w:id="12497" w:author="He Han" w:date="2026-10-27T15:39:00Z">
                <w:r w:rsidRPr="00BB7730" w:rsidDel="00B055AC">
                  <w:rPr>
                    <w:rFonts w:ascii="Times New Roman" w:eastAsia="仿宋_GB2312" w:hAnsi="Times New Roman" w:cs="Times New Roman"/>
                    <w:color w:val="000000" w:themeColor="text1"/>
                    <w:sz w:val="18"/>
                    <w:szCs w:val="18"/>
                    <w:lang w:eastAsia="zh-CN"/>
                  </w:rPr>
                  <w:delText>896</w:delText>
                </w:r>
              </w:del>
              <w:r w:rsidRPr="00BB7730">
                <w:rPr>
                  <w:rFonts w:ascii="Times New Roman" w:eastAsia="仿宋_GB2312" w:hAnsi="Times New Roman" w:cs="Times New Roman"/>
                  <w:color w:val="000000" w:themeColor="text1"/>
                  <w:sz w:val="18"/>
                  <w:szCs w:val="18"/>
                  <w:lang w:eastAsia="zh-CN"/>
                </w:rPr>
                <w:t xml:space="preserve">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Start the agitator. </w:t>
              </w:r>
              <w:r w:rsidRPr="00BB7730">
                <w:rPr>
                  <w:rFonts w:ascii="Times New Roman" w:eastAsia="等线" w:hAnsi="Times New Roman" w:cs="Times New Roman"/>
                  <w:color w:val="000000" w:themeColor="text1"/>
                  <w:sz w:val="18"/>
                  <w:szCs w:val="18"/>
                </w:rPr>
                <w:br/>
                <w:t xml:space="preserve">4.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xml:space="preserve">. Add </w:t>
              </w:r>
              <w:r w:rsidRPr="00BB7730">
                <w:rPr>
                  <w:rFonts w:ascii="Times New Roman" w:eastAsia="仿宋_GB2312" w:hAnsi="Times New Roman" w:cs="Times New Roman"/>
                  <w:color w:val="000000" w:themeColor="text1"/>
                  <w:sz w:val="18"/>
                  <w:szCs w:val="18"/>
                  <w:lang w:eastAsia="zh-CN"/>
                </w:rPr>
                <w:t>1.0 V DMF (0.948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Transfer the mixture in activation tank (TJ4S-1213-Sy15-R01) into synthesis reactor (TJ4S-1213-Sy15)</w:t>
              </w:r>
            </w:ins>
          </w:p>
        </w:tc>
        <w:tc>
          <w:tcPr>
            <w:tcW w:w="842" w:type="pct"/>
            <w:vMerge w:val="restart"/>
            <w:shd w:val="clear" w:color="auto" w:fill="FFFFFF" w:themeFill="background1"/>
            <w:vAlign w:val="center"/>
            <w:tcPrChange w:id="12498" w:author="Xuning Wei12232" w:date="2026-07-27T20:59:00Z">
              <w:tcPr>
                <w:tcW w:w="842" w:type="pct"/>
                <w:gridSpan w:val="3"/>
                <w:vMerge w:val="restart"/>
                <w:shd w:val="clear" w:color="auto" w:fill="FFFFFF" w:themeFill="background1"/>
                <w:vAlign w:val="center"/>
              </w:tcPr>
            </w:tcPrChange>
          </w:tcPr>
          <w:p w14:paraId="508DDFFA" w14:textId="77777777" w:rsidR="00153539" w:rsidRPr="00BB7730" w:rsidRDefault="00153539">
            <w:pPr>
              <w:pStyle w:val="afc"/>
              <w:numPr>
                <w:ilvl w:val="0"/>
                <w:numId w:val="184"/>
              </w:numPr>
              <w:ind w:firstLineChars="0"/>
              <w:jc w:val="both"/>
              <w:rPr>
                <w:ins w:id="12499" w:author="He Han" w:date="2026-10-22T22:12:00Z"/>
                <w:rFonts w:ascii="Times New Roman" w:hAnsi="Times New Roman" w:cs="Times New Roman"/>
                <w:color w:val="auto"/>
                <w:sz w:val="18"/>
                <w:szCs w:val="18"/>
                <w:shd w:val="clear" w:color="auto" w:fill="FFFFFF"/>
              </w:rPr>
              <w:pPrChange w:id="12500" w:author="He Han" w:date="2026-10-22T22:14:00Z">
                <w:pPr>
                  <w:pStyle w:val="afc"/>
                  <w:numPr>
                    <w:numId w:val="161"/>
                  </w:numPr>
                  <w:ind w:left="420" w:firstLineChars="0" w:hanging="420"/>
                  <w:jc w:val="both"/>
                </w:pPr>
              </w:pPrChange>
            </w:pPr>
            <w:ins w:id="12501"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6DD66318" w14:textId="77777777" w:rsidR="00153539" w:rsidRPr="00BB7730" w:rsidRDefault="00153539">
            <w:pPr>
              <w:pStyle w:val="afc"/>
              <w:numPr>
                <w:ilvl w:val="0"/>
                <w:numId w:val="184"/>
              </w:numPr>
              <w:ind w:firstLineChars="0"/>
              <w:jc w:val="both"/>
              <w:rPr>
                <w:ins w:id="12502" w:author="He Han" w:date="2026-10-22T22:12:00Z"/>
                <w:rFonts w:ascii="Times New Roman" w:hAnsi="Times New Roman" w:cs="Times New Roman"/>
                <w:color w:val="auto"/>
                <w:sz w:val="18"/>
                <w:szCs w:val="18"/>
                <w:shd w:val="clear" w:color="auto" w:fill="FFFFFF"/>
              </w:rPr>
              <w:pPrChange w:id="12503" w:author="He Han" w:date="2026-10-22T22:14:00Z">
                <w:pPr>
                  <w:pStyle w:val="afc"/>
                  <w:numPr>
                    <w:numId w:val="161"/>
                  </w:numPr>
                  <w:ind w:left="420" w:firstLineChars="0" w:hanging="420"/>
                  <w:jc w:val="both"/>
                </w:pPr>
              </w:pPrChange>
            </w:pPr>
            <w:ins w:id="12504" w:author="He Han" w:date="2026-10-22T22:12:00Z">
              <w:r w:rsidRPr="00BB7730">
                <w:rPr>
                  <w:rFonts w:ascii="Times New Roman" w:hAnsi="Times New Roman" w:cs="Times New Roman"/>
                  <w:color w:val="auto"/>
                  <w:sz w:val="18"/>
                  <w:szCs w:val="18"/>
                  <w:shd w:val="clear" w:color="auto" w:fill="FFFFFF"/>
                </w:rPr>
                <w:t>Agitator material: Hastelloy (C-276)</w:t>
              </w:r>
            </w:ins>
          </w:p>
          <w:p w14:paraId="54A4716D" w14:textId="77777777" w:rsidR="00153539" w:rsidRPr="00BB7730" w:rsidRDefault="00153539">
            <w:pPr>
              <w:pStyle w:val="afc"/>
              <w:numPr>
                <w:ilvl w:val="0"/>
                <w:numId w:val="184"/>
              </w:numPr>
              <w:ind w:firstLineChars="0"/>
              <w:jc w:val="both"/>
              <w:rPr>
                <w:ins w:id="12505" w:author="He Han" w:date="2026-10-22T22:12:00Z"/>
                <w:rFonts w:ascii="Times New Roman" w:hAnsi="Times New Roman" w:cs="Times New Roman"/>
                <w:color w:val="auto"/>
                <w:sz w:val="18"/>
                <w:szCs w:val="18"/>
                <w:shd w:val="clear" w:color="auto" w:fill="FFFFFF"/>
              </w:rPr>
              <w:pPrChange w:id="12506" w:author="He Han" w:date="2026-10-22T22:14:00Z">
                <w:pPr>
                  <w:pStyle w:val="afc"/>
                  <w:numPr>
                    <w:numId w:val="161"/>
                  </w:numPr>
                  <w:ind w:left="420" w:firstLineChars="0" w:hanging="420"/>
                  <w:jc w:val="both"/>
                </w:pPr>
              </w:pPrChange>
            </w:pPr>
            <w:ins w:id="12507" w:author="He Han" w:date="2026-10-22T22:12:00Z">
              <w:r w:rsidRPr="00BB7730">
                <w:rPr>
                  <w:rFonts w:ascii="Times New Roman" w:hAnsi="Times New Roman" w:cs="Times New Roman"/>
                  <w:color w:val="auto"/>
                  <w:sz w:val="18"/>
                  <w:szCs w:val="18"/>
                  <w:shd w:val="clear" w:color="auto" w:fill="FFFFFF"/>
                </w:rPr>
                <w:t>Sight glass: Glass</w:t>
              </w:r>
            </w:ins>
          </w:p>
          <w:p w14:paraId="43A0370B" w14:textId="77777777" w:rsidR="00153539" w:rsidRPr="00BB7730" w:rsidRDefault="00153539">
            <w:pPr>
              <w:pStyle w:val="afc"/>
              <w:numPr>
                <w:ilvl w:val="0"/>
                <w:numId w:val="184"/>
              </w:numPr>
              <w:ind w:firstLineChars="0"/>
              <w:jc w:val="both"/>
              <w:rPr>
                <w:ins w:id="12508" w:author="He Han" w:date="2026-10-22T22:12:00Z"/>
                <w:rFonts w:ascii="Times New Roman" w:hAnsi="Times New Roman" w:cs="Times New Roman"/>
                <w:color w:val="auto"/>
                <w:sz w:val="18"/>
                <w:szCs w:val="18"/>
                <w:shd w:val="clear" w:color="auto" w:fill="FFFFFF"/>
              </w:rPr>
              <w:pPrChange w:id="12509" w:author="He Han" w:date="2026-10-22T22:14:00Z">
                <w:pPr>
                  <w:pStyle w:val="afc"/>
                  <w:numPr>
                    <w:numId w:val="161"/>
                  </w:numPr>
                  <w:ind w:left="420" w:firstLineChars="0" w:hanging="420"/>
                  <w:jc w:val="both"/>
                </w:pPr>
              </w:pPrChange>
            </w:pPr>
            <w:ins w:id="12510"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746C6FAB" w14:textId="77777777" w:rsidR="00153539" w:rsidRPr="00BB7730" w:rsidRDefault="00153539">
            <w:pPr>
              <w:pStyle w:val="afc"/>
              <w:numPr>
                <w:ilvl w:val="0"/>
                <w:numId w:val="184"/>
              </w:numPr>
              <w:ind w:firstLineChars="0"/>
              <w:jc w:val="both"/>
              <w:rPr>
                <w:ins w:id="12511" w:author="He Han" w:date="2026-10-22T22:12:00Z"/>
                <w:rFonts w:ascii="Times New Roman" w:hAnsi="Times New Roman" w:cs="Times New Roman"/>
                <w:color w:val="auto"/>
                <w:sz w:val="18"/>
                <w:szCs w:val="18"/>
                <w:shd w:val="clear" w:color="auto" w:fill="FFFFFF"/>
              </w:rPr>
              <w:pPrChange w:id="12512" w:author="He Han" w:date="2026-10-22T22:14:00Z">
                <w:pPr>
                  <w:pStyle w:val="afc"/>
                  <w:numPr>
                    <w:numId w:val="161"/>
                  </w:numPr>
                  <w:ind w:left="420" w:firstLineChars="0" w:hanging="420"/>
                  <w:jc w:val="both"/>
                </w:pPr>
              </w:pPrChange>
            </w:pPr>
            <w:ins w:id="12513"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7F04E8AE" w14:textId="77777777" w:rsidR="00153539" w:rsidRPr="00BB7730" w:rsidRDefault="00153539">
            <w:pPr>
              <w:pStyle w:val="afc"/>
              <w:numPr>
                <w:ilvl w:val="0"/>
                <w:numId w:val="184"/>
              </w:numPr>
              <w:ind w:firstLineChars="0"/>
              <w:jc w:val="both"/>
              <w:rPr>
                <w:ins w:id="12514" w:author="He Han" w:date="2026-10-22T22:12:00Z"/>
                <w:rFonts w:ascii="Times New Roman" w:hAnsi="Times New Roman" w:cs="Times New Roman"/>
                <w:color w:val="auto"/>
                <w:sz w:val="18"/>
                <w:szCs w:val="18"/>
                <w:shd w:val="clear" w:color="auto" w:fill="FFFFFF"/>
              </w:rPr>
              <w:pPrChange w:id="12515" w:author="He Han" w:date="2026-10-22T22:14:00Z">
                <w:pPr>
                  <w:pStyle w:val="afc"/>
                  <w:numPr>
                    <w:numId w:val="161"/>
                  </w:numPr>
                  <w:ind w:left="420" w:firstLineChars="0" w:hanging="420"/>
                  <w:jc w:val="both"/>
                </w:pPr>
              </w:pPrChange>
            </w:pPr>
            <w:ins w:id="12516" w:author="He Han" w:date="2026-10-22T22:12:00Z">
              <w:r w:rsidRPr="00BB7730">
                <w:rPr>
                  <w:rFonts w:ascii="Times New Roman" w:hAnsi="Times New Roman" w:cs="Times New Roman"/>
                  <w:color w:val="auto"/>
                  <w:sz w:val="18"/>
                  <w:szCs w:val="18"/>
                  <w:shd w:val="clear" w:color="auto" w:fill="FFFFFF"/>
                </w:rPr>
                <w:t>Sealing ring: PTFE</w:t>
              </w:r>
            </w:ins>
          </w:p>
          <w:p w14:paraId="7A5F5B43" w14:textId="77777777" w:rsidR="00153539" w:rsidRPr="00BB7730" w:rsidRDefault="00153539">
            <w:pPr>
              <w:pStyle w:val="afc"/>
              <w:numPr>
                <w:ilvl w:val="0"/>
                <w:numId w:val="184"/>
              </w:numPr>
              <w:ind w:firstLineChars="0"/>
              <w:jc w:val="both"/>
              <w:rPr>
                <w:ins w:id="12517" w:author="He Han" w:date="2026-10-22T22:12:00Z"/>
                <w:rFonts w:ascii="Times New Roman" w:hAnsi="Times New Roman" w:cs="Times New Roman"/>
                <w:color w:val="auto"/>
                <w:sz w:val="18"/>
                <w:szCs w:val="18"/>
                <w:shd w:val="clear" w:color="auto" w:fill="FFFFFF"/>
              </w:rPr>
              <w:pPrChange w:id="12518" w:author="He Han" w:date="2026-10-22T22:14:00Z">
                <w:pPr>
                  <w:pStyle w:val="afc"/>
                  <w:numPr>
                    <w:numId w:val="161"/>
                  </w:numPr>
                  <w:ind w:left="420" w:firstLineChars="0" w:hanging="420"/>
                  <w:jc w:val="both"/>
                </w:pPr>
              </w:pPrChange>
            </w:pPr>
            <w:ins w:id="12519" w:author="He Han" w:date="2026-10-22T22:12:00Z">
              <w:r w:rsidRPr="00BB7730">
                <w:rPr>
                  <w:rFonts w:ascii="Times New Roman" w:hAnsi="Times New Roman" w:cs="Times New Roman"/>
                  <w:color w:val="auto"/>
                  <w:sz w:val="18"/>
                  <w:szCs w:val="18"/>
                  <w:shd w:val="clear" w:color="auto" w:fill="FFFFFF"/>
                </w:rPr>
                <w:t>Mass flow meter: SS</w:t>
              </w:r>
            </w:ins>
          </w:p>
          <w:p w14:paraId="373D0384" w14:textId="77777777" w:rsidR="00153539" w:rsidRPr="00BB7730" w:rsidRDefault="00153539">
            <w:pPr>
              <w:pStyle w:val="afc"/>
              <w:numPr>
                <w:ilvl w:val="0"/>
                <w:numId w:val="184"/>
              </w:numPr>
              <w:ind w:firstLineChars="0"/>
              <w:jc w:val="both"/>
              <w:rPr>
                <w:ins w:id="12520" w:author="He Han" w:date="2026-10-22T22:12:00Z"/>
                <w:rFonts w:ascii="Times New Roman" w:hAnsi="Times New Roman" w:cs="Times New Roman"/>
                <w:color w:val="auto"/>
                <w:sz w:val="18"/>
                <w:szCs w:val="18"/>
                <w:shd w:val="clear" w:color="auto" w:fill="FFFFFF"/>
              </w:rPr>
              <w:pPrChange w:id="12521" w:author="He Han" w:date="2026-10-22T22:14:00Z">
                <w:pPr>
                  <w:pStyle w:val="afc"/>
                  <w:numPr>
                    <w:numId w:val="161"/>
                  </w:numPr>
                  <w:ind w:left="420" w:firstLineChars="0" w:hanging="420"/>
                  <w:jc w:val="both"/>
                </w:pPr>
              </w:pPrChange>
            </w:pPr>
            <w:ins w:id="12522"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3ABCA144" w14:textId="77777777" w:rsidR="00153539" w:rsidRPr="00BB7730" w:rsidRDefault="00153539">
            <w:pPr>
              <w:pStyle w:val="afc"/>
              <w:numPr>
                <w:ilvl w:val="0"/>
                <w:numId w:val="184"/>
              </w:numPr>
              <w:ind w:firstLineChars="0"/>
              <w:jc w:val="both"/>
              <w:rPr>
                <w:ins w:id="12523" w:author="He Han" w:date="2026-10-22T22:12:00Z"/>
                <w:rFonts w:ascii="Times New Roman" w:eastAsiaTheme="minorEastAsia" w:hAnsi="Times New Roman" w:cs="Times New Roman"/>
                <w:color w:val="auto"/>
                <w:sz w:val="18"/>
                <w:szCs w:val="18"/>
                <w:shd w:val="clear" w:color="auto" w:fill="FFFFFF"/>
                <w:lang w:eastAsia="zh-CN"/>
              </w:rPr>
              <w:pPrChange w:id="12524" w:author="He Han" w:date="2026-10-22T22:14:00Z">
                <w:pPr>
                  <w:pStyle w:val="afc"/>
                  <w:numPr>
                    <w:numId w:val="161"/>
                  </w:numPr>
                  <w:ind w:left="420" w:firstLineChars="0" w:hanging="420"/>
                  <w:jc w:val="both"/>
                </w:pPr>
              </w:pPrChange>
            </w:pPr>
            <w:ins w:id="12525"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71837E06" w14:textId="77777777" w:rsidR="00153539" w:rsidRPr="00BB7730" w:rsidRDefault="00153539">
            <w:pPr>
              <w:pStyle w:val="afc"/>
              <w:numPr>
                <w:ilvl w:val="0"/>
                <w:numId w:val="184"/>
              </w:numPr>
              <w:ind w:firstLineChars="0"/>
              <w:jc w:val="both"/>
              <w:rPr>
                <w:ins w:id="12526" w:author="He Han" w:date="2026-10-22T22:12:00Z"/>
                <w:rFonts w:ascii="Times New Roman" w:eastAsiaTheme="minorEastAsia" w:hAnsi="Times New Roman" w:cs="Times New Roman"/>
                <w:bCs w:val="0"/>
                <w:color w:val="auto"/>
                <w:sz w:val="18"/>
                <w:szCs w:val="18"/>
                <w:shd w:val="clear" w:color="auto" w:fill="FFFFFF"/>
                <w:lang w:eastAsia="zh-CN"/>
              </w:rPr>
              <w:pPrChange w:id="12527" w:author="He Han" w:date="2026-10-22T22:14:00Z">
                <w:pPr>
                  <w:pStyle w:val="afc"/>
                  <w:numPr>
                    <w:numId w:val="161"/>
                  </w:numPr>
                  <w:ind w:left="420" w:firstLineChars="0" w:hanging="420"/>
                  <w:jc w:val="both"/>
                </w:pPr>
              </w:pPrChange>
            </w:pPr>
            <w:ins w:id="12528"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5C86A197" w14:textId="6A109C7C" w:rsidR="00153539" w:rsidRPr="00BB7730" w:rsidRDefault="00153539">
            <w:pPr>
              <w:pStyle w:val="afc"/>
              <w:numPr>
                <w:ilvl w:val="0"/>
                <w:numId w:val="184"/>
              </w:numPr>
              <w:ind w:firstLineChars="0"/>
              <w:jc w:val="both"/>
              <w:rPr>
                <w:ins w:id="12529" w:author="He Han" w:date="2026-10-22T22:14:00Z"/>
                <w:rFonts w:ascii="Times New Roman" w:hAnsi="Times New Roman" w:cs="Times New Roman"/>
                <w:color w:val="0000FF"/>
                <w:sz w:val="18"/>
                <w:szCs w:val="18"/>
                <w:shd w:val="clear" w:color="auto" w:fill="FFFFFF"/>
              </w:rPr>
              <w:pPrChange w:id="12530" w:author="He Han" w:date="2026-10-22T22:14:00Z">
                <w:pPr>
                  <w:pStyle w:val="afc"/>
                  <w:numPr>
                    <w:numId w:val="161"/>
                  </w:numPr>
                  <w:ind w:left="420" w:firstLineChars="0" w:hanging="420"/>
                  <w:jc w:val="both"/>
                </w:pPr>
              </w:pPrChange>
            </w:pPr>
            <w:ins w:id="12531"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1A503AF5" w14:textId="05DDAD2C" w:rsidR="00153539" w:rsidRPr="00BB7730" w:rsidRDefault="00153539">
            <w:pPr>
              <w:pStyle w:val="afc"/>
              <w:numPr>
                <w:ilvl w:val="0"/>
                <w:numId w:val="184"/>
              </w:numPr>
              <w:ind w:firstLineChars="0"/>
              <w:jc w:val="both"/>
              <w:rPr>
                <w:ins w:id="12532" w:author="He Han" w:date="2026-10-22T22:12:00Z"/>
                <w:rFonts w:ascii="Times New Roman" w:hAnsi="Times New Roman" w:cs="Times New Roman"/>
                <w:color w:val="0000FF"/>
                <w:sz w:val="18"/>
                <w:szCs w:val="18"/>
                <w:shd w:val="clear" w:color="auto" w:fill="FFFFFF"/>
              </w:rPr>
              <w:pPrChange w:id="12533" w:author="He Han" w:date="2026-10-22T22:14:00Z">
                <w:pPr>
                  <w:pStyle w:val="afc"/>
                  <w:numPr>
                    <w:numId w:val="161"/>
                  </w:numPr>
                  <w:ind w:left="420" w:firstLineChars="0" w:hanging="420"/>
                  <w:jc w:val="both"/>
                </w:pPr>
              </w:pPrChange>
            </w:pPr>
            <w:ins w:id="12534" w:author="He Han" w:date="2026-10-22T22:14: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69336AE4" w14:textId="36DDC399" w:rsidR="0026505D" w:rsidRPr="00BB7730" w:rsidDel="00153539" w:rsidRDefault="0026505D" w:rsidP="00153539">
            <w:pPr>
              <w:jc w:val="both"/>
              <w:rPr>
                <w:ins w:id="12535" w:author="Xuning Wei12232" w:date="2026-07-27T20:51:00Z"/>
                <w:del w:id="12536" w:author="He Han" w:date="2026-10-22T22:12:00Z"/>
                <w:rFonts w:ascii="Times New Roman" w:hAnsi="Times New Roman" w:cs="Times New Roman"/>
                <w:color w:val="auto"/>
                <w:sz w:val="18"/>
                <w:szCs w:val="18"/>
                <w:shd w:val="clear" w:color="auto" w:fill="FFFFFF"/>
              </w:rPr>
            </w:pPr>
            <w:ins w:id="12537" w:author="Xuning Wei12232" w:date="2026-07-27T20:51:00Z">
              <w:del w:id="12538" w:author="He Han" w:date="2026-10-12T14:35:00Z">
                <w:r w:rsidRPr="00BB7730" w:rsidDel="006379C0">
                  <w:rPr>
                    <w:rFonts w:ascii="Times New Roman" w:hAnsi="Times New Roman" w:cs="Times New Roman"/>
                    <w:color w:val="auto"/>
                    <w:sz w:val="18"/>
                    <w:szCs w:val="18"/>
                    <w:shd w:val="clear" w:color="auto" w:fill="FFFFFF"/>
                  </w:rPr>
                  <w:delText>Tank material:</w:delText>
                </w:r>
              </w:del>
              <w:del w:id="12539"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74989A12" w14:textId="210D7D18" w:rsidR="0026505D" w:rsidRPr="00BB7730" w:rsidDel="00153539" w:rsidRDefault="0026505D" w:rsidP="0026505D">
            <w:pPr>
              <w:jc w:val="both"/>
              <w:rPr>
                <w:ins w:id="12540" w:author="Xuning Wei12232" w:date="2026-07-27T20:51:00Z"/>
                <w:del w:id="12541" w:author="He Han" w:date="2026-10-22T22:12:00Z"/>
                <w:rFonts w:ascii="Times New Roman" w:hAnsi="Times New Roman" w:cs="Times New Roman"/>
                <w:color w:val="auto"/>
                <w:sz w:val="18"/>
                <w:szCs w:val="18"/>
                <w:shd w:val="clear" w:color="auto" w:fill="FFFFFF"/>
              </w:rPr>
            </w:pPr>
            <w:ins w:id="12542" w:author="Xuning Wei12232" w:date="2026-07-27T20:51:00Z">
              <w:del w:id="12543"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1D5B9E4D" w14:textId="1D84B35C" w:rsidR="0026505D" w:rsidRPr="00BB7730" w:rsidDel="00153539" w:rsidRDefault="0026505D" w:rsidP="0026505D">
            <w:pPr>
              <w:jc w:val="both"/>
              <w:rPr>
                <w:ins w:id="12544" w:author="Xuning Wei12232" w:date="2026-07-27T20:51:00Z"/>
                <w:del w:id="12545" w:author="He Han" w:date="2026-10-22T22:12:00Z"/>
                <w:rFonts w:ascii="Times New Roman" w:hAnsi="Times New Roman" w:cs="Times New Roman"/>
                <w:color w:val="auto"/>
                <w:sz w:val="18"/>
                <w:szCs w:val="18"/>
                <w:shd w:val="clear" w:color="auto" w:fill="FFFFFF"/>
              </w:rPr>
            </w:pPr>
            <w:ins w:id="12546" w:author="Xuning Wei12232" w:date="2026-07-27T20:51:00Z">
              <w:del w:id="12547"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5ED4A9E4" w14:textId="06E1A402" w:rsidR="0026505D" w:rsidRPr="00BB7730" w:rsidDel="00153539" w:rsidRDefault="0026505D" w:rsidP="0026505D">
            <w:pPr>
              <w:jc w:val="both"/>
              <w:rPr>
                <w:ins w:id="12548" w:author="Xuning Wei12232" w:date="2026-07-27T20:51:00Z"/>
                <w:del w:id="12549" w:author="He Han" w:date="2026-10-22T22:12:00Z"/>
                <w:rFonts w:ascii="Times New Roman" w:hAnsi="Times New Roman" w:cs="Times New Roman"/>
                <w:color w:val="auto"/>
                <w:sz w:val="18"/>
                <w:szCs w:val="18"/>
                <w:shd w:val="clear" w:color="auto" w:fill="FFFFFF"/>
              </w:rPr>
            </w:pPr>
            <w:ins w:id="12550" w:author="Xuning Wei12232" w:date="2026-07-27T20:51:00Z">
              <w:del w:id="12551"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1F867954" w14:textId="195D98D0" w:rsidR="0026505D" w:rsidRPr="00BB7730" w:rsidDel="00153539" w:rsidRDefault="0026505D" w:rsidP="0026505D">
            <w:pPr>
              <w:jc w:val="both"/>
              <w:rPr>
                <w:ins w:id="12552" w:author="Xuning Wei12232" w:date="2026-07-27T20:51:00Z"/>
                <w:del w:id="12553" w:author="He Han" w:date="2026-10-22T22:12:00Z"/>
                <w:rFonts w:ascii="Times New Roman" w:hAnsi="Times New Roman" w:cs="Times New Roman"/>
                <w:color w:val="auto"/>
                <w:sz w:val="18"/>
                <w:szCs w:val="18"/>
                <w:shd w:val="clear" w:color="auto" w:fill="FFFFFF"/>
              </w:rPr>
            </w:pPr>
            <w:ins w:id="12554" w:author="Xuning Wei12232" w:date="2026-07-27T20:51:00Z">
              <w:del w:id="12555"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04E95BC5" w14:textId="127B0520" w:rsidR="0026505D" w:rsidRPr="00BB7730" w:rsidDel="00153539" w:rsidRDefault="0026505D" w:rsidP="0026505D">
            <w:pPr>
              <w:jc w:val="both"/>
              <w:rPr>
                <w:ins w:id="12556" w:author="Xuning Wei12232" w:date="2026-07-27T20:51:00Z"/>
                <w:del w:id="12557" w:author="He Han" w:date="2026-10-22T22:12:00Z"/>
                <w:rFonts w:ascii="Times New Roman" w:hAnsi="Times New Roman" w:cs="Times New Roman"/>
                <w:color w:val="auto"/>
                <w:sz w:val="18"/>
                <w:szCs w:val="18"/>
                <w:shd w:val="clear" w:color="auto" w:fill="FFFFFF"/>
              </w:rPr>
            </w:pPr>
            <w:ins w:id="12558" w:author="Xuning Wei12232" w:date="2026-07-27T20:51:00Z">
              <w:del w:id="12559"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2560" w:author="He Han" w:date="2026-10-12T14:59:00Z">
                <w:r w:rsidRPr="00BB7730" w:rsidDel="00E54036">
                  <w:rPr>
                    <w:rFonts w:ascii="Times New Roman" w:hAnsi="Times New Roman" w:cs="Times New Roman"/>
                    <w:color w:val="auto"/>
                    <w:sz w:val="18"/>
                    <w:szCs w:val="18"/>
                    <w:shd w:val="clear" w:color="auto" w:fill="FFFFFF"/>
                  </w:rPr>
                  <w:delText>304 &amp; 316L</w:delText>
                </w:r>
              </w:del>
            </w:ins>
          </w:p>
          <w:p w14:paraId="0772364A" w14:textId="27892F26" w:rsidR="0026505D" w:rsidRPr="00BB7730" w:rsidDel="00153539" w:rsidRDefault="0026505D" w:rsidP="0026505D">
            <w:pPr>
              <w:jc w:val="both"/>
              <w:rPr>
                <w:ins w:id="12561" w:author="Xuning Wei12232" w:date="2026-07-27T20:51:00Z"/>
                <w:del w:id="12562" w:author="He Han" w:date="2026-10-22T22:12:00Z"/>
                <w:rFonts w:ascii="Times New Roman" w:eastAsiaTheme="minorEastAsia" w:hAnsi="Times New Roman" w:cs="Times New Roman"/>
                <w:color w:val="auto"/>
                <w:sz w:val="18"/>
                <w:szCs w:val="18"/>
                <w:shd w:val="clear" w:color="auto" w:fill="FFFFFF"/>
                <w:lang w:eastAsia="zh-CN"/>
              </w:rPr>
            </w:pPr>
            <w:ins w:id="12563" w:author="Xuning Wei12232" w:date="2026-07-27T20:51:00Z">
              <w:del w:id="12564"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43995E51" w14:textId="12F02882" w:rsidR="0026505D" w:rsidRPr="00BB7730" w:rsidDel="00153539" w:rsidRDefault="0026505D" w:rsidP="0026505D">
            <w:pPr>
              <w:jc w:val="both"/>
              <w:rPr>
                <w:ins w:id="12565" w:author="Xuning Wei12232" w:date="2026-07-27T20:51:00Z"/>
                <w:del w:id="12566" w:author="He Han" w:date="2026-10-22T22:12:00Z"/>
                <w:rFonts w:ascii="Times New Roman" w:eastAsiaTheme="minorEastAsia" w:hAnsi="Times New Roman" w:cs="Times New Roman"/>
                <w:bCs w:val="0"/>
                <w:color w:val="auto"/>
                <w:sz w:val="18"/>
                <w:szCs w:val="18"/>
                <w:shd w:val="clear" w:color="auto" w:fill="FFFFFF"/>
                <w:lang w:eastAsia="zh-CN"/>
              </w:rPr>
            </w:pPr>
            <w:ins w:id="12567" w:author="Xuning Wei12232" w:date="2026-07-27T20:51:00Z">
              <w:del w:id="12568"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6B49033A" w14:textId="19258C8E" w:rsidR="00455348" w:rsidRPr="00BB7730" w:rsidRDefault="0026505D" w:rsidP="0026505D">
            <w:pPr>
              <w:jc w:val="both"/>
              <w:rPr>
                <w:ins w:id="12569" w:author="Xuning Wei12232" w:date="2026-07-27T20:26:00Z"/>
                <w:rFonts w:ascii="Times New Roman" w:eastAsia="仿宋_GB2312" w:hAnsi="Times New Roman" w:cs="Times New Roman"/>
                <w:color w:val="auto"/>
                <w:sz w:val="18"/>
                <w:szCs w:val="18"/>
                <w:lang w:eastAsia="zh-CN" w:bidi="ar"/>
              </w:rPr>
            </w:pPr>
            <w:ins w:id="12570" w:author="Xuning Wei12232" w:date="2026-07-27T20:51:00Z">
              <w:del w:id="12571" w:author="He Han" w:date="2026-10-22T22:12:00Z">
                <w:r w:rsidRPr="00BB7730" w:rsidDel="00153539">
                  <w:rPr>
                    <w:rFonts w:ascii="Times New Roman" w:hAnsi="Times New Roman" w:cs="Times New Roman"/>
                    <w:color w:val="0000FF"/>
                    <w:sz w:val="18"/>
                    <w:szCs w:val="18"/>
                  </w:rPr>
                  <w:delText xml:space="preserve">Mechanical seal: </w:delText>
                </w:r>
              </w:del>
              <w:del w:id="12572" w:author="He Han" w:date="2026-10-12T14:59:00Z">
                <w:r w:rsidRPr="00BB7730" w:rsidDel="00E54036">
                  <w:rPr>
                    <w:rFonts w:ascii="Times New Roman" w:hAnsi="Times New Roman" w:cs="Times New Roman"/>
                    <w:color w:val="0000FF"/>
                    <w:sz w:val="18"/>
                    <w:szCs w:val="18"/>
                    <w:shd w:val="clear" w:color="auto" w:fill="FFFFFF"/>
                  </w:rPr>
                  <w:delText>304SS</w:delText>
                </w:r>
              </w:del>
              <w:del w:id="12573"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2574"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2575" w:author="Xuning Wei12232" w:date="2026-07-27T20:59:00Z">
              <w:tcPr>
                <w:tcW w:w="346" w:type="pct"/>
                <w:gridSpan w:val="3"/>
                <w:vMerge w:val="restart"/>
                <w:shd w:val="clear" w:color="auto" w:fill="FFFFFF" w:themeFill="background1"/>
                <w:vAlign w:val="center"/>
              </w:tcPr>
            </w:tcPrChange>
          </w:tcPr>
          <w:p w14:paraId="6B0DB11E" w14:textId="77777777" w:rsidR="00455348" w:rsidRPr="00BB7730" w:rsidRDefault="00455348" w:rsidP="00455348">
            <w:pPr>
              <w:jc w:val="both"/>
              <w:rPr>
                <w:ins w:id="12576" w:author="Xuning Wei12232" w:date="2026-07-27T20:26:00Z"/>
                <w:rFonts w:ascii="Times New Roman" w:eastAsia="仿宋_GB2312" w:hAnsi="Times New Roman" w:cs="Times New Roman"/>
                <w:color w:val="auto"/>
                <w:sz w:val="18"/>
                <w:szCs w:val="18"/>
                <w:lang w:eastAsia="zh-CN" w:bidi="ar"/>
              </w:rPr>
            </w:pPr>
            <w:ins w:id="12577" w:author="Xuning Wei12232" w:date="2026-07-27T20:26: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2578" w:author="Xuning Wei12232" w:date="2026-07-27T20:59:00Z">
              <w:tcPr>
                <w:tcW w:w="396" w:type="pct"/>
                <w:gridSpan w:val="3"/>
                <w:vMerge w:val="restart"/>
                <w:shd w:val="clear" w:color="auto" w:fill="FFFFFF" w:themeFill="background1"/>
                <w:vAlign w:val="center"/>
              </w:tcPr>
            </w:tcPrChange>
          </w:tcPr>
          <w:p w14:paraId="0750BF38" w14:textId="77777777" w:rsidR="00455348" w:rsidRPr="00BB7730" w:rsidRDefault="00455348" w:rsidP="00455348">
            <w:pPr>
              <w:jc w:val="both"/>
              <w:rPr>
                <w:ins w:id="12579" w:author="Xuning Wei12232" w:date="2026-07-27T20:26:00Z"/>
                <w:rFonts w:ascii="Times New Roman" w:eastAsia="仿宋_GB2312" w:hAnsi="Times New Roman" w:cs="Times New Roman"/>
                <w:color w:val="auto"/>
                <w:sz w:val="18"/>
                <w:szCs w:val="18"/>
                <w:lang w:eastAsia="zh-CN" w:bidi="ar"/>
              </w:rPr>
            </w:pPr>
            <w:ins w:id="12580" w:author="Xuning Wei12232" w:date="2026-07-27T20:26: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2581" w:author="Xuning Wei12232" w:date="2026-07-27T20:59:00Z">
              <w:tcPr>
                <w:tcW w:w="335" w:type="pct"/>
                <w:gridSpan w:val="2"/>
                <w:vAlign w:val="center"/>
              </w:tcPr>
            </w:tcPrChange>
          </w:tcPr>
          <w:p w14:paraId="3FC46970" w14:textId="77777777" w:rsidR="00455348" w:rsidRPr="00BB7730" w:rsidRDefault="003E162E" w:rsidP="00455348">
            <w:pPr>
              <w:jc w:val="both"/>
              <w:rPr>
                <w:ins w:id="12582" w:author="Xuning Wei12232" w:date="2026-07-27T20:26:00Z"/>
                <w:rFonts w:ascii="Times New Roman" w:eastAsia="仿宋_GB2312" w:hAnsi="Times New Roman" w:cs="Times New Roman"/>
                <w:color w:val="auto"/>
                <w:sz w:val="18"/>
                <w:szCs w:val="18"/>
                <w:lang w:eastAsia="zh-CN" w:bidi="ar"/>
              </w:rPr>
            </w:pPr>
            <w:customXmlInsRangeStart w:id="12583" w:author="Xuning Wei12232" w:date="2026-07-27T20:26:00Z"/>
            <w:sdt>
              <w:sdtPr>
                <w:rPr>
                  <w:rFonts w:ascii="Times New Roman" w:eastAsia="仿宋_GB2312" w:hAnsi="Times New Roman" w:cs="Times New Roman"/>
                  <w:color w:val="auto"/>
                  <w:sz w:val="18"/>
                  <w:szCs w:val="18"/>
                  <w:lang w:eastAsia="zh-CN" w:bidi="ar"/>
                </w:rPr>
                <w:id w:val="-1661535194"/>
                <w14:checkbox>
                  <w14:checked w14:val="1"/>
                  <w14:checkedState w14:val="2612" w14:font="MS Gothic"/>
                  <w14:uncheckedState w14:val="2610" w14:font="MS Gothic"/>
                </w14:checkbox>
              </w:sdtPr>
              <w:sdtEndPr/>
              <w:sdtContent>
                <w:customXmlInsRangeEnd w:id="12583"/>
                <w:ins w:id="12584" w:author="Xuning Wei12232" w:date="2026-07-27T20:26:00Z">
                  <w:r w:rsidR="00455348" w:rsidRPr="00BB7730">
                    <w:rPr>
                      <w:rFonts w:ascii="Segoe UI Symbol" w:eastAsia="MS Gothic" w:hAnsi="Segoe UI Symbol" w:cs="Segoe UI Symbol"/>
                      <w:color w:val="auto"/>
                      <w:sz w:val="18"/>
                      <w:szCs w:val="18"/>
                      <w:lang w:eastAsia="zh-CN" w:bidi="ar"/>
                    </w:rPr>
                    <w:t>☒</w:t>
                  </w:r>
                </w:ins>
                <w:customXmlInsRangeStart w:id="12585" w:author="Xuning Wei12232" w:date="2026-07-27T20:26:00Z"/>
              </w:sdtContent>
            </w:sdt>
            <w:customXmlInsRangeEnd w:id="12585"/>
            <w:ins w:id="12586" w:author="Xuning Wei12232" w:date="2026-07-27T20:26:00Z">
              <w:r w:rsidR="00455348" w:rsidRPr="00BB7730">
                <w:rPr>
                  <w:rFonts w:ascii="Times New Roman" w:eastAsia="仿宋_GB2312" w:hAnsi="Times New Roman" w:cs="Times New Roman"/>
                  <w:color w:val="auto"/>
                  <w:sz w:val="18"/>
                  <w:szCs w:val="18"/>
                  <w:lang w:eastAsia="zh-CN" w:bidi="ar"/>
                </w:rPr>
                <w:t>Yes</w:t>
              </w:r>
            </w:ins>
          </w:p>
        </w:tc>
        <w:tc>
          <w:tcPr>
            <w:tcW w:w="494" w:type="pct"/>
            <w:vAlign w:val="center"/>
            <w:tcPrChange w:id="12587" w:author="Xuning Wei12232" w:date="2026-07-27T20:59:00Z">
              <w:tcPr>
                <w:tcW w:w="457" w:type="pct"/>
                <w:gridSpan w:val="3"/>
                <w:vAlign w:val="center"/>
              </w:tcPr>
            </w:tcPrChange>
          </w:tcPr>
          <w:p w14:paraId="6D0DB9F6" w14:textId="77777777" w:rsidR="00455348" w:rsidRPr="00BB7730" w:rsidRDefault="003E162E" w:rsidP="00455348">
            <w:pPr>
              <w:jc w:val="both"/>
              <w:rPr>
                <w:ins w:id="12588" w:author="Xuning Wei12232" w:date="2026-07-27T20:26:00Z"/>
                <w:rFonts w:ascii="Times New Roman" w:eastAsia="仿宋_GB2312" w:hAnsi="Times New Roman" w:cs="Times New Roman"/>
                <w:color w:val="auto"/>
                <w:sz w:val="18"/>
                <w:szCs w:val="18"/>
                <w:lang w:eastAsia="zh-CN" w:bidi="ar"/>
              </w:rPr>
            </w:pPr>
            <w:customXmlInsRangeStart w:id="12589" w:author="Xuning Wei12232" w:date="2026-07-27T20:26:00Z"/>
            <w:sdt>
              <w:sdtPr>
                <w:rPr>
                  <w:rFonts w:ascii="Times New Roman" w:eastAsia="仿宋_GB2312" w:hAnsi="Times New Roman" w:cs="Times New Roman"/>
                  <w:color w:val="auto"/>
                  <w:sz w:val="18"/>
                  <w:szCs w:val="18"/>
                  <w:lang w:eastAsia="zh-CN" w:bidi="ar"/>
                </w:rPr>
                <w:id w:val="-1106106050"/>
                <w14:checkbox>
                  <w14:checked w14:val="0"/>
                  <w14:checkedState w14:val="2612" w14:font="MS Gothic"/>
                  <w14:uncheckedState w14:val="2610" w14:font="MS Gothic"/>
                </w14:checkbox>
              </w:sdtPr>
              <w:sdtEndPr/>
              <w:sdtContent>
                <w:customXmlInsRangeEnd w:id="12589"/>
                <w:ins w:id="12590"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591" w:author="Xuning Wei12232" w:date="2026-07-27T20:26:00Z"/>
              </w:sdtContent>
            </w:sdt>
            <w:customXmlInsRangeEnd w:id="12591"/>
            <w:ins w:id="12592" w:author="Xuning Wei12232" w:date="2026-07-27T20:26:00Z">
              <w:del w:id="12593" w:author="He Han" w:date="2026-08-27T15:33:00Z">
                <w:r w:rsidR="00455348" w:rsidRPr="00BB7730" w:rsidDel="004000DE">
                  <w:rPr>
                    <w:rFonts w:ascii="Times New Roman" w:eastAsia="仿宋_GB2312" w:hAnsi="Times New Roman" w:cs="Times New Roman"/>
                    <w:color w:val="auto"/>
                    <w:sz w:val="18"/>
                    <w:szCs w:val="18"/>
                    <w:lang w:eastAsia="zh-CN" w:bidi="ar"/>
                  </w:rPr>
                  <w:delText xml:space="preserve"> </w:delText>
                </w:r>
              </w:del>
              <w:r w:rsidR="00455348"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2594" w:author="Xuning Wei12232" w:date="2026-07-27T20:59:00Z">
              <w:tcPr>
                <w:tcW w:w="990" w:type="pct"/>
                <w:gridSpan w:val="2"/>
                <w:vMerge w:val="restart"/>
                <w:vAlign w:val="center"/>
              </w:tcPr>
            </w:tcPrChange>
          </w:tcPr>
          <w:p w14:paraId="42A40F1F" w14:textId="77777777" w:rsidR="00455348" w:rsidRPr="00BB7730" w:rsidRDefault="003E162E" w:rsidP="00455348">
            <w:pPr>
              <w:jc w:val="both"/>
              <w:rPr>
                <w:ins w:id="12595" w:author="Xuning Wei12232" w:date="2026-07-27T20:26:00Z"/>
                <w:rFonts w:ascii="Times New Roman" w:eastAsia="仿宋_GB2312" w:hAnsi="Times New Roman" w:cs="Times New Roman"/>
                <w:color w:val="auto"/>
                <w:sz w:val="18"/>
                <w:szCs w:val="18"/>
                <w:u w:val="single"/>
                <w:lang w:eastAsia="zh-CN" w:bidi="ar"/>
              </w:rPr>
            </w:pPr>
            <w:customXmlInsRangeStart w:id="12596" w:author="Xuning Wei12232" w:date="2026-07-27T20:26:00Z"/>
            <w:sdt>
              <w:sdtPr>
                <w:rPr>
                  <w:rFonts w:ascii="Times New Roman" w:eastAsia="仿宋_GB2312" w:hAnsi="Times New Roman" w:cs="Times New Roman"/>
                  <w:b/>
                  <w:color w:val="auto"/>
                  <w:sz w:val="18"/>
                  <w:szCs w:val="18"/>
                  <w:lang w:eastAsia="zh-CN" w:bidi="ar"/>
                </w:rPr>
                <w:id w:val="1925530249"/>
                <w14:checkbox>
                  <w14:checked w14:val="0"/>
                  <w14:checkedState w14:val="2612" w14:font="MS Gothic"/>
                  <w14:uncheckedState w14:val="2610" w14:font="MS Gothic"/>
                </w14:checkbox>
              </w:sdtPr>
              <w:sdtEndPr/>
              <w:sdtContent>
                <w:customXmlInsRangeEnd w:id="12596"/>
                <w:ins w:id="12597"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598" w:author="Xuning Wei12232" w:date="2026-07-27T20:26:00Z"/>
              </w:sdtContent>
            </w:sdt>
            <w:customXmlInsRangeEnd w:id="12598"/>
            <w:ins w:id="12599"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R&amp;D Lab: </w:t>
              </w:r>
              <w:r w:rsidR="00455348" w:rsidRPr="00BB7730">
                <w:rPr>
                  <w:rFonts w:ascii="Times New Roman" w:eastAsia="仿宋_GB2312" w:hAnsi="Times New Roman" w:cs="Times New Roman"/>
                  <w:color w:val="auto"/>
                  <w:sz w:val="18"/>
                  <w:szCs w:val="18"/>
                  <w:u w:val="single"/>
                  <w:lang w:eastAsia="zh-CN" w:bidi="ar"/>
                </w:rPr>
                <w:t xml:space="preserve">N/A </w:t>
              </w:r>
            </w:ins>
          </w:p>
          <w:p w14:paraId="2AE502BD" w14:textId="77777777" w:rsidR="00455348" w:rsidRPr="00BB7730" w:rsidRDefault="003E162E" w:rsidP="00455348">
            <w:pPr>
              <w:jc w:val="both"/>
              <w:rPr>
                <w:ins w:id="12600" w:author="Xuning Wei12232" w:date="2026-07-27T20:26:00Z"/>
                <w:rFonts w:ascii="Times New Roman" w:eastAsia="仿宋_GB2312" w:hAnsi="Times New Roman" w:cs="Times New Roman"/>
                <w:color w:val="auto"/>
                <w:sz w:val="18"/>
                <w:szCs w:val="18"/>
                <w:u w:val="single"/>
                <w:lang w:eastAsia="zh-CN" w:bidi="ar"/>
              </w:rPr>
            </w:pPr>
            <w:customXmlInsRangeStart w:id="12601" w:author="Xuning Wei12232" w:date="2026-07-27T20:26:00Z"/>
            <w:sdt>
              <w:sdtPr>
                <w:rPr>
                  <w:rFonts w:ascii="Times New Roman" w:eastAsia="仿宋_GB2312" w:hAnsi="Times New Roman" w:cs="Times New Roman"/>
                  <w:b/>
                  <w:color w:val="auto"/>
                  <w:sz w:val="18"/>
                  <w:szCs w:val="18"/>
                  <w:lang w:eastAsia="zh-CN" w:bidi="ar"/>
                </w:rPr>
                <w:id w:val="-757907054"/>
                <w14:checkbox>
                  <w14:checked w14:val="1"/>
                  <w14:checkedState w14:val="2612" w14:font="MS Gothic"/>
                  <w14:uncheckedState w14:val="2610" w14:font="MS Gothic"/>
                </w14:checkbox>
              </w:sdtPr>
              <w:sdtEndPr/>
              <w:sdtContent>
                <w:customXmlInsRangeEnd w:id="12601"/>
                <w:ins w:id="12602"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603" w:author="Xuning Wei12232" w:date="2026-07-27T20:26:00Z"/>
              </w:sdtContent>
            </w:sdt>
            <w:customXmlInsRangeEnd w:id="12603"/>
            <w:ins w:id="12604"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Production data, Lot Number:</w:t>
              </w:r>
              <w:r w:rsidR="00455348" w:rsidRPr="00BB7730">
                <w:rPr>
                  <w:rFonts w:ascii="Times New Roman" w:eastAsia="仿宋_GB2312" w:hAnsi="Times New Roman" w:cs="Times New Roman"/>
                  <w:color w:val="auto"/>
                  <w:sz w:val="18"/>
                  <w:szCs w:val="18"/>
                  <w:u w:val="single"/>
                  <w:lang w:eastAsia="zh-CN" w:bidi="ar"/>
                </w:rPr>
                <w:t xml:space="preserve"> CPo140020-02-01-02  </w:t>
              </w:r>
            </w:ins>
          </w:p>
          <w:p w14:paraId="2EA6C468" w14:textId="77777777" w:rsidR="00455348" w:rsidRPr="00BB7730" w:rsidRDefault="003E162E" w:rsidP="00455348">
            <w:pPr>
              <w:jc w:val="both"/>
              <w:rPr>
                <w:ins w:id="12605" w:author="Xuning Wei12232" w:date="2026-07-27T20:26:00Z"/>
                <w:rFonts w:ascii="Times New Roman" w:eastAsia="仿宋_GB2312" w:hAnsi="Times New Roman" w:cs="Times New Roman"/>
                <w:color w:val="auto"/>
                <w:sz w:val="18"/>
                <w:szCs w:val="18"/>
                <w:lang w:eastAsia="zh-CN" w:bidi="ar"/>
              </w:rPr>
            </w:pPr>
            <w:customXmlInsRangeStart w:id="12606" w:author="Xuning Wei12232" w:date="2026-07-27T20:26:00Z"/>
            <w:sdt>
              <w:sdtPr>
                <w:rPr>
                  <w:rFonts w:ascii="Times New Roman" w:eastAsia="仿宋_GB2312" w:hAnsi="Times New Roman" w:cs="Times New Roman"/>
                  <w:b/>
                  <w:color w:val="auto"/>
                  <w:sz w:val="18"/>
                  <w:szCs w:val="18"/>
                  <w:lang w:eastAsia="zh-CN" w:bidi="ar"/>
                </w:rPr>
                <w:id w:val="-924183227"/>
                <w14:checkbox>
                  <w14:checked w14:val="0"/>
                  <w14:checkedState w14:val="2612" w14:font="MS Gothic"/>
                  <w14:uncheckedState w14:val="2610" w14:font="MS Gothic"/>
                </w14:checkbox>
              </w:sdtPr>
              <w:sdtEndPr/>
              <w:sdtContent>
                <w:customXmlInsRangeEnd w:id="12606"/>
                <w:ins w:id="12607"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608" w:author="Xuning Wei12232" w:date="2026-07-27T20:26:00Z"/>
              </w:sdtContent>
            </w:sdt>
            <w:customXmlInsRangeEnd w:id="12608"/>
            <w:ins w:id="12609" w:author="Xuning Wei12232" w:date="2026-07-27T20:26:00Z">
              <w:r w:rsidR="00455348" w:rsidRPr="00BB7730">
                <w:rPr>
                  <w:rFonts w:ascii="Times New Roman" w:eastAsia="仿宋_GB2312" w:hAnsi="Times New Roman" w:cs="Times New Roman"/>
                  <w:color w:val="auto"/>
                  <w:sz w:val="18"/>
                  <w:szCs w:val="18"/>
                  <w:lang w:eastAsia="zh-CN" w:bidi="ar"/>
                </w:rPr>
                <w:t xml:space="preserve"> Supplier data:</w:t>
              </w:r>
              <w:r w:rsidR="00455348" w:rsidRPr="00BB7730">
                <w:rPr>
                  <w:rFonts w:ascii="Times New Roman" w:eastAsia="仿宋_GB2312" w:hAnsi="Times New Roman" w:cs="Times New Roman"/>
                  <w:color w:val="auto"/>
                  <w:sz w:val="18"/>
                  <w:szCs w:val="18"/>
                  <w:u w:val="single"/>
                  <w:lang w:eastAsia="zh-CN" w:bidi="ar"/>
                </w:rPr>
                <w:t xml:space="preserve"> N/A  </w:t>
              </w:r>
              <w:r w:rsidR="00455348" w:rsidRPr="00BB7730">
                <w:rPr>
                  <w:rFonts w:ascii="Times New Roman" w:eastAsia="仿宋_GB2312" w:hAnsi="Times New Roman" w:cs="Times New Roman"/>
                  <w:color w:val="auto"/>
                  <w:sz w:val="18"/>
                  <w:szCs w:val="18"/>
                  <w:lang w:eastAsia="zh-CN" w:bidi="ar"/>
                </w:rPr>
                <w:t xml:space="preserve"> </w:t>
              </w:r>
            </w:ins>
          </w:p>
          <w:p w14:paraId="4EC9A904" w14:textId="77777777" w:rsidR="00455348" w:rsidRPr="00BB7730" w:rsidRDefault="003E162E" w:rsidP="00455348">
            <w:pPr>
              <w:jc w:val="both"/>
              <w:rPr>
                <w:ins w:id="12610" w:author="Xuning Wei12232" w:date="2026-07-27T20:26:00Z"/>
                <w:rFonts w:ascii="Times New Roman" w:eastAsia="仿宋_GB2312" w:hAnsi="Times New Roman" w:cs="Times New Roman"/>
                <w:color w:val="auto"/>
                <w:sz w:val="18"/>
                <w:szCs w:val="18"/>
                <w:u w:val="single"/>
                <w:lang w:eastAsia="zh-CN" w:bidi="ar"/>
              </w:rPr>
            </w:pPr>
            <w:customXmlInsRangeStart w:id="12611" w:author="Xuning Wei12232" w:date="2026-07-27T20:26:00Z"/>
            <w:sdt>
              <w:sdtPr>
                <w:rPr>
                  <w:rFonts w:ascii="Times New Roman" w:eastAsia="仿宋_GB2312" w:hAnsi="Times New Roman" w:cs="Times New Roman"/>
                  <w:b/>
                  <w:color w:val="auto"/>
                  <w:sz w:val="18"/>
                  <w:szCs w:val="18"/>
                  <w:lang w:eastAsia="zh-CN" w:bidi="ar"/>
                </w:rPr>
                <w:id w:val="1042171128"/>
                <w14:checkbox>
                  <w14:checked w14:val="1"/>
                  <w14:checkedState w14:val="2612" w14:font="MS Gothic"/>
                  <w14:uncheckedState w14:val="2610" w14:font="MS Gothic"/>
                </w14:checkbox>
              </w:sdtPr>
              <w:sdtEndPr/>
              <w:sdtContent>
                <w:customXmlInsRangeEnd w:id="12611"/>
                <w:ins w:id="12612"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613" w:author="Xuning Wei12232" w:date="2026-07-27T20:26:00Z"/>
              </w:sdtContent>
            </w:sdt>
            <w:customXmlInsRangeEnd w:id="12613"/>
            <w:ins w:id="12614" w:author="Xuning Wei12232" w:date="2026-07-27T20:26:00Z">
              <w:r w:rsidR="00455348" w:rsidRPr="00BB7730">
                <w:rPr>
                  <w:rFonts w:ascii="Times New Roman" w:eastAsia="仿宋_GB2312" w:hAnsi="Times New Roman" w:cs="Times New Roman"/>
                  <w:color w:val="auto"/>
                  <w:sz w:val="18"/>
                  <w:szCs w:val="18"/>
                  <w:lang w:eastAsia="zh-CN" w:bidi="ar"/>
                </w:rPr>
                <w:t xml:space="preserve"> *Handbook &amp; Page:</w:t>
              </w:r>
              <w:r w:rsidR="00455348" w:rsidRPr="00BB7730">
                <w:rPr>
                  <w:rFonts w:ascii="Times New Roman" w:eastAsia="仿宋_GB2312" w:hAnsi="Times New Roman" w:cs="Times New Roman"/>
                  <w:color w:val="auto"/>
                  <w:sz w:val="18"/>
                  <w:szCs w:val="18"/>
                  <w:u w:val="single"/>
                  <w:lang w:eastAsia="zh-CN" w:bidi="ar"/>
                </w:rPr>
                <w:t xml:space="preserve">  The Pilot Plant Real Book Page &amp; 10-14, 10-15  </w:t>
              </w:r>
            </w:ins>
          </w:p>
          <w:p w14:paraId="2965D320" w14:textId="77777777" w:rsidR="00455348" w:rsidRPr="00BB7730" w:rsidRDefault="003E162E" w:rsidP="00455348">
            <w:pPr>
              <w:jc w:val="both"/>
              <w:rPr>
                <w:ins w:id="12615" w:author="Xuning Wei12232" w:date="2026-07-27T20:26:00Z"/>
                <w:rFonts w:ascii="Times New Roman" w:eastAsia="仿宋_GB2312" w:hAnsi="Times New Roman" w:cs="Times New Roman"/>
                <w:color w:val="auto"/>
                <w:sz w:val="18"/>
                <w:szCs w:val="18"/>
                <w:lang w:eastAsia="zh-CN" w:bidi="ar"/>
              </w:rPr>
            </w:pPr>
            <w:customXmlInsRangeStart w:id="12616" w:author="Xuning Wei12232" w:date="2026-07-27T20:26:00Z"/>
            <w:sdt>
              <w:sdtPr>
                <w:rPr>
                  <w:rFonts w:ascii="Times New Roman" w:eastAsia="仿宋_GB2312" w:hAnsi="Times New Roman" w:cs="Times New Roman"/>
                  <w:b/>
                  <w:color w:val="auto"/>
                  <w:sz w:val="18"/>
                  <w:szCs w:val="18"/>
                  <w:lang w:eastAsia="zh-CN" w:bidi="ar"/>
                </w:rPr>
                <w:id w:val="846142056"/>
                <w14:checkbox>
                  <w14:checked w14:val="1"/>
                  <w14:checkedState w14:val="2612" w14:font="MS Gothic"/>
                  <w14:uncheckedState w14:val="2610" w14:font="MS Gothic"/>
                </w14:checkbox>
              </w:sdtPr>
              <w:sdtEndPr/>
              <w:sdtContent>
                <w:customXmlInsRangeEnd w:id="12616"/>
                <w:ins w:id="12617" w:author="Xuning Wei12232" w:date="2026-07-27T20:26:00Z">
                  <w:r w:rsidR="00455348" w:rsidRPr="00BB7730">
                    <w:rPr>
                      <w:rFonts w:ascii="Segoe UI Symbol" w:eastAsia="仿宋_GB2312" w:hAnsi="Segoe UI Symbol" w:cs="Segoe UI Symbol"/>
                      <w:b/>
                      <w:color w:val="auto"/>
                      <w:sz w:val="18"/>
                      <w:szCs w:val="18"/>
                      <w:lang w:eastAsia="zh-CN" w:bidi="ar"/>
                      <w:rPrChange w:id="12618" w:author="He Han" w:date="2026-10-13T14:07:00Z">
                        <w:rPr>
                          <w:rFonts w:ascii="Segoe UI Symbol" w:eastAsia="仿宋_GB2312" w:hAnsi="Segoe UI Symbol" w:cs="Segoe UI Symbol"/>
                          <w:color w:val="auto"/>
                          <w:sz w:val="18"/>
                          <w:szCs w:val="18"/>
                          <w:lang w:eastAsia="zh-CN" w:bidi="ar"/>
                        </w:rPr>
                      </w:rPrChange>
                    </w:rPr>
                    <w:t>☒</w:t>
                  </w:r>
                </w:ins>
                <w:customXmlInsRangeStart w:id="12619" w:author="Xuning Wei12232" w:date="2026-07-27T20:26:00Z"/>
              </w:sdtContent>
            </w:sdt>
            <w:customXmlInsRangeEnd w:id="12619"/>
            <w:ins w:id="12620" w:author="Xuning Wei12232" w:date="2026-07-27T20:26:00Z">
              <w:r w:rsidR="00455348" w:rsidRPr="00BB7730">
                <w:rPr>
                  <w:rFonts w:ascii="Times New Roman" w:eastAsia="仿宋_GB2312" w:hAnsi="Times New Roman" w:cs="Times New Roman"/>
                  <w:b/>
                  <w:color w:val="auto"/>
                  <w:sz w:val="18"/>
                  <w:szCs w:val="18"/>
                  <w:lang w:eastAsia="zh-CN" w:bidi="ar"/>
                  <w:rPrChange w:id="12621" w:author="He Han" w:date="2026-10-13T14:07:00Z">
                    <w:rPr>
                      <w:rFonts w:ascii="Times New Roman" w:eastAsia="仿宋_GB2312" w:hAnsi="Times New Roman" w:cs="Times New Roman"/>
                      <w:color w:val="auto"/>
                      <w:sz w:val="18"/>
                      <w:szCs w:val="18"/>
                      <w:lang w:eastAsia="zh-CN" w:bidi="ar"/>
                    </w:rPr>
                  </w:rPrChange>
                </w:rPr>
                <w:t xml:space="preserve"> </w:t>
              </w:r>
              <w:r w:rsidR="00455348" w:rsidRPr="00BB7730">
                <w:rPr>
                  <w:rFonts w:ascii="Times New Roman" w:eastAsia="仿宋_GB2312" w:hAnsi="Times New Roman" w:cs="Times New Roman"/>
                  <w:color w:val="auto"/>
                  <w:sz w:val="18"/>
                  <w:szCs w:val="18"/>
                  <w:lang w:eastAsia="zh-CN" w:bidi="ar"/>
                </w:rPr>
                <w:t>Other:</w:t>
              </w:r>
              <w:r w:rsidR="00455348"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455348" w:rsidRPr="00BB7730" w14:paraId="443045B9" w14:textId="77777777" w:rsidTr="00397878">
        <w:trPr>
          <w:trHeight w:val="5546"/>
          <w:ins w:id="12622" w:author="Xuning Wei12232" w:date="2026-07-27T20:26:00Z"/>
        </w:trPr>
        <w:tc>
          <w:tcPr>
            <w:tcW w:w="269" w:type="pct"/>
            <w:vMerge/>
            <w:shd w:val="clear" w:color="auto" w:fill="FFFFFF" w:themeFill="background1"/>
            <w:vAlign w:val="center"/>
            <w:tcPrChange w:id="12623" w:author="Xuning Wei12232" w:date="2026-07-27T20:59:00Z">
              <w:tcPr>
                <w:tcW w:w="269" w:type="pct"/>
                <w:gridSpan w:val="2"/>
                <w:vMerge/>
                <w:shd w:val="clear" w:color="auto" w:fill="FFFFFF" w:themeFill="background1"/>
                <w:vAlign w:val="center"/>
              </w:tcPr>
            </w:tcPrChange>
          </w:tcPr>
          <w:p w14:paraId="2575344F" w14:textId="77777777" w:rsidR="00455348" w:rsidRPr="00BB7730" w:rsidRDefault="00455348" w:rsidP="00455348">
            <w:pPr>
              <w:jc w:val="both"/>
              <w:rPr>
                <w:ins w:id="12624"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2625" w:author="Xuning Wei12232" w:date="2026-07-27T20:59:00Z">
              <w:tcPr>
                <w:tcW w:w="1365" w:type="pct"/>
                <w:gridSpan w:val="3"/>
                <w:vMerge/>
                <w:shd w:val="clear" w:color="auto" w:fill="FFFFFF" w:themeFill="background1"/>
                <w:vAlign w:val="center"/>
              </w:tcPr>
            </w:tcPrChange>
          </w:tcPr>
          <w:p w14:paraId="1C646F14" w14:textId="77777777" w:rsidR="00455348" w:rsidRPr="00BB7730" w:rsidRDefault="00455348" w:rsidP="00455348">
            <w:pPr>
              <w:jc w:val="both"/>
              <w:rPr>
                <w:ins w:id="12626"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12627" w:author="Xuning Wei12232" w:date="2026-07-27T20:59:00Z">
              <w:tcPr>
                <w:tcW w:w="842" w:type="pct"/>
                <w:gridSpan w:val="3"/>
                <w:vMerge/>
                <w:shd w:val="clear" w:color="auto" w:fill="FFFFFF" w:themeFill="background1"/>
                <w:vAlign w:val="center"/>
              </w:tcPr>
            </w:tcPrChange>
          </w:tcPr>
          <w:p w14:paraId="54060477" w14:textId="77777777" w:rsidR="00455348" w:rsidRPr="00BB7730" w:rsidRDefault="00455348" w:rsidP="00455348">
            <w:pPr>
              <w:jc w:val="both"/>
              <w:rPr>
                <w:ins w:id="12628"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2629" w:author="Xuning Wei12232" w:date="2026-07-27T20:59:00Z">
              <w:tcPr>
                <w:tcW w:w="346" w:type="pct"/>
                <w:gridSpan w:val="3"/>
                <w:vMerge/>
                <w:shd w:val="clear" w:color="auto" w:fill="FFFFFF" w:themeFill="background1"/>
                <w:vAlign w:val="center"/>
              </w:tcPr>
            </w:tcPrChange>
          </w:tcPr>
          <w:p w14:paraId="05E63DE6" w14:textId="77777777" w:rsidR="00455348" w:rsidRPr="00BB7730" w:rsidRDefault="00455348" w:rsidP="00455348">
            <w:pPr>
              <w:jc w:val="both"/>
              <w:rPr>
                <w:ins w:id="12630"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12631" w:author="Xuning Wei12232" w:date="2026-07-27T20:59:00Z">
              <w:tcPr>
                <w:tcW w:w="396" w:type="pct"/>
                <w:gridSpan w:val="3"/>
                <w:vMerge/>
                <w:shd w:val="clear" w:color="auto" w:fill="FFFFFF" w:themeFill="background1"/>
                <w:vAlign w:val="center"/>
              </w:tcPr>
            </w:tcPrChange>
          </w:tcPr>
          <w:p w14:paraId="6CE14CE9" w14:textId="77777777" w:rsidR="00455348" w:rsidRPr="00BB7730" w:rsidRDefault="00455348" w:rsidP="00455348">
            <w:pPr>
              <w:jc w:val="both"/>
              <w:rPr>
                <w:ins w:id="12632"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12633" w:author="Xuning Wei12232" w:date="2026-07-27T20:59:00Z">
              <w:tcPr>
                <w:tcW w:w="335" w:type="pct"/>
                <w:gridSpan w:val="2"/>
                <w:vAlign w:val="center"/>
              </w:tcPr>
            </w:tcPrChange>
          </w:tcPr>
          <w:p w14:paraId="1A5074DE" w14:textId="77777777" w:rsidR="00455348" w:rsidRPr="00BB7730" w:rsidRDefault="003E162E" w:rsidP="00455348">
            <w:pPr>
              <w:jc w:val="both"/>
              <w:rPr>
                <w:ins w:id="12634" w:author="Xuning Wei12232" w:date="2026-07-27T20:26:00Z"/>
                <w:rFonts w:ascii="Times New Roman" w:eastAsia="仿宋_GB2312" w:hAnsi="Times New Roman" w:cs="Times New Roman"/>
                <w:color w:val="auto"/>
                <w:sz w:val="18"/>
                <w:szCs w:val="18"/>
                <w:lang w:eastAsia="zh-CN" w:bidi="ar"/>
              </w:rPr>
            </w:pPr>
            <w:customXmlInsRangeStart w:id="12635" w:author="Xuning Wei12232" w:date="2026-07-27T20:26:00Z"/>
            <w:sdt>
              <w:sdtPr>
                <w:rPr>
                  <w:rFonts w:ascii="Times New Roman" w:eastAsia="仿宋_GB2312" w:hAnsi="Times New Roman" w:cs="Times New Roman"/>
                  <w:b/>
                  <w:color w:val="auto"/>
                  <w:sz w:val="18"/>
                  <w:szCs w:val="18"/>
                  <w:lang w:eastAsia="zh-CN" w:bidi="ar"/>
                </w:rPr>
                <w:id w:val="1660575918"/>
                <w14:checkbox>
                  <w14:checked w14:val="0"/>
                  <w14:checkedState w14:val="2612" w14:font="MS Gothic"/>
                  <w14:uncheckedState w14:val="2610" w14:font="MS Gothic"/>
                </w14:checkbox>
              </w:sdtPr>
              <w:sdtEndPr/>
              <w:sdtContent>
                <w:customXmlInsRangeEnd w:id="12635"/>
                <w:ins w:id="12636"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637" w:author="Xuning Wei12232" w:date="2026-07-27T20:26:00Z"/>
              </w:sdtContent>
            </w:sdt>
            <w:customXmlInsRangeEnd w:id="12637"/>
            <w:ins w:id="12638" w:author="Xuning Wei12232" w:date="2026-07-27T20:26:00Z">
              <w:r w:rsidR="00455348" w:rsidRPr="00BB7730">
                <w:rPr>
                  <w:rFonts w:ascii="Times New Roman" w:eastAsia="仿宋_GB2312" w:hAnsi="Times New Roman" w:cs="Times New Roman"/>
                  <w:color w:val="auto"/>
                  <w:sz w:val="18"/>
                  <w:szCs w:val="18"/>
                  <w:lang w:eastAsia="zh-CN" w:bidi="ar"/>
                </w:rPr>
                <w:t xml:space="preserve"> High</w:t>
              </w:r>
            </w:ins>
          </w:p>
          <w:p w14:paraId="1BA0239F" w14:textId="77777777" w:rsidR="00455348" w:rsidRPr="00BB7730" w:rsidRDefault="003E162E" w:rsidP="00455348">
            <w:pPr>
              <w:jc w:val="both"/>
              <w:rPr>
                <w:ins w:id="12639" w:author="Xuning Wei12232" w:date="2026-07-27T20:26:00Z"/>
                <w:rFonts w:ascii="Times New Roman" w:eastAsia="仿宋_GB2312" w:hAnsi="Times New Roman" w:cs="Times New Roman"/>
                <w:color w:val="auto"/>
                <w:sz w:val="18"/>
                <w:szCs w:val="18"/>
                <w:lang w:eastAsia="zh-CN" w:bidi="ar"/>
              </w:rPr>
            </w:pPr>
            <w:customXmlInsRangeStart w:id="12640" w:author="Xuning Wei12232" w:date="2026-07-27T20:26:00Z"/>
            <w:sdt>
              <w:sdtPr>
                <w:rPr>
                  <w:rFonts w:ascii="Times New Roman" w:eastAsia="仿宋_GB2312" w:hAnsi="Times New Roman" w:cs="Times New Roman"/>
                  <w:b/>
                  <w:color w:val="auto"/>
                  <w:sz w:val="18"/>
                  <w:szCs w:val="18"/>
                  <w:lang w:eastAsia="zh-CN" w:bidi="ar"/>
                </w:rPr>
                <w:id w:val="1507335309"/>
                <w14:checkbox>
                  <w14:checked w14:val="0"/>
                  <w14:checkedState w14:val="2612" w14:font="MS Gothic"/>
                  <w14:uncheckedState w14:val="2610" w14:font="MS Gothic"/>
                </w14:checkbox>
              </w:sdtPr>
              <w:sdtEndPr/>
              <w:sdtContent>
                <w:customXmlInsRangeEnd w:id="12640"/>
                <w:ins w:id="12641"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642" w:author="Xuning Wei12232" w:date="2026-07-27T20:26:00Z"/>
              </w:sdtContent>
            </w:sdt>
            <w:customXmlInsRangeEnd w:id="12642"/>
            <w:ins w:id="12643" w:author="Xuning Wei12232" w:date="2026-07-27T20:26:00Z">
              <w:r w:rsidR="00455348" w:rsidRPr="00BB7730">
                <w:rPr>
                  <w:rFonts w:ascii="Times New Roman" w:eastAsia="仿宋_GB2312" w:hAnsi="Times New Roman" w:cs="Times New Roman"/>
                  <w:b/>
                  <w:color w:val="auto"/>
                  <w:sz w:val="18"/>
                  <w:szCs w:val="18"/>
                  <w:lang w:eastAsia="zh-CN" w:bidi="ar"/>
                </w:rPr>
                <w:t xml:space="preserve"> </w:t>
              </w:r>
              <w:r w:rsidR="00455348" w:rsidRPr="00BB7730">
                <w:rPr>
                  <w:rFonts w:ascii="Times New Roman" w:eastAsia="仿宋_GB2312" w:hAnsi="Times New Roman" w:cs="Times New Roman"/>
                  <w:color w:val="auto"/>
                  <w:sz w:val="18"/>
                  <w:szCs w:val="18"/>
                  <w:lang w:eastAsia="zh-CN" w:bidi="ar"/>
                </w:rPr>
                <w:t>Medium</w:t>
              </w:r>
            </w:ins>
          </w:p>
          <w:p w14:paraId="69833C5D" w14:textId="77777777" w:rsidR="00455348" w:rsidRPr="00BB7730" w:rsidRDefault="003E162E" w:rsidP="00455348">
            <w:pPr>
              <w:jc w:val="both"/>
              <w:rPr>
                <w:ins w:id="12644" w:author="Xuning Wei12232" w:date="2026-07-27T20:26:00Z"/>
                <w:rFonts w:ascii="Times New Roman" w:eastAsia="仿宋_GB2312" w:hAnsi="Times New Roman" w:cs="Times New Roman"/>
                <w:color w:val="auto"/>
                <w:sz w:val="18"/>
                <w:szCs w:val="18"/>
                <w:lang w:eastAsia="zh-CN" w:bidi="ar"/>
              </w:rPr>
            </w:pPr>
            <w:customXmlInsRangeStart w:id="12645" w:author="Xuning Wei12232" w:date="2026-07-27T20:26:00Z"/>
            <w:sdt>
              <w:sdtPr>
                <w:rPr>
                  <w:rFonts w:ascii="Times New Roman" w:eastAsia="仿宋_GB2312" w:hAnsi="Times New Roman" w:cs="Times New Roman"/>
                  <w:b/>
                  <w:color w:val="auto"/>
                  <w:sz w:val="18"/>
                  <w:szCs w:val="18"/>
                  <w:lang w:eastAsia="zh-CN" w:bidi="ar"/>
                </w:rPr>
                <w:id w:val="-1502045757"/>
                <w14:checkbox>
                  <w14:checked w14:val="1"/>
                  <w14:checkedState w14:val="2612" w14:font="MS Gothic"/>
                  <w14:uncheckedState w14:val="2610" w14:font="MS Gothic"/>
                </w14:checkbox>
              </w:sdtPr>
              <w:sdtEndPr/>
              <w:sdtContent>
                <w:customXmlInsRangeEnd w:id="12645"/>
                <w:ins w:id="12646"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647" w:author="Xuning Wei12232" w:date="2026-07-27T20:26:00Z"/>
              </w:sdtContent>
            </w:sdt>
            <w:customXmlInsRangeEnd w:id="12647"/>
            <w:ins w:id="12648" w:author="Xuning Wei12232" w:date="2026-07-27T20:26:00Z">
              <w:r w:rsidR="00455348"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2649" w:author="Xuning Wei12232" w:date="2026-07-27T20:59:00Z">
              <w:tcPr>
                <w:tcW w:w="457" w:type="pct"/>
                <w:gridSpan w:val="3"/>
                <w:vAlign w:val="center"/>
              </w:tcPr>
            </w:tcPrChange>
          </w:tcPr>
          <w:p w14:paraId="6AAF9F10" w14:textId="77777777" w:rsidR="00455348" w:rsidRPr="00BB7730" w:rsidRDefault="00455348" w:rsidP="00455348">
            <w:pPr>
              <w:jc w:val="both"/>
              <w:rPr>
                <w:ins w:id="12650" w:author="Xuning Wei12232" w:date="2026-07-27T20:26:00Z"/>
                <w:rFonts w:ascii="Times New Roman" w:eastAsia="仿宋_GB2312" w:hAnsi="Times New Roman" w:cs="Times New Roman"/>
                <w:color w:val="auto"/>
                <w:sz w:val="18"/>
                <w:szCs w:val="18"/>
                <w:lang w:eastAsia="zh-CN" w:bidi="ar"/>
              </w:rPr>
            </w:pPr>
            <w:ins w:id="12651" w:author="Xuning Wei12232" w:date="2026-07-27T20:26: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DIPEA is also compatible with Glass, HSS and SS</w:t>
              </w:r>
            </w:ins>
          </w:p>
        </w:tc>
        <w:tc>
          <w:tcPr>
            <w:tcW w:w="891" w:type="pct"/>
            <w:vMerge/>
            <w:vAlign w:val="center"/>
            <w:tcPrChange w:id="12652" w:author="Xuning Wei12232" w:date="2026-07-27T20:59:00Z">
              <w:tcPr>
                <w:tcW w:w="990" w:type="pct"/>
                <w:gridSpan w:val="2"/>
                <w:vMerge/>
                <w:vAlign w:val="center"/>
              </w:tcPr>
            </w:tcPrChange>
          </w:tcPr>
          <w:p w14:paraId="6E761C80" w14:textId="77777777" w:rsidR="00455348" w:rsidRPr="00BB7730" w:rsidRDefault="00455348" w:rsidP="00455348">
            <w:pPr>
              <w:jc w:val="both"/>
              <w:rPr>
                <w:ins w:id="12653" w:author="Xuning Wei12232" w:date="2026-07-27T20:26:00Z"/>
                <w:rFonts w:ascii="Times New Roman" w:eastAsia="仿宋_GB2312" w:hAnsi="Times New Roman" w:cs="Times New Roman"/>
                <w:b/>
                <w:color w:val="auto"/>
                <w:sz w:val="20"/>
                <w:szCs w:val="20"/>
                <w:lang w:eastAsia="zh-CN" w:bidi="ar"/>
              </w:rPr>
            </w:pPr>
          </w:p>
        </w:tc>
      </w:tr>
      <w:tr w:rsidR="00455348" w:rsidRPr="00BB7730" w14:paraId="7139AAE2" w14:textId="77777777" w:rsidTr="00770B21">
        <w:trPr>
          <w:trHeight w:val="397"/>
          <w:ins w:id="12654" w:author="Xuning Wei12232" w:date="2026-07-27T20:26:00Z"/>
          <w:trPrChange w:id="12655" w:author="Xuning Wei12232" w:date="2026-07-27T20:59:00Z">
            <w:trPr>
              <w:trHeight w:val="397"/>
            </w:trPr>
          </w:trPrChange>
        </w:trPr>
        <w:tc>
          <w:tcPr>
            <w:tcW w:w="269" w:type="pct"/>
            <w:vMerge w:val="restart"/>
            <w:shd w:val="clear" w:color="auto" w:fill="FFFFFF" w:themeFill="background1"/>
            <w:vAlign w:val="center"/>
            <w:tcPrChange w:id="12656" w:author="Xuning Wei12232" w:date="2026-07-27T20:59:00Z">
              <w:tcPr>
                <w:tcW w:w="269" w:type="pct"/>
                <w:gridSpan w:val="2"/>
                <w:vMerge w:val="restart"/>
                <w:shd w:val="clear" w:color="auto" w:fill="FFFFFF" w:themeFill="background1"/>
                <w:vAlign w:val="center"/>
              </w:tcPr>
            </w:tcPrChange>
          </w:tcPr>
          <w:p w14:paraId="0AEFA15A" w14:textId="0A229539" w:rsidR="00455348" w:rsidRPr="00BB7730" w:rsidRDefault="0022709A">
            <w:pPr>
              <w:jc w:val="center"/>
              <w:rPr>
                <w:ins w:id="12657" w:author="Xuning Wei12232" w:date="2026-07-27T20:26:00Z"/>
                <w:rFonts w:ascii="Times New Roman" w:eastAsia="仿宋_GB2312" w:hAnsi="Times New Roman" w:cs="Times New Roman"/>
                <w:color w:val="auto"/>
                <w:sz w:val="18"/>
                <w:szCs w:val="18"/>
                <w:lang w:eastAsia="zh-CN" w:bidi="ar"/>
              </w:rPr>
              <w:pPrChange w:id="12658" w:author="Xuning Wei12232" w:date="2026-07-27T20:33:00Z">
                <w:pPr>
                  <w:jc w:val="both"/>
                </w:pPr>
              </w:pPrChange>
            </w:pPr>
            <w:ins w:id="12659" w:author="Xuning Wei12232" w:date="2026-07-27T20:33:00Z">
              <w:r w:rsidRPr="00BB7730">
                <w:rPr>
                  <w:rFonts w:ascii="Times New Roman" w:eastAsia="仿宋_GB2312" w:hAnsi="Times New Roman" w:cs="Times New Roman"/>
                  <w:color w:val="auto"/>
                  <w:sz w:val="18"/>
                  <w:szCs w:val="18"/>
                  <w:lang w:eastAsia="zh-CN" w:bidi="ar"/>
                </w:rPr>
                <w:lastRenderedPageBreak/>
                <w:t>5</w:t>
              </w:r>
            </w:ins>
          </w:p>
        </w:tc>
        <w:tc>
          <w:tcPr>
            <w:tcW w:w="1365" w:type="pct"/>
            <w:vMerge w:val="restart"/>
            <w:shd w:val="clear" w:color="auto" w:fill="FFFFFF" w:themeFill="background1"/>
            <w:vAlign w:val="center"/>
            <w:tcPrChange w:id="12660" w:author="Xuning Wei12232" w:date="2026-07-27T20:59:00Z">
              <w:tcPr>
                <w:tcW w:w="1365" w:type="pct"/>
                <w:gridSpan w:val="3"/>
                <w:vMerge w:val="restart"/>
                <w:shd w:val="clear" w:color="auto" w:fill="FFFFFF" w:themeFill="background1"/>
                <w:vAlign w:val="center"/>
              </w:tcPr>
            </w:tcPrChange>
          </w:tcPr>
          <w:p w14:paraId="29B629AE" w14:textId="2E4DE0AB" w:rsidR="0022709A" w:rsidRPr="00BB7730" w:rsidRDefault="0022709A" w:rsidP="00455348">
            <w:pPr>
              <w:jc w:val="both"/>
              <w:rPr>
                <w:ins w:id="12661" w:author="Xuning Wei12232" w:date="2026-07-27T20:33:00Z"/>
                <w:rFonts w:ascii="Times New Roman" w:eastAsia="等线" w:hAnsi="Times New Roman" w:cs="Times New Roman"/>
                <w:color w:val="000000" w:themeColor="text1"/>
                <w:sz w:val="18"/>
                <w:szCs w:val="18"/>
              </w:rPr>
            </w:pPr>
            <w:ins w:id="12662" w:author="Xuning Wei12232" w:date="2026-07-27T20:33:00Z">
              <w:r w:rsidRPr="00BB7730">
                <w:rPr>
                  <w:rFonts w:ascii="Times New Roman" w:eastAsia="仿宋_GB2312" w:hAnsi="Times New Roman" w:cs="Times New Roman"/>
                  <w:color w:val="auto"/>
                  <w:sz w:val="18"/>
                  <w:szCs w:val="18"/>
                  <w:lang w:eastAsia="zh-CN"/>
                </w:rPr>
                <w:t>Fmoc-L-N-Me-Asn(Trt)-OH activation and transfer:</w:t>
              </w:r>
            </w:ins>
          </w:p>
          <w:p w14:paraId="260DB6B0" w14:textId="34B80838" w:rsidR="00455348" w:rsidRPr="00BB7730" w:rsidRDefault="0022709A" w:rsidP="00455348">
            <w:pPr>
              <w:jc w:val="both"/>
              <w:rPr>
                <w:ins w:id="12663" w:author="Xuning Wei12232" w:date="2026-07-27T20:26:00Z"/>
                <w:rFonts w:ascii="Times New Roman" w:eastAsia="仿宋_GB2312" w:hAnsi="Times New Roman" w:cs="Times New Roman"/>
                <w:color w:val="auto"/>
                <w:sz w:val="18"/>
                <w:szCs w:val="18"/>
                <w:lang w:eastAsia="zh-CN" w:bidi="ar"/>
              </w:rPr>
            </w:pPr>
            <w:ins w:id="12664" w:author="Xuning Wei12232" w:date="2026-07-27T20:33: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4</w:t>
              </w:r>
            </w:ins>
            <w:ins w:id="12665" w:author="Johan Granander" w:date="2026-07-28T13:39:00Z">
              <w:r w:rsidR="00A522BC" w:rsidRPr="00BB7730">
                <w:rPr>
                  <w:rFonts w:ascii="Times New Roman" w:eastAsia="等线" w:hAnsi="Times New Roman" w:cs="Times New Roman"/>
                  <w:color w:val="000000" w:themeColor="text1"/>
                  <w:sz w:val="18"/>
                  <w:szCs w:val="18"/>
                  <w:lang w:eastAsia="zh-CN"/>
                </w:rPr>
                <w:t xml:space="preserve"> </w:t>
              </w:r>
            </w:ins>
            <w:ins w:id="12666" w:author="Xuning Wei12232" w:date="2026-07-27T20:33:00Z">
              <w:del w:id="12667" w:author="Johan Granander" w:date="2026-07-28T13:39:00Z">
                <w:r w:rsidRPr="00BB7730" w:rsidDel="00A522BC">
                  <w:rPr>
                    <w:rFonts w:ascii="Times New Roman" w:eastAsia="等线" w:hAnsi="Times New Roman" w:cs="Times New Roman"/>
                    <w:color w:val="000000" w:themeColor="text1"/>
                    <w:sz w:val="18"/>
                    <w:szCs w:val="18"/>
                    <w:lang w:eastAsia="zh-CN"/>
                  </w:rPr>
                  <w:delText>v</w:delText>
                </w:r>
              </w:del>
            </w:ins>
            <w:ins w:id="12668" w:author="Johan Granander" w:date="2026-07-28T13:39:00Z">
              <w:r w:rsidR="00A522BC" w:rsidRPr="00BB7730">
                <w:rPr>
                  <w:rFonts w:ascii="Times New Roman" w:eastAsia="等线" w:hAnsi="Times New Roman" w:cs="Times New Roman"/>
                  <w:color w:val="000000" w:themeColor="text1"/>
                  <w:sz w:val="18"/>
                  <w:szCs w:val="18"/>
                  <w:lang w:eastAsia="zh-CN"/>
                </w:rPr>
                <w:t>V</w:t>
              </w:r>
            </w:ins>
            <w:ins w:id="12669" w:author="Xuning Wei12232" w:date="2026-07-27T20:33:00Z">
              <w:r w:rsidRPr="00BB7730">
                <w:rPr>
                  <w:rFonts w:ascii="Times New Roman" w:eastAsia="等线" w:hAnsi="Times New Roman" w:cs="Times New Roman"/>
                  <w:color w:val="000000" w:themeColor="text1"/>
                  <w:sz w:val="18"/>
                  <w:szCs w:val="18"/>
                  <w:lang w:eastAsia="zh-CN"/>
                </w:rPr>
                <w:t xml:space="preserve"> DMF (3.79</w:t>
              </w:r>
            </w:ins>
            <w:ins w:id="12670" w:author="He Han" w:date="2026-10-27T15:40:00Z">
              <w:r w:rsidR="00115847">
                <w:rPr>
                  <w:rFonts w:ascii="Times New Roman" w:eastAsia="等线" w:hAnsi="Times New Roman" w:cs="Times New Roman"/>
                  <w:color w:val="000000" w:themeColor="text1"/>
                  <w:sz w:val="18"/>
                  <w:szCs w:val="18"/>
                  <w:lang w:eastAsia="zh-CN"/>
                </w:rPr>
                <w:t xml:space="preserve"> </w:t>
              </w:r>
            </w:ins>
            <w:ins w:id="12671" w:author="Xuning Wei12232" w:date="2026-07-27T20:33:00Z">
              <w:del w:id="12672" w:author="He Han" w:date="2026-10-27T15:40:00Z">
                <w:r w:rsidRPr="00BB7730" w:rsidDel="00115847">
                  <w:rPr>
                    <w:rFonts w:ascii="Times New Roman" w:eastAsia="等线" w:hAnsi="Times New Roman" w:cs="Times New Roman"/>
                    <w:color w:val="000000" w:themeColor="text1"/>
                    <w:sz w:val="18"/>
                    <w:szCs w:val="18"/>
                    <w:lang w:eastAsia="zh-CN"/>
                  </w:rPr>
                  <w:delText xml:space="preserve">2 </w:delText>
                </w:r>
              </w:del>
              <w:r w:rsidRPr="00BB7730">
                <w:rPr>
                  <w:rFonts w:ascii="Times New Roman" w:eastAsia="等线" w:hAnsi="Times New Roman" w:cs="Times New Roman"/>
                  <w:color w:val="000000" w:themeColor="text1"/>
                  <w:sz w:val="18"/>
                  <w:szCs w:val="18"/>
                  <w:lang w:eastAsia="zh-CN"/>
                </w:rPr>
                <w:t xml:space="preserve">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Start the stirrer. Then add 1.75</w:t>
              </w:r>
            </w:ins>
            <w:ins w:id="12673" w:author="Johan Granander" w:date="2026-07-28T13:39:00Z">
              <w:r w:rsidR="00A522BC" w:rsidRPr="00BB7730">
                <w:rPr>
                  <w:rFonts w:ascii="Times New Roman" w:eastAsia="等线" w:hAnsi="Times New Roman" w:cs="Times New Roman"/>
                  <w:color w:val="000000" w:themeColor="text1"/>
                  <w:sz w:val="18"/>
                  <w:szCs w:val="18"/>
                </w:rPr>
                <w:t xml:space="preserve"> </w:t>
              </w:r>
            </w:ins>
            <w:ins w:id="12674" w:author="Xuning Wei12232" w:date="2026-07-27T20:33:00Z">
              <w:r w:rsidRPr="00BB7730">
                <w:rPr>
                  <w:rFonts w:ascii="Times New Roman" w:eastAsia="等线" w:hAnsi="Times New Roman" w:cs="Times New Roman"/>
                  <w:color w:val="000000" w:themeColor="text1"/>
                  <w:sz w:val="18"/>
                  <w:szCs w:val="18"/>
                </w:rPr>
                <w:t xml:space="preserve">eq. </w:t>
              </w:r>
              <w:r w:rsidRPr="00BB7730">
                <w:rPr>
                  <w:rFonts w:ascii="Times New Roman" w:eastAsia="等线" w:hAnsi="Times New Roman" w:cs="Times New Roman"/>
                  <w:color w:val="000000" w:themeColor="text1"/>
                  <w:sz w:val="18"/>
                  <w:szCs w:val="18"/>
                  <w:lang w:eastAsia="zh-CN"/>
                </w:rPr>
                <w:t>F</w:t>
              </w:r>
              <w:r w:rsidRPr="00BB7730">
                <w:rPr>
                  <w:rFonts w:ascii="Times New Roman" w:eastAsia="等线" w:hAnsi="Times New Roman" w:cs="Times New Roman"/>
                  <w:bCs w:val="0"/>
                  <w:color w:val="000000" w:themeColor="text1"/>
                  <w:sz w:val="18"/>
                  <w:szCs w:val="18"/>
                </w:rPr>
                <w:t>moc-L-N-Me-Asn(Trt)-OH.</w:t>
              </w:r>
              <w:r w:rsidRPr="00115847">
                <w:rPr>
                  <w:rFonts w:ascii="Times New Roman" w:eastAsia="等线" w:hAnsi="Times New Roman" w:cs="Times New Roman"/>
                  <w:color w:val="auto"/>
                  <w:sz w:val="18"/>
                  <w:szCs w:val="18"/>
                  <w:rPrChange w:id="12675" w:author="He Han" w:date="2026-10-27T15:40:00Z">
                    <w:rPr>
                      <w:rFonts w:ascii="Times New Roman" w:eastAsia="等线" w:hAnsi="Times New Roman" w:cs="Times New Roman"/>
                      <w:color w:val="000000" w:themeColor="text1"/>
                      <w:sz w:val="18"/>
                      <w:szCs w:val="18"/>
                    </w:rPr>
                  </w:rPrChange>
                </w:rPr>
                <w:t xml:space="preserve"> </w:t>
              </w:r>
            </w:ins>
            <w:ins w:id="12676" w:author="Xuning Wei12232" w:date="2026-09-05T19:50:00Z">
              <w:r w:rsidR="00473484" w:rsidRPr="00115847">
                <w:rPr>
                  <w:rFonts w:ascii="Times New Roman" w:eastAsia="等线" w:hAnsi="Times New Roman" w:cs="Times New Roman"/>
                  <w:color w:val="auto"/>
                  <w:sz w:val="18"/>
                  <w:szCs w:val="18"/>
                  <w:rPrChange w:id="12677" w:author="He Han" w:date="2026-10-27T15:40:00Z">
                    <w:rPr>
                      <w:rFonts w:ascii="Times New Roman" w:eastAsia="等线" w:hAnsi="Times New Roman" w:cs="Times New Roman"/>
                      <w:color w:val="FF0000"/>
                      <w:sz w:val="18"/>
                      <w:szCs w:val="18"/>
                    </w:rPr>
                  </w:rPrChange>
                </w:rPr>
                <w:t>Stir for at least 15 min.</w:t>
              </w:r>
            </w:ins>
            <w:ins w:id="12678" w:author="Xuning Wei12232" w:date="2026-07-27T20:33:00Z">
              <w:r w:rsidRPr="00115847">
                <w:rPr>
                  <w:rFonts w:ascii="Times New Roman" w:eastAsia="等线" w:hAnsi="Times New Roman" w:cs="Times New Roman"/>
                  <w:color w:val="auto"/>
                  <w:sz w:val="18"/>
                  <w:szCs w:val="18"/>
                  <w:lang w:eastAsia="zh-CN"/>
                  <w:rPrChange w:id="12679" w:author="He Han" w:date="2026-10-27T15:40:00Z">
                    <w:rPr>
                      <w:rFonts w:ascii="Times New Roman" w:eastAsia="等线" w:hAnsi="Times New Roman" w:cs="Times New Roman"/>
                      <w:color w:val="000000" w:themeColor="text1"/>
                      <w:sz w:val="18"/>
                      <w:szCs w:val="18"/>
                      <w:lang w:eastAsia="zh-CN"/>
                    </w:rPr>
                  </w:rPrChange>
                </w:rPr>
                <w:t xml:space="preserve"> </w:t>
              </w:r>
              <w:r w:rsidRPr="00115847">
                <w:rPr>
                  <w:rFonts w:ascii="Times New Roman" w:eastAsia="等线" w:hAnsi="Times New Roman" w:cs="Times New Roman"/>
                  <w:color w:val="auto"/>
                  <w:sz w:val="18"/>
                  <w:szCs w:val="18"/>
                  <w:lang w:eastAsia="zh-CN"/>
                  <w:rPrChange w:id="12680" w:author="He Han" w:date="2026-10-27T15:40:00Z">
                    <w:rPr>
                      <w:rFonts w:ascii="Times New Roman" w:eastAsia="等线" w:hAnsi="Times New Roman" w:cs="Times New Roman"/>
                      <w:color w:val="000000" w:themeColor="text1"/>
                      <w:sz w:val="18"/>
                      <w:szCs w:val="18"/>
                      <w:lang w:eastAsia="zh-CN"/>
                    </w:rPr>
                  </w:rPrChange>
                </w:rPr>
                <w:br/>
              </w:r>
              <w:r w:rsidRPr="00BB7730">
                <w:rPr>
                  <w:rFonts w:ascii="Times New Roman" w:eastAsia="等线" w:hAnsi="Times New Roman" w:cs="Times New Roman"/>
                  <w:color w:val="000000" w:themeColor="text1"/>
                  <w:sz w:val="18"/>
                  <w:szCs w:val="18"/>
                  <w:lang w:eastAsia="zh-CN"/>
                </w:rPr>
                <w:t>2. Adjust</w:t>
              </w:r>
              <w:r w:rsidRPr="00BB7730">
                <w:rPr>
                  <w:rFonts w:ascii="Times New Roman" w:eastAsia="等线" w:hAnsi="Times New Roman" w:cs="Times New Roman"/>
                  <w:bCs w:val="0"/>
                  <w:color w:val="000000" w:themeColor="text1"/>
                  <w:sz w:val="18"/>
                  <w:szCs w:val="18"/>
                </w:rPr>
                <w:t xml:space="preserve"> the mixture to </w:t>
              </w:r>
              <w:r w:rsidRPr="00BB7730">
                <w:rPr>
                  <w:rFonts w:ascii="Times New Roman" w:eastAsia="等线" w:hAnsi="Times New Roman" w:cs="Times New Roman"/>
                  <w:bCs w:val="0"/>
                  <w:color w:val="000000" w:themeColor="text1"/>
                  <w:sz w:val="18"/>
                  <w:szCs w:val="18"/>
                  <w:lang w:eastAsia="zh-CN"/>
                </w:rPr>
                <w:t>20</w:t>
              </w:r>
              <w:r w:rsidRPr="00BB7730">
                <w:rPr>
                  <w:rFonts w:ascii="Times New Roman" w:eastAsia="等线" w:hAnsi="Times New Roman" w:cs="Times New Roman"/>
                  <w:bCs w:val="0"/>
                  <w:color w:val="000000" w:themeColor="text1"/>
                  <w:sz w:val="18"/>
                  <w:szCs w:val="18"/>
                </w:rPr>
                <w:t>±5</w:t>
              </w:r>
            </w:ins>
            <w:ins w:id="12681" w:author="Johan Granander" w:date="2026-07-28T13:40:00Z">
              <w:r w:rsidR="00910289" w:rsidRPr="00BB7730">
                <w:rPr>
                  <w:rFonts w:ascii="Times New Roman" w:eastAsia="等线" w:hAnsi="Times New Roman" w:cs="Times New Roman"/>
                  <w:bCs w:val="0"/>
                  <w:color w:val="000000" w:themeColor="text1"/>
                  <w:sz w:val="18"/>
                  <w:szCs w:val="18"/>
                </w:rPr>
                <w:t xml:space="preserve"> </w:t>
              </w:r>
            </w:ins>
            <w:ins w:id="12682" w:author="Xuning Wei12232" w:date="2026-07-27T20:33:00Z">
              <w:r w:rsidRPr="00BB7730">
                <w:rPr>
                  <w:rFonts w:ascii="Times New Roman" w:eastAsia="等线" w:hAnsi="Times New Roman" w:cs="Times New Roman"/>
                  <w:bCs w:val="0"/>
                  <w:color w:val="000000" w:themeColor="text1"/>
                  <w:sz w:val="18"/>
                  <w:szCs w:val="18"/>
                </w:rPr>
                <w:t>℃</w:t>
              </w:r>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Add 1.80 eq. </w:t>
              </w:r>
              <w:r w:rsidRPr="00BB7730">
                <w:rPr>
                  <w:rFonts w:ascii="Times New Roman" w:eastAsia="等线" w:hAnsi="Times New Roman" w:cs="Times New Roman"/>
                  <w:bCs w:val="0"/>
                  <w:color w:val="000000" w:themeColor="text1"/>
                  <w:sz w:val="18"/>
                  <w:szCs w:val="18"/>
                </w:rPr>
                <w:t>Oxyma Pure</w:t>
              </w:r>
              <w:r w:rsidRPr="00BB7730">
                <w:rPr>
                  <w:rFonts w:ascii="Times New Roman" w:eastAsia="等线" w:hAnsi="Times New Roman" w:cs="Times New Roman"/>
                  <w:bCs w:val="0"/>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2683" w:author="Johan Granander" w:date="2026-07-28T13:40:00Z">
              <w:r w:rsidR="00910289" w:rsidRPr="00BB7730">
                <w:rPr>
                  <w:rFonts w:ascii="Times New Roman" w:eastAsia="等线" w:hAnsi="Times New Roman" w:cs="Times New Roman"/>
                  <w:color w:val="000000" w:themeColor="text1"/>
                  <w:sz w:val="18"/>
                  <w:szCs w:val="18"/>
                </w:rPr>
                <w:t xml:space="preserve"> </w:t>
              </w:r>
            </w:ins>
            <w:ins w:id="12684" w:author="Xuning Wei12232" w:date="2026-07-27T20:33: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2685" w:author="Johan Granander" w:date="2026-07-28T13:40:00Z">
              <w:r w:rsidR="00910289" w:rsidRPr="00BB7730">
                <w:rPr>
                  <w:rFonts w:ascii="Times New Roman" w:eastAsia="等线" w:hAnsi="Times New Roman" w:cs="Times New Roman"/>
                  <w:color w:val="000000" w:themeColor="text1"/>
                  <w:sz w:val="18"/>
                  <w:szCs w:val="18"/>
                  <w:lang w:eastAsia="zh-CN"/>
                </w:rPr>
                <w:t xml:space="preserve"> </w:t>
              </w:r>
            </w:ins>
            <w:ins w:id="12686" w:author="Xuning Wei12232" w:date="2026-07-27T20:33:00Z">
              <w:r w:rsidRPr="00BB7730">
                <w:rPr>
                  <w:rFonts w:ascii="Times New Roman" w:eastAsia="等线" w:hAnsi="Times New Roman" w:cs="Times New Roman"/>
                  <w:color w:val="000000" w:themeColor="text1"/>
                  <w:sz w:val="18"/>
                  <w:szCs w:val="18"/>
                </w:rPr>
                <w:t xml:space="preserve">℃), rinse the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with </w:t>
              </w:r>
              <w:r w:rsidRPr="00BB7730">
                <w:rPr>
                  <w:rFonts w:ascii="Times New Roman" w:eastAsia="仿宋_GB2312" w:hAnsi="Times New Roman" w:cs="Times New Roman"/>
                  <w:color w:val="000000" w:themeColor="text1"/>
                  <w:sz w:val="18"/>
                  <w:szCs w:val="18"/>
                  <w:lang w:eastAsia="zh-CN"/>
                </w:rPr>
                <w:t xml:space="preserve">2.0 </w:t>
              </w:r>
              <w:del w:id="12687" w:author="Johan Granander" w:date="2026-07-28T13:40:00Z">
                <w:r w:rsidRPr="00BB7730" w:rsidDel="00910289">
                  <w:rPr>
                    <w:rFonts w:ascii="Times New Roman" w:eastAsia="仿宋_GB2312" w:hAnsi="Times New Roman" w:cs="Times New Roman"/>
                    <w:color w:val="000000" w:themeColor="text1"/>
                    <w:sz w:val="18"/>
                    <w:szCs w:val="18"/>
                    <w:lang w:eastAsia="zh-CN"/>
                  </w:rPr>
                  <w:delText xml:space="preserve">v </w:delText>
                </w:r>
              </w:del>
            </w:ins>
            <w:ins w:id="12688" w:author="Johan Granander" w:date="2026-07-28T13:40:00Z">
              <w:r w:rsidR="00910289" w:rsidRPr="00BB7730">
                <w:rPr>
                  <w:rFonts w:ascii="Times New Roman" w:eastAsia="仿宋_GB2312" w:hAnsi="Times New Roman" w:cs="Times New Roman"/>
                  <w:color w:val="000000" w:themeColor="text1"/>
                  <w:sz w:val="18"/>
                  <w:szCs w:val="18"/>
                  <w:lang w:eastAsia="zh-CN"/>
                </w:rPr>
                <w:t xml:space="preserve">V </w:t>
              </w:r>
            </w:ins>
            <w:ins w:id="12689" w:author="Xuning Wei12232" w:date="2026-07-27T20:33:00Z">
              <w:r w:rsidRPr="00BB7730">
                <w:rPr>
                  <w:rFonts w:ascii="Times New Roman" w:eastAsia="仿宋_GB2312" w:hAnsi="Times New Roman" w:cs="Times New Roman"/>
                  <w:color w:val="000000" w:themeColor="text1"/>
                  <w:sz w:val="18"/>
                  <w:szCs w:val="18"/>
                  <w:lang w:eastAsia="zh-CN"/>
                </w:rPr>
                <w:t>DMF (1.</w:t>
              </w:r>
            </w:ins>
            <w:ins w:id="12690" w:author="He Han" w:date="2026-10-27T15:40:00Z">
              <w:r w:rsidR="00115847">
                <w:rPr>
                  <w:rFonts w:ascii="Times New Roman" w:eastAsia="仿宋_GB2312" w:hAnsi="Times New Roman" w:cs="Times New Roman"/>
                  <w:color w:val="000000" w:themeColor="text1"/>
                  <w:sz w:val="18"/>
                  <w:szCs w:val="18"/>
                  <w:lang w:eastAsia="zh-CN"/>
                </w:rPr>
                <w:t xml:space="preserve">90 </w:t>
              </w:r>
            </w:ins>
            <w:ins w:id="12691" w:author="Xuning Wei12232" w:date="2026-07-27T20:33:00Z">
              <w:del w:id="12692" w:author="He Han" w:date="2026-10-27T15:40:00Z">
                <w:r w:rsidRPr="00BB7730" w:rsidDel="00115847">
                  <w:rPr>
                    <w:rFonts w:ascii="Times New Roman" w:eastAsia="仿宋_GB2312" w:hAnsi="Times New Roman" w:cs="Times New Roman"/>
                    <w:color w:val="000000" w:themeColor="text1"/>
                    <w:sz w:val="18"/>
                    <w:szCs w:val="18"/>
                    <w:lang w:eastAsia="zh-CN"/>
                  </w:rPr>
                  <w:delText xml:space="preserve">896 </w:delText>
                </w:r>
              </w:del>
              <w:r w:rsidRPr="00BB7730">
                <w:rPr>
                  <w:rFonts w:ascii="Times New Roman" w:eastAsia="仿宋_GB2312" w:hAnsi="Times New Roman" w:cs="Times New Roman"/>
                  <w:color w:val="000000" w:themeColor="text1"/>
                  <w:sz w:val="18"/>
                  <w:szCs w:val="18"/>
                  <w:lang w:eastAsia="zh-CN"/>
                </w:rPr>
                <w:t>kg/kg)</w:t>
              </w:r>
              <w:r w:rsidRPr="00BB7730">
                <w:rPr>
                  <w:rFonts w:ascii="Times New Roman" w:eastAsia="等线" w:hAnsi="Times New Roman" w:cs="Times New Roman"/>
                  <w:color w:val="000000" w:themeColor="text1"/>
                  <w:sz w:val="18"/>
                  <w:szCs w:val="18"/>
                </w:rPr>
                <w:t xml:space="preserve">. Add 2.0 eq. </w:t>
              </w:r>
              <w:r w:rsidRPr="00BB7730">
                <w:rPr>
                  <w:rFonts w:ascii="Times New Roman" w:eastAsia="等线" w:hAnsi="Times New Roman" w:cs="Times New Roman"/>
                  <w:bCs w:val="0"/>
                  <w:color w:val="000000" w:themeColor="text1"/>
                  <w:sz w:val="18"/>
                  <w:szCs w:val="18"/>
                </w:rPr>
                <w:t>D</w:t>
              </w:r>
              <w:r w:rsidRPr="00BB7730">
                <w:rPr>
                  <w:rFonts w:ascii="Times New Roman" w:eastAsia="等线" w:hAnsi="Times New Roman" w:cs="Times New Roman"/>
                  <w:bCs w:val="0"/>
                  <w:color w:val="000000" w:themeColor="text1"/>
                  <w:sz w:val="18"/>
                  <w:szCs w:val="18"/>
                  <w:lang w:eastAsia="zh-CN"/>
                </w:rPr>
                <w:t xml:space="preserve">IC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the addition rate depends on temperature control. Activate for 20</w:t>
              </w:r>
              <w:r w:rsidRPr="00BB7730">
                <w:rPr>
                  <w:rFonts w:ascii="Times New Roman" w:eastAsia="等线" w:hAnsi="Times New Roman" w:cs="Times New Roman"/>
                  <w:color w:val="000000" w:themeColor="text1"/>
                  <w:sz w:val="18"/>
                  <w:szCs w:val="18"/>
                  <w:lang w:eastAsia="zh-CN"/>
                </w:rPr>
                <w:t>±</w:t>
              </w:r>
              <w:r w:rsidRPr="00BB7730">
                <w:rPr>
                  <w:rFonts w:ascii="Times New Roman" w:eastAsia="等线" w:hAnsi="Times New Roman" w:cs="Times New Roman"/>
                  <w:color w:val="000000" w:themeColor="text1"/>
                  <w:sz w:val="18"/>
                  <w:szCs w:val="18"/>
                </w:rPr>
                <w:t xml:space="preserve">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2693" w:author="Johan Granander" w:date="2026-07-28T13:40:00Z">
              <w:r w:rsidR="00723FF7" w:rsidRPr="00BB7730">
                <w:rPr>
                  <w:rFonts w:ascii="Times New Roman" w:eastAsia="等线" w:hAnsi="Times New Roman" w:cs="Times New Roman"/>
                  <w:color w:val="000000" w:themeColor="text1"/>
                  <w:sz w:val="18"/>
                  <w:szCs w:val="18"/>
                </w:rPr>
                <w:t xml:space="preserve"> </w:t>
              </w:r>
            </w:ins>
            <w:ins w:id="12694" w:author="Xuning Wei12232" w:date="2026-07-27T20:33: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2695" w:author="Johan Granander" w:date="2026-07-28T13:40:00Z">
              <w:r w:rsidR="00723FF7" w:rsidRPr="00BB7730">
                <w:rPr>
                  <w:rFonts w:ascii="Times New Roman" w:eastAsia="等线" w:hAnsi="Times New Roman" w:cs="Times New Roman"/>
                  <w:color w:val="000000" w:themeColor="text1"/>
                  <w:sz w:val="18"/>
                  <w:szCs w:val="18"/>
                  <w:lang w:eastAsia="zh-CN"/>
                </w:rPr>
                <w:t xml:space="preserve"> </w:t>
              </w:r>
            </w:ins>
            <w:ins w:id="12696" w:author="Xuning Wei12232" w:date="2026-07-27T20:33: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仿宋_GB2312" w:hAnsi="Times New Roman" w:cs="Times New Roman"/>
                  <w:color w:val="000000" w:themeColor="text1"/>
                  <w:sz w:val="18"/>
                  <w:szCs w:val="18"/>
                  <w:lang w:eastAsia="zh-CN"/>
                </w:rPr>
                <w:t>1.0 V DMF (0.948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2697" w:author="Xuning Wei12232" w:date="2026-07-27T20:59:00Z">
              <w:tcPr>
                <w:tcW w:w="842" w:type="pct"/>
                <w:gridSpan w:val="3"/>
                <w:vMerge w:val="restart"/>
                <w:shd w:val="clear" w:color="auto" w:fill="FFFFFF" w:themeFill="background1"/>
                <w:vAlign w:val="center"/>
              </w:tcPr>
            </w:tcPrChange>
          </w:tcPr>
          <w:p w14:paraId="0687763D" w14:textId="77777777" w:rsidR="00153539" w:rsidRPr="00BB7730" w:rsidRDefault="00153539">
            <w:pPr>
              <w:pStyle w:val="afc"/>
              <w:numPr>
                <w:ilvl w:val="0"/>
                <w:numId w:val="185"/>
              </w:numPr>
              <w:ind w:firstLineChars="0"/>
              <w:jc w:val="both"/>
              <w:rPr>
                <w:ins w:id="12698" w:author="He Han" w:date="2026-10-22T22:12:00Z"/>
                <w:rFonts w:ascii="Times New Roman" w:hAnsi="Times New Roman" w:cs="Times New Roman"/>
                <w:color w:val="auto"/>
                <w:sz w:val="18"/>
                <w:szCs w:val="18"/>
                <w:shd w:val="clear" w:color="auto" w:fill="FFFFFF"/>
              </w:rPr>
              <w:pPrChange w:id="12699" w:author="He Han" w:date="2026-10-22T22:14:00Z">
                <w:pPr>
                  <w:pStyle w:val="afc"/>
                  <w:numPr>
                    <w:numId w:val="161"/>
                  </w:numPr>
                  <w:ind w:left="420" w:firstLineChars="0" w:hanging="420"/>
                  <w:jc w:val="both"/>
                </w:pPr>
              </w:pPrChange>
            </w:pPr>
            <w:ins w:id="12700"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15CFBF4E" w14:textId="77777777" w:rsidR="00153539" w:rsidRPr="00BB7730" w:rsidRDefault="00153539">
            <w:pPr>
              <w:pStyle w:val="afc"/>
              <w:numPr>
                <w:ilvl w:val="0"/>
                <w:numId w:val="185"/>
              </w:numPr>
              <w:ind w:firstLineChars="0"/>
              <w:jc w:val="both"/>
              <w:rPr>
                <w:ins w:id="12701" w:author="He Han" w:date="2026-10-22T22:12:00Z"/>
                <w:rFonts w:ascii="Times New Roman" w:hAnsi="Times New Roman" w:cs="Times New Roman"/>
                <w:color w:val="auto"/>
                <w:sz w:val="18"/>
                <w:szCs w:val="18"/>
                <w:shd w:val="clear" w:color="auto" w:fill="FFFFFF"/>
              </w:rPr>
              <w:pPrChange w:id="12702" w:author="He Han" w:date="2026-10-22T22:14:00Z">
                <w:pPr>
                  <w:pStyle w:val="afc"/>
                  <w:numPr>
                    <w:numId w:val="161"/>
                  </w:numPr>
                  <w:ind w:left="420" w:firstLineChars="0" w:hanging="420"/>
                  <w:jc w:val="both"/>
                </w:pPr>
              </w:pPrChange>
            </w:pPr>
            <w:ins w:id="12703" w:author="He Han" w:date="2026-10-22T22:12:00Z">
              <w:r w:rsidRPr="00BB7730">
                <w:rPr>
                  <w:rFonts w:ascii="Times New Roman" w:hAnsi="Times New Roman" w:cs="Times New Roman"/>
                  <w:color w:val="auto"/>
                  <w:sz w:val="18"/>
                  <w:szCs w:val="18"/>
                  <w:shd w:val="clear" w:color="auto" w:fill="FFFFFF"/>
                </w:rPr>
                <w:t>Agitator material: Hastelloy (C-276)</w:t>
              </w:r>
            </w:ins>
          </w:p>
          <w:p w14:paraId="5DEACF34" w14:textId="77777777" w:rsidR="00153539" w:rsidRPr="00BB7730" w:rsidRDefault="00153539">
            <w:pPr>
              <w:pStyle w:val="afc"/>
              <w:numPr>
                <w:ilvl w:val="0"/>
                <w:numId w:val="185"/>
              </w:numPr>
              <w:ind w:firstLineChars="0"/>
              <w:jc w:val="both"/>
              <w:rPr>
                <w:ins w:id="12704" w:author="He Han" w:date="2026-10-22T22:12:00Z"/>
                <w:rFonts w:ascii="Times New Roman" w:hAnsi="Times New Roman" w:cs="Times New Roman"/>
                <w:color w:val="auto"/>
                <w:sz w:val="18"/>
                <w:szCs w:val="18"/>
                <w:shd w:val="clear" w:color="auto" w:fill="FFFFFF"/>
              </w:rPr>
              <w:pPrChange w:id="12705" w:author="He Han" w:date="2026-10-22T22:14:00Z">
                <w:pPr>
                  <w:pStyle w:val="afc"/>
                  <w:numPr>
                    <w:numId w:val="161"/>
                  </w:numPr>
                  <w:ind w:left="420" w:firstLineChars="0" w:hanging="420"/>
                  <w:jc w:val="both"/>
                </w:pPr>
              </w:pPrChange>
            </w:pPr>
            <w:ins w:id="12706" w:author="He Han" w:date="2026-10-22T22:12:00Z">
              <w:r w:rsidRPr="00BB7730">
                <w:rPr>
                  <w:rFonts w:ascii="Times New Roman" w:hAnsi="Times New Roman" w:cs="Times New Roman"/>
                  <w:color w:val="auto"/>
                  <w:sz w:val="18"/>
                  <w:szCs w:val="18"/>
                  <w:shd w:val="clear" w:color="auto" w:fill="FFFFFF"/>
                </w:rPr>
                <w:t>Sight glass: Glass</w:t>
              </w:r>
            </w:ins>
          </w:p>
          <w:p w14:paraId="141BDCC1" w14:textId="77777777" w:rsidR="00153539" w:rsidRPr="00BB7730" w:rsidRDefault="00153539">
            <w:pPr>
              <w:pStyle w:val="afc"/>
              <w:numPr>
                <w:ilvl w:val="0"/>
                <w:numId w:val="185"/>
              </w:numPr>
              <w:ind w:firstLineChars="0"/>
              <w:jc w:val="both"/>
              <w:rPr>
                <w:ins w:id="12707" w:author="He Han" w:date="2026-10-22T22:12:00Z"/>
                <w:rFonts w:ascii="Times New Roman" w:hAnsi="Times New Roman" w:cs="Times New Roman"/>
                <w:color w:val="auto"/>
                <w:sz w:val="18"/>
                <w:szCs w:val="18"/>
                <w:shd w:val="clear" w:color="auto" w:fill="FFFFFF"/>
              </w:rPr>
              <w:pPrChange w:id="12708" w:author="He Han" w:date="2026-10-22T22:14:00Z">
                <w:pPr>
                  <w:pStyle w:val="afc"/>
                  <w:numPr>
                    <w:numId w:val="161"/>
                  </w:numPr>
                  <w:ind w:left="420" w:firstLineChars="0" w:hanging="420"/>
                  <w:jc w:val="both"/>
                </w:pPr>
              </w:pPrChange>
            </w:pPr>
            <w:ins w:id="12709"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0BF089F2" w14:textId="77777777" w:rsidR="00153539" w:rsidRPr="00BB7730" w:rsidRDefault="00153539">
            <w:pPr>
              <w:pStyle w:val="afc"/>
              <w:numPr>
                <w:ilvl w:val="0"/>
                <w:numId w:val="185"/>
              </w:numPr>
              <w:ind w:firstLineChars="0"/>
              <w:jc w:val="both"/>
              <w:rPr>
                <w:ins w:id="12710" w:author="He Han" w:date="2026-10-22T22:12:00Z"/>
                <w:rFonts w:ascii="Times New Roman" w:hAnsi="Times New Roman" w:cs="Times New Roman"/>
                <w:color w:val="auto"/>
                <w:sz w:val="18"/>
                <w:szCs w:val="18"/>
                <w:shd w:val="clear" w:color="auto" w:fill="FFFFFF"/>
              </w:rPr>
              <w:pPrChange w:id="12711" w:author="He Han" w:date="2026-10-22T22:14:00Z">
                <w:pPr>
                  <w:pStyle w:val="afc"/>
                  <w:numPr>
                    <w:numId w:val="161"/>
                  </w:numPr>
                  <w:ind w:left="420" w:firstLineChars="0" w:hanging="420"/>
                  <w:jc w:val="both"/>
                </w:pPr>
              </w:pPrChange>
            </w:pPr>
            <w:ins w:id="12712"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25E8B460" w14:textId="77777777" w:rsidR="00153539" w:rsidRPr="00BB7730" w:rsidRDefault="00153539">
            <w:pPr>
              <w:pStyle w:val="afc"/>
              <w:numPr>
                <w:ilvl w:val="0"/>
                <w:numId w:val="185"/>
              </w:numPr>
              <w:ind w:firstLineChars="0"/>
              <w:jc w:val="both"/>
              <w:rPr>
                <w:ins w:id="12713" w:author="He Han" w:date="2026-10-22T22:12:00Z"/>
                <w:rFonts w:ascii="Times New Roman" w:hAnsi="Times New Roman" w:cs="Times New Roman"/>
                <w:color w:val="auto"/>
                <w:sz w:val="18"/>
                <w:szCs w:val="18"/>
                <w:shd w:val="clear" w:color="auto" w:fill="FFFFFF"/>
              </w:rPr>
              <w:pPrChange w:id="12714" w:author="He Han" w:date="2026-10-22T22:14:00Z">
                <w:pPr>
                  <w:pStyle w:val="afc"/>
                  <w:numPr>
                    <w:numId w:val="161"/>
                  </w:numPr>
                  <w:ind w:left="420" w:firstLineChars="0" w:hanging="420"/>
                  <w:jc w:val="both"/>
                </w:pPr>
              </w:pPrChange>
            </w:pPr>
            <w:ins w:id="12715" w:author="He Han" w:date="2026-10-22T22:12:00Z">
              <w:r w:rsidRPr="00BB7730">
                <w:rPr>
                  <w:rFonts w:ascii="Times New Roman" w:hAnsi="Times New Roman" w:cs="Times New Roman"/>
                  <w:color w:val="auto"/>
                  <w:sz w:val="18"/>
                  <w:szCs w:val="18"/>
                  <w:shd w:val="clear" w:color="auto" w:fill="FFFFFF"/>
                </w:rPr>
                <w:t>Sealing ring: PTFE</w:t>
              </w:r>
            </w:ins>
          </w:p>
          <w:p w14:paraId="6B5C87D6" w14:textId="77777777" w:rsidR="00153539" w:rsidRPr="00BB7730" w:rsidRDefault="00153539">
            <w:pPr>
              <w:pStyle w:val="afc"/>
              <w:numPr>
                <w:ilvl w:val="0"/>
                <w:numId w:val="185"/>
              </w:numPr>
              <w:ind w:firstLineChars="0"/>
              <w:jc w:val="both"/>
              <w:rPr>
                <w:ins w:id="12716" w:author="He Han" w:date="2026-10-22T22:12:00Z"/>
                <w:rFonts w:ascii="Times New Roman" w:hAnsi="Times New Roman" w:cs="Times New Roman"/>
                <w:color w:val="auto"/>
                <w:sz w:val="18"/>
                <w:szCs w:val="18"/>
                <w:shd w:val="clear" w:color="auto" w:fill="FFFFFF"/>
              </w:rPr>
              <w:pPrChange w:id="12717" w:author="He Han" w:date="2026-10-22T22:14:00Z">
                <w:pPr>
                  <w:pStyle w:val="afc"/>
                  <w:numPr>
                    <w:numId w:val="161"/>
                  </w:numPr>
                  <w:ind w:left="420" w:firstLineChars="0" w:hanging="420"/>
                  <w:jc w:val="both"/>
                </w:pPr>
              </w:pPrChange>
            </w:pPr>
            <w:ins w:id="12718" w:author="He Han" w:date="2026-10-22T22:12:00Z">
              <w:r w:rsidRPr="00BB7730">
                <w:rPr>
                  <w:rFonts w:ascii="Times New Roman" w:hAnsi="Times New Roman" w:cs="Times New Roman"/>
                  <w:color w:val="auto"/>
                  <w:sz w:val="18"/>
                  <w:szCs w:val="18"/>
                  <w:shd w:val="clear" w:color="auto" w:fill="FFFFFF"/>
                </w:rPr>
                <w:t>Mass flow meter: SS</w:t>
              </w:r>
            </w:ins>
          </w:p>
          <w:p w14:paraId="57D40916" w14:textId="77777777" w:rsidR="00153539" w:rsidRPr="00BB7730" w:rsidRDefault="00153539">
            <w:pPr>
              <w:pStyle w:val="afc"/>
              <w:numPr>
                <w:ilvl w:val="0"/>
                <w:numId w:val="185"/>
              </w:numPr>
              <w:ind w:firstLineChars="0"/>
              <w:jc w:val="both"/>
              <w:rPr>
                <w:ins w:id="12719" w:author="He Han" w:date="2026-10-22T22:12:00Z"/>
                <w:rFonts w:ascii="Times New Roman" w:hAnsi="Times New Roman" w:cs="Times New Roman"/>
                <w:color w:val="auto"/>
                <w:sz w:val="18"/>
                <w:szCs w:val="18"/>
                <w:shd w:val="clear" w:color="auto" w:fill="FFFFFF"/>
              </w:rPr>
              <w:pPrChange w:id="12720" w:author="He Han" w:date="2026-10-22T22:14:00Z">
                <w:pPr>
                  <w:pStyle w:val="afc"/>
                  <w:numPr>
                    <w:numId w:val="161"/>
                  </w:numPr>
                  <w:ind w:left="420" w:firstLineChars="0" w:hanging="420"/>
                  <w:jc w:val="both"/>
                </w:pPr>
              </w:pPrChange>
            </w:pPr>
            <w:ins w:id="12721"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7C6D8401" w14:textId="77777777" w:rsidR="00153539" w:rsidRPr="00BB7730" w:rsidRDefault="00153539">
            <w:pPr>
              <w:pStyle w:val="afc"/>
              <w:numPr>
                <w:ilvl w:val="0"/>
                <w:numId w:val="185"/>
              </w:numPr>
              <w:ind w:firstLineChars="0"/>
              <w:jc w:val="both"/>
              <w:rPr>
                <w:ins w:id="12722" w:author="He Han" w:date="2026-10-22T22:12:00Z"/>
                <w:rFonts w:ascii="Times New Roman" w:eastAsiaTheme="minorEastAsia" w:hAnsi="Times New Roman" w:cs="Times New Roman"/>
                <w:color w:val="auto"/>
                <w:sz w:val="18"/>
                <w:szCs w:val="18"/>
                <w:shd w:val="clear" w:color="auto" w:fill="FFFFFF"/>
                <w:lang w:eastAsia="zh-CN"/>
              </w:rPr>
              <w:pPrChange w:id="12723" w:author="He Han" w:date="2026-10-22T22:14:00Z">
                <w:pPr>
                  <w:pStyle w:val="afc"/>
                  <w:numPr>
                    <w:numId w:val="161"/>
                  </w:numPr>
                  <w:ind w:left="420" w:firstLineChars="0" w:hanging="420"/>
                  <w:jc w:val="both"/>
                </w:pPr>
              </w:pPrChange>
            </w:pPr>
            <w:ins w:id="12724"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106E139A" w14:textId="77777777" w:rsidR="00153539" w:rsidRPr="00BB7730" w:rsidRDefault="00153539">
            <w:pPr>
              <w:pStyle w:val="afc"/>
              <w:numPr>
                <w:ilvl w:val="0"/>
                <w:numId w:val="185"/>
              </w:numPr>
              <w:ind w:firstLineChars="0"/>
              <w:jc w:val="both"/>
              <w:rPr>
                <w:ins w:id="12725" w:author="He Han" w:date="2026-10-22T22:12:00Z"/>
                <w:rFonts w:ascii="Times New Roman" w:eastAsiaTheme="minorEastAsia" w:hAnsi="Times New Roman" w:cs="Times New Roman"/>
                <w:bCs w:val="0"/>
                <w:color w:val="auto"/>
                <w:sz w:val="18"/>
                <w:szCs w:val="18"/>
                <w:shd w:val="clear" w:color="auto" w:fill="FFFFFF"/>
                <w:lang w:eastAsia="zh-CN"/>
              </w:rPr>
              <w:pPrChange w:id="12726" w:author="He Han" w:date="2026-10-22T22:14:00Z">
                <w:pPr>
                  <w:pStyle w:val="afc"/>
                  <w:numPr>
                    <w:numId w:val="161"/>
                  </w:numPr>
                  <w:ind w:left="420" w:firstLineChars="0" w:hanging="420"/>
                  <w:jc w:val="both"/>
                </w:pPr>
              </w:pPrChange>
            </w:pPr>
            <w:ins w:id="12727"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69F2AA86" w14:textId="49AEAFDE" w:rsidR="00153539" w:rsidRPr="00BB7730" w:rsidRDefault="00153539">
            <w:pPr>
              <w:pStyle w:val="afc"/>
              <w:numPr>
                <w:ilvl w:val="0"/>
                <w:numId w:val="185"/>
              </w:numPr>
              <w:ind w:firstLineChars="0"/>
              <w:jc w:val="both"/>
              <w:rPr>
                <w:ins w:id="12728" w:author="He Han" w:date="2026-10-22T22:14:00Z"/>
                <w:rFonts w:ascii="Times New Roman" w:hAnsi="Times New Roman" w:cs="Times New Roman"/>
                <w:color w:val="0000FF"/>
                <w:sz w:val="18"/>
                <w:szCs w:val="18"/>
                <w:shd w:val="clear" w:color="auto" w:fill="FFFFFF"/>
              </w:rPr>
              <w:pPrChange w:id="12729" w:author="He Han" w:date="2026-10-22T22:14:00Z">
                <w:pPr>
                  <w:pStyle w:val="afc"/>
                  <w:numPr>
                    <w:numId w:val="161"/>
                  </w:numPr>
                  <w:ind w:left="420" w:firstLineChars="0" w:hanging="420"/>
                  <w:jc w:val="both"/>
                </w:pPr>
              </w:pPrChange>
            </w:pPr>
            <w:ins w:id="12730"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4D9DB070" w14:textId="6194588F" w:rsidR="00153539" w:rsidRPr="00BB7730" w:rsidRDefault="00153539">
            <w:pPr>
              <w:pStyle w:val="afc"/>
              <w:numPr>
                <w:ilvl w:val="0"/>
                <w:numId w:val="185"/>
              </w:numPr>
              <w:ind w:firstLineChars="0"/>
              <w:jc w:val="both"/>
              <w:rPr>
                <w:ins w:id="12731" w:author="He Han" w:date="2026-10-22T22:12:00Z"/>
                <w:rFonts w:ascii="Times New Roman" w:hAnsi="Times New Roman" w:cs="Times New Roman"/>
                <w:color w:val="0000FF"/>
                <w:sz w:val="18"/>
                <w:szCs w:val="18"/>
                <w:shd w:val="clear" w:color="auto" w:fill="FFFFFF"/>
              </w:rPr>
              <w:pPrChange w:id="12732" w:author="He Han" w:date="2026-10-22T22:14:00Z">
                <w:pPr>
                  <w:pStyle w:val="afc"/>
                  <w:numPr>
                    <w:numId w:val="161"/>
                  </w:numPr>
                  <w:ind w:left="420" w:firstLineChars="0" w:hanging="420"/>
                  <w:jc w:val="both"/>
                </w:pPr>
              </w:pPrChange>
            </w:pPr>
            <w:ins w:id="12733" w:author="He Han" w:date="2026-10-22T22:14: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64370253" w14:textId="149EC3E4" w:rsidR="0026505D" w:rsidRPr="00BB7730" w:rsidDel="00153539" w:rsidRDefault="0026505D">
            <w:pPr>
              <w:rPr>
                <w:ins w:id="12734" w:author="Xuning Wei12232" w:date="2026-07-27T20:51:00Z"/>
                <w:del w:id="12735" w:author="He Han" w:date="2026-10-22T22:12:00Z"/>
                <w:rFonts w:ascii="Times New Roman" w:hAnsi="Times New Roman" w:cs="Times New Roman"/>
                <w:color w:val="auto"/>
                <w:sz w:val="18"/>
                <w:szCs w:val="18"/>
                <w:shd w:val="clear" w:color="auto" w:fill="FFFFFF"/>
              </w:rPr>
              <w:pPrChange w:id="12736" w:author="Xuning Wei12232" w:date="2026-07-27T20:51:00Z">
                <w:pPr>
                  <w:jc w:val="both"/>
                </w:pPr>
              </w:pPrChange>
            </w:pPr>
            <w:ins w:id="12737" w:author="Xuning Wei12232" w:date="2026-07-27T20:51:00Z">
              <w:del w:id="12738" w:author="He Han" w:date="2026-10-12T14:35:00Z">
                <w:r w:rsidRPr="00BB7730" w:rsidDel="006379C0">
                  <w:rPr>
                    <w:rFonts w:ascii="Times New Roman" w:hAnsi="Times New Roman" w:cs="Times New Roman"/>
                    <w:color w:val="00B0F0"/>
                    <w:sz w:val="18"/>
                    <w:szCs w:val="18"/>
                    <w:shd w:val="clear" w:color="auto" w:fill="FFFFFF"/>
                    <w:rPrChange w:id="12739" w:author="He Han" w:date="2026-10-12T15:00:00Z">
                      <w:rPr>
                        <w:rFonts w:ascii="Times New Roman" w:hAnsi="Times New Roman" w:cs="Times New Roman"/>
                        <w:color w:val="auto"/>
                        <w:sz w:val="18"/>
                        <w:szCs w:val="18"/>
                        <w:shd w:val="clear" w:color="auto" w:fill="FFFFFF"/>
                      </w:rPr>
                    </w:rPrChange>
                  </w:rPr>
                  <w:delText>Tank material:</w:delText>
                </w:r>
              </w:del>
              <w:del w:id="12740"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2D610C63" w14:textId="74D452E4" w:rsidR="0026505D" w:rsidRPr="00BB7730" w:rsidDel="00153539" w:rsidRDefault="0026505D">
            <w:pPr>
              <w:rPr>
                <w:ins w:id="12741" w:author="Xuning Wei12232" w:date="2026-07-27T20:51:00Z"/>
                <w:del w:id="12742" w:author="He Han" w:date="2026-10-22T22:12:00Z"/>
                <w:rFonts w:ascii="Times New Roman" w:hAnsi="Times New Roman" w:cs="Times New Roman"/>
                <w:color w:val="auto"/>
                <w:sz w:val="18"/>
                <w:szCs w:val="18"/>
                <w:shd w:val="clear" w:color="auto" w:fill="FFFFFF"/>
              </w:rPr>
              <w:pPrChange w:id="12743" w:author="Xuning Wei12232" w:date="2026-07-27T20:51:00Z">
                <w:pPr>
                  <w:jc w:val="both"/>
                </w:pPr>
              </w:pPrChange>
            </w:pPr>
            <w:ins w:id="12744" w:author="Xuning Wei12232" w:date="2026-07-27T20:51:00Z">
              <w:del w:id="12745"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7F24EA75" w14:textId="107CE00E" w:rsidR="0026505D" w:rsidRPr="00BB7730" w:rsidDel="00153539" w:rsidRDefault="0026505D">
            <w:pPr>
              <w:rPr>
                <w:ins w:id="12746" w:author="Xuning Wei12232" w:date="2026-07-27T20:51:00Z"/>
                <w:del w:id="12747" w:author="He Han" w:date="2026-10-22T22:12:00Z"/>
                <w:rFonts w:ascii="Times New Roman" w:hAnsi="Times New Roman" w:cs="Times New Roman"/>
                <w:color w:val="auto"/>
                <w:sz w:val="18"/>
                <w:szCs w:val="18"/>
                <w:shd w:val="clear" w:color="auto" w:fill="FFFFFF"/>
              </w:rPr>
              <w:pPrChange w:id="12748" w:author="Xuning Wei12232" w:date="2026-07-27T20:51:00Z">
                <w:pPr>
                  <w:jc w:val="both"/>
                </w:pPr>
              </w:pPrChange>
            </w:pPr>
            <w:ins w:id="12749" w:author="Xuning Wei12232" w:date="2026-07-27T20:51:00Z">
              <w:del w:id="12750"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4643890F" w14:textId="21AC29DE" w:rsidR="0026505D" w:rsidRPr="00BB7730" w:rsidDel="00153539" w:rsidRDefault="0026505D">
            <w:pPr>
              <w:rPr>
                <w:ins w:id="12751" w:author="Xuning Wei12232" w:date="2026-07-27T20:51:00Z"/>
                <w:del w:id="12752" w:author="He Han" w:date="2026-10-22T22:12:00Z"/>
                <w:rFonts w:ascii="Times New Roman" w:hAnsi="Times New Roman" w:cs="Times New Roman"/>
                <w:color w:val="auto"/>
                <w:sz w:val="18"/>
                <w:szCs w:val="18"/>
                <w:shd w:val="clear" w:color="auto" w:fill="FFFFFF"/>
              </w:rPr>
              <w:pPrChange w:id="12753" w:author="Xuning Wei12232" w:date="2026-07-27T20:51:00Z">
                <w:pPr>
                  <w:jc w:val="both"/>
                </w:pPr>
              </w:pPrChange>
            </w:pPr>
            <w:ins w:id="12754" w:author="Xuning Wei12232" w:date="2026-07-27T20:51:00Z">
              <w:del w:id="12755"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27EDD659" w14:textId="64CEE6A3" w:rsidR="0026505D" w:rsidRPr="00BB7730" w:rsidDel="00153539" w:rsidRDefault="0026505D">
            <w:pPr>
              <w:rPr>
                <w:ins w:id="12756" w:author="Xuning Wei12232" w:date="2026-07-27T20:51:00Z"/>
                <w:del w:id="12757" w:author="He Han" w:date="2026-10-22T22:12:00Z"/>
                <w:rFonts w:ascii="Times New Roman" w:hAnsi="Times New Roman" w:cs="Times New Roman"/>
                <w:color w:val="auto"/>
                <w:sz w:val="18"/>
                <w:szCs w:val="18"/>
                <w:shd w:val="clear" w:color="auto" w:fill="FFFFFF"/>
              </w:rPr>
              <w:pPrChange w:id="12758" w:author="Xuning Wei12232" w:date="2026-07-27T20:51:00Z">
                <w:pPr>
                  <w:jc w:val="both"/>
                </w:pPr>
              </w:pPrChange>
            </w:pPr>
            <w:ins w:id="12759" w:author="Xuning Wei12232" w:date="2026-07-27T20:51:00Z">
              <w:del w:id="12760"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6A44DC43" w14:textId="4F3456FA" w:rsidR="0026505D" w:rsidRPr="00BB7730" w:rsidDel="00153539" w:rsidRDefault="0026505D">
            <w:pPr>
              <w:rPr>
                <w:ins w:id="12761" w:author="Xuning Wei12232" w:date="2026-07-27T20:51:00Z"/>
                <w:del w:id="12762" w:author="He Han" w:date="2026-10-22T22:12:00Z"/>
                <w:rFonts w:ascii="Times New Roman" w:hAnsi="Times New Roman" w:cs="Times New Roman"/>
                <w:color w:val="auto"/>
                <w:sz w:val="18"/>
                <w:szCs w:val="18"/>
                <w:shd w:val="clear" w:color="auto" w:fill="FFFFFF"/>
              </w:rPr>
              <w:pPrChange w:id="12763" w:author="Xuning Wei12232" w:date="2026-07-27T20:51:00Z">
                <w:pPr>
                  <w:jc w:val="both"/>
                </w:pPr>
              </w:pPrChange>
            </w:pPr>
            <w:ins w:id="12764" w:author="Xuning Wei12232" w:date="2026-07-27T20:51:00Z">
              <w:del w:id="12765"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2766" w:author="He Han" w:date="2026-10-12T15:00:00Z">
                <w:r w:rsidRPr="00BB7730" w:rsidDel="00E54036">
                  <w:rPr>
                    <w:rFonts w:ascii="Times New Roman" w:hAnsi="Times New Roman" w:cs="Times New Roman"/>
                    <w:color w:val="auto"/>
                    <w:sz w:val="18"/>
                    <w:szCs w:val="18"/>
                    <w:shd w:val="clear" w:color="auto" w:fill="FFFFFF"/>
                  </w:rPr>
                  <w:delText>304 &amp; 316L</w:delText>
                </w:r>
              </w:del>
            </w:ins>
          </w:p>
          <w:p w14:paraId="6EC2DE90" w14:textId="34ECD5E0" w:rsidR="0026505D" w:rsidRPr="00BB7730" w:rsidDel="00153539" w:rsidRDefault="0026505D">
            <w:pPr>
              <w:rPr>
                <w:ins w:id="12767" w:author="Xuning Wei12232" w:date="2026-07-27T20:51:00Z"/>
                <w:del w:id="12768" w:author="He Han" w:date="2026-10-22T22:12:00Z"/>
                <w:rFonts w:ascii="Times New Roman" w:eastAsiaTheme="minorEastAsia" w:hAnsi="Times New Roman" w:cs="Times New Roman"/>
                <w:color w:val="auto"/>
                <w:sz w:val="18"/>
                <w:szCs w:val="18"/>
                <w:shd w:val="clear" w:color="auto" w:fill="FFFFFF"/>
                <w:lang w:eastAsia="zh-CN"/>
              </w:rPr>
              <w:pPrChange w:id="12769" w:author="Xuning Wei12232" w:date="2026-07-27T20:51:00Z">
                <w:pPr>
                  <w:jc w:val="both"/>
                </w:pPr>
              </w:pPrChange>
            </w:pPr>
            <w:ins w:id="12770" w:author="Xuning Wei12232" w:date="2026-07-27T20:51:00Z">
              <w:del w:id="12771"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44E12D8D" w14:textId="2EDA84BE" w:rsidR="0026505D" w:rsidRPr="00BB7730" w:rsidDel="00153539" w:rsidRDefault="0026505D">
            <w:pPr>
              <w:rPr>
                <w:ins w:id="12772" w:author="Xuning Wei12232" w:date="2026-07-27T20:51:00Z"/>
                <w:del w:id="12773" w:author="He Han" w:date="2026-10-22T22:12:00Z"/>
                <w:rFonts w:ascii="Times New Roman" w:eastAsiaTheme="minorEastAsia" w:hAnsi="Times New Roman" w:cs="Times New Roman"/>
                <w:bCs w:val="0"/>
                <w:color w:val="auto"/>
                <w:sz w:val="18"/>
                <w:szCs w:val="18"/>
                <w:shd w:val="clear" w:color="auto" w:fill="FFFFFF"/>
                <w:lang w:eastAsia="zh-CN"/>
              </w:rPr>
              <w:pPrChange w:id="12774" w:author="Xuning Wei12232" w:date="2026-07-27T20:51:00Z">
                <w:pPr>
                  <w:jc w:val="both"/>
                </w:pPr>
              </w:pPrChange>
            </w:pPr>
            <w:ins w:id="12775" w:author="Xuning Wei12232" w:date="2026-07-27T20:51:00Z">
              <w:del w:id="12776"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17040529" w14:textId="1A1DDBD7" w:rsidR="00455348" w:rsidRPr="00BB7730" w:rsidRDefault="0026505D">
            <w:pPr>
              <w:rPr>
                <w:ins w:id="12777" w:author="Xuning Wei12232" w:date="2026-07-27T20:26:00Z"/>
                <w:rFonts w:ascii="Times New Roman" w:eastAsia="仿宋_GB2312" w:hAnsi="Times New Roman" w:cs="Times New Roman"/>
                <w:color w:val="auto"/>
                <w:sz w:val="18"/>
                <w:szCs w:val="18"/>
                <w:lang w:eastAsia="zh-CN" w:bidi="ar"/>
              </w:rPr>
              <w:pPrChange w:id="12778" w:author="Xuning Wei12232" w:date="2026-07-27T20:51:00Z">
                <w:pPr>
                  <w:jc w:val="both"/>
                </w:pPr>
              </w:pPrChange>
            </w:pPr>
            <w:ins w:id="12779" w:author="Xuning Wei12232" w:date="2026-07-27T20:51:00Z">
              <w:del w:id="12780" w:author="He Han" w:date="2026-10-22T22:12:00Z">
                <w:r w:rsidRPr="00BB7730" w:rsidDel="00153539">
                  <w:rPr>
                    <w:rFonts w:ascii="Times New Roman" w:hAnsi="Times New Roman" w:cs="Times New Roman"/>
                    <w:color w:val="0000FF"/>
                    <w:sz w:val="18"/>
                    <w:szCs w:val="18"/>
                  </w:rPr>
                  <w:delText xml:space="preserve">Mechanical seal: </w:delText>
                </w:r>
              </w:del>
              <w:del w:id="12781" w:author="He Han" w:date="2026-10-12T15:00:00Z">
                <w:r w:rsidRPr="00BB7730" w:rsidDel="00E54036">
                  <w:rPr>
                    <w:rFonts w:ascii="Times New Roman" w:hAnsi="Times New Roman" w:cs="Times New Roman"/>
                    <w:color w:val="0000FF"/>
                    <w:sz w:val="18"/>
                    <w:szCs w:val="18"/>
                    <w:shd w:val="clear" w:color="auto" w:fill="FFFFFF"/>
                  </w:rPr>
                  <w:delText>304SS</w:delText>
                </w:r>
              </w:del>
              <w:del w:id="12782"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2783"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2784" w:author="Xuning Wei12232" w:date="2026-07-27T20:59:00Z">
              <w:tcPr>
                <w:tcW w:w="346" w:type="pct"/>
                <w:gridSpan w:val="3"/>
                <w:vMerge w:val="restart"/>
                <w:shd w:val="clear" w:color="auto" w:fill="FFFFFF" w:themeFill="background1"/>
                <w:vAlign w:val="center"/>
              </w:tcPr>
            </w:tcPrChange>
          </w:tcPr>
          <w:p w14:paraId="1046BF41" w14:textId="77777777" w:rsidR="00455348" w:rsidRPr="00BB7730" w:rsidRDefault="00455348" w:rsidP="00455348">
            <w:pPr>
              <w:jc w:val="both"/>
              <w:rPr>
                <w:ins w:id="12785" w:author="Xuning Wei12232" w:date="2026-07-27T20:26:00Z"/>
                <w:rFonts w:ascii="Times New Roman" w:eastAsia="仿宋_GB2312" w:hAnsi="Times New Roman" w:cs="Times New Roman"/>
                <w:color w:val="auto"/>
                <w:sz w:val="18"/>
                <w:szCs w:val="18"/>
                <w:lang w:eastAsia="zh-CN" w:bidi="ar"/>
              </w:rPr>
            </w:pPr>
            <w:ins w:id="12786" w:author="Xuning Wei12232" w:date="2026-07-27T20:26: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2787" w:author="Xuning Wei12232" w:date="2026-07-27T20:59:00Z">
              <w:tcPr>
                <w:tcW w:w="396" w:type="pct"/>
                <w:gridSpan w:val="3"/>
                <w:vMerge w:val="restart"/>
                <w:shd w:val="clear" w:color="auto" w:fill="FFFFFF" w:themeFill="background1"/>
                <w:vAlign w:val="center"/>
              </w:tcPr>
            </w:tcPrChange>
          </w:tcPr>
          <w:p w14:paraId="0523CD6D" w14:textId="77777777" w:rsidR="00455348" w:rsidRPr="00BB7730" w:rsidRDefault="00455348" w:rsidP="00455348">
            <w:pPr>
              <w:jc w:val="both"/>
              <w:rPr>
                <w:ins w:id="12788" w:author="Xuning Wei12232" w:date="2026-07-27T20:26:00Z"/>
                <w:rFonts w:ascii="Times New Roman" w:eastAsia="仿宋_GB2312" w:hAnsi="Times New Roman" w:cs="Times New Roman"/>
                <w:color w:val="auto"/>
                <w:sz w:val="18"/>
                <w:szCs w:val="18"/>
                <w:lang w:eastAsia="zh-CN" w:bidi="ar"/>
              </w:rPr>
            </w:pPr>
            <w:ins w:id="12789" w:author="Xuning Wei12232" w:date="2026-07-27T20:26: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2790" w:author="Xuning Wei12232" w:date="2026-07-27T20:59:00Z">
              <w:tcPr>
                <w:tcW w:w="335" w:type="pct"/>
                <w:gridSpan w:val="2"/>
                <w:vAlign w:val="center"/>
              </w:tcPr>
            </w:tcPrChange>
          </w:tcPr>
          <w:p w14:paraId="498C7389" w14:textId="77777777" w:rsidR="00455348" w:rsidRPr="00BB7730" w:rsidRDefault="003E162E" w:rsidP="00455348">
            <w:pPr>
              <w:jc w:val="both"/>
              <w:rPr>
                <w:ins w:id="12791" w:author="Xuning Wei12232" w:date="2026-07-27T20:26:00Z"/>
                <w:rFonts w:ascii="Times New Roman" w:eastAsia="仿宋_GB2312" w:hAnsi="Times New Roman" w:cs="Times New Roman"/>
                <w:color w:val="auto"/>
                <w:sz w:val="18"/>
                <w:szCs w:val="18"/>
                <w:lang w:eastAsia="zh-CN" w:bidi="ar"/>
              </w:rPr>
            </w:pPr>
            <w:customXmlInsRangeStart w:id="12792" w:author="Xuning Wei12232" w:date="2026-07-27T20:26:00Z"/>
            <w:sdt>
              <w:sdtPr>
                <w:rPr>
                  <w:rFonts w:ascii="Times New Roman" w:eastAsia="仿宋_GB2312" w:hAnsi="Times New Roman" w:cs="Times New Roman"/>
                  <w:color w:val="auto"/>
                  <w:sz w:val="18"/>
                  <w:szCs w:val="18"/>
                  <w:lang w:eastAsia="zh-CN" w:bidi="ar"/>
                </w:rPr>
                <w:id w:val="1046331452"/>
                <w14:checkbox>
                  <w14:checked w14:val="1"/>
                  <w14:checkedState w14:val="2612" w14:font="MS Gothic"/>
                  <w14:uncheckedState w14:val="2610" w14:font="MS Gothic"/>
                </w14:checkbox>
              </w:sdtPr>
              <w:sdtEndPr/>
              <w:sdtContent>
                <w:customXmlInsRangeEnd w:id="12792"/>
                <w:ins w:id="12793"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794" w:author="Xuning Wei12232" w:date="2026-07-27T20:26:00Z"/>
              </w:sdtContent>
            </w:sdt>
            <w:customXmlInsRangeEnd w:id="12794"/>
            <w:ins w:id="12795" w:author="Xuning Wei12232" w:date="2026-07-27T20:26:00Z">
              <w:r w:rsidR="00455348" w:rsidRPr="00BB7730">
                <w:rPr>
                  <w:rFonts w:ascii="Times New Roman" w:eastAsia="仿宋_GB2312" w:hAnsi="Times New Roman" w:cs="Times New Roman"/>
                  <w:color w:val="auto"/>
                  <w:sz w:val="18"/>
                  <w:szCs w:val="18"/>
                  <w:lang w:eastAsia="zh-CN" w:bidi="ar"/>
                </w:rPr>
                <w:t>Yes</w:t>
              </w:r>
            </w:ins>
          </w:p>
        </w:tc>
        <w:tc>
          <w:tcPr>
            <w:tcW w:w="494" w:type="pct"/>
            <w:vAlign w:val="center"/>
            <w:tcPrChange w:id="12796" w:author="Xuning Wei12232" w:date="2026-07-27T20:59:00Z">
              <w:tcPr>
                <w:tcW w:w="457" w:type="pct"/>
                <w:gridSpan w:val="3"/>
                <w:vAlign w:val="center"/>
              </w:tcPr>
            </w:tcPrChange>
          </w:tcPr>
          <w:p w14:paraId="2C393DAA" w14:textId="77777777" w:rsidR="00455348" w:rsidRPr="00BB7730" w:rsidRDefault="003E162E" w:rsidP="00455348">
            <w:pPr>
              <w:jc w:val="both"/>
              <w:rPr>
                <w:ins w:id="12797" w:author="Xuning Wei12232" w:date="2026-07-27T20:26:00Z"/>
                <w:rFonts w:ascii="Times New Roman" w:eastAsia="仿宋_GB2312" w:hAnsi="Times New Roman" w:cs="Times New Roman"/>
                <w:color w:val="auto"/>
                <w:sz w:val="18"/>
                <w:szCs w:val="18"/>
                <w:lang w:eastAsia="zh-CN" w:bidi="ar"/>
              </w:rPr>
            </w:pPr>
            <w:customXmlInsRangeStart w:id="12798" w:author="Xuning Wei12232" w:date="2026-07-27T20:26:00Z"/>
            <w:sdt>
              <w:sdtPr>
                <w:rPr>
                  <w:rFonts w:ascii="Times New Roman" w:eastAsia="仿宋_GB2312" w:hAnsi="Times New Roman" w:cs="Times New Roman"/>
                  <w:color w:val="auto"/>
                  <w:sz w:val="18"/>
                  <w:szCs w:val="18"/>
                  <w:lang w:eastAsia="zh-CN" w:bidi="ar"/>
                </w:rPr>
                <w:id w:val="488367182"/>
                <w14:checkbox>
                  <w14:checked w14:val="0"/>
                  <w14:checkedState w14:val="2612" w14:font="MS Gothic"/>
                  <w14:uncheckedState w14:val="2610" w14:font="MS Gothic"/>
                </w14:checkbox>
              </w:sdtPr>
              <w:sdtEndPr/>
              <w:sdtContent>
                <w:customXmlInsRangeEnd w:id="12798"/>
                <w:ins w:id="12799" w:author="Xuning Wei12232" w:date="2026-07-27T20:26:00Z">
                  <w:r w:rsidR="00455348" w:rsidRPr="00BB7730">
                    <w:rPr>
                      <w:rFonts w:ascii="Segoe UI Symbol" w:eastAsia="仿宋_GB2312" w:hAnsi="Segoe UI Symbol" w:cs="Segoe UI Symbol"/>
                      <w:color w:val="auto"/>
                      <w:sz w:val="18"/>
                      <w:szCs w:val="18"/>
                      <w:lang w:eastAsia="zh-CN" w:bidi="ar"/>
                    </w:rPr>
                    <w:t>☐</w:t>
                  </w:r>
                </w:ins>
                <w:customXmlInsRangeStart w:id="12800" w:author="Xuning Wei12232" w:date="2026-07-27T20:26:00Z"/>
              </w:sdtContent>
            </w:sdt>
            <w:customXmlInsRangeEnd w:id="12800"/>
            <w:ins w:id="12801" w:author="Xuning Wei12232" w:date="2026-07-27T20:26:00Z">
              <w:r w:rsidR="00455348"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2802" w:author="Xuning Wei12232" w:date="2026-07-27T20:59:00Z">
              <w:tcPr>
                <w:tcW w:w="990" w:type="pct"/>
                <w:gridSpan w:val="2"/>
                <w:vMerge w:val="restart"/>
                <w:vAlign w:val="center"/>
              </w:tcPr>
            </w:tcPrChange>
          </w:tcPr>
          <w:p w14:paraId="2AFF7601" w14:textId="77777777" w:rsidR="00455348" w:rsidRPr="00BB7730" w:rsidRDefault="003E162E" w:rsidP="00455348">
            <w:pPr>
              <w:jc w:val="both"/>
              <w:rPr>
                <w:ins w:id="12803" w:author="Xuning Wei12232" w:date="2026-07-27T20:26:00Z"/>
                <w:rFonts w:ascii="Times New Roman" w:eastAsia="仿宋_GB2312" w:hAnsi="Times New Roman" w:cs="Times New Roman"/>
                <w:color w:val="auto"/>
                <w:sz w:val="18"/>
                <w:szCs w:val="18"/>
                <w:u w:val="single"/>
                <w:lang w:eastAsia="zh-CN" w:bidi="ar"/>
              </w:rPr>
            </w:pPr>
            <w:customXmlInsRangeStart w:id="12804" w:author="Xuning Wei12232" w:date="2026-07-27T20:26:00Z"/>
            <w:sdt>
              <w:sdtPr>
                <w:rPr>
                  <w:rFonts w:ascii="Times New Roman" w:eastAsia="仿宋_GB2312" w:hAnsi="Times New Roman" w:cs="Times New Roman"/>
                  <w:b/>
                  <w:color w:val="auto"/>
                  <w:sz w:val="18"/>
                  <w:szCs w:val="18"/>
                  <w:lang w:eastAsia="zh-CN" w:bidi="ar"/>
                </w:rPr>
                <w:id w:val="-3276500"/>
                <w14:checkbox>
                  <w14:checked w14:val="0"/>
                  <w14:checkedState w14:val="2612" w14:font="MS Gothic"/>
                  <w14:uncheckedState w14:val="2610" w14:font="MS Gothic"/>
                </w14:checkbox>
              </w:sdtPr>
              <w:sdtEndPr/>
              <w:sdtContent>
                <w:customXmlInsRangeEnd w:id="12804"/>
                <w:ins w:id="12805"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806" w:author="Xuning Wei12232" w:date="2026-07-27T20:26:00Z"/>
              </w:sdtContent>
            </w:sdt>
            <w:customXmlInsRangeEnd w:id="12806"/>
            <w:ins w:id="12807"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R&amp;D Lab: </w:t>
              </w:r>
              <w:r w:rsidR="00455348" w:rsidRPr="00BB7730">
                <w:rPr>
                  <w:rFonts w:ascii="Times New Roman" w:eastAsia="仿宋_GB2312" w:hAnsi="Times New Roman" w:cs="Times New Roman"/>
                  <w:color w:val="auto"/>
                  <w:sz w:val="18"/>
                  <w:szCs w:val="18"/>
                  <w:u w:val="single"/>
                  <w:lang w:eastAsia="zh-CN" w:bidi="ar"/>
                </w:rPr>
                <w:t xml:space="preserve">N/A </w:t>
              </w:r>
            </w:ins>
          </w:p>
          <w:p w14:paraId="255ED6A3" w14:textId="77777777" w:rsidR="00455348" w:rsidRPr="00BB7730" w:rsidRDefault="003E162E" w:rsidP="00455348">
            <w:pPr>
              <w:jc w:val="both"/>
              <w:rPr>
                <w:ins w:id="12808" w:author="Xuning Wei12232" w:date="2026-07-27T20:26:00Z"/>
                <w:rFonts w:ascii="Times New Roman" w:eastAsia="仿宋_GB2312" w:hAnsi="Times New Roman" w:cs="Times New Roman"/>
                <w:color w:val="auto"/>
                <w:sz w:val="18"/>
                <w:szCs w:val="18"/>
                <w:u w:val="single"/>
                <w:lang w:eastAsia="zh-CN" w:bidi="ar"/>
              </w:rPr>
            </w:pPr>
            <w:customXmlInsRangeStart w:id="12809" w:author="Xuning Wei12232" w:date="2026-07-27T20:26:00Z"/>
            <w:sdt>
              <w:sdtPr>
                <w:rPr>
                  <w:rFonts w:ascii="Times New Roman" w:eastAsia="仿宋_GB2312" w:hAnsi="Times New Roman" w:cs="Times New Roman"/>
                  <w:b/>
                  <w:color w:val="auto"/>
                  <w:sz w:val="18"/>
                  <w:szCs w:val="18"/>
                  <w:lang w:eastAsia="zh-CN" w:bidi="ar"/>
                </w:rPr>
                <w:id w:val="1016349247"/>
                <w14:checkbox>
                  <w14:checked w14:val="1"/>
                  <w14:checkedState w14:val="2612" w14:font="MS Gothic"/>
                  <w14:uncheckedState w14:val="2610" w14:font="MS Gothic"/>
                </w14:checkbox>
              </w:sdtPr>
              <w:sdtEndPr/>
              <w:sdtContent>
                <w:customXmlInsRangeEnd w:id="12809"/>
                <w:ins w:id="12810"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811" w:author="Xuning Wei12232" w:date="2026-07-27T20:26:00Z"/>
              </w:sdtContent>
            </w:sdt>
            <w:customXmlInsRangeEnd w:id="12811"/>
            <w:ins w:id="12812" w:author="Xuning Wei12232" w:date="2026-07-27T20:26:00Z">
              <w:r w:rsidR="00455348" w:rsidRPr="00BB7730">
                <w:rPr>
                  <w:rFonts w:ascii="Times New Roman" w:eastAsia="仿宋_GB2312" w:hAnsi="Times New Roman" w:cs="Times New Roman"/>
                  <w:color w:val="auto"/>
                  <w:sz w:val="18"/>
                  <w:szCs w:val="18"/>
                  <w:lang w:eastAsia="zh-CN" w:bidi="ar"/>
                </w:rPr>
                <w:t xml:space="preserve"> Asymchem Production data, Lot Number:</w:t>
              </w:r>
              <w:r w:rsidR="00455348" w:rsidRPr="00BB7730">
                <w:rPr>
                  <w:rFonts w:ascii="Times New Roman" w:eastAsia="仿宋_GB2312" w:hAnsi="Times New Roman" w:cs="Times New Roman"/>
                  <w:color w:val="auto"/>
                  <w:sz w:val="18"/>
                  <w:szCs w:val="18"/>
                  <w:u w:val="single"/>
                  <w:lang w:eastAsia="zh-CN" w:bidi="ar"/>
                </w:rPr>
                <w:t xml:space="preserve"> CPo140020-02-01-02  </w:t>
              </w:r>
            </w:ins>
          </w:p>
          <w:p w14:paraId="425CEFA0" w14:textId="77777777" w:rsidR="00455348" w:rsidRPr="00BB7730" w:rsidRDefault="003E162E" w:rsidP="00455348">
            <w:pPr>
              <w:jc w:val="both"/>
              <w:rPr>
                <w:ins w:id="12813" w:author="Xuning Wei12232" w:date="2026-07-27T20:26:00Z"/>
                <w:rFonts w:ascii="Times New Roman" w:eastAsia="仿宋_GB2312" w:hAnsi="Times New Roman" w:cs="Times New Roman"/>
                <w:color w:val="auto"/>
                <w:sz w:val="18"/>
                <w:szCs w:val="18"/>
                <w:lang w:eastAsia="zh-CN" w:bidi="ar"/>
              </w:rPr>
            </w:pPr>
            <w:customXmlInsRangeStart w:id="12814" w:author="Xuning Wei12232" w:date="2026-07-27T20:26:00Z"/>
            <w:sdt>
              <w:sdtPr>
                <w:rPr>
                  <w:rFonts w:ascii="Times New Roman" w:eastAsia="仿宋_GB2312" w:hAnsi="Times New Roman" w:cs="Times New Roman"/>
                  <w:b/>
                  <w:color w:val="auto"/>
                  <w:sz w:val="18"/>
                  <w:szCs w:val="18"/>
                  <w:lang w:eastAsia="zh-CN" w:bidi="ar"/>
                </w:rPr>
                <w:id w:val="-1341855479"/>
                <w14:checkbox>
                  <w14:checked w14:val="0"/>
                  <w14:checkedState w14:val="2612" w14:font="MS Gothic"/>
                  <w14:uncheckedState w14:val="2610" w14:font="MS Gothic"/>
                </w14:checkbox>
              </w:sdtPr>
              <w:sdtEndPr/>
              <w:sdtContent>
                <w:customXmlInsRangeEnd w:id="12814"/>
                <w:ins w:id="12815"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816" w:author="Xuning Wei12232" w:date="2026-07-27T20:26:00Z"/>
              </w:sdtContent>
            </w:sdt>
            <w:customXmlInsRangeEnd w:id="12816"/>
            <w:ins w:id="12817" w:author="Xuning Wei12232" w:date="2026-07-27T20:26:00Z">
              <w:r w:rsidR="00455348" w:rsidRPr="00BB7730">
                <w:rPr>
                  <w:rFonts w:ascii="Times New Roman" w:eastAsia="仿宋_GB2312" w:hAnsi="Times New Roman" w:cs="Times New Roman"/>
                  <w:color w:val="auto"/>
                  <w:sz w:val="18"/>
                  <w:szCs w:val="18"/>
                  <w:lang w:eastAsia="zh-CN" w:bidi="ar"/>
                </w:rPr>
                <w:t xml:space="preserve"> Supplier data:</w:t>
              </w:r>
              <w:r w:rsidR="00455348" w:rsidRPr="00BB7730">
                <w:rPr>
                  <w:rFonts w:ascii="Times New Roman" w:eastAsia="仿宋_GB2312" w:hAnsi="Times New Roman" w:cs="Times New Roman"/>
                  <w:color w:val="auto"/>
                  <w:sz w:val="18"/>
                  <w:szCs w:val="18"/>
                  <w:u w:val="single"/>
                  <w:lang w:eastAsia="zh-CN" w:bidi="ar"/>
                </w:rPr>
                <w:t xml:space="preserve"> N/A  </w:t>
              </w:r>
              <w:r w:rsidR="00455348" w:rsidRPr="00BB7730">
                <w:rPr>
                  <w:rFonts w:ascii="Times New Roman" w:eastAsia="仿宋_GB2312" w:hAnsi="Times New Roman" w:cs="Times New Roman"/>
                  <w:color w:val="auto"/>
                  <w:sz w:val="18"/>
                  <w:szCs w:val="18"/>
                  <w:lang w:eastAsia="zh-CN" w:bidi="ar"/>
                </w:rPr>
                <w:t xml:space="preserve"> </w:t>
              </w:r>
            </w:ins>
          </w:p>
          <w:p w14:paraId="0261A0C0" w14:textId="6727A10C" w:rsidR="00455348" w:rsidRPr="00BB7730" w:rsidRDefault="003E162E" w:rsidP="00455348">
            <w:pPr>
              <w:jc w:val="both"/>
              <w:rPr>
                <w:ins w:id="12818" w:author="Xuning Wei12232" w:date="2026-07-27T20:26:00Z"/>
                <w:rFonts w:ascii="Times New Roman" w:eastAsia="仿宋_GB2312" w:hAnsi="Times New Roman" w:cs="Times New Roman"/>
                <w:color w:val="auto"/>
                <w:sz w:val="18"/>
                <w:szCs w:val="18"/>
                <w:u w:val="single"/>
                <w:lang w:eastAsia="zh-CN" w:bidi="ar"/>
              </w:rPr>
            </w:pPr>
            <w:customXmlInsRangeStart w:id="12819" w:author="Xuning Wei12232" w:date="2026-07-27T20:26:00Z"/>
            <w:sdt>
              <w:sdtPr>
                <w:rPr>
                  <w:rFonts w:ascii="Times New Roman" w:eastAsia="仿宋_GB2312" w:hAnsi="Times New Roman" w:cs="Times New Roman"/>
                  <w:b/>
                  <w:color w:val="auto"/>
                  <w:sz w:val="18"/>
                  <w:szCs w:val="18"/>
                  <w:lang w:eastAsia="zh-CN" w:bidi="ar"/>
                </w:rPr>
                <w:id w:val="1895701974"/>
                <w14:checkbox>
                  <w14:checked w14:val="0"/>
                  <w14:checkedState w14:val="2612" w14:font="MS Gothic"/>
                  <w14:uncheckedState w14:val="2610" w14:font="MS Gothic"/>
                </w14:checkbox>
              </w:sdtPr>
              <w:sdtEndPr/>
              <w:sdtContent>
                <w:customXmlInsRangeEnd w:id="12819"/>
                <w:ins w:id="12820" w:author="He Han" w:date="2026-10-13T14:08:00Z">
                  <w:r w:rsidR="00A45885" w:rsidRPr="00BB7730">
                    <w:rPr>
                      <w:rFonts w:ascii="Segoe UI Symbol" w:eastAsia="MS Gothic" w:hAnsi="Segoe UI Symbol" w:cs="Segoe UI Symbol"/>
                      <w:b/>
                      <w:color w:val="auto"/>
                      <w:sz w:val="18"/>
                      <w:szCs w:val="18"/>
                      <w:lang w:eastAsia="zh-CN" w:bidi="ar"/>
                    </w:rPr>
                    <w:t>☐</w:t>
                  </w:r>
                </w:ins>
                <w:del w:id="12821" w:author="He Han" w:date="2026-10-13T14:08:00Z">
                  <w:r w:rsidR="00A45885" w:rsidRPr="00BB7730" w:rsidDel="00A45885">
                    <w:rPr>
                      <w:rFonts w:ascii="Segoe UI Symbol" w:eastAsia="MS Gothic" w:hAnsi="Segoe UI Symbol" w:cs="Segoe UI Symbol"/>
                      <w:b/>
                      <w:color w:val="auto"/>
                      <w:sz w:val="18"/>
                      <w:szCs w:val="18"/>
                      <w:lang w:eastAsia="zh-CN" w:bidi="ar"/>
                    </w:rPr>
                    <w:delText>☒</w:delText>
                  </w:r>
                </w:del>
                <w:customXmlInsRangeStart w:id="12822" w:author="Xuning Wei12232" w:date="2026-07-27T20:26:00Z"/>
              </w:sdtContent>
            </w:sdt>
            <w:customXmlInsRangeEnd w:id="12822"/>
            <w:ins w:id="12823" w:author="Xuning Wei12232" w:date="2026-07-27T20:26:00Z">
              <w:r w:rsidR="00455348" w:rsidRPr="00BB7730">
                <w:rPr>
                  <w:rFonts w:ascii="Times New Roman" w:eastAsia="仿宋_GB2312" w:hAnsi="Times New Roman" w:cs="Times New Roman"/>
                  <w:color w:val="auto"/>
                  <w:sz w:val="18"/>
                  <w:szCs w:val="18"/>
                  <w:lang w:eastAsia="zh-CN" w:bidi="ar"/>
                </w:rPr>
                <w:t xml:space="preserve"> *Handbook &amp; Page:</w:t>
              </w:r>
              <w:r w:rsidR="00455348" w:rsidRPr="00BB7730">
                <w:rPr>
                  <w:rFonts w:ascii="Times New Roman" w:eastAsia="仿宋_GB2312" w:hAnsi="Times New Roman" w:cs="Times New Roman"/>
                  <w:color w:val="auto"/>
                  <w:sz w:val="18"/>
                  <w:szCs w:val="18"/>
                  <w:u w:val="single"/>
                  <w:lang w:eastAsia="zh-CN" w:bidi="ar"/>
                </w:rPr>
                <w:t xml:space="preserve"> N/A  </w:t>
              </w:r>
            </w:ins>
          </w:p>
          <w:p w14:paraId="76608E22" w14:textId="7CFCC445" w:rsidR="00455348" w:rsidRPr="00BB7730" w:rsidRDefault="003E162E" w:rsidP="00455348">
            <w:pPr>
              <w:jc w:val="both"/>
              <w:rPr>
                <w:ins w:id="12824" w:author="Xuning Wei12232" w:date="2026-07-27T20:26:00Z"/>
                <w:rFonts w:ascii="Times New Roman" w:eastAsia="仿宋_GB2312" w:hAnsi="Times New Roman" w:cs="Times New Roman"/>
                <w:b/>
                <w:color w:val="auto"/>
                <w:sz w:val="18"/>
                <w:szCs w:val="18"/>
                <w:lang w:eastAsia="zh-CN" w:bidi="ar"/>
              </w:rPr>
            </w:pPr>
            <w:customXmlInsRangeStart w:id="12825" w:author="Xuning Wei12232" w:date="2026-07-27T20:26:00Z"/>
            <w:sdt>
              <w:sdtPr>
                <w:rPr>
                  <w:rFonts w:ascii="Times New Roman" w:eastAsia="仿宋_GB2312" w:hAnsi="Times New Roman" w:cs="Times New Roman"/>
                  <w:b/>
                  <w:color w:val="auto"/>
                  <w:sz w:val="18"/>
                  <w:szCs w:val="18"/>
                  <w:lang w:eastAsia="zh-CN" w:bidi="ar"/>
                </w:rPr>
                <w:id w:val="-482926446"/>
                <w14:checkbox>
                  <w14:checked w14:val="1"/>
                  <w14:checkedState w14:val="2612" w14:font="MS Gothic"/>
                  <w14:uncheckedState w14:val="2610" w14:font="MS Gothic"/>
                </w14:checkbox>
              </w:sdtPr>
              <w:sdtEndPr/>
              <w:sdtContent>
                <w:customXmlInsRangeEnd w:id="12825"/>
                <w:r w:rsidR="00A45885" w:rsidRPr="00BB7730">
                  <w:rPr>
                    <w:rFonts w:ascii="Segoe UI Symbol" w:eastAsia="MS Gothic" w:hAnsi="Segoe UI Symbol" w:cs="Segoe UI Symbol"/>
                    <w:b/>
                    <w:color w:val="auto"/>
                    <w:sz w:val="18"/>
                    <w:szCs w:val="18"/>
                    <w:lang w:eastAsia="zh-CN" w:bidi="ar"/>
                    <w:rPrChange w:id="12826" w:author="He Han" w:date="2026-10-13T14:07:00Z">
                      <w:rPr/>
                    </w:rPrChange>
                  </w:rPr>
                  <w:t>☒</w:t>
                </w:r>
                <w:customXmlInsRangeStart w:id="12827" w:author="Xuning Wei12232" w:date="2026-07-27T20:26:00Z"/>
              </w:sdtContent>
            </w:sdt>
            <w:customXmlInsRangeEnd w:id="12827"/>
            <w:ins w:id="12828" w:author="Xuning Wei12232" w:date="2026-07-27T20:26:00Z">
              <w:r w:rsidR="00455348" w:rsidRPr="00BB7730">
                <w:rPr>
                  <w:rFonts w:ascii="Times New Roman" w:eastAsia="仿宋_GB2312" w:hAnsi="Times New Roman" w:cs="Times New Roman"/>
                  <w:b/>
                  <w:color w:val="auto"/>
                  <w:sz w:val="18"/>
                  <w:szCs w:val="18"/>
                  <w:lang w:eastAsia="zh-CN" w:bidi="ar"/>
                  <w:rPrChange w:id="12829" w:author="He Han" w:date="2026-10-13T14:07:00Z">
                    <w:rPr>
                      <w:rFonts w:ascii="Times New Roman" w:eastAsia="仿宋_GB2312" w:hAnsi="Times New Roman" w:cs="Times New Roman"/>
                      <w:color w:val="auto"/>
                      <w:sz w:val="18"/>
                      <w:szCs w:val="18"/>
                      <w:lang w:eastAsia="zh-CN" w:bidi="ar"/>
                    </w:rPr>
                  </w:rPrChange>
                </w:rPr>
                <w:t xml:space="preserve"> </w:t>
              </w:r>
              <w:r w:rsidR="00455348" w:rsidRPr="00BB7730">
                <w:rPr>
                  <w:rFonts w:ascii="Times New Roman" w:eastAsia="仿宋_GB2312" w:hAnsi="Times New Roman" w:cs="Times New Roman"/>
                  <w:color w:val="auto"/>
                  <w:sz w:val="18"/>
                  <w:szCs w:val="18"/>
                  <w:lang w:eastAsia="zh-CN" w:bidi="ar"/>
                </w:rPr>
                <w:t>Other:</w:t>
              </w:r>
              <w:r w:rsidR="00455348"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455348" w:rsidRPr="00BB7730" w14:paraId="4243C621" w14:textId="77777777" w:rsidTr="00397878">
        <w:trPr>
          <w:trHeight w:val="5909"/>
          <w:ins w:id="12830" w:author="Xuning Wei12232" w:date="2026-07-27T20:26:00Z"/>
          <w:trPrChange w:id="12831" w:author="Xuning Wei12232" w:date="2026-07-27T20:59:00Z">
            <w:trPr>
              <w:trHeight w:val="1049"/>
            </w:trPr>
          </w:trPrChange>
        </w:trPr>
        <w:tc>
          <w:tcPr>
            <w:tcW w:w="269" w:type="pct"/>
            <w:vMerge/>
            <w:shd w:val="clear" w:color="auto" w:fill="FFFFFF" w:themeFill="background1"/>
            <w:vAlign w:val="center"/>
            <w:tcPrChange w:id="12832" w:author="Xuning Wei12232" w:date="2026-07-27T20:59:00Z">
              <w:tcPr>
                <w:tcW w:w="269" w:type="pct"/>
                <w:gridSpan w:val="2"/>
                <w:vMerge/>
                <w:shd w:val="clear" w:color="auto" w:fill="FFFFFF" w:themeFill="background1"/>
                <w:vAlign w:val="center"/>
              </w:tcPr>
            </w:tcPrChange>
          </w:tcPr>
          <w:p w14:paraId="4C5D8CAC" w14:textId="77777777" w:rsidR="00455348" w:rsidRPr="00BB7730" w:rsidRDefault="00455348" w:rsidP="00455348">
            <w:pPr>
              <w:jc w:val="both"/>
              <w:rPr>
                <w:ins w:id="12833"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2834" w:author="Xuning Wei12232" w:date="2026-07-27T20:59:00Z">
              <w:tcPr>
                <w:tcW w:w="1365" w:type="pct"/>
                <w:gridSpan w:val="3"/>
                <w:vMerge/>
                <w:shd w:val="clear" w:color="auto" w:fill="FFFFFF" w:themeFill="background1"/>
                <w:vAlign w:val="center"/>
              </w:tcPr>
            </w:tcPrChange>
          </w:tcPr>
          <w:p w14:paraId="3BEA83F7" w14:textId="77777777" w:rsidR="00455348" w:rsidRPr="00BB7730" w:rsidRDefault="00455348" w:rsidP="00455348">
            <w:pPr>
              <w:jc w:val="both"/>
              <w:rPr>
                <w:ins w:id="12835"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12836" w:author="Xuning Wei12232" w:date="2026-07-27T20:59:00Z">
              <w:tcPr>
                <w:tcW w:w="842" w:type="pct"/>
                <w:gridSpan w:val="3"/>
                <w:vMerge/>
                <w:shd w:val="clear" w:color="auto" w:fill="FFFFFF" w:themeFill="background1"/>
                <w:vAlign w:val="center"/>
              </w:tcPr>
            </w:tcPrChange>
          </w:tcPr>
          <w:p w14:paraId="2ED580A2" w14:textId="77777777" w:rsidR="00455348" w:rsidRPr="00BB7730" w:rsidRDefault="00455348" w:rsidP="00455348">
            <w:pPr>
              <w:jc w:val="both"/>
              <w:rPr>
                <w:ins w:id="12837"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2838" w:author="Xuning Wei12232" w:date="2026-07-27T20:59:00Z">
              <w:tcPr>
                <w:tcW w:w="346" w:type="pct"/>
                <w:gridSpan w:val="3"/>
                <w:vMerge/>
                <w:shd w:val="clear" w:color="auto" w:fill="FFFFFF" w:themeFill="background1"/>
                <w:vAlign w:val="center"/>
              </w:tcPr>
            </w:tcPrChange>
          </w:tcPr>
          <w:p w14:paraId="4FB4A1E4" w14:textId="77777777" w:rsidR="00455348" w:rsidRPr="00BB7730" w:rsidRDefault="00455348" w:rsidP="00455348">
            <w:pPr>
              <w:jc w:val="both"/>
              <w:rPr>
                <w:ins w:id="12839"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12840" w:author="Xuning Wei12232" w:date="2026-07-27T20:59:00Z">
              <w:tcPr>
                <w:tcW w:w="396" w:type="pct"/>
                <w:gridSpan w:val="3"/>
                <w:vMerge/>
                <w:shd w:val="clear" w:color="auto" w:fill="FFFFFF" w:themeFill="background1"/>
                <w:vAlign w:val="center"/>
              </w:tcPr>
            </w:tcPrChange>
          </w:tcPr>
          <w:p w14:paraId="5FB375E7" w14:textId="77777777" w:rsidR="00455348" w:rsidRPr="00BB7730" w:rsidRDefault="00455348" w:rsidP="00455348">
            <w:pPr>
              <w:jc w:val="both"/>
              <w:rPr>
                <w:ins w:id="12841"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12842" w:author="Xuning Wei12232" w:date="2026-07-27T20:59:00Z">
              <w:tcPr>
                <w:tcW w:w="335" w:type="pct"/>
                <w:gridSpan w:val="2"/>
                <w:vAlign w:val="center"/>
              </w:tcPr>
            </w:tcPrChange>
          </w:tcPr>
          <w:p w14:paraId="02BF031A" w14:textId="77777777" w:rsidR="00455348" w:rsidRPr="00BB7730" w:rsidRDefault="003E162E" w:rsidP="00455348">
            <w:pPr>
              <w:jc w:val="both"/>
              <w:rPr>
                <w:ins w:id="12843" w:author="Xuning Wei12232" w:date="2026-07-27T20:26:00Z"/>
                <w:rFonts w:ascii="Times New Roman" w:eastAsia="仿宋_GB2312" w:hAnsi="Times New Roman" w:cs="Times New Roman"/>
                <w:color w:val="auto"/>
                <w:sz w:val="18"/>
                <w:szCs w:val="18"/>
                <w:lang w:eastAsia="zh-CN" w:bidi="ar"/>
              </w:rPr>
            </w:pPr>
            <w:customXmlInsRangeStart w:id="12844" w:author="Xuning Wei12232" w:date="2026-07-27T20:26:00Z"/>
            <w:sdt>
              <w:sdtPr>
                <w:rPr>
                  <w:rFonts w:ascii="Times New Roman" w:eastAsia="仿宋_GB2312" w:hAnsi="Times New Roman" w:cs="Times New Roman"/>
                  <w:b/>
                  <w:color w:val="auto"/>
                  <w:sz w:val="18"/>
                  <w:szCs w:val="18"/>
                  <w:lang w:eastAsia="zh-CN" w:bidi="ar"/>
                </w:rPr>
                <w:id w:val="-763379831"/>
                <w14:checkbox>
                  <w14:checked w14:val="0"/>
                  <w14:checkedState w14:val="2612" w14:font="MS Gothic"/>
                  <w14:uncheckedState w14:val="2610" w14:font="MS Gothic"/>
                </w14:checkbox>
              </w:sdtPr>
              <w:sdtEndPr/>
              <w:sdtContent>
                <w:customXmlInsRangeEnd w:id="12844"/>
                <w:ins w:id="12845"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846" w:author="Xuning Wei12232" w:date="2026-07-27T20:26:00Z"/>
              </w:sdtContent>
            </w:sdt>
            <w:customXmlInsRangeEnd w:id="12846"/>
            <w:ins w:id="12847" w:author="Xuning Wei12232" w:date="2026-07-27T20:26:00Z">
              <w:r w:rsidR="00455348" w:rsidRPr="00BB7730">
                <w:rPr>
                  <w:rFonts w:ascii="Times New Roman" w:eastAsia="仿宋_GB2312" w:hAnsi="Times New Roman" w:cs="Times New Roman"/>
                  <w:color w:val="auto"/>
                  <w:sz w:val="18"/>
                  <w:szCs w:val="18"/>
                  <w:lang w:eastAsia="zh-CN" w:bidi="ar"/>
                </w:rPr>
                <w:t xml:space="preserve"> High</w:t>
              </w:r>
            </w:ins>
          </w:p>
          <w:p w14:paraId="74E6AA4C" w14:textId="77777777" w:rsidR="00455348" w:rsidRPr="00BB7730" w:rsidRDefault="003E162E" w:rsidP="00455348">
            <w:pPr>
              <w:jc w:val="both"/>
              <w:rPr>
                <w:ins w:id="12848" w:author="Xuning Wei12232" w:date="2026-07-27T20:26:00Z"/>
                <w:rFonts w:ascii="Times New Roman" w:eastAsia="仿宋_GB2312" w:hAnsi="Times New Roman" w:cs="Times New Roman"/>
                <w:color w:val="auto"/>
                <w:sz w:val="18"/>
                <w:szCs w:val="18"/>
                <w:lang w:eastAsia="zh-CN" w:bidi="ar"/>
              </w:rPr>
            </w:pPr>
            <w:customXmlInsRangeStart w:id="12849" w:author="Xuning Wei12232" w:date="2026-07-27T20:26:00Z"/>
            <w:sdt>
              <w:sdtPr>
                <w:rPr>
                  <w:rFonts w:ascii="Times New Roman" w:eastAsia="仿宋_GB2312" w:hAnsi="Times New Roman" w:cs="Times New Roman"/>
                  <w:b/>
                  <w:color w:val="auto"/>
                  <w:sz w:val="18"/>
                  <w:szCs w:val="18"/>
                  <w:lang w:eastAsia="zh-CN" w:bidi="ar"/>
                </w:rPr>
                <w:id w:val="1254634316"/>
                <w14:checkbox>
                  <w14:checked w14:val="0"/>
                  <w14:checkedState w14:val="2612" w14:font="MS Gothic"/>
                  <w14:uncheckedState w14:val="2610" w14:font="MS Gothic"/>
                </w14:checkbox>
              </w:sdtPr>
              <w:sdtEndPr/>
              <w:sdtContent>
                <w:customXmlInsRangeEnd w:id="12849"/>
                <w:ins w:id="12850"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851" w:author="Xuning Wei12232" w:date="2026-07-27T20:26:00Z"/>
              </w:sdtContent>
            </w:sdt>
            <w:customXmlInsRangeEnd w:id="12851"/>
            <w:ins w:id="12852" w:author="Xuning Wei12232" w:date="2026-07-27T20:26:00Z">
              <w:r w:rsidR="00455348" w:rsidRPr="00BB7730">
                <w:rPr>
                  <w:rFonts w:ascii="Times New Roman" w:eastAsia="仿宋_GB2312" w:hAnsi="Times New Roman" w:cs="Times New Roman"/>
                  <w:b/>
                  <w:color w:val="auto"/>
                  <w:sz w:val="18"/>
                  <w:szCs w:val="18"/>
                  <w:lang w:eastAsia="zh-CN" w:bidi="ar"/>
                </w:rPr>
                <w:t xml:space="preserve"> </w:t>
              </w:r>
              <w:r w:rsidR="00455348" w:rsidRPr="00BB7730">
                <w:rPr>
                  <w:rFonts w:ascii="Times New Roman" w:eastAsia="仿宋_GB2312" w:hAnsi="Times New Roman" w:cs="Times New Roman"/>
                  <w:color w:val="auto"/>
                  <w:sz w:val="18"/>
                  <w:szCs w:val="18"/>
                  <w:lang w:eastAsia="zh-CN" w:bidi="ar"/>
                </w:rPr>
                <w:t>Medium</w:t>
              </w:r>
            </w:ins>
          </w:p>
          <w:p w14:paraId="50202C1B" w14:textId="77777777" w:rsidR="00455348" w:rsidRPr="00BB7730" w:rsidRDefault="003E162E" w:rsidP="00455348">
            <w:pPr>
              <w:jc w:val="both"/>
              <w:rPr>
                <w:ins w:id="12853" w:author="Xuning Wei12232" w:date="2026-07-27T20:26:00Z"/>
                <w:rFonts w:ascii="Times New Roman" w:eastAsia="仿宋_GB2312" w:hAnsi="Times New Roman" w:cs="Times New Roman"/>
                <w:color w:val="auto"/>
                <w:sz w:val="18"/>
                <w:szCs w:val="18"/>
                <w:lang w:eastAsia="zh-CN" w:bidi="ar"/>
              </w:rPr>
            </w:pPr>
            <w:customXmlInsRangeStart w:id="12854" w:author="Xuning Wei12232" w:date="2026-07-27T20:26:00Z"/>
            <w:sdt>
              <w:sdtPr>
                <w:rPr>
                  <w:rFonts w:ascii="Times New Roman" w:eastAsia="仿宋_GB2312" w:hAnsi="Times New Roman" w:cs="Times New Roman"/>
                  <w:b/>
                  <w:color w:val="auto"/>
                  <w:sz w:val="18"/>
                  <w:szCs w:val="18"/>
                  <w:lang w:eastAsia="zh-CN" w:bidi="ar"/>
                </w:rPr>
                <w:id w:val="850061790"/>
                <w14:checkbox>
                  <w14:checked w14:val="1"/>
                  <w14:checkedState w14:val="2612" w14:font="MS Gothic"/>
                  <w14:uncheckedState w14:val="2610" w14:font="MS Gothic"/>
                </w14:checkbox>
              </w:sdtPr>
              <w:sdtEndPr/>
              <w:sdtContent>
                <w:customXmlInsRangeEnd w:id="12854"/>
                <w:ins w:id="12855" w:author="Xuning Wei12232" w:date="2026-07-27T20:26:00Z">
                  <w:r w:rsidR="00455348" w:rsidRPr="00BB7730">
                    <w:rPr>
                      <w:rFonts w:ascii="Segoe UI Symbol" w:eastAsia="仿宋_GB2312" w:hAnsi="Segoe UI Symbol" w:cs="Segoe UI Symbol"/>
                      <w:b/>
                      <w:color w:val="auto"/>
                      <w:sz w:val="18"/>
                      <w:szCs w:val="18"/>
                      <w:lang w:eastAsia="zh-CN" w:bidi="ar"/>
                    </w:rPr>
                    <w:t>☒</w:t>
                  </w:r>
                </w:ins>
                <w:customXmlInsRangeStart w:id="12856" w:author="Xuning Wei12232" w:date="2026-07-27T20:26:00Z"/>
              </w:sdtContent>
            </w:sdt>
            <w:customXmlInsRangeEnd w:id="12856"/>
            <w:ins w:id="12857" w:author="Xuning Wei12232" w:date="2026-07-27T20:26:00Z">
              <w:r w:rsidR="00455348"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2858" w:author="Xuning Wei12232" w:date="2026-07-27T20:59:00Z">
              <w:tcPr>
                <w:tcW w:w="457" w:type="pct"/>
                <w:gridSpan w:val="3"/>
                <w:vAlign w:val="center"/>
              </w:tcPr>
            </w:tcPrChange>
          </w:tcPr>
          <w:p w14:paraId="7D48FA5F" w14:textId="77777777" w:rsidR="00455348" w:rsidRPr="00BB7730" w:rsidRDefault="00455348" w:rsidP="00455348">
            <w:pPr>
              <w:jc w:val="both"/>
              <w:rPr>
                <w:ins w:id="12859" w:author="Xuning Wei12232" w:date="2026-07-27T20:26:00Z"/>
                <w:rFonts w:ascii="Times New Roman" w:eastAsia="仿宋_GB2312" w:hAnsi="Times New Roman" w:cs="Times New Roman"/>
                <w:color w:val="auto"/>
                <w:sz w:val="18"/>
                <w:szCs w:val="18"/>
                <w:lang w:eastAsia="zh-CN" w:bidi="ar"/>
              </w:rPr>
            </w:pPr>
            <w:ins w:id="12860" w:author="Xuning Wei12232" w:date="2026-07-27T20:26: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DIC is also compatible with Glass, HSS and SS</w:t>
              </w:r>
            </w:ins>
          </w:p>
        </w:tc>
        <w:tc>
          <w:tcPr>
            <w:tcW w:w="891" w:type="pct"/>
            <w:vMerge/>
            <w:vAlign w:val="center"/>
            <w:tcPrChange w:id="12861" w:author="Xuning Wei12232" w:date="2026-07-27T20:59:00Z">
              <w:tcPr>
                <w:tcW w:w="990" w:type="pct"/>
                <w:gridSpan w:val="2"/>
                <w:vMerge/>
                <w:vAlign w:val="center"/>
              </w:tcPr>
            </w:tcPrChange>
          </w:tcPr>
          <w:p w14:paraId="73BA044C" w14:textId="77777777" w:rsidR="00455348" w:rsidRPr="00BB7730" w:rsidRDefault="00455348" w:rsidP="00455348">
            <w:pPr>
              <w:jc w:val="both"/>
              <w:rPr>
                <w:ins w:id="12862" w:author="Xuning Wei12232" w:date="2026-07-27T20:26:00Z"/>
                <w:rFonts w:ascii="Times New Roman" w:eastAsia="仿宋_GB2312" w:hAnsi="Times New Roman" w:cs="Times New Roman"/>
                <w:b/>
                <w:color w:val="auto"/>
                <w:sz w:val="20"/>
                <w:szCs w:val="20"/>
                <w:lang w:eastAsia="zh-CN" w:bidi="ar"/>
              </w:rPr>
            </w:pPr>
          </w:p>
        </w:tc>
      </w:tr>
      <w:tr w:rsidR="0026505D" w:rsidRPr="00BB7730" w14:paraId="4D9A028D" w14:textId="77777777" w:rsidTr="00397878">
        <w:trPr>
          <w:trHeight w:val="2628"/>
          <w:ins w:id="12863" w:author="Xuning Wei12232" w:date="2026-07-27T20:26:00Z"/>
          <w:trPrChange w:id="12864" w:author="Xuning Wei12232" w:date="2026-07-27T20:59:00Z">
            <w:trPr>
              <w:trHeight w:val="397"/>
            </w:trPr>
          </w:trPrChange>
        </w:trPr>
        <w:tc>
          <w:tcPr>
            <w:tcW w:w="269" w:type="pct"/>
            <w:vMerge w:val="restart"/>
            <w:shd w:val="clear" w:color="auto" w:fill="FFFFFF" w:themeFill="background1"/>
            <w:vAlign w:val="center"/>
            <w:tcPrChange w:id="12865" w:author="Xuning Wei12232" w:date="2026-07-27T20:59:00Z">
              <w:tcPr>
                <w:tcW w:w="269" w:type="pct"/>
                <w:gridSpan w:val="2"/>
                <w:vMerge w:val="restart"/>
                <w:shd w:val="clear" w:color="auto" w:fill="FFFFFF" w:themeFill="background1"/>
                <w:vAlign w:val="center"/>
              </w:tcPr>
            </w:tcPrChange>
          </w:tcPr>
          <w:p w14:paraId="3D14B6D5" w14:textId="6948E287" w:rsidR="0026505D" w:rsidRPr="00BB7730" w:rsidRDefault="0026505D">
            <w:pPr>
              <w:jc w:val="center"/>
              <w:rPr>
                <w:ins w:id="12866" w:author="Xuning Wei12232" w:date="2026-07-27T20:26:00Z"/>
                <w:rFonts w:ascii="Times New Roman" w:eastAsia="仿宋_GB2312" w:hAnsi="Times New Roman" w:cs="Times New Roman"/>
                <w:color w:val="auto"/>
                <w:sz w:val="18"/>
                <w:szCs w:val="18"/>
                <w:lang w:eastAsia="zh-CN" w:bidi="ar"/>
              </w:rPr>
              <w:pPrChange w:id="12867" w:author="Xuning Wei12232" w:date="2026-07-27T20:34:00Z">
                <w:pPr>
                  <w:jc w:val="both"/>
                </w:pPr>
              </w:pPrChange>
            </w:pPr>
            <w:ins w:id="12868" w:author="Xuning Wei12232" w:date="2026-07-27T20:34:00Z">
              <w:r w:rsidRPr="00BB7730">
                <w:rPr>
                  <w:rFonts w:ascii="Times New Roman" w:eastAsia="仿宋_GB2312" w:hAnsi="Times New Roman" w:cs="Times New Roman"/>
                  <w:color w:val="auto"/>
                  <w:sz w:val="18"/>
                  <w:szCs w:val="18"/>
                  <w:lang w:eastAsia="zh-CN" w:bidi="ar"/>
                </w:rPr>
                <w:lastRenderedPageBreak/>
                <w:t>6</w:t>
              </w:r>
            </w:ins>
          </w:p>
        </w:tc>
        <w:tc>
          <w:tcPr>
            <w:tcW w:w="1365" w:type="pct"/>
            <w:vMerge w:val="restart"/>
            <w:shd w:val="clear" w:color="auto" w:fill="FFFFFF" w:themeFill="background1"/>
            <w:vAlign w:val="center"/>
            <w:tcPrChange w:id="12869" w:author="Xuning Wei12232" w:date="2026-07-27T20:59:00Z">
              <w:tcPr>
                <w:tcW w:w="1365" w:type="pct"/>
                <w:gridSpan w:val="3"/>
                <w:vMerge w:val="restart"/>
                <w:shd w:val="clear" w:color="auto" w:fill="FFFFFF" w:themeFill="background1"/>
                <w:vAlign w:val="center"/>
              </w:tcPr>
            </w:tcPrChange>
          </w:tcPr>
          <w:p w14:paraId="28417D26" w14:textId="6F8E997B" w:rsidR="0026505D" w:rsidRPr="00BB7730" w:rsidRDefault="0026505D" w:rsidP="0026505D">
            <w:pPr>
              <w:jc w:val="both"/>
              <w:rPr>
                <w:ins w:id="12870" w:author="Xuning Wei12232" w:date="2026-07-27T20:34:00Z"/>
                <w:rFonts w:ascii="Times New Roman" w:eastAsia="等线" w:hAnsi="Times New Roman" w:cs="Times New Roman"/>
                <w:color w:val="000000" w:themeColor="text1"/>
                <w:sz w:val="18"/>
                <w:szCs w:val="18"/>
              </w:rPr>
            </w:pPr>
            <w:ins w:id="12871" w:author="Xuning Wei12232" w:date="2026-07-27T20:34:00Z">
              <w:r w:rsidRPr="00BB7730">
                <w:rPr>
                  <w:rFonts w:ascii="Times New Roman" w:eastAsia="仿宋_GB2312" w:hAnsi="Times New Roman" w:cs="Times New Roman"/>
                  <w:color w:val="auto"/>
                  <w:sz w:val="18"/>
                  <w:szCs w:val="18"/>
                  <w:lang w:eastAsia="zh-CN"/>
                </w:rPr>
                <w:t>Fmoc-L-Asn(Trt)-OH activation and transfer:</w:t>
              </w:r>
            </w:ins>
          </w:p>
          <w:p w14:paraId="5EB6D0DC" w14:textId="63DA4B12" w:rsidR="0026505D" w:rsidRPr="00BB7730" w:rsidRDefault="0026505D" w:rsidP="0026505D">
            <w:pPr>
              <w:jc w:val="both"/>
              <w:rPr>
                <w:ins w:id="12872" w:author="Xuning Wei12232" w:date="2026-07-27T20:26:00Z"/>
                <w:rFonts w:ascii="Times New Roman" w:eastAsia="等线" w:hAnsi="Times New Roman" w:cs="Times New Roman"/>
                <w:bCs w:val="0"/>
                <w:color w:val="auto"/>
                <w:kern w:val="0"/>
                <w:sz w:val="18"/>
                <w:szCs w:val="18"/>
                <w:lang w:eastAsia="zh-CN"/>
              </w:rPr>
            </w:pPr>
            <w:ins w:id="12873" w:author="Xuning Wei12232" w:date="2026-07-27T20:34:00Z">
              <w:r w:rsidRPr="00BB7730">
                <w:rPr>
                  <w:rFonts w:ascii="Times New Roman" w:eastAsia="等线" w:hAnsi="Times New Roman" w:cs="Times New Roman"/>
                  <w:color w:val="000000" w:themeColor="text1"/>
                  <w:sz w:val="18"/>
                  <w:szCs w:val="18"/>
                </w:rPr>
                <w:t>1. Add 4.0</w:t>
              </w:r>
              <w:del w:id="12874" w:author="Johan Granander" w:date="2026-07-28T13:41:00Z">
                <w:r w:rsidRPr="00BB7730" w:rsidDel="00723FF7">
                  <w:rPr>
                    <w:rFonts w:ascii="Times New Roman" w:eastAsia="等线" w:hAnsi="Times New Roman" w:cs="Times New Roman"/>
                    <w:color w:val="000000" w:themeColor="text1"/>
                    <w:sz w:val="18"/>
                    <w:szCs w:val="18"/>
                  </w:rPr>
                  <w:delText>v</w:delText>
                </w:r>
              </w:del>
            </w:ins>
            <w:ins w:id="12875" w:author="Johan Granander" w:date="2026-07-28T13:41:00Z">
              <w:r w:rsidR="00723FF7" w:rsidRPr="00BB7730">
                <w:rPr>
                  <w:rFonts w:ascii="Times New Roman" w:eastAsia="等线" w:hAnsi="Times New Roman" w:cs="Times New Roman"/>
                  <w:color w:val="000000" w:themeColor="text1"/>
                  <w:sz w:val="18"/>
                  <w:szCs w:val="18"/>
                </w:rPr>
                <w:t xml:space="preserve"> V</w:t>
              </w:r>
            </w:ins>
            <w:ins w:id="12876" w:author="Xuning Wei12232" w:date="2026-07-27T20:34:00Z">
              <w:r w:rsidRPr="00BB7730">
                <w:rPr>
                  <w:rFonts w:ascii="Times New Roman" w:eastAsia="等线" w:hAnsi="Times New Roman" w:cs="Times New Roman"/>
                  <w:color w:val="000000" w:themeColor="text1"/>
                  <w:sz w:val="18"/>
                  <w:szCs w:val="18"/>
                </w:rPr>
                <w:t xml:space="preserve"> DMF (3.79</w:t>
              </w:r>
              <w:del w:id="12877" w:author="He Han" w:date="2026-10-27T15:41:00Z">
                <w:r w:rsidRPr="00BB7730" w:rsidDel="00115847">
                  <w:rPr>
                    <w:rFonts w:ascii="Times New Roman" w:eastAsia="等线" w:hAnsi="Times New Roman" w:cs="Times New Roman"/>
                    <w:color w:val="000000" w:themeColor="text1"/>
                    <w:sz w:val="18"/>
                    <w:szCs w:val="18"/>
                  </w:rPr>
                  <w:delText>2</w:delText>
                </w:r>
              </w:del>
              <w:r w:rsidRPr="00BB7730">
                <w:rPr>
                  <w:rFonts w:ascii="Times New Roman" w:eastAsia="等线" w:hAnsi="Times New Roman" w:cs="Times New Roman"/>
                  <w:color w:val="000000" w:themeColor="text1"/>
                  <w:sz w:val="18"/>
                  <w:szCs w:val="18"/>
                </w:rPr>
                <w:t xml:space="preserve"> kg/kg)</w:t>
              </w:r>
              <w:r w:rsidRPr="00BB7730">
                <w:rPr>
                  <w:rFonts w:ascii="Times New Roman" w:eastAsia="等线" w:hAnsi="Times New Roman" w:cs="Times New Roman"/>
                  <w:bCs w:val="0"/>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Start the stirrer. Then add 2.5 </w:t>
              </w:r>
              <w:r w:rsidRPr="00BB7730">
                <w:rPr>
                  <w:rFonts w:ascii="Times New Roman" w:eastAsia="等线" w:hAnsi="Times New Roman" w:cs="Times New Roman"/>
                  <w:color w:val="000000" w:themeColor="text1"/>
                  <w:sz w:val="18"/>
                  <w:szCs w:val="18"/>
                  <w:lang w:eastAsia="zh-CN"/>
                </w:rPr>
                <w:t>eq</w:t>
              </w:r>
              <w:r w:rsidRPr="00BB7730">
                <w:rPr>
                  <w:rFonts w:ascii="Times New Roman" w:eastAsia="等线" w:hAnsi="Times New Roman" w:cs="Times New Roman"/>
                  <w:color w:val="000000" w:themeColor="text1"/>
                  <w:sz w:val="18"/>
                  <w:szCs w:val="18"/>
                </w:rPr>
                <w:t>. Fmoc-L-Asn(Trt)-OH</w:t>
              </w:r>
              <w:r w:rsidRPr="00115847">
                <w:rPr>
                  <w:rFonts w:ascii="Times New Roman" w:eastAsia="等线" w:hAnsi="Times New Roman" w:cs="Times New Roman"/>
                  <w:color w:val="auto"/>
                  <w:sz w:val="18"/>
                  <w:szCs w:val="18"/>
                  <w:rPrChange w:id="12878" w:author="He Han" w:date="2026-10-27T15:41:00Z">
                    <w:rPr>
                      <w:rFonts w:ascii="Times New Roman" w:eastAsia="等线" w:hAnsi="Times New Roman" w:cs="Times New Roman"/>
                      <w:color w:val="000000" w:themeColor="text1"/>
                      <w:sz w:val="18"/>
                      <w:szCs w:val="18"/>
                    </w:rPr>
                  </w:rPrChange>
                </w:rPr>
                <w:t xml:space="preserve">. </w:t>
              </w:r>
            </w:ins>
            <w:ins w:id="12879" w:author="Xuning Wei12232" w:date="2026-09-05T19:50:00Z">
              <w:r w:rsidR="00473484" w:rsidRPr="00115847">
                <w:rPr>
                  <w:rFonts w:ascii="Times New Roman" w:eastAsia="等线" w:hAnsi="Times New Roman" w:cs="Times New Roman"/>
                  <w:color w:val="auto"/>
                  <w:sz w:val="18"/>
                  <w:szCs w:val="18"/>
                  <w:rPrChange w:id="12880" w:author="He Han" w:date="2026-10-27T15:41:00Z">
                    <w:rPr>
                      <w:rFonts w:ascii="Times New Roman" w:eastAsia="等线" w:hAnsi="Times New Roman" w:cs="Times New Roman"/>
                      <w:color w:val="FF0000"/>
                      <w:sz w:val="18"/>
                      <w:szCs w:val="18"/>
                    </w:rPr>
                  </w:rPrChange>
                </w:rPr>
                <w:t>Stir for at least 15 min.</w:t>
              </w:r>
            </w:ins>
            <w:ins w:id="12881" w:author="Xuning Wei12232" w:date="2026-07-27T20:34:00Z">
              <w:r w:rsidRPr="00115847">
                <w:rPr>
                  <w:rFonts w:ascii="Times New Roman" w:eastAsia="等线" w:hAnsi="Times New Roman" w:cs="Times New Roman"/>
                  <w:color w:val="auto"/>
                  <w:sz w:val="18"/>
                  <w:szCs w:val="18"/>
                  <w:lang w:eastAsia="zh-CN"/>
                  <w:rPrChange w:id="12882" w:author="He Han" w:date="2026-10-27T15:41:00Z">
                    <w:rPr>
                      <w:rFonts w:ascii="Times New Roman" w:eastAsia="等线" w:hAnsi="Times New Roman" w:cs="Times New Roman"/>
                      <w:color w:val="000000" w:themeColor="text1"/>
                      <w:sz w:val="18"/>
                      <w:szCs w:val="18"/>
                      <w:lang w:eastAsia="zh-CN"/>
                    </w:rPr>
                  </w:rPrChange>
                </w:rPr>
                <w:t xml:space="preserve"> </w:t>
              </w:r>
              <w:r w:rsidRPr="00BB7730">
                <w:rPr>
                  <w:rFonts w:ascii="Times New Roman" w:eastAsia="等线" w:hAnsi="Times New Roman" w:cs="Times New Roman"/>
                  <w:color w:val="000000" w:themeColor="text1"/>
                  <w:sz w:val="18"/>
                  <w:szCs w:val="18"/>
                  <w:lang w:eastAsia="zh-CN"/>
                </w:rPr>
                <w:br/>
                <w:t>2. Adjust</w:t>
              </w:r>
              <w:r w:rsidRPr="00BB7730">
                <w:rPr>
                  <w:rFonts w:ascii="Times New Roman" w:eastAsia="等线" w:hAnsi="Times New Roman" w:cs="Times New Roman"/>
                  <w:bCs w:val="0"/>
                  <w:color w:val="000000" w:themeColor="text1"/>
                  <w:sz w:val="18"/>
                  <w:szCs w:val="18"/>
                </w:rPr>
                <w:t xml:space="preserve"> the mixture to </w:t>
              </w:r>
              <w:r w:rsidRPr="00BB7730">
                <w:rPr>
                  <w:rFonts w:ascii="Times New Roman" w:eastAsia="等线" w:hAnsi="Times New Roman" w:cs="Times New Roman"/>
                  <w:bCs w:val="0"/>
                  <w:color w:val="000000" w:themeColor="text1"/>
                  <w:sz w:val="18"/>
                  <w:szCs w:val="18"/>
                  <w:lang w:eastAsia="zh-CN"/>
                </w:rPr>
                <w:t>20</w:t>
              </w:r>
              <w:r w:rsidRPr="00BB7730">
                <w:rPr>
                  <w:rFonts w:ascii="Times New Roman" w:eastAsia="等线" w:hAnsi="Times New Roman" w:cs="Times New Roman"/>
                  <w:bCs w:val="0"/>
                  <w:color w:val="000000" w:themeColor="text1"/>
                  <w:sz w:val="18"/>
                  <w:szCs w:val="18"/>
                </w:rPr>
                <w:t>±5</w:t>
              </w:r>
            </w:ins>
            <w:ins w:id="12883" w:author="Johan Granander" w:date="2026-07-28T13:40:00Z">
              <w:r w:rsidR="00723FF7" w:rsidRPr="00BB7730">
                <w:rPr>
                  <w:rFonts w:ascii="Times New Roman" w:eastAsia="等线" w:hAnsi="Times New Roman" w:cs="Times New Roman"/>
                  <w:bCs w:val="0"/>
                  <w:color w:val="000000" w:themeColor="text1"/>
                  <w:sz w:val="18"/>
                  <w:szCs w:val="18"/>
                </w:rPr>
                <w:t xml:space="preserve"> </w:t>
              </w:r>
            </w:ins>
            <w:ins w:id="12884" w:author="Xuning Wei12232" w:date="2026-07-27T20:34:00Z">
              <w:r w:rsidRPr="00BB7730">
                <w:rPr>
                  <w:rFonts w:ascii="Times New Roman" w:eastAsia="等线" w:hAnsi="Times New Roman" w:cs="Times New Roman"/>
                  <w:bCs w:val="0"/>
                  <w:color w:val="000000" w:themeColor="text1"/>
                  <w:sz w:val="18"/>
                  <w:szCs w:val="18"/>
                </w:rPr>
                <w:t>℃</w:t>
              </w:r>
              <w:r w:rsidRPr="00BB7730">
                <w:rPr>
                  <w:rFonts w:ascii="Times New Roman" w:eastAsia="等线" w:hAnsi="Times New Roman" w:cs="Times New Roman"/>
                  <w:color w:val="000000" w:themeColor="text1"/>
                  <w:sz w:val="18"/>
                  <w:szCs w:val="18"/>
                </w:rPr>
                <w:t xml:space="preserve">. Maintain for next operation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 xml:space="preserve">±5℃ (target: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Add 2.6 eq. </w:t>
              </w:r>
              <w:r w:rsidRPr="00BB7730">
                <w:rPr>
                  <w:rFonts w:ascii="Times New Roman" w:eastAsia="等线" w:hAnsi="Times New Roman" w:cs="Times New Roman"/>
                  <w:bCs w:val="0"/>
                  <w:color w:val="000000" w:themeColor="text1"/>
                  <w:sz w:val="18"/>
                  <w:szCs w:val="18"/>
                </w:rPr>
                <w:t>Oxyma Pure</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2885" w:author="Johan Granander" w:date="2026-07-28T13:41:00Z">
              <w:r w:rsidR="00723FF7" w:rsidRPr="00BB7730">
                <w:rPr>
                  <w:rFonts w:ascii="Times New Roman" w:eastAsia="等线" w:hAnsi="Times New Roman" w:cs="Times New Roman"/>
                  <w:color w:val="000000" w:themeColor="text1"/>
                  <w:sz w:val="18"/>
                  <w:szCs w:val="18"/>
                </w:rPr>
                <w:t xml:space="preserve"> </w:t>
              </w:r>
            </w:ins>
            <w:ins w:id="12886" w:author="Xuning Wei12232" w:date="2026-07-27T20:34: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2887" w:author="Johan Granander" w:date="2026-07-28T13:41:00Z">
              <w:r w:rsidR="00723FF7" w:rsidRPr="00BB7730">
                <w:rPr>
                  <w:rFonts w:ascii="Times New Roman" w:eastAsia="等线" w:hAnsi="Times New Roman" w:cs="Times New Roman"/>
                  <w:color w:val="000000" w:themeColor="text1"/>
                  <w:sz w:val="18"/>
                  <w:szCs w:val="18"/>
                  <w:lang w:eastAsia="zh-CN"/>
                </w:rPr>
                <w:t xml:space="preserve"> </w:t>
              </w:r>
            </w:ins>
            <w:ins w:id="12888" w:author="Xuning Wei12232" w:date="2026-07-27T20:34:00Z">
              <w:r w:rsidRPr="00BB7730">
                <w:rPr>
                  <w:rFonts w:ascii="Times New Roman" w:eastAsia="等线" w:hAnsi="Times New Roman" w:cs="Times New Roman"/>
                  <w:color w:val="000000" w:themeColor="text1"/>
                  <w:sz w:val="18"/>
                  <w:szCs w:val="18"/>
                </w:rPr>
                <w:t xml:space="preserve">℃), rinse the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with 2.0</w:t>
              </w:r>
              <w:del w:id="12889" w:author="Johan Granander" w:date="2026-07-28T13:41:00Z">
                <w:r w:rsidRPr="00BB7730" w:rsidDel="005231E1">
                  <w:rPr>
                    <w:rFonts w:ascii="Times New Roman" w:eastAsia="等线" w:hAnsi="Times New Roman" w:cs="Times New Roman"/>
                    <w:color w:val="000000" w:themeColor="text1"/>
                    <w:sz w:val="18"/>
                    <w:szCs w:val="18"/>
                  </w:rPr>
                  <w:delText xml:space="preserve"> v </w:delText>
                </w:r>
              </w:del>
            </w:ins>
            <w:ins w:id="12890" w:author="Johan Granander" w:date="2026-07-28T13:41:00Z">
              <w:r w:rsidR="005231E1" w:rsidRPr="00BB7730">
                <w:rPr>
                  <w:rFonts w:ascii="Times New Roman" w:eastAsia="等线" w:hAnsi="Times New Roman" w:cs="Times New Roman"/>
                  <w:color w:val="000000" w:themeColor="text1"/>
                  <w:sz w:val="18"/>
                  <w:szCs w:val="18"/>
                </w:rPr>
                <w:t xml:space="preserve">V </w:t>
              </w:r>
            </w:ins>
            <w:ins w:id="12891" w:author="Xuning Wei12232" w:date="2026-07-27T20:34:00Z">
              <w:r w:rsidRPr="00BB7730">
                <w:rPr>
                  <w:rFonts w:ascii="Times New Roman" w:eastAsia="等线" w:hAnsi="Times New Roman" w:cs="Times New Roman"/>
                  <w:color w:val="000000" w:themeColor="text1"/>
                  <w:sz w:val="18"/>
                  <w:szCs w:val="18"/>
                </w:rPr>
                <w:t>DMF (1.</w:t>
              </w:r>
            </w:ins>
            <w:ins w:id="12892" w:author="He Han" w:date="2026-10-27T15:41:00Z">
              <w:r w:rsidR="00115847">
                <w:rPr>
                  <w:rFonts w:ascii="Times New Roman" w:eastAsia="等线" w:hAnsi="Times New Roman" w:cs="Times New Roman"/>
                  <w:color w:val="000000" w:themeColor="text1"/>
                  <w:sz w:val="18"/>
                  <w:szCs w:val="18"/>
                </w:rPr>
                <w:t>90</w:t>
              </w:r>
            </w:ins>
            <w:ins w:id="12893" w:author="Xuning Wei12232" w:date="2026-07-27T20:34:00Z">
              <w:del w:id="12894" w:author="He Han" w:date="2026-10-27T15:41:00Z">
                <w:r w:rsidRPr="00BB7730" w:rsidDel="00115847">
                  <w:rPr>
                    <w:rFonts w:ascii="Times New Roman" w:eastAsia="等线" w:hAnsi="Times New Roman" w:cs="Times New Roman"/>
                    <w:color w:val="000000" w:themeColor="text1"/>
                    <w:sz w:val="18"/>
                    <w:szCs w:val="18"/>
                  </w:rPr>
                  <w:delText>896</w:delText>
                </w:r>
              </w:del>
              <w:r w:rsidRPr="00BB7730">
                <w:rPr>
                  <w:rFonts w:ascii="Times New Roman" w:eastAsia="等线" w:hAnsi="Times New Roman" w:cs="Times New Roman"/>
                  <w:color w:val="000000" w:themeColor="text1"/>
                  <w:sz w:val="18"/>
                  <w:szCs w:val="18"/>
                </w:rPr>
                <w:t xml:space="preserve"> kg/kg). Add 2.9 eq. DIC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the addition rate depends on temperature control. Activate for 20±5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2895" w:author="Johan Granander" w:date="2026-07-28T13:41:00Z">
              <w:r w:rsidR="005231E1" w:rsidRPr="00BB7730">
                <w:rPr>
                  <w:rFonts w:ascii="Times New Roman" w:eastAsia="等线" w:hAnsi="Times New Roman" w:cs="Times New Roman"/>
                  <w:color w:val="000000" w:themeColor="text1"/>
                  <w:sz w:val="18"/>
                  <w:szCs w:val="18"/>
                </w:rPr>
                <w:t xml:space="preserve"> </w:t>
              </w:r>
            </w:ins>
            <w:ins w:id="12896" w:author="Xuning Wei12232" w:date="2026-07-27T20:34: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2897" w:author="Johan Granander" w:date="2026-07-28T13:41:00Z">
              <w:r w:rsidR="005231E1" w:rsidRPr="00BB7730">
                <w:rPr>
                  <w:rFonts w:ascii="Times New Roman" w:eastAsia="等线" w:hAnsi="Times New Roman" w:cs="Times New Roman"/>
                  <w:color w:val="000000" w:themeColor="text1"/>
                  <w:sz w:val="18"/>
                  <w:szCs w:val="18"/>
                  <w:lang w:eastAsia="zh-CN"/>
                </w:rPr>
                <w:t xml:space="preserve"> </w:t>
              </w:r>
            </w:ins>
            <w:ins w:id="12898" w:author="Xuning Wei12232" w:date="2026-07-27T20:34: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仿宋_GB2312" w:hAnsi="Times New Roman" w:cs="Times New Roman"/>
                  <w:color w:val="000000" w:themeColor="text1"/>
                  <w:sz w:val="18"/>
                  <w:szCs w:val="18"/>
                  <w:lang w:eastAsia="zh-CN"/>
                </w:rPr>
                <w:t xml:space="preserve">1.0 V DMF (0.948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2899" w:author="Xuning Wei12232" w:date="2026-07-27T20:59:00Z">
              <w:tcPr>
                <w:tcW w:w="842" w:type="pct"/>
                <w:gridSpan w:val="3"/>
                <w:vMerge w:val="restart"/>
                <w:shd w:val="clear" w:color="auto" w:fill="FFFFFF" w:themeFill="background1"/>
                <w:vAlign w:val="center"/>
              </w:tcPr>
            </w:tcPrChange>
          </w:tcPr>
          <w:p w14:paraId="40040DAC" w14:textId="77777777" w:rsidR="00153539" w:rsidRPr="00BB7730" w:rsidRDefault="00153539">
            <w:pPr>
              <w:pStyle w:val="afc"/>
              <w:numPr>
                <w:ilvl w:val="0"/>
                <w:numId w:val="186"/>
              </w:numPr>
              <w:ind w:firstLineChars="0"/>
              <w:jc w:val="both"/>
              <w:rPr>
                <w:ins w:id="12900" w:author="He Han" w:date="2026-10-22T22:12:00Z"/>
                <w:rFonts w:ascii="Times New Roman" w:hAnsi="Times New Roman" w:cs="Times New Roman"/>
                <w:color w:val="auto"/>
                <w:sz w:val="18"/>
                <w:szCs w:val="18"/>
                <w:shd w:val="clear" w:color="auto" w:fill="FFFFFF"/>
              </w:rPr>
              <w:pPrChange w:id="12901" w:author="He Han" w:date="2026-10-22T22:14:00Z">
                <w:pPr>
                  <w:pStyle w:val="afc"/>
                  <w:numPr>
                    <w:numId w:val="161"/>
                  </w:numPr>
                  <w:ind w:left="420" w:firstLineChars="0" w:hanging="420"/>
                  <w:jc w:val="both"/>
                </w:pPr>
              </w:pPrChange>
            </w:pPr>
            <w:ins w:id="12902"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768D6370" w14:textId="77777777" w:rsidR="00153539" w:rsidRPr="00BB7730" w:rsidRDefault="00153539">
            <w:pPr>
              <w:pStyle w:val="afc"/>
              <w:numPr>
                <w:ilvl w:val="0"/>
                <w:numId w:val="186"/>
              </w:numPr>
              <w:ind w:firstLineChars="0"/>
              <w:jc w:val="both"/>
              <w:rPr>
                <w:ins w:id="12903" w:author="He Han" w:date="2026-10-22T22:12:00Z"/>
                <w:rFonts w:ascii="Times New Roman" w:hAnsi="Times New Roman" w:cs="Times New Roman"/>
                <w:color w:val="auto"/>
                <w:sz w:val="18"/>
                <w:szCs w:val="18"/>
                <w:shd w:val="clear" w:color="auto" w:fill="FFFFFF"/>
              </w:rPr>
              <w:pPrChange w:id="12904" w:author="He Han" w:date="2026-10-22T22:14:00Z">
                <w:pPr>
                  <w:pStyle w:val="afc"/>
                  <w:numPr>
                    <w:numId w:val="161"/>
                  </w:numPr>
                  <w:ind w:left="420" w:firstLineChars="0" w:hanging="420"/>
                  <w:jc w:val="both"/>
                </w:pPr>
              </w:pPrChange>
            </w:pPr>
            <w:ins w:id="12905" w:author="He Han" w:date="2026-10-22T22:12:00Z">
              <w:r w:rsidRPr="00BB7730">
                <w:rPr>
                  <w:rFonts w:ascii="Times New Roman" w:hAnsi="Times New Roman" w:cs="Times New Roman"/>
                  <w:color w:val="auto"/>
                  <w:sz w:val="18"/>
                  <w:szCs w:val="18"/>
                  <w:shd w:val="clear" w:color="auto" w:fill="FFFFFF"/>
                </w:rPr>
                <w:t>Agitator material: Hastelloy (C-276)</w:t>
              </w:r>
            </w:ins>
          </w:p>
          <w:p w14:paraId="292CA55E" w14:textId="77777777" w:rsidR="00153539" w:rsidRPr="00BB7730" w:rsidRDefault="00153539">
            <w:pPr>
              <w:pStyle w:val="afc"/>
              <w:numPr>
                <w:ilvl w:val="0"/>
                <w:numId w:val="186"/>
              </w:numPr>
              <w:ind w:firstLineChars="0"/>
              <w:jc w:val="both"/>
              <w:rPr>
                <w:ins w:id="12906" w:author="He Han" w:date="2026-10-22T22:12:00Z"/>
                <w:rFonts w:ascii="Times New Roman" w:hAnsi="Times New Roman" w:cs="Times New Roman"/>
                <w:color w:val="auto"/>
                <w:sz w:val="18"/>
                <w:szCs w:val="18"/>
                <w:shd w:val="clear" w:color="auto" w:fill="FFFFFF"/>
              </w:rPr>
              <w:pPrChange w:id="12907" w:author="He Han" w:date="2026-10-22T22:14:00Z">
                <w:pPr>
                  <w:pStyle w:val="afc"/>
                  <w:numPr>
                    <w:numId w:val="161"/>
                  </w:numPr>
                  <w:ind w:left="420" w:firstLineChars="0" w:hanging="420"/>
                  <w:jc w:val="both"/>
                </w:pPr>
              </w:pPrChange>
            </w:pPr>
            <w:ins w:id="12908" w:author="He Han" w:date="2026-10-22T22:12:00Z">
              <w:r w:rsidRPr="00BB7730">
                <w:rPr>
                  <w:rFonts w:ascii="Times New Roman" w:hAnsi="Times New Roman" w:cs="Times New Roman"/>
                  <w:color w:val="auto"/>
                  <w:sz w:val="18"/>
                  <w:szCs w:val="18"/>
                  <w:shd w:val="clear" w:color="auto" w:fill="FFFFFF"/>
                </w:rPr>
                <w:t>Sight glass: Glass</w:t>
              </w:r>
            </w:ins>
          </w:p>
          <w:p w14:paraId="30D0CD5C" w14:textId="77777777" w:rsidR="00153539" w:rsidRPr="00BB7730" w:rsidRDefault="00153539">
            <w:pPr>
              <w:pStyle w:val="afc"/>
              <w:numPr>
                <w:ilvl w:val="0"/>
                <w:numId w:val="186"/>
              </w:numPr>
              <w:ind w:firstLineChars="0"/>
              <w:jc w:val="both"/>
              <w:rPr>
                <w:ins w:id="12909" w:author="He Han" w:date="2026-10-22T22:12:00Z"/>
                <w:rFonts w:ascii="Times New Roman" w:hAnsi="Times New Roman" w:cs="Times New Roman"/>
                <w:color w:val="auto"/>
                <w:sz w:val="18"/>
                <w:szCs w:val="18"/>
                <w:shd w:val="clear" w:color="auto" w:fill="FFFFFF"/>
              </w:rPr>
              <w:pPrChange w:id="12910" w:author="He Han" w:date="2026-10-22T22:14:00Z">
                <w:pPr>
                  <w:pStyle w:val="afc"/>
                  <w:numPr>
                    <w:numId w:val="161"/>
                  </w:numPr>
                  <w:ind w:left="420" w:firstLineChars="0" w:hanging="420"/>
                  <w:jc w:val="both"/>
                </w:pPr>
              </w:pPrChange>
            </w:pPr>
            <w:ins w:id="12911"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5562FD77" w14:textId="77777777" w:rsidR="00153539" w:rsidRPr="00BB7730" w:rsidRDefault="00153539">
            <w:pPr>
              <w:pStyle w:val="afc"/>
              <w:numPr>
                <w:ilvl w:val="0"/>
                <w:numId w:val="186"/>
              </w:numPr>
              <w:ind w:firstLineChars="0"/>
              <w:jc w:val="both"/>
              <w:rPr>
                <w:ins w:id="12912" w:author="He Han" w:date="2026-10-22T22:12:00Z"/>
                <w:rFonts w:ascii="Times New Roman" w:hAnsi="Times New Roman" w:cs="Times New Roman"/>
                <w:color w:val="auto"/>
                <w:sz w:val="18"/>
                <w:szCs w:val="18"/>
                <w:shd w:val="clear" w:color="auto" w:fill="FFFFFF"/>
              </w:rPr>
              <w:pPrChange w:id="12913" w:author="He Han" w:date="2026-10-22T22:14:00Z">
                <w:pPr>
                  <w:pStyle w:val="afc"/>
                  <w:numPr>
                    <w:numId w:val="161"/>
                  </w:numPr>
                  <w:ind w:left="420" w:firstLineChars="0" w:hanging="420"/>
                  <w:jc w:val="both"/>
                </w:pPr>
              </w:pPrChange>
            </w:pPr>
            <w:ins w:id="12914"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51A29D2A" w14:textId="77777777" w:rsidR="00153539" w:rsidRPr="00BB7730" w:rsidRDefault="00153539">
            <w:pPr>
              <w:pStyle w:val="afc"/>
              <w:numPr>
                <w:ilvl w:val="0"/>
                <w:numId w:val="186"/>
              </w:numPr>
              <w:ind w:firstLineChars="0"/>
              <w:jc w:val="both"/>
              <w:rPr>
                <w:ins w:id="12915" w:author="He Han" w:date="2026-10-22T22:12:00Z"/>
                <w:rFonts w:ascii="Times New Roman" w:hAnsi="Times New Roman" w:cs="Times New Roman"/>
                <w:color w:val="auto"/>
                <w:sz w:val="18"/>
                <w:szCs w:val="18"/>
                <w:shd w:val="clear" w:color="auto" w:fill="FFFFFF"/>
              </w:rPr>
              <w:pPrChange w:id="12916" w:author="He Han" w:date="2026-10-22T22:14:00Z">
                <w:pPr>
                  <w:pStyle w:val="afc"/>
                  <w:numPr>
                    <w:numId w:val="161"/>
                  </w:numPr>
                  <w:ind w:left="420" w:firstLineChars="0" w:hanging="420"/>
                  <w:jc w:val="both"/>
                </w:pPr>
              </w:pPrChange>
            </w:pPr>
            <w:ins w:id="12917" w:author="He Han" w:date="2026-10-22T22:12:00Z">
              <w:r w:rsidRPr="00BB7730">
                <w:rPr>
                  <w:rFonts w:ascii="Times New Roman" w:hAnsi="Times New Roman" w:cs="Times New Roman"/>
                  <w:color w:val="auto"/>
                  <w:sz w:val="18"/>
                  <w:szCs w:val="18"/>
                  <w:shd w:val="clear" w:color="auto" w:fill="FFFFFF"/>
                </w:rPr>
                <w:t>Sealing ring: PTFE</w:t>
              </w:r>
            </w:ins>
          </w:p>
          <w:p w14:paraId="6674336A" w14:textId="77777777" w:rsidR="00153539" w:rsidRPr="00BB7730" w:rsidRDefault="00153539">
            <w:pPr>
              <w:pStyle w:val="afc"/>
              <w:numPr>
                <w:ilvl w:val="0"/>
                <w:numId w:val="186"/>
              </w:numPr>
              <w:ind w:firstLineChars="0"/>
              <w:jc w:val="both"/>
              <w:rPr>
                <w:ins w:id="12918" w:author="He Han" w:date="2026-10-22T22:12:00Z"/>
                <w:rFonts w:ascii="Times New Roman" w:hAnsi="Times New Roman" w:cs="Times New Roman"/>
                <w:color w:val="auto"/>
                <w:sz w:val="18"/>
                <w:szCs w:val="18"/>
                <w:shd w:val="clear" w:color="auto" w:fill="FFFFFF"/>
              </w:rPr>
              <w:pPrChange w:id="12919" w:author="He Han" w:date="2026-10-22T22:14:00Z">
                <w:pPr>
                  <w:pStyle w:val="afc"/>
                  <w:numPr>
                    <w:numId w:val="161"/>
                  </w:numPr>
                  <w:ind w:left="420" w:firstLineChars="0" w:hanging="420"/>
                  <w:jc w:val="both"/>
                </w:pPr>
              </w:pPrChange>
            </w:pPr>
            <w:ins w:id="12920" w:author="He Han" w:date="2026-10-22T22:12:00Z">
              <w:r w:rsidRPr="00BB7730">
                <w:rPr>
                  <w:rFonts w:ascii="Times New Roman" w:hAnsi="Times New Roman" w:cs="Times New Roman"/>
                  <w:color w:val="auto"/>
                  <w:sz w:val="18"/>
                  <w:szCs w:val="18"/>
                  <w:shd w:val="clear" w:color="auto" w:fill="FFFFFF"/>
                </w:rPr>
                <w:t>Mass flow meter: SS</w:t>
              </w:r>
            </w:ins>
          </w:p>
          <w:p w14:paraId="12E55D93" w14:textId="77777777" w:rsidR="00153539" w:rsidRPr="00BB7730" w:rsidRDefault="00153539">
            <w:pPr>
              <w:pStyle w:val="afc"/>
              <w:numPr>
                <w:ilvl w:val="0"/>
                <w:numId w:val="186"/>
              </w:numPr>
              <w:ind w:firstLineChars="0"/>
              <w:jc w:val="both"/>
              <w:rPr>
                <w:ins w:id="12921" w:author="He Han" w:date="2026-10-22T22:12:00Z"/>
                <w:rFonts w:ascii="Times New Roman" w:hAnsi="Times New Roman" w:cs="Times New Roman"/>
                <w:color w:val="auto"/>
                <w:sz w:val="18"/>
                <w:szCs w:val="18"/>
                <w:shd w:val="clear" w:color="auto" w:fill="FFFFFF"/>
              </w:rPr>
              <w:pPrChange w:id="12922" w:author="He Han" w:date="2026-10-22T22:14:00Z">
                <w:pPr>
                  <w:pStyle w:val="afc"/>
                  <w:numPr>
                    <w:numId w:val="161"/>
                  </w:numPr>
                  <w:ind w:left="420" w:firstLineChars="0" w:hanging="420"/>
                  <w:jc w:val="both"/>
                </w:pPr>
              </w:pPrChange>
            </w:pPr>
            <w:ins w:id="12923"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044391BE" w14:textId="77777777" w:rsidR="00153539" w:rsidRPr="00BB7730" w:rsidRDefault="00153539">
            <w:pPr>
              <w:pStyle w:val="afc"/>
              <w:numPr>
                <w:ilvl w:val="0"/>
                <w:numId w:val="186"/>
              </w:numPr>
              <w:ind w:firstLineChars="0"/>
              <w:jc w:val="both"/>
              <w:rPr>
                <w:ins w:id="12924" w:author="He Han" w:date="2026-10-22T22:12:00Z"/>
                <w:rFonts w:ascii="Times New Roman" w:eastAsiaTheme="minorEastAsia" w:hAnsi="Times New Roman" w:cs="Times New Roman"/>
                <w:color w:val="auto"/>
                <w:sz w:val="18"/>
                <w:szCs w:val="18"/>
                <w:shd w:val="clear" w:color="auto" w:fill="FFFFFF"/>
                <w:lang w:eastAsia="zh-CN"/>
              </w:rPr>
              <w:pPrChange w:id="12925" w:author="He Han" w:date="2026-10-22T22:14:00Z">
                <w:pPr>
                  <w:pStyle w:val="afc"/>
                  <w:numPr>
                    <w:numId w:val="161"/>
                  </w:numPr>
                  <w:ind w:left="420" w:firstLineChars="0" w:hanging="420"/>
                  <w:jc w:val="both"/>
                </w:pPr>
              </w:pPrChange>
            </w:pPr>
            <w:ins w:id="12926"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2F3AE87C" w14:textId="77777777" w:rsidR="00153539" w:rsidRPr="00BB7730" w:rsidRDefault="00153539">
            <w:pPr>
              <w:pStyle w:val="afc"/>
              <w:numPr>
                <w:ilvl w:val="0"/>
                <w:numId w:val="186"/>
              </w:numPr>
              <w:ind w:firstLineChars="0"/>
              <w:jc w:val="both"/>
              <w:rPr>
                <w:ins w:id="12927" w:author="He Han" w:date="2026-10-22T22:12:00Z"/>
                <w:rFonts w:ascii="Times New Roman" w:eastAsiaTheme="minorEastAsia" w:hAnsi="Times New Roman" w:cs="Times New Roman"/>
                <w:bCs w:val="0"/>
                <w:color w:val="auto"/>
                <w:sz w:val="18"/>
                <w:szCs w:val="18"/>
                <w:shd w:val="clear" w:color="auto" w:fill="FFFFFF"/>
                <w:lang w:eastAsia="zh-CN"/>
              </w:rPr>
              <w:pPrChange w:id="12928" w:author="He Han" w:date="2026-10-22T22:14:00Z">
                <w:pPr>
                  <w:pStyle w:val="afc"/>
                  <w:numPr>
                    <w:numId w:val="161"/>
                  </w:numPr>
                  <w:ind w:left="420" w:firstLineChars="0" w:hanging="420"/>
                  <w:jc w:val="both"/>
                </w:pPr>
              </w:pPrChange>
            </w:pPr>
            <w:ins w:id="12929"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01F5BB50" w14:textId="1C605087" w:rsidR="00153539" w:rsidRPr="00BB7730" w:rsidRDefault="00153539">
            <w:pPr>
              <w:pStyle w:val="afc"/>
              <w:numPr>
                <w:ilvl w:val="0"/>
                <w:numId w:val="186"/>
              </w:numPr>
              <w:ind w:firstLineChars="0"/>
              <w:jc w:val="both"/>
              <w:rPr>
                <w:ins w:id="12930" w:author="He Han" w:date="2026-10-22T22:14:00Z"/>
                <w:rFonts w:ascii="Times New Roman" w:hAnsi="Times New Roman" w:cs="Times New Roman"/>
                <w:color w:val="0000FF"/>
                <w:sz w:val="18"/>
                <w:szCs w:val="18"/>
                <w:shd w:val="clear" w:color="auto" w:fill="FFFFFF"/>
              </w:rPr>
              <w:pPrChange w:id="12931" w:author="He Han" w:date="2026-10-22T22:14:00Z">
                <w:pPr>
                  <w:pStyle w:val="afc"/>
                  <w:numPr>
                    <w:numId w:val="161"/>
                  </w:numPr>
                  <w:ind w:left="420" w:firstLineChars="0" w:hanging="420"/>
                  <w:jc w:val="both"/>
                </w:pPr>
              </w:pPrChange>
            </w:pPr>
            <w:ins w:id="12932"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35FE0DCE" w14:textId="612756ED" w:rsidR="00153539" w:rsidRPr="00BB7730" w:rsidRDefault="00153539">
            <w:pPr>
              <w:pStyle w:val="afc"/>
              <w:numPr>
                <w:ilvl w:val="0"/>
                <w:numId w:val="186"/>
              </w:numPr>
              <w:ind w:firstLineChars="0"/>
              <w:jc w:val="both"/>
              <w:rPr>
                <w:ins w:id="12933" w:author="He Han" w:date="2026-10-22T22:12:00Z"/>
                <w:rFonts w:ascii="Times New Roman" w:hAnsi="Times New Roman" w:cs="Times New Roman"/>
                <w:color w:val="0000FF"/>
                <w:sz w:val="18"/>
                <w:szCs w:val="18"/>
                <w:shd w:val="clear" w:color="auto" w:fill="FFFFFF"/>
              </w:rPr>
              <w:pPrChange w:id="12934" w:author="He Han" w:date="2026-10-22T22:14:00Z">
                <w:pPr>
                  <w:pStyle w:val="afc"/>
                  <w:numPr>
                    <w:numId w:val="161"/>
                  </w:numPr>
                  <w:ind w:left="420" w:firstLineChars="0" w:hanging="420"/>
                  <w:jc w:val="both"/>
                </w:pPr>
              </w:pPrChange>
            </w:pPr>
            <w:ins w:id="12935" w:author="He Han" w:date="2026-10-22T22:15: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34D7F5D1" w14:textId="0D76F150" w:rsidR="0026505D" w:rsidRPr="00BB7730" w:rsidDel="00153539" w:rsidRDefault="0026505D" w:rsidP="00153539">
            <w:pPr>
              <w:rPr>
                <w:ins w:id="12936" w:author="Xuning Wei12232" w:date="2026-07-27T20:51:00Z"/>
                <w:del w:id="12937" w:author="He Han" w:date="2026-10-22T22:12:00Z"/>
                <w:rFonts w:ascii="Times New Roman" w:hAnsi="Times New Roman" w:cs="Times New Roman"/>
                <w:color w:val="auto"/>
                <w:sz w:val="18"/>
                <w:szCs w:val="18"/>
                <w:shd w:val="clear" w:color="auto" w:fill="FFFFFF"/>
              </w:rPr>
            </w:pPr>
            <w:ins w:id="12938" w:author="Xuning Wei12232" w:date="2026-07-27T20:51:00Z">
              <w:del w:id="12939" w:author="He Han" w:date="2026-10-12T14:35:00Z">
                <w:r w:rsidRPr="00BB7730" w:rsidDel="006379C0">
                  <w:rPr>
                    <w:rFonts w:ascii="Times New Roman" w:hAnsi="Times New Roman" w:cs="Times New Roman"/>
                    <w:color w:val="auto"/>
                    <w:sz w:val="18"/>
                    <w:szCs w:val="18"/>
                    <w:shd w:val="clear" w:color="auto" w:fill="FFFFFF"/>
                  </w:rPr>
                  <w:delText>Tank material:</w:delText>
                </w:r>
              </w:del>
              <w:del w:id="12940"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5BFE311C" w14:textId="6D7B9AE8" w:rsidR="0026505D" w:rsidRPr="00BB7730" w:rsidDel="00153539" w:rsidRDefault="0026505D" w:rsidP="0026505D">
            <w:pPr>
              <w:rPr>
                <w:ins w:id="12941" w:author="Xuning Wei12232" w:date="2026-07-27T20:51:00Z"/>
                <w:del w:id="12942" w:author="He Han" w:date="2026-10-22T22:12:00Z"/>
                <w:rFonts w:ascii="Times New Roman" w:hAnsi="Times New Roman" w:cs="Times New Roman"/>
                <w:color w:val="auto"/>
                <w:sz w:val="18"/>
                <w:szCs w:val="18"/>
                <w:shd w:val="clear" w:color="auto" w:fill="FFFFFF"/>
              </w:rPr>
            </w:pPr>
            <w:ins w:id="12943" w:author="Xuning Wei12232" w:date="2026-07-27T20:51:00Z">
              <w:del w:id="12944"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41AEE560" w14:textId="39F2A94C" w:rsidR="0026505D" w:rsidRPr="00BB7730" w:rsidDel="00153539" w:rsidRDefault="0026505D" w:rsidP="0026505D">
            <w:pPr>
              <w:rPr>
                <w:ins w:id="12945" w:author="Xuning Wei12232" w:date="2026-07-27T20:51:00Z"/>
                <w:del w:id="12946" w:author="He Han" w:date="2026-10-22T22:12:00Z"/>
                <w:rFonts w:ascii="Times New Roman" w:hAnsi="Times New Roman" w:cs="Times New Roman"/>
                <w:color w:val="auto"/>
                <w:sz w:val="18"/>
                <w:szCs w:val="18"/>
                <w:shd w:val="clear" w:color="auto" w:fill="FFFFFF"/>
              </w:rPr>
            </w:pPr>
            <w:ins w:id="12947" w:author="Xuning Wei12232" w:date="2026-07-27T20:51:00Z">
              <w:del w:id="12948"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6DA2646C" w14:textId="2D559B8E" w:rsidR="0026505D" w:rsidRPr="00BB7730" w:rsidDel="00153539" w:rsidRDefault="0026505D" w:rsidP="0026505D">
            <w:pPr>
              <w:rPr>
                <w:ins w:id="12949" w:author="Xuning Wei12232" w:date="2026-07-27T20:51:00Z"/>
                <w:del w:id="12950" w:author="He Han" w:date="2026-10-22T22:12:00Z"/>
                <w:rFonts w:ascii="Times New Roman" w:hAnsi="Times New Roman" w:cs="Times New Roman"/>
                <w:color w:val="auto"/>
                <w:sz w:val="18"/>
                <w:szCs w:val="18"/>
                <w:shd w:val="clear" w:color="auto" w:fill="FFFFFF"/>
              </w:rPr>
            </w:pPr>
            <w:ins w:id="12951" w:author="Xuning Wei12232" w:date="2026-07-27T20:51:00Z">
              <w:del w:id="12952"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09F36731" w14:textId="483D7359" w:rsidR="0026505D" w:rsidRPr="00BB7730" w:rsidDel="00153539" w:rsidRDefault="0026505D" w:rsidP="0026505D">
            <w:pPr>
              <w:rPr>
                <w:ins w:id="12953" w:author="Xuning Wei12232" w:date="2026-07-27T20:51:00Z"/>
                <w:del w:id="12954" w:author="He Han" w:date="2026-10-22T22:12:00Z"/>
                <w:rFonts w:ascii="Times New Roman" w:hAnsi="Times New Roman" w:cs="Times New Roman"/>
                <w:color w:val="auto"/>
                <w:sz w:val="18"/>
                <w:szCs w:val="18"/>
                <w:shd w:val="clear" w:color="auto" w:fill="FFFFFF"/>
              </w:rPr>
            </w:pPr>
            <w:ins w:id="12955" w:author="Xuning Wei12232" w:date="2026-07-27T20:51:00Z">
              <w:del w:id="12956"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59CA8244" w14:textId="05ACCDA4" w:rsidR="0026505D" w:rsidRPr="00BB7730" w:rsidDel="00153539" w:rsidRDefault="0026505D" w:rsidP="0026505D">
            <w:pPr>
              <w:rPr>
                <w:ins w:id="12957" w:author="Xuning Wei12232" w:date="2026-07-27T20:51:00Z"/>
                <w:del w:id="12958" w:author="He Han" w:date="2026-10-22T22:12:00Z"/>
                <w:rFonts w:ascii="Times New Roman" w:hAnsi="Times New Roman" w:cs="Times New Roman"/>
                <w:color w:val="auto"/>
                <w:sz w:val="18"/>
                <w:szCs w:val="18"/>
                <w:shd w:val="clear" w:color="auto" w:fill="FFFFFF"/>
              </w:rPr>
            </w:pPr>
            <w:ins w:id="12959" w:author="Xuning Wei12232" w:date="2026-07-27T20:51:00Z">
              <w:del w:id="12960"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2961" w:author="He Han" w:date="2026-10-12T15:00:00Z">
                <w:r w:rsidRPr="00BB7730" w:rsidDel="00E54036">
                  <w:rPr>
                    <w:rFonts w:ascii="Times New Roman" w:hAnsi="Times New Roman" w:cs="Times New Roman"/>
                    <w:color w:val="auto"/>
                    <w:sz w:val="18"/>
                    <w:szCs w:val="18"/>
                    <w:shd w:val="clear" w:color="auto" w:fill="FFFFFF"/>
                  </w:rPr>
                  <w:delText>304 &amp; 316L</w:delText>
                </w:r>
              </w:del>
            </w:ins>
          </w:p>
          <w:p w14:paraId="48F43EC6" w14:textId="32967317" w:rsidR="0026505D" w:rsidRPr="00BB7730" w:rsidDel="00153539" w:rsidRDefault="0026505D" w:rsidP="0026505D">
            <w:pPr>
              <w:rPr>
                <w:ins w:id="12962" w:author="Xuning Wei12232" w:date="2026-07-27T20:51:00Z"/>
                <w:del w:id="12963" w:author="He Han" w:date="2026-10-22T22:12:00Z"/>
                <w:rFonts w:ascii="Times New Roman" w:eastAsiaTheme="minorEastAsia" w:hAnsi="Times New Roman" w:cs="Times New Roman"/>
                <w:color w:val="auto"/>
                <w:sz w:val="18"/>
                <w:szCs w:val="18"/>
                <w:shd w:val="clear" w:color="auto" w:fill="FFFFFF"/>
                <w:lang w:eastAsia="zh-CN"/>
              </w:rPr>
            </w:pPr>
            <w:ins w:id="12964" w:author="Xuning Wei12232" w:date="2026-07-27T20:51:00Z">
              <w:del w:id="12965"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5D190420" w14:textId="74186DC8" w:rsidR="0026505D" w:rsidRPr="00BB7730" w:rsidDel="00153539" w:rsidRDefault="0026505D" w:rsidP="0026505D">
            <w:pPr>
              <w:rPr>
                <w:ins w:id="12966" w:author="Xuning Wei12232" w:date="2026-07-27T20:51:00Z"/>
                <w:del w:id="12967" w:author="He Han" w:date="2026-10-22T22:12:00Z"/>
                <w:rFonts w:ascii="Times New Roman" w:eastAsiaTheme="minorEastAsia" w:hAnsi="Times New Roman" w:cs="Times New Roman"/>
                <w:bCs w:val="0"/>
                <w:color w:val="auto"/>
                <w:sz w:val="18"/>
                <w:szCs w:val="18"/>
                <w:shd w:val="clear" w:color="auto" w:fill="FFFFFF"/>
                <w:lang w:eastAsia="zh-CN"/>
              </w:rPr>
            </w:pPr>
            <w:ins w:id="12968" w:author="Xuning Wei12232" w:date="2026-07-27T20:51:00Z">
              <w:del w:id="12969"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4D117AB6" w14:textId="69821F9F" w:rsidR="0026505D" w:rsidRPr="00BB7730" w:rsidRDefault="0026505D" w:rsidP="0026505D">
            <w:pPr>
              <w:jc w:val="both"/>
              <w:rPr>
                <w:ins w:id="12970" w:author="Xuning Wei12232" w:date="2026-07-27T20:26:00Z"/>
                <w:rFonts w:ascii="Times New Roman" w:eastAsia="仿宋_GB2312" w:hAnsi="Times New Roman" w:cs="Times New Roman"/>
                <w:color w:val="auto"/>
                <w:sz w:val="18"/>
                <w:szCs w:val="18"/>
                <w:lang w:eastAsia="zh-CN" w:bidi="ar"/>
              </w:rPr>
            </w:pPr>
            <w:ins w:id="12971" w:author="Xuning Wei12232" w:date="2026-07-27T20:51:00Z">
              <w:del w:id="12972" w:author="He Han" w:date="2026-10-22T22:12:00Z">
                <w:r w:rsidRPr="00BB7730" w:rsidDel="00153539">
                  <w:rPr>
                    <w:rFonts w:ascii="Times New Roman" w:hAnsi="Times New Roman" w:cs="Times New Roman"/>
                    <w:color w:val="0000FF"/>
                    <w:sz w:val="18"/>
                    <w:szCs w:val="18"/>
                  </w:rPr>
                  <w:delText xml:space="preserve">Mechanical seal: </w:delText>
                </w:r>
              </w:del>
              <w:del w:id="12973" w:author="He Han" w:date="2026-10-12T15:00:00Z">
                <w:r w:rsidRPr="00BB7730" w:rsidDel="00E54036">
                  <w:rPr>
                    <w:rFonts w:ascii="Times New Roman" w:hAnsi="Times New Roman" w:cs="Times New Roman"/>
                    <w:color w:val="0000FF"/>
                    <w:sz w:val="18"/>
                    <w:szCs w:val="18"/>
                    <w:shd w:val="clear" w:color="auto" w:fill="FFFFFF"/>
                  </w:rPr>
                  <w:delText xml:space="preserve">304SS </w:delText>
                </w:r>
              </w:del>
              <w:del w:id="12974" w:author="He Han" w:date="2026-10-22T22:12:00Z">
                <w:r w:rsidRPr="00BB7730" w:rsidDel="00153539">
                  <w:rPr>
                    <w:rFonts w:ascii="Times New Roman" w:hAnsi="Times New Roman" w:cs="Times New Roman"/>
                    <w:color w:val="0000FF"/>
                    <w:sz w:val="18"/>
                    <w:szCs w:val="18"/>
                    <w:shd w:val="clear" w:color="auto" w:fill="FFFFFF"/>
                  </w:rPr>
                  <w:delText>&amp; PTFE &amp; FFKM Gloves:</w:delText>
                </w:r>
              </w:del>
              <w:del w:id="12975" w:author="He Han" w:date="2026-10-19T16:46:00Z">
                <w:r w:rsidRPr="00BB7730" w:rsidDel="00467D71">
                  <w:rPr>
                    <w:rFonts w:ascii="Times New Roman" w:hAnsi="Times New Roman" w:cs="Times New Roman"/>
                    <w:color w:val="0000FF"/>
                    <w:sz w:val="18"/>
                    <w:szCs w:val="18"/>
                    <w:shd w:val="clear" w:color="auto" w:fill="FFFFFF"/>
                  </w:rPr>
                  <w:delText xml:space="preserve"> CSPE</w:delText>
                </w:r>
              </w:del>
            </w:ins>
          </w:p>
        </w:tc>
        <w:tc>
          <w:tcPr>
            <w:tcW w:w="346" w:type="pct"/>
            <w:vMerge w:val="restart"/>
            <w:shd w:val="clear" w:color="auto" w:fill="FFFFFF" w:themeFill="background1"/>
            <w:vAlign w:val="center"/>
            <w:tcPrChange w:id="12976" w:author="Xuning Wei12232" w:date="2026-07-27T20:59:00Z">
              <w:tcPr>
                <w:tcW w:w="346" w:type="pct"/>
                <w:gridSpan w:val="3"/>
                <w:vMerge w:val="restart"/>
                <w:shd w:val="clear" w:color="auto" w:fill="FFFFFF" w:themeFill="background1"/>
                <w:vAlign w:val="center"/>
              </w:tcPr>
            </w:tcPrChange>
          </w:tcPr>
          <w:p w14:paraId="329D6811" w14:textId="77777777" w:rsidR="0026505D" w:rsidRPr="00BB7730" w:rsidRDefault="0026505D" w:rsidP="0026505D">
            <w:pPr>
              <w:jc w:val="both"/>
              <w:rPr>
                <w:ins w:id="12977" w:author="Xuning Wei12232" w:date="2026-07-27T20:26:00Z"/>
                <w:rFonts w:ascii="Times New Roman" w:eastAsia="仿宋_GB2312" w:hAnsi="Times New Roman" w:cs="Times New Roman"/>
                <w:color w:val="auto"/>
                <w:sz w:val="18"/>
                <w:szCs w:val="18"/>
                <w:lang w:eastAsia="zh-CN" w:bidi="ar"/>
              </w:rPr>
            </w:pPr>
            <w:ins w:id="12978" w:author="Xuning Wei12232" w:date="2026-07-27T20:26: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2979" w:author="Xuning Wei12232" w:date="2026-07-27T20:59:00Z">
              <w:tcPr>
                <w:tcW w:w="396" w:type="pct"/>
                <w:gridSpan w:val="3"/>
                <w:vMerge w:val="restart"/>
                <w:shd w:val="clear" w:color="auto" w:fill="FFFFFF" w:themeFill="background1"/>
                <w:vAlign w:val="center"/>
              </w:tcPr>
            </w:tcPrChange>
          </w:tcPr>
          <w:p w14:paraId="5BAE26BF" w14:textId="77777777" w:rsidR="0026505D" w:rsidRPr="00BB7730" w:rsidRDefault="0026505D" w:rsidP="0026505D">
            <w:pPr>
              <w:jc w:val="both"/>
              <w:rPr>
                <w:ins w:id="12980" w:author="Xuning Wei12232" w:date="2026-07-27T20:26:00Z"/>
                <w:rFonts w:ascii="Times New Roman" w:eastAsia="仿宋_GB2312" w:hAnsi="Times New Roman" w:cs="Times New Roman"/>
                <w:color w:val="auto"/>
                <w:sz w:val="18"/>
                <w:szCs w:val="18"/>
                <w:lang w:eastAsia="zh-CN" w:bidi="ar"/>
              </w:rPr>
            </w:pPr>
            <w:ins w:id="12981" w:author="Xuning Wei12232" w:date="2026-07-27T20:26: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2982" w:author="Xuning Wei12232" w:date="2026-07-27T20:59:00Z">
              <w:tcPr>
                <w:tcW w:w="335" w:type="pct"/>
                <w:gridSpan w:val="2"/>
                <w:vAlign w:val="center"/>
              </w:tcPr>
            </w:tcPrChange>
          </w:tcPr>
          <w:p w14:paraId="43114DAB" w14:textId="77777777" w:rsidR="0026505D" w:rsidRPr="00BB7730" w:rsidRDefault="003E162E" w:rsidP="0026505D">
            <w:pPr>
              <w:jc w:val="both"/>
              <w:rPr>
                <w:ins w:id="12983" w:author="Xuning Wei12232" w:date="2026-07-27T20:26:00Z"/>
                <w:rFonts w:ascii="Times New Roman" w:eastAsia="仿宋_GB2312" w:hAnsi="Times New Roman" w:cs="Times New Roman"/>
                <w:color w:val="auto"/>
                <w:sz w:val="18"/>
                <w:szCs w:val="18"/>
                <w:lang w:eastAsia="zh-CN" w:bidi="ar"/>
              </w:rPr>
            </w:pPr>
            <w:customXmlInsRangeStart w:id="12984" w:author="Xuning Wei12232" w:date="2026-07-27T20:26:00Z"/>
            <w:sdt>
              <w:sdtPr>
                <w:rPr>
                  <w:rFonts w:ascii="Times New Roman" w:eastAsia="仿宋_GB2312" w:hAnsi="Times New Roman" w:cs="Times New Roman"/>
                  <w:color w:val="auto"/>
                  <w:sz w:val="18"/>
                  <w:szCs w:val="18"/>
                  <w:lang w:eastAsia="zh-CN" w:bidi="ar"/>
                </w:rPr>
                <w:id w:val="1389294599"/>
                <w14:checkbox>
                  <w14:checked w14:val="1"/>
                  <w14:checkedState w14:val="2612" w14:font="MS Gothic"/>
                  <w14:uncheckedState w14:val="2610" w14:font="MS Gothic"/>
                </w14:checkbox>
              </w:sdtPr>
              <w:sdtEndPr/>
              <w:sdtContent>
                <w:customXmlInsRangeEnd w:id="12984"/>
                <w:ins w:id="12985" w:author="Xuning Wei12232" w:date="2026-07-27T20:26:00Z">
                  <w:r w:rsidR="0026505D" w:rsidRPr="00BB7730">
                    <w:rPr>
                      <w:rFonts w:ascii="Segoe UI Symbol" w:eastAsia="仿宋_GB2312" w:hAnsi="Segoe UI Symbol" w:cs="Segoe UI Symbol"/>
                      <w:color w:val="auto"/>
                      <w:sz w:val="18"/>
                      <w:szCs w:val="18"/>
                      <w:lang w:eastAsia="zh-CN" w:bidi="ar"/>
                    </w:rPr>
                    <w:t>☒</w:t>
                  </w:r>
                </w:ins>
                <w:customXmlInsRangeStart w:id="12986" w:author="Xuning Wei12232" w:date="2026-07-27T20:26:00Z"/>
              </w:sdtContent>
            </w:sdt>
            <w:customXmlInsRangeEnd w:id="12986"/>
            <w:ins w:id="12987" w:author="Xuning Wei12232" w:date="2026-07-27T20:26: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2988" w:author="Xuning Wei12232" w:date="2026-07-27T20:59:00Z">
              <w:tcPr>
                <w:tcW w:w="457" w:type="pct"/>
                <w:gridSpan w:val="3"/>
                <w:vAlign w:val="center"/>
              </w:tcPr>
            </w:tcPrChange>
          </w:tcPr>
          <w:p w14:paraId="09DD82A0" w14:textId="77777777" w:rsidR="0026505D" w:rsidRPr="00BB7730" w:rsidRDefault="003E162E" w:rsidP="0026505D">
            <w:pPr>
              <w:jc w:val="both"/>
              <w:rPr>
                <w:ins w:id="12989" w:author="Xuning Wei12232" w:date="2026-07-27T20:26:00Z"/>
                <w:rFonts w:ascii="Times New Roman" w:eastAsia="仿宋_GB2312" w:hAnsi="Times New Roman" w:cs="Times New Roman"/>
                <w:color w:val="auto"/>
                <w:sz w:val="18"/>
                <w:szCs w:val="18"/>
                <w:lang w:eastAsia="zh-CN" w:bidi="ar"/>
              </w:rPr>
            </w:pPr>
            <w:customXmlInsRangeStart w:id="12990" w:author="Xuning Wei12232" w:date="2026-07-27T20:26:00Z"/>
            <w:sdt>
              <w:sdtPr>
                <w:rPr>
                  <w:rFonts w:ascii="Times New Roman" w:eastAsia="仿宋_GB2312" w:hAnsi="Times New Roman" w:cs="Times New Roman"/>
                  <w:color w:val="auto"/>
                  <w:sz w:val="18"/>
                  <w:szCs w:val="18"/>
                  <w:lang w:eastAsia="zh-CN" w:bidi="ar"/>
                </w:rPr>
                <w:id w:val="551898105"/>
                <w14:checkbox>
                  <w14:checked w14:val="0"/>
                  <w14:checkedState w14:val="2612" w14:font="MS Gothic"/>
                  <w14:uncheckedState w14:val="2610" w14:font="MS Gothic"/>
                </w14:checkbox>
              </w:sdtPr>
              <w:sdtEndPr/>
              <w:sdtContent>
                <w:customXmlInsRangeEnd w:id="12990"/>
                <w:ins w:id="12991" w:author="Xuning Wei12232" w:date="2026-07-27T20:26:00Z">
                  <w:r w:rsidR="0026505D" w:rsidRPr="00BB7730">
                    <w:rPr>
                      <w:rFonts w:ascii="Segoe UI Symbol" w:eastAsia="仿宋_GB2312" w:hAnsi="Segoe UI Symbol" w:cs="Segoe UI Symbol"/>
                      <w:color w:val="auto"/>
                      <w:sz w:val="18"/>
                      <w:szCs w:val="18"/>
                      <w:lang w:eastAsia="zh-CN" w:bidi="ar"/>
                    </w:rPr>
                    <w:t>☐</w:t>
                  </w:r>
                </w:ins>
                <w:customXmlInsRangeStart w:id="12992" w:author="Xuning Wei12232" w:date="2026-07-27T20:26:00Z"/>
              </w:sdtContent>
            </w:sdt>
            <w:customXmlInsRangeEnd w:id="12992"/>
            <w:ins w:id="12993" w:author="Xuning Wei12232" w:date="2026-07-27T20:26: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2994" w:author="Xuning Wei12232" w:date="2026-07-27T20:59:00Z">
              <w:tcPr>
                <w:tcW w:w="990" w:type="pct"/>
                <w:gridSpan w:val="2"/>
                <w:vMerge w:val="restart"/>
                <w:vAlign w:val="center"/>
              </w:tcPr>
            </w:tcPrChange>
          </w:tcPr>
          <w:p w14:paraId="11E8DE03" w14:textId="77777777" w:rsidR="0026505D" w:rsidRPr="00BB7730" w:rsidRDefault="003E162E" w:rsidP="0026505D">
            <w:pPr>
              <w:jc w:val="both"/>
              <w:rPr>
                <w:ins w:id="12995" w:author="Xuning Wei12232" w:date="2026-07-27T20:26:00Z"/>
                <w:rFonts w:ascii="Times New Roman" w:eastAsia="仿宋_GB2312" w:hAnsi="Times New Roman" w:cs="Times New Roman"/>
                <w:color w:val="auto"/>
                <w:sz w:val="18"/>
                <w:szCs w:val="18"/>
                <w:u w:val="single"/>
                <w:lang w:eastAsia="zh-CN" w:bidi="ar"/>
              </w:rPr>
            </w:pPr>
            <w:customXmlInsRangeStart w:id="12996" w:author="Xuning Wei12232" w:date="2026-07-27T20:26:00Z"/>
            <w:sdt>
              <w:sdtPr>
                <w:rPr>
                  <w:rFonts w:ascii="Times New Roman" w:eastAsia="仿宋_GB2312" w:hAnsi="Times New Roman" w:cs="Times New Roman"/>
                  <w:b/>
                  <w:color w:val="auto"/>
                  <w:sz w:val="18"/>
                  <w:szCs w:val="18"/>
                  <w:lang w:eastAsia="zh-CN" w:bidi="ar"/>
                </w:rPr>
                <w:id w:val="-475682005"/>
                <w14:checkbox>
                  <w14:checked w14:val="0"/>
                  <w14:checkedState w14:val="2612" w14:font="MS Gothic"/>
                  <w14:uncheckedState w14:val="2610" w14:font="MS Gothic"/>
                </w14:checkbox>
              </w:sdtPr>
              <w:sdtEndPr/>
              <w:sdtContent>
                <w:customXmlInsRangeEnd w:id="12996"/>
                <w:ins w:id="12997"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2998" w:author="Xuning Wei12232" w:date="2026-07-27T20:26:00Z"/>
              </w:sdtContent>
            </w:sdt>
            <w:customXmlInsRangeEnd w:id="12998"/>
            <w:ins w:id="12999" w:author="Xuning Wei12232" w:date="2026-07-27T20:26: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2D99E12C" w14:textId="77777777" w:rsidR="0026505D" w:rsidRPr="00BB7730" w:rsidRDefault="003E162E" w:rsidP="0026505D">
            <w:pPr>
              <w:jc w:val="both"/>
              <w:rPr>
                <w:ins w:id="13000" w:author="Xuning Wei12232" w:date="2026-07-27T20:26:00Z"/>
                <w:rFonts w:ascii="Times New Roman" w:eastAsia="仿宋_GB2312" w:hAnsi="Times New Roman" w:cs="Times New Roman"/>
                <w:color w:val="auto"/>
                <w:sz w:val="18"/>
                <w:szCs w:val="18"/>
                <w:u w:val="single"/>
                <w:lang w:eastAsia="zh-CN" w:bidi="ar"/>
              </w:rPr>
            </w:pPr>
            <w:customXmlInsRangeStart w:id="13001" w:author="Xuning Wei12232" w:date="2026-07-27T20:26:00Z"/>
            <w:sdt>
              <w:sdtPr>
                <w:rPr>
                  <w:rFonts w:ascii="Times New Roman" w:eastAsia="仿宋_GB2312" w:hAnsi="Times New Roman" w:cs="Times New Roman"/>
                  <w:b/>
                  <w:color w:val="auto"/>
                  <w:sz w:val="18"/>
                  <w:szCs w:val="18"/>
                  <w:lang w:eastAsia="zh-CN" w:bidi="ar"/>
                </w:rPr>
                <w:id w:val="-449479021"/>
                <w14:checkbox>
                  <w14:checked w14:val="1"/>
                  <w14:checkedState w14:val="2612" w14:font="MS Gothic"/>
                  <w14:uncheckedState w14:val="2610" w14:font="MS Gothic"/>
                </w14:checkbox>
              </w:sdtPr>
              <w:sdtEndPr/>
              <w:sdtContent>
                <w:customXmlInsRangeEnd w:id="13001"/>
                <w:ins w:id="13002"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003" w:author="Xuning Wei12232" w:date="2026-07-27T20:26:00Z"/>
              </w:sdtContent>
            </w:sdt>
            <w:customXmlInsRangeEnd w:id="13003"/>
            <w:ins w:id="13004" w:author="Xuning Wei12232" w:date="2026-07-27T20:26: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036024C9" w14:textId="77777777" w:rsidR="0026505D" w:rsidRPr="00BB7730" w:rsidRDefault="003E162E" w:rsidP="0026505D">
            <w:pPr>
              <w:jc w:val="both"/>
              <w:rPr>
                <w:ins w:id="13005" w:author="Xuning Wei12232" w:date="2026-07-27T20:26:00Z"/>
                <w:rFonts w:ascii="Times New Roman" w:eastAsia="仿宋_GB2312" w:hAnsi="Times New Roman" w:cs="Times New Roman"/>
                <w:color w:val="auto"/>
                <w:sz w:val="18"/>
                <w:szCs w:val="18"/>
                <w:lang w:eastAsia="zh-CN" w:bidi="ar"/>
              </w:rPr>
            </w:pPr>
            <w:customXmlInsRangeStart w:id="13006" w:author="Xuning Wei12232" w:date="2026-07-27T20:26:00Z"/>
            <w:sdt>
              <w:sdtPr>
                <w:rPr>
                  <w:rFonts w:ascii="Times New Roman" w:eastAsia="仿宋_GB2312" w:hAnsi="Times New Roman" w:cs="Times New Roman"/>
                  <w:b/>
                  <w:color w:val="auto"/>
                  <w:sz w:val="18"/>
                  <w:szCs w:val="18"/>
                  <w:lang w:eastAsia="zh-CN" w:bidi="ar"/>
                </w:rPr>
                <w:id w:val="920369633"/>
                <w14:checkbox>
                  <w14:checked w14:val="0"/>
                  <w14:checkedState w14:val="2612" w14:font="MS Gothic"/>
                  <w14:uncheckedState w14:val="2610" w14:font="MS Gothic"/>
                </w14:checkbox>
              </w:sdtPr>
              <w:sdtEndPr/>
              <w:sdtContent>
                <w:customXmlInsRangeEnd w:id="13006"/>
                <w:ins w:id="13007"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008" w:author="Xuning Wei12232" w:date="2026-07-27T20:26:00Z"/>
              </w:sdtContent>
            </w:sdt>
            <w:customXmlInsRangeEnd w:id="13008"/>
            <w:ins w:id="13009" w:author="Xuning Wei12232" w:date="2026-07-27T20:26: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1A6FF7A8" w14:textId="77777777" w:rsidR="0026505D" w:rsidRPr="00BB7730" w:rsidRDefault="003E162E" w:rsidP="0026505D">
            <w:pPr>
              <w:jc w:val="both"/>
              <w:rPr>
                <w:ins w:id="13010" w:author="Xuning Wei12232" w:date="2026-07-27T20:26:00Z"/>
                <w:rFonts w:ascii="Times New Roman" w:eastAsia="仿宋_GB2312" w:hAnsi="Times New Roman" w:cs="Times New Roman"/>
                <w:color w:val="auto"/>
                <w:sz w:val="18"/>
                <w:szCs w:val="18"/>
                <w:u w:val="single"/>
                <w:lang w:eastAsia="zh-CN" w:bidi="ar"/>
              </w:rPr>
            </w:pPr>
            <w:customXmlInsRangeStart w:id="13011" w:author="Xuning Wei12232" w:date="2026-07-27T20:26:00Z"/>
            <w:sdt>
              <w:sdtPr>
                <w:rPr>
                  <w:rFonts w:ascii="Times New Roman" w:eastAsia="仿宋_GB2312" w:hAnsi="Times New Roman" w:cs="Times New Roman"/>
                  <w:b/>
                  <w:color w:val="auto"/>
                  <w:sz w:val="18"/>
                  <w:szCs w:val="18"/>
                  <w:lang w:eastAsia="zh-CN" w:bidi="ar"/>
                </w:rPr>
                <w:id w:val="1473638366"/>
                <w14:checkbox>
                  <w14:checked w14:val="1"/>
                  <w14:checkedState w14:val="2612" w14:font="MS Gothic"/>
                  <w14:uncheckedState w14:val="2610" w14:font="MS Gothic"/>
                </w14:checkbox>
              </w:sdtPr>
              <w:sdtEndPr/>
              <w:sdtContent>
                <w:customXmlInsRangeEnd w:id="13011"/>
                <w:ins w:id="13012"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013" w:author="Xuning Wei12232" w:date="2026-07-27T20:26:00Z"/>
              </w:sdtContent>
            </w:sdt>
            <w:customXmlInsRangeEnd w:id="13013"/>
            <w:ins w:id="13014" w:author="Xuning Wei12232" w:date="2026-07-27T20:26: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N/A  </w:t>
              </w:r>
            </w:ins>
          </w:p>
          <w:p w14:paraId="547CAA31" w14:textId="77777777" w:rsidR="0026505D" w:rsidRPr="00BB7730" w:rsidRDefault="003E162E" w:rsidP="0026505D">
            <w:pPr>
              <w:jc w:val="both"/>
              <w:rPr>
                <w:ins w:id="13015" w:author="Xuning Wei12232" w:date="2026-07-27T20:26:00Z"/>
                <w:rFonts w:ascii="Times New Roman" w:eastAsia="仿宋_GB2312" w:hAnsi="Times New Roman" w:cs="Times New Roman"/>
                <w:b/>
                <w:color w:val="auto"/>
                <w:sz w:val="18"/>
                <w:szCs w:val="18"/>
                <w:lang w:eastAsia="zh-CN" w:bidi="ar"/>
              </w:rPr>
            </w:pPr>
            <w:customXmlInsRangeStart w:id="13016" w:author="Xuning Wei12232" w:date="2026-07-27T20:26:00Z"/>
            <w:sdt>
              <w:sdtPr>
                <w:rPr>
                  <w:rFonts w:ascii="Times New Roman" w:eastAsia="仿宋_GB2312" w:hAnsi="Times New Roman" w:cs="Times New Roman"/>
                  <w:b/>
                  <w:color w:val="auto"/>
                  <w:sz w:val="18"/>
                  <w:szCs w:val="18"/>
                  <w:lang w:eastAsia="zh-CN" w:bidi="ar"/>
                </w:rPr>
                <w:id w:val="-1985771648"/>
                <w14:checkbox>
                  <w14:checked w14:val="1"/>
                  <w14:checkedState w14:val="2612" w14:font="MS Gothic"/>
                  <w14:uncheckedState w14:val="2610" w14:font="MS Gothic"/>
                </w14:checkbox>
              </w:sdtPr>
              <w:sdtEndPr/>
              <w:sdtContent>
                <w:customXmlInsRangeEnd w:id="13016"/>
                <w:ins w:id="13017" w:author="Xuning Wei12232" w:date="2026-07-27T20:26:00Z">
                  <w:r w:rsidR="0026505D" w:rsidRPr="00BB7730">
                    <w:rPr>
                      <w:rFonts w:ascii="Segoe UI Symbol" w:eastAsia="仿宋_GB2312" w:hAnsi="Segoe UI Symbol" w:cs="Segoe UI Symbol"/>
                      <w:b/>
                      <w:color w:val="auto"/>
                      <w:sz w:val="18"/>
                      <w:szCs w:val="18"/>
                      <w:lang w:eastAsia="zh-CN" w:bidi="ar"/>
                      <w:rPrChange w:id="13018" w:author="He Han" w:date="2026-10-13T14:09:00Z">
                        <w:rPr>
                          <w:rFonts w:ascii="Segoe UI Symbol" w:eastAsia="仿宋_GB2312" w:hAnsi="Segoe UI Symbol" w:cs="Segoe UI Symbol"/>
                          <w:color w:val="auto"/>
                          <w:sz w:val="18"/>
                          <w:szCs w:val="18"/>
                          <w:lang w:eastAsia="zh-CN" w:bidi="ar"/>
                        </w:rPr>
                      </w:rPrChange>
                    </w:rPr>
                    <w:t>☒</w:t>
                  </w:r>
                </w:ins>
                <w:customXmlInsRangeStart w:id="13019" w:author="Xuning Wei12232" w:date="2026-07-27T20:26:00Z"/>
              </w:sdtContent>
            </w:sdt>
            <w:customXmlInsRangeEnd w:id="13019"/>
            <w:ins w:id="13020" w:author="Xuning Wei12232" w:date="2026-07-27T20:26:00Z">
              <w:r w:rsidR="0026505D" w:rsidRPr="00BB7730">
                <w:rPr>
                  <w:rFonts w:ascii="Times New Roman" w:eastAsia="仿宋_GB2312" w:hAnsi="Times New Roman" w:cs="Times New Roman"/>
                  <w:color w:val="auto"/>
                  <w:sz w:val="18"/>
                  <w:szCs w:val="18"/>
                  <w:lang w:eastAsia="zh-CN" w:bidi="ar"/>
                </w:rPr>
                <w:t xml:space="preserve"> 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26505D" w:rsidRPr="00BB7730" w14:paraId="74D9EC30" w14:textId="77777777" w:rsidTr="00770B21">
        <w:trPr>
          <w:trHeight w:val="1049"/>
          <w:ins w:id="13021" w:author="Xuning Wei12232" w:date="2026-07-27T20:26:00Z"/>
          <w:trPrChange w:id="13022" w:author="Xuning Wei12232" w:date="2026-07-27T20:59:00Z">
            <w:trPr>
              <w:trHeight w:val="1049"/>
            </w:trPr>
          </w:trPrChange>
        </w:trPr>
        <w:tc>
          <w:tcPr>
            <w:tcW w:w="269" w:type="pct"/>
            <w:vMerge/>
            <w:shd w:val="clear" w:color="auto" w:fill="FFFFFF" w:themeFill="background1"/>
            <w:vAlign w:val="center"/>
            <w:tcPrChange w:id="13023" w:author="Xuning Wei12232" w:date="2026-07-27T20:59:00Z">
              <w:tcPr>
                <w:tcW w:w="269" w:type="pct"/>
                <w:gridSpan w:val="2"/>
                <w:vMerge/>
                <w:shd w:val="clear" w:color="auto" w:fill="FFFFFF" w:themeFill="background1"/>
                <w:vAlign w:val="center"/>
              </w:tcPr>
            </w:tcPrChange>
          </w:tcPr>
          <w:p w14:paraId="2860B284" w14:textId="77777777" w:rsidR="0026505D" w:rsidRPr="00BB7730" w:rsidRDefault="0026505D" w:rsidP="0026505D">
            <w:pPr>
              <w:jc w:val="both"/>
              <w:rPr>
                <w:ins w:id="13024"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3025" w:author="Xuning Wei12232" w:date="2026-07-27T20:59:00Z">
              <w:tcPr>
                <w:tcW w:w="1365" w:type="pct"/>
                <w:gridSpan w:val="3"/>
                <w:vMerge/>
                <w:shd w:val="clear" w:color="auto" w:fill="FFFFFF" w:themeFill="background1"/>
                <w:vAlign w:val="center"/>
              </w:tcPr>
            </w:tcPrChange>
          </w:tcPr>
          <w:p w14:paraId="20AD3CE2" w14:textId="77777777" w:rsidR="0026505D" w:rsidRPr="00BB7730" w:rsidRDefault="0026505D" w:rsidP="0026505D">
            <w:pPr>
              <w:jc w:val="both"/>
              <w:rPr>
                <w:ins w:id="13026"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13027" w:author="Xuning Wei12232" w:date="2026-07-27T20:59:00Z">
              <w:tcPr>
                <w:tcW w:w="842" w:type="pct"/>
                <w:gridSpan w:val="3"/>
                <w:vMerge/>
                <w:shd w:val="clear" w:color="auto" w:fill="FFFFFF" w:themeFill="background1"/>
                <w:vAlign w:val="center"/>
              </w:tcPr>
            </w:tcPrChange>
          </w:tcPr>
          <w:p w14:paraId="31057628" w14:textId="77777777" w:rsidR="0026505D" w:rsidRPr="00BB7730" w:rsidRDefault="0026505D" w:rsidP="0026505D">
            <w:pPr>
              <w:jc w:val="both"/>
              <w:rPr>
                <w:ins w:id="13028"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3029" w:author="Xuning Wei12232" w:date="2026-07-27T20:59:00Z">
              <w:tcPr>
                <w:tcW w:w="346" w:type="pct"/>
                <w:gridSpan w:val="3"/>
                <w:vMerge/>
                <w:shd w:val="clear" w:color="auto" w:fill="FFFFFF" w:themeFill="background1"/>
                <w:vAlign w:val="center"/>
              </w:tcPr>
            </w:tcPrChange>
          </w:tcPr>
          <w:p w14:paraId="39929E05" w14:textId="77777777" w:rsidR="0026505D" w:rsidRPr="00BB7730" w:rsidRDefault="0026505D" w:rsidP="0026505D">
            <w:pPr>
              <w:jc w:val="both"/>
              <w:rPr>
                <w:ins w:id="13030"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13031" w:author="Xuning Wei12232" w:date="2026-07-27T20:59:00Z">
              <w:tcPr>
                <w:tcW w:w="396" w:type="pct"/>
                <w:gridSpan w:val="3"/>
                <w:vMerge/>
                <w:shd w:val="clear" w:color="auto" w:fill="FFFFFF" w:themeFill="background1"/>
                <w:vAlign w:val="center"/>
              </w:tcPr>
            </w:tcPrChange>
          </w:tcPr>
          <w:p w14:paraId="48C4F637" w14:textId="77777777" w:rsidR="0026505D" w:rsidRPr="00BB7730" w:rsidRDefault="0026505D" w:rsidP="0026505D">
            <w:pPr>
              <w:jc w:val="both"/>
              <w:rPr>
                <w:ins w:id="13032"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13033" w:author="Xuning Wei12232" w:date="2026-07-27T20:59:00Z">
              <w:tcPr>
                <w:tcW w:w="335" w:type="pct"/>
                <w:gridSpan w:val="2"/>
                <w:vAlign w:val="center"/>
              </w:tcPr>
            </w:tcPrChange>
          </w:tcPr>
          <w:p w14:paraId="472671FF" w14:textId="77777777" w:rsidR="0026505D" w:rsidRPr="00BB7730" w:rsidRDefault="003E162E" w:rsidP="0026505D">
            <w:pPr>
              <w:jc w:val="both"/>
              <w:rPr>
                <w:ins w:id="13034" w:author="Xuning Wei12232" w:date="2026-07-27T20:26:00Z"/>
                <w:rFonts w:ascii="Times New Roman" w:eastAsia="仿宋_GB2312" w:hAnsi="Times New Roman" w:cs="Times New Roman"/>
                <w:color w:val="auto"/>
                <w:sz w:val="18"/>
                <w:szCs w:val="20"/>
                <w:lang w:eastAsia="zh-CN" w:bidi="ar"/>
              </w:rPr>
            </w:pPr>
            <w:customXmlInsRangeStart w:id="13035" w:author="Xuning Wei12232" w:date="2026-07-27T20:26:00Z"/>
            <w:sdt>
              <w:sdtPr>
                <w:rPr>
                  <w:rFonts w:ascii="Times New Roman" w:eastAsia="仿宋_GB2312" w:hAnsi="Times New Roman" w:cs="Times New Roman"/>
                  <w:b/>
                  <w:color w:val="auto"/>
                  <w:sz w:val="18"/>
                  <w:szCs w:val="20"/>
                  <w:lang w:eastAsia="zh-CN" w:bidi="ar"/>
                </w:rPr>
                <w:id w:val="-2043437262"/>
                <w14:checkbox>
                  <w14:checked w14:val="0"/>
                  <w14:checkedState w14:val="2612" w14:font="MS Gothic"/>
                  <w14:uncheckedState w14:val="2610" w14:font="MS Gothic"/>
                </w14:checkbox>
              </w:sdtPr>
              <w:sdtEndPr/>
              <w:sdtContent>
                <w:customXmlInsRangeEnd w:id="13035"/>
                <w:ins w:id="13036" w:author="Xuning Wei12232" w:date="2026-07-27T20:26:00Z">
                  <w:r w:rsidR="0026505D" w:rsidRPr="00BB7730">
                    <w:rPr>
                      <w:rFonts w:ascii="Segoe UI Symbol" w:eastAsia="仿宋_GB2312" w:hAnsi="Segoe UI Symbol" w:cs="Segoe UI Symbol"/>
                      <w:b/>
                      <w:color w:val="auto"/>
                      <w:sz w:val="18"/>
                      <w:szCs w:val="20"/>
                      <w:lang w:eastAsia="zh-CN" w:bidi="ar"/>
                    </w:rPr>
                    <w:t>☐</w:t>
                  </w:r>
                </w:ins>
                <w:customXmlInsRangeStart w:id="13037" w:author="Xuning Wei12232" w:date="2026-07-27T20:26:00Z"/>
              </w:sdtContent>
            </w:sdt>
            <w:customXmlInsRangeEnd w:id="13037"/>
            <w:ins w:id="13038" w:author="Xuning Wei12232" w:date="2026-07-27T20:26:00Z">
              <w:r w:rsidR="0026505D" w:rsidRPr="00BB7730">
                <w:rPr>
                  <w:rFonts w:ascii="Times New Roman" w:eastAsia="仿宋_GB2312" w:hAnsi="Times New Roman" w:cs="Times New Roman"/>
                  <w:color w:val="auto"/>
                  <w:sz w:val="18"/>
                  <w:szCs w:val="20"/>
                  <w:lang w:eastAsia="zh-CN" w:bidi="ar"/>
                </w:rPr>
                <w:t xml:space="preserve"> High</w:t>
              </w:r>
            </w:ins>
          </w:p>
          <w:p w14:paraId="28F0318F" w14:textId="77777777" w:rsidR="0026505D" w:rsidRPr="00BB7730" w:rsidRDefault="003E162E" w:rsidP="0026505D">
            <w:pPr>
              <w:jc w:val="both"/>
              <w:rPr>
                <w:ins w:id="13039" w:author="Xuning Wei12232" w:date="2026-07-27T20:26:00Z"/>
                <w:rFonts w:ascii="Times New Roman" w:eastAsia="仿宋_GB2312" w:hAnsi="Times New Roman" w:cs="Times New Roman"/>
                <w:color w:val="auto"/>
                <w:sz w:val="18"/>
                <w:szCs w:val="20"/>
                <w:lang w:eastAsia="zh-CN" w:bidi="ar"/>
              </w:rPr>
            </w:pPr>
            <w:customXmlInsRangeStart w:id="13040" w:author="Xuning Wei12232" w:date="2026-07-27T20:26:00Z"/>
            <w:sdt>
              <w:sdtPr>
                <w:rPr>
                  <w:rFonts w:ascii="Times New Roman" w:eastAsia="仿宋_GB2312" w:hAnsi="Times New Roman" w:cs="Times New Roman"/>
                  <w:b/>
                  <w:color w:val="auto"/>
                  <w:sz w:val="18"/>
                  <w:szCs w:val="20"/>
                  <w:lang w:eastAsia="zh-CN" w:bidi="ar"/>
                </w:rPr>
                <w:id w:val="-1278866267"/>
                <w14:checkbox>
                  <w14:checked w14:val="0"/>
                  <w14:checkedState w14:val="2612" w14:font="MS Gothic"/>
                  <w14:uncheckedState w14:val="2610" w14:font="MS Gothic"/>
                </w14:checkbox>
              </w:sdtPr>
              <w:sdtEndPr/>
              <w:sdtContent>
                <w:customXmlInsRangeEnd w:id="13040"/>
                <w:ins w:id="13041" w:author="Xuning Wei12232" w:date="2026-07-27T20:26:00Z">
                  <w:r w:rsidR="0026505D" w:rsidRPr="00BB7730">
                    <w:rPr>
                      <w:rFonts w:ascii="Segoe UI Symbol" w:eastAsia="仿宋_GB2312" w:hAnsi="Segoe UI Symbol" w:cs="Segoe UI Symbol"/>
                      <w:b/>
                      <w:color w:val="auto"/>
                      <w:sz w:val="18"/>
                      <w:szCs w:val="20"/>
                      <w:lang w:eastAsia="zh-CN" w:bidi="ar"/>
                    </w:rPr>
                    <w:t>☐</w:t>
                  </w:r>
                </w:ins>
                <w:customXmlInsRangeStart w:id="13042" w:author="Xuning Wei12232" w:date="2026-07-27T20:26:00Z"/>
              </w:sdtContent>
            </w:sdt>
            <w:customXmlInsRangeEnd w:id="13042"/>
            <w:ins w:id="13043" w:author="Xuning Wei12232" w:date="2026-07-27T20:26:00Z">
              <w:r w:rsidR="0026505D" w:rsidRPr="00BB7730">
                <w:rPr>
                  <w:rFonts w:ascii="Times New Roman" w:eastAsia="仿宋_GB2312" w:hAnsi="Times New Roman" w:cs="Times New Roman"/>
                  <w:b/>
                  <w:color w:val="auto"/>
                  <w:sz w:val="18"/>
                  <w:szCs w:val="20"/>
                  <w:lang w:eastAsia="zh-CN" w:bidi="ar"/>
                </w:rPr>
                <w:t xml:space="preserve"> </w:t>
              </w:r>
              <w:r w:rsidR="0026505D" w:rsidRPr="00BB7730">
                <w:rPr>
                  <w:rFonts w:ascii="Times New Roman" w:eastAsia="仿宋_GB2312" w:hAnsi="Times New Roman" w:cs="Times New Roman"/>
                  <w:color w:val="auto"/>
                  <w:sz w:val="18"/>
                  <w:szCs w:val="20"/>
                  <w:lang w:eastAsia="zh-CN" w:bidi="ar"/>
                </w:rPr>
                <w:t>Medium</w:t>
              </w:r>
            </w:ins>
          </w:p>
          <w:p w14:paraId="21AA0056" w14:textId="77777777" w:rsidR="0026505D" w:rsidRPr="00BB7730" w:rsidRDefault="003E162E" w:rsidP="0026505D">
            <w:pPr>
              <w:jc w:val="both"/>
              <w:rPr>
                <w:ins w:id="13044" w:author="Xuning Wei12232" w:date="2026-07-27T20:26:00Z"/>
                <w:rFonts w:ascii="Times New Roman" w:eastAsia="仿宋_GB2312" w:hAnsi="Times New Roman" w:cs="Times New Roman"/>
                <w:color w:val="auto"/>
                <w:sz w:val="18"/>
                <w:szCs w:val="20"/>
                <w:lang w:eastAsia="zh-CN" w:bidi="ar"/>
              </w:rPr>
            </w:pPr>
            <w:customXmlInsRangeStart w:id="13045" w:author="Xuning Wei12232" w:date="2026-07-27T20:26:00Z"/>
            <w:sdt>
              <w:sdtPr>
                <w:rPr>
                  <w:rFonts w:ascii="Times New Roman" w:eastAsia="仿宋_GB2312" w:hAnsi="Times New Roman" w:cs="Times New Roman"/>
                  <w:b/>
                  <w:color w:val="auto"/>
                  <w:sz w:val="18"/>
                  <w:szCs w:val="20"/>
                  <w:lang w:eastAsia="zh-CN" w:bidi="ar"/>
                </w:rPr>
                <w:id w:val="1730113758"/>
                <w14:checkbox>
                  <w14:checked w14:val="1"/>
                  <w14:checkedState w14:val="2612" w14:font="MS Gothic"/>
                  <w14:uncheckedState w14:val="2610" w14:font="MS Gothic"/>
                </w14:checkbox>
              </w:sdtPr>
              <w:sdtEndPr/>
              <w:sdtContent>
                <w:customXmlInsRangeEnd w:id="13045"/>
                <w:ins w:id="13046" w:author="Xuning Wei12232" w:date="2026-07-27T20:26:00Z">
                  <w:r w:rsidR="0026505D" w:rsidRPr="00BB7730">
                    <w:rPr>
                      <w:rFonts w:ascii="Segoe UI Symbol" w:eastAsia="仿宋_GB2312" w:hAnsi="Segoe UI Symbol" w:cs="Segoe UI Symbol"/>
                      <w:b/>
                      <w:color w:val="auto"/>
                      <w:sz w:val="18"/>
                      <w:szCs w:val="20"/>
                      <w:lang w:eastAsia="zh-CN" w:bidi="ar"/>
                    </w:rPr>
                    <w:t>☒</w:t>
                  </w:r>
                </w:ins>
                <w:customXmlInsRangeStart w:id="13047" w:author="Xuning Wei12232" w:date="2026-07-27T20:26:00Z"/>
              </w:sdtContent>
            </w:sdt>
            <w:customXmlInsRangeEnd w:id="13047"/>
            <w:ins w:id="13048" w:author="Xuning Wei12232" w:date="2026-07-27T20:26:00Z">
              <w:r w:rsidR="0026505D" w:rsidRPr="00BB7730">
                <w:rPr>
                  <w:rFonts w:ascii="Times New Roman" w:eastAsia="仿宋_GB2312" w:hAnsi="Times New Roman" w:cs="Times New Roman"/>
                  <w:color w:val="auto"/>
                  <w:sz w:val="18"/>
                  <w:szCs w:val="20"/>
                  <w:lang w:eastAsia="zh-CN" w:bidi="ar"/>
                </w:rPr>
                <w:t xml:space="preserve"> Low</w:t>
              </w:r>
            </w:ins>
          </w:p>
        </w:tc>
        <w:tc>
          <w:tcPr>
            <w:tcW w:w="494" w:type="pct"/>
            <w:vAlign w:val="center"/>
            <w:tcPrChange w:id="13049" w:author="Xuning Wei12232" w:date="2026-07-27T20:59:00Z">
              <w:tcPr>
                <w:tcW w:w="457" w:type="pct"/>
                <w:gridSpan w:val="3"/>
                <w:vAlign w:val="center"/>
              </w:tcPr>
            </w:tcPrChange>
          </w:tcPr>
          <w:p w14:paraId="11DB9E5D" w14:textId="77777777" w:rsidR="0026505D" w:rsidRPr="00BB7730" w:rsidRDefault="0026505D" w:rsidP="0026505D">
            <w:pPr>
              <w:jc w:val="both"/>
              <w:rPr>
                <w:ins w:id="13050" w:author="Xuning Wei12232" w:date="2026-07-27T20:26:00Z"/>
                <w:rFonts w:ascii="Times New Roman" w:eastAsia="仿宋_GB2312" w:hAnsi="Times New Roman" w:cs="Times New Roman"/>
                <w:color w:val="auto"/>
                <w:sz w:val="18"/>
                <w:szCs w:val="20"/>
                <w:lang w:eastAsia="zh-CN" w:bidi="ar"/>
              </w:rPr>
            </w:pPr>
            <w:ins w:id="13051" w:author="Xuning Wei12232" w:date="2026-07-27T20:26:00Z">
              <w:r w:rsidRPr="00BB7730">
                <w:rPr>
                  <w:rFonts w:ascii="Times New Roman" w:eastAsia="仿宋_GB2312" w:hAnsi="Times New Roman" w:cs="Times New Roman"/>
                  <w:color w:val="auto"/>
                  <w:sz w:val="18"/>
                  <w:szCs w:val="20"/>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3052" w:author="Xuning Wei12232" w:date="2026-07-27T20:59:00Z">
              <w:tcPr>
                <w:tcW w:w="990" w:type="pct"/>
                <w:gridSpan w:val="2"/>
                <w:vMerge/>
                <w:vAlign w:val="center"/>
              </w:tcPr>
            </w:tcPrChange>
          </w:tcPr>
          <w:p w14:paraId="31571553" w14:textId="77777777" w:rsidR="0026505D" w:rsidRPr="00BB7730" w:rsidRDefault="0026505D" w:rsidP="0026505D">
            <w:pPr>
              <w:jc w:val="both"/>
              <w:rPr>
                <w:ins w:id="13053" w:author="Xuning Wei12232" w:date="2026-07-27T20:26:00Z"/>
                <w:rFonts w:ascii="Times New Roman" w:eastAsia="仿宋_GB2312" w:hAnsi="Times New Roman" w:cs="Times New Roman"/>
                <w:b/>
                <w:color w:val="auto"/>
                <w:sz w:val="20"/>
                <w:szCs w:val="20"/>
                <w:lang w:eastAsia="zh-CN" w:bidi="ar"/>
              </w:rPr>
            </w:pPr>
          </w:p>
        </w:tc>
      </w:tr>
      <w:tr w:rsidR="0026505D" w:rsidRPr="00BB7730" w14:paraId="34651020" w14:textId="77777777" w:rsidTr="00397878">
        <w:trPr>
          <w:trHeight w:val="1636"/>
          <w:ins w:id="13054" w:author="Xuning Wei12232" w:date="2026-07-27T20:26:00Z"/>
          <w:trPrChange w:id="13055" w:author="Xuning Wei12232" w:date="2026-07-27T20:59:00Z">
            <w:trPr>
              <w:trHeight w:val="397"/>
            </w:trPr>
          </w:trPrChange>
        </w:trPr>
        <w:tc>
          <w:tcPr>
            <w:tcW w:w="269" w:type="pct"/>
            <w:vMerge w:val="restart"/>
            <w:shd w:val="clear" w:color="auto" w:fill="FFFFFF" w:themeFill="background1"/>
            <w:vAlign w:val="center"/>
            <w:tcPrChange w:id="13056" w:author="Xuning Wei12232" w:date="2026-07-27T20:59:00Z">
              <w:tcPr>
                <w:tcW w:w="269" w:type="pct"/>
                <w:gridSpan w:val="2"/>
                <w:vMerge w:val="restart"/>
                <w:shd w:val="clear" w:color="auto" w:fill="FFFFFF" w:themeFill="background1"/>
                <w:vAlign w:val="center"/>
              </w:tcPr>
            </w:tcPrChange>
          </w:tcPr>
          <w:p w14:paraId="333D56A7" w14:textId="5C5E59AA" w:rsidR="0026505D" w:rsidRPr="00BB7730" w:rsidRDefault="0026505D">
            <w:pPr>
              <w:jc w:val="center"/>
              <w:rPr>
                <w:ins w:id="13057" w:author="Xuning Wei12232" w:date="2026-07-27T20:26:00Z"/>
                <w:rFonts w:ascii="Times New Roman" w:eastAsia="仿宋_GB2312" w:hAnsi="Times New Roman" w:cs="Times New Roman"/>
                <w:color w:val="auto"/>
                <w:sz w:val="18"/>
                <w:szCs w:val="18"/>
                <w:lang w:eastAsia="zh-CN"/>
              </w:rPr>
              <w:pPrChange w:id="13058" w:author="Xuning Wei12232" w:date="2026-07-27T20:36:00Z">
                <w:pPr>
                  <w:jc w:val="both"/>
                </w:pPr>
              </w:pPrChange>
            </w:pPr>
            <w:ins w:id="13059" w:author="Xuning Wei12232" w:date="2026-07-27T20:36:00Z">
              <w:r w:rsidRPr="00BB7730">
                <w:rPr>
                  <w:rFonts w:ascii="Times New Roman" w:eastAsia="仿宋_GB2312" w:hAnsi="Times New Roman" w:cs="Times New Roman"/>
                  <w:color w:val="auto"/>
                  <w:sz w:val="18"/>
                  <w:szCs w:val="18"/>
                  <w:lang w:eastAsia="zh-CN"/>
                </w:rPr>
                <w:lastRenderedPageBreak/>
                <w:t>7</w:t>
              </w:r>
            </w:ins>
          </w:p>
        </w:tc>
        <w:tc>
          <w:tcPr>
            <w:tcW w:w="1365" w:type="pct"/>
            <w:vMerge w:val="restart"/>
            <w:shd w:val="clear" w:color="auto" w:fill="FFFFFF" w:themeFill="background1"/>
            <w:vAlign w:val="center"/>
            <w:tcPrChange w:id="13060" w:author="Xuning Wei12232" w:date="2026-07-27T20:59:00Z">
              <w:tcPr>
                <w:tcW w:w="1365" w:type="pct"/>
                <w:gridSpan w:val="3"/>
                <w:vMerge w:val="restart"/>
                <w:shd w:val="clear" w:color="auto" w:fill="FFFFFF" w:themeFill="background1"/>
                <w:vAlign w:val="center"/>
              </w:tcPr>
            </w:tcPrChange>
          </w:tcPr>
          <w:p w14:paraId="60873B6C" w14:textId="77777777" w:rsidR="0026505D" w:rsidRPr="00BB7730" w:rsidRDefault="0026505D">
            <w:pPr>
              <w:rPr>
                <w:ins w:id="13061" w:author="Xuning Wei12232" w:date="2026-07-27T20:35:00Z"/>
                <w:rFonts w:ascii="Times New Roman" w:eastAsia="仿宋_GB2312" w:hAnsi="Times New Roman" w:cs="Times New Roman"/>
                <w:color w:val="0000FF"/>
                <w:sz w:val="18"/>
                <w:szCs w:val="18"/>
                <w:lang w:eastAsia="zh-CN"/>
              </w:rPr>
              <w:pPrChange w:id="13062" w:author="Xuning Wei12232" w:date="2026-07-27T20:35:00Z">
                <w:pPr>
                  <w:jc w:val="center"/>
                </w:pPr>
              </w:pPrChange>
            </w:pPr>
            <w:ins w:id="13063" w:author="Xuning Wei12232" w:date="2026-07-27T20:35:00Z">
              <w:r w:rsidRPr="00BB7730">
                <w:rPr>
                  <w:rFonts w:ascii="Times New Roman" w:eastAsia="仿宋_GB2312" w:hAnsi="Times New Roman" w:cs="Times New Roman"/>
                  <w:color w:val="0000FF"/>
                  <w:sz w:val="18"/>
                  <w:szCs w:val="18"/>
                  <w:lang w:eastAsia="zh-CN"/>
                </w:rPr>
                <w:t>Ser20 ~ Ser21</w:t>
              </w:r>
            </w:ins>
          </w:p>
          <w:p w14:paraId="599C2084" w14:textId="3EFF79A6" w:rsidR="0026505D" w:rsidRPr="00BB7730" w:rsidRDefault="0026505D" w:rsidP="0026505D">
            <w:pPr>
              <w:jc w:val="both"/>
              <w:rPr>
                <w:ins w:id="13064" w:author="Xuning Wei12232" w:date="2026-07-27T20:35:00Z"/>
                <w:rFonts w:ascii="Times New Roman" w:eastAsia="等线" w:hAnsi="Times New Roman" w:cs="Times New Roman"/>
                <w:color w:val="000000" w:themeColor="text1"/>
                <w:sz w:val="18"/>
                <w:szCs w:val="18"/>
              </w:rPr>
            </w:pPr>
            <w:ins w:id="13065" w:author="Xuning Wei12232" w:date="2026-07-27T20:35:00Z">
              <w:r w:rsidRPr="00BB7730">
                <w:rPr>
                  <w:rFonts w:ascii="Times New Roman" w:eastAsia="仿宋_GB2312" w:hAnsi="Times New Roman" w:cs="Times New Roman"/>
                  <w:color w:val="auto"/>
                  <w:sz w:val="18"/>
                  <w:szCs w:val="18"/>
                  <w:lang w:eastAsia="zh-CN"/>
                </w:rPr>
                <w:t>Fmoc-L-Ser(tBu)-OH activation and transfer</w:t>
              </w:r>
            </w:ins>
          </w:p>
          <w:p w14:paraId="53321F8E" w14:textId="1F4325A2" w:rsidR="0026505D" w:rsidRPr="00BB7730" w:rsidRDefault="0026505D" w:rsidP="0026505D">
            <w:pPr>
              <w:jc w:val="both"/>
              <w:rPr>
                <w:ins w:id="13066" w:author="Xuning Wei12232" w:date="2026-07-27T20:26:00Z"/>
                <w:rFonts w:ascii="Times New Roman" w:eastAsia="等线" w:hAnsi="Times New Roman" w:cs="Times New Roman"/>
                <w:bCs w:val="0"/>
                <w:color w:val="auto"/>
                <w:kern w:val="0"/>
                <w:sz w:val="18"/>
                <w:szCs w:val="18"/>
                <w:lang w:eastAsia="zh-CN"/>
              </w:rPr>
            </w:pPr>
            <w:ins w:id="13067" w:author="Xuning Wei12232" w:date="2026-07-27T20:35: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5.0 V DMF (4.740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Start the stirrer. Then add </w:t>
              </w:r>
              <w:r w:rsidRPr="00BB7730">
                <w:rPr>
                  <w:rFonts w:ascii="Times New Roman" w:eastAsia="等线" w:hAnsi="Times New Roman" w:cs="Times New Roman"/>
                  <w:color w:val="000000" w:themeColor="text1"/>
                  <w:sz w:val="18"/>
                  <w:szCs w:val="18"/>
                  <w:lang w:eastAsia="zh-CN"/>
                </w:rPr>
                <w:t xml:space="preserve">2.0 eq. </w:t>
              </w:r>
              <w:proofErr w:type="spellStart"/>
              <w:r w:rsidRPr="00BB7730">
                <w:rPr>
                  <w:rFonts w:ascii="Times New Roman" w:eastAsia="等线" w:hAnsi="Times New Roman" w:cs="Times New Roman"/>
                  <w:color w:val="000000" w:themeColor="text1"/>
                  <w:sz w:val="18"/>
                  <w:szCs w:val="18"/>
                  <w:lang w:eastAsia="zh-CN"/>
                </w:rPr>
                <w:t>Fmoc</w:t>
              </w:r>
              <w:proofErr w:type="spellEnd"/>
              <w:r w:rsidRPr="00BB7730">
                <w:rPr>
                  <w:rFonts w:ascii="Times New Roman" w:eastAsia="等线" w:hAnsi="Times New Roman" w:cs="Times New Roman"/>
                  <w:color w:val="000000" w:themeColor="text1"/>
                  <w:sz w:val="18"/>
                  <w:szCs w:val="18"/>
                  <w:lang w:eastAsia="zh-CN"/>
                </w:rPr>
                <w:t>-L-</w:t>
              </w:r>
              <w:proofErr w:type="spellStart"/>
              <w:proofErr w:type="gramStart"/>
              <w:r w:rsidRPr="00BB7730">
                <w:rPr>
                  <w:rFonts w:ascii="Times New Roman" w:eastAsia="等线" w:hAnsi="Times New Roman" w:cs="Times New Roman"/>
                  <w:color w:val="000000" w:themeColor="text1"/>
                  <w:sz w:val="18"/>
                  <w:szCs w:val="18"/>
                  <w:lang w:eastAsia="zh-CN"/>
                </w:rPr>
                <w:t>Ser</w:t>
              </w:r>
              <w:proofErr w:type="spellEnd"/>
              <w:r w:rsidRPr="00BB7730">
                <w:rPr>
                  <w:rFonts w:ascii="Times New Roman" w:eastAsia="等线" w:hAnsi="Times New Roman" w:cs="Times New Roman"/>
                  <w:color w:val="000000" w:themeColor="text1"/>
                  <w:sz w:val="18"/>
                  <w:szCs w:val="18"/>
                  <w:lang w:eastAsia="zh-CN"/>
                </w:rPr>
                <w:t>(</w:t>
              </w:r>
              <w:proofErr w:type="spellStart"/>
              <w:proofErr w:type="gramEnd"/>
              <w:r w:rsidRPr="00BB7730">
                <w:rPr>
                  <w:rFonts w:ascii="Times New Roman" w:eastAsia="等线" w:hAnsi="Times New Roman" w:cs="Times New Roman"/>
                  <w:color w:val="000000" w:themeColor="text1"/>
                  <w:sz w:val="18"/>
                  <w:szCs w:val="18"/>
                  <w:lang w:eastAsia="zh-CN"/>
                </w:rPr>
                <w:t>tBu</w:t>
              </w:r>
              <w:proofErr w:type="spellEnd"/>
              <w:r w:rsidRPr="00BB7730">
                <w:rPr>
                  <w:rFonts w:ascii="Times New Roman" w:eastAsia="等线" w:hAnsi="Times New Roman" w:cs="Times New Roman"/>
                  <w:color w:val="000000" w:themeColor="text1"/>
                  <w:sz w:val="18"/>
                  <w:szCs w:val="18"/>
                  <w:lang w:eastAsia="zh-CN"/>
                </w:rPr>
                <w:t>)</w:t>
              </w:r>
              <w:r w:rsidRPr="00115847">
                <w:rPr>
                  <w:rFonts w:ascii="Times New Roman" w:eastAsia="等线" w:hAnsi="Times New Roman" w:cs="Times New Roman"/>
                  <w:color w:val="auto"/>
                  <w:sz w:val="18"/>
                  <w:szCs w:val="18"/>
                  <w:lang w:eastAsia="zh-CN"/>
                  <w:rPrChange w:id="13068" w:author="He Han" w:date="2026-10-27T15:42:00Z">
                    <w:rPr>
                      <w:rFonts w:ascii="Times New Roman" w:eastAsia="等线" w:hAnsi="Times New Roman" w:cs="Times New Roman"/>
                      <w:color w:val="000000" w:themeColor="text1"/>
                      <w:sz w:val="18"/>
                      <w:szCs w:val="18"/>
                      <w:lang w:eastAsia="zh-CN"/>
                    </w:rPr>
                  </w:rPrChange>
                </w:rPr>
                <w:t>-OH</w:t>
              </w:r>
            </w:ins>
            <w:ins w:id="13069" w:author="He Han" w:date="2026-10-27T15:42:00Z">
              <w:r w:rsidR="00115847">
                <w:rPr>
                  <w:rFonts w:ascii="Times New Roman" w:eastAsia="等线" w:hAnsi="Times New Roman" w:cs="Times New Roman"/>
                  <w:color w:val="auto"/>
                  <w:sz w:val="18"/>
                  <w:szCs w:val="18"/>
                  <w:lang w:eastAsia="zh-CN"/>
                </w:rPr>
                <w:t>,</w:t>
              </w:r>
            </w:ins>
            <w:ins w:id="13070" w:author="Xuning Wei12232" w:date="2026-07-27T20:35:00Z">
              <w:r w:rsidRPr="00115847">
                <w:rPr>
                  <w:rFonts w:ascii="Times New Roman" w:eastAsia="等线" w:hAnsi="Times New Roman" w:cs="Times New Roman"/>
                  <w:color w:val="auto"/>
                  <w:sz w:val="18"/>
                  <w:szCs w:val="18"/>
                  <w:lang w:eastAsia="zh-CN"/>
                  <w:rPrChange w:id="13071" w:author="He Han" w:date="2026-10-27T15:42:00Z">
                    <w:rPr>
                      <w:rFonts w:ascii="Times New Roman" w:eastAsia="等线" w:hAnsi="Times New Roman" w:cs="Times New Roman"/>
                      <w:color w:val="000000" w:themeColor="text1"/>
                      <w:sz w:val="18"/>
                      <w:szCs w:val="18"/>
                      <w:lang w:eastAsia="zh-CN"/>
                    </w:rPr>
                  </w:rPrChange>
                </w:rPr>
                <w:t xml:space="preserve"> </w:t>
              </w:r>
            </w:ins>
            <w:ins w:id="13072" w:author="Xuning Wei12232" w:date="2026-09-05T19:50:00Z">
              <w:r w:rsidR="00473484" w:rsidRPr="00115847">
                <w:rPr>
                  <w:rFonts w:ascii="Times New Roman" w:eastAsia="等线" w:hAnsi="Times New Roman" w:cs="Times New Roman"/>
                  <w:color w:val="auto"/>
                  <w:sz w:val="18"/>
                  <w:szCs w:val="18"/>
                  <w:rPrChange w:id="13073" w:author="He Han" w:date="2026-10-27T15:42:00Z">
                    <w:rPr>
                      <w:rFonts w:ascii="Times New Roman" w:eastAsia="等线" w:hAnsi="Times New Roman" w:cs="Times New Roman"/>
                      <w:color w:val="FF0000"/>
                      <w:sz w:val="18"/>
                      <w:szCs w:val="18"/>
                    </w:rPr>
                  </w:rPrChange>
                </w:rPr>
                <w:t>Stir for at least 15 min.</w:t>
              </w:r>
            </w:ins>
            <w:ins w:id="13074" w:author="Xuning Wei12232" w:date="2026-07-27T20:35:00Z">
              <w:r w:rsidRPr="00115847">
                <w:rPr>
                  <w:rFonts w:ascii="Times New Roman" w:eastAsia="等线" w:hAnsi="Times New Roman" w:cs="Times New Roman"/>
                  <w:color w:val="auto"/>
                  <w:sz w:val="18"/>
                  <w:szCs w:val="18"/>
                  <w:lang w:eastAsia="zh-CN"/>
                  <w:rPrChange w:id="13075" w:author="He Han" w:date="2026-10-27T15:42:00Z">
                    <w:rPr>
                      <w:rFonts w:ascii="Times New Roman" w:eastAsia="等线" w:hAnsi="Times New Roman" w:cs="Times New Roman"/>
                      <w:color w:val="000000" w:themeColor="text1"/>
                      <w:sz w:val="18"/>
                      <w:szCs w:val="18"/>
                      <w:lang w:eastAsia="zh-CN"/>
                    </w:rPr>
                  </w:rPrChange>
                </w:rPr>
                <w:t xml:space="preserve"> </w:t>
              </w:r>
              <w:r w:rsidRPr="00BB7730">
                <w:rPr>
                  <w:rFonts w:ascii="Times New Roman" w:eastAsia="等线" w:hAnsi="Times New Roman" w:cs="Times New Roman"/>
                  <w:color w:val="000000" w:themeColor="text1"/>
                  <w:sz w:val="18"/>
                  <w:szCs w:val="18"/>
                  <w:lang w:eastAsia="zh-CN"/>
                </w:rPr>
                <w:br/>
                <w:t>2. Adjust</w:t>
              </w:r>
              <w:r w:rsidRPr="00BB7730">
                <w:rPr>
                  <w:rFonts w:ascii="Times New Roman" w:eastAsia="等线" w:hAnsi="Times New Roman" w:cs="Times New Roman"/>
                  <w:bCs w:val="0"/>
                  <w:color w:val="000000" w:themeColor="text1"/>
                  <w:sz w:val="18"/>
                  <w:szCs w:val="18"/>
                </w:rPr>
                <w:t xml:space="preserve"> the mixture to </w:t>
              </w:r>
              <w:r w:rsidRPr="00BB7730">
                <w:rPr>
                  <w:rFonts w:ascii="Times New Roman" w:eastAsia="等线" w:hAnsi="Times New Roman" w:cs="Times New Roman"/>
                  <w:bCs w:val="0"/>
                  <w:color w:val="000000" w:themeColor="text1"/>
                  <w:sz w:val="18"/>
                  <w:szCs w:val="18"/>
                  <w:lang w:eastAsia="zh-CN"/>
                </w:rPr>
                <w:t>20</w:t>
              </w:r>
              <w:r w:rsidRPr="00BB7730">
                <w:rPr>
                  <w:rFonts w:ascii="Times New Roman" w:eastAsia="等线" w:hAnsi="Times New Roman" w:cs="Times New Roman"/>
                  <w:bCs w:val="0"/>
                  <w:color w:val="000000" w:themeColor="text1"/>
                  <w:sz w:val="18"/>
                  <w:szCs w:val="18"/>
                </w:rPr>
                <w:t>±5℃</w:t>
              </w:r>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Add 2.0 eq </w:t>
              </w:r>
              <w:r w:rsidRPr="00BB7730">
                <w:rPr>
                  <w:rFonts w:ascii="Times New Roman" w:eastAsia="等线" w:hAnsi="Times New Roman" w:cs="Times New Roman"/>
                  <w:bCs w:val="0"/>
                  <w:color w:val="000000" w:themeColor="text1"/>
                  <w:sz w:val="18"/>
                  <w:szCs w:val="18"/>
                </w:rPr>
                <w:t>OxymaPure</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3076" w:author="Johan Granander" w:date="2026-07-28T13:41:00Z">
              <w:r w:rsidR="005231E1" w:rsidRPr="00BB7730">
                <w:rPr>
                  <w:rFonts w:ascii="Times New Roman" w:eastAsia="等线" w:hAnsi="Times New Roman" w:cs="Times New Roman"/>
                  <w:color w:val="000000" w:themeColor="text1"/>
                  <w:sz w:val="18"/>
                  <w:szCs w:val="18"/>
                </w:rPr>
                <w:t xml:space="preserve"> </w:t>
              </w:r>
            </w:ins>
            <w:ins w:id="13077" w:author="Xuning Wei12232" w:date="2026-07-27T20:35: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 rinse the TJ4S-1213-Sy15-R01 with 2.0</w:t>
              </w:r>
            </w:ins>
            <w:ins w:id="13078" w:author="Johan Granander" w:date="2026-07-28T13:41:00Z">
              <w:r w:rsidR="005231E1" w:rsidRPr="00BB7730">
                <w:rPr>
                  <w:rFonts w:ascii="Times New Roman" w:eastAsia="等线" w:hAnsi="Times New Roman" w:cs="Times New Roman"/>
                  <w:color w:val="000000" w:themeColor="text1"/>
                  <w:sz w:val="18"/>
                  <w:szCs w:val="18"/>
                </w:rPr>
                <w:t xml:space="preserve"> </w:t>
              </w:r>
            </w:ins>
            <w:ins w:id="13079" w:author="Xuning Wei12232" w:date="2026-07-27T20:35:00Z">
              <w:del w:id="13080" w:author="Johan Granander" w:date="2026-07-28T13:42:00Z">
                <w:r w:rsidRPr="00BB7730" w:rsidDel="005231E1">
                  <w:rPr>
                    <w:rFonts w:ascii="Times New Roman" w:eastAsia="等线" w:hAnsi="Times New Roman" w:cs="Times New Roman"/>
                    <w:color w:val="000000" w:themeColor="text1"/>
                    <w:sz w:val="18"/>
                    <w:szCs w:val="18"/>
                  </w:rPr>
                  <w:delText>v</w:delText>
                </w:r>
              </w:del>
            </w:ins>
            <w:ins w:id="13081" w:author="Johan Granander" w:date="2026-07-28T13:42:00Z">
              <w:r w:rsidR="005231E1" w:rsidRPr="00BB7730">
                <w:rPr>
                  <w:rFonts w:ascii="Times New Roman" w:eastAsia="等线" w:hAnsi="Times New Roman" w:cs="Times New Roman"/>
                  <w:color w:val="000000" w:themeColor="text1"/>
                  <w:sz w:val="18"/>
                  <w:szCs w:val="18"/>
                </w:rPr>
                <w:t>V</w:t>
              </w:r>
            </w:ins>
            <w:ins w:id="13082" w:author="Xuning Wei12232" w:date="2026-07-27T20:35:00Z">
              <w:r w:rsidRPr="00BB7730">
                <w:rPr>
                  <w:rFonts w:ascii="Times New Roman" w:eastAsia="等线" w:hAnsi="Times New Roman" w:cs="Times New Roman"/>
                  <w:color w:val="000000" w:themeColor="text1"/>
                  <w:sz w:val="18"/>
                  <w:szCs w:val="18"/>
                </w:rPr>
                <w:t xml:space="preserve"> DMF (1.</w:t>
              </w:r>
            </w:ins>
            <w:ins w:id="13083" w:author="He Han" w:date="2026-10-27T15:42:00Z">
              <w:r w:rsidR="00694698">
                <w:rPr>
                  <w:rFonts w:ascii="Times New Roman" w:eastAsia="等线" w:hAnsi="Times New Roman" w:cs="Times New Roman"/>
                  <w:color w:val="000000" w:themeColor="text1"/>
                  <w:sz w:val="18"/>
                  <w:szCs w:val="18"/>
                </w:rPr>
                <w:t>90</w:t>
              </w:r>
            </w:ins>
            <w:ins w:id="13084" w:author="Xuning Wei12232" w:date="2026-07-27T20:35:00Z">
              <w:del w:id="13085" w:author="He Han" w:date="2026-10-27T15:42:00Z">
                <w:r w:rsidRPr="00BB7730" w:rsidDel="00694698">
                  <w:rPr>
                    <w:rFonts w:ascii="Times New Roman" w:eastAsia="等线" w:hAnsi="Times New Roman" w:cs="Times New Roman"/>
                    <w:color w:val="000000" w:themeColor="text1"/>
                    <w:sz w:val="18"/>
                    <w:szCs w:val="18"/>
                  </w:rPr>
                  <w:delText>896</w:delText>
                </w:r>
              </w:del>
              <w:r w:rsidRPr="00BB7730">
                <w:rPr>
                  <w:rFonts w:ascii="Times New Roman" w:eastAsia="等线" w:hAnsi="Times New Roman" w:cs="Times New Roman"/>
                  <w:color w:val="000000" w:themeColor="text1"/>
                  <w:sz w:val="18"/>
                  <w:szCs w:val="18"/>
                </w:rPr>
                <w:t xml:space="preserve"> kg/kg). Add 2.2 eq. DIC into TJ4S-1213-Sy15-R01, the addition rate depends on temperature control. Activate for 20±5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 xml:space="preserve">±5℃ (target: </w:t>
              </w:r>
              <w:r w:rsidRPr="00BB7730">
                <w:rPr>
                  <w:rFonts w:ascii="Times New Roman" w:eastAsia="等线" w:hAnsi="Times New Roman" w:cs="Times New Roman"/>
                  <w:color w:val="000000" w:themeColor="text1"/>
                  <w:sz w:val="18"/>
                  <w:szCs w:val="18"/>
                  <w:lang w:eastAsia="zh-CN"/>
                </w:rPr>
                <w:t>20</w:t>
              </w:r>
            </w:ins>
            <w:ins w:id="13086" w:author="Johan Granander" w:date="2026-07-28T13:42:00Z">
              <w:r w:rsidR="005231E1" w:rsidRPr="00BB7730">
                <w:rPr>
                  <w:rFonts w:ascii="Times New Roman" w:eastAsia="等线" w:hAnsi="Times New Roman" w:cs="Times New Roman"/>
                  <w:color w:val="000000" w:themeColor="text1"/>
                  <w:sz w:val="18"/>
                  <w:szCs w:val="18"/>
                  <w:lang w:eastAsia="zh-CN"/>
                </w:rPr>
                <w:t xml:space="preserve"> </w:t>
              </w:r>
            </w:ins>
            <w:ins w:id="13087" w:author="Xuning Wei12232" w:date="2026-07-27T20:35: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等线" w:hAnsi="Times New Roman" w:cs="Times New Roman"/>
                  <w:bCs w:val="0"/>
                  <w:color w:val="000000" w:themeColor="text1"/>
                  <w:sz w:val="18"/>
                  <w:szCs w:val="18"/>
                  <w:lang w:eastAsia="zh-CN"/>
                </w:rPr>
                <w:t xml:space="preserve">1.0 V DMF (0.948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3088" w:author="Xuning Wei12232" w:date="2026-07-27T20:59:00Z">
              <w:tcPr>
                <w:tcW w:w="842" w:type="pct"/>
                <w:gridSpan w:val="3"/>
                <w:vMerge w:val="restart"/>
                <w:shd w:val="clear" w:color="auto" w:fill="FFFFFF" w:themeFill="background1"/>
                <w:vAlign w:val="center"/>
              </w:tcPr>
            </w:tcPrChange>
          </w:tcPr>
          <w:p w14:paraId="60B6A1FF" w14:textId="77777777" w:rsidR="00153539" w:rsidRPr="00BB7730" w:rsidRDefault="00153539">
            <w:pPr>
              <w:pStyle w:val="afc"/>
              <w:numPr>
                <w:ilvl w:val="0"/>
                <w:numId w:val="187"/>
              </w:numPr>
              <w:ind w:firstLineChars="0"/>
              <w:jc w:val="both"/>
              <w:rPr>
                <w:ins w:id="13089" w:author="He Han" w:date="2026-10-22T22:12:00Z"/>
                <w:rFonts w:ascii="Times New Roman" w:hAnsi="Times New Roman" w:cs="Times New Roman"/>
                <w:color w:val="auto"/>
                <w:sz w:val="18"/>
                <w:szCs w:val="18"/>
                <w:shd w:val="clear" w:color="auto" w:fill="FFFFFF"/>
              </w:rPr>
              <w:pPrChange w:id="13090" w:author="He Han" w:date="2026-10-22T22:15:00Z">
                <w:pPr>
                  <w:pStyle w:val="afc"/>
                  <w:numPr>
                    <w:numId w:val="161"/>
                  </w:numPr>
                  <w:ind w:left="420" w:firstLineChars="0" w:hanging="420"/>
                  <w:jc w:val="both"/>
                </w:pPr>
              </w:pPrChange>
            </w:pPr>
            <w:ins w:id="13091"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59719BC9" w14:textId="77777777" w:rsidR="00153539" w:rsidRPr="00BB7730" w:rsidRDefault="00153539">
            <w:pPr>
              <w:pStyle w:val="afc"/>
              <w:numPr>
                <w:ilvl w:val="0"/>
                <w:numId w:val="187"/>
              </w:numPr>
              <w:ind w:firstLineChars="0"/>
              <w:jc w:val="both"/>
              <w:rPr>
                <w:ins w:id="13092" w:author="He Han" w:date="2026-10-22T22:12:00Z"/>
                <w:rFonts w:ascii="Times New Roman" w:hAnsi="Times New Roman" w:cs="Times New Roman"/>
                <w:color w:val="auto"/>
                <w:sz w:val="18"/>
                <w:szCs w:val="18"/>
                <w:shd w:val="clear" w:color="auto" w:fill="FFFFFF"/>
              </w:rPr>
              <w:pPrChange w:id="13093" w:author="He Han" w:date="2026-10-22T22:15:00Z">
                <w:pPr>
                  <w:pStyle w:val="afc"/>
                  <w:numPr>
                    <w:numId w:val="161"/>
                  </w:numPr>
                  <w:ind w:left="420" w:firstLineChars="0" w:hanging="420"/>
                  <w:jc w:val="both"/>
                </w:pPr>
              </w:pPrChange>
            </w:pPr>
            <w:ins w:id="13094" w:author="He Han" w:date="2026-10-22T22:12:00Z">
              <w:r w:rsidRPr="00BB7730">
                <w:rPr>
                  <w:rFonts w:ascii="Times New Roman" w:hAnsi="Times New Roman" w:cs="Times New Roman"/>
                  <w:color w:val="auto"/>
                  <w:sz w:val="18"/>
                  <w:szCs w:val="18"/>
                  <w:shd w:val="clear" w:color="auto" w:fill="FFFFFF"/>
                </w:rPr>
                <w:t>Agitator material: Hastelloy (C-276)</w:t>
              </w:r>
            </w:ins>
          </w:p>
          <w:p w14:paraId="76725A4A" w14:textId="77777777" w:rsidR="00153539" w:rsidRPr="00BB7730" w:rsidRDefault="00153539">
            <w:pPr>
              <w:pStyle w:val="afc"/>
              <w:numPr>
                <w:ilvl w:val="0"/>
                <w:numId w:val="187"/>
              </w:numPr>
              <w:ind w:firstLineChars="0"/>
              <w:jc w:val="both"/>
              <w:rPr>
                <w:ins w:id="13095" w:author="He Han" w:date="2026-10-22T22:12:00Z"/>
                <w:rFonts w:ascii="Times New Roman" w:hAnsi="Times New Roman" w:cs="Times New Roman"/>
                <w:color w:val="auto"/>
                <w:sz w:val="18"/>
                <w:szCs w:val="18"/>
                <w:shd w:val="clear" w:color="auto" w:fill="FFFFFF"/>
              </w:rPr>
              <w:pPrChange w:id="13096" w:author="He Han" w:date="2026-10-22T22:15:00Z">
                <w:pPr>
                  <w:pStyle w:val="afc"/>
                  <w:numPr>
                    <w:numId w:val="161"/>
                  </w:numPr>
                  <w:ind w:left="420" w:firstLineChars="0" w:hanging="420"/>
                  <w:jc w:val="both"/>
                </w:pPr>
              </w:pPrChange>
            </w:pPr>
            <w:ins w:id="13097" w:author="He Han" w:date="2026-10-22T22:12:00Z">
              <w:r w:rsidRPr="00BB7730">
                <w:rPr>
                  <w:rFonts w:ascii="Times New Roman" w:hAnsi="Times New Roman" w:cs="Times New Roman"/>
                  <w:color w:val="auto"/>
                  <w:sz w:val="18"/>
                  <w:szCs w:val="18"/>
                  <w:shd w:val="clear" w:color="auto" w:fill="FFFFFF"/>
                </w:rPr>
                <w:t>Sight glass: Glass</w:t>
              </w:r>
            </w:ins>
          </w:p>
          <w:p w14:paraId="1BFEB4C8" w14:textId="77777777" w:rsidR="00153539" w:rsidRPr="00BB7730" w:rsidRDefault="00153539">
            <w:pPr>
              <w:pStyle w:val="afc"/>
              <w:numPr>
                <w:ilvl w:val="0"/>
                <w:numId w:val="187"/>
              </w:numPr>
              <w:ind w:firstLineChars="0"/>
              <w:jc w:val="both"/>
              <w:rPr>
                <w:ins w:id="13098" w:author="He Han" w:date="2026-10-22T22:12:00Z"/>
                <w:rFonts w:ascii="Times New Roman" w:hAnsi="Times New Roman" w:cs="Times New Roman"/>
                <w:color w:val="auto"/>
                <w:sz w:val="18"/>
                <w:szCs w:val="18"/>
                <w:shd w:val="clear" w:color="auto" w:fill="FFFFFF"/>
              </w:rPr>
              <w:pPrChange w:id="13099" w:author="He Han" w:date="2026-10-22T22:15:00Z">
                <w:pPr>
                  <w:pStyle w:val="afc"/>
                  <w:numPr>
                    <w:numId w:val="161"/>
                  </w:numPr>
                  <w:ind w:left="420" w:firstLineChars="0" w:hanging="420"/>
                  <w:jc w:val="both"/>
                </w:pPr>
              </w:pPrChange>
            </w:pPr>
            <w:ins w:id="13100"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156A25B7" w14:textId="77777777" w:rsidR="00153539" w:rsidRPr="00BB7730" w:rsidRDefault="00153539">
            <w:pPr>
              <w:pStyle w:val="afc"/>
              <w:numPr>
                <w:ilvl w:val="0"/>
                <w:numId w:val="187"/>
              </w:numPr>
              <w:ind w:firstLineChars="0"/>
              <w:jc w:val="both"/>
              <w:rPr>
                <w:ins w:id="13101" w:author="He Han" w:date="2026-10-22T22:12:00Z"/>
                <w:rFonts w:ascii="Times New Roman" w:hAnsi="Times New Roman" w:cs="Times New Roman"/>
                <w:color w:val="auto"/>
                <w:sz w:val="18"/>
                <w:szCs w:val="18"/>
                <w:shd w:val="clear" w:color="auto" w:fill="FFFFFF"/>
              </w:rPr>
              <w:pPrChange w:id="13102" w:author="He Han" w:date="2026-10-22T22:15:00Z">
                <w:pPr>
                  <w:pStyle w:val="afc"/>
                  <w:numPr>
                    <w:numId w:val="161"/>
                  </w:numPr>
                  <w:ind w:left="420" w:firstLineChars="0" w:hanging="420"/>
                  <w:jc w:val="both"/>
                </w:pPr>
              </w:pPrChange>
            </w:pPr>
            <w:ins w:id="13103"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243594C8" w14:textId="77777777" w:rsidR="00153539" w:rsidRPr="00BB7730" w:rsidRDefault="00153539">
            <w:pPr>
              <w:pStyle w:val="afc"/>
              <w:numPr>
                <w:ilvl w:val="0"/>
                <w:numId w:val="187"/>
              </w:numPr>
              <w:ind w:firstLineChars="0"/>
              <w:jc w:val="both"/>
              <w:rPr>
                <w:ins w:id="13104" w:author="He Han" w:date="2026-10-22T22:12:00Z"/>
                <w:rFonts w:ascii="Times New Roman" w:hAnsi="Times New Roman" w:cs="Times New Roman"/>
                <w:color w:val="auto"/>
                <w:sz w:val="18"/>
                <w:szCs w:val="18"/>
                <w:shd w:val="clear" w:color="auto" w:fill="FFFFFF"/>
              </w:rPr>
              <w:pPrChange w:id="13105" w:author="He Han" w:date="2026-10-22T22:15:00Z">
                <w:pPr>
                  <w:pStyle w:val="afc"/>
                  <w:numPr>
                    <w:numId w:val="161"/>
                  </w:numPr>
                  <w:ind w:left="420" w:firstLineChars="0" w:hanging="420"/>
                  <w:jc w:val="both"/>
                </w:pPr>
              </w:pPrChange>
            </w:pPr>
            <w:ins w:id="13106" w:author="He Han" w:date="2026-10-22T22:12:00Z">
              <w:r w:rsidRPr="00BB7730">
                <w:rPr>
                  <w:rFonts w:ascii="Times New Roman" w:hAnsi="Times New Roman" w:cs="Times New Roman"/>
                  <w:color w:val="auto"/>
                  <w:sz w:val="18"/>
                  <w:szCs w:val="18"/>
                  <w:shd w:val="clear" w:color="auto" w:fill="FFFFFF"/>
                </w:rPr>
                <w:t>Sealing ring: PTFE</w:t>
              </w:r>
            </w:ins>
          </w:p>
          <w:p w14:paraId="36997215" w14:textId="77777777" w:rsidR="00153539" w:rsidRPr="00BB7730" w:rsidRDefault="00153539">
            <w:pPr>
              <w:pStyle w:val="afc"/>
              <w:numPr>
                <w:ilvl w:val="0"/>
                <w:numId w:val="187"/>
              </w:numPr>
              <w:ind w:firstLineChars="0"/>
              <w:jc w:val="both"/>
              <w:rPr>
                <w:ins w:id="13107" w:author="He Han" w:date="2026-10-22T22:12:00Z"/>
                <w:rFonts w:ascii="Times New Roman" w:hAnsi="Times New Roman" w:cs="Times New Roman"/>
                <w:color w:val="auto"/>
                <w:sz w:val="18"/>
                <w:szCs w:val="18"/>
                <w:shd w:val="clear" w:color="auto" w:fill="FFFFFF"/>
              </w:rPr>
              <w:pPrChange w:id="13108" w:author="He Han" w:date="2026-10-22T22:15:00Z">
                <w:pPr>
                  <w:pStyle w:val="afc"/>
                  <w:numPr>
                    <w:numId w:val="161"/>
                  </w:numPr>
                  <w:ind w:left="420" w:firstLineChars="0" w:hanging="420"/>
                  <w:jc w:val="both"/>
                </w:pPr>
              </w:pPrChange>
            </w:pPr>
            <w:ins w:id="13109" w:author="He Han" w:date="2026-10-22T22:12:00Z">
              <w:r w:rsidRPr="00BB7730">
                <w:rPr>
                  <w:rFonts w:ascii="Times New Roman" w:hAnsi="Times New Roman" w:cs="Times New Roman"/>
                  <w:color w:val="auto"/>
                  <w:sz w:val="18"/>
                  <w:szCs w:val="18"/>
                  <w:shd w:val="clear" w:color="auto" w:fill="FFFFFF"/>
                </w:rPr>
                <w:t>Mass flow meter: SS</w:t>
              </w:r>
            </w:ins>
          </w:p>
          <w:p w14:paraId="37BA56A9" w14:textId="77777777" w:rsidR="00153539" w:rsidRPr="00BB7730" w:rsidRDefault="00153539">
            <w:pPr>
              <w:pStyle w:val="afc"/>
              <w:numPr>
                <w:ilvl w:val="0"/>
                <w:numId w:val="187"/>
              </w:numPr>
              <w:ind w:firstLineChars="0"/>
              <w:jc w:val="both"/>
              <w:rPr>
                <w:ins w:id="13110" w:author="He Han" w:date="2026-10-22T22:12:00Z"/>
                <w:rFonts w:ascii="Times New Roman" w:hAnsi="Times New Roman" w:cs="Times New Roman"/>
                <w:color w:val="auto"/>
                <w:sz w:val="18"/>
                <w:szCs w:val="18"/>
                <w:shd w:val="clear" w:color="auto" w:fill="FFFFFF"/>
              </w:rPr>
              <w:pPrChange w:id="13111" w:author="He Han" w:date="2026-10-22T22:15:00Z">
                <w:pPr>
                  <w:pStyle w:val="afc"/>
                  <w:numPr>
                    <w:numId w:val="161"/>
                  </w:numPr>
                  <w:ind w:left="420" w:firstLineChars="0" w:hanging="420"/>
                  <w:jc w:val="both"/>
                </w:pPr>
              </w:pPrChange>
            </w:pPr>
            <w:ins w:id="13112"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029B72BB" w14:textId="77777777" w:rsidR="00153539" w:rsidRPr="00BB7730" w:rsidRDefault="00153539">
            <w:pPr>
              <w:pStyle w:val="afc"/>
              <w:numPr>
                <w:ilvl w:val="0"/>
                <w:numId w:val="187"/>
              </w:numPr>
              <w:ind w:firstLineChars="0"/>
              <w:jc w:val="both"/>
              <w:rPr>
                <w:ins w:id="13113" w:author="He Han" w:date="2026-10-22T22:12:00Z"/>
                <w:rFonts w:ascii="Times New Roman" w:eastAsiaTheme="minorEastAsia" w:hAnsi="Times New Roman" w:cs="Times New Roman"/>
                <w:color w:val="auto"/>
                <w:sz w:val="18"/>
                <w:szCs w:val="18"/>
                <w:shd w:val="clear" w:color="auto" w:fill="FFFFFF"/>
                <w:lang w:eastAsia="zh-CN"/>
              </w:rPr>
              <w:pPrChange w:id="13114" w:author="He Han" w:date="2026-10-22T22:15:00Z">
                <w:pPr>
                  <w:pStyle w:val="afc"/>
                  <w:numPr>
                    <w:numId w:val="161"/>
                  </w:numPr>
                  <w:ind w:left="420" w:firstLineChars="0" w:hanging="420"/>
                  <w:jc w:val="both"/>
                </w:pPr>
              </w:pPrChange>
            </w:pPr>
            <w:ins w:id="13115"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208D218A" w14:textId="77777777" w:rsidR="00153539" w:rsidRPr="00BB7730" w:rsidRDefault="00153539">
            <w:pPr>
              <w:pStyle w:val="afc"/>
              <w:numPr>
                <w:ilvl w:val="0"/>
                <w:numId w:val="187"/>
              </w:numPr>
              <w:ind w:firstLineChars="0"/>
              <w:jc w:val="both"/>
              <w:rPr>
                <w:ins w:id="13116" w:author="He Han" w:date="2026-10-22T22:12:00Z"/>
                <w:rFonts w:ascii="Times New Roman" w:eastAsiaTheme="minorEastAsia" w:hAnsi="Times New Roman" w:cs="Times New Roman"/>
                <w:bCs w:val="0"/>
                <w:color w:val="auto"/>
                <w:sz w:val="18"/>
                <w:szCs w:val="18"/>
                <w:shd w:val="clear" w:color="auto" w:fill="FFFFFF"/>
                <w:lang w:eastAsia="zh-CN"/>
              </w:rPr>
              <w:pPrChange w:id="13117" w:author="He Han" w:date="2026-10-22T22:15:00Z">
                <w:pPr>
                  <w:pStyle w:val="afc"/>
                  <w:numPr>
                    <w:numId w:val="161"/>
                  </w:numPr>
                  <w:ind w:left="420" w:firstLineChars="0" w:hanging="420"/>
                  <w:jc w:val="both"/>
                </w:pPr>
              </w:pPrChange>
            </w:pPr>
            <w:ins w:id="13118"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614C680D" w14:textId="17FAAC86" w:rsidR="00153539" w:rsidRPr="00BB7730" w:rsidRDefault="00153539">
            <w:pPr>
              <w:pStyle w:val="afc"/>
              <w:numPr>
                <w:ilvl w:val="0"/>
                <w:numId w:val="187"/>
              </w:numPr>
              <w:ind w:firstLineChars="0"/>
              <w:jc w:val="both"/>
              <w:rPr>
                <w:ins w:id="13119" w:author="He Han" w:date="2026-10-22T22:15:00Z"/>
                <w:rFonts w:ascii="Times New Roman" w:hAnsi="Times New Roman" w:cs="Times New Roman"/>
                <w:color w:val="0000FF"/>
                <w:sz w:val="18"/>
                <w:szCs w:val="18"/>
                <w:shd w:val="clear" w:color="auto" w:fill="FFFFFF"/>
              </w:rPr>
              <w:pPrChange w:id="13120" w:author="He Han" w:date="2026-10-22T22:15:00Z">
                <w:pPr>
                  <w:pStyle w:val="afc"/>
                  <w:numPr>
                    <w:numId w:val="161"/>
                  </w:numPr>
                  <w:ind w:left="420" w:firstLineChars="0" w:hanging="420"/>
                  <w:jc w:val="both"/>
                </w:pPr>
              </w:pPrChange>
            </w:pPr>
            <w:ins w:id="13121"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06B95B63" w14:textId="41122518" w:rsidR="00153539" w:rsidRPr="00BB7730" w:rsidRDefault="00153539">
            <w:pPr>
              <w:pStyle w:val="afc"/>
              <w:numPr>
                <w:ilvl w:val="0"/>
                <w:numId w:val="187"/>
              </w:numPr>
              <w:ind w:firstLineChars="0"/>
              <w:jc w:val="both"/>
              <w:rPr>
                <w:ins w:id="13122" w:author="He Han" w:date="2026-10-22T22:12:00Z"/>
                <w:rFonts w:ascii="Times New Roman" w:hAnsi="Times New Roman" w:cs="Times New Roman"/>
                <w:color w:val="0000FF"/>
                <w:sz w:val="18"/>
                <w:szCs w:val="18"/>
                <w:shd w:val="clear" w:color="auto" w:fill="FFFFFF"/>
              </w:rPr>
              <w:pPrChange w:id="13123" w:author="He Han" w:date="2026-10-22T22:15:00Z">
                <w:pPr>
                  <w:pStyle w:val="afc"/>
                  <w:numPr>
                    <w:numId w:val="161"/>
                  </w:numPr>
                  <w:ind w:left="420" w:firstLineChars="0" w:hanging="420"/>
                  <w:jc w:val="both"/>
                </w:pPr>
              </w:pPrChange>
            </w:pPr>
            <w:ins w:id="13124" w:author="He Han" w:date="2026-10-22T22:15: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3469F976" w14:textId="12691FEA" w:rsidR="0026505D" w:rsidRPr="00BB7730" w:rsidDel="00153539" w:rsidRDefault="0026505D" w:rsidP="00153539">
            <w:pPr>
              <w:rPr>
                <w:ins w:id="13125" w:author="Xuning Wei12232" w:date="2026-07-27T20:51:00Z"/>
                <w:del w:id="13126" w:author="He Han" w:date="2026-10-22T22:12:00Z"/>
                <w:rFonts w:ascii="Times New Roman" w:hAnsi="Times New Roman" w:cs="Times New Roman"/>
                <w:color w:val="auto"/>
                <w:sz w:val="18"/>
                <w:szCs w:val="18"/>
                <w:shd w:val="clear" w:color="auto" w:fill="FFFFFF"/>
              </w:rPr>
            </w:pPr>
            <w:ins w:id="13127" w:author="Xuning Wei12232" w:date="2026-07-27T20:51:00Z">
              <w:del w:id="13128" w:author="He Han" w:date="2026-10-12T14:35:00Z">
                <w:r w:rsidRPr="00BB7730" w:rsidDel="006379C0">
                  <w:rPr>
                    <w:rFonts w:ascii="Times New Roman" w:hAnsi="Times New Roman" w:cs="Times New Roman"/>
                    <w:color w:val="00B0F0"/>
                    <w:sz w:val="18"/>
                    <w:szCs w:val="18"/>
                    <w:shd w:val="clear" w:color="auto" w:fill="FFFFFF"/>
                    <w:rPrChange w:id="13129" w:author="He Han" w:date="2026-10-12T15:00:00Z">
                      <w:rPr>
                        <w:rFonts w:ascii="Times New Roman" w:hAnsi="Times New Roman" w:cs="Times New Roman"/>
                        <w:color w:val="auto"/>
                        <w:sz w:val="18"/>
                        <w:szCs w:val="18"/>
                        <w:shd w:val="clear" w:color="auto" w:fill="FFFFFF"/>
                      </w:rPr>
                    </w:rPrChange>
                  </w:rPr>
                  <w:delText>Tank material:</w:delText>
                </w:r>
              </w:del>
              <w:del w:id="13130"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6093E07C" w14:textId="6E6382B1" w:rsidR="0026505D" w:rsidRPr="00BB7730" w:rsidDel="00153539" w:rsidRDefault="0026505D" w:rsidP="0026505D">
            <w:pPr>
              <w:rPr>
                <w:ins w:id="13131" w:author="Xuning Wei12232" w:date="2026-07-27T20:51:00Z"/>
                <w:del w:id="13132" w:author="He Han" w:date="2026-10-22T22:12:00Z"/>
                <w:rFonts w:ascii="Times New Roman" w:hAnsi="Times New Roman" w:cs="Times New Roman"/>
                <w:color w:val="auto"/>
                <w:sz w:val="18"/>
                <w:szCs w:val="18"/>
                <w:shd w:val="clear" w:color="auto" w:fill="FFFFFF"/>
              </w:rPr>
            </w:pPr>
            <w:ins w:id="13133" w:author="Xuning Wei12232" w:date="2026-07-27T20:51:00Z">
              <w:del w:id="13134"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2417CCDD" w14:textId="747B6910" w:rsidR="0026505D" w:rsidRPr="00BB7730" w:rsidDel="00153539" w:rsidRDefault="0026505D" w:rsidP="0026505D">
            <w:pPr>
              <w:rPr>
                <w:ins w:id="13135" w:author="Xuning Wei12232" w:date="2026-07-27T20:51:00Z"/>
                <w:del w:id="13136" w:author="He Han" w:date="2026-10-22T22:12:00Z"/>
                <w:rFonts w:ascii="Times New Roman" w:hAnsi="Times New Roman" w:cs="Times New Roman"/>
                <w:color w:val="auto"/>
                <w:sz w:val="18"/>
                <w:szCs w:val="18"/>
                <w:shd w:val="clear" w:color="auto" w:fill="FFFFFF"/>
              </w:rPr>
            </w:pPr>
            <w:ins w:id="13137" w:author="Xuning Wei12232" w:date="2026-07-27T20:51:00Z">
              <w:del w:id="13138"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401B0FA1" w14:textId="3D7A7E6D" w:rsidR="0026505D" w:rsidRPr="00BB7730" w:rsidDel="00153539" w:rsidRDefault="0026505D" w:rsidP="0026505D">
            <w:pPr>
              <w:rPr>
                <w:ins w:id="13139" w:author="Xuning Wei12232" w:date="2026-07-27T20:51:00Z"/>
                <w:del w:id="13140" w:author="He Han" w:date="2026-10-22T22:12:00Z"/>
                <w:rFonts w:ascii="Times New Roman" w:hAnsi="Times New Roman" w:cs="Times New Roman"/>
                <w:color w:val="auto"/>
                <w:sz w:val="18"/>
                <w:szCs w:val="18"/>
                <w:shd w:val="clear" w:color="auto" w:fill="FFFFFF"/>
              </w:rPr>
            </w:pPr>
            <w:ins w:id="13141" w:author="Xuning Wei12232" w:date="2026-07-27T20:51:00Z">
              <w:del w:id="13142"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6933690E" w14:textId="1F50FFEE" w:rsidR="0026505D" w:rsidRPr="00BB7730" w:rsidDel="00153539" w:rsidRDefault="0026505D" w:rsidP="0026505D">
            <w:pPr>
              <w:rPr>
                <w:ins w:id="13143" w:author="Xuning Wei12232" w:date="2026-07-27T20:51:00Z"/>
                <w:del w:id="13144" w:author="He Han" w:date="2026-10-22T22:12:00Z"/>
                <w:rFonts w:ascii="Times New Roman" w:hAnsi="Times New Roman" w:cs="Times New Roman"/>
                <w:color w:val="auto"/>
                <w:sz w:val="18"/>
                <w:szCs w:val="18"/>
                <w:shd w:val="clear" w:color="auto" w:fill="FFFFFF"/>
              </w:rPr>
            </w:pPr>
            <w:ins w:id="13145" w:author="Xuning Wei12232" w:date="2026-07-27T20:51:00Z">
              <w:del w:id="13146"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7452288E" w14:textId="0B8D632E" w:rsidR="0026505D" w:rsidRPr="00BB7730" w:rsidDel="00153539" w:rsidRDefault="0026505D" w:rsidP="0026505D">
            <w:pPr>
              <w:rPr>
                <w:ins w:id="13147" w:author="Xuning Wei12232" w:date="2026-07-27T20:51:00Z"/>
                <w:del w:id="13148" w:author="He Han" w:date="2026-10-22T22:12:00Z"/>
                <w:rFonts w:ascii="Times New Roman" w:hAnsi="Times New Roman" w:cs="Times New Roman"/>
                <w:color w:val="auto"/>
                <w:sz w:val="18"/>
                <w:szCs w:val="18"/>
                <w:shd w:val="clear" w:color="auto" w:fill="FFFFFF"/>
              </w:rPr>
            </w:pPr>
            <w:ins w:id="13149" w:author="Xuning Wei12232" w:date="2026-07-27T20:51:00Z">
              <w:del w:id="13150"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3151" w:author="He Han" w:date="2026-10-12T15:00:00Z">
                <w:r w:rsidRPr="00BB7730" w:rsidDel="00E54036">
                  <w:rPr>
                    <w:rFonts w:ascii="Times New Roman" w:hAnsi="Times New Roman" w:cs="Times New Roman"/>
                    <w:color w:val="auto"/>
                    <w:sz w:val="18"/>
                    <w:szCs w:val="18"/>
                    <w:shd w:val="clear" w:color="auto" w:fill="FFFFFF"/>
                  </w:rPr>
                  <w:delText>304 &amp; 316L</w:delText>
                </w:r>
              </w:del>
            </w:ins>
          </w:p>
          <w:p w14:paraId="0EEAD410" w14:textId="1BEA0317" w:rsidR="0026505D" w:rsidRPr="00BB7730" w:rsidDel="00153539" w:rsidRDefault="0026505D" w:rsidP="0026505D">
            <w:pPr>
              <w:rPr>
                <w:ins w:id="13152" w:author="Xuning Wei12232" w:date="2026-07-27T20:51:00Z"/>
                <w:del w:id="13153" w:author="He Han" w:date="2026-10-22T22:12:00Z"/>
                <w:rFonts w:ascii="Times New Roman" w:eastAsiaTheme="minorEastAsia" w:hAnsi="Times New Roman" w:cs="Times New Roman"/>
                <w:color w:val="auto"/>
                <w:sz w:val="18"/>
                <w:szCs w:val="18"/>
                <w:shd w:val="clear" w:color="auto" w:fill="FFFFFF"/>
                <w:lang w:eastAsia="zh-CN"/>
              </w:rPr>
            </w:pPr>
            <w:ins w:id="13154" w:author="Xuning Wei12232" w:date="2026-07-27T20:51:00Z">
              <w:del w:id="13155"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61D622AE" w14:textId="46133428" w:rsidR="0026505D" w:rsidRPr="00BB7730" w:rsidDel="00153539" w:rsidRDefault="0026505D" w:rsidP="0026505D">
            <w:pPr>
              <w:rPr>
                <w:ins w:id="13156" w:author="Xuning Wei12232" w:date="2026-07-27T20:51:00Z"/>
                <w:del w:id="13157" w:author="He Han" w:date="2026-10-22T22:12:00Z"/>
                <w:rFonts w:ascii="Times New Roman" w:eastAsiaTheme="minorEastAsia" w:hAnsi="Times New Roman" w:cs="Times New Roman"/>
                <w:bCs w:val="0"/>
                <w:color w:val="auto"/>
                <w:sz w:val="18"/>
                <w:szCs w:val="18"/>
                <w:shd w:val="clear" w:color="auto" w:fill="FFFFFF"/>
                <w:lang w:eastAsia="zh-CN"/>
              </w:rPr>
            </w:pPr>
            <w:ins w:id="13158" w:author="Xuning Wei12232" w:date="2026-07-27T20:51:00Z">
              <w:del w:id="13159"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0DBAF8E3" w14:textId="55956E55" w:rsidR="0026505D" w:rsidRPr="00BB7730" w:rsidRDefault="0026505D" w:rsidP="0026505D">
            <w:pPr>
              <w:jc w:val="both"/>
              <w:rPr>
                <w:ins w:id="13160" w:author="Xuning Wei12232" w:date="2026-07-27T20:26:00Z"/>
                <w:rFonts w:ascii="Times New Roman" w:eastAsia="仿宋_GB2312" w:hAnsi="Times New Roman" w:cs="Times New Roman"/>
                <w:color w:val="auto"/>
                <w:sz w:val="18"/>
                <w:szCs w:val="18"/>
                <w:lang w:eastAsia="zh-CN" w:bidi="ar"/>
              </w:rPr>
            </w:pPr>
            <w:ins w:id="13161" w:author="Xuning Wei12232" w:date="2026-07-27T20:51:00Z">
              <w:del w:id="13162" w:author="He Han" w:date="2026-10-22T22:12:00Z">
                <w:r w:rsidRPr="00BB7730" w:rsidDel="00153539">
                  <w:rPr>
                    <w:rFonts w:ascii="Times New Roman" w:hAnsi="Times New Roman" w:cs="Times New Roman"/>
                    <w:color w:val="0000FF"/>
                    <w:sz w:val="18"/>
                    <w:szCs w:val="18"/>
                  </w:rPr>
                  <w:delText xml:space="preserve">Mechanical seal: </w:delText>
                </w:r>
              </w:del>
              <w:del w:id="13163" w:author="He Han" w:date="2026-10-12T15:00:00Z">
                <w:r w:rsidRPr="00BB7730" w:rsidDel="00E54036">
                  <w:rPr>
                    <w:rFonts w:ascii="Times New Roman" w:hAnsi="Times New Roman" w:cs="Times New Roman"/>
                    <w:color w:val="0000FF"/>
                    <w:sz w:val="18"/>
                    <w:szCs w:val="18"/>
                    <w:shd w:val="clear" w:color="auto" w:fill="FFFFFF"/>
                  </w:rPr>
                  <w:delText>304SS</w:delText>
                </w:r>
              </w:del>
              <w:del w:id="13164" w:author="He Han" w:date="2026-10-22T22:12:00Z">
                <w:r w:rsidRPr="00BB7730" w:rsidDel="00153539">
                  <w:rPr>
                    <w:rFonts w:ascii="Times New Roman" w:hAnsi="Times New Roman" w:cs="Times New Roman"/>
                    <w:color w:val="0000FF"/>
                    <w:sz w:val="18"/>
                    <w:szCs w:val="18"/>
                    <w:shd w:val="clear" w:color="auto" w:fill="FFFFFF"/>
                  </w:rPr>
                  <w:delText xml:space="preserve"> &amp; PTFE &amp; FFKM</w:delText>
                </w:r>
              </w:del>
              <w:del w:id="13165" w:author="He Han" w:date="2026-10-12T15:00:00Z">
                <w:r w:rsidRPr="00BB7730" w:rsidDel="00E54036">
                  <w:rPr>
                    <w:rFonts w:ascii="Times New Roman" w:hAnsi="Times New Roman" w:cs="Times New Roman"/>
                    <w:color w:val="0000FF"/>
                    <w:sz w:val="18"/>
                    <w:szCs w:val="18"/>
                    <w:shd w:val="clear" w:color="auto" w:fill="FFFFFF"/>
                  </w:rPr>
                  <w:delText xml:space="preserve"> </w:delText>
                </w:r>
              </w:del>
              <w:del w:id="13166" w:author="He Han" w:date="2026-10-22T22:12:00Z">
                <w:r w:rsidRPr="00BB7730" w:rsidDel="00153539">
                  <w:rPr>
                    <w:rFonts w:ascii="Times New Roman" w:hAnsi="Times New Roman" w:cs="Times New Roman"/>
                    <w:color w:val="0000FF"/>
                    <w:sz w:val="18"/>
                    <w:szCs w:val="18"/>
                    <w:shd w:val="clear" w:color="auto" w:fill="FFFFFF"/>
                  </w:rPr>
                  <w:delText xml:space="preserve">Gloves: </w:delText>
                </w:r>
              </w:del>
              <w:del w:id="13167"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3168" w:author="Xuning Wei12232" w:date="2026-07-27T20:59:00Z">
              <w:tcPr>
                <w:tcW w:w="346" w:type="pct"/>
                <w:gridSpan w:val="3"/>
                <w:vMerge w:val="restart"/>
                <w:shd w:val="clear" w:color="auto" w:fill="FFFFFF" w:themeFill="background1"/>
                <w:vAlign w:val="center"/>
              </w:tcPr>
            </w:tcPrChange>
          </w:tcPr>
          <w:p w14:paraId="58EAE166" w14:textId="77777777" w:rsidR="0026505D" w:rsidRPr="00BB7730" w:rsidRDefault="0026505D" w:rsidP="0026505D">
            <w:pPr>
              <w:jc w:val="both"/>
              <w:rPr>
                <w:ins w:id="13169" w:author="Xuning Wei12232" w:date="2026-07-27T20:26:00Z"/>
                <w:rFonts w:ascii="Times New Roman" w:eastAsia="仿宋_GB2312" w:hAnsi="Times New Roman" w:cs="Times New Roman"/>
                <w:color w:val="auto"/>
                <w:sz w:val="18"/>
                <w:szCs w:val="18"/>
                <w:lang w:eastAsia="zh-CN" w:bidi="ar"/>
              </w:rPr>
            </w:pPr>
            <w:ins w:id="13170" w:author="Xuning Wei12232" w:date="2026-07-27T20:26: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3171" w:author="Xuning Wei12232" w:date="2026-07-27T20:59:00Z">
              <w:tcPr>
                <w:tcW w:w="396" w:type="pct"/>
                <w:gridSpan w:val="3"/>
                <w:vMerge w:val="restart"/>
                <w:shd w:val="clear" w:color="auto" w:fill="FFFFFF" w:themeFill="background1"/>
                <w:vAlign w:val="center"/>
              </w:tcPr>
            </w:tcPrChange>
          </w:tcPr>
          <w:p w14:paraId="45D5E417" w14:textId="77777777" w:rsidR="0026505D" w:rsidRPr="00BB7730" w:rsidRDefault="0026505D" w:rsidP="0026505D">
            <w:pPr>
              <w:jc w:val="both"/>
              <w:rPr>
                <w:ins w:id="13172" w:author="Xuning Wei12232" w:date="2026-07-27T20:26:00Z"/>
                <w:rFonts w:ascii="Times New Roman" w:eastAsia="仿宋_GB2312" w:hAnsi="Times New Roman" w:cs="Times New Roman"/>
                <w:color w:val="auto"/>
                <w:sz w:val="18"/>
                <w:szCs w:val="18"/>
                <w:lang w:eastAsia="zh-CN" w:bidi="ar"/>
              </w:rPr>
            </w:pPr>
            <w:ins w:id="13173" w:author="Xuning Wei12232" w:date="2026-07-27T20:26: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3174" w:author="Xuning Wei12232" w:date="2026-07-27T20:59:00Z">
              <w:tcPr>
                <w:tcW w:w="335" w:type="pct"/>
                <w:gridSpan w:val="2"/>
                <w:vAlign w:val="center"/>
              </w:tcPr>
            </w:tcPrChange>
          </w:tcPr>
          <w:p w14:paraId="399C1E9F" w14:textId="77777777" w:rsidR="0026505D" w:rsidRPr="00BB7730" w:rsidRDefault="003E162E" w:rsidP="0026505D">
            <w:pPr>
              <w:jc w:val="both"/>
              <w:rPr>
                <w:ins w:id="13175" w:author="Xuning Wei12232" w:date="2026-07-27T20:26:00Z"/>
                <w:rFonts w:ascii="Times New Roman" w:eastAsia="仿宋_GB2312" w:hAnsi="Times New Roman" w:cs="Times New Roman"/>
                <w:color w:val="auto"/>
                <w:sz w:val="18"/>
                <w:szCs w:val="18"/>
                <w:lang w:eastAsia="zh-CN" w:bidi="ar"/>
              </w:rPr>
            </w:pPr>
            <w:customXmlInsRangeStart w:id="13176" w:author="Xuning Wei12232" w:date="2026-07-27T20:26:00Z"/>
            <w:sdt>
              <w:sdtPr>
                <w:rPr>
                  <w:rFonts w:ascii="Times New Roman" w:eastAsia="仿宋_GB2312" w:hAnsi="Times New Roman" w:cs="Times New Roman"/>
                  <w:color w:val="auto"/>
                  <w:sz w:val="18"/>
                  <w:szCs w:val="18"/>
                  <w:lang w:eastAsia="zh-CN" w:bidi="ar"/>
                </w:rPr>
                <w:id w:val="877892892"/>
                <w14:checkbox>
                  <w14:checked w14:val="1"/>
                  <w14:checkedState w14:val="2612" w14:font="MS Gothic"/>
                  <w14:uncheckedState w14:val="2610" w14:font="MS Gothic"/>
                </w14:checkbox>
              </w:sdtPr>
              <w:sdtEndPr/>
              <w:sdtContent>
                <w:customXmlInsRangeEnd w:id="13176"/>
                <w:ins w:id="13177" w:author="Xuning Wei12232" w:date="2026-07-27T20:26:00Z">
                  <w:r w:rsidR="0026505D" w:rsidRPr="00BB7730">
                    <w:rPr>
                      <w:rFonts w:ascii="Segoe UI Symbol" w:eastAsia="MS Gothic" w:hAnsi="Segoe UI Symbol" w:cs="Segoe UI Symbol"/>
                      <w:color w:val="auto"/>
                      <w:sz w:val="18"/>
                      <w:szCs w:val="18"/>
                      <w:lang w:eastAsia="zh-CN" w:bidi="ar"/>
                    </w:rPr>
                    <w:t>☒</w:t>
                  </w:r>
                </w:ins>
                <w:customXmlInsRangeStart w:id="13178" w:author="Xuning Wei12232" w:date="2026-07-27T20:26:00Z"/>
              </w:sdtContent>
            </w:sdt>
            <w:customXmlInsRangeEnd w:id="13178"/>
            <w:ins w:id="13179" w:author="Xuning Wei12232" w:date="2026-07-27T20:26: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3180" w:author="Xuning Wei12232" w:date="2026-07-27T20:59:00Z">
              <w:tcPr>
                <w:tcW w:w="457" w:type="pct"/>
                <w:gridSpan w:val="3"/>
                <w:vAlign w:val="center"/>
              </w:tcPr>
            </w:tcPrChange>
          </w:tcPr>
          <w:p w14:paraId="354F928D" w14:textId="77777777" w:rsidR="0026505D" w:rsidRPr="00BB7730" w:rsidRDefault="003E162E" w:rsidP="0026505D">
            <w:pPr>
              <w:jc w:val="both"/>
              <w:rPr>
                <w:ins w:id="13181" w:author="Xuning Wei12232" w:date="2026-07-27T20:26:00Z"/>
                <w:rFonts w:ascii="Times New Roman" w:eastAsia="仿宋_GB2312" w:hAnsi="Times New Roman" w:cs="Times New Roman"/>
                <w:color w:val="auto"/>
                <w:sz w:val="18"/>
                <w:szCs w:val="18"/>
                <w:lang w:eastAsia="zh-CN" w:bidi="ar"/>
              </w:rPr>
            </w:pPr>
            <w:customXmlInsRangeStart w:id="13182" w:author="Xuning Wei12232" w:date="2026-07-27T20:26:00Z"/>
            <w:sdt>
              <w:sdtPr>
                <w:rPr>
                  <w:rFonts w:ascii="Times New Roman" w:eastAsia="仿宋_GB2312" w:hAnsi="Times New Roman" w:cs="Times New Roman"/>
                  <w:color w:val="auto"/>
                  <w:sz w:val="18"/>
                  <w:szCs w:val="18"/>
                  <w:lang w:eastAsia="zh-CN" w:bidi="ar"/>
                </w:rPr>
                <w:id w:val="-1445072458"/>
                <w14:checkbox>
                  <w14:checked w14:val="0"/>
                  <w14:checkedState w14:val="2612" w14:font="MS Gothic"/>
                  <w14:uncheckedState w14:val="2610" w14:font="MS Gothic"/>
                </w14:checkbox>
              </w:sdtPr>
              <w:sdtEndPr/>
              <w:sdtContent>
                <w:customXmlInsRangeEnd w:id="13182"/>
                <w:ins w:id="13183" w:author="Xuning Wei12232" w:date="2026-07-27T20:26:00Z">
                  <w:r w:rsidR="0026505D" w:rsidRPr="00BB7730">
                    <w:rPr>
                      <w:rFonts w:ascii="Segoe UI Symbol" w:eastAsia="仿宋_GB2312" w:hAnsi="Segoe UI Symbol" w:cs="Segoe UI Symbol"/>
                      <w:color w:val="auto"/>
                      <w:sz w:val="18"/>
                      <w:szCs w:val="18"/>
                      <w:lang w:eastAsia="zh-CN" w:bidi="ar"/>
                    </w:rPr>
                    <w:t>☐</w:t>
                  </w:r>
                </w:ins>
                <w:customXmlInsRangeStart w:id="13184" w:author="Xuning Wei12232" w:date="2026-07-27T20:26:00Z"/>
              </w:sdtContent>
            </w:sdt>
            <w:customXmlInsRangeEnd w:id="13184"/>
            <w:ins w:id="13185" w:author="Xuning Wei12232" w:date="2026-07-27T20:26: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3186" w:author="Xuning Wei12232" w:date="2026-07-27T20:59:00Z">
              <w:tcPr>
                <w:tcW w:w="990" w:type="pct"/>
                <w:gridSpan w:val="2"/>
                <w:vMerge w:val="restart"/>
                <w:vAlign w:val="center"/>
              </w:tcPr>
            </w:tcPrChange>
          </w:tcPr>
          <w:p w14:paraId="48B60E6D" w14:textId="77777777" w:rsidR="0026505D" w:rsidRPr="00BB7730" w:rsidRDefault="003E162E" w:rsidP="0026505D">
            <w:pPr>
              <w:jc w:val="both"/>
              <w:rPr>
                <w:ins w:id="13187" w:author="Xuning Wei12232" w:date="2026-07-27T20:26:00Z"/>
                <w:rFonts w:ascii="Times New Roman" w:eastAsia="仿宋_GB2312" w:hAnsi="Times New Roman" w:cs="Times New Roman"/>
                <w:color w:val="auto"/>
                <w:sz w:val="18"/>
                <w:szCs w:val="18"/>
                <w:u w:val="single"/>
                <w:lang w:eastAsia="zh-CN" w:bidi="ar"/>
              </w:rPr>
            </w:pPr>
            <w:customXmlInsRangeStart w:id="13188" w:author="Xuning Wei12232" w:date="2026-07-27T20:26:00Z"/>
            <w:sdt>
              <w:sdtPr>
                <w:rPr>
                  <w:rFonts w:ascii="Times New Roman" w:eastAsia="仿宋_GB2312" w:hAnsi="Times New Roman" w:cs="Times New Roman"/>
                  <w:b/>
                  <w:color w:val="auto"/>
                  <w:sz w:val="18"/>
                  <w:szCs w:val="18"/>
                  <w:lang w:eastAsia="zh-CN" w:bidi="ar"/>
                </w:rPr>
                <w:id w:val="935098986"/>
                <w14:checkbox>
                  <w14:checked w14:val="0"/>
                  <w14:checkedState w14:val="2612" w14:font="MS Gothic"/>
                  <w14:uncheckedState w14:val="2610" w14:font="MS Gothic"/>
                </w14:checkbox>
              </w:sdtPr>
              <w:sdtEndPr/>
              <w:sdtContent>
                <w:customXmlInsRangeEnd w:id="13188"/>
                <w:ins w:id="13189"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190" w:author="Xuning Wei12232" w:date="2026-07-27T20:26:00Z"/>
              </w:sdtContent>
            </w:sdt>
            <w:customXmlInsRangeEnd w:id="13190"/>
            <w:ins w:id="13191" w:author="Xuning Wei12232" w:date="2026-07-27T20:26: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0B545852" w14:textId="77777777" w:rsidR="0026505D" w:rsidRPr="00BB7730" w:rsidRDefault="003E162E" w:rsidP="0026505D">
            <w:pPr>
              <w:jc w:val="both"/>
              <w:rPr>
                <w:ins w:id="13192" w:author="Xuning Wei12232" w:date="2026-07-27T20:26:00Z"/>
                <w:rFonts w:ascii="Times New Roman" w:eastAsia="仿宋_GB2312" w:hAnsi="Times New Roman" w:cs="Times New Roman"/>
                <w:color w:val="auto"/>
                <w:sz w:val="18"/>
                <w:szCs w:val="18"/>
                <w:u w:val="single"/>
                <w:lang w:eastAsia="zh-CN" w:bidi="ar"/>
              </w:rPr>
            </w:pPr>
            <w:customXmlInsRangeStart w:id="13193" w:author="Xuning Wei12232" w:date="2026-07-27T20:26:00Z"/>
            <w:sdt>
              <w:sdtPr>
                <w:rPr>
                  <w:rFonts w:ascii="Times New Roman" w:eastAsia="仿宋_GB2312" w:hAnsi="Times New Roman" w:cs="Times New Roman"/>
                  <w:b/>
                  <w:color w:val="auto"/>
                  <w:sz w:val="18"/>
                  <w:szCs w:val="18"/>
                  <w:lang w:eastAsia="zh-CN" w:bidi="ar"/>
                </w:rPr>
                <w:id w:val="-2011742535"/>
                <w14:checkbox>
                  <w14:checked w14:val="1"/>
                  <w14:checkedState w14:val="2612" w14:font="MS Gothic"/>
                  <w14:uncheckedState w14:val="2610" w14:font="MS Gothic"/>
                </w14:checkbox>
              </w:sdtPr>
              <w:sdtEndPr/>
              <w:sdtContent>
                <w:customXmlInsRangeEnd w:id="13193"/>
                <w:ins w:id="13194"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195" w:author="Xuning Wei12232" w:date="2026-07-27T20:26:00Z"/>
              </w:sdtContent>
            </w:sdt>
            <w:customXmlInsRangeEnd w:id="13195"/>
            <w:ins w:id="13196" w:author="Xuning Wei12232" w:date="2026-07-27T20:26: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3DCD0AC5" w14:textId="77777777" w:rsidR="0026505D" w:rsidRPr="00BB7730" w:rsidRDefault="003E162E" w:rsidP="0026505D">
            <w:pPr>
              <w:jc w:val="both"/>
              <w:rPr>
                <w:ins w:id="13197" w:author="Xuning Wei12232" w:date="2026-07-27T20:26:00Z"/>
                <w:rFonts w:ascii="Times New Roman" w:eastAsia="仿宋_GB2312" w:hAnsi="Times New Roman" w:cs="Times New Roman"/>
                <w:color w:val="auto"/>
                <w:sz w:val="18"/>
                <w:szCs w:val="18"/>
                <w:lang w:eastAsia="zh-CN" w:bidi="ar"/>
              </w:rPr>
            </w:pPr>
            <w:customXmlInsRangeStart w:id="13198" w:author="Xuning Wei12232" w:date="2026-07-27T20:26:00Z"/>
            <w:sdt>
              <w:sdtPr>
                <w:rPr>
                  <w:rFonts w:ascii="Times New Roman" w:eastAsia="仿宋_GB2312" w:hAnsi="Times New Roman" w:cs="Times New Roman"/>
                  <w:b/>
                  <w:color w:val="auto"/>
                  <w:sz w:val="18"/>
                  <w:szCs w:val="18"/>
                  <w:lang w:eastAsia="zh-CN" w:bidi="ar"/>
                </w:rPr>
                <w:id w:val="-2128924074"/>
                <w14:checkbox>
                  <w14:checked w14:val="0"/>
                  <w14:checkedState w14:val="2612" w14:font="MS Gothic"/>
                  <w14:uncheckedState w14:val="2610" w14:font="MS Gothic"/>
                </w14:checkbox>
              </w:sdtPr>
              <w:sdtEndPr/>
              <w:sdtContent>
                <w:customXmlInsRangeEnd w:id="13198"/>
                <w:ins w:id="13199"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200" w:author="Xuning Wei12232" w:date="2026-07-27T20:26:00Z"/>
              </w:sdtContent>
            </w:sdt>
            <w:customXmlInsRangeEnd w:id="13200"/>
            <w:ins w:id="13201" w:author="Xuning Wei12232" w:date="2026-07-27T20:26: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7E22FE41" w14:textId="77777777" w:rsidR="0026505D" w:rsidRPr="00BB7730" w:rsidRDefault="003E162E" w:rsidP="0026505D">
            <w:pPr>
              <w:jc w:val="both"/>
              <w:rPr>
                <w:ins w:id="13202" w:author="Xuning Wei12232" w:date="2026-07-27T20:26:00Z"/>
                <w:rFonts w:ascii="Times New Roman" w:eastAsia="仿宋_GB2312" w:hAnsi="Times New Roman" w:cs="Times New Roman"/>
                <w:color w:val="auto"/>
                <w:sz w:val="18"/>
                <w:szCs w:val="18"/>
                <w:u w:val="single"/>
                <w:lang w:eastAsia="zh-CN" w:bidi="ar"/>
              </w:rPr>
            </w:pPr>
            <w:customXmlInsRangeStart w:id="13203" w:author="Xuning Wei12232" w:date="2026-07-27T20:26:00Z"/>
            <w:sdt>
              <w:sdtPr>
                <w:rPr>
                  <w:rFonts w:ascii="Times New Roman" w:eastAsia="仿宋_GB2312" w:hAnsi="Times New Roman" w:cs="Times New Roman"/>
                  <w:b/>
                  <w:color w:val="auto"/>
                  <w:sz w:val="18"/>
                  <w:szCs w:val="18"/>
                  <w:lang w:eastAsia="zh-CN" w:bidi="ar"/>
                </w:rPr>
                <w:id w:val="1513335855"/>
                <w14:checkbox>
                  <w14:checked w14:val="1"/>
                  <w14:checkedState w14:val="2612" w14:font="MS Gothic"/>
                  <w14:uncheckedState w14:val="2610" w14:font="MS Gothic"/>
                </w14:checkbox>
              </w:sdtPr>
              <w:sdtEndPr/>
              <w:sdtContent>
                <w:customXmlInsRangeEnd w:id="13203"/>
                <w:ins w:id="13204"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205" w:author="Xuning Wei12232" w:date="2026-07-27T20:26:00Z"/>
              </w:sdtContent>
            </w:sdt>
            <w:customXmlInsRangeEnd w:id="13205"/>
            <w:ins w:id="13206" w:author="Xuning Wei12232" w:date="2026-07-27T20:26: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1F8109E3" w14:textId="77777777" w:rsidR="0026505D" w:rsidRPr="00BB7730" w:rsidRDefault="003E162E" w:rsidP="0026505D">
            <w:pPr>
              <w:jc w:val="both"/>
              <w:rPr>
                <w:ins w:id="13207" w:author="Xuning Wei12232" w:date="2026-07-27T20:26:00Z"/>
                <w:rFonts w:ascii="Times New Roman" w:eastAsia="仿宋_GB2312" w:hAnsi="Times New Roman" w:cs="Times New Roman"/>
                <w:b/>
                <w:color w:val="auto"/>
                <w:sz w:val="18"/>
                <w:szCs w:val="18"/>
                <w:lang w:eastAsia="zh-CN" w:bidi="ar"/>
              </w:rPr>
            </w:pPr>
            <w:customXmlInsRangeStart w:id="13208" w:author="Xuning Wei12232" w:date="2026-07-27T20:26:00Z"/>
            <w:sdt>
              <w:sdtPr>
                <w:rPr>
                  <w:rFonts w:ascii="Times New Roman" w:eastAsia="仿宋_GB2312" w:hAnsi="Times New Roman" w:cs="Times New Roman"/>
                  <w:b/>
                  <w:color w:val="auto"/>
                  <w:sz w:val="18"/>
                  <w:szCs w:val="18"/>
                  <w:lang w:eastAsia="zh-CN" w:bidi="ar"/>
                </w:rPr>
                <w:id w:val="-311948820"/>
                <w14:checkbox>
                  <w14:checked w14:val="1"/>
                  <w14:checkedState w14:val="2612" w14:font="MS Gothic"/>
                  <w14:uncheckedState w14:val="2610" w14:font="MS Gothic"/>
                </w14:checkbox>
              </w:sdtPr>
              <w:sdtEndPr/>
              <w:sdtContent>
                <w:customXmlInsRangeEnd w:id="13208"/>
                <w:ins w:id="13209" w:author="Xuning Wei12232" w:date="2026-07-27T20:26:00Z">
                  <w:r w:rsidR="0026505D" w:rsidRPr="00BB7730">
                    <w:rPr>
                      <w:rFonts w:ascii="Segoe UI Symbol" w:eastAsia="仿宋_GB2312" w:hAnsi="Segoe UI Symbol" w:cs="Segoe UI Symbol"/>
                      <w:b/>
                      <w:color w:val="auto"/>
                      <w:sz w:val="18"/>
                      <w:szCs w:val="18"/>
                      <w:lang w:eastAsia="zh-CN" w:bidi="ar"/>
                      <w:rPrChange w:id="13210" w:author="He Han" w:date="2026-10-13T14:09:00Z">
                        <w:rPr>
                          <w:rFonts w:ascii="Segoe UI Symbol" w:eastAsia="仿宋_GB2312" w:hAnsi="Segoe UI Symbol" w:cs="Segoe UI Symbol"/>
                          <w:color w:val="auto"/>
                          <w:sz w:val="18"/>
                          <w:szCs w:val="18"/>
                          <w:lang w:eastAsia="zh-CN" w:bidi="ar"/>
                        </w:rPr>
                      </w:rPrChange>
                    </w:rPr>
                    <w:t>☒</w:t>
                  </w:r>
                </w:ins>
                <w:customXmlInsRangeStart w:id="13211" w:author="Xuning Wei12232" w:date="2026-07-27T20:26:00Z"/>
              </w:sdtContent>
            </w:sdt>
            <w:customXmlInsRangeEnd w:id="13211"/>
            <w:ins w:id="13212" w:author="Xuning Wei12232" w:date="2026-07-27T20:26:00Z">
              <w:r w:rsidR="0026505D" w:rsidRPr="00BB7730">
                <w:rPr>
                  <w:rFonts w:ascii="Times New Roman" w:eastAsia="仿宋_GB2312" w:hAnsi="Times New Roman" w:cs="Times New Roman"/>
                  <w:b/>
                  <w:color w:val="auto"/>
                  <w:sz w:val="18"/>
                  <w:szCs w:val="18"/>
                  <w:lang w:eastAsia="zh-CN" w:bidi="ar"/>
                  <w:rPrChange w:id="13213" w:author="He Han" w:date="2026-10-13T14:09:00Z">
                    <w:rPr>
                      <w:rFonts w:ascii="Times New Roman" w:eastAsia="仿宋_GB2312" w:hAnsi="Times New Roman" w:cs="Times New Roman"/>
                      <w:color w:val="auto"/>
                      <w:sz w:val="18"/>
                      <w:szCs w:val="18"/>
                      <w:lang w:eastAsia="zh-CN" w:bidi="ar"/>
                    </w:rPr>
                  </w:rPrChange>
                </w:rPr>
                <w:t xml:space="preserve"> </w:t>
              </w:r>
              <w:r w:rsidR="0026505D" w:rsidRPr="00BB7730">
                <w:rPr>
                  <w:rFonts w:ascii="Times New Roman" w:eastAsia="仿宋_GB2312" w:hAnsi="Times New Roman" w:cs="Times New Roman"/>
                  <w:color w:val="auto"/>
                  <w:sz w:val="18"/>
                  <w:szCs w:val="18"/>
                  <w:lang w:eastAsia="zh-CN" w:bidi="ar"/>
                </w:rPr>
                <w:t>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26505D" w:rsidRPr="00BB7730" w14:paraId="7273F04B" w14:textId="77777777" w:rsidTr="00770B21">
        <w:trPr>
          <w:trHeight w:val="5017"/>
          <w:ins w:id="13214" w:author="Xuning Wei12232" w:date="2026-07-27T20:26:00Z"/>
          <w:trPrChange w:id="13215" w:author="Xuning Wei12232" w:date="2026-07-27T20:59:00Z">
            <w:trPr>
              <w:trHeight w:val="1049"/>
            </w:trPr>
          </w:trPrChange>
        </w:trPr>
        <w:tc>
          <w:tcPr>
            <w:tcW w:w="269" w:type="pct"/>
            <w:vMerge/>
            <w:shd w:val="clear" w:color="auto" w:fill="FFFFFF" w:themeFill="background1"/>
            <w:vAlign w:val="center"/>
            <w:tcPrChange w:id="13216" w:author="Xuning Wei12232" w:date="2026-07-27T20:59:00Z">
              <w:tcPr>
                <w:tcW w:w="269" w:type="pct"/>
                <w:gridSpan w:val="2"/>
                <w:vMerge/>
                <w:shd w:val="clear" w:color="auto" w:fill="FFFFFF" w:themeFill="background1"/>
                <w:vAlign w:val="center"/>
              </w:tcPr>
            </w:tcPrChange>
          </w:tcPr>
          <w:p w14:paraId="24285A1E" w14:textId="77777777" w:rsidR="0026505D" w:rsidRPr="00BB7730" w:rsidRDefault="0026505D" w:rsidP="0026505D">
            <w:pPr>
              <w:jc w:val="both"/>
              <w:rPr>
                <w:ins w:id="13217"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3218" w:author="Xuning Wei12232" w:date="2026-07-27T20:59:00Z">
              <w:tcPr>
                <w:tcW w:w="1365" w:type="pct"/>
                <w:gridSpan w:val="3"/>
                <w:vMerge/>
                <w:shd w:val="clear" w:color="auto" w:fill="FFFFFF" w:themeFill="background1"/>
                <w:vAlign w:val="center"/>
              </w:tcPr>
            </w:tcPrChange>
          </w:tcPr>
          <w:p w14:paraId="3B15F71B" w14:textId="77777777" w:rsidR="0026505D" w:rsidRPr="00BB7730" w:rsidRDefault="0026505D" w:rsidP="0026505D">
            <w:pPr>
              <w:jc w:val="both"/>
              <w:rPr>
                <w:ins w:id="13219"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13220" w:author="Xuning Wei12232" w:date="2026-07-27T20:59:00Z">
              <w:tcPr>
                <w:tcW w:w="842" w:type="pct"/>
                <w:gridSpan w:val="3"/>
                <w:vMerge/>
                <w:shd w:val="clear" w:color="auto" w:fill="FFFFFF" w:themeFill="background1"/>
                <w:vAlign w:val="center"/>
              </w:tcPr>
            </w:tcPrChange>
          </w:tcPr>
          <w:p w14:paraId="54B5A837" w14:textId="77777777" w:rsidR="0026505D" w:rsidRPr="00BB7730" w:rsidRDefault="0026505D" w:rsidP="0026505D">
            <w:pPr>
              <w:jc w:val="both"/>
              <w:rPr>
                <w:ins w:id="13221"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3222" w:author="Xuning Wei12232" w:date="2026-07-27T20:59:00Z">
              <w:tcPr>
                <w:tcW w:w="346" w:type="pct"/>
                <w:gridSpan w:val="3"/>
                <w:vMerge/>
                <w:shd w:val="clear" w:color="auto" w:fill="FFFFFF" w:themeFill="background1"/>
                <w:vAlign w:val="center"/>
              </w:tcPr>
            </w:tcPrChange>
          </w:tcPr>
          <w:p w14:paraId="580324EA" w14:textId="77777777" w:rsidR="0026505D" w:rsidRPr="00BB7730" w:rsidRDefault="0026505D" w:rsidP="0026505D">
            <w:pPr>
              <w:jc w:val="both"/>
              <w:rPr>
                <w:ins w:id="13223"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13224" w:author="Xuning Wei12232" w:date="2026-07-27T20:59:00Z">
              <w:tcPr>
                <w:tcW w:w="396" w:type="pct"/>
                <w:gridSpan w:val="3"/>
                <w:vMerge/>
                <w:shd w:val="clear" w:color="auto" w:fill="FFFFFF" w:themeFill="background1"/>
                <w:vAlign w:val="center"/>
              </w:tcPr>
            </w:tcPrChange>
          </w:tcPr>
          <w:p w14:paraId="0BAC042C" w14:textId="77777777" w:rsidR="0026505D" w:rsidRPr="00BB7730" w:rsidRDefault="0026505D" w:rsidP="0026505D">
            <w:pPr>
              <w:jc w:val="both"/>
              <w:rPr>
                <w:ins w:id="13225" w:author="Xuning Wei12232" w:date="2026-07-27T20:26:00Z"/>
                <w:rFonts w:ascii="Times New Roman" w:eastAsia="仿宋_GB2312" w:hAnsi="Times New Roman" w:cs="Times New Roman"/>
                <w:color w:val="auto"/>
                <w:sz w:val="18"/>
                <w:szCs w:val="18"/>
                <w:lang w:eastAsia="zh-CN" w:bidi="ar"/>
              </w:rPr>
            </w:pPr>
          </w:p>
        </w:tc>
        <w:tc>
          <w:tcPr>
            <w:tcW w:w="397" w:type="pct"/>
            <w:vAlign w:val="center"/>
            <w:tcPrChange w:id="13226" w:author="Xuning Wei12232" w:date="2026-07-27T20:59:00Z">
              <w:tcPr>
                <w:tcW w:w="335" w:type="pct"/>
                <w:gridSpan w:val="2"/>
                <w:vAlign w:val="center"/>
              </w:tcPr>
            </w:tcPrChange>
          </w:tcPr>
          <w:p w14:paraId="6128B352" w14:textId="77777777" w:rsidR="0026505D" w:rsidRPr="00BB7730" w:rsidRDefault="003E162E" w:rsidP="0026505D">
            <w:pPr>
              <w:jc w:val="both"/>
              <w:rPr>
                <w:ins w:id="13227" w:author="Xuning Wei12232" w:date="2026-07-27T20:26:00Z"/>
                <w:rFonts w:ascii="Times New Roman" w:eastAsia="仿宋_GB2312" w:hAnsi="Times New Roman" w:cs="Times New Roman"/>
                <w:color w:val="auto"/>
                <w:sz w:val="18"/>
                <w:szCs w:val="18"/>
                <w:lang w:eastAsia="zh-CN" w:bidi="ar"/>
              </w:rPr>
            </w:pPr>
            <w:customXmlInsRangeStart w:id="13228" w:author="Xuning Wei12232" w:date="2026-07-27T20:26:00Z"/>
            <w:sdt>
              <w:sdtPr>
                <w:rPr>
                  <w:rFonts w:ascii="Times New Roman" w:eastAsia="仿宋_GB2312" w:hAnsi="Times New Roman" w:cs="Times New Roman"/>
                  <w:b/>
                  <w:color w:val="auto"/>
                  <w:sz w:val="18"/>
                  <w:szCs w:val="18"/>
                  <w:lang w:eastAsia="zh-CN" w:bidi="ar"/>
                </w:rPr>
                <w:id w:val="-370615391"/>
                <w14:checkbox>
                  <w14:checked w14:val="0"/>
                  <w14:checkedState w14:val="2612" w14:font="MS Gothic"/>
                  <w14:uncheckedState w14:val="2610" w14:font="MS Gothic"/>
                </w14:checkbox>
              </w:sdtPr>
              <w:sdtEndPr/>
              <w:sdtContent>
                <w:customXmlInsRangeEnd w:id="13228"/>
                <w:ins w:id="13229"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230" w:author="Xuning Wei12232" w:date="2026-07-27T20:26:00Z"/>
              </w:sdtContent>
            </w:sdt>
            <w:customXmlInsRangeEnd w:id="13230"/>
            <w:ins w:id="13231" w:author="Xuning Wei12232" w:date="2026-07-27T20:26:00Z">
              <w:r w:rsidR="0026505D" w:rsidRPr="00BB7730">
                <w:rPr>
                  <w:rFonts w:ascii="Times New Roman" w:eastAsia="仿宋_GB2312" w:hAnsi="Times New Roman" w:cs="Times New Roman"/>
                  <w:color w:val="auto"/>
                  <w:sz w:val="18"/>
                  <w:szCs w:val="18"/>
                  <w:lang w:eastAsia="zh-CN" w:bidi="ar"/>
                </w:rPr>
                <w:t xml:space="preserve"> High</w:t>
              </w:r>
            </w:ins>
          </w:p>
          <w:p w14:paraId="7174387D" w14:textId="77777777" w:rsidR="0026505D" w:rsidRPr="00BB7730" w:rsidRDefault="003E162E" w:rsidP="0026505D">
            <w:pPr>
              <w:jc w:val="both"/>
              <w:rPr>
                <w:ins w:id="13232" w:author="Xuning Wei12232" w:date="2026-07-27T20:26:00Z"/>
                <w:rFonts w:ascii="Times New Roman" w:eastAsia="仿宋_GB2312" w:hAnsi="Times New Roman" w:cs="Times New Roman"/>
                <w:color w:val="auto"/>
                <w:sz w:val="18"/>
                <w:szCs w:val="18"/>
                <w:lang w:eastAsia="zh-CN" w:bidi="ar"/>
              </w:rPr>
            </w:pPr>
            <w:customXmlInsRangeStart w:id="13233" w:author="Xuning Wei12232" w:date="2026-07-27T20:26:00Z"/>
            <w:sdt>
              <w:sdtPr>
                <w:rPr>
                  <w:rFonts w:ascii="Times New Roman" w:eastAsia="仿宋_GB2312" w:hAnsi="Times New Roman" w:cs="Times New Roman"/>
                  <w:b/>
                  <w:color w:val="auto"/>
                  <w:sz w:val="18"/>
                  <w:szCs w:val="18"/>
                  <w:lang w:eastAsia="zh-CN" w:bidi="ar"/>
                </w:rPr>
                <w:id w:val="146179488"/>
                <w14:checkbox>
                  <w14:checked w14:val="0"/>
                  <w14:checkedState w14:val="2612" w14:font="MS Gothic"/>
                  <w14:uncheckedState w14:val="2610" w14:font="MS Gothic"/>
                </w14:checkbox>
              </w:sdtPr>
              <w:sdtEndPr/>
              <w:sdtContent>
                <w:customXmlInsRangeEnd w:id="13233"/>
                <w:ins w:id="13234"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235" w:author="Xuning Wei12232" w:date="2026-07-27T20:26:00Z"/>
              </w:sdtContent>
            </w:sdt>
            <w:customXmlInsRangeEnd w:id="13235"/>
            <w:ins w:id="13236" w:author="Xuning Wei12232" w:date="2026-07-27T20:26: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12A7FC3D" w14:textId="77777777" w:rsidR="0026505D" w:rsidRPr="00BB7730" w:rsidRDefault="003E162E" w:rsidP="0026505D">
            <w:pPr>
              <w:jc w:val="both"/>
              <w:rPr>
                <w:ins w:id="13237" w:author="Xuning Wei12232" w:date="2026-07-27T20:26:00Z"/>
                <w:rFonts w:ascii="Times New Roman" w:eastAsia="仿宋_GB2312" w:hAnsi="Times New Roman" w:cs="Times New Roman"/>
                <w:color w:val="auto"/>
                <w:sz w:val="18"/>
                <w:szCs w:val="18"/>
                <w:lang w:eastAsia="zh-CN" w:bidi="ar"/>
              </w:rPr>
            </w:pPr>
            <w:customXmlInsRangeStart w:id="13238" w:author="Xuning Wei12232" w:date="2026-07-27T20:26:00Z"/>
            <w:sdt>
              <w:sdtPr>
                <w:rPr>
                  <w:rFonts w:ascii="Times New Roman" w:eastAsia="仿宋_GB2312" w:hAnsi="Times New Roman" w:cs="Times New Roman"/>
                  <w:b/>
                  <w:color w:val="auto"/>
                  <w:sz w:val="18"/>
                  <w:szCs w:val="18"/>
                  <w:lang w:eastAsia="zh-CN" w:bidi="ar"/>
                </w:rPr>
                <w:id w:val="-1290667509"/>
                <w14:checkbox>
                  <w14:checked w14:val="1"/>
                  <w14:checkedState w14:val="2612" w14:font="MS Gothic"/>
                  <w14:uncheckedState w14:val="2610" w14:font="MS Gothic"/>
                </w14:checkbox>
              </w:sdtPr>
              <w:sdtEndPr/>
              <w:sdtContent>
                <w:customXmlInsRangeEnd w:id="13238"/>
                <w:ins w:id="13239" w:author="Xuning Wei12232" w:date="2026-07-27T20:26:00Z">
                  <w:r w:rsidR="0026505D" w:rsidRPr="00BB7730">
                    <w:rPr>
                      <w:rFonts w:ascii="Segoe UI Symbol" w:eastAsia="仿宋_GB2312" w:hAnsi="Segoe UI Symbol" w:cs="Segoe UI Symbol"/>
                      <w:b/>
                      <w:color w:val="auto"/>
                      <w:sz w:val="18"/>
                      <w:szCs w:val="18"/>
                      <w:lang w:eastAsia="zh-CN" w:bidi="ar"/>
                    </w:rPr>
                    <w:t>☒</w:t>
                  </w:r>
                </w:ins>
                <w:customXmlInsRangeStart w:id="13240" w:author="Xuning Wei12232" w:date="2026-07-27T20:26:00Z"/>
              </w:sdtContent>
            </w:sdt>
            <w:customXmlInsRangeEnd w:id="13240"/>
            <w:ins w:id="13241" w:author="Xuning Wei12232" w:date="2026-07-27T20:26: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3242" w:author="Xuning Wei12232" w:date="2026-07-27T20:59:00Z">
              <w:tcPr>
                <w:tcW w:w="457" w:type="pct"/>
                <w:gridSpan w:val="3"/>
                <w:vAlign w:val="center"/>
              </w:tcPr>
            </w:tcPrChange>
          </w:tcPr>
          <w:p w14:paraId="51846821" w14:textId="77777777" w:rsidR="0026505D" w:rsidRPr="00BB7730" w:rsidRDefault="0026505D" w:rsidP="0026505D">
            <w:pPr>
              <w:jc w:val="both"/>
              <w:rPr>
                <w:ins w:id="13243" w:author="Xuning Wei12232" w:date="2026-07-27T20:26:00Z"/>
                <w:rFonts w:ascii="Times New Roman" w:eastAsia="仿宋_GB2312" w:hAnsi="Times New Roman" w:cs="Times New Roman"/>
                <w:color w:val="auto"/>
                <w:sz w:val="18"/>
                <w:szCs w:val="18"/>
                <w:lang w:eastAsia="zh-CN" w:bidi="ar"/>
              </w:rPr>
            </w:pPr>
            <w:ins w:id="13244" w:author="Xuning Wei12232" w:date="2026-07-27T20:26: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3245" w:author="Xuning Wei12232" w:date="2026-07-27T20:59:00Z">
              <w:tcPr>
                <w:tcW w:w="990" w:type="pct"/>
                <w:gridSpan w:val="2"/>
                <w:vMerge/>
                <w:vAlign w:val="center"/>
              </w:tcPr>
            </w:tcPrChange>
          </w:tcPr>
          <w:p w14:paraId="5F9BAE20" w14:textId="77777777" w:rsidR="0026505D" w:rsidRPr="00BB7730" w:rsidRDefault="0026505D" w:rsidP="0026505D">
            <w:pPr>
              <w:jc w:val="both"/>
              <w:rPr>
                <w:ins w:id="13246" w:author="Xuning Wei12232" w:date="2026-07-27T20:26:00Z"/>
                <w:rFonts w:ascii="Times New Roman" w:eastAsia="仿宋_GB2312" w:hAnsi="Times New Roman" w:cs="Times New Roman"/>
                <w:b/>
                <w:color w:val="auto"/>
                <w:sz w:val="20"/>
                <w:szCs w:val="20"/>
                <w:lang w:eastAsia="zh-CN" w:bidi="ar"/>
              </w:rPr>
            </w:pPr>
          </w:p>
        </w:tc>
      </w:tr>
      <w:tr w:rsidR="0026505D" w:rsidRPr="00BB7730" w14:paraId="3EBFC374" w14:textId="77777777" w:rsidTr="00770B21">
        <w:trPr>
          <w:trHeight w:val="397"/>
          <w:ins w:id="13247" w:author="Xuning Wei12232" w:date="2026-07-27T20:37:00Z"/>
          <w:trPrChange w:id="13248" w:author="Xuning Wei12232" w:date="2026-07-27T20:59:00Z">
            <w:trPr>
              <w:trHeight w:val="2874"/>
            </w:trPr>
          </w:trPrChange>
        </w:trPr>
        <w:tc>
          <w:tcPr>
            <w:tcW w:w="269" w:type="pct"/>
            <w:vMerge w:val="restart"/>
            <w:shd w:val="clear" w:color="auto" w:fill="FFFFFF" w:themeFill="background1"/>
            <w:vAlign w:val="center"/>
            <w:tcPrChange w:id="13249" w:author="Xuning Wei12232" w:date="2026-07-27T20:59:00Z">
              <w:tcPr>
                <w:tcW w:w="269" w:type="pct"/>
                <w:vMerge w:val="restart"/>
                <w:shd w:val="clear" w:color="auto" w:fill="FFFFFF" w:themeFill="background1"/>
                <w:vAlign w:val="center"/>
              </w:tcPr>
            </w:tcPrChange>
          </w:tcPr>
          <w:p w14:paraId="69D7A6F7" w14:textId="32CB0158" w:rsidR="0026505D" w:rsidRPr="00BB7730" w:rsidRDefault="0026505D">
            <w:pPr>
              <w:jc w:val="center"/>
              <w:rPr>
                <w:ins w:id="13250" w:author="Xuning Wei12232" w:date="2026-07-27T20:37:00Z"/>
                <w:rFonts w:ascii="Times New Roman" w:eastAsia="仿宋_GB2312" w:hAnsi="Times New Roman" w:cs="Times New Roman"/>
                <w:color w:val="auto"/>
                <w:sz w:val="20"/>
                <w:szCs w:val="20"/>
                <w:lang w:eastAsia="zh-CN" w:bidi="ar"/>
              </w:rPr>
              <w:pPrChange w:id="13251" w:author="Xuning Wei12232" w:date="2026-07-27T20:44:00Z">
                <w:pPr>
                  <w:jc w:val="both"/>
                </w:pPr>
              </w:pPrChange>
            </w:pPr>
            <w:ins w:id="13252" w:author="Xuning Wei12232" w:date="2026-07-27T20:44:00Z">
              <w:r w:rsidRPr="00BB7730">
                <w:rPr>
                  <w:rFonts w:ascii="Times New Roman" w:eastAsia="仿宋_GB2312" w:hAnsi="Times New Roman" w:cs="Times New Roman"/>
                  <w:color w:val="auto"/>
                  <w:sz w:val="20"/>
                  <w:szCs w:val="20"/>
                  <w:lang w:eastAsia="zh-CN" w:bidi="ar"/>
                </w:rPr>
                <w:lastRenderedPageBreak/>
                <w:t>8</w:t>
              </w:r>
            </w:ins>
          </w:p>
        </w:tc>
        <w:tc>
          <w:tcPr>
            <w:tcW w:w="1365" w:type="pct"/>
            <w:vMerge w:val="restart"/>
            <w:shd w:val="clear" w:color="auto" w:fill="FFFFFF" w:themeFill="background1"/>
            <w:vAlign w:val="center"/>
            <w:tcPrChange w:id="13253" w:author="Xuning Wei12232" w:date="2026-07-27T20:59:00Z">
              <w:tcPr>
                <w:tcW w:w="1365" w:type="pct"/>
                <w:gridSpan w:val="3"/>
                <w:vMerge w:val="restart"/>
                <w:shd w:val="clear" w:color="auto" w:fill="FFFFFF" w:themeFill="background1"/>
                <w:vAlign w:val="center"/>
              </w:tcPr>
            </w:tcPrChange>
          </w:tcPr>
          <w:p w14:paraId="1627DC25" w14:textId="08CAFBB0" w:rsidR="0026505D" w:rsidRPr="00BB7730" w:rsidRDefault="0026505D" w:rsidP="0026505D">
            <w:pPr>
              <w:jc w:val="both"/>
              <w:rPr>
                <w:ins w:id="13254" w:author="Xuning Wei12232" w:date="2026-07-27T20:39:00Z"/>
                <w:rFonts w:ascii="Times New Roman" w:eastAsia="等线" w:hAnsi="Times New Roman" w:cs="Times New Roman"/>
                <w:color w:val="000000" w:themeColor="text1"/>
                <w:sz w:val="18"/>
                <w:szCs w:val="18"/>
              </w:rPr>
            </w:pPr>
            <w:ins w:id="13255" w:author="Xuning Wei12232" w:date="2026-07-27T20:39:00Z">
              <w:r w:rsidRPr="00BB7730">
                <w:rPr>
                  <w:rFonts w:ascii="Times New Roman" w:eastAsia="仿宋_GB2312" w:hAnsi="Times New Roman" w:cs="Times New Roman"/>
                  <w:color w:val="auto"/>
                  <w:sz w:val="18"/>
                  <w:szCs w:val="18"/>
                  <w:lang w:eastAsia="zh-CN"/>
                </w:rPr>
                <w:t>Fmoc-L-Arg(Pbf)-OH activation and transfer</w:t>
              </w:r>
            </w:ins>
            <w:ins w:id="13256" w:author="Xuning Wei12232" w:date="2026-07-27T20:40:00Z">
              <w:r w:rsidRPr="00BB7730">
                <w:rPr>
                  <w:rFonts w:ascii="Times New Roman" w:eastAsia="仿宋_GB2312" w:hAnsi="Times New Roman" w:cs="Times New Roman"/>
                  <w:color w:val="auto"/>
                  <w:sz w:val="18"/>
                  <w:szCs w:val="18"/>
                  <w:lang w:eastAsia="zh-CN"/>
                </w:rPr>
                <w:t>：</w:t>
              </w:r>
            </w:ins>
          </w:p>
          <w:p w14:paraId="112D3085" w14:textId="0AF418A7" w:rsidR="0026505D" w:rsidRPr="00BB7730" w:rsidRDefault="0026505D" w:rsidP="0026505D">
            <w:pPr>
              <w:jc w:val="both"/>
              <w:rPr>
                <w:ins w:id="13257" w:author="Xuning Wei12232" w:date="2026-07-27T20:37:00Z"/>
                <w:rFonts w:ascii="Times New Roman" w:eastAsia="仿宋_GB2312" w:hAnsi="Times New Roman" w:cs="Times New Roman"/>
                <w:color w:val="auto"/>
                <w:sz w:val="20"/>
                <w:szCs w:val="20"/>
                <w:lang w:eastAsia="zh-CN" w:bidi="ar"/>
              </w:rPr>
            </w:pPr>
            <w:ins w:id="13258" w:author="Xuning Wei12232" w:date="2026-07-27T20:39: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5.0 V DMF (4.74</w:t>
              </w:r>
              <w:del w:id="13259" w:author="He Han" w:date="2026-10-27T15:44:00Z">
                <w:r w:rsidRPr="00BB7730" w:rsidDel="00617F44">
                  <w:rPr>
                    <w:rFonts w:ascii="Times New Roman" w:eastAsia="等线" w:hAnsi="Times New Roman" w:cs="Times New Roman"/>
                    <w:color w:val="000000" w:themeColor="text1"/>
                    <w:sz w:val="18"/>
                    <w:szCs w:val="18"/>
                    <w:lang w:eastAsia="zh-CN"/>
                  </w:rPr>
                  <w:delText>0</w:delText>
                </w:r>
              </w:del>
              <w:r w:rsidRPr="00BB7730">
                <w:rPr>
                  <w:rFonts w:ascii="Times New Roman" w:eastAsia="等线" w:hAnsi="Times New Roman" w:cs="Times New Roman"/>
                  <w:color w:val="000000" w:themeColor="text1"/>
                  <w:sz w:val="18"/>
                  <w:szCs w:val="18"/>
                  <w:lang w:eastAsia="zh-CN"/>
                </w:rPr>
                <w:t xml:space="preserve">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Start the stirrer. Then add 2.0 eq Fmoc-L-Arg(Pbf)-OH. </w:t>
              </w:r>
            </w:ins>
            <w:ins w:id="13260" w:author="Xuning Wei12232" w:date="2026-09-05T19:50:00Z">
              <w:r w:rsidR="00473484" w:rsidRPr="00617F44">
                <w:rPr>
                  <w:rFonts w:ascii="Times New Roman" w:eastAsia="等线" w:hAnsi="Times New Roman" w:cs="Times New Roman"/>
                  <w:color w:val="auto"/>
                  <w:sz w:val="18"/>
                  <w:szCs w:val="18"/>
                  <w:rPrChange w:id="13261" w:author="He Han" w:date="2026-10-27T15:44:00Z">
                    <w:rPr>
                      <w:rFonts w:ascii="Times New Roman" w:eastAsia="等线" w:hAnsi="Times New Roman" w:cs="Times New Roman"/>
                      <w:color w:val="FF0000"/>
                      <w:sz w:val="18"/>
                      <w:szCs w:val="18"/>
                    </w:rPr>
                  </w:rPrChange>
                </w:rPr>
                <w:t>Stir for at least 15 min.</w:t>
              </w:r>
            </w:ins>
            <w:ins w:id="13262" w:author="Xuning Wei12232" w:date="2026-07-27T20:39:00Z">
              <w:r w:rsidRPr="00617F44">
                <w:rPr>
                  <w:rFonts w:ascii="Times New Roman" w:eastAsia="等线" w:hAnsi="Times New Roman" w:cs="Times New Roman"/>
                  <w:color w:val="auto"/>
                  <w:sz w:val="18"/>
                  <w:szCs w:val="18"/>
                  <w:lang w:eastAsia="zh-CN"/>
                  <w:rPrChange w:id="13263" w:author="He Han" w:date="2026-10-27T15:44:00Z">
                    <w:rPr>
                      <w:rFonts w:ascii="Times New Roman" w:eastAsia="等线" w:hAnsi="Times New Roman" w:cs="Times New Roman"/>
                      <w:color w:val="000000" w:themeColor="text1"/>
                      <w:sz w:val="18"/>
                      <w:szCs w:val="18"/>
                      <w:lang w:eastAsia="zh-CN"/>
                    </w:rPr>
                  </w:rPrChange>
                </w:rPr>
                <w:t xml:space="preserve"> </w:t>
              </w:r>
              <w:r w:rsidRPr="00617F44">
                <w:rPr>
                  <w:rFonts w:ascii="Times New Roman" w:eastAsia="等线" w:hAnsi="Times New Roman" w:cs="Times New Roman"/>
                  <w:color w:val="auto"/>
                  <w:sz w:val="18"/>
                  <w:szCs w:val="18"/>
                  <w:lang w:eastAsia="zh-CN"/>
                  <w:rPrChange w:id="13264" w:author="He Han" w:date="2026-10-27T15:44:00Z">
                    <w:rPr>
                      <w:rFonts w:ascii="Times New Roman" w:eastAsia="等线" w:hAnsi="Times New Roman" w:cs="Times New Roman"/>
                      <w:color w:val="000000" w:themeColor="text1"/>
                      <w:sz w:val="18"/>
                      <w:szCs w:val="18"/>
                      <w:lang w:eastAsia="zh-CN"/>
                    </w:rPr>
                  </w:rPrChange>
                </w:rPr>
                <w:br/>
                <w:t>2. Adjust</w:t>
              </w:r>
              <w:r w:rsidRPr="00617F44">
                <w:rPr>
                  <w:rFonts w:ascii="Times New Roman" w:eastAsia="等线" w:hAnsi="Times New Roman" w:cs="Times New Roman"/>
                  <w:bCs w:val="0"/>
                  <w:color w:val="auto"/>
                  <w:sz w:val="18"/>
                  <w:szCs w:val="18"/>
                  <w:rPrChange w:id="13265" w:author="He Han" w:date="2026-10-27T15:44:00Z">
                    <w:rPr>
                      <w:rFonts w:ascii="Times New Roman" w:eastAsia="等线" w:hAnsi="Times New Roman" w:cs="Times New Roman"/>
                      <w:bCs w:val="0"/>
                      <w:color w:val="000000" w:themeColor="text1"/>
                      <w:sz w:val="18"/>
                      <w:szCs w:val="18"/>
                    </w:rPr>
                  </w:rPrChange>
                </w:rPr>
                <w:t xml:space="preserve"> the mixture to </w:t>
              </w:r>
              <w:r w:rsidRPr="00617F44">
                <w:rPr>
                  <w:rFonts w:ascii="Times New Roman" w:eastAsia="等线" w:hAnsi="Times New Roman" w:cs="Times New Roman"/>
                  <w:bCs w:val="0"/>
                  <w:color w:val="auto"/>
                  <w:sz w:val="18"/>
                  <w:szCs w:val="18"/>
                  <w:lang w:eastAsia="zh-CN"/>
                  <w:rPrChange w:id="13266" w:author="He Han" w:date="2026-10-27T15:44:00Z">
                    <w:rPr>
                      <w:rFonts w:ascii="Times New Roman" w:eastAsia="等线" w:hAnsi="Times New Roman" w:cs="Times New Roman"/>
                      <w:bCs w:val="0"/>
                      <w:color w:val="000000" w:themeColor="text1"/>
                      <w:sz w:val="18"/>
                      <w:szCs w:val="18"/>
                      <w:lang w:eastAsia="zh-CN"/>
                    </w:rPr>
                  </w:rPrChange>
                </w:rPr>
                <w:t>20</w:t>
              </w:r>
              <w:r w:rsidRPr="00617F44">
                <w:rPr>
                  <w:rFonts w:ascii="Times New Roman" w:eastAsia="等线" w:hAnsi="Times New Roman" w:cs="Times New Roman"/>
                  <w:bCs w:val="0"/>
                  <w:color w:val="auto"/>
                  <w:sz w:val="18"/>
                  <w:szCs w:val="18"/>
                  <w:rPrChange w:id="13267" w:author="He Han" w:date="2026-10-27T15:44:00Z">
                    <w:rPr>
                      <w:rFonts w:ascii="Times New Roman" w:eastAsia="等线" w:hAnsi="Times New Roman" w:cs="Times New Roman"/>
                      <w:bCs w:val="0"/>
                      <w:color w:val="000000" w:themeColor="text1"/>
                      <w:sz w:val="18"/>
                      <w:szCs w:val="18"/>
                    </w:rPr>
                  </w:rPrChange>
                </w:rPr>
                <w:t>±5</w:t>
              </w:r>
            </w:ins>
            <w:ins w:id="13268" w:author="Johan Granander" w:date="2026-07-28T13:42:00Z">
              <w:r w:rsidR="005231E1" w:rsidRPr="00617F44">
                <w:rPr>
                  <w:rFonts w:ascii="Times New Roman" w:eastAsia="等线" w:hAnsi="Times New Roman" w:cs="Times New Roman"/>
                  <w:bCs w:val="0"/>
                  <w:color w:val="auto"/>
                  <w:sz w:val="18"/>
                  <w:szCs w:val="18"/>
                  <w:rPrChange w:id="13269" w:author="He Han" w:date="2026-10-27T15:44:00Z">
                    <w:rPr>
                      <w:rFonts w:ascii="Times New Roman" w:eastAsia="等线" w:hAnsi="Times New Roman" w:cs="Times New Roman"/>
                      <w:bCs w:val="0"/>
                      <w:color w:val="000000" w:themeColor="text1"/>
                      <w:sz w:val="18"/>
                      <w:szCs w:val="18"/>
                    </w:rPr>
                  </w:rPrChange>
                </w:rPr>
                <w:t xml:space="preserve"> </w:t>
              </w:r>
            </w:ins>
            <w:ins w:id="13270" w:author="Xuning Wei12232" w:date="2026-07-27T20:39:00Z">
              <w:r w:rsidRPr="00617F44">
                <w:rPr>
                  <w:rFonts w:ascii="Times New Roman" w:eastAsia="等线" w:hAnsi="Times New Roman" w:cs="Times New Roman"/>
                  <w:bCs w:val="0"/>
                  <w:color w:val="auto"/>
                  <w:sz w:val="18"/>
                  <w:szCs w:val="18"/>
                  <w:rPrChange w:id="13271" w:author="He Han" w:date="2026-10-27T15:44:00Z">
                    <w:rPr>
                      <w:rFonts w:ascii="Times New Roman" w:eastAsia="等线" w:hAnsi="Times New Roman" w:cs="Times New Roman"/>
                      <w:bCs w:val="0"/>
                      <w:color w:val="000000" w:themeColor="text1"/>
                      <w:sz w:val="18"/>
                      <w:szCs w:val="18"/>
                    </w:rPr>
                  </w:rPrChange>
                </w:rPr>
                <w:t>℃</w:t>
              </w:r>
              <w:r w:rsidRPr="00617F44">
                <w:rPr>
                  <w:rFonts w:ascii="Times New Roman" w:eastAsia="等线" w:hAnsi="Times New Roman" w:cs="Times New Roman"/>
                  <w:color w:val="auto"/>
                  <w:sz w:val="18"/>
                  <w:szCs w:val="18"/>
                  <w:rPrChange w:id="13272" w:author="He Han" w:date="2026-10-27T15:44:00Z">
                    <w:rPr>
                      <w:rFonts w:ascii="Times New Roman" w:eastAsia="等线" w:hAnsi="Times New Roman" w:cs="Times New Roman"/>
                      <w:color w:val="000000" w:themeColor="text1"/>
                      <w:sz w:val="18"/>
                      <w:szCs w:val="18"/>
                    </w:rPr>
                  </w:rPrChange>
                </w:rPr>
                <w:t xml:space="preserve">. Maintain for next operation at </w:t>
              </w:r>
              <w:r w:rsidRPr="00617F44">
                <w:rPr>
                  <w:rFonts w:ascii="Times New Roman" w:eastAsia="等线" w:hAnsi="Times New Roman" w:cs="Times New Roman"/>
                  <w:color w:val="auto"/>
                  <w:sz w:val="18"/>
                  <w:szCs w:val="18"/>
                  <w:lang w:eastAsia="zh-CN"/>
                  <w:rPrChange w:id="13273" w:author="He Han" w:date="2026-10-27T15:44:00Z">
                    <w:rPr>
                      <w:rFonts w:ascii="Times New Roman" w:eastAsia="等线" w:hAnsi="Times New Roman" w:cs="Times New Roman"/>
                      <w:color w:val="000000" w:themeColor="text1"/>
                      <w:sz w:val="18"/>
                      <w:szCs w:val="18"/>
                      <w:lang w:eastAsia="zh-CN"/>
                    </w:rPr>
                  </w:rPrChange>
                </w:rPr>
                <w:t>20</w:t>
              </w:r>
              <w:r w:rsidRPr="00617F44">
                <w:rPr>
                  <w:rFonts w:ascii="Times New Roman" w:eastAsia="等线" w:hAnsi="Times New Roman" w:cs="Times New Roman"/>
                  <w:color w:val="auto"/>
                  <w:sz w:val="18"/>
                  <w:szCs w:val="18"/>
                  <w:rPrChange w:id="13274" w:author="He Han" w:date="2026-10-27T15:44:00Z">
                    <w:rPr>
                      <w:rFonts w:ascii="Times New Roman" w:eastAsia="等线" w:hAnsi="Times New Roman" w:cs="Times New Roman"/>
                      <w:color w:val="000000" w:themeColor="text1"/>
                      <w:sz w:val="18"/>
                      <w:szCs w:val="18"/>
                    </w:rPr>
                  </w:rPrChange>
                </w:rPr>
                <w:t>±5</w:t>
              </w:r>
            </w:ins>
            <w:ins w:id="13275" w:author="Johan Granander" w:date="2026-07-28T13:42:00Z">
              <w:r w:rsidR="005231E1" w:rsidRPr="00617F44">
                <w:rPr>
                  <w:rFonts w:ascii="Times New Roman" w:eastAsia="等线" w:hAnsi="Times New Roman" w:cs="Times New Roman"/>
                  <w:color w:val="auto"/>
                  <w:sz w:val="18"/>
                  <w:szCs w:val="18"/>
                  <w:rPrChange w:id="13276" w:author="He Han" w:date="2026-10-27T15:44:00Z">
                    <w:rPr>
                      <w:rFonts w:ascii="Times New Roman" w:eastAsia="等线" w:hAnsi="Times New Roman" w:cs="Times New Roman"/>
                      <w:color w:val="000000" w:themeColor="text1"/>
                      <w:sz w:val="18"/>
                      <w:szCs w:val="18"/>
                    </w:rPr>
                  </w:rPrChange>
                </w:rPr>
                <w:t xml:space="preserve"> </w:t>
              </w:r>
            </w:ins>
            <w:ins w:id="13277" w:author="Xuning Wei12232" w:date="2026-07-27T20:39:00Z">
              <w:r w:rsidRPr="00617F44">
                <w:rPr>
                  <w:rFonts w:ascii="Times New Roman" w:eastAsia="等线" w:hAnsi="Times New Roman" w:cs="Times New Roman"/>
                  <w:color w:val="auto"/>
                  <w:sz w:val="18"/>
                  <w:szCs w:val="18"/>
                  <w:rPrChange w:id="13278" w:author="He Han" w:date="2026-10-27T15:44:00Z">
                    <w:rPr>
                      <w:rFonts w:ascii="Times New Roman" w:eastAsia="等线" w:hAnsi="Times New Roman" w:cs="Times New Roman"/>
                      <w:color w:val="000000" w:themeColor="text1"/>
                      <w:sz w:val="18"/>
                      <w:szCs w:val="18"/>
                    </w:rPr>
                  </w:rPrChange>
                </w:rPr>
                <w:t xml:space="preserve">℃ (target: </w:t>
              </w:r>
              <w:r w:rsidRPr="00617F44">
                <w:rPr>
                  <w:rFonts w:ascii="Times New Roman" w:eastAsia="等线" w:hAnsi="Times New Roman" w:cs="Times New Roman"/>
                  <w:color w:val="auto"/>
                  <w:sz w:val="18"/>
                  <w:szCs w:val="18"/>
                  <w:lang w:eastAsia="zh-CN"/>
                  <w:rPrChange w:id="13279" w:author="He Han" w:date="2026-10-27T15:44:00Z">
                    <w:rPr>
                      <w:rFonts w:ascii="Times New Roman" w:eastAsia="等线" w:hAnsi="Times New Roman" w:cs="Times New Roman"/>
                      <w:color w:val="000000" w:themeColor="text1"/>
                      <w:sz w:val="18"/>
                      <w:szCs w:val="18"/>
                      <w:lang w:eastAsia="zh-CN"/>
                    </w:rPr>
                  </w:rPrChange>
                </w:rPr>
                <w:t>20</w:t>
              </w:r>
            </w:ins>
            <w:ins w:id="13280" w:author="Johan Granander" w:date="2026-07-28T13:42:00Z">
              <w:r w:rsidR="005231E1" w:rsidRPr="00617F44">
                <w:rPr>
                  <w:rFonts w:ascii="Times New Roman" w:eastAsia="等线" w:hAnsi="Times New Roman" w:cs="Times New Roman"/>
                  <w:color w:val="auto"/>
                  <w:sz w:val="18"/>
                  <w:szCs w:val="18"/>
                  <w:lang w:eastAsia="zh-CN"/>
                  <w:rPrChange w:id="13281" w:author="He Han" w:date="2026-10-27T15:44:00Z">
                    <w:rPr>
                      <w:rFonts w:ascii="Times New Roman" w:eastAsia="等线" w:hAnsi="Times New Roman" w:cs="Times New Roman"/>
                      <w:color w:val="000000" w:themeColor="text1"/>
                      <w:sz w:val="18"/>
                      <w:szCs w:val="18"/>
                      <w:lang w:eastAsia="zh-CN"/>
                    </w:rPr>
                  </w:rPrChange>
                </w:rPr>
                <w:t xml:space="preserve"> </w:t>
              </w:r>
            </w:ins>
            <w:ins w:id="13282" w:author="Xuning Wei12232" w:date="2026-07-27T20:39:00Z">
              <w:r w:rsidRPr="00617F44">
                <w:rPr>
                  <w:rFonts w:ascii="Times New Roman" w:eastAsia="等线" w:hAnsi="Times New Roman" w:cs="Times New Roman"/>
                  <w:color w:val="auto"/>
                  <w:sz w:val="18"/>
                  <w:szCs w:val="18"/>
                  <w:rPrChange w:id="13283" w:author="He Han" w:date="2026-10-27T15:44:00Z">
                    <w:rPr>
                      <w:rFonts w:ascii="Times New Roman" w:eastAsia="等线" w:hAnsi="Times New Roman" w:cs="Times New Roman"/>
                      <w:color w:val="000000" w:themeColor="text1"/>
                      <w:sz w:val="18"/>
                      <w:szCs w:val="18"/>
                    </w:rPr>
                  </w:rPrChange>
                </w:rPr>
                <w:t>℃).</w:t>
              </w:r>
              <w:r w:rsidRPr="00617F44">
                <w:rPr>
                  <w:rFonts w:ascii="Times New Roman" w:eastAsia="等线" w:hAnsi="Times New Roman" w:cs="Times New Roman"/>
                  <w:color w:val="auto"/>
                  <w:sz w:val="18"/>
                  <w:szCs w:val="18"/>
                  <w:lang w:eastAsia="zh-CN"/>
                  <w:rPrChange w:id="13284" w:author="He Han" w:date="2026-10-27T15:44:00Z">
                    <w:rPr>
                      <w:rFonts w:ascii="Times New Roman" w:eastAsia="等线" w:hAnsi="Times New Roman" w:cs="Times New Roman"/>
                      <w:color w:val="000000" w:themeColor="text1"/>
                      <w:sz w:val="18"/>
                      <w:szCs w:val="18"/>
                      <w:lang w:eastAsia="zh-CN"/>
                    </w:rPr>
                  </w:rPrChange>
                </w:rPr>
                <w:t xml:space="preserve"> </w:t>
              </w:r>
              <w:r w:rsidRPr="00617F44">
                <w:rPr>
                  <w:rFonts w:ascii="Times New Roman" w:eastAsia="等线" w:hAnsi="Times New Roman" w:cs="Times New Roman"/>
                  <w:color w:val="auto"/>
                  <w:sz w:val="18"/>
                  <w:szCs w:val="18"/>
                  <w:rPrChange w:id="13285" w:author="He Han" w:date="2026-10-27T15:44:00Z">
                    <w:rPr>
                      <w:rFonts w:ascii="Times New Roman" w:eastAsia="等线" w:hAnsi="Times New Roman" w:cs="Times New Roman"/>
                      <w:color w:val="000000" w:themeColor="text1"/>
                      <w:sz w:val="18"/>
                      <w:szCs w:val="18"/>
                    </w:rPr>
                  </w:rPrChange>
                </w:rPr>
                <w:t xml:space="preserve">Add 2.0 eq. Oxyma Pure into TJ4S-1213-Sy15-R01 at </w:t>
              </w:r>
              <w:r w:rsidRPr="00617F44">
                <w:rPr>
                  <w:rFonts w:ascii="Times New Roman" w:eastAsia="等线" w:hAnsi="Times New Roman" w:cs="Times New Roman"/>
                  <w:color w:val="auto"/>
                  <w:sz w:val="18"/>
                  <w:szCs w:val="18"/>
                  <w:lang w:eastAsia="zh-CN"/>
                  <w:rPrChange w:id="13286" w:author="He Han" w:date="2026-10-27T15:44:00Z">
                    <w:rPr>
                      <w:rFonts w:ascii="Times New Roman" w:eastAsia="等线" w:hAnsi="Times New Roman" w:cs="Times New Roman"/>
                      <w:color w:val="000000" w:themeColor="text1"/>
                      <w:sz w:val="18"/>
                      <w:szCs w:val="18"/>
                      <w:lang w:eastAsia="zh-CN"/>
                    </w:rPr>
                  </w:rPrChange>
                </w:rPr>
                <w:t>20</w:t>
              </w:r>
              <w:r w:rsidRPr="00617F44">
                <w:rPr>
                  <w:rFonts w:ascii="Times New Roman" w:eastAsia="等线" w:hAnsi="Times New Roman" w:cs="Times New Roman"/>
                  <w:color w:val="auto"/>
                  <w:sz w:val="18"/>
                  <w:szCs w:val="18"/>
                  <w:rPrChange w:id="13287" w:author="He Han" w:date="2026-10-27T15:44:00Z">
                    <w:rPr>
                      <w:rFonts w:ascii="Times New Roman" w:eastAsia="等线" w:hAnsi="Times New Roman" w:cs="Times New Roman"/>
                      <w:color w:val="000000" w:themeColor="text1"/>
                      <w:sz w:val="18"/>
                      <w:szCs w:val="18"/>
                    </w:rPr>
                  </w:rPrChange>
                </w:rPr>
                <w:t>±5</w:t>
              </w:r>
            </w:ins>
            <w:ins w:id="13288" w:author="Johan Granander" w:date="2026-07-28T13:42:00Z">
              <w:r w:rsidR="005231E1" w:rsidRPr="00617F44">
                <w:rPr>
                  <w:rFonts w:ascii="Times New Roman" w:eastAsia="等线" w:hAnsi="Times New Roman" w:cs="Times New Roman"/>
                  <w:color w:val="auto"/>
                  <w:sz w:val="18"/>
                  <w:szCs w:val="18"/>
                  <w:rPrChange w:id="13289" w:author="He Han" w:date="2026-10-27T15:44:00Z">
                    <w:rPr>
                      <w:rFonts w:ascii="Times New Roman" w:eastAsia="等线" w:hAnsi="Times New Roman" w:cs="Times New Roman"/>
                      <w:color w:val="000000" w:themeColor="text1"/>
                      <w:sz w:val="18"/>
                      <w:szCs w:val="18"/>
                    </w:rPr>
                  </w:rPrChange>
                </w:rPr>
                <w:t xml:space="preserve"> </w:t>
              </w:r>
            </w:ins>
            <w:ins w:id="13290" w:author="Xuning Wei12232" w:date="2026-07-27T20:39:00Z">
              <w:r w:rsidRPr="00617F44">
                <w:rPr>
                  <w:rFonts w:ascii="Times New Roman" w:eastAsia="等线" w:hAnsi="Times New Roman" w:cs="Times New Roman"/>
                  <w:color w:val="auto"/>
                  <w:sz w:val="18"/>
                  <w:szCs w:val="18"/>
                  <w:rPrChange w:id="13291" w:author="He Han" w:date="2026-10-27T15:44:00Z">
                    <w:rPr>
                      <w:rFonts w:ascii="Times New Roman" w:eastAsia="等线" w:hAnsi="Times New Roman" w:cs="Times New Roman"/>
                      <w:color w:val="000000" w:themeColor="text1"/>
                      <w:sz w:val="18"/>
                      <w:szCs w:val="18"/>
                    </w:rPr>
                  </w:rPrChange>
                </w:rPr>
                <w:t xml:space="preserve">℃ (target: </w:t>
              </w:r>
              <w:r w:rsidRPr="00617F44">
                <w:rPr>
                  <w:rFonts w:ascii="Times New Roman" w:eastAsia="等线" w:hAnsi="Times New Roman" w:cs="Times New Roman"/>
                  <w:color w:val="auto"/>
                  <w:sz w:val="18"/>
                  <w:szCs w:val="18"/>
                  <w:lang w:eastAsia="zh-CN"/>
                  <w:rPrChange w:id="13292" w:author="He Han" w:date="2026-10-27T15:44:00Z">
                    <w:rPr>
                      <w:rFonts w:ascii="Times New Roman" w:eastAsia="等线" w:hAnsi="Times New Roman" w:cs="Times New Roman"/>
                      <w:color w:val="000000" w:themeColor="text1"/>
                      <w:sz w:val="18"/>
                      <w:szCs w:val="18"/>
                      <w:lang w:eastAsia="zh-CN"/>
                    </w:rPr>
                  </w:rPrChange>
                </w:rPr>
                <w:t>20</w:t>
              </w:r>
              <w:r w:rsidRPr="00617F44">
                <w:rPr>
                  <w:rFonts w:ascii="Times New Roman" w:eastAsia="等线" w:hAnsi="Times New Roman" w:cs="Times New Roman"/>
                  <w:color w:val="auto"/>
                  <w:sz w:val="18"/>
                  <w:szCs w:val="18"/>
                  <w:rPrChange w:id="13293" w:author="He Han" w:date="2026-10-27T15:44:00Z">
                    <w:rPr>
                      <w:rFonts w:ascii="Times New Roman" w:eastAsia="等线" w:hAnsi="Times New Roman" w:cs="Times New Roman"/>
                      <w:color w:val="000000" w:themeColor="text1"/>
                      <w:sz w:val="18"/>
                      <w:szCs w:val="18"/>
                    </w:rPr>
                  </w:rPrChange>
                </w:rPr>
                <w:t>℃), rinse the TJ4S-1213-Sy15-R01 with 2.0</w:t>
              </w:r>
            </w:ins>
            <w:ins w:id="13294" w:author="Johan Granander" w:date="2026-07-28T13:42:00Z">
              <w:r w:rsidR="005231E1" w:rsidRPr="00617F44">
                <w:rPr>
                  <w:rFonts w:ascii="Times New Roman" w:eastAsia="等线" w:hAnsi="Times New Roman" w:cs="Times New Roman"/>
                  <w:color w:val="auto"/>
                  <w:sz w:val="18"/>
                  <w:szCs w:val="18"/>
                  <w:rPrChange w:id="13295" w:author="He Han" w:date="2026-10-27T15:44:00Z">
                    <w:rPr>
                      <w:rFonts w:ascii="Times New Roman" w:eastAsia="等线" w:hAnsi="Times New Roman" w:cs="Times New Roman"/>
                      <w:color w:val="000000" w:themeColor="text1"/>
                      <w:sz w:val="18"/>
                      <w:szCs w:val="18"/>
                    </w:rPr>
                  </w:rPrChange>
                </w:rPr>
                <w:t xml:space="preserve"> </w:t>
              </w:r>
            </w:ins>
            <w:ins w:id="13296" w:author="Xuning Wei12232" w:date="2026-07-27T20:39:00Z">
              <w:del w:id="13297" w:author="Johan Granander" w:date="2026-07-28T13:42:00Z">
                <w:r w:rsidRPr="00617F44" w:rsidDel="005231E1">
                  <w:rPr>
                    <w:rFonts w:ascii="Times New Roman" w:eastAsia="等线" w:hAnsi="Times New Roman" w:cs="Times New Roman"/>
                    <w:color w:val="auto"/>
                    <w:sz w:val="18"/>
                    <w:szCs w:val="18"/>
                    <w:rPrChange w:id="13298" w:author="He Han" w:date="2026-10-27T15:44:00Z">
                      <w:rPr>
                        <w:rFonts w:ascii="Times New Roman" w:eastAsia="等线" w:hAnsi="Times New Roman" w:cs="Times New Roman"/>
                        <w:color w:val="000000" w:themeColor="text1"/>
                        <w:sz w:val="18"/>
                        <w:szCs w:val="18"/>
                      </w:rPr>
                    </w:rPrChange>
                  </w:rPr>
                  <w:delText>v</w:delText>
                </w:r>
              </w:del>
            </w:ins>
            <w:ins w:id="13299" w:author="Johan Granander" w:date="2026-07-28T13:42:00Z">
              <w:r w:rsidR="005231E1" w:rsidRPr="00617F44">
                <w:rPr>
                  <w:rFonts w:ascii="Times New Roman" w:eastAsia="等线" w:hAnsi="Times New Roman" w:cs="Times New Roman"/>
                  <w:color w:val="auto"/>
                  <w:sz w:val="18"/>
                  <w:szCs w:val="18"/>
                  <w:rPrChange w:id="13300" w:author="He Han" w:date="2026-10-27T15:44:00Z">
                    <w:rPr>
                      <w:rFonts w:ascii="Times New Roman" w:eastAsia="等线" w:hAnsi="Times New Roman" w:cs="Times New Roman"/>
                      <w:color w:val="000000" w:themeColor="text1"/>
                      <w:sz w:val="18"/>
                      <w:szCs w:val="18"/>
                    </w:rPr>
                  </w:rPrChange>
                </w:rPr>
                <w:t>V</w:t>
              </w:r>
            </w:ins>
            <w:ins w:id="13301" w:author="Xuning Wei12232" w:date="2026-07-27T20:39:00Z">
              <w:r w:rsidRPr="00617F44">
                <w:rPr>
                  <w:rFonts w:ascii="Times New Roman" w:eastAsia="等线" w:hAnsi="Times New Roman" w:cs="Times New Roman"/>
                  <w:color w:val="auto"/>
                  <w:sz w:val="18"/>
                  <w:szCs w:val="18"/>
                  <w:rPrChange w:id="13302" w:author="He Han" w:date="2026-10-27T15:44:00Z">
                    <w:rPr>
                      <w:rFonts w:ascii="Times New Roman" w:eastAsia="等线" w:hAnsi="Times New Roman" w:cs="Times New Roman"/>
                      <w:color w:val="000000" w:themeColor="text1"/>
                      <w:sz w:val="18"/>
                      <w:szCs w:val="18"/>
                    </w:rPr>
                  </w:rPrChange>
                </w:rPr>
                <w:t xml:space="preserve"> DMF (1.</w:t>
              </w:r>
            </w:ins>
            <w:ins w:id="13303" w:author="He Han" w:date="2026-10-27T15:45:00Z">
              <w:r w:rsidR="00617F44">
                <w:rPr>
                  <w:rFonts w:ascii="Times New Roman" w:eastAsia="等线" w:hAnsi="Times New Roman" w:cs="Times New Roman"/>
                  <w:color w:val="auto"/>
                  <w:sz w:val="18"/>
                  <w:szCs w:val="18"/>
                </w:rPr>
                <w:t>90</w:t>
              </w:r>
            </w:ins>
            <w:ins w:id="13304" w:author="Xuning Wei12232" w:date="2026-07-27T20:39:00Z">
              <w:del w:id="13305" w:author="He Han" w:date="2026-10-27T15:45:00Z">
                <w:r w:rsidRPr="00617F44" w:rsidDel="00617F44">
                  <w:rPr>
                    <w:rFonts w:ascii="Times New Roman" w:eastAsia="等线" w:hAnsi="Times New Roman" w:cs="Times New Roman"/>
                    <w:color w:val="auto"/>
                    <w:sz w:val="18"/>
                    <w:szCs w:val="18"/>
                    <w:rPrChange w:id="13306" w:author="He Han" w:date="2026-10-27T15:44:00Z">
                      <w:rPr>
                        <w:rFonts w:ascii="Times New Roman" w:eastAsia="等线" w:hAnsi="Times New Roman" w:cs="Times New Roman"/>
                        <w:color w:val="000000" w:themeColor="text1"/>
                        <w:sz w:val="18"/>
                        <w:szCs w:val="18"/>
                      </w:rPr>
                    </w:rPrChange>
                  </w:rPr>
                  <w:delText>896</w:delText>
                </w:r>
              </w:del>
              <w:r w:rsidRPr="00617F44">
                <w:rPr>
                  <w:rFonts w:ascii="Times New Roman" w:eastAsia="等线" w:hAnsi="Times New Roman" w:cs="Times New Roman"/>
                  <w:color w:val="auto"/>
                  <w:sz w:val="18"/>
                  <w:szCs w:val="18"/>
                  <w:rPrChange w:id="13307" w:author="He Han" w:date="2026-10-27T15:44:00Z">
                    <w:rPr>
                      <w:rFonts w:ascii="Times New Roman" w:eastAsia="等线" w:hAnsi="Times New Roman" w:cs="Times New Roman"/>
                      <w:color w:val="000000" w:themeColor="text1"/>
                      <w:sz w:val="18"/>
                      <w:szCs w:val="18"/>
                    </w:rPr>
                  </w:rPrChange>
                </w:rPr>
                <w:t xml:space="preserve"> kg/kg). Add 2.2 eq. DIC into TJ4S-1213-Sy15-R01</w:t>
              </w:r>
              <w:r w:rsidRPr="00BB7730">
                <w:rPr>
                  <w:rFonts w:ascii="Times New Roman" w:eastAsia="等线" w:hAnsi="Times New Roman" w:cs="Times New Roman"/>
                  <w:color w:val="000000" w:themeColor="text1"/>
                  <w:sz w:val="18"/>
                  <w:szCs w:val="18"/>
                </w:rPr>
                <w:t xml:space="preserve">, the addition rate depends on temperature control. Activate for 20±5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 xml:space="preserve">±5℃ (target: </w:t>
              </w:r>
              <w:r w:rsidRPr="00BB7730">
                <w:rPr>
                  <w:rFonts w:ascii="Times New Roman" w:eastAsia="等线" w:hAnsi="Times New Roman" w:cs="Times New Roman"/>
                  <w:color w:val="000000" w:themeColor="text1"/>
                  <w:sz w:val="18"/>
                  <w:szCs w:val="18"/>
                  <w:lang w:eastAsia="zh-CN"/>
                </w:rPr>
                <w:t>20</w:t>
              </w:r>
            </w:ins>
            <w:ins w:id="13308" w:author="Johan Granander" w:date="2026-07-28T13:42:00Z">
              <w:r w:rsidR="005231E1" w:rsidRPr="00BB7730">
                <w:rPr>
                  <w:rFonts w:ascii="Times New Roman" w:eastAsia="等线" w:hAnsi="Times New Roman" w:cs="Times New Roman"/>
                  <w:color w:val="000000" w:themeColor="text1"/>
                  <w:sz w:val="18"/>
                  <w:szCs w:val="18"/>
                  <w:lang w:eastAsia="zh-CN"/>
                </w:rPr>
                <w:t xml:space="preserve"> </w:t>
              </w:r>
            </w:ins>
            <w:ins w:id="13309" w:author="Xuning Wei12232" w:date="2026-07-27T20:39: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等线" w:hAnsi="Times New Roman" w:cs="Times New Roman"/>
                  <w:bCs w:val="0"/>
                  <w:color w:val="000000" w:themeColor="text1"/>
                  <w:sz w:val="18"/>
                  <w:szCs w:val="18"/>
                  <w:lang w:eastAsia="zh-CN"/>
                </w:rPr>
                <w:t xml:space="preserve">1.0 V DMF (0.948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3310" w:author="Xuning Wei12232" w:date="2026-07-27T20:59:00Z">
              <w:tcPr>
                <w:tcW w:w="842" w:type="pct"/>
                <w:gridSpan w:val="3"/>
                <w:vMerge w:val="restart"/>
                <w:shd w:val="clear" w:color="auto" w:fill="FFFFFF" w:themeFill="background1"/>
                <w:vAlign w:val="center"/>
              </w:tcPr>
            </w:tcPrChange>
          </w:tcPr>
          <w:p w14:paraId="5C7549A0" w14:textId="77777777" w:rsidR="00153539" w:rsidRPr="00BB7730" w:rsidRDefault="00153539">
            <w:pPr>
              <w:pStyle w:val="afc"/>
              <w:numPr>
                <w:ilvl w:val="0"/>
                <w:numId w:val="188"/>
              </w:numPr>
              <w:ind w:firstLineChars="0"/>
              <w:jc w:val="both"/>
              <w:rPr>
                <w:ins w:id="13311" w:author="He Han" w:date="2026-10-22T22:12:00Z"/>
                <w:rFonts w:ascii="Times New Roman" w:hAnsi="Times New Roman" w:cs="Times New Roman"/>
                <w:color w:val="auto"/>
                <w:sz w:val="18"/>
                <w:szCs w:val="18"/>
                <w:shd w:val="clear" w:color="auto" w:fill="FFFFFF"/>
              </w:rPr>
              <w:pPrChange w:id="13312" w:author="He Han" w:date="2026-10-22T22:15:00Z">
                <w:pPr>
                  <w:pStyle w:val="afc"/>
                  <w:numPr>
                    <w:numId w:val="161"/>
                  </w:numPr>
                  <w:ind w:left="420" w:firstLineChars="0" w:hanging="420"/>
                  <w:jc w:val="both"/>
                </w:pPr>
              </w:pPrChange>
            </w:pPr>
            <w:ins w:id="13313"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1A967690" w14:textId="77777777" w:rsidR="00153539" w:rsidRPr="00BB7730" w:rsidRDefault="00153539">
            <w:pPr>
              <w:pStyle w:val="afc"/>
              <w:numPr>
                <w:ilvl w:val="0"/>
                <w:numId w:val="188"/>
              </w:numPr>
              <w:ind w:firstLineChars="0"/>
              <w:jc w:val="both"/>
              <w:rPr>
                <w:ins w:id="13314" w:author="He Han" w:date="2026-10-22T22:12:00Z"/>
                <w:rFonts w:ascii="Times New Roman" w:hAnsi="Times New Roman" w:cs="Times New Roman"/>
                <w:color w:val="auto"/>
                <w:sz w:val="18"/>
                <w:szCs w:val="18"/>
                <w:shd w:val="clear" w:color="auto" w:fill="FFFFFF"/>
              </w:rPr>
              <w:pPrChange w:id="13315" w:author="He Han" w:date="2026-10-22T22:15:00Z">
                <w:pPr>
                  <w:pStyle w:val="afc"/>
                  <w:numPr>
                    <w:numId w:val="161"/>
                  </w:numPr>
                  <w:ind w:left="420" w:firstLineChars="0" w:hanging="420"/>
                  <w:jc w:val="both"/>
                </w:pPr>
              </w:pPrChange>
            </w:pPr>
            <w:ins w:id="13316" w:author="He Han" w:date="2026-10-22T22:12:00Z">
              <w:r w:rsidRPr="00BB7730">
                <w:rPr>
                  <w:rFonts w:ascii="Times New Roman" w:hAnsi="Times New Roman" w:cs="Times New Roman"/>
                  <w:color w:val="auto"/>
                  <w:sz w:val="18"/>
                  <w:szCs w:val="18"/>
                  <w:shd w:val="clear" w:color="auto" w:fill="FFFFFF"/>
                </w:rPr>
                <w:t>Agitator material: Hastelloy (C-276)</w:t>
              </w:r>
            </w:ins>
          </w:p>
          <w:p w14:paraId="194F3A52" w14:textId="77777777" w:rsidR="00153539" w:rsidRPr="00BB7730" w:rsidRDefault="00153539">
            <w:pPr>
              <w:pStyle w:val="afc"/>
              <w:numPr>
                <w:ilvl w:val="0"/>
                <w:numId w:val="188"/>
              </w:numPr>
              <w:ind w:firstLineChars="0"/>
              <w:jc w:val="both"/>
              <w:rPr>
                <w:ins w:id="13317" w:author="He Han" w:date="2026-10-22T22:12:00Z"/>
                <w:rFonts w:ascii="Times New Roman" w:hAnsi="Times New Roman" w:cs="Times New Roman"/>
                <w:color w:val="auto"/>
                <w:sz w:val="18"/>
                <w:szCs w:val="18"/>
                <w:shd w:val="clear" w:color="auto" w:fill="FFFFFF"/>
              </w:rPr>
              <w:pPrChange w:id="13318" w:author="He Han" w:date="2026-10-22T22:15:00Z">
                <w:pPr>
                  <w:pStyle w:val="afc"/>
                  <w:numPr>
                    <w:numId w:val="161"/>
                  </w:numPr>
                  <w:ind w:left="420" w:firstLineChars="0" w:hanging="420"/>
                  <w:jc w:val="both"/>
                </w:pPr>
              </w:pPrChange>
            </w:pPr>
            <w:ins w:id="13319" w:author="He Han" w:date="2026-10-22T22:12:00Z">
              <w:r w:rsidRPr="00BB7730">
                <w:rPr>
                  <w:rFonts w:ascii="Times New Roman" w:hAnsi="Times New Roman" w:cs="Times New Roman"/>
                  <w:color w:val="auto"/>
                  <w:sz w:val="18"/>
                  <w:szCs w:val="18"/>
                  <w:shd w:val="clear" w:color="auto" w:fill="FFFFFF"/>
                </w:rPr>
                <w:t>Sight glass: Glass</w:t>
              </w:r>
            </w:ins>
          </w:p>
          <w:p w14:paraId="0F7D249F" w14:textId="77777777" w:rsidR="00153539" w:rsidRPr="00BB7730" w:rsidRDefault="00153539">
            <w:pPr>
              <w:pStyle w:val="afc"/>
              <w:numPr>
                <w:ilvl w:val="0"/>
                <w:numId w:val="188"/>
              </w:numPr>
              <w:ind w:firstLineChars="0"/>
              <w:jc w:val="both"/>
              <w:rPr>
                <w:ins w:id="13320" w:author="He Han" w:date="2026-10-22T22:12:00Z"/>
                <w:rFonts w:ascii="Times New Roman" w:hAnsi="Times New Roman" w:cs="Times New Roman"/>
                <w:color w:val="auto"/>
                <w:sz w:val="18"/>
                <w:szCs w:val="18"/>
                <w:shd w:val="clear" w:color="auto" w:fill="FFFFFF"/>
              </w:rPr>
              <w:pPrChange w:id="13321" w:author="He Han" w:date="2026-10-22T22:15:00Z">
                <w:pPr>
                  <w:pStyle w:val="afc"/>
                  <w:numPr>
                    <w:numId w:val="161"/>
                  </w:numPr>
                  <w:ind w:left="420" w:firstLineChars="0" w:hanging="420"/>
                  <w:jc w:val="both"/>
                </w:pPr>
              </w:pPrChange>
            </w:pPr>
            <w:ins w:id="13322"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4EF2B084" w14:textId="77777777" w:rsidR="00153539" w:rsidRPr="00BB7730" w:rsidRDefault="00153539">
            <w:pPr>
              <w:pStyle w:val="afc"/>
              <w:numPr>
                <w:ilvl w:val="0"/>
                <w:numId w:val="188"/>
              </w:numPr>
              <w:ind w:firstLineChars="0"/>
              <w:jc w:val="both"/>
              <w:rPr>
                <w:ins w:id="13323" w:author="He Han" w:date="2026-10-22T22:12:00Z"/>
                <w:rFonts w:ascii="Times New Roman" w:hAnsi="Times New Roman" w:cs="Times New Roman"/>
                <w:color w:val="auto"/>
                <w:sz w:val="18"/>
                <w:szCs w:val="18"/>
                <w:shd w:val="clear" w:color="auto" w:fill="FFFFFF"/>
              </w:rPr>
              <w:pPrChange w:id="13324" w:author="He Han" w:date="2026-10-22T22:15:00Z">
                <w:pPr>
                  <w:pStyle w:val="afc"/>
                  <w:numPr>
                    <w:numId w:val="161"/>
                  </w:numPr>
                  <w:ind w:left="420" w:firstLineChars="0" w:hanging="420"/>
                  <w:jc w:val="both"/>
                </w:pPr>
              </w:pPrChange>
            </w:pPr>
            <w:ins w:id="13325"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4F6AA01A" w14:textId="77777777" w:rsidR="00153539" w:rsidRPr="00BB7730" w:rsidRDefault="00153539">
            <w:pPr>
              <w:pStyle w:val="afc"/>
              <w:numPr>
                <w:ilvl w:val="0"/>
                <w:numId w:val="188"/>
              </w:numPr>
              <w:ind w:firstLineChars="0"/>
              <w:jc w:val="both"/>
              <w:rPr>
                <w:ins w:id="13326" w:author="He Han" w:date="2026-10-22T22:12:00Z"/>
                <w:rFonts w:ascii="Times New Roman" w:hAnsi="Times New Roman" w:cs="Times New Roman"/>
                <w:color w:val="auto"/>
                <w:sz w:val="18"/>
                <w:szCs w:val="18"/>
                <w:shd w:val="clear" w:color="auto" w:fill="FFFFFF"/>
              </w:rPr>
              <w:pPrChange w:id="13327" w:author="He Han" w:date="2026-10-22T22:15:00Z">
                <w:pPr>
                  <w:pStyle w:val="afc"/>
                  <w:numPr>
                    <w:numId w:val="161"/>
                  </w:numPr>
                  <w:ind w:left="420" w:firstLineChars="0" w:hanging="420"/>
                  <w:jc w:val="both"/>
                </w:pPr>
              </w:pPrChange>
            </w:pPr>
            <w:ins w:id="13328" w:author="He Han" w:date="2026-10-22T22:12:00Z">
              <w:r w:rsidRPr="00BB7730">
                <w:rPr>
                  <w:rFonts w:ascii="Times New Roman" w:hAnsi="Times New Roman" w:cs="Times New Roman"/>
                  <w:color w:val="auto"/>
                  <w:sz w:val="18"/>
                  <w:szCs w:val="18"/>
                  <w:shd w:val="clear" w:color="auto" w:fill="FFFFFF"/>
                </w:rPr>
                <w:t>Sealing ring: PTFE</w:t>
              </w:r>
            </w:ins>
          </w:p>
          <w:p w14:paraId="488CF1B7" w14:textId="77777777" w:rsidR="00153539" w:rsidRPr="00BB7730" w:rsidRDefault="00153539">
            <w:pPr>
              <w:pStyle w:val="afc"/>
              <w:numPr>
                <w:ilvl w:val="0"/>
                <w:numId w:val="188"/>
              </w:numPr>
              <w:ind w:firstLineChars="0"/>
              <w:jc w:val="both"/>
              <w:rPr>
                <w:ins w:id="13329" w:author="He Han" w:date="2026-10-22T22:12:00Z"/>
                <w:rFonts w:ascii="Times New Roman" w:hAnsi="Times New Roman" w:cs="Times New Roman"/>
                <w:color w:val="auto"/>
                <w:sz w:val="18"/>
                <w:szCs w:val="18"/>
                <w:shd w:val="clear" w:color="auto" w:fill="FFFFFF"/>
              </w:rPr>
              <w:pPrChange w:id="13330" w:author="He Han" w:date="2026-10-22T22:15:00Z">
                <w:pPr>
                  <w:pStyle w:val="afc"/>
                  <w:numPr>
                    <w:numId w:val="161"/>
                  </w:numPr>
                  <w:ind w:left="420" w:firstLineChars="0" w:hanging="420"/>
                  <w:jc w:val="both"/>
                </w:pPr>
              </w:pPrChange>
            </w:pPr>
            <w:ins w:id="13331" w:author="He Han" w:date="2026-10-22T22:12:00Z">
              <w:r w:rsidRPr="00BB7730">
                <w:rPr>
                  <w:rFonts w:ascii="Times New Roman" w:hAnsi="Times New Roman" w:cs="Times New Roman"/>
                  <w:color w:val="auto"/>
                  <w:sz w:val="18"/>
                  <w:szCs w:val="18"/>
                  <w:shd w:val="clear" w:color="auto" w:fill="FFFFFF"/>
                </w:rPr>
                <w:t>Mass flow meter: SS</w:t>
              </w:r>
            </w:ins>
          </w:p>
          <w:p w14:paraId="6221E560" w14:textId="77777777" w:rsidR="00153539" w:rsidRPr="00BB7730" w:rsidRDefault="00153539">
            <w:pPr>
              <w:pStyle w:val="afc"/>
              <w:numPr>
                <w:ilvl w:val="0"/>
                <w:numId w:val="188"/>
              </w:numPr>
              <w:ind w:firstLineChars="0"/>
              <w:jc w:val="both"/>
              <w:rPr>
                <w:ins w:id="13332" w:author="He Han" w:date="2026-10-22T22:12:00Z"/>
                <w:rFonts w:ascii="Times New Roman" w:hAnsi="Times New Roman" w:cs="Times New Roman"/>
                <w:color w:val="auto"/>
                <w:sz w:val="18"/>
                <w:szCs w:val="18"/>
                <w:shd w:val="clear" w:color="auto" w:fill="FFFFFF"/>
              </w:rPr>
              <w:pPrChange w:id="13333" w:author="He Han" w:date="2026-10-22T22:15:00Z">
                <w:pPr>
                  <w:pStyle w:val="afc"/>
                  <w:numPr>
                    <w:numId w:val="161"/>
                  </w:numPr>
                  <w:ind w:left="420" w:firstLineChars="0" w:hanging="420"/>
                  <w:jc w:val="both"/>
                </w:pPr>
              </w:pPrChange>
            </w:pPr>
            <w:ins w:id="13334"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969834B" w14:textId="77777777" w:rsidR="00153539" w:rsidRPr="00BB7730" w:rsidRDefault="00153539">
            <w:pPr>
              <w:pStyle w:val="afc"/>
              <w:numPr>
                <w:ilvl w:val="0"/>
                <w:numId w:val="188"/>
              </w:numPr>
              <w:ind w:firstLineChars="0"/>
              <w:jc w:val="both"/>
              <w:rPr>
                <w:ins w:id="13335" w:author="He Han" w:date="2026-10-22T22:12:00Z"/>
                <w:rFonts w:ascii="Times New Roman" w:eastAsiaTheme="minorEastAsia" w:hAnsi="Times New Roman" w:cs="Times New Roman"/>
                <w:color w:val="auto"/>
                <w:sz w:val="18"/>
                <w:szCs w:val="18"/>
                <w:shd w:val="clear" w:color="auto" w:fill="FFFFFF"/>
                <w:lang w:eastAsia="zh-CN"/>
              </w:rPr>
              <w:pPrChange w:id="13336" w:author="He Han" w:date="2026-10-22T22:15:00Z">
                <w:pPr>
                  <w:pStyle w:val="afc"/>
                  <w:numPr>
                    <w:numId w:val="161"/>
                  </w:numPr>
                  <w:ind w:left="420" w:firstLineChars="0" w:hanging="420"/>
                  <w:jc w:val="both"/>
                </w:pPr>
              </w:pPrChange>
            </w:pPr>
            <w:ins w:id="13337"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6FDEB1E7" w14:textId="77777777" w:rsidR="00153539" w:rsidRPr="00BB7730" w:rsidRDefault="00153539">
            <w:pPr>
              <w:pStyle w:val="afc"/>
              <w:numPr>
                <w:ilvl w:val="0"/>
                <w:numId w:val="188"/>
              </w:numPr>
              <w:ind w:firstLineChars="0"/>
              <w:jc w:val="both"/>
              <w:rPr>
                <w:ins w:id="13338" w:author="He Han" w:date="2026-10-22T22:12:00Z"/>
                <w:rFonts w:ascii="Times New Roman" w:eastAsiaTheme="minorEastAsia" w:hAnsi="Times New Roman" w:cs="Times New Roman"/>
                <w:bCs w:val="0"/>
                <w:color w:val="auto"/>
                <w:sz w:val="18"/>
                <w:szCs w:val="18"/>
                <w:shd w:val="clear" w:color="auto" w:fill="FFFFFF"/>
                <w:lang w:eastAsia="zh-CN"/>
              </w:rPr>
              <w:pPrChange w:id="13339" w:author="He Han" w:date="2026-10-22T22:15:00Z">
                <w:pPr>
                  <w:pStyle w:val="afc"/>
                  <w:numPr>
                    <w:numId w:val="161"/>
                  </w:numPr>
                  <w:ind w:left="420" w:firstLineChars="0" w:hanging="420"/>
                  <w:jc w:val="both"/>
                </w:pPr>
              </w:pPrChange>
            </w:pPr>
            <w:ins w:id="13340"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4D5BED11" w14:textId="6233E1CD" w:rsidR="00153539" w:rsidRPr="00BB7730" w:rsidRDefault="00153539">
            <w:pPr>
              <w:pStyle w:val="afc"/>
              <w:numPr>
                <w:ilvl w:val="0"/>
                <w:numId w:val="188"/>
              </w:numPr>
              <w:ind w:firstLineChars="0"/>
              <w:jc w:val="both"/>
              <w:rPr>
                <w:ins w:id="13341" w:author="He Han" w:date="2026-10-22T22:15:00Z"/>
                <w:rFonts w:ascii="Times New Roman" w:hAnsi="Times New Roman" w:cs="Times New Roman"/>
                <w:color w:val="0000FF"/>
                <w:sz w:val="18"/>
                <w:szCs w:val="18"/>
                <w:shd w:val="clear" w:color="auto" w:fill="FFFFFF"/>
              </w:rPr>
              <w:pPrChange w:id="13342" w:author="He Han" w:date="2026-10-22T22:15:00Z">
                <w:pPr>
                  <w:pStyle w:val="afc"/>
                  <w:numPr>
                    <w:numId w:val="161"/>
                  </w:numPr>
                  <w:ind w:left="420" w:firstLineChars="0" w:hanging="420"/>
                  <w:jc w:val="both"/>
                </w:pPr>
              </w:pPrChange>
            </w:pPr>
            <w:ins w:id="13343"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7B6A66C3" w14:textId="273FAE22" w:rsidR="00153539" w:rsidRPr="00BB7730" w:rsidRDefault="00153539">
            <w:pPr>
              <w:pStyle w:val="afc"/>
              <w:numPr>
                <w:ilvl w:val="0"/>
                <w:numId w:val="188"/>
              </w:numPr>
              <w:ind w:firstLineChars="0"/>
              <w:jc w:val="both"/>
              <w:rPr>
                <w:ins w:id="13344" w:author="He Han" w:date="2026-10-22T22:12:00Z"/>
                <w:rFonts w:ascii="Times New Roman" w:hAnsi="Times New Roman" w:cs="Times New Roman"/>
                <w:color w:val="0000FF"/>
                <w:sz w:val="18"/>
                <w:szCs w:val="18"/>
                <w:shd w:val="clear" w:color="auto" w:fill="FFFFFF"/>
              </w:rPr>
              <w:pPrChange w:id="13345" w:author="He Han" w:date="2026-10-22T22:15:00Z">
                <w:pPr>
                  <w:pStyle w:val="afc"/>
                  <w:numPr>
                    <w:numId w:val="161"/>
                  </w:numPr>
                  <w:ind w:left="420" w:firstLineChars="0" w:hanging="420"/>
                  <w:jc w:val="both"/>
                </w:pPr>
              </w:pPrChange>
            </w:pPr>
            <w:ins w:id="13346" w:author="He Han" w:date="2026-10-22T22:15: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27505280" w14:textId="57ECFDD6" w:rsidR="0026505D" w:rsidRPr="00BB7730" w:rsidDel="00153539" w:rsidRDefault="0026505D" w:rsidP="00153539">
            <w:pPr>
              <w:rPr>
                <w:ins w:id="13347" w:author="Xuning Wei12232" w:date="2026-07-27T20:51:00Z"/>
                <w:del w:id="13348" w:author="He Han" w:date="2026-10-22T22:12:00Z"/>
                <w:rFonts w:ascii="Times New Roman" w:hAnsi="Times New Roman" w:cs="Times New Roman"/>
                <w:color w:val="auto"/>
                <w:sz w:val="18"/>
                <w:szCs w:val="18"/>
                <w:shd w:val="clear" w:color="auto" w:fill="FFFFFF"/>
              </w:rPr>
            </w:pPr>
            <w:ins w:id="13349" w:author="Xuning Wei12232" w:date="2026-07-27T20:51:00Z">
              <w:del w:id="13350" w:author="He Han" w:date="2026-10-12T14:35:00Z">
                <w:r w:rsidRPr="00BB7730" w:rsidDel="006379C0">
                  <w:rPr>
                    <w:rFonts w:ascii="Times New Roman" w:hAnsi="Times New Roman" w:cs="Times New Roman"/>
                    <w:color w:val="00B0F0"/>
                    <w:sz w:val="18"/>
                    <w:szCs w:val="18"/>
                    <w:shd w:val="clear" w:color="auto" w:fill="FFFFFF"/>
                    <w:rPrChange w:id="13351" w:author="He Han" w:date="2026-10-13T13:25:00Z">
                      <w:rPr>
                        <w:rFonts w:ascii="Times New Roman" w:hAnsi="Times New Roman" w:cs="Times New Roman"/>
                        <w:color w:val="auto"/>
                        <w:sz w:val="18"/>
                        <w:szCs w:val="18"/>
                        <w:shd w:val="clear" w:color="auto" w:fill="FFFFFF"/>
                      </w:rPr>
                    </w:rPrChange>
                  </w:rPr>
                  <w:delText>Tank material:</w:delText>
                </w:r>
              </w:del>
              <w:del w:id="13352"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4F79B784" w14:textId="45070170" w:rsidR="0026505D" w:rsidRPr="00BB7730" w:rsidDel="00153539" w:rsidRDefault="0026505D" w:rsidP="0026505D">
            <w:pPr>
              <w:rPr>
                <w:ins w:id="13353" w:author="Xuning Wei12232" w:date="2026-07-27T20:51:00Z"/>
                <w:del w:id="13354" w:author="He Han" w:date="2026-10-22T22:12:00Z"/>
                <w:rFonts w:ascii="Times New Roman" w:hAnsi="Times New Roman" w:cs="Times New Roman"/>
                <w:color w:val="auto"/>
                <w:sz w:val="18"/>
                <w:szCs w:val="18"/>
                <w:shd w:val="clear" w:color="auto" w:fill="FFFFFF"/>
              </w:rPr>
            </w:pPr>
            <w:ins w:id="13355" w:author="Xuning Wei12232" w:date="2026-07-27T20:51:00Z">
              <w:del w:id="13356"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0B821394" w14:textId="38CEF3B0" w:rsidR="0026505D" w:rsidRPr="00BB7730" w:rsidDel="00153539" w:rsidRDefault="0026505D" w:rsidP="0026505D">
            <w:pPr>
              <w:rPr>
                <w:ins w:id="13357" w:author="Xuning Wei12232" w:date="2026-07-27T20:51:00Z"/>
                <w:del w:id="13358" w:author="He Han" w:date="2026-10-22T22:12:00Z"/>
                <w:rFonts w:ascii="Times New Roman" w:hAnsi="Times New Roman" w:cs="Times New Roman"/>
                <w:color w:val="auto"/>
                <w:sz w:val="18"/>
                <w:szCs w:val="18"/>
                <w:shd w:val="clear" w:color="auto" w:fill="FFFFFF"/>
              </w:rPr>
            </w:pPr>
            <w:ins w:id="13359" w:author="Xuning Wei12232" w:date="2026-07-27T20:51:00Z">
              <w:del w:id="13360"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1835D954" w14:textId="76678425" w:rsidR="0026505D" w:rsidRPr="00BB7730" w:rsidDel="00153539" w:rsidRDefault="0026505D" w:rsidP="0026505D">
            <w:pPr>
              <w:rPr>
                <w:ins w:id="13361" w:author="Xuning Wei12232" w:date="2026-07-27T20:51:00Z"/>
                <w:del w:id="13362" w:author="He Han" w:date="2026-10-22T22:12:00Z"/>
                <w:rFonts w:ascii="Times New Roman" w:hAnsi="Times New Roman" w:cs="Times New Roman"/>
                <w:color w:val="auto"/>
                <w:sz w:val="18"/>
                <w:szCs w:val="18"/>
                <w:shd w:val="clear" w:color="auto" w:fill="FFFFFF"/>
              </w:rPr>
            </w:pPr>
            <w:ins w:id="13363" w:author="Xuning Wei12232" w:date="2026-07-27T20:51:00Z">
              <w:del w:id="13364"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64DF26B5" w14:textId="11053147" w:rsidR="0026505D" w:rsidRPr="00BB7730" w:rsidDel="00153539" w:rsidRDefault="0026505D" w:rsidP="0026505D">
            <w:pPr>
              <w:rPr>
                <w:ins w:id="13365" w:author="Xuning Wei12232" w:date="2026-07-27T20:51:00Z"/>
                <w:del w:id="13366" w:author="He Han" w:date="2026-10-22T22:12:00Z"/>
                <w:rFonts w:ascii="Times New Roman" w:hAnsi="Times New Roman" w:cs="Times New Roman"/>
                <w:color w:val="auto"/>
                <w:sz w:val="18"/>
                <w:szCs w:val="18"/>
                <w:shd w:val="clear" w:color="auto" w:fill="FFFFFF"/>
              </w:rPr>
            </w:pPr>
            <w:ins w:id="13367" w:author="Xuning Wei12232" w:date="2026-07-27T20:51:00Z">
              <w:del w:id="13368"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5FDCDAA0" w14:textId="378ECE1F" w:rsidR="0026505D" w:rsidRPr="00BB7730" w:rsidDel="00885401" w:rsidRDefault="0026505D" w:rsidP="0026505D">
            <w:pPr>
              <w:rPr>
                <w:ins w:id="13369" w:author="Xuning Wei12232" w:date="2026-07-27T20:51:00Z"/>
                <w:del w:id="13370" w:author="He Han" w:date="2026-10-12T15:01:00Z"/>
                <w:rFonts w:ascii="Times New Roman" w:hAnsi="Times New Roman" w:cs="Times New Roman"/>
                <w:color w:val="auto"/>
                <w:sz w:val="18"/>
                <w:szCs w:val="18"/>
                <w:shd w:val="clear" w:color="auto" w:fill="FFFFFF"/>
              </w:rPr>
            </w:pPr>
            <w:ins w:id="13371" w:author="Xuning Wei12232" w:date="2026-07-27T20:51:00Z">
              <w:del w:id="13372"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3373" w:author="He Han" w:date="2026-10-12T15:01:00Z">
                <w:r w:rsidRPr="00BB7730" w:rsidDel="00885401">
                  <w:rPr>
                    <w:rFonts w:ascii="Times New Roman" w:hAnsi="Times New Roman" w:cs="Times New Roman"/>
                    <w:color w:val="auto"/>
                    <w:sz w:val="18"/>
                    <w:szCs w:val="18"/>
                    <w:shd w:val="clear" w:color="auto" w:fill="FFFFFF"/>
                  </w:rPr>
                  <w:delText>304 &amp; 316L</w:delText>
                </w:r>
              </w:del>
            </w:ins>
          </w:p>
          <w:p w14:paraId="36BC030B" w14:textId="1935A359" w:rsidR="0026505D" w:rsidRPr="00BB7730" w:rsidDel="00153539" w:rsidRDefault="0026505D" w:rsidP="0026505D">
            <w:pPr>
              <w:rPr>
                <w:ins w:id="13374" w:author="Xuning Wei12232" w:date="2026-07-27T20:51:00Z"/>
                <w:del w:id="13375" w:author="He Han" w:date="2026-10-22T22:12:00Z"/>
                <w:rFonts w:ascii="Times New Roman" w:eastAsiaTheme="minorEastAsia" w:hAnsi="Times New Roman" w:cs="Times New Roman"/>
                <w:color w:val="auto"/>
                <w:sz w:val="18"/>
                <w:szCs w:val="18"/>
                <w:shd w:val="clear" w:color="auto" w:fill="FFFFFF"/>
                <w:lang w:eastAsia="zh-CN"/>
              </w:rPr>
            </w:pPr>
            <w:ins w:id="13376" w:author="Xuning Wei12232" w:date="2026-07-27T20:51:00Z">
              <w:del w:id="13377"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65CD8B72" w14:textId="5522B793" w:rsidR="0026505D" w:rsidRPr="00BB7730" w:rsidDel="00153539" w:rsidRDefault="0026505D" w:rsidP="0026505D">
            <w:pPr>
              <w:rPr>
                <w:ins w:id="13378" w:author="Xuning Wei12232" w:date="2026-07-27T20:51:00Z"/>
                <w:del w:id="13379" w:author="He Han" w:date="2026-10-22T22:12:00Z"/>
                <w:rFonts w:ascii="Times New Roman" w:eastAsiaTheme="minorEastAsia" w:hAnsi="Times New Roman" w:cs="Times New Roman"/>
                <w:bCs w:val="0"/>
                <w:color w:val="auto"/>
                <w:sz w:val="18"/>
                <w:szCs w:val="18"/>
                <w:shd w:val="clear" w:color="auto" w:fill="FFFFFF"/>
                <w:lang w:eastAsia="zh-CN"/>
              </w:rPr>
            </w:pPr>
            <w:ins w:id="13380" w:author="Xuning Wei12232" w:date="2026-07-27T20:51:00Z">
              <w:del w:id="13381"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0DAB092E" w14:textId="66AED6DA" w:rsidR="0026505D" w:rsidRPr="00BB7730" w:rsidRDefault="0026505D" w:rsidP="0026505D">
            <w:pPr>
              <w:jc w:val="both"/>
              <w:rPr>
                <w:ins w:id="13382" w:author="Xuning Wei12232" w:date="2026-07-27T20:37:00Z"/>
                <w:rFonts w:ascii="Times New Roman" w:eastAsia="仿宋_GB2312" w:hAnsi="Times New Roman" w:cs="Times New Roman"/>
                <w:b/>
                <w:color w:val="auto"/>
                <w:sz w:val="20"/>
                <w:szCs w:val="20"/>
                <w:lang w:eastAsia="zh-CN" w:bidi="ar"/>
              </w:rPr>
            </w:pPr>
            <w:ins w:id="13383" w:author="Xuning Wei12232" w:date="2026-07-27T20:51:00Z">
              <w:del w:id="13384" w:author="He Han" w:date="2026-10-22T22:12:00Z">
                <w:r w:rsidRPr="00BB7730" w:rsidDel="00153539">
                  <w:rPr>
                    <w:rFonts w:ascii="Times New Roman" w:hAnsi="Times New Roman" w:cs="Times New Roman"/>
                    <w:color w:val="0000FF"/>
                    <w:sz w:val="18"/>
                    <w:szCs w:val="18"/>
                  </w:rPr>
                  <w:delText xml:space="preserve">Mechanical seal: </w:delText>
                </w:r>
              </w:del>
              <w:del w:id="13385" w:author="He Han" w:date="2026-10-12T15:01:00Z">
                <w:r w:rsidRPr="00BB7730" w:rsidDel="00885401">
                  <w:rPr>
                    <w:rFonts w:ascii="Times New Roman" w:hAnsi="Times New Roman" w:cs="Times New Roman"/>
                    <w:color w:val="0000FF"/>
                    <w:sz w:val="18"/>
                    <w:szCs w:val="18"/>
                    <w:shd w:val="clear" w:color="auto" w:fill="FFFFFF"/>
                  </w:rPr>
                  <w:delText>304SS</w:delText>
                </w:r>
              </w:del>
              <w:del w:id="13386"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3387"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3388" w:author="Xuning Wei12232" w:date="2026-07-27T20:59:00Z">
              <w:tcPr>
                <w:tcW w:w="346" w:type="pct"/>
                <w:gridSpan w:val="3"/>
                <w:vMerge w:val="restart"/>
                <w:shd w:val="clear" w:color="auto" w:fill="FFFFFF" w:themeFill="background1"/>
                <w:vAlign w:val="center"/>
              </w:tcPr>
            </w:tcPrChange>
          </w:tcPr>
          <w:p w14:paraId="758BD94A" w14:textId="41B0503B" w:rsidR="0026505D" w:rsidRPr="00BB7730" w:rsidRDefault="0026505D" w:rsidP="0026505D">
            <w:pPr>
              <w:jc w:val="both"/>
              <w:rPr>
                <w:ins w:id="13389" w:author="Xuning Wei12232" w:date="2026-07-27T20:37:00Z"/>
                <w:rFonts w:ascii="Times New Roman" w:eastAsia="仿宋_GB2312" w:hAnsi="Times New Roman" w:cs="Times New Roman"/>
                <w:color w:val="auto"/>
                <w:sz w:val="20"/>
                <w:szCs w:val="20"/>
                <w:lang w:eastAsia="zh-CN" w:bidi="ar"/>
              </w:rPr>
            </w:pPr>
            <w:ins w:id="13390" w:author="Xuning Wei12232" w:date="2026-07-27T20:44: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3391" w:author="Xuning Wei12232" w:date="2026-07-27T20:59:00Z">
              <w:tcPr>
                <w:tcW w:w="396" w:type="pct"/>
                <w:gridSpan w:val="3"/>
                <w:vMerge w:val="restart"/>
                <w:shd w:val="clear" w:color="auto" w:fill="FFFFFF" w:themeFill="background1"/>
                <w:vAlign w:val="center"/>
              </w:tcPr>
            </w:tcPrChange>
          </w:tcPr>
          <w:p w14:paraId="111BD2D6" w14:textId="2402CE2A" w:rsidR="0026505D" w:rsidRPr="00BB7730" w:rsidRDefault="0026505D" w:rsidP="0026505D">
            <w:pPr>
              <w:jc w:val="both"/>
              <w:rPr>
                <w:ins w:id="13392" w:author="Xuning Wei12232" w:date="2026-07-27T20:37:00Z"/>
                <w:rFonts w:ascii="Times New Roman" w:eastAsia="仿宋_GB2312" w:hAnsi="Times New Roman" w:cs="Times New Roman"/>
                <w:color w:val="auto"/>
                <w:sz w:val="18"/>
                <w:szCs w:val="18"/>
                <w:lang w:eastAsia="zh-CN" w:bidi="ar"/>
              </w:rPr>
            </w:pPr>
            <w:ins w:id="13393" w:author="Xuning Wei12232" w:date="2026-07-27T20:44: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3394" w:author="Xuning Wei12232" w:date="2026-07-27T20:59:00Z">
              <w:tcPr>
                <w:tcW w:w="396" w:type="pct"/>
                <w:gridSpan w:val="4"/>
                <w:vAlign w:val="center"/>
              </w:tcPr>
            </w:tcPrChange>
          </w:tcPr>
          <w:p w14:paraId="5FCB97E5" w14:textId="77777777" w:rsidR="0026505D" w:rsidRPr="00BB7730" w:rsidRDefault="003E162E" w:rsidP="0026505D">
            <w:pPr>
              <w:jc w:val="both"/>
              <w:rPr>
                <w:ins w:id="13395" w:author="Xuning Wei12232" w:date="2026-07-27T20:37:00Z"/>
                <w:rFonts w:ascii="Times New Roman" w:eastAsia="仿宋_GB2312" w:hAnsi="Times New Roman" w:cs="Times New Roman"/>
                <w:b/>
                <w:color w:val="auto"/>
                <w:sz w:val="18"/>
                <w:szCs w:val="18"/>
                <w:lang w:eastAsia="zh-CN" w:bidi="ar"/>
              </w:rPr>
            </w:pPr>
            <w:customXmlInsRangeStart w:id="13396" w:author="Xuning Wei12232" w:date="2026-07-27T20:44:00Z"/>
            <w:sdt>
              <w:sdtPr>
                <w:rPr>
                  <w:rFonts w:ascii="Times New Roman" w:eastAsia="仿宋_GB2312" w:hAnsi="Times New Roman" w:cs="Times New Roman"/>
                  <w:color w:val="auto"/>
                  <w:sz w:val="18"/>
                  <w:szCs w:val="18"/>
                  <w:lang w:eastAsia="zh-CN" w:bidi="ar"/>
                </w:rPr>
                <w:id w:val="-1000814707"/>
                <w14:checkbox>
                  <w14:checked w14:val="1"/>
                  <w14:checkedState w14:val="2612" w14:font="MS Gothic"/>
                  <w14:uncheckedState w14:val="2610" w14:font="MS Gothic"/>
                </w14:checkbox>
              </w:sdtPr>
              <w:sdtEndPr/>
              <w:sdtContent>
                <w:customXmlInsRangeEnd w:id="13396"/>
                <w:ins w:id="13397" w:author="Xuning Wei12232" w:date="2026-07-27T20:44:00Z">
                  <w:r w:rsidR="0026505D" w:rsidRPr="00BB7730">
                    <w:rPr>
                      <w:rFonts w:ascii="Segoe UI Symbol" w:eastAsia="MS Gothic" w:hAnsi="Segoe UI Symbol" w:cs="Segoe UI Symbol"/>
                      <w:color w:val="auto"/>
                      <w:sz w:val="18"/>
                      <w:szCs w:val="18"/>
                      <w:lang w:eastAsia="zh-CN" w:bidi="ar"/>
                    </w:rPr>
                    <w:t>☒</w:t>
                  </w:r>
                </w:ins>
                <w:customXmlInsRangeStart w:id="13398" w:author="Xuning Wei12232" w:date="2026-07-27T20:44:00Z"/>
              </w:sdtContent>
            </w:sdt>
            <w:customXmlInsRangeEnd w:id="13398"/>
            <w:ins w:id="13399" w:author="Xuning Wei12232" w:date="2026-07-27T20:44: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3400" w:author="Xuning Wei12232" w:date="2026-07-27T20:59:00Z">
              <w:tcPr>
                <w:tcW w:w="396" w:type="pct"/>
                <w:gridSpan w:val="2"/>
                <w:vAlign w:val="center"/>
              </w:tcPr>
            </w:tcPrChange>
          </w:tcPr>
          <w:p w14:paraId="49CB82BC" w14:textId="43C4610A" w:rsidR="0026505D" w:rsidRPr="00BB7730" w:rsidRDefault="003E162E" w:rsidP="0026505D">
            <w:pPr>
              <w:jc w:val="both"/>
              <w:rPr>
                <w:ins w:id="13401" w:author="Xuning Wei12232" w:date="2026-07-27T20:37:00Z"/>
                <w:rFonts w:ascii="Times New Roman" w:eastAsia="仿宋_GB2312" w:hAnsi="Times New Roman" w:cs="Times New Roman"/>
                <w:color w:val="auto"/>
                <w:sz w:val="18"/>
                <w:szCs w:val="18"/>
                <w:lang w:eastAsia="zh-CN" w:bidi="ar"/>
              </w:rPr>
            </w:pPr>
            <w:customXmlInsRangeStart w:id="13402" w:author="Xuning Wei12232" w:date="2026-07-27T20:44:00Z"/>
            <w:sdt>
              <w:sdtPr>
                <w:rPr>
                  <w:rFonts w:ascii="Times New Roman" w:eastAsia="仿宋_GB2312" w:hAnsi="Times New Roman" w:cs="Times New Roman"/>
                  <w:color w:val="auto"/>
                  <w:sz w:val="18"/>
                  <w:szCs w:val="18"/>
                  <w:lang w:eastAsia="zh-CN" w:bidi="ar"/>
                </w:rPr>
                <w:id w:val="-578666662"/>
                <w14:checkbox>
                  <w14:checked w14:val="0"/>
                  <w14:checkedState w14:val="2612" w14:font="MS Gothic"/>
                  <w14:uncheckedState w14:val="2610" w14:font="MS Gothic"/>
                </w14:checkbox>
              </w:sdtPr>
              <w:sdtEndPr/>
              <w:sdtContent>
                <w:customXmlInsRangeEnd w:id="13402"/>
                <w:ins w:id="13403" w:author="Xuning Wei12232" w:date="2026-07-27T20:44:00Z">
                  <w:r w:rsidR="0026505D" w:rsidRPr="00BB7730">
                    <w:rPr>
                      <w:rFonts w:ascii="Segoe UI Symbol" w:eastAsia="仿宋_GB2312" w:hAnsi="Segoe UI Symbol" w:cs="Segoe UI Symbol"/>
                      <w:color w:val="auto"/>
                      <w:sz w:val="18"/>
                      <w:szCs w:val="18"/>
                      <w:lang w:eastAsia="zh-CN" w:bidi="ar"/>
                    </w:rPr>
                    <w:t>☐</w:t>
                  </w:r>
                </w:ins>
                <w:customXmlInsRangeStart w:id="13404" w:author="Xuning Wei12232" w:date="2026-07-27T20:44:00Z"/>
              </w:sdtContent>
            </w:sdt>
            <w:customXmlInsRangeEnd w:id="13404"/>
            <w:ins w:id="13405" w:author="Xuning Wei12232" w:date="2026-07-27T20:44: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3406" w:author="Xuning Wei12232" w:date="2026-07-27T20:59:00Z">
              <w:tcPr>
                <w:tcW w:w="990" w:type="pct"/>
                <w:gridSpan w:val="2"/>
                <w:vMerge w:val="restart"/>
                <w:vAlign w:val="center"/>
              </w:tcPr>
            </w:tcPrChange>
          </w:tcPr>
          <w:p w14:paraId="7D3194D7" w14:textId="77777777" w:rsidR="0026505D" w:rsidRPr="00BB7730" w:rsidRDefault="003E162E" w:rsidP="0026505D">
            <w:pPr>
              <w:jc w:val="both"/>
              <w:rPr>
                <w:ins w:id="13407" w:author="Xuning Wei12232" w:date="2026-07-27T20:44:00Z"/>
                <w:rFonts w:ascii="Times New Roman" w:eastAsia="仿宋_GB2312" w:hAnsi="Times New Roman" w:cs="Times New Roman"/>
                <w:color w:val="auto"/>
                <w:sz w:val="18"/>
                <w:szCs w:val="18"/>
                <w:u w:val="single"/>
                <w:lang w:eastAsia="zh-CN" w:bidi="ar"/>
              </w:rPr>
            </w:pPr>
            <w:customXmlInsRangeStart w:id="13408" w:author="Xuning Wei12232" w:date="2026-07-27T20:44:00Z"/>
            <w:sdt>
              <w:sdtPr>
                <w:rPr>
                  <w:rFonts w:ascii="Times New Roman" w:eastAsia="仿宋_GB2312" w:hAnsi="Times New Roman" w:cs="Times New Roman"/>
                  <w:b/>
                  <w:color w:val="auto"/>
                  <w:sz w:val="18"/>
                  <w:szCs w:val="18"/>
                  <w:lang w:eastAsia="zh-CN" w:bidi="ar"/>
                </w:rPr>
                <w:id w:val="-1257133837"/>
                <w14:checkbox>
                  <w14:checked w14:val="0"/>
                  <w14:checkedState w14:val="2612" w14:font="MS Gothic"/>
                  <w14:uncheckedState w14:val="2610" w14:font="MS Gothic"/>
                </w14:checkbox>
              </w:sdtPr>
              <w:sdtEndPr/>
              <w:sdtContent>
                <w:customXmlInsRangeEnd w:id="13408"/>
                <w:ins w:id="13409" w:author="Xuning Wei12232" w:date="2026-07-27T20:44:00Z">
                  <w:r w:rsidR="0026505D" w:rsidRPr="00BB7730">
                    <w:rPr>
                      <w:rFonts w:ascii="Segoe UI Symbol" w:eastAsia="仿宋_GB2312" w:hAnsi="Segoe UI Symbol" w:cs="Segoe UI Symbol"/>
                      <w:b/>
                      <w:color w:val="auto"/>
                      <w:sz w:val="18"/>
                      <w:szCs w:val="18"/>
                      <w:lang w:eastAsia="zh-CN" w:bidi="ar"/>
                    </w:rPr>
                    <w:t>☐</w:t>
                  </w:r>
                </w:ins>
                <w:customXmlInsRangeStart w:id="13410" w:author="Xuning Wei12232" w:date="2026-07-27T20:44:00Z"/>
              </w:sdtContent>
            </w:sdt>
            <w:customXmlInsRangeEnd w:id="13410"/>
            <w:ins w:id="13411" w:author="Xuning Wei12232" w:date="2026-07-27T20:44: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7227F650" w14:textId="77777777" w:rsidR="0026505D" w:rsidRPr="00BB7730" w:rsidRDefault="003E162E" w:rsidP="0026505D">
            <w:pPr>
              <w:jc w:val="both"/>
              <w:rPr>
                <w:ins w:id="13412" w:author="Xuning Wei12232" w:date="2026-07-27T20:44:00Z"/>
                <w:rFonts w:ascii="Times New Roman" w:eastAsia="仿宋_GB2312" w:hAnsi="Times New Roman" w:cs="Times New Roman"/>
                <w:color w:val="auto"/>
                <w:sz w:val="18"/>
                <w:szCs w:val="18"/>
                <w:u w:val="single"/>
                <w:lang w:eastAsia="zh-CN" w:bidi="ar"/>
              </w:rPr>
            </w:pPr>
            <w:customXmlInsRangeStart w:id="13413" w:author="Xuning Wei12232" w:date="2026-07-27T20:44:00Z"/>
            <w:sdt>
              <w:sdtPr>
                <w:rPr>
                  <w:rFonts w:ascii="Times New Roman" w:eastAsia="仿宋_GB2312" w:hAnsi="Times New Roman" w:cs="Times New Roman"/>
                  <w:b/>
                  <w:color w:val="auto"/>
                  <w:sz w:val="18"/>
                  <w:szCs w:val="18"/>
                  <w:lang w:eastAsia="zh-CN" w:bidi="ar"/>
                </w:rPr>
                <w:id w:val="-544450018"/>
                <w14:checkbox>
                  <w14:checked w14:val="1"/>
                  <w14:checkedState w14:val="2612" w14:font="MS Gothic"/>
                  <w14:uncheckedState w14:val="2610" w14:font="MS Gothic"/>
                </w14:checkbox>
              </w:sdtPr>
              <w:sdtEndPr/>
              <w:sdtContent>
                <w:customXmlInsRangeEnd w:id="13413"/>
                <w:ins w:id="13414" w:author="Xuning Wei12232" w:date="2026-07-27T20:44:00Z">
                  <w:r w:rsidR="0026505D" w:rsidRPr="00BB7730">
                    <w:rPr>
                      <w:rFonts w:ascii="Segoe UI Symbol" w:eastAsia="仿宋_GB2312" w:hAnsi="Segoe UI Symbol" w:cs="Segoe UI Symbol"/>
                      <w:b/>
                      <w:color w:val="auto"/>
                      <w:sz w:val="18"/>
                      <w:szCs w:val="18"/>
                      <w:lang w:eastAsia="zh-CN" w:bidi="ar"/>
                    </w:rPr>
                    <w:t>☒</w:t>
                  </w:r>
                </w:ins>
                <w:customXmlInsRangeStart w:id="13415" w:author="Xuning Wei12232" w:date="2026-07-27T20:44:00Z"/>
              </w:sdtContent>
            </w:sdt>
            <w:customXmlInsRangeEnd w:id="13415"/>
            <w:ins w:id="13416" w:author="Xuning Wei12232" w:date="2026-07-27T20:44: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02213ECC" w14:textId="77777777" w:rsidR="0026505D" w:rsidRPr="00BB7730" w:rsidRDefault="003E162E" w:rsidP="0026505D">
            <w:pPr>
              <w:jc w:val="both"/>
              <w:rPr>
                <w:ins w:id="13417" w:author="Xuning Wei12232" w:date="2026-07-27T20:44:00Z"/>
                <w:rFonts w:ascii="Times New Roman" w:eastAsia="仿宋_GB2312" w:hAnsi="Times New Roman" w:cs="Times New Roman"/>
                <w:color w:val="auto"/>
                <w:sz w:val="18"/>
                <w:szCs w:val="18"/>
                <w:lang w:eastAsia="zh-CN" w:bidi="ar"/>
              </w:rPr>
            </w:pPr>
            <w:customXmlInsRangeStart w:id="13418" w:author="Xuning Wei12232" w:date="2026-07-27T20:44:00Z"/>
            <w:sdt>
              <w:sdtPr>
                <w:rPr>
                  <w:rFonts w:ascii="Times New Roman" w:eastAsia="仿宋_GB2312" w:hAnsi="Times New Roman" w:cs="Times New Roman"/>
                  <w:b/>
                  <w:color w:val="auto"/>
                  <w:sz w:val="18"/>
                  <w:szCs w:val="18"/>
                  <w:lang w:eastAsia="zh-CN" w:bidi="ar"/>
                </w:rPr>
                <w:id w:val="-1745020978"/>
                <w14:checkbox>
                  <w14:checked w14:val="0"/>
                  <w14:checkedState w14:val="2612" w14:font="MS Gothic"/>
                  <w14:uncheckedState w14:val="2610" w14:font="MS Gothic"/>
                </w14:checkbox>
              </w:sdtPr>
              <w:sdtEndPr/>
              <w:sdtContent>
                <w:customXmlInsRangeEnd w:id="13418"/>
                <w:ins w:id="13419" w:author="Xuning Wei12232" w:date="2026-07-27T20:44:00Z">
                  <w:r w:rsidR="0026505D" w:rsidRPr="00BB7730">
                    <w:rPr>
                      <w:rFonts w:ascii="Segoe UI Symbol" w:eastAsia="仿宋_GB2312" w:hAnsi="Segoe UI Symbol" w:cs="Segoe UI Symbol"/>
                      <w:b/>
                      <w:color w:val="auto"/>
                      <w:sz w:val="18"/>
                      <w:szCs w:val="18"/>
                      <w:lang w:eastAsia="zh-CN" w:bidi="ar"/>
                    </w:rPr>
                    <w:t>☐</w:t>
                  </w:r>
                </w:ins>
                <w:customXmlInsRangeStart w:id="13420" w:author="Xuning Wei12232" w:date="2026-07-27T20:44:00Z"/>
              </w:sdtContent>
            </w:sdt>
            <w:customXmlInsRangeEnd w:id="13420"/>
            <w:ins w:id="13421" w:author="Xuning Wei12232" w:date="2026-07-27T20:44: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5072C298" w14:textId="77777777" w:rsidR="0026505D" w:rsidRPr="00BB7730" w:rsidRDefault="003E162E" w:rsidP="0026505D">
            <w:pPr>
              <w:jc w:val="both"/>
              <w:rPr>
                <w:ins w:id="13422" w:author="Xuning Wei12232" w:date="2026-07-27T20:44:00Z"/>
                <w:rFonts w:ascii="Times New Roman" w:eastAsia="仿宋_GB2312" w:hAnsi="Times New Roman" w:cs="Times New Roman"/>
                <w:color w:val="auto"/>
                <w:sz w:val="18"/>
                <w:szCs w:val="18"/>
                <w:u w:val="single"/>
                <w:lang w:eastAsia="zh-CN" w:bidi="ar"/>
              </w:rPr>
            </w:pPr>
            <w:customXmlInsRangeStart w:id="13423" w:author="Xuning Wei12232" w:date="2026-07-27T20:44:00Z"/>
            <w:sdt>
              <w:sdtPr>
                <w:rPr>
                  <w:rFonts w:ascii="Times New Roman" w:eastAsia="仿宋_GB2312" w:hAnsi="Times New Roman" w:cs="Times New Roman"/>
                  <w:b/>
                  <w:color w:val="auto"/>
                  <w:sz w:val="18"/>
                  <w:szCs w:val="18"/>
                  <w:lang w:eastAsia="zh-CN" w:bidi="ar"/>
                </w:rPr>
                <w:id w:val="2021576132"/>
                <w14:checkbox>
                  <w14:checked w14:val="1"/>
                  <w14:checkedState w14:val="2612" w14:font="MS Gothic"/>
                  <w14:uncheckedState w14:val="2610" w14:font="MS Gothic"/>
                </w14:checkbox>
              </w:sdtPr>
              <w:sdtEndPr/>
              <w:sdtContent>
                <w:customXmlInsRangeEnd w:id="13423"/>
                <w:ins w:id="13424" w:author="Xuning Wei12232" w:date="2026-07-27T20:44:00Z">
                  <w:r w:rsidR="0026505D" w:rsidRPr="00BB7730">
                    <w:rPr>
                      <w:rFonts w:ascii="Segoe UI Symbol" w:eastAsia="仿宋_GB2312" w:hAnsi="Segoe UI Symbol" w:cs="Segoe UI Symbol"/>
                      <w:b/>
                      <w:color w:val="auto"/>
                      <w:sz w:val="18"/>
                      <w:szCs w:val="18"/>
                      <w:lang w:eastAsia="zh-CN" w:bidi="ar"/>
                    </w:rPr>
                    <w:t>☒</w:t>
                  </w:r>
                </w:ins>
                <w:customXmlInsRangeStart w:id="13425" w:author="Xuning Wei12232" w:date="2026-07-27T20:44:00Z"/>
              </w:sdtContent>
            </w:sdt>
            <w:customXmlInsRangeEnd w:id="13425"/>
            <w:ins w:id="13426" w:author="Xuning Wei12232" w:date="2026-07-27T20:44: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1F6347A2" w14:textId="5DA01AAF" w:rsidR="0026505D" w:rsidRPr="00BB7730" w:rsidRDefault="003E162E" w:rsidP="0026505D">
            <w:pPr>
              <w:jc w:val="both"/>
              <w:rPr>
                <w:ins w:id="13427" w:author="Xuning Wei12232" w:date="2026-07-27T20:37:00Z"/>
                <w:rFonts w:ascii="Times New Roman" w:eastAsia="仿宋_GB2312" w:hAnsi="Times New Roman" w:cs="Times New Roman"/>
                <w:b/>
                <w:color w:val="auto"/>
                <w:sz w:val="20"/>
                <w:szCs w:val="20"/>
                <w:lang w:eastAsia="zh-CN" w:bidi="ar"/>
              </w:rPr>
            </w:pPr>
            <w:customXmlInsRangeStart w:id="13428" w:author="Xuning Wei12232" w:date="2026-07-27T20:44:00Z"/>
            <w:sdt>
              <w:sdtPr>
                <w:rPr>
                  <w:rFonts w:ascii="Times New Roman" w:eastAsia="仿宋_GB2312" w:hAnsi="Times New Roman" w:cs="Times New Roman"/>
                  <w:b/>
                  <w:color w:val="auto"/>
                  <w:sz w:val="18"/>
                  <w:szCs w:val="18"/>
                  <w:lang w:eastAsia="zh-CN" w:bidi="ar"/>
                </w:rPr>
                <w:id w:val="1173845798"/>
                <w14:checkbox>
                  <w14:checked w14:val="1"/>
                  <w14:checkedState w14:val="2612" w14:font="MS Gothic"/>
                  <w14:uncheckedState w14:val="2610" w14:font="MS Gothic"/>
                </w14:checkbox>
              </w:sdtPr>
              <w:sdtEndPr/>
              <w:sdtContent>
                <w:customXmlInsRangeEnd w:id="13428"/>
                <w:ins w:id="13429" w:author="Xuning Wei12232" w:date="2026-07-27T20:44:00Z">
                  <w:r w:rsidR="0026505D" w:rsidRPr="00BB7730">
                    <w:rPr>
                      <w:rFonts w:ascii="Segoe UI Symbol" w:eastAsia="仿宋_GB2312" w:hAnsi="Segoe UI Symbol" w:cs="Segoe UI Symbol"/>
                      <w:b/>
                      <w:color w:val="auto"/>
                      <w:sz w:val="18"/>
                      <w:szCs w:val="18"/>
                      <w:lang w:eastAsia="zh-CN" w:bidi="ar"/>
                      <w:rPrChange w:id="13430" w:author="He Han" w:date="2026-10-13T14:09:00Z">
                        <w:rPr>
                          <w:rFonts w:ascii="Segoe UI Symbol" w:eastAsia="仿宋_GB2312" w:hAnsi="Segoe UI Symbol" w:cs="Segoe UI Symbol"/>
                          <w:color w:val="auto"/>
                          <w:sz w:val="18"/>
                          <w:szCs w:val="18"/>
                          <w:lang w:eastAsia="zh-CN" w:bidi="ar"/>
                        </w:rPr>
                      </w:rPrChange>
                    </w:rPr>
                    <w:t>☒</w:t>
                  </w:r>
                </w:ins>
                <w:customXmlInsRangeStart w:id="13431" w:author="Xuning Wei12232" w:date="2026-07-27T20:44:00Z"/>
              </w:sdtContent>
            </w:sdt>
            <w:customXmlInsRangeEnd w:id="13431"/>
            <w:ins w:id="13432" w:author="Xuning Wei12232" w:date="2026-07-27T20:44:00Z">
              <w:r w:rsidR="0026505D" w:rsidRPr="00BB7730">
                <w:rPr>
                  <w:rFonts w:ascii="Times New Roman" w:eastAsia="仿宋_GB2312" w:hAnsi="Times New Roman" w:cs="Times New Roman"/>
                  <w:b/>
                  <w:color w:val="auto"/>
                  <w:sz w:val="18"/>
                  <w:szCs w:val="18"/>
                  <w:lang w:eastAsia="zh-CN" w:bidi="ar"/>
                  <w:rPrChange w:id="13433" w:author="He Han" w:date="2026-10-13T14:09:00Z">
                    <w:rPr>
                      <w:rFonts w:ascii="Times New Roman" w:eastAsia="仿宋_GB2312" w:hAnsi="Times New Roman" w:cs="Times New Roman"/>
                      <w:color w:val="auto"/>
                      <w:sz w:val="18"/>
                      <w:szCs w:val="18"/>
                      <w:lang w:eastAsia="zh-CN" w:bidi="ar"/>
                    </w:rPr>
                  </w:rPrChange>
                </w:rPr>
                <w:t xml:space="preserve"> </w:t>
              </w:r>
              <w:r w:rsidR="0026505D" w:rsidRPr="00BB7730">
                <w:rPr>
                  <w:rFonts w:ascii="Times New Roman" w:eastAsia="仿宋_GB2312" w:hAnsi="Times New Roman" w:cs="Times New Roman"/>
                  <w:color w:val="auto"/>
                  <w:sz w:val="18"/>
                  <w:szCs w:val="18"/>
                  <w:lang w:eastAsia="zh-CN" w:bidi="ar"/>
                </w:rPr>
                <w:t>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26505D" w:rsidRPr="00BB7730" w14:paraId="1CAB661C" w14:textId="77777777" w:rsidTr="00770B21">
        <w:trPr>
          <w:trHeight w:val="2873"/>
          <w:ins w:id="13434" w:author="Xuning Wei12232" w:date="2026-07-27T20:37:00Z"/>
          <w:trPrChange w:id="13435" w:author="Xuning Wei12232" w:date="2026-07-27T20:59:00Z">
            <w:trPr>
              <w:trHeight w:val="2873"/>
            </w:trPr>
          </w:trPrChange>
        </w:trPr>
        <w:tc>
          <w:tcPr>
            <w:tcW w:w="269" w:type="pct"/>
            <w:vMerge/>
            <w:shd w:val="clear" w:color="auto" w:fill="FFFFFF" w:themeFill="background1"/>
            <w:vAlign w:val="center"/>
            <w:tcPrChange w:id="13436" w:author="Xuning Wei12232" w:date="2026-07-27T20:59:00Z">
              <w:tcPr>
                <w:tcW w:w="269" w:type="pct"/>
                <w:vMerge/>
                <w:shd w:val="clear" w:color="auto" w:fill="FFFFFF" w:themeFill="background1"/>
                <w:vAlign w:val="center"/>
              </w:tcPr>
            </w:tcPrChange>
          </w:tcPr>
          <w:p w14:paraId="5F263A62" w14:textId="77777777" w:rsidR="0026505D" w:rsidRPr="00BB7730" w:rsidRDefault="0026505D" w:rsidP="0026505D">
            <w:pPr>
              <w:jc w:val="center"/>
              <w:rPr>
                <w:ins w:id="13437" w:author="Xuning Wei12232" w:date="2026-07-27T20:44: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3438" w:author="Xuning Wei12232" w:date="2026-07-27T20:59:00Z">
              <w:tcPr>
                <w:tcW w:w="1365" w:type="pct"/>
                <w:gridSpan w:val="3"/>
                <w:vMerge/>
                <w:shd w:val="clear" w:color="auto" w:fill="FFFFFF" w:themeFill="background1"/>
                <w:vAlign w:val="center"/>
              </w:tcPr>
            </w:tcPrChange>
          </w:tcPr>
          <w:p w14:paraId="589AB0DE" w14:textId="77777777" w:rsidR="0026505D" w:rsidRPr="00BB7730" w:rsidRDefault="0026505D" w:rsidP="0026505D">
            <w:pPr>
              <w:jc w:val="both"/>
              <w:rPr>
                <w:ins w:id="13439" w:author="Xuning Wei12232" w:date="2026-07-27T20:39:00Z"/>
                <w:rFonts w:ascii="Times New Roman" w:eastAsia="仿宋_GB2312" w:hAnsi="Times New Roman" w:cs="Times New Roman"/>
                <w:color w:val="auto"/>
                <w:sz w:val="18"/>
                <w:szCs w:val="18"/>
                <w:lang w:eastAsia="zh-CN"/>
              </w:rPr>
            </w:pPr>
          </w:p>
        </w:tc>
        <w:tc>
          <w:tcPr>
            <w:tcW w:w="842" w:type="pct"/>
            <w:vMerge/>
            <w:shd w:val="clear" w:color="auto" w:fill="FFFFFF" w:themeFill="background1"/>
            <w:vAlign w:val="center"/>
            <w:tcPrChange w:id="13440" w:author="Xuning Wei12232" w:date="2026-07-27T20:59:00Z">
              <w:tcPr>
                <w:tcW w:w="842" w:type="pct"/>
                <w:gridSpan w:val="3"/>
                <w:vMerge/>
                <w:shd w:val="clear" w:color="auto" w:fill="FFFFFF" w:themeFill="background1"/>
                <w:vAlign w:val="center"/>
              </w:tcPr>
            </w:tcPrChange>
          </w:tcPr>
          <w:p w14:paraId="41802ABC" w14:textId="77777777" w:rsidR="0026505D" w:rsidRPr="00BB7730" w:rsidRDefault="0026505D" w:rsidP="0026505D">
            <w:pPr>
              <w:jc w:val="both"/>
              <w:rPr>
                <w:ins w:id="13441" w:author="Xuning Wei12232" w:date="2026-07-27T20:44:00Z"/>
                <w:rFonts w:ascii="Times New Roman" w:hAnsi="Times New Roman" w:cs="Times New Roman"/>
                <w:color w:val="auto"/>
                <w:sz w:val="18"/>
                <w:szCs w:val="18"/>
                <w:shd w:val="clear" w:color="auto" w:fill="FFFFFF"/>
              </w:rPr>
            </w:pPr>
          </w:p>
        </w:tc>
        <w:tc>
          <w:tcPr>
            <w:tcW w:w="346" w:type="pct"/>
            <w:vMerge/>
            <w:shd w:val="clear" w:color="auto" w:fill="FFFFFF" w:themeFill="background1"/>
            <w:vAlign w:val="center"/>
            <w:tcPrChange w:id="13442" w:author="Xuning Wei12232" w:date="2026-07-27T20:59:00Z">
              <w:tcPr>
                <w:tcW w:w="346" w:type="pct"/>
                <w:gridSpan w:val="3"/>
                <w:vMerge/>
                <w:shd w:val="clear" w:color="auto" w:fill="FFFFFF" w:themeFill="background1"/>
                <w:vAlign w:val="center"/>
              </w:tcPr>
            </w:tcPrChange>
          </w:tcPr>
          <w:p w14:paraId="6CF45253" w14:textId="77777777" w:rsidR="0026505D" w:rsidRPr="00BB7730" w:rsidRDefault="0026505D" w:rsidP="0026505D">
            <w:pPr>
              <w:jc w:val="both"/>
              <w:rPr>
                <w:ins w:id="13443" w:author="Xuning Wei12232" w:date="2026-07-27T20:44: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13444" w:author="Xuning Wei12232" w:date="2026-07-27T20:59:00Z">
              <w:tcPr>
                <w:tcW w:w="396" w:type="pct"/>
                <w:gridSpan w:val="3"/>
                <w:vMerge/>
                <w:shd w:val="clear" w:color="auto" w:fill="FFFFFF" w:themeFill="background1"/>
                <w:vAlign w:val="center"/>
              </w:tcPr>
            </w:tcPrChange>
          </w:tcPr>
          <w:p w14:paraId="740726CC" w14:textId="77777777" w:rsidR="0026505D" w:rsidRPr="00BB7730" w:rsidRDefault="0026505D" w:rsidP="0026505D">
            <w:pPr>
              <w:jc w:val="both"/>
              <w:rPr>
                <w:ins w:id="13445" w:author="Xuning Wei12232" w:date="2026-07-27T20:44:00Z"/>
                <w:rFonts w:ascii="Times New Roman" w:eastAsia="仿宋_GB2312" w:hAnsi="Times New Roman" w:cs="Times New Roman"/>
                <w:color w:val="auto"/>
                <w:sz w:val="18"/>
                <w:szCs w:val="18"/>
                <w:lang w:eastAsia="zh-CN" w:bidi="ar"/>
              </w:rPr>
            </w:pPr>
          </w:p>
        </w:tc>
        <w:tc>
          <w:tcPr>
            <w:tcW w:w="397" w:type="pct"/>
            <w:vAlign w:val="center"/>
            <w:tcPrChange w:id="13446" w:author="Xuning Wei12232" w:date="2026-07-27T20:59:00Z">
              <w:tcPr>
                <w:tcW w:w="396" w:type="pct"/>
                <w:gridSpan w:val="4"/>
                <w:vAlign w:val="center"/>
              </w:tcPr>
            </w:tcPrChange>
          </w:tcPr>
          <w:p w14:paraId="2AF6EDEE" w14:textId="77777777" w:rsidR="0026505D" w:rsidRPr="00BB7730" w:rsidRDefault="003E162E" w:rsidP="0026505D">
            <w:pPr>
              <w:jc w:val="both"/>
              <w:rPr>
                <w:ins w:id="13447" w:author="Xuning Wei12232" w:date="2026-07-27T20:46:00Z"/>
                <w:rFonts w:ascii="Times New Roman" w:eastAsia="仿宋_GB2312" w:hAnsi="Times New Roman" w:cs="Times New Roman"/>
                <w:color w:val="auto"/>
                <w:sz w:val="18"/>
                <w:szCs w:val="18"/>
                <w:lang w:eastAsia="zh-CN" w:bidi="ar"/>
              </w:rPr>
            </w:pPr>
            <w:customXmlInsRangeStart w:id="13448" w:author="Xuning Wei12232" w:date="2026-07-27T20:46:00Z"/>
            <w:sdt>
              <w:sdtPr>
                <w:rPr>
                  <w:rFonts w:ascii="Times New Roman" w:eastAsia="仿宋_GB2312" w:hAnsi="Times New Roman" w:cs="Times New Roman"/>
                  <w:b/>
                  <w:color w:val="auto"/>
                  <w:sz w:val="18"/>
                  <w:szCs w:val="18"/>
                  <w:lang w:eastAsia="zh-CN" w:bidi="ar"/>
                </w:rPr>
                <w:id w:val="-1200853359"/>
                <w14:checkbox>
                  <w14:checked w14:val="0"/>
                  <w14:checkedState w14:val="2612" w14:font="MS Gothic"/>
                  <w14:uncheckedState w14:val="2610" w14:font="MS Gothic"/>
                </w14:checkbox>
              </w:sdtPr>
              <w:sdtEndPr/>
              <w:sdtContent>
                <w:customXmlInsRangeEnd w:id="13448"/>
                <w:ins w:id="13449" w:author="Xuning Wei12232" w:date="2026-07-27T20:46:00Z">
                  <w:r w:rsidR="0026505D" w:rsidRPr="00BB7730">
                    <w:rPr>
                      <w:rFonts w:ascii="Segoe UI Symbol" w:eastAsia="仿宋_GB2312" w:hAnsi="Segoe UI Symbol" w:cs="Segoe UI Symbol"/>
                      <w:b/>
                      <w:color w:val="auto"/>
                      <w:sz w:val="18"/>
                      <w:szCs w:val="18"/>
                      <w:lang w:eastAsia="zh-CN" w:bidi="ar"/>
                    </w:rPr>
                    <w:t>☐</w:t>
                  </w:r>
                </w:ins>
                <w:customXmlInsRangeStart w:id="13450" w:author="Xuning Wei12232" w:date="2026-07-27T20:46:00Z"/>
              </w:sdtContent>
            </w:sdt>
            <w:customXmlInsRangeEnd w:id="13450"/>
            <w:ins w:id="13451" w:author="Xuning Wei12232" w:date="2026-07-27T20:46:00Z">
              <w:r w:rsidR="0026505D" w:rsidRPr="00BB7730">
                <w:rPr>
                  <w:rFonts w:ascii="Times New Roman" w:eastAsia="仿宋_GB2312" w:hAnsi="Times New Roman" w:cs="Times New Roman"/>
                  <w:color w:val="auto"/>
                  <w:sz w:val="18"/>
                  <w:szCs w:val="18"/>
                  <w:lang w:eastAsia="zh-CN" w:bidi="ar"/>
                </w:rPr>
                <w:t xml:space="preserve"> High</w:t>
              </w:r>
            </w:ins>
          </w:p>
          <w:p w14:paraId="5E129CA0" w14:textId="77777777" w:rsidR="0026505D" w:rsidRPr="00BB7730" w:rsidRDefault="003E162E" w:rsidP="0026505D">
            <w:pPr>
              <w:jc w:val="both"/>
              <w:rPr>
                <w:ins w:id="13452" w:author="Xuning Wei12232" w:date="2026-07-27T20:46:00Z"/>
                <w:rFonts w:ascii="Times New Roman" w:eastAsia="仿宋_GB2312" w:hAnsi="Times New Roman" w:cs="Times New Roman"/>
                <w:color w:val="auto"/>
                <w:sz w:val="18"/>
                <w:szCs w:val="18"/>
                <w:lang w:eastAsia="zh-CN" w:bidi="ar"/>
              </w:rPr>
            </w:pPr>
            <w:customXmlInsRangeStart w:id="13453" w:author="Xuning Wei12232" w:date="2026-07-27T20:46:00Z"/>
            <w:sdt>
              <w:sdtPr>
                <w:rPr>
                  <w:rFonts w:ascii="Times New Roman" w:eastAsia="仿宋_GB2312" w:hAnsi="Times New Roman" w:cs="Times New Roman"/>
                  <w:b/>
                  <w:color w:val="auto"/>
                  <w:sz w:val="18"/>
                  <w:szCs w:val="18"/>
                  <w:lang w:eastAsia="zh-CN" w:bidi="ar"/>
                </w:rPr>
                <w:id w:val="398022142"/>
                <w14:checkbox>
                  <w14:checked w14:val="0"/>
                  <w14:checkedState w14:val="2612" w14:font="MS Gothic"/>
                  <w14:uncheckedState w14:val="2610" w14:font="MS Gothic"/>
                </w14:checkbox>
              </w:sdtPr>
              <w:sdtEndPr/>
              <w:sdtContent>
                <w:customXmlInsRangeEnd w:id="13453"/>
                <w:ins w:id="13454" w:author="Xuning Wei12232" w:date="2026-07-27T20:46:00Z">
                  <w:r w:rsidR="0026505D" w:rsidRPr="00BB7730">
                    <w:rPr>
                      <w:rFonts w:ascii="Segoe UI Symbol" w:eastAsia="仿宋_GB2312" w:hAnsi="Segoe UI Symbol" w:cs="Segoe UI Symbol"/>
                      <w:b/>
                      <w:color w:val="auto"/>
                      <w:sz w:val="18"/>
                      <w:szCs w:val="18"/>
                      <w:lang w:eastAsia="zh-CN" w:bidi="ar"/>
                    </w:rPr>
                    <w:t>☐</w:t>
                  </w:r>
                </w:ins>
                <w:customXmlInsRangeStart w:id="13455" w:author="Xuning Wei12232" w:date="2026-07-27T20:46:00Z"/>
              </w:sdtContent>
            </w:sdt>
            <w:customXmlInsRangeEnd w:id="13455"/>
            <w:ins w:id="13456" w:author="Xuning Wei12232" w:date="2026-07-27T20:46: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5926E24C" w14:textId="0B0F85D0" w:rsidR="0026505D" w:rsidRPr="00BB7730" w:rsidRDefault="003E162E" w:rsidP="0026505D">
            <w:pPr>
              <w:jc w:val="both"/>
              <w:rPr>
                <w:ins w:id="13457" w:author="Xuning Wei12232" w:date="2026-07-27T20:44:00Z"/>
                <w:rFonts w:ascii="Times New Roman" w:eastAsia="仿宋_GB2312" w:hAnsi="Times New Roman" w:cs="Times New Roman"/>
                <w:color w:val="auto"/>
                <w:sz w:val="18"/>
                <w:szCs w:val="18"/>
                <w:lang w:eastAsia="zh-CN" w:bidi="ar"/>
              </w:rPr>
            </w:pPr>
            <w:customXmlInsRangeStart w:id="13458" w:author="Xuning Wei12232" w:date="2026-07-27T20:46:00Z"/>
            <w:sdt>
              <w:sdtPr>
                <w:rPr>
                  <w:rFonts w:ascii="Times New Roman" w:eastAsia="仿宋_GB2312" w:hAnsi="Times New Roman" w:cs="Times New Roman"/>
                  <w:b/>
                  <w:color w:val="auto"/>
                  <w:sz w:val="18"/>
                  <w:szCs w:val="18"/>
                  <w:lang w:eastAsia="zh-CN" w:bidi="ar"/>
                </w:rPr>
                <w:id w:val="1451357491"/>
                <w14:checkbox>
                  <w14:checked w14:val="1"/>
                  <w14:checkedState w14:val="2612" w14:font="MS Gothic"/>
                  <w14:uncheckedState w14:val="2610" w14:font="MS Gothic"/>
                </w14:checkbox>
              </w:sdtPr>
              <w:sdtEndPr/>
              <w:sdtContent>
                <w:customXmlInsRangeEnd w:id="13458"/>
                <w:ins w:id="13459" w:author="Xuning Wei12232" w:date="2026-07-27T20:46:00Z">
                  <w:r w:rsidR="0026505D" w:rsidRPr="00BB7730">
                    <w:rPr>
                      <w:rFonts w:ascii="Segoe UI Symbol" w:eastAsia="仿宋_GB2312" w:hAnsi="Segoe UI Symbol" w:cs="Segoe UI Symbol"/>
                      <w:b/>
                      <w:color w:val="auto"/>
                      <w:sz w:val="18"/>
                      <w:szCs w:val="18"/>
                      <w:lang w:eastAsia="zh-CN" w:bidi="ar"/>
                    </w:rPr>
                    <w:t>☒</w:t>
                  </w:r>
                </w:ins>
                <w:customXmlInsRangeStart w:id="13460" w:author="Xuning Wei12232" w:date="2026-07-27T20:46:00Z"/>
              </w:sdtContent>
            </w:sdt>
            <w:customXmlInsRangeEnd w:id="13460"/>
            <w:ins w:id="13461" w:author="Xuning Wei12232" w:date="2026-07-27T20:46: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3462" w:author="Xuning Wei12232" w:date="2026-07-27T20:59:00Z">
              <w:tcPr>
                <w:tcW w:w="396" w:type="pct"/>
                <w:gridSpan w:val="2"/>
                <w:vAlign w:val="center"/>
              </w:tcPr>
            </w:tcPrChange>
          </w:tcPr>
          <w:p w14:paraId="516848A2" w14:textId="6D8D2E50" w:rsidR="0026505D" w:rsidRPr="00BB7730" w:rsidRDefault="0026505D" w:rsidP="0026505D">
            <w:pPr>
              <w:jc w:val="both"/>
              <w:rPr>
                <w:ins w:id="13463" w:author="Xuning Wei12232" w:date="2026-07-27T20:44:00Z"/>
                <w:rFonts w:ascii="Times New Roman" w:eastAsia="仿宋_GB2312" w:hAnsi="Times New Roman" w:cs="Times New Roman"/>
                <w:color w:val="auto"/>
                <w:sz w:val="18"/>
                <w:szCs w:val="18"/>
                <w:lang w:eastAsia="zh-CN" w:bidi="ar"/>
              </w:rPr>
            </w:pPr>
            <w:ins w:id="13464" w:author="Xuning Wei12232" w:date="2026-07-27T20:46: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3465" w:author="Xuning Wei12232" w:date="2026-07-27T20:59:00Z">
              <w:tcPr>
                <w:tcW w:w="990" w:type="pct"/>
                <w:gridSpan w:val="2"/>
                <w:vMerge/>
                <w:vAlign w:val="center"/>
              </w:tcPr>
            </w:tcPrChange>
          </w:tcPr>
          <w:p w14:paraId="28B757AE" w14:textId="77777777" w:rsidR="0026505D" w:rsidRPr="00BB7730" w:rsidRDefault="0026505D" w:rsidP="0026505D">
            <w:pPr>
              <w:jc w:val="both"/>
              <w:rPr>
                <w:ins w:id="13466" w:author="Xuning Wei12232" w:date="2026-07-27T20:44:00Z"/>
                <w:rFonts w:ascii="Times New Roman" w:eastAsia="仿宋_GB2312" w:hAnsi="Times New Roman" w:cs="Times New Roman"/>
                <w:b/>
                <w:color w:val="auto"/>
                <w:sz w:val="18"/>
                <w:szCs w:val="18"/>
                <w:lang w:eastAsia="zh-CN" w:bidi="ar"/>
              </w:rPr>
            </w:pPr>
          </w:p>
        </w:tc>
      </w:tr>
      <w:tr w:rsidR="0026505D" w:rsidRPr="00BB7730" w14:paraId="748A96E3" w14:textId="77777777" w:rsidTr="00397878">
        <w:trPr>
          <w:trHeight w:val="644"/>
          <w:ins w:id="13467" w:author="Xuning Wei12232" w:date="2026-07-27T20:37:00Z"/>
          <w:trPrChange w:id="13468" w:author="Xuning Wei12232" w:date="2026-07-27T20:59:00Z">
            <w:trPr>
              <w:trHeight w:val="2874"/>
            </w:trPr>
          </w:trPrChange>
        </w:trPr>
        <w:tc>
          <w:tcPr>
            <w:tcW w:w="269" w:type="pct"/>
            <w:vMerge w:val="restart"/>
            <w:shd w:val="clear" w:color="auto" w:fill="FFFFFF" w:themeFill="background1"/>
            <w:vAlign w:val="center"/>
            <w:tcPrChange w:id="13469" w:author="Xuning Wei12232" w:date="2026-07-27T20:59:00Z">
              <w:tcPr>
                <w:tcW w:w="269" w:type="pct"/>
                <w:gridSpan w:val="3"/>
                <w:vMerge w:val="restart"/>
                <w:shd w:val="clear" w:color="auto" w:fill="FFFFFF" w:themeFill="background1"/>
                <w:vAlign w:val="center"/>
              </w:tcPr>
            </w:tcPrChange>
          </w:tcPr>
          <w:p w14:paraId="181F4A23" w14:textId="6F86E71D" w:rsidR="0026505D" w:rsidRPr="00BB7730" w:rsidRDefault="0026505D">
            <w:pPr>
              <w:jc w:val="center"/>
              <w:rPr>
                <w:ins w:id="13470" w:author="Xuning Wei12232" w:date="2026-07-27T20:37:00Z"/>
                <w:rFonts w:ascii="Times New Roman" w:eastAsia="仿宋_GB2312" w:hAnsi="Times New Roman" w:cs="Times New Roman"/>
                <w:color w:val="auto"/>
                <w:sz w:val="20"/>
                <w:szCs w:val="20"/>
                <w:lang w:eastAsia="zh-CN" w:bidi="ar"/>
              </w:rPr>
              <w:pPrChange w:id="13471" w:author="Xuning Wei12232" w:date="2026-07-27T20:48:00Z">
                <w:pPr>
                  <w:jc w:val="both"/>
                </w:pPr>
              </w:pPrChange>
            </w:pPr>
            <w:ins w:id="13472" w:author="Xuning Wei12232" w:date="2026-07-27T20:47:00Z">
              <w:r w:rsidRPr="00BB7730">
                <w:rPr>
                  <w:rFonts w:ascii="Times New Roman" w:eastAsia="仿宋_GB2312" w:hAnsi="Times New Roman" w:cs="Times New Roman"/>
                  <w:color w:val="auto"/>
                  <w:sz w:val="20"/>
                  <w:szCs w:val="20"/>
                  <w:lang w:eastAsia="zh-CN" w:bidi="ar"/>
                </w:rPr>
                <w:t>9</w:t>
              </w:r>
            </w:ins>
          </w:p>
        </w:tc>
        <w:tc>
          <w:tcPr>
            <w:tcW w:w="1365" w:type="pct"/>
            <w:vMerge w:val="restart"/>
            <w:shd w:val="clear" w:color="auto" w:fill="FFFFFF" w:themeFill="background1"/>
            <w:vAlign w:val="center"/>
            <w:tcPrChange w:id="13473" w:author="Xuning Wei12232" w:date="2026-07-27T20:59:00Z">
              <w:tcPr>
                <w:tcW w:w="1365" w:type="pct"/>
                <w:gridSpan w:val="3"/>
                <w:vMerge w:val="restart"/>
                <w:shd w:val="clear" w:color="auto" w:fill="FFFFFF" w:themeFill="background1"/>
                <w:vAlign w:val="center"/>
              </w:tcPr>
            </w:tcPrChange>
          </w:tcPr>
          <w:p w14:paraId="334F72DF" w14:textId="2966120C" w:rsidR="0026505D" w:rsidRPr="00BB7730" w:rsidRDefault="0026505D" w:rsidP="0026505D">
            <w:pPr>
              <w:jc w:val="both"/>
              <w:rPr>
                <w:ins w:id="13474" w:author="Xuning Wei12232" w:date="2026-07-27T20:40:00Z"/>
                <w:rFonts w:ascii="Times New Roman" w:eastAsia="等线" w:hAnsi="Times New Roman" w:cs="Times New Roman"/>
                <w:color w:val="000000" w:themeColor="text1"/>
                <w:sz w:val="18"/>
                <w:szCs w:val="18"/>
              </w:rPr>
            </w:pPr>
            <w:ins w:id="13475" w:author="Xuning Wei12232" w:date="2026-07-27T20:40:00Z">
              <w:r w:rsidRPr="00BB7730">
                <w:rPr>
                  <w:rFonts w:ascii="Times New Roman" w:eastAsia="等线" w:hAnsi="Times New Roman" w:cs="Times New Roman"/>
                  <w:color w:val="000000" w:themeColor="text1"/>
                  <w:sz w:val="18"/>
                  <w:szCs w:val="18"/>
                </w:rPr>
                <w:t>Fmoc-L-Val-OH</w:t>
              </w:r>
              <w:r w:rsidRPr="00BB7730">
                <w:rPr>
                  <w:rFonts w:ascii="Times New Roman" w:eastAsia="仿宋_GB2312" w:hAnsi="Times New Roman" w:cs="Times New Roman"/>
                  <w:color w:val="auto"/>
                  <w:sz w:val="18"/>
                  <w:szCs w:val="18"/>
                  <w:lang w:eastAsia="zh-CN"/>
                </w:rPr>
                <w:t xml:space="preserve"> activation and transfer</w:t>
              </w:r>
              <w:r w:rsidRPr="00BB7730">
                <w:rPr>
                  <w:rFonts w:ascii="Times New Roman" w:eastAsia="仿宋_GB2312" w:hAnsi="Times New Roman" w:cs="Times New Roman"/>
                  <w:color w:val="auto"/>
                  <w:sz w:val="18"/>
                  <w:szCs w:val="18"/>
                  <w:lang w:eastAsia="zh-CN"/>
                </w:rPr>
                <w:t>：</w:t>
              </w:r>
            </w:ins>
          </w:p>
          <w:p w14:paraId="5FF21A56" w14:textId="4AAAE8CC" w:rsidR="0026505D" w:rsidRPr="00D05DD3" w:rsidRDefault="0026505D" w:rsidP="0026505D">
            <w:pPr>
              <w:jc w:val="both"/>
              <w:rPr>
                <w:ins w:id="13476" w:author="Xuning Wei12232" w:date="2026-07-27T20:39:00Z"/>
                <w:rFonts w:ascii="Times New Roman" w:eastAsia="等线" w:hAnsi="Times New Roman" w:cs="Times New Roman"/>
                <w:color w:val="auto"/>
                <w:sz w:val="18"/>
                <w:szCs w:val="18"/>
                <w:rPrChange w:id="13477" w:author="He Han" w:date="2026-10-27T15:48:00Z">
                  <w:rPr>
                    <w:ins w:id="13478" w:author="Xuning Wei12232" w:date="2026-07-27T20:39:00Z"/>
                    <w:rFonts w:ascii="Times New Roman" w:eastAsia="等线" w:hAnsi="Times New Roman" w:cs="Times New Roman"/>
                    <w:color w:val="000000" w:themeColor="text1"/>
                    <w:sz w:val="18"/>
                    <w:szCs w:val="18"/>
                  </w:rPr>
                </w:rPrChange>
              </w:rPr>
            </w:pPr>
            <w:ins w:id="13479" w:author="Xuning Wei12232" w:date="2026-07-27T20:39:00Z">
              <w:r w:rsidRPr="00BB7730">
                <w:rPr>
                  <w:rFonts w:ascii="Times New Roman" w:eastAsia="等线" w:hAnsi="Times New Roman" w:cs="Times New Roman"/>
                  <w:color w:val="000000" w:themeColor="text1"/>
                  <w:sz w:val="18"/>
                  <w:szCs w:val="18"/>
                </w:rPr>
                <w:lastRenderedPageBreak/>
                <w:t xml:space="preserve">1. Add </w:t>
              </w:r>
              <w:r w:rsidRPr="00BB7730">
                <w:rPr>
                  <w:rFonts w:ascii="Times New Roman" w:eastAsia="等线" w:hAnsi="Times New Roman" w:cs="Times New Roman"/>
                  <w:color w:val="000000" w:themeColor="text1"/>
                  <w:sz w:val="18"/>
                  <w:szCs w:val="18"/>
                  <w:lang w:eastAsia="zh-CN"/>
                </w:rPr>
                <w:t>5</w:t>
              </w:r>
              <w:r w:rsidRPr="00D05DD3">
                <w:rPr>
                  <w:rFonts w:ascii="Times New Roman" w:eastAsia="等线" w:hAnsi="Times New Roman" w:cs="Times New Roman"/>
                  <w:color w:val="auto"/>
                  <w:sz w:val="18"/>
                  <w:szCs w:val="18"/>
                  <w:lang w:eastAsia="zh-CN"/>
                  <w:rPrChange w:id="13480" w:author="He Han" w:date="2026-10-27T15:48:00Z">
                    <w:rPr>
                      <w:rFonts w:ascii="Times New Roman" w:eastAsia="等线" w:hAnsi="Times New Roman" w:cs="Times New Roman"/>
                      <w:color w:val="000000" w:themeColor="text1"/>
                      <w:sz w:val="18"/>
                      <w:szCs w:val="18"/>
                      <w:lang w:eastAsia="zh-CN"/>
                    </w:rPr>
                  </w:rPrChange>
                </w:rPr>
                <w:t>.0 V DMF (4.74</w:t>
              </w:r>
              <w:del w:id="13481" w:author="He Han" w:date="2026-10-27T15:48:00Z">
                <w:r w:rsidRPr="00D05DD3" w:rsidDel="00D05DD3">
                  <w:rPr>
                    <w:rFonts w:ascii="Times New Roman" w:eastAsia="等线" w:hAnsi="Times New Roman" w:cs="Times New Roman"/>
                    <w:color w:val="auto"/>
                    <w:sz w:val="18"/>
                    <w:szCs w:val="18"/>
                    <w:lang w:eastAsia="zh-CN"/>
                    <w:rPrChange w:id="13482" w:author="He Han" w:date="2026-10-27T15:48:00Z">
                      <w:rPr>
                        <w:rFonts w:ascii="Times New Roman" w:eastAsia="等线" w:hAnsi="Times New Roman" w:cs="Times New Roman"/>
                        <w:color w:val="000000" w:themeColor="text1"/>
                        <w:sz w:val="18"/>
                        <w:szCs w:val="18"/>
                        <w:lang w:eastAsia="zh-CN"/>
                      </w:rPr>
                    </w:rPrChange>
                  </w:rPr>
                  <w:delText>0</w:delText>
                </w:r>
              </w:del>
              <w:r w:rsidRPr="00D05DD3">
                <w:rPr>
                  <w:rFonts w:ascii="Times New Roman" w:eastAsia="等线" w:hAnsi="Times New Roman" w:cs="Times New Roman"/>
                  <w:color w:val="auto"/>
                  <w:sz w:val="18"/>
                  <w:szCs w:val="18"/>
                  <w:lang w:eastAsia="zh-CN"/>
                  <w:rPrChange w:id="13483" w:author="He Han" w:date="2026-10-27T15:48:00Z">
                    <w:rPr>
                      <w:rFonts w:ascii="Times New Roman" w:eastAsia="等线" w:hAnsi="Times New Roman" w:cs="Times New Roman"/>
                      <w:color w:val="000000" w:themeColor="text1"/>
                      <w:sz w:val="18"/>
                      <w:szCs w:val="18"/>
                      <w:lang w:eastAsia="zh-CN"/>
                    </w:rPr>
                  </w:rPrChange>
                </w:rPr>
                <w:t xml:space="preserve"> kg/kg)</w:t>
              </w:r>
              <w:r w:rsidRPr="00D05DD3">
                <w:rPr>
                  <w:rFonts w:ascii="Times New Roman" w:eastAsia="等线" w:hAnsi="Times New Roman" w:cs="Times New Roman"/>
                  <w:color w:val="auto"/>
                  <w:sz w:val="18"/>
                  <w:szCs w:val="18"/>
                  <w:rPrChange w:id="13484" w:author="He Han" w:date="2026-10-27T15:48:00Z">
                    <w:rPr>
                      <w:rFonts w:ascii="Times New Roman" w:eastAsia="等线" w:hAnsi="Times New Roman" w:cs="Times New Roman"/>
                      <w:color w:val="000000" w:themeColor="text1"/>
                      <w:sz w:val="18"/>
                      <w:szCs w:val="18"/>
                    </w:rPr>
                  </w:rPrChange>
                </w:rPr>
                <w:t xml:space="preserve"> into </w:t>
              </w:r>
              <w:r w:rsidRPr="00D05DD3">
                <w:rPr>
                  <w:rFonts w:ascii="Times New Roman" w:eastAsia="仿宋_GB2312" w:hAnsi="Times New Roman" w:cs="Times New Roman"/>
                  <w:color w:val="auto"/>
                  <w:sz w:val="18"/>
                  <w:szCs w:val="18"/>
                  <w:rPrChange w:id="13485" w:author="He Han" w:date="2026-10-27T15:48:00Z">
                    <w:rPr>
                      <w:rFonts w:ascii="Times New Roman" w:eastAsia="仿宋_GB2312" w:hAnsi="Times New Roman" w:cs="Times New Roman"/>
                      <w:color w:val="000000" w:themeColor="text1"/>
                      <w:sz w:val="18"/>
                      <w:szCs w:val="18"/>
                    </w:rPr>
                  </w:rPrChange>
                </w:rPr>
                <w:t>TJ4S-1213-Sy15</w:t>
              </w:r>
              <w:r w:rsidRPr="00D05DD3">
                <w:rPr>
                  <w:rFonts w:ascii="Times New Roman" w:eastAsia="仿宋_GB2312" w:hAnsi="Times New Roman" w:cs="Times New Roman"/>
                  <w:color w:val="auto"/>
                  <w:sz w:val="18"/>
                  <w:szCs w:val="18"/>
                  <w:lang w:eastAsia="zh-CN"/>
                  <w:rPrChange w:id="13486" w:author="He Han" w:date="2026-10-27T15:48:00Z">
                    <w:rPr>
                      <w:rFonts w:ascii="Times New Roman" w:eastAsia="仿宋_GB2312" w:hAnsi="Times New Roman" w:cs="Times New Roman"/>
                      <w:color w:val="000000" w:themeColor="text1"/>
                      <w:sz w:val="18"/>
                      <w:szCs w:val="18"/>
                      <w:lang w:eastAsia="zh-CN"/>
                    </w:rPr>
                  </w:rPrChange>
                </w:rPr>
                <w:t>-R01</w:t>
              </w:r>
              <w:r w:rsidRPr="00D05DD3">
                <w:rPr>
                  <w:rFonts w:ascii="Times New Roman" w:eastAsia="等线" w:hAnsi="Times New Roman" w:cs="Times New Roman"/>
                  <w:color w:val="auto"/>
                  <w:sz w:val="18"/>
                  <w:szCs w:val="18"/>
                  <w:rPrChange w:id="13487" w:author="He Han" w:date="2026-10-27T15:48:00Z">
                    <w:rPr>
                      <w:rFonts w:ascii="Times New Roman" w:eastAsia="等线" w:hAnsi="Times New Roman" w:cs="Times New Roman"/>
                      <w:color w:val="000000" w:themeColor="text1"/>
                      <w:sz w:val="18"/>
                      <w:szCs w:val="18"/>
                    </w:rPr>
                  </w:rPrChange>
                </w:rPr>
                <w:t xml:space="preserve">. Start the stirrer. Then add 2.0 eq. Fmoc-L-Val-OH. </w:t>
              </w:r>
            </w:ins>
            <w:ins w:id="13488" w:author="Xuning Wei12232" w:date="2026-09-05T19:50:00Z">
              <w:r w:rsidR="00473484" w:rsidRPr="00D05DD3">
                <w:rPr>
                  <w:rFonts w:ascii="Times New Roman" w:eastAsia="等线" w:hAnsi="Times New Roman" w:cs="Times New Roman"/>
                  <w:color w:val="auto"/>
                  <w:sz w:val="18"/>
                  <w:szCs w:val="18"/>
                  <w:rPrChange w:id="13489" w:author="He Han" w:date="2026-10-27T15:48:00Z">
                    <w:rPr>
                      <w:rFonts w:ascii="Times New Roman" w:eastAsia="等线" w:hAnsi="Times New Roman" w:cs="Times New Roman"/>
                      <w:color w:val="FF0000"/>
                      <w:sz w:val="18"/>
                      <w:szCs w:val="18"/>
                    </w:rPr>
                  </w:rPrChange>
                </w:rPr>
                <w:t>Stir for at least 15 min.</w:t>
              </w:r>
            </w:ins>
            <w:ins w:id="13490" w:author="Xuning Wei12232" w:date="2026-07-27T20:39:00Z">
              <w:r w:rsidRPr="00D05DD3">
                <w:rPr>
                  <w:rFonts w:ascii="Times New Roman" w:eastAsia="等线" w:hAnsi="Times New Roman" w:cs="Times New Roman"/>
                  <w:color w:val="auto"/>
                  <w:sz w:val="18"/>
                  <w:szCs w:val="18"/>
                  <w:lang w:eastAsia="zh-CN"/>
                  <w:rPrChange w:id="13491" w:author="He Han" w:date="2026-10-27T15:48:00Z">
                    <w:rPr>
                      <w:rFonts w:ascii="Times New Roman" w:eastAsia="等线" w:hAnsi="Times New Roman" w:cs="Times New Roman"/>
                      <w:color w:val="000000" w:themeColor="text1"/>
                      <w:sz w:val="18"/>
                      <w:szCs w:val="18"/>
                      <w:lang w:eastAsia="zh-CN"/>
                    </w:rPr>
                  </w:rPrChange>
                </w:rPr>
                <w:t xml:space="preserve"> </w:t>
              </w:r>
              <w:r w:rsidRPr="00D05DD3">
                <w:rPr>
                  <w:rFonts w:ascii="Times New Roman" w:eastAsia="等线" w:hAnsi="Times New Roman" w:cs="Times New Roman"/>
                  <w:color w:val="auto"/>
                  <w:sz w:val="18"/>
                  <w:szCs w:val="18"/>
                  <w:lang w:eastAsia="zh-CN"/>
                  <w:rPrChange w:id="13492" w:author="He Han" w:date="2026-10-27T15:48:00Z">
                    <w:rPr>
                      <w:rFonts w:ascii="Times New Roman" w:eastAsia="等线" w:hAnsi="Times New Roman" w:cs="Times New Roman"/>
                      <w:color w:val="000000" w:themeColor="text1"/>
                      <w:sz w:val="18"/>
                      <w:szCs w:val="18"/>
                      <w:lang w:eastAsia="zh-CN"/>
                    </w:rPr>
                  </w:rPrChange>
                </w:rPr>
                <w:br/>
                <w:t>2. Adjust</w:t>
              </w:r>
              <w:r w:rsidRPr="00D05DD3">
                <w:rPr>
                  <w:rFonts w:ascii="Times New Roman" w:eastAsia="等线" w:hAnsi="Times New Roman" w:cs="Times New Roman"/>
                  <w:bCs w:val="0"/>
                  <w:color w:val="auto"/>
                  <w:sz w:val="18"/>
                  <w:szCs w:val="18"/>
                  <w:rPrChange w:id="13493" w:author="He Han" w:date="2026-10-27T15:48:00Z">
                    <w:rPr>
                      <w:rFonts w:ascii="Times New Roman" w:eastAsia="等线" w:hAnsi="Times New Roman" w:cs="Times New Roman"/>
                      <w:bCs w:val="0"/>
                      <w:color w:val="000000" w:themeColor="text1"/>
                      <w:sz w:val="18"/>
                      <w:szCs w:val="18"/>
                    </w:rPr>
                  </w:rPrChange>
                </w:rPr>
                <w:t xml:space="preserve"> the mixture to </w:t>
              </w:r>
              <w:r w:rsidRPr="00D05DD3">
                <w:rPr>
                  <w:rFonts w:ascii="Times New Roman" w:eastAsia="等线" w:hAnsi="Times New Roman" w:cs="Times New Roman"/>
                  <w:bCs w:val="0"/>
                  <w:color w:val="auto"/>
                  <w:sz w:val="18"/>
                  <w:szCs w:val="18"/>
                  <w:lang w:eastAsia="zh-CN"/>
                  <w:rPrChange w:id="13494" w:author="He Han" w:date="2026-10-27T15:48:00Z">
                    <w:rPr>
                      <w:rFonts w:ascii="Times New Roman" w:eastAsia="等线" w:hAnsi="Times New Roman" w:cs="Times New Roman"/>
                      <w:bCs w:val="0"/>
                      <w:color w:val="000000" w:themeColor="text1"/>
                      <w:sz w:val="18"/>
                      <w:szCs w:val="18"/>
                      <w:lang w:eastAsia="zh-CN"/>
                    </w:rPr>
                  </w:rPrChange>
                </w:rPr>
                <w:t>20</w:t>
              </w:r>
              <w:r w:rsidRPr="00D05DD3">
                <w:rPr>
                  <w:rFonts w:ascii="Times New Roman" w:eastAsia="等线" w:hAnsi="Times New Roman" w:cs="Times New Roman"/>
                  <w:bCs w:val="0"/>
                  <w:color w:val="auto"/>
                  <w:sz w:val="18"/>
                  <w:szCs w:val="18"/>
                  <w:rPrChange w:id="13495" w:author="He Han" w:date="2026-10-27T15:48:00Z">
                    <w:rPr>
                      <w:rFonts w:ascii="Times New Roman" w:eastAsia="等线" w:hAnsi="Times New Roman" w:cs="Times New Roman"/>
                      <w:bCs w:val="0"/>
                      <w:color w:val="000000" w:themeColor="text1"/>
                      <w:sz w:val="18"/>
                      <w:szCs w:val="18"/>
                    </w:rPr>
                  </w:rPrChange>
                </w:rPr>
                <w:t>±5</w:t>
              </w:r>
            </w:ins>
            <w:ins w:id="13496" w:author="Johan Granander" w:date="2026-07-28T13:43:00Z">
              <w:r w:rsidR="005231E1" w:rsidRPr="00D05DD3">
                <w:rPr>
                  <w:rFonts w:ascii="Times New Roman" w:eastAsia="等线" w:hAnsi="Times New Roman" w:cs="Times New Roman"/>
                  <w:bCs w:val="0"/>
                  <w:color w:val="auto"/>
                  <w:sz w:val="18"/>
                  <w:szCs w:val="18"/>
                  <w:rPrChange w:id="13497" w:author="He Han" w:date="2026-10-27T15:48:00Z">
                    <w:rPr>
                      <w:rFonts w:ascii="Times New Roman" w:eastAsia="等线" w:hAnsi="Times New Roman" w:cs="Times New Roman"/>
                      <w:bCs w:val="0"/>
                      <w:color w:val="000000" w:themeColor="text1"/>
                      <w:sz w:val="18"/>
                      <w:szCs w:val="18"/>
                    </w:rPr>
                  </w:rPrChange>
                </w:rPr>
                <w:t xml:space="preserve"> </w:t>
              </w:r>
            </w:ins>
            <w:ins w:id="13498" w:author="Xuning Wei12232" w:date="2026-07-27T20:39:00Z">
              <w:r w:rsidRPr="00D05DD3">
                <w:rPr>
                  <w:rFonts w:ascii="Times New Roman" w:eastAsia="等线" w:hAnsi="Times New Roman" w:cs="Times New Roman"/>
                  <w:bCs w:val="0"/>
                  <w:color w:val="auto"/>
                  <w:sz w:val="18"/>
                  <w:szCs w:val="18"/>
                  <w:rPrChange w:id="13499" w:author="He Han" w:date="2026-10-27T15:48:00Z">
                    <w:rPr>
                      <w:rFonts w:ascii="Times New Roman" w:eastAsia="等线" w:hAnsi="Times New Roman" w:cs="Times New Roman"/>
                      <w:bCs w:val="0"/>
                      <w:color w:val="000000" w:themeColor="text1"/>
                      <w:sz w:val="18"/>
                      <w:szCs w:val="18"/>
                    </w:rPr>
                  </w:rPrChange>
                </w:rPr>
                <w:t>℃</w:t>
              </w:r>
              <w:r w:rsidRPr="00D05DD3">
                <w:rPr>
                  <w:rFonts w:ascii="Times New Roman" w:eastAsia="等线" w:hAnsi="Times New Roman" w:cs="Times New Roman"/>
                  <w:color w:val="auto"/>
                  <w:sz w:val="18"/>
                  <w:szCs w:val="18"/>
                  <w:rPrChange w:id="13500" w:author="He Han" w:date="2026-10-27T15:48:00Z">
                    <w:rPr>
                      <w:rFonts w:ascii="Times New Roman" w:eastAsia="等线" w:hAnsi="Times New Roman" w:cs="Times New Roman"/>
                      <w:color w:val="000000" w:themeColor="text1"/>
                      <w:sz w:val="18"/>
                      <w:szCs w:val="18"/>
                    </w:rPr>
                  </w:rPrChange>
                </w:rPr>
                <w:t xml:space="preserve">. Maintain for next operation at </w:t>
              </w:r>
              <w:r w:rsidRPr="00D05DD3">
                <w:rPr>
                  <w:rFonts w:ascii="Times New Roman" w:eastAsia="等线" w:hAnsi="Times New Roman" w:cs="Times New Roman"/>
                  <w:color w:val="auto"/>
                  <w:sz w:val="18"/>
                  <w:szCs w:val="18"/>
                  <w:lang w:eastAsia="zh-CN"/>
                  <w:rPrChange w:id="13501" w:author="He Han" w:date="2026-10-27T15:48:00Z">
                    <w:rPr>
                      <w:rFonts w:ascii="Times New Roman" w:eastAsia="等线" w:hAnsi="Times New Roman" w:cs="Times New Roman"/>
                      <w:color w:val="000000" w:themeColor="text1"/>
                      <w:sz w:val="18"/>
                      <w:szCs w:val="18"/>
                      <w:lang w:eastAsia="zh-CN"/>
                    </w:rPr>
                  </w:rPrChange>
                </w:rPr>
                <w:t>20</w:t>
              </w:r>
              <w:r w:rsidRPr="00D05DD3">
                <w:rPr>
                  <w:rFonts w:ascii="Times New Roman" w:eastAsia="等线" w:hAnsi="Times New Roman" w:cs="Times New Roman"/>
                  <w:color w:val="auto"/>
                  <w:sz w:val="18"/>
                  <w:szCs w:val="18"/>
                  <w:rPrChange w:id="13502" w:author="He Han" w:date="2026-10-27T15:48:00Z">
                    <w:rPr>
                      <w:rFonts w:ascii="Times New Roman" w:eastAsia="等线" w:hAnsi="Times New Roman" w:cs="Times New Roman"/>
                      <w:color w:val="000000" w:themeColor="text1"/>
                      <w:sz w:val="18"/>
                      <w:szCs w:val="18"/>
                    </w:rPr>
                  </w:rPrChange>
                </w:rPr>
                <w:t>±5</w:t>
              </w:r>
            </w:ins>
            <w:ins w:id="13503" w:author="Johan Granander" w:date="2026-07-28T13:43:00Z">
              <w:r w:rsidR="005231E1" w:rsidRPr="00D05DD3">
                <w:rPr>
                  <w:rFonts w:ascii="Times New Roman" w:eastAsia="等线" w:hAnsi="Times New Roman" w:cs="Times New Roman"/>
                  <w:color w:val="auto"/>
                  <w:sz w:val="18"/>
                  <w:szCs w:val="18"/>
                  <w:rPrChange w:id="13504" w:author="He Han" w:date="2026-10-27T15:48:00Z">
                    <w:rPr>
                      <w:rFonts w:ascii="Times New Roman" w:eastAsia="等线" w:hAnsi="Times New Roman" w:cs="Times New Roman"/>
                      <w:color w:val="000000" w:themeColor="text1"/>
                      <w:sz w:val="18"/>
                      <w:szCs w:val="18"/>
                    </w:rPr>
                  </w:rPrChange>
                </w:rPr>
                <w:t xml:space="preserve"> </w:t>
              </w:r>
            </w:ins>
            <w:ins w:id="13505" w:author="Xuning Wei12232" w:date="2026-07-27T20:39:00Z">
              <w:r w:rsidRPr="00D05DD3">
                <w:rPr>
                  <w:rFonts w:ascii="Times New Roman" w:eastAsia="等线" w:hAnsi="Times New Roman" w:cs="Times New Roman"/>
                  <w:color w:val="auto"/>
                  <w:sz w:val="18"/>
                  <w:szCs w:val="18"/>
                  <w:rPrChange w:id="13506" w:author="He Han" w:date="2026-10-27T15:48:00Z">
                    <w:rPr>
                      <w:rFonts w:ascii="Times New Roman" w:eastAsia="等线" w:hAnsi="Times New Roman" w:cs="Times New Roman"/>
                      <w:color w:val="000000" w:themeColor="text1"/>
                      <w:sz w:val="18"/>
                      <w:szCs w:val="18"/>
                    </w:rPr>
                  </w:rPrChange>
                </w:rPr>
                <w:t xml:space="preserve">℃ (target: </w:t>
              </w:r>
              <w:r w:rsidRPr="00D05DD3">
                <w:rPr>
                  <w:rFonts w:ascii="Times New Roman" w:eastAsia="等线" w:hAnsi="Times New Roman" w:cs="Times New Roman"/>
                  <w:color w:val="auto"/>
                  <w:sz w:val="18"/>
                  <w:szCs w:val="18"/>
                  <w:lang w:eastAsia="zh-CN"/>
                  <w:rPrChange w:id="13507" w:author="He Han" w:date="2026-10-27T15:48:00Z">
                    <w:rPr>
                      <w:rFonts w:ascii="Times New Roman" w:eastAsia="等线" w:hAnsi="Times New Roman" w:cs="Times New Roman"/>
                      <w:color w:val="000000" w:themeColor="text1"/>
                      <w:sz w:val="18"/>
                      <w:szCs w:val="18"/>
                      <w:lang w:eastAsia="zh-CN"/>
                    </w:rPr>
                  </w:rPrChange>
                </w:rPr>
                <w:t>20</w:t>
              </w:r>
            </w:ins>
            <w:ins w:id="13508" w:author="Johan Granander" w:date="2026-07-28T13:43:00Z">
              <w:r w:rsidR="005231E1" w:rsidRPr="00D05DD3">
                <w:rPr>
                  <w:rFonts w:ascii="Times New Roman" w:eastAsia="等线" w:hAnsi="Times New Roman" w:cs="Times New Roman"/>
                  <w:color w:val="auto"/>
                  <w:sz w:val="18"/>
                  <w:szCs w:val="18"/>
                  <w:lang w:eastAsia="zh-CN"/>
                  <w:rPrChange w:id="13509" w:author="He Han" w:date="2026-10-27T15:48:00Z">
                    <w:rPr>
                      <w:rFonts w:ascii="Times New Roman" w:eastAsia="等线" w:hAnsi="Times New Roman" w:cs="Times New Roman"/>
                      <w:color w:val="000000" w:themeColor="text1"/>
                      <w:sz w:val="18"/>
                      <w:szCs w:val="18"/>
                      <w:lang w:eastAsia="zh-CN"/>
                    </w:rPr>
                  </w:rPrChange>
                </w:rPr>
                <w:t xml:space="preserve"> </w:t>
              </w:r>
            </w:ins>
            <w:ins w:id="13510" w:author="Xuning Wei12232" w:date="2026-07-27T20:39:00Z">
              <w:r w:rsidRPr="00D05DD3">
                <w:rPr>
                  <w:rFonts w:ascii="Times New Roman" w:eastAsia="等线" w:hAnsi="Times New Roman" w:cs="Times New Roman"/>
                  <w:color w:val="auto"/>
                  <w:sz w:val="18"/>
                  <w:szCs w:val="18"/>
                  <w:rPrChange w:id="13511" w:author="He Han" w:date="2026-10-27T15:48:00Z">
                    <w:rPr>
                      <w:rFonts w:ascii="Times New Roman" w:eastAsia="等线" w:hAnsi="Times New Roman" w:cs="Times New Roman"/>
                      <w:color w:val="000000" w:themeColor="text1"/>
                      <w:sz w:val="18"/>
                      <w:szCs w:val="18"/>
                    </w:rPr>
                  </w:rPrChange>
                </w:rPr>
                <w:t>℃).</w:t>
              </w:r>
              <w:r w:rsidRPr="00D05DD3">
                <w:rPr>
                  <w:rFonts w:ascii="Times New Roman" w:eastAsia="等线" w:hAnsi="Times New Roman" w:cs="Times New Roman"/>
                  <w:color w:val="auto"/>
                  <w:sz w:val="18"/>
                  <w:szCs w:val="18"/>
                  <w:lang w:eastAsia="zh-CN"/>
                  <w:rPrChange w:id="13512" w:author="He Han" w:date="2026-10-27T15:48:00Z">
                    <w:rPr>
                      <w:rFonts w:ascii="Times New Roman" w:eastAsia="等线" w:hAnsi="Times New Roman" w:cs="Times New Roman"/>
                      <w:color w:val="000000" w:themeColor="text1"/>
                      <w:sz w:val="18"/>
                      <w:szCs w:val="18"/>
                      <w:lang w:eastAsia="zh-CN"/>
                    </w:rPr>
                  </w:rPrChange>
                </w:rPr>
                <w:t xml:space="preserve"> </w:t>
              </w:r>
              <w:r w:rsidRPr="00D05DD3">
                <w:rPr>
                  <w:rFonts w:ascii="Times New Roman" w:eastAsia="等线" w:hAnsi="Times New Roman" w:cs="Times New Roman"/>
                  <w:color w:val="auto"/>
                  <w:sz w:val="18"/>
                  <w:szCs w:val="18"/>
                  <w:rPrChange w:id="13513" w:author="He Han" w:date="2026-10-27T15:48:00Z">
                    <w:rPr>
                      <w:rFonts w:ascii="Times New Roman" w:eastAsia="等线" w:hAnsi="Times New Roman" w:cs="Times New Roman"/>
                      <w:color w:val="000000" w:themeColor="text1"/>
                      <w:sz w:val="18"/>
                      <w:szCs w:val="18"/>
                    </w:rPr>
                  </w:rPrChange>
                </w:rPr>
                <w:t xml:space="preserve">Add 2.0 eq. Oxyma Pure into TJ4S-1213-Sy15-R01 at </w:t>
              </w:r>
              <w:r w:rsidRPr="00D05DD3">
                <w:rPr>
                  <w:rFonts w:ascii="Times New Roman" w:eastAsia="等线" w:hAnsi="Times New Roman" w:cs="Times New Roman"/>
                  <w:color w:val="auto"/>
                  <w:sz w:val="18"/>
                  <w:szCs w:val="18"/>
                  <w:lang w:eastAsia="zh-CN"/>
                  <w:rPrChange w:id="13514" w:author="He Han" w:date="2026-10-27T15:48:00Z">
                    <w:rPr>
                      <w:rFonts w:ascii="Times New Roman" w:eastAsia="等线" w:hAnsi="Times New Roman" w:cs="Times New Roman"/>
                      <w:color w:val="000000" w:themeColor="text1"/>
                      <w:sz w:val="18"/>
                      <w:szCs w:val="18"/>
                      <w:lang w:eastAsia="zh-CN"/>
                    </w:rPr>
                  </w:rPrChange>
                </w:rPr>
                <w:t>20</w:t>
              </w:r>
              <w:r w:rsidRPr="00D05DD3">
                <w:rPr>
                  <w:rFonts w:ascii="Times New Roman" w:eastAsia="等线" w:hAnsi="Times New Roman" w:cs="Times New Roman"/>
                  <w:color w:val="auto"/>
                  <w:sz w:val="18"/>
                  <w:szCs w:val="18"/>
                  <w:rPrChange w:id="13515" w:author="He Han" w:date="2026-10-27T15:48:00Z">
                    <w:rPr>
                      <w:rFonts w:ascii="Times New Roman" w:eastAsia="等线" w:hAnsi="Times New Roman" w:cs="Times New Roman"/>
                      <w:color w:val="000000" w:themeColor="text1"/>
                      <w:sz w:val="18"/>
                      <w:szCs w:val="18"/>
                    </w:rPr>
                  </w:rPrChange>
                </w:rPr>
                <w:t>±5</w:t>
              </w:r>
            </w:ins>
            <w:ins w:id="13516" w:author="Johan Granander" w:date="2026-07-28T13:43:00Z">
              <w:r w:rsidR="005231E1" w:rsidRPr="00D05DD3">
                <w:rPr>
                  <w:rFonts w:ascii="Times New Roman" w:eastAsia="等线" w:hAnsi="Times New Roman" w:cs="Times New Roman"/>
                  <w:color w:val="auto"/>
                  <w:sz w:val="18"/>
                  <w:szCs w:val="18"/>
                  <w:rPrChange w:id="13517" w:author="He Han" w:date="2026-10-27T15:48:00Z">
                    <w:rPr>
                      <w:rFonts w:ascii="Times New Roman" w:eastAsia="等线" w:hAnsi="Times New Roman" w:cs="Times New Roman"/>
                      <w:color w:val="000000" w:themeColor="text1"/>
                      <w:sz w:val="18"/>
                      <w:szCs w:val="18"/>
                    </w:rPr>
                  </w:rPrChange>
                </w:rPr>
                <w:t xml:space="preserve"> </w:t>
              </w:r>
            </w:ins>
            <w:ins w:id="13518" w:author="Xuning Wei12232" w:date="2026-07-27T20:39:00Z">
              <w:r w:rsidRPr="00D05DD3">
                <w:rPr>
                  <w:rFonts w:ascii="Times New Roman" w:eastAsia="等线" w:hAnsi="Times New Roman" w:cs="Times New Roman"/>
                  <w:color w:val="auto"/>
                  <w:sz w:val="18"/>
                  <w:szCs w:val="18"/>
                  <w:rPrChange w:id="13519" w:author="He Han" w:date="2026-10-27T15:48:00Z">
                    <w:rPr>
                      <w:rFonts w:ascii="Times New Roman" w:eastAsia="等线" w:hAnsi="Times New Roman" w:cs="Times New Roman"/>
                      <w:color w:val="000000" w:themeColor="text1"/>
                      <w:sz w:val="18"/>
                      <w:szCs w:val="18"/>
                    </w:rPr>
                  </w:rPrChange>
                </w:rPr>
                <w:t xml:space="preserve">℃ (target: </w:t>
              </w:r>
              <w:r w:rsidRPr="00D05DD3">
                <w:rPr>
                  <w:rFonts w:ascii="Times New Roman" w:eastAsia="等线" w:hAnsi="Times New Roman" w:cs="Times New Roman"/>
                  <w:color w:val="auto"/>
                  <w:sz w:val="18"/>
                  <w:szCs w:val="18"/>
                  <w:lang w:eastAsia="zh-CN"/>
                  <w:rPrChange w:id="13520" w:author="He Han" w:date="2026-10-27T15:48:00Z">
                    <w:rPr>
                      <w:rFonts w:ascii="Times New Roman" w:eastAsia="等线" w:hAnsi="Times New Roman" w:cs="Times New Roman"/>
                      <w:color w:val="000000" w:themeColor="text1"/>
                      <w:sz w:val="18"/>
                      <w:szCs w:val="18"/>
                      <w:lang w:eastAsia="zh-CN"/>
                    </w:rPr>
                  </w:rPrChange>
                </w:rPr>
                <w:t>20</w:t>
              </w:r>
            </w:ins>
            <w:ins w:id="13521" w:author="Johan Granander" w:date="2026-07-28T13:43:00Z">
              <w:r w:rsidR="005231E1" w:rsidRPr="00D05DD3">
                <w:rPr>
                  <w:rFonts w:ascii="Times New Roman" w:eastAsia="等线" w:hAnsi="Times New Roman" w:cs="Times New Roman"/>
                  <w:color w:val="auto"/>
                  <w:sz w:val="18"/>
                  <w:szCs w:val="18"/>
                  <w:lang w:eastAsia="zh-CN"/>
                  <w:rPrChange w:id="13522" w:author="He Han" w:date="2026-10-27T15:48:00Z">
                    <w:rPr>
                      <w:rFonts w:ascii="Times New Roman" w:eastAsia="等线" w:hAnsi="Times New Roman" w:cs="Times New Roman"/>
                      <w:color w:val="000000" w:themeColor="text1"/>
                      <w:sz w:val="18"/>
                      <w:szCs w:val="18"/>
                      <w:lang w:eastAsia="zh-CN"/>
                    </w:rPr>
                  </w:rPrChange>
                </w:rPr>
                <w:t xml:space="preserve"> </w:t>
              </w:r>
            </w:ins>
            <w:ins w:id="13523" w:author="Xuning Wei12232" w:date="2026-07-27T20:39:00Z">
              <w:r w:rsidRPr="00D05DD3">
                <w:rPr>
                  <w:rFonts w:ascii="Times New Roman" w:eastAsia="等线" w:hAnsi="Times New Roman" w:cs="Times New Roman"/>
                  <w:color w:val="auto"/>
                  <w:sz w:val="18"/>
                  <w:szCs w:val="18"/>
                  <w:rPrChange w:id="13524" w:author="He Han" w:date="2026-10-27T15:48:00Z">
                    <w:rPr>
                      <w:rFonts w:ascii="Times New Roman" w:eastAsia="等线" w:hAnsi="Times New Roman" w:cs="Times New Roman"/>
                      <w:color w:val="000000" w:themeColor="text1"/>
                      <w:sz w:val="18"/>
                      <w:szCs w:val="18"/>
                    </w:rPr>
                  </w:rPrChange>
                </w:rPr>
                <w:t>℃), rinse the TJ4S-1213-Sy15-R01 with 2.0</w:t>
              </w:r>
            </w:ins>
            <w:ins w:id="13525" w:author="Johan Granander" w:date="2026-07-28T13:43:00Z">
              <w:r w:rsidR="005231E1" w:rsidRPr="00D05DD3">
                <w:rPr>
                  <w:rFonts w:ascii="Times New Roman" w:eastAsia="等线" w:hAnsi="Times New Roman" w:cs="Times New Roman"/>
                  <w:color w:val="auto"/>
                  <w:sz w:val="18"/>
                  <w:szCs w:val="18"/>
                  <w:rPrChange w:id="13526" w:author="He Han" w:date="2026-10-27T15:48:00Z">
                    <w:rPr>
                      <w:rFonts w:ascii="Times New Roman" w:eastAsia="等线" w:hAnsi="Times New Roman" w:cs="Times New Roman"/>
                      <w:color w:val="000000" w:themeColor="text1"/>
                      <w:sz w:val="18"/>
                      <w:szCs w:val="18"/>
                    </w:rPr>
                  </w:rPrChange>
                </w:rPr>
                <w:t xml:space="preserve"> </w:t>
              </w:r>
            </w:ins>
            <w:ins w:id="13527" w:author="Xuning Wei12232" w:date="2026-07-27T20:39:00Z">
              <w:del w:id="13528" w:author="Johan Granander" w:date="2026-07-28T13:43:00Z">
                <w:r w:rsidRPr="00D05DD3" w:rsidDel="005231E1">
                  <w:rPr>
                    <w:rFonts w:ascii="Times New Roman" w:eastAsia="等线" w:hAnsi="Times New Roman" w:cs="Times New Roman"/>
                    <w:color w:val="auto"/>
                    <w:sz w:val="18"/>
                    <w:szCs w:val="18"/>
                    <w:rPrChange w:id="13529" w:author="He Han" w:date="2026-10-27T15:48:00Z">
                      <w:rPr>
                        <w:rFonts w:ascii="Times New Roman" w:eastAsia="等线" w:hAnsi="Times New Roman" w:cs="Times New Roman"/>
                        <w:color w:val="000000" w:themeColor="text1"/>
                        <w:sz w:val="18"/>
                        <w:szCs w:val="18"/>
                      </w:rPr>
                    </w:rPrChange>
                  </w:rPr>
                  <w:delText>v</w:delText>
                </w:r>
              </w:del>
            </w:ins>
            <w:ins w:id="13530" w:author="Johan Granander" w:date="2026-07-28T13:43:00Z">
              <w:r w:rsidR="005231E1" w:rsidRPr="00D05DD3">
                <w:rPr>
                  <w:rFonts w:ascii="Times New Roman" w:eastAsia="等线" w:hAnsi="Times New Roman" w:cs="Times New Roman"/>
                  <w:color w:val="auto"/>
                  <w:sz w:val="18"/>
                  <w:szCs w:val="18"/>
                  <w:rPrChange w:id="13531" w:author="He Han" w:date="2026-10-27T15:48:00Z">
                    <w:rPr>
                      <w:rFonts w:ascii="Times New Roman" w:eastAsia="等线" w:hAnsi="Times New Roman" w:cs="Times New Roman"/>
                      <w:color w:val="000000" w:themeColor="text1"/>
                      <w:sz w:val="18"/>
                      <w:szCs w:val="18"/>
                    </w:rPr>
                  </w:rPrChange>
                </w:rPr>
                <w:t>V</w:t>
              </w:r>
            </w:ins>
            <w:ins w:id="13532" w:author="Xuning Wei12232" w:date="2026-07-27T20:39:00Z">
              <w:r w:rsidRPr="00D05DD3">
                <w:rPr>
                  <w:rFonts w:ascii="Times New Roman" w:eastAsia="等线" w:hAnsi="Times New Roman" w:cs="Times New Roman"/>
                  <w:color w:val="auto"/>
                  <w:sz w:val="18"/>
                  <w:szCs w:val="18"/>
                  <w:rPrChange w:id="13533" w:author="He Han" w:date="2026-10-27T15:48:00Z">
                    <w:rPr>
                      <w:rFonts w:ascii="Times New Roman" w:eastAsia="等线" w:hAnsi="Times New Roman" w:cs="Times New Roman"/>
                      <w:color w:val="000000" w:themeColor="text1"/>
                      <w:sz w:val="18"/>
                      <w:szCs w:val="18"/>
                    </w:rPr>
                  </w:rPrChange>
                </w:rPr>
                <w:t xml:space="preserve"> DMF (1.</w:t>
              </w:r>
            </w:ins>
            <w:ins w:id="13534" w:author="He Han" w:date="2026-10-27T15:48:00Z">
              <w:r w:rsidR="00D05DD3">
                <w:rPr>
                  <w:rFonts w:ascii="Times New Roman" w:eastAsia="等线" w:hAnsi="Times New Roman" w:cs="Times New Roman"/>
                  <w:color w:val="auto"/>
                  <w:sz w:val="18"/>
                  <w:szCs w:val="18"/>
                </w:rPr>
                <w:t>90</w:t>
              </w:r>
            </w:ins>
            <w:ins w:id="13535" w:author="Xuning Wei12232" w:date="2026-07-27T20:39:00Z">
              <w:del w:id="13536" w:author="He Han" w:date="2026-10-27T15:48:00Z">
                <w:r w:rsidRPr="00D05DD3" w:rsidDel="00D05DD3">
                  <w:rPr>
                    <w:rFonts w:ascii="Times New Roman" w:eastAsia="等线" w:hAnsi="Times New Roman" w:cs="Times New Roman"/>
                    <w:color w:val="auto"/>
                    <w:sz w:val="18"/>
                    <w:szCs w:val="18"/>
                    <w:rPrChange w:id="13537" w:author="He Han" w:date="2026-10-27T15:48:00Z">
                      <w:rPr>
                        <w:rFonts w:ascii="Times New Roman" w:eastAsia="等线" w:hAnsi="Times New Roman" w:cs="Times New Roman"/>
                        <w:color w:val="000000" w:themeColor="text1"/>
                        <w:sz w:val="18"/>
                        <w:szCs w:val="18"/>
                      </w:rPr>
                    </w:rPrChange>
                  </w:rPr>
                  <w:delText>896</w:delText>
                </w:r>
              </w:del>
              <w:r w:rsidRPr="00D05DD3">
                <w:rPr>
                  <w:rFonts w:ascii="Times New Roman" w:eastAsia="等线" w:hAnsi="Times New Roman" w:cs="Times New Roman"/>
                  <w:color w:val="auto"/>
                  <w:sz w:val="18"/>
                  <w:szCs w:val="18"/>
                  <w:rPrChange w:id="13538" w:author="He Han" w:date="2026-10-27T15:48:00Z">
                    <w:rPr>
                      <w:rFonts w:ascii="Times New Roman" w:eastAsia="等线" w:hAnsi="Times New Roman" w:cs="Times New Roman"/>
                      <w:color w:val="000000" w:themeColor="text1"/>
                      <w:sz w:val="18"/>
                      <w:szCs w:val="18"/>
                    </w:rPr>
                  </w:rPrChange>
                </w:rPr>
                <w:t xml:space="preserve"> kg/kg). Add 2.2 eq. DIC into TJ4S-1213-Sy15-R01, the addition rate depends on temperature control. Activate for 20±5 min at </w:t>
              </w:r>
              <w:r w:rsidRPr="00D05DD3">
                <w:rPr>
                  <w:rFonts w:ascii="Times New Roman" w:eastAsia="等线" w:hAnsi="Times New Roman" w:cs="Times New Roman"/>
                  <w:color w:val="auto"/>
                  <w:sz w:val="18"/>
                  <w:szCs w:val="18"/>
                  <w:lang w:eastAsia="zh-CN"/>
                  <w:rPrChange w:id="13539" w:author="He Han" w:date="2026-10-27T15:48:00Z">
                    <w:rPr>
                      <w:rFonts w:ascii="Times New Roman" w:eastAsia="等线" w:hAnsi="Times New Roman" w:cs="Times New Roman"/>
                      <w:color w:val="000000" w:themeColor="text1"/>
                      <w:sz w:val="18"/>
                      <w:szCs w:val="18"/>
                      <w:lang w:eastAsia="zh-CN"/>
                    </w:rPr>
                  </w:rPrChange>
                </w:rPr>
                <w:t>20</w:t>
              </w:r>
              <w:r w:rsidRPr="00D05DD3">
                <w:rPr>
                  <w:rFonts w:ascii="Times New Roman" w:eastAsia="等线" w:hAnsi="Times New Roman" w:cs="Times New Roman"/>
                  <w:color w:val="auto"/>
                  <w:sz w:val="18"/>
                  <w:szCs w:val="18"/>
                  <w:rPrChange w:id="13540" w:author="He Han" w:date="2026-10-27T15:48:00Z">
                    <w:rPr>
                      <w:rFonts w:ascii="Times New Roman" w:eastAsia="等线" w:hAnsi="Times New Roman" w:cs="Times New Roman"/>
                      <w:color w:val="000000" w:themeColor="text1"/>
                      <w:sz w:val="18"/>
                      <w:szCs w:val="18"/>
                    </w:rPr>
                  </w:rPrChange>
                </w:rPr>
                <w:t>±5</w:t>
              </w:r>
            </w:ins>
            <w:ins w:id="13541" w:author="Johan Granander" w:date="2026-07-28T13:43:00Z">
              <w:r w:rsidR="002D558C" w:rsidRPr="00D05DD3">
                <w:rPr>
                  <w:rFonts w:ascii="Times New Roman" w:eastAsia="等线" w:hAnsi="Times New Roman" w:cs="Times New Roman"/>
                  <w:color w:val="auto"/>
                  <w:sz w:val="18"/>
                  <w:szCs w:val="18"/>
                  <w:rPrChange w:id="13542" w:author="He Han" w:date="2026-10-27T15:48:00Z">
                    <w:rPr>
                      <w:rFonts w:ascii="Times New Roman" w:eastAsia="等线" w:hAnsi="Times New Roman" w:cs="Times New Roman"/>
                      <w:color w:val="000000" w:themeColor="text1"/>
                      <w:sz w:val="18"/>
                      <w:szCs w:val="18"/>
                    </w:rPr>
                  </w:rPrChange>
                </w:rPr>
                <w:t xml:space="preserve"> </w:t>
              </w:r>
            </w:ins>
            <w:ins w:id="13543" w:author="Xuning Wei12232" w:date="2026-07-27T20:39:00Z">
              <w:r w:rsidRPr="00D05DD3">
                <w:rPr>
                  <w:rFonts w:ascii="Times New Roman" w:eastAsia="等线" w:hAnsi="Times New Roman" w:cs="Times New Roman"/>
                  <w:color w:val="auto"/>
                  <w:sz w:val="18"/>
                  <w:szCs w:val="18"/>
                  <w:rPrChange w:id="13544" w:author="He Han" w:date="2026-10-27T15:48:00Z">
                    <w:rPr>
                      <w:rFonts w:ascii="Times New Roman" w:eastAsia="等线" w:hAnsi="Times New Roman" w:cs="Times New Roman"/>
                      <w:color w:val="000000" w:themeColor="text1"/>
                      <w:sz w:val="18"/>
                      <w:szCs w:val="18"/>
                    </w:rPr>
                  </w:rPrChange>
                </w:rPr>
                <w:t xml:space="preserve">℃ (target: </w:t>
              </w:r>
              <w:r w:rsidRPr="00D05DD3">
                <w:rPr>
                  <w:rFonts w:ascii="Times New Roman" w:eastAsia="等线" w:hAnsi="Times New Roman" w:cs="Times New Roman"/>
                  <w:color w:val="auto"/>
                  <w:sz w:val="18"/>
                  <w:szCs w:val="18"/>
                  <w:lang w:eastAsia="zh-CN"/>
                  <w:rPrChange w:id="13545" w:author="He Han" w:date="2026-10-27T15:48:00Z">
                    <w:rPr>
                      <w:rFonts w:ascii="Times New Roman" w:eastAsia="等线" w:hAnsi="Times New Roman" w:cs="Times New Roman"/>
                      <w:color w:val="000000" w:themeColor="text1"/>
                      <w:sz w:val="18"/>
                      <w:szCs w:val="18"/>
                      <w:lang w:eastAsia="zh-CN"/>
                    </w:rPr>
                  </w:rPrChange>
                </w:rPr>
                <w:t>20</w:t>
              </w:r>
            </w:ins>
            <w:ins w:id="13546" w:author="Johan Granander" w:date="2026-07-28T13:43:00Z">
              <w:r w:rsidR="002D558C" w:rsidRPr="00D05DD3">
                <w:rPr>
                  <w:rFonts w:ascii="Times New Roman" w:eastAsia="等线" w:hAnsi="Times New Roman" w:cs="Times New Roman"/>
                  <w:color w:val="auto"/>
                  <w:sz w:val="18"/>
                  <w:szCs w:val="18"/>
                  <w:lang w:eastAsia="zh-CN"/>
                  <w:rPrChange w:id="13547" w:author="He Han" w:date="2026-10-27T15:48:00Z">
                    <w:rPr>
                      <w:rFonts w:ascii="Times New Roman" w:eastAsia="等线" w:hAnsi="Times New Roman" w:cs="Times New Roman"/>
                      <w:color w:val="000000" w:themeColor="text1"/>
                      <w:sz w:val="18"/>
                      <w:szCs w:val="18"/>
                      <w:lang w:eastAsia="zh-CN"/>
                    </w:rPr>
                  </w:rPrChange>
                </w:rPr>
                <w:t xml:space="preserve"> </w:t>
              </w:r>
            </w:ins>
            <w:ins w:id="13548" w:author="Xuning Wei12232" w:date="2026-07-27T20:39:00Z">
              <w:r w:rsidRPr="00D05DD3">
                <w:rPr>
                  <w:rFonts w:ascii="Times New Roman" w:eastAsia="等线" w:hAnsi="Times New Roman" w:cs="Times New Roman"/>
                  <w:color w:val="auto"/>
                  <w:sz w:val="18"/>
                  <w:szCs w:val="18"/>
                  <w:rPrChange w:id="13549" w:author="He Han" w:date="2026-10-27T15:48:00Z">
                    <w:rPr>
                      <w:rFonts w:ascii="Times New Roman" w:eastAsia="等线" w:hAnsi="Times New Roman" w:cs="Times New Roman"/>
                      <w:color w:val="000000" w:themeColor="text1"/>
                      <w:sz w:val="18"/>
                      <w:szCs w:val="18"/>
                    </w:rPr>
                  </w:rPrChange>
                </w:rPr>
                <w:t xml:space="preserve">℃). </w:t>
              </w:r>
            </w:ins>
          </w:p>
          <w:p w14:paraId="036BE162" w14:textId="7F322D29" w:rsidR="0026505D" w:rsidRPr="00BB7730" w:rsidRDefault="0026505D" w:rsidP="0026505D">
            <w:pPr>
              <w:jc w:val="both"/>
              <w:rPr>
                <w:ins w:id="13550" w:author="Xuning Wei12232" w:date="2026-07-27T20:37:00Z"/>
                <w:rFonts w:ascii="Times New Roman" w:eastAsia="仿宋_GB2312" w:hAnsi="Times New Roman" w:cs="Times New Roman"/>
                <w:color w:val="auto"/>
                <w:sz w:val="20"/>
                <w:szCs w:val="20"/>
                <w:lang w:eastAsia="zh-CN" w:bidi="ar"/>
              </w:rPr>
            </w:pPr>
            <w:ins w:id="13551" w:author="Xuning Wei12232" w:date="2026-07-27T20:39:00Z">
              <w:r w:rsidRPr="00D05DD3">
                <w:rPr>
                  <w:rFonts w:ascii="Times New Roman" w:eastAsia="等线" w:hAnsi="Times New Roman" w:cs="Times New Roman"/>
                  <w:color w:val="auto"/>
                  <w:sz w:val="18"/>
                  <w:szCs w:val="18"/>
                  <w:rPrChange w:id="13552" w:author="He Han" w:date="2026-10-27T15:48:00Z">
                    <w:rPr>
                      <w:rFonts w:ascii="Times New Roman" w:eastAsia="等线" w:hAnsi="Times New Roman" w:cs="Times New Roman"/>
                      <w:color w:val="000000" w:themeColor="text1"/>
                      <w:sz w:val="18"/>
                      <w:szCs w:val="18"/>
                    </w:rPr>
                  </w:rPrChange>
                </w:rPr>
                <w:t xml:space="preserve">3. Transfer the mixture in </w:t>
              </w:r>
              <w:r w:rsidRPr="00D05DD3">
                <w:rPr>
                  <w:rFonts w:ascii="Times New Roman" w:eastAsia="仿宋_GB2312" w:hAnsi="Times New Roman" w:cs="Times New Roman"/>
                  <w:color w:val="auto"/>
                  <w:sz w:val="18"/>
                  <w:szCs w:val="18"/>
                  <w:rPrChange w:id="13553" w:author="He Han" w:date="2026-10-27T15:48:00Z">
                    <w:rPr>
                      <w:rFonts w:ascii="Times New Roman" w:eastAsia="仿宋_GB2312" w:hAnsi="Times New Roman" w:cs="Times New Roman"/>
                      <w:color w:val="000000" w:themeColor="text1"/>
                      <w:sz w:val="18"/>
                      <w:szCs w:val="18"/>
                    </w:rPr>
                  </w:rPrChange>
                </w:rPr>
                <w:t>TJ4S-1213-Sy15</w:t>
              </w:r>
              <w:r w:rsidRPr="00D05DD3">
                <w:rPr>
                  <w:rFonts w:ascii="Times New Roman" w:eastAsia="仿宋_GB2312" w:hAnsi="Times New Roman" w:cs="Times New Roman"/>
                  <w:color w:val="auto"/>
                  <w:sz w:val="18"/>
                  <w:szCs w:val="18"/>
                  <w:lang w:eastAsia="zh-CN"/>
                  <w:rPrChange w:id="13554" w:author="He Han" w:date="2026-10-27T15:48:00Z">
                    <w:rPr>
                      <w:rFonts w:ascii="Times New Roman" w:eastAsia="仿宋_GB2312" w:hAnsi="Times New Roman" w:cs="Times New Roman"/>
                      <w:color w:val="000000" w:themeColor="text1"/>
                      <w:sz w:val="18"/>
                      <w:szCs w:val="18"/>
                      <w:lang w:eastAsia="zh-CN"/>
                    </w:rPr>
                  </w:rPrChange>
                </w:rPr>
                <w:t xml:space="preserve">-R01 </w:t>
              </w:r>
              <w:r w:rsidRPr="00D05DD3">
                <w:rPr>
                  <w:rFonts w:ascii="Times New Roman" w:eastAsia="等线" w:hAnsi="Times New Roman" w:cs="Times New Roman"/>
                  <w:color w:val="auto"/>
                  <w:sz w:val="18"/>
                  <w:szCs w:val="18"/>
                  <w:rPrChange w:id="13555" w:author="He Han" w:date="2026-10-27T15:48:00Z">
                    <w:rPr>
                      <w:rFonts w:ascii="Times New Roman" w:eastAsia="等线" w:hAnsi="Times New Roman" w:cs="Times New Roman"/>
                      <w:color w:val="000000" w:themeColor="text1"/>
                      <w:sz w:val="18"/>
                      <w:szCs w:val="18"/>
                    </w:rPr>
                  </w:rPrChange>
                </w:rPr>
                <w:t xml:space="preserve">into </w:t>
              </w:r>
              <w:r w:rsidRPr="00D05DD3">
                <w:rPr>
                  <w:rFonts w:ascii="Times New Roman" w:eastAsia="仿宋_GB2312" w:hAnsi="Times New Roman" w:cs="Times New Roman"/>
                  <w:color w:val="auto"/>
                  <w:sz w:val="18"/>
                  <w:szCs w:val="18"/>
                  <w:rPrChange w:id="13556" w:author="He Han" w:date="2026-10-27T15:48:00Z">
                    <w:rPr>
                      <w:rFonts w:ascii="Times New Roman" w:eastAsia="仿宋_GB2312" w:hAnsi="Times New Roman" w:cs="Times New Roman"/>
                      <w:color w:val="000000" w:themeColor="text1"/>
                      <w:sz w:val="18"/>
                      <w:szCs w:val="18"/>
                    </w:rPr>
                  </w:rPrChange>
                </w:rPr>
                <w:t>TJ4S-1213-Sy1</w:t>
              </w:r>
              <w:r w:rsidRPr="00D05DD3">
                <w:rPr>
                  <w:rFonts w:ascii="Times New Roman" w:eastAsia="仿宋_GB2312" w:hAnsi="Times New Roman" w:cs="Times New Roman"/>
                  <w:color w:val="auto"/>
                  <w:sz w:val="18"/>
                  <w:szCs w:val="18"/>
                  <w:lang w:eastAsia="zh-CN"/>
                  <w:rPrChange w:id="13557" w:author="He Han" w:date="2026-10-27T15:48:00Z">
                    <w:rPr>
                      <w:rFonts w:ascii="Times New Roman" w:eastAsia="仿宋_GB2312" w:hAnsi="Times New Roman" w:cs="Times New Roman"/>
                      <w:color w:val="000000" w:themeColor="text1"/>
                      <w:sz w:val="18"/>
                      <w:szCs w:val="18"/>
                      <w:lang w:eastAsia="zh-CN"/>
                    </w:rPr>
                  </w:rPrChange>
                </w:rPr>
                <w:t>5</w:t>
              </w:r>
              <w:r w:rsidRPr="00D05DD3">
                <w:rPr>
                  <w:rFonts w:ascii="Times New Roman" w:eastAsia="等线" w:hAnsi="Times New Roman" w:cs="Times New Roman"/>
                  <w:color w:val="auto"/>
                  <w:sz w:val="18"/>
                  <w:szCs w:val="18"/>
                  <w:rPrChange w:id="13558" w:author="He Han" w:date="2026-10-27T15:48:00Z">
                    <w:rPr>
                      <w:rFonts w:ascii="Times New Roman" w:eastAsia="等线" w:hAnsi="Times New Roman" w:cs="Times New Roman"/>
                      <w:color w:val="000000" w:themeColor="text1"/>
                      <w:sz w:val="18"/>
                      <w:szCs w:val="18"/>
                    </w:rPr>
                  </w:rPrChange>
                </w:rPr>
                <w:t>. Add</w:t>
              </w:r>
              <w:r w:rsidRPr="00D05DD3">
                <w:rPr>
                  <w:rFonts w:ascii="Times New Roman" w:eastAsia="等线" w:hAnsi="Times New Roman" w:cs="Times New Roman"/>
                  <w:bCs w:val="0"/>
                  <w:color w:val="auto"/>
                  <w:sz w:val="18"/>
                  <w:szCs w:val="18"/>
                  <w:rPrChange w:id="13559" w:author="He Han" w:date="2026-10-27T15:48:00Z">
                    <w:rPr>
                      <w:rFonts w:ascii="Times New Roman" w:eastAsia="等线" w:hAnsi="Times New Roman" w:cs="Times New Roman"/>
                      <w:bCs w:val="0"/>
                      <w:color w:val="000000" w:themeColor="text1"/>
                      <w:sz w:val="18"/>
                      <w:szCs w:val="18"/>
                    </w:rPr>
                  </w:rPrChange>
                </w:rPr>
                <w:t xml:space="preserve"> </w:t>
              </w:r>
              <w:r w:rsidRPr="00D05DD3">
                <w:rPr>
                  <w:rFonts w:ascii="Times New Roman" w:eastAsia="等线" w:hAnsi="Times New Roman" w:cs="Times New Roman"/>
                  <w:bCs w:val="0"/>
                  <w:color w:val="auto"/>
                  <w:sz w:val="18"/>
                  <w:szCs w:val="18"/>
                  <w:lang w:eastAsia="zh-CN"/>
                  <w:rPrChange w:id="13560" w:author="He Han" w:date="2026-10-27T15:48:00Z">
                    <w:rPr>
                      <w:rFonts w:ascii="Times New Roman" w:eastAsia="等线" w:hAnsi="Times New Roman" w:cs="Times New Roman"/>
                      <w:bCs w:val="0"/>
                      <w:color w:val="000000" w:themeColor="text1"/>
                      <w:sz w:val="18"/>
                      <w:szCs w:val="18"/>
                      <w:lang w:eastAsia="zh-CN"/>
                    </w:rPr>
                  </w:rPrChange>
                </w:rPr>
                <w:t>1.0 V DMF (0.9</w:t>
              </w:r>
            </w:ins>
            <w:ins w:id="13561" w:author="He Han" w:date="2026-10-27T15:48:00Z">
              <w:r w:rsidR="00D05DD3">
                <w:rPr>
                  <w:rFonts w:ascii="Times New Roman" w:eastAsia="等线" w:hAnsi="Times New Roman" w:cs="Times New Roman"/>
                  <w:bCs w:val="0"/>
                  <w:color w:val="auto"/>
                  <w:sz w:val="18"/>
                  <w:szCs w:val="18"/>
                  <w:lang w:eastAsia="zh-CN"/>
                </w:rPr>
                <w:t>5</w:t>
              </w:r>
            </w:ins>
            <w:ins w:id="13562" w:author="Xuning Wei12232" w:date="2026-07-27T20:39:00Z">
              <w:del w:id="13563" w:author="He Han" w:date="2026-10-27T15:48:00Z">
                <w:r w:rsidRPr="00D05DD3" w:rsidDel="00D05DD3">
                  <w:rPr>
                    <w:rFonts w:ascii="Times New Roman" w:eastAsia="等线" w:hAnsi="Times New Roman" w:cs="Times New Roman"/>
                    <w:bCs w:val="0"/>
                    <w:color w:val="auto"/>
                    <w:sz w:val="18"/>
                    <w:szCs w:val="18"/>
                    <w:lang w:eastAsia="zh-CN"/>
                    <w:rPrChange w:id="13564" w:author="He Han" w:date="2026-10-27T15:48:00Z">
                      <w:rPr>
                        <w:rFonts w:ascii="Times New Roman" w:eastAsia="等线" w:hAnsi="Times New Roman" w:cs="Times New Roman"/>
                        <w:bCs w:val="0"/>
                        <w:color w:val="000000" w:themeColor="text1"/>
                        <w:sz w:val="18"/>
                        <w:szCs w:val="18"/>
                        <w:lang w:eastAsia="zh-CN"/>
                      </w:rPr>
                    </w:rPrChange>
                  </w:rPr>
                  <w:delText>48</w:delText>
                </w:r>
              </w:del>
              <w:r w:rsidRPr="00D05DD3">
                <w:rPr>
                  <w:rFonts w:ascii="Times New Roman" w:eastAsia="等线" w:hAnsi="Times New Roman" w:cs="Times New Roman"/>
                  <w:bCs w:val="0"/>
                  <w:color w:val="auto"/>
                  <w:sz w:val="18"/>
                  <w:szCs w:val="18"/>
                  <w:lang w:eastAsia="zh-CN"/>
                  <w:rPrChange w:id="13565" w:author="He Han" w:date="2026-10-27T15:48:00Z">
                    <w:rPr>
                      <w:rFonts w:ascii="Times New Roman" w:eastAsia="等线" w:hAnsi="Times New Roman" w:cs="Times New Roman"/>
                      <w:bCs w:val="0"/>
                      <w:color w:val="000000" w:themeColor="text1"/>
                      <w:sz w:val="18"/>
                      <w:szCs w:val="18"/>
                      <w:lang w:eastAsia="zh-CN"/>
                    </w:rPr>
                  </w:rPrChange>
                </w:rPr>
                <w:t xml:space="preserve"> kg/kg) </w:t>
              </w:r>
              <w:r w:rsidRPr="00D05DD3">
                <w:rPr>
                  <w:rFonts w:ascii="Times New Roman" w:eastAsia="等线" w:hAnsi="Times New Roman" w:cs="Times New Roman"/>
                  <w:color w:val="auto"/>
                  <w:sz w:val="18"/>
                  <w:szCs w:val="18"/>
                  <w:rPrChange w:id="13566" w:author="He Han" w:date="2026-10-27T15:48:00Z">
                    <w:rPr>
                      <w:rFonts w:ascii="Times New Roman" w:eastAsia="等线" w:hAnsi="Times New Roman" w:cs="Times New Roman"/>
                      <w:color w:val="000000" w:themeColor="text1"/>
                      <w:sz w:val="18"/>
                      <w:szCs w:val="18"/>
                    </w:rPr>
                  </w:rPrChange>
                </w:rPr>
                <w:t xml:space="preserve">into </w:t>
              </w:r>
              <w:r w:rsidRPr="00D05DD3">
                <w:rPr>
                  <w:rFonts w:ascii="Times New Roman" w:eastAsia="仿宋_GB2312" w:hAnsi="Times New Roman" w:cs="Times New Roman"/>
                  <w:color w:val="auto"/>
                  <w:sz w:val="18"/>
                  <w:szCs w:val="18"/>
                  <w:rPrChange w:id="13567" w:author="He Han" w:date="2026-10-27T15:48:00Z">
                    <w:rPr>
                      <w:rFonts w:ascii="Times New Roman" w:eastAsia="仿宋_GB2312" w:hAnsi="Times New Roman" w:cs="Times New Roman"/>
                      <w:color w:val="000000" w:themeColor="text1"/>
                      <w:sz w:val="18"/>
                      <w:szCs w:val="18"/>
                    </w:rPr>
                  </w:rPrChange>
                </w:rPr>
                <w:t>TJ4S-1213-Sy15</w:t>
              </w:r>
              <w:r w:rsidRPr="00D05DD3">
                <w:rPr>
                  <w:rFonts w:ascii="Times New Roman" w:eastAsia="仿宋_GB2312" w:hAnsi="Times New Roman" w:cs="Times New Roman"/>
                  <w:color w:val="auto"/>
                  <w:sz w:val="18"/>
                  <w:szCs w:val="18"/>
                  <w:lang w:eastAsia="zh-CN"/>
                  <w:rPrChange w:id="13568" w:author="He Han" w:date="2026-10-27T15:48:00Z">
                    <w:rPr>
                      <w:rFonts w:ascii="Times New Roman" w:eastAsia="仿宋_GB2312" w:hAnsi="Times New Roman" w:cs="Times New Roman"/>
                      <w:color w:val="000000" w:themeColor="text1"/>
                      <w:sz w:val="18"/>
                      <w:szCs w:val="18"/>
                      <w:lang w:eastAsia="zh-CN"/>
                    </w:rPr>
                  </w:rPrChange>
                </w:rPr>
                <w:t>-R01</w:t>
              </w:r>
              <w:r w:rsidRPr="00D05DD3">
                <w:rPr>
                  <w:rFonts w:ascii="Times New Roman" w:eastAsia="等线" w:hAnsi="Times New Roman" w:cs="Times New Roman"/>
                  <w:color w:val="auto"/>
                  <w:sz w:val="18"/>
                  <w:szCs w:val="18"/>
                  <w:rPrChange w:id="13569" w:author="He Han" w:date="2026-10-27T15:48:00Z">
                    <w:rPr>
                      <w:rFonts w:ascii="Times New Roman" w:eastAsia="等线" w:hAnsi="Times New Roman" w:cs="Times New Roman"/>
                      <w:color w:val="000000" w:themeColor="text1"/>
                      <w:sz w:val="18"/>
                      <w:szCs w:val="18"/>
                    </w:rPr>
                  </w:rPrChange>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3570" w:author="Xuning Wei12232" w:date="2026-07-27T20:59:00Z">
              <w:tcPr>
                <w:tcW w:w="842" w:type="pct"/>
                <w:gridSpan w:val="3"/>
                <w:vMerge w:val="restart"/>
                <w:shd w:val="clear" w:color="auto" w:fill="FFFFFF" w:themeFill="background1"/>
                <w:vAlign w:val="center"/>
              </w:tcPr>
            </w:tcPrChange>
          </w:tcPr>
          <w:p w14:paraId="4AE5D36C" w14:textId="77777777" w:rsidR="00153539" w:rsidRPr="00BB7730" w:rsidRDefault="00153539">
            <w:pPr>
              <w:pStyle w:val="afc"/>
              <w:numPr>
                <w:ilvl w:val="0"/>
                <w:numId w:val="189"/>
              </w:numPr>
              <w:ind w:firstLineChars="0"/>
              <w:jc w:val="both"/>
              <w:rPr>
                <w:ins w:id="13571" w:author="He Han" w:date="2026-10-22T22:12:00Z"/>
                <w:rFonts w:ascii="Times New Roman" w:hAnsi="Times New Roman" w:cs="Times New Roman"/>
                <w:color w:val="auto"/>
                <w:sz w:val="18"/>
                <w:szCs w:val="18"/>
                <w:shd w:val="clear" w:color="auto" w:fill="FFFFFF"/>
              </w:rPr>
              <w:pPrChange w:id="13572" w:author="He Han" w:date="2026-10-22T22:15:00Z">
                <w:pPr>
                  <w:pStyle w:val="afc"/>
                  <w:numPr>
                    <w:numId w:val="161"/>
                  </w:numPr>
                  <w:ind w:left="420" w:firstLineChars="0" w:hanging="420"/>
                  <w:jc w:val="both"/>
                </w:pPr>
              </w:pPrChange>
            </w:pPr>
            <w:ins w:id="13573" w:author="He Han" w:date="2026-10-22T22:12:00Z">
              <w:r w:rsidRPr="00BB7730">
                <w:rPr>
                  <w:rFonts w:ascii="Times New Roman" w:hAnsi="Times New Roman" w:cs="Times New Roman"/>
                  <w:color w:val="00B0F0"/>
                  <w:sz w:val="18"/>
                  <w:szCs w:val="18"/>
                  <w:shd w:val="clear" w:color="auto" w:fill="FFFFFF"/>
                </w:rPr>
                <w:lastRenderedPageBreak/>
                <w:t>Material of body</w:t>
              </w:r>
              <w:r w:rsidRPr="00BB7730">
                <w:rPr>
                  <w:rFonts w:ascii="Times New Roman" w:hAnsi="Times New Roman" w:cs="Times New Roman"/>
                  <w:color w:val="auto"/>
                  <w:sz w:val="18"/>
                  <w:szCs w:val="18"/>
                  <w:shd w:val="clear" w:color="auto" w:fill="FFFFFF"/>
                </w:rPr>
                <w:t>: Hastelloy (C-276)</w:t>
              </w:r>
            </w:ins>
          </w:p>
          <w:p w14:paraId="6DECB40B" w14:textId="77777777" w:rsidR="00153539" w:rsidRPr="00BB7730" w:rsidRDefault="00153539">
            <w:pPr>
              <w:pStyle w:val="afc"/>
              <w:numPr>
                <w:ilvl w:val="0"/>
                <w:numId w:val="189"/>
              </w:numPr>
              <w:ind w:firstLineChars="0"/>
              <w:jc w:val="both"/>
              <w:rPr>
                <w:ins w:id="13574" w:author="He Han" w:date="2026-10-22T22:12:00Z"/>
                <w:rFonts w:ascii="Times New Roman" w:hAnsi="Times New Roman" w:cs="Times New Roman"/>
                <w:color w:val="auto"/>
                <w:sz w:val="18"/>
                <w:szCs w:val="18"/>
                <w:shd w:val="clear" w:color="auto" w:fill="FFFFFF"/>
              </w:rPr>
              <w:pPrChange w:id="13575" w:author="He Han" w:date="2026-10-22T22:15:00Z">
                <w:pPr>
                  <w:pStyle w:val="afc"/>
                  <w:numPr>
                    <w:numId w:val="161"/>
                  </w:numPr>
                  <w:ind w:left="420" w:firstLineChars="0" w:hanging="420"/>
                  <w:jc w:val="both"/>
                </w:pPr>
              </w:pPrChange>
            </w:pPr>
            <w:ins w:id="13576" w:author="He Han" w:date="2026-10-22T22:12:00Z">
              <w:r w:rsidRPr="00BB7730">
                <w:rPr>
                  <w:rFonts w:ascii="Times New Roman" w:hAnsi="Times New Roman" w:cs="Times New Roman"/>
                  <w:color w:val="auto"/>
                  <w:sz w:val="18"/>
                  <w:szCs w:val="18"/>
                  <w:shd w:val="clear" w:color="auto" w:fill="FFFFFF"/>
                </w:rPr>
                <w:lastRenderedPageBreak/>
                <w:t>Agitator material: Hastelloy (C-276)</w:t>
              </w:r>
            </w:ins>
          </w:p>
          <w:p w14:paraId="2CC3F3B9" w14:textId="77777777" w:rsidR="00153539" w:rsidRPr="00BB7730" w:rsidRDefault="00153539">
            <w:pPr>
              <w:pStyle w:val="afc"/>
              <w:numPr>
                <w:ilvl w:val="0"/>
                <w:numId w:val="189"/>
              </w:numPr>
              <w:ind w:firstLineChars="0"/>
              <w:jc w:val="both"/>
              <w:rPr>
                <w:ins w:id="13577" w:author="He Han" w:date="2026-10-22T22:12:00Z"/>
                <w:rFonts w:ascii="Times New Roman" w:hAnsi="Times New Roman" w:cs="Times New Roman"/>
                <w:color w:val="auto"/>
                <w:sz w:val="18"/>
                <w:szCs w:val="18"/>
                <w:shd w:val="clear" w:color="auto" w:fill="FFFFFF"/>
              </w:rPr>
              <w:pPrChange w:id="13578" w:author="He Han" w:date="2026-10-22T22:15:00Z">
                <w:pPr>
                  <w:pStyle w:val="afc"/>
                  <w:numPr>
                    <w:numId w:val="161"/>
                  </w:numPr>
                  <w:ind w:left="420" w:firstLineChars="0" w:hanging="420"/>
                  <w:jc w:val="both"/>
                </w:pPr>
              </w:pPrChange>
            </w:pPr>
            <w:ins w:id="13579" w:author="He Han" w:date="2026-10-22T22:12:00Z">
              <w:r w:rsidRPr="00BB7730">
                <w:rPr>
                  <w:rFonts w:ascii="Times New Roman" w:hAnsi="Times New Roman" w:cs="Times New Roman"/>
                  <w:color w:val="auto"/>
                  <w:sz w:val="18"/>
                  <w:szCs w:val="18"/>
                  <w:shd w:val="clear" w:color="auto" w:fill="FFFFFF"/>
                </w:rPr>
                <w:t>Sight glass: Glass</w:t>
              </w:r>
            </w:ins>
          </w:p>
          <w:p w14:paraId="7469BF12" w14:textId="77777777" w:rsidR="00153539" w:rsidRPr="00BB7730" w:rsidRDefault="00153539">
            <w:pPr>
              <w:pStyle w:val="afc"/>
              <w:numPr>
                <w:ilvl w:val="0"/>
                <w:numId w:val="189"/>
              </w:numPr>
              <w:ind w:firstLineChars="0"/>
              <w:jc w:val="both"/>
              <w:rPr>
                <w:ins w:id="13580" w:author="He Han" w:date="2026-10-22T22:12:00Z"/>
                <w:rFonts w:ascii="Times New Roman" w:hAnsi="Times New Roman" w:cs="Times New Roman"/>
                <w:color w:val="auto"/>
                <w:sz w:val="18"/>
                <w:szCs w:val="18"/>
                <w:shd w:val="clear" w:color="auto" w:fill="FFFFFF"/>
              </w:rPr>
              <w:pPrChange w:id="13581" w:author="He Han" w:date="2026-10-22T22:15:00Z">
                <w:pPr>
                  <w:pStyle w:val="afc"/>
                  <w:numPr>
                    <w:numId w:val="161"/>
                  </w:numPr>
                  <w:ind w:left="420" w:firstLineChars="0" w:hanging="420"/>
                  <w:jc w:val="both"/>
                </w:pPr>
              </w:pPrChange>
            </w:pPr>
            <w:ins w:id="13582"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17D3FE97" w14:textId="77777777" w:rsidR="00153539" w:rsidRPr="00BB7730" w:rsidRDefault="00153539">
            <w:pPr>
              <w:pStyle w:val="afc"/>
              <w:numPr>
                <w:ilvl w:val="0"/>
                <w:numId w:val="189"/>
              </w:numPr>
              <w:ind w:firstLineChars="0"/>
              <w:jc w:val="both"/>
              <w:rPr>
                <w:ins w:id="13583" w:author="He Han" w:date="2026-10-22T22:12:00Z"/>
                <w:rFonts w:ascii="Times New Roman" w:hAnsi="Times New Roman" w:cs="Times New Roman"/>
                <w:color w:val="auto"/>
                <w:sz w:val="18"/>
                <w:szCs w:val="18"/>
                <w:shd w:val="clear" w:color="auto" w:fill="FFFFFF"/>
              </w:rPr>
              <w:pPrChange w:id="13584" w:author="He Han" w:date="2026-10-22T22:15:00Z">
                <w:pPr>
                  <w:pStyle w:val="afc"/>
                  <w:numPr>
                    <w:numId w:val="161"/>
                  </w:numPr>
                  <w:ind w:left="420" w:firstLineChars="0" w:hanging="420"/>
                  <w:jc w:val="both"/>
                </w:pPr>
              </w:pPrChange>
            </w:pPr>
            <w:ins w:id="13585"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3ADAB3CF" w14:textId="77777777" w:rsidR="00153539" w:rsidRPr="00BB7730" w:rsidRDefault="00153539">
            <w:pPr>
              <w:pStyle w:val="afc"/>
              <w:numPr>
                <w:ilvl w:val="0"/>
                <w:numId w:val="189"/>
              </w:numPr>
              <w:ind w:firstLineChars="0"/>
              <w:jc w:val="both"/>
              <w:rPr>
                <w:ins w:id="13586" w:author="He Han" w:date="2026-10-22T22:12:00Z"/>
                <w:rFonts w:ascii="Times New Roman" w:hAnsi="Times New Roman" w:cs="Times New Roman"/>
                <w:color w:val="auto"/>
                <w:sz w:val="18"/>
                <w:szCs w:val="18"/>
                <w:shd w:val="clear" w:color="auto" w:fill="FFFFFF"/>
              </w:rPr>
              <w:pPrChange w:id="13587" w:author="He Han" w:date="2026-10-22T22:15:00Z">
                <w:pPr>
                  <w:pStyle w:val="afc"/>
                  <w:numPr>
                    <w:numId w:val="161"/>
                  </w:numPr>
                  <w:ind w:left="420" w:firstLineChars="0" w:hanging="420"/>
                  <w:jc w:val="both"/>
                </w:pPr>
              </w:pPrChange>
            </w:pPr>
            <w:ins w:id="13588" w:author="He Han" w:date="2026-10-22T22:12:00Z">
              <w:r w:rsidRPr="00BB7730">
                <w:rPr>
                  <w:rFonts w:ascii="Times New Roman" w:hAnsi="Times New Roman" w:cs="Times New Roman"/>
                  <w:color w:val="auto"/>
                  <w:sz w:val="18"/>
                  <w:szCs w:val="18"/>
                  <w:shd w:val="clear" w:color="auto" w:fill="FFFFFF"/>
                </w:rPr>
                <w:t>Sealing ring: PTFE</w:t>
              </w:r>
            </w:ins>
          </w:p>
          <w:p w14:paraId="7330D494" w14:textId="77777777" w:rsidR="00153539" w:rsidRPr="00BB7730" w:rsidRDefault="00153539">
            <w:pPr>
              <w:pStyle w:val="afc"/>
              <w:numPr>
                <w:ilvl w:val="0"/>
                <w:numId w:val="189"/>
              </w:numPr>
              <w:ind w:firstLineChars="0"/>
              <w:jc w:val="both"/>
              <w:rPr>
                <w:ins w:id="13589" w:author="He Han" w:date="2026-10-22T22:12:00Z"/>
                <w:rFonts w:ascii="Times New Roman" w:hAnsi="Times New Roman" w:cs="Times New Roman"/>
                <w:color w:val="auto"/>
                <w:sz w:val="18"/>
                <w:szCs w:val="18"/>
                <w:shd w:val="clear" w:color="auto" w:fill="FFFFFF"/>
              </w:rPr>
              <w:pPrChange w:id="13590" w:author="He Han" w:date="2026-10-22T22:15:00Z">
                <w:pPr>
                  <w:pStyle w:val="afc"/>
                  <w:numPr>
                    <w:numId w:val="161"/>
                  </w:numPr>
                  <w:ind w:left="420" w:firstLineChars="0" w:hanging="420"/>
                  <w:jc w:val="both"/>
                </w:pPr>
              </w:pPrChange>
            </w:pPr>
            <w:ins w:id="13591" w:author="He Han" w:date="2026-10-22T22:12:00Z">
              <w:r w:rsidRPr="00BB7730">
                <w:rPr>
                  <w:rFonts w:ascii="Times New Roman" w:hAnsi="Times New Roman" w:cs="Times New Roman"/>
                  <w:color w:val="auto"/>
                  <w:sz w:val="18"/>
                  <w:szCs w:val="18"/>
                  <w:shd w:val="clear" w:color="auto" w:fill="FFFFFF"/>
                </w:rPr>
                <w:t>Mass flow meter: SS</w:t>
              </w:r>
            </w:ins>
          </w:p>
          <w:p w14:paraId="33581D70" w14:textId="77777777" w:rsidR="00153539" w:rsidRPr="00BB7730" w:rsidRDefault="00153539">
            <w:pPr>
              <w:pStyle w:val="afc"/>
              <w:numPr>
                <w:ilvl w:val="0"/>
                <w:numId w:val="189"/>
              </w:numPr>
              <w:ind w:firstLineChars="0"/>
              <w:jc w:val="both"/>
              <w:rPr>
                <w:ins w:id="13592" w:author="He Han" w:date="2026-10-22T22:12:00Z"/>
                <w:rFonts w:ascii="Times New Roman" w:hAnsi="Times New Roman" w:cs="Times New Roman"/>
                <w:color w:val="auto"/>
                <w:sz w:val="18"/>
                <w:szCs w:val="18"/>
                <w:shd w:val="clear" w:color="auto" w:fill="FFFFFF"/>
              </w:rPr>
              <w:pPrChange w:id="13593" w:author="He Han" w:date="2026-10-22T22:15:00Z">
                <w:pPr>
                  <w:pStyle w:val="afc"/>
                  <w:numPr>
                    <w:numId w:val="161"/>
                  </w:numPr>
                  <w:ind w:left="420" w:firstLineChars="0" w:hanging="420"/>
                  <w:jc w:val="both"/>
                </w:pPr>
              </w:pPrChange>
            </w:pPr>
            <w:ins w:id="13594"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566E2C46" w14:textId="77777777" w:rsidR="00153539" w:rsidRPr="00BB7730" w:rsidRDefault="00153539">
            <w:pPr>
              <w:pStyle w:val="afc"/>
              <w:numPr>
                <w:ilvl w:val="0"/>
                <w:numId w:val="189"/>
              </w:numPr>
              <w:ind w:firstLineChars="0"/>
              <w:jc w:val="both"/>
              <w:rPr>
                <w:ins w:id="13595" w:author="He Han" w:date="2026-10-22T22:12:00Z"/>
                <w:rFonts w:ascii="Times New Roman" w:eastAsiaTheme="minorEastAsia" w:hAnsi="Times New Roman" w:cs="Times New Roman"/>
                <w:color w:val="auto"/>
                <w:sz w:val="18"/>
                <w:szCs w:val="18"/>
                <w:shd w:val="clear" w:color="auto" w:fill="FFFFFF"/>
                <w:lang w:eastAsia="zh-CN"/>
              </w:rPr>
              <w:pPrChange w:id="13596" w:author="He Han" w:date="2026-10-22T22:15:00Z">
                <w:pPr>
                  <w:pStyle w:val="afc"/>
                  <w:numPr>
                    <w:numId w:val="161"/>
                  </w:numPr>
                  <w:ind w:left="420" w:firstLineChars="0" w:hanging="420"/>
                  <w:jc w:val="both"/>
                </w:pPr>
              </w:pPrChange>
            </w:pPr>
            <w:ins w:id="13597"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5BA56A6C" w14:textId="77777777" w:rsidR="00153539" w:rsidRPr="00BB7730" w:rsidRDefault="00153539">
            <w:pPr>
              <w:pStyle w:val="afc"/>
              <w:numPr>
                <w:ilvl w:val="0"/>
                <w:numId w:val="189"/>
              </w:numPr>
              <w:ind w:firstLineChars="0"/>
              <w:jc w:val="both"/>
              <w:rPr>
                <w:ins w:id="13598" w:author="He Han" w:date="2026-10-22T22:12:00Z"/>
                <w:rFonts w:ascii="Times New Roman" w:eastAsiaTheme="minorEastAsia" w:hAnsi="Times New Roman" w:cs="Times New Roman"/>
                <w:bCs w:val="0"/>
                <w:color w:val="auto"/>
                <w:sz w:val="18"/>
                <w:szCs w:val="18"/>
                <w:shd w:val="clear" w:color="auto" w:fill="FFFFFF"/>
                <w:lang w:eastAsia="zh-CN"/>
              </w:rPr>
              <w:pPrChange w:id="13599" w:author="He Han" w:date="2026-10-22T22:15:00Z">
                <w:pPr>
                  <w:pStyle w:val="afc"/>
                  <w:numPr>
                    <w:numId w:val="161"/>
                  </w:numPr>
                  <w:ind w:left="420" w:firstLineChars="0" w:hanging="420"/>
                  <w:jc w:val="both"/>
                </w:pPr>
              </w:pPrChange>
            </w:pPr>
            <w:ins w:id="13600"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73F087C6" w14:textId="209668AE" w:rsidR="00153539" w:rsidRPr="00BB7730" w:rsidRDefault="00153539">
            <w:pPr>
              <w:pStyle w:val="afc"/>
              <w:numPr>
                <w:ilvl w:val="0"/>
                <w:numId w:val="189"/>
              </w:numPr>
              <w:ind w:firstLineChars="0"/>
              <w:jc w:val="both"/>
              <w:rPr>
                <w:ins w:id="13601" w:author="He Han" w:date="2026-10-22T22:15:00Z"/>
                <w:rFonts w:ascii="Times New Roman" w:hAnsi="Times New Roman" w:cs="Times New Roman"/>
                <w:color w:val="0000FF"/>
                <w:sz w:val="18"/>
                <w:szCs w:val="18"/>
                <w:shd w:val="clear" w:color="auto" w:fill="FFFFFF"/>
              </w:rPr>
              <w:pPrChange w:id="13602" w:author="He Han" w:date="2026-10-22T22:15:00Z">
                <w:pPr>
                  <w:pStyle w:val="afc"/>
                  <w:numPr>
                    <w:numId w:val="161"/>
                  </w:numPr>
                  <w:ind w:left="420" w:firstLineChars="0" w:hanging="420"/>
                  <w:jc w:val="both"/>
                </w:pPr>
              </w:pPrChange>
            </w:pPr>
            <w:ins w:id="13603"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453AAC82" w14:textId="08723F08" w:rsidR="00153539" w:rsidRPr="00BB7730" w:rsidRDefault="00153539">
            <w:pPr>
              <w:pStyle w:val="afc"/>
              <w:numPr>
                <w:ilvl w:val="0"/>
                <w:numId w:val="189"/>
              </w:numPr>
              <w:ind w:firstLineChars="0"/>
              <w:jc w:val="both"/>
              <w:rPr>
                <w:ins w:id="13604" w:author="He Han" w:date="2026-10-22T22:12:00Z"/>
                <w:rFonts w:ascii="Times New Roman" w:hAnsi="Times New Roman" w:cs="Times New Roman"/>
                <w:color w:val="0000FF"/>
                <w:sz w:val="18"/>
                <w:szCs w:val="18"/>
                <w:shd w:val="clear" w:color="auto" w:fill="FFFFFF"/>
              </w:rPr>
              <w:pPrChange w:id="13605" w:author="He Han" w:date="2026-10-22T22:15:00Z">
                <w:pPr>
                  <w:pStyle w:val="afc"/>
                  <w:numPr>
                    <w:numId w:val="161"/>
                  </w:numPr>
                  <w:ind w:left="420" w:firstLineChars="0" w:hanging="420"/>
                  <w:jc w:val="both"/>
                </w:pPr>
              </w:pPrChange>
            </w:pPr>
            <w:ins w:id="13606" w:author="He Han" w:date="2026-10-22T22:15: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24166ADF" w14:textId="0BDFA6FE" w:rsidR="0026505D" w:rsidRPr="00BB7730" w:rsidDel="00153539" w:rsidRDefault="00153539" w:rsidP="00153539">
            <w:pPr>
              <w:rPr>
                <w:ins w:id="13607" w:author="Xuning Wei12232" w:date="2026-07-27T20:51:00Z"/>
                <w:del w:id="13608" w:author="He Han" w:date="2026-10-22T22:12:00Z"/>
                <w:rFonts w:ascii="Times New Roman" w:hAnsi="Times New Roman" w:cs="Times New Roman"/>
                <w:color w:val="auto"/>
                <w:sz w:val="18"/>
                <w:szCs w:val="18"/>
                <w:shd w:val="clear" w:color="auto" w:fill="FFFFFF"/>
              </w:rPr>
            </w:pPr>
            <w:ins w:id="13609" w:author="He Han" w:date="2026-10-22T22:15:00Z">
              <w:r w:rsidRPr="00BB7730" w:rsidDel="006379C0">
                <w:rPr>
                  <w:rFonts w:ascii="Times New Roman" w:hAnsi="Times New Roman" w:cs="Times New Roman"/>
                  <w:color w:val="auto"/>
                  <w:sz w:val="18"/>
                  <w:szCs w:val="18"/>
                  <w:shd w:val="clear" w:color="auto" w:fill="FFFFFF"/>
                </w:rPr>
                <w:t xml:space="preserve"> </w:t>
              </w:r>
            </w:ins>
            <w:ins w:id="13610" w:author="Xuning Wei12232" w:date="2026-07-27T20:51:00Z">
              <w:del w:id="13611" w:author="He Han" w:date="2026-10-12T14:35:00Z">
                <w:r w:rsidR="0026505D" w:rsidRPr="00BB7730" w:rsidDel="006379C0">
                  <w:rPr>
                    <w:rFonts w:ascii="Times New Roman" w:hAnsi="Times New Roman" w:cs="Times New Roman"/>
                    <w:color w:val="auto"/>
                    <w:sz w:val="18"/>
                    <w:szCs w:val="18"/>
                    <w:shd w:val="clear" w:color="auto" w:fill="FFFFFF"/>
                  </w:rPr>
                  <w:delText>Tank material:</w:delText>
                </w:r>
              </w:del>
              <w:del w:id="13612" w:author="He Han" w:date="2026-10-22T22:12:00Z">
                <w:r w:rsidR="0026505D" w:rsidRPr="00BB7730" w:rsidDel="00153539">
                  <w:rPr>
                    <w:rFonts w:ascii="Times New Roman" w:hAnsi="Times New Roman" w:cs="Times New Roman"/>
                    <w:color w:val="auto"/>
                    <w:sz w:val="18"/>
                    <w:szCs w:val="18"/>
                    <w:shd w:val="clear" w:color="auto" w:fill="FFFFFF"/>
                  </w:rPr>
                  <w:delText xml:space="preserve"> Hastelloy (C-276)</w:delText>
                </w:r>
              </w:del>
            </w:ins>
          </w:p>
          <w:p w14:paraId="0B0EC368" w14:textId="70635458" w:rsidR="0026505D" w:rsidRPr="00BB7730" w:rsidDel="00153539" w:rsidRDefault="0026505D" w:rsidP="0026505D">
            <w:pPr>
              <w:rPr>
                <w:ins w:id="13613" w:author="Xuning Wei12232" w:date="2026-07-27T20:51:00Z"/>
                <w:del w:id="13614" w:author="He Han" w:date="2026-10-22T22:12:00Z"/>
                <w:rFonts w:ascii="Times New Roman" w:hAnsi="Times New Roman" w:cs="Times New Roman"/>
                <w:color w:val="auto"/>
                <w:sz w:val="18"/>
                <w:szCs w:val="18"/>
                <w:shd w:val="clear" w:color="auto" w:fill="FFFFFF"/>
              </w:rPr>
            </w:pPr>
            <w:ins w:id="13615" w:author="Xuning Wei12232" w:date="2026-07-27T20:51:00Z">
              <w:del w:id="13616"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506B30D1" w14:textId="2DA7A09E" w:rsidR="0026505D" w:rsidRPr="00BB7730" w:rsidDel="00153539" w:rsidRDefault="0026505D" w:rsidP="0026505D">
            <w:pPr>
              <w:rPr>
                <w:ins w:id="13617" w:author="Xuning Wei12232" w:date="2026-07-27T20:51:00Z"/>
                <w:del w:id="13618" w:author="He Han" w:date="2026-10-22T22:12:00Z"/>
                <w:rFonts w:ascii="Times New Roman" w:hAnsi="Times New Roman" w:cs="Times New Roman"/>
                <w:color w:val="auto"/>
                <w:sz w:val="18"/>
                <w:szCs w:val="18"/>
                <w:shd w:val="clear" w:color="auto" w:fill="FFFFFF"/>
              </w:rPr>
            </w:pPr>
            <w:ins w:id="13619" w:author="Xuning Wei12232" w:date="2026-07-27T20:51:00Z">
              <w:del w:id="13620"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3B3C9911" w14:textId="12C98F90" w:rsidR="0026505D" w:rsidRPr="00BB7730" w:rsidDel="00153539" w:rsidRDefault="0026505D" w:rsidP="0026505D">
            <w:pPr>
              <w:rPr>
                <w:ins w:id="13621" w:author="Xuning Wei12232" w:date="2026-07-27T20:51:00Z"/>
                <w:del w:id="13622" w:author="He Han" w:date="2026-10-22T22:12:00Z"/>
                <w:rFonts w:ascii="Times New Roman" w:hAnsi="Times New Roman" w:cs="Times New Roman"/>
                <w:color w:val="auto"/>
                <w:sz w:val="18"/>
                <w:szCs w:val="18"/>
                <w:shd w:val="clear" w:color="auto" w:fill="FFFFFF"/>
              </w:rPr>
            </w:pPr>
            <w:ins w:id="13623" w:author="Xuning Wei12232" w:date="2026-07-27T20:51:00Z">
              <w:del w:id="13624"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1EC90488" w14:textId="599549B3" w:rsidR="0026505D" w:rsidRPr="00BB7730" w:rsidDel="00153539" w:rsidRDefault="0026505D" w:rsidP="0026505D">
            <w:pPr>
              <w:rPr>
                <w:ins w:id="13625" w:author="Xuning Wei12232" w:date="2026-07-27T20:51:00Z"/>
                <w:del w:id="13626" w:author="He Han" w:date="2026-10-22T22:12:00Z"/>
                <w:rFonts w:ascii="Times New Roman" w:hAnsi="Times New Roman" w:cs="Times New Roman"/>
                <w:color w:val="auto"/>
                <w:sz w:val="18"/>
                <w:szCs w:val="18"/>
                <w:shd w:val="clear" w:color="auto" w:fill="FFFFFF"/>
              </w:rPr>
            </w:pPr>
            <w:ins w:id="13627" w:author="Xuning Wei12232" w:date="2026-07-27T20:51:00Z">
              <w:del w:id="13628"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20BFA9B4" w14:textId="28D589E6" w:rsidR="0026505D" w:rsidRPr="00BB7730" w:rsidDel="00153539" w:rsidRDefault="0026505D" w:rsidP="0026505D">
            <w:pPr>
              <w:rPr>
                <w:ins w:id="13629" w:author="Xuning Wei12232" w:date="2026-07-27T20:51:00Z"/>
                <w:del w:id="13630" w:author="He Han" w:date="2026-10-22T22:12:00Z"/>
                <w:rFonts w:ascii="Times New Roman" w:hAnsi="Times New Roman" w:cs="Times New Roman"/>
                <w:color w:val="auto"/>
                <w:sz w:val="18"/>
                <w:szCs w:val="18"/>
                <w:shd w:val="clear" w:color="auto" w:fill="FFFFFF"/>
              </w:rPr>
            </w:pPr>
            <w:ins w:id="13631" w:author="Xuning Wei12232" w:date="2026-07-27T20:51:00Z">
              <w:del w:id="13632"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3633" w:author="He Han" w:date="2026-10-12T15:01:00Z">
                <w:r w:rsidRPr="00BB7730" w:rsidDel="00885401">
                  <w:rPr>
                    <w:rFonts w:ascii="Times New Roman" w:hAnsi="Times New Roman" w:cs="Times New Roman"/>
                    <w:color w:val="auto"/>
                    <w:sz w:val="18"/>
                    <w:szCs w:val="18"/>
                    <w:shd w:val="clear" w:color="auto" w:fill="FFFFFF"/>
                  </w:rPr>
                  <w:delText>304 &amp; 316L</w:delText>
                </w:r>
              </w:del>
            </w:ins>
          </w:p>
          <w:p w14:paraId="73DE1F20" w14:textId="7EEDEBE9" w:rsidR="0026505D" w:rsidRPr="00BB7730" w:rsidDel="00153539" w:rsidRDefault="0026505D" w:rsidP="0026505D">
            <w:pPr>
              <w:rPr>
                <w:ins w:id="13634" w:author="Xuning Wei12232" w:date="2026-07-27T20:51:00Z"/>
                <w:del w:id="13635" w:author="He Han" w:date="2026-10-22T22:12:00Z"/>
                <w:rFonts w:ascii="Times New Roman" w:eastAsiaTheme="minorEastAsia" w:hAnsi="Times New Roman" w:cs="Times New Roman"/>
                <w:color w:val="auto"/>
                <w:sz w:val="18"/>
                <w:szCs w:val="18"/>
                <w:shd w:val="clear" w:color="auto" w:fill="FFFFFF"/>
                <w:lang w:eastAsia="zh-CN"/>
              </w:rPr>
            </w:pPr>
            <w:ins w:id="13636" w:author="Xuning Wei12232" w:date="2026-07-27T20:51:00Z">
              <w:del w:id="13637"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2B5D0C6E" w14:textId="3E6CA6AF" w:rsidR="0026505D" w:rsidRPr="00BB7730" w:rsidDel="00153539" w:rsidRDefault="0026505D" w:rsidP="0026505D">
            <w:pPr>
              <w:rPr>
                <w:ins w:id="13638" w:author="Xuning Wei12232" w:date="2026-07-27T20:51:00Z"/>
                <w:del w:id="13639" w:author="He Han" w:date="2026-10-22T22:12:00Z"/>
                <w:rFonts w:ascii="Times New Roman" w:eastAsiaTheme="minorEastAsia" w:hAnsi="Times New Roman" w:cs="Times New Roman"/>
                <w:bCs w:val="0"/>
                <w:color w:val="auto"/>
                <w:sz w:val="18"/>
                <w:szCs w:val="18"/>
                <w:shd w:val="clear" w:color="auto" w:fill="FFFFFF"/>
                <w:lang w:eastAsia="zh-CN"/>
              </w:rPr>
            </w:pPr>
            <w:ins w:id="13640" w:author="Xuning Wei12232" w:date="2026-07-27T20:51:00Z">
              <w:del w:id="13641"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5CB216B6" w14:textId="059BF3D5" w:rsidR="0026505D" w:rsidRPr="00BB7730" w:rsidRDefault="0026505D" w:rsidP="0026505D">
            <w:pPr>
              <w:jc w:val="both"/>
              <w:rPr>
                <w:ins w:id="13642" w:author="Xuning Wei12232" w:date="2026-07-27T20:37:00Z"/>
                <w:rFonts w:ascii="Times New Roman" w:eastAsia="仿宋_GB2312" w:hAnsi="Times New Roman" w:cs="Times New Roman"/>
                <w:b/>
                <w:color w:val="auto"/>
                <w:sz w:val="20"/>
                <w:szCs w:val="20"/>
                <w:lang w:eastAsia="zh-CN" w:bidi="ar"/>
              </w:rPr>
            </w:pPr>
            <w:ins w:id="13643" w:author="Xuning Wei12232" w:date="2026-07-27T20:51:00Z">
              <w:del w:id="13644" w:author="He Han" w:date="2026-10-22T22:12:00Z">
                <w:r w:rsidRPr="00BB7730" w:rsidDel="00153539">
                  <w:rPr>
                    <w:rFonts w:ascii="Times New Roman" w:hAnsi="Times New Roman" w:cs="Times New Roman"/>
                    <w:color w:val="0000FF"/>
                    <w:sz w:val="18"/>
                    <w:szCs w:val="18"/>
                  </w:rPr>
                  <w:delText xml:space="preserve">Mechanical seal: </w:delText>
                </w:r>
              </w:del>
              <w:del w:id="13645" w:author="He Han" w:date="2026-10-12T15:01:00Z">
                <w:r w:rsidRPr="00BB7730" w:rsidDel="00885401">
                  <w:rPr>
                    <w:rFonts w:ascii="Times New Roman" w:hAnsi="Times New Roman" w:cs="Times New Roman"/>
                    <w:color w:val="0000FF"/>
                    <w:sz w:val="18"/>
                    <w:szCs w:val="18"/>
                    <w:shd w:val="clear" w:color="auto" w:fill="FFFFFF"/>
                  </w:rPr>
                  <w:delText>304SS</w:delText>
                </w:r>
              </w:del>
              <w:del w:id="13646"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3647"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3648" w:author="Xuning Wei12232" w:date="2026-07-27T20:59:00Z">
              <w:tcPr>
                <w:tcW w:w="346" w:type="pct"/>
                <w:gridSpan w:val="3"/>
                <w:vMerge w:val="restart"/>
                <w:shd w:val="clear" w:color="auto" w:fill="FFFFFF" w:themeFill="background1"/>
                <w:vAlign w:val="center"/>
              </w:tcPr>
            </w:tcPrChange>
          </w:tcPr>
          <w:p w14:paraId="371E211B" w14:textId="3B7DBC7D" w:rsidR="0026505D" w:rsidRPr="00BB7730" w:rsidRDefault="0026505D" w:rsidP="0026505D">
            <w:pPr>
              <w:jc w:val="both"/>
              <w:rPr>
                <w:ins w:id="13649" w:author="Xuning Wei12232" w:date="2026-07-27T20:37:00Z"/>
                <w:rFonts w:ascii="Times New Roman" w:eastAsia="仿宋_GB2312" w:hAnsi="Times New Roman" w:cs="Times New Roman"/>
                <w:color w:val="auto"/>
                <w:sz w:val="20"/>
                <w:szCs w:val="20"/>
                <w:lang w:eastAsia="zh-CN" w:bidi="ar"/>
              </w:rPr>
            </w:pPr>
            <w:ins w:id="13650" w:author="Xuning Wei12232" w:date="2026-07-27T20:45:00Z">
              <w:r w:rsidRPr="00BB7730">
                <w:rPr>
                  <w:rFonts w:ascii="Times New Roman" w:eastAsia="仿宋_GB2312" w:hAnsi="Times New Roman" w:cs="Times New Roman"/>
                  <w:color w:val="auto"/>
                  <w:sz w:val="18"/>
                  <w:szCs w:val="18"/>
                  <w:lang w:eastAsia="zh-CN" w:bidi="ar"/>
                </w:rPr>
                <w:lastRenderedPageBreak/>
                <w:t>No</w:t>
              </w:r>
            </w:ins>
          </w:p>
        </w:tc>
        <w:tc>
          <w:tcPr>
            <w:tcW w:w="396" w:type="pct"/>
            <w:vMerge w:val="restart"/>
            <w:shd w:val="clear" w:color="auto" w:fill="FFFFFF" w:themeFill="background1"/>
            <w:vAlign w:val="center"/>
            <w:tcPrChange w:id="13651" w:author="Xuning Wei12232" w:date="2026-07-27T20:59:00Z">
              <w:tcPr>
                <w:tcW w:w="396" w:type="pct"/>
                <w:gridSpan w:val="3"/>
                <w:vMerge w:val="restart"/>
                <w:shd w:val="clear" w:color="auto" w:fill="FFFFFF" w:themeFill="background1"/>
                <w:vAlign w:val="center"/>
              </w:tcPr>
            </w:tcPrChange>
          </w:tcPr>
          <w:p w14:paraId="19E8CC3F" w14:textId="61B4E0A6" w:rsidR="0026505D" w:rsidRPr="00BB7730" w:rsidRDefault="0026505D" w:rsidP="0026505D">
            <w:pPr>
              <w:jc w:val="both"/>
              <w:rPr>
                <w:ins w:id="13652" w:author="Xuning Wei12232" w:date="2026-07-27T20:37:00Z"/>
                <w:rFonts w:ascii="Times New Roman" w:eastAsia="仿宋_GB2312" w:hAnsi="Times New Roman" w:cs="Times New Roman"/>
                <w:color w:val="auto"/>
                <w:sz w:val="18"/>
                <w:szCs w:val="18"/>
                <w:lang w:eastAsia="zh-CN" w:bidi="ar"/>
              </w:rPr>
            </w:pPr>
            <w:ins w:id="13653" w:author="Xuning Wei12232" w:date="2026-07-27T20:45: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3654" w:author="Xuning Wei12232" w:date="2026-07-27T20:59:00Z">
              <w:tcPr>
                <w:tcW w:w="397" w:type="pct"/>
                <w:gridSpan w:val="3"/>
                <w:vAlign w:val="center"/>
              </w:tcPr>
            </w:tcPrChange>
          </w:tcPr>
          <w:p w14:paraId="00226EB8" w14:textId="77777777" w:rsidR="0026505D" w:rsidRPr="00BB7730" w:rsidRDefault="003E162E" w:rsidP="0026505D">
            <w:pPr>
              <w:jc w:val="both"/>
              <w:rPr>
                <w:ins w:id="13655" w:author="Xuning Wei12232" w:date="2026-07-27T20:37:00Z"/>
                <w:rFonts w:ascii="Times New Roman" w:eastAsia="仿宋_GB2312" w:hAnsi="Times New Roman" w:cs="Times New Roman"/>
                <w:b/>
                <w:color w:val="auto"/>
                <w:sz w:val="18"/>
                <w:szCs w:val="18"/>
                <w:lang w:eastAsia="zh-CN" w:bidi="ar"/>
              </w:rPr>
            </w:pPr>
            <w:customXmlInsRangeStart w:id="13656" w:author="Xuning Wei12232" w:date="2026-07-27T20:45:00Z"/>
            <w:sdt>
              <w:sdtPr>
                <w:rPr>
                  <w:rFonts w:ascii="Times New Roman" w:eastAsia="仿宋_GB2312" w:hAnsi="Times New Roman" w:cs="Times New Roman"/>
                  <w:color w:val="auto"/>
                  <w:sz w:val="18"/>
                  <w:szCs w:val="18"/>
                  <w:lang w:eastAsia="zh-CN" w:bidi="ar"/>
                </w:rPr>
                <w:id w:val="880056085"/>
                <w14:checkbox>
                  <w14:checked w14:val="1"/>
                  <w14:checkedState w14:val="2612" w14:font="MS Gothic"/>
                  <w14:uncheckedState w14:val="2610" w14:font="MS Gothic"/>
                </w14:checkbox>
              </w:sdtPr>
              <w:sdtEndPr/>
              <w:sdtContent>
                <w:customXmlInsRangeEnd w:id="13656"/>
                <w:ins w:id="13657" w:author="Xuning Wei12232" w:date="2026-07-27T20:45:00Z">
                  <w:r w:rsidR="0026505D" w:rsidRPr="00BB7730">
                    <w:rPr>
                      <w:rFonts w:ascii="Segoe UI Symbol" w:eastAsia="MS Gothic" w:hAnsi="Segoe UI Symbol" w:cs="Segoe UI Symbol"/>
                      <w:color w:val="auto"/>
                      <w:sz w:val="18"/>
                      <w:szCs w:val="18"/>
                      <w:lang w:eastAsia="zh-CN" w:bidi="ar"/>
                    </w:rPr>
                    <w:t>☒</w:t>
                  </w:r>
                </w:ins>
                <w:customXmlInsRangeStart w:id="13658" w:author="Xuning Wei12232" w:date="2026-07-27T20:45:00Z"/>
              </w:sdtContent>
            </w:sdt>
            <w:customXmlInsRangeEnd w:id="13658"/>
            <w:ins w:id="13659" w:author="Xuning Wei12232" w:date="2026-07-27T20:45: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3660" w:author="Xuning Wei12232" w:date="2026-07-27T20:59:00Z">
              <w:tcPr>
                <w:tcW w:w="397" w:type="pct"/>
                <w:gridSpan w:val="2"/>
                <w:vAlign w:val="center"/>
              </w:tcPr>
            </w:tcPrChange>
          </w:tcPr>
          <w:p w14:paraId="289F61E7" w14:textId="2F4834E8" w:rsidR="0026505D" w:rsidRPr="00BB7730" w:rsidRDefault="003E162E" w:rsidP="0026505D">
            <w:pPr>
              <w:jc w:val="both"/>
              <w:rPr>
                <w:ins w:id="13661" w:author="Xuning Wei12232" w:date="2026-07-27T20:37:00Z"/>
                <w:rFonts w:ascii="Times New Roman" w:eastAsia="仿宋_GB2312" w:hAnsi="Times New Roman" w:cs="Times New Roman"/>
                <w:color w:val="auto"/>
                <w:sz w:val="18"/>
                <w:szCs w:val="18"/>
                <w:lang w:eastAsia="zh-CN" w:bidi="ar"/>
              </w:rPr>
            </w:pPr>
            <w:customXmlInsRangeStart w:id="13662" w:author="Xuning Wei12232" w:date="2026-07-27T20:45:00Z"/>
            <w:sdt>
              <w:sdtPr>
                <w:rPr>
                  <w:rFonts w:ascii="Times New Roman" w:eastAsia="仿宋_GB2312" w:hAnsi="Times New Roman" w:cs="Times New Roman"/>
                  <w:color w:val="auto"/>
                  <w:sz w:val="18"/>
                  <w:szCs w:val="18"/>
                  <w:lang w:eastAsia="zh-CN" w:bidi="ar"/>
                </w:rPr>
                <w:id w:val="1482272901"/>
                <w14:checkbox>
                  <w14:checked w14:val="0"/>
                  <w14:checkedState w14:val="2612" w14:font="MS Gothic"/>
                  <w14:uncheckedState w14:val="2610" w14:font="MS Gothic"/>
                </w14:checkbox>
              </w:sdtPr>
              <w:sdtEndPr/>
              <w:sdtContent>
                <w:customXmlInsRangeEnd w:id="13662"/>
                <w:ins w:id="13663" w:author="Xuning Wei12232" w:date="2026-07-27T20:45:00Z">
                  <w:r w:rsidR="0026505D" w:rsidRPr="00BB7730">
                    <w:rPr>
                      <w:rFonts w:ascii="Segoe UI Symbol" w:eastAsia="仿宋_GB2312" w:hAnsi="Segoe UI Symbol" w:cs="Segoe UI Symbol"/>
                      <w:color w:val="auto"/>
                      <w:sz w:val="18"/>
                      <w:szCs w:val="18"/>
                      <w:lang w:eastAsia="zh-CN" w:bidi="ar"/>
                    </w:rPr>
                    <w:t>☐</w:t>
                  </w:r>
                </w:ins>
                <w:customXmlInsRangeStart w:id="13664" w:author="Xuning Wei12232" w:date="2026-07-27T20:45:00Z"/>
              </w:sdtContent>
            </w:sdt>
            <w:customXmlInsRangeEnd w:id="13664"/>
            <w:ins w:id="13665" w:author="Xuning Wei12232" w:date="2026-07-27T20:45: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3666" w:author="Xuning Wei12232" w:date="2026-07-27T20:59:00Z">
              <w:tcPr>
                <w:tcW w:w="988" w:type="pct"/>
                <w:vMerge w:val="restart"/>
                <w:vAlign w:val="center"/>
              </w:tcPr>
            </w:tcPrChange>
          </w:tcPr>
          <w:p w14:paraId="1C0D204E" w14:textId="77777777" w:rsidR="0026505D" w:rsidRPr="00BB7730" w:rsidRDefault="003E162E" w:rsidP="0026505D">
            <w:pPr>
              <w:jc w:val="both"/>
              <w:rPr>
                <w:ins w:id="13667" w:author="Xuning Wei12232" w:date="2026-07-27T20:45:00Z"/>
                <w:rFonts w:ascii="Times New Roman" w:eastAsia="仿宋_GB2312" w:hAnsi="Times New Roman" w:cs="Times New Roman"/>
                <w:color w:val="auto"/>
                <w:sz w:val="18"/>
                <w:szCs w:val="18"/>
                <w:u w:val="single"/>
                <w:lang w:eastAsia="zh-CN" w:bidi="ar"/>
              </w:rPr>
            </w:pPr>
            <w:customXmlInsRangeStart w:id="13668" w:author="Xuning Wei12232" w:date="2026-07-27T20:45:00Z"/>
            <w:sdt>
              <w:sdtPr>
                <w:rPr>
                  <w:rFonts w:ascii="Times New Roman" w:eastAsia="仿宋_GB2312" w:hAnsi="Times New Roman" w:cs="Times New Roman"/>
                  <w:b/>
                  <w:color w:val="auto"/>
                  <w:sz w:val="18"/>
                  <w:szCs w:val="18"/>
                  <w:lang w:eastAsia="zh-CN" w:bidi="ar"/>
                </w:rPr>
                <w:id w:val="1196270135"/>
                <w14:checkbox>
                  <w14:checked w14:val="0"/>
                  <w14:checkedState w14:val="2612" w14:font="MS Gothic"/>
                  <w14:uncheckedState w14:val="2610" w14:font="MS Gothic"/>
                </w14:checkbox>
              </w:sdtPr>
              <w:sdtEndPr/>
              <w:sdtContent>
                <w:customXmlInsRangeEnd w:id="13668"/>
                <w:ins w:id="1366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670" w:author="Xuning Wei12232" w:date="2026-07-27T20:45:00Z"/>
              </w:sdtContent>
            </w:sdt>
            <w:customXmlInsRangeEnd w:id="13670"/>
            <w:ins w:id="13671"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3E9D18F1" w14:textId="77777777" w:rsidR="0026505D" w:rsidRPr="00BB7730" w:rsidRDefault="003E162E" w:rsidP="0026505D">
            <w:pPr>
              <w:jc w:val="both"/>
              <w:rPr>
                <w:ins w:id="13672" w:author="Xuning Wei12232" w:date="2026-07-27T20:45:00Z"/>
                <w:rFonts w:ascii="Times New Roman" w:eastAsia="仿宋_GB2312" w:hAnsi="Times New Roman" w:cs="Times New Roman"/>
                <w:color w:val="auto"/>
                <w:sz w:val="18"/>
                <w:szCs w:val="18"/>
                <w:u w:val="single"/>
                <w:lang w:eastAsia="zh-CN" w:bidi="ar"/>
              </w:rPr>
            </w:pPr>
            <w:customXmlInsRangeStart w:id="13673" w:author="Xuning Wei12232" w:date="2026-07-27T20:45:00Z"/>
            <w:sdt>
              <w:sdtPr>
                <w:rPr>
                  <w:rFonts w:ascii="Times New Roman" w:eastAsia="仿宋_GB2312" w:hAnsi="Times New Roman" w:cs="Times New Roman"/>
                  <w:b/>
                  <w:color w:val="auto"/>
                  <w:sz w:val="18"/>
                  <w:szCs w:val="18"/>
                  <w:lang w:eastAsia="zh-CN" w:bidi="ar"/>
                </w:rPr>
                <w:id w:val="1869638611"/>
                <w14:checkbox>
                  <w14:checked w14:val="1"/>
                  <w14:checkedState w14:val="2612" w14:font="MS Gothic"/>
                  <w14:uncheckedState w14:val="2610" w14:font="MS Gothic"/>
                </w14:checkbox>
              </w:sdtPr>
              <w:sdtEndPr/>
              <w:sdtContent>
                <w:customXmlInsRangeEnd w:id="13673"/>
                <w:ins w:id="1367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675" w:author="Xuning Wei12232" w:date="2026-07-27T20:45:00Z"/>
              </w:sdtContent>
            </w:sdt>
            <w:customXmlInsRangeEnd w:id="13675"/>
            <w:ins w:id="13676"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2BD2AFC4" w14:textId="77777777" w:rsidR="0026505D" w:rsidRPr="00BB7730" w:rsidRDefault="003E162E" w:rsidP="0026505D">
            <w:pPr>
              <w:jc w:val="both"/>
              <w:rPr>
                <w:ins w:id="13677" w:author="Xuning Wei12232" w:date="2026-07-27T20:45:00Z"/>
                <w:rFonts w:ascii="Times New Roman" w:eastAsia="仿宋_GB2312" w:hAnsi="Times New Roman" w:cs="Times New Roman"/>
                <w:color w:val="auto"/>
                <w:sz w:val="18"/>
                <w:szCs w:val="18"/>
                <w:lang w:eastAsia="zh-CN" w:bidi="ar"/>
              </w:rPr>
            </w:pPr>
            <w:customXmlInsRangeStart w:id="13678" w:author="Xuning Wei12232" w:date="2026-07-27T20:45:00Z"/>
            <w:sdt>
              <w:sdtPr>
                <w:rPr>
                  <w:rFonts w:ascii="Times New Roman" w:eastAsia="仿宋_GB2312" w:hAnsi="Times New Roman" w:cs="Times New Roman"/>
                  <w:b/>
                  <w:color w:val="auto"/>
                  <w:sz w:val="18"/>
                  <w:szCs w:val="18"/>
                  <w:lang w:eastAsia="zh-CN" w:bidi="ar"/>
                </w:rPr>
                <w:id w:val="-777023171"/>
                <w14:checkbox>
                  <w14:checked w14:val="0"/>
                  <w14:checkedState w14:val="2612" w14:font="MS Gothic"/>
                  <w14:uncheckedState w14:val="2610" w14:font="MS Gothic"/>
                </w14:checkbox>
              </w:sdtPr>
              <w:sdtEndPr/>
              <w:sdtContent>
                <w:customXmlInsRangeEnd w:id="13678"/>
                <w:ins w:id="1367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680" w:author="Xuning Wei12232" w:date="2026-07-27T20:45:00Z"/>
              </w:sdtContent>
            </w:sdt>
            <w:customXmlInsRangeEnd w:id="13680"/>
            <w:ins w:id="13681" w:author="Xuning Wei12232" w:date="2026-07-27T20:45: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4CADC05A" w14:textId="77777777" w:rsidR="0026505D" w:rsidRPr="00BB7730" w:rsidRDefault="003E162E" w:rsidP="0026505D">
            <w:pPr>
              <w:jc w:val="both"/>
              <w:rPr>
                <w:ins w:id="13682" w:author="Xuning Wei12232" w:date="2026-07-27T20:45:00Z"/>
                <w:rFonts w:ascii="Times New Roman" w:eastAsia="仿宋_GB2312" w:hAnsi="Times New Roman" w:cs="Times New Roman"/>
                <w:color w:val="auto"/>
                <w:sz w:val="18"/>
                <w:szCs w:val="18"/>
                <w:u w:val="single"/>
                <w:lang w:eastAsia="zh-CN" w:bidi="ar"/>
              </w:rPr>
            </w:pPr>
            <w:customXmlInsRangeStart w:id="13683" w:author="Xuning Wei12232" w:date="2026-07-27T20:45:00Z"/>
            <w:sdt>
              <w:sdtPr>
                <w:rPr>
                  <w:rFonts w:ascii="Times New Roman" w:eastAsia="仿宋_GB2312" w:hAnsi="Times New Roman" w:cs="Times New Roman"/>
                  <w:b/>
                  <w:color w:val="auto"/>
                  <w:sz w:val="18"/>
                  <w:szCs w:val="18"/>
                  <w:lang w:eastAsia="zh-CN" w:bidi="ar"/>
                </w:rPr>
                <w:id w:val="626896637"/>
                <w14:checkbox>
                  <w14:checked w14:val="1"/>
                  <w14:checkedState w14:val="2612" w14:font="MS Gothic"/>
                  <w14:uncheckedState w14:val="2610" w14:font="MS Gothic"/>
                </w14:checkbox>
              </w:sdtPr>
              <w:sdtEndPr/>
              <w:sdtContent>
                <w:customXmlInsRangeEnd w:id="13683"/>
                <w:ins w:id="1368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685" w:author="Xuning Wei12232" w:date="2026-07-27T20:45:00Z"/>
              </w:sdtContent>
            </w:sdt>
            <w:customXmlInsRangeEnd w:id="13685"/>
            <w:ins w:id="13686" w:author="Xuning Wei12232" w:date="2026-07-27T20:45: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057BAC38" w14:textId="40B927D8" w:rsidR="0026505D" w:rsidRPr="00BB7730" w:rsidRDefault="003E162E" w:rsidP="0026505D">
            <w:pPr>
              <w:jc w:val="both"/>
              <w:rPr>
                <w:ins w:id="13687" w:author="Xuning Wei12232" w:date="2026-07-27T20:37:00Z"/>
                <w:rFonts w:ascii="Times New Roman" w:eastAsia="仿宋_GB2312" w:hAnsi="Times New Roman" w:cs="Times New Roman"/>
                <w:b/>
                <w:color w:val="auto"/>
                <w:sz w:val="20"/>
                <w:szCs w:val="20"/>
                <w:lang w:eastAsia="zh-CN" w:bidi="ar"/>
              </w:rPr>
            </w:pPr>
            <w:customXmlInsRangeStart w:id="13688" w:author="Xuning Wei12232" w:date="2026-07-27T20:45:00Z"/>
            <w:sdt>
              <w:sdtPr>
                <w:rPr>
                  <w:rFonts w:ascii="Times New Roman" w:eastAsia="仿宋_GB2312" w:hAnsi="Times New Roman" w:cs="Times New Roman"/>
                  <w:b/>
                  <w:color w:val="auto"/>
                  <w:sz w:val="18"/>
                  <w:szCs w:val="18"/>
                  <w:lang w:eastAsia="zh-CN" w:bidi="ar"/>
                </w:rPr>
                <w:id w:val="-1808468394"/>
                <w14:checkbox>
                  <w14:checked w14:val="1"/>
                  <w14:checkedState w14:val="2612" w14:font="MS Gothic"/>
                  <w14:uncheckedState w14:val="2610" w14:font="MS Gothic"/>
                </w14:checkbox>
              </w:sdtPr>
              <w:sdtEndPr/>
              <w:sdtContent>
                <w:customXmlInsRangeEnd w:id="13688"/>
                <w:ins w:id="13689" w:author="Xuning Wei12232" w:date="2026-07-27T20:45:00Z">
                  <w:r w:rsidR="0026505D" w:rsidRPr="00BB7730">
                    <w:rPr>
                      <w:rFonts w:ascii="Segoe UI Symbol" w:eastAsia="仿宋_GB2312" w:hAnsi="Segoe UI Symbol" w:cs="Segoe UI Symbol"/>
                      <w:b/>
                      <w:color w:val="auto"/>
                      <w:sz w:val="18"/>
                      <w:szCs w:val="18"/>
                      <w:lang w:eastAsia="zh-CN" w:bidi="ar"/>
                      <w:rPrChange w:id="13690" w:author="He Han" w:date="2026-10-13T14:11:00Z">
                        <w:rPr>
                          <w:rFonts w:ascii="Segoe UI Symbol" w:eastAsia="仿宋_GB2312" w:hAnsi="Segoe UI Symbol" w:cs="Segoe UI Symbol"/>
                          <w:color w:val="auto"/>
                          <w:sz w:val="18"/>
                          <w:szCs w:val="18"/>
                          <w:lang w:eastAsia="zh-CN" w:bidi="ar"/>
                        </w:rPr>
                      </w:rPrChange>
                    </w:rPr>
                    <w:t>☒</w:t>
                  </w:r>
                </w:ins>
                <w:customXmlInsRangeStart w:id="13691" w:author="Xuning Wei12232" w:date="2026-07-27T20:45:00Z"/>
              </w:sdtContent>
            </w:sdt>
            <w:customXmlInsRangeEnd w:id="13691"/>
            <w:ins w:id="13692" w:author="Xuning Wei12232" w:date="2026-07-27T20:45:00Z">
              <w:r w:rsidR="0026505D" w:rsidRPr="00BB7730">
                <w:rPr>
                  <w:rFonts w:ascii="Times New Roman" w:eastAsia="仿宋_GB2312" w:hAnsi="Times New Roman" w:cs="Times New Roman"/>
                  <w:b/>
                  <w:color w:val="auto"/>
                  <w:sz w:val="18"/>
                  <w:szCs w:val="18"/>
                  <w:lang w:eastAsia="zh-CN" w:bidi="ar"/>
                  <w:rPrChange w:id="13693" w:author="He Han" w:date="2026-10-13T14:11:00Z">
                    <w:rPr>
                      <w:rFonts w:ascii="Times New Roman" w:eastAsia="仿宋_GB2312" w:hAnsi="Times New Roman" w:cs="Times New Roman"/>
                      <w:color w:val="auto"/>
                      <w:sz w:val="18"/>
                      <w:szCs w:val="18"/>
                      <w:lang w:eastAsia="zh-CN" w:bidi="ar"/>
                    </w:rPr>
                  </w:rPrChange>
                </w:rPr>
                <w:t xml:space="preserve"> </w:t>
              </w:r>
              <w:r w:rsidR="0026505D" w:rsidRPr="00BB7730">
                <w:rPr>
                  <w:rFonts w:ascii="Times New Roman" w:eastAsia="仿宋_GB2312" w:hAnsi="Times New Roman" w:cs="Times New Roman"/>
                  <w:color w:val="auto"/>
                  <w:sz w:val="18"/>
                  <w:szCs w:val="18"/>
                  <w:lang w:eastAsia="zh-CN" w:bidi="ar"/>
                </w:rPr>
                <w:t>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26505D" w:rsidRPr="00BB7730" w14:paraId="11A00C37" w14:textId="77777777" w:rsidTr="00770B21">
        <w:trPr>
          <w:trHeight w:val="2873"/>
          <w:ins w:id="13694" w:author="Xuning Wei12232" w:date="2026-07-27T20:37:00Z"/>
          <w:trPrChange w:id="13695" w:author="Xuning Wei12232" w:date="2026-07-27T20:59:00Z">
            <w:trPr>
              <w:trHeight w:val="2873"/>
            </w:trPr>
          </w:trPrChange>
        </w:trPr>
        <w:tc>
          <w:tcPr>
            <w:tcW w:w="269" w:type="pct"/>
            <w:vMerge/>
            <w:shd w:val="clear" w:color="auto" w:fill="FFFFFF" w:themeFill="background1"/>
            <w:vAlign w:val="center"/>
            <w:tcPrChange w:id="13696" w:author="Xuning Wei12232" w:date="2026-07-27T20:59:00Z">
              <w:tcPr>
                <w:tcW w:w="269" w:type="pct"/>
                <w:gridSpan w:val="3"/>
                <w:vMerge/>
                <w:shd w:val="clear" w:color="auto" w:fill="FFFFFF" w:themeFill="background1"/>
                <w:vAlign w:val="center"/>
              </w:tcPr>
            </w:tcPrChange>
          </w:tcPr>
          <w:p w14:paraId="1F30EA63" w14:textId="77777777" w:rsidR="0026505D" w:rsidRPr="00BB7730" w:rsidRDefault="0026505D" w:rsidP="0026505D">
            <w:pPr>
              <w:jc w:val="both"/>
              <w:rPr>
                <w:ins w:id="13697" w:author="Xuning Wei12232" w:date="2026-07-27T20:47: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3698" w:author="Xuning Wei12232" w:date="2026-07-27T20:59:00Z">
              <w:tcPr>
                <w:tcW w:w="1365" w:type="pct"/>
                <w:gridSpan w:val="3"/>
                <w:vMerge/>
                <w:shd w:val="clear" w:color="auto" w:fill="FFFFFF" w:themeFill="background1"/>
                <w:vAlign w:val="center"/>
              </w:tcPr>
            </w:tcPrChange>
          </w:tcPr>
          <w:p w14:paraId="329C9615" w14:textId="77777777" w:rsidR="0026505D" w:rsidRPr="00BB7730" w:rsidRDefault="0026505D" w:rsidP="0026505D">
            <w:pPr>
              <w:jc w:val="both"/>
              <w:rPr>
                <w:ins w:id="13699" w:author="Xuning Wei12232" w:date="2026-07-27T20:40:00Z"/>
                <w:rFonts w:ascii="Times New Roman" w:eastAsia="等线" w:hAnsi="Times New Roman" w:cs="Times New Roman"/>
                <w:color w:val="000000" w:themeColor="text1"/>
                <w:sz w:val="18"/>
                <w:szCs w:val="18"/>
              </w:rPr>
            </w:pPr>
          </w:p>
        </w:tc>
        <w:tc>
          <w:tcPr>
            <w:tcW w:w="842" w:type="pct"/>
            <w:vMerge/>
            <w:shd w:val="clear" w:color="auto" w:fill="FFFFFF" w:themeFill="background1"/>
            <w:vAlign w:val="center"/>
            <w:tcPrChange w:id="13700" w:author="Xuning Wei12232" w:date="2026-07-27T20:59:00Z">
              <w:tcPr>
                <w:tcW w:w="842" w:type="pct"/>
                <w:gridSpan w:val="3"/>
                <w:vMerge/>
                <w:shd w:val="clear" w:color="auto" w:fill="FFFFFF" w:themeFill="background1"/>
                <w:vAlign w:val="center"/>
              </w:tcPr>
            </w:tcPrChange>
          </w:tcPr>
          <w:p w14:paraId="3C366D5C" w14:textId="77777777" w:rsidR="0026505D" w:rsidRPr="00BB7730" w:rsidRDefault="0026505D" w:rsidP="0026505D">
            <w:pPr>
              <w:jc w:val="both"/>
              <w:rPr>
                <w:ins w:id="13701"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3702" w:author="Xuning Wei12232" w:date="2026-07-27T20:59:00Z">
              <w:tcPr>
                <w:tcW w:w="346" w:type="pct"/>
                <w:gridSpan w:val="3"/>
                <w:vMerge/>
                <w:shd w:val="clear" w:color="auto" w:fill="FFFFFF" w:themeFill="background1"/>
                <w:vAlign w:val="center"/>
              </w:tcPr>
            </w:tcPrChange>
          </w:tcPr>
          <w:p w14:paraId="0F0E3213" w14:textId="77777777" w:rsidR="0026505D" w:rsidRPr="00BB7730" w:rsidRDefault="0026505D" w:rsidP="0026505D">
            <w:pPr>
              <w:jc w:val="both"/>
              <w:rPr>
                <w:ins w:id="13703"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13704" w:author="Xuning Wei12232" w:date="2026-07-27T20:59:00Z">
              <w:tcPr>
                <w:tcW w:w="396" w:type="pct"/>
                <w:gridSpan w:val="3"/>
                <w:vMerge/>
                <w:shd w:val="clear" w:color="auto" w:fill="FFFFFF" w:themeFill="background1"/>
                <w:vAlign w:val="center"/>
              </w:tcPr>
            </w:tcPrChange>
          </w:tcPr>
          <w:p w14:paraId="2EA3B99A" w14:textId="77777777" w:rsidR="0026505D" w:rsidRPr="00BB7730" w:rsidRDefault="0026505D" w:rsidP="0026505D">
            <w:pPr>
              <w:jc w:val="both"/>
              <w:rPr>
                <w:ins w:id="13705"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13706" w:author="Xuning Wei12232" w:date="2026-07-27T20:59:00Z">
              <w:tcPr>
                <w:tcW w:w="397" w:type="pct"/>
                <w:gridSpan w:val="3"/>
                <w:vAlign w:val="center"/>
              </w:tcPr>
            </w:tcPrChange>
          </w:tcPr>
          <w:p w14:paraId="5AE671E9" w14:textId="77777777" w:rsidR="0026505D" w:rsidRPr="00BB7730" w:rsidRDefault="003E162E" w:rsidP="0026505D">
            <w:pPr>
              <w:jc w:val="both"/>
              <w:rPr>
                <w:ins w:id="13707" w:author="Xuning Wei12232" w:date="2026-07-27T20:47:00Z"/>
                <w:rFonts w:ascii="Times New Roman" w:eastAsia="仿宋_GB2312" w:hAnsi="Times New Roman" w:cs="Times New Roman"/>
                <w:color w:val="auto"/>
                <w:sz w:val="18"/>
                <w:szCs w:val="18"/>
                <w:lang w:eastAsia="zh-CN" w:bidi="ar"/>
              </w:rPr>
            </w:pPr>
            <w:customXmlInsRangeStart w:id="13708" w:author="Xuning Wei12232" w:date="2026-07-27T20:47:00Z"/>
            <w:sdt>
              <w:sdtPr>
                <w:rPr>
                  <w:rFonts w:ascii="Times New Roman" w:eastAsia="仿宋_GB2312" w:hAnsi="Times New Roman" w:cs="Times New Roman"/>
                  <w:b/>
                  <w:color w:val="auto"/>
                  <w:sz w:val="18"/>
                  <w:szCs w:val="18"/>
                  <w:lang w:eastAsia="zh-CN" w:bidi="ar"/>
                </w:rPr>
                <w:id w:val="2077317134"/>
                <w14:checkbox>
                  <w14:checked w14:val="0"/>
                  <w14:checkedState w14:val="2612" w14:font="MS Gothic"/>
                  <w14:uncheckedState w14:val="2610" w14:font="MS Gothic"/>
                </w14:checkbox>
              </w:sdtPr>
              <w:sdtEndPr/>
              <w:sdtContent>
                <w:customXmlInsRangeEnd w:id="13708"/>
                <w:ins w:id="13709" w:author="Xuning Wei12232" w:date="2026-07-27T20:47:00Z">
                  <w:r w:rsidR="0026505D" w:rsidRPr="00BB7730">
                    <w:rPr>
                      <w:rFonts w:ascii="Segoe UI Symbol" w:eastAsia="仿宋_GB2312" w:hAnsi="Segoe UI Symbol" w:cs="Segoe UI Symbol"/>
                      <w:b/>
                      <w:color w:val="auto"/>
                      <w:sz w:val="18"/>
                      <w:szCs w:val="18"/>
                      <w:lang w:eastAsia="zh-CN" w:bidi="ar"/>
                    </w:rPr>
                    <w:t>☐</w:t>
                  </w:r>
                </w:ins>
                <w:customXmlInsRangeStart w:id="13710" w:author="Xuning Wei12232" w:date="2026-07-27T20:47:00Z"/>
              </w:sdtContent>
            </w:sdt>
            <w:customXmlInsRangeEnd w:id="13710"/>
            <w:ins w:id="13711" w:author="Xuning Wei12232" w:date="2026-07-27T20:47:00Z">
              <w:r w:rsidR="0026505D" w:rsidRPr="00BB7730">
                <w:rPr>
                  <w:rFonts w:ascii="Times New Roman" w:eastAsia="仿宋_GB2312" w:hAnsi="Times New Roman" w:cs="Times New Roman"/>
                  <w:color w:val="auto"/>
                  <w:sz w:val="18"/>
                  <w:szCs w:val="18"/>
                  <w:lang w:eastAsia="zh-CN" w:bidi="ar"/>
                </w:rPr>
                <w:t xml:space="preserve"> High</w:t>
              </w:r>
            </w:ins>
          </w:p>
          <w:p w14:paraId="55ACE171" w14:textId="77777777" w:rsidR="0026505D" w:rsidRPr="00BB7730" w:rsidRDefault="003E162E" w:rsidP="0026505D">
            <w:pPr>
              <w:jc w:val="both"/>
              <w:rPr>
                <w:ins w:id="13712" w:author="Xuning Wei12232" w:date="2026-07-27T20:47:00Z"/>
                <w:rFonts w:ascii="Times New Roman" w:eastAsia="仿宋_GB2312" w:hAnsi="Times New Roman" w:cs="Times New Roman"/>
                <w:color w:val="auto"/>
                <w:sz w:val="18"/>
                <w:szCs w:val="18"/>
                <w:lang w:eastAsia="zh-CN" w:bidi="ar"/>
              </w:rPr>
            </w:pPr>
            <w:customXmlInsRangeStart w:id="13713" w:author="Xuning Wei12232" w:date="2026-07-27T20:47:00Z"/>
            <w:sdt>
              <w:sdtPr>
                <w:rPr>
                  <w:rFonts w:ascii="Times New Roman" w:eastAsia="仿宋_GB2312" w:hAnsi="Times New Roman" w:cs="Times New Roman"/>
                  <w:b/>
                  <w:color w:val="auto"/>
                  <w:sz w:val="18"/>
                  <w:szCs w:val="18"/>
                  <w:lang w:eastAsia="zh-CN" w:bidi="ar"/>
                </w:rPr>
                <w:id w:val="1729889072"/>
                <w14:checkbox>
                  <w14:checked w14:val="0"/>
                  <w14:checkedState w14:val="2612" w14:font="MS Gothic"/>
                  <w14:uncheckedState w14:val="2610" w14:font="MS Gothic"/>
                </w14:checkbox>
              </w:sdtPr>
              <w:sdtEndPr/>
              <w:sdtContent>
                <w:customXmlInsRangeEnd w:id="13713"/>
                <w:ins w:id="13714" w:author="Xuning Wei12232" w:date="2026-07-27T20:47:00Z">
                  <w:r w:rsidR="0026505D" w:rsidRPr="00BB7730">
                    <w:rPr>
                      <w:rFonts w:ascii="Segoe UI Symbol" w:eastAsia="仿宋_GB2312" w:hAnsi="Segoe UI Symbol" w:cs="Segoe UI Symbol"/>
                      <w:b/>
                      <w:color w:val="auto"/>
                      <w:sz w:val="18"/>
                      <w:szCs w:val="18"/>
                      <w:lang w:eastAsia="zh-CN" w:bidi="ar"/>
                    </w:rPr>
                    <w:t>☐</w:t>
                  </w:r>
                </w:ins>
                <w:customXmlInsRangeStart w:id="13715" w:author="Xuning Wei12232" w:date="2026-07-27T20:47:00Z"/>
              </w:sdtContent>
            </w:sdt>
            <w:customXmlInsRangeEnd w:id="13715"/>
            <w:ins w:id="13716" w:author="Xuning Wei12232" w:date="2026-07-27T20:47: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0CC9A83F" w14:textId="6451982C" w:rsidR="0026505D" w:rsidRPr="00BB7730" w:rsidRDefault="003E162E" w:rsidP="0026505D">
            <w:pPr>
              <w:jc w:val="both"/>
              <w:rPr>
                <w:ins w:id="13717" w:author="Xuning Wei12232" w:date="2026-07-27T20:45:00Z"/>
                <w:rFonts w:ascii="Times New Roman" w:eastAsia="仿宋_GB2312" w:hAnsi="Times New Roman" w:cs="Times New Roman"/>
                <w:color w:val="auto"/>
                <w:sz w:val="18"/>
                <w:szCs w:val="18"/>
                <w:lang w:eastAsia="zh-CN" w:bidi="ar"/>
              </w:rPr>
            </w:pPr>
            <w:customXmlInsRangeStart w:id="13718" w:author="Xuning Wei12232" w:date="2026-07-27T20:47:00Z"/>
            <w:sdt>
              <w:sdtPr>
                <w:rPr>
                  <w:rFonts w:ascii="Times New Roman" w:eastAsia="仿宋_GB2312" w:hAnsi="Times New Roman" w:cs="Times New Roman"/>
                  <w:b/>
                  <w:color w:val="auto"/>
                  <w:sz w:val="18"/>
                  <w:szCs w:val="18"/>
                  <w:lang w:eastAsia="zh-CN" w:bidi="ar"/>
                </w:rPr>
                <w:id w:val="-2019918908"/>
                <w14:checkbox>
                  <w14:checked w14:val="1"/>
                  <w14:checkedState w14:val="2612" w14:font="MS Gothic"/>
                  <w14:uncheckedState w14:val="2610" w14:font="MS Gothic"/>
                </w14:checkbox>
              </w:sdtPr>
              <w:sdtEndPr/>
              <w:sdtContent>
                <w:customXmlInsRangeEnd w:id="13718"/>
                <w:ins w:id="13719" w:author="Xuning Wei12232" w:date="2026-07-27T20:47:00Z">
                  <w:r w:rsidR="0026505D" w:rsidRPr="00BB7730">
                    <w:rPr>
                      <w:rFonts w:ascii="Segoe UI Symbol" w:eastAsia="仿宋_GB2312" w:hAnsi="Segoe UI Symbol" w:cs="Segoe UI Symbol"/>
                      <w:b/>
                      <w:color w:val="auto"/>
                      <w:sz w:val="18"/>
                      <w:szCs w:val="18"/>
                      <w:lang w:eastAsia="zh-CN" w:bidi="ar"/>
                    </w:rPr>
                    <w:t>☒</w:t>
                  </w:r>
                </w:ins>
                <w:customXmlInsRangeStart w:id="13720" w:author="Xuning Wei12232" w:date="2026-07-27T20:47:00Z"/>
              </w:sdtContent>
            </w:sdt>
            <w:customXmlInsRangeEnd w:id="13720"/>
            <w:ins w:id="13721" w:author="Xuning Wei12232" w:date="2026-07-27T20:47: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3722" w:author="Xuning Wei12232" w:date="2026-07-27T20:59:00Z">
              <w:tcPr>
                <w:tcW w:w="397" w:type="pct"/>
                <w:gridSpan w:val="2"/>
                <w:vAlign w:val="center"/>
              </w:tcPr>
            </w:tcPrChange>
          </w:tcPr>
          <w:p w14:paraId="5A141359" w14:textId="2947ADF2" w:rsidR="0026505D" w:rsidRPr="00BB7730" w:rsidRDefault="0026505D" w:rsidP="0026505D">
            <w:pPr>
              <w:jc w:val="both"/>
              <w:rPr>
                <w:ins w:id="13723" w:author="Xuning Wei12232" w:date="2026-07-27T20:45:00Z"/>
                <w:rFonts w:ascii="Times New Roman" w:eastAsia="仿宋_GB2312" w:hAnsi="Times New Roman" w:cs="Times New Roman"/>
                <w:color w:val="auto"/>
                <w:sz w:val="18"/>
                <w:szCs w:val="18"/>
                <w:lang w:eastAsia="zh-CN" w:bidi="ar"/>
              </w:rPr>
            </w:pPr>
            <w:ins w:id="13724" w:author="Xuning Wei12232" w:date="2026-07-27T20:47: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3725" w:author="Xuning Wei12232" w:date="2026-07-27T20:59:00Z">
              <w:tcPr>
                <w:tcW w:w="988" w:type="pct"/>
                <w:vMerge/>
                <w:vAlign w:val="center"/>
              </w:tcPr>
            </w:tcPrChange>
          </w:tcPr>
          <w:p w14:paraId="4F372555" w14:textId="77777777" w:rsidR="0026505D" w:rsidRPr="00BB7730" w:rsidRDefault="0026505D" w:rsidP="0026505D">
            <w:pPr>
              <w:jc w:val="both"/>
              <w:rPr>
                <w:ins w:id="13726" w:author="Xuning Wei12232" w:date="2026-07-27T20:45:00Z"/>
                <w:rFonts w:ascii="Times New Roman" w:eastAsia="仿宋_GB2312" w:hAnsi="Times New Roman" w:cs="Times New Roman"/>
                <w:b/>
                <w:color w:val="auto"/>
                <w:sz w:val="18"/>
                <w:szCs w:val="18"/>
                <w:lang w:eastAsia="zh-CN" w:bidi="ar"/>
              </w:rPr>
            </w:pPr>
          </w:p>
        </w:tc>
      </w:tr>
      <w:tr w:rsidR="0026505D" w:rsidRPr="00BB7730" w14:paraId="381AD3DA" w14:textId="77777777" w:rsidTr="00770B21">
        <w:trPr>
          <w:trHeight w:val="2874"/>
          <w:ins w:id="13727" w:author="Xuning Wei12232" w:date="2026-07-27T20:37:00Z"/>
          <w:trPrChange w:id="13728" w:author="Xuning Wei12232" w:date="2026-07-27T20:59:00Z">
            <w:trPr>
              <w:trHeight w:val="2874"/>
            </w:trPr>
          </w:trPrChange>
        </w:trPr>
        <w:tc>
          <w:tcPr>
            <w:tcW w:w="269" w:type="pct"/>
            <w:vMerge w:val="restart"/>
            <w:shd w:val="clear" w:color="auto" w:fill="FFFFFF" w:themeFill="background1"/>
            <w:vAlign w:val="center"/>
            <w:tcPrChange w:id="13729" w:author="Xuning Wei12232" w:date="2026-07-27T20:59:00Z">
              <w:tcPr>
                <w:tcW w:w="269" w:type="pct"/>
                <w:gridSpan w:val="3"/>
                <w:vMerge w:val="restart"/>
                <w:shd w:val="clear" w:color="auto" w:fill="FFFFFF" w:themeFill="background1"/>
                <w:vAlign w:val="center"/>
              </w:tcPr>
            </w:tcPrChange>
          </w:tcPr>
          <w:p w14:paraId="18B55EC5" w14:textId="69BAF6F7" w:rsidR="0026505D" w:rsidRPr="00BB7730" w:rsidRDefault="0026505D">
            <w:pPr>
              <w:jc w:val="center"/>
              <w:rPr>
                <w:ins w:id="13730" w:author="Xuning Wei12232" w:date="2026-07-27T20:37:00Z"/>
                <w:rFonts w:ascii="Times New Roman" w:eastAsia="仿宋_GB2312" w:hAnsi="Times New Roman" w:cs="Times New Roman"/>
                <w:color w:val="auto"/>
                <w:sz w:val="20"/>
                <w:szCs w:val="20"/>
                <w:lang w:eastAsia="zh-CN" w:bidi="ar"/>
              </w:rPr>
              <w:pPrChange w:id="13731" w:author="Xuning Wei12232" w:date="2026-07-27T20:58:00Z">
                <w:pPr>
                  <w:jc w:val="both"/>
                </w:pPr>
              </w:pPrChange>
            </w:pPr>
            <w:ins w:id="13732" w:author="Xuning Wei12232" w:date="2026-07-27T20:48:00Z">
              <w:r w:rsidRPr="00BB7730">
                <w:rPr>
                  <w:rFonts w:ascii="Times New Roman" w:eastAsia="仿宋_GB2312" w:hAnsi="Times New Roman" w:cs="Times New Roman"/>
                  <w:color w:val="auto"/>
                  <w:sz w:val="20"/>
                  <w:szCs w:val="20"/>
                  <w:lang w:eastAsia="zh-CN" w:bidi="ar"/>
                </w:rPr>
                <w:lastRenderedPageBreak/>
                <w:t>10</w:t>
              </w:r>
            </w:ins>
          </w:p>
        </w:tc>
        <w:tc>
          <w:tcPr>
            <w:tcW w:w="1365" w:type="pct"/>
            <w:vMerge w:val="restart"/>
            <w:shd w:val="clear" w:color="auto" w:fill="FFFFFF" w:themeFill="background1"/>
            <w:vAlign w:val="center"/>
            <w:tcPrChange w:id="13733" w:author="Xuning Wei12232" w:date="2026-07-27T20:59:00Z">
              <w:tcPr>
                <w:tcW w:w="1365" w:type="pct"/>
                <w:gridSpan w:val="3"/>
                <w:vMerge w:val="restart"/>
                <w:shd w:val="clear" w:color="auto" w:fill="FFFFFF" w:themeFill="background1"/>
                <w:vAlign w:val="center"/>
              </w:tcPr>
            </w:tcPrChange>
          </w:tcPr>
          <w:p w14:paraId="27A2E5E7" w14:textId="57D2E5A4" w:rsidR="0026505D" w:rsidRPr="00BB7730" w:rsidRDefault="0026505D" w:rsidP="0026505D">
            <w:pPr>
              <w:jc w:val="both"/>
              <w:rPr>
                <w:ins w:id="13734" w:author="Xuning Wei12232" w:date="2026-07-27T20:40:00Z"/>
                <w:rFonts w:ascii="Times New Roman" w:eastAsia="等线" w:hAnsi="Times New Roman" w:cs="Times New Roman"/>
                <w:color w:val="000000" w:themeColor="text1"/>
                <w:sz w:val="18"/>
                <w:szCs w:val="18"/>
              </w:rPr>
            </w:pPr>
            <w:ins w:id="13735" w:author="Xuning Wei12232" w:date="2026-07-27T20:41:00Z">
              <w:r w:rsidRPr="00BB7730">
                <w:rPr>
                  <w:rFonts w:ascii="Times New Roman" w:eastAsia="等线" w:hAnsi="Times New Roman" w:cs="Times New Roman"/>
                  <w:color w:val="000000" w:themeColor="text1"/>
                  <w:sz w:val="18"/>
                  <w:szCs w:val="18"/>
                </w:rPr>
                <w:t>Fmoc-L-</w:t>
              </w:r>
              <w:r w:rsidRPr="00BB7730">
                <w:rPr>
                  <w:rFonts w:ascii="Times New Roman" w:eastAsia="等线" w:hAnsi="Times New Roman" w:cs="Times New Roman"/>
                  <w:color w:val="000000" w:themeColor="text1"/>
                  <w:sz w:val="18"/>
                  <w:szCs w:val="18"/>
                  <w:lang w:eastAsia="zh-CN"/>
                </w:rPr>
                <w:t>Leu</w:t>
              </w:r>
              <w:r w:rsidRPr="00BB7730">
                <w:rPr>
                  <w:rFonts w:ascii="Times New Roman" w:eastAsia="等线" w:hAnsi="Times New Roman" w:cs="Times New Roman"/>
                  <w:color w:val="000000" w:themeColor="text1"/>
                  <w:sz w:val="18"/>
                  <w:szCs w:val="18"/>
                </w:rPr>
                <w:t>-OH</w:t>
              </w:r>
              <w:r w:rsidRPr="00BB7730">
                <w:rPr>
                  <w:rFonts w:ascii="Times New Roman" w:eastAsia="仿宋_GB2312" w:hAnsi="Times New Roman" w:cs="Times New Roman"/>
                  <w:color w:val="auto"/>
                  <w:sz w:val="18"/>
                  <w:szCs w:val="18"/>
                  <w:lang w:eastAsia="zh-CN"/>
                </w:rPr>
                <w:t xml:space="preserve"> activation and transfer</w:t>
              </w:r>
              <w:r w:rsidRPr="00BB7730">
                <w:rPr>
                  <w:rFonts w:ascii="Times New Roman" w:eastAsia="仿宋_GB2312" w:hAnsi="Times New Roman" w:cs="Times New Roman"/>
                  <w:color w:val="auto"/>
                  <w:sz w:val="18"/>
                  <w:szCs w:val="18"/>
                  <w:lang w:eastAsia="zh-CN"/>
                </w:rPr>
                <w:t>：</w:t>
              </w:r>
            </w:ins>
          </w:p>
          <w:p w14:paraId="01016C3C" w14:textId="6F0CD508" w:rsidR="0026505D" w:rsidRPr="00BB7730" w:rsidRDefault="0026505D" w:rsidP="0026505D">
            <w:pPr>
              <w:jc w:val="both"/>
              <w:rPr>
                <w:ins w:id="13736" w:author="Xuning Wei12232" w:date="2026-07-27T20:37:00Z"/>
                <w:rFonts w:ascii="Times New Roman" w:eastAsia="仿宋_GB2312" w:hAnsi="Times New Roman" w:cs="Times New Roman"/>
                <w:color w:val="auto"/>
                <w:sz w:val="20"/>
                <w:szCs w:val="20"/>
                <w:lang w:eastAsia="zh-CN" w:bidi="ar"/>
              </w:rPr>
            </w:pPr>
            <w:ins w:id="13737" w:author="Xuning Wei12232" w:date="2026-07-27T20:39: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5.0 V DMF (4.74</w:t>
              </w:r>
              <w:del w:id="13738" w:author="He Han" w:date="2026-10-27T15:49:00Z">
                <w:r w:rsidRPr="00BB7730" w:rsidDel="000D48A2">
                  <w:rPr>
                    <w:rFonts w:ascii="Times New Roman" w:eastAsia="等线" w:hAnsi="Times New Roman" w:cs="Times New Roman"/>
                    <w:color w:val="000000" w:themeColor="text1"/>
                    <w:sz w:val="18"/>
                    <w:szCs w:val="18"/>
                    <w:lang w:eastAsia="zh-CN"/>
                  </w:rPr>
                  <w:delText>0</w:delText>
                </w:r>
              </w:del>
              <w:r w:rsidRPr="00BB7730">
                <w:rPr>
                  <w:rFonts w:ascii="Times New Roman" w:eastAsia="等线" w:hAnsi="Times New Roman" w:cs="Times New Roman"/>
                  <w:color w:val="000000" w:themeColor="text1"/>
                  <w:sz w:val="18"/>
                  <w:szCs w:val="18"/>
                  <w:lang w:eastAsia="zh-CN"/>
                </w:rPr>
                <w:t xml:space="preserve">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w:t>
              </w:r>
              <w:r w:rsidRPr="00D05DD3">
                <w:rPr>
                  <w:rFonts w:ascii="Times New Roman" w:eastAsia="仿宋_GB2312" w:hAnsi="Times New Roman" w:cs="Times New Roman"/>
                  <w:color w:val="auto"/>
                  <w:sz w:val="18"/>
                  <w:szCs w:val="18"/>
                  <w:rPrChange w:id="13739" w:author="He Han" w:date="2026-10-27T15:49:00Z">
                    <w:rPr>
                      <w:rFonts w:ascii="Times New Roman" w:eastAsia="仿宋_GB2312" w:hAnsi="Times New Roman" w:cs="Times New Roman"/>
                      <w:color w:val="000000" w:themeColor="text1"/>
                      <w:sz w:val="18"/>
                      <w:szCs w:val="18"/>
                    </w:rPr>
                  </w:rPrChange>
                </w:rPr>
                <w:t>15</w:t>
              </w:r>
              <w:r w:rsidRPr="00D05DD3">
                <w:rPr>
                  <w:rFonts w:ascii="Times New Roman" w:eastAsia="仿宋_GB2312" w:hAnsi="Times New Roman" w:cs="Times New Roman"/>
                  <w:color w:val="auto"/>
                  <w:sz w:val="18"/>
                  <w:szCs w:val="18"/>
                  <w:lang w:eastAsia="zh-CN"/>
                  <w:rPrChange w:id="13740" w:author="He Han" w:date="2026-10-27T15:49:00Z">
                    <w:rPr>
                      <w:rFonts w:ascii="Times New Roman" w:eastAsia="仿宋_GB2312" w:hAnsi="Times New Roman" w:cs="Times New Roman"/>
                      <w:color w:val="000000" w:themeColor="text1"/>
                      <w:sz w:val="18"/>
                      <w:szCs w:val="18"/>
                      <w:lang w:eastAsia="zh-CN"/>
                    </w:rPr>
                  </w:rPrChange>
                </w:rPr>
                <w:t>-R01</w:t>
              </w:r>
              <w:r w:rsidRPr="00D05DD3">
                <w:rPr>
                  <w:rFonts w:ascii="Times New Roman" w:eastAsia="等线" w:hAnsi="Times New Roman" w:cs="Times New Roman"/>
                  <w:color w:val="auto"/>
                  <w:sz w:val="18"/>
                  <w:szCs w:val="18"/>
                  <w:rPrChange w:id="13741" w:author="He Han" w:date="2026-10-27T15:49:00Z">
                    <w:rPr>
                      <w:rFonts w:ascii="Times New Roman" w:eastAsia="等线" w:hAnsi="Times New Roman" w:cs="Times New Roman"/>
                      <w:color w:val="000000" w:themeColor="text1"/>
                      <w:sz w:val="18"/>
                      <w:szCs w:val="18"/>
                    </w:rPr>
                  </w:rPrChange>
                </w:rPr>
                <w:t xml:space="preserve">. Start the stirrer. Then add 2.0 eq. </w:t>
              </w:r>
              <w:r w:rsidRPr="00D05DD3">
                <w:rPr>
                  <w:rFonts w:ascii="Times New Roman" w:eastAsia="等线" w:hAnsi="Times New Roman" w:cs="Times New Roman"/>
                  <w:color w:val="auto"/>
                  <w:sz w:val="18"/>
                  <w:szCs w:val="18"/>
                  <w:lang w:eastAsia="zh-CN"/>
                  <w:rPrChange w:id="13742" w:author="He Han" w:date="2026-10-27T15:49:00Z">
                    <w:rPr>
                      <w:rFonts w:ascii="Times New Roman" w:eastAsia="等线" w:hAnsi="Times New Roman" w:cs="Times New Roman"/>
                      <w:color w:val="000000" w:themeColor="text1"/>
                      <w:sz w:val="18"/>
                      <w:szCs w:val="18"/>
                      <w:lang w:eastAsia="zh-CN"/>
                    </w:rPr>
                  </w:rPrChange>
                </w:rPr>
                <w:t>Fmoc-L-Leu-OH.</w:t>
              </w:r>
              <w:r w:rsidRPr="00D05DD3">
                <w:rPr>
                  <w:rFonts w:ascii="Times New Roman" w:eastAsia="等线" w:hAnsi="Times New Roman" w:cs="Times New Roman"/>
                  <w:color w:val="auto"/>
                  <w:sz w:val="18"/>
                  <w:szCs w:val="18"/>
                  <w:rPrChange w:id="13743" w:author="He Han" w:date="2026-10-27T15:49:00Z">
                    <w:rPr>
                      <w:rFonts w:ascii="Times New Roman" w:eastAsia="等线" w:hAnsi="Times New Roman" w:cs="Times New Roman"/>
                      <w:color w:val="000000" w:themeColor="text1"/>
                      <w:sz w:val="18"/>
                      <w:szCs w:val="18"/>
                    </w:rPr>
                  </w:rPrChange>
                </w:rPr>
                <w:t xml:space="preserve"> </w:t>
              </w:r>
            </w:ins>
            <w:ins w:id="13744" w:author="Xuning Wei12232" w:date="2026-09-05T19:50:00Z">
              <w:r w:rsidR="00473484" w:rsidRPr="00D05DD3">
                <w:rPr>
                  <w:rFonts w:ascii="Times New Roman" w:eastAsia="等线" w:hAnsi="Times New Roman" w:cs="Times New Roman"/>
                  <w:color w:val="auto"/>
                  <w:sz w:val="18"/>
                  <w:szCs w:val="18"/>
                  <w:rPrChange w:id="13745" w:author="He Han" w:date="2026-10-27T15:49:00Z">
                    <w:rPr>
                      <w:rFonts w:ascii="Times New Roman" w:eastAsia="等线" w:hAnsi="Times New Roman" w:cs="Times New Roman"/>
                      <w:color w:val="FF0000"/>
                      <w:sz w:val="18"/>
                      <w:szCs w:val="18"/>
                    </w:rPr>
                  </w:rPrChange>
                </w:rPr>
                <w:t>Stir for at least 15 min.</w:t>
              </w:r>
            </w:ins>
            <w:ins w:id="13746" w:author="Xuning Wei12232" w:date="2026-07-27T20:39:00Z">
              <w:r w:rsidRPr="00D05DD3">
                <w:rPr>
                  <w:rFonts w:ascii="Times New Roman" w:eastAsia="等线" w:hAnsi="Times New Roman" w:cs="Times New Roman"/>
                  <w:color w:val="auto"/>
                  <w:sz w:val="18"/>
                  <w:szCs w:val="18"/>
                  <w:lang w:eastAsia="zh-CN"/>
                  <w:rPrChange w:id="13747" w:author="He Han" w:date="2026-10-27T15:49:00Z">
                    <w:rPr>
                      <w:rFonts w:ascii="Times New Roman" w:eastAsia="等线" w:hAnsi="Times New Roman" w:cs="Times New Roman"/>
                      <w:color w:val="000000" w:themeColor="text1"/>
                      <w:sz w:val="18"/>
                      <w:szCs w:val="18"/>
                      <w:lang w:eastAsia="zh-CN"/>
                    </w:rPr>
                  </w:rPrChange>
                </w:rPr>
                <w:t xml:space="preserve"> </w:t>
              </w:r>
              <w:r w:rsidRPr="00D05DD3">
                <w:rPr>
                  <w:rFonts w:ascii="Times New Roman" w:eastAsia="等线" w:hAnsi="Times New Roman" w:cs="Times New Roman"/>
                  <w:color w:val="auto"/>
                  <w:sz w:val="18"/>
                  <w:szCs w:val="18"/>
                  <w:lang w:eastAsia="zh-CN"/>
                  <w:rPrChange w:id="13748" w:author="He Han" w:date="2026-10-27T15:49:00Z">
                    <w:rPr>
                      <w:rFonts w:ascii="Times New Roman" w:eastAsia="等线" w:hAnsi="Times New Roman" w:cs="Times New Roman"/>
                      <w:color w:val="000000" w:themeColor="text1"/>
                      <w:sz w:val="18"/>
                      <w:szCs w:val="18"/>
                      <w:lang w:eastAsia="zh-CN"/>
                    </w:rPr>
                  </w:rPrChange>
                </w:rPr>
                <w:br/>
                <w:t>2. Adjust</w:t>
              </w:r>
              <w:r w:rsidRPr="00D05DD3">
                <w:rPr>
                  <w:rFonts w:ascii="Times New Roman" w:eastAsia="等线" w:hAnsi="Times New Roman" w:cs="Times New Roman"/>
                  <w:bCs w:val="0"/>
                  <w:color w:val="auto"/>
                  <w:sz w:val="18"/>
                  <w:szCs w:val="18"/>
                  <w:rPrChange w:id="13749" w:author="He Han" w:date="2026-10-27T15:49:00Z">
                    <w:rPr>
                      <w:rFonts w:ascii="Times New Roman" w:eastAsia="等线" w:hAnsi="Times New Roman" w:cs="Times New Roman"/>
                      <w:bCs w:val="0"/>
                      <w:color w:val="000000" w:themeColor="text1"/>
                      <w:sz w:val="18"/>
                      <w:szCs w:val="18"/>
                    </w:rPr>
                  </w:rPrChange>
                </w:rPr>
                <w:t xml:space="preserve"> the mixture to </w:t>
              </w:r>
              <w:r w:rsidRPr="00D05DD3">
                <w:rPr>
                  <w:rFonts w:ascii="Times New Roman" w:eastAsia="等线" w:hAnsi="Times New Roman" w:cs="Times New Roman"/>
                  <w:bCs w:val="0"/>
                  <w:color w:val="auto"/>
                  <w:sz w:val="18"/>
                  <w:szCs w:val="18"/>
                  <w:lang w:eastAsia="zh-CN"/>
                  <w:rPrChange w:id="13750" w:author="He Han" w:date="2026-10-27T15:49:00Z">
                    <w:rPr>
                      <w:rFonts w:ascii="Times New Roman" w:eastAsia="等线" w:hAnsi="Times New Roman" w:cs="Times New Roman"/>
                      <w:bCs w:val="0"/>
                      <w:color w:val="000000" w:themeColor="text1"/>
                      <w:sz w:val="18"/>
                      <w:szCs w:val="18"/>
                      <w:lang w:eastAsia="zh-CN"/>
                    </w:rPr>
                  </w:rPrChange>
                </w:rPr>
                <w:t>20</w:t>
              </w:r>
              <w:r w:rsidRPr="00D05DD3">
                <w:rPr>
                  <w:rFonts w:ascii="Times New Roman" w:eastAsia="等线" w:hAnsi="Times New Roman" w:cs="Times New Roman"/>
                  <w:bCs w:val="0"/>
                  <w:color w:val="auto"/>
                  <w:sz w:val="18"/>
                  <w:szCs w:val="18"/>
                  <w:rPrChange w:id="13751" w:author="He Han" w:date="2026-10-27T15:49:00Z">
                    <w:rPr>
                      <w:rFonts w:ascii="Times New Roman" w:eastAsia="等线" w:hAnsi="Times New Roman" w:cs="Times New Roman"/>
                      <w:bCs w:val="0"/>
                      <w:color w:val="000000" w:themeColor="text1"/>
                      <w:sz w:val="18"/>
                      <w:szCs w:val="18"/>
                    </w:rPr>
                  </w:rPrChange>
                </w:rPr>
                <w:t>±5</w:t>
              </w:r>
            </w:ins>
            <w:ins w:id="13752" w:author="Johan Granander" w:date="2026-07-28T13:43:00Z">
              <w:r w:rsidR="002D558C" w:rsidRPr="00D05DD3">
                <w:rPr>
                  <w:rFonts w:ascii="Times New Roman" w:eastAsia="等线" w:hAnsi="Times New Roman" w:cs="Times New Roman"/>
                  <w:bCs w:val="0"/>
                  <w:color w:val="auto"/>
                  <w:sz w:val="18"/>
                  <w:szCs w:val="18"/>
                  <w:rPrChange w:id="13753" w:author="He Han" w:date="2026-10-27T15:49:00Z">
                    <w:rPr>
                      <w:rFonts w:ascii="Times New Roman" w:eastAsia="等线" w:hAnsi="Times New Roman" w:cs="Times New Roman"/>
                      <w:bCs w:val="0"/>
                      <w:color w:val="000000" w:themeColor="text1"/>
                      <w:sz w:val="18"/>
                      <w:szCs w:val="18"/>
                    </w:rPr>
                  </w:rPrChange>
                </w:rPr>
                <w:t xml:space="preserve"> </w:t>
              </w:r>
            </w:ins>
            <w:ins w:id="13754" w:author="Xuning Wei12232" w:date="2026-07-27T20:39:00Z">
              <w:r w:rsidRPr="00D05DD3">
                <w:rPr>
                  <w:rFonts w:ascii="Times New Roman" w:eastAsia="等线" w:hAnsi="Times New Roman" w:cs="Times New Roman"/>
                  <w:bCs w:val="0"/>
                  <w:color w:val="auto"/>
                  <w:sz w:val="18"/>
                  <w:szCs w:val="18"/>
                  <w:rPrChange w:id="13755" w:author="He Han" w:date="2026-10-27T15:49:00Z">
                    <w:rPr>
                      <w:rFonts w:ascii="Times New Roman" w:eastAsia="等线" w:hAnsi="Times New Roman" w:cs="Times New Roman"/>
                      <w:bCs w:val="0"/>
                      <w:color w:val="000000" w:themeColor="text1"/>
                      <w:sz w:val="18"/>
                      <w:szCs w:val="18"/>
                    </w:rPr>
                  </w:rPrChange>
                </w:rPr>
                <w:t>℃</w:t>
              </w:r>
              <w:r w:rsidRPr="00D05DD3">
                <w:rPr>
                  <w:rFonts w:ascii="Times New Roman" w:eastAsia="等线" w:hAnsi="Times New Roman" w:cs="Times New Roman"/>
                  <w:color w:val="auto"/>
                  <w:sz w:val="18"/>
                  <w:szCs w:val="18"/>
                  <w:rPrChange w:id="13756" w:author="He Han" w:date="2026-10-27T15:49:00Z">
                    <w:rPr>
                      <w:rFonts w:ascii="Times New Roman" w:eastAsia="等线" w:hAnsi="Times New Roman" w:cs="Times New Roman"/>
                      <w:color w:val="000000" w:themeColor="text1"/>
                      <w:sz w:val="18"/>
                      <w:szCs w:val="18"/>
                    </w:rPr>
                  </w:rPrChange>
                </w:rPr>
                <w:t>.</w:t>
              </w:r>
              <w:r w:rsidRPr="00BB7730">
                <w:rPr>
                  <w:rFonts w:ascii="Times New Roman" w:eastAsia="等线" w:hAnsi="Times New Roman" w:cs="Times New Roman"/>
                  <w:color w:val="000000" w:themeColor="text1"/>
                  <w:sz w:val="18"/>
                  <w:szCs w:val="18"/>
                </w:rPr>
                <w:t xml:space="preserve"> Maintain for next operation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3757" w:author="Johan Granander" w:date="2026-07-28T13:43:00Z">
              <w:r w:rsidR="002D558C" w:rsidRPr="00BB7730">
                <w:rPr>
                  <w:rFonts w:ascii="Times New Roman" w:eastAsia="等线" w:hAnsi="Times New Roman" w:cs="Times New Roman"/>
                  <w:color w:val="000000" w:themeColor="text1"/>
                  <w:sz w:val="18"/>
                  <w:szCs w:val="18"/>
                </w:rPr>
                <w:t xml:space="preserve"> </w:t>
              </w:r>
            </w:ins>
            <w:ins w:id="13758" w:author="Xuning Wei12232" w:date="2026-07-27T20:39: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3759" w:author="Johan Granander" w:date="2026-07-28T13:43:00Z">
              <w:r w:rsidR="002D558C" w:rsidRPr="00BB7730">
                <w:rPr>
                  <w:rFonts w:ascii="Times New Roman" w:eastAsia="等线" w:hAnsi="Times New Roman" w:cs="Times New Roman"/>
                  <w:color w:val="000000" w:themeColor="text1"/>
                  <w:sz w:val="18"/>
                  <w:szCs w:val="18"/>
                  <w:lang w:eastAsia="zh-CN"/>
                </w:rPr>
                <w:t xml:space="preserve"> </w:t>
              </w:r>
            </w:ins>
            <w:ins w:id="13760" w:author="Xuning Wei12232" w:date="2026-07-27T20:39:00Z">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Add 2.0 eq. OxymaPure into TJ4S-1213-Sy15-R01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3761" w:author="Johan Granander" w:date="2026-07-28T13:44:00Z">
              <w:r w:rsidR="002D558C" w:rsidRPr="00BB7730">
                <w:rPr>
                  <w:rFonts w:ascii="Times New Roman" w:eastAsia="等线" w:hAnsi="Times New Roman" w:cs="Times New Roman"/>
                  <w:color w:val="000000" w:themeColor="text1"/>
                  <w:sz w:val="18"/>
                  <w:szCs w:val="18"/>
                </w:rPr>
                <w:t xml:space="preserve"> </w:t>
              </w:r>
            </w:ins>
            <w:ins w:id="13762" w:author="Xuning Wei12232" w:date="2026-07-27T20:39: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3763" w:author="Johan Granander" w:date="2026-07-28T13:44:00Z">
              <w:r w:rsidR="002D558C" w:rsidRPr="00BB7730">
                <w:rPr>
                  <w:rFonts w:ascii="Times New Roman" w:eastAsia="等线" w:hAnsi="Times New Roman" w:cs="Times New Roman"/>
                  <w:color w:val="000000" w:themeColor="text1"/>
                  <w:sz w:val="18"/>
                  <w:szCs w:val="18"/>
                  <w:lang w:eastAsia="zh-CN"/>
                </w:rPr>
                <w:t xml:space="preserve"> </w:t>
              </w:r>
            </w:ins>
            <w:ins w:id="13764" w:author="Xuning Wei12232" w:date="2026-07-27T20:39:00Z">
              <w:r w:rsidRPr="00BB7730">
                <w:rPr>
                  <w:rFonts w:ascii="Times New Roman" w:eastAsia="等线" w:hAnsi="Times New Roman" w:cs="Times New Roman"/>
                  <w:color w:val="000000" w:themeColor="text1"/>
                  <w:sz w:val="18"/>
                  <w:szCs w:val="18"/>
                </w:rPr>
                <w:t>℃), rinse the TJ4S-1213-Sy15-R01 with 2.0</w:t>
              </w:r>
            </w:ins>
            <w:ins w:id="13765" w:author="Johan Granander" w:date="2026-07-28T13:44:00Z">
              <w:r w:rsidR="002D558C" w:rsidRPr="00BB7730">
                <w:rPr>
                  <w:rFonts w:ascii="Times New Roman" w:eastAsia="等线" w:hAnsi="Times New Roman" w:cs="Times New Roman"/>
                  <w:color w:val="000000" w:themeColor="text1"/>
                  <w:sz w:val="18"/>
                  <w:szCs w:val="18"/>
                </w:rPr>
                <w:t xml:space="preserve"> </w:t>
              </w:r>
            </w:ins>
            <w:ins w:id="13766" w:author="Xuning Wei12232" w:date="2026-07-27T20:39:00Z">
              <w:del w:id="13767" w:author="Johan Granander" w:date="2026-07-28T13:44:00Z">
                <w:r w:rsidRPr="00BB7730" w:rsidDel="002D558C">
                  <w:rPr>
                    <w:rFonts w:ascii="Times New Roman" w:eastAsia="等线" w:hAnsi="Times New Roman" w:cs="Times New Roman"/>
                    <w:color w:val="000000" w:themeColor="text1"/>
                    <w:sz w:val="18"/>
                    <w:szCs w:val="18"/>
                  </w:rPr>
                  <w:delText xml:space="preserve">v </w:delText>
                </w:r>
              </w:del>
            </w:ins>
            <w:ins w:id="13768" w:author="Johan Granander" w:date="2026-07-28T13:44:00Z">
              <w:r w:rsidR="002D558C" w:rsidRPr="00BB7730">
                <w:rPr>
                  <w:rFonts w:ascii="Times New Roman" w:eastAsia="等线" w:hAnsi="Times New Roman" w:cs="Times New Roman"/>
                  <w:color w:val="000000" w:themeColor="text1"/>
                  <w:sz w:val="18"/>
                  <w:szCs w:val="18"/>
                </w:rPr>
                <w:t xml:space="preserve">V </w:t>
              </w:r>
            </w:ins>
            <w:ins w:id="13769" w:author="Xuning Wei12232" w:date="2026-07-27T20:39:00Z">
              <w:r w:rsidRPr="00BB7730">
                <w:rPr>
                  <w:rFonts w:ascii="Times New Roman" w:eastAsia="等线" w:hAnsi="Times New Roman" w:cs="Times New Roman"/>
                  <w:color w:val="000000" w:themeColor="text1"/>
                  <w:sz w:val="18"/>
                  <w:szCs w:val="18"/>
                </w:rPr>
                <w:t xml:space="preserve">DMF (1.896 kg/kg). Add 2.2 eq. DIC into TJ4S-1213-Sy15-R01, the addition rate depends on temperature control. Activate for 20±5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3770" w:author="Johan Granander" w:date="2026-07-28T13:44:00Z">
              <w:r w:rsidR="002D558C" w:rsidRPr="00BB7730">
                <w:rPr>
                  <w:rFonts w:ascii="Times New Roman" w:eastAsia="等线" w:hAnsi="Times New Roman" w:cs="Times New Roman"/>
                  <w:color w:val="000000" w:themeColor="text1"/>
                  <w:sz w:val="18"/>
                  <w:szCs w:val="18"/>
                </w:rPr>
                <w:t xml:space="preserve"> </w:t>
              </w:r>
            </w:ins>
            <w:ins w:id="13771" w:author="Xuning Wei12232" w:date="2026-07-27T20:39: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3772" w:author="Johan Granander" w:date="2026-07-28T13:44:00Z">
              <w:r w:rsidR="002D558C" w:rsidRPr="00BB7730">
                <w:rPr>
                  <w:rFonts w:ascii="Times New Roman" w:eastAsia="等线" w:hAnsi="Times New Roman" w:cs="Times New Roman"/>
                  <w:color w:val="000000" w:themeColor="text1"/>
                  <w:sz w:val="18"/>
                  <w:szCs w:val="18"/>
                  <w:lang w:eastAsia="zh-CN"/>
                </w:rPr>
                <w:t xml:space="preserve"> </w:t>
              </w:r>
            </w:ins>
            <w:ins w:id="13773" w:author="Xuning Wei12232" w:date="2026-07-27T20:39: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等线" w:hAnsi="Times New Roman" w:cs="Times New Roman"/>
                  <w:bCs w:val="0"/>
                  <w:color w:val="000000" w:themeColor="text1"/>
                  <w:sz w:val="18"/>
                  <w:szCs w:val="18"/>
                  <w:lang w:eastAsia="zh-CN"/>
                </w:rPr>
                <w:t>1.0 V DMF (0.9</w:t>
              </w:r>
            </w:ins>
            <w:ins w:id="13774" w:author="He Han" w:date="2026-10-27T15:49:00Z">
              <w:r w:rsidR="000D48A2">
                <w:rPr>
                  <w:rFonts w:ascii="Times New Roman" w:eastAsia="等线" w:hAnsi="Times New Roman" w:cs="Times New Roman"/>
                  <w:bCs w:val="0"/>
                  <w:color w:val="000000" w:themeColor="text1"/>
                  <w:sz w:val="18"/>
                  <w:szCs w:val="18"/>
                  <w:lang w:eastAsia="zh-CN"/>
                </w:rPr>
                <w:t>5</w:t>
              </w:r>
            </w:ins>
            <w:ins w:id="13775" w:author="Xuning Wei12232" w:date="2026-07-27T20:39:00Z">
              <w:del w:id="13776" w:author="He Han" w:date="2026-10-27T15:49:00Z">
                <w:r w:rsidRPr="00BB7730" w:rsidDel="000D48A2">
                  <w:rPr>
                    <w:rFonts w:ascii="Times New Roman" w:eastAsia="等线" w:hAnsi="Times New Roman" w:cs="Times New Roman"/>
                    <w:bCs w:val="0"/>
                    <w:color w:val="000000" w:themeColor="text1"/>
                    <w:sz w:val="18"/>
                    <w:szCs w:val="18"/>
                    <w:lang w:eastAsia="zh-CN"/>
                  </w:rPr>
                  <w:delText>48</w:delText>
                </w:r>
              </w:del>
              <w:r w:rsidRPr="00BB7730">
                <w:rPr>
                  <w:rFonts w:ascii="Times New Roman" w:eastAsia="等线" w:hAnsi="Times New Roman" w:cs="Times New Roman"/>
                  <w:bCs w:val="0"/>
                  <w:color w:val="000000" w:themeColor="text1"/>
                  <w:sz w:val="18"/>
                  <w:szCs w:val="18"/>
                  <w:lang w:eastAsia="zh-CN"/>
                </w:rPr>
                <w:t xml:space="preserve">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3777" w:author="Xuning Wei12232" w:date="2026-07-27T20:59:00Z">
              <w:tcPr>
                <w:tcW w:w="842" w:type="pct"/>
                <w:gridSpan w:val="3"/>
                <w:vMerge w:val="restart"/>
                <w:shd w:val="clear" w:color="auto" w:fill="FFFFFF" w:themeFill="background1"/>
                <w:vAlign w:val="center"/>
              </w:tcPr>
            </w:tcPrChange>
          </w:tcPr>
          <w:p w14:paraId="2A557E87" w14:textId="77777777" w:rsidR="00153539" w:rsidRPr="00BB7730" w:rsidRDefault="00153539">
            <w:pPr>
              <w:pStyle w:val="afc"/>
              <w:numPr>
                <w:ilvl w:val="0"/>
                <w:numId w:val="190"/>
              </w:numPr>
              <w:ind w:firstLineChars="0"/>
              <w:jc w:val="both"/>
              <w:rPr>
                <w:ins w:id="13778" w:author="He Han" w:date="2026-10-22T22:12:00Z"/>
                <w:rFonts w:ascii="Times New Roman" w:hAnsi="Times New Roman" w:cs="Times New Roman"/>
                <w:color w:val="auto"/>
                <w:sz w:val="18"/>
                <w:szCs w:val="18"/>
                <w:shd w:val="clear" w:color="auto" w:fill="FFFFFF"/>
              </w:rPr>
              <w:pPrChange w:id="13779" w:author="He Han" w:date="2026-10-22T22:15:00Z">
                <w:pPr>
                  <w:pStyle w:val="afc"/>
                  <w:numPr>
                    <w:numId w:val="161"/>
                  </w:numPr>
                  <w:ind w:left="420" w:firstLineChars="0" w:hanging="420"/>
                  <w:jc w:val="both"/>
                </w:pPr>
              </w:pPrChange>
            </w:pPr>
            <w:ins w:id="13780"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2CE3BB44" w14:textId="77777777" w:rsidR="00153539" w:rsidRPr="00BB7730" w:rsidRDefault="00153539">
            <w:pPr>
              <w:pStyle w:val="afc"/>
              <w:numPr>
                <w:ilvl w:val="0"/>
                <w:numId w:val="190"/>
              </w:numPr>
              <w:ind w:firstLineChars="0"/>
              <w:jc w:val="both"/>
              <w:rPr>
                <w:ins w:id="13781" w:author="He Han" w:date="2026-10-22T22:12:00Z"/>
                <w:rFonts w:ascii="Times New Roman" w:hAnsi="Times New Roman" w:cs="Times New Roman"/>
                <w:color w:val="auto"/>
                <w:sz w:val="18"/>
                <w:szCs w:val="18"/>
                <w:shd w:val="clear" w:color="auto" w:fill="FFFFFF"/>
              </w:rPr>
              <w:pPrChange w:id="13782" w:author="He Han" w:date="2026-10-22T22:15:00Z">
                <w:pPr>
                  <w:pStyle w:val="afc"/>
                  <w:numPr>
                    <w:numId w:val="161"/>
                  </w:numPr>
                  <w:ind w:left="420" w:firstLineChars="0" w:hanging="420"/>
                  <w:jc w:val="both"/>
                </w:pPr>
              </w:pPrChange>
            </w:pPr>
            <w:ins w:id="13783" w:author="He Han" w:date="2026-10-22T22:12:00Z">
              <w:r w:rsidRPr="00BB7730">
                <w:rPr>
                  <w:rFonts w:ascii="Times New Roman" w:hAnsi="Times New Roman" w:cs="Times New Roman"/>
                  <w:color w:val="auto"/>
                  <w:sz w:val="18"/>
                  <w:szCs w:val="18"/>
                  <w:shd w:val="clear" w:color="auto" w:fill="FFFFFF"/>
                </w:rPr>
                <w:t>Agitator material: Hastelloy (C-276)</w:t>
              </w:r>
            </w:ins>
          </w:p>
          <w:p w14:paraId="3793D85A" w14:textId="77777777" w:rsidR="00153539" w:rsidRPr="00BB7730" w:rsidRDefault="00153539">
            <w:pPr>
              <w:pStyle w:val="afc"/>
              <w:numPr>
                <w:ilvl w:val="0"/>
                <w:numId w:val="190"/>
              </w:numPr>
              <w:ind w:firstLineChars="0"/>
              <w:jc w:val="both"/>
              <w:rPr>
                <w:ins w:id="13784" w:author="He Han" w:date="2026-10-22T22:12:00Z"/>
                <w:rFonts w:ascii="Times New Roman" w:hAnsi="Times New Roman" w:cs="Times New Roman"/>
                <w:color w:val="auto"/>
                <w:sz w:val="18"/>
                <w:szCs w:val="18"/>
                <w:shd w:val="clear" w:color="auto" w:fill="FFFFFF"/>
              </w:rPr>
              <w:pPrChange w:id="13785" w:author="He Han" w:date="2026-10-22T22:15:00Z">
                <w:pPr>
                  <w:pStyle w:val="afc"/>
                  <w:numPr>
                    <w:numId w:val="161"/>
                  </w:numPr>
                  <w:ind w:left="420" w:firstLineChars="0" w:hanging="420"/>
                  <w:jc w:val="both"/>
                </w:pPr>
              </w:pPrChange>
            </w:pPr>
            <w:ins w:id="13786" w:author="He Han" w:date="2026-10-22T22:12:00Z">
              <w:r w:rsidRPr="00BB7730">
                <w:rPr>
                  <w:rFonts w:ascii="Times New Roman" w:hAnsi="Times New Roman" w:cs="Times New Roman"/>
                  <w:color w:val="auto"/>
                  <w:sz w:val="18"/>
                  <w:szCs w:val="18"/>
                  <w:shd w:val="clear" w:color="auto" w:fill="FFFFFF"/>
                </w:rPr>
                <w:t>Sight glass: Glass</w:t>
              </w:r>
            </w:ins>
          </w:p>
          <w:p w14:paraId="3DDFB476" w14:textId="77777777" w:rsidR="00153539" w:rsidRPr="00BB7730" w:rsidRDefault="00153539">
            <w:pPr>
              <w:pStyle w:val="afc"/>
              <w:numPr>
                <w:ilvl w:val="0"/>
                <w:numId w:val="190"/>
              </w:numPr>
              <w:ind w:firstLineChars="0"/>
              <w:jc w:val="both"/>
              <w:rPr>
                <w:ins w:id="13787" w:author="He Han" w:date="2026-10-22T22:12:00Z"/>
                <w:rFonts w:ascii="Times New Roman" w:hAnsi="Times New Roman" w:cs="Times New Roman"/>
                <w:color w:val="auto"/>
                <w:sz w:val="18"/>
                <w:szCs w:val="18"/>
                <w:shd w:val="clear" w:color="auto" w:fill="FFFFFF"/>
              </w:rPr>
              <w:pPrChange w:id="13788" w:author="He Han" w:date="2026-10-22T22:15:00Z">
                <w:pPr>
                  <w:pStyle w:val="afc"/>
                  <w:numPr>
                    <w:numId w:val="161"/>
                  </w:numPr>
                  <w:ind w:left="420" w:firstLineChars="0" w:hanging="420"/>
                  <w:jc w:val="both"/>
                </w:pPr>
              </w:pPrChange>
            </w:pPr>
            <w:ins w:id="13789"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4A1ADC72" w14:textId="77777777" w:rsidR="00153539" w:rsidRPr="00BB7730" w:rsidRDefault="00153539">
            <w:pPr>
              <w:pStyle w:val="afc"/>
              <w:numPr>
                <w:ilvl w:val="0"/>
                <w:numId w:val="190"/>
              </w:numPr>
              <w:ind w:firstLineChars="0"/>
              <w:jc w:val="both"/>
              <w:rPr>
                <w:ins w:id="13790" w:author="He Han" w:date="2026-10-22T22:12:00Z"/>
                <w:rFonts w:ascii="Times New Roman" w:hAnsi="Times New Roman" w:cs="Times New Roman"/>
                <w:color w:val="auto"/>
                <w:sz w:val="18"/>
                <w:szCs w:val="18"/>
                <w:shd w:val="clear" w:color="auto" w:fill="FFFFFF"/>
              </w:rPr>
              <w:pPrChange w:id="13791" w:author="He Han" w:date="2026-10-22T22:15:00Z">
                <w:pPr>
                  <w:pStyle w:val="afc"/>
                  <w:numPr>
                    <w:numId w:val="161"/>
                  </w:numPr>
                  <w:ind w:left="420" w:firstLineChars="0" w:hanging="420"/>
                  <w:jc w:val="both"/>
                </w:pPr>
              </w:pPrChange>
            </w:pPr>
            <w:ins w:id="13792"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0387E97E" w14:textId="77777777" w:rsidR="00153539" w:rsidRPr="00BB7730" w:rsidRDefault="00153539">
            <w:pPr>
              <w:pStyle w:val="afc"/>
              <w:numPr>
                <w:ilvl w:val="0"/>
                <w:numId w:val="190"/>
              </w:numPr>
              <w:ind w:firstLineChars="0"/>
              <w:jc w:val="both"/>
              <w:rPr>
                <w:ins w:id="13793" w:author="He Han" w:date="2026-10-22T22:12:00Z"/>
                <w:rFonts w:ascii="Times New Roman" w:hAnsi="Times New Roman" w:cs="Times New Roman"/>
                <w:color w:val="auto"/>
                <w:sz w:val="18"/>
                <w:szCs w:val="18"/>
                <w:shd w:val="clear" w:color="auto" w:fill="FFFFFF"/>
              </w:rPr>
              <w:pPrChange w:id="13794" w:author="He Han" w:date="2026-10-22T22:15:00Z">
                <w:pPr>
                  <w:pStyle w:val="afc"/>
                  <w:numPr>
                    <w:numId w:val="161"/>
                  </w:numPr>
                  <w:ind w:left="420" w:firstLineChars="0" w:hanging="420"/>
                  <w:jc w:val="both"/>
                </w:pPr>
              </w:pPrChange>
            </w:pPr>
            <w:ins w:id="13795" w:author="He Han" w:date="2026-10-22T22:12:00Z">
              <w:r w:rsidRPr="00BB7730">
                <w:rPr>
                  <w:rFonts w:ascii="Times New Roman" w:hAnsi="Times New Roman" w:cs="Times New Roman"/>
                  <w:color w:val="auto"/>
                  <w:sz w:val="18"/>
                  <w:szCs w:val="18"/>
                  <w:shd w:val="clear" w:color="auto" w:fill="FFFFFF"/>
                </w:rPr>
                <w:t>Sealing ring: PTFE</w:t>
              </w:r>
            </w:ins>
          </w:p>
          <w:p w14:paraId="101545B7" w14:textId="77777777" w:rsidR="00153539" w:rsidRPr="00BB7730" w:rsidRDefault="00153539">
            <w:pPr>
              <w:pStyle w:val="afc"/>
              <w:numPr>
                <w:ilvl w:val="0"/>
                <w:numId w:val="190"/>
              </w:numPr>
              <w:ind w:firstLineChars="0"/>
              <w:jc w:val="both"/>
              <w:rPr>
                <w:ins w:id="13796" w:author="He Han" w:date="2026-10-22T22:12:00Z"/>
                <w:rFonts w:ascii="Times New Roman" w:hAnsi="Times New Roman" w:cs="Times New Roman"/>
                <w:color w:val="auto"/>
                <w:sz w:val="18"/>
                <w:szCs w:val="18"/>
                <w:shd w:val="clear" w:color="auto" w:fill="FFFFFF"/>
              </w:rPr>
              <w:pPrChange w:id="13797" w:author="He Han" w:date="2026-10-22T22:15:00Z">
                <w:pPr>
                  <w:pStyle w:val="afc"/>
                  <w:numPr>
                    <w:numId w:val="161"/>
                  </w:numPr>
                  <w:ind w:left="420" w:firstLineChars="0" w:hanging="420"/>
                  <w:jc w:val="both"/>
                </w:pPr>
              </w:pPrChange>
            </w:pPr>
            <w:ins w:id="13798" w:author="He Han" w:date="2026-10-22T22:12:00Z">
              <w:r w:rsidRPr="00BB7730">
                <w:rPr>
                  <w:rFonts w:ascii="Times New Roman" w:hAnsi="Times New Roman" w:cs="Times New Roman"/>
                  <w:color w:val="auto"/>
                  <w:sz w:val="18"/>
                  <w:szCs w:val="18"/>
                  <w:shd w:val="clear" w:color="auto" w:fill="FFFFFF"/>
                </w:rPr>
                <w:t>Mass flow meter: SS</w:t>
              </w:r>
            </w:ins>
          </w:p>
          <w:p w14:paraId="1B204723" w14:textId="77777777" w:rsidR="00153539" w:rsidRPr="00BB7730" w:rsidRDefault="00153539">
            <w:pPr>
              <w:pStyle w:val="afc"/>
              <w:numPr>
                <w:ilvl w:val="0"/>
                <w:numId w:val="190"/>
              </w:numPr>
              <w:ind w:firstLineChars="0"/>
              <w:jc w:val="both"/>
              <w:rPr>
                <w:ins w:id="13799" w:author="He Han" w:date="2026-10-22T22:12:00Z"/>
                <w:rFonts w:ascii="Times New Roman" w:hAnsi="Times New Roman" w:cs="Times New Roman"/>
                <w:color w:val="auto"/>
                <w:sz w:val="18"/>
                <w:szCs w:val="18"/>
                <w:shd w:val="clear" w:color="auto" w:fill="FFFFFF"/>
              </w:rPr>
              <w:pPrChange w:id="13800" w:author="He Han" w:date="2026-10-22T22:15:00Z">
                <w:pPr>
                  <w:pStyle w:val="afc"/>
                  <w:numPr>
                    <w:numId w:val="161"/>
                  </w:numPr>
                  <w:ind w:left="420" w:firstLineChars="0" w:hanging="420"/>
                  <w:jc w:val="both"/>
                </w:pPr>
              </w:pPrChange>
            </w:pPr>
            <w:ins w:id="13801"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055D265" w14:textId="77777777" w:rsidR="00153539" w:rsidRPr="00BB7730" w:rsidRDefault="00153539">
            <w:pPr>
              <w:pStyle w:val="afc"/>
              <w:numPr>
                <w:ilvl w:val="0"/>
                <w:numId w:val="190"/>
              </w:numPr>
              <w:ind w:firstLineChars="0"/>
              <w:jc w:val="both"/>
              <w:rPr>
                <w:ins w:id="13802" w:author="He Han" w:date="2026-10-22T22:12:00Z"/>
                <w:rFonts w:ascii="Times New Roman" w:eastAsiaTheme="minorEastAsia" w:hAnsi="Times New Roman" w:cs="Times New Roman"/>
                <w:color w:val="auto"/>
                <w:sz w:val="18"/>
                <w:szCs w:val="18"/>
                <w:shd w:val="clear" w:color="auto" w:fill="FFFFFF"/>
                <w:lang w:eastAsia="zh-CN"/>
              </w:rPr>
              <w:pPrChange w:id="13803" w:author="He Han" w:date="2026-10-22T22:15:00Z">
                <w:pPr>
                  <w:pStyle w:val="afc"/>
                  <w:numPr>
                    <w:numId w:val="161"/>
                  </w:numPr>
                  <w:ind w:left="420" w:firstLineChars="0" w:hanging="420"/>
                  <w:jc w:val="both"/>
                </w:pPr>
              </w:pPrChange>
            </w:pPr>
            <w:ins w:id="13804"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37754DE0" w14:textId="77777777" w:rsidR="00153539" w:rsidRPr="00BB7730" w:rsidRDefault="00153539">
            <w:pPr>
              <w:pStyle w:val="afc"/>
              <w:numPr>
                <w:ilvl w:val="0"/>
                <w:numId w:val="190"/>
              </w:numPr>
              <w:ind w:firstLineChars="0"/>
              <w:jc w:val="both"/>
              <w:rPr>
                <w:ins w:id="13805" w:author="He Han" w:date="2026-10-22T22:12:00Z"/>
                <w:rFonts w:ascii="Times New Roman" w:eastAsiaTheme="minorEastAsia" w:hAnsi="Times New Roman" w:cs="Times New Roman"/>
                <w:bCs w:val="0"/>
                <w:color w:val="auto"/>
                <w:sz w:val="18"/>
                <w:szCs w:val="18"/>
                <w:shd w:val="clear" w:color="auto" w:fill="FFFFFF"/>
                <w:lang w:eastAsia="zh-CN"/>
              </w:rPr>
              <w:pPrChange w:id="13806" w:author="He Han" w:date="2026-10-22T22:15:00Z">
                <w:pPr>
                  <w:pStyle w:val="afc"/>
                  <w:numPr>
                    <w:numId w:val="161"/>
                  </w:numPr>
                  <w:ind w:left="420" w:firstLineChars="0" w:hanging="420"/>
                  <w:jc w:val="both"/>
                </w:pPr>
              </w:pPrChange>
            </w:pPr>
            <w:ins w:id="13807"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2A395468" w14:textId="675E6ED7" w:rsidR="00153539" w:rsidRPr="00BB7730" w:rsidRDefault="00153539">
            <w:pPr>
              <w:pStyle w:val="afc"/>
              <w:numPr>
                <w:ilvl w:val="0"/>
                <w:numId w:val="190"/>
              </w:numPr>
              <w:ind w:firstLineChars="0"/>
              <w:jc w:val="both"/>
              <w:rPr>
                <w:ins w:id="13808" w:author="He Han" w:date="2026-10-22T22:15:00Z"/>
                <w:rFonts w:ascii="Times New Roman" w:hAnsi="Times New Roman" w:cs="Times New Roman"/>
                <w:color w:val="0000FF"/>
                <w:sz w:val="18"/>
                <w:szCs w:val="18"/>
                <w:shd w:val="clear" w:color="auto" w:fill="FFFFFF"/>
              </w:rPr>
              <w:pPrChange w:id="13809" w:author="He Han" w:date="2026-10-22T22:15:00Z">
                <w:pPr>
                  <w:pStyle w:val="afc"/>
                  <w:numPr>
                    <w:numId w:val="161"/>
                  </w:numPr>
                  <w:ind w:left="420" w:firstLineChars="0" w:hanging="420"/>
                  <w:jc w:val="both"/>
                </w:pPr>
              </w:pPrChange>
            </w:pPr>
            <w:ins w:id="13810"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2CCF1176" w14:textId="372C7903" w:rsidR="00153539" w:rsidRPr="00BB7730" w:rsidRDefault="00153539">
            <w:pPr>
              <w:pStyle w:val="afc"/>
              <w:numPr>
                <w:ilvl w:val="0"/>
                <w:numId w:val="190"/>
              </w:numPr>
              <w:ind w:firstLineChars="0"/>
              <w:jc w:val="both"/>
              <w:rPr>
                <w:ins w:id="13811" w:author="He Han" w:date="2026-10-22T22:12:00Z"/>
                <w:rFonts w:ascii="Times New Roman" w:hAnsi="Times New Roman" w:cs="Times New Roman"/>
                <w:color w:val="0000FF"/>
                <w:sz w:val="18"/>
                <w:szCs w:val="18"/>
                <w:shd w:val="clear" w:color="auto" w:fill="FFFFFF"/>
              </w:rPr>
              <w:pPrChange w:id="13812" w:author="He Han" w:date="2026-10-22T22:15:00Z">
                <w:pPr>
                  <w:pStyle w:val="afc"/>
                  <w:numPr>
                    <w:numId w:val="161"/>
                  </w:numPr>
                  <w:ind w:left="420" w:firstLineChars="0" w:hanging="420"/>
                  <w:jc w:val="both"/>
                </w:pPr>
              </w:pPrChange>
            </w:pPr>
            <w:ins w:id="13813" w:author="He Han" w:date="2026-10-22T22:15: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462DFB8A" w14:textId="07B4896A" w:rsidR="0026505D" w:rsidRPr="00BB7730" w:rsidDel="00153539" w:rsidRDefault="00153539" w:rsidP="00153539">
            <w:pPr>
              <w:rPr>
                <w:ins w:id="13814" w:author="Xuning Wei12232" w:date="2026-07-27T20:51:00Z"/>
                <w:del w:id="13815" w:author="He Han" w:date="2026-10-22T22:12:00Z"/>
                <w:rFonts w:ascii="Times New Roman" w:hAnsi="Times New Roman" w:cs="Times New Roman"/>
                <w:color w:val="auto"/>
                <w:sz w:val="18"/>
                <w:szCs w:val="18"/>
                <w:shd w:val="clear" w:color="auto" w:fill="FFFFFF"/>
              </w:rPr>
            </w:pPr>
            <w:ins w:id="13816" w:author="He Han" w:date="2026-10-22T22:15:00Z">
              <w:r w:rsidRPr="00BB7730" w:rsidDel="006379C0">
                <w:rPr>
                  <w:rFonts w:ascii="Times New Roman" w:hAnsi="Times New Roman" w:cs="Times New Roman"/>
                  <w:color w:val="00B0F0"/>
                  <w:sz w:val="18"/>
                  <w:szCs w:val="18"/>
                  <w:shd w:val="clear" w:color="auto" w:fill="FFFFFF"/>
                </w:rPr>
                <w:t xml:space="preserve"> </w:t>
              </w:r>
            </w:ins>
            <w:ins w:id="13817" w:author="Xuning Wei12232" w:date="2026-07-27T20:51:00Z">
              <w:del w:id="13818" w:author="He Han" w:date="2026-10-12T14:35:00Z">
                <w:r w:rsidR="0026505D" w:rsidRPr="00BB7730" w:rsidDel="006379C0">
                  <w:rPr>
                    <w:rFonts w:ascii="Times New Roman" w:hAnsi="Times New Roman" w:cs="Times New Roman"/>
                    <w:color w:val="00B0F0"/>
                    <w:sz w:val="18"/>
                    <w:szCs w:val="18"/>
                    <w:shd w:val="clear" w:color="auto" w:fill="FFFFFF"/>
                    <w:rPrChange w:id="13819" w:author="He Han" w:date="2026-10-13T13:26:00Z">
                      <w:rPr>
                        <w:rFonts w:ascii="Times New Roman" w:hAnsi="Times New Roman" w:cs="Times New Roman"/>
                        <w:color w:val="auto"/>
                        <w:sz w:val="18"/>
                        <w:szCs w:val="18"/>
                        <w:shd w:val="clear" w:color="auto" w:fill="FFFFFF"/>
                      </w:rPr>
                    </w:rPrChange>
                  </w:rPr>
                  <w:delText>Tank material:</w:delText>
                </w:r>
              </w:del>
              <w:del w:id="13820" w:author="He Han" w:date="2026-10-22T22:12:00Z">
                <w:r w:rsidR="0026505D" w:rsidRPr="00BB7730" w:rsidDel="00153539">
                  <w:rPr>
                    <w:rFonts w:ascii="Times New Roman" w:hAnsi="Times New Roman" w:cs="Times New Roman"/>
                    <w:color w:val="auto"/>
                    <w:sz w:val="18"/>
                    <w:szCs w:val="18"/>
                    <w:shd w:val="clear" w:color="auto" w:fill="FFFFFF"/>
                  </w:rPr>
                  <w:delText xml:space="preserve"> Hastelloy (C-276)</w:delText>
                </w:r>
              </w:del>
            </w:ins>
          </w:p>
          <w:p w14:paraId="6D17A7FC" w14:textId="10702062" w:rsidR="0026505D" w:rsidRPr="00BB7730" w:rsidDel="00153539" w:rsidRDefault="0026505D" w:rsidP="0026505D">
            <w:pPr>
              <w:rPr>
                <w:ins w:id="13821" w:author="Xuning Wei12232" w:date="2026-07-27T20:51:00Z"/>
                <w:del w:id="13822" w:author="He Han" w:date="2026-10-22T22:12:00Z"/>
                <w:rFonts w:ascii="Times New Roman" w:hAnsi="Times New Roman" w:cs="Times New Roman"/>
                <w:color w:val="auto"/>
                <w:sz w:val="18"/>
                <w:szCs w:val="18"/>
                <w:shd w:val="clear" w:color="auto" w:fill="FFFFFF"/>
              </w:rPr>
            </w:pPr>
            <w:ins w:id="13823" w:author="Xuning Wei12232" w:date="2026-07-27T20:51:00Z">
              <w:del w:id="13824"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3F9459FF" w14:textId="38971476" w:rsidR="0026505D" w:rsidRPr="00BB7730" w:rsidDel="00153539" w:rsidRDefault="0026505D" w:rsidP="0026505D">
            <w:pPr>
              <w:rPr>
                <w:ins w:id="13825" w:author="Xuning Wei12232" w:date="2026-07-27T20:51:00Z"/>
                <w:del w:id="13826" w:author="He Han" w:date="2026-10-22T22:12:00Z"/>
                <w:rFonts w:ascii="Times New Roman" w:hAnsi="Times New Roman" w:cs="Times New Roman"/>
                <w:color w:val="auto"/>
                <w:sz w:val="18"/>
                <w:szCs w:val="18"/>
                <w:shd w:val="clear" w:color="auto" w:fill="FFFFFF"/>
              </w:rPr>
            </w:pPr>
            <w:ins w:id="13827" w:author="Xuning Wei12232" w:date="2026-07-27T20:51:00Z">
              <w:del w:id="13828"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394D5165" w14:textId="16F8C9F0" w:rsidR="0026505D" w:rsidRPr="00BB7730" w:rsidDel="00153539" w:rsidRDefault="0026505D" w:rsidP="0026505D">
            <w:pPr>
              <w:rPr>
                <w:ins w:id="13829" w:author="Xuning Wei12232" w:date="2026-07-27T20:51:00Z"/>
                <w:del w:id="13830" w:author="He Han" w:date="2026-10-22T22:12:00Z"/>
                <w:rFonts w:ascii="Times New Roman" w:hAnsi="Times New Roman" w:cs="Times New Roman"/>
                <w:color w:val="auto"/>
                <w:sz w:val="18"/>
                <w:szCs w:val="18"/>
                <w:shd w:val="clear" w:color="auto" w:fill="FFFFFF"/>
              </w:rPr>
            </w:pPr>
            <w:ins w:id="13831" w:author="Xuning Wei12232" w:date="2026-07-27T20:51:00Z">
              <w:del w:id="13832"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66386DA6" w14:textId="6167B236" w:rsidR="0026505D" w:rsidRPr="00BB7730" w:rsidDel="00153539" w:rsidRDefault="0026505D" w:rsidP="0026505D">
            <w:pPr>
              <w:rPr>
                <w:ins w:id="13833" w:author="Xuning Wei12232" w:date="2026-07-27T20:51:00Z"/>
                <w:del w:id="13834" w:author="He Han" w:date="2026-10-22T22:12:00Z"/>
                <w:rFonts w:ascii="Times New Roman" w:hAnsi="Times New Roman" w:cs="Times New Roman"/>
                <w:color w:val="auto"/>
                <w:sz w:val="18"/>
                <w:szCs w:val="18"/>
                <w:shd w:val="clear" w:color="auto" w:fill="FFFFFF"/>
              </w:rPr>
            </w:pPr>
            <w:ins w:id="13835" w:author="Xuning Wei12232" w:date="2026-07-27T20:51:00Z">
              <w:del w:id="13836"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1DD370F8" w14:textId="6FB120D0" w:rsidR="0026505D" w:rsidRPr="00BB7730" w:rsidDel="00153539" w:rsidRDefault="0026505D" w:rsidP="0026505D">
            <w:pPr>
              <w:rPr>
                <w:ins w:id="13837" w:author="Xuning Wei12232" w:date="2026-07-27T20:51:00Z"/>
                <w:del w:id="13838" w:author="He Han" w:date="2026-10-22T22:12:00Z"/>
                <w:rFonts w:ascii="Times New Roman" w:hAnsi="Times New Roman" w:cs="Times New Roman"/>
                <w:color w:val="auto"/>
                <w:sz w:val="18"/>
                <w:szCs w:val="18"/>
                <w:shd w:val="clear" w:color="auto" w:fill="FFFFFF"/>
              </w:rPr>
            </w:pPr>
            <w:ins w:id="13839" w:author="Xuning Wei12232" w:date="2026-07-27T20:51:00Z">
              <w:del w:id="13840"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3841" w:author="He Han" w:date="2026-10-12T15:01:00Z">
                <w:r w:rsidRPr="00BB7730" w:rsidDel="00885401">
                  <w:rPr>
                    <w:rFonts w:ascii="Times New Roman" w:hAnsi="Times New Roman" w:cs="Times New Roman"/>
                    <w:color w:val="auto"/>
                    <w:sz w:val="18"/>
                    <w:szCs w:val="18"/>
                    <w:shd w:val="clear" w:color="auto" w:fill="FFFFFF"/>
                  </w:rPr>
                  <w:delText>304 &amp; 316L</w:delText>
                </w:r>
              </w:del>
            </w:ins>
          </w:p>
          <w:p w14:paraId="53A190A4" w14:textId="027AED90" w:rsidR="0026505D" w:rsidRPr="00BB7730" w:rsidDel="00153539" w:rsidRDefault="0026505D" w:rsidP="0026505D">
            <w:pPr>
              <w:rPr>
                <w:ins w:id="13842" w:author="Xuning Wei12232" w:date="2026-07-27T20:51:00Z"/>
                <w:del w:id="13843" w:author="He Han" w:date="2026-10-22T22:12:00Z"/>
                <w:rFonts w:ascii="Times New Roman" w:eastAsiaTheme="minorEastAsia" w:hAnsi="Times New Roman" w:cs="Times New Roman"/>
                <w:color w:val="auto"/>
                <w:sz w:val="18"/>
                <w:szCs w:val="18"/>
                <w:shd w:val="clear" w:color="auto" w:fill="FFFFFF"/>
                <w:lang w:eastAsia="zh-CN"/>
              </w:rPr>
            </w:pPr>
            <w:ins w:id="13844" w:author="Xuning Wei12232" w:date="2026-07-27T20:51:00Z">
              <w:del w:id="13845"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7836C668" w14:textId="16241A59" w:rsidR="0026505D" w:rsidRPr="00BB7730" w:rsidDel="00153539" w:rsidRDefault="0026505D" w:rsidP="0026505D">
            <w:pPr>
              <w:rPr>
                <w:ins w:id="13846" w:author="Xuning Wei12232" w:date="2026-07-27T20:51:00Z"/>
                <w:del w:id="13847" w:author="He Han" w:date="2026-10-22T22:12:00Z"/>
                <w:rFonts w:ascii="Times New Roman" w:eastAsiaTheme="minorEastAsia" w:hAnsi="Times New Roman" w:cs="Times New Roman"/>
                <w:bCs w:val="0"/>
                <w:color w:val="auto"/>
                <w:sz w:val="18"/>
                <w:szCs w:val="18"/>
                <w:shd w:val="clear" w:color="auto" w:fill="FFFFFF"/>
                <w:lang w:eastAsia="zh-CN"/>
              </w:rPr>
            </w:pPr>
            <w:ins w:id="13848" w:author="Xuning Wei12232" w:date="2026-07-27T20:51:00Z">
              <w:del w:id="13849"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2EA1E3E8" w14:textId="2719F840" w:rsidR="0026505D" w:rsidRPr="00BB7730" w:rsidRDefault="0026505D" w:rsidP="0026505D">
            <w:pPr>
              <w:jc w:val="both"/>
              <w:rPr>
                <w:ins w:id="13850" w:author="Xuning Wei12232" w:date="2026-07-27T20:37:00Z"/>
                <w:rFonts w:ascii="Times New Roman" w:eastAsia="仿宋_GB2312" w:hAnsi="Times New Roman" w:cs="Times New Roman"/>
                <w:b/>
                <w:color w:val="auto"/>
                <w:sz w:val="20"/>
                <w:szCs w:val="20"/>
                <w:lang w:eastAsia="zh-CN" w:bidi="ar"/>
              </w:rPr>
            </w:pPr>
            <w:ins w:id="13851" w:author="Xuning Wei12232" w:date="2026-07-27T20:51:00Z">
              <w:del w:id="13852" w:author="He Han" w:date="2026-10-22T22:12:00Z">
                <w:r w:rsidRPr="00BB7730" w:rsidDel="00153539">
                  <w:rPr>
                    <w:rFonts w:ascii="Times New Roman" w:hAnsi="Times New Roman" w:cs="Times New Roman"/>
                    <w:color w:val="0000FF"/>
                    <w:sz w:val="18"/>
                    <w:szCs w:val="18"/>
                  </w:rPr>
                  <w:delText xml:space="preserve">Mechanical seal: </w:delText>
                </w:r>
              </w:del>
              <w:del w:id="13853" w:author="He Han" w:date="2026-10-12T15:01:00Z">
                <w:r w:rsidRPr="00BB7730" w:rsidDel="00885401">
                  <w:rPr>
                    <w:rFonts w:ascii="Times New Roman" w:hAnsi="Times New Roman" w:cs="Times New Roman"/>
                    <w:color w:val="0000FF"/>
                    <w:sz w:val="18"/>
                    <w:szCs w:val="18"/>
                    <w:shd w:val="clear" w:color="auto" w:fill="FFFFFF"/>
                  </w:rPr>
                  <w:delText>304SS</w:delText>
                </w:r>
              </w:del>
              <w:del w:id="13854"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3855"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3856" w:author="Xuning Wei12232" w:date="2026-07-27T20:59:00Z">
              <w:tcPr>
                <w:tcW w:w="346" w:type="pct"/>
                <w:gridSpan w:val="3"/>
                <w:vMerge w:val="restart"/>
                <w:shd w:val="clear" w:color="auto" w:fill="FFFFFF" w:themeFill="background1"/>
                <w:vAlign w:val="center"/>
              </w:tcPr>
            </w:tcPrChange>
          </w:tcPr>
          <w:p w14:paraId="13B11845" w14:textId="7CDECFB3" w:rsidR="0026505D" w:rsidRPr="00BB7730" w:rsidRDefault="0026505D">
            <w:pPr>
              <w:rPr>
                <w:ins w:id="13857" w:author="Xuning Wei12232" w:date="2026-07-27T20:37:00Z"/>
                <w:rFonts w:ascii="Times New Roman" w:eastAsia="仿宋_GB2312" w:hAnsi="Times New Roman" w:cs="Times New Roman"/>
                <w:color w:val="auto"/>
                <w:sz w:val="20"/>
                <w:szCs w:val="20"/>
                <w:lang w:eastAsia="zh-CN" w:bidi="ar"/>
              </w:rPr>
              <w:pPrChange w:id="13858" w:author="He Han" w:date="2026-08-27T15:34:00Z">
                <w:pPr>
                  <w:jc w:val="both"/>
                </w:pPr>
              </w:pPrChange>
            </w:pPr>
            <w:ins w:id="13859" w:author="Xuning Wei12232" w:date="2026-07-27T20:45: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3860" w:author="Xuning Wei12232" w:date="2026-07-27T20:59:00Z">
              <w:tcPr>
                <w:tcW w:w="396" w:type="pct"/>
                <w:gridSpan w:val="3"/>
                <w:vMerge w:val="restart"/>
                <w:shd w:val="clear" w:color="auto" w:fill="FFFFFF" w:themeFill="background1"/>
                <w:vAlign w:val="center"/>
              </w:tcPr>
            </w:tcPrChange>
          </w:tcPr>
          <w:p w14:paraId="0BFCDE02" w14:textId="0AD304A9" w:rsidR="0026505D" w:rsidRPr="00BB7730" w:rsidRDefault="0026505D">
            <w:pPr>
              <w:rPr>
                <w:ins w:id="13861" w:author="Xuning Wei12232" w:date="2026-07-27T20:37:00Z"/>
                <w:rFonts w:ascii="Times New Roman" w:eastAsia="仿宋_GB2312" w:hAnsi="Times New Roman" w:cs="Times New Roman"/>
                <w:color w:val="auto"/>
                <w:sz w:val="18"/>
                <w:szCs w:val="18"/>
                <w:lang w:eastAsia="zh-CN" w:bidi="ar"/>
              </w:rPr>
              <w:pPrChange w:id="13862" w:author="He Han" w:date="2026-08-27T15:34:00Z">
                <w:pPr>
                  <w:jc w:val="both"/>
                </w:pPr>
              </w:pPrChange>
            </w:pPr>
            <w:ins w:id="13863" w:author="Xuning Wei12232" w:date="2026-07-27T20:45: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3864" w:author="Xuning Wei12232" w:date="2026-07-27T20:59:00Z">
              <w:tcPr>
                <w:tcW w:w="397" w:type="pct"/>
                <w:gridSpan w:val="3"/>
                <w:vAlign w:val="center"/>
              </w:tcPr>
            </w:tcPrChange>
          </w:tcPr>
          <w:p w14:paraId="0A149E9D" w14:textId="77777777" w:rsidR="0026505D" w:rsidRPr="00BB7730" w:rsidRDefault="003E162E" w:rsidP="0026505D">
            <w:pPr>
              <w:jc w:val="both"/>
              <w:rPr>
                <w:ins w:id="13865" w:author="Xuning Wei12232" w:date="2026-07-27T20:37:00Z"/>
                <w:rFonts w:ascii="Times New Roman" w:eastAsia="仿宋_GB2312" w:hAnsi="Times New Roman" w:cs="Times New Roman"/>
                <w:b/>
                <w:color w:val="auto"/>
                <w:sz w:val="18"/>
                <w:szCs w:val="18"/>
                <w:lang w:eastAsia="zh-CN" w:bidi="ar"/>
              </w:rPr>
            </w:pPr>
            <w:customXmlInsRangeStart w:id="13866" w:author="Xuning Wei12232" w:date="2026-07-27T20:45:00Z"/>
            <w:sdt>
              <w:sdtPr>
                <w:rPr>
                  <w:rFonts w:ascii="Times New Roman" w:eastAsia="仿宋_GB2312" w:hAnsi="Times New Roman" w:cs="Times New Roman"/>
                  <w:color w:val="auto"/>
                  <w:sz w:val="18"/>
                  <w:szCs w:val="18"/>
                  <w:lang w:eastAsia="zh-CN" w:bidi="ar"/>
                </w:rPr>
                <w:id w:val="1611476140"/>
                <w14:checkbox>
                  <w14:checked w14:val="1"/>
                  <w14:checkedState w14:val="2612" w14:font="MS Gothic"/>
                  <w14:uncheckedState w14:val="2610" w14:font="MS Gothic"/>
                </w14:checkbox>
              </w:sdtPr>
              <w:sdtEndPr/>
              <w:sdtContent>
                <w:customXmlInsRangeEnd w:id="13866"/>
                <w:ins w:id="13867" w:author="Xuning Wei12232" w:date="2026-07-27T20:45:00Z">
                  <w:r w:rsidR="0026505D" w:rsidRPr="00BB7730">
                    <w:rPr>
                      <w:rFonts w:ascii="Segoe UI Symbol" w:eastAsia="MS Gothic" w:hAnsi="Segoe UI Symbol" w:cs="Segoe UI Symbol"/>
                      <w:color w:val="auto"/>
                      <w:sz w:val="18"/>
                      <w:szCs w:val="18"/>
                      <w:lang w:eastAsia="zh-CN" w:bidi="ar"/>
                    </w:rPr>
                    <w:t>☒</w:t>
                  </w:r>
                </w:ins>
                <w:customXmlInsRangeStart w:id="13868" w:author="Xuning Wei12232" w:date="2026-07-27T20:45:00Z"/>
              </w:sdtContent>
            </w:sdt>
            <w:customXmlInsRangeEnd w:id="13868"/>
            <w:ins w:id="13869" w:author="Xuning Wei12232" w:date="2026-07-27T20:45: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3870" w:author="Xuning Wei12232" w:date="2026-07-27T20:59:00Z">
              <w:tcPr>
                <w:tcW w:w="397" w:type="pct"/>
                <w:gridSpan w:val="2"/>
                <w:vAlign w:val="center"/>
              </w:tcPr>
            </w:tcPrChange>
          </w:tcPr>
          <w:p w14:paraId="176D83F1" w14:textId="6BDFF706" w:rsidR="0026505D" w:rsidRPr="00BB7730" w:rsidRDefault="003E162E" w:rsidP="0026505D">
            <w:pPr>
              <w:jc w:val="both"/>
              <w:rPr>
                <w:ins w:id="13871" w:author="Xuning Wei12232" w:date="2026-07-27T20:37:00Z"/>
                <w:rFonts w:ascii="Times New Roman" w:eastAsia="仿宋_GB2312" w:hAnsi="Times New Roman" w:cs="Times New Roman"/>
                <w:color w:val="auto"/>
                <w:sz w:val="18"/>
                <w:szCs w:val="18"/>
                <w:lang w:eastAsia="zh-CN" w:bidi="ar"/>
              </w:rPr>
            </w:pPr>
            <w:customXmlInsRangeStart w:id="13872" w:author="Xuning Wei12232" w:date="2026-07-27T20:45:00Z"/>
            <w:sdt>
              <w:sdtPr>
                <w:rPr>
                  <w:rFonts w:ascii="Times New Roman" w:eastAsia="仿宋_GB2312" w:hAnsi="Times New Roman" w:cs="Times New Roman"/>
                  <w:color w:val="auto"/>
                  <w:sz w:val="18"/>
                  <w:szCs w:val="18"/>
                  <w:lang w:eastAsia="zh-CN" w:bidi="ar"/>
                </w:rPr>
                <w:id w:val="424157338"/>
                <w14:checkbox>
                  <w14:checked w14:val="0"/>
                  <w14:checkedState w14:val="2612" w14:font="MS Gothic"/>
                  <w14:uncheckedState w14:val="2610" w14:font="MS Gothic"/>
                </w14:checkbox>
              </w:sdtPr>
              <w:sdtEndPr/>
              <w:sdtContent>
                <w:customXmlInsRangeEnd w:id="13872"/>
                <w:ins w:id="13873" w:author="Xuning Wei12232" w:date="2026-07-27T20:45:00Z">
                  <w:r w:rsidR="0026505D" w:rsidRPr="00BB7730">
                    <w:rPr>
                      <w:rFonts w:ascii="Segoe UI Symbol" w:eastAsia="仿宋_GB2312" w:hAnsi="Segoe UI Symbol" w:cs="Segoe UI Symbol"/>
                      <w:color w:val="auto"/>
                      <w:sz w:val="18"/>
                      <w:szCs w:val="18"/>
                      <w:lang w:eastAsia="zh-CN" w:bidi="ar"/>
                    </w:rPr>
                    <w:t>☐</w:t>
                  </w:r>
                </w:ins>
                <w:customXmlInsRangeStart w:id="13874" w:author="Xuning Wei12232" w:date="2026-07-27T20:45:00Z"/>
              </w:sdtContent>
            </w:sdt>
            <w:customXmlInsRangeEnd w:id="13874"/>
            <w:ins w:id="13875" w:author="Xuning Wei12232" w:date="2026-07-27T20:45: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3876" w:author="Xuning Wei12232" w:date="2026-07-27T20:59:00Z">
              <w:tcPr>
                <w:tcW w:w="988" w:type="pct"/>
                <w:vMerge w:val="restart"/>
                <w:vAlign w:val="center"/>
              </w:tcPr>
            </w:tcPrChange>
          </w:tcPr>
          <w:p w14:paraId="6715B246" w14:textId="77777777" w:rsidR="0026505D" w:rsidRPr="00BB7730" w:rsidRDefault="003E162E" w:rsidP="0026505D">
            <w:pPr>
              <w:jc w:val="both"/>
              <w:rPr>
                <w:ins w:id="13877" w:author="Xuning Wei12232" w:date="2026-07-27T20:45:00Z"/>
                <w:rFonts w:ascii="Times New Roman" w:eastAsia="仿宋_GB2312" w:hAnsi="Times New Roman" w:cs="Times New Roman"/>
                <w:color w:val="auto"/>
                <w:sz w:val="18"/>
                <w:szCs w:val="18"/>
                <w:u w:val="single"/>
                <w:lang w:eastAsia="zh-CN" w:bidi="ar"/>
              </w:rPr>
            </w:pPr>
            <w:customXmlInsRangeStart w:id="13878" w:author="Xuning Wei12232" w:date="2026-07-27T20:45:00Z"/>
            <w:sdt>
              <w:sdtPr>
                <w:rPr>
                  <w:rFonts w:ascii="Times New Roman" w:eastAsia="仿宋_GB2312" w:hAnsi="Times New Roman" w:cs="Times New Roman"/>
                  <w:b/>
                  <w:color w:val="auto"/>
                  <w:sz w:val="18"/>
                  <w:szCs w:val="18"/>
                  <w:lang w:eastAsia="zh-CN" w:bidi="ar"/>
                </w:rPr>
                <w:id w:val="-120848945"/>
                <w14:checkbox>
                  <w14:checked w14:val="0"/>
                  <w14:checkedState w14:val="2612" w14:font="MS Gothic"/>
                  <w14:uncheckedState w14:val="2610" w14:font="MS Gothic"/>
                </w14:checkbox>
              </w:sdtPr>
              <w:sdtEndPr/>
              <w:sdtContent>
                <w:customXmlInsRangeEnd w:id="13878"/>
                <w:ins w:id="1387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880" w:author="Xuning Wei12232" w:date="2026-07-27T20:45:00Z"/>
              </w:sdtContent>
            </w:sdt>
            <w:customXmlInsRangeEnd w:id="13880"/>
            <w:ins w:id="13881"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46651786" w14:textId="77777777" w:rsidR="0026505D" w:rsidRPr="00BB7730" w:rsidRDefault="003E162E" w:rsidP="0026505D">
            <w:pPr>
              <w:jc w:val="both"/>
              <w:rPr>
                <w:ins w:id="13882" w:author="Xuning Wei12232" w:date="2026-07-27T20:45:00Z"/>
                <w:rFonts w:ascii="Times New Roman" w:eastAsia="仿宋_GB2312" w:hAnsi="Times New Roman" w:cs="Times New Roman"/>
                <w:color w:val="auto"/>
                <w:sz w:val="18"/>
                <w:szCs w:val="18"/>
                <w:u w:val="single"/>
                <w:lang w:eastAsia="zh-CN" w:bidi="ar"/>
              </w:rPr>
            </w:pPr>
            <w:customXmlInsRangeStart w:id="13883" w:author="Xuning Wei12232" w:date="2026-07-27T20:45:00Z"/>
            <w:sdt>
              <w:sdtPr>
                <w:rPr>
                  <w:rFonts w:ascii="Times New Roman" w:eastAsia="仿宋_GB2312" w:hAnsi="Times New Roman" w:cs="Times New Roman"/>
                  <w:b/>
                  <w:color w:val="auto"/>
                  <w:sz w:val="18"/>
                  <w:szCs w:val="18"/>
                  <w:lang w:eastAsia="zh-CN" w:bidi="ar"/>
                </w:rPr>
                <w:id w:val="1436479555"/>
                <w14:checkbox>
                  <w14:checked w14:val="1"/>
                  <w14:checkedState w14:val="2612" w14:font="MS Gothic"/>
                  <w14:uncheckedState w14:val="2610" w14:font="MS Gothic"/>
                </w14:checkbox>
              </w:sdtPr>
              <w:sdtEndPr/>
              <w:sdtContent>
                <w:customXmlInsRangeEnd w:id="13883"/>
                <w:ins w:id="1388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885" w:author="Xuning Wei12232" w:date="2026-07-27T20:45:00Z"/>
              </w:sdtContent>
            </w:sdt>
            <w:customXmlInsRangeEnd w:id="13885"/>
            <w:ins w:id="13886"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2F443F54" w14:textId="77777777" w:rsidR="0026505D" w:rsidRPr="00BB7730" w:rsidRDefault="003E162E" w:rsidP="0026505D">
            <w:pPr>
              <w:jc w:val="both"/>
              <w:rPr>
                <w:ins w:id="13887" w:author="Xuning Wei12232" w:date="2026-07-27T20:45:00Z"/>
                <w:rFonts w:ascii="Times New Roman" w:eastAsia="仿宋_GB2312" w:hAnsi="Times New Roman" w:cs="Times New Roman"/>
                <w:color w:val="auto"/>
                <w:sz w:val="18"/>
                <w:szCs w:val="18"/>
                <w:lang w:eastAsia="zh-CN" w:bidi="ar"/>
              </w:rPr>
            </w:pPr>
            <w:customXmlInsRangeStart w:id="13888" w:author="Xuning Wei12232" w:date="2026-07-27T20:45:00Z"/>
            <w:sdt>
              <w:sdtPr>
                <w:rPr>
                  <w:rFonts w:ascii="Times New Roman" w:eastAsia="仿宋_GB2312" w:hAnsi="Times New Roman" w:cs="Times New Roman"/>
                  <w:b/>
                  <w:color w:val="auto"/>
                  <w:sz w:val="18"/>
                  <w:szCs w:val="18"/>
                  <w:lang w:eastAsia="zh-CN" w:bidi="ar"/>
                </w:rPr>
                <w:id w:val="-1400431858"/>
                <w14:checkbox>
                  <w14:checked w14:val="0"/>
                  <w14:checkedState w14:val="2612" w14:font="MS Gothic"/>
                  <w14:uncheckedState w14:val="2610" w14:font="MS Gothic"/>
                </w14:checkbox>
              </w:sdtPr>
              <w:sdtEndPr/>
              <w:sdtContent>
                <w:customXmlInsRangeEnd w:id="13888"/>
                <w:ins w:id="1388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890" w:author="Xuning Wei12232" w:date="2026-07-27T20:45:00Z"/>
              </w:sdtContent>
            </w:sdt>
            <w:customXmlInsRangeEnd w:id="13890"/>
            <w:ins w:id="13891" w:author="Xuning Wei12232" w:date="2026-07-27T20:45: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683E5693" w14:textId="77777777" w:rsidR="0026505D" w:rsidRPr="00BB7730" w:rsidRDefault="003E162E" w:rsidP="0026505D">
            <w:pPr>
              <w:jc w:val="both"/>
              <w:rPr>
                <w:ins w:id="13892" w:author="Xuning Wei12232" w:date="2026-07-27T20:45:00Z"/>
                <w:rFonts w:ascii="Times New Roman" w:eastAsia="仿宋_GB2312" w:hAnsi="Times New Roman" w:cs="Times New Roman"/>
                <w:color w:val="auto"/>
                <w:sz w:val="18"/>
                <w:szCs w:val="18"/>
                <w:u w:val="single"/>
                <w:lang w:eastAsia="zh-CN" w:bidi="ar"/>
              </w:rPr>
            </w:pPr>
            <w:customXmlInsRangeStart w:id="13893" w:author="Xuning Wei12232" w:date="2026-07-27T20:45:00Z"/>
            <w:sdt>
              <w:sdtPr>
                <w:rPr>
                  <w:rFonts w:ascii="Times New Roman" w:eastAsia="仿宋_GB2312" w:hAnsi="Times New Roman" w:cs="Times New Roman"/>
                  <w:b/>
                  <w:color w:val="auto"/>
                  <w:sz w:val="18"/>
                  <w:szCs w:val="18"/>
                  <w:lang w:eastAsia="zh-CN" w:bidi="ar"/>
                </w:rPr>
                <w:id w:val="603926742"/>
                <w14:checkbox>
                  <w14:checked w14:val="1"/>
                  <w14:checkedState w14:val="2612" w14:font="MS Gothic"/>
                  <w14:uncheckedState w14:val="2610" w14:font="MS Gothic"/>
                </w14:checkbox>
              </w:sdtPr>
              <w:sdtEndPr/>
              <w:sdtContent>
                <w:customXmlInsRangeEnd w:id="13893"/>
                <w:ins w:id="1389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3895" w:author="Xuning Wei12232" w:date="2026-07-27T20:45:00Z"/>
              </w:sdtContent>
            </w:sdt>
            <w:customXmlInsRangeEnd w:id="13895"/>
            <w:ins w:id="13896" w:author="Xuning Wei12232" w:date="2026-07-27T20:45: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5F6B72AA" w14:textId="3A8C362C" w:rsidR="0026505D" w:rsidRPr="00BB7730" w:rsidRDefault="003E162E" w:rsidP="0026505D">
            <w:pPr>
              <w:jc w:val="both"/>
              <w:rPr>
                <w:ins w:id="13897" w:author="Xuning Wei12232" w:date="2026-07-27T20:37:00Z"/>
                <w:rFonts w:ascii="Times New Roman" w:eastAsia="仿宋_GB2312" w:hAnsi="Times New Roman" w:cs="Times New Roman"/>
                <w:b/>
                <w:color w:val="auto"/>
                <w:sz w:val="20"/>
                <w:szCs w:val="20"/>
                <w:lang w:eastAsia="zh-CN" w:bidi="ar"/>
              </w:rPr>
            </w:pPr>
            <w:customXmlInsRangeStart w:id="13898" w:author="Xuning Wei12232" w:date="2026-07-27T20:45:00Z"/>
            <w:sdt>
              <w:sdtPr>
                <w:rPr>
                  <w:rFonts w:ascii="Times New Roman" w:eastAsia="仿宋_GB2312" w:hAnsi="Times New Roman" w:cs="Times New Roman"/>
                  <w:b/>
                  <w:color w:val="auto"/>
                  <w:sz w:val="18"/>
                  <w:szCs w:val="18"/>
                  <w:lang w:eastAsia="zh-CN" w:bidi="ar"/>
                </w:rPr>
                <w:id w:val="-997272606"/>
                <w14:checkbox>
                  <w14:checked w14:val="1"/>
                  <w14:checkedState w14:val="2612" w14:font="MS Gothic"/>
                  <w14:uncheckedState w14:val="2610" w14:font="MS Gothic"/>
                </w14:checkbox>
              </w:sdtPr>
              <w:sdtEndPr/>
              <w:sdtContent>
                <w:customXmlInsRangeEnd w:id="13898"/>
                <w:ins w:id="13899" w:author="Xuning Wei12232" w:date="2026-07-27T20:45:00Z">
                  <w:r w:rsidR="0026505D" w:rsidRPr="00BB7730">
                    <w:rPr>
                      <w:rFonts w:ascii="Segoe UI Symbol" w:eastAsia="仿宋_GB2312" w:hAnsi="Segoe UI Symbol" w:cs="Segoe UI Symbol"/>
                      <w:b/>
                      <w:color w:val="auto"/>
                      <w:sz w:val="18"/>
                      <w:szCs w:val="18"/>
                      <w:lang w:eastAsia="zh-CN" w:bidi="ar"/>
                      <w:rPrChange w:id="13900" w:author="He Han" w:date="2026-10-13T14:11:00Z">
                        <w:rPr>
                          <w:rFonts w:ascii="Segoe UI Symbol" w:eastAsia="仿宋_GB2312" w:hAnsi="Segoe UI Symbol" w:cs="Segoe UI Symbol"/>
                          <w:color w:val="auto"/>
                          <w:sz w:val="18"/>
                          <w:szCs w:val="18"/>
                          <w:lang w:eastAsia="zh-CN" w:bidi="ar"/>
                        </w:rPr>
                      </w:rPrChange>
                    </w:rPr>
                    <w:t>☒</w:t>
                  </w:r>
                </w:ins>
                <w:customXmlInsRangeStart w:id="13901" w:author="Xuning Wei12232" w:date="2026-07-27T20:45:00Z"/>
              </w:sdtContent>
            </w:sdt>
            <w:customXmlInsRangeEnd w:id="13901"/>
            <w:ins w:id="13902" w:author="Xuning Wei12232" w:date="2026-07-27T20:45:00Z">
              <w:r w:rsidR="0026505D" w:rsidRPr="00BB7730">
                <w:rPr>
                  <w:rFonts w:ascii="Times New Roman" w:eastAsia="仿宋_GB2312" w:hAnsi="Times New Roman" w:cs="Times New Roman"/>
                  <w:color w:val="auto"/>
                  <w:sz w:val="18"/>
                  <w:szCs w:val="18"/>
                  <w:lang w:eastAsia="zh-CN" w:bidi="ar"/>
                </w:rPr>
                <w:t xml:space="preserve"> 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26505D" w:rsidRPr="00BB7730" w14:paraId="1B48DA74" w14:textId="77777777" w:rsidTr="00770B21">
        <w:trPr>
          <w:trHeight w:val="2873"/>
          <w:ins w:id="13903" w:author="Xuning Wei12232" w:date="2026-07-27T20:37:00Z"/>
          <w:trPrChange w:id="13904" w:author="Xuning Wei12232" w:date="2026-07-27T20:59:00Z">
            <w:trPr>
              <w:trHeight w:val="2873"/>
            </w:trPr>
          </w:trPrChange>
        </w:trPr>
        <w:tc>
          <w:tcPr>
            <w:tcW w:w="269" w:type="pct"/>
            <w:vMerge/>
            <w:shd w:val="clear" w:color="auto" w:fill="FFFFFF" w:themeFill="background1"/>
            <w:vAlign w:val="center"/>
            <w:tcPrChange w:id="13905" w:author="Xuning Wei12232" w:date="2026-07-27T20:59:00Z">
              <w:tcPr>
                <w:tcW w:w="269" w:type="pct"/>
                <w:gridSpan w:val="3"/>
                <w:vMerge/>
                <w:shd w:val="clear" w:color="auto" w:fill="FFFFFF" w:themeFill="background1"/>
                <w:vAlign w:val="center"/>
              </w:tcPr>
            </w:tcPrChange>
          </w:tcPr>
          <w:p w14:paraId="007C5F03" w14:textId="77777777" w:rsidR="0026505D" w:rsidRPr="00BB7730" w:rsidRDefault="0026505D" w:rsidP="0026505D">
            <w:pPr>
              <w:jc w:val="both"/>
              <w:rPr>
                <w:ins w:id="13906" w:author="Xuning Wei12232" w:date="2026-07-27T20:48: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3907" w:author="Xuning Wei12232" w:date="2026-07-27T20:59:00Z">
              <w:tcPr>
                <w:tcW w:w="1365" w:type="pct"/>
                <w:gridSpan w:val="3"/>
                <w:vMerge/>
                <w:shd w:val="clear" w:color="auto" w:fill="FFFFFF" w:themeFill="background1"/>
                <w:vAlign w:val="center"/>
              </w:tcPr>
            </w:tcPrChange>
          </w:tcPr>
          <w:p w14:paraId="3E55B6C1" w14:textId="77777777" w:rsidR="0026505D" w:rsidRPr="00BB7730" w:rsidRDefault="0026505D" w:rsidP="0026505D">
            <w:pPr>
              <w:jc w:val="both"/>
              <w:rPr>
                <w:ins w:id="13908" w:author="Xuning Wei12232" w:date="2026-07-27T20:41:00Z"/>
                <w:rFonts w:ascii="Times New Roman" w:eastAsia="等线" w:hAnsi="Times New Roman" w:cs="Times New Roman"/>
                <w:color w:val="000000" w:themeColor="text1"/>
                <w:sz w:val="18"/>
                <w:szCs w:val="18"/>
              </w:rPr>
            </w:pPr>
          </w:p>
        </w:tc>
        <w:tc>
          <w:tcPr>
            <w:tcW w:w="842" w:type="pct"/>
            <w:vMerge/>
            <w:shd w:val="clear" w:color="auto" w:fill="FFFFFF" w:themeFill="background1"/>
            <w:vAlign w:val="center"/>
            <w:tcPrChange w:id="13909" w:author="Xuning Wei12232" w:date="2026-07-27T20:59:00Z">
              <w:tcPr>
                <w:tcW w:w="842" w:type="pct"/>
                <w:gridSpan w:val="3"/>
                <w:vMerge/>
                <w:shd w:val="clear" w:color="auto" w:fill="FFFFFF" w:themeFill="background1"/>
                <w:vAlign w:val="center"/>
              </w:tcPr>
            </w:tcPrChange>
          </w:tcPr>
          <w:p w14:paraId="7950DA96" w14:textId="77777777" w:rsidR="0026505D" w:rsidRPr="00BB7730" w:rsidRDefault="0026505D" w:rsidP="0026505D">
            <w:pPr>
              <w:jc w:val="both"/>
              <w:rPr>
                <w:ins w:id="13910"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3911" w:author="Xuning Wei12232" w:date="2026-07-27T20:59:00Z">
              <w:tcPr>
                <w:tcW w:w="346" w:type="pct"/>
                <w:gridSpan w:val="3"/>
                <w:vMerge/>
                <w:shd w:val="clear" w:color="auto" w:fill="FFFFFF" w:themeFill="background1"/>
                <w:vAlign w:val="center"/>
              </w:tcPr>
            </w:tcPrChange>
          </w:tcPr>
          <w:p w14:paraId="2DDE94F2" w14:textId="77777777" w:rsidR="0026505D" w:rsidRPr="00BB7730" w:rsidRDefault="0026505D" w:rsidP="0026505D">
            <w:pPr>
              <w:jc w:val="both"/>
              <w:rPr>
                <w:ins w:id="13912"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13913" w:author="Xuning Wei12232" w:date="2026-07-27T20:59:00Z">
              <w:tcPr>
                <w:tcW w:w="396" w:type="pct"/>
                <w:gridSpan w:val="3"/>
                <w:vMerge/>
                <w:shd w:val="clear" w:color="auto" w:fill="FFFFFF" w:themeFill="background1"/>
                <w:vAlign w:val="center"/>
              </w:tcPr>
            </w:tcPrChange>
          </w:tcPr>
          <w:p w14:paraId="4F04C37B" w14:textId="77777777" w:rsidR="0026505D" w:rsidRPr="00BB7730" w:rsidRDefault="0026505D" w:rsidP="0026505D">
            <w:pPr>
              <w:jc w:val="both"/>
              <w:rPr>
                <w:ins w:id="13914"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13915" w:author="Xuning Wei12232" w:date="2026-07-27T20:59:00Z">
              <w:tcPr>
                <w:tcW w:w="397" w:type="pct"/>
                <w:gridSpan w:val="3"/>
                <w:vAlign w:val="center"/>
              </w:tcPr>
            </w:tcPrChange>
          </w:tcPr>
          <w:p w14:paraId="70B82CB9" w14:textId="77777777" w:rsidR="0026505D" w:rsidRPr="00BB7730" w:rsidRDefault="003E162E" w:rsidP="0026505D">
            <w:pPr>
              <w:jc w:val="both"/>
              <w:rPr>
                <w:ins w:id="13916" w:author="Xuning Wei12232" w:date="2026-07-27T20:48:00Z"/>
                <w:rFonts w:ascii="Times New Roman" w:eastAsia="仿宋_GB2312" w:hAnsi="Times New Roman" w:cs="Times New Roman"/>
                <w:color w:val="auto"/>
                <w:sz w:val="18"/>
                <w:szCs w:val="18"/>
                <w:lang w:eastAsia="zh-CN" w:bidi="ar"/>
              </w:rPr>
            </w:pPr>
            <w:customXmlInsRangeStart w:id="13917" w:author="Xuning Wei12232" w:date="2026-07-27T20:48:00Z"/>
            <w:sdt>
              <w:sdtPr>
                <w:rPr>
                  <w:rFonts w:ascii="Times New Roman" w:eastAsia="仿宋_GB2312" w:hAnsi="Times New Roman" w:cs="Times New Roman"/>
                  <w:b/>
                  <w:color w:val="auto"/>
                  <w:sz w:val="18"/>
                  <w:szCs w:val="18"/>
                  <w:lang w:eastAsia="zh-CN" w:bidi="ar"/>
                </w:rPr>
                <w:id w:val="-392885650"/>
                <w14:checkbox>
                  <w14:checked w14:val="0"/>
                  <w14:checkedState w14:val="2612" w14:font="MS Gothic"/>
                  <w14:uncheckedState w14:val="2610" w14:font="MS Gothic"/>
                </w14:checkbox>
              </w:sdtPr>
              <w:sdtEndPr/>
              <w:sdtContent>
                <w:customXmlInsRangeEnd w:id="13917"/>
                <w:ins w:id="13918" w:author="Xuning Wei12232" w:date="2026-07-27T20:48:00Z">
                  <w:r w:rsidR="0026505D" w:rsidRPr="00BB7730">
                    <w:rPr>
                      <w:rFonts w:ascii="Segoe UI Symbol" w:eastAsia="仿宋_GB2312" w:hAnsi="Segoe UI Symbol" w:cs="Segoe UI Symbol"/>
                      <w:b/>
                      <w:color w:val="auto"/>
                      <w:sz w:val="18"/>
                      <w:szCs w:val="18"/>
                      <w:lang w:eastAsia="zh-CN" w:bidi="ar"/>
                    </w:rPr>
                    <w:t>☐</w:t>
                  </w:r>
                </w:ins>
                <w:customXmlInsRangeStart w:id="13919" w:author="Xuning Wei12232" w:date="2026-07-27T20:48:00Z"/>
              </w:sdtContent>
            </w:sdt>
            <w:customXmlInsRangeEnd w:id="13919"/>
            <w:ins w:id="13920" w:author="Xuning Wei12232" w:date="2026-07-27T20:48:00Z">
              <w:r w:rsidR="0026505D" w:rsidRPr="00BB7730">
                <w:rPr>
                  <w:rFonts w:ascii="Times New Roman" w:eastAsia="仿宋_GB2312" w:hAnsi="Times New Roman" w:cs="Times New Roman"/>
                  <w:color w:val="auto"/>
                  <w:sz w:val="18"/>
                  <w:szCs w:val="18"/>
                  <w:lang w:eastAsia="zh-CN" w:bidi="ar"/>
                </w:rPr>
                <w:t xml:space="preserve"> High</w:t>
              </w:r>
            </w:ins>
          </w:p>
          <w:p w14:paraId="6498ACF1" w14:textId="77777777" w:rsidR="0026505D" w:rsidRPr="00BB7730" w:rsidRDefault="003E162E" w:rsidP="0026505D">
            <w:pPr>
              <w:jc w:val="both"/>
              <w:rPr>
                <w:ins w:id="13921" w:author="Xuning Wei12232" w:date="2026-07-27T20:48:00Z"/>
                <w:rFonts w:ascii="Times New Roman" w:eastAsia="仿宋_GB2312" w:hAnsi="Times New Roman" w:cs="Times New Roman"/>
                <w:color w:val="auto"/>
                <w:sz w:val="18"/>
                <w:szCs w:val="18"/>
                <w:lang w:eastAsia="zh-CN" w:bidi="ar"/>
              </w:rPr>
            </w:pPr>
            <w:customXmlInsRangeStart w:id="13922" w:author="Xuning Wei12232" w:date="2026-07-27T20:48:00Z"/>
            <w:sdt>
              <w:sdtPr>
                <w:rPr>
                  <w:rFonts w:ascii="Times New Roman" w:eastAsia="仿宋_GB2312" w:hAnsi="Times New Roman" w:cs="Times New Roman"/>
                  <w:b/>
                  <w:color w:val="auto"/>
                  <w:sz w:val="18"/>
                  <w:szCs w:val="18"/>
                  <w:lang w:eastAsia="zh-CN" w:bidi="ar"/>
                </w:rPr>
                <w:id w:val="1692497061"/>
                <w14:checkbox>
                  <w14:checked w14:val="0"/>
                  <w14:checkedState w14:val="2612" w14:font="MS Gothic"/>
                  <w14:uncheckedState w14:val="2610" w14:font="MS Gothic"/>
                </w14:checkbox>
              </w:sdtPr>
              <w:sdtEndPr/>
              <w:sdtContent>
                <w:customXmlInsRangeEnd w:id="13922"/>
                <w:ins w:id="13923" w:author="Xuning Wei12232" w:date="2026-07-27T20:48:00Z">
                  <w:r w:rsidR="0026505D" w:rsidRPr="00BB7730">
                    <w:rPr>
                      <w:rFonts w:ascii="Segoe UI Symbol" w:eastAsia="仿宋_GB2312" w:hAnsi="Segoe UI Symbol" w:cs="Segoe UI Symbol"/>
                      <w:b/>
                      <w:color w:val="auto"/>
                      <w:sz w:val="18"/>
                      <w:szCs w:val="18"/>
                      <w:lang w:eastAsia="zh-CN" w:bidi="ar"/>
                    </w:rPr>
                    <w:t>☐</w:t>
                  </w:r>
                </w:ins>
                <w:customXmlInsRangeStart w:id="13924" w:author="Xuning Wei12232" w:date="2026-07-27T20:48:00Z"/>
              </w:sdtContent>
            </w:sdt>
            <w:customXmlInsRangeEnd w:id="13924"/>
            <w:ins w:id="13925" w:author="Xuning Wei12232" w:date="2026-07-27T20:48: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35392227" w14:textId="502F7D94" w:rsidR="0026505D" w:rsidRPr="00BB7730" w:rsidRDefault="003E162E" w:rsidP="0026505D">
            <w:pPr>
              <w:jc w:val="both"/>
              <w:rPr>
                <w:ins w:id="13926" w:author="Xuning Wei12232" w:date="2026-07-27T20:45:00Z"/>
                <w:rFonts w:ascii="Times New Roman" w:eastAsia="仿宋_GB2312" w:hAnsi="Times New Roman" w:cs="Times New Roman"/>
                <w:color w:val="auto"/>
                <w:sz w:val="18"/>
                <w:szCs w:val="18"/>
                <w:lang w:eastAsia="zh-CN" w:bidi="ar"/>
              </w:rPr>
            </w:pPr>
            <w:customXmlInsRangeStart w:id="13927" w:author="Xuning Wei12232" w:date="2026-07-27T20:48:00Z"/>
            <w:sdt>
              <w:sdtPr>
                <w:rPr>
                  <w:rFonts w:ascii="Times New Roman" w:eastAsia="仿宋_GB2312" w:hAnsi="Times New Roman" w:cs="Times New Roman"/>
                  <w:b/>
                  <w:color w:val="auto"/>
                  <w:sz w:val="18"/>
                  <w:szCs w:val="18"/>
                  <w:lang w:eastAsia="zh-CN" w:bidi="ar"/>
                </w:rPr>
                <w:id w:val="677466504"/>
                <w14:checkbox>
                  <w14:checked w14:val="1"/>
                  <w14:checkedState w14:val="2612" w14:font="MS Gothic"/>
                  <w14:uncheckedState w14:val="2610" w14:font="MS Gothic"/>
                </w14:checkbox>
              </w:sdtPr>
              <w:sdtEndPr/>
              <w:sdtContent>
                <w:customXmlInsRangeEnd w:id="13927"/>
                <w:ins w:id="13928" w:author="Xuning Wei12232" w:date="2026-07-27T20:48:00Z">
                  <w:r w:rsidR="0026505D" w:rsidRPr="00BB7730">
                    <w:rPr>
                      <w:rFonts w:ascii="Segoe UI Symbol" w:eastAsia="仿宋_GB2312" w:hAnsi="Segoe UI Symbol" w:cs="Segoe UI Symbol"/>
                      <w:b/>
                      <w:color w:val="auto"/>
                      <w:sz w:val="18"/>
                      <w:szCs w:val="18"/>
                      <w:lang w:eastAsia="zh-CN" w:bidi="ar"/>
                    </w:rPr>
                    <w:t>☒</w:t>
                  </w:r>
                </w:ins>
                <w:customXmlInsRangeStart w:id="13929" w:author="Xuning Wei12232" w:date="2026-07-27T20:48:00Z"/>
              </w:sdtContent>
            </w:sdt>
            <w:customXmlInsRangeEnd w:id="13929"/>
            <w:ins w:id="13930" w:author="Xuning Wei12232" w:date="2026-07-27T20:48: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3931" w:author="Xuning Wei12232" w:date="2026-07-27T20:59:00Z">
              <w:tcPr>
                <w:tcW w:w="397" w:type="pct"/>
                <w:gridSpan w:val="2"/>
                <w:vAlign w:val="center"/>
              </w:tcPr>
            </w:tcPrChange>
          </w:tcPr>
          <w:p w14:paraId="04CC2F09" w14:textId="48F18369" w:rsidR="0026505D" w:rsidRPr="00BB7730" w:rsidRDefault="0026505D" w:rsidP="0026505D">
            <w:pPr>
              <w:jc w:val="both"/>
              <w:rPr>
                <w:ins w:id="13932" w:author="Xuning Wei12232" w:date="2026-07-27T20:45:00Z"/>
                <w:rFonts w:ascii="Times New Roman" w:eastAsia="仿宋_GB2312" w:hAnsi="Times New Roman" w:cs="Times New Roman"/>
                <w:color w:val="auto"/>
                <w:sz w:val="18"/>
                <w:szCs w:val="18"/>
                <w:lang w:eastAsia="zh-CN" w:bidi="ar"/>
              </w:rPr>
            </w:pPr>
            <w:ins w:id="13933" w:author="Xuning Wei12232" w:date="2026-07-27T20:48: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3934" w:author="Xuning Wei12232" w:date="2026-07-27T20:59:00Z">
              <w:tcPr>
                <w:tcW w:w="988" w:type="pct"/>
                <w:vMerge/>
                <w:vAlign w:val="center"/>
              </w:tcPr>
            </w:tcPrChange>
          </w:tcPr>
          <w:p w14:paraId="28352E95" w14:textId="77777777" w:rsidR="0026505D" w:rsidRPr="00BB7730" w:rsidRDefault="0026505D" w:rsidP="0026505D">
            <w:pPr>
              <w:jc w:val="both"/>
              <w:rPr>
                <w:ins w:id="13935" w:author="Xuning Wei12232" w:date="2026-07-27T20:45:00Z"/>
                <w:rFonts w:ascii="Times New Roman" w:eastAsia="仿宋_GB2312" w:hAnsi="Times New Roman" w:cs="Times New Roman"/>
                <w:b/>
                <w:color w:val="auto"/>
                <w:sz w:val="18"/>
                <w:szCs w:val="18"/>
                <w:lang w:eastAsia="zh-CN" w:bidi="ar"/>
              </w:rPr>
            </w:pPr>
          </w:p>
        </w:tc>
      </w:tr>
      <w:tr w:rsidR="0026505D" w:rsidRPr="00BB7730" w14:paraId="2EC10147" w14:textId="77777777" w:rsidTr="00770B21">
        <w:trPr>
          <w:trHeight w:val="2874"/>
          <w:ins w:id="13936" w:author="Xuning Wei12232" w:date="2026-07-27T20:37:00Z"/>
          <w:trPrChange w:id="13937" w:author="Xuning Wei12232" w:date="2026-07-27T20:59:00Z">
            <w:trPr>
              <w:trHeight w:val="2874"/>
            </w:trPr>
          </w:trPrChange>
        </w:trPr>
        <w:tc>
          <w:tcPr>
            <w:tcW w:w="269" w:type="pct"/>
            <w:vMerge w:val="restart"/>
            <w:shd w:val="clear" w:color="auto" w:fill="FFFFFF" w:themeFill="background1"/>
            <w:vAlign w:val="center"/>
            <w:tcPrChange w:id="13938" w:author="Xuning Wei12232" w:date="2026-07-27T20:59:00Z">
              <w:tcPr>
                <w:tcW w:w="269" w:type="pct"/>
                <w:gridSpan w:val="3"/>
                <w:vMerge w:val="restart"/>
                <w:shd w:val="clear" w:color="auto" w:fill="FFFFFF" w:themeFill="background1"/>
                <w:vAlign w:val="center"/>
              </w:tcPr>
            </w:tcPrChange>
          </w:tcPr>
          <w:p w14:paraId="42BEB960" w14:textId="689267B1" w:rsidR="0026505D" w:rsidRPr="00BB7730" w:rsidRDefault="0026505D">
            <w:pPr>
              <w:jc w:val="center"/>
              <w:rPr>
                <w:ins w:id="13939" w:author="Xuning Wei12232" w:date="2026-07-27T20:37:00Z"/>
                <w:rFonts w:ascii="Times New Roman" w:eastAsia="仿宋_GB2312" w:hAnsi="Times New Roman" w:cs="Times New Roman"/>
                <w:color w:val="auto"/>
                <w:sz w:val="20"/>
                <w:szCs w:val="20"/>
                <w:lang w:eastAsia="zh-CN" w:bidi="ar"/>
              </w:rPr>
              <w:pPrChange w:id="13940" w:author="Xuning Wei12232" w:date="2026-07-27T20:49:00Z">
                <w:pPr>
                  <w:jc w:val="both"/>
                </w:pPr>
              </w:pPrChange>
            </w:pPr>
            <w:ins w:id="13941" w:author="Xuning Wei12232" w:date="2026-07-27T20:49:00Z">
              <w:r w:rsidRPr="00BB7730">
                <w:rPr>
                  <w:rFonts w:ascii="Times New Roman" w:eastAsia="仿宋_GB2312" w:hAnsi="Times New Roman" w:cs="Times New Roman"/>
                  <w:color w:val="auto"/>
                  <w:sz w:val="20"/>
                  <w:szCs w:val="20"/>
                  <w:lang w:eastAsia="zh-CN" w:bidi="ar"/>
                </w:rPr>
                <w:lastRenderedPageBreak/>
                <w:t>11</w:t>
              </w:r>
            </w:ins>
          </w:p>
        </w:tc>
        <w:tc>
          <w:tcPr>
            <w:tcW w:w="1365" w:type="pct"/>
            <w:vMerge w:val="restart"/>
            <w:shd w:val="clear" w:color="auto" w:fill="FFFFFF" w:themeFill="background1"/>
            <w:vAlign w:val="center"/>
            <w:tcPrChange w:id="13942" w:author="Xuning Wei12232" w:date="2026-07-27T20:59:00Z">
              <w:tcPr>
                <w:tcW w:w="1365" w:type="pct"/>
                <w:gridSpan w:val="3"/>
                <w:vMerge w:val="restart"/>
                <w:shd w:val="clear" w:color="auto" w:fill="FFFFFF" w:themeFill="background1"/>
                <w:vAlign w:val="center"/>
              </w:tcPr>
            </w:tcPrChange>
          </w:tcPr>
          <w:p w14:paraId="0E3A0B9A" w14:textId="485DA082" w:rsidR="0026505D" w:rsidRPr="00BB7730" w:rsidRDefault="0026505D" w:rsidP="0026505D">
            <w:pPr>
              <w:jc w:val="both"/>
              <w:rPr>
                <w:ins w:id="13943" w:author="Xuning Wei12232" w:date="2026-07-27T20:41:00Z"/>
                <w:rFonts w:ascii="Times New Roman" w:eastAsia="等线" w:hAnsi="Times New Roman" w:cs="Times New Roman"/>
                <w:color w:val="000000" w:themeColor="text1"/>
                <w:sz w:val="18"/>
                <w:szCs w:val="18"/>
              </w:rPr>
            </w:pPr>
            <w:ins w:id="13944" w:author="Xuning Wei12232" w:date="2026-07-27T20:41:00Z">
              <w:r w:rsidRPr="00BB7730">
                <w:rPr>
                  <w:rFonts w:ascii="Times New Roman" w:eastAsia="等线" w:hAnsi="Times New Roman" w:cs="Times New Roman"/>
                  <w:color w:val="000000" w:themeColor="text1"/>
                  <w:sz w:val="18"/>
                  <w:szCs w:val="18"/>
                  <w:lang w:eastAsia="zh-CN"/>
                </w:rPr>
                <w:t>Fmoc-L-α-Me-Phe-OH</w:t>
              </w:r>
              <w:r w:rsidRPr="00BB7730">
                <w:rPr>
                  <w:rFonts w:ascii="Times New Roman" w:eastAsia="仿宋_GB2312" w:hAnsi="Times New Roman" w:cs="Times New Roman"/>
                  <w:color w:val="auto"/>
                  <w:sz w:val="18"/>
                  <w:szCs w:val="18"/>
                  <w:lang w:eastAsia="zh-CN"/>
                </w:rPr>
                <w:t xml:space="preserve"> activation and transfer</w:t>
              </w:r>
              <w:r w:rsidRPr="00BB7730">
                <w:rPr>
                  <w:rFonts w:ascii="Times New Roman" w:eastAsia="仿宋_GB2312" w:hAnsi="Times New Roman" w:cs="Times New Roman"/>
                  <w:color w:val="auto"/>
                  <w:sz w:val="18"/>
                  <w:szCs w:val="18"/>
                  <w:lang w:eastAsia="zh-CN"/>
                </w:rPr>
                <w:t>：</w:t>
              </w:r>
            </w:ins>
          </w:p>
          <w:p w14:paraId="29DA6DBF" w14:textId="0D16056E" w:rsidR="0026505D" w:rsidRPr="00BB7730" w:rsidRDefault="0026505D" w:rsidP="0026505D">
            <w:pPr>
              <w:jc w:val="both"/>
              <w:rPr>
                <w:ins w:id="13945" w:author="Xuning Wei12232" w:date="2026-07-27T20:37:00Z"/>
                <w:rFonts w:ascii="Times New Roman" w:eastAsia="仿宋_GB2312" w:hAnsi="Times New Roman" w:cs="Times New Roman"/>
                <w:color w:val="auto"/>
                <w:sz w:val="20"/>
                <w:szCs w:val="20"/>
                <w:lang w:eastAsia="zh-CN" w:bidi="ar"/>
              </w:rPr>
            </w:pPr>
            <w:ins w:id="13946" w:author="Xuning Wei12232" w:date="2026-07-27T20:39: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4.0</w:t>
              </w:r>
            </w:ins>
            <w:ins w:id="13947" w:author="Johan Granander" w:date="2026-07-28T13:44:00Z">
              <w:r w:rsidR="002D558C" w:rsidRPr="00BB7730">
                <w:rPr>
                  <w:rFonts w:ascii="Times New Roman" w:eastAsia="等线" w:hAnsi="Times New Roman" w:cs="Times New Roman"/>
                  <w:color w:val="000000" w:themeColor="text1"/>
                  <w:sz w:val="18"/>
                  <w:szCs w:val="18"/>
                  <w:lang w:eastAsia="zh-CN"/>
                </w:rPr>
                <w:t xml:space="preserve"> </w:t>
              </w:r>
            </w:ins>
            <w:ins w:id="13948" w:author="Xuning Wei12232" w:date="2026-07-27T20:39:00Z">
              <w:del w:id="13949" w:author="Johan Granander" w:date="2026-07-28T13:44:00Z">
                <w:r w:rsidRPr="00BB7730" w:rsidDel="002D558C">
                  <w:rPr>
                    <w:rFonts w:ascii="Times New Roman" w:eastAsia="等线" w:hAnsi="Times New Roman" w:cs="Times New Roman"/>
                    <w:color w:val="000000" w:themeColor="text1"/>
                    <w:sz w:val="18"/>
                    <w:szCs w:val="18"/>
                    <w:lang w:eastAsia="zh-CN"/>
                  </w:rPr>
                  <w:delText>v</w:delText>
                </w:r>
              </w:del>
            </w:ins>
            <w:ins w:id="13950" w:author="Johan Granander" w:date="2026-07-28T13:44:00Z">
              <w:r w:rsidR="002D558C" w:rsidRPr="00BB7730">
                <w:rPr>
                  <w:rFonts w:ascii="Times New Roman" w:eastAsia="等线" w:hAnsi="Times New Roman" w:cs="Times New Roman"/>
                  <w:color w:val="000000" w:themeColor="text1"/>
                  <w:sz w:val="18"/>
                  <w:szCs w:val="18"/>
                  <w:lang w:eastAsia="zh-CN"/>
                </w:rPr>
                <w:t>V</w:t>
              </w:r>
            </w:ins>
            <w:ins w:id="13951" w:author="Xuning Wei12232" w:date="2026-07-27T20:39:00Z">
              <w:r w:rsidRPr="00BB7730">
                <w:rPr>
                  <w:rFonts w:ascii="Times New Roman" w:eastAsia="等线" w:hAnsi="Times New Roman" w:cs="Times New Roman"/>
                  <w:color w:val="000000" w:themeColor="text1"/>
                  <w:sz w:val="18"/>
                  <w:szCs w:val="18"/>
                  <w:lang w:eastAsia="zh-CN"/>
                </w:rPr>
                <w:t xml:space="preserve"> DMF (3.792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S</w:t>
              </w:r>
              <w:r w:rsidRPr="000D48A2">
                <w:rPr>
                  <w:rFonts w:ascii="Times New Roman" w:eastAsia="等线" w:hAnsi="Times New Roman" w:cs="Times New Roman"/>
                  <w:color w:val="auto"/>
                  <w:sz w:val="18"/>
                  <w:szCs w:val="18"/>
                  <w:rPrChange w:id="13952" w:author="He Han" w:date="2026-10-27T15:49:00Z">
                    <w:rPr>
                      <w:rFonts w:ascii="Times New Roman" w:eastAsia="等线" w:hAnsi="Times New Roman" w:cs="Times New Roman"/>
                      <w:color w:val="000000" w:themeColor="text1"/>
                      <w:sz w:val="18"/>
                      <w:szCs w:val="18"/>
                    </w:rPr>
                  </w:rPrChange>
                </w:rPr>
                <w:t xml:space="preserve">tart the stirrer. Then add 1.75 eq. </w:t>
              </w:r>
              <w:r w:rsidRPr="000D48A2">
                <w:rPr>
                  <w:rFonts w:ascii="Times New Roman" w:eastAsia="等线" w:hAnsi="Times New Roman" w:cs="Times New Roman"/>
                  <w:color w:val="auto"/>
                  <w:sz w:val="18"/>
                  <w:szCs w:val="18"/>
                  <w:lang w:eastAsia="zh-CN"/>
                  <w:rPrChange w:id="13953" w:author="He Han" w:date="2026-10-27T15:49:00Z">
                    <w:rPr>
                      <w:rFonts w:ascii="Times New Roman" w:eastAsia="等线" w:hAnsi="Times New Roman" w:cs="Times New Roman"/>
                      <w:color w:val="000000" w:themeColor="text1"/>
                      <w:sz w:val="18"/>
                      <w:szCs w:val="18"/>
                      <w:lang w:eastAsia="zh-CN"/>
                    </w:rPr>
                  </w:rPrChange>
                </w:rPr>
                <w:t>Fmoc-L-α-Me-Phe-OH</w:t>
              </w:r>
              <w:r w:rsidRPr="000D48A2">
                <w:rPr>
                  <w:rFonts w:ascii="Times New Roman" w:eastAsia="等线" w:hAnsi="Times New Roman" w:cs="Times New Roman"/>
                  <w:color w:val="auto"/>
                  <w:sz w:val="18"/>
                  <w:szCs w:val="18"/>
                  <w:rPrChange w:id="13954" w:author="He Han" w:date="2026-10-27T15:49:00Z">
                    <w:rPr>
                      <w:rFonts w:ascii="Times New Roman" w:eastAsia="等线" w:hAnsi="Times New Roman" w:cs="Times New Roman"/>
                      <w:color w:val="000000" w:themeColor="text1"/>
                      <w:sz w:val="18"/>
                      <w:szCs w:val="18"/>
                    </w:rPr>
                  </w:rPrChange>
                </w:rPr>
                <w:t xml:space="preserve">. </w:t>
              </w:r>
            </w:ins>
            <w:ins w:id="13955" w:author="Xuning Wei12232" w:date="2026-09-05T19:50:00Z">
              <w:r w:rsidR="00473484" w:rsidRPr="000D48A2">
                <w:rPr>
                  <w:rFonts w:ascii="Times New Roman" w:eastAsia="等线" w:hAnsi="Times New Roman" w:cs="Times New Roman"/>
                  <w:color w:val="auto"/>
                  <w:sz w:val="18"/>
                  <w:szCs w:val="18"/>
                  <w:rPrChange w:id="13956" w:author="He Han" w:date="2026-10-27T15:49:00Z">
                    <w:rPr>
                      <w:rFonts w:ascii="Times New Roman" w:eastAsia="等线" w:hAnsi="Times New Roman" w:cs="Times New Roman"/>
                      <w:color w:val="FF0000"/>
                      <w:sz w:val="18"/>
                      <w:szCs w:val="18"/>
                    </w:rPr>
                  </w:rPrChange>
                </w:rPr>
                <w:t>Stir for at least 15 min.</w:t>
              </w:r>
            </w:ins>
            <w:ins w:id="13957" w:author="Xuning Wei12232" w:date="2026-07-27T20:39:00Z">
              <w:r w:rsidRPr="000D48A2">
                <w:rPr>
                  <w:rFonts w:ascii="Times New Roman" w:eastAsia="等线" w:hAnsi="Times New Roman" w:cs="Times New Roman"/>
                  <w:color w:val="auto"/>
                  <w:sz w:val="18"/>
                  <w:szCs w:val="18"/>
                  <w:lang w:eastAsia="zh-CN"/>
                  <w:rPrChange w:id="13958" w:author="He Han" w:date="2026-10-27T15:49:00Z">
                    <w:rPr>
                      <w:rFonts w:ascii="Times New Roman" w:eastAsia="等线" w:hAnsi="Times New Roman" w:cs="Times New Roman"/>
                      <w:color w:val="000000" w:themeColor="text1"/>
                      <w:sz w:val="18"/>
                      <w:szCs w:val="18"/>
                      <w:lang w:eastAsia="zh-CN"/>
                    </w:rPr>
                  </w:rPrChange>
                </w:rPr>
                <w:t xml:space="preserve"> </w:t>
              </w:r>
              <w:r w:rsidRPr="000D48A2">
                <w:rPr>
                  <w:rFonts w:ascii="Times New Roman" w:eastAsia="等线" w:hAnsi="Times New Roman" w:cs="Times New Roman"/>
                  <w:color w:val="auto"/>
                  <w:sz w:val="18"/>
                  <w:szCs w:val="18"/>
                  <w:lang w:eastAsia="zh-CN"/>
                  <w:rPrChange w:id="13959" w:author="He Han" w:date="2026-10-27T15:49:00Z">
                    <w:rPr>
                      <w:rFonts w:ascii="Times New Roman" w:eastAsia="等线" w:hAnsi="Times New Roman" w:cs="Times New Roman"/>
                      <w:color w:val="000000" w:themeColor="text1"/>
                      <w:sz w:val="18"/>
                      <w:szCs w:val="18"/>
                      <w:lang w:eastAsia="zh-CN"/>
                    </w:rPr>
                  </w:rPrChange>
                </w:rPr>
                <w:br/>
                <w:t>2. Adjust</w:t>
              </w:r>
              <w:r w:rsidRPr="000D48A2">
                <w:rPr>
                  <w:rFonts w:ascii="Times New Roman" w:eastAsia="等线" w:hAnsi="Times New Roman" w:cs="Times New Roman"/>
                  <w:bCs w:val="0"/>
                  <w:color w:val="auto"/>
                  <w:sz w:val="18"/>
                  <w:szCs w:val="18"/>
                  <w:rPrChange w:id="13960" w:author="He Han" w:date="2026-10-27T15:49:00Z">
                    <w:rPr>
                      <w:rFonts w:ascii="Times New Roman" w:eastAsia="等线" w:hAnsi="Times New Roman" w:cs="Times New Roman"/>
                      <w:bCs w:val="0"/>
                      <w:color w:val="000000" w:themeColor="text1"/>
                      <w:sz w:val="18"/>
                      <w:szCs w:val="18"/>
                    </w:rPr>
                  </w:rPrChange>
                </w:rPr>
                <w:t xml:space="preserve"> the mixture to </w:t>
              </w:r>
              <w:r w:rsidRPr="000D48A2">
                <w:rPr>
                  <w:rFonts w:ascii="Times New Roman" w:eastAsia="等线" w:hAnsi="Times New Roman" w:cs="Times New Roman"/>
                  <w:bCs w:val="0"/>
                  <w:color w:val="auto"/>
                  <w:sz w:val="18"/>
                  <w:szCs w:val="18"/>
                  <w:lang w:eastAsia="zh-CN"/>
                  <w:rPrChange w:id="13961" w:author="He Han" w:date="2026-10-27T15:49:00Z">
                    <w:rPr>
                      <w:rFonts w:ascii="Times New Roman" w:eastAsia="等线" w:hAnsi="Times New Roman" w:cs="Times New Roman"/>
                      <w:bCs w:val="0"/>
                      <w:color w:val="000000" w:themeColor="text1"/>
                      <w:sz w:val="18"/>
                      <w:szCs w:val="18"/>
                      <w:lang w:eastAsia="zh-CN"/>
                    </w:rPr>
                  </w:rPrChange>
                </w:rPr>
                <w:t>20</w:t>
              </w:r>
              <w:r w:rsidRPr="000D48A2">
                <w:rPr>
                  <w:rFonts w:ascii="Times New Roman" w:eastAsia="等线" w:hAnsi="Times New Roman" w:cs="Times New Roman"/>
                  <w:bCs w:val="0"/>
                  <w:color w:val="auto"/>
                  <w:sz w:val="18"/>
                  <w:szCs w:val="18"/>
                  <w:rPrChange w:id="13962" w:author="He Han" w:date="2026-10-27T15:49:00Z">
                    <w:rPr>
                      <w:rFonts w:ascii="Times New Roman" w:eastAsia="等线" w:hAnsi="Times New Roman" w:cs="Times New Roman"/>
                      <w:bCs w:val="0"/>
                      <w:color w:val="000000" w:themeColor="text1"/>
                      <w:sz w:val="18"/>
                      <w:szCs w:val="18"/>
                    </w:rPr>
                  </w:rPrChange>
                </w:rPr>
                <w:t>±5</w:t>
              </w:r>
            </w:ins>
            <w:ins w:id="13963" w:author="Johan Granander" w:date="2026-07-28T13:44:00Z">
              <w:r w:rsidR="002D558C" w:rsidRPr="000D48A2">
                <w:rPr>
                  <w:rFonts w:ascii="Times New Roman" w:eastAsia="等线" w:hAnsi="Times New Roman" w:cs="Times New Roman"/>
                  <w:bCs w:val="0"/>
                  <w:color w:val="auto"/>
                  <w:sz w:val="18"/>
                  <w:szCs w:val="18"/>
                  <w:rPrChange w:id="13964" w:author="He Han" w:date="2026-10-27T15:49:00Z">
                    <w:rPr>
                      <w:rFonts w:ascii="Times New Roman" w:eastAsia="等线" w:hAnsi="Times New Roman" w:cs="Times New Roman"/>
                      <w:bCs w:val="0"/>
                      <w:color w:val="000000" w:themeColor="text1"/>
                      <w:sz w:val="18"/>
                      <w:szCs w:val="18"/>
                    </w:rPr>
                  </w:rPrChange>
                </w:rPr>
                <w:t xml:space="preserve"> </w:t>
              </w:r>
            </w:ins>
            <w:ins w:id="13965" w:author="Xuning Wei12232" w:date="2026-07-27T20:39:00Z">
              <w:r w:rsidRPr="000D48A2">
                <w:rPr>
                  <w:rFonts w:ascii="Times New Roman" w:eastAsia="等线" w:hAnsi="Times New Roman" w:cs="Times New Roman"/>
                  <w:bCs w:val="0"/>
                  <w:color w:val="auto"/>
                  <w:sz w:val="18"/>
                  <w:szCs w:val="18"/>
                  <w:rPrChange w:id="13966" w:author="He Han" w:date="2026-10-27T15:49:00Z">
                    <w:rPr>
                      <w:rFonts w:ascii="Times New Roman" w:eastAsia="等线" w:hAnsi="Times New Roman" w:cs="Times New Roman"/>
                      <w:bCs w:val="0"/>
                      <w:color w:val="000000" w:themeColor="text1"/>
                      <w:sz w:val="18"/>
                      <w:szCs w:val="18"/>
                    </w:rPr>
                  </w:rPrChange>
                </w:rPr>
                <w:t>℃</w:t>
              </w:r>
              <w:r w:rsidRPr="000D48A2">
                <w:rPr>
                  <w:rFonts w:ascii="Times New Roman" w:eastAsia="等线" w:hAnsi="Times New Roman" w:cs="Times New Roman"/>
                  <w:color w:val="auto"/>
                  <w:sz w:val="18"/>
                  <w:szCs w:val="18"/>
                  <w:rPrChange w:id="13967" w:author="He Han" w:date="2026-10-27T15:49:00Z">
                    <w:rPr>
                      <w:rFonts w:ascii="Times New Roman" w:eastAsia="等线" w:hAnsi="Times New Roman" w:cs="Times New Roman"/>
                      <w:color w:val="000000" w:themeColor="text1"/>
                      <w:sz w:val="18"/>
                      <w:szCs w:val="18"/>
                    </w:rPr>
                  </w:rPrChange>
                </w:rPr>
                <w:t xml:space="preserve">. Maintain for next operation at </w:t>
              </w:r>
              <w:r w:rsidRPr="000D48A2">
                <w:rPr>
                  <w:rFonts w:ascii="Times New Roman" w:eastAsia="等线" w:hAnsi="Times New Roman" w:cs="Times New Roman"/>
                  <w:color w:val="auto"/>
                  <w:sz w:val="18"/>
                  <w:szCs w:val="18"/>
                  <w:lang w:eastAsia="zh-CN"/>
                  <w:rPrChange w:id="13968" w:author="He Han" w:date="2026-10-27T15:49:00Z">
                    <w:rPr>
                      <w:rFonts w:ascii="Times New Roman" w:eastAsia="等线" w:hAnsi="Times New Roman" w:cs="Times New Roman"/>
                      <w:color w:val="000000" w:themeColor="text1"/>
                      <w:sz w:val="18"/>
                      <w:szCs w:val="18"/>
                      <w:lang w:eastAsia="zh-CN"/>
                    </w:rPr>
                  </w:rPrChange>
                </w:rPr>
                <w:t>20</w:t>
              </w:r>
              <w:r w:rsidRPr="000D48A2">
                <w:rPr>
                  <w:rFonts w:ascii="Times New Roman" w:eastAsia="等线" w:hAnsi="Times New Roman" w:cs="Times New Roman"/>
                  <w:color w:val="auto"/>
                  <w:sz w:val="18"/>
                  <w:szCs w:val="18"/>
                  <w:rPrChange w:id="13969" w:author="He Han" w:date="2026-10-27T15:49:00Z">
                    <w:rPr>
                      <w:rFonts w:ascii="Times New Roman" w:eastAsia="等线" w:hAnsi="Times New Roman" w:cs="Times New Roman"/>
                      <w:color w:val="000000" w:themeColor="text1"/>
                      <w:sz w:val="18"/>
                      <w:szCs w:val="18"/>
                    </w:rPr>
                  </w:rPrChange>
                </w:rPr>
                <w:t>±5</w:t>
              </w:r>
            </w:ins>
            <w:ins w:id="13970" w:author="Johan Granander" w:date="2026-07-28T13:45:00Z">
              <w:r w:rsidR="002D558C" w:rsidRPr="000D48A2">
                <w:rPr>
                  <w:rFonts w:ascii="Times New Roman" w:eastAsia="等线" w:hAnsi="Times New Roman" w:cs="Times New Roman"/>
                  <w:color w:val="auto"/>
                  <w:sz w:val="18"/>
                  <w:szCs w:val="18"/>
                  <w:rPrChange w:id="13971" w:author="He Han" w:date="2026-10-27T15:49:00Z">
                    <w:rPr>
                      <w:rFonts w:ascii="Times New Roman" w:eastAsia="等线" w:hAnsi="Times New Roman" w:cs="Times New Roman"/>
                      <w:color w:val="000000" w:themeColor="text1"/>
                      <w:sz w:val="18"/>
                      <w:szCs w:val="18"/>
                    </w:rPr>
                  </w:rPrChange>
                </w:rPr>
                <w:t xml:space="preserve"> </w:t>
              </w:r>
            </w:ins>
            <w:ins w:id="13972" w:author="Xuning Wei12232" w:date="2026-07-27T20:39:00Z">
              <w:r w:rsidRPr="000D48A2">
                <w:rPr>
                  <w:rFonts w:ascii="Times New Roman" w:eastAsia="等线" w:hAnsi="Times New Roman" w:cs="Times New Roman"/>
                  <w:color w:val="auto"/>
                  <w:sz w:val="18"/>
                  <w:szCs w:val="18"/>
                  <w:rPrChange w:id="13973" w:author="He Han" w:date="2026-10-27T15:49:00Z">
                    <w:rPr>
                      <w:rFonts w:ascii="Times New Roman" w:eastAsia="等线" w:hAnsi="Times New Roman" w:cs="Times New Roman"/>
                      <w:color w:val="000000" w:themeColor="text1"/>
                      <w:sz w:val="18"/>
                      <w:szCs w:val="18"/>
                    </w:rPr>
                  </w:rPrChange>
                </w:rPr>
                <w:t xml:space="preserve">℃ (target: </w:t>
              </w:r>
              <w:r w:rsidRPr="000D48A2">
                <w:rPr>
                  <w:rFonts w:ascii="Times New Roman" w:eastAsia="等线" w:hAnsi="Times New Roman" w:cs="Times New Roman"/>
                  <w:color w:val="auto"/>
                  <w:sz w:val="18"/>
                  <w:szCs w:val="18"/>
                  <w:lang w:eastAsia="zh-CN"/>
                  <w:rPrChange w:id="13974" w:author="He Han" w:date="2026-10-27T15:49:00Z">
                    <w:rPr>
                      <w:rFonts w:ascii="Times New Roman" w:eastAsia="等线" w:hAnsi="Times New Roman" w:cs="Times New Roman"/>
                      <w:color w:val="000000" w:themeColor="text1"/>
                      <w:sz w:val="18"/>
                      <w:szCs w:val="18"/>
                      <w:lang w:eastAsia="zh-CN"/>
                    </w:rPr>
                  </w:rPrChange>
                </w:rPr>
                <w:t>20</w:t>
              </w:r>
            </w:ins>
            <w:ins w:id="13975" w:author="Johan Granander" w:date="2026-07-28T13:45:00Z">
              <w:r w:rsidR="002D558C" w:rsidRPr="000D48A2">
                <w:rPr>
                  <w:rFonts w:ascii="Times New Roman" w:eastAsia="等线" w:hAnsi="Times New Roman" w:cs="Times New Roman"/>
                  <w:color w:val="auto"/>
                  <w:sz w:val="18"/>
                  <w:szCs w:val="18"/>
                  <w:lang w:eastAsia="zh-CN"/>
                  <w:rPrChange w:id="13976" w:author="He Han" w:date="2026-10-27T15:49:00Z">
                    <w:rPr>
                      <w:rFonts w:ascii="Times New Roman" w:eastAsia="等线" w:hAnsi="Times New Roman" w:cs="Times New Roman"/>
                      <w:color w:val="000000" w:themeColor="text1"/>
                      <w:sz w:val="18"/>
                      <w:szCs w:val="18"/>
                      <w:lang w:eastAsia="zh-CN"/>
                    </w:rPr>
                  </w:rPrChange>
                </w:rPr>
                <w:t xml:space="preserve"> </w:t>
              </w:r>
            </w:ins>
            <w:ins w:id="13977" w:author="Xuning Wei12232" w:date="2026-07-27T20:39:00Z">
              <w:r w:rsidRPr="000D48A2">
                <w:rPr>
                  <w:rFonts w:ascii="Times New Roman" w:eastAsia="等线" w:hAnsi="Times New Roman" w:cs="Times New Roman"/>
                  <w:color w:val="auto"/>
                  <w:sz w:val="18"/>
                  <w:szCs w:val="18"/>
                  <w:rPrChange w:id="13978" w:author="He Han" w:date="2026-10-27T15:49:00Z">
                    <w:rPr>
                      <w:rFonts w:ascii="Times New Roman" w:eastAsia="等线" w:hAnsi="Times New Roman" w:cs="Times New Roman"/>
                      <w:color w:val="000000" w:themeColor="text1"/>
                      <w:sz w:val="18"/>
                      <w:szCs w:val="18"/>
                    </w:rPr>
                  </w:rPrChange>
                </w:rPr>
                <w:t>℃).</w:t>
              </w:r>
              <w:r w:rsidRPr="000D48A2">
                <w:rPr>
                  <w:rFonts w:ascii="Times New Roman" w:eastAsia="等线" w:hAnsi="Times New Roman" w:cs="Times New Roman"/>
                  <w:color w:val="auto"/>
                  <w:sz w:val="18"/>
                  <w:szCs w:val="18"/>
                  <w:lang w:eastAsia="zh-CN"/>
                  <w:rPrChange w:id="13979" w:author="He Han" w:date="2026-10-27T15:49:00Z">
                    <w:rPr>
                      <w:rFonts w:ascii="Times New Roman" w:eastAsia="等线" w:hAnsi="Times New Roman" w:cs="Times New Roman"/>
                      <w:color w:val="000000" w:themeColor="text1"/>
                      <w:sz w:val="18"/>
                      <w:szCs w:val="18"/>
                      <w:lang w:eastAsia="zh-CN"/>
                    </w:rPr>
                  </w:rPrChange>
                </w:rPr>
                <w:t xml:space="preserve"> </w:t>
              </w:r>
              <w:r w:rsidRPr="000D48A2">
                <w:rPr>
                  <w:rFonts w:ascii="Times New Roman" w:eastAsia="等线" w:hAnsi="Times New Roman" w:cs="Times New Roman"/>
                  <w:color w:val="auto"/>
                  <w:sz w:val="18"/>
                  <w:szCs w:val="18"/>
                  <w:rPrChange w:id="13980" w:author="He Han" w:date="2026-10-27T15:49:00Z">
                    <w:rPr>
                      <w:rFonts w:ascii="Times New Roman" w:eastAsia="等线" w:hAnsi="Times New Roman" w:cs="Times New Roman"/>
                      <w:color w:val="000000" w:themeColor="text1"/>
                      <w:sz w:val="18"/>
                      <w:szCs w:val="18"/>
                    </w:rPr>
                  </w:rPrChange>
                </w:rPr>
                <w:t xml:space="preserve">Add 1.80 eq. OxymaPure into </w:t>
              </w:r>
              <w:r w:rsidRPr="000D48A2">
                <w:rPr>
                  <w:rFonts w:ascii="Times New Roman" w:eastAsia="仿宋_GB2312" w:hAnsi="Times New Roman" w:cs="Times New Roman"/>
                  <w:color w:val="auto"/>
                  <w:sz w:val="18"/>
                  <w:szCs w:val="18"/>
                  <w:rPrChange w:id="13981" w:author="He Han" w:date="2026-10-27T15:49:00Z">
                    <w:rPr>
                      <w:rFonts w:ascii="Times New Roman" w:eastAsia="仿宋_GB2312" w:hAnsi="Times New Roman" w:cs="Times New Roman"/>
                      <w:color w:val="000000" w:themeColor="text1"/>
                      <w:sz w:val="18"/>
                      <w:szCs w:val="18"/>
                    </w:rPr>
                  </w:rPrChange>
                </w:rPr>
                <w:t>TJ4S-1213-Sy15</w:t>
              </w:r>
              <w:r w:rsidRPr="000D48A2">
                <w:rPr>
                  <w:rFonts w:ascii="Times New Roman" w:eastAsia="仿宋_GB2312" w:hAnsi="Times New Roman" w:cs="Times New Roman"/>
                  <w:color w:val="auto"/>
                  <w:sz w:val="18"/>
                  <w:szCs w:val="18"/>
                  <w:lang w:eastAsia="zh-CN"/>
                  <w:rPrChange w:id="13982" w:author="He Han" w:date="2026-10-27T15:49:00Z">
                    <w:rPr>
                      <w:rFonts w:ascii="Times New Roman" w:eastAsia="仿宋_GB2312" w:hAnsi="Times New Roman" w:cs="Times New Roman"/>
                      <w:color w:val="000000" w:themeColor="text1"/>
                      <w:sz w:val="18"/>
                      <w:szCs w:val="18"/>
                      <w:lang w:eastAsia="zh-CN"/>
                    </w:rPr>
                  </w:rPrChange>
                </w:rPr>
                <w:t>-R01</w:t>
              </w:r>
              <w:r w:rsidRPr="000D48A2">
                <w:rPr>
                  <w:rFonts w:ascii="Times New Roman" w:eastAsia="等线" w:hAnsi="Times New Roman" w:cs="Times New Roman"/>
                  <w:color w:val="auto"/>
                  <w:sz w:val="18"/>
                  <w:szCs w:val="18"/>
                  <w:rPrChange w:id="13983" w:author="He Han" w:date="2026-10-27T15:49:00Z">
                    <w:rPr>
                      <w:rFonts w:ascii="Times New Roman" w:eastAsia="等线" w:hAnsi="Times New Roman" w:cs="Times New Roman"/>
                      <w:color w:val="000000" w:themeColor="text1"/>
                      <w:sz w:val="18"/>
                      <w:szCs w:val="18"/>
                    </w:rPr>
                  </w:rPrChange>
                </w:rPr>
                <w:t xml:space="preserve"> at </w:t>
              </w:r>
              <w:r w:rsidRPr="000D48A2">
                <w:rPr>
                  <w:rFonts w:ascii="Times New Roman" w:eastAsia="等线" w:hAnsi="Times New Roman" w:cs="Times New Roman"/>
                  <w:color w:val="auto"/>
                  <w:sz w:val="18"/>
                  <w:szCs w:val="18"/>
                  <w:lang w:eastAsia="zh-CN"/>
                  <w:rPrChange w:id="13984" w:author="He Han" w:date="2026-10-27T15:49:00Z">
                    <w:rPr>
                      <w:rFonts w:ascii="Times New Roman" w:eastAsia="等线" w:hAnsi="Times New Roman" w:cs="Times New Roman"/>
                      <w:color w:val="000000" w:themeColor="text1"/>
                      <w:sz w:val="18"/>
                      <w:szCs w:val="18"/>
                      <w:lang w:eastAsia="zh-CN"/>
                    </w:rPr>
                  </w:rPrChange>
                </w:rPr>
                <w:t>20</w:t>
              </w:r>
              <w:r w:rsidRPr="000D48A2">
                <w:rPr>
                  <w:rFonts w:ascii="Times New Roman" w:eastAsia="等线" w:hAnsi="Times New Roman" w:cs="Times New Roman"/>
                  <w:color w:val="auto"/>
                  <w:sz w:val="18"/>
                  <w:szCs w:val="18"/>
                  <w:rPrChange w:id="13985" w:author="He Han" w:date="2026-10-27T15:49:00Z">
                    <w:rPr>
                      <w:rFonts w:ascii="Times New Roman" w:eastAsia="等线" w:hAnsi="Times New Roman" w:cs="Times New Roman"/>
                      <w:color w:val="000000" w:themeColor="text1"/>
                      <w:sz w:val="18"/>
                      <w:szCs w:val="18"/>
                    </w:rPr>
                  </w:rPrChange>
                </w:rPr>
                <w:t>±5</w:t>
              </w:r>
            </w:ins>
            <w:ins w:id="13986" w:author="Johan Granander" w:date="2026-07-28T13:45:00Z">
              <w:r w:rsidR="002D558C" w:rsidRPr="000D48A2">
                <w:rPr>
                  <w:rFonts w:ascii="Times New Roman" w:eastAsia="等线" w:hAnsi="Times New Roman" w:cs="Times New Roman"/>
                  <w:color w:val="auto"/>
                  <w:sz w:val="18"/>
                  <w:szCs w:val="18"/>
                  <w:rPrChange w:id="13987" w:author="He Han" w:date="2026-10-27T15:49:00Z">
                    <w:rPr>
                      <w:rFonts w:ascii="Times New Roman" w:eastAsia="等线" w:hAnsi="Times New Roman" w:cs="Times New Roman"/>
                      <w:color w:val="000000" w:themeColor="text1"/>
                      <w:sz w:val="18"/>
                      <w:szCs w:val="18"/>
                    </w:rPr>
                  </w:rPrChange>
                </w:rPr>
                <w:t xml:space="preserve"> </w:t>
              </w:r>
            </w:ins>
            <w:ins w:id="13988" w:author="Xuning Wei12232" w:date="2026-07-27T20:39:00Z">
              <w:r w:rsidRPr="000D48A2">
                <w:rPr>
                  <w:rFonts w:ascii="Times New Roman" w:eastAsia="等线" w:hAnsi="Times New Roman" w:cs="Times New Roman"/>
                  <w:color w:val="auto"/>
                  <w:sz w:val="18"/>
                  <w:szCs w:val="18"/>
                  <w:rPrChange w:id="13989" w:author="He Han" w:date="2026-10-27T15:49:00Z">
                    <w:rPr>
                      <w:rFonts w:ascii="Times New Roman" w:eastAsia="等线" w:hAnsi="Times New Roman" w:cs="Times New Roman"/>
                      <w:color w:val="000000" w:themeColor="text1"/>
                      <w:sz w:val="18"/>
                      <w:szCs w:val="18"/>
                    </w:rPr>
                  </w:rPrChange>
                </w:rPr>
                <w:t xml:space="preserve">℃ (target: </w:t>
              </w:r>
              <w:r w:rsidRPr="000D48A2">
                <w:rPr>
                  <w:rFonts w:ascii="Times New Roman" w:eastAsia="等线" w:hAnsi="Times New Roman" w:cs="Times New Roman"/>
                  <w:color w:val="auto"/>
                  <w:sz w:val="18"/>
                  <w:szCs w:val="18"/>
                  <w:lang w:eastAsia="zh-CN"/>
                  <w:rPrChange w:id="13990" w:author="He Han" w:date="2026-10-27T15:49:00Z">
                    <w:rPr>
                      <w:rFonts w:ascii="Times New Roman" w:eastAsia="等线" w:hAnsi="Times New Roman" w:cs="Times New Roman"/>
                      <w:color w:val="000000" w:themeColor="text1"/>
                      <w:sz w:val="18"/>
                      <w:szCs w:val="18"/>
                      <w:lang w:eastAsia="zh-CN"/>
                    </w:rPr>
                  </w:rPrChange>
                </w:rPr>
                <w:t>20</w:t>
              </w:r>
            </w:ins>
            <w:ins w:id="13991" w:author="Johan Granander" w:date="2026-07-28T13:45:00Z">
              <w:r w:rsidR="002D558C" w:rsidRPr="000D48A2">
                <w:rPr>
                  <w:rFonts w:ascii="Times New Roman" w:eastAsia="等线" w:hAnsi="Times New Roman" w:cs="Times New Roman"/>
                  <w:color w:val="auto"/>
                  <w:sz w:val="18"/>
                  <w:szCs w:val="18"/>
                  <w:lang w:eastAsia="zh-CN"/>
                  <w:rPrChange w:id="13992" w:author="He Han" w:date="2026-10-27T15:49:00Z">
                    <w:rPr>
                      <w:rFonts w:ascii="Times New Roman" w:eastAsia="等线" w:hAnsi="Times New Roman" w:cs="Times New Roman"/>
                      <w:color w:val="000000" w:themeColor="text1"/>
                      <w:sz w:val="18"/>
                      <w:szCs w:val="18"/>
                      <w:lang w:eastAsia="zh-CN"/>
                    </w:rPr>
                  </w:rPrChange>
                </w:rPr>
                <w:t xml:space="preserve"> </w:t>
              </w:r>
            </w:ins>
            <w:ins w:id="13993" w:author="Xuning Wei12232" w:date="2026-07-27T20:39:00Z">
              <w:r w:rsidRPr="000D48A2">
                <w:rPr>
                  <w:rFonts w:ascii="Times New Roman" w:eastAsia="等线" w:hAnsi="Times New Roman" w:cs="Times New Roman"/>
                  <w:color w:val="auto"/>
                  <w:sz w:val="18"/>
                  <w:szCs w:val="18"/>
                  <w:rPrChange w:id="13994" w:author="He Han" w:date="2026-10-27T15:49:00Z">
                    <w:rPr>
                      <w:rFonts w:ascii="Times New Roman" w:eastAsia="等线" w:hAnsi="Times New Roman" w:cs="Times New Roman"/>
                      <w:color w:val="000000" w:themeColor="text1"/>
                      <w:sz w:val="18"/>
                      <w:szCs w:val="18"/>
                    </w:rPr>
                  </w:rPrChange>
                </w:rPr>
                <w:t xml:space="preserve">℃), rinse the </w:t>
              </w:r>
              <w:r w:rsidRPr="000D48A2">
                <w:rPr>
                  <w:rFonts w:ascii="Times New Roman" w:eastAsia="仿宋_GB2312" w:hAnsi="Times New Roman" w:cs="Times New Roman"/>
                  <w:color w:val="auto"/>
                  <w:sz w:val="18"/>
                  <w:szCs w:val="18"/>
                  <w:rPrChange w:id="13995" w:author="He Han" w:date="2026-10-27T15:49:00Z">
                    <w:rPr>
                      <w:rFonts w:ascii="Times New Roman" w:eastAsia="仿宋_GB2312" w:hAnsi="Times New Roman" w:cs="Times New Roman"/>
                      <w:color w:val="000000" w:themeColor="text1"/>
                      <w:sz w:val="18"/>
                      <w:szCs w:val="18"/>
                    </w:rPr>
                  </w:rPrChange>
                </w:rPr>
                <w:t>TJ4S-1213-Sy15</w:t>
              </w:r>
              <w:r w:rsidRPr="000D48A2">
                <w:rPr>
                  <w:rFonts w:ascii="Times New Roman" w:eastAsia="仿宋_GB2312" w:hAnsi="Times New Roman" w:cs="Times New Roman"/>
                  <w:color w:val="auto"/>
                  <w:sz w:val="18"/>
                  <w:szCs w:val="18"/>
                  <w:lang w:eastAsia="zh-CN"/>
                  <w:rPrChange w:id="13996" w:author="He Han" w:date="2026-10-27T15:49:00Z">
                    <w:rPr>
                      <w:rFonts w:ascii="Times New Roman" w:eastAsia="仿宋_GB2312" w:hAnsi="Times New Roman" w:cs="Times New Roman"/>
                      <w:color w:val="000000" w:themeColor="text1"/>
                      <w:sz w:val="18"/>
                      <w:szCs w:val="18"/>
                      <w:lang w:eastAsia="zh-CN"/>
                    </w:rPr>
                  </w:rPrChange>
                </w:rPr>
                <w:t>-R01</w:t>
              </w:r>
              <w:r w:rsidRPr="000D48A2">
                <w:rPr>
                  <w:rFonts w:ascii="Times New Roman" w:eastAsia="等线" w:hAnsi="Times New Roman" w:cs="Times New Roman"/>
                  <w:color w:val="auto"/>
                  <w:sz w:val="18"/>
                  <w:szCs w:val="18"/>
                  <w:rPrChange w:id="13997" w:author="He Han" w:date="2026-10-27T15:49:00Z">
                    <w:rPr>
                      <w:rFonts w:ascii="Times New Roman" w:eastAsia="等线" w:hAnsi="Times New Roman" w:cs="Times New Roman"/>
                      <w:color w:val="000000" w:themeColor="text1"/>
                      <w:sz w:val="18"/>
                      <w:szCs w:val="18"/>
                    </w:rPr>
                  </w:rPrChange>
                </w:rPr>
                <w:t xml:space="preserve"> with 2.0</w:t>
              </w:r>
            </w:ins>
            <w:ins w:id="13998" w:author="Johan Granander" w:date="2026-07-28T13:45:00Z">
              <w:r w:rsidR="002D558C" w:rsidRPr="000D48A2">
                <w:rPr>
                  <w:rFonts w:ascii="Times New Roman" w:eastAsia="等线" w:hAnsi="Times New Roman" w:cs="Times New Roman"/>
                  <w:color w:val="auto"/>
                  <w:sz w:val="18"/>
                  <w:szCs w:val="18"/>
                  <w:rPrChange w:id="13999" w:author="He Han" w:date="2026-10-27T15:49:00Z">
                    <w:rPr>
                      <w:rFonts w:ascii="Times New Roman" w:eastAsia="等线" w:hAnsi="Times New Roman" w:cs="Times New Roman"/>
                      <w:color w:val="000000" w:themeColor="text1"/>
                      <w:sz w:val="18"/>
                      <w:szCs w:val="18"/>
                    </w:rPr>
                  </w:rPrChange>
                </w:rPr>
                <w:t xml:space="preserve"> </w:t>
              </w:r>
            </w:ins>
            <w:ins w:id="14000" w:author="Xuning Wei12232" w:date="2026-07-27T20:39:00Z">
              <w:del w:id="14001" w:author="Johan Granander" w:date="2026-07-28T13:45:00Z">
                <w:r w:rsidRPr="000D48A2" w:rsidDel="002D558C">
                  <w:rPr>
                    <w:rFonts w:ascii="Times New Roman" w:eastAsia="等线" w:hAnsi="Times New Roman" w:cs="Times New Roman"/>
                    <w:color w:val="auto"/>
                    <w:sz w:val="18"/>
                    <w:szCs w:val="18"/>
                    <w:rPrChange w:id="14002" w:author="He Han" w:date="2026-10-27T15:49:00Z">
                      <w:rPr>
                        <w:rFonts w:ascii="Times New Roman" w:eastAsia="等线" w:hAnsi="Times New Roman" w:cs="Times New Roman"/>
                        <w:color w:val="000000" w:themeColor="text1"/>
                        <w:sz w:val="18"/>
                        <w:szCs w:val="18"/>
                      </w:rPr>
                    </w:rPrChange>
                  </w:rPr>
                  <w:delText>v</w:delText>
                </w:r>
              </w:del>
            </w:ins>
            <w:ins w:id="14003" w:author="Johan Granander" w:date="2026-07-28T13:45:00Z">
              <w:r w:rsidR="002D558C" w:rsidRPr="000D48A2">
                <w:rPr>
                  <w:rFonts w:ascii="Times New Roman" w:eastAsia="等线" w:hAnsi="Times New Roman" w:cs="Times New Roman"/>
                  <w:color w:val="auto"/>
                  <w:sz w:val="18"/>
                  <w:szCs w:val="18"/>
                  <w:rPrChange w:id="14004" w:author="He Han" w:date="2026-10-27T15:49:00Z">
                    <w:rPr>
                      <w:rFonts w:ascii="Times New Roman" w:eastAsia="等线" w:hAnsi="Times New Roman" w:cs="Times New Roman"/>
                      <w:color w:val="000000" w:themeColor="text1"/>
                      <w:sz w:val="18"/>
                      <w:szCs w:val="18"/>
                    </w:rPr>
                  </w:rPrChange>
                </w:rPr>
                <w:t>V</w:t>
              </w:r>
            </w:ins>
            <w:ins w:id="14005" w:author="Xuning Wei12232" w:date="2026-07-27T20:39:00Z">
              <w:r w:rsidRPr="000D48A2">
                <w:rPr>
                  <w:rFonts w:ascii="Times New Roman" w:eastAsia="等线" w:hAnsi="Times New Roman" w:cs="Times New Roman"/>
                  <w:color w:val="auto"/>
                  <w:sz w:val="18"/>
                  <w:szCs w:val="18"/>
                  <w:rPrChange w:id="14006" w:author="He Han" w:date="2026-10-27T15:49:00Z">
                    <w:rPr>
                      <w:rFonts w:ascii="Times New Roman" w:eastAsia="等线" w:hAnsi="Times New Roman" w:cs="Times New Roman"/>
                      <w:color w:val="000000" w:themeColor="text1"/>
                      <w:sz w:val="18"/>
                      <w:szCs w:val="18"/>
                    </w:rPr>
                  </w:rPrChange>
                </w:rPr>
                <w:t xml:space="preserve"> DMF (1.896 kg/kg). Add 2.0 eq. DIC into </w:t>
              </w:r>
              <w:r w:rsidRPr="000D48A2">
                <w:rPr>
                  <w:rFonts w:ascii="Times New Roman" w:eastAsia="仿宋_GB2312" w:hAnsi="Times New Roman" w:cs="Times New Roman"/>
                  <w:color w:val="auto"/>
                  <w:sz w:val="18"/>
                  <w:szCs w:val="18"/>
                  <w:rPrChange w:id="14007" w:author="He Han" w:date="2026-10-27T15:49:00Z">
                    <w:rPr>
                      <w:rFonts w:ascii="Times New Roman" w:eastAsia="仿宋_GB2312" w:hAnsi="Times New Roman" w:cs="Times New Roman"/>
                      <w:color w:val="000000" w:themeColor="text1"/>
                      <w:sz w:val="18"/>
                      <w:szCs w:val="18"/>
                    </w:rPr>
                  </w:rPrChange>
                </w:rPr>
                <w:t>TJ4S-1213-Sy15</w:t>
              </w:r>
              <w:r w:rsidRPr="000D48A2">
                <w:rPr>
                  <w:rFonts w:ascii="Times New Roman" w:eastAsia="仿宋_GB2312" w:hAnsi="Times New Roman" w:cs="Times New Roman"/>
                  <w:color w:val="auto"/>
                  <w:sz w:val="18"/>
                  <w:szCs w:val="18"/>
                  <w:lang w:eastAsia="zh-CN"/>
                  <w:rPrChange w:id="14008" w:author="He Han" w:date="2026-10-27T15:49:00Z">
                    <w:rPr>
                      <w:rFonts w:ascii="Times New Roman" w:eastAsia="仿宋_GB2312" w:hAnsi="Times New Roman" w:cs="Times New Roman"/>
                      <w:color w:val="000000" w:themeColor="text1"/>
                      <w:sz w:val="18"/>
                      <w:szCs w:val="18"/>
                      <w:lang w:eastAsia="zh-CN"/>
                    </w:rPr>
                  </w:rPrChange>
                </w:rPr>
                <w:t>-R01</w:t>
              </w:r>
              <w:r w:rsidRPr="000D48A2">
                <w:rPr>
                  <w:rFonts w:ascii="Times New Roman" w:eastAsia="等线" w:hAnsi="Times New Roman" w:cs="Times New Roman"/>
                  <w:color w:val="auto"/>
                  <w:sz w:val="18"/>
                  <w:szCs w:val="18"/>
                  <w:rPrChange w:id="14009" w:author="He Han" w:date="2026-10-27T15:49:00Z">
                    <w:rPr>
                      <w:rFonts w:ascii="Times New Roman" w:eastAsia="等线" w:hAnsi="Times New Roman" w:cs="Times New Roman"/>
                      <w:color w:val="000000" w:themeColor="text1"/>
                      <w:sz w:val="18"/>
                      <w:szCs w:val="18"/>
                    </w:rPr>
                  </w:rPrChange>
                </w:rPr>
                <w:t>, the addition rate depends on temperature control. Activate for 20±5</w:t>
              </w:r>
              <w:r w:rsidRPr="00BB7730">
                <w:rPr>
                  <w:rFonts w:ascii="Times New Roman" w:eastAsia="等线" w:hAnsi="Times New Roman" w:cs="Times New Roman"/>
                  <w:color w:val="000000" w:themeColor="text1"/>
                  <w:sz w:val="18"/>
                  <w:szCs w:val="18"/>
                </w:rPr>
                <w:t xml:space="preserve">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010" w:author="Johan Granander" w:date="2026-07-28T13:45:00Z">
              <w:r w:rsidR="00B455BE" w:rsidRPr="00BB7730">
                <w:rPr>
                  <w:rFonts w:ascii="Times New Roman" w:eastAsia="等线" w:hAnsi="Times New Roman" w:cs="Times New Roman"/>
                  <w:color w:val="000000" w:themeColor="text1"/>
                  <w:sz w:val="18"/>
                  <w:szCs w:val="18"/>
                </w:rPr>
                <w:t xml:space="preserve"> </w:t>
              </w:r>
            </w:ins>
            <w:ins w:id="14011" w:author="Xuning Wei12232" w:date="2026-07-27T20:39: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012" w:author="Johan Granander" w:date="2026-07-28T13:45:00Z">
              <w:r w:rsidR="00B455BE" w:rsidRPr="00BB7730">
                <w:rPr>
                  <w:rFonts w:ascii="Times New Roman" w:eastAsia="等线" w:hAnsi="Times New Roman" w:cs="Times New Roman"/>
                  <w:color w:val="000000" w:themeColor="text1"/>
                  <w:sz w:val="18"/>
                  <w:szCs w:val="18"/>
                  <w:lang w:eastAsia="zh-CN"/>
                </w:rPr>
                <w:t xml:space="preserve"> </w:t>
              </w:r>
            </w:ins>
            <w:ins w:id="14013" w:author="Xuning Wei12232" w:date="2026-07-27T20:39: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等线" w:hAnsi="Times New Roman" w:cs="Times New Roman"/>
                  <w:bCs w:val="0"/>
                  <w:color w:val="000000" w:themeColor="text1"/>
                  <w:sz w:val="18"/>
                  <w:szCs w:val="18"/>
                  <w:lang w:eastAsia="zh-CN"/>
                </w:rPr>
                <w:t xml:space="preserve">1.0 V DMF (0.948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4014" w:author="Xuning Wei12232" w:date="2026-07-27T20:59:00Z">
              <w:tcPr>
                <w:tcW w:w="842" w:type="pct"/>
                <w:gridSpan w:val="3"/>
                <w:vMerge w:val="restart"/>
                <w:shd w:val="clear" w:color="auto" w:fill="FFFFFF" w:themeFill="background1"/>
                <w:vAlign w:val="center"/>
              </w:tcPr>
            </w:tcPrChange>
          </w:tcPr>
          <w:p w14:paraId="2B89BBED" w14:textId="77777777" w:rsidR="00153539" w:rsidRPr="00BB7730" w:rsidRDefault="00153539">
            <w:pPr>
              <w:pStyle w:val="afc"/>
              <w:numPr>
                <w:ilvl w:val="0"/>
                <w:numId w:val="191"/>
              </w:numPr>
              <w:ind w:firstLineChars="0"/>
              <w:jc w:val="both"/>
              <w:rPr>
                <w:ins w:id="14015" w:author="He Han" w:date="2026-10-22T22:12:00Z"/>
                <w:rFonts w:ascii="Times New Roman" w:hAnsi="Times New Roman" w:cs="Times New Roman"/>
                <w:color w:val="auto"/>
                <w:sz w:val="18"/>
                <w:szCs w:val="18"/>
                <w:shd w:val="clear" w:color="auto" w:fill="FFFFFF"/>
              </w:rPr>
              <w:pPrChange w:id="14016" w:author="He Han" w:date="2026-10-22T22:16:00Z">
                <w:pPr>
                  <w:pStyle w:val="afc"/>
                  <w:numPr>
                    <w:numId w:val="161"/>
                  </w:numPr>
                  <w:ind w:left="420" w:firstLineChars="0" w:hanging="420"/>
                  <w:jc w:val="both"/>
                </w:pPr>
              </w:pPrChange>
            </w:pPr>
            <w:ins w:id="14017"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5DFB3795" w14:textId="77777777" w:rsidR="00153539" w:rsidRPr="00BB7730" w:rsidRDefault="00153539">
            <w:pPr>
              <w:pStyle w:val="afc"/>
              <w:numPr>
                <w:ilvl w:val="0"/>
                <w:numId w:val="191"/>
              </w:numPr>
              <w:ind w:firstLineChars="0"/>
              <w:jc w:val="both"/>
              <w:rPr>
                <w:ins w:id="14018" w:author="He Han" w:date="2026-10-22T22:12:00Z"/>
                <w:rFonts w:ascii="Times New Roman" w:hAnsi="Times New Roman" w:cs="Times New Roman"/>
                <w:color w:val="auto"/>
                <w:sz w:val="18"/>
                <w:szCs w:val="18"/>
                <w:shd w:val="clear" w:color="auto" w:fill="FFFFFF"/>
              </w:rPr>
              <w:pPrChange w:id="14019" w:author="He Han" w:date="2026-10-22T22:16:00Z">
                <w:pPr>
                  <w:pStyle w:val="afc"/>
                  <w:numPr>
                    <w:numId w:val="161"/>
                  </w:numPr>
                  <w:ind w:left="420" w:firstLineChars="0" w:hanging="420"/>
                  <w:jc w:val="both"/>
                </w:pPr>
              </w:pPrChange>
            </w:pPr>
            <w:ins w:id="14020" w:author="He Han" w:date="2026-10-22T22:12:00Z">
              <w:r w:rsidRPr="00BB7730">
                <w:rPr>
                  <w:rFonts w:ascii="Times New Roman" w:hAnsi="Times New Roman" w:cs="Times New Roman"/>
                  <w:color w:val="auto"/>
                  <w:sz w:val="18"/>
                  <w:szCs w:val="18"/>
                  <w:shd w:val="clear" w:color="auto" w:fill="FFFFFF"/>
                </w:rPr>
                <w:t>Agitator material: Hastelloy (C-276)</w:t>
              </w:r>
            </w:ins>
          </w:p>
          <w:p w14:paraId="099029B9" w14:textId="77777777" w:rsidR="00153539" w:rsidRPr="00BB7730" w:rsidRDefault="00153539">
            <w:pPr>
              <w:pStyle w:val="afc"/>
              <w:numPr>
                <w:ilvl w:val="0"/>
                <w:numId w:val="191"/>
              </w:numPr>
              <w:ind w:firstLineChars="0"/>
              <w:jc w:val="both"/>
              <w:rPr>
                <w:ins w:id="14021" w:author="He Han" w:date="2026-10-22T22:12:00Z"/>
                <w:rFonts w:ascii="Times New Roman" w:hAnsi="Times New Roman" w:cs="Times New Roman"/>
                <w:color w:val="auto"/>
                <w:sz w:val="18"/>
                <w:szCs w:val="18"/>
                <w:shd w:val="clear" w:color="auto" w:fill="FFFFFF"/>
              </w:rPr>
              <w:pPrChange w:id="14022" w:author="He Han" w:date="2026-10-22T22:16:00Z">
                <w:pPr>
                  <w:pStyle w:val="afc"/>
                  <w:numPr>
                    <w:numId w:val="161"/>
                  </w:numPr>
                  <w:ind w:left="420" w:firstLineChars="0" w:hanging="420"/>
                  <w:jc w:val="both"/>
                </w:pPr>
              </w:pPrChange>
            </w:pPr>
            <w:ins w:id="14023" w:author="He Han" w:date="2026-10-22T22:12:00Z">
              <w:r w:rsidRPr="00BB7730">
                <w:rPr>
                  <w:rFonts w:ascii="Times New Roman" w:hAnsi="Times New Roman" w:cs="Times New Roman"/>
                  <w:color w:val="auto"/>
                  <w:sz w:val="18"/>
                  <w:szCs w:val="18"/>
                  <w:shd w:val="clear" w:color="auto" w:fill="FFFFFF"/>
                </w:rPr>
                <w:t>Sight glass: Glass</w:t>
              </w:r>
            </w:ins>
          </w:p>
          <w:p w14:paraId="7A9D4278" w14:textId="77777777" w:rsidR="00153539" w:rsidRPr="00BB7730" w:rsidRDefault="00153539">
            <w:pPr>
              <w:pStyle w:val="afc"/>
              <w:numPr>
                <w:ilvl w:val="0"/>
                <w:numId w:val="191"/>
              </w:numPr>
              <w:ind w:firstLineChars="0"/>
              <w:jc w:val="both"/>
              <w:rPr>
                <w:ins w:id="14024" w:author="He Han" w:date="2026-10-22T22:12:00Z"/>
                <w:rFonts w:ascii="Times New Roman" w:hAnsi="Times New Roman" w:cs="Times New Roman"/>
                <w:color w:val="auto"/>
                <w:sz w:val="18"/>
                <w:szCs w:val="18"/>
                <w:shd w:val="clear" w:color="auto" w:fill="FFFFFF"/>
              </w:rPr>
              <w:pPrChange w:id="14025" w:author="He Han" w:date="2026-10-22T22:16:00Z">
                <w:pPr>
                  <w:pStyle w:val="afc"/>
                  <w:numPr>
                    <w:numId w:val="161"/>
                  </w:numPr>
                  <w:ind w:left="420" w:firstLineChars="0" w:hanging="420"/>
                  <w:jc w:val="both"/>
                </w:pPr>
              </w:pPrChange>
            </w:pPr>
            <w:ins w:id="14026"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7E0BF27F" w14:textId="77777777" w:rsidR="00153539" w:rsidRPr="00BB7730" w:rsidRDefault="00153539">
            <w:pPr>
              <w:pStyle w:val="afc"/>
              <w:numPr>
                <w:ilvl w:val="0"/>
                <w:numId w:val="191"/>
              </w:numPr>
              <w:ind w:firstLineChars="0"/>
              <w:jc w:val="both"/>
              <w:rPr>
                <w:ins w:id="14027" w:author="He Han" w:date="2026-10-22T22:12:00Z"/>
                <w:rFonts w:ascii="Times New Roman" w:hAnsi="Times New Roman" w:cs="Times New Roman"/>
                <w:color w:val="auto"/>
                <w:sz w:val="18"/>
                <w:szCs w:val="18"/>
                <w:shd w:val="clear" w:color="auto" w:fill="FFFFFF"/>
              </w:rPr>
              <w:pPrChange w:id="14028" w:author="He Han" w:date="2026-10-22T22:16:00Z">
                <w:pPr>
                  <w:pStyle w:val="afc"/>
                  <w:numPr>
                    <w:numId w:val="161"/>
                  </w:numPr>
                  <w:ind w:left="420" w:firstLineChars="0" w:hanging="420"/>
                  <w:jc w:val="both"/>
                </w:pPr>
              </w:pPrChange>
            </w:pPr>
            <w:ins w:id="14029"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2B62EA8C" w14:textId="77777777" w:rsidR="00153539" w:rsidRPr="00BB7730" w:rsidRDefault="00153539">
            <w:pPr>
              <w:pStyle w:val="afc"/>
              <w:numPr>
                <w:ilvl w:val="0"/>
                <w:numId w:val="191"/>
              </w:numPr>
              <w:ind w:firstLineChars="0"/>
              <w:jc w:val="both"/>
              <w:rPr>
                <w:ins w:id="14030" w:author="He Han" w:date="2026-10-22T22:12:00Z"/>
                <w:rFonts w:ascii="Times New Roman" w:hAnsi="Times New Roman" w:cs="Times New Roman"/>
                <w:color w:val="auto"/>
                <w:sz w:val="18"/>
                <w:szCs w:val="18"/>
                <w:shd w:val="clear" w:color="auto" w:fill="FFFFFF"/>
              </w:rPr>
              <w:pPrChange w:id="14031" w:author="He Han" w:date="2026-10-22T22:16:00Z">
                <w:pPr>
                  <w:pStyle w:val="afc"/>
                  <w:numPr>
                    <w:numId w:val="161"/>
                  </w:numPr>
                  <w:ind w:left="420" w:firstLineChars="0" w:hanging="420"/>
                  <w:jc w:val="both"/>
                </w:pPr>
              </w:pPrChange>
            </w:pPr>
            <w:ins w:id="14032" w:author="He Han" w:date="2026-10-22T22:12:00Z">
              <w:r w:rsidRPr="00BB7730">
                <w:rPr>
                  <w:rFonts w:ascii="Times New Roman" w:hAnsi="Times New Roman" w:cs="Times New Roman"/>
                  <w:color w:val="auto"/>
                  <w:sz w:val="18"/>
                  <w:szCs w:val="18"/>
                  <w:shd w:val="clear" w:color="auto" w:fill="FFFFFF"/>
                </w:rPr>
                <w:t>Sealing ring: PTFE</w:t>
              </w:r>
            </w:ins>
          </w:p>
          <w:p w14:paraId="0CCCD2CE" w14:textId="77777777" w:rsidR="00153539" w:rsidRPr="00BB7730" w:rsidRDefault="00153539">
            <w:pPr>
              <w:pStyle w:val="afc"/>
              <w:numPr>
                <w:ilvl w:val="0"/>
                <w:numId w:val="191"/>
              </w:numPr>
              <w:ind w:firstLineChars="0"/>
              <w:jc w:val="both"/>
              <w:rPr>
                <w:ins w:id="14033" w:author="He Han" w:date="2026-10-22T22:12:00Z"/>
                <w:rFonts w:ascii="Times New Roman" w:hAnsi="Times New Roman" w:cs="Times New Roman"/>
                <w:color w:val="auto"/>
                <w:sz w:val="18"/>
                <w:szCs w:val="18"/>
                <w:shd w:val="clear" w:color="auto" w:fill="FFFFFF"/>
              </w:rPr>
              <w:pPrChange w:id="14034" w:author="He Han" w:date="2026-10-22T22:16:00Z">
                <w:pPr>
                  <w:pStyle w:val="afc"/>
                  <w:numPr>
                    <w:numId w:val="161"/>
                  </w:numPr>
                  <w:ind w:left="420" w:firstLineChars="0" w:hanging="420"/>
                  <w:jc w:val="both"/>
                </w:pPr>
              </w:pPrChange>
            </w:pPr>
            <w:ins w:id="14035" w:author="He Han" w:date="2026-10-22T22:12:00Z">
              <w:r w:rsidRPr="00BB7730">
                <w:rPr>
                  <w:rFonts w:ascii="Times New Roman" w:hAnsi="Times New Roman" w:cs="Times New Roman"/>
                  <w:color w:val="auto"/>
                  <w:sz w:val="18"/>
                  <w:szCs w:val="18"/>
                  <w:shd w:val="clear" w:color="auto" w:fill="FFFFFF"/>
                </w:rPr>
                <w:t>Mass flow meter: SS</w:t>
              </w:r>
            </w:ins>
          </w:p>
          <w:p w14:paraId="28BFE96D" w14:textId="77777777" w:rsidR="00153539" w:rsidRPr="00BB7730" w:rsidRDefault="00153539">
            <w:pPr>
              <w:pStyle w:val="afc"/>
              <w:numPr>
                <w:ilvl w:val="0"/>
                <w:numId w:val="191"/>
              </w:numPr>
              <w:ind w:firstLineChars="0"/>
              <w:jc w:val="both"/>
              <w:rPr>
                <w:ins w:id="14036" w:author="He Han" w:date="2026-10-22T22:12:00Z"/>
                <w:rFonts w:ascii="Times New Roman" w:hAnsi="Times New Roman" w:cs="Times New Roman"/>
                <w:color w:val="auto"/>
                <w:sz w:val="18"/>
                <w:szCs w:val="18"/>
                <w:shd w:val="clear" w:color="auto" w:fill="FFFFFF"/>
              </w:rPr>
              <w:pPrChange w:id="14037" w:author="He Han" w:date="2026-10-22T22:16:00Z">
                <w:pPr>
                  <w:pStyle w:val="afc"/>
                  <w:numPr>
                    <w:numId w:val="161"/>
                  </w:numPr>
                  <w:ind w:left="420" w:firstLineChars="0" w:hanging="420"/>
                  <w:jc w:val="both"/>
                </w:pPr>
              </w:pPrChange>
            </w:pPr>
            <w:ins w:id="14038"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656AC41A" w14:textId="77777777" w:rsidR="00153539" w:rsidRPr="00BB7730" w:rsidRDefault="00153539">
            <w:pPr>
              <w:pStyle w:val="afc"/>
              <w:numPr>
                <w:ilvl w:val="0"/>
                <w:numId w:val="191"/>
              </w:numPr>
              <w:ind w:firstLineChars="0"/>
              <w:jc w:val="both"/>
              <w:rPr>
                <w:ins w:id="14039" w:author="He Han" w:date="2026-10-22T22:12:00Z"/>
                <w:rFonts w:ascii="Times New Roman" w:eastAsiaTheme="minorEastAsia" w:hAnsi="Times New Roman" w:cs="Times New Roman"/>
                <w:color w:val="auto"/>
                <w:sz w:val="18"/>
                <w:szCs w:val="18"/>
                <w:shd w:val="clear" w:color="auto" w:fill="FFFFFF"/>
                <w:lang w:eastAsia="zh-CN"/>
              </w:rPr>
              <w:pPrChange w:id="14040" w:author="He Han" w:date="2026-10-22T22:16:00Z">
                <w:pPr>
                  <w:pStyle w:val="afc"/>
                  <w:numPr>
                    <w:numId w:val="161"/>
                  </w:numPr>
                  <w:ind w:left="420" w:firstLineChars="0" w:hanging="420"/>
                  <w:jc w:val="both"/>
                </w:pPr>
              </w:pPrChange>
            </w:pPr>
            <w:ins w:id="14041"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4BF1FA8D" w14:textId="77777777" w:rsidR="00153539" w:rsidRPr="00BB7730" w:rsidRDefault="00153539">
            <w:pPr>
              <w:pStyle w:val="afc"/>
              <w:numPr>
                <w:ilvl w:val="0"/>
                <w:numId w:val="191"/>
              </w:numPr>
              <w:ind w:firstLineChars="0"/>
              <w:jc w:val="both"/>
              <w:rPr>
                <w:ins w:id="14042" w:author="He Han" w:date="2026-10-22T22:12:00Z"/>
                <w:rFonts w:ascii="Times New Roman" w:eastAsiaTheme="minorEastAsia" w:hAnsi="Times New Roman" w:cs="Times New Roman"/>
                <w:bCs w:val="0"/>
                <w:color w:val="auto"/>
                <w:sz w:val="18"/>
                <w:szCs w:val="18"/>
                <w:shd w:val="clear" w:color="auto" w:fill="FFFFFF"/>
                <w:lang w:eastAsia="zh-CN"/>
              </w:rPr>
              <w:pPrChange w:id="14043" w:author="He Han" w:date="2026-10-22T22:16:00Z">
                <w:pPr>
                  <w:pStyle w:val="afc"/>
                  <w:numPr>
                    <w:numId w:val="161"/>
                  </w:numPr>
                  <w:ind w:left="420" w:firstLineChars="0" w:hanging="420"/>
                  <w:jc w:val="both"/>
                </w:pPr>
              </w:pPrChange>
            </w:pPr>
            <w:ins w:id="14044"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1D25DCA6" w14:textId="3616C463" w:rsidR="00153539" w:rsidRPr="00BB7730" w:rsidRDefault="00153539">
            <w:pPr>
              <w:pStyle w:val="afc"/>
              <w:numPr>
                <w:ilvl w:val="0"/>
                <w:numId w:val="191"/>
              </w:numPr>
              <w:ind w:firstLineChars="0"/>
              <w:jc w:val="both"/>
              <w:rPr>
                <w:ins w:id="14045" w:author="He Han" w:date="2026-10-22T22:16:00Z"/>
                <w:rFonts w:ascii="Times New Roman" w:hAnsi="Times New Roman" w:cs="Times New Roman"/>
                <w:color w:val="0000FF"/>
                <w:sz w:val="18"/>
                <w:szCs w:val="18"/>
                <w:shd w:val="clear" w:color="auto" w:fill="FFFFFF"/>
              </w:rPr>
              <w:pPrChange w:id="14046" w:author="He Han" w:date="2026-10-22T22:16:00Z">
                <w:pPr>
                  <w:pStyle w:val="afc"/>
                  <w:numPr>
                    <w:numId w:val="161"/>
                  </w:numPr>
                  <w:ind w:left="420" w:firstLineChars="0" w:hanging="420"/>
                  <w:jc w:val="both"/>
                </w:pPr>
              </w:pPrChange>
            </w:pPr>
            <w:ins w:id="14047"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2278D0A0" w14:textId="52ED0D0F" w:rsidR="00153539" w:rsidRPr="00BB7730" w:rsidRDefault="00153539">
            <w:pPr>
              <w:pStyle w:val="afc"/>
              <w:numPr>
                <w:ilvl w:val="0"/>
                <w:numId w:val="191"/>
              </w:numPr>
              <w:ind w:firstLineChars="0"/>
              <w:jc w:val="both"/>
              <w:rPr>
                <w:ins w:id="14048" w:author="He Han" w:date="2026-10-22T22:12:00Z"/>
                <w:rFonts w:ascii="Times New Roman" w:hAnsi="Times New Roman" w:cs="Times New Roman"/>
                <w:color w:val="0000FF"/>
                <w:sz w:val="18"/>
                <w:szCs w:val="18"/>
                <w:shd w:val="clear" w:color="auto" w:fill="FFFFFF"/>
              </w:rPr>
              <w:pPrChange w:id="14049" w:author="He Han" w:date="2026-10-22T22:16:00Z">
                <w:pPr>
                  <w:pStyle w:val="afc"/>
                  <w:numPr>
                    <w:numId w:val="161"/>
                  </w:numPr>
                  <w:ind w:left="420" w:firstLineChars="0" w:hanging="420"/>
                  <w:jc w:val="both"/>
                </w:pPr>
              </w:pPrChange>
            </w:pPr>
            <w:ins w:id="14050" w:author="He Han" w:date="2026-10-22T22:16: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2BAE9C85" w14:textId="49DF6DD5" w:rsidR="0026505D" w:rsidRPr="00BB7730" w:rsidDel="00153539" w:rsidRDefault="0026505D" w:rsidP="00153539">
            <w:pPr>
              <w:rPr>
                <w:ins w:id="14051" w:author="Xuning Wei12232" w:date="2026-07-27T20:52:00Z"/>
                <w:del w:id="14052" w:author="He Han" w:date="2026-10-22T22:12:00Z"/>
                <w:rFonts w:ascii="Times New Roman" w:hAnsi="Times New Roman" w:cs="Times New Roman"/>
                <w:color w:val="auto"/>
                <w:sz w:val="18"/>
                <w:szCs w:val="18"/>
                <w:shd w:val="clear" w:color="auto" w:fill="FFFFFF"/>
              </w:rPr>
            </w:pPr>
            <w:ins w:id="14053" w:author="Xuning Wei12232" w:date="2026-07-27T20:52:00Z">
              <w:del w:id="14054" w:author="He Han" w:date="2026-10-12T14:35:00Z">
                <w:r w:rsidRPr="00BB7730" w:rsidDel="006379C0">
                  <w:rPr>
                    <w:rFonts w:ascii="Times New Roman" w:hAnsi="Times New Roman" w:cs="Times New Roman"/>
                    <w:color w:val="auto"/>
                    <w:sz w:val="18"/>
                    <w:szCs w:val="18"/>
                    <w:shd w:val="clear" w:color="auto" w:fill="FFFFFF"/>
                  </w:rPr>
                  <w:delText>Tank material:</w:delText>
                </w:r>
              </w:del>
              <w:del w:id="14055"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64B7726E" w14:textId="12034B90" w:rsidR="0026505D" w:rsidRPr="00BB7730" w:rsidDel="00153539" w:rsidRDefault="0026505D" w:rsidP="0026505D">
            <w:pPr>
              <w:rPr>
                <w:ins w:id="14056" w:author="Xuning Wei12232" w:date="2026-07-27T20:52:00Z"/>
                <w:del w:id="14057" w:author="He Han" w:date="2026-10-22T22:12:00Z"/>
                <w:rFonts w:ascii="Times New Roman" w:hAnsi="Times New Roman" w:cs="Times New Roman"/>
                <w:color w:val="auto"/>
                <w:sz w:val="18"/>
                <w:szCs w:val="18"/>
                <w:shd w:val="clear" w:color="auto" w:fill="FFFFFF"/>
              </w:rPr>
            </w:pPr>
            <w:ins w:id="14058" w:author="Xuning Wei12232" w:date="2026-07-27T20:52:00Z">
              <w:del w:id="14059"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6CADD72D" w14:textId="2376867E" w:rsidR="0026505D" w:rsidRPr="00BB7730" w:rsidDel="00153539" w:rsidRDefault="0026505D" w:rsidP="0026505D">
            <w:pPr>
              <w:rPr>
                <w:ins w:id="14060" w:author="Xuning Wei12232" w:date="2026-07-27T20:52:00Z"/>
                <w:del w:id="14061" w:author="He Han" w:date="2026-10-22T22:12:00Z"/>
                <w:rFonts w:ascii="Times New Roman" w:hAnsi="Times New Roman" w:cs="Times New Roman"/>
                <w:color w:val="auto"/>
                <w:sz w:val="18"/>
                <w:szCs w:val="18"/>
                <w:shd w:val="clear" w:color="auto" w:fill="FFFFFF"/>
              </w:rPr>
            </w:pPr>
            <w:ins w:id="14062" w:author="Xuning Wei12232" w:date="2026-07-27T20:52:00Z">
              <w:del w:id="14063"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6424C4CB" w14:textId="15124593" w:rsidR="0026505D" w:rsidRPr="00BB7730" w:rsidDel="00153539" w:rsidRDefault="0026505D" w:rsidP="0026505D">
            <w:pPr>
              <w:rPr>
                <w:ins w:id="14064" w:author="Xuning Wei12232" w:date="2026-07-27T20:52:00Z"/>
                <w:del w:id="14065" w:author="He Han" w:date="2026-10-22T22:12:00Z"/>
                <w:rFonts w:ascii="Times New Roman" w:hAnsi="Times New Roman" w:cs="Times New Roman"/>
                <w:color w:val="auto"/>
                <w:sz w:val="18"/>
                <w:szCs w:val="18"/>
                <w:shd w:val="clear" w:color="auto" w:fill="FFFFFF"/>
              </w:rPr>
            </w:pPr>
            <w:ins w:id="14066" w:author="Xuning Wei12232" w:date="2026-07-27T20:52:00Z">
              <w:del w:id="14067"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719E8BDD" w14:textId="7903DBE9" w:rsidR="0026505D" w:rsidRPr="00BB7730" w:rsidDel="00153539" w:rsidRDefault="0026505D" w:rsidP="0026505D">
            <w:pPr>
              <w:rPr>
                <w:ins w:id="14068" w:author="Xuning Wei12232" w:date="2026-07-27T20:52:00Z"/>
                <w:del w:id="14069" w:author="He Han" w:date="2026-10-22T22:12:00Z"/>
                <w:rFonts w:ascii="Times New Roman" w:hAnsi="Times New Roman" w:cs="Times New Roman"/>
                <w:color w:val="auto"/>
                <w:sz w:val="18"/>
                <w:szCs w:val="18"/>
                <w:shd w:val="clear" w:color="auto" w:fill="FFFFFF"/>
              </w:rPr>
            </w:pPr>
            <w:ins w:id="14070" w:author="Xuning Wei12232" w:date="2026-07-27T20:52:00Z">
              <w:del w:id="14071"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6A68A19B" w14:textId="02C60A64" w:rsidR="0026505D" w:rsidRPr="00BB7730" w:rsidDel="00153539" w:rsidRDefault="0026505D" w:rsidP="0026505D">
            <w:pPr>
              <w:rPr>
                <w:ins w:id="14072" w:author="Xuning Wei12232" w:date="2026-07-27T20:52:00Z"/>
                <w:del w:id="14073" w:author="He Han" w:date="2026-10-22T22:12:00Z"/>
                <w:rFonts w:ascii="Times New Roman" w:hAnsi="Times New Roman" w:cs="Times New Roman"/>
                <w:color w:val="auto"/>
                <w:sz w:val="18"/>
                <w:szCs w:val="18"/>
                <w:shd w:val="clear" w:color="auto" w:fill="FFFFFF"/>
              </w:rPr>
            </w:pPr>
            <w:ins w:id="14074" w:author="Xuning Wei12232" w:date="2026-07-27T20:52:00Z">
              <w:del w:id="14075"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4076" w:author="He Han" w:date="2026-10-12T15:02:00Z">
                <w:r w:rsidRPr="00BB7730" w:rsidDel="00885401">
                  <w:rPr>
                    <w:rFonts w:ascii="Times New Roman" w:hAnsi="Times New Roman" w:cs="Times New Roman"/>
                    <w:color w:val="auto"/>
                    <w:sz w:val="18"/>
                    <w:szCs w:val="18"/>
                    <w:shd w:val="clear" w:color="auto" w:fill="FFFFFF"/>
                  </w:rPr>
                  <w:delText>304 &amp; 316L</w:delText>
                </w:r>
              </w:del>
            </w:ins>
          </w:p>
          <w:p w14:paraId="4B0CAF1E" w14:textId="72E0F980" w:rsidR="0026505D" w:rsidRPr="00BB7730" w:rsidDel="00153539" w:rsidRDefault="0026505D" w:rsidP="0026505D">
            <w:pPr>
              <w:rPr>
                <w:ins w:id="14077" w:author="Xuning Wei12232" w:date="2026-07-27T20:52:00Z"/>
                <w:del w:id="14078" w:author="He Han" w:date="2026-10-22T22:12:00Z"/>
                <w:rFonts w:ascii="Times New Roman" w:eastAsiaTheme="minorEastAsia" w:hAnsi="Times New Roman" w:cs="Times New Roman"/>
                <w:color w:val="auto"/>
                <w:sz w:val="18"/>
                <w:szCs w:val="18"/>
                <w:shd w:val="clear" w:color="auto" w:fill="FFFFFF"/>
                <w:lang w:eastAsia="zh-CN"/>
              </w:rPr>
            </w:pPr>
            <w:ins w:id="14079" w:author="Xuning Wei12232" w:date="2026-07-27T20:52:00Z">
              <w:del w:id="14080"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40A6FCBF" w14:textId="4D16CE4B" w:rsidR="0026505D" w:rsidRPr="00BB7730" w:rsidDel="00153539" w:rsidRDefault="0026505D" w:rsidP="0026505D">
            <w:pPr>
              <w:rPr>
                <w:ins w:id="14081" w:author="Xuning Wei12232" w:date="2026-07-27T20:52:00Z"/>
                <w:del w:id="14082" w:author="He Han" w:date="2026-10-22T22:12:00Z"/>
                <w:rFonts w:ascii="Times New Roman" w:eastAsiaTheme="minorEastAsia" w:hAnsi="Times New Roman" w:cs="Times New Roman"/>
                <w:bCs w:val="0"/>
                <w:color w:val="auto"/>
                <w:sz w:val="18"/>
                <w:szCs w:val="18"/>
                <w:shd w:val="clear" w:color="auto" w:fill="FFFFFF"/>
                <w:lang w:eastAsia="zh-CN"/>
              </w:rPr>
            </w:pPr>
            <w:ins w:id="14083" w:author="Xuning Wei12232" w:date="2026-07-27T20:52:00Z">
              <w:del w:id="14084"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3BB0F202" w14:textId="4131B8C2" w:rsidR="0026505D" w:rsidRPr="00BB7730" w:rsidRDefault="0026505D" w:rsidP="0026505D">
            <w:pPr>
              <w:jc w:val="both"/>
              <w:rPr>
                <w:ins w:id="14085" w:author="Xuning Wei12232" w:date="2026-07-27T20:37:00Z"/>
                <w:rFonts w:ascii="Times New Roman" w:eastAsia="仿宋_GB2312" w:hAnsi="Times New Roman" w:cs="Times New Roman"/>
                <w:b/>
                <w:color w:val="auto"/>
                <w:sz w:val="20"/>
                <w:szCs w:val="20"/>
                <w:lang w:eastAsia="zh-CN" w:bidi="ar"/>
              </w:rPr>
            </w:pPr>
            <w:ins w:id="14086" w:author="Xuning Wei12232" w:date="2026-07-27T20:52:00Z">
              <w:del w:id="14087" w:author="He Han" w:date="2026-10-22T22:12:00Z">
                <w:r w:rsidRPr="00BB7730" w:rsidDel="00153539">
                  <w:rPr>
                    <w:rFonts w:ascii="Times New Roman" w:hAnsi="Times New Roman" w:cs="Times New Roman"/>
                    <w:color w:val="0000FF"/>
                    <w:sz w:val="18"/>
                    <w:szCs w:val="18"/>
                  </w:rPr>
                  <w:delText xml:space="preserve">Mechanical seal: </w:delText>
                </w:r>
              </w:del>
              <w:del w:id="14088" w:author="He Han" w:date="2026-10-12T15:01:00Z">
                <w:r w:rsidRPr="00BB7730" w:rsidDel="00885401">
                  <w:rPr>
                    <w:rFonts w:ascii="Times New Roman" w:hAnsi="Times New Roman" w:cs="Times New Roman"/>
                    <w:color w:val="0000FF"/>
                    <w:sz w:val="18"/>
                    <w:szCs w:val="18"/>
                    <w:shd w:val="clear" w:color="auto" w:fill="FFFFFF"/>
                  </w:rPr>
                  <w:delText>304SS</w:delText>
                </w:r>
              </w:del>
              <w:del w:id="14089"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4090"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4091" w:author="Xuning Wei12232" w:date="2026-07-27T20:59:00Z">
              <w:tcPr>
                <w:tcW w:w="346" w:type="pct"/>
                <w:gridSpan w:val="3"/>
                <w:vMerge w:val="restart"/>
                <w:shd w:val="clear" w:color="auto" w:fill="FFFFFF" w:themeFill="background1"/>
                <w:vAlign w:val="center"/>
              </w:tcPr>
            </w:tcPrChange>
          </w:tcPr>
          <w:p w14:paraId="0E41045B" w14:textId="27826C83" w:rsidR="0026505D" w:rsidRPr="00BB7730" w:rsidRDefault="0026505D" w:rsidP="0026505D">
            <w:pPr>
              <w:jc w:val="both"/>
              <w:rPr>
                <w:ins w:id="14092" w:author="Xuning Wei12232" w:date="2026-07-27T20:37:00Z"/>
                <w:rFonts w:ascii="Times New Roman" w:eastAsia="仿宋_GB2312" w:hAnsi="Times New Roman" w:cs="Times New Roman"/>
                <w:color w:val="auto"/>
                <w:sz w:val="20"/>
                <w:szCs w:val="20"/>
                <w:lang w:eastAsia="zh-CN" w:bidi="ar"/>
              </w:rPr>
            </w:pPr>
            <w:ins w:id="14093" w:author="Xuning Wei12232" w:date="2026-07-27T20:45: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4094" w:author="Xuning Wei12232" w:date="2026-07-27T20:59:00Z">
              <w:tcPr>
                <w:tcW w:w="396" w:type="pct"/>
                <w:gridSpan w:val="3"/>
                <w:vMerge w:val="restart"/>
                <w:shd w:val="clear" w:color="auto" w:fill="FFFFFF" w:themeFill="background1"/>
                <w:vAlign w:val="center"/>
              </w:tcPr>
            </w:tcPrChange>
          </w:tcPr>
          <w:p w14:paraId="6F50D16D" w14:textId="5189A61F" w:rsidR="0026505D" w:rsidRPr="00BB7730" w:rsidRDefault="0026505D" w:rsidP="0026505D">
            <w:pPr>
              <w:jc w:val="both"/>
              <w:rPr>
                <w:ins w:id="14095" w:author="Xuning Wei12232" w:date="2026-07-27T20:37:00Z"/>
                <w:rFonts w:ascii="Times New Roman" w:eastAsia="仿宋_GB2312" w:hAnsi="Times New Roman" w:cs="Times New Roman"/>
                <w:color w:val="auto"/>
                <w:sz w:val="18"/>
                <w:szCs w:val="18"/>
                <w:lang w:eastAsia="zh-CN" w:bidi="ar"/>
              </w:rPr>
            </w:pPr>
            <w:ins w:id="14096" w:author="Xuning Wei12232" w:date="2026-07-27T20:45: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4097" w:author="Xuning Wei12232" w:date="2026-07-27T20:59:00Z">
              <w:tcPr>
                <w:tcW w:w="397" w:type="pct"/>
                <w:gridSpan w:val="3"/>
                <w:vAlign w:val="center"/>
              </w:tcPr>
            </w:tcPrChange>
          </w:tcPr>
          <w:p w14:paraId="5C77610F" w14:textId="77777777" w:rsidR="0026505D" w:rsidRPr="00BB7730" w:rsidRDefault="003E162E" w:rsidP="0026505D">
            <w:pPr>
              <w:jc w:val="both"/>
              <w:rPr>
                <w:ins w:id="14098" w:author="Xuning Wei12232" w:date="2026-07-27T20:37:00Z"/>
                <w:rFonts w:ascii="Times New Roman" w:eastAsia="仿宋_GB2312" w:hAnsi="Times New Roman" w:cs="Times New Roman"/>
                <w:b/>
                <w:color w:val="auto"/>
                <w:sz w:val="18"/>
                <w:szCs w:val="18"/>
                <w:lang w:eastAsia="zh-CN" w:bidi="ar"/>
              </w:rPr>
            </w:pPr>
            <w:customXmlInsRangeStart w:id="14099" w:author="Xuning Wei12232" w:date="2026-07-27T20:45:00Z"/>
            <w:sdt>
              <w:sdtPr>
                <w:rPr>
                  <w:rFonts w:ascii="Times New Roman" w:eastAsia="仿宋_GB2312" w:hAnsi="Times New Roman" w:cs="Times New Roman"/>
                  <w:color w:val="auto"/>
                  <w:sz w:val="18"/>
                  <w:szCs w:val="18"/>
                  <w:lang w:eastAsia="zh-CN" w:bidi="ar"/>
                </w:rPr>
                <w:id w:val="128824410"/>
                <w14:checkbox>
                  <w14:checked w14:val="1"/>
                  <w14:checkedState w14:val="2612" w14:font="MS Gothic"/>
                  <w14:uncheckedState w14:val="2610" w14:font="MS Gothic"/>
                </w14:checkbox>
              </w:sdtPr>
              <w:sdtEndPr/>
              <w:sdtContent>
                <w:customXmlInsRangeEnd w:id="14099"/>
                <w:ins w:id="14100" w:author="Xuning Wei12232" w:date="2026-07-27T20:45:00Z">
                  <w:r w:rsidR="0026505D" w:rsidRPr="00BB7730">
                    <w:rPr>
                      <w:rFonts w:ascii="Segoe UI Symbol" w:eastAsia="MS Gothic" w:hAnsi="Segoe UI Symbol" w:cs="Segoe UI Symbol"/>
                      <w:color w:val="auto"/>
                      <w:sz w:val="18"/>
                      <w:szCs w:val="18"/>
                      <w:lang w:eastAsia="zh-CN" w:bidi="ar"/>
                    </w:rPr>
                    <w:t>☒</w:t>
                  </w:r>
                </w:ins>
                <w:customXmlInsRangeStart w:id="14101" w:author="Xuning Wei12232" w:date="2026-07-27T20:45:00Z"/>
              </w:sdtContent>
            </w:sdt>
            <w:customXmlInsRangeEnd w:id="14101"/>
            <w:ins w:id="14102" w:author="Xuning Wei12232" w:date="2026-07-27T20:45: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4103" w:author="Xuning Wei12232" w:date="2026-07-27T20:59:00Z">
              <w:tcPr>
                <w:tcW w:w="397" w:type="pct"/>
                <w:gridSpan w:val="2"/>
                <w:vAlign w:val="center"/>
              </w:tcPr>
            </w:tcPrChange>
          </w:tcPr>
          <w:p w14:paraId="4C4FC588" w14:textId="04B2DA8F" w:rsidR="0026505D" w:rsidRPr="00BB7730" w:rsidRDefault="003E162E" w:rsidP="0026505D">
            <w:pPr>
              <w:jc w:val="both"/>
              <w:rPr>
                <w:ins w:id="14104" w:author="Xuning Wei12232" w:date="2026-07-27T20:37:00Z"/>
                <w:rFonts w:ascii="Times New Roman" w:eastAsia="仿宋_GB2312" w:hAnsi="Times New Roman" w:cs="Times New Roman"/>
                <w:color w:val="auto"/>
                <w:sz w:val="18"/>
                <w:szCs w:val="18"/>
                <w:lang w:eastAsia="zh-CN" w:bidi="ar"/>
              </w:rPr>
            </w:pPr>
            <w:customXmlInsRangeStart w:id="14105" w:author="Xuning Wei12232" w:date="2026-07-27T20:45:00Z"/>
            <w:sdt>
              <w:sdtPr>
                <w:rPr>
                  <w:rFonts w:ascii="Times New Roman" w:eastAsia="仿宋_GB2312" w:hAnsi="Times New Roman" w:cs="Times New Roman"/>
                  <w:color w:val="auto"/>
                  <w:sz w:val="18"/>
                  <w:szCs w:val="18"/>
                  <w:lang w:eastAsia="zh-CN" w:bidi="ar"/>
                </w:rPr>
                <w:id w:val="1123808964"/>
                <w14:checkbox>
                  <w14:checked w14:val="0"/>
                  <w14:checkedState w14:val="2612" w14:font="MS Gothic"/>
                  <w14:uncheckedState w14:val="2610" w14:font="MS Gothic"/>
                </w14:checkbox>
              </w:sdtPr>
              <w:sdtEndPr/>
              <w:sdtContent>
                <w:customXmlInsRangeEnd w:id="14105"/>
                <w:ins w:id="14106" w:author="Xuning Wei12232" w:date="2026-07-27T20:45:00Z">
                  <w:r w:rsidR="0026505D" w:rsidRPr="00BB7730">
                    <w:rPr>
                      <w:rFonts w:ascii="Segoe UI Symbol" w:eastAsia="仿宋_GB2312" w:hAnsi="Segoe UI Symbol" w:cs="Segoe UI Symbol"/>
                      <w:color w:val="auto"/>
                      <w:sz w:val="18"/>
                      <w:szCs w:val="18"/>
                      <w:lang w:eastAsia="zh-CN" w:bidi="ar"/>
                    </w:rPr>
                    <w:t>☐</w:t>
                  </w:r>
                </w:ins>
                <w:customXmlInsRangeStart w:id="14107" w:author="Xuning Wei12232" w:date="2026-07-27T20:45:00Z"/>
              </w:sdtContent>
            </w:sdt>
            <w:customXmlInsRangeEnd w:id="14107"/>
            <w:ins w:id="14108" w:author="Xuning Wei12232" w:date="2026-07-27T20:45: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4109" w:author="Xuning Wei12232" w:date="2026-07-27T20:59:00Z">
              <w:tcPr>
                <w:tcW w:w="988" w:type="pct"/>
                <w:vMerge w:val="restart"/>
                <w:vAlign w:val="center"/>
              </w:tcPr>
            </w:tcPrChange>
          </w:tcPr>
          <w:p w14:paraId="62F961E8" w14:textId="77777777" w:rsidR="0026505D" w:rsidRPr="00BB7730" w:rsidRDefault="003E162E" w:rsidP="0026505D">
            <w:pPr>
              <w:jc w:val="both"/>
              <w:rPr>
                <w:ins w:id="14110" w:author="Xuning Wei12232" w:date="2026-07-27T20:45:00Z"/>
                <w:rFonts w:ascii="Times New Roman" w:eastAsia="仿宋_GB2312" w:hAnsi="Times New Roman" w:cs="Times New Roman"/>
                <w:color w:val="auto"/>
                <w:sz w:val="18"/>
                <w:szCs w:val="18"/>
                <w:u w:val="single"/>
                <w:lang w:eastAsia="zh-CN" w:bidi="ar"/>
              </w:rPr>
            </w:pPr>
            <w:customXmlInsRangeStart w:id="14111" w:author="Xuning Wei12232" w:date="2026-07-27T20:45:00Z"/>
            <w:sdt>
              <w:sdtPr>
                <w:rPr>
                  <w:rFonts w:ascii="Times New Roman" w:eastAsia="仿宋_GB2312" w:hAnsi="Times New Roman" w:cs="Times New Roman"/>
                  <w:b/>
                  <w:color w:val="auto"/>
                  <w:sz w:val="18"/>
                  <w:szCs w:val="18"/>
                  <w:lang w:eastAsia="zh-CN" w:bidi="ar"/>
                </w:rPr>
                <w:id w:val="833721818"/>
                <w14:checkbox>
                  <w14:checked w14:val="0"/>
                  <w14:checkedState w14:val="2612" w14:font="MS Gothic"/>
                  <w14:uncheckedState w14:val="2610" w14:font="MS Gothic"/>
                </w14:checkbox>
              </w:sdtPr>
              <w:sdtEndPr/>
              <w:sdtContent>
                <w:customXmlInsRangeEnd w:id="14111"/>
                <w:ins w:id="14112"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113" w:author="Xuning Wei12232" w:date="2026-07-27T20:45:00Z"/>
              </w:sdtContent>
            </w:sdt>
            <w:customXmlInsRangeEnd w:id="14113"/>
            <w:ins w:id="14114"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142DFB44" w14:textId="77777777" w:rsidR="0026505D" w:rsidRPr="00BB7730" w:rsidRDefault="003E162E" w:rsidP="0026505D">
            <w:pPr>
              <w:jc w:val="both"/>
              <w:rPr>
                <w:ins w:id="14115" w:author="Xuning Wei12232" w:date="2026-07-27T20:45:00Z"/>
                <w:rFonts w:ascii="Times New Roman" w:eastAsia="仿宋_GB2312" w:hAnsi="Times New Roman" w:cs="Times New Roman"/>
                <w:color w:val="auto"/>
                <w:sz w:val="18"/>
                <w:szCs w:val="18"/>
                <w:u w:val="single"/>
                <w:lang w:eastAsia="zh-CN" w:bidi="ar"/>
              </w:rPr>
            </w:pPr>
            <w:customXmlInsRangeStart w:id="14116" w:author="Xuning Wei12232" w:date="2026-07-27T20:45:00Z"/>
            <w:sdt>
              <w:sdtPr>
                <w:rPr>
                  <w:rFonts w:ascii="Times New Roman" w:eastAsia="仿宋_GB2312" w:hAnsi="Times New Roman" w:cs="Times New Roman"/>
                  <w:b/>
                  <w:color w:val="auto"/>
                  <w:sz w:val="18"/>
                  <w:szCs w:val="18"/>
                  <w:lang w:eastAsia="zh-CN" w:bidi="ar"/>
                </w:rPr>
                <w:id w:val="871891898"/>
                <w14:checkbox>
                  <w14:checked w14:val="1"/>
                  <w14:checkedState w14:val="2612" w14:font="MS Gothic"/>
                  <w14:uncheckedState w14:val="2610" w14:font="MS Gothic"/>
                </w14:checkbox>
              </w:sdtPr>
              <w:sdtEndPr/>
              <w:sdtContent>
                <w:customXmlInsRangeEnd w:id="14116"/>
                <w:ins w:id="14117"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118" w:author="Xuning Wei12232" w:date="2026-07-27T20:45:00Z"/>
              </w:sdtContent>
            </w:sdt>
            <w:customXmlInsRangeEnd w:id="14118"/>
            <w:ins w:id="14119"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430D2E74" w14:textId="77777777" w:rsidR="0026505D" w:rsidRPr="00BB7730" w:rsidRDefault="003E162E" w:rsidP="0026505D">
            <w:pPr>
              <w:jc w:val="both"/>
              <w:rPr>
                <w:ins w:id="14120" w:author="Xuning Wei12232" w:date="2026-07-27T20:45:00Z"/>
                <w:rFonts w:ascii="Times New Roman" w:eastAsia="仿宋_GB2312" w:hAnsi="Times New Roman" w:cs="Times New Roman"/>
                <w:color w:val="auto"/>
                <w:sz w:val="18"/>
                <w:szCs w:val="18"/>
                <w:lang w:eastAsia="zh-CN" w:bidi="ar"/>
              </w:rPr>
            </w:pPr>
            <w:customXmlInsRangeStart w:id="14121" w:author="Xuning Wei12232" w:date="2026-07-27T20:45:00Z"/>
            <w:sdt>
              <w:sdtPr>
                <w:rPr>
                  <w:rFonts w:ascii="Times New Roman" w:eastAsia="仿宋_GB2312" w:hAnsi="Times New Roman" w:cs="Times New Roman"/>
                  <w:b/>
                  <w:color w:val="auto"/>
                  <w:sz w:val="18"/>
                  <w:szCs w:val="18"/>
                  <w:lang w:eastAsia="zh-CN" w:bidi="ar"/>
                </w:rPr>
                <w:id w:val="1351604264"/>
                <w14:checkbox>
                  <w14:checked w14:val="0"/>
                  <w14:checkedState w14:val="2612" w14:font="MS Gothic"/>
                  <w14:uncheckedState w14:val="2610" w14:font="MS Gothic"/>
                </w14:checkbox>
              </w:sdtPr>
              <w:sdtEndPr/>
              <w:sdtContent>
                <w:customXmlInsRangeEnd w:id="14121"/>
                <w:ins w:id="14122"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123" w:author="Xuning Wei12232" w:date="2026-07-27T20:45:00Z"/>
              </w:sdtContent>
            </w:sdt>
            <w:customXmlInsRangeEnd w:id="14123"/>
            <w:ins w:id="14124" w:author="Xuning Wei12232" w:date="2026-07-27T20:45: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6BBBEE4E" w14:textId="77777777" w:rsidR="0026505D" w:rsidRPr="00BB7730" w:rsidRDefault="003E162E" w:rsidP="0026505D">
            <w:pPr>
              <w:jc w:val="both"/>
              <w:rPr>
                <w:ins w:id="14125" w:author="Xuning Wei12232" w:date="2026-07-27T20:45:00Z"/>
                <w:rFonts w:ascii="Times New Roman" w:eastAsia="仿宋_GB2312" w:hAnsi="Times New Roman" w:cs="Times New Roman"/>
                <w:color w:val="auto"/>
                <w:sz w:val="18"/>
                <w:szCs w:val="18"/>
                <w:u w:val="single"/>
                <w:lang w:eastAsia="zh-CN" w:bidi="ar"/>
              </w:rPr>
            </w:pPr>
            <w:customXmlInsRangeStart w:id="14126" w:author="Xuning Wei12232" w:date="2026-07-27T20:45:00Z"/>
            <w:sdt>
              <w:sdtPr>
                <w:rPr>
                  <w:rFonts w:ascii="Times New Roman" w:eastAsia="仿宋_GB2312" w:hAnsi="Times New Roman" w:cs="Times New Roman"/>
                  <w:b/>
                  <w:color w:val="auto"/>
                  <w:sz w:val="18"/>
                  <w:szCs w:val="18"/>
                  <w:lang w:eastAsia="zh-CN" w:bidi="ar"/>
                </w:rPr>
                <w:id w:val="-670019483"/>
                <w14:checkbox>
                  <w14:checked w14:val="1"/>
                  <w14:checkedState w14:val="2612" w14:font="MS Gothic"/>
                  <w14:uncheckedState w14:val="2610" w14:font="MS Gothic"/>
                </w14:checkbox>
              </w:sdtPr>
              <w:sdtEndPr/>
              <w:sdtContent>
                <w:customXmlInsRangeEnd w:id="14126"/>
                <w:ins w:id="14127"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128" w:author="Xuning Wei12232" w:date="2026-07-27T20:45:00Z"/>
              </w:sdtContent>
            </w:sdt>
            <w:customXmlInsRangeEnd w:id="14128"/>
            <w:ins w:id="14129" w:author="Xuning Wei12232" w:date="2026-07-27T20:45: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2B59CAAC" w14:textId="2F61C99F" w:rsidR="0026505D" w:rsidRPr="00BB7730" w:rsidRDefault="003E162E" w:rsidP="0026505D">
            <w:pPr>
              <w:jc w:val="both"/>
              <w:rPr>
                <w:ins w:id="14130" w:author="Xuning Wei12232" w:date="2026-07-27T20:37:00Z"/>
                <w:rFonts w:ascii="Times New Roman" w:eastAsia="仿宋_GB2312" w:hAnsi="Times New Roman" w:cs="Times New Roman"/>
                <w:b/>
                <w:color w:val="auto"/>
                <w:sz w:val="20"/>
                <w:szCs w:val="20"/>
                <w:lang w:eastAsia="zh-CN" w:bidi="ar"/>
              </w:rPr>
            </w:pPr>
            <w:customXmlInsRangeStart w:id="14131" w:author="Xuning Wei12232" w:date="2026-07-27T20:45:00Z"/>
            <w:sdt>
              <w:sdtPr>
                <w:rPr>
                  <w:rFonts w:ascii="Times New Roman" w:eastAsia="仿宋_GB2312" w:hAnsi="Times New Roman" w:cs="Times New Roman"/>
                  <w:b/>
                  <w:color w:val="auto"/>
                  <w:sz w:val="18"/>
                  <w:szCs w:val="18"/>
                  <w:lang w:eastAsia="zh-CN" w:bidi="ar"/>
                </w:rPr>
                <w:id w:val="-1964564365"/>
                <w14:checkbox>
                  <w14:checked w14:val="1"/>
                  <w14:checkedState w14:val="2612" w14:font="MS Gothic"/>
                  <w14:uncheckedState w14:val="2610" w14:font="MS Gothic"/>
                </w14:checkbox>
              </w:sdtPr>
              <w:sdtEndPr/>
              <w:sdtContent>
                <w:customXmlInsRangeEnd w:id="14131"/>
                <w:ins w:id="14132" w:author="Xuning Wei12232" w:date="2026-07-27T20:45:00Z">
                  <w:r w:rsidR="0026505D" w:rsidRPr="00BB7730">
                    <w:rPr>
                      <w:rFonts w:ascii="Segoe UI Symbol" w:eastAsia="仿宋_GB2312" w:hAnsi="Segoe UI Symbol" w:cs="Segoe UI Symbol"/>
                      <w:b/>
                      <w:color w:val="auto"/>
                      <w:sz w:val="18"/>
                      <w:szCs w:val="18"/>
                      <w:lang w:eastAsia="zh-CN" w:bidi="ar"/>
                      <w:rPrChange w:id="14133" w:author="He Han" w:date="2026-10-13T14:11:00Z">
                        <w:rPr>
                          <w:rFonts w:ascii="Segoe UI Symbol" w:eastAsia="仿宋_GB2312" w:hAnsi="Segoe UI Symbol" w:cs="Segoe UI Symbol"/>
                          <w:color w:val="auto"/>
                          <w:sz w:val="18"/>
                          <w:szCs w:val="18"/>
                          <w:lang w:eastAsia="zh-CN" w:bidi="ar"/>
                        </w:rPr>
                      </w:rPrChange>
                    </w:rPr>
                    <w:t>☒</w:t>
                  </w:r>
                </w:ins>
                <w:customXmlInsRangeStart w:id="14134" w:author="Xuning Wei12232" w:date="2026-07-27T20:45:00Z"/>
              </w:sdtContent>
            </w:sdt>
            <w:customXmlInsRangeEnd w:id="14134"/>
            <w:ins w:id="14135" w:author="Xuning Wei12232" w:date="2026-07-27T20:45:00Z">
              <w:r w:rsidR="0026505D" w:rsidRPr="00BB7730">
                <w:rPr>
                  <w:rFonts w:ascii="Times New Roman" w:eastAsia="仿宋_GB2312" w:hAnsi="Times New Roman" w:cs="Times New Roman"/>
                  <w:color w:val="auto"/>
                  <w:sz w:val="18"/>
                  <w:szCs w:val="18"/>
                  <w:lang w:eastAsia="zh-CN" w:bidi="ar"/>
                </w:rPr>
                <w:t xml:space="preserve"> 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w:t>
              </w:r>
            </w:ins>
            <w:ins w:id="14136" w:author="He Han" w:date="2026-10-13T14:12:00Z">
              <w:r w:rsidR="00282E4B" w:rsidRPr="00BB7730">
                <w:rPr>
                  <w:rFonts w:ascii="Times New Roman" w:eastAsia="仿宋_GB2312" w:hAnsi="Times New Roman" w:cs="Times New Roman"/>
                  <w:color w:val="auto"/>
                  <w:sz w:val="18"/>
                  <w:szCs w:val="18"/>
                  <w:u w:val="single"/>
                  <w:lang w:eastAsia="zh-CN" w:bidi="ar"/>
                </w:rPr>
                <w:t xml:space="preserve"> </w:t>
              </w:r>
            </w:ins>
            <w:ins w:id="14137" w:author="Xuning Wei12232" w:date="2026-07-27T20:45:00Z">
              <w:r w:rsidR="0026505D" w:rsidRPr="00BB7730">
                <w:rPr>
                  <w:rFonts w:ascii="Times New Roman" w:eastAsia="仿宋_GB2312" w:hAnsi="Times New Roman" w:cs="Times New Roman"/>
                  <w:color w:val="auto"/>
                  <w:sz w:val="18"/>
                  <w:szCs w:val="18"/>
                  <w:u w:val="single"/>
                  <w:lang w:eastAsia="zh-CN" w:bidi="ar"/>
                </w:rPr>
                <w:t>The material demonstrates good corrosion resistance, including tolerance to organic solvents.</w:t>
              </w:r>
            </w:ins>
            <w:ins w:id="14138" w:author="He Han" w:date="2026-10-13T14:11:00Z">
              <w:r w:rsidR="00282E4B" w:rsidRPr="00BB7730">
                <w:rPr>
                  <w:rFonts w:ascii="Times New Roman" w:eastAsia="仿宋_GB2312" w:hAnsi="Times New Roman" w:cs="Times New Roman"/>
                  <w:color w:val="auto"/>
                  <w:sz w:val="18"/>
                  <w:szCs w:val="18"/>
                  <w:u w:val="single"/>
                  <w:lang w:eastAsia="zh-CN" w:bidi="ar"/>
                </w:rPr>
                <w:t xml:space="preserve"> </w:t>
              </w:r>
            </w:ins>
            <w:ins w:id="14139" w:author="Xuning Wei12232" w:date="2026-07-27T20:45:00Z">
              <w:r w:rsidR="0026505D" w:rsidRPr="00BB7730">
                <w:rPr>
                  <w:rFonts w:ascii="Times New Roman" w:eastAsia="仿宋_GB2312" w:hAnsi="Times New Roman" w:cs="Times New Roman"/>
                  <w:color w:val="auto"/>
                  <w:sz w:val="18"/>
                  <w:szCs w:val="18"/>
                  <w:u w:val="single"/>
                  <w:lang w:eastAsia="zh-CN" w:bidi="ar"/>
                </w:rPr>
                <w:t>The solvents are neutral, and the material compatibility is confirmed.</w:t>
              </w:r>
            </w:ins>
          </w:p>
        </w:tc>
      </w:tr>
      <w:tr w:rsidR="0026505D" w:rsidRPr="00BB7730" w14:paraId="024F7F46" w14:textId="77777777" w:rsidTr="00770B21">
        <w:trPr>
          <w:trHeight w:val="2873"/>
          <w:ins w:id="14140" w:author="Xuning Wei12232" w:date="2026-07-27T20:37:00Z"/>
          <w:trPrChange w:id="14141" w:author="Xuning Wei12232" w:date="2026-07-27T20:59:00Z">
            <w:trPr>
              <w:trHeight w:val="2873"/>
            </w:trPr>
          </w:trPrChange>
        </w:trPr>
        <w:tc>
          <w:tcPr>
            <w:tcW w:w="269" w:type="pct"/>
            <w:vMerge/>
            <w:shd w:val="clear" w:color="auto" w:fill="FFFFFF" w:themeFill="background1"/>
            <w:vAlign w:val="center"/>
            <w:tcPrChange w:id="14142" w:author="Xuning Wei12232" w:date="2026-07-27T20:59:00Z">
              <w:tcPr>
                <w:tcW w:w="269" w:type="pct"/>
                <w:gridSpan w:val="3"/>
                <w:vMerge/>
                <w:shd w:val="clear" w:color="auto" w:fill="FFFFFF" w:themeFill="background1"/>
                <w:vAlign w:val="center"/>
              </w:tcPr>
            </w:tcPrChange>
          </w:tcPr>
          <w:p w14:paraId="160B3BAF" w14:textId="77777777" w:rsidR="0026505D" w:rsidRPr="00BB7730" w:rsidRDefault="0026505D" w:rsidP="0026505D">
            <w:pPr>
              <w:jc w:val="both"/>
              <w:rPr>
                <w:ins w:id="14143" w:author="Xuning Wei12232" w:date="2026-07-27T20:37: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4144" w:author="Xuning Wei12232" w:date="2026-07-27T20:59:00Z">
              <w:tcPr>
                <w:tcW w:w="1365" w:type="pct"/>
                <w:gridSpan w:val="3"/>
                <w:vMerge/>
                <w:shd w:val="clear" w:color="auto" w:fill="FFFFFF" w:themeFill="background1"/>
                <w:vAlign w:val="center"/>
              </w:tcPr>
            </w:tcPrChange>
          </w:tcPr>
          <w:p w14:paraId="47FD60D8" w14:textId="77777777" w:rsidR="0026505D" w:rsidRPr="00BB7730" w:rsidRDefault="0026505D" w:rsidP="0026505D">
            <w:pPr>
              <w:jc w:val="both"/>
              <w:rPr>
                <w:ins w:id="14145" w:author="Xuning Wei12232" w:date="2026-07-27T20:41:00Z"/>
                <w:rFonts w:ascii="Times New Roman" w:eastAsia="等线" w:hAnsi="Times New Roman" w:cs="Times New Roman"/>
                <w:color w:val="000000" w:themeColor="text1"/>
                <w:sz w:val="18"/>
                <w:szCs w:val="18"/>
                <w:lang w:eastAsia="zh-CN"/>
              </w:rPr>
            </w:pPr>
          </w:p>
        </w:tc>
        <w:tc>
          <w:tcPr>
            <w:tcW w:w="842" w:type="pct"/>
            <w:vMerge/>
            <w:shd w:val="clear" w:color="auto" w:fill="FFFFFF" w:themeFill="background1"/>
            <w:vAlign w:val="center"/>
            <w:tcPrChange w:id="14146" w:author="Xuning Wei12232" w:date="2026-07-27T20:59:00Z">
              <w:tcPr>
                <w:tcW w:w="842" w:type="pct"/>
                <w:gridSpan w:val="3"/>
                <w:vMerge/>
                <w:shd w:val="clear" w:color="auto" w:fill="FFFFFF" w:themeFill="background1"/>
                <w:vAlign w:val="center"/>
              </w:tcPr>
            </w:tcPrChange>
          </w:tcPr>
          <w:p w14:paraId="5E79281E" w14:textId="77777777" w:rsidR="0026505D" w:rsidRPr="00BB7730" w:rsidRDefault="0026505D" w:rsidP="0026505D">
            <w:pPr>
              <w:jc w:val="both"/>
              <w:rPr>
                <w:ins w:id="14147"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4148" w:author="Xuning Wei12232" w:date="2026-07-27T20:59:00Z">
              <w:tcPr>
                <w:tcW w:w="346" w:type="pct"/>
                <w:gridSpan w:val="3"/>
                <w:vMerge/>
                <w:shd w:val="clear" w:color="auto" w:fill="FFFFFF" w:themeFill="background1"/>
                <w:vAlign w:val="center"/>
              </w:tcPr>
            </w:tcPrChange>
          </w:tcPr>
          <w:p w14:paraId="6904E515" w14:textId="77777777" w:rsidR="0026505D" w:rsidRPr="00BB7730" w:rsidRDefault="0026505D" w:rsidP="0026505D">
            <w:pPr>
              <w:jc w:val="both"/>
              <w:rPr>
                <w:ins w:id="14149"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14150" w:author="Xuning Wei12232" w:date="2026-07-27T20:59:00Z">
              <w:tcPr>
                <w:tcW w:w="396" w:type="pct"/>
                <w:gridSpan w:val="3"/>
                <w:vMerge/>
                <w:shd w:val="clear" w:color="auto" w:fill="FFFFFF" w:themeFill="background1"/>
                <w:vAlign w:val="center"/>
              </w:tcPr>
            </w:tcPrChange>
          </w:tcPr>
          <w:p w14:paraId="7BD53CD4" w14:textId="77777777" w:rsidR="0026505D" w:rsidRPr="00BB7730" w:rsidRDefault="0026505D" w:rsidP="0026505D">
            <w:pPr>
              <w:jc w:val="both"/>
              <w:rPr>
                <w:ins w:id="14151"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14152" w:author="Xuning Wei12232" w:date="2026-07-27T20:59:00Z">
              <w:tcPr>
                <w:tcW w:w="397" w:type="pct"/>
                <w:gridSpan w:val="3"/>
                <w:vAlign w:val="center"/>
              </w:tcPr>
            </w:tcPrChange>
          </w:tcPr>
          <w:p w14:paraId="3688AD4F" w14:textId="77777777" w:rsidR="0026505D" w:rsidRPr="00BB7730" w:rsidRDefault="003E162E" w:rsidP="0026505D">
            <w:pPr>
              <w:jc w:val="both"/>
              <w:rPr>
                <w:ins w:id="14153" w:author="Xuning Wei12232" w:date="2026-07-27T20:48:00Z"/>
                <w:rFonts w:ascii="Times New Roman" w:eastAsia="仿宋_GB2312" w:hAnsi="Times New Roman" w:cs="Times New Roman"/>
                <w:color w:val="auto"/>
                <w:sz w:val="18"/>
                <w:szCs w:val="18"/>
                <w:lang w:eastAsia="zh-CN" w:bidi="ar"/>
              </w:rPr>
            </w:pPr>
            <w:customXmlInsRangeStart w:id="14154" w:author="Xuning Wei12232" w:date="2026-07-27T20:48:00Z"/>
            <w:sdt>
              <w:sdtPr>
                <w:rPr>
                  <w:rFonts w:ascii="Times New Roman" w:eastAsia="仿宋_GB2312" w:hAnsi="Times New Roman" w:cs="Times New Roman"/>
                  <w:b/>
                  <w:color w:val="auto"/>
                  <w:sz w:val="18"/>
                  <w:szCs w:val="18"/>
                  <w:lang w:eastAsia="zh-CN" w:bidi="ar"/>
                </w:rPr>
                <w:id w:val="1302812000"/>
                <w14:checkbox>
                  <w14:checked w14:val="0"/>
                  <w14:checkedState w14:val="2612" w14:font="MS Gothic"/>
                  <w14:uncheckedState w14:val="2610" w14:font="MS Gothic"/>
                </w14:checkbox>
              </w:sdtPr>
              <w:sdtEndPr/>
              <w:sdtContent>
                <w:customXmlInsRangeEnd w:id="14154"/>
                <w:ins w:id="14155" w:author="Xuning Wei12232" w:date="2026-07-27T20:48:00Z">
                  <w:r w:rsidR="0026505D" w:rsidRPr="00BB7730">
                    <w:rPr>
                      <w:rFonts w:ascii="Segoe UI Symbol" w:eastAsia="仿宋_GB2312" w:hAnsi="Segoe UI Symbol" w:cs="Segoe UI Symbol"/>
                      <w:b/>
                      <w:color w:val="auto"/>
                      <w:sz w:val="18"/>
                      <w:szCs w:val="18"/>
                      <w:lang w:eastAsia="zh-CN" w:bidi="ar"/>
                    </w:rPr>
                    <w:t>☐</w:t>
                  </w:r>
                </w:ins>
                <w:customXmlInsRangeStart w:id="14156" w:author="Xuning Wei12232" w:date="2026-07-27T20:48:00Z"/>
              </w:sdtContent>
            </w:sdt>
            <w:customXmlInsRangeEnd w:id="14156"/>
            <w:ins w:id="14157" w:author="Xuning Wei12232" w:date="2026-07-27T20:48:00Z">
              <w:r w:rsidR="0026505D" w:rsidRPr="00BB7730">
                <w:rPr>
                  <w:rFonts w:ascii="Times New Roman" w:eastAsia="仿宋_GB2312" w:hAnsi="Times New Roman" w:cs="Times New Roman"/>
                  <w:color w:val="auto"/>
                  <w:sz w:val="18"/>
                  <w:szCs w:val="18"/>
                  <w:lang w:eastAsia="zh-CN" w:bidi="ar"/>
                </w:rPr>
                <w:t xml:space="preserve"> High</w:t>
              </w:r>
            </w:ins>
          </w:p>
          <w:p w14:paraId="346D88DD" w14:textId="77777777" w:rsidR="0026505D" w:rsidRPr="00BB7730" w:rsidRDefault="003E162E" w:rsidP="0026505D">
            <w:pPr>
              <w:jc w:val="both"/>
              <w:rPr>
                <w:ins w:id="14158" w:author="Xuning Wei12232" w:date="2026-07-27T20:48:00Z"/>
                <w:rFonts w:ascii="Times New Roman" w:eastAsia="仿宋_GB2312" w:hAnsi="Times New Roman" w:cs="Times New Roman"/>
                <w:color w:val="auto"/>
                <w:sz w:val="18"/>
                <w:szCs w:val="18"/>
                <w:lang w:eastAsia="zh-CN" w:bidi="ar"/>
              </w:rPr>
            </w:pPr>
            <w:customXmlInsRangeStart w:id="14159" w:author="Xuning Wei12232" w:date="2026-07-27T20:48:00Z"/>
            <w:sdt>
              <w:sdtPr>
                <w:rPr>
                  <w:rFonts w:ascii="Times New Roman" w:eastAsia="仿宋_GB2312" w:hAnsi="Times New Roman" w:cs="Times New Roman"/>
                  <w:b/>
                  <w:color w:val="auto"/>
                  <w:sz w:val="18"/>
                  <w:szCs w:val="18"/>
                  <w:lang w:eastAsia="zh-CN" w:bidi="ar"/>
                </w:rPr>
                <w:id w:val="-1544436104"/>
                <w14:checkbox>
                  <w14:checked w14:val="0"/>
                  <w14:checkedState w14:val="2612" w14:font="MS Gothic"/>
                  <w14:uncheckedState w14:val="2610" w14:font="MS Gothic"/>
                </w14:checkbox>
              </w:sdtPr>
              <w:sdtEndPr/>
              <w:sdtContent>
                <w:customXmlInsRangeEnd w:id="14159"/>
                <w:ins w:id="14160" w:author="Xuning Wei12232" w:date="2026-07-27T20:48:00Z">
                  <w:r w:rsidR="0026505D" w:rsidRPr="00BB7730">
                    <w:rPr>
                      <w:rFonts w:ascii="Segoe UI Symbol" w:eastAsia="仿宋_GB2312" w:hAnsi="Segoe UI Symbol" w:cs="Segoe UI Symbol"/>
                      <w:b/>
                      <w:color w:val="auto"/>
                      <w:sz w:val="18"/>
                      <w:szCs w:val="18"/>
                      <w:lang w:eastAsia="zh-CN" w:bidi="ar"/>
                    </w:rPr>
                    <w:t>☐</w:t>
                  </w:r>
                </w:ins>
                <w:customXmlInsRangeStart w:id="14161" w:author="Xuning Wei12232" w:date="2026-07-27T20:48:00Z"/>
              </w:sdtContent>
            </w:sdt>
            <w:customXmlInsRangeEnd w:id="14161"/>
            <w:ins w:id="14162" w:author="Xuning Wei12232" w:date="2026-07-27T20:48: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590089C9" w14:textId="692865F7" w:rsidR="0026505D" w:rsidRPr="00BB7730" w:rsidRDefault="003E162E" w:rsidP="0026505D">
            <w:pPr>
              <w:jc w:val="both"/>
              <w:rPr>
                <w:ins w:id="14163" w:author="Xuning Wei12232" w:date="2026-07-27T20:45:00Z"/>
                <w:rFonts w:ascii="Times New Roman" w:eastAsia="仿宋_GB2312" w:hAnsi="Times New Roman" w:cs="Times New Roman"/>
                <w:color w:val="auto"/>
                <w:sz w:val="18"/>
                <w:szCs w:val="18"/>
                <w:lang w:eastAsia="zh-CN" w:bidi="ar"/>
              </w:rPr>
            </w:pPr>
            <w:customXmlInsRangeStart w:id="14164" w:author="Xuning Wei12232" w:date="2026-07-27T20:48:00Z"/>
            <w:sdt>
              <w:sdtPr>
                <w:rPr>
                  <w:rFonts w:ascii="Times New Roman" w:eastAsia="仿宋_GB2312" w:hAnsi="Times New Roman" w:cs="Times New Roman"/>
                  <w:b/>
                  <w:color w:val="auto"/>
                  <w:sz w:val="18"/>
                  <w:szCs w:val="18"/>
                  <w:lang w:eastAsia="zh-CN" w:bidi="ar"/>
                </w:rPr>
                <w:id w:val="1604451680"/>
                <w14:checkbox>
                  <w14:checked w14:val="1"/>
                  <w14:checkedState w14:val="2612" w14:font="MS Gothic"/>
                  <w14:uncheckedState w14:val="2610" w14:font="MS Gothic"/>
                </w14:checkbox>
              </w:sdtPr>
              <w:sdtEndPr/>
              <w:sdtContent>
                <w:customXmlInsRangeEnd w:id="14164"/>
                <w:ins w:id="14165" w:author="Xuning Wei12232" w:date="2026-07-27T20:48:00Z">
                  <w:r w:rsidR="0026505D" w:rsidRPr="00BB7730">
                    <w:rPr>
                      <w:rFonts w:ascii="Segoe UI Symbol" w:eastAsia="仿宋_GB2312" w:hAnsi="Segoe UI Symbol" w:cs="Segoe UI Symbol"/>
                      <w:b/>
                      <w:color w:val="auto"/>
                      <w:sz w:val="18"/>
                      <w:szCs w:val="18"/>
                      <w:lang w:eastAsia="zh-CN" w:bidi="ar"/>
                    </w:rPr>
                    <w:t>☒</w:t>
                  </w:r>
                </w:ins>
                <w:customXmlInsRangeStart w:id="14166" w:author="Xuning Wei12232" w:date="2026-07-27T20:48:00Z"/>
              </w:sdtContent>
            </w:sdt>
            <w:customXmlInsRangeEnd w:id="14166"/>
            <w:ins w:id="14167" w:author="Xuning Wei12232" w:date="2026-07-27T20:48: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4168" w:author="Xuning Wei12232" w:date="2026-07-27T20:59:00Z">
              <w:tcPr>
                <w:tcW w:w="397" w:type="pct"/>
                <w:gridSpan w:val="2"/>
                <w:vAlign w:val="center"/>
              </w:tcPr>
            </w:tcPrChange>
          </w:tcPr>
          <w:p w14:paraId="3E8B87ED" w14:textId="4DDCB335" w:rsidR="0026505D" w:rsidRPr="00BB7730" w:rsidRDefault="0026505D" w:rsidP="0026505D">
            <w:pPr>
              <w:jc w:val="both"/>
              <w:rPr>
                <w:ins w:id="14169" w:author="Xuning Wei12232" w:date="2026-07-27T20:45:00Z"/>
                <w:rFonts w:ascii="Times New Roman" w:eastAsia="仿宋_GB2312" w:hAnsi="Times New Roman" w:cs="Times New Roman"/>
                <w:color w:val="auto"/>
                <w:sz w:val="18"/>
                <w:szCs w:val="18"/>
                <w:lang w:eastAsia="zh-CN" w:bidi="ar"/>
              </w:rPr>
            </w:pPr>
            <w:ins w:id="14170" w:author="Xuning Wei12232" w:date="2026-07-27T20:48: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4171" w:author="Xuning Wei12232" w:date="2026-07-27T20:59:00Z">
              <w:tcPr>
                <w:tcW w:w="988" w:type="pct"/>
                <w:vMerge/>
                <w:vAlign w:val="center"/>
              </w:tcPr>
            </w:tcPrChange>
          </w:tcPr>
          <w:p w14:paraId="09EA7321" w14:textId="77777777" w:rsidR="0026505D" w:rsidRPr="00BB7730" w:rsidRDefault="0026505D" w:rsidP="0026505D">
            <w:pPr>
              <w:jc w:val="both"/>
              <w:rPr>
                <w:ins w:id="14172" w:author="Xuning Wei12232" w:date="2026-07-27T20:45:00Z"/>
                <w:rFonts w:ascii="Times New Roman" w:eastAsia="仿宋_GB2312" w:hAnsi="Times New Roman" w:cs="Times New Roman"/>
                <w:b/>
                <w:color w:val="auto"/>
                <w:sz w:val="18"/>
                <w:szCs w:val="18"/>
                <w:lang w:eastAsia="zh-CN" w:bidi="ar"/>
              </w:rPr>
            </w:pPr>
          </w:p>
        </w:tc>
      </w:tr>
      <w:tr w:rsidR="0026505D" w:rsidRPr="00BB7730" w14:paraId="269119C9" w14:textId="77777777" w:rsidTr="00770B21">
        <w:trPr>
          <w:trHeight w:val="720"/>
          <w:ins w:id="14173" w:author="Xuning Wei12232" w:date="2026-07-27T20:37:00Z"/>
          <w:trPrChange w:id="14174" w:author="Xuning Wei12232" w:date="2026-07-27T21:00:00Z">
            <w:trPr>
              <w:trHeight w:val="2987"/>
            </w:trPr>
          </w:trPrChange>
        </w:trPr>
        <w:tc>
          <w:tcPr>
            <w:tcW w:w="269" w:type="pct"/>
            <w:vMerge w:val="restart"/>
            <w:shd w:val="clear" w:color="auto" w:fill="FFFFFF" w:themeFill="background1"/>
            <w:vAlign w:val="center"/>
            <w:tcPrChange w:id="14175" w:author="Xuning Wei12232" w:date="2026-07-27T21:00:00Z">
              <w:tcPr>
                <w:tcW w:w="269" w:type="pct"/>
                <w:gridSpan w:val="3"/>
                <w:vMerge w:val="restart"/>
                <w:shd w:val="clear" w:color="auto" w:fill="FFFFFF" w:themeFill="background1"/>
                <w:vAlign w:val="center"/>
              </w:tcPr>
            </w:tcPrChange>
          </w:tcPr>
          <w:p w14:paraId="66E6FB80" w14:textId="67B4F0E3" w:rsidR="0026505D" w:rsidRPr="00BB7730" w:rsidRDefault="0026505D">
            <w:pPr>
              <w:jc w:val="center"/>
              <w:rPr>
                <w:ins w:id="14176" w:author="Xuning Wei12232" w:date="2026-07-27T20:37:00Z"/>
                <w:rFonts w:ascii="Times New Roman" w:eastAsia="仿宋_GB2312" w:hAnsi="Times New Roman" w:cs="Times New Roman"/>
                <w:color w:val="auto"/>
                <w:sz w:val="20"/>
                <w:szCs w:val="20"/>
                <w:lang w:eastAsia="zh-CN" w:bidi="ar"/>
              </w:rPr>
              <w:pPrChange w:id="14177" w:author="Xuning Wei12232" w:date="2026-07-27T20:49:00Z">
                <w:pPr>
                  <w:jc w:val="both"/>
                </w:pPr>
              </w:pPrChange>
            </w:pPr>
            <w:ins w:id="14178" w:author="Xuning Wei12232" w:date="2026-07-27T20:49:00Z">
              <w:r w:rsidRPr="00BB7730">
                <w:rPr>
                  <w:rFonts w:ascii="Times New Roman" w:eastAsia="仿宋_GB2312" w:hAnsi="Times New Roman" w:cs="Times New Roman"/>
                  <w:color w:val="auto"/>
                  <w:sz w:val="20"/>
                  <w:szCs w:val="20"/>
                  <w:lang w:eastAsia="zh-CN" w:bidi="ar"/>
                </w:rPr>
                <w:lastRenderedPageBreak/>
                <w:t>12</w:t>
              </w:r>
            </w:ins>
          </w:p>
        </w:tc>
        <w:tc>
          <w:tcPr>
            <w:tcW w:w="1365" w:type="pct"/>
            <w:vMerge w:val="restart"/>
            <w:shd w:val="clear" w:color="auto" w:fill="FFFFFF" w:themeFill="background1"/>
            <w:vAlign w:val="center"/>
            <w:tcPrChange w:id="14179" w:author="Xuning Wei12232" w:date="2026-07-27T21:00:00Z">
              <w:tcPr>
                <w:tcW w:w="1365" w:type="pct"/>
                <w:gridSpan w:val="3"/>
                <w:vMerge w:val="restart"/>
                <w:shd w:val="clear" w:color="auto" w:fill="FFFFFF" w:themeFill="background1"/>
                <w:vAlign w:val="center"/>
              </w:tcPr>
            </w:tcPrChange>
          </w:tcPr>
          <w:p w14:paraId="61C0C2C6" w14:textId="3A55E56A" w:rsidR="0026505D" w:rsidRPr="00BB7730" w:rsidRDefault="0026505D" w:rsidP="0026505D">
            <w:pPr>
              <w:jc w:val="both"/>
              <w:rPr>
                <w:ins w:id="14180" w:author="Xuning Wei12232" w:date="2026-07-27T20:43:00Z"/>
                <w:rFonts w:ascii="Times New Roman" w:eastAsia="等线" w:hAnsi="Times New Roman" w:cs="Times New Roman"/>
                <w:color w:val="auto"/>
                <w:sz w:val="18"/>
                <w:szCs w:val="18"/>
              </w:rPr>
            </w:pPr>
            <w:commentRangeStart w:id="14181"/>
            <w:commentRangeStart w:id="14182"/>
            <w:ins w:id="14183" w:author="Xuning Wei12232" w:date="2026-07-27T20:43:00Z">
              <w:r w:rsidRPr="00BB7730">
                <w:rPr>
                  <w:rFonts w:ascii="Times New Roman" w:eastAsia="等线" w:hAnsi="Times New Roman" w:cs="Times New Roman"/>
                  <w:color w:val="0000FF"/>
                  <w:sz w:val="18"/>
                  <w:szCs w:val="18"/>
                  <w:lang w:eastAsia="zh-CN"/>
                </w:rPr>
                <w:t>F</w:t>
              </w:r>
              <w:r w:rsidRPr="00BB7730">
                <w:rPr>
                  <w:rFonts w:ascii="Times New Roman" w:eastAsia="等线" w:hAnsi="Times New Roman" w:cs="Times New Roman"/>
                  <w:color w:val="auto"/>
                  <w:sz w:val="18"/>
                  <w:szCs w:val="18"/>
                  <w:lang w:eastAsia="zh-CN"/>
                </w:rPr>
                <w:t>moc-L-Glu(OtBu)-OH·H</w:t>
              </w:r>
              <w:r w:rsidRPr="00BB7730">
                <w:rPr>
                  <w:rFonts w:ascii="Times New Roman" w:eastAsia="等线" w:hAnsi="Times New Roman" w:cs="Times New Roman"/>
                  <w:color w:val="auto"/>
                  <w:sz w:val="18"/>
                  <w:szCs w:val="18"/>
                  <w:vertAlign w:val="subscript"/>
                  <w:lang w:eastAsia="zh-CN"/>
                </w:rPr>
                <w:t>2</w:t>
              </w:r>
              <w:r w:rsidRPr="00BB7730">
                <w:rPr>
                  <w:rFonts w:ascii="Times New Roman" w:eastAsia="等线" w:hAnsi="Times New Roman" w:cs="Times New Roman"/>
                  <w:color w:val="auto"/>
                  <w:sz w:val="18"/>
                  <w:szCs w:val="18"/>
                  <w:lang w:eastAsia="zh-CN"/>
                </w:rPr>
                <w:t>O</w:t>
              </w:r>
              <w:commentRangeEnd w:id="14181"/>
              <w:r w:rsidRPr="00BB7730">
                <w:rPr>
                  <w:rStyle w:val="aff2"/>
                  <w:rFonts w:ascii="Times New Roman" w:eastAsia="等线" w:hAnsi="Times New Roman" w:cs="Times New Roman"/>
                  <w:color w:val="auto"/>
                  <w:sz w:val="18"/>
                  <w:szCs w:val="18"/>
                  <w:lang w:eastAsia="zh-CN"/>
                </w:rPr>
                <w:commentReference w:id="14181"/>
              </w:r>
              <w:commentRangeEnd w:id="14182"/>
              <w:r w:rsidRPr="00BB7730">
                <w:rPr>
                  <w:rStyle w:val="aff2"/>
                  <w:rFonts w:ascii="Times New Roman" w:eastAsia="等线" w:hAnsi="Times New Roman" w:cs="Times New Roman"/>
                  <w:color w:val="auto"/>
                  <w:sz w:val="18"/>
                  <w:szCs w:val="18"/>
                  <w:lang w:eastAsia="zh-CN"/>
                </w:rPr>
                <w:commentReference w:id="14182"/>
              </w:r>
              <w:r w:rsidRPr="00BB7730">
                <w:rPr>
                  <w:rFonts w:ascii="Times New Roman" w:eastAsia="等线"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lang w:eastAsia="zh-CN"/>
                </w:rPr>
                <w:t>activation and transfer:</w:t>
              </w:r>
            </w:ins>
          </w:p>
          <w:p w14:paraId="464B583C" w14:textId="2CDE7E83" w:rsidR="0026505D" w:rsidRPr="00BB7730" w:rsidRDefault="0026505D" w:rsidP="0026505D">
            <w:pPr>
              <w:jc w:val="both"/>
              <w:rPr>
                <w:ins w:id="14184" w:author="Xuning Wei12232" w:date="2026-07-27T20:37:00Z"/>
                <w:rFonts w:ascii="Times New Roman" w:eastAsia="仿宋_GB2312" w:hAnsi="Times New Roman" w:cs="Times New Roman"/>
                <w:color w:val="auto"/>
                <w:sz w:val="20"/>
                <w:szCs w:val="20"/>
                <w:lang w:eastAsia="zh-CN" w:bidi="ar"/>
              </w:rPr>
            </w:pPr>
            <w:ins w:id="14185" w:author="Xuning Wei12232" w:date="2026-07-27T20:42:00Z">
              <w:r w:rsidRPr="00BB7730">
                <w:rPr>
                  <w:rFonts w:ascii="Times New Roman" w:eastAsia="等线" w:hAnsi="Times New Roman" w:cs="Times New Roman"/>
                  <w:color w:val="auto"/>
                  <w:sz w:val="18"/>
                  <w:szCs w:val="18"/>
                </w:rPr>
                <w:t>1. Add</w:t>
              </w:r>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lang w:eastAsia="zh-CN"/>
                </w:rPr>
                <w:t>5.</w:t>
              </w:r>
              <w:r w:rsidRPr="00FB42EE">
                <w:rPr>
                  <w:rFonts w:ascii="Times New Roman" w:eastAsia="等线" w:hAnsi="Times New Roman" w:cs="Times New Roman"/>
                  <w:color w:val="auto"/>
                  <w:sz w:val="18"/>
                  <w:szCs w:val="18"/>
                  <w:lang w:eastAsia="zh-CN"/>
                  <w:rPrChange w:id="14186" w:author="He Han" w:date="2026-10-27T15:54:00Z">
                    <w:rPr>
                      <w:rFonts w:ascii="Times New Roman" w:eastAsia="等线" w:hAnsi="Times New Roman" w:cs="Times New Roman"/>
                      <w:color w:val="000000" w:themeColor="text1"/>
                      <w:sz w:val="18"/>
                      <w:szCs w:val="18"/>
                      <w:lang w:eastAsia="zh-CN"/>
                    </w:rPr>
                  </w:rPrChange>
                </w:rPr>
                <w:t>0 V DMF (4.74</w:t>
              </w:r>
              <w:del w:id="14187" w:author="He Han" w:date="2026-10-27T15:54:00Z">
                <w:r w:rsidRPr="00FB42EE" w:rsidDel="00FB42EE">
                  <w:rPr>
                    <w:rFonts w:ascii="Times New Roman" w:eastAsia="等线" w:hAnsi="Times New Roman" w:cs="Times New Roman"/>
                    <w:color w:val="auto"/>
                    <w:sz w:val="18"/>
                    <w:szCs w:val="18"/>
                    <w:lang w:eastAsia="zh-CN"/>
                    <w:rPrChange w:id="14188" w:author="He Han" w:date="2026-10-27T15:54:00Z">
                      <w:rPr>
                        <w:rFonts w:ascii="Times New Roman" w:eastAsia="等线" w:hAnsi="Times New Roman" w:cs="Times New Roman"/>
                        <w:color w:val="000000" w:themeColor="text1"/>
                        <w:sz w:val="18"/>
                        <w:szCs w:val="18"/>
                        <w:lang w:eastAsia="zh-CN"/>
                      </w:rPr>
                    </w:rPrChange>
                  </w:rPr>
                  <w:delText>0</w:delText>
                </w:r>
              </w:del>
              <w:r w:rsidRPr="00FB42EE">
                <w:rPr>
                  <w:rFonts w:ascii="Times New Roman" w:eastAsia="等线" w:hAnsi="Times New Roman" w:cs="Times New Roman"/>
                  <w:color w:val="auto"/>
                  <w:sz w:val="18"/>
                  <w:szCs w:val="18"/>
                  <w:lang w:eastAsia="zh-CN"/>
                  <w:rPrChange w:id="14189" w:author="He Han" w:date="2026-10-27T15:54:00Z">
                    <w:rPr>
                      <w:rFonts w:ascii="Times New Roman" w:eastAsia="等线" w:hAnsi="Times New Roman" w:cs="Times New Roman"/>
                      <w:color w:val="000000" w:themeColor="text1"/>
                      <w:sz w:val="18"/>
                      <w:szCs w:val="18"/>
                      <w:lang w:eastAsia="zh-CN"/>
                    </w:rPr>
                  </w:rPrChange>
                </w:rPr>
                <w:t xml:space="preserve"> kg/kg)</w:t>
              </w:r>
              <w:r w:rsidRPr="00FB42EE">
                <w:rPr>
                  <w:rFonts w:ascii="Times New Roman" w:eastAsia="等线" w:hAnsi="Times New Roman" w:cs="Times New Roman"/>
                  <w:color w:val="auto"/>
                  <w:sz w:val="18"/>
                  <w:szCs w:val="18"/>
                  <w:rPrChange w:id="14190" w:author="He Han" w:date="2026-10-27T15:54:00Z">
                    <w:rPr>
                      <w:rFonts w:ascii="Times New Roman" w:eastAsia="等线" w:hAnsi="Times New Roman" w:cs="Times New Roman"/>
                      <w:color w:val="000000" w:themeColor="text1"/>
                      <w:sz w:val="18"/>
                      <w:szCs w:val="18"/>
                    </w:rPr>
                  </w:rPrChange>
                </w:rPr>
                <w:t xml:space="preserve"> into</w:t>
              </w:r>
              <w:r w:rsidRPr="00FB42EE">
                <w:rPr>
                  <w:rFonts w:ascii="Times New Roman" w:eastAsia="等线" w:hAnsi="Times New Roman" w:cs="Times New Roman"/>
                  <w:color w:val="auto"/>
                  <w:sz w:val="18"/>
                  <w:szCs w:val="18"/>
                  <w:rPrChange w:id="14191" w:author="He Han" w:date="2026-10-27T15:54:00Z">
                    <w:rPr>
                      <w:rFonts w:ascii="Times New Roman" w:eastAsia="等线" w:hAnsi="Times New Roman" w:cs="Times New Roman"/>
                      <w:color w:val="auto"/>
                      <w:sz w:val="18"/>
                      <w:szCs w:val="18"/>
                    </w:rPr>
                  </w:rPrChange>
                </w:rPr>
                <w:t xml:space="preserve"> </w:t>
              </w:r>
              <w:r w:rsidRPr="00FB42EE">
                <w:rPr>
                  <w:rFonts w:ascii="Times New Roman" w:eastAsia="仿宋_GB2312" w:hAnsi="Times New Roman" w:cs="Times New Roman"/>
                  <w:color w:val="auto"/>
                  <w:sz w:val="18"/>
                  <w:szCs w:val="18"/>
                  <w:rPrChange w:id="14192" w:author="He Han" w:date="2026-10-27T15:54:00Z">
                    <w:rPr>
                      <w:rFonts w:ascii="Times New Roman" w:eastAsia="仿宋_GB2312" w:hAnsi="Times New Roman" w:cs="Times New Roman"/>
                      <w:color w:val="auto"/>
                      <w:sz w:val="18"/>
                      <w:szCs w:val="18"/>
                    </w:rPr>
                  </w:rPrChange>
                </w:rPr>
                <w:t>TJ4S-1213-Sy15</w:t>
              </w:r>
              <w:r w:rsidRPr="00FB42EE">
                <w:rPr>
                  <w:rFonts w:ascii="Times New Roman" w:eastAsia="仿宋_GB2312" w:hAnsi="Times New Roman" w:cs="Times New Roman"/>
                  <w:color w:val="auto"/>
                  <w:sz w:val="18"/>
                  <w:szCs w:val="18"/>
                  <w:lang w:eastAsia="zh-CN"/>
                  <w:rPrChange w:id="14193" w:author="He Han" w:date="2026-10-27T15:54:00Z">
                    <w:rPr>
                      <w:rFonts w:ascii="Times New Roman" w:eastAsia="仿宋_GB2312" w:hAnsi="Times New Roman" w:cs="Times New Roman"/>
                      <w:color w:val="auto"/>
                      <w:sz w:val="18"/>
                      <w:szCs w:val="18"/>
                      <w:lang w:eastAsia="zh-CN"/>
                    </w:rPr>
                  </w:rPrChange>
                </w:rPr>
                <w:t>-R01</w:t>
              </w:r>
              <w:r w:rsidRPr="00FB42EE">
                <w:rPr>
                  <w:rFonts w:ascii="Times New Roman" w:eastAsia="等线" w:hAnsi="Times New Roman" w:cs="Times New Roman"/>
                  <w:color w:val="auto"/>
                  <w:sz w:val="18"/>
                  <w:szCs w:val="18"/>
                  <w:rPrChange w:id="14194" w:author="He Han" w:date="2026-10-27T15:54:00Z">
                    <w:rPr>
                      <w:rFonts w:ascii="Times New Roman" w:eastAsia="等线" w:hAnsi="Times New Roman" w:cs="Times New Roman"/>
                      <w:color w:val="auto"/>
                      <w:sz w:val="18"/>
                      <w:szCs w:val="18"/>
                    </w:rPr>
                  </w:rPrChange>
                </w:rPr>
                <w:t xml:space="preserve">. Start the stirrer. Then add 2.0 eq. </w:t>
              </w:r>
              <w:commentRangeStart w:id="14195"/>
              <w:commentRangeStart w:id="14196"/>
              <w:r w:rsidRPr="00FB42EE">
                <w:rPr>
                  <w:rFonts w:ascii="Times New Roman" w:eastAsia="等线" w:hAnsi="Times New Roman" w:cs="Times New Roman"/>
                  <w:color w:val="auto"/>
                  <w:sz w:val="18"/>
                  <w:szCs w:val="18"/>
                  <w:lang w:eastAsia="zh-CN"/>
                  <w:rPrChange w:id="14197" w:author="He Han" w:date="2026-10-27T15:54:00Z">
                    <w:rPr>
                      <w:rFonts w:ascii="Times New Roman" w:eastAsia="等线" w:hAnsi="Times New Roman" w:cs="Times New Roman"/>
                      <w:color w:val="0000FF"/>
                      <w:sz w:val="18"/>
                      <w:szCs w:val="18"/>
                      <w:lang w:eastAsia="zh-CN"/>
                    </w:rPr>
                  </w:rPrChange>
                </w:rPr>
                <w:t>F</w:t>
              </w:r>
              <w:r w:rsidRPr="00FB42EE">
                <w:rPr>
                  <w:rFonts w:ascii="Times New Roman" w:eastAsia="等线" w:hAnsi="Times New Roman" w:cs="Times New Roman"/>
                  <w:color w:val="auto"/>
                  <w:sz w:val="18"/>
                  <w:szCs w:val="18"/>
                  <w:lang w:eastAsia="zh-CN"/>
                  <w:rPrChange w:id="14198" w:author="He Han" w:date="2026-10-27T15:54:00Z">
                    <w:rPr>
                      <w:rFonts w:ascii="Times New Roman" w:eastAsia="等线" w:hAnsi="Times New Roman" w:cs="Times New Roman"/>
                      <w:color w:val="auto"/>
                      <w:sz w:val="18"/>
                      <w:szCs w:val="18"/>
                      <w:lang w:eastAsia="zh-CN"/>
                    </w:rPr>
                  </w:rPrChange>
                </w:rPr>
                <w:t>moc-L-Glu(OtBu)-OH·H</w:t>
              </w:r>
              <w:r w:rsidRPr="00FB42EE">
                <w:rPr>
                  <w:rFonts w:ascii="Times New Roman" w:eastAsia="等线" w:hAnsi="Times New Roman" w:cs="Times New Roman"/>
                  <w:color w:val="auto"/>
                  <w:sz w:val="18"/>
                  <w:szCs w:val="18"/>
                  <w:vertAlign w:val="subscript"/>
                  <w:lang w:eastAsia="zh-CN"/>
                  <w:rPrChange w:id="14199" w:author="He Han" w:date="2026-10-27T15:54:00Z">
                    <w:rPr>
                      <w:rFonts w:ascii="Times New Roman" w:eastAsia="等线" w:hAnsi="Times New Roman" w:cs="Times New Roman"/>
                      <w:color w:val="auto"/>
                      <w:sz w:val="18"/>
                      <w:szCs w:val="18"/>
                      <w:vertAlign w:val="subscript"/>
                      <w:lang w:eastAsia="zh-CN"/>
                    </w:rPr>
                  </w:rPrChange>
                </w:rPr>
                <w:t>2</w:t>
              </w:r>
              <w:r w:rsidRPr="00FB42EE">
                <w:rPr>
                  <w:rFonts w:ascii="Times New Roman" w:eastAsia="等线" w:hAnsi="Times New Roman" w:cs="Times New Roman"/>
                  <w:color w:val="auto"/>
                  <w:sz w:val="18"/>
                  <w:szCs w:val="18"/>
                  <w:lang w:eastAsia="zh-CN"/>
                  <w:rPrChange w:id="14200" w:author="He Han" w:date="2026-10-27T15:54:00Z">
                    <w:rPr>
                      <w:rFonts w:ascii="Times New Roman" w:eastAsia="等线" w:hAnsi="Times New Roman" w:cs="Times New Roman"/>
                      <w:color w:val="auto"/>
                      <w:sz w:val="18"/>
                      <w:szCs w:val="18"/>
                      <w:lang w:eastAsia="zh-CN"/>
                    </w:rPr>
                  </w:rPrChange>
                </w:rPr>
                <w:t>O</w:t>
              </w:r>
              <w:commentRangeEnd w:id="14195"/>
              <w:r w:rsidRPr="00FB42EE">
                <w:rPr>
                  <w:rStyle w:val="aff2"/>
                  <w:rFonts w:ascii="Times New Roman" w:eastAsia="等线" w:hAnsi="Times New Roman" w:cs="Times New Roman"/>
                  <w:color w:val="auto"/>
                  <w:sz w:val="18"/>
                  <w:szCs w:val="18"/>
                  <w:rPrChange w:id="14201" w:author="He Han" w:date="2026-10-27T15:54:00Z">
                    <w:rPr>
                      <w:rStyle w:val="aff2"/>
                      <w:rFonts w:ascii="Times New Roman" w:eastAsia="等线" w:hAnsi="Times New Roman" w:cs="Times New Roman"/>
                      <w:color w:val="auto"/>
                      <w:sz w:val="18"/>
                      <w:szCs w:val="18"/>
                    </w:rPr>
                  </w:rPrChange>
                </w:rPr>
                <w:commentReference w:id="14195"/>
              </w:r>
              <w:commentRangeEnd w:id="14196"/>
              <w:r w:rsidRPr="00FB42EE">
                <w:rPr>
                  <w:rStyle w:val="aff2"/>
                  <w:rFonts w:ascii="Times New Roman" w:eastAsia="等线" w:hAnsi="Times New Roman" w:cs="Times New Roman"/>
                  <w:color w:val="auto"/>
                  <w:sz w:val="18"/>
                  <w:szCs w:val="18"/>
                  <w:rPrChange w:id="14202" w:author="He Han" w:date="2026-10-27T15:54:00Z">
                    <w:rPr>
                      <w:rStyle w:val="aff2"/>
                      <w:rFonts w:ascii="Times New Roman" w:eastAsia="等线" w:hAnsi="Times New Roman" w:cs="Times New Roman"/>
                      <w:color w:val="auto"/>
                      <w:sz w:val="18"/>
                      <w:szCs w:val="18"/>
                    </w:rPr>
                  </w:rPrChange>
                </w:rPr>
                <w:commentReference w:id="14196"/>
              </w:r>
              <w:r w:rsidRPr="00FB42EE">
                <w:rPr>
                  <w:rFonts w:ascii="Times New Roman" w:eastAsia="等线" w:hAnsi="Times New Roman" w:cs="Times New Roman"/>
                  <w:color w:val="auto"/>
                  <w:sz w:val="18"/>
                  <w:szCs w:val="18"/>
                  <w:rPrChange w:id="14203" w:author="He Han" w:date="2026-10-27T15:54:00Z">
                    <w:rPr>
                      <w:rFonts w:ascii="Times New Roman" w:eastAsia="等线" w:hAnsi="Times New Roman" w:cs="Times New Roman"/>
                      <w:color w:val="auto"/>
                      <w:sz w:val="18"/>
                      <w:szCs w:val="18"/>
                    </w:rPr>
                  </w:rPrChange>
                </w:rPr>
                <w:t xml:space="preserve">. </w:t>
              </w:r>
            </w:ins>
            <w:ins w:id="14204" w:author="Xuning Wei12232" w:date="2026-09-05T19:50:00Z">
              <w:r w:rsidR="00473484" w:rsidRPr="00FB42EE">
                <w:rPr>
                  <w:rFonts w:ascii="Times New Roman" w:eastAsia="等线" w:hAnsi="Times New Roman" w:cs="Times New Roman"/>
                  <w:color w:val="auto"/>
                  <w:sz w:val="18"/>
                  <w:szCs w:val="18"/>
                  <w:rPrChange w:id="14205" w:author="He Han" w:date="2026-10-27T15:54:00Z">
                    <w:rPr>
                      <w:rFonts w:ascii="Times New Roman" w:eastAsia="等线" w:hAnsi="Times New Roman" w:cs="Times New Roman"/>
                      <w:color w:val="FF0000"/>
                      <w:sz w:val="18"/>
                      <w:szCs w:val="18"/>
                    </w:rPr>
                  </w:rPrChange>
                </w:rPr>
                <w:t>Stir for at least 15 min.</w:t>
              </w:r>
            </w:ins>
            <w:ins w:id="14206" w:author="Xuning Wei12232" w:date="2026-07-27T20:42:00Z">
              <w:r w:rsidRPr="00FB42EE">
                <w:rPr>
                  <w:rFonts w:ascii="Times New Roman" w:eastAsia="等线" w:hAnsi="Times New Roman" w:cs="Times New Roman"/>
                  <w:color w:val="auto"/>
                  <w:sz w:val="18"/>
                  <w:szCs w:val="18"/>
                  <w:lang w:eastAsia="zh-CN"/>
                  <w:rPrChange w:id="14207" w:author="He Han" w:date="2026-10-27T15:54:00Z">
                    <w:rPr>
                      <w:rFonts w:ascii="Times New Roman" w:eastAsia="等线" w:hAnsi="Times New Roman" w:cs="Times New Roman"/>
                      <w:color w:val="auto"/>
                      <w:sz w:val="18"/>
                      <w:szCs w:val="18"/>
                      <w:lang w:eastAsia="zh-CN"/>
                    </w:rPr>
                  </w:rPrChange>
                </w:rPr>
                <w:t xml:space="preserve"> </w:t>
              </w:r>
              <w:r w:rsidRPr="00FB42EE">
                <w:rPr>
                  <w:rFonts w:ascii="Times New Roman" w:eastAsia="等线" w:hAnsi="Times New Roman" w:cs="Times New Roman"/>
                  <w:color w:val="auto"/>
                  <w:sz w:val="18"/>
                  <w:szCs w:val="18"/>
                  <w:lang w:eastAsia="zh-CN"/>
                  <w:rPrChange w:id="14208" w:author="He Han" w:date="2026-10-27T15:54:00Z">
                    <w:rPr>
                      <w:rFonts w:ascii="Times New Roman" w:eastAsia="等线" w:hAnsi="Times New Roman" w:cs="Times New Roman"/>
                      <w:color w:val="auto"/>
                      <w:sz w:val="18"/>
                      <w:szCs w:val="18"/>
                      <w:lang w:eastAsia="zh-CN"/>
                    </w:rPr>
                  </w:rPrChange>
                </w:rPr>
                <w:br/>
                <w:t>2. Adjust</w:t>
              </w:r>
              <w:r w:rsidRPr="00FB42EE">
                <w:rPr>
                  <w:rFonts w:ascii="Times New Roman" w:eastAsia="等线" w:hAnsi="Times New Roman" w:cs="Times New Roman"/>
                  <w:bCs w:val="0"/>
                  <w:color w:val="auto"/>
                  <w:sz w:val="18"/>
                  <w:szCs w:val="18"/>
                  <w:rPrChange w:id="14209" w:author="He Han" w:date="2026-10-27T15:54:00Z">
                    <w:rPr>
                      <w:rFonts w:ascii="Times New Roman" w:eastAsia="等线" w:hAnsi="Times New Roman" w:cs="Times New Roman"/>
                      <w:bCs w:val="0"/>
                      <w:color w:val="auto"/>
                      <w:sz w:val="18"/>
                      <w:szCs w:val="18"/>
                    </w:rPr>
                  </w:rPrChange>
                </w:rPr>
                <w:t xml:space="preserve"> the mixture to </w:t>
              </w:r>
              <w:r w:rsidRPr="00FB42EE">
                <w:rPr>
                  <w:rFonts w:ascii="Times New Roman" w:eastAsia="等线" w:hAnsi="Times New Roman" w:cs="Times New Roman"/>
                  <w:bCs w:val="0"/>
                  <w:color w:val="auto"/>
                  <w:sz w:val="18"/>
                  <w:szCs w:val="18"/>
                  <w:lang w:eastAsia="zh-CN"/>
                  <w:rPrChange w:id="14210" w:author="He Han" w:date="2026-10-27T15:54:00Z">
                    <w:rPr>
                      <w:rFonts w:ascii="Times New Roman" w:eastAsia="等线" w:hAnsi="Times New Roman" w:cs="Times New Roman"/>
                      <w:bCs w:val="0"/>
                      <w:color w:val="auto"/>
                      <w:sz w:val="18"/>
                      <w:szCs w:val="18"/>
                      <w:lang w:eastAsia="zh-CN"/>
                    </w:rPr>
                  </w:rPrChange>
                </w:rPr>
                <w:t>20</w:t>
              </w:r>
              <w:r w:rsidRPr="00FB42EE">
                <w:rPr>
                  <w:rFonts w:ascii="Times New Roman" w:eastAsia="等线" w:hAnsi="Times New Roman" w:cs="Times New Roman"/>
                  <w:bCs w:val="0"/>
                  <w:color w:val="auto"/>
                  <w:sz w:val="18"/>
                  <w:szCs w:val="18"/>
                  <w:rPrChange w:id="14211" w:author="He Han" w:date="2026-10-27T15:54:00Z">
                    <w:rPr>
                      <w:rFonts w:ascii="Times New Roman" w:eastAsia="等线" w:hAnsi="Times New Roman" w:cs="Times New Roman"/>
                      <w:bCs w:val="0"/>
                      <w:color w:val="auto"/>
                      <w:sz w:val="18"/>
                      <w:szCs w:val="18"/>
                    </w:rPr>
                  </w:rPrChange>
                </w:rPr>
                <w:t>±5</w:t>
              </w:r>
            </w:ins>
            <w:ins w:id="14212" w:author="Johan Granander" w:date="2026-07-28T13:46:00Z">
              <w:r w:rsidR="00B455BE" w:rsidRPr="00FB42EE">
                <w:rPr>
                  <w:rFonts w:ascii="Times New Roman" w:eastAsia="等线" w:hAnsi="Times New Roman" w:cs="Times New Roman"/>
                  <w:bCs w:val="0"/>
                  <w:color w:val="auto"/>
                  <w:sz w:val="18"/>
                  <w:szCs w:val="18"/>
                  <w:rPrChange w:id="14213" w:author="He Han" w:date="2026-10-27T15:54:00Z">
                    <w:rPr>
                      <w:rFonts w:ascii="Times New Roman" w:eastAsia="等线" w:hAnsi="Times New Roman" w:cs="Times New Roman"/>
                      <w:bCs w:val="0"/>
                      <w:color w:val="auto"/>
                      <w:sz w:val="18"/>
                      <w:szCs w:val="18"/>
                    </w:rPr>
                  </w:rPrChange>
                </w:rPr>
                <w:t xml:space="preserve"> </w:t>
              </w:r>
            </w:ins>
            <w:ins w:id="14214" w:author="Xuning Wei12232" w:date="2026-07-27T20:42:00Z">
              <w:r w:rsidRPr="00FB42EE">
                <w:rPr>
                  <w:rFonts w:ascii="Times New Roman" w:eastAsia="等线" w:hAnsi="Times New Roman" w:cs="Times New Roman"/>
                  <w:bCs w:val="0"/>
                  <w:color w:val="auto"/>
                  <w:sz w:val="18"/>
                  <w:szCs w:val="18"/>
                  <w:rPrChange w:id="14215" w:author="He Han" w:date="2026-10-27T15:54:00Z">
                    <w:rPr>
                      <w:rFonts w:ascii="Times New Roman" w:eastAsia="等线" w:hAnsi="Times New Roman" w:cs="Times New Roman"/>
                      <w:bCs w:val="0"/>
                      <w:color w:val="auto"/>
                      <w:sz w:val="18"/>
                      <w:szCs w:val="18"/>
                    </w:rPr>
                  </w:rPrChange>
                </w:rPr>
                <w:t>℃</w:t>
              </w:r>
              <w:r w:rsidRPr="00FB42EE">
                <w:rPr>
                  <w:rFonts w:ascii="Times New Roman" w:eastAsia="等线" w:hAnsi="Times New Roman" w:cs="Times New Roman"/>
                  <w:color w:val="auto"/>
                  <w:sz w:val="18"/>
                  <w:szCs w:val="18"/>
                  <w:rPrChange w:id="14216" w:author="He Han" w:date="2026-10-27T15:54:00Z">
                    <w:rPr>
                      <w:rFonts w:ascii="Times New Roman" w:eastAsia="等线" w:hAnsi="Times New Roman" w:cs="Times New Roman"/>
                      <w:color w:val="auto"/>
                      <w:sz w:val="18"/>
                      <w:szCs w:val="18"/>
                    </w:rPr>
                  </w:rPrChange>
                </w:rPr>
                <w:t xml:space="preserve">. Maintain for next operation at </w:t>
              </w:r>
              <w:r w:rsidRPr="00FB42EE">
                <w:rPr>
                  <w:rFonts w:ascii="Times New Roman" w:eastAsia="等线" w:hAnsi="Times New Roman" w:cs="Times New Roman"/>
                  <w:color w:val="auto"/>
                  <w:sz w:val="18"/>
                  <w:szCs w:val="18"/>
                  <w:lang w:eastAsia="zh-CN"/>
                  <w:rPrChange w:id="14217" w:author="He Han" w:date="2026-10-27T15:54:00Z">
                    <w:rPr>
                      <w:rFonts w:ascii="Times New Roman" w:eastAsia="等线" w:hAnsi="Times New Roman" w:cs="Times New Roman"/>
                      <w:color w:val="auto"/>
                      <w:sz w:val="18"/>
                      <w:szCs w:val="18"/>
                      <w:lang w:eastAsia="zh-CN"/>
                    </w:rPr>
                  </w:rPrChange>
                </w:rPr>
                <w:t>20</w:t>
              </w:r>
              <w:r w:rsidRPr="00FB42EE">
                <w:rPr>
                  <w:rFonts w:ascii="Times New Roman" w:eastAsia="等线" w:hAnsi="Times New Roman" w:cs="Times New Roman"/>
                  <w:color w:val="auto"/>
                  <w:sz w:val="18"/>
                  <w:szCs w:val="18"/>
                  <w:rPrChange w:id="14218" w:author="He Han" w:date="2026-10-27T15:54:00Z">
                    <w:rPr>
                      <w:rFonts w:ascii="Times New Roman" w:eastAsia="等线" w:hAnsi="Times New Roman" w:cs="Times New Roman"/>
                      <w:color w:val="auto"/>
                      <w:sz w:val="18"/>
                      <w:szCs w:val="18"/>
                    </w:rPr>
                  </w:rPrChange>
                </w:rPr>
                <w:t>±5</w:t>
              </w:r>
            </w:ins>
            <w:ins w:id="14219" w:author="Johan Granander" w:date="2026-07-28T13:46:00Z">
              <w:r w:rsidR="00B455BE" w:rsidRPr="00FB42EE">
                <w:rPr>
                  <w:rFonts w:ascii="Times New Roman" w:eastAsia="等线" w:hAnsi="Times New Roman" w:cs="Times New Roman"/>
                  <w:color w:val="auto"/>
                  <w:sz w:val="18"/>
                  <w:szCs w:val="18"/>
                  <w:rPrChange w:id="14220" w:author="He Han" w:date="2026-10-27T15:54:00Z">
                    <w:rPr>
                      <w:rFonts w:ascii="Times New Roman" w:eastAsia="等线" w:hAnsi="Times New Roman" w:cs="Times New Roman"/>
                      <w:color w:val="auto"/>
                      <w:sz w:val="18"/>
                      <w:szCs w:val="18"/>
                    </w:rPr>
                  </w:rPrChange>
                </w:rPr>
                <w:t xml:space="preserve"> </w:t>
              </w:r>
            </w:ins>
            <w:ins w:id="14221" w:author="Xuning Wei12232" w:date="2026-07-27T20:42:00Z">
              <w:r w:rsidRPr="00FB42EE">
                <w:rPr>
                  <w:rFonts w:ascii="Times New Roman" w:eastAsia="等线" w:hAnsi="Times New Roman" w:cs="Times New Roman"/>
                  <w:color w:val="auto"/>
                  <w:sz w:val="18"/>
                  <w:szCs w:val="18"/>
                  <w:rPrChange w:id="14222" w:author="He Han" w:date="2026-10-27T15:54:00Z">
                    <w:rPr>
                      <w:rFonts w:ascii="Times New Roman" w:eastAsia="等线" w:hAnsi="Times New Roman" w:cs="Times New Roman"/>
                      <w:color w:val="auto"/>
                      <w:sz w:val="18"/>
                      <w:szCs w:val="18"/>
                    </w:rPr>
                  </w:rPrChange>
                </w:rPr>
                <w:t xml:space="preserve">℃ (target: </w:t>
              </w:r>
              <w:r w:rsidRPr="00FB42EE">
                <w:rPr>
                  <w:rFonts w:ascii="Times New Roman" w:eastAsia="等线" w:hAnsi="Times New Roman" w:cs="Times New Roman"/>
                  <w:color w:val="auto"/>
                  <w:sz w:val="18"/>
                  <w:szCs w:val="18"/>
                  <w:lang w:eastAsia="zh-CN"/>
                  <w:rPrChange w:id="14223" w:author="He Han" w:date="2026-10-27T15:54:00Z">
                    <w:rPr>
                      <w:rFonts w:ascii="Times New Roman" w:eastAsia="等线" w:hAnsi="Times New Roman" w:cs="Times New Roman"/>
                      <w:color w:val="auto"/>
                      <w:sz w:val="18"/>
                      <w:szCs w:val="18"/>
                      <w:lang w:eastAsia="zh-CN"/>
                    </w:rPr>
                  </w:rPrChange>
                </w:rPr>
                <w:t>20</w:t>
              </w:r>
            </w:ins>
            <w:ins w:id="14224" w:author="Johan Granander" w:date="2026-07-28T13:46:00Z">
              <w:r w:rsidR="00B455BE" w:rsidRPr="00FB42EE">
                <w:rPr>
                  <w:rFonts w:ascii="Times New Roman" w:eastAsia="等线" w:hAnsi="Times New Roman" w:cs="Times New Roman"/>
                  <w:color w:val="auto"/>
                  <w:sz w:val="18"/>
                  <w:szCs w:val="18"/>
                  <w:lang w:eastAsia="zh-CN"/>
                  <w:rPrChange w:id="14225" w:author="He Han" w:date="2026-10-27T15:54:00Z">
                    <w:rPr>
                      <w:rFonts w:ascii="Times New Roman" w:eastAsia="等线" w:hAnsi="Times New Roman" w:cs="Times New Roman"/>
                      <w:color w:val="auto"/>
                      <w:sz w:val="18"/>
                      <w:szCs w:val="18"/>
                      <w:lang w:eastAsia="zh-CN"/>
                    </w:rPr>
                  </w:rPrChange>
                </w:rPr>
                <w:t xml:space="preserve"> </w:t>
              </w:r>
            </w:ins>
            <w:ins w:id="14226" w:author="Xuning Wei12232" w:date="2026-07-27T20:42:00Z">
              <w:r w:rsidRPr="00FB42EE">
                <w:rPr>
                  <w:rFonts w:ascii="Times New Roman" w:eastAsia="等线" w:hAnsi="Times New Roman" w:cs="Times New Roman"/>
                  <w:color w:val="auto"/>
                  <w:sz w:val="18"/>
                  <w:szCs w:val="18"/>
                  <w:rPrChange w:id="14227" w:author="He Han" w:date="2026-10-27T15:54:00Z">
                    <w:rPr>
                      <w:rFonts w:ascii="Times New Roman" w:eastAsia="等线" w:hAnsi="Times New Roman" w:cs="Times New Roman"/>
                      <w:color w:val="auto"/>
                      <w:sz w:val="18"/>
                      <w:szCs w:val="18"/>
                    </w:rPr>
                  </w:rPrChange>
                </w:rPr>
                <w:t>℃).</w:t>
              </w:r>
              <w:r w:rsidRPr="00FB42EE">
                <w:rPr>
                  <w:rFonts w:ascii="Times New Roman" w:eastAsia="等线" w:hAnsi="Times New Roman" w:cs="Times New Roman"/>
                  <w:color w:val="auto"/>
                  <w:sz w:val="18"/>
                  <w:szCs w:val="18"/>
                  <w:lang w:eastAsia="zh-CN"/>
                  <w:rPrChange w:id="14228" w:author="He Han" w:date="2026-10-27T15:54:00Z">
                    <w:rPr>
                      <w:rFonts w:ascii="Times New Roman" w:eastAsia="等线" w:hAnsi="Times New Roman" w:cs="Times New Roman"/>
                      <w:color w:val="auto"/>
                      <w:sz w:val="18"/>
                      <w:szCs w:val="18"/>
                      <w:lang w:eastAsia="zh-CN"/>
                    </w:rPr>
                  </w:rPrChange>
                </w:rPr>
                <w:t xml:space="preserve"> </w:t>
              </w:r>
              <w:r w:rsidRPr="00FB42EE">
                <w:rPr>
                  <w:rFonts w:ascii="Times New Roman" w:eastAsia="等线" w:hAnsi="Times New Roman" w:cs="Times New Roman"/>
                  <w:color w:val="auto"/>
                  <w:sz w:val="18"/>
                  <w:szCs w:val="18"/>
                  <w:rPrChange w:id="14229" w:author="He Han" w:date="2026-10-27T15:54:00Z">
                    <w:rPr>
                      <w:rFonts w:ascii="Times New Roman" w:eastAsia="等线" w:hAnsi="Times New Roman" w:cs="Times New Roman"/>
                      <w:color w:val="auto"/>
                      <w:sz w:val="18"/>
                      <w:szCs w:val="18"/>
                    </w:rPr>
                  </w:rPrChange>
                </w:rPr>
                <w:t xml:space="preserve">Add 2.0 eq. Oxyma Pure into TJ4S-1213-Sy15-R01 at </w:t>
              </w:r>
              <w:r w:rsidRPr="00BB7730">
                <w:rPr>
                  <w:rFonts w:ascii="Times New Roman" w:eastAsia="等线" w:hAnsi="Times New Roman" w:cs="Times New Roman"/>
                  <w:color w:val="auto"/>
                  <w:sz w:val="18"/>
                  <w:szCs w:val="18"/>
                  <w:lang w:eastAsia="zh-CN"/>
                </w:rPr>
                <w:t>20</w:t>
              </w:r>
              <w:r w:rsidRPr="00BB7730">
                <w:rPr>
                  <w:rFonts w:ascii="Times New Roman" w:eastAsia="等线" w:hAnsi="Times New Roman" w:cs="Times New Roman"/>
                  <w:color w:val="auto"/>
                  <w:sz w:val="18"/>
                  <w:szCs w:val="18"/>
                </w:rPr>
                <w:t>±5</w:t>
              </w:r>
            </w:ins>
            <w:ins w:id="14230" w:author="Johan Granander" w:date="2026-07-28T13:46:00Z">
              <w:r w:rsidR="00B455BE" w:rsidRPr="00BB7730">
                <w:rPr>
                  <w:rFonts w:ascii="Times New Roman" w:eastAsia="等线" w:hAnsi="Times New Roman" w:cs="Times New Roman"/>
                  <w:color w:val="auto"/>
                  <w:sz w:val="18"/>
                  <w:szCs w:val="18"/>
                </w:rPr>
                <w:t xml:space="preserve"> </w:t>
              </w:r>
            </w:ins>
            <w:ins w:id="14231" w:author="Xuning Wei12232" w:date="2026-07-27T20:42:00Z">
              <w:r w:rsidRPr="00BB7730">
                <w:rPr>
                  <w:rFonts w:ascii="Times New Roman" w:eastAsia="等线" w:hAnsi="Times New Roman" w:cs="Times New Roman"/>
                  <w:color w:val="auto"/>
                  <w:sz w:val="18"/>
                  <w:szCs w:val="18"/>
                </w:rPr>
                <w:t xml:space="preserve">℃ (target: </w:t>
              </w:r>
              <w:r w:rsidRPr="00BB7730">
                <w:rPr>
                  <w:rFonts w:ascii="Times New Roman" w:eastAsia="等线" w:hAnsi="Times New Roman" w:cs="Times New Roman"/>
                  <w:color w:val="auto"/>
                  <w:sz w:val="18"/>
                  <w:szCs w:val="18"/>
                  <w:lang w:eastAsia="zh-CN"/>
                </w:rPr>
                <w:t>20</w:t>
              </w:r>
            </w:ins>
            <w:ins w:id="14232" w:author="Johan Granander" w:date="2026-07-28T13:46:00Z">
              <w:r w:rsidR="00B455BE" w:rsidRPr="00BB7730">
                <w:rPr>
                  <w:rFonts w:ascii="Times New Roman" w:eastAsia="等线" w:hAnsi="Times New Roman" w:cs="Times New Roman"/>
                  <w:color w:val="auto"/>
                  <w:sz w:val="18"/>
                  <w:szCs w:val="18"/>
                  <w:lang w:eastAsia="zh-CN"/>
                </w:rPr>
                <w:t xml:space="preserve"> </w:t>
              </w:r>
            </w:ins>
            <w:ins w:id="14233" w:author="Xuning Wei12232" w:date="2026-07-27T20:42:00Z">
              <w:r w:rsidRPr="00BB7730">
                <w:rPr>
                  <w:rFonts w:ascii="Times New Roman" w:eastAsia="等线" w:hAnsi="Times New Roman" w:cs="Times New Roman"/>
                  <w:color w:val="auto"/>
                  <w:sz w:val="18"/>
                  <w:szCs w:val="18"/>
                </w:rPr>
                <w:t>℃), rinse the TJ4S-1213-Sy15-R01 with 2.0</w:t>
              </w:r>
              <w:del w:id="14234" w:author="Johan Granander" w:date="2026-07-28T13:46:00Z">
                <w:r w:rsidRPr="00BB7730" w:rsidDel="00B455BE">
                  <w:rPr>
                    <w:rFonts w:ascii="Times New Roman" w:eastAsia="等线" w:hAnsi="Times New Roman" w:cs="Times New Roman"/>
                    <w:color w:val="auto"/>
                    <w:sz w:val="18"/>
                    <w:szCs w:val="18"/>
                  </w:rPr>
                  <w:delText>v</w:delText>
                </w:r>
              </w:del>
            </w:ins>
            <w:ins w:id="14235" w:author="Johan Granander" w:date="2026-07-28T13:46:00Z">
              <w:r w:rsidR="00B455BE" w:rsidRPr="00BB7730">
                <w:rPr>
                  <w:rFonts w:ascii="Times New Roman" w:eastAsia="等线" w:hAnsi="Times New Roman" w:cs="Times New Roman"/>
                  <w:color w:val="auto"/>
                  <w:sz w:val="18"/>
                  <w:szCs w:val="18"/>
                </w:rPr>
                <w:t xml:space="preserve"> V</w:t>
              </w:r>
            </w:ins>
            <w:ins w:id="14236" w:author="Xuning Wei12232" w:date="2026-07-27T20:42:00Z">
              <w:r w:rsidRPr="00BB7730">
                <w:rPr>
                  <w:rFonts w:ascii="Times New Roman" w:eastAsia="等线" w:hAnsi="Times New Roman" w:cs="Times New Roman"/>
                  <w:color w:val="auto"/>
                  <w:sz w:val="18"/>
                  <w:szCs w:val="18"/>
                </w:rPr>
                <w:t xml:space="preserve"> DMF (1.896 kg/kg). Add 2.2 eq. DIC into TJ4S-1213-Sy15-R01, the addition rate depends on temperature control</w:t>
              </w:r>
              <w:r w:rsidRPr="00BB7730">
                <w:rPr>
                  <w:rFonts w:ascii="Times New Roman" w:eastAsia="等线" w:hAnsi="Times New Roman" w:cs="Times New Roman"/>
                  <w:color w:val="000000" w:themeColor="text1"/>
                  <w:sz w:val="18"/>
                  <w:szCs w:val="18"/>
                </w:rPr>
                <w:t xml:space="preserve">. Activate for 20±5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237" w:author="Johan Granander" w:date="2026-07-28T13:46:00Z">
              <w:r w:rsidR="00B455BE" w:rsidRPr="00BB7730">
                <w:rPr>
                  <w:rFonts w:ascii="Times New Roman" w:eastAsia="等线" w:hAnsi="Times New Roman" w:cs="Times New Roman"/>
                  <w:color w:val="000000" w:themeColor="text1"/>
                  <w:sz w:val="18"/>
                  <w:szCs w:val="18"/>
                </w:rPr>
                <w:t xml:space="preserve"> </w:t>
              </w:r>
            </w:ins>
            <w:ins w:id="14238" w:author="Xuning Wei12232" w:date="2026-07-27T20:42: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239" w:author="Johan Granander" w:date="2026-07-28T13:46:00Z">
              <w:r w:rsidR="00B455BE" w:rsidRPr="00BB7730">
                <w:rPr>
                  <w:rFonts w:ascii="Times New Roman" w:eastAsia="等线" w:hAnsi="Times New Roman" w:cs="Times New Roman"/>
                  <w:color w:val="000000" w:themeColor="text1"/>
                  <w:sz w:val="18"/>
                  <w:szCs w:val="18"/>
                  <w:lang w:eastAsia="zh-CN"/>
                </w:rPr>
                <w:t xml:space="preserve"> </w:t>
              </w:r>
            </w:ins>
            <w:ins w:id="14240" w:author="Xuning Wei12232" w:date="2026-07-27T20:42: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等线" w:hAnsi="Times New Roman" w:cs="Times New Roman"/>
                  <w:bCs w:val="0"/>
                  <w:color w:val="000000" w:themeColor="text1"/>
                  <w:sz w:val="18"/>
                  <w:szCs w:val="18"/>
                  <w:lang w:eastAsia="zh-CN"/>
                </w:rPr>
                <w:t>1.0 V DMF (0.9</w:t>
              </w:r>
            </w:ins>
            <w:ins w:id="14241" w:author="He Han" w:date="2026-10-27T15:55:00Z">
              <w:r w:rsidR="000B3A7E">
                <w:rPr>
                  <w:rFonts w:ascii="Times New Roman" w:eastAsia="等线" w:hAnsi="Times New Roman" w:cs="Times New Roman"/>
                  <w:bCs w:val="0"/>
                  <w:color w:val="000000" w:themeColor="text1"/>
                  <w:sz w:val="18"/>
                  <w:szCs w:val="18"/>
                  <w:lang w:eastAsia="zh-CN"/>
                </w:rPr>
                <w:t>50</w:t>
              </w:r>
            </w:ins>
            <w:ins w:id="14242" w:author="Xuning Wei12232" w:date="2026-07-27T20:42:00Z">
              <w:del w:id="14243" w:author="He Han" w:date="2026-10-27T15:55:00Z">
                <w:r w:rsidRPr="00BB7730" w:rsidDel="000B3A7E">
                  <w:rPr>
                    <w:rFonts w:ascii="Times New Roman" w:eastAsia="等线" w:hAnsi="Times New Roman" w:cs="Times New Roman"/>
                    <w:bCs w:val="0"/>
                    <w:color w:val="000000" w:themeColor="text1"/>
                    <w:sz w:val="18"/>
                    <w:szCs w:val="18"/>
                    <w:lang w:eastAsia="zh-CN"/>
                  </w:rPr>
                  <w:delText>48</w:delText>
                </w:r>
              </w:del>
              <w:r w:rsidRPr="00BB7730">
                <w:rPr>
                  <w:rFonts w:ascii="Times New Roman" w:eastAsia="等线" w:hAnsi="Times New Roman" w:cs="Times New Roman"/>
                  <w:bCs w:val="0"/>
                  <w:color w:val="000000" w:themeColor="text1"/>
                  <w:sz w:val="18"/>
                  <w:szCs w:val="18"/>
                  <w:lang w:eastAsia="zh-CN"/>
                </w:rPr>
                <w:t xml:space="preserve">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4244" w:author="Xuning Wei12232" w:date="2026-07-27T21:00:00Z">
              <w:tcPr>
                <w:tcW w:w="842" w:type="pct"/>
                <w:gridSpan w:val="3"/>
                <w:vMerge w:val="restart"/>
                <w:shd w:val="clear" w:color="auto" w:fill="FFFFFF" w:themeFill="background1"/>
                <w:vAlign w:val="center"/>
              </w:tcPr>
            </w:tcPrChange>
          </w:tcPr>
          <w:p w14:paraId="6B67D3E6" w14:textId="77777777" w:rsidR="00153539" w:rsidRPr="00BB7730" w:rsidRDefault="00153539">
            <w:pPr>
              <w:pStyle w:val="afc"/>
              <w:numPr>
                <w:ilvl w:val="0"/>
                <w:numId w:val="192"/>
              </w:numPr>
              <w:ind w:firstLineChars="0"/>
              <w:jc w:val="both"/>
              <w:rPr>
                <w:ins w:id="14245" w:author="He Han" w:date="2026-10-22T22:12:00Z"/>
                <w:rFonts w:ascii="Times New Roman" w:hAnsi="Times New Roman" w:cs="Times New Roman"/>
                <w:color w:val="auto"/>
                <w:sz w:val="18"/>
                <w:szCs w:val="18"/>
                <w:shd w:val="clear" w:color="auto" w:fill="FFFFFF"/>
              </w:rPr>
              <w:pPrChange w:id="14246" w:author="He Han" w:date="2026-10-22T22:16:00Z">
                <w:pPr>
                  <w:pStyle w:val="afc"/>
                  <w:numPr>
                    <w:numId w:val="161"/>
                  </w:numPr>
                  <w:ind w:left="420" w:firstLineChars="0" w:hanging="420"/>
                  <w:jc w:val="both"/>
                </w:pPr>
              </w:pPrChange>
            </w:pPr>
            <w:ins w:id="14247"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09390702" w14:textId="77777777" w:rsidR="00153539" w:rsidRPr="00BB7730" w:rsidRDefault="00153539">
            <w:pPr>
              <w:pStyle w:val="afc"/>
              <w:numPr>
                <w:ilvl w:val="0"/>
                <w:numId w:val="192"/>
              </w:numPr>
              <w:ind w:firstLineChars="0"/>
              <w:jc w:val="both"/>
              <w:rPr>
                <w:ins w:id="14248" w:author="He Han" w:date="2026-10-22T22:12:00Z"/>
                <w:rFonts w:ascii="Times New Roman" w:hAnsi="Times New Roman" w:cs="Times New Roman"/>
                <w:color w:val="auto"/>
                <w:sz w:val="18"/>
                <w:szCs w:val="18"/>
                <w:shd w:val="clear" w:color="auto" w:fill="FFFFFF"/>
              </w:rPr>
              <w:pPrChange w:id="14249" w:author="He Han" w:date="2026-10-22T22:16:00Z">
                <w:pPr>
                  <w:pStyle w:val="afc"/>
                  <w:numPr>
                    <w:numId w:val="161"/>
                  </w:numPr>
                  <w:ind w:left="420" w:firstLineChars="0" w:hanging="420"/>
                  <w:jc w:val="both"/>
                </w:pPr>
              </w:pPrChange>
            </w:pPr>
            <w:ins w:id="14250" w:author="He Han" w:date="2026-10-22T22:12:00Z">
              <w:r w:rsidRPr="00BB7730">
                <w:rPr>
                  <w:rFonts w:ascii="Times New Roman" w:hAnsi="Times New Roman" w:cs="Times New Roman"/>
                  <w:color w:val="auto"/>
                  <w:sz w:val="18"/>
                  <w:szCs w:val="18"/>
                  <w:shd w:val="clear" w:color="auto" w:fill="FFFFFF"/>
                </w:rPr>
                <w:t>Agitator material: Hastelloy (C-276)</w:t>
              </w:r>
            </w:ins>
          </w:p>
          <w:p w14:paraId="6BCE934B" w14:textId="77777777" w:rsidR="00153539" w:rsidRPr="00BB7730" w:rsidRDefault="00153539">
            <w:pPr>
              <w:pStyle w:val="afc"/>
              <w:numPr>
                <w:ilvl w:val="0"/>
                <w:numId w:val="192"/>
              </w:numPr>
              <w:ind w:firstLineChars="0"/>
              <w:jc w:val="both"/>
              <w:rPr>
                <w:ins w:id="14251" w:author="He Han" w:date="2026-10-22T22:12:00Z"/>
                <w:rFonts w:ascii="Times New Roman" w:hAnsi="Times New Roman" w:cs="Times New Roman"/>
                <w:color w:val="auto"/>
                <w:sz w:val="18"/>
                <w:szCs w:val="18"/>
                <w:shd w:val="clear" w:color="auto" w:fill="FFFFFF"/>
              </w:rPr>
              <w:pPrChange w:id="14252" w:author="He Han" w:date="2026-10-22T22:16:00Z">
                <w:pPr>
                  <w:pStyle w:val="afc"/>
                  <w:numPr>
                    <w:numId w:val="161"/>
                  </w:numPr>
                  <w:ind w:left="420" w:firstLineChars="0" w:hanging="420"/>
                  <w:jc w:val="both"/>
                </w:pPr>
              </w:pPrChange>
            </w:pPr>
            <w:ins w:id="14253" w:author="He Han" w:date="2026-10-22T22:12:00Z">
              <w:r w:rsidRPr="00BB7730">
                <w:rPr>
                  <w:rFonts w:ascii="Times New Roman" w:hAnsi="Times New Roman" w:cs="Times New Roman"/>
                  <w:color w:val="auto"/>
                  <w:sz w:val="18"/>
                  <w:szCs w:val="18"/>
                  <w:shd w:val="clear" w:color="auto" w:fill="FFFFFF"/>
                </w:rPr>
                <w:t>Sight glass: Glass</w:t>
              </w:r>
            </w:ins>
          </w:p>
          <w:p w14:paraId="6EF58D98" w14:textId="77777777" w:rsidR="00153539" w:rsidRPr="00BB7730" w:rsidRDefault="00153539">
            <w:pPr>
              <w:pStyle w:val="afc"/>
              <w:numPr>
                <w:ilvl w:val="0"/>
                <w:numId w:val="192"/>
              </w:numPr>
              <w:ind w:firstLineChars="0"/>
              <w:jc w:val="both"/>
              <w:rPr>
                <w:ins w:id="14254" w:author="He Han" w:date="2026-10-22T22:12:00Z"/>
                <w:rFonts w:ascii="Times New Roman" w:hAnsi="Times New Roman" w:cs="Times New Roman"/>
                <w:color w:val="auto"/>
                <w:sz w:val="18"/>
                <w:szCs w:val="18"/>
                <w:shd w:val="clear" w:color="auto" w:fill="FFFFFF"/>
              </w:rPr>
              <w:pPrChange w:id="14255" w:author="He Han" w:date="2026-10-22T22:16:00Z">
                <w:pPr>
                  <w:pStyle w:val="afc"/>
                  <w:numPr>
                    <w:numId w:val="161"/>
                  </w:numPr>
                  <w:ind w:left="420" w:firstLineChars="0" w:hanging="420"/>
                  <w:jc w:val="both"/>
                </w:pPr>
              </w:pPrChange>
            </w:pPr>
            <w:ins w:id="14256"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5D45E90B" w14:textId="77777777" w:rsidR="00153539" w:rsidRPr="00BB7730" w:rsidRDefault="00153539">
            <w:pPr>
              <w:pStyle w:val="afc"/>
              <w:numPr>
                <w:ilvl w:val="0"/>
                <w:numId w:val="192"/>
              </w:numPr>
              <w:ind w:firstLineChars="0"/>
              <w:jc w:val="both"/>
              <w:rPr>
                <w:ins w:id="14257" w:author="He Han" w:date="2026-10-22T22:12:00Z"/>
                <w:rFonts w:ascii="Times New Roman" w:hAnsi="Times New Roman" w:cs="Times New Roman"/>
                <w:color w:val="auto"/>
                <w:sz w:val="18"/>
                <w:szCs w:val="18"/>
                <w:shd w:val="clear" w:color="auto" w:fill="FFFFFF"/>
              </w:rPr>
              <w:pPrChange w:id="14258" w:author="He Han" w:date="2026-10-22T22:16:00Z">
                <w:pPr>
                  <w:pStyle w:val="afc"/>
                  <w:numPr>
                    <w:numId w:val="161"/>
                  </w:numPr>
                  <w:ind w:left="420" w:firstLineChars="0" w:hanging="420"/>
                  <w:jc w:val="both"/>
                </w:pPr>
              </w:pPrChange>
            </w:pPr>
            <w:ins w:id="14259"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5E0A2954" w14:textId="77777777" w:rsidR="00153539" w:rsidRPr="00BB7730" w:rsidRDefault="00153539">
            <w:pPr>
              <w:pStyle w:val="afc"/>
              <w:numPr>
                <w:ilvl w:val="0"/>
                <w:numId w:val="192"/>
              </w:numPr>
              <w:ind w:firstLineChars="0"/>
              <w:jc w:val="both"/>
              <w:rPr>
                <w:ins w:id="14260" w:author="He Han" w:date="2026-10-22T22:12:00Z"/>
                <w:rFonts w:ascii="Times New Roman" w:hAnsi="Times New Roman" w:cs="Times New Roman"/>
                <w:color w:val="auto"/>
                <w:sz w:val="18"/>
                <w:szCs w:val="18"/>
                <w:shd w:val="clear" w:color="auto" w:fill="FFFFFF"/>
              </w:rPr>
              <w:pPrChange w:id="14261" w:author="He Han" w:date="2026-10-22T22:16:00Z">
                <w:pPr>
                  <w:pStyle w:val="afc"/>
                  <w:numPr>
                    <w:numId w:val="161"/>
                  </w:numPr>
                  <w:ind w:left="420" w:firstLineChars="0" w:hanging="420"/>
                  <w:jc w:val="both"/>
                </w:pPr>
              </w:pPrChange>
            </w:pPr>
            <w:ins w:id="14262" w:author="He Han" w:date="2026-10-22T22:12:00Z">
              <w:r w:rsidRPr="00BB7730">
                <w:rPr>
                  <w:rFonts w:ascii="Times New Roman" w:hAnsi="Times New Roman" w:cs="Times New Roman"/>
                  <w:color w:val="auto"/>
                  <w:sz w:val="18"/>
                  <w:szCs w:val="18"/>
                  <w:shd w:val="clear" w:color="auto" w:fill="FFFFFF"/>
                </w:rPr>
                <w:t>Sealing ring: PTFE</w:t>
              </w:r>
            </w:ins>
          </w:p>
          <w:p w14:paraId="46E06FA8" w14:textId="77777777" w:rsidR="00153539" w:rsidRPr="00BB7730" w:rsidRDefault="00153539">
            <w:pPr>
              <w:pStyle w:val="afc"/>
              <w:numPr>
                <w:ilvl w:val="0"/>
                <w:numId w:val="192"/>
              </w:numPr>
              <w:ind w:firstLineChars="0"/>
              <w:jc w:val="both"/>
              <w:rPr>
                <w:ins w:id="14263" w:author="He Han" w:date="2026-10-22T22:12:00Z"/>
                <w:rFonts w:ascii="Times New Roman" w:hAnsi="Times New Roman" w:cs="Times New Roman"/>
                <w:color w:val="auto"/>
                <w:sz w:val="18"/>
                <w:szCs w:val="18"/>
                <w:shd w:val="clear" w:color="auto" w:fill="FFFFFF"/>
              </w:rPr>
              <w:pPrChange w:id="14264" w:author="He Han" w:date="2026-10-22T22:16:00Z">
                <w:pPr>
                  <w:pStyle w:val="afc"/>
                  <w:numPr>
                    <w:numId w:val="161"/>
                  </w:numPr>
                  <w:ind w:left="420" w:firstLineChars="0" w:hanging="420"/>
                  <w:jc w:val="both"/>
                </w:pPr>
              </w:pPrChange>
            </w:pPr>
            <w:ins w:id="14265" w:author="He Han" w:date="2026-10-22T22:12:00Z">
              <w:r w:rsidRPr="00BB7730">
                <w:rPr>
                  <w:rFonts w:ascii="Times New Roman" w:hAnsi="Times New Roman" w:cs="Times New Roman"/>
                  <w:color w:val="auto"/>
                  <w:sz w:val="18"/>
                  <w:szCs w:val="18"/>
                  <w:shd w:val="clear" w:color="auto" w:fill="FFFFFF"/>
                </w:rPr>
                <w:t>Mass flow meter: SS</w:t>
              </w:r>
            </w:ins>
          </w:p>
          <w:p w14:paraId="2B284857" w14:textId="77777777" w:rsidR="00153539" w:rsidRPr="00BB7730" w:rsidRDefault="00153539">
            <w:pPr>
              <w:pStyle w:val="afc"/>
              <w:numPr>
                <w:ilvl w:val="0"/>
                <w:numId w:val="192"/>
              </w:numPr>
              <w:ind w:firstLineChars="0"/>
              <w:jc w:val="both"/>
              <w:rPr>
                <w:ins w:id="14266" w:author="He Han" w:date="2026-10-22T22:12:00Z"/>
                <w:rFonts w:ascii="Times New Roman" w:hAnsi="Times New Roman" w:cs="Times New Roman"/>
                <w:color w:val="auto"/>
                <w:sz w:val="18"/>
                <w:szCs w:val="18"/>
                <w:shd w:val="clear" w:color="auto" w:fill="FFFFFF"/>
              </w:rPr>
              <w:pPrChange w:id="14267" w:author="He Han" w:date="2026-10-22T22:16:00Z">
                <w:pPr>
                  <w:pStyle w:val="afc"/>
                  <w:numPr>
                    <w:numId w:val="161"/>
                  </w:numPr>
                  <w:ind w:left="420" w:firstLineChars="0" w:hanging="420"/>
                  <w:jc w:val="both"/>
                </w:pPr>
              </w:pPrChange>
            </w:pPr>
            <w:ins w:id="14268"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436BEFF2" w14:textId="77777777" w:rsidR="00153539" w:rsidRPr="00BB7730" w:rsidRDefault="00153539">
            <w:pPr>
              <w:pStyle w:val="afc"/>
              <w:numPr>
                <w:ilvl w:val="0"/>
                <w:numId w:val="192"/>
              </w:numPr>
              <w:ind w:firstLineChars="0"/>
              <w:jc w:val="both"/>
              <w:rPr>
                <w:ins w:id="14269" w:author="He Han" w:date="2026-10-22T22:12:00Z"/>
                <w:rFonts w:ascii="Times New Roman" w:eastAsiaTheme="minorEastAsia" w:hAnsi="Times New Roman" w:cs="Times New Roman"/>
                <w:color w:val="auto"/>
                <w:sz w:val="18"/>
                <w:szCs w:val="18"/>
                <w:shd w:val="clear" w:color="auto" w:fill="FFFFFF"/>
                <w:lang w:eastAsia="zh-CN"/>
              </w:rPr>
              <w:pPrChange w:id="14270" w:author="He Han" w:date="2026-10-22T22:16:00Z">
                <w:pPr>
                  <w:pStyle w:val="afc"/>
                  <w:numPr>
                    <w:numId w:val="161"/>
                  </w:numPr>
                  <w:ind w:left="420" w:firstLineChars="0" w:hanging="420"/>
                  <w:jc w:val="both"/>
                </w:pPr>
              </w:pPrChange>
            </w:pPr>
            <w:ins w:id="14271"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1EE0F58D" w14:textId="77777777" w:rsidR="00153539" w:rsidRPr="00BB7730" w:rsidRDefault="00153539">
            <w:pPr>
              <w:pStyle w:val="afc"/>
              <w:numPr>
                <w:ilvl w:val="0"/>
                <w:numId w:val="192"/>
              </w:numPr>
              <w:ind w:firstLineChars="0"/>
              <w:jc w:val="both"/>
              <w:rPr>
                <w:ins w:id="14272" w:author="He Han" w:date="2026-10-22T22:12:00Z"/>
                <w:rFonts w:ascii="Times New Roman" w:eastAsiaTheme="minorEastAsia" w:hAnsi="Times New Roman" w:cs="Times New Roman"/>
                <w:bCs w:val="0"/>
                <w:color w:val="auto"/>
                <w:sz w:val="18"/>
                <w:szCs w:val="18"/>
                <w:shd w:val="clear" w:color="auto" w:fill="FFFFFF"/>
                <w:lang w:eastAsia="zh-CN"/>
              </w:rPr>
              <w:pPrChange w:id="14273" w:author="He Han" w:date="2026-10-22T22:16:00Z">
                <w:pPr>
                  <w:pStyle w:val="afc"/>
                  <w:numPr>
                    <w:numId w:val="161"/>
                  </w:numPr>
                  <w:ind w:left="420" w:firstLineChars="0" w:hanging="420"/>
                  <w:jc w:val="both"/>
                </w:pPr>
              </w:pPrChange>
            </w:pPr>
            <w:ins w:id="14274"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3738E582" w14:textId="3E176814" w:rsidR="00153539" w:rsidRPr="00BB7730" w:rsidRDefault="00153539">
            <w:pPr>
              <w:pStyle w:val="afc"/>
              <w:numPr>
                <w:ilvl w:val="0"/>
                <w:numId w:val="192"/>
              </w:numPr>
              <w:ind w:firstLineChars="0"/>
              <w:jc w:val="both"/>
              <w:rPr>
                <w:ins w:id="14275" w:author="He Han" w:date="2026-10-22T22:16:00Z"/>
                <w:rFonts w:ascii="Times New Roman" w:hAnsi="Times New Roman" w:cs="Times New Roman"/>
                <w:color w:val="0000FF"/>
                <w:sz w:val="18"/>
                <w:szCs w:val="18"/>
                <w:shd w:val="clear" w:color="auto" w:fill="FFFFFF"/>
              </w:rPr>
              <w:pPrChange w:id="14276" w:author="He Han" w:date="2026-10-22T22:16:00Z">
                <w:pPr>
                  <w:pStyle w:val="afc"/>
                  <w:numPr>
                    <w:numId w:val="161"/>
                  </w:numPr>
                  <w:ind w:left="420" w:firstLineChars="0" w:hanging="420"/>
                  <w:jc w:val="both"/>
                </w:pPr>
              </w:pPrChange>
            </w:pPr>
            <w:ins w:id="14277"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23009F89" w14:textId="61ACBD74" w:rsidR="00153539" w:rsidRPr="00BB7730" w:rsidRDefault="00153539">
            <w:pPr>
              <w:pStyle w:val="afc"/>
              <w:numPr>
                <w:ilvl w:val="0"/>
                <w:numId w:val="192"/>
              </w:numPr>
              <w:ind w:firstLineChars="0"/>
              <w:jc w:val="both"/>
              <w:rPr>
                <w:ins w:id="14278" w:author="He Han" w:date="2026-10-22T22:12:00Z"/>
                <w:rFonts w:ascii="Times New Roman" w:hAnsi="Times New Roman" w:cs="Times New Roman"/>
                <w:color w:val="0000FF"/>
                <w:sz w:val="18"/>
                <w:szCs w:val="18"/>
                <w:shd w:val="clear" w:color="auto" w:fill="FFFFFF"/>
              </w:rPr>
              <w:pPrChange w:id="14279" w:author="He Han" w:date="2026-10-22T22:16:00Z">
                <w:pPr>
                  <w:pStyle w:val="afc"/>
                  <w:numPr>
                    <w:numId w:val="161"/>
                  </w:numPr>
                  <w:ind w:left="420" w:firstLineChars="0" w:hanging="420"/>
                  <w:jc w:val="both"/>
                </w:pPr>
              </w:pPrChange>
            </w:pPr>
            <w:ins w:id="14280" w:author="He Han" w:date="2026-10-22T22:16: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6BD8C74A" w14:textId="53B2E7CE" w:rsidR="0026505D" w:rsidRPr="00BB7730" w:rsidDel="00153539" w:rsidRDefault="0026505D" w:rsidP="00153539">
            <w:pPr>
              <w:rPr>
                <w:ins w:id="14281" w:author="Xuning Wei12232" w:date="2026-07-27T20:52:00Z"/>
                <w:del w:id="14282" w:author="He Han" w:date="2026-10-22T22:12:00Z"/>
                <w:rFonts w:ascii="Times New Roman" w:hAnsi="Times New Roman" w:cs="Times New Roman"/>
                <w:color w:val="auto"/>
                <w:sz w:val="18"/>
                <w:szCs w:val="18"/>
                <w:shd w:val="clear" w:color="auto" w:fill="FFFFFF"/>
              </w:rPr>
            </w:pPr>
            <w:ins w:id="14283" w:author="Xuning Wei12232" w:date="2026-07-27T20:52:00Z">
              <w:del w:id="14284" w:author="He Han" w:date="2026-10-12T14:35:00Z">
                <w:r w:rsidRPr="00BB7730" w:rsidDel="006379C0">
                  <w:rPr>
                    <w:rFonts w:ascii="Times New Roman" w:hAnsi="Times New Roman" w:cs="Times New Roman"/>
                    <w:color w:val="auto"/>
                    <w:sz w:val="18"/>
                    <w:szCs w:val="18"/>
                    <w:shd w:val="clear" w:color="auto" w:fill="FFFFFF"/>
                  </w:rPr>
                  <w:delText>Tank material:</w:delText>
                </w:r>
              </w:del>
              <w:del w:id="14285"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76625A24" w14:textId="7E071DA6" w:rsidR="0026505D" w:rsidRPr="00BB7730" w:rsidDel="00153539" w:rsidRDefault="0026505D" w:rsidP="0026505D">
            <w:pPr>
              <w:rPr>
                <w:ins w:id="14286" w:author="Xuning Wei12232" w:date="2026-07-27T20:52:00Z"/>
                <w:del w:id="14287" w:author="He Han" w:date="2026-10-22T22:12:00Z"/>
                <w:rFonts w:ascii="Times New Roman" w:hAnsi="Times New Roman" w:cs="Times New Roman"/>
                <w:color w:val="auto"/>
                <w:sz w:val="18"/>
                <w:szCs w:val="18"/>
                <w:shd w:val="clear" w:color="auto" w:fill="FFFFFF"/>
              </w:rPr>
            </w:pPr>
            <w:ins w:id="14288" w:author="Xuning Wei12232" w:date="2026-07-27T20:52:00Z">
              <w:del w:id="14289"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36290573" w14:textId="720968AE" w:rsidR="0026505D" w:rsidRPr="00BB7730" w:rsidDel="00153539" w:rsidRDefault="0026505D" w:rsidP="0026505D">
            <w:pPr>
              <w:rPr>
                <w:ins w:id="14290" w:author="Xuning Wei12232" w:date="2026-07-27T20:52:00Z"/>
                <w:del w:id="14291" w:author="He Han" w:date="2026-10-22T22:12:00Z"/>
                <w:rFonts w:ascii="Times New Roman" w:hAnsi="Times New Roman" w:cs="Times New Roman"/>
                <w:color w:val="auto"/>
                <w:sz w:val="18"/>
                <w:szCs w:val="18"/>
                <w:shd w:val="clear" w:color="auto" w:fill="FFFFFF"/>
              </w:rPr>
            </w:pPr>
            <w:ins w:id="14292" w:author="Xuning Wei12232" w:date="2026-07-27T20:52:00Z">
              <w:del w:id="14293"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5EC2D5AE" w14:textId="6E01D352" w:rsidR="0026505D" w:rsidRPr="00BB7730" w:rsidDel="00153539" w:rsidRDefault="0026505D" w:rsidP="0026505D">
            <w:pPr>
              <w:rPr>
                <w:ins w:id="14294" w:author="Xuning Wei12232" w:date="2026-07-27T20:52:00Z"/>
                <w:del w:id="14295" w:author="He Han" w:date="2026-10-22T22:12:00Z"/>
                <w:rFonts w:ascii="Times New Roman" w:hAnsi="Times New Roman" w:cs="Times New Roman"/>
                <w:color w:val="auto"/>
                <w:sz w:val="18"/>
                <w:szCs w:val="18"/>
                <w:shd w:val="clear" w:color="auto" w:fill="FFFFFF"/>
              </w:rPr>
            </w:pPr>
            <w:ins w:id="14296" w:author="Xuning Wei12232" w:date="2026-07-27T20:52:00Z">
              <w:del w:id="14297"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738C6A4C" w14:textId="5714D138" w:rsidR="0026505D" w:rsidRPr="00BB7730" w:rsidDel="00153539" w:rsidRDefault="0026505D" w:rsidP="0026505D">
            <w:pPr>
              <w:rPr>
                <w:ins w:id="14298" w:author="Xuning Wei12232" w:date="2026-07-27T20:52:00Z"/>
                <w:del w:id="14299" w:author="He Han" w:date="2026-10-22T22:12:00Z"/>
                <w:rFonts w:ascii="Times New Roman" w:hAnsi="Times New Roman" w:cs="Times New Roman"/>
                <w:color w:val="auto"/>
                <w:sz w:val="18"/>
                <w:szCs w:val="18"/>
                <w:shd w:val="clear" w:color="auto" w:fill="FFFFFF"/>
              </w:rPr>
            </w:pPr>
            <w:ins w:id="14300" w:author="Xuning Wei12232" w:date="2026-07-27T20:52:00Z">
              <w:del w:id="14301"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6CD6C9A3" w14:textId="6717F47A" w:rsidR="0026505D" w:rsidRPr="00BB7730" w:rsidDel="00153539" w:rsidRDefault="0026505D" w:rsidP="0026505D">
            <w:pPr>
              <w:rPr>
                <w:ins w:id="14302" w:author="Xuning Wei12232" w:date="2026-07-27T20:52:00Z"/>
                <w:del w:id="14303" w:author="He Han" w:date="2026-10-22T22:12:00Z"/>
                <w:rFonts w:ascii="Times New Roman" w:hAnsi="Times New Roman" w:cs="Times New Roman"/>
                <w:color w:val="auto"/>
                <w:sz w:val="18"/>
                <w:szCs w:val="18"/>
                <w:shd w:val="clear" w:color="auto" w:fill="FFFFFF"/>
              </w:rPr>
            </w:pPr>
            <w:ins w:id="14304" w:author="Xuning Wei12232" w:date="2026-07-27T20:52:00Z">
              <w:del w:id="14305"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4306" w:author="He Han" w:date="2026-10-12T15:02:00Z">
                <w:r w:rsidRPr="00BB7730" w:rsidDel="00885401">
                  <w:rPr>
                    <w:rFonts w:ascii="Times New Roman" w:hAnsi="Times New Roman" w:cs="Times New Roman"/>
                    <w:color w:val="auto"/>
                    <w:sz w:val="18"/>
                    <w:szCs w:val="18"/>
                    <w:shd w:val="clear" w:color="auto" w:fill="FFFFFF"/>
                  </w:rPr>
                  <w:delText>304 &amp; 316L</w:delText>
                </w:r>
              </w:del>
            </w:ins>
          </w:p>
          <w:p w14:paraId="07025EF1" w14:textId="590DB6CF" w:rsidR="0026505D" w:rsidRPr="00BB7730" w:rsidDel="00153539" w:rsidRDefault="0026505D" w:rsidP="0026505D">
            <w:pPr>
              <w:rPr>
                <w:ins w:id="14307" w:author="Xuning Wei12232" w:date="2026-07-27T20:52:00Z"/>
                <w:del w:id="14308" w:author="He Han" w:date="2026-10-22T22:12:00Z"/>
                <w:rFonts w:ascii="Times New Roman" w:eastAsiaTheme="minorEastAsia" w:hAnsi="Times New Roman" w:cs="Times New Roman"/>
                <w:color w:val="auto"/>
                <w:sz w:val="18"/>
                <w:szCs w:val="18"/>
                <w:shd w:val="clear" w:color="auto" w:fill="FFFFFF"/>
                <w:lang w:eastAsia="zh-CN"/>
              </w:rPr>
            </w:pPr>
            <w:ins w:id="14309" w:author="Xuning Wei12232" w:date="2026-07-27T20:52:00Z">
              <w:del w:id="14310"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0100E63F" w14:textId="549B9EE3" w:rsidR="0026505D" w:rsidRPr="00BB7730" w:rsidDel="00153539" w:rsidRDefault="0026505D" w:rsidP="0026505D">
            <w:pPr>
              <w:rPr>
                <w:ins w:id="14311" w:author="Xuning Wei12232" w:date="2026-07-27T20:52:00Z"/>
                <w:del w:id="14312" w:author="He Han" w:date="2026-10-22T22:12:00Z"/>
                <w:rFonts w:ascii="Times New Roman" w:eastAsiaTheme="minorEastAsia" w:hAnsi="Times New Roman" w:cs="Times New Roman"/>
                <w:bCs w:val="0"/>
                <w:color w:val="auto"/>
                <w:sz w:val="18"/>
                <w:szCs w:val="18"/>
                <w:shd w:val="clear" w:color="auto" w:fill="FFFFFF"/>
                <w:lang w:eastAsia="zh-CN"/>
              </w:rPr>
            </w:pPr>
            <w:ins w:id="14313" w:author="Xuning Wei12232" w:date="2026-07-27T20:52:00Z">
              <w:del w:id="14314"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5384BD81" w14:textId="56ED5F24" w:rsidR="0026505D" w:rsidRPr="00BB7730" w:rsidRDefault="0026505D" w:rsidP="0026505D">
            <w:pPr>
              <w:jc w:val="both"/>
              <w:rPr>
                <w:ins w:id="14315" w:author="Xuning Wei12232" w:date="2026-07-27T20:37:00Z"/>
                <w:rFonts w:ascii="Times New Roman" w:eastAsia="仿宋_GB2312" w:hAnsi="Times New Roman" w:cs="Times New Roman"/>
                <w:b/>
                <w:color w:val="auto"/>
                <w:sz w:val="20"/>
                <w:szCs w:val="20"/>
                <w:lang w:eastAsia="zh-CN" w:bidi="ar"/>
              </w:rPr>
            </w:pPr>
            <w:ins w:id="14316" w:author="Xuning Wei12232" w:date="2026-07-27T20:52:00Z">
              <w:del w:id="14317" w:author="He Han" w:date="2026-10-22T22:12:00Z">
                <w:r w:rsidRPr="00BB7730" w:rsidDel="00153539">
                  <w:rPr>
                    <w:rFonts w:ascii="Times New Roman" w:hAnsi="Times New Roman" w:cs="Times New Roman"/>
                    <w:color w:val="0000FF"/>
                    <w:sz w:val="18"/>
                    <w:szCs w:val="18"/>
                  </w:rPr>
                  <w:delText xml:space="preserve">Mechanical seal: </w:delText>
                </w:r>
              </w:del>
              <w:del w:id="14318" w:author="He Han" w:date="2026-10-12T15:02:00Z">
                <w:r w:rsidRPr="00BB7730" w:rsidDel="00885401">
                  <w:rPr>
                    <w:rFonts w:ascii="Times New Roman" w:hAnsi="Times New Roman" w:cs="Times New Roman"/>
                    <w:color w:val="0000FF"/>
                    <w:sz w:val="18"/>
                    <w:szCs w:val="18"/>
                    <w:shd w:val="clear" w:color="auto" w:fill="FFFFFF"/>
                  </w:rPr>
                  <w:delText>304SS</w:delText>
                </w:r>
              </w:del>
              <w:del w:id="14319"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4320"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4321" w:author="Xuning Wei12232" w:date="2026-07-27T21:00:00Z">
              <w:tcPr>
                <w:tcW w:w="346" w:type="pct"/>
                <w:gridSpan w:val="3"/>
                <w:vMerge w:val="restart"/>
                <w:shd w:val="clear" w:color="auto" w:fill="FFFFFF" w:themeFill="background1"/>
                <w:vAlign w:val="center"/>
              </w:tcPr>
            </w:tcPrChange>
          </w:tcPr>
          <w:p w14:paraId="2666D12F" w14:textId="7AEF9382" w:rsidR="0026505D" w:rsidRPr="00BB7730" w:rsidRDefault="0026505D" w:rsidP="0026505D">
            <w:pPr>
              <w:jc w:val="both"/>
              <w:rPr>
                <w:ins w:id="14322" w:author="Xuning Wei12232" w:date="2026-07-27T20:37:00Z"/>
                <w:rFonts w:ascii="Times New Roman" w:eastAsia="仿宋_GB2312" w:hAnsi="Times New Roman" w:cs="Times New Roman"/>
                <w:color w:val="auto"/>
                <w:sz w:val="20"/>
                <w:szCs w:val="20"/>
                <w:lang w:eastAsia="zh-CN" w:bidi="ar"/>
              </w:rPr>
            </w:pPr>
            <w:ins w:id="14323" w:author="Xuning Wei12232" w:date="2026-07-27T20:45: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4324" w:author="Xuning Wei12232" w:date="2026-07-27T21:00:00Z">
              <w:tcPr>
                <w:tcW w:w="396" w:type="pct"/>
                <w:gridSpan w:val="3"/>
                <w:vMerge w:val="restart"/>
                <w:shd w:val="clear" w:color="auto" w:fill="FFFFFF" w:themeFill="background1"/>
                <w:vAlign w:val="center"/>
              </w:tcPr>
            </w:tcPrChange>
          </w:tcPr>
          <w:p w14:paraId="5173D150" w14:textId="53FAE1AE" w:rsidR="0026505D" w:rsidRPr="00BB7730" w:rsidRDefault="0026505D" w:rsidP="0026505D">
            <w:pPr>
              <w:jc w:val="both"/>
              <w:rPr>
                <w:ins w:id="14325" w:author="Xuning Wei12232" w:date="2026-07-27T20:37:00Z"/>
                <w:rFonts w:ascii="Times New Roman" w:eastAsia="仿宋_GB2312" w:hAnsi="Times New Roman" w:cs="Times New Roman"/>
                <w:color w:val="auto"/>
                <w:sz w:val="18"/>
                <w:szCs w:val="18"/>
                <w:lang w:eastAsia="zh-CN" w:bidi="ar"/>
              </w:rPr>
            </w:pPr>
            <w:ins w:id="14326" w:author="Xuning Wei12232" w:date="2026-07-27T20:45: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4327" w:author="Xuning Wei12232" w:date="2026-07-27T21:00:00Z">
              <w:tcPr>
                <w:tcW w:w="397" w:type="pct"/>
                <w:gridSpan w:val="3"/>
                <w:vAlign w:val="center"/>
              </w:tcPr>
            </w:tcPrChange>
          </w:tcPr>
          <w:p w14:paraId="175B7B7F" w14:textId="77777777" w:rsidR="0026505D" w:rsidRPr="00BB7730" w:rsidRDefault="003E162E" w:rsidP="0026505D">
            <w:pPr>
              <w:jc w:val="both"/>
              <w:rPr>
                <w:ins w:id="14328" w:author="Xuning Wei12232" w:date="2026-07-27T20:37:00Z"/>
                <w:rFonts w:ascii="Times New Roman" w:eastAsia="仿宋_GB2312" w:hAnsi="Times New Roman" w:cs="Times New Roman"/>
                <w:b/>
                <w:color w:val="auto"/>
                <w:sz w:val="18"/>
                <w:szCs w:val="18"/>
                <w:lang w:eastAsia="zh-CN" w:bidi="ar"/>
              </w:rPr>
            </w:pPr>
            <w:customXmlInsRangeStart w:id="14329" w:author="Xuning Wei12232" w:date="2026-07-27T20:45:00Z"/>
            <w:sdt>
              <w:sdtPr>
                <w:rPr>
                  <w:rFonts w:ascii="Times New Roman" w:eastAsia="仿宋_GB2312" w:hAnsi="Times New Roman" w:cs="Times New Roman"/>
                  <w:color w:val="auto"/>
                  <w:sz w:val="18"/>
                  <w:szCs w:val="18"/>
                  <w:lang w:eastAsia="zh-CN" w:bidi="ar"/>
                </w:rPr>
                <w:id w:val="-1625766361"/>
                <w14:checkbox>
                  <w14:checked w14:val="1"/>
                  <w14:checkedState w14:val="2612" w14:font="MS Gothic"/>
                  <w14:uncheckedState w14:val="2610" w14:font="MS Gothic"/>
                </w14:checkbox>
              </w:sdtPr>
              <w:sdtEndPr/>
              <w:sdtContent>
                <w:customXmlInsRangeEnd w:id="14329"/>
                <w:ins w:id="14330" w:author="Xuning Wei12232" w:date="2026-07-27T20:45:00Z">
                  <w:r w:rsidR="0026505D" w:rsidRPr="00BB7730">
                    <w:rPr>
                      <w:rFonts w:ascii="Segoe UI Symbol" w:eastAsia="MS Gothic" w:hAnsi="Segoe UI Symbol" w:cs="Segoe UI Symbol"/>
                      <w:color w:val="auto"/>
                      <w:sz w:val="18"/>
                      <w:szCs w:val="18"/>
                      <w:lang w:eastAsia="zh-CN" w:bidi="ar"/>
                    </w:rPr>
                    <w:t>☒</w:t>
                  </w:r>
                </w:ins>
                <w:customXmlInsRangeStart w:id="14331" w:author="Xuning Wei12232" w:date="2026-07-27T20:45:00Z"/>
              </w:sdtContent>
            </w:sdt>
            <w:customXmlInsRangeEnd w:id="14331"/>
            <w:ins w:id="14332" w:author="Xuning Wei12232" w:date="2026-07-27T20:45: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4333" w:author="Xuning Wei12232" w:date="2026-07-27T21:00:00Z">
              <w:tcPr>
                <w:tcW w:w="397" w:type="pct"/>
                <w:gridSpan w:val="2"/>
                <w:vAlign w:val="center"/>
              </w:tcPr>
            </w:tcPrChange>
          </w:tcPr>
          <w:p w14:paraId="0920D07B" w14:textId="2264FD70" w:rsidR="0026505D" w:rsidRPr="00BB7730" w:rsidRDefault="003E162E" w:rsidP="0026505D">
            <w:pPr>
              <w:jc w:val="both"/>
              <w:rPr>
                <w:ins w:id="14334" w:author="Xuning Wei12232" w:date="2026-07-27T20:37:00Z"/>
                <w:rFonts w:ascii="Times New Roman" w:eastAsia="仿宋_GB2312" w:hAnsi="Times New Roman" w:cs="Times New Roman"/>
                <w:color w:val="auto"/>
                <w:sz w:val="18"/>
                <w:szCs w:val="18"/>
                <w:lang w:eastAsia="zh-CN" w:bidi="ar"/>
              </w:rPr>
            </w:pPr>
            <w:customXmlInsRangeStart w:id="14335" w:author="Xuning Wei12232" w:date="2026-07-27T20:45:00Z"/>
            <w:sdt>
              <w:sdtPr>
                <w:rPr>
                  <w:rFonts w:ascii="Times New Roman" w:eastAsia="仿宋_GB2312" w:hAnsi="Times New Roman" w:cs="Times New Roman"/>
                  <w:color w:val="auto"/>
                  <w:sz w:val="18"/>
                  <w:szCs w:val="18"/>
                  <w:lang w:eastAsia="zh-CN" w:bidi="ar"/>
                </w:rPr>
                <w:id w:val="-977688833"/>
                <w14:checkbox>
                  <w14:checked w14:val="0"/>
                  <w14:checkedState w14:val="2612" w14:font="MS Gothic"/>
                  <w14:uncheckedState w14:val="2610" w14:font="MS Gothic"/>
                </w14:checkbox>
              </w:sdtPr>
              <w:sdtEndPr/>
              <w:sdtContent>
                <w:customXmlInsRangeEnd w:id="14335"/>
                <w:ins w:id="14336" w:author="Xuning Wei12232" w:date="2026-07-27T20:45:00Z">
                  <w:r w:rsidR="0026505D" w:rsidRPr="00BB7730">
                    <w:rPr>
                      <w:rFonts w:ascii="Segoe UI Symbol" w:eastAsia="仿宋_GB2312" w:hAnsi="Segoe UI Symbol" w:cs="Segoe UI Symbol"/>
                      <w:color w:val="auto"/>
                      <w:sz w:val="18"/>
                      <w:szCs w:val="18"/>
                      <w:lang w:eastAsia="zh-CN" w:bidi="ar"/>
                    </w:rPr>
                    <w:t>☐</w:t>
                  </w:r>
                </w:ins>
                <w:customXmlInsRangeStart w:id="14337" w:author="Xuning Wei12232" w:date="2026-07-27T20:45:00Z"/>
              </w:sdtContent>
            </w:sdt>
            <w:customXmlInsRangeEnd w:id="14337"/>
            <w:ins w:id="14338" w:author="Xuning Wei12232" w:date="2026-07-27T20:45: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4339" w:author="Xuning Wei12232" w:date="2026-07-27T21:00:00Z">
              <w:tcPr>
                <w:tcW w:w="988" w:type="pct"/>
                <w:vMerge w:val="restart"/>
                <w:vAlign w:val="center"/>
              </w:tcPr>
            </w:tcPrChange>
          </w:tcPr>
          <w:p w14:paraId="10EEDF9D" w14:textId="77777777" w:rsidR="0026505D" w:rsidRPr="00BB7730" w:rsidRDefault="003E162E" w:rsidP="0026505D">
            <w:pPr>
              <w:jc w:val="both"/>
              <w:rPr>
                <w:ins w:id="14340" w:author="Xuning Wei12232" w:date="2026-07-27T20:45:00Z"/>
                <w:rFonts w:ascii="Times New Roman" w:eastAsia="仿宋_GB2312" w:hAnsi="Times New Roman" w:cs="Times New Roman"/>
                <w:color w:val="auto"/>
                <w:sz w:val="18"/>
                <w:szCs w:val="18"/>
                <w:u w:val="single"/>
                <w:lang w:eastAsia="zh-CN" w:bidi="ar"/>
              </w:rPr>
            </w:pPr>
            <w:customXmlInsRangeStart w:id="14341" w:author="Xuning Wei12232" w:date="2026-07-27T20:45:00Z"/>
            <w:sdt>
              <w:sdtPr>
                <w:rPr>
                  <w:rFonts w:ascii="Times New Roman" w:eastAsia="仿宋_GB2312" w:hAnsi="Times New Roman" w:cs="Times New Roman"/>
                  <w:b/>
                  <w:color w:val="auto"/>
                  <w:sz w:val="18"/>
                  <w:szCs w:val="18"/>
                  <w:lang w:eastAsia="zh-CN" w:bidi="ar"/>
                </w:rPr>
                <w:id w:val="-319350120"/>
                <w14:checkbox>
                  <w14:checked w14:val="0"/>
                  <w14:checkedState w14:val="2612" w14:font="MS Gothic"/>
                  <w14:uncheckedState w14:val="2610" w14:font="MS Gothic"/>
                </w14:checkbox>
              </w:sdtPr>
              <w:sdtEndPr/>
              <w:sdtContent>
                <w:customXmlInsRangeEnd w:id="14341"/>
                <w:ins w:id="14342"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343" w:author="Xuning Wei12232" w:date="2026-07-27T20:45:00Z"/>
              </w:sdtContent>
            </w:sdt>
            <w:customXmlInsRangeEnd w:id="14343"/>
            <w:ins w:id="14344"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37055304" w14:textId="77777777" w:rsidR="0026505D" w:rsidRPr="00BB7730" w:rsidRDefault="003E162E" w:rsidP="0026505D">
            <w:pPr>
              <w:jc w:val="both"/>
              <w:rPr>
                <w:ins w:id="14345" w:author="Xuning Wei12232" w:date="2026-07-27T20:45:00Z"/>
                <w:rFonts w:ascii="Times New Roman" w:eastAsia="仿宋_GB2312" w:hAnsi="Times New Roman" w:cs="Times New Roman"/>
                <w:color w:val="auto"/>
                <w:sz w:val="18"/>
                <w:szCs w:val="18"/>
                <w:u w:val="single"/>
                <w:lang w:eastAsia="zh-CN" w:bidi="ar"/>
              </w:rPr>
            </w:pPr>
            <w:customXmlInsRangeStart w:id="14346" w:author="Xuning Wei12232" w:date="2026-07-27T20:45:00Z"/>
            <w:sdt>
              <w:sdtPr>
                <w:rPr>
                  <w:rFonts w:ascii="Times New Roman" w:eastAsia="仿宋_GB2312" w:hAnsi="Times New Roman" w:cs="Times New Roman"/>
                  <w:b/>
                  <w:color w:val="auto"/>
                  <w:sz w:val="18"/>
                  <w:szCs w:val="18"/>
                  <w:lang w:eastAsia="zh-CN" w:bidi="ar"/>
                </w:rPr>
                <w:id w:val="2011794327"/>
                <w14:checkbox>
                  <w14:checked w14:val="1"/>
                  <w14:checkedState w14:val="2612" w14:font="MS Gothic"/>
                  <w14:uncheckedState w14:val="2610" w14:font="MS Gothic"/>
                </w14:checkbox>
              </w:sdtPr>
              <w:sdtEndPr/>
              <w:sdtContent>
                <w:customXmlInsRangeEnd w:id="14346"/>
                <w:ins w:id="14347"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348" w:author="Xuning Wei12232" w:date="2026-07-27T20:45:00Z"/>
              </w:sdtContent>
            </w:sdt>
            <w:customXmlInsRangeEnd w:id="14348"/>
            <w:ins w:id="14349"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624E9725" w14:textId="77777777" w:rsidR="0026505D" w:rsidRPr="00BB7730" w:rsidRDefault="003E162E" w:rsidP="0026505D">
            <w:pPr>
              <w:jc w:val="both"/>
              <w:rPr>
                <w:ins w:id="14350" w:author="Xuning Wei12232" w:date="2026-07-27T20:45:00Z"/>
                <w:rFonts w:ascii="Times New Roman" w:eastAsia="仿宋_GB2312" w:hAnsi="Times New Roman" w:cs="Times New Roman"/>
                <w:color w:val="auto"/>
                <w:sz w:val="18"/>
                <w:szCs w:val="18"/>
                <w:lang w:eastAsia="zh-CN" w:bidi="ar"/>
              </w:rPr>
            </w:pPr>
            <w:customXmlInsRangeStart w:id="14351" w:author="Xuning Wei12232" w:date="2026-07-27T20:45:00Z"/>
            <w:sdt>
              <w:sdtPr>
                <w:rPr>
                  <w:rFonts w:ascii="Times New Roman" w:eastAsia="仿宋_GB2312" w:hAnsi="Times New Roman" w:cs="Times New Roman"/>
                  <w:b/>
                  <w:color w:val="auto"/>
                  <w:sz w:val="18"/>
                  <w:szCs w:val="18"/>
                  <w:lang w:eastAsia="zh-CN" w:bidi="ar"/>
                </w:rPr>
                <w:id w:val="1834402550"/>
                <w14:checkbox>
                  <w14:checked w14:val="0"/>
                  <w14:checkedState w14:val="2612" w14:font="MS Gothic"/>
                  <w14:uncheckedState w14:val="2610" w14:font="MS Gothic"/>
                </w14:checkbox>
              </w:sdtPr>
              <w:sdtEndPr/>
              <w:sdtContent>
                <w:customXmlInsRangeEnd w:id="14351"/>
                <w:ins w:id="14352"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353" w:author="Xuning Wei12232" w:date="2026-07-27T20:45:00Z"/>
              </w:sdtContent>
            </w:sdt>
            <w:customXmlInsRangeEnd w:id="14353"/>
            <w:ins w:id="14354" w:author="Xuning Wei12232" w:date="2026-07-27T20:45: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7C094659" w14:textId="77777777" w:rsidR="0026505D" w:rsidRPr="00BB7730" w:rsidRDefault="003E162E" w:rsidP="0026505D">
            <w:pPr>
              <w:jc w:val="both"/>
              <w:rPr>
                <w:ins w:id="14355" w:author="Xuning Wei12232" w:date="2026-07-27T20:45:00Z"/>
                <w:rFonts w:ascii="Times New Roman" w:eastAsia="仿宋_GB2312" w:hAnsi="Times New Roman" w:cs="Times New Roman"/>
                <w:color w:val="auto"/>
                <w:sz w:val="18"/>
                <w:szCs w:val="18"/>
                <w:u w:val="single"/>
                <w:lang w:eastAsia="zh-CN" w:bidi="ar"/>
              </w:rPr>
            </w:pPr>
            <w:customXmlInsRangeStart w:id="14356" w:author="Xuning Wei12232" w:date="2026-07-27T20:45:00Z"/>
            <w:sdt>
              <w:sdtPr>
                <w:rPr>
                  <w:rFonts w:ascii="Times New Roman" w:eastAsia="仿宋_GB2312" w:hAnsi="Times New Roman" w:cs="Times New Roman"/>
                  <w:b/>
                  <w:color w:val="auto"/>
                  <w:sz w:val="18"/>
                  <w:szCs w:val="18"/>
                  <w:lang w:eastAsia="zh-CN" w:bidi="ar"/>
                </w:rPr>
                <w:id w:val="-1344853683"/>
                <w14:checkbox>
                  <w14:checked w14:val="1"/>
                  <w14:checkedState w14:val="2612" w14:font="MS Gothic"/>
                  <w14:uncheckedState w14:val="2610" w14:font="MS Gothic"/>
                </w14:checkbox>
              </w:sdtPr>
              <w:sdtEndPr/>
              <w:sdtContent>
                <w:customXmlInsRangeEnd w:id="14356"/>
                <w:ins w:id="14357"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358" w:author="Xuning Wei12232" w:date="2026-07-27T20:45:00Z"/>
              </w:sdtContent>
            </w:sdt>
            <w:customXmlInsRangeEnd w:id="14358"/>
            <w:ins w:id="14359" w:author="Xuning Wei12232" w:date="2026-07-27T20:45: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4AEAA38C" w14:textId="0ADCB15B" w:rsidR="0026505D" w:rsidRPr="00BB7730" w:rsidRDefault="003E162E" w:rsidP="0026505D">
            <w:pPr>
              <w:jc w:val="both"/>
              <w:rPr>
                <w:ins w:id="14360" w:author="Xuning Wei12232" w:date="2026-07-27T20:37:00Z"/>
                <w:rFonts w:ascii="Times New Roman" w:eastAsia="仿宋_GB2312" w:hAnsi="Times New Roman" w:cs="Times New Roman"/>
                <w:b/>
                <w:color w:val="auto"/>
                <w:sz w:val="20"/>
                <w:szCs w:val="20"/>
                <w:lang w:eastAsia="zh-CN" w:bidi="ar"/>
              </w:rPr>
            </w:pPr>
            <w:customXmlInsRangeStart w:id="14361" w:author="Xuning Wei12232" w:date="2026-07-27T20:45:00Z"/>
            <w:sdt>
              <w:sdtPr>
                <w:rPr>
                  <w:rFonts w:ascii="Times New Roman" w:eastAsia="仿宋_GB2312" w:hAnsi="Times New Roman" w:cs="Times New Roman"/>
                  <w:b/>
                  <w:color w:val="auto"/>
                  <w:sz w:val="18"/>
                  <w:szCs w:val="18"/>
                  <w:lang w:eastAsia="zh-CN" w:bidi="ar"/>
                </w:rPr>
                <w:id w:val="-1275092654"/>
                <w14:checkbox>
                  <w14:checked w14:val="1"/>
                  <w14:checkedState w14:val="2612" w14:font="MS Gothic"/>
                  <w14:uncheckedState w14:val="2610" w14:font="MS Gothic"/>
                </w14:checkbox>
              </w:sdtPr>
              <w:sdtEndPr/>
              <w:sdtContent>
                <w:customXmlInsRangeEnd w:id="14361"/>
                <w:ins w:id="14362" w:author="Xuning Wei12232" w:date="2026-07-27T20:45:00Z">
                  <w:r w:rsidR="0026505D" w:rsidRPr="00BB7730">
                    <w:rPr>
                      <w:rFonts w:ascii="Segoe UI Symbol" w:eastAsia="仿宋_GB2312" w:hAnsi="Segoe UI Symbol" w:cs="Segoe UI Symbol"/>
                      <w:b/>
                      <w:color w:val="auto"/>
                      <w:sz w:val="18"/>
                      <w:szCs w:val="18"/>
                      <w:lang w:eastAsia="zh-CN" w:bidi="ar"/>
                      <w:rPrChange w:id="14363" w:author="He Han" w:date="2026-10-13T14:12:00Z">
                        <w:rPr>
                          <w:rFonts w:ascii="Segoe UI Symbol" w:eastAsia="仿宋_GB2312" w:hAnsi="Segoe UI Symbol" w:cs="Segoe UI Symbol"/>
                          <w:color w:val="auto"/>
                          <w:sz w:val="18"/>
                          <w:szCs w:val="18"/>
                          <w:lang w:eastAsia="zh-CN" w:bidi="ar"/>
                        </w:rPr>
                      </w:rPrChange>
                    </w:rPr>
                    <w:t>☒</w:t>
                  </w:r>
                </w:ins>
                <w:customXmlInsRangeStart w:id="14364" w:author="Xuning Wei12232" w:date="2026-07-27T20:45:00Z"/>
              </w:sdtContent>
            </w:sdt>
            <w:customXmlInsRangeEnd w:id="14364"/>
            <w:ins w:id="14365" w:author="Xuning Wei12232" w:date="2026-07-27T20:45:00Z">
              <w:r w:rsidR="0026505D" w:rsidRPr="00BB7730">
                <w:rPr>
                  <w:rFonts w:ascii="Times New Roman" w:eastAsia="仿宋_GB2312" w:hAnsi="Times New Roman" w:cs="Times New Roman"/>
                  <w:b/>
                  <w:color w:val="auto"/>
                  <w:sz w:val="18"/>
                  <w:szCs w:val="18"/>
                  <w:lang w:eastAsia="zh-CN" w:bidi="ar"/>
                  <w:rPrChange w:id="14366" w:author="He Han" w:date="2026-10-13T14:12:00Z">
                    <w:rPr>
                      <w:rFonts w:ascii="Times New Roman" w:eastAsia="仿宋_GB2312" w:hAnsi="Times New Roman" w:cs="Times New Roman"/>
                      <w:color w:val="auto"/>
                      <w:sz w:val="18"/>
                      <w:szCs w:val="18"/>
                      <w:lang w:eastAsia="zh-CN" w:bidi="ar"/>
                    </w:rPr>
                  </w:rPrChange>
                </w:rPr>
                <w:t xml:space="preserve"> </w:t>
              </w:r>
              <w:r w:rsidR="0026505D" w:rsidRPr="00BB7730">
                <w:rPr>
                  <w:rFonts w:ascii="Times New Roman" w:eastAsia="仿宋_GB2312" w:hAnsi="Times New Roman" w:cs="Times New Roman"/>
                  <w:color w:val="auto"/>
                  <w:sz w:val="18"/>
                  <w:szCs w:val="18"/>
                  <w:lang w:eastAsia="zh-CN" w:bidi="ar"/>
                </w:rPr>
                <w:t>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t>
              </w:r>
            </w:ins>
          </w:p>
        </w:tc>
      </w:tr>
      <w:tr w:rsidR="0026505D" w:rsidRPr="00BB7730" w14:paraId="6753AE16" w14:textId="77777777" w:rsidTr="00770B21">
        <w:trPr>
          <w:trHeight w:val="2986"/>
          <w:ins w:id="14367" w:author="Xuning Wei12232" w:date="2026-07-27T20:37:00Z"/>
          <w:trPrChange w:id="14368" w:author="Xuning Wei12232" w:date="2026-07-27T20:59:00Z">
            <w:trPr>
              <w:trHeight w:val="2986"/>
            </w:trPr>
          </w:trPrChange>
        </w:trPr>
        <w:tc>
          <w:tcPr>
            <w:tcW w:w="269" w:type="pct"/>
            <w:vMerge/>
            <w:shd w:val="clear" w:color="auto" w:fill="FFFFFF" w:themeFill="background1"/>
            <w:vAlign w:val="center"/>
            <w:tcPrChange w:id="14369" w:author="Xuning Wei12232" w:date="2026-07-27T20:59:00Z">
              <w:tcPr>
                <w:tcW w:w="269" w:type="pct"/>
                <w:gridSpan w:val="3"/>
                <w:vMerge/>
                <w:shd w:val="clear" w:color="auto" w:fill="FFFFFF" w:themeFill="background1"/>
                <w:vAlign w:val="center"/>
              </w:tcPr>
            </w:tcPrChange>
          </w:tcPr>
          <w:p w14:paraId="2A9DF8BF" w14:textId="77777777" w:rsidR="0026505D" w:rsidRPr="00BB7730" w:rsidRDefault="0026505D" w:rsidP="0026505D">
            <w:pPr>
              <w:jc w:val="both"/>
              <w:rPr>
                <w:ins w:id="14370" w:author="Xuning Wei12232" w:date="2026-07-27T20:37: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4371" w:author="Xuning Wei12232" w:date="2026-07-27T20:59:00Z">
              <w:tcPr>
                <w:tcW w:w="1365" w:type="pct"/>
                <w:gridSpan w:val="3"/>
                <w:vMerge/>
                <w:shd w:val="clear" w:color="auto" w:fill="FFFFFF" w:themeFill="background1"/>
                <w:vAlign w:val="center"/>
              </w:tcPr>
            </w:tcPrChange>
          </w:tcPr>
          <w:p w14:paraId="095C92E1" w14:textId="77777777" w:rsidR="0026505D" w:rsidRPr="00BB7730" w:rsidRDefault="0026505D" w:rsidP="0026505D">
            <w:pPr>
              <w:jc w:val="both"/>
              <w:rPr>
                <w:ins w:id="14372" w:author="Xuning Wei12232" w:date="2026-07-27T20:43:00Z"/>
                <w:rFonts w:ascii="Times New Roman" w:eastAsia="等线" w:hAnsi="Times New Roman" w:cs="Times New Roman"/>
                <w:color w:val="0000FF"/>
                <w:sz w:val="18"/>
                <w:szCs w:val="18"/>
                <w:lang w:eastAsia="zh-CN"/>
              </w:rPr>
            </w:pPr>
          </w:p>
        </w:tc>
        <w:tc>
          <w:tcPr>
            <w:tcW w:w="842" w:type="pct"/>
            <w:vMerge/>
            <w:shd w:val="clear" w:color="auto" w:fill="FFFFFF" w:themeFill="background1"/>
            <w:vAlign w:val="center"/>
            <w:tcPrChange w:id="14373" w:author="Xuning Wei12232" w:date="2026-07-27T20:59:00Z">
              <w:tcPr>
                <w:tcW w:w="842" w:type="pct"/>
                <w:gridSpan w:val="3"/>
                <w:vMerge/>
                <w:shd w:val="clear" w:color="auto" w:fill="FFFFFF" w:themeFill="background1"/>
                <w:vAlign w:val="center"/>
              </w:tcPr>
            </w:tcPrChange>
          </w:tcPr>
          <w:p w14:paraId="3F7B6CE6" w14:textId="77777777" w:rsidR="0026505D" w:rsidRPr="00BB7730" w:rsidRDefault="0026505D" w:rsidP="0026505D">
            <w:pPr>
              <w:jc w:val="both"/>
              <w:rPr>
                <w:ins w:id="14374"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4375" w:author="Xuning Wei12232" w:date="2026-07-27T20:59:00Z">
              <w:tcPr>
                <w:tcW w:w="346" w:type="pct"/>
                <w:gridSpan w:val="3"/>
                <w:vMerge/>
                <w:shd w:val="clear" w:color="auto" w:fill="FFFFFF" w:themeFill="background1"/>
                <w:vAlign w:val="center"/>
              </w:tcPr>
            </w:tcPrChange>
          </w:tcPr>
          <w:p w14:paraId="7D0D7F01" w14:textId="77777777" w:rsidR="0026505D" w:rsidRPr="00BB7730" w:rsidRDefault="0026505D" w:rsidP="0026505D">
            <w:pPr>
              <w:jc w:val="both"/>
              <w:rPr>
                <w:ins w:id="14376"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14377" w:author="Xuning Wei12232" w:date="2026-07-27T20:59:00Z">
              <w:tcPr>
                <w:tcW w:w="396" w:type="pct"/>
                <w:gridSpan w:val="3"/>
                <w:vMerge/>
                <w:shd w:val="clear" w:color="auto" w:fill="FFFFFF" w:themeFill="background1"/>
                <w:vAlign w:val="center"/>
              </w:tcPr>
            </w:tcPrChange>
          </w:tcPr>
          <w:p w14:paraId="09CE4633" w14:textId="77777777" w:rsidR="0026505D" w:rsidRPr="00BB7730" w:rsidRDefault="0026505D" w:rsidP="0026505D">
            <w:pPr>
              <w:jc w:val="both"/>
              <w:rPr>
                <w:ins w:id="14378"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14379" w:author="Xuning Wei12232" w:date="2026-07-27T20:59:00Z">
              <w:tcPr>
                <w:tcW w:w="397" w:type="pct"/>
                <w:gridSpan w:val="3"/>
                <w:vAlign w:val="center"/>
              </w:tcPr>
            </w:tcPrChange>
          </w:tcPr>
          <w:p w14:paraId="6B740EBB" w14:textId="77777777" w:rsidR="0026505D" w:rsidRPr="00BB7730" w:rsidRDefault="003E162E" w:rsidP="0026505D">
            <w:pPr>
              <w:jc w:val="both"/>
              <w:rPr>
                <w:ins w:id="14380" w:author="Xuning Wei12232" w:date="2026-07-27T20:49:00Z"/>
                <w:rFonts w:ascii="Times New Roman" w:eastAsia="仿宋_GB2312" w:hAnsi="Times New Roman" w:cs="Times New Roman"/>
                <w:color w:val="auto"/>
                <w:sz w:val="18"/>
                <w:szCs w:val="18"/>
                <w:lang w:eastAsia="zh-CN" w:bidi="ar"/>
              </w:rPr>
            </w:pPr>
            <w:customXmlInsRangeStart w:id="14381" w:author="Xuning Wei12232" w:date="2026-07-27T20:49:00Z"/>
            <w:sdt>
              <w:sdtPr>
                <w:rPr>
                  <w:rFonts w:ascii="Times New Roman" w:eastAsia="仿宋_GB2312" w:hAnsi="Times New Roman" w:cs="Times New Roman"/>
                  <w:b/>
                  <w:color w:val="auto"/>
                  <w:sz w:val="18"/>
                  <w:szCs w:val="18"/>
                  <w:lang w:eastAsia="zh-CN" w:bidi="ar"/>
                </w:rPr>
                <w:id w:val="580101056"/>
                <w14:checkbox>
                  <w14:checked w14:val="0"/>
                  <w14:checkedState w14:val="2612" w14:font="MS Gothic"/>
                  <w14:uncheckedState w14:val="2610" w14:font="MS Gothic"/>
                </w14:checkbox>
              </w:sdtPr>
              <w:sdtEndPr/>
              <w:sdtContent>
                <w:customXmlInsRangeEnd w:id="14381"/>
                <w:ins w:id="14382"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383" w:author="Xuning Wei12232" w:date="2026-07-27T20:49:00Z"/>
              </w:sdtContent>
            </w:sdt>
            <w:customXmlInsRangeEnd w:id="14383"/>
            <w:ins w:id="14384" w:author="Xuning Wei12232" w:date="2026-07-27T20:49:00Z">
              <w:r w:rsidR="0026505D" w:rsidRPr="00BB7730">
                <w:rPr>
                  <w:rFonts w:ascii="Times New Roman" w:eastAsia="仿宋_GB2312" w:hAnsi="Times New Roman" w:cs="Times New Roman"/>
                  <w:color w:val="auto"/>
                  <w:sz w:val="18"/>
                  <w:szCs w:val="18"/>
                  <w:lang w:eastAsia="zh-CN" w:bidi="ar"/>
                </w:rPr>
                <w:t xml:space="preserve"> High</w:t>
              </w:r>
            </w:ins>
          </w:p>
          <w:p w14:paraId="5E660402" w14:textId="77777777" w:rsidR="0026505D" w:rsidRPr="00BB7730" w:rsidRDefault="003E162E" w:rsidP="0026505D">
            <w:pPr>
              <w:jc w:val="both"/>
              <w:rPr>
                <w:ins w:id="14385" w:author="Xuning Wei12232" w:date="2026-07-27T20:49:00Z"/>
                <w:rFonts w:ascii="Times New Roman" w:eastAsia="仿宋_GB2312" w:hAnsi="Times New Roman" w:cs="Times New Roman"/>
                <w:color w:val="auto"/>
                <w:sz w:val="18"/>
                <w:szCs w:val="18"/>
                <w:lang w:eastAsia="zh-CN" w:bidi="ar"/>
              </w:rPr>
            </w:pPr>
            <w:customXmlInsRangeStart w:id="14386" w:author="Xuning Wei12232" w:date="2026-07-27T20:49:00Z"/>
            <w:sdt>
              <w:sdtPr>
                <w:rPr>
                  <w:rFonts w:ascii="Times New Roman" w:eastAsia="仿宋_GB2312" w:hAnsi="Times New Roman" w:cs="Times New Roman"/>
                  <w:b/>
                  <w:color w:val="auto"/>
                  <w:sz w:val="18"/>
                  <w:szCs w:val="18"/>
                  <w:lang w:eastAsia="zh-CN" w:bidi="ar"/>
                </w:rPr>
                <w:id w:val="1857071686"/>
                <w14:checkbox>
                  <w14:checked w14:val="0"/>
                  <w14:checkedState w14:val="2612" w14:font="MS Gothic"/>
                  <w14:uncheckedState w14:val="2610" w14:font="MS Gothic"/>
                </w14:checkbox>
              </w:sdtPr>
              <w:sdtEndPr/>
              <w:sdtContent>
                <w:customXmlInsRangeEnd w:id="14386"/>
                <w:ins w:id="14387"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388" w:author="Xuning Wei12232" w:date="2026-07-27T20:49:00Z"/>
              </w:sdtContent>
            </w:sdt>
            <w:customXmlInsRangeEnd w:id="14388"/>
            <w:ins w:id="14389" w:author="Xuning Wei12232" w:date="2026-07-27T20:49: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165A5469" w14:textId="0AB4A61C" w:rsidR="0026505D" w:rsidRPr="00BB7730" w:rsidRDefault="003E162E" w:rsidP="0026505D">
            <w:pPr>
              <w:jc w:val="both"/>
              <w:rPr>
                <w:ins w:id="14390" w:author="Xuning Wei12232" w:date="2026-07-27T20:45:00Z"/>
                <w:rFonts w:ascii="Times New Roman" w:eastAsia="仿宋_GB2312" w:hAnsi="Times New Roman" w:cs="Times New Roman"/>
                <w:color w:val="auto"/>
                <w:sz w:val="18"/>
                <w:szCs w:val="18"/>
                <w:lang w:eastAsia="zh-CN" w:bidi="ar"/>
              </w:rPr>
            </w:pPr>
            <w:customXmlInsRangeStart w:id="14391" w:author="Xuning Wei12232" w:date="2026-07-27T20:49:00Z"/>
            <w:sdt>
              <w:sdtPr>
                <w:rPr>
                  <w:rFonts w:ascii="Times New Roman" w:eastAsia="仿宋_GB2312" w:hAnsi="Times New Roman" w:cs="Times New Roman"/>
                  <w:b/>
                  <w:color w:val="auto"/>
                  <w:sz w:val="18"/>
                  <w:szCs w:val="18"/>
                  <w:lang w:eastAsia="zh-CN" w:bidi="ar"/>
                </w:rPr>
                <w:id w:val="-1313325373"/>
                <w14:checkbox>
                  <w14:checked w14:val="1"/>
                  <w14:checkedState w14:val="2612" w14:font="MS Gothic"/>
                  <w14:uncheckedState w14:val="2610" w14:font="MS Gothic"/>
                </w14:checkbox>
              </w:sdtPr>
              <w:sdtEndPr/>
              <w:sdtContent>
                <w:customXmlInsRangeEnd w:id="14391"/>
                <w:ins w:id="14392"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393" w:author="Xuning Wei12232" w:date="2026-07-27T20:49:00Z"/>
              </w:sdtContent>
            </w:sdt>
            <w:customXmlInsRangeEnd w:id="14393"/>
            <w:ins w:id="14394" w:author="Xuning Wei12232" w:date="2026-07-27T20:49: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4395" w:author="Xuning Wei12232" w:date="2026-07-27T20:59:00Z">
              <w:tcPr>
                <w:tcW w:w="397" w:type="pct"/>
                <w:gridSpan w:val="2"/>
                <w:vAlign w:val="center"/>
              </w:tcPr>
            </w:tcPrChange>
          </w:tcPr>
          <w:p w14:paraId="4967B751" w14:textId="4F552A6E" w:rsidR="0026505D" w:rsidRPr="00BB7730" w:rsidRDefault="0026505D" w:rsidP="0026505D">
            <w:pPr>
              <w:jc w:val="both"/>
              <w:rPr>
                <w:ins w:id="14396" w:author="Xuning Wei12232" w:date="2026-07-27T20:45:00Z"/>
                <w:rFonts w:ascii="Times New Roman" w:eastAsia="仿宋_GB2312" w:hAnsi="Times New Roman" w:cs="Times New Roman"/>
                <w:color w:val="auto"/>
                <w:sz w:val="18"/>
                <w:szCs w:val="18"/>
                <w:lang w:eastAsia="zh-CN" w:bidi="ar"/>
              </w:rPr>
            </w:pPr>
            <w:ins w:id="14397" w:author="Xuning Wei12232" w:date="2026-07-27T20:49: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4398" w:author="Xuning Wei12232" w:date="2026-07-27T20:59:00Z">
              <w:tcPr>
                <w:tcW w:w="988" w:type="pct"/>
                <w:vMerge/>
                <w:vAlign w:val="center"/>
              </w:tcPr>
            </w:tcPrChange>
          </w:tcPr>
          <w:p w14:paraId="2AF07F62" w14:textId="77777777" w:rsidR="0026505D" w:rsidRPr="00BB7730" w:rsidRDefault="0026505D" w:rsidP="0026505D">
            <w:pPr>
              <w:jc w:val="both"/>
              <w:rPr>
                <w:ins w:id="14399" w:author="Xuning Wei12232" w:date="2026-07-27T20:45:00Z"/>
                <w:rFonts w:ascii="Times New Roman" w:eastAsia="仿宋_GB2312" w:hAnsi="Times New Roman" w:cs="Times New Roman"/>
                <w:b/>
                <w:color w:val="auto"/>
                <w:sz w:val="18"/>
                <w:szCs w:val="18"/>
                <w:lang w:eastAsia="zh-CN" w:bidi="ar"/>
              </w:rPr>
            </w:pPr>
          </w:p>
        </w:tc>
      </w:tr>
      <w:tr w:rsidR="0026505D" w:rsidRPr="00BB7730" w14:paraId="4DB5CD23" w14:textId="77777777" w:rsidTr="00770B21">
        <w:trPr>
          <w:trHeight w:val="2861"/>
          <w:ins w:id="14400" w:author="Xuning Wei12232" w:date="2026-07-27T20:37:00Z"/>
          <w:trPrChange w:id="14401" w:author="Xuning Wei12232" w:date="2026-07-27T20:59:00Z">
            <w:trPr>
              <w:trHeight w:val="2861"/>
            </w:trPr>
          </w:trPrChange>
        </w:trPr>
        <w:tc>
          <w:tcPr>
            <w:tcW w:w="269" w:type="pct"/>
            <w:vMerge w:val="restart"/>
            <w:shd w:val="clear" w:color="auto" w:fill="FFFFFF" w:themeFill="background1"/>
            <w:vAlign w:val="center"/>
            <w:tcPrChange w:id="14402" w:author="Xuning Wei12232" w:date="2026-07-27T20:59:00Z">
              <w:tcPr>
                <w:tcW w:w="269" w:type="pct"/>
                <w:gridSpan w:val="3"/>
                <w:vMerge w:val="restart"/>
                <w:shd w:val="clear" w:color="auto" w:fill="FFFFFF" w:themeFill="background1"/>
                <w:vAlign w:val="center"/>
              </w:tcPr>
            </w:tcPrChange>
          </w:tcPr>
          <w:p w14:paraId="1AD5042B" w14:textId="5F8E65E9" w:rsidR="0026505D" w:rsidRPr="00BB7730" w:rsidRDefault="0026505D">
            <w:pPr>
              <w:jc w:val="center"/>
              <w:rPr>
                <w:ins w:id="14403" w:author="Xuning Wei12232" w:date="2026-07-27T20:37:00Z"/>
                <w:rFonts w:ascii="Times New Roman" w:eastAsia="仿宋_GB2312" w:hAnsi="Times New Roman" w:cs="Times New Roman"/>
                <w:color w:val="auto"/>
                <w:sz w:val="20"/>
                <w:szCs w:val="20"/>
                <w:lang w:eastAsia="zh-CN" w:bidi="ar"/>
              </w:rPr>
              <w:pPrChange w:id="14404" w:author="Xuning Wei12232" w:date="2026-07-27T20:49:00Z">
                <w:pPr>
                  <w:jc w:val="both"/>
                </w:pPr>
              </w:pPrChange>
            </w:pPr>
            <w:ins w:id="14405" w:author="Xuning Wei12232" w:date="2026-07-27T20:49:00Z">
              <w:r w:rsidRPr="00BB7730">
                <w:rPr>
                  <w:rFonts w:ascii="Times New Roman" w:eastAsia="仿宋_GB2312" w:hAnsi="Times New Roman" w:cs="Times New Roman"/>
                  <w:color w:val="auto"/>
                  <w:sz w:val="20"/>
                  <w:szCs w:val="20"/>
                  <w:lang w:eastAsia="zh-CN" w:bidi="ar"/>
                </w:rPr>
                <w:lastRenderedPageBreak/>
                <w:t>13</w:t>
              </w:r>
            </w:ins>
          </w:p>
        </w:tc>
        <w:tc>
          <w:tcPr>
            <w:tcW w:w="1365" w:type="pct"/>
            <w:vMerge w:val="restart"/>
            <w:shd w:val="clear" w:color="auto" w:fill="FFFFFF" w:themeFill="background1"/>
            <w:vAlign w:val="center"/>
            <w:tcPrChange w:id="14406" w:author="Xuning Wei12232" w:date="2026-07-27T20:59:00Z">
              <w:tcPr>
                <w:tcW w:w="1365" w:type="pct"/>
                <w:gridSpan w:val="3"/>
                <w:vMerge w:val="restart"/>
                <w:shd w:val="clear" w:color="auto" w:fill="FFFFFF" w:themeFill="background1"/>
                <w:vAlign w:val="center"/>
              </w:tcPr>
            </w:tcPrChange>
          </w:tcPr>
          <w:p w14:paraId="1EF44F4D" w14:textId="1B61F410" w:rsidR="0026505D" w:rsidRPr="00BB7730" w:rsidRDefault="0026505D" w:rsidP="0026505D">
            <w:pPr>
              <w:jc w:val="both"/>
              <w:rPr>
                <w:ins w:id="14407" w:author="Xuning Wei12232" w:date="2026-07-27T20:42:00Z"/>
                <w:rFonts w:ascii="Times New Roman" w:eastAsia="等线" w:hAnsi="Times New Roman" w:cs="Times New Roman"/>
                <w:color w:val="000000" w:themeColor="text1"/>
                <w:sz w:val="18"/>
                <w:szCs w:val="18"/>
              </w:rPr>
            </w:pPr>
            <w:ins w:id="14408" w:author="Xuning Wei12232" w:date="2026-07-27T20:43:00Z">
              <w:r w:rsidRPr="00BB7730">
                <w:rPr>
                  <w:rFonts w:ascii="Times New Roman" w:eastAsia="等线" w:hAnsi="Times New Roman" w:cs="Times New Roman"/>
                  <w:color w:val="000000" w:themeColor="text1"/>
                  <w:sz w:val="18"/>
                  <w:szCs w:val="18"/>
                  <w:lang w:eastAsia="zh-CN"/>
                </w:rPr>
                <w:t>Fmoc-L-Ala-OH·H</w:t>
              </w:r>
              <w:r w:rsidRPr="00BB7730">
                <w:rPr>
                  <w:rFonts w:ascii="Times New Roman" w:eastAsia="等线" w:hAnsi="Times New Roman" w:cs="Times New Roman"/>
                  <w:color w:val="000000" w:themeColor="text1"/>
                  <w:sz w:val="18"/>
                  <w:szCs w:val="18"/>
                  <w:vertAlign w:val="subscript"/>
                  <w:lang w:eastAsia="zh-CN"/>
                </w:rPr>
                <w:t>2</w:t>
              </w:r>
              <w:r w:rsidRPr="00BB7730">
                <w:rPr>
                  <w:rFonts w:ascii="Times New Roman" w:eastAsia="等线" w:hAnsi="Times New Roman" w:cs="Times New Roman"/>
                  <w:color w:val="000000" w:themeColor="text1"/>
                  <w:sz w:val="18"/>
                  <w:szCs w:val="18"/>
                  <w:lang w:eastAsia="zh-CN"/>
                </w:rPr>
                <w:t>O</w:t>
              </w:r>
              <w:r w:rsidRPr="00BB7730">
                <w:rPr>
                  <w:rFonts w:ascii="Times New Roman" w:eastAsia="等线" w:hAnsi="Times New Roman" w:cs="Times New Roman"/>
                  <w:color w:val="000000" w:themeColor="text1"/>
                  <w:sz w:val="18"/>
                  <w:szCs w:val="18"/>
                </w:rPr>
                <w:t>.</w:t>
              </w:r>
            </w:ins>
            <w:ins w:id="14409" w:author="Xuning Wei12232" w:date="2026-07-27T20:42:00Z">
              <w:r w:rsidRPr="00BB7730">
                <w:rPr>
                  <w:rFonts w:ascii="Times New Roman" w:eastAsia="仿宋_GB2312" w:hAnsi="Times New Roman" w:cs="Times New Roman"/>
                  <w:color w:val="auto"/>
                  <w:sz w:val="18"/>
                  <w:szCs w:val="18"/>
                  <w:lang w:eastAsia="zh-CN"/>
                </w:rPr>
                <w:t xml:space="preserve"> activation and transfer</w:t>
              </w:r>
            </w:ins>
          </w:p>
          <w:p w14:paraId="790DAADA" w14:textId="188E7BB8" w:rsidR="0026505D" w:rsidRPr="00BB7730" w:rsidRDefault="0026505D" w:rsidP="0026505D">
            <w:pPr>
              <w:jc w:val="both"/>
              <w:rPr>
                <w:ins w:id="14410" w:author="Xuning Wei12232" w:date="2026-07-27T20:37:00Z"/>
                <w:rFonts w:ascii="Times New Roman" w:eastAsia="仿宋_GB2312" w:hAnsi="Times New Roman" w:cs="Times New Roman"/>
                <w:color w:val="auto"/>
                <w:sz w:val="20"/>
                <w:szCs w:val="20"/>
                <w:lang w:eastAsia="zh-CN" w:bidi="ar"/>
              </w:rPr>
            </w:pPr>
            <w:ins w:id="14411" w:author="Xuning Wei12232" w:date="2026-07-27T20:42: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5.0 V DMF (4.74</w:t>
              </w:r>
              <w:del w:id="14412" w:author="He Han" w:date="2026-10-27T15:58:00Z">
                <w:r w:rsidRPr="00BB7730" w:rsidDel="000B3A7E">
                  <w:rPr>
                    <w:rFonts w:ascii="Times New Roman" w:eastAsia="等线" w:hAnsi="Times New Roman" w:cs="Times New Roman"/>
                    <w:color w:val="000000" w:themeColor="text1"/>
                    <w:sz w:val="18"/>
                    <w:szCs w:val="18"/>
                    <w:lang w:eastAsia="zh-CN"/>
                  </w:rPr>
                  <w:delText>0</w:delText>
                </w:r>
              </w:del>
              <w:r w:rsidRPr="00BB7730">
                <w:rPr>
                  <w:rFonts w:ascii="Times New Roman" w:eastAsia="等线" w:hAnsi="Times New Roman" w:cs="Times New Roman"/>
                  <w:color w:val="000000" w:themeColor="text1"/>
                  <w:sz w:val="18"/>
                  <w:szCs w:val="18"/>
                  <w:lang w:eastAsia="zh-CN"/>
                </w:rPr>
                <w:t xml:space="preserve">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Start the stirrer. Then add 2.0 eq. </w:t>
              </w:r>
              <w:r w:rsidRPr="00BB7730">
                <w:rPr>
                  <w:rFonts w:ascii="Times New Roman" w:eastAsia="等线" w:hAnsi="Times New Roman" w:cs="Times New Roman"/>
                  <w:color w:val="000000" w:themeColor="text1"/>
                  <w:sz w:val="18"/>
                  <w:szCs w:val="18"/>
                  <w:lang w:eastAsia="zh-CN"/>
                </w:rPr>
                <w:t>Fmoc-L-Ala-OH·H</w:t>
              </w:r>
              <w:r w:rsidRPr="00BB7730">
                <w:rPr>
                  <w:rFonts w:ascii="Times New Roman" w:eastAsia="等线" w:hAnsi="Times New Roman" w:cs="Times New Roman"/>
                  <w:color w:val="000000" w:themeColor="text1"/>
                  <w:sz w:val="18"/>
                  <w:szCs w:val="18"/>
                  <w:vertAlign w:val="subscript"/>
                  <w:lang w:eastAsia="zh-CN"/>
                </w:rPr>
                <w:t>2</w:t>
              </w:r>
              <w:r w:rsidRPr="00BB7730">
                <w:rPr>
                  <w:rFonts w:ascii="Times New Roman" w:eastAsia="等线" w:hAnsi="Times New Roman" w:cs="Times New Roman"/>
                  <w:color w:val="000000" w:themeColor="text1"/>
                  <w:sz w:val="18"/>
                  <w:szCs w:val="18"/>
                  <w:lang w:eastAsia="zh-CN"/>
                </w:rPr>
                <w:t>O</w:t>
              </w:r>
              <w:r w:rsidRPr="00BB7730">
                <w:rPr>
                  <w:rFonts w:ascii="Times New Roman" w:eastAsia="等线" w:hAnsi="Times New Roman" w:cs="Times New Roman"/>
                  <w:color w:val="000000" w:themeColor="text1"/>
                  <w:sz w:val="18"/>
                  <w:szCs w:val="18"/>
                </w:rPr>
                <w:t xml:space="preserve">. </w:t>
              </w:r>
            </w:ins>
            <w:ins w:id="14413" w:author="Xuning Wei12232" w:date="2026-09-05T19:50:00Z">
              <w:r w:rsidR="00473484" w:rsidRPr="00BB7730">
                <w:rPr>
                  <w:rFonts w:ascii="Times New Roman" w:eastAsia="等线" w:hAnsi="Times New Roman" w:cs="Times New Roman"/>
                  <w:color w:val="FF0000"/>
                  <w:sz w:val="18"/>
                  <w:szCs w:val="18"/>
                </w:rPr>
                <w:t>Stir for at least 15 min.</w:t>
              </w:r>
            </w:ins>
            <w:ins w:id="14414" w:author="Xuning Wei12232" w:date="2026-07-27T20:42:00Z">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lang w:eastAsia="zh-CN"/>
                </w:rPr>
                <w:br/>
                <w:t>2. Adjust</w:t>
              </w:r>
              <w:r w:rsidRPr="00BB7730">
                <w:rPr>
                  <w:rFonts w:ascii="Times New Roman" w:eastAsia="等线" w:hAnsi="Times New Roman" w:cs="Times New Roman"/>
                  <w:bCs w:val="0"/>
                  <w:color w:val="000000" w:themeColor="text1"/>
                  <w:sz w:val="18"/>
                  <w:szCs w:val="18"/>
                </w:rPr>
                <w:t xml:space="preserve"> the mixture to </w:t>
              </w:r>
              <w:r w:rsidRPr="00BB7730">
                <w:rPr>
                  <w:rFonts w:ascii="Times New Roman" w:eastAsia="等线" w:hAnsi="Times New Roman" w:cs="Times New Roman"/>
                  <w:bCs w:val="0"/>
                  <w:color w:val="000000" w:themeColor="text1"/>
                  <w:sz w:val="18"/>
                  <w:szCs w:val="18"/>
                  <w:lang w:eastAsia="zh-CN"/>
                </w:rPr>
                <w:t>20</w:t>
              </w:r>
              <w:r w:rsidRPr="00BB7730">
                <w:rPr>
                  <w:rFonts w:ascii="Times New Roman" w:eastAsia="等线" w:hAnsi="Times New Roman" w:cs="Times New Roman"/>
                  <w:bCs w:val="0"/>
                  <w:color w:val="000000" w:themeColor="text1"/>
                  <w:sz w:val="18"/>
                  <w:szCs w:val="18"/>
                </w:rPr>
                <w:t>±5</w:t>
              </w:r>
            </w:ins>
            <w:ins w:id="14415" w:author="Johan Granander" w:date="2026-07-28T13:46:00Z">
              <w:r w:rsidR="00B455BE" w:rsidRPr="00BB7730">
                <w:rPr>
                  <w:rFonts w:ascii="Times New Roman" w:eastAsia="等线" w:hAnsi="Times New Roman" w:cs="Times New Roman"/>
                  <w:bCs w:val="0"/>
                  <w:color w:val="000000" w:themeColor="text1"/>
                  <w:sz w:val="18"/>
                  <w:szCs w:val="18"/>
                </w:rPr>
                <w:t xml:space="preserve"> </w:t>
              </w:r>
            </w:ins>
            <w:ins w:id="14416" w:author="Xuning Wei12232" w:date="2026-07-27T20:42:00Z">
              <w:r w:rsidRPr="00BB7730">
                <w:rPr>
                  <w:rFonts w:ascii="Times New Roman" w:eastAsia="等线" w:hAnsi="Times New Roman" w:cs="Times New Roman"/>
                  <w:bCs w:val="0"/>
                  <w:color w:val="000000" w:themeColor="text1"/>
                  <w:sz w:val="18"/>
                  <w:szCs w:val="18"/>
                </w:rPr>
                <w:t>℃</w:t>
              </w:r>
              <w:r w:rsidRPr="00BB7730">
                <w:rPr>
                  <w:rFonts w:ascii="Times New Roman" w:eastAsia="等线" w:hAnsi="Times New Roman" w:cs="Times New Roman"/>
                  <w:color w:val="000000" w:themeColor="text1"/>
                  <w:sz w:val="18"/>
                  <w:szCs w:val="18"/>
                </w:rPr>
                <w:t xml:space="preserve">. Maintain for next operation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417" w:author="Johan Granander" w:date="2026-07-28T13:46:00Z">
              <w:r w:rsidR="00B455BE" w:rsidRPr="00BB7730">
                <w:rPr>
                  <w:rFonts w:ascii="Times New Roman" w:eastAsia="等线" w:hAnsi="Times New Roman" w:cs="Times New Roman"/>
                  <w:color w:val="000000" w:themeColor="text1"/>
                  <w:sz w:val="18"/>
                  <w:szCs w:val="18"/>
                </w:rPr>
                <w:t xml:space="preserve"> </w:t>
              </w:r>
            </w:ins>
            <w:ins w:id="14418" w:author="Xuning Wei12232" w:date="2026-07-27T20:42: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419" w:author="Johan Granander" w:date="2026-07-28T13:47:00Z">
              <w:r w:rsidR="00917FF6" w:rsidRPr="00BB7730">
                <w:rPr>
                  <w:rFonts w:ascii="Times New Roman" w:eastAsia="等线" w:hAnsi="Times New Roman" w:cs="Times New Roman"/>
                  <w:color w:val="000000" w:themeColor="text1"/>
                  <w:sz w:val="18"/>
                  <w:szCs w:val="18"/>
                  <w:lang w:eastAsia="zh-CN"/>
                </w:rPr>
                <w:t xml:space="preserve"> </w:t>
              </w:r>
            </w:ins>
            <w:ins w:id="14420" w:author="Xuning Wei12232" w:date="2026-07-27T20:42:00Z">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Add 2.0 eq. Oxyma Pure into TJ4S-1213-Sy15-R01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421" w:author="Johan Granander" w:date="2026-07-28T13:47:00Z">
              <w:r w:rsidR="00917FF6" w:rsidRPr="00BB7730">
                <w:rPr>
                  <w:rFonts w:ascii="Times New Roman" w:eastAsia="等线" w:hAnsi="Times New Roman" w:cs="Times New Roman"/>
                  <w:color w:val="000000" w:themeColor="text1"/>
                  <w:sz w:val="18"/>
                  <w:szCs w:val="18"/>
                </w:rPr>
                <w:t xml:space="preserve"> </w:t>
              </w:r>
            </w:ins>
            <w:ins w:id="14422" w:author="Xuning Wei12232" w:date="2026-07-27T20:42: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423" w:author="Johan Granander" w:date="2026-07-28T13:47:00Z">
              <w:r w:rsidR="00917FF6" w:rsidRPr="00BB7730">
                <w:rPr>
                  <w:rFonts w:ascii="Times New Roman" w:eastAsia="等线" w:hAnsi="Times New Roman" w:cs="Times New Roman"/>
                  <w:color w:val="000000" w:themeColor="text1"/>
                  <w:sz w:val="18"/>
                  <w:szCs w:val="18"/>
                  <w:lang w:eastAsia="zh-CN"/>
                </w:rPr>
                <w:t xml:space="preserve"> </w:t>
              </w:r>
            </w:ins>
            <w:ins w:id="14424" w:author="Xuning Wei12232" w:date="2026-07-27T20:42:00Z">
              <w:r w:rsidRPr="00BB7730">
                <w:rPr>
                  <w:rFonts w:ascii="Times New Roman" w:eastAsia="等线" w:hAnsi="Times New Roman" w:cs="Times New Roman"/>
                  <w:color w:val="000000" w:themeColor="text1"/>
                  <w:sz w:val="18"/>
                  <w:szCs w:val="18"/>
                </w:rPr>
                <w:t>℃), rinse the TJ4S-1213-Sy15-R01 with 2.0</w:t>
              </w:r>
              <w:del w:id="14425" w:author="Johan Granander" w:date="2026-07-28T13:47:00Z">
                <w:r w:rsidRPr="00BB7730" w:rsidDel="00917FF6">
                  <w:rPr>
                    <w:rFonts w:ascii="Times New Roman" w:eastAsia="等线" w:hAnsi="Times New Roman" w:cs="Times New Roman"/>
                    <w:color w:val="000000" w:themeColor="text1"/>
                    <w:sz w:val="18"/>
                    <w:szCs w:val="18"/>
                  </w:rPr>
                  <w:delText>v</w:delText>
                </w:r>
              </w:del>
            </w:ins>
            <w:ins w:id="14426" w:author="Johan Granander" w:date="2026-07-28T13:47:00Z">
              <w:r w:rsidR="00917FF6" w:rsidRPr="00BB7730">
                <w:rPr>
                  <w:rFonts w:ascii="Times New Roman" w:eastAsia="等线" w:hAnsi="Times New Roman" w:cs="Times New Roman"/>
                  <w:color w:val="000000" w:themeColor="text1"/>
                  <w:sz w:val="18"/>
                  <w:szCs w:val="18"/>
                </w:rPr>
                <w:t xml:space="preserve"> V</w:t>
              </w:r>
            </w:ins>
            <w:ins w:id="14427" w:author="Xuning Wei12232" w:date="2026-07-27T20:42:00Z">
              <w:r w:rsidRPr="00BB7730">
                <w:rPr>
                  <w:rFonts w:ascii="Times New Roman" w:eastAsia="等线" w:hAnsi="Times New Roman" w:cs="Times New Roman"/>
                  <w:color w:val="000000" w:themeColor="text1"/>
                  <w:sz w:val="18"/>
                  <w:szCs w:val="18"/>
                </w:rPr>
                <w:t xml:space="preserve"> DMF (1.</w:t>
              </w:r>
            </w:ins>
            <w:ins w:id="14428" w:author="He Han" w:date="2026-10-27T15:58:00Z">
              <w:r w:rsidR="000B3A7E">
                <w:rPr>
                  <w:rFonts w:ascii="Times New Roman" w:eastAsia="等线" w:hAnsi="Times New Roman" w:cs="Times New Roman"/>
                  <w:color w:val="000000" w:themeColor="text1"/>
                  <w:sz w:val="18"/>
                  <w:szCs w:val="18"/>
                </w:rPr>
                <w:t>90</w:t>
              </w:r>
            </w:ins>
            <w:ins w:id="14429" w:author="Xuning Wei12232" w:date="2026-07-27T20:42:00Z">
              <w:del w:id="14430" w:author="He Han" w:date="2026-10-27T15:58:00Z">
                <w:r w:rsidRPr="00BB7730" w:rsidDel="000B3A7E">
                  <w:rPr>
                    <w:rFonts w:ascii="Times New Roman" w:eastAsia="等线" w:hAnsi="Times New Roman" w:cs="Times New Roman"/>
                    <w:color w:val="000000" w:themeColor="text1"/>
                    <w:sz w:val="18"/>
                    <w:szCs w:val="18"/>
                  </w:rPr>
                  <w:delText>896</w:delText>
                </w:r>
              </w:del>
              <w:r w:rsidRPr="00BB7730">
                <w:rPr>
                  <w:rFonts w:ascii="Times New Roman" w:eastAsia="等线" w:hAnsi="Times New Roman" w:cs="Times New Roman"/>
                  <w:color w:val="000000" w:themeColor="text1"/>
                  <w:sz w:val="18"/>
                  <w:szCs w:val="18"/>
                </w:rPr>
                <w:t xml:space="preserve"> kg/kg). Add 2.2 eq. DIC into TJ4S-1213-Sy15-R01, the addition rate depends on temperature control. Activate for 20±5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431" w:author="Johan Granander" w:date="2026-07-28T13:47:00Z">
              <w:r w:rsidR="00917FF6" w:rsidRPr="00BB7730">
                <w:rPr>
                  <w:rFonts w:ascii="Times New Roman" w:eastAsia="等线" w:hAnsi="Times New Roman" w:cs="Times New Roman"/>
                  <w:color w:val="000000" w:themeColor="text1"/>
                  <w:sz w:val="18"/>
                  <w:szCs w:val="18"/>
                </w:rPr>
                <w:t xml:space="preserve"> </w:t>
              </w:r>
            </w:ins>
            <w:ins w:id="14432" w:author="Xuning Wei12232" w:date="2026-07-27T20:42: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433" w:author="Johan Granander" w:date="2026-07-28T13:47:00Z">
              <w:r w:rsidR="00917FF6" w:rsidRPr="00BB7730">
                <w:rPr>
                  <w:rFonts w:ascii="Times New Roman" w:eastAsia="等线" w:hAnsi="Times New Roman" w:cs="Times New Roman"/>
                  <w:color w:val="000000" w:themeColor="text1"/>
                  <w:sz w:val="18"/>
                  <w:szCs w:val="18"/>
                  <w:lang w:eastAsia="zh-CN"/>
                </w:rPr>
                <w:t xml:space="preserve"> </w:t>
              </w:r>
            </w:ins>
            <w:ins w:id="14434" w:author="Xuning Wei12232" w:date="2026-07-27T20:42: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等线" w:hAnsi="Times New Roman" w:cs="Times New Roman"/>
                  <w:bCs w:val="0"/>
                  <w:color w:val="000000" w:themeColor="text1"/>
                  <w:sz w:val="18"/>
                  <w:szCs w:val="18"/>
                  <w:lang w:eastAsia="zh-CN"/>
                </w:rPr>
                <w:t xml:space="preserve">1.0 V DMF (0.948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4435" w:author="Xuning Wei12232" w:date="2026-07-27T20:59:00Z">
              <w:tcPr>
                <w:tcW w:w="842" w:type="pct"/>
                <w:gridSpan w:val="3"/>
                <w:vMerge w:val="restart"/>
                <w:shd w:val="clear" w:color="auto" w:fill="FFFFFF" w:themeFill="background1"/>
                <w:vAlign w:val="center"/>
              </w:tcPr>
            </w:tcPrChange>
          </w:tcPr>
          <w:p w14:paraId="62CE583B" w14:textId="77777777" w:rsidR="00153539" w:rsidRPr="00BB7730" w:rsidRDefault="00153539">
            <w:pPr>
              <w:pStyle w:val="afc"/>
              <w:numPr>
                <w:ilvl w:val="0"/>
                <w:numId w:val="193"/>
              </w:numPr>
              <w:ind w:firstLineChars="0"/>
              <w:jc w:val="both"/>
              <w:rPr>
                <w:ins w:id="14436" w:author="He Han" w:date="2026-10-22T22:12:00Z"/>
                <w:rFonts w:ascii="Times New Roman" w:hAnsi="Times New Roman" w:cs="Times New Roman"/>
                <w:color w:val="auto"/>
                <w:sz w:val="18"/>
                <w:szCs w:val="18"/>
                <w:shd w:val="clear" w:color="auto" w:fill="FFFFFF"/>
              </w:rPr>
              <w:pPrChange w:id="14437" w:author="He Han" w:date="2026-10-22T22:16:00Z">
                <w:pPr>
                  <w:pStyle w:val="afc"/>
                  <w:numPr>
                    <w:numId w:val="161"/>
                  </w:numPr>
                  <w:ind w:left="420" w:firstLineChars="0" w:hanging="420"/>
                  <w:jc w:val="both"/>
                </w:pPr>
              </w:pPrChange>
            </w:pPr>
            <w:ins w:id="14438"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211BCCB7" w14:textId="77777777" w:rsidR="00153539" w:rsidRPr="00BB7730" w:rsidRDefault="00153539">
            <w:pPr>
              <w:pStyle w:val="afc"/>
              <w:numPr>
                <w:ilvl w:val="0"/>
                <w:numId w:val="193"/>
              </w:numPr>
              <w:ind w:firstLineChars="0"/>
              <w:jc w:val="both"/>
              <w:rPr>
                <w:ins w:id="14439" w:author="He Han" w:date="2026-10-22T22:12:00Z"/>
                <w:rFonts w:ascii="Times New Roman" w:hAnsi="Times New Roman" w:cs="Times New Roman"/>
                <w:color w:val="auto"/>
                <w:sz w:val="18"/>
                <w:szCs w:val="18"/>
                <w:shd w:val="clear" w:color="auto" w:fill="FFFFFF"/>
              </w:rPr>
              <w:pPrChange w:id="14440" w:author="He Han" w:date="2026-10-22T22:16:00Z">
                <w:pPr>
                  <w:pStyle w:val="afc"/>
                  <w:numPr>
                    <w:numId w:val="161"/>
                  </w:numPr>
                  <w:ind w:left="420" w:firstLineChars="0" w:hanging="420"/>
                  <w:jc w:val="both"/>
                </w:pPr>
              </w:pPrChange>
            </w:pPr>
            <w:ins w:id="14441" w:author="He Han" w:date="2026-10-22T22:12:00Z">
              <w:r w:rsidRPr="00BB7730">
                <w:rPr>
                  <w:rFonts w:ascii="Times New Roman" w:hAnsi="Times New Roman" w:cs="Times New Roman"/>
                  <w:color w:val="auto"/>
                  <w:sz w:val="18"/>
                  <w:szCs w:val="18"/>
                  <w:shd w:val="clear" w:color="auto" w:fill="FFFFFF"/>
                </w:rPr>
                <w:t>Agitator material: Hastelloy (C-276)</w:t>
              </w:r>
            </w:ins>
          </w:p>
          <w:p w14:paraId="428956EE" w14:textId="77777777" w:rsidR="00153539" w:rsidRPr="00BB7730" w:rsidRDefault="00153539">
            <w:pPr>
              <w:pStyle w:val="afc"/>
              <w:numPr>
                <w:ilvl w:val="0"/>
                <w:numId w:val="193"/>
              </w:numPr>
              <w:ind w:firstLineChars="0"/>
              <w:jc w:val="both"/>
              <w:rPr>
                <w:ins w:id="14442" w:author="He Han" w:date="2026-10-22T22:12:00Z"/>
                <w:rFonts w:ascii="Times New Roman" w:hAnsi="Times New Roman" w:cs="Times New Roman"/>
                <w:color w:val="auto"/>
                <w:sz w:val="18"/>
                <w:szCs w:val="18"/>
                <w:shd w:val="clear" w:color="auto" w:fill="FFFFFF"/>
              </w:rPr>
              <w:pPrChange w:id="14443" w:author="He Han" w:date="2026-10-22T22:16:00Z">
                <w:pPr>
                  <w:pStyle w:val="afc"/>
                  <w:numPr>
                    <w:numId w:val="161"/>
                  </w:numPr>
                  <w:ind w:left="420" w:firstLineChars="0" w:hanging="420"/>
                  <w:jc w:val="both"/>
                </w:pPr>
              </w:pPrChange>
            </w:pPr>
            <w:ins w:id="14444" w:author="He Han" w:date="2026-10-22T22:12:00Z">
              <w:r w:rsidRPr="00BB7730">
                <w:rPr>
                  <w:rFonts w:ascii="Times New Roman" w:hAnsi="Times New Roman" w:cs="Times New Roman"/>
                  <w:color w:val="auto"/>
                  <w:sz w:val="18"/>
                  <w:szCs w:val="18"/>
                  <w:shd w:val="clear" w:color="auto" w:fill="FFFFFF"/>
                </w:rPr>
                <w:t>Sight glass: Glass</w:t>
              </w:r>
            </w:ins>
          </w:p>
          <w:p w14:paraId="29D8C91F" w14:textId="77777777" w:rsidR="00153539" w:rsidRPr="00BB7730" w:rsidRDefault="00153539">
            <w:pPr>
              <w:pStyle w:val="afc"/>
              <w:numPr>
                <w:ilvl w:val="0"/>
                <w:numId w:val="193"/>
              </w:numPr>
              <w:ind w:firstLineChars="0"/>
              <w:jc w:val="both"/>
              <w:rPr>
                <w:ins w:id="14445" w:author="He Han" w:date="2026-10-22T22:12:00Z"/>
                <w:rFonts w:ascii="Times New Roman" w:hAnsi="Times New Roman" w:cs="Times New Roman"/>
                <w:color w:val="auto"/>
                <w:sz w:val="18"/>
                <w:szCs w:val="18"/>
                <w:shd w:val="clear" w:color="auto" w:fill="FFFFFF"/>
              </w:rPr>
              <w:pPrChange w:id="14446" w:author="He Han" w:date="2026-10-22T22:16:00Z">
                <w:pPr>
                  <w:pStyle w:val="afc"/>
                  <w:numPr>
                    <w:numId w:val="161"/>
                  </w:numPr>
                  <w:ind w:left="420" w:firstLineChars="0" w:hanging="420"/>
                  <w:jc w:val="both"/>
                </w:pPr>
              </w:pPrChange>
            </w:pPr>
            <w:ins w:id="14447"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7CA869DF" w14:textId="77777777" w:rsidR="00153539" w:rsidRPr="00BB7730" w:rsidRDefault="00153539">
            <w:pPr>
              <w:pStyle w:val="afc"/>
              <w:numPr>
                <w:ilvl w:val="0"/>
                <w:numId w:val="193"/>
              </w:numPr>
              <w:ind w:firstLineChars="0"/>
              <w:jc w:val="both"/>
              <w:rPr>
                <w:ins w:id="14448" w:author="He Han" w:date="2026-10-22T22:12:00Z"/>
                <w:rFonts w:ascii="Times New Roman" w:hAnsi="Times New Roman" w:cs="Times New Roman"/>
                <w:color w:val="auto"/>
                <w:sz w:val="18"/>
                <w:szCs w:val="18"/>
                <w:shd w:val="clear" w:color="auto" w:fill="FFFFFF"/>
              </w:rPr>
              <w:pPrChange w:id="14449" w:author="He Han" w:date="2026-10-22T22:16:00Z">
                <w:pPr>
                  <w:pStyle w:val="afc"/>
                  <w:numPr>
                    <w:numId w:val="161"/>
                  </w:numPr>
                  <w:ind w:left="420" w:firstLineChars="0" w:hanging="420"/>
                  <w:jc w:val="both"/>
                </w:pPr>
              </w:pPrChange>
            </w:pPr>
            <w:ins w:id="14450"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63F29861" w14:textId="77777777" w:rsidR="00153539" w:rsidRPr="00BB7730" w:rsidRDefault="00153539">
            <w:pPr>
              <w:pStyle w:val="afc"/>
              <w:numPr>
                <w:ilvl w:val="0"/>
                <w:numId w:val="193"/>
              </w:numPr>
              <w:ind w:firstLineChars="0"/>
              <w:jc w:val="both"/>
              <w:rPr>
                <w:ins w:id="14451" w:author="He Han" w:date="2026-10-22T22:12:00Z"/>
                <w:rFonts w:ascii="Times New Roman" w:hAnsi="Times New Roman" w:cs="Times New Roman"/>
                <w:color w:val="auto"/>
                <w:sz w:val="18"/>
                <w:szCs w:val="18"/>
                <w:shd w:val="clear" w:color="auto" w:fill="FFFFFF"/>
              </w:rPr>
              <w:pPrChange w:id="14452" w:author="He Han" w:date="2026-10-22T22:16:00Z">
                <w:pPr>
                  <w:pStyle w:val="afc"/>
                  <w:numPr>
                    <w:numId w:val="161"/>
                  </w:numPr>
                  <w:ind w:left="420" w:firstLineChars="0" w:hanging="420"/>
                  <w:jc w:val="both"/>
                </w:pPr>
              </w:pPrChange>
            </w:pPr>
            <w:ins w:id="14453" w:author="He Han" w:date="2026-10-22T22:12:00Z">
              <w:r w:rsidRPr="00BB7730">
                <w:rPr>
                  <w:rFonts w:ascii="Times New Roman" w:hAnsi="Times New Roman" w:cs="Times New Roman"/>
                  <w:color w:val="auto"/>
                  <w:sz w:val="18"/>
                  <w:szCs w:val="18"/>
                  <w:shd w:val="clear" w:color="auto" w:fill="FFFFFF"/>
                </w:rPr>
                <w:t>Sealing ring: PTFE</w:t>
              </w:r>
            </w:ins>
          </w:p>
          <w:p w14:paraId="6CCCB18E" w14:textId="77777777" w:rsidR="00153539" w:rsidRPr="00BB7730" w:rsidRDefault="00153539">
            <w:pPr>
              <w:pStyle w:val="afc"/>
              <w:numPr>
                <w:ilvl w:val="0"/>
                <w:numId w:val="193"/>
              </w:numPr>
              <w:ind w:firstLineChars="0"/>
              <w:jc w:val="both"/>
              <w:rPr>
                <w:ins w:id="14454" w:author="He Han" w:date="2026-10-22T22:12:00Z"/>
                <w:rFonts w:ascii="Times New Roman" w:hAnsi="Times New Roman" w:cs="Times New Roman"/>
                <w:color w:val="auto"/>
                <w:sz w:val="18"/>
                <w:szCs w:val="18"/>
                <w:shd w:val="clear" w:color="auto" w:fill="FFFFFF"/>
              </w:rPr>
              <w:pPrChange w:id="14455" w:author="He Han" w:date="2026-10-22T22:16:00Z">
                <w:pPr>
                  <w:pStyle w:val="afc"/>
                  <w:numPr>
                    <w:numId w:val="161"/>
                  </w:numPr>
                  <w:ind w:left="420" w:firstLineChars="0" w:hanging="420"/>
                  <w:jc w:val="both"/>
                </w:pPr>
              </w:pPrChange>
            </w:pPr>
            <w:ins w:id="14456" w:author="He Han" w:date="2026-10-22T22:12:00Z">
              <w:r w:rsidRPr="00BB7730">
                <w:rPr>
                  <w:rFonts w:ascii="Times New Roman" w:hAnsi="Times New Roman" w:cs="Times New Roman"/>
                  <w:color w:val="auto"/>
                  <w:sz w:val="18"/>
                  <w:szCs w:val="18"/>
                  <w:shd w:val="clear" w:color="auto" w:fill="FFFFFF"/>
                </w:rPr>
                <w:t>Mass flow meter: SS</w:t>
              </w:r>
            </w:ins>
          </w:p>
          <w:p w14:paraId="03C47925" w14:textId="77777777" w:rsidR="00153539" w:rsidRPr="00BB7730" w:rsidRDefault="00153539">
            <w:pPr>
              <w:pStyle w:val="afc"/>
              <w:numPr>
                <w:ilvl w:val="0"/>
                <w:numId w:val="193"/>
              </w:numPr>
              <w:ind w:firstLineChars="0"/>
              <w:jc w:val="both"/>
              <w:rPr>
                <w:ins w:id="14457" w:author="He Han" w:date="2026-10-22T22:12:00Z"/>
                <w:rFonts w:ascii="Times New Roman" w:hAnsi="Times New Roman" w:cs="Times New Roman"/>
                <w:color w:val="auto"/>
                <w:sz w:val="18"/>
                <w:szCs w:val="18"/>
                <w:shd w:val="clear" w:color="auto" w:fill="FFFFFF"/>
              </w:rPr>
              <w:pPrChange w:id="14458" w:author="He Han" w:date="2026-10-22T22:16:00Z">
                <w:pPr>
                  <w:pStyle w:val="afc"/>
                  <w:numPr>
                    <w:numId w:val="161"/>
                  </w:numPr>
                  <w:ind w:left="420" w:firstLineChars="0" w:hanging="420"/>
                  <w:jc w:val="both"/>
                </w:pPr>
              </w:pPrChange>
            </w:pPr>
            <w:ins w:id="14459"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23682AEE" w14:textId="77777777" w:rsidR="00153539" w:rsidRPr="00BB7730" w:rsidRDefault="00153539">
            <w:pPr>
              <w:pStyle w:val="afc"/>
              <w:numPr>
                <w:ilvl w:val="0"/>
                <w:numId w:val="193"/>
              </w:numPr>
              <w:ind w:firstLineChars="0"/>
              <w:jc w:val="both"/>
              <w:rPr>
                <w:ins w:id="14460" w:author="He Han" w:date="2026-10-22T22:12:00Z"/>
                <w:rFonts w:ascii="Times New Roman" w:eastAsiaTheme="minorEastAsia" w:hAnsi="Times New Roman" w:cs="Times New Roman"/>
                <w:color w:val="auto"/>
                <w:sz w:val="18"/>
                <w:szCs w:val="18"/>
                <w:shd w:val="clear" w:color="auto" w:fill="FFFFFF"/>
                <w:lang w:eastAsia="zh-CN"/>
              </w:rPr>
              <w:pPrChange w:id="14461" w:author="He Han" w:date="2026-10-22T22:16:00Z">
                <w:pPr>
                  <w:pStyle w:val="afc"/>
                  <w:numPr>
                    <w:numId w:val="161"/>
                  </w:numPr>
                  <w:ind w:left="420" w:firstLineChars="0" w:hanging="420"/>
                  <w:jc w:val="both"/>
                </w:pPr>
              </w:pPrChange>
            </w:pPr>
            <w:ins w:id="14462"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6E439F8F" w14:textId="77777777" w:rsidR="00153539" w:rsidRPr="00BB7730" w:rsidRDefault="00153539">
            <w:pPr>
              <w:pStyle w:val="afc"/>
              <w:numPr>
                <w:ilvl w:val="0"/>
                <w:numId w:val="193"/>
              </w:numPr>
              <w:ind w:firstLineChars="0"/>
              <w:jc w:val="both"/>
              <w:rPr>
                <w:ins w:id="14463" w:author="He Han" w:date="2026-10-22T22:12:00Z"/>
                <w:rFonts w:ascii="Times New Roman" w:eastAsiaTheme="minorEastAsia" w:hAnsi="Times New Roman" w:cs="Times New Roman"/>
                <w:bCs w:val="0"/>
                <w:color w:val="auto"/>
                <w:sz w:val="18"/>
                <w:szCs w:val="18"/>
                <w:shd w:val="clear" w:color="auto" w:fill="FFFFFF"/>
                <w:lang w:eastAsia="zh-CN"/>
              </w:rPr>
              <w:pPrChange w:id="14464" w:author="He Han" w:date="2026-10-22T22:16:00Z">
                <w:pPr>
                  <w:pStyle w:val="afc"/>
                  <w:numPr>
                    <w:numId w:val="161"/>
                  </w:numPr>
                  <w:ind w:left="420" w:firstLineChars="0" w:hanging="420"/>
                  <w:jc w:val="both"/>
                </w:pPr>
              </w:pPrChange>
            </w:pPr>
            <w:ins w:id="14465"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334D2C82" w14:textId="6C0E25A5" w:rsidR="00153539" w:rsidRPr="00BB7730" w:rsidRDefault="00153539">
            <w:pPr>
              <w:pStyle w:val="afc"/>
              <w:numPr>
                <w:ilvl w:val="0"/>
                <w:numId w:val="193"/>
              </w:numPr>
              <w:ind w:firstLineChars="0"/>
              <w:jc w:val="both"/>
              <w:rPr>
                <w:ins w:id="14466" w:author="He Han" w:date="2026-10-22T22:16:00Z"/>
                <w:rFonts w:ascii="Times New Roman" w:hAnsi="Times New Roman" w:cs="Times New Roman"/>
                <w:color w:val="0000FF"/>
                <w:sz w:val="18"/>
                <w:szCs w:val="18"/>
                <w:shd w:val="clear" w:color="auto" w:fill="FFFFFF"/>
              </w:rPr>
              <w:pPrChange w:id="14467" w:author="He Han" w:date="2026-10-22T22:16:00Z">
                <w:pPr>
                  <w:pStyle w:val="afc"/>
                  <w:numPr>
                    <w:numId w:val="161"/>
                  </w:numPr>
                  <w:ind w:left="420" w:firstLineChars="0" w:hanging="420"/>
                  <w:jc w:val="both"/>
                </w:pPr>
              </w:pPrChange>
            </w:pPr>
            <w:ins w:id="14468"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75C7272B" w14:textId="195ADF98" w:rsidR="00153539" w:rsidRPr="00BB7730" w:rsidRDefault="00153539">
            <w:pPr>
              <w:pStyle w:val="afc"/>
              <w:numPr>
                <w:ilvl w:val="0"/>
                <w:numId w:val="193"/>
              </w:numPr>
              <w:ind w:firstLineChars="0"/>
              <w:jc w:val="both"/>
              <w:rPr>
                <w:ins w:id="14469" w:author="He Han" w:date="2026-10-22T22:12:00Z"/>
                <w:rFonts w:ascii="Times New Roman" w:hAnsi="Times New Roman" w:cs="Times New Roman"/>
                <w:color w:val="0000FF"/>
                <w:sz w:val="18"/>
                <w:szCs w:val="18"/>
                <w:shd w:val="clear" w:color="auto" w:fill="FFFFFF"/>
              </w:rPr>
              <w:pPrChange w:id="14470" w:author="He Han" w:date="2026-10-22T22:16:00Z">
                <w:pPr>
                  <w:pStyle w:val="afc"/>
                  <w:numPr>
                    <w:numId w:val="161"/>
                  </w:numPr>
                  <w:ind w:left="420" w:firstLineChars="0" w:hanging="420"/>
                  <w:jc w:val="both"/>
                </w:pPr>
              </w:pPrChange>
            </w:pPr>
            <w:ins w:id="14471" w:author="He Han" w:date="2026-10-22T22:16: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1F1B0AB8" w14:textId="0CCCCC25" w:rsidR="0026505D" w:rsidRPr="00BB7730" w:rsidDel="00153539" w:rsidRDefault="00153539" w:rsidP="00153539">
            <w:pPr>
              <w:rPr>
                <w:ins w:id="14472" w:author="Xuning Wei12232" w:date="2026-07-27T20:52:00Z"/>
                <w:del w:id="14473" w:author="He Han" w:date="2026-10-22T22:12:00Z"/>
                <w:rFonts w:ascii="Times New Roman" w:hAnsi="Times New Roman" w:cs="Times New Roman"/>
                <w:color w:val="auto"/>
                <w:sz w:val="18"/>
                <w:szCs w:val="18"/>
                <w:shd w:val="clear" w:color="auto" w:fill="FFFFFF"/>
              </w:rPr>
            </w:pPr>
            <w:ins w:id="14474" w:author="He Han" w:date="2026-10-22T22:16:00Z">
              <w:r w:rsidRPr="00BB7730" w:rsidDel="006379C0">
                <w:rPr>
                  <w:rFonts w:ascii="Times New Roman" w:hAnsi="Times New Roman" w:cs="Times New Roman"/>
                  <w:color w:val="auto"/>
                  <w:sz w:val="18"/>
                  <w:szCs w:val="18"/>
                  <w:shd w:val="clear" w:color="auto" w:fill="FFFFFF"/>
                </w:rPr>
                <w:t xml:space="preserve"> </w:t>
              </w:r>
            </w:ins>
            <w:ins w:id="14475" w:author="Xuning Wei12232" w:date="2026-07-27T20:52:00Z">
              <w:del w:id="14476" w:author="He Han" w:date="2026-10-12T14:35:00Z">
                <w:r w:rsidR="0026505D" w:rsidRPr="00BB7730" w:rsidDel="006379C0">
                  <w:rPr>
                    <w:rFonts w:ascii="Times New Roman" w:hAnsi="Times New Roman" w:cs="Times New Roman"/>
                    <w:color w:val="auto"/>
                    <w:sz w:val="18"/>
                    <w:szCs w:val="18"/>
                    <w:shd w:val="clear" w:color="auto" w:fill="FFFFFF"/>
                  </w:rPr>
                  <w:delText>Tank material:</w:delText>
                </w:r>
              </w:del>
              <w:del w:id="14477" w:author="He Han" w:date="2026-10-22T22:12:00Z">
                <w:r w:rsidR="0026505D" w:rsidRPr="00BB7730" w:rsidDel="00153539">
                  <w:rPr>
                    <w:rFonts w:ascii="Times New Roman" w:hAnsi="Times New Roman" w:cs="Times New Roman"/>
                    <w:color w:val="auto"/>
                    <w:sz w:val="18"/>
                    <w:szCs w:val="18"/>
                    <w:shd w:val="clear" w:color="auto" w:fill="FFFFFF"/>
                  </w:rPr>
                  <w:delText xml:space="preserve"> Hastelloy (C-276)</w:delText>
                </w:r>
              </w:del>
            </w:ins>
          </w:p>
          <w:p w14:paraId="6B76F415" w14:textId="773300BB" w:rsidR="0026505D" w:rsidRPr="00BB7730" w:rsidDel="00153539" w:rsidRDefault="0026505D" w:rsidP="0026505D">
            <w:pPr>
              <w:rPr>
                <w:ins w:id="14478" w:author="Xuning Wei12232" w:date="2026-07-27T20:52:00Z"/>
                <w:del w:id="14479" w:author="He Han" w:date="2026-10-22T22:12:00Z"/>
                <w:rFonts w:ascii="Times New Roman" w:hAnsi="Times New Roman" w:cs="Times New Roman"/>
                <w:color w:val="auto"/>
                <w:sz w:val="18"/>
                <w:szCs w:val="18"/>
                <w:shd w:val="clear" w:color="auto" w:fill="FFFFFF"/>
              </w:rPr>
            </w:pPr>
            <w:ins w:id="14480" w:author="Xuning Wei12232" w:date="2026-07-27T20:52:00Z">
              <w:del w:id="14481"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4D7EAF28" w14:textId="4DC00046" w:rsidR="0026505D" w:rsidRPr="00BB7730" w:rsidDel="00153539" w:rsidRDefault="0026505D" w:rsidP="0026505D">
            <w:pPr>
              <w:rPr>
                <w:ins w:id="14482" w:author="Xuning Wei12232" w:date="2026-07-27T20:52:00Z"/>
                <w:del w:id="14483" w:author="He Han" w:date="2026-10-22T22:12:00Z"/>
                <w:rFonts w:ascii="Times New Roman" w:hAnsi="Times New Roman" w:cs="Times New Roman"/>
                <w:color w:val="auto"/>
                <w:sz w:val="18"/>
                <w:szCs w:val="18"/>
                <w:shd w:val="clear" w:color="auto" w:fill="FFFFFF"/>
              </w:rPr>
            </w:pPr>
            <w:ins w:id="14484" w:author="Xuning Wei12232" w:date="2026-07-27T20:52:00Z">
              <w:del w:id="14485"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1012702B" w14:textId="59D74AD4" w:rsidR="0026505D" w:rsidRPr="00BB7730" w:rsidDel="00153539" w:rsidRDefault="0026505D" w:rsidP="0026505D">
            <w:pPr>
              <w:rPr>
                <w:ins w:id="14486" w:author="Xuning Wei12232" w:date="2026-07-27T20:52:00Z"/>
                <w:del w:id="14487" w:author="He Han" w:date="2026-10-22T22:12:00Z"/>
                <w:rFonts w:ascii="Times New Roman" w:hAnsi="Times New Roman" w:cs="Times New Roman"/>
                <w:color w:val="auto"/>
                <w:sz w:val="18"/>
                <w:szCs w:val="18"/>
                <w:shd w:val="clear" w:color="auto" w:fill="FFFFFF"/>
              </w:rPr>
            </w:pPr>
            <w:ins w:id="14488" w:author="Xuning Wei12232" w:date="2026-07-27T20:52:00Z">
              <w:del w:id="14489"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2E65E4E8" w14:textId="335E9935" w:rsidR="0026505D" w:rsidRPr="00BB7730" w:rsidDel="00153539" w:rsidRDefault="0026505D" w:rsidP="0026505D">
            <w:pPr>
              <w:rPr>
                <w:ins w:id="14490" w:author="Xuning Wei12232" w:date="2026-07-27T20:52:00Z"/>
                <w:del w:id="14491" w:author="He Han" w:date="2026-10-22T22:12:00Z"/>
                <w:rFonts w:ascii="Times New Roman" w:hAnsi="Times New Roman" w:cs="Times New Roman"/>
                <w:color w:val="auto"/>
                <w:sz w:val="18"/>
                <w:szCs w:val="18"/>
                <w:shd w:val="clear" w:color="auto" w:fill="FFFFFF"/>
              </w:rPr>
            </w:pPr>
            <w:ins w:id="14492" w:author="Xuning Wei12232" w:date="2026-07-27T20:52:00Z">
              <w:del w:id="14493"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160B7678" w14:textId="5413A9C7" w:rsidR="0026505D" w:rsidRPr="00BB7730" w:rsidDel="00153539" w:rsidRDefault="0026505D" w:rsidP="0026505D">
            <w:pPr>
              <w:rPr>
                <w:ins w:id="14494" w:author="Xuning Wei12232" w:date="2026-07-27T20:52:00Z"/>
                <w:del w:id="14495" w:author="He Han" w:date="2026-10-22T22:12:00Z"/>
                <w:rFonts w:ascii="Times New Roman" w:hAnsi="Times New Roman" w:cs="Times New Roman"/>
                <w:color w:val="auto"/>
                <w:sz w:val="18"/>
                <w:szCs w:val="18"/>
                <w:shd w:val="clear" w:color="auto" w:fill="FFFFFF"/>
              </w:rPr>
            </w:pPr>
            <w:ins w:id="14496" w:author="Xuning Wei12232" w:date="2026-07-27T20:52:00Z">
              <w:del w:id="14497" w:author="He Han" w:date="2026-10-22T22:12:00Z">
                <w:r w:rsidRPr="00BB7730" w:rsidDel="00153539">
                  <w:rPr>
                    <w:rFonts w:ascii="Times New Roman" w:hAnsi="Times New Roman" w:cs="Times New Roman"/>
                    <w:color w:val="auto"/>
                    <w:sz w:val="18"/>
                    <w:szCs w:val="18"/>
                    <w:shd w:val="clear" w:color="auto" w:fill="FFFFFF"/>
                  </w:rPr>
                  <w:delText xml:space="preserve">Valve material: </w:delText>
                </w:r>
              </w:del>
              <w:del w:id="14498" w:author="He Han" w:date="2026-10-12T15:02:00Z">
                <w:r w:rsidRPr="00BB7730" w:rsidDel="00885401">
                  <w:rPr>
                    <w:rFonts w:ascii="Times New Roman" w:hAnsi="Times New Roman" w:cs="Times New Roman"/>
                    <w:color w:val="auto"/>
                    <w:sz w:val="18"/>
                    <w:szCs w:val="18"/>
                    <w:shd w:val="clear" w:color="auto" w:fill="FFFFFF"/>
                  </w:rPr>
                  <w:delText>304 &amp; 316L</w:delText>
                </w:r>
              </w:del>
            </w:ins>
          </w:p>
          <w:p w14:paraId="50CC996F" w14:textId="384B1231" w:rsidR="0026505D" w:rsidRPr="00BB7730" w:rsidDel="00153539" w:rsidRDefault="0026505D" w:rsidP="0026505D">
            <w:pPr>
              <w:rPr>
                <w:ins w:id="14499" w:author="Xuning Wei12232" w:date="2026-07-27T20:52:00Z"/>
                <w:del w:id="14500" w:author="He Han" w:date="2026-10-22T22:12:00Z"/>
                <w:rFonts w:ascii="Times New Roman" w:eastAsiaTheme="minorEastAsia" w:hAnsi="Times New Roman" w:cs="Times New Roman"/>
                <w:color w:val="auto"/>
                <w:sz w:val="18"/>
                <w:szCs w:val="18"/>
                <w:shd w:val="clear" w:color="auto" w:fill="FFFFFF"/>
                <w:lang w:eastAsia="zh-CN"/>
              </w:rPr>
            </w:pPr>
            <w:ins w:id="14501" w:author="Xuning Wei12232" w:date="2026-07-27T20:52:00Z">
              <w:del w:id="14502"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542707DF" w14:textId="7C86A50F" w:rsidR="0026505D" w:rsidRPr="00BB7730" w:rsidDel="00153539" w:rsidRDefault="0026505D" w:rsidP="0026505D">
            <w:pPr>
              <w:rPr>
                <w:ins w:id="14503" w:author="Xuning Wei12232" w:date="2026-07-27T20:52:00Z"/>
                <w:del w:id="14504" w:author="He Han" w:date="2026-10-22T22:12:00Z"/>
                <w:rFonts w:ascii="Times New Roman" w:eastAsiaTheme="minorEastAsia" w:hAnsi="Times New Roman" w:cs="Times New Roman"/>
                <w:bCs w:val="0"/>
                <w:color w:val="auto"/>
                <w:sz w:val="18"/>
                <w:szCs w:val="18"/>
                <w:shd w:val="clear" w:color="auto" w:fill="FFFFFF"/>
                <w:lang w:eastAsia="zh-CN"/>
              </w:rPr>
            </w:pPr>
            <w:ins w:id="14505" w:author="Xuning Wei12232" w:date="2026-07-27T20:52:00Z">
              <w:del w:id="14506"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1C60671B" w14:textId="29880902" w:rsidR="0026505D" w:rsidRPr="00BB7730" w:rsidRDefault="0026505D" w:rsidP="0026505D">
            <w:pPr>
              <w:jc w:val="both"/>
              <w:rPr>
                <w:ins w:id="14507" w:author="Xuning Wei12232" w:date="2026-07-27T20:37:00Z"/>
                <w:rFonts w:ascii="Times New Roman" w:eastAsia="仿宋_GB2312" w:hAnsi="Times New Roman" w:cs="Times New Roman"/>
                <w:b/>
                <w:color w:val="auto"/>
                <w:sz w:val="20"/>
                <w:szCs w:val="20"/>
                <w:lang w:eastAsia="zh-CN" w:bidi="ar"/>
              </w:rPr>
            </w:pPr>
            <w:ins w:id="14508" w:author="Xuning Wei12232" w:date="2026-07-27T20:52:00Z">
              <w:del w:id="14509" w:author="He Han" w:date="2026-10-22T22:12:00Z">
                <w:r w:rsidRPr="00BB7730" w:rsidDel="00153539">
                  <w:rPr>
                    <w:rFonts w:ascii="Times New Roman" w:hAnsi="Times New Roman" w:cs="Times New Roman"/>
                    <w:color w:val="0000FF"/>
                    <w:sz w:val="18"/>
                    <w:szCs w:val="18"/>
                  </w:rPr>
                  <w:delText xml:space="preserve">Mechanical seal: </w:delText>
                </w:r>
              </w:del>
              <w:del w:id="14510" w:author="He Han" w:date="2026-10-12T15:02:00Z">
                <w:r w:rsidRPr="00BB7730" w:rsidDel="00885401">
                  <w:rPr>
                    <w:rFonts w:ascii="Times New Roman" w:hAnsi="Times New Roman" w:cs="Times New Roman"/>
                    <w:color w:val="0000FF"/>
                    <w:sz w:val="18"/>
                    <w:szCs w:val="18"/>
                    <w:shd w:val="clear" w:color="auto" w:fill="FFFFFF"/>
                  </w:rPr>
                  <w:delText>304SS</w:delText>
                </w:r>
              </w:del>
              <w:del w:id="14511"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4512"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4513" w:author="Xuning Wei12232" w:date="2026-07-27T20:59:00Z">
              <w:tcPr>
                <w:tcW w:w="346" w:type="pct"/>
                <w:gridSpan w:val="3"/>
                <w:vMerge w:val="restart"/>
                <w:shd w:val="clear" w:color="auto" w:fill="FFFFFF" w:themeFill="background1"/>
                <w:vAlign w:val="center"/>
              </w:tcPr>
            </w:tcPrChange>
          </w:tcPr>
          <w:p w14:paraId="39603EAA" w14:textId="333BF8AE" w:rsidR="0026505D" w:rsidRPr="00BB7730" w:rsidRDefault="0026505D" w:rsidP="0026505D">
            <w:pPr>
              <w:jc w:val="both"/>
              <w:rPr>
                <w:ins w:id="14514" w:author="Xuning Wei12232" w:date="2026-07-27T20:37:00Z"/>
                <w:rFonts w:ascii="Times New Roman" w:eastAsia="仿宋_GB2312" w:hAnsi="Times New Roman" w:cs="Times New Roman"/>
                <w:color w:val="auto"/>
                <w:sz w:val="20"/>
                <w:szCs w:val="20"/>
                <w:lang w:eastAsia="zh-CN" w:bidi="ar"/>
              </w:rPr>
            </w:pPr>
            <w:ins w:id="14515" w:author="Xuning Wei12232" w:date="2026-07-27T20:45: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4516" w:author="Xuning Wei12232" w:date="2026-07-27T20:59:00Z">
              <w:tcPr>
                <w:tcW w:w="396" w:type="pct"/>
                <w:gridSpan w:val="3"/>
                <w:vMerge w:val="restart"/>
                <w:shd w:val="clear" w:color="auto" w:fill="FFFFFF" w:themeFill="background1"/>
                <w:vAlign w:val="center"/>
              </w:tcPr>
            </w:tcPrChange>
          </w:tcPr>
          <w:p w14:paraId="3C50E104" w14:textId="1EC0086D" w:rsidR="0026505D" w:rsidRPr="00BB7730" w:rsidRDefault="0026505D" w:rsidP="0026505D">
            <w:pPr>
              <w:jc w:val="both"/>
              <w:rPr>
                <w:ins w:id="14517" w:author="Xuning Wei12232" w:date="2026-07-27T20:37:00Z"/>
                <w:rFonts w:ascii="Times New Roman" w:eastAsia="仿宋_GB2312" w:hAnsi="Times New Roman" w:cs="Times New Roman"/>
                <w:color w:val="auto"/>
                <w:sz w:val="18"/>
                <w:szCs w:val="18"/>
                <w:lang w:eastAsia="zh-CN" w:bidi="ar"/>
              </w:rPr>
            </w:pPr>
            <w:ins w:id="14518" w:author="Xuning Wei12232" w:date="2026-07-27T20:45: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4519" w:author="Xuning Wei12232" w:date="2026-07-27T20:59:00Z">
              <w:tcPr>
                <w:tcW w:w="397" w:type="pct"/>
                <w:gridSpan w:val="3"/>
                <w:vAlign w:val="center"/>
              </w:tcPr>
            </w:tcPrChange>
          </w:tcPr>
          <w:p w14:paraId="40CBEF3E" w14:textId="77777777" w:rsidR="0026505D" w:rsidRPr="00BB7730" w:rsidRDefault="003E162E" w:rsidP="0026505D">
            <w:pPr>
              <w:jc w:val="both"/>
              <w:rPr>
                <w:ins w:id="14520" w:author="Xuning Wei12232" w:date="2026-07-27T20:37:00Z"/>
                <w:rFonts w:ascii="Times New Roman" w:eastAsia="仿宋_GB2312" w:hAnsi="Times New Roman" w:cs="Times New Roman"/>
                <w:b/>
                <w:color w:val="auto"/>
                <w:sz w:val="18"/>
                <w:szCs w:val="18"/>
                <w:lang w:eastAsia="zh-CN" w:bidi="ar"/>
              </w:rPr>
            </w:pPr>
            <w:customXmlInsRangeStart w:id="14521" w:author="Xuning Wei12232" w:date="2026-07-27T20:45:00Z"/>
            <w:sdt>
              <w:sdtPr>
                <w:rPr>
                  <w:rFonts w:ascii="Times New Roman" w:eastAsia="仿宋_GB2312" w:hAnsi="Times New Roman" w:cs="Times New Roman"/>
                  <w:color w:val="auto"/>
                  <w:sz w:val="18"/>
                  <w:szCs w:val="18"/>
                  <w:lang w:eastAsia="zh-CN" w:bidi="ar"/>
                </w:rPr>
                <w:id w:val="-1788115365"/>
                <w14:checkbox>
                  <w14:checked w14:val="1"/>
                  <w14:checkedState w14:val="2612" w14:font="MS Gothic"/>
                  <w14:uncheckedState w14:val="2610" w14:font="MS Gothic"/>
                </w14:checkbox>
              </w:sdtPr>
              <w:sdtEndPr/>
              <w:sdtContent>
                <w:customXmlInsRangeEnd w:id="14521"/>
                <w:ins w:id="14522" w:author="Xuning Wei12232" w:date="2026-07-27T20:45:00Z">
                  <w:r w:rsidR="0026505D" w:rsidRPr="00BB7730">
                    <w:rPr>
                      <w:rFonts w:ascii="Segoe UI Symbol" w:eastAsia="MS Gothic" w:hAnsi="Segoe UI Symbol" w:cs="Segoe UI Symbol"/>
                      <w:color w:val="auto"/>
                      <w:sz w:val="18"/>
                      <w:szCs w:val="18"/>
                      <w:lang w:eastAsia="zh-CN" w:bidi="ar"/>
                    </w:rPr>
                    <w:t>☒</w:t>
                  </w:r>
                </w:ins>
                <w:customXmlInsRangeStart w:id="14523" w:author="Xuning Wei12232" w:date="2026-07-27T20:45:00Z"/>
              </w:sdtContent>
            </w:sdt>
            <w:customXmlInsRangeEnd w:id="14523"/>
            <w:ins w:id="14524" w:author="Xuning Wei12232" w:date="2026-07-27T20:45: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4525" w:author="Xuning Wei12232" w:date="2026-07-27T20:59:00Z">
              <w:tcPr>
                <w:tcW w:w="397" w:type="pct"/>
                <w:gridSpan w:val="2"/>
                <w:vAlign w:val="center"/>
              </w:tcPr>
            </w:tcPrChange>
          </w:tcPr>
          <w:p w14:paraId="5D574E2D" w14:textId="49F7C1A0" w:rsidR="0026505D" w:rsidRPr="00BB7730" w:rsidRDefault="003E162E" w:rsidP="0026505D">
            <w:pPr>
              <w:jc w:val="both"/>
              <w:rPr>
                <w:ins w:id="14526" w:author="Xuning Wei12232" w:date="2026-07-27T20:37:00Z"/>
                <w:rFonts w:ascii="Times New Roman" w:eastAsia="仿宋_GB2312" w:hAnsi="Times New Roman" w:cs="Times New Roman"/>
                <w:color w:val="auto"/>
                <w:sz w:val="18"/>
                <w:szCs w:val="18"/>
                <w:lang w:eastAsia="zh-CN" w:bidi="ar"/>
              </w:rPr>
            </w:pPr>
            <w:customXmlInsRangeStart w:id="14527" w:author="Xuning Wei12232" w:date="2026-07-27T20:45:00Z"/>
            <w:sdt>
              <w:sdtPr>
                <w:rPr>
                  <w:rFonts w:ascii="Times New Roman" w:eastAsia="仿宋_GB2312" w:hAnsi="Times New Roman" w:cs="Times New Roman"/>
                  <w:color w:val="auto"/>
                  <w:sz w:val="18"/>
                  <w:szCs w:val="18"/>
                  <w:lang w:eastAsia="zh-CN" w:bidi="ar"/>
                </w:rPr>
                <w:id w:val="-1200320021"/>
                <w14:checkbox>
                  <w14:checked w14:val="0"/>
                  <w14:checkedState w14:val="2612" w14:font="MS Gothic"/>
                  <w14:uncheckedState w14:val="2610" w14:font="MS Gothic"/>
                </w14:checkbox>
              </w:sdtPr>
              <w:sdtEndPr/>
              <w:sdtContent>
                <w:customXmlInsRangeEnd w:id="14527"/>
                <w:ins w:id="14528" w:author="Xuning Wei12232" w:date="2026-07-27T20:45:00Z">
                  <w:r w:rsidR="0026505D" w:rsidRPr="00BB7730">
                    <w:rPr>
                      <w:rFonts w:ascii="Segoe UI Symbol" w:eastAsia="仿宋_GB2312" w:hAnsi="Segoe UI Symbol" w:cs="Segoe UI Symbol"/>
                      <w:color w:val="auto"/>
                      <w:sz w:val="18"/>
                      <w:szCs w:val="18"/>
                      <w:lang w:eastAsia="zh-CN" w:bidi="ar"/>
                    </w:rPr>
                    <w:t>☐</w:t>
                  </w:r>
                </w:ins>
                <w:customXmlInsRangeStart w:id="14529" w:author="Xuning Wei12232" w:date="2026-07-27T20:45:00Z"/>
              </w:sdtContent>
            </w:sdt>
            <w:customXmlInsRangeEnd w:id="14529"/>
            <w:ins w:id="14530" w:author="Xuning Wei12232" w:date="2026-07-27T20:45: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4531" w:author="Xuning Wei12232" w:date="2026-07-27T20:59:00Z">
              <w:tcPr>
                <w:tcW w:w="988" w:type="pct"/>
                <w:vMerge w:val="restart"/>
                <w:vAlign w:val="center"/>
              </w:tcPr>
            </w:tcPrChange>
          </w:tcPr>
          <w:p w14:paraId="4E0095FA" w14:textId="77777777" w:rsidR="0026505D" w:rsidRPr="00BB7730" w:rsidRDefault="003E162E" w:rsidP="0026505D">
            <w:pPr>
              <w:jc w:val="both"/>
              <w:rPr>
                <w:ins w:id="14532" w:author="Xuning Wei12232" w:date="2026-07-27T20:45:00Z"/>
                <w:rFonts w:ascii="Times New Roman" w:eastAsia="仿宋_GB2312" w:hAnsi="Times New Roman" w:cs="Times New Roman"/>
                <w:color w:val="auto"/>
                <w:sz w:val="18"/>
                <w:szCs w:val="18"/>
                <w:u w:val="single"/>
                <w:lang w:eastAsia="zh-CN" w:bidi="ar"/>
              </w:rPr>
            </w:pPr>
            <w:customXmlInsRangeStart w:id="14533" w:author="Xuning Wei12232" w:date="2026-07-27T20:45:00Z"/>
            <w:sdt>
              <w:sdtPr>
                <w:rPr>
                  <w:rFonts w:ascii="Times New Roman" w:eastAsia="仿宋_GB2312" w:hAnsi="Times New Roman" w:cs="Times New Roman"/>
                  <w:b/>
                  <w:color w:val="auto"/>
                  <w:sz w:val="18"/>
                  <w:szCs w:val="18"/>
                  <w:lang w:eastAsia="zh-CN" w:bidi="ar"/>
                </w:rPr>
                <w:id w:val="1168597013"/>
                <w14:checkbox>
                  <w14:checked w14:val="0"/>
                  <w14:checkedState w14:val="2612" w14:font="MS Gothic"/>
                  <w14:uncheckedState w14:val="2610" w14:font="MS Gothic"/>
                </w14:checkbox>
              </w:sdtPr>
              <w:sdtEndPr/>
              <w:sdtContent>
                <w:customXmlInsRangeEnd w:id="14533"/>
                <w:ins w:id="1453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535" w:author="Xuning Wei12232" w:date="2026-07-27T20:45:00Z"/>
              </w:sdtContent>
            </w:sdt>
            <w:customXmlInsRangeEnd w:id="14535"/>
            <w:ins w:id="14536"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078684EB" w14:textId="77777777" w:rsidR="0026505D" w:rsidRPr="00BB7730" w:rsidRDefault="003E162E" w:rsidP="0026505D">
            <w:pPr>
              <w:jc w:val="both"/>
              <w:rPr>
                <w:ins w:id="14537" w:author="Xuning Wei12232" w:date="2026-07-27T20:45:00Z"/>
                <w:rFonts w:ascii="Times New Roman" w:eastAsia="仿宋_GB2312" w:hAnsi="Times New Roman" w:cs="Times New Roman"/>
                <w:color w:val="auto"/>
                <w:sz w:val="18"/>
                <w:szCs w:val="18"/>
                <w:u w:val="single"/>
                <w:lang w:eastAsia="zh-CN" w:bidi="ar"/>
              </w:rPr>
            </w:pPr>
            <w:customXmlInsRangeStart w:id="14538" w:author="Xuning Wei12232" w:date="2026-07-27T20:45:00Z"/>
            <w:sdt>
              <w:sdtPr>
                <w:rPr>
                  <w:rFonts w:ascii="Times New Roman" w:eastAsia="仿宋_GB2312" w:hAnsi="Times New Roman" w:cs="Times New Roman"/>
                  <w:b/>
                  <w:color w:val="auto"/>
                  <w:sz w:val="18"/>
                  <w:szCs w:val="18"/>
                  <w:lang w:eastAsia="zh-CN" w:bidi="ar"/>
                </w:rPr>
                <w:id w:val="1323691145"/>
                <w14:checkbox>
                  <w14:checked w14:val="1"/>
                  <w14:checkedState w14:val="2612" w14:font="MS Gothic"/>
                  <w14:uncheckedState w14:val="2610" w14:font="MS Gothic"/>
                </w14:checkbox>
              </w:sdtPr>
              <w:sdtEndPr/>
              <w:sdtContent>
                <w:customXmlInsRangeEnd w:id="14538"/>
                <w:ins w:id="1453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540" w:author="Xuning Wei12232" w:date="2026-07-27T20:45:00Z"/>
              </w:sdtContent>
            </w:sdt>
            <w:customXmlInsRangeEnd w:id="14540"/>
            <w:ins w:id="14541"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4EA5F0D4" w14:textId="77777777" w:rsidR="0026505D" w:rsidRPr="00BB7730" w:rsidRDefault="003E162E" w:rsidP="0026505D">
            <w:pPr>
              <w:jc w:val="both"/>
              <w:rPr>
                <w:ins w:id="14542" w:author="Xuning Wei12232" w:date="2026-07-27T20:45:00Z"/>
                <w:rFonts w:ascii="Times New Roman" w:eastAsia="仿宋_GB2312" w:hAnsi="Times New Roman" w:cs="Times New Roman"/>
                <w:color w:val="auto"/>
                <w:sz w:val="18"/>
                <w:szCs w:val="18"/>
                <w:lang w:eastAsia="zh-CN" w:bidi="ar"/>
              </w:rPr>
            </w:pPr>
            <w:customXmlInsRangeStart w:id="14543" w:author="Xuning Wei12232" w:date="2026-07-27T20:45:00Z"/>
            <w:sdt>
              <w:sdtPr>
                <w:rPr>
                  <w:rFonts w:ascii="Times New Roman" w:eastAsia="仿宋_GB2312" w:hAnsi="Times New Roman" w:cs="Times New Roman"/>
                  <w:b/>
                  <w:color w:val="auto"/>
                  <w:sz w:val="18"/>
                  <w:szCs w:val="18"/>
                  <w:lang w:eastAsia="zh-CN" w:bidi="ar"/>
                </w:rPr>
                <w:id w:val="-1248414975"/>
                <w14:checkbox>
                  <w14:checked w14:val="0"/>
                  <w14:checkedState w14:val="2612" w14:font="MS Gothic"/>
                  <w14:uncheckedState w14:val="2610" w14:font="MS Gothic"/>
                </w14:checkbox>
              </w:sdtPr>
              <w:sdtEndPr/>
              <w:sdtContent>
                <w:customXmlInsRangeEnd w:id="14543"/>
                <w:ins w:id="1454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545" w:author="Xuning Wei12232" w:date="2026-07-27T20:45:00Z"/>
              </w:sdtContent>
            </w:sdt>
            <w:customXmlInsRangeEnd w:id="14545"/>
            <w:ins w:id="14546" w:author="Xuning Wei12232" w:date="2026-07-27T20:45: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4F14DD77" w14:textId="77777777" w:rsidR="0026505D" w:rsidRPr="00BB7730" w:rsidRDefault="003E162E" w:rsidP="0026505D">
            <w:pPr>
              <w:jc w:val="both"/>
              <w:rPr>
                <w:ins w:id="14547" w:author="Xuning Wei12232" w:date="2026-07-27T20:45:00Z"/>
                <w:rFonts w:ascii="Times New Roman" w:eastAsia="仿宋_GB2312" w:hAnsi="Times New Roman" w:cs="Times New Roman"/>
                <w:color w:val="auto"/>
                <w:sz w:val="18"/>
                <w:szCs w:val="18"/>
                <w:u w:val="single"/>
                <w:lang w:eastAsia="zh-CN" w:bidi="ar"/>
              </w:rPr>
            </w:pPr>
            <w:customXmlInsRangeStart w:id="14548" w:author="Xuning Wei12232" w:date="2026-07-27T20:45:00Z"/>
            <w:sdt>
              <w:sdtPr>
                <w:rPr>
                  <w:rFonts w:ascii="Times New Roman" w:eastAsia="仿宋_GB2312" w:hAnsi="Times New Roman" w:cs="Times New Roman"/>
                  <w:b/>
                  <w:color w:val="auto"/>
                  <w:sz w:val="18"/>
                  <w:szCs w:val="18"/>
                  <w:lang w:eastAsia="zh-CN" w:bidi="ar"/>
                </w:rPr>
                <w:id w:val="-1825957435"/>
                <w14:checkbox>
                  <w14:checked w14:val="1"/>
                  <w14:checkedState w14:val="2612" w14:font="MS Gothic"/>
                  <w14:uncheckedState w14:val="2610" w14:font="MS Gothic"/>
                </w14:checkbox>
              </w:sdtPr>
              <w:sdtEndPr/>
              <w:sdtContent>
                <w:customXmlInsRangeEnd w:id="14548"/>
                <w:ins w:id="1454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550" w:author="Xuning Wei12232" w:date="2026-07-27T20:45:00Z"/>
              </w:sdtContent>
            </w:sdt>
            <w:customXmlInsRangeEnd w:id="14550"/>
            <w:ins w:id="14551" w:author="Xuning Wei12232" w:date="2026-07-27T20:45: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795F07A9" w14:textId="4C80AC54" w:rsidR="0026505D" w:rsidRPr="00BB7730" w:rsidRDefault="003E162E" w:rsidP="0026505D">
            <w:pPr>
              <w:jc w:val="both"/>
              <w:rPr>
                <w:ins w:id="14552" w:author="Xuning Wei12232" w:date="2026-07-27T20:37:00Z"/>
                <w:rFonts w:ascii="Times New Roman" w:eastAsia="仿宋_GB2312" w:hAnsi="Times New Roman" w:cs="Times New Roman"/>
                <w:b/>
                <w:color w:val="auto"/>
                <w:sz w:val="20"/>
                <w:szCs w:val="20"/>
                <w:lang w:eastAsia="zh-CN" w:bidi="ar"/>
              </w:rPr>
            </w:pPr>
            <w:customXmlInsRangeStart w:id="14553" w:author="Xuning Wei12232" w:date="2026-07-27T20:45:00Z"/>
            <w:sdt>
              <w:sdtPr>
                <w:rPr>
                  <w:rFonts w:ascii="Times New Roman" w:eastAsia="仿宋_GB2312" w:hAnsi="Times New Roman" w:cs="Times New Roman"/>
                  <w:b/>
                  <w:color w:val="auto"/>
                  <w:sz w:val="18"/>
                  <w:szCs w:val="18"/>
                  <w:lang w:eastAsia="zh-CN" w:bidi="ar"/>
                </w:rPr>
                <w:id w:val="-714353264"/>
                <w14:checkbox>
                  <w14:checked w14:val="1"/>
                  <w14:checkedState w14:val="2612" w14:font="MS Gothic"/>
                  <w14:uncheckedState w14:val="2610" w14:font="MS Gothic"/>
                </w14:checkbox>
              </w:sdtPr>
              <w:sdtEndPr/>
              <w:sdtContent>
                <w:customXmlInsRangeEnd w:id="14553"/>
                <w:ins w:id="14554" w:author="Xuning Wei12232" w:date="2026-07-27T20:45:00Z">
                  <w:r w:rsidR="0026505D" w:rsidRPr="00BB7730">
                    <w:rPr>
                      <w:rFonts w:ascii="Segoe UI Symbol" w:eastAsia="仿宋_GB2312" w:hAnsi="Segoe UI Symbol" w:cs="Segoe UI Symbol"/>
                      <w:b/>
                      <w:color w:val="auto"/>
                      <w:sz w:val="18"/>
                      <w:szCs w:val="18"/>
                      <w:lang w:eastAsia="zh-CN" w:bidi="ar"/>
                      <w:rPrChange w:id="14555" w:author="He Han" w:date="2026-10-13T14:13:00Z">
                        <w:rPr>
                          <w:rFonts w:ascii="Segoe UI Symbol" w:eastAsia="仿宋_GB2312" w:hAnsi="Segoe UI Symbol" w:cs="Segoe UI Symbol"/>
                          <w:color w:val="auto"/>
                          <w:sz w:val="18"/>
                          <w:szCs w:val="18"/>
                          <w:lang w:eastAsia="zh-CN" w:bidi="ar"/>
                        </w:rPr>
                      </w:rPrChange>
                    </w:rPr>
                    <w:t>☒</w:t>
                  </w:r>
                </w:ins>
                <w:customXmlInsRangeStart w:id="14556" w:author="Xuning Wei12232" w:date="2026-07-27T20:45:00Z"/>
              </w:sdtContent>
            </w:sdt>
            <w:customXmlInsRangeEnd w:id="14556"/>
            <w:ins w:id="14557" w:author="Xuning Wei12232" w:date="2026-07-27T20:45:00Z">
              <w:r w:rsidR="0026505D" w:rsidRPr="00BB7730">
                <w:rPr>
                  <w:rFonts w:ascii="Times New Roman" w:eastAsia="仿宋_GB2312" w:hAnsi="Times New Roman" w:cs="Times New Roman"/>
                  <w:b/>
                  <w:color w:val="auto"/>
                  <w:sz w:val="18"/>
                  <w:szCs w:val="18"/>
                  <w:lang w:eastAsia="zh-CN" w:bidi="ar"/>
                  <w:rPrChange w:id="14558" w:author="He Han" w:date="2026-10-13T14:13:00Z">
                    <w:rPr>
                      <w:rFonts w:ascii="Times New Roman" w:eastAsia="仿宋_GB2312" w:hAnsi="Times New Roman" w:cs="Times New Roman"/>
                      <w:color w:val="auto"/>
                      <w:sz w:val="18"/>
                      <w:szCs w:val="18"/>
                      <w:lang w:eastAsia="zh-CN" w:bidi="ar"/>
                    </w:rPr>
                  </w:rPrChange>
                </w:rPr>
                <w:t xml:space="preserve"> </w:t>
              </w:r>
              <w:r w:rsidR="0026505D" w:rsidRPr="00BB7730">
                <w:rPr>
                  <w:rFonts w:ascii="Times New Roman" w:eastAsia="仿宋_GB2312" w:hAnsi="Times New Roman" w:cs="Times New Roman"/>
                  <w:color w:val="auto"/>
                  <w:sz w:val="18"/>
                  <w:szCs w:val="18"/>
                  <w:lang w:eastAsia="zh-CN" w:bidi="ar"/>
                </w:rPr>
                <w:t>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w:t>
              </w:r>
            </w:ins>
            <w:ins w:id="14559" w:author="He Han" w:date="2026-10-13T14:12:00Z">
              <w:r w:rsidR="00282E4B" w:rsidRPr="00BB7730">
                <w:rPr>
                  <w:rFonts w:ascii="Times New Roman" w:eastAsia="仿宋_GB2312" w:hAnsi="Times New Roman" w:cs="Times New Roman"/>
                  <w:color w:val="auto"/>
                  <w:sz w:val="18"/>
                  <w:szCs w:val="18"/>
                  <w:u w:val="single"/>
                  <w:lang w:eastAsia="zh-CN" w:bidi="ar"/>
                </w:rPr>
                <w:t xml:space="preserve"> </w:t>
              </w:r>
            </w:ins>
            <w:ins w:id="14560" w:author="Xuning Wei12232" w:date="2026-07-27T20:45:00Z">
              <w:r w:rsidR="0026505D" w:rsidRPr="00BB7730">
                <w:rPr>
                  <w:rFonts w:ascii="Times New Roman" w:eastAsia="仿宋_GB2312" w:hAnsi="Times New Roman" w:cs="Times New Roman"/>
                  <w:color w:val="auto"/>
                  <w:sz w:val="18"/>
                  <w:szCs w:val="18"/>
                  <w:u w:val="single"/>
                  <w:lang w:eastAsia="zh-CN" w:bidi="ar"/>
                </w:rPr>
                <w:t>The material demonstrates good corrosion resistance, including tolerance to organic solvents.</w:t>
              </w:r>
            </w:ins>
            <w:ins w:id="14561" w:author="He Han" w:date="2026-10-13T14:12:00Z">
              <w:r w:rsidR="00282E4B" w:rsidRPr="00BB7730">
                <w:rPr>
                  <w:rFonts w:ascii="Times New Roman" w:eastAsia="仿宋_GB2312" w:hAnsi="Times New Roman" w:cs="Times New Roman"/>
                  <w:color w:val="auto"/>
                  <w:sz w:val="18"/>
                  <w:szCs w:val="18"/>
                  <w:u w:val="single"/>
                  <w:lang w:eastAsia="zh-CN" w:bidi="ar"/>
                </w:rPr>
                <w:t xml:space="preserve"> </w:t>
              </w:r>
            </w:ins>
            <w:ins w:id="14562" w:author="Xuning Wei12232" w:date="2026-07-27T20:45:00Z">
              <w:r w:rsidR="0026505D" w:rsidRPr="00BB7730">
                <w:rPr>
                  <w:rFonts w:ascii="Times New Roman" w:eastAsia="仿宋_GB2312" w:hAnsi="Times New Roman" w:cs="Times New Roman"/>
                  <w:color w:val="auto"/>
                  <w:sz w:val="18"/>
                  <w:szCs w:val="18"/>
                  <w:u w:val="single"/>
                  <w:lang w:eastAsia="zh-CN" w:bidi="ar"/>
                </w:rPr>
                <w:t>The solvents are neutral, and the material compatibility is confirmed.</w:t>
              </w:r>
            </w:ins>
          </w:p>
        </w:tc>
      </w:tr>
      <w:tr w:rsidR="0026505D" w:rsidRPr="00BB7730" w14:paraId="13CCA1AD" w14:textId="77777777" w:rsidTr="00770B21">
        <w:trPr>
          <w:trHeight w:val="2861"/>
          <w:ins w:id="14563" w:author="Xuning Wei12232" w:date="2026-07-27T20:37:00Z"/>
          <w:trPrChange w:id="14564" w:author="Xuning Wei12232" w:date="2026-07-27T20:59:00Z">
            <w:trPr>
              <w:trHeight w:val="2861"/>
            </w:trPr>
          </w:trPrChange>
        </w:trPr>
        <w:tc>
          <w:tcPr>
            <w:tcW w:w="269" w:type="pct"/>
            <w:vMerge/>
            <w:shd w:val="clear" w:color="auto" w:fill="FFFFFF" w:themeFill="background1"/>
            <w:vAlign w:val="center"/>
            <w:tcPrChange w:id="14565" w:author="Xuning Wei12232" w:date="2026-07-27T20:59:00Z">
              <w:tcPr>
                <w:tcW w:w="269" w:type="pct"/>
                <w:gridSpan w:val="3"/>
                <w:vMerge/>
                <w:shd w:val="clear" w:color="auto" w:fill="FFFFFF" w:themeFill="background1"/>
                <w:vAlign w:val="center"/>
              </w:tcPr>
            </w:tcPrChange>
          </w:tcPr>
          <w:p w14:paraId="428CD369" w14:textId="77777777" w:rsidR="0026505D" w:rsidRPr="00BB7730" w:rsidRDefault="0026505D" w:rsidP="0026505D">
            <w:pPr>
              <w:jc w:val="both"/>
              <w:rPr>
                <w:ins w:id="14566" w:author="Xuning Wei12232" w:date="2026-07-27T20:49: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4567" w:author="Xuning Wei12232" w:date="2026-07-27T20:59:00Z">
              <w:tcPr>
                <w:tcW w:w="1365" w:type="pct"/>
                <w:gridSpan w:val="3"/>
                <w:vMerge/>
                <w:shd w:val="clear" w:color="auto" w:fill="FFFFFF" w:themeFill="background1"/>
                <w:vAlign w:val="center"/>
              </w:tcPr>
            </w:tcPrChange>
          </w:tcPr>
          <w:p w14:paraId="2F972FCC" w14:textId="77777777" w:rsidR="0026505D" w:rsidRPr="00BB7730" w:rsidRDefault="0026505D" w:rsidP="0026505D">
            <w:pPr>
              <w:jc w:val="both"/>
              <w:rPr>
                <w:ins w:id="14568" w:author="Xuning Wei12232" w:date="2026-07-27T20:43:00Z"/>
                <w:rFonts w:ascii="Times New Roman" w:eastAsia="等线" w:hAnsi="Times New Roman" w:cs="Times New Roman"/>
                <w:color w:val="000000" w:themeColor="text1"/>
                <w:sz w:val="18"/>
                <w:szCs w:val="18"/>
                <w:lang w:eastAsia="zh-CN"/>
              </w:rPr>
            </w:pPr>
          </w:p>
        </w:tc>
        <w:tc>
          <w:tcPr>
            <w:tcW w:w="842" w:type="pct"/>
            <w:vMerge/>
            <w:shd w:val="clear" w:color="auto" w:fill="FFFFFF" w:themeFill="background1"/>
            <w:vAlign w:val="center"/>
            <w:tcPrChange w:id="14569" w:author="Xuning Wei12232" w:date="2026-07-27T20:59:00Z">
              <w:tcPr>
                <w:tcW w:w="842" w:type="pct"/>
                <w:gridSpan w:val="3"/>
                <w:vMerge/>
                <w:shd w:val="clear" w:color="auto" w:fill="FFFFFF" w:themeFill="background1"/>
                <w:vAlign w:val="center"/>
              </w:tcPr>
            </w:tcPrChange>
          </w:tcPr>
          <w:p w14:paraId="561177FB" w14:textId="77777777" w:rsidR="0026505D" w:rsidRPr="00BB7730" w:rsidRDefault="0026505D" w:rsidP="0026505D">
            <w:pPr>
              <w:jc w:val="both"/>
              <w:rPr>
                <w:ins w:id="14570"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4571" w:author="Xuning Wei12232" w:date="2026-07-27T20:59:00Z">
              <w:tcPr>
                <w:tcW w:w="346" w:type="pct"/>
                <w:gridSpan w:val="3"/>
                <w:vMerge/>
                <w:shd w:val="clear" w:color="auto" w:fill="FFFFFF" w:themeFill="background1"/>
                <w:vAlign w:val="center"/>
              </w:tcPr>
            </w:tcPrChange>
          </w:tcPr>
          <w:p w14:paraId="7734ADF9" w14:textId="77777777" w:rsidR="0026505D" w:rsidRPr="00BB7730" w:rsidRDefault="0026505D" w:rsidP="0026505D">
            <w:pPr>
              <w:jc w:val="both"/>
              <w:rPr>
                <w:ins w:id="14572"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14573" w:author="Xuning Wei12232" w:date="2026-07-27T20:59:00Z">
              <w:tcPr>
                <w:tcW w:w="396" w:type="pct"/>
                <w:gridSpan w:val="3"/>
                <w:vMerge/>
                <w:shd w:val="clear" w:color="auto" w:fill="FFFFFF" w:themeFill="background1"/>
                <w:vAlign w:val="center"/>
              </w:tcPr>
            </w:tcPrChange>
          </w:tcPr>
          <w:p w14:paraId="3B0328D6" w14:textId="77777777" w:rsidR="0026505D" w:rsidRPr="00BB7730" w:rsidRDefault="0026505D" w:rsidP="0026505D">
            <w:pPr>
              <w:jc w:val="both"/>
              <w:rPr>
                <w:ins w:id="14574"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14575" w:author="Xuning Wei12232" w:date="2026-07-27T20:59:00Z">
              <w:tcPr>
                <w:tcW w:w="397" w:type="pct"/>
                <w:gridSpan w:val="3"/>
                <w:vAlign w:val="center"/>
              </w:tcPr>
            </w:tcPrChange>
          </w:tcPr>
          <w:p w14:paraId="181C38FA" w14:textId="77777777" w:rsidR="0026505D" w:rsidRPr="00BB7730" w:rsidRDefault="003E162E" w:rsidP="0026505D">
            <w:pPr>
              <w:jc w:val="both"/>
              <w:rPr>
                <w:ins w:id="14576" w:author="Xuning Wei12232" w:date="2026-07-27T20:49:00Z"/>
                <w:rFonts w:ascii="Times New Roman" w:eastAsia="仿宋_GB2312" w:hAnsi="Times New Roman" w:cs="Times New Roman"/>
                <w:color w:val="auto"/>
                <w:sz w:val="18"/>
                <w:szCs w:val="18"/>
                <w:lang w:eastAsia="zh-CN" w:bidi="ar"/>
              </w:rPr>
            </w:pPr>
            <w:customXmlInsRangeStart w:id="14577" w:author="Xuning Wei12232" w:date="2026-07-27T20:49:00Z"/>
            <w:sdt>
              <w:sdtPr>
                <w:rPr>
                  <w:rFonts w:ascii="Times New Roman" w:eastAsia="仿宋_GB2312" w:hAnsi="Times New Roman" w:cs="Times New Roman"/>
                  <w:b/>
                  <w:color w:val="auto"/>
                  <w:sz w:val="18"/>
                  <w:szCs w:val="18"/>
                  <w:lang w:eastAsia="zh-CN" w:bidi="ar"/>
                </w:rPr>
                <w:id w:val="-1283803506"/>
                <w14:checkbox>
                  <w14:checked w14:val="0"/>
                  <w14:checkedState w14:val="2612" w14:font="MS Gothic"/>
                  <w14:uncheckedState w14:val="2610" w14:font="MS Gothic"/>
                </w14:checkbox>
              </w:sdtPr>
              <w:sdtEndPr/>
              <w:sdtContent>
                <w:customXmlInsRangeEnd w:id="14577"/>
                <w:ins w:id="14578"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579" w:author="Xuning Wei12232" w:date="2026-07-27T20:49:00Z"/>
              </w:sdtContent>
            </w:sdt>
            <w:customXmlInsRangeEnd w:id="14579"/>
            <w:ins w:id="14580" w:author="Xuning Wei12232" w:date="2026-07-27T20:49:00Z">
              <w:r w:rsidR="0026505D" w:rsidRPr="00BB7730">
                <w:rPr>
                  <w:rFonts w:ascii="Times New Roman" w:eastAsia="仿宋_GB2312" w:hAnsi="Times New Roman" w:cs="Times New Roman"/>
                  <w:color w:val="auto"/>
                  <w:sz w:val="18"/>
                  <w:szCs w:val="18"/>
                  <w:lang w:eastAsia="zh-CN" w:bidi="ar"/>
                </w:rPr>
                <w:t xml:space="preserve"> High</w:t>
              </w:r>
            </w:ins>
          </w:p>
          <w:p w14:paraId="0DC28CF0" w14:textId="77777777" w:rsidR="0026505D" w:rsidRPr="00BB7730" w:rsidRDefault="003E162E" w:rsidP="0026505D">
            <w:pPr>
              <w:jc w:val="both"/>
              <w:rPr>
                <w:ins w:id="14581" w:author="Xuning Wei12232" w:date="2026-07-27T20:49:00Z"/>
                <w:rFonts w:ascii="Times New Roman" w:eastAsia="仿宋_GB2312" w:hAnsi="Times New Roman" w:cs="Times New Roman"/>
                <w:color w:val="auto"/>
                <w:sz w:val="18"/>
                <w:szCs w:val="18"/>
                <w:lang w:eastAsia="zh-CN" w:bidi="ar"/>
              </w:rPr>
            </w:pPr>
            <w:customXmlInsRangeStart w:id="14582" w:author="Xuning Wei12232" w:date="2026-07-27T20:49:00Z"/>
            <w:sdt>
              <w:sdtPr>
                <w:rPr>
                  <w:rFonts w:ascii="Times New Roman" w:eastAsia="仿宋_GB2312" w:hAnsi="Times New Roman" w:cs="Times New Roman"/>
                  <w:b/>
                  <w:color w:val="auto"/>
                  <w:sz w:val="18"/>
                  <w:szCs w:val="18"/>
                  <w:lang w:eastAsia="zh-CN" w:bidi="ar"/>
                </w:rPr>
                <w:id w:val="-913625100"/>
                <w14:checkbox>
                  <w14:checked w14:val="0"/>
                  <w14:checkedState w14:val="2612" w14:font="MS Gothic"/>
                  <w14:uncheckedState w14:val="2610" w14:font="MS Gothic"/>
                </w14:checkbox>
              </w:sdtPr>
              <w:sdtEndPr/>
              <w:sdtContent>
                <w:customXmlInsRangeEnd w:id="14582"/>
                <w:ins w:id="14583"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584" w:author="Xuning Wei12232" w:date="2026-07-27T20:49:00Z"/>
              </w:sdtContent>
            </w:sdt>
            <w:customXmlInsRangeEnd w:id="14584"/>
            <w:ins w:id="14585" w:author="Xuning Wei12232" w:date="2026-07-27T20:49: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63A848A5" w14:textId="7BA59CEA" w:rsidR="0026505D" w:rsidRPr="00BB7730" w:rsidRDefault="003E162E" w:rsidP="0026505D">
            <w:pPr>
              <w:jc w:val="both"/>
              <w:rPr>
                <w:ins w:id="14586" w:author="Xuning Wei12232" w:date="2026-07-27T20:45:00Z"/>
                <w:rFonts w:ascii="Times New Roman" w:eastAsia="仿宋_GB2312" w:hAnsi="Times New Roman" w:cs="Times New Roman"/>
                <w:color w:val="auto"/>
                <w:sz w:val="18"/>
                <w:szCs w:val="18"/>
                <w:lang w:eastAsia="zh-CN" w:bidi="ar"/>
              </w:rPr>
            </w:pPr>
            <w:customXmlInsRangeStart w:id="14587" w:author="Xuning Wei12232" w:date="2026-07-27T20:49:00Z"/>
            <w:sdt>
              <w:sdtPr>
                <w:rPr>
                  <w:rFonts w:ascii="Times New Roman" w:eastAsia="仿宋_GB2312" w:hAnsi="Times New Roman" w:cs="Times New Roman"/>
                  <w:b/>
                  <w:color w:val="auto"/>
                  <w:sz w:val="18"/>
                  <w:szCs w:val="18"/>
                  <w:lang w:eastAsia="zh-CN" w:bidi="ar"/>
                </w:rPr>
                <w:id w:val="-119931056"/>
                <w14:checkbox>
                  <w14:checked w14:val="1"/>
                  <w14:checkedState w14:val="2612" w14:font="MS Gothic"/>
                  <w14:uncheckedState w14:val="2610" w14:font="MS Gothic"/>
                </w14:checkbox>
              </w:sdtPr>
              <w:sdtEndPr/>
              <w:sdtContent>
                <w:customXmlInsRangeEnd w:id="14587"/>
                <w:ins w:id="14588"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589" w:author="Xuning Wei12232" w:date="2026-07-27T20:49:00Z"/>
              </w:sdtContent>
            </w:sdt>
            <w:customXmlInsRangeEnd w:id="14589"/>
            <w:ins w:id="14590" w:author="Xuning Wei12232" w:date="2026-07-27T20:49: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4591" w:author="Xuning Wei12232" w:date="2026-07-27T20:59:00Z">
              <w:tcPr>
                <w:tcW w:w="397" w:type="pct"/>
                <w:gridSpan w:val="2"/>
                <w:vAlign w:val="center"/>
              </w:tcPr>
            </w:tcPrChange>
          </w:tcPr>
          <w:p w14:paraId="03426B7E" w14:textId="1B81B306" w:rsidR="0026505D" w:rsidRPr="00BB7730" w:rsidRDefault="0026505D" w:rsidP="0026505D">
            <w:pPr>
              <w:jc w:val="both"/>
              <w:rPr>
                <w:ins w:id="14592" w:author="Xuning Wei12232" w:date="2026-07-27T20:45:00Z"/>
                <w:rFonts w:ascii="Times New Roman" w:eastAsia="仿宋_GB2312" w:hAnsi="Times New Roman" w:cs="Times New Roman"/>
                <w:color w:val="auto"/>
                <w:sz w:val="18"/>
                <w:szCs w:val="18"/>
                <w:lang w:eastAsia="zh-CN" w:bidi="ar"/>
              </w:rPr>
            </w:pPr>
            <w:ins w:id="14593" w:author="Xuning Wei12232" w:date="2026-07-27T20:49: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4594" w:author="Xuning Wei12232" w:date="2026-07-27T20:59:00Z">
              <w:tcPr>
                <w:tcW w:w="988" w:type="pct"/>
                <w:vMerge/>
                <w:vAlign w:val="center"/>
              </w:tcPr>
            </w:tcPrChange>
          </w:tcPr>
          <w:p w14:paraId="26227AC5" w14:textId="77777777" w:rsidR="0026505D" w:rsidRPr="00BB7730" w:rsidRDefault="0026505D" w:rsidP="0026505D">
            <w:pPr>
              <w:jc w:val="both"/>
              <w:rPr>
                <w:ins w:id="14595" w:author="Xuning Wei12232" w:date="2026-07-27T20:45:00Z"/>
                <w:rFonts w:ascii="Times New Roman" w:eastAsia="仿宋_GB2312" w:hAnsi="Times New Roman" w:cs="Times New Roman"/>
                <w:b/>
                <w:color w:val="auto"/>
                <w:sz w:val="18"/>
                <w:szCs w:val="18"/>
                <w:lang w:eastAsia="zh-CN" w:bidi="ar"/>
              </w:rPr>
            </w:pPr>
          </w:p>
        </w:tc>
      </w:tr>
      <w:tr w:rsidR="0026505D" w:rsidRPr="00BB7730" w14:paraId="2B879165" w14:textId="77777777" w:rsidTr="001C718C">
        <w:trPr>
          <w:trHeight w:val="595"/>
          <w:ins w:id="14596" w:author="Xuning Wei12232" w:date="2026-07-27T20:37:00Z"/>
          <w:trPrChange w:id="14597" w:author="Xuning Wei12232" w:date="2026-07-27T21:21:00Z">
            <w:trPr>
              <w:trHeight w:val="2861"/>
            </w:trPr>
          </w:trPrChange>
        </w:trPr>
        <w:tc>
          <w:tcPr>
            <w:tcW w:w="269" w:type="pct"/>
            <w:vMerge w:val="restart"/>
            <w:shd w:val="clear" w:color="auto" w:fill="FFFFFF" w:themeFill="background1"/>
            <w:vAlign w:val="center"/>
            <w:tcPrChange w:id="14598" w:author="Xuning Wei12232" w:date="2026-07-27T21:21:00Z">
              <w:tcPr>
                <w:tcW w:w="269" w:type="pct"/>
                <w:gridSpan w:val="3"/>
                <w:vMerge w:val="restart"/>
                <w:shd w:val="clear" w:color="auto" w:fill="FFFFFF" w:themeFill="background1"/>
                <w:vAlign w:val="center"/>
              </w:tcPr>
            </w:tcPrChange>
          </w:tcPr>
          <w:p w14:paraId="6E1C6141" w14:textId="4DF77C65" w:rsidR="0026505D" w:rsidRPr="00BB7730" w:rsidRDefault="0026505D">
            <w:pPr>
              <w:jc w:val="center"/>
              <w:rPr>
                <w:ins w:id="14599" w:author="Xuning Wei12232" w:date="2026-07-27T20:37:00Z"/>
                <w:rFonts w:ascii="Times New Roman" w:eastAsia="仿宋_GB2312" w:hAnsi="Times New Roman" w:cs="Times New Roman"/>
                <w:color w:val="auto"/>
                <w:sz w:val="20"/>
                <w:szCs w:val="20"/>
                <w:lang w:eastAsia="zh-CN" w:bidi="ar"/>
              </w:rPr>
              <w:pPrChange w:id="14600" w:author="Xuning Wei12232" w:date="2026-07-27T20:49:00Z">
                <w:pPr>
                  <w:jc w:val="both"/>
                </w:pPr>
              </w:pPrChange>
            </w:pPr>
            <w:ins w:id="14601" w:author="Xuning Wei12232" w:date="2026-07-27T20:49:00Z">
              <w:r w:rsidRPr="00BB7730">
                <w:rPr>
                  <w:rFonts w:ascii="Times New Roman" w:eastAsia="仿宋_GB2312" w:hAnsi="Times New Roman" w:cs="Times New Roman"/>
                  <w:color w:val="auto"/>
                  <w:sz w:val="20"/>
                  <w:szCs w:val="20"/>
                  <w:lang w:eastAsia="zh-CN" w:bidi="ar"/>
                </w:rPr>
                <w:lastRenderedPageBreak/>
                <w:t>14</w:t>
              </w:r>
            </w:ins>
          </w:p>
        </w:tc>
        <w:tc>
          <w:tcPr>
            <w:tcW w:w="1365" w:type="pct"/>
            <w:vMerge w:val="restart"/>
            <w:shd w:val="clear" w:color="auto" w:fill="FFFFFF" w:themeFill="background1"/>
            <w:vAlign w:val="center"/>
            <w:tcPrChange w:id="14602" w:author="Xuning Wei12232" w:date="2026-07-27T21:21:00Z">
              <w:tcPr>
                <w:tcW w:w="1365" w:type="pct"/>
                <w:gridSpan w:val="3"/>
                <w:vMerge w:val="restart"/>
                <w:shd w:val="clear" w:color="auto" w:fill="FFFFFF" w:themeFill="background1"/>
                <w:vAlign w:val="center"/>
              </w:tcPr>
            </w:tcPrChange>
          </w:tcPr>
          <w:p w14:paraId="479AA165" w14:textId="4A6207DA" w:rsidR="0026505D" w:rsidRPr="00BB7730" w:rsidRDefault="0026505D" w:rsidP="0026505D">
            <w:pPr>
              <w:jc w:val="both"/>
              <w:rPr>
                <w:ins w:id="14603" w:author="Xuning Wei12232" w:date="2026-07-27T20:42:00Z"/>
                <w:rFonts w:ascii="Times New Roman" w:eastAsia="等线" w:hAnsi="Times New Roman" w:cs="Times New Roman"/>
                <w:color w:val="000000" w:themeColor="text1"/>
                <w:sz w:val="18"/>
                <w:szCs w:val="18"/>
              </w:rPr>
            </w:pPr>
            <w:ins w:id="14604" w:author="Xuning Wei12232" w:date="2026-07-27T20:42:00Z">
              <w:r w:rsidRPr="00BB7730">
                <w:rPr>
                  <w:rFonts w:ascii="Times New Roman" w:eastAsia="仿宋_GB2312" w:hAnsi="Times New Roman" w:cs="Times New Roman"/>
                  <w:color w:val="auto"/>
                  <w:sz w:val="18"/>
                  <w:szCs w:val="18"/>
                  <w:lang w:eastAsia="zh-CN"/>
                </w:rPr>
                <w:t>Fmoc-L- Orn(Boc)-OH activation and transfer:</w:t>
              </w:r>
            </w:ins>
          </w:p>
          <w:p w14:paraId="51CBF233" w14:textId="24938CD3" w:rsidR="0026505D" w:rsidRPr="00BB7730" w:rsidRDefault="0026505D" w:rsidP="000B3A7E">
            <w:pPr>
              <w:jc w:val="both"/>
              <w:rPr>
                <w:ins w:id="14605" w:author="Xuning Wei12232" w:date="2026-07-27T20:37:00Z"/>
                <w:rFonts w:ascii="Times New Roman" w:eastAsia="仿宋_GB2312" w:hAnsi="Times New Roman" w:cs="Times New Roman"/>
                <w:color w:val="auto"/>
                <w:sz w:val="20"/>
                <w:szCs w:val="20"/>
                <w:lang w:eastAsia="zh-CN" w:bidi="ar"/>
              </w:rPr>
              <w:pPrChange w:id="14606" w:author="He Han" w:date="2026-10-27T15:58:00Z">
                <w:pPr>
                  <w:jc w:val="both"/>
                </w:pPr>
              </w:pPrChange>
            </w:pPr>
            <w:ins w:id="14607" w:author="Xuning Wei12232" w:date="2026-07-27T20:42:00Z">
              <w:r w:rsidRPr="00BB7730">
                <w:rPr>
                  <w:rFonts w:ascii="Times New Roman" w:eastAsia="等线" w:hAnsi="Times New Roman" w:cs="Times New Roman"/>
                  <w:color w:val="000000" w:themeColor="text1"/>
                  <w:sz w:val="18"/>
                  <w:szCs w:val="18"/>
                </w:rPr>
                <w:t xml:space="preserve">1. Add </w:t>
              </w:r>
              <w:r w:rsidRPr="00BB7730">
                <w:rPr>
                  <w:rFonts w:ascii="Times New Roman" w:eastAsia="等线" w:hAnsi="Times New Roman" w:cs="Times New Roman"/>
                  <w:color w:val="000000" w:themeColor="text1"/>
                  <w:sz w:val="18"/>
                  <w:szCs w:val="18"/>
                  <w:lang w:eastAsia="zh-CN"/>
                </w:rPr>
                <w:t>5.0 V DMF (4.74</w:t>
              </w:r>
              <w:del w:id="14608" w:author="He Han" w:date="2026-10-27T15:58:00Z">
                <w:r w:rsidRPr="00BB7730" w:rsidDel="000B3A7E">
                  <w:rPr>
                    <w:rFonts w:ascii="Times New Roman" w:eastAsia="等线" w:hAnsi="Times New Roman" w:cs="Times New Roman"/>
                    <w:color w:val="000000" w:themeColor="text1"/>
                    <w:sz w:val="18"/>
                    <w:szCs w:val="18"/>
                    <w:lang w:eastAsia="zh-CN"/>
                  </w:rPr>
                  <w:delText>0</w:delText>
                </w:r>
              </w:del>
              <w:r w:rsidRPr="00BB7730">
                <w:rPr>
                  <w:rFonts w:ascii="Times New Roman" w:eastAsia="等线" w:hAnsi="Times New Roman" w:cs="Times New Roman"/>
                  <w:color w:val="000000" w:themeColor="text1"/>
                  <w:sz w:val="18"/>
                  <w:szCs w:val="18"/>
                  <w:lang w:eastAsia="zh-CN"/>
                </w:rPr>
                <w:t xml:space="preserve"> kg/kg)</w:t>
              </w:r>
              <w:r w:rsidRPr="00BB7730">
                <w:rPr>
                  <w:rFonts w:ascii="Times New Roman" w:eastAsia="等线" w:hAnsi="Times New Roman" w:cs="Times New Roman"/>
                  <w:color w:val="000000" w:themeColor="text1"/>
                  <w:sz w:val="18"/>
                  <w:szCs w:val="18"/>
                </w:rPr>
                <w:t xml:space="preserve"> 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Start the stirrer. Then add 2.0 eq. </w:t>
              </w:r>
              <w:proofErr w:type="spellStart"/>
              <w:r w:rsidRPr="00BB7730">
                <w:rPr>
                  <w:rFonts w:ascii="Times New Roman" w:eastAsia="等线" w:hAnsi="Times New Roman" w:cs="Times New Roman"/>
                  <w:color w:val="000000" w:themeColor="text1"/>
                  <w:sz w:val="18"/>
                  <w:szCs w:val="18"/>
                  <w:lang w:eastAsia="zh-CN"/>
                </w:rPr>
                <w:t>Fmoc</w:t>
              </w:r>
              <w:proofErr w:type="spellEnd"/>
              <w:r w:rsidRPr="00BB7730">
                <w:rPr>
                  <w:rFonts w:ascii="Times New Roman" w:eastAsia="等线" w:hAnsi="Times New Roman" w:cs="Times New Roman"/>
                  <w:color w:val="000000" w:themeColor="text1"/>
                  <w:sz w:val="18"/>
                  <w:szCs w:val="18"/>
                  <w:lang w:eastAsia="zh-CN"/>
                </w:rPr>
                <w:t>-L-</w:t>
              </w:r>
              <w:proofErr w:type="spellStart"/>
              <w:r w:rsidRPr="00BB7730">
                <w:rPr>
                  <w:rFonts w:ascii="Times New Roman" w:eastAsia="等线" w:hAnsi="Times New Roman" w:cs="Times New Roman"/>
                  <w:color w:val="000000" w:themeColor="text1"/>
                  <w:sz w:val="18"/>
                  <w:szCs w:val="18"/>
                  <w:lang w:eastAsia="zh-CN"/>
                </w:rPr>
                <w:t>Orn</w:t>
              </w:r>
            </w:ins>
            <w:proofErr w:type="spellEnd"/>
            <w:ins w:id="14609" w:author="He Han" w:date="2026-10-27T15:58:00Z">
              <w:r w:rsidR="000B3A7E">
                <w:rPr>
                  <w:rFonts w:ascii="Times New Roman" w:eastAsia="等线" w:hAnsi="Times New Roman" w:cs="Times New Roman"/>
                  <w:color w:val="000000" w:themeColor="text1"/>
                  <w:sz w:val="18"/>
                  <w:szCs w:val="18"/>
                  <w:lang w:eastAsia="zh-CN"/>
                </w:rPr>
                <w:t xml:space="preserve"> </w:t>
              </w:r>
            </w:ins>
            <w:ins w:id="14610" w:author="Xuning Wei12232" w:date="2026-07-27T20:42:00Z">
              <w:r w:rsidRPr="00BB7730">
                <w:rPr>
                  <w:rFonts w:ascii="Times New Roman" w:eastAsia="等线" w:hAnsi="Times New Roman" w:cs="Times New Roman"/>
                  <w:color w:val="000000" w:themeColor="text1"/>
                  <w:sz w:val="18"/>
                  <w:szCs w:val="18"/>
                  <w:lang w:eastAsia="zh-CN"/>
                </w:rPr>
                <w:t>(</w:t>
              </w:r>
              <w:proofErr w:type="spellStart"/>
              <w:r w:rsidRPr="00BB7730">
                <w:rPr>
                  <w:rFonts w:ascii="Times New Roman" w:eastAsia="等线" w:hAnsi="Times New Roman" w:cs="Times New Roman"/>
                  <w:color w:val="000000" w:themeColor="text1"/>
                  <w:sz w:val="18"/>
                  <w:szCs w:val="18"/>
                  <w:lang w:eastAsia="zh-CN"/>
                </w:rPr>
                <w:t>Boc</w:t>
              </w:r>
              <w:proofErr w:type="spellEnd"/>
              <w:r w:rsidRPr="00BB7730">
                <w:rPr>
                  <w:rFonts w:ascii="Times New Roman" w:eastAsia="等线" w:hAnsi="Times New Roman" w:cs="Times New Roman"/>
                  <w:color w:val="000000" w:themeColor="text1"/>
                  <w:sz w:val="18"/>
                  <w:szCs w:val="18"/>
                  <w:lang w:eastAsia="zh-CN"/>
                </w:rPr>
                <w:t>)-OH</w:t>
              </w:r>
              <w:del w:id="14611" w:author="He Han" w:date="2026-10-27T15:58:00Z">
                <w:r w:rsidRPr="00BB7730" w:rsidDel="000B3A7E">
                  <w:rPr>
                    <w:rFonts w:ascii="Times New Roman" w:eastAsia="等线" w:hAnsi="Times New Roman" w:cs="Times New Roman"/>
                    <w:color w:val="000000" w:themeColor="text1"/>
                    <w:sz w:val="18"/>
                    <w:szCs w:val="18"/>
                    <w:lang w:eastAsia="zh-CN"/>
                  </w:rPr>
                  <w:delText xml:space="preserve"> (0.909 kg/mo</w:delText>
                </w:r>
                <w:r w:rsidRPr="000B3A7E" w:rsidDel="000B3A7E">
                  <w:rPr>
                    <w:rFonts w:ascii="Times New Roman" w:eastAsia="等线" w:hAnsi="Times New Roman" w:cs="Times New Roman"/>
                    <w:color w:val="auto"/>
                    <w:sz w:val="18"/>
                    <w:szCs w:val="18"/>
                    <w:lang w:eastAsia="zh-CN"/>
                    <w:rPrChange w:id="14612" w:author="He Han" w:date="2026-10-27T15:58:00Z">
                      <w:rPr>
                        <w:rFonts w:ascii="Times New Roman" w:eastAsia="等线" w:hAnsi="Times New Roman" w:cs="Times New Roman"/>
                        <w:color w:val="000000" w:themeColor="text1"/>
                        <w:sz w:val="18"/>
                        <w:szCs w:val="18"/>
                        <w:lang w:eastAsia="zh-CN"/>
                      </w:rPr>
                    </w:rPrChange>
                  </w:rPr>
                  <w:delText>l)</w:delText>
                </w:r>
              </w:del>
              <w:r w:rsidRPr="000B3A7E">
                <w:rPr>
                  <w:rFonts w:ascii="Times New Roman" w:eastAsia="等线" w:hAnsi="Times New Roman" w:cs="Times New Roman"/>
                  <w:color w:val="auto"/>
                  <w:sz w:val="18"/>
                  <w:szCs w:val="18"/>
                  <w:lang w:eastAsia="zh-CN"/>
                  <w:rPrChange w:id="14613" w:author="He Han" w:date="2026-10-27T15:58:00Z">
                    <w:rPr>
                      <w:rFonts w:ascii="Times New Roman" w:eastAsia="等线" w:hAnsi="Times New Roman" w:cs="Times New Roman"/>
                      <w:color w:val="000000" w:themeColor="text1"/>
                      <w:sz w:val="18"/>
                      <w:szCs w:val="18"/>
                      <w:lang w:eastAsia="zh-CN"/>
                    </w:rPr>
                  </w:rPrChange>
                </w:rPr>
                <w:t>.</w:t>
              </w:r>
              <w:r w:rsidRPr="000B3A7E">
                <w:rPr>
                  <w:rFonts w:ascii="Times New Roman" w:eastAsia="等线" w:hAnsi="Times New Roman" w:cs="Times New Roman"/>
                  <w:color w:val="auto"/>
                  <w:sz w:val="18"/>
                  <w:szCs w:val="18"/>
                  <w:rPrChange w:id="14614" w:author="He Han" w:date="2026-10-27T15:58:00Z">
                    <w:rPr>
                      <w:rFonts w:ascii="Times New Roman" w:eastAsia="等线" w:hAnsi="Times New Roman" w:cs="Times New Roman"/>
                      <w:color w:val="000000" w:themeColor="text1"/>
                      <w:sz w:val="18"/>
                      <w:szCs w:val="18"/>
                    </w:rPr>
                  </w:rPrChange>
                </w:rPr>
                <w:t xml:space="preserve"> </w:t>
              </w:r>
            </w:ins>
            <w:ins w:id="14615" w:author="Xuning Wei12232" w:date="2026-09-05T19:50:00Z">
              <w:r w:rsidR="00473484" w:rsidRPr="000B3A7E">
                <w:rPr>
                  <w:rFonts w:ascii="Times New Roman" w:eastAsia="等线" w:hAnsi="Times New Roman" w:cs="Times New Roman"/>
                  <w:color w:val="auto"/>
                  <w:sz w:val="18"/>
                  <w:szCs w:val="18"/>
                  <w:rPrChange w:id="14616" w:author="He Han" w:date="2026-10-27T15:58:00Z">
                    <w:rPr>
                      <w:rFonts w:ascii="Times New Roman" w:eastAsia="等线" w:hAnsi="Times New Roman" w:cs="Times New Roman"/>
                      <w:color w:val="FF0000"/>
                      <w:sz w:val="18"/>
                      <w:szCs w:val="18"/>
                    </w:rPr>
                  </w:rPrChange>
                </w:rPr>
                <w:t>Stir for at least 15 min.</w:t>
              </w:r>
            </w:ins>
            <w:ins w:id="14617" w:author="Xuning Wei12232" w:date="2026-07-27T20:42:00Z">
              <w:r w:rsidRPr="000B3A7E">
                <w:rPr>
                  <w:rFonts w:ascii="Times New Roman" w:eastAsia="等线" w:hAnsi="Times New Roman" w:cs="Times New Roman"/>
                  <w:color w:val="auto"/>
                  <w:sz w:val="18"/>
                  <w:szCs w:val="18"/>
                  <w:lang w:eastAsia="zh-CN"/>
                  <w:rPrChange w:id="14618" w:author="He Han" w:date="2026-10-27T15:58:00Z">
                    <w:rPr>
                      <w:rFonts w:ascii="Times New Roman" w:eastAsia="等线" w:hAnsi="Times New Roman" w:cs="Times New Roman"/>
                      <w:color w:val="000000" w:themeColor="text1"/>
                      <w:sz w:val="18"/>
                      <w:szCs w:val="18"/>
                      <w:lang w:eastAsia="zh-CN"/>
                    </w:rPr>
                  </w:rPrChange>
                </w:rPr>
                <w:t xml:space="preserve"> </w:t>
              </w:r>
              <w:r w:rsidRPr="000B3A7E">
                <w:rPr>
                  <w:rFonts w:ascii="Times New Roman" w:eastAsia="等线" w:hAnsi="Times New Roman" w:cs="Times New Roman"/>
                  <w:color w:val="auto"/>
                  <w:sz w:val="18"/>
                  <w:szCs w:val="18"/>
                  <w:lang w:eastAsia="zh-CN"/>
                  <w:rPrChange w:id="14619" w:author="He Han" w:date="2026-10-27T15:58:00Z">
                    <w:rPr>
                      <w:rFonts w:ascii="Times New Roman" w:eastAsia="等线" w:hAnsi="Times New Roman" w:cs="Times New Roman"/>
                      <w:color w:val="000000" w:themeColor="text1"/>
                      <w:sz w:val="18"/>
                      <w:szCs w:val="18"/>
                      <w:lang w:eastAsia="zh-CN"/>
                    </w:rPr>
                  </w:rPrChange>
                </w:rPr>
                <w:br/>
                <w:t>2. Adjust</w:t>
              </w:r>
              <w:r w:rsidRPr="000B3A7E">
                <w:rPr>
                  <w:rFonts w:ascii="Times New Roman" w:eastAsia="等线" w:hAnsi="Times New Roman" w:cs="Times New Roman"/>
                  <w:bCs w:val="0"/>
                  <w:color w:val="auto"/>
                  <w:sz w:val="18"/>
                  <w:szCs w:val="18"/>
                  <w:rPrChange w:id="14620" w:author="He Han" w:date="2026-10-27T15:58:00Z">
                    <w:rPr>
                      <w:rFonts w:ascii="Times New Roman" w:eastAsia="等线" w:hAnsi="Times New Roman" w:cs="Times New Roman"/>
                      <w:bCs w:val="0"/>
                      <w:color w:val="000000" w:themeColor="text1"/>
                      <w:sz w:val="18"/>
                      <w:szCs w:val="18"/>
                    </w:rPr>
                  </w:rPrChange>
                </w:rPr>
                <w:t xml:space="preserve"> the mixture to </w:t>
              </w:r>
              <w:r w:rsidRPr="000B3A7E">
                <w:rPr>
                  <w:rFonts w:ascii="Times New Roman" w:eastAsia="等线" w:hAnsi="Times New Roman" w:cs="Times New Roman"/>
                  <w:bCs w:val="0"/>
                  <w:color w:val="auto"/>
                  <w:sz w:val="18"/>
                  <w:szCs w:val="18"/>
                  <w:lang w:eastAsia="zh-CN"/>
                  <w:rPrChange w:id="14621" w:author="He Han" w:date="2026-10-27T15:58:00Z">
                    <w:rPr>
                      <w:rFonts w:ascii="Times New Roman" w:eastAsia="等线" w:hAnsi="Times New Roman" w:cs="Times New Roman"/>
                      <w:bCs w:val="0"/>
                      <w:color w:val="000000" w:themeColor="text1"/>
                      <w:sz w:val="18"/>
                      <w:szCs w:val="18"/>
                      <w:lang w:eastAsia="zh-CN"/>
                    </w:rPr>
                  </w:rPrChange>
                </w:rPr>
                <w:t>20</w:t>
              </w:r>
              <w:r w:rsidRPr="000B3A7E">
                <w:rPr>
                  <w:rFonts w:ascii="Times New Roman" w:eastAsia="等线" w:hAnsi="Times New Roman" w:cs="Times New Roman"/>
                  <w:bCs w:val="0"/>
                  <w:color w:val="auto"/>
                  <w:sz w:val="18"/>
                  <w:szCs w:val="18"/>
                  <w:rPrChange w:id="14622" w:author="He Han" w:date="2026-10-27T15:58:00Z">
                    <w:rPr>
                      <w:rFonts w:ascii="Times New Roman" w:eastAsia="等线" w:hAnsi="Times New Roman" w:cs="Times New Roman"/>
                      <w:bCs w:val="0"/>
                      <w:color w:val="000000" w:themeColor="text1"/>
                      <w:sz w:val="18"/>
                      <w:szCs w:val="18"/>
                    </w:rPr>
                  </w:rPrChange>
                </w:rPr>
                <w:t>±5</w:t>
              </w:r>
            </w:ins>
            <w:ins w:id="14623" w:author="Johan Granander" w:date="2026-07-28T13:47:00Z">
              <w:r w:rsidR="00917FF6" w:rsidRPr="000B3A7E">
                <w:rPr>
                  <w:rFonts w:ascii="Times New Roman" w:eastAsia="等线" w:hAnsi="Times New Roman" w:cs="Times New Roman"/>
                  <w:bCs w:val="0"/>
                  <w:color w:val="auto"/>
                  <w:sz w:val="18"/>
                  <w:szCs w:val="18"/>
                  <w:rPrChange w:id="14624" w:author="He Han" w:date="2026-10-27T15:58:00Z">
                    <w:rPr>
                      <w:rFonts w:ascii="Times New Roman" w:eastAsia="等线" w:hAnsi="Times New Roman" w:cs="Times New Roman"/>
                      <w:bCs w:val="0"/>
                      <w:color w:val="000000" w:themeColor="text1"/>
                      <w:sz w:val="18"/>
                      <w:szCs w:val="18"/>
                    </w:rPr>
                  </w:rPrChange>
                </w:rPr>
                <w:t xml:space="preserve"> </w:t>
              </w:r>
            </w:ins>
            <w:ins w:id="14625" w:author="Xuning Wei12232" w:date="2026-07-27T20:42:00Z">
              <w:r w:rsidRPr="000B3A7E">
                <w:rPr>
                  <w:rFonts w:ascii="Times New Roman" w:eastAsia="等线" w:hAnsi="Times New Roman" w:cs="Times New Roman"/>
                  <w:bCs w:val="0"/>
                  <w:color w:val="auto"/>
                  <w:sz w:val="18"/>
                  <w:szCs w:val="18"/>
                  <w:rPrChange w:id="14626" w:author="He Han" w:date="2026-10-27T15:58:00Z">
                    <w:rPr>
                      <w:rFonts w:ascii="Times New Roman" w:eastAsia="等线" w:hAnsi="Times New Roman" w:cs="Times New Roman"/>
                      <w:bCs w:val="0"/>
                      <w:color w:val="000000" w:themeColor="text1"/>
                      <w:sz w:val="18"/>
                      <w:szCs w:val="18"/>
                    </w:rPr>
                  </w:rPrChange>
                </w:rPr>
                <w:t>℃</w:t>
              </w:r>
              <w:r w:rsidRPr="000B3A7E">
                <w:rPr>
                  <w:rFonts w:ascii="Times New Roman" w:eastAsia="等线" w:hAnsi="Times New Roman" w:cs="Times New Roman"/>
                  <w:color w:val="auto"/>
                  <w:sz w:val="18"/>
                  <w:szCs w:val="18"/>
                  <w:rPrChange w:id="14627" w:author="He Han" w:date="2026-10-27T15:58:00Z">
                    <w:rPr>
                      <w:rFonts w:ascii="Times New Roman" w:eastAsia="等线" w:hAnsi="Times New Roman" w:cs="Times New Roman"/>
                      <w:color w:val="000000" w:themeColor="text1"/>
                      <w:sz w:val="18"/>
                      <w:szCs w:val="18"/>
                    </w:rPr>
                  </w:rPrChange>
                </w:rPr>
                <w:t>. Mainta</w:t>
              </w:r>
              <w:r w:rsidRPr="00BB7730">
                <w:rPr>
                  <w:rFonts w:ascii="Times New Roman" w:eastAsia="等线" w:hAnsi="Times New Roman" w:cs="Times New Roman"/>
                  <w:color w:val="000000" w:themeColor="text1"/>
                  <w:sz w:val="18"/>
                  <w:szCs w:val="18"/>
                </w:rPr>
                <w:t xml:space="preserve">in for next operation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628" w:author="Johan Granander" w:date="2026-07-28T13:47:00Z">
              <w:r w:rsidR="00917FF6" w:rsidRPr="00BB7730">
                <w:rPr>
                  <w:rFonts w:ascii="Times New Roman" w:eastAsia="等线" w:hAnsi="Times New Roman" w:cs="Times New Roman"/>
                  <w:color w:val="000000" w:themeColor="text1"/>
                  <w:sz w:val="18"/>
                  <w:szCs w:val="18"/>
                </w:rPr>
                <w:t xml:space="preserve"> </w:t>
              </w:r>
            </w:ins>
            <w:ins w:id="14629" w:author="Xuning Wei12232" w:date="2026-07-27T20:42: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630" w:author="Johan Granander" w:date="2026-07-28T13:48:00Z">
              <w:r w:rsidR="00917FF6" w:rsidRPr="00BB7730">
                <w:rPr>
                  <w:rFonts w:ascii="Times New Roman" w:eastAsia="等线" w:hAnsi="Times New Roman" w:cs="Times New Roman"/>
                  <w:color w:val="000000" w:themeColor="text1"/>
                  <w:sz w:val="18"/>
                  <w:szCs w:val="18"/>
                  <w:lang w:eastAsia="zh-CN"/>
                </w:rPr>
                <w:t xml:space="preserve"> </w:t>
              </w:r>
            </w:ins>
            <w:ins w:id="14631" w:author="Xuning Wei12232" w:date="2026-07-27T20:42:00Z">
              <w:r w:rsidRPr="00BB7730">
                <w:rPr>
                  <w:rFonts w:ascii="Times New Roman" w:eastAsia="等线" w:hAnsi="Times New Roman" w:cs="Times New Roman"/>
                  <w:color w:val="000000" w:themeColor="text1"/>
                  <w:sz w:val="18"/>
                  <w:szCs w:val="18"/>
                </w:rPr>
                <w:t>℃).</w:t>
              </w:r>
              <w:r w:rsidRPr="00BB7730">
                <w:rPr>
                  <w:rFonts w:ascii="Times New Roman" w:eastAsia="等线" w:hAnsi="Times New Roman" w:cs="Times New Roman"/>
                  <w:color w:val="000000" w:themeColor="text1"/>
                  <w:sz w:val="18"/>
                  <w:szCs w:val="18"/>
                  <w:lang w:eastAsia="zh-CN"/>
                </w:rPr>
                <w:t xml:space="preserve"> </w:t>
              </w:r>
              <w:r w:rsidRPr="00BB7730">
                <w:rPr>
                  <w:rFonts w:ascii="Times New Roman" w:eastAsia="等线" w:hAnsi="Times New Roman" w:cs="Times New Roman"/>
                  <w:color w:val="000000" w:themeColor="text1"/>
                  <w:sz w:val="18"/>
                  <w:szCs w:val="18"/>
                </w:rPr>
                <w:t xml:space="preserve">Add 2.0 eq. Oxyma Pure into TJ4S-1213-Sy15-R01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632" w:author="Johan Granander" w:date="2026-07-28T13:48:00Z">
              <w:r w:rsidR="00917FF6" w:rsidRPr="00BB7730">
                <w:rPr>
                  <w:rFonts w:ascii="Times New Roman" w:eastAsia="等线" w:hAnsi="Times New Roman" w:cs="Times New Roman"/>
                  <w:color w:val="000000" w:themeColor="text1"/>
                  <w:sz w:val="18"/>
                  <w:szCs w:val="18"/>
                </w:rPr>
                <w:t xml:space="preserve"> </w:t>
              </w:r>
            </w:ins>
            <w:ins w:id="14633" w:author="Xuning Wei12232" w:date="2026-07-27T20:42: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634" w:author="Johan Granander" w:date="2026-07-28T13:48:00Z">
              <w:r w:rsidR="00917FF6" w:rsidRPr="00BB7730">
                <w:rPr>
                  <w:rFonts w:ascii="Times New Roman" w:eastAsia="等线" w:hAnsi="Times New Roman" w:cs="Times New Roman"/>
                  <w:color w:val="000000" w:themeColor="text1"/>
                  <w:sz w:val="18"/>
                  <w:szCs w:val="18"/>
                  <w:lang w:eastAsia="zh-CN"/>
                </w:rPr>
                <w:t xml:space="preserve"> </w:t>
              </w:r>
            </w:ins>
            <w:ins w:id="14635" w:author="Xuning Wei12232" w:date="2026-07-27T20:42:00Z">
              <w:r w:rsidRPr="00BB7730">
                <w:rPr>
                  <w:rFonts w:ascii="Times New Roman" w:eastAsia="等线" w:hAnsi="Times New Roman" w:cs="Times New Roman"/>
                  <w:color w:val="000000" w:themeColor="text1"/>
                  <w:sz w:val="18"/>
                  <w:szCs w:val="18"/>
                </w:rPr>
                <w:t>℃), rinse the TJ4S-1213-Sy15-R01 with 2.0</w:t>
              </w:r>
              <w:del w:id="14636" w:author="Johan Granander" w:date="2026-07-28T13:48:00Z">
                <w:r w:rsidRPr="00BB7730" w:rsidDel="00917FF6">
                  <w:rPr>
                    <w:rFonts w:ascii="Times New Roman" w:eastAsia="等线" w:hAnsi="Times New Roman" w:cs="Times New Roman"/>
                    <w:color w:val="000000" w:themeColor="text1"/>
                    <w:sz w:val="18"/>
                    <w:szCs w:val="18"/>
                  </w:rPr>
                  <w:delText>v</w:delText>
                </w:r>
              </w:del>
            </w:ins>
            <w:ins w:id="14637" w:author="Johan Granander" w:date="2026-07-28T13:48:00Z">
              <w:r w:rsidR="00917FF6" w:rsidRPr="00BB7730">
                <w:rPr>
                  <w:rFonts w:ascii="Times New Roman" w:eastAsia="等线" w:hAnsi="Times New Roman" w:cs="Times New Roman"/>
                  <w:color w:val="000000" w:themeColor="text1"/>
                  <w:sz w:val="18"/>
                  <w:szCs w:val="18"/>
                </w:rPr>
                <w:t xml:space="preserve"> V</w:t>
              </w:r>
            </w:ins>
            <w:ins w:id="14638" w:author="Xuning Wei12232" w:date="2026-07-27T20:42:00Z">
              <w:r w:rsidRPr="00BB7730">
                <w:rPr>
                  <w:rFonts w:ascii="Times New Roman" w:eastAsia="等线" w:hAnsi="Times New Roman" w:cs="Times New Roman"/>
                  <w:color w:val="000000" w:themeColor="text1"/>
                  <w:sz w:val="18"/>
                  <w:szCs w:val="18"/>
                </w:rPr>
                <w:t xml:space="preserve"> DMF (1.896 kg/kg). Add 2.2 eq. DIC into TJ4S-1213-Sy15-R01, the addition rate depends on temperature control. Activate for 20±5 min at </w:t>
              </w:r>
              <w:r w:rsidRPr="00BB7730">
                <w:rPr>
                  <w:rFonts w:ascii="Times New Roman" w:eastAsia="等线" w:hAnsi="Times New Roman" w:cs="Times New Roman"/>
                  <w:color w:val="000000" w:themeColor="text1"/>
                  <w:sz w:val="18"/>
                  <w:szCs w:val="18"/>
                  <w:lang w:eastAsia="zh-CN"/>
                </w:rPr>
                <w:t>20</w:t>
              </w:r>
              <w:r w:rsidRPr="00BB7730">
                <w:rPr>
                  <w:rFonts w:ascii="Times New Roman" w:eastAsia="等线" w:hAnsi="Times New Roman" w:cs="Times New Roman"/>
                  <w:color w:val="000000" w:themeColor="text1"/>
                  <w:sz w:val="18"/>
                  <w:szCs w:val="18"/>
                </w:rPr>
                <w:t>±5</w:t>
              </w:r>
            </w:ins>
            <w:ins w:id="14639" w:author="Johan Granander" w:date="2026-07-28T13:48:00Z">
              <w:r w:rsidR="00917FF6" w:rsidRPr="00BB7730">
                <w:rPr>
                  <w:rFonts w:ascii="Times New Roman" w:eastAsia="等线" w:hAnsi="Times New Roman" w:cs="Times New Roman"/>
                  <w:color w:val="000000" w:themeColor="text1"/>
                  <w:sz w:val="18"/>
                  <w:szCs w:val="18"/>
                </w:rPr>
                <w:t xml:space="preserve"> </w:t>
              </w:r>
            </w:ins>
            <w:ins w:id="14640" w:author="Xuning Wei12232" w:date="2026-07-27T20:42:00Z">
              <w:r w:rsidRPr="00BB7730">
                <w:rPr>
                  <w:rFonts w:ascii="Times New Roman" w:eastAsia="等线" w:hAnsi="Times New Roman" w:cs="Times New Roman"/>
                  <w:color w:val="000000" w:themeColor="text1"/>
                  <w:sz w:val="18"/>
                  <w:szCs w:val="18"/>
                </w:rPr>
                <w:t xml:space="preserve">℃ (target: </w:t>
              </w:r>
              <w:r w:rsidRPr="00BB7730">
                <w:rPr>
                  <w:rFonts w:ascii="Times New Roman" w:eastAsia="等线" w:hAnsi="Times New Roman" w:cs="Times New Roman"/>
                  <w:color w:val="000000" w:themeColor="text1"/>
                  <w:sz w:val="18"/>
                  <w:szCs w:val="18"/>
                  <w:lang w:eastAsia="zh-CN"/>
                </w:rPr>
                <w:t>20</w:t>
              </w:r>
            </w:ins>
            <w:ins w:id="14641" w:author="Johan Granander" w:date="2026-07-28T13:48:00Z">
              <w:r w:rsidR="00917FF6" w:rsidRPr="00BB7730">
                <w:rPr>
                  <w:rFonts w:ascii="Times New Roman" w:eastAsia="等线" w:hAnsi="Times New Roman" w:cs="Times New Roman"/>
                  <w:color w:val="000000" w:themeColor="text1"/>
                  <w:sz w:val="18"/>
                  <w:szCs w:val="18"/>
                  <w:lang w:eastAsia="zh-CN"/>
                </w:rPr>
                <w:t xml:space="preserve"> </w:t>
              </w:r>
            </w:ins>
            <w:ins w:id="14642" w:author="Xuning Wei12232" w:date="2026-07-27T20:42:00Z">
              <w:r w:rsidRPr="00BB7730">
                <w:rPr>
                  <w:rFonts w:ascii="Times New Roman" w:eastAsia="等线" w:hAnsi="Times New Roman" w:cs="Times New Roman"/>
                  <w:color w:val="000000" w:themeColor="text1"/>
                  <w:sz w:val="18"/>
                  <w:szCs w:val="18"/>
                </w:rPr>
                <w:t xml:space="preserve">℃). </w:t>
              </w:r>
              <w:r w:rsidRPr="00BB7730">
                <w:rPr>
                  <w:rFonts w:ascii="Times New Roman" w:eastAsia="等线" w:hAnsi="Times New Roman" w:cs="Times New Roman"/>
                  <w:color w:val="000000" w:themeColor="text1"/>
                  <w:sz w:val="18"/>
                  <w:szCs w:val="18"/>
                </w:rPr>
                <w:br/>
                <w:t xml:space="preserve">3. Transfer the mixture in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 xml:space="preserve">-R01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w:t>
              </w:r>
              <w:r w:rsidRPr="00BB7730">
                <w:rPr>
                  <w:rFonts w:ascii="Times New Roman" w:eastAsia="仿宋_GB2312" w:hAnsi="Times New Roman" w:cs="Times New Roman"/>
                  <w:color w:val="000000" w:themeColor="text1"/>
                  <w:sz w:val="18"/>
                  <w:szCs w:val="18"/>
                  <w:lang w:eastAsia="zh-CN"/>
                </w:rPr>
                <w:t>5</w:t>
              </w:r>
              <w:r w:rsidRPr="00BB7730">
                <w:rPr>
                  <w:rFonts w:ascii="Times New Roman" w:eastAsia="等线" w:hAnsi="Times New Roman" w:cs="Times New Roman"/>
                  <w:color w:val="000000" w:themeColor="text1"/>
                  <w:sz w:val="18"/>
                  <w:szCs w:val="18"/>
                </w:rPr>
                <w:t>. Add</w:t>
              </w:r>
              <w:r w:rsidRPr="00BB7730">
                <w:rPr>
                  <w:rFonts w:ascii="Times New Roman" w:eastAsia="等线" w:hAnsi="Times New Roman" w:cs="Times New Roman"/>
                  <w:bCs w:val="0"/>
                  <w:color w:val="000000" w:themeColor="text1"/>
                  <w:sz w:val="18"/>
                  <w:szCs w:val="18"/>
                </w:rPr>
                <w:t xml:space="preserve"> </w:t>
              </w:r>
              <w:r w:rsidRPr="00BB7730">
                <w:rPr>
                  <w:rFonts w:ascii="Times New Roman" w:eastAsia="等线" w:hAnsi="Times New Roman" w:cs="Times New Roman"/>
                  <w:bCs w:val="0"/>
                  <w:color w:val="000000" w:themeColor="text1"/>
                  <w:sz w:val="18"/>
                  <w:szCs w:val="18"/>
                  <w:lang w:eastAsia="zh-CN"/>
                </w:rPr>
                <w:t>1.0 V DMF (0.9</w:t>
              </w:r>
            </w:ins>
            <w:ins w:id="14643" w:author="He Han" w:date="2026-10-27T15:59:00Z">
              <w:r w:rsidR="000B3A7E">
                <w:rPr>
                  <w:rFonts w:ascii="Times New Roman" w:eastAsia="等线" w:hAnsi="Times New Roman" w:cs="Times New Roman"/>
                  <w:bCs w:val="0"/>
                  <w:color w:val="000000" w:themeColor="text1"/>
                  <w:sz w:val="18"/>
                  <w:szCs w:val="18"/>
                  <w:lang w:eastAsia="zh-CN"/>
                </w:rPr>
                <w:t>50</w:t>
              </w:r>
            </w:ins>
            <w:ins w:id="14644" w:author="Xuning Wei12232" w:date="2026-07-27T20:42:00Z">
              <w:del w:id="14645" w:author="He Han" w:date="2026-10-27T15:59:00Z">
                <w:r w:rsidRPr="00BB7730" w:rsidDel="000B3A7E">
                  <w:rPr>
                    <w:rFonts w:ascii="Times New Roman" w:eastAsia="等线" w:hAnsi="Times New Roman" w:cs="Times New Roman"/>
                    <w:bCs w:val="0"/>
                    <w:color w:val="000000" w:themeColor="text1"/>
                    <w:sz w:val="18"/>
                    <w:szCs w:val="18"/>
                    <w:lang w:eastAsia="zh-CN"/>
                  </w:rPr>
                  <w:delText>48</w:delText>
                </w:r>
              </w:del>
              <w:r w:rsidRPr="00BB7730">
                <w:rPr>
                  <w:rFonts w:ascii="Times New Roman" w:eastAsia="等线" w:hAnsi="Times New Roman" w:cs="Times New Roman"/>
                  <w:bCs w:val="0"/>
                  <w:color w:val="000000" w:themeColor="text1"/>
                  <w:sz w:val="18"/>
                  <w:szCs w:val="18"/>
                  <w:lang w:eastAsia="zh-CN"/>
                </w:rPr>
                <w:t xml:space="preserve"> kg/kg) </w:t>
              </w:r>
              <w:r w:rsidRPr="00BB7730">
                <w:rPr>
                  <w:rFonts w:ascii="Times New Roman" w:eastAsia="等线" w:hAnsi="Times New Roman" w:cs="Times New Roman"/>
                  <w:color w:val="000000" w:themeColor="text1"/>
                  <w:sz w:val="18"/>
                  <w:szCs w:val="18"/>
                </w:rPr>
                <w:t xml:space="preserve">into </w:t>
              </w:r>
              <w:r w:rsidRPr="00BB7730">
                <w:rPr>
                  <w:rFonts w:ascii="Times New Roman" w:eastAsia="仿宋_GB2312" w:hAnsi="Times New Roman" w:cs="Times New Roman"/>
                  <w:color w:val="000000" w:themeColor="text1"/>
                  <w:sz w:val="18"/>
                  <w:szCs w:val="18"/>
                </w:rPr>
                <w:t>TJ4S-1213-Sy15</w:t>
              </w:r>
              <w:r w:rsidRPr="00BB7730">
                <w:rPr>
                  <w:rFonts w:ascii="Times New Roman" w:eastAsia="仿宋_GB2312" w:hAnsi="Times New Roman" w:cs="Times New Roman"/>
                  <w:color w:val="000000" w:themeColor="text1"/>
                  <w:sz w:val="18"/>
                  <w:szCs w:val="18"/>
                  <w:lang w:eastAsia="zh-CN"/>
                </w:rPr>
                <w:t>-R01</w:t>
              </w:r>
              <w:r w:rsidRPr="00BB7730">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14646" w:author="Xuning Wei12232" w:date="2026-07-27T21:21:00Z">
              <w:tcPr>
                <w:tcW w:w="842" w:type="pct"/>
                <w:gridSpan w:val="3"/>
                <w:vMerge w:val="restart"/>
                <w:shd w:val="clear" w:color="auto" w:fill="FFFFFF" w:themeFill="background1"/>
                <w:vAlign w:val="center"/>
              </w:tcPr>
            </w:tcPrChange>
          </w:tcPr>
          <w:p w14:paraId="6B99A9D2" w14:textId="77777777" w:rsidR="00153539" w:rsidRPr="00BB7730" w:rsidRDefault="00153539">
            <w:pPr>
              <w:pStyle w:val="afc"/>
              <w:numPr>
                <w:ilvl w:val="0"/>
                <w:numId w:val="181"/>
              </w:numPr>
              <w:ind w:firstLineChars="0"/>
              <w:jc w:val="both"/>
              <w:rPr>
                <w:ins w:id="14647" w:author="He Han" w:date="2026-10-22T22:12:00Z"/>
                <w:rFonts w:ascii="Times New Roman" w:hAnsi="Times New Roman" w:cs="Times New Roman"/>
                <w:color w:val="auto"/>
                <w:sz w:val="18"/>
                <w:szCs w:val="18"/>
                <w:shd w:val="clear" w:color="auto" w:fill="FFFFFF"/>
              </w:rPr>
              <w:pPrChange w:id="14648" w:author="He Han" w:date="2026-10-22T22:13:00Z">
                <w:pPr>
                  <w:pStyle w:val="afc"/>
                  <w:numPr>
                    <w:numId w:val="161"/>
                  </w:numPr>
                  <w:ind w:left="420" w:firstLineChars="0" w:hanging="420"/>
                  <w:jc w:val="both"/>
                </w:pPr>
              </w:pPrChange>
            </w:pPr>
            <w:ins w:id="14649" w:author="He Han" w:date="2026-10-22T22:12:00Z">
              <w:r w:rsidRPr="00BB7730">
                <w:rPr>
                  <w:rFonts w:ascii="Times New Roman" w:hAnsi="Times New Roman" w:cs="Times New Roman"/>
                  <w:color w:val="00B0F0"/>
                  <w:sz w:val="18"/>
                  <w:szCs w:val="18"/>
                  <w:shd w:val="clear" w:color="auto" w:fill="FFFFFF"/>
                </w:rPr>
                <w:t>Material of body</w:t>
              </w:r>
              <w:r w:rsidRPr="00BB7730">
                <w:rPr>
                  <w:rFonts w:ascii="Times New Roman" w:hAnsi="Times New Roman" w:cs="Times New Roman"/>
                  <w:color w:val="auto"/>
                  <w:sz w:val="18"/>
                  <w:szCs w:val="18"/>
                  <w:shd w:val="clear" w:color="auto" w:fill="FFFFFF"/>
                </w:rPr>
                <w:t>: Hastelloy (C-276)</w:t>
              </w:r>
            </w:ins>
          </w:p>
          <w:p w14:paraId="0114CE36" w14:textId="77777777" w:rsidR="00153539" w:rsidRPr="00BB7730" w:rsidRDefault="00153539">
            <w:pPr>
              <w:pStyle w:val="afc"/>
              <w:numPr>
                <w:ilvl w:val="0"/>
                <w:numId w:val="181"/>
              </w:numPr>
              <w:ind w:firstLineChars="0"/>
              <w:jc w:val="both"/>
              <w:rPr>
                <w:ins w:id="14650" w:author="He Han" w:date="2026-10-22T22:12:00Z"/>
                <w:rFonts w:ascii="Times New Roman" w:hAnsi="Times New Roman" w:cs="Times New Roman"/>
                <w:color w:val="auto"/>
                <w:sz w:val="18"/>
                <w:szCs w:val="18"/>
                <w:shd w:val="clear" w:color="auto" w:fill="FFFFFF"/>
              </w:rPr>
              <w:pPrChange w:id="14651" w:author="He Han" w:date="2026-10-22T22:13:00Z">
                <w:pPr>
                  <w:pStyle w:val="afc"/>
                  <w:numPr>
                    <w:numId w:val="161"/>
                  </w:numPr>
                  <w:ind w:left="420" w:firstLineChars="0" w:hanging="420"/>
                  <w:jc w:val="both"/>
                </w:pPr>
              </w:pPrChange>
            </w:pPr>
            <w:ins w:id="14652" w:author="He Han" w:date="2026-10-22T22:12:00Z">
              <w:r w:rsidRPr="00BB7730">
                <w:rPr>
                  <w:rFonts w:ascii="Times New Roman" w:hAnsi="Times New Roman" w:cs="Times New Roman"/>
                  <w:color w:val="auto"/>
                  <w:sz w:val="18"/>
                  <w:szCs w:val="18"/>
                  <w:shd w:val="clear" w:color="auto" w:fill="FFFFFF"/>
                </w:rPr>
                <w:t>Agitator material: Hastelloy (C-276)</w:t>
              </w:r>
            </w:ins>
          </w:p>
          <w:p w14:paraId="163796E8" w14:textId="77777777" w:rsidR="00153539" w:rsidRPr="00BB7730" w:rsidRDefault="00153539">
            <w:pPr>
              <w:pStyle w:val="afc"/>
              <w:numPr>
                <w:ilvl w:val="0"/>
                <w:numId w:val="181"/>
              </w:numPr>
              <w:ind w:firstLineChars="0"/>
              <w:jc w:val="both"/>
              <w:rPr>
                <w:ins w:id="14653" w:author="He Han" w:date="2026-10-22T22:12:00Z"/>
                <w:rFonts w:ascii="Times New Roman" w:hAnsi="Times New Roman" w:cs="Times New Roman"/>
                <w:color w:val="auto"/>
                <w:sz w:val="18"/>
                <w:szCs w:val="18"/>
                <w:shd w:val="clear" w:color="auto" w:fill="FFFFFF"/>
              </w:rPr>
              <w:pPrChange w:id="14654" w:author="He Han" w:date="2026-10-22T22:13:00Z">
                <w:pPr>
                  <w:pStyle w:val="afc"/>
                  <w:numPr>
                    <w:numId w:val="161"/>
                  </w:numPr>
                  <w:ind w:left="420" w:firstLineChars="0" w:hanging="420"/>
                  <w:jc w:val="both"/>
                </w:pPr>
              </w:pPrChange>
            </w:pPr>
            <w:ins w:id="14655" w:author="He Han" w:date="2026-10-22T22:12:00Z">
              <w:r w:rsidRPr="00BB7730">
                <w:rPr>
                  <w:rFonts w:ascii="Times New Roman" w:hAnsi="Times New Roman" w:cs="Times New Roman"/>
                  <w:color w:val="auto"/>
                  <w:sz w:val="18"/>
                  <w:szCs w:val="18"/>
                  <w:shd w:val="clear" w:color="auto" w:fill="FFFFFF"/>
                </w:rPr>
                <w:t>Sight glass: Glass</w:t>
              </w:r>
            </w:ins>
          </w:p>
          <w:p w14:paraId="6DA4F8FA" w14:textId="77777777" w:rsidR="00153539" w:rsidRPr="00BB7730" w:rsidRDefault="00153539">
            <w:pPr>
              <w:pStyle w:val="afc"/>
              <w:numPr>
                <w:ilvl w:val="0"/>
                <w:numId w:val="181"/>
              </w:numPr>
              <w:ind w:firstLineChars="0"/>
              <w:jc w:val="both"/>
              <w:rPr>
                <w:ins w:id="14656" w:author="He Han" w:date="2026-10-22T22:12:00Z"/>
                <w:rFonts w:ascii="Times New Roman" w:hAnsi="Times New Roman" w:cs="Times New Roman"/>
                <w:color w:val="auto"/>
                <w:sz w:val="18"/>
                <w:szCs w:val="18"/>
                <w:shd w:val="clear" w:color="auto" w:fill="FFFFFF"/>
              </w:rPr>
              <w:pPrChange w:id="14657" w:author="He Han" w:date="2026-10-22T22:13:00Z">
                <w:pPr>
                  <w:pStyle w:val="afc"/>
                  <w:numPr>
                    <w:numId w:val="161"/>
                  </w:numPr>
                  <w:ind w:left="420" w:firstLineChars="0" w:hanging="420"/>
                  <w:jc w:val="both"/>
                </w:pPr>
              </w:pPrChange>
            </w:pPr>
            <w:ins w:id="14658" w:author="He Han" w:date="2026-10-22T22:12:00Z">
              <w:r w:rsidRPr="00BB7730">
                <w:rPr>
                  <w:rFonts w:ascii="Times New Roman" w:hAnsi="Times New Roman" w:cs="Times New Roman"/>
                  <w:color w:val="auto"/>
                  <w:sz w:val="18"/>
                  <w:szCs w:val="18"/>
                  <w:shd w:val="clear" w:color="auto" w:fill="FFFFFF"/>
                </w:rPr>
                <w:t xml:space="preserve">Thermometer well material: Hastelloy (C-276) </w:t>
              </w:r>
            </w:ins>
          </w:p>
          <w:p w14:paraId="6CF08B16" w14:textId="77777777" w:rsidR="00153539" w:rsidRPr="00BB7730" w:rsidRDefault="00153539">
            <w:pPr>
              <w:pStyle w:val="afc"/>
              <w:numPr>
                <w:ilvl w:val="0"/>
                <w:numId w:val="181"/>
              </w:numPr>
              <w:ind w:firstLineChars="0"/>
              <w:jc w:val="both"/>
              <w:rPr>
                <w:ins w:id="14659" w:author="He Han" w:date="2026-10-22T22:12:00Z"/>
                <w:rFonts w:ascii="Times New Roman" w:hAnsi="Times New Roman" w:cs="Times New Roman"/>
                <w:color w:val="auto"/>
                <w:sz w:val="18"/>
                <w:szCs w:val="18"/>
                <w:shd w:val="clear" w:color="auto" w:fill="FFFFFF"/>
              </w:rPr>
              <w:pPrChange w:id="14660" w:author="He Han" w:date="2026-10-22T22:13:00Z">
                <w:pPr>
                  <w:pStyle w:val="afc"/>
                  <w:numPr>
                    <w:numId w:val="161"/>
                  </w:numPr>
                  <w:ind w:left="420" w:firstLineChars="0" w:hanging="420"/>
                  <w:jc w:val="both"/>
                </w:pPr>
              </w:pPrChange>
            </w:pPr>
            <w:ins w:id="14661" w:author="He Han" w:date="2026-10-22T22:12:00Z">
              <w:r w:rsidRPr="00BB7730">
                <w:rPr>
                  <w:rFonts w:ascii="Times New Roman" w:hAnsi="Times New Roman" w:cs="Times New Roman"/>
                  <w:color w:val="auto"/>
                  <w:sz w:val="18"/>
                  <w:szCs w:val="18"/>
                  <w:shd w:val="clear" w:color="auto" w:fill="FFFFFF"/>
                </w:rPr>
                <w:t>Metering pump and Pipeline material: 316L</w:t>
              </w:r>
            </w:ins>
          </w:p>
          <w:p w14:paraId="6314C1C0" w14:textId="77777777" w:rsidR="00153539" w:rsidRPr="00BB7730" w:rsidRDefault="00153539">
            <w:pPr>
              <w:pStyle w:val="afc"/>
              <w:numPr>
                <w:ilvl w:val="0"/>
                <w:numId w:val="181"/>
              </w:numPr>
              <w:ind w:firstLineChars="0"/>
              <w:jc w:val="both"/>
              <w:rPr>
                <w:ins w:id="14662" w:author="He Han" w:date="2026-10-22T22:12:00Z"/>
                <w:rFonts w:ascii="Times New Roman" w:hAnsi="Times New Roman" w:cs="Times New Roman"/>
                <w:color w:val="auto"/>
                <w:sz w:val="18"/>
                <w:szCs w:val="18"/>
                <w:shd w:val="clear" w:color="auto" w:fill="FFFFFF"/>
              </w:rPr>
              <w:pPrChange w:id="14663" w:author="He Han" w:date="2026-10-22T22:13:00Z">
                <w:pPr>
                  <w:pStyle w:val="afc"/>
                  <w:numPr>
                    <w:numId w:val="161"/>
                  </w:numPr>
                  <w:ind w:left="420" w:firstLineChars="0" w:hanging="420"/>
                  <w:jc w:val="both"/>
                </w:pPr>
              </w:pPrChange>
            </w:pPr>
            <w:ins w:id="14664" w:author="He Han" w:date="2026-10-22T22:12:00Z">
              <w:r w:rsidRPr="00BB7730">
                <w:rPr>
                  <w:rFonts w:ascii="Times New Roman" w:hAnsi="Times New Roman" w:cs="Times New Roman"/>
                  <w:color w:val="auto"/>
                  <w:sz w:val="18"/>
                  <w:szCs w:val="18"/>
                  <w:shd w:val="clear" w:color="auto" w:fill="FFFFFF"/>
                </w:rPr>
                <w:t>Sealing ring: PTFE</w:t>
              </w:r>
            </w:ins>
          </w:p>
          <w:p w14:paraId="2E59DF35" w14:textId="77777777" w:rsidR="00153539" w:rsidRPr="00BB7730" w:rsidRDefault="00153539">
            <w:pPr>
              <w:pStyle w:val="afc"/>
              <w:numPr>
                <w:ilvl w:val="0"/>
                <w:numId w:val="181"/>
              </w:numPr>
              <w:ind w:firstLineChars="0"/>
              <w:jc w:val="both"/>
              <w:rPr>
                <w:ins w:id="14665" w:author="He Han" w:date="2026-10-22T22:12:00Z"/>
                <w:rFonts w:ascii="Times New Roman" w:hAnsi="Times New Roman" w:cs="Times New Roman"/>
                <w:color w:val="auto"/>
                <w:sz w:val="18"/>
                <w:szCs w:val="18"/>
                <w:shd w:val="clear" w:color="auto" w:fill="FFFFFF"/>
              </w:rPr>
              <w:pPrChange w:id="14666" w:author="He Han" w:date="2026-10-22T22:13:00Z">
                <w:pPr>
                  <w:pStyle w:val="afc"/>
                  <w:numPr>
                    <w:numId w:val="161"/>
                  </w:numPr>
                  <w:ind w:left="420" w:firstLineChars="0" w:hanging="420"/>
                  <w:jc w:val="both"/>
                </w:pPr>
              </w:pPrChange>
            </w:pPr>
            <w:ins w:id="14667" w:author="He Han" w:date="2026-10-22T22:12:00Z">
              <w:r w:rsidRPr="00BB7730">
                <w:rPr>
                  <w:rFonts w:ascii="Times New Roman" w:hAnsi="Times New Roman" w:cs="Times New Roman"/>
                  <w:color w:val="auto"/>
                  <w:sz w:val="18"/>
                  <w:szCs w:val="18"/>
                  <w:shd w:val="clear" w:color="auto" w:fill="FFFFFF"/>
                </w:rPr>
                <w:t>Mass flow meter: SS</w:t>
              </w:r>
            </w:ins>
          </w:p>
          <w:p w14:paraId="48D4C2C7" w14:textId="77777777" w:rsidR="00153539" w:rsidRPr="00BB7730" w:rsidRDefault="00153539">
            <w:pPr>
              <w:pStyle w:val="afc"/>
              <w:numPr>
                <w:ilvl w:val="0"/>
                <w:numId w:val="181"/>
              </w:numPr>
              <w:ind w:firstLineChars="0"/>
              <w:jc w:val="both"/>
              <w:rPr>
                <w:ins w:id="14668" w:author="He Han" w:date="2026-10-22T22:12:00Z"/>
                <w:rFonts w:ascii="Times New Roman" w:hAnsi="Times New Roman" w:cs="Times New Roman"/>
                <w:color w:val="auto"/>
                <w:sz w:val="18"/>
                <w:szCs w:val="18"/>
                <w:shd w:val="clear" w:color="auto" w:fill="FFFFFF"/>
              </w:rPr>
              <w:pPrChange w:id="14669" w:author="He Han" w:date="2026-10-22T22:13:00Z">
                <w:pPr>
                  <w:pStyle w:val="afc"/>
                  <w:numPr>
                    <w:numId w:val="161"/>
                  </w:numPr>
                  <w:ind w:left="420" w:firstLineChars="0" w:hanging="420"/>
                  <w:jc w:val="both"/>
                </w:pPr>
              </w:pPrChange>
            </w:pPr>
            <w:ins w:id="14670" w:author="He Han" w:date="2026-10-22T22:12:00Z">
              <w:r w:rsidRPr="00BB7730">
                <w:rPr>
                  <w:rFonts w:ascii="Times New Roman" w:hAnsi="Times New Roman" w:cs="Times New Roman"/>
                  <w:color w:val="auto"/>
                  <w:sz w:val="18"/>
                  <w:szCs w:val="18"/>
                  <w:shd w:val="clear" w:color="auto" w:fill="FFFFFF"/>
                </w:rPr>
                <w:t xml:space="preserve">Valve material: </w:t>
              </w:r>
              <w:r w:rsidRPr="00BB7730">
                <w:rPr>
                  <w:rFonts w:ascii="Times New Roman" w:hAnsi="Times New Roman" w:cs="Times New Roman"/>
                  <w:color w:val="00B0F0"/>
                  <w:sz w:val="18"/>
                  <w:szCs w:val="18"/>
                  <w:shd w:val="clear" w:color="auto" w:fill="FFFFFF"/>
                </w:rPr>
                <w:t>Hastelloy</w:t>
              </w:r>
            </w:ins>
          </w:p>
          <w:p w14:paraId="254133EC" w14:textId="77777777" w:rsidR="00153539" w:rsidRPr="00BB7730" w:rsidRDefault="00153539">
            <w:pPr>
              <w:pStyle w:val="afc"/>
              <w:numPr>
                <w:ilvl w:val="0"/>
                <w:numId w:val="181"/>
              </w:numPr>
              <w:ind w:firstLineChars="0"/>
              <w:jc w:val="both"/>
              <w:rPr>
                <w:ins w:id="14671" w:author="He Han" w:date="2026-10-22T22:12:00Z"/>
                <w:rFonts w:ascii="Times New Roman" w:eastAsiaTheme="minorEastAsia" w:hAnsi="Times New Roman" w:cs="Times New Roman"/>
                <w:color w:val="auto"/>
                <w:sz w:val="18"/>
                <w:szCs w:val="18"/>
                <w:shd w:val="clear" w:color="auto" w:fill="FFFFFF"/>
                <w:lang w:eastAsia="zh-CN"/>
              </w:rPr>
              <w:pPrChange w:id="14672" w:author="He Han" w:date="2026-10-22T22:13:00Z">
                <w:pPr>
                  <w:pStyle w:val="afc"/>
                  <w:numPr>
                    <w:numId w:val="161"/>
                  </w:numPr>
                  <w:ind w:left="420" w:firstLineChars="0" w:hanging="420"/>
                  <w:jc w:val="both"/>
                </w:pPr>
              </w:pPrChange>
            </w:pPr>
            <w:ins w:id="14673" w:author="He Han" w:date="2026-10-22T22:12:00Z">
              <w:r w:rsidRPr="00BB7730">
                <w:rPr>
                  <w:rFonts w:ascii="Times New Roman" w:hAnsi="Times New Roman" w:cs="Times New Roman"/>
                  <w:color w:val="auto"/>
                  <w:sz w:val="18"/>
                  <w:szCs w:val="18"/>
                  <w:shd w:val="clear" w:color="auto" w:fill="FFFFFF"/>
                </w:rPr>
                <w:t xml:space="preserve">Waste discharge pump material: </w:t>
              </w:r>
              <w:r w:rsidRPr="00BB7730">
                <w:rPr>
                  <w:rFonts w:ascii="Times New Roman" w:eastAsiaTheme="minorEastAsia" w:hAnsi="Times New Roman" w:cs="Times New Roman"/>
                  <w:color w:val="auto"/>
                  <w:sz w:val="18"/>
                  <w:szCs w:val="18"/>
                  <w:shd w:val="clear" w:color="auto" w:fill="FFFFFF"/>
                  <w:lang w:eastAsia="zh-CN"/>
                </w:rPr>
                <w:t>316SS+</w:t>
              </w:r>
              <w:r w:rsidRPr="00BB7730">
                <w:rPr>
                  <w:rFonts w:ascii="Times New Roman" w:eastAsiaTheme="minorEastAsia" w:hAnsi="Times New Roman" w:cs="Times New Roman"/>
                  <w:color w:val="00B0F0"/>
                  <w:sz w:val="18"/>
                  <w:szCs w:val="18"/>
                  <w:shd w:val="clear" w:color="auto" w:fill="FFFFFF"/>
                  <w:lang w:eastAsia="zh-CN"/>
                </w:rPr>
                <w:t>PTFE</w:t>
              </w:r>
            </w:ins>
          </w:p>
          <w:p w14:paraId="5171A03A" w14:textId="77777777" w:rsidR="00153539" w:rsidRPr="00BB7730" w:rsidRDefault="00153539">
            <w:pPr>
              <w:pStyle w:val="afc"/>
              <w:numPr>
                <w:ilvl w:val="0"/>
                <w:numId w:val="181"/>
              </w:numPr>
              <w:ind w:firstLineChars="0"/>
              <w:jc w:val="both"/>
              <w:rPr>
                <w:ins w:id="14674" w:author="He Han" w:date="2026-10-22T22:12:00Z"/>
                <w:rFonts w:ascii="Times New Roman" w:eastAsiaTheme="minorEastAsia" w:hAnsi="Times New Roman" w:cs="Times New Roman"/>
                <w:bCs w:val="0"/>
                <w:color w:val="auto"/>
                <w:sz w:val="18"/>
                <w:szCs w:val="18"/>
                <w:shd w:val="clear" w:color="auto" w:fill="FFFFFF"/>
                <w:lang w:eastAsia="zh-CN"/>
              </w:rPr>
              <w:pPrChange w:id="14675" w:author="He Han" w:date="2026-10-22T22:13:00Z">
                <w:pPr>
                  <w:pStyle w:val="afc"/>
                  <w:numPr>
                    <w:numId w:val="161"/>
                  </w:numPr>
                  <w:ind w:left="420" w:firstLineChars="0" w:hanging="420"/>
                  <w:jc w:val="both"/>
                </w:pPr>
              </w:pPrChange>
            </w:pPr>
            <w:ins w:id="14676" w:author="He Han" w:date="2026-10-22T22:12:00Z">
              <w:r w:rsidRPr="00BB7730">
                <w:rPr>
                  <w:rFonts w:ascii="Times New Roman" w:hAnsi="Times New Roman" w:cs="Times New Roman"/>
                  <w:bCs w:val="0"/>
                  <w:color w:val="auto"/>
                  <w:sz w:val="18"/>
                  <w:szCs w:val="18"/>
                  <w:shd w:val="clear" w:color="auto" w:fill="FFFFFF"/>
                </w:rPr>
                <w:t xml:space="preserve">Peristaltic pump tubing: </w:t>
              </w:r>
              <w:r w:rsidRPr="00BB7730">
                <w:rPr>
                  <w:rFonts w:ascii="Times New Roman" w:eastAsiaTheme="minorEastAsia" w:hAnsi="Times New Roman" w:cs="Times New Roman"/>
                  <w:bCs w:val="0"/>
                  <w:color w:val="auto"/>
                  <w:sz w:val="18"/>
                  <w:szCs w:val="18"/>
                  <w:shd w:val="clear" w:color="auto" w:fill="FFFFFF"/>
                  <w:lang w:eastAsia="zh-CN"/>
                </w:rPr>
                <w:t>PTFE</w:t>
              </w:r>
            </w:ins>
          </w:p>
          <w:p w14:paraId="0F1CB374" w14:textId="6E6933CF" w:rsidR="00153539" w:rsidRPr="00BB7730" w:rsidRDefault="00153539">
            <w:pPr>
              <w:pStyle w:val="afc"/>
              <w:numPr>
                <w:ilvl w:val="0"/>
                <w:numId w:val="181"/>
              </w:numPr>
              <w:ind w:firstLineChars="0"/>
              <w:jc w:val="both"/>
              <w:rPr>
                <w:ins w:id="14677" w:author="He Han" w:date="2026-10-22T22:13:00Z"/>
                <w:rFonts w:ascii="Times New Roman" w:hAnsi="Times New Roman" w:cs="Times New Roman"/>
                <w:color w:val="0000FF"/>
                <w:sz w:val="18"/>
                <w:szCs w:val="18"/>
                <w:shd w:val="clear" w:color="auto" w:fill="FFFFFF"/>
              </w:rPr>
              <w:pPrChange w:id="14678" w:author="He Han" w:date="2026-10-22T22:13:00Z">
                <w:pPr>
                  <w:pStyle w:val="afc"/>
                  <w:numPr>
                    <w:numId w:val="161"/>
                  </w:numPr>
                  <w:ind w:left="420" w:firstLineChars="0" w:hanging="420"/>
                  <w:jc w:val="both"/>
                </w:pPr>
              </w:pPrChange>
            </w:pPr>
            <w:ins w:id="14679" w:author="He Han" w:date="2026-10-22T22:12:00Z">
              <w:r w:rsidRPr="00BB7730">
                <w:rPr>
                  <w:rFonts w:ascii="Times New Roman" w:hAnsi="Times New Roman" w:cs="Times New Roman"/>
                  <w:color w:val="0000FF"/>
                  <w:sz w:val="18"/>
                  <w:szCs w:val="18"/>
                </w:rPr>
                <w:t xml:space="preserve">Mechanical seal: </w:t>
              </w:r>
              <w:r w:rsidRPr="00BB7730">
                <w:rPr>
                  <w:rFonts w:ascii="Times New Roman" w:hAnsi="Times New Roman" w:cs="Times New Roman"/>
                  <w:color w:val="00B0F0"/>
                  <w:sz w:val="18"/>
                  <w:szCs w:val="18"/>
                  <w:shd w:val="clear" w:color="auto" w:fill="FFFFFF"/>
                </w:rPr>
                <w:t>Hastelloy</w:t>
              </w:r>
              <w:r w:rsidRPr="00BB7730">
                <w:rPr>
                  <w:rFonts w:ascii="Times New Roman" w:hAnsi="Times New Roman" w:cs="Times New Roman"/>
                  <w:color w:val="0000FF"/>
                  <w:sz w:val="18"/>
                  <w:szCs w:val="18"/>
                  <w:shd w:val="clear" w:color="auto" w:fill="FFFFFF"/>
                </w:rPr>
                <w:t xml:space="preserve"> &amp; PTFE &amp; FFKM </w:t>
              </w:r>
            </w:ins>
          </w:p>
          <w:p w14:paraId="54F58AFA" w14:textId="571B7A9B" w:rsidR="00153539" w:rsidRPr="00BB7730" w:rsidRDefault="00153539">
            <w:pPr>
              <w:pStyle w:val="afc"/>
              <w:numPr>
                <w:ilvl w:val="0"/>
                <w:numId w:val="181"/>
              </w:numPr>
              <w:ind w:firstLineChars="0"/>
              <w:jc w:val="both"/>
              <w:rPr>
                <w:ins w:id="14680" w:author="He Han" w:date="2026-10-22T22:12:00Z"/>
                <w:rFonts w:ascii="Times New Roman" w:hAnsi="Times New Roman" w:cs="Times New Roman"/>
                <w:color w:val="0000FF"/>
                <w:sz w:val="18"/>
                <w:szCs w:val="18"/>
                <w:shd w:val="clear" w:color="auto" w:fill="FFFFFF"/>
              </w:rPr>
              <w:pPrChange w:id="14681" w:author="He Han" w:date="2026-10-22T22:13:00Z">
                <w:pPr>
                  <w:pStyle w:val="afc"/>
                  <w:numPr>
                    <w:numId w:val="161"/>
                  </w:numPr>
                  <w:ind w:left="420" w:firstLineChars="0" w:hanging="420"/>
                  <w:jc w:val="both"/>
                </w:pPr>
              </w:pPrChange>
            </w:pPr>
            <w:ins w:id="14682" w:author="He Han" w:date="2026-10-22T22:13:00Z">
              <w:r w:rsidRPr="00BB7730">
                <w:rPr>
                  <w:rFonts w:ascii="Times New Roman" w:hAnsi="Times New Roman" w:cs="Times New Roman"/>
                  <w:color w:val="0000FF"/>
                  <w:sz w:val="18"/>
                  <w:szCs w:val="18"/>
                  <w:shd w:val="clear" w:color="auto" w:fill="FFFFFF"/>
                </w:rPr>
                <w:t xml:space="preserve">Gloves: </w:t>
              </w:r>
              <w:r w:rsidRPr="00BB7730">
                <w:rPr>
                  <w:rFonts w:ascii="Times New Roman" w:eastAsiaTheme="minorEastAsia" w:hAnsi="Times New Roman" w:cs="Times New Roman"/>
                  <w:color w:val="00B0F0"/>
                  <w:sz w:val="18"/>
                  <w:szCs w:val="18"/>
                  <w:shd w:val="clear" w:color="auto" w:fill="FFFFFF"/>
                  <w:lang w:eastAsia="zh-CN"/>
                </w:rPr>
                <w:t>NRL</w:t>
              </w:r>
            </w:ins>
          </w:p>
          <w:p w14:paraId="0410153F" w14:textId="0790DBF4" w:rsidR="0026505D" w:rsidRPr="00BB7730" w:rsidDel="00153539" w:rsidRDefault="0026505D" w:rsidP="00153539">
            <w:pPr>
              <w:rPr>
                <w:ins w:id="14683" w:author="Xuning Wei12232" w:date="2026-07-27T20:52:00Z"/>
                <w:del w:id="14684" w:author="He Han" w:date="2026-10-22T22:12:00Z"/>
                <w:rFonts w:ascii="Times New Roman" w:hAnsi="Times New Roman" w:cs="Times New Roman"/>
                <w:color w:val="auto"/>
                <w:sz w:val="18"/>
                <w:szCs w:val="18"/>
                <w:shd w:val="clear" w:color="auto" w:fill="FFFFFF"/>
              </w:rPr>
            </w:pPr>
            <w:ins w:id="14685" w:author="Xuning Wei12232" w:date="2026-07-27T20:52:00Z">
              <w:del w:id="14686" w:author="He Han" w:date="2026-10-12T14:35:00Z">
                <w:r w:rsidRPr="00BB7730" w:rsidDel="006379C0">
                  <w:rPr>
                    <w:rFonts w:ascii="Times New Roman" w:hAnsi="Times New Roman" w:cs="Times New Roman"/>
                    <w:color w:val="auto"/>
                    <w:sz w:val="18"/>
                    <w:szCs w:val="18"/>
                    <w:shd w:val="clear" w:color="auto" w:fill="FFFFFF"/>
                  </w:rPr>
                  <w:delText>Tank material:</w:delText>
                </w:r>
              </w:del>
              <w:del w:id="14687" w:author="He Han" w:date="2026-10-22T22:12:00Z">
                <w:r w:rsidRPr="00BB7730" w:rsidDel="00153539">
                  <w:rPr>
                    <w:rFonts w:ascii="Times New Roman" w:hAnsi="Times New Roman" w:cs="Times New Roman"/>
                    <w:color w:val="auto"/>
                    <w:sz w:val="18"/>
                    <w:szCs w:val="18"/>
                    <w:shd w:val="clear" w:color="auto" w:fill="FFFFFF"/>
                  </w:rPr>
                  <w:delText xml:space="preserve"> Hastelloy (C-276)</w:delText>
                </w:r>
              </w:del>
            </w:ins>
          </w:p>
          <w:p w14:paraId="780BC01D" w14:textId="238B1385" w:rsidR="0026505D" w:rsidRPr="00BB7730" w:rsidDel="00153539" w:rsidRDefault="0026505D" w:rsidP="0026505D">
            <w:pPr>
              <w:rPr>
                <w:ins w:id="14688" w:author="Xuning Wei12232" w:date="2026-07-27T20:52:00Z"/>
                <w:del w:id="14689" w:author="He Han" w:date="2026-10-22T22:12:00Z"/>
                <w:rFonts w:ascii="Times New Roman" w:hAnsi="Times New Roman" w:cs="Times New Roman"/>
                <w:color w:val="auto"/>
                <w:sz w:val="18"/>
                <w:szCs w:val="18"/>
                <w:shd w:val="clear" w:color="auto" w:fill="FFFFFF"/>
              </w:rPr>
            </w:pPr>
            <w:ins w:id="14690" w:author="Xuning Wei12232" w:date="2026-07-27T20:52:00Z">
              <w:del w:id="14691" w:author="He Han" w:date="2026-10-22T22:12:00Z">
                <w:r w:rsidRPr="00BB7730" w:rsidDel="00153539">
                  <w:rPr>
                    <w:rFonts w:ascii="Times New Roman" w:hAnsi="Times New Roman" w:cs="Times New Roman"/>
                    <w:color w:val="auto"/>
                    <w:sz w:val="18"/>
                    <w:szCs w:val="18"/>
                    <w:shd w:val="clear" w:color="auto" w:fill="FFFFFF"/>
                  </w:rPr>
                  <w:delText>Agitator material: Hastelloy (C-276)</w:delText>
                </w:r>
                <w:r w:rsidRPr="00BB7730" w:rsidDel="00153539">
                  <w:rPr>
                    <w:rFonts w:ascii="Times New Roman" w:hAnsi="Times New Roman" w:cs="Times New Roman"/>
                    <w:color w:val="auto"/>
                    <w:sz w:val="18"/>
                    <w:szCs w:val="18"/>
                    <w:shd w:val="clear" w:color="auto" w:fill="FFFFFF"/>
                  </w:rPr>
                  <w:br/>
                  <w:delText>Sight glass: Glass</w:delText>
                </w:r>
                <w:r w:rsidRPr="00BB7730" w:rsidDel="00153539">
                  <w:rPr>
                    <w:rFonts w:ascii="Times New Roman" w:hAnsi="Times New Roman" w:cs="Times New Roman"/>
                    <w:color w:val="auto"/>
                    <w:sz w:val="18"/>
                    <w:szCs w:val="18"/>
                    <w:shd w:val="clear" w:color="auto" w:fill="FFFFFF"/>
                  </w:rPr>
                  <w:br/>
                  <w:delText xml:space="preserve">Thermometer well material: Hastelloy (C-276) </w:delText>
                </w:r>
              </w:del>
            </w:ins>
          </w:p>
          <w:p w14:paraId="75D61B82" w14:textId="29789861" w:rsidR="0026505D" w:rsidRPr="00BB7730" w:rsidDel="00153539" w:rsidRDefault="0026505D" w:rsidP="0026505D">
            <w:pPr>
              <w:rPr>
                <w:ins w:id="14692" w:author="Xuning Wei12232" w:date="2026-07-27T20:52:00Z"/>
                <w:del w:id="14693" w:author="He Han" w:date="2026-10-22T22:12:00Z"/>
                <w:rFonts w:ascii="Times New Roman" w:hAnsi="Times New Roman" w:cs="Times New Roman"/>
                <w:color w:val="auto"/>
                <w:sz w:val="18"/>
                <w:szCs w:val="18"/>
                <w:shd w:val="clear" w:color="auto" w:fill="FFFFFF"/>
              </w:rPr>
            </w:pPr>
            <w:ins w:id="14694" w:author="Xuning Wei12232" w:date="2026-07-27T20:52:00Z">
              <w:del w:id="14695" w:author="He Han" w:date="2026-10-22T22:12:00Z">
                <w:r w:rsidRPr="00BB7730" w:rsidDel="00153539">
                  <w:rPr>
                    <w:rFonts w:ascii="Times New Roman" w:hAnsi="Times New Roman" w:cs="Times New Roman"/>
                    <w:color w:val="auto"/>
                    <w:sz w:val="18"/>
                    <w:szCs w:val="18"/>
                    <w:shd w:val="clear" w:color="auto" w:fill="FFFFFF"/>
                  </w:rPr>
                  <w:delText>Pipeline material: 316L</w:delText>
                </w:r>
              </w:del>
            </w:ins>
          </w:p>
          <w:p w14:paraId="31EA378C" w14:textId="127A8A85" w:rsidR="0026505D" w:rsidRPr="00BB7730" w:rsidDel="00153539" w:rsidRDefault="0026505D" w:rsidP="0026505D">
            <w:pPr>
              <w:rPr>
                <w:ins w:id="14696" w:author="Xuning Wei12232" w:date="2026-07-27T20:52:00Z"/>
                <w:del w:id="14697" w:author="He Han" w:date="2026-10-22T22:12:00Z"/>
                <w:rFonts w:ascii="Times New Roman" w:hAnsi="Times New Roman" w:cs="Times New Roman"/>
                <w:color w:val="auto"/>
                <w:sz w:val="18"/>
                <w:szCs w:val="18"/>
                <w:shd w:val="clear" w:color="auto" w:fill="FFFFFF"/>
              </w:rPr>
            </w:pPr>
            <w:ins w:id="14698" w:author="Xuning Wei12232" w:date="2026-07-27T20:52:00Z">
              <w:del w:id="14699" w:author="He Han" w:date="2026-10-22T22:12:00Z">
                <w:r w:rsidRPr="00BB7730" w:rsidDel="00153539">
                  <w:rPr>
                    <w:rFonts w:ascii="Times New Roman" w:hAnsi="Times New Roman" w:cs="Times New Roman"/>
                    <w:color w:val="auto"/>
                    <w:sz w:val="18"/>
                    <w:szCs w:val="18"/>
                    <w:shd w:val="clear" w:color="auto" w:fill="FFFFFF"/>
                  </w:rPr>
                  <w:delText>Sealing ring: PTFE</w:delText>
                </w:r>
              </w:del>
            </w:ins>
          </w:p>
          <w:p w14:paraId="0161D04D" w14:textId="0220DC86" w:rsidR="0026505D" w:rsidRPr="00BB7730" w:rsidDel="00153539" w:rsidRDefault="0026505D" w:rsidP="0026505D">
            <w:pPr>
              <w:rPr>
                <w:ins w:id="14700" w:author="Xuning Wei12232" w:date="2026-07-27T20:52:00Z"/>
                <w:del w:id="14701" w:author="He Han" w:date="2026-10-22T22:12:00Z"/>
                <w:rFonts w:ascii="Times New Roman" w:hAnsi="Times New Roman" w:cs="Times New Roman"/>
                <w:color w:val="auto"/>
                <w:sz w:val="18"/>
                <w:szCs w:val="18"/>
                <w:shd w:val="clear" w:color="auto" w:fill="FFFFFF"/>
              </w:rPr>
            </w:pPr>
            <w:ins w:id="14702" w:author="Xuning Wei12232" w:date="2026-07-27T20:52:00Z">
              <w:del w:id="14703" w:author="He Han" w:date="2026-10-22T22:12:00Z">
                <w:r w:rsidRPr="00BB7730" w:rsidDel="00153539">
                  <w:rPr>
                    <w:rFonts w:ascii="Times New Roman" w:hAnsi="Times New Roman" w:cs="Times New Roman"/>
                    <w:color w:val="auto"/>
                    <w:sz w:val="18"/>
                    <w:szCs w:val="18"/>
                    <w:shd w:val="clear" w:color="auto" w:fill="FFFFFF"/>
                  </w:rPr>
                  <w:delText>Mass flow meter: SS</w:delText>
                </w:r>
              </w:del>
            </w:ins>
          </w:p>
          <w:p w14:paraId="2080D6AB" w14:textId="1E78207C" w:rsidR="0026505D" w:rsidRPr="00BB7730" w:rsidDel="00153539" w:rsidRDefault="0026505D" w:rsidP="0026505D">
            <w:pPr>
              <w:rPr>
                <w:ins w:id="14704" w:author="Xuning Wei12232" w:date="2026-07-27T20:52:00Z"/>
                <w:del w:id="14705" w:author="He Han" w:date="2026-10-22T22:12:00Z"/>
                <w:rFonts w:ascii="Times New Roman" w:hAnsi="Times New Roman" w:cs="Times New Roman"/>
                <w:color w:val="auto"/>
                <w:sz w:val="18"/>
                <w:szCs w:val="18"/>
                <w:shd w:val="clear" w:color="auto" w:fill="FFFFFF"/>
              </w:rPr>
            </w:pPr>
            <w:ins w:id="14706" w:author="Xuning Wei12232" w:date="2026-07-27T20:52:00Z">
              <w:del w:id="14707" w:author="He Han" w:date="2026-10-22T22:12:00Z">
                <w:r w:rsidRPr="00BB7730" w:rsidDel="00153539">
                  <w:rPr>
                    <w:rFonts w:ascii="Times New Roman" w:hAnsi="Times New Roman" w:cs="Times New Roman"/>
                    <w:color w:val="auto"/>
                    <w:sz w:val="18"/>
                    <w:szCs w:val="18"/>
                    <w:shd w:val="clear" w:color="auto" w:fill="FFFFFF"/>
                  </w:rPr>
                  <w:delText>Valve material:</w:delText>
                </w:r>
              </w:del>
              <w:del w:id="14708" w:author="He Han" w:date="2026-10-12T15:02:00Z">
                <w:r w:rsidRPr="00BB7730" w:rsidDel="00885401">
                  <w:rPr>
                    <w:rFonts w:ascii="Times New Roman" w:hAnsi="Times New Roman" w:cs="Times New Roman"/>
                    <w:color w:val="auto"/>
                    <w:sz w:val="18"/>
                    <w:szCs w:val="18"/>
                    <w:shd w:val="clear" w:color="auto" w:fill="FFFFFF"/>
                  </w:rPr>
                  <w:delText xml:space="preserve"> 304 &amp; 316L</w:delText>
                </w:r>
              </w:del>
            </w:ins>
          </w:p>
          <w:p w14:paraId="09B8168C" w14:textId="4C87E0CD" w:rsidR="0026505D" w:rsidRPr="00BB7730" w:rsidDel="00153539" w:rsidRDefault="0026505D" w:rsidP="0026505D">
            <w:pPr>
              <w:rPr>
                <w:ins w:id="14709" w:author="Xuning Wei12232" w:date="2026-07-27T20:52:00Z"/>
                <w:del w:id="14710" w:author="He Han" w:date="2026-10-22T22:12:00Z"/>
                <w:rFonts w:ascii="Times New Roman" w:eastAsiaTheme="minorEastAsia" w:hAnsi="Times New Roman" w:cs="Times New Roman"/>
                <w:color w:val="auto"/>
                <w:sz w:val="18"/>
                <w:szCs w:val="18"/>
                <w:shd w:val="clear" w:color="auto" w:fill="FFFFFF"/>
                <w:lang w:eastAsia="zh-CN"/>
              </w:rPr>
            </w:pPr>
            <w:ins w:id="14711" w:author="Xuning Wei12232" w:date="2026-07-27T20:52:00Z">
              <w:del w:id="14712" w:author="He Han" w:date="2026-10-22T22:12:00Z">
                <w:r w:rsidRPr="00BB7730" w:rsidDel="00153539">
                  <w:rPr>
                    <w:rFonts w:ascii="Times New Roman" w:hAnsi="Times New Roman" w:cs="Times New Roman"/>
                    <w:color w:val="auto"/>
                    <w:sz w:val="18"/>
                    <w:szCs w:val="18"/>
                    <w:shd w:val="clear" w:color="auto" w:fill="FFFFFF"/>
                  </w:rPr>
                  <w:delText xml:space="preserve">Waste discharge pump material: </w:delText>
                </w:r>
                <w:r w:rsidRPr="00BB7730" w:rsidDel="00153539">
                  <w:rPr>
                    <w:rFonts w:ascii="Times New Roman" w:eastAsiaTheme="minorEastAsia" w:hAnsi="Times New Roman" w:cs="Times New Roman"/>
                    <w:color w:val="auto"/>
                    <w:sz w:val="18"/>
                    <w:szCs w:val="18"/>
                    <w:shd w:val="clear" w:color="auto" w:fill="FFFFFF"/>
                    <w:lang w:eastAsia="zh-CN"/>
                  </w:rPr>
                  <w:delText>316SS</w:delText>
                </w:r>
              </w:del>
            </w:ins>
          </w:p>
          <w:p w14:paraId="7645AF38" w14:textId="79B30CB4" w:rsidR="0026505D" w:rsidRPr="00BB7730" w:rsidDel="00153539" w:rsidRDefault="0026505D" w:rsidP="0026505D">
            <w:pPr>
              <w:rPr>
                <w:ins w:id="14713" w:author="Xuning Wei12232" w:date="2026-07-27T20:52:00Z"/>
                <w:del w:id="14714" w:author="He Han" w:date="2026-10-22T22:12:00Z"/>
                <w:rFonts w:ascii="Times New Roman" w:eastAsiaTheme="minorEastAsia" w:hAnsi="Times New Roman" w:cs="Times New Roman"/>
                <w:bCs w:val="0"/>
                <w:color w:val="auto"/>
                <w:sz w:val="18"/>
                <w:szCs w:val="18"/>
                <w:shd w:val="clear" w:color="auto" w:fill="FFFFFF"/>
                <w:lang w:eastAsia="zh-CN"/>
              </w:rPr>
            </w:pPr>
            <w:ins w:id="14715" w:author="Xuning Wei12232" w:date="2026-07-27T20:52:00Z">
              <w:del w:id="14716" w:author="He Han" w:date="2026-10-22T22:12:00Z">
                <w:r w:rsidRPr="00BB7730" w:rsidDel="00153539">
                  <w:rPr>
                    <w:rFonts w:ascii="Times New Roman" w:hAnsi="Times New Roman" w:cs="Times New Roman"/>
                    <w:bCs w:val="0"/>
                    <w:color w:val="auto"/>
                    <w:sz w:val="18"/>
                    <w:szCs w:val="18"/>
                    <w:shd w:val="clear" w:color="auto" w:fill="FFFFFF"/>
                  </w:rPr>
                  <w:delText xml:space="preserve">Peristaltic pump tubing: </w:delText>
                </w:r>
                <w:r w:rsidRPr="00BB7730" w:rsidDel="00153539">
                  <w:rPr>
                    <w:rFonts w:ascii="Times New Roman" w:eastAsiaTheme="minorEastAsia" w:hAnsi="Times New Roman" w:cs="Times New Roman"/>
                    <w:bCs w:val="0"/>
                    <w:color w:val="auto"/>
                    <w:sz w:val="18"/>
                    <w:szCs w:val="18"/>
                    <w:shd w:val="clear" w:color="auto" w:fill="FFFFFF"/>
                    <w:lang w:eastAsia="zh-CN"/>
                  </w:rPr>
                  <w:delText>PTFE</w:delText>
                </w:r>
              </w:del>
            </w:ins>
          </w:p>
          <w:p w14:paraId="18176479" w14:textId="77113E8D" w:rsidR="0026505D" w:rsidRPr="00BB7730" w:rsidRDefault="0026505D" w:rsidP="0026505D">
            <w:pPr>
              <w:jc w:val="both"/>
              <w:rPr>
                <w:ins w:id="14717" w:author="Xuning Wei12232" w:date="2026-07-27T20:37:00Z"/>
                <w:rFonts w:ascii="Times New Roman" w:eastAsia="仿宋_GB2312" w:hAnsi="Times New Roman" w:cs="Times New Roman"/>
                <w:b/>
                <w:color w:val="auto"/>
                <w:sz w:val="20"/>
                <w:szCs w:val="20"/>
                <w:lang w:eastAsia="zh-CN" w:bidi="ar"/>
              </w:rPr>
            </w:pPr>
            <w:ins w:id="14718" w:author="Xuning Wei12232" w:date="2026-07-27T20:52:00Z">
              <w:del w:id="14719" w:author="He Han" w:date="2026-10-22T22:12:00Z">
                <w:r w:rsidRPr="00BB7730" w:rsidDel="00153539">
                  <w:rPr>
                    <w:rFonts w:ascii="Times New Roman" w:hAnsi="Times New Roman" w:cs="Times New Roman"/>
                    <w:color w:val="0000FF"/>
                    <w:sz w:val="18"/>
                    <w:szCs w:val="18"/>
                  </w:rPr>
                  <w:delText xml:space="preserve">Mechanical seal: </w:delText>
                </w:r>
              </w:del>
              <w:del w:id="14720" w:author="He Han" w:date="2026-10-12T15:02:00Z">
                <w:r w:rsidRPr="00BB7730" w:rsidDel="00885401">
                  <w:rPr>
                    <w:rFonts w:ascii="Times New Roman" w:hAnsi="Times New Roman" w:cs="Times New Roman"/>
                    <w:color w:val="0000FF"/>
                    <w:sz w:val="18"/>
                    <w:szCs w:val="18"/>
                    <w:shd w:val="clear" w:color="auto" w:fill="FFFFFF"/>
                  </w:rPr>
                  <w:delText>304SS</w:delText>
                </w:r>
              </w:del>
              <w:del w:id="14721" w:author="He Han" w:date="2026-10-22T22:12:00Z">
                <w:r w:rsidRPr="00BB7730" w:rsidDel="00153539">
                  <w:rPr>
                    <w:rFonts w:ascii="Times New Roman" w:hAnsi="Times New Roman" w:cs="Times New Roman"/>
                    <w:color w:val="0000FF"/>
                    <w:sz w:val="18"/>
                    <w:szCs w:val="18"/>
                    <w:shd w:val="clear" w:color="auto" w:fill="FFFFFF"/>
                  </w:rPr>
                  <w:delText xml:space="preserve"> &amp; PTFE &amp; FFKM Gloves: </w:delText>
                </w:r>
              </w:del>
              <w:del w:id="14722" w:author="He Han" w:date="2026-10-19T16:46:00Z">
                <w:r w:rsidRPr="00BB7730" w:rsidDel="00467D71">
                  <w:rPr>
                    <w:rFonts w:ascii="Times New Roman" w:hAnsi="Times New Roman" w:cs="Times New Roman"/>
                    <w:color w:val="0000FF"/>
                    <w:sz w:val="18"/>
                    <w:szCs w:val="18"/>
                    <w:shd w:val="clear" w:color="auto" w:fill="FFFFFF"/>
                  </w:rPr>
                  <w:delText>CSPE</w:delText>
                </w:r>
              </w:del>
            </w:ins>
          </w:p>
        </w:tc>
        <w:tc>
          <w:tcPr>
            <w:tcW w:w="346" w:type="pct"/>
            <w:vMerge w:val="restart"/>
            <w:shd w:val="clear" w:color="auto" w:fill="FFFFFF" w:themeFill="background1"/>
            <w:vAlign w:val="center"/>
            <w:tcPrChange w:id="14723" w:author="Xuning Wei12232" w:date="2026-07-27T21:21:00Z">
              <w:tcPr>
                <w:tcW w:w="346" w:type="pct"/>
                <w:gridSpan w:val="3"/>
                <w:vMerge w:val="restart"/>
                <w:shd w:val="clear" w:color="auto" w:fill="FFFFFF" w:themeFill="background1"/>
                <w:vAlign w:val="center"/>
              </w:tcPr>
            </w:tcPrChange>
          </w:tcPr>
          <w:p w14:paraId="5476368B" w14:textId="65EA4E80" w:rsidR="0026505D" w:rsidRPr="00BB7730" w:rsidRDefault="0026505D" w:rsidP="0026505D">
            <w:pPr>
              <w:jc w:val="both"/>
              <w:rPr>
                <w:ins w:id="14724" w:author="Xuning Wei12232" w:date="2026-07-27T20:37:00Z"/>
                <w:rFonts w:ascii="Times New Roman" w:eastAsia="仿宋_GB2312" w:hAnsi="Times New Roman" w:cs="Times New Roman"/>
                <w:color w:val="auto"/>
                <w:sz w:val="20"/>
                <w:szCs w:val="20"/>
                <w:lang w:eastAsia="zh-CN" w:bidi="ar"/>
              </w:rPr>
            </w:pPr>
            <w:ins w:id="14725" w:author="Xuning Wei12232" w:date="2026-07-27T20:45:00Z">
              <w:r w:rsidRPr="00BB7730">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14726" w:author="Xuning Wei12232" w:date="2026-07-27T21:21:00Z">
              <w:tcPr>
                <w:tcW w:w="396" w:type="pct"/>
                <w:gridSpan w:val="3"/>
                <w:vMerge w:val="restart"/>
                <w:shd w:val="clear" w:color="auto" w:fill="FFFFFF" w:themeFill="background1"/>
                <w:vAlign w:val="center"/>
              </w:tcPr>
            </w:tcPrChange>
          </w:tcPr>
          <w:p w14:paraId="5617625D" w14:textId="68D2756A" w:rsidR="0026505D" w:rsidRPr="00BB7730" w:rsidRDefault="0026505D" w:rsidP="0026505D">
            <w:pPr>
              <w:jc w:val="both"/>
              <w:rPr>
                <w:ins w:id="14727" w:author="Xuning Wei12232" w:date="2026-07-27T20:37:00Z"/>
                <w:rFonts w:ascii="Times New Roman" w:eastAsia="仿宋_GB2312" w:hAnsi="Times New Roman" w:cs="Times New Roman"/>
                <w:color w:val="auto"/>
                <w:sz w:val="18"/>
                <w:szCs w:val="18"/>
                <w:lang w:eastAsia="zh-CN" w:bidi="ar"/>
              </w:rPr>
            </w:pPr>
            <w:ins w:id="14728" w:author="Xuning Wei12232" w:date="2026-07-27T20:45:00Z">
              <w:r w:rsidRPr="00BB7730">
                <w:rPr>
                  <w:rFonts w:ascii="Times New Roman" w:eastAsia="仿宋_GB2312" w:hAnsi="Times New Roman" w:cs="Times New Roman"/>
                  <w:color w:val="auto"/>
                  <w:sz w:val="18"/>
                  <w:szCs w:val="18"/>
                  <w:lang w:eastAsia="zh-CN" w:bidi="ar"/>
                </w:rPr>
                <w:t>No</w:t>
              </w:r>
            </w:ins>
          </w:p>
        </w:tc>
        <w:tc>
          <w:tcPr>
            <w:tcW w:w="397" w:type="pct"/>
            <w:vAlign w:val="center"/>
            <w:tcPrChange w:id="14729" w:author="Xuning Wei12232" w:date="2026-07-27T21:21:00Z">
              <w:tcPr>
                <w:tcW w:w="397" w:type="pct"/>
                <w:gridSpan w:val="3"/>
                <w:vAlign w:val="center"/>
              </w:tcPr>
            </w:tcPrChange>
          </w:tcPr>
          <w:p w14:paraId="633034AA" w14:textId="77777777" w:rsidR="0026505D" w:rsidRPr="00BB7730" w:rsidRDefault="003E162E" w:rsidP="0026505D">
            <w:pPr>
              <w:jc w:val="both"/>
              <w:rPr>
                <w:ins w:id="14730" w:author="Xuning Wei12232" w:date="2026-07-27T20:37:00Z"/>
                <w:rFonts w:ascii="Times New Roman" w:eastAsia="仿宋_GB2312" w:hAnsi="Times New Roman" w:cs="Times New Roman"/>
                <w:b/>
                <w:color w:val="auto"/>
                <w:sz w:val="18"/>
                <w:szCs w:val="18"/>
                <w:lang w:eastAsia="zh-CN" w:bidi="ar"/>
              </w:rPr>
            </w:pPr>
            <w:customXmlInsRangeStart w:id="14731" w:author="Xuning Wei12232" w:date="2026-07-27T20:45:00Z"/>
            <w:sdt>
              <w:sdtPr>
                <w:rPr>
                  <w:rFonts w:ascii="Times New Roman" w:eastAsia="仿宋_GB2312" w:hAnsi="Times New Roman" w:cs="Times New Roman"/>
                  <w:color w:val="auto"/>
                  <w:sz w:val="18"/>
                  <w:szCs w:val="18"/>
                  <w:lang w:eastAsia="zh-CN" w:bidi="ar"/>
                </w:rPr>
                <w:id w:val="-639800690"/>
                <w14:checkbox>
                  <w14:checked w14:val="1"/>
                  <w14:checkedState w14:val="2612" w14:font="MS Gothic"/>
                  <w14:uncheckedState w14:val="2610" w14:font="MS Gothic"/>
                </w14:checkbox>
              </w:sdtPr>
              <w:sdtEndPr/>
              <w:sdtContent>
                <w:customXmlInsRangeEnd w:id="14731"/>
                <w:ins w:id="14732" w:author="Xuning Wei12232" w:date="2026-07-27T20:45:00Z">
                  <w:r w:rsidR="0026505D" w:rsidRPr="00BB7730">
                    <w:rPr>
                      <w:rFonts w:ascii="Segoe UI Symbol" w:eastAsia="MS Gothic" w:hAnsi="Segoe UI Symbol" w:cs="Segoe UI Symbol"/>
                      <w:color w:val="auto"/>
                      <w:sz w:val="18"/>
                      <w:szCs w:val="18"/>
                      <w:lang w:eastAsia="zh-CN" w:bidi="ar"/>
                    </w:rPr>
                    <w:t>☒</w:t>
                  </w:r>
                </w:ins>
                <w:customXmlInsRangeStart w:id="14733" w:author="Xuning Wei12232" w:date="2026-07-27T20:45:00Z"/>
              </w:sdtContent>
            </w:sdt>
            <w:customXmlInsRangeEnd w:id="14733"/>
            <w:ins w:id="14734" w:author="Xuning Wei12232" w:date="2026-07-27T20:45:00Z">
              <w:r w:rsidR="0026505D" w:rsidRPr="00BB7730">
                <w:rPr>
                  <w:rFonts w:ascii="Times New Roman" w:eastAsia="仿宋_GB2312" w:hAnsi="Times New Roman" w:cs="Times New Roman"/>
                  <w:color w:val="auto"/>
                  <w:sz w:val="18"/>
                  <w:szCs w:val="18"/>
                  <w:lang w:eastAsia="zh-CN" w:bidi="ar"/>
                </w:rPr>
                <w:t>Yes</w:t>
              </w:r>
            </w:ins>
          </w:p>
        </w:tc>
        <w:tc>
          <w:tcPr>
            <w:tcW w:w="494" w:type="pct"/>
            <w:vAlign w:val="center"/>
            <w:tcPrChange w:id="14735" w:author="Xuning Wei12232" w:date="2026-07-27T21:21:00Z">
              <w:tcPr>
                <w:tcW w:w="397" w:type="pct"/>
                <w:gridSpan w:val="2"/>
                <w:vAlign w:val="center"/>
              </w:tcPr>
            </w:tcPrChange>
          </w:tcPr>
          <w:p w14:paraId="68829640" w14:textId="596DC520" w:rsidR="0026505D" w:rsidRPr="00BB7730" w:rsidRDefault="003E162E" w:rsidP="0026505D">
            <w:pPr>
              <w:jc w:val="both"/>
              <w:rPr>
                <w:ins w:id="14736" w:author="Xuning Wei12232" w:date="2026-07-27T20:37:00Z"/>
                <w:rFonts w:ascii="Times New Roman" w:eastAsia="仿宋_GB2312" w:hAnsi="Times New Roman" w:cs="Times New Roman"/>
                <w:color w:val="auto"/>
                <w:sz w:val="18"/>
                <w:szCs w:val="18"/>
                <w:lang w:eastAsia="zh-CN" w:bidi="ar"/>
              </w:rPr>
            </w:pPr>
            <w:customXmlInsRangeStart w:id="14737" w:author="Xuning Wei12232" w:date="2026-07-27T20:45:00Z"/>
            <w:sdt>
              <w:sdtPr>
                <w:rPr>
                  <w:rFonts w:ascii="Times New Roman" w:eastAsia="仿宋_GB2312" w:hAnsi="Times New Roman" w:cs="Times New Roman"/>
                  <w:color w:val="auto"/>
                  <w:sz w:val="18"/>
                  <w:szCs w:val="18"/>
                  <w:lang w:eastAsia="zh-CN" w:bidi="ar"/>
                </w:rPr>
                <w:id w:val="-539276885"/>
                <w14:checkbox>
                  <w14:checked w14:val="0"/>
                  <w14:checkedState w14:val="2612" w14:font="MS Gothic"/>
                  <w14:uncheckedState w14:val="2610" w14:font="MS Gothic"/>
                </w14:checkbox>
              </w:sdtPr>
              <w:sdtEndPr/>
              <w:sdtContent>
                <w:customXmlInsRangeEnd w:id="14737"/>
                <w:ins w:id="14738" w:author="Xuning Wei12232" w:date="2026-07-27T20:45:00Z">
                  <w:r w:rsidR="0026505D" w:rsidRPr="00BB7730">
                    <w:rPr>
                      <w:rFonts w:ascii="Segoe UI Symbol" w:eastAsia="仿宋_GB2312" w:hAnsi="Segoe UI Symbol" w:cs="Segoe UI Symbol"/>
                      <w:color w:val="auto"/>
                      <w:sz w:val="18"/>
                      <w:szCs w:val="18"/>
                      <w:lang w:eastAsia="zh-CN" w:bidi="ar"/>
                    </w:rPr>
                    <w:t>☐</w:t>
                  </w:r>
                </w:ins>
                <w:customXmlInsRangeStart w:id="14739" w:author="Xuning Wei12232" w:date="2026-07-27T20:45:00Z"/>
              </w:sdtContent>
            </w:sdt>
            <w:customXmlInsRangeEnd w:id="14739"/>
            <w:ins w:id="14740" w:author="Xuning Wei12232" w:date="2026-07-27T20:45:00Z">
              <w:r w:rsidR="0026505D" w:rsidRPr="00BB7730">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14741" w:author="Xuning Wei12232" w:date="2026-07-27T21:21:00Z">
              <w:tcPr>
                <w:tcW w:w="988" w:type="pct"/>
                <w:vMerge w:val="restart"/>
                <w:vAlign w:val="center"/>
              </w:tcPr>
            </w:tcPrChange>
          </w:tcPr>
          <w:p w14:paraId="67125196" w14:textId="77777777" w:rsidR="0026505D" w:rsidRPr="00BB7730" w:rsidRDefault="003E162E" w:rsidP="0026505D">
            <w:pPr>
              <w:jc w:val="both"/>
              <w:rPr>
                <w:ins w:id="14742" w:author="Xuning Wei12232" w:date="2026-07-27T20:45:00Z"/>
                <w:rFonts w:ascii="Times New Roman" w:eastAsia="仿宋_GB2312" w:hAnsi="Times New Roman" w:cs="Times New Roman"/>
                <w:color w:val="auto"/>
                <w:sz w:val="18"/>
                <w:szCs w:val="18"/>
                <w:u w:val="single"/>
                <w:lang w:eastAsia="zh-CN" w:bidi="ar"/>
              </w:rPr>
            </w:pPr>
            <w:customXmlInsRangeStart w:id="14743" w:author="Xuning Wei12232" w:date="2026-07-27T20:45:00Z"/>
            <w:sdt>
              <w:sdtPr>
                <w:rPr>
                  <w:rFonts w:ascii="Times New Roman" w:eastAsia="仿宋_GB2312" w:hAnsi="Times New Roman" w:cs="Times New Roman"/>
                  <w:b/>
                  <w:color w:val="auto"/>
                  <w:sz w:val="18"/>
                  <w:szCs w:val="18"/>
                  <w:lang w:eastAsia="zh-CN" w:bidi="ar"/>
                </w:rPr>
                <w:id w:val="-1667470526"/>
                <w14:checkbox>
                  <w14:checked w14:val="0"/>
                  <w14:checkedState w14:val="2612" w14:font="MS Gothic"/>
                  <w14:uncheckedState w14:val="2610" w14:font="MS Gothic"/>
                </w14:checkbox>
              </w:sdtPr>
              <w:sdtEndPr/>
              <w:sdtContent>
                <w:customXmlInsRangeEnd w:id="14743"/>
                <w:ins w:id="1474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745" w:author="Xuning Wei12232" w:date="2026-07-27T20:45:00Z"/>
              </w:sdtContent>
            </w:sdt>
            <w:customXmlInsRangeEnd w:id="14745"/>
            <w:ins w:id="14746"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R&amp;D Lab: </w:t>
              </w:r>
              <w:r w:rsidR="0026505D" w:rsidRPr="00BB7730">
                <w:rPr>
                  <w:rFonts w:ascii="Times New Roman" w:eastAsia="仿宋_GB2312" w:hAnsi="Times New Roman" w:cs="Times New Roman"/>
                  <w:color w:val="auto"/>
                  <w:sz w:val="18"/>
                  <w:szCs w:val="18"/>
                  <w:u w:val="single"/>
                  <w:lang w:eastAsia="zh-CN" w:bidi="ar"/>
                </w:rPr>
                <w:t xml:space="preserve">N/A </w:t>
              </w:r>
            </w:ins>
          </w:p>
          <w:p w14:paraId="44D0DBEE" w14:textId="77777777" w:rsidR="0026505D" w:rsidRPr="00BB7730" w:rsidRDefault="003E162E" w:rsidP="0026505D">
            <w:pPr>
              <w:jc w:val="both"/>
              <w:rPr>
                <w:ins w:id="14747" w:author="Xuning Wei12232" w:date="2026-07-27T20:45:00Z"/>
                <w:rFonts w:ascii="Times New Roman" w:eastAsia="仿宋_GB2312" w:hAnsi="Times New Roman" w:cs="Times New Roman"/>
                <w:color w:val="auto"/>
                <w:sz w:val="18"/>
                <w:szCs w:val="18"/>
                <w:u w:val="single"/>
                <w:lang w:eastAsia="zh-CN" w:bidi="ar"/>
              </w:rPr>
            </w:pPr>
            <w:customXmlInsRangeStart w:id="14748" w:author="Xuning Wei12232" w:date="2026-07-27T20:45:00Z"/>
            <w:sdt>
              <w:sdtPr>
                <w:rPr>
                  <w:rFonts w:ascii="Times New Roman" w:eastAsia="仿宋_GB2312" w:hAnsi="Times New Roman" w:cs="Times New Roman"/>
                  <w:b/>
                  <w:color w:val="auto"/>
                  <w:sz w:val="18"/>
                  <w:szCs w:val="18"/>
                  <w:lang w:eastAsia="zh-CN" w:bidi="ar"/>
                </w:rPr>
                <w:id w:val="726955311"/>
                <w14:checkbox>
                  <w14:checked w14:val="1"/>
                  <w14:checkedState w14:val="2612" w14:font="MS Gothic"/>
                  <w14:uncheckedState w14:val="2610" w14:font="MS Gothic"/>
                </w14:checkbox>
              </w:sdtPr>
              <w:sdtEndPr/>
              <w:sdtContent>
                <w:customXmlInsRangeEnd w:id="14748"/>
                <w:ins w:id="1474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750" w:author="Xuning Wei12232" w:date="2026-07-27T20:45:00Z"/>
              </w:sdtContent>
            </w:sdt>
            <w:customXmlInsRangeEnd w:id="14750"/>
            <w:ins w:id="14751" w:author="Xuning Wei12232" w:date="2026-07-27T20:45:00Z">
              <w:r w:rsidR="0026505D" w:rsidRPr="00BB7730">
                <w:rPr>
                  <w:rFonts w:ascii="Times New Roman" w:eastAsia="仿宋_GB2312" w:hAnsi="Times New Roman" w:cs="Times New Roman"/>
                  <w:color w:val="auto"/>
                  <w:sz w:val="18"/>
                  <w:szCs w:val="18"/>
                  <w:lang w:eastAsia="zh-CN" w:bidi="ar"/>
                </w:rPr>
                <w:t xml:space="preserve"> Asymchem Production data, Lot Number:</w:t>
              </w:r>
              <w:r w:rsidR="0026505D" w:rsidRPr="00BB7730">
                <w:rPr>
                  <w:rFonts w:ascii="Times New Roman" w:eastAsia="仿宋_GB2312" w:hAnsi="Times New Roman" w:cs="Times New Roman"/>
                  <w:color w:val="auto"/>
                  <w:sz w:val="18"/>
                  <w:szCs w:val="18"/>
                  <w:u w:val="single"/>
                  <w:lang w:eastAsia="zh-CN" w:bidi="ar"/>
                </w:rPr>
                <w:t xml:space="preserve"> CPo140020-02-01-02  </w:t>
              </w:r>
            </w:ins>
          </w:p>
          <w:p w14:paraId="1B921DA5" w14:textId="77777777" w:rsidR="0026505D" w:rsidRPr="00BB7730" w:rsidRDefault="003E162E" w:rsidP="0026505D">
            <w:pPr>
              <w:jc w:val="both"/>
              <w:rPr>
                <w:ins w:id="14752" w:author="Xuning Wei12232" w:date="2026-07-27T20:45:00Z"/>
                <w:rFonts w:ascii="Times New Roman" w:eastAsia="仿宋_GB2312" w:hAnsi="Times New Roman" w:cs="Times New Roman"/>
                <w:color w:val="auto"/>
                <w:sz w:val="18"/>
                <w:szCs w:val="18"/>
                <w:lang w:eastAsia="zh-CN" w:bidi="ar"/>
              </w:rPr>
            </w:pPr>
            <w:customXmlInsRangeStart w:id="14753" w:author="Xuning Wei12232" w:date="2026-07-27T20:45:00Z"/>
            <w:sdt>
              <w:sdtPr>
                <w:rPr>
                  <w:rFonts w:ascii="Times New Roman" w:eastAsia="仿宋_GB2312" w:hAnsi="Times New Roman" w:cs="Times New Roman"/>
                  <w:b/>
                  <w:color w:val="auto"/>
                  <w:sz w:val="18"/>
                  <w:szCs w:val="18"/>
                  <w:lang w:eastAsia="zh-CN" w:bidi="ar"/>
                </w:rPr>
                <w:id w:val="-173956527"/>
                <w14:checkbox>
                  <w14:checked w14:val="0"/>
                  <w14:checkedState w14:val="2612" w14:font="MS Gothic"/>
                  <w14:uncheckedState w14:val="2610" w14:font="MS Gothic"/>
                </w14:checkbox>
              </w:sdtPr>
              <w:sdtEndPr/>
              <w:sdtContent>
                <w:customXmlInsRangeEnd w:id="14753"/>
                <w:ins w:id="14754"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755" w:author="Xuning Wei12232" w:date="2026-07-27T20:45:00Z"/>
              </w:sdtContent>
            </w:sdt>
            <w:customXmlInsRangeEnd w:id="14755"/>
            <w:ins w:id="14756" w:author="Xuning Wei12232" w:date="2026-07-27T20:45:00Z">
              <w:r w:rsidR="0026505D" w:rsidRPr="00BB7730">
                <w:rPr>
                  <w:rFonts w:ascii="Times New Roman" w:eastAsia="仿宋_GB2312" w:hAnsi="Times New Roman" w:cs="Times New Roman"/>
                  <w:color w:val="auto"/>
                  <w:sz w:val="18"/>
                  <w:szCs w:val="18"/>
                  <w:lang w:eastAsia="zh-CN" w:bidi="ar"/>
                </w:rPr>
                <w:t xml:space="preserve"> Supplier data:</w:t>
              </w:r>
              <w:r w:rsidR="0026505D" w:rsidRPr="00BB7730">
                <w:rPr>
                  <w:rFonts w:ascii="Times New Roman" w:eastAsia="仿宋_GB2312" w:hAnsi="Times New Roman" w:cs="Times New Roman"/>
                  <w:color w:val="auto"/>
                  <w:sz w:val="18"/>
                  <w:szCs w:val="18"/>
                  <w:u w:val="single"/>
                  <w:lang w:eastAsia="zh-CN" w:bidi="ar"/>
                </w:rPr>
                <w:t xml:space="preserve"> N/A  </w:t>
              </w:r>
              <w:r w:rsidR="0026505D" w:rsidRPr="00BB7730">
                <w:rPr>
                  <w:rFonts w:ascii="Times New Roman" w:eastAsia="仿宋_GB2312" w:hAnsi="Times New Roman" w:cs="Times New Roman"/>
                  <w:color w:val="auto"/>
                  <w:sz w:val="18"/>
                  <w:szCs w:val="18"/>
                  <w:lang w:eastAsia="zh-CN" w:bidi="ar"/>
                </w:rPr>
                <w:t xml:space="preserve"> </w:t>
              </w:r>
            </w:ins>
          </w:p>
          <w:p w14:paraId="4F87F0CC" w14:textId="77777777" w:rsidR="0026505D" w:rsidRPr="00BB7730" w:rsidRDefault="003E162E" w:rsidP="0026505D">
            <w:pPr>
              <w:jc w:val="both"/>
              <w:rPr>
                <w:ins w:id="14757" w:author="Xuning Wei12232" w:date="2026-07-27T20:45:00Z"/>
                <w:rFonts w:ascii="Times New Roman" w:eastAsia="仿宋_GB2312" w:hAnsi="Times New Roman" w:cs="Times New Roman"/>
                <w:color w:val="auto"/>
                <w:sz w:val="18"/>
                <w:szCs w:val="18"/>
                <w:u w:val="single"/>
                <w:lang w:eastAsia="zh-CN" w:bidi="ar"/>
              </w:rPr>
            </w:pPr>
            <w:customXmlInsRangeStart w:id="14758" w:author="Xuning Wei12232" w:date="2026-07-27T20:45:00Z"/>
            <w:sdt>
              <w:sdtPr>
                <w:rPr>
                  <w:rFonts w:ascii="Times New Roman" w:eastAsia="仿宋_GB2312" w:hAnsi="Times New Roman" w:cs="Times New Roman"/>
                  <w:b/>
                  <w:color w:val="auto"/>
                  <w:sz w:val="18"/>
                  <w:szCs w:val="18"/>
                  <w:lang w:eastAsia="zh-CN" w:bidi="ar"/>
                </w:rPr>
                <w:id w:val="1703215856"/>
                <w14:checkbox>
                  <w14:checked w14:val="1"/>
                  <w14:checkedState w14:val="2612" w14:font="MS Gothic"/>
                  <w14:uncheckedState w14:val="2610" w14:font="MS Gothic"/>
                </w14:checkbox>
              </w:sdtPr>
              <w:sdtEndPr/>
              <w:sdtContent>
                <w:customXmlInsRangeEnd w:id="14758"/>
                <w:ins w:id="14759" w:author="Xuning Wei12232" w:date="2026-07-27T20:45:00Z">
                  <w:r w:rsidR="0026505D" w:rsidRPr="00BB7730">
                    <w:rPr>
                      <w:rFonts w:ascii="Segoe UI Symbol" w:eastAsia="仿宋_GB2312" w:hAnsi="Segoe UI Symbol" w:cs="Segoe UI Symbol"/>
                      <w:b/>
                      <w:color w:val="auto"/>
                      <w:sz w:val="18"/>
                      <w:szCs w:val="18"/>
                      <w:lang w:eastAsia="zh-CN" w:bidi="ar"/>
                    </w:rPr>
                    <w:t>☒</w:t>
                  </w:r>
                </w:ins>
                <w:customXmlInsRangeStart w:id="14760" w:author="Xuning Wei12232" w:date="2026-07-27T20:45:00Z"/>
              </w:sdtContent>
            </w:sdt>
            <w:customXmlInsRangeEnd w:id="14760"/>
            <w:ins w:id="14761" w:author="Xuning Wei12232" w:date="2026-07-27T20:45:00Z">
              <w:r w:rsidR="0026505D" w:rsidRPr="00BB7730">
                <w:rPr>
                  <w:rFonts w:ascii="Times New Roman" w:eastAsia="仿宋_GB2312" w:hAnsi="Times New Roman" w:cs="Times New Roman"/>
                  <w:color w:val="auto"/>
                  <w:sz w:val="18"/>
                  <w:szCs w:val="18"/>
                  <w:lang w:eastAsia="zh-CN" w:bidi="ar"/>
                </w:rPr>
                <w:t xml:space="preserve"> *Handbook &amp; Page:</w:t>
              </w:r>
              <w:r w:rsidR="0026505D" w:rsidRPr="00BB7730">
                <w:rPr>
                  <w:rFonts w:ascii="Times New Roman" w:eastAsia="仿宋_GB2312" w:hAnsi="Times New Roman" w:cs="Times New Roman"/>
                  <w:color w:val="auto"/>
                  <w:sz w:val="18"/>
                  <w:szCs w:val="18"/>
                  <w:u w:val="single"/>
                  <w:lang w:eastAsia="zh-CN" w:bidi="ar"/>
                </w:rPr>
                <w:t xml:space="preserve"> page10-14</w:t>
              </w:r>
              <w:r w:rsidR="0026505D" w:rsidRPr="00BB7730">
                <w:rPr>
                  <w:rFonts w:ascii="Times New Roman" w:eastAsia="仿宋_GB2312" w:hAnsi="Times New Roman" w:cs="Times New Roman"/>
                  <w:color w:val="auto"/>
                  <w:sz w:val="18"/>
                  <w:szCs w:val="18"/>
                  <w:u w:val="single"/>
                  <w:lang w:eastAsia="zh-CN" w:bidi="ar"/>
                </w:rPr>
                <w:t>～</w:t>
              </w:r>
              <w:r w:rsidR="0026505D" w:rsidRPr="00BB7730">
                <w:rPr>
                  <w:rFonts w:ascii="Times New Roman" w:eastAsia="仿宋_GB2312" w:hAnsi="Times New Roman" w:cs="Times New Roman"/>
                  <w:color w:val="auto"/>
                  <w:sz w:val="18"/>
                  <w:szCs w:val="18"/>
                  <w:u w:val="single"/>
                  <w:lang w:eastAsia="zh-CN" w:bidi="ar"/>
                </w:rPr>
                <w:t xml:space="preserve">10-15  </w:t>
              </w:r>
            </w:ins>
          </w:p>
          <w:p w14:paraId="74CB04E4" w14:textId="278D8252" w:rsidR="0026505D" w:rsidRPr="00BB7730" w:rsidRDefault="003E162E" w:rsidP="0026505D">
            <w:pPr>
              <w:jc w:val="both"/>
              <w:rPr>
                <w:ins w:id="14762" w:author="Xuning Wei12232" w:date="2026-07-27T20:37:00Z"/>
                <w:rFonts w:ascii="Times New Roman" w:eastAsia="仿宋_GB2312" w:hAnsi="Times New Roman" w:cs="Times New Roman"/>
                <w:b/>
                <w:color w:val="auto"/>
                <w:sz w:val="20"/>
                <w:szCs w:val="20"/>
                <w:lang w:eastAsia="zh-CN" w:bidi="ar"/>
              </w:rPr>
            </w:pPr>
            <w:customXmlInsRangeStart w:id="14763" w:author="Xuning Wei12232" w:date="2026-07-27T20:45:00Z"/>
            <w:sdt>
              <w:sdtPr>
                <w:rPr>
                  <w:rFonts w:ascii="Times New Roman" w:eastAsia="仿宋_GB2312" w:hAnsi="Times New Roman" w:cs="Times New Roman"/>
                  <w:color w:val="auto"/>
                  <w:sz w:val="18"/>
                  <w:szCs w:val="18"/>
                  <w:lang w:eastAsia="zh-CN" w:bidi="ar"/>
                </w:rPr>
                <w:id w:val="-163790083"/>
                <w14:checkbox>
                  <w14:checked w14:val="1"/>
                  <w14:checkedState w14:val="2612" w14:font="MS Gothic"/>
                  <w14:uncheckedState w14:val="2610" w14:font="MS Gothic"/>
                </w14:checkbox>
              </w:sdtPr>
              <w:sdtEndPr/>
              <w:sdtContent>
                <w:customXmlInsRangeEnd w:id="14763"/>
                <w:ins w:id="14764" w:author="Xuning Wei12232" w:date="2026-07-27T20:45:00Z">
                  <w:r w:rsidR="0026505D" w:rsidRPr="00BB7730">
                    <w:rPr>
                      <w:rFonts w:ascii="Segoe UI Symbol" w:eastAsia="仿宋_GB2312" w:hAnsi="Segoe UI Symbol" w:cs="Segoe UI Symbol"/>
                      <w:color w:val="auto"/>
                      <w:sz w:val="18"/>
                      <w:szCs w:val="18"/>
                      <w:lang w:eastAsia="zh-CN" w:bidi="ar"/>
                    </w:rPr>
                    <w:t>☒</w:t>
                  </w:r>
                </w:ins>
                <w:customXmlInsRangeStart w:id="14765" w:author="Xuning Wei12232" w:date="2026-07-27T20:45:00Z"/>
              </w:sdtContent>
            </w:sdt>
            <w:customXmlInsRangeEnd w:id="14765"/>
            <w:ins w:id="14766" w:author="Xuning Wei12232" w:date="2026-07-27T20:45:00Z">
              <w:r w:rsidR="0026505D" w:rsidRPr="00BB7730">
                <w:rPr>
                  <w:rFonts w:ascii="Times New Roman" w:eastAsia="仿宋_GB2312" w:hAnsi="Times New Roman" w:cs="Times New Roman"/>
                  <w:color w:val="auto"/>
                  <w:sz w:val="18"/>
                  <w:szCs w:val="18"/>
                  <w:lang w:eastAsia="zh-CN" w:bidi="ar"/>
                </w:rPr>
                <w:t xml:space="preserve"> Other:</w:t>
              </w:r>
              <w:r w:rsidR="0026505D" w:rsidRPr="00BB7730">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w:t>
              </w:r>
            </w:ins>
            <w:ins w:id="14767" w:author="He Han" w:date="2026-10-13T14:12:00Z">
              <w:r w:rsidR="00282E4B" w:rsidRPr="00BB7730">
                <w:rPr>
                  <w:rFonts w:ascii="Times New Roman" w:eastAsia="仿宋_GB2312" w:hAnsi="Times New Roman" w:cs="Times New Roman"/>
                  <w:color w:val="auto"/>
                  <w:sz w:val="18"/>
                  <w:szCs w:val="18"/>
                  <w:u w:val="single"/>
                  <w:lang w:eastAsia="zh-CN" w:bidi="ar"/>
                </w:rPr>
                <w:t xml:space="preserve"> </w:t>
              </w:r>
            </w:ins>
            <w:ins w:id="14768" w:author="Xuning Wei12232" w:date="2026-07-27T20:45:00Z">
              <w:r w:rsidR="0026505D" w:rsidRPr="00BB7730">
                <w:rPr>
                  <w:rFonts w:ascii="Times New Roman" w:eastAsia="仿宋_GB2312" w:hAnsi="Times New Roman" w:cs="Times New Roman"/>
                  <w:color w:val="auto"/>
                  <w:sz w:val="18"/>
                  <w:szCs w:val="18"/>
                  <w:u w:val="single"/>
                  <w:lang w:eastAsia="zh-CN" w:bidi="ar"/>
                </w:rPr>
                <w:t>The material demonstrates good corrosion resistance, including tolerance to organic solvents.</w:t>
              </w:r>
            </w:ins>
            <w:ins w:id="14769" w:author="He Han" w:date="2026-10-13T14:12:00Z">
              <w:r w:rsidR="00282E4B" w:rsidRPr="00BB7730">
                <w:rPr>
                  <w:rFonts w:ascii="Times New Roman" w:eastAsia="仿宋_GB2312" w:hAnsi="Times New Roman" w:cs="Times New Roman"/>
                  <w:color w:val="auto"/>
                  <w:sz w:val="18"/>
                  <w:szCs w:val="18"/>
                  <w:u w:val="single"/>
                  <w:lang w:eastAsia="zh-CN" w:bidi="ar"/>
                </w:rPr>
                <w:t xml:space="preserve"> </w:t>
              </w:r>
            </w:ins>
            <w:ins w:id="14770" w:author="Xuning Wei12232" w:date="2026-07-27T20:45:00Z">
              <w:r w:rsidR="0026505D" w:rsidRPr="00BB7730">
                <w:rPr>
                  <w:rFonts w:ascii="Times New Roman" w:eastAsia="仿宋_GB2312" w:hAnsi="Times New Roman" w:cs="Times New Roman"/>
                  <w:color w:val="auto"/>
                  <w:sz w:val="18"/>
                  <w:szCs w:val="18"/>
                  <w:u w:val="single"/>
                  <w:lang w:eastAsia="zh-CN" w:bidi="ar"/>
                </w:rPr>
                <w:t>The solvents are neutral, and the material compatibility is confirmed.</w:t>
              </w:r>
            </w:ins>
          </w:p>
        </w:tc>
      </w:tr>
      <w:tr w:rsidR="0026505D" w:rsidRPr="00BB7730" w14:paraId="67A6A758" w14:textId="77777777" w:rsidTr="00770B21">
        <w:trPr>
          <w:trHeight w:val="2861"/>
          <w:ins w:id="14771" w:author="Xuning Wei12232" w:date="2026-07-27T20:37:00Z"/>
          <w:trPrChange w:id="14772" w:author="Xuning Wei12232" w:date="2026-07-27T20:59:00Z">
            <w:trPr>
              <w:trHeight w:val="2861"/>
            </w:trPr>
          </w:trPrChange>
        </w:trPr>
        <w:tc>
          <w:tcPr>
            <w:tcW w:w="269" w:type="pct"/>
            <w:vMerge/>
            <w:shd w:val="clear" w:color="auto" w:fill="FFFFFF" w:themeFill="background1"/>
            <w:vAlign w:val="center"/>
            <w:tcPrChange w:id="14773" w:author="Xuning Wei12232" w:date="2026-07-27T20:59:00Z">
              <w:tcPr>
                <w:tcW w:w="269" w:type="pct"/>
                <w:gridSpan w:val="3"/>
                <w:vMerge/>
                <w:shd w:val="clear" w:color="auto" w:fill="FFFFFF" w:themeFill="background1"/>
                <w:vAlign w:val="center"/>
              </w:tcPr>
            </w:tcPrChange>
          </w:tcPr>
          <w:p w14:paraId="61CA8CA0" w14:textId="77777777" w:rsidR="0026505D" w:rsidRPr="00BB7730" w:rsidRDefault="0026505D" w:rsidP="0026505D">
            <w:pPr>
              <w:jc w:val="center"/>
              <w:rPr>
                <w:ins w:id="14774" w:author="Xuning Wei12232" w:date="2026-07-27T20:49: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14775" w:author="Xuning Wei12232" w:date="2026-07-27T20:59:00Z">
              <w:tcPr>
                <w:tcW w:w="1365" w:type="pct"/>
                <w:gridSpan w:val="3"/>
                <w:vMerge/>
                <w:shd w:val="clear" w:color="auto" w:fill="FFFFFF" w:themeFill="background1"/>
                <w:vAlign w:val="center"/>
              </w:tcPr>
            </w:tcPrChange>
          </w:tcPr>
          <w:p w14:paraId="3281BAAE" w14:textId="77777777" w:rsidR="0026505D" w:rsidRPr="00BB7730" w:rsidRDefault="0026505D" w:rsidP="0026505D">
            <w:pPr>
              <w:jc w:val="both"/>
              <w:rPr>
                <w:ins w:id="14776" w:author="Xuning Wei12232" w:date="2026-07-27T20:42:00Z"/>
                <w:rFonts w:ascii="Times New Roman" w:eastAsia="仿宋_GB2312" w:hAnsi="Times New Roman" w:cs="Times New Roman"/>
                <w:color w:val="auto"/>
                <w:sz w:val="18"/>
                <w:szCs w:val="18"/>
                <w:lang w:eastAsia="zh-CN"/>
              </w:rPr>
            </w:pPr>
          </w:p>
        </w:tc>
        <w:tc>
          <w:tcPr>
            <w:tcW w:w="842" w:type="pct"/>
            <w:vMerge/>
            <w:shd w:val="clear" w:color="auto" w:fill="FFFFFF" w:themeFill="background1"/>
            <w:vAlign w:val="center"/>
            <w:tcPrChange w:id="14777" w:author="Xuning Wei12232" w:date="2026-07-27T20:59:00Z">
              <w:tcPr>
                <w:tcW w:w="842" w:type="pct"/>
                <w:gridSpan w:val="3"/>
                <w:vMerge/>
                <w:shd w:val="clear" w:color="auto" w:fill="FFFFFF" w:themeFill="background1"/>
                <w:vAlign w:val="center"/>
              </w:tcPr>
            </w:tcPrChange>
          </w:tcPr>
          <w:p w14:paraId="35E375E9" w14:textId="77777777" w:rsidR="0026505D" w:rsidRPr="00BB7730" w:rsidRDefault="0026505D" w:rsidP="0026505D">
            <w:pPr>
              <w:jc w:val="both"/>
              <w:rPr>
                <w:ins w:id="14778"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14779" w:author="Xuning Wei12232" w:date="2026-07-27T20:59:00Z">
              <w:tcPr>
                <w:tcW w:w="346" w:type="pct"/>
                <w:gridSpan w:val="3"/>
                <w:vMerge/>
                <w:shd w:val="clear" w:color="auto" w:fill="FFFFFF" w:themeFill="background1"/>
                <w:vAlign w:val="center"/>
              </w:tcPr>
            </w:tcPrChange>
          </w:tcPr>
          <w:p w14:paraId="722F372B" w14:textId="77777777" w:rsidR="0026505D" w:rsidRPr="00BB7730" w:rsidRDefault="0026505D" w:rsidP="0026505D">
            <w:pPr>
              <w:jc w:val="both"/>
              <w:rPr>
                <w:ins w:id="14780"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14781" w:author="Xuning Wei12232" w:date="2026-07-27T20:59:00Z">
              <w:tcPr>
                <w:tcW w:w="396" w:type="pct"/>
                <w:gridSpan w:val="3"/>
                <w:vMerge/>
                <w:shd w:val="clear" w:color="auto" w:fill="FFFFFF" w:themeFill="background1"/>
                <w:vAlign w:val="center"/>
              </w:tcPr>
            </w:tcPrChange>
          </w:tcPr>
          <w:p w14:paraId="1864706C" w14:textId="77777777" w:rsidR="0026505D" w:rsidRPr="00BB7730" w:rsidRDefault="0026505D" w:rsidP="0026505D">
            <w:pPr>
              <w:jc w:val="both"/>
              <w:rPr>
                <w:ins w:id="14782"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14783" w:author="Xuning Wei12232" w:date="2026-07-27T20:59:00Z">
              <w:tcPr>
                <w:tcW w:w="397" w:type="pct"/>
                <w:gridSpan w:val="3"/>
                <w:vAlign w:val="center"/>
              </w:tcPr>
            </w:tcPrChange>
          </w:tcPr>
          <w:p w14:paraId="368E3DD0" w14:textId="77777777" w:rsidR="0026505D" w:rsidRPr="00BB7730" w:rsidRDefault="003E162E" w:rsidP="0026505D">
            <w:pPr>
              <w:jc w:val="both"/>
              <w:rPr>
                <w:ins w:id="14784" w:author="Xuning Wei12232" w:date="2026-07-27T20:49:00Z"/>
                <w:rFonts w:ascii="Times New Roman" w:eastAsia="仿宋_GB2312" w:hAnsi="Times New Roman" w:cs="Times New Roman"/>
                <w:color w:val="auto"/>
                <w:sz w:val="18"/>
                <w:szCs w:val="18"/>
                <w:lang w:eastAsia="zh-CN" w:bidi="ar"/>
              </w:rPr>
            </w:pPr>
            <w:customXmlInsRangeStart w:id="14785" w:author="Xuning Wei12232" w:date="2026-07-27T20:49:00Z"/>
            <w:sdt>
              <w:sdtPr>
                <w:rPr>
                  <w:rFonts w:ascii="Times New Roman" w:eastAsia="仿宋_GB2312" w:hAnsi="Times New Roman" w:cs="Times New Roman"/>
                  <w:b/>
                  <w:color w:val="auto"/>
                  <w:sz w:val="18"/>
                  <w:szCs w:val="18"/>
                  <w:lang w:eastAsia="zh-CN" w:bidi="ar"/>
                </w:rPr>
                <w:id w:val="177163361"/>
                <w14:checkbox>
                  <w14:checked w14:val="0"/>
                  <w14:checkedState w14:val="2612" w14:font="MS Gothic"/>
                  <w14:uncheckedState w14:val="2610" w14:font="MS Gothic"/>
                </w14:checkbox>
              </w:sdtPr>
              <w:sdtEndPr/>
              <w:sdtContent>
                <w:customXmlInsRangeEnd w:id="14785"/>
                <w:ins w:id="14786"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787" w:author="Xuning Wei12232" w:date="2026-07-27T20:49:00Z"/>
              </w:sdtContent>
            </w:sdt>
            <w:customXmlInsRangeEnd w:id="14787"/>
            <w:ins w:id="14788" w:author="Xuning Wei12232" w:date="2026-07-27T20:49:00Z">
              <w:r w:rsidR="0026505D" w:rsidRPr="00BB7730">
                <w:rPr>
                  <w:rFonts w:ascii="Times New Roman" w:eastAsia="仿宋_GB2312" w:hAnsi="Times New Roman" w:cs="Times New Roman"/>
                  <w:color w:val="auto"/>
                  <w:sz w:val="18"/>
                  <w:szCs w:val="18"/>
                  <w:lang w:eastAsia="zh-CN" w:bidi="ar"/>
                </w:rPr>
                <w:t xml:space="preserve"> High</w:t>
              </w:r>
            </w:ins>
          </w:p>
          <w:p w14:paraId="09E62C02" w14:textId="77777777" w:rsidR="0026505D" w:rsidRPr="00BB7730" w:rsidRDefault="003E162E" w:rsidP="0026505D">
            <w:pPr>
              <w:jc w:val="both"/>
              <w:rPr>
                <w:ins w:id="14789" w:author="Xuning Wei12232" w:date="2026-07-27T20:49:00Z"/>
                <w:rFonts w:ascii="Times New Roman" w:eastAsia="仿宋_GB2312" w:hAnsi="Times New Roman" w:cs="Times New Roman"/>
                <w:color w:val="auto"/>
                <w:sz w:val="18"/>
                <w:szCs w:val="18"/>
                <w:lang w:eastAsia="zh-CN" w:bidi="ar"/>
              </w:rPr>
            </w:pPr>
            <w:customXmlInsRangeStart w:id="14790" w:author="Xuning Wei12232" w:date="2026-07-27T20:49:00Z"/>
            <w:sdt>
              <w:sdtPr>
                <w:rPr>
                  <w:rFonts w:ascii="Times New Roman" w:eastAsia="仿宋_GB2312" w:hAnsi="Times New Roman" w:cs="Times New Roman"/>
                  <w:b/>
                  <w:color w:val="auto"/>
                  <w:sz w:val="18"/>
                  <w:szCs w:val="18"/>
                  <w:lang w:eastAsia="zh-CN" w:bidi="ar"/>
                </w:rPr>
                <w:id w:val="1803807703"/>
                <w14:checkbox>
                  <w14:checked w14:val="0"/>
                  <w14:checkedState w14:val="2612" w14:font="MS Gothic"/>
                  <w14:uncheckedState w14:val="2610" w14:font="MS Gothic"/>
                </w14:checkbox>
              </w:sdtPr>
              <w:sdtEndPr/>
              <w:sdtContent>
                <w:customXmlInsRangeEnd w:id="14790"/>
                <w:ins w:id="14791"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792" w:author="Xuning Wei12232" w:date="2026-07-27T20:49:00Z"/>
              </w:sdtContent>
            </w:sdt>
            <w:customXmlInsRangeEnd w:id="14792"/>
            <w:ins w:id="14793" w:author="Xuning Wei12232" w:date="2026-07-27T20:49:00Z">
              <w:r w:rsidR="0026505D" w:rsidRPr="00BB7730">
                <w:rPr>
                  <w:rFonts w:ascii="Times New Roman" w:eastAsia="仿宋_GB2312" w:hAnsi="Times New Roman" w:cs="Times New Roman"/>
                  <w:b/>
                  <w:color w:val="auto"/>
                  <w:sz w:val="18"/>
                  <w:szCs w:val="18"/>
                  <w:lang w:eastAsia="zh-CN" w:bidi="ar"/>
                </w:rPr>
                <w:t xml:space="preserve"> </w:t>
              </w:r>
              <w:r w:rsidR="0026505D" w:rsidRPr="00BB7730">
                <w:rPr>
                  <w:rFonts w:ascii="Times New Roman" w:eastAsia="仿宋_GB2312" w:hAnsi="Times New Roman" w:cs="Times New Roman"/>
                  <w:color w:val="auto"/>
                  <w:sz w:val="18"/>
                  <w:szCs w:val="18"/>
                  <w:lang w:eastAsia="zh-CN" w:bidi="ar"/>
                </w:rPr>
                <w:t>Medium</w:t>
              </w:r>
            </w:ins>
          </w:p>
          <w:p w14:paraId="00F53137" w14:textId="5E32FB3A" w:rsidR="0026505D" w:rsidRPr="00BB7730" w:rsidRDefault="003E162E" w:rsidP="0026505D">
            <w:pPr>
              <w:jc w:val="both"/>
              <w:rPr>
                <w:ins w:id="14794" w:author="Xuning Wei12232" w:date="2026-07-27T20:45:00Z"/>
                <w:rFonts w:ascii="Times New Roman" w:eastAsia="仿宋_GB2312" w:hAnsi="Times New Roman" w:cs="Times New Roman"/>
                <w:color w:val="auto"/>
                <w:sz w:val="18"/>
                <w:szCs w:val="18"/>
                <w:lang w:eastAsia="zh-CN" w:bidi="ar"/>
              </w:rPr>
            </w:pPr>
            <w:customXmlInsRangeStart w:id="14795" w:author="Xuning Wei12232" w:date="2026-07-27T20:49:00Z"/>
            <w:sdt>
              <w:sdtPr>
                <w:rPr>
                  <w:rFonts w:ascii="Times New Roman" w:eastAsia="仿宋_GB2312" w:hAnsi="Times New Roman" w:cs="Times New Roman"/>
                  <w:b/>
                  <w:color w:val="auto"/>
                  <w:sz w:val="18"/>
                  <w:szCs w:val="18"/>
                  <w:lang w:eastAsia="zh-CN" w:bidi="ar"/>
                </w:rPr>
                <w:id w:val="89971789"/>
                <w14:checkbox>
                  <w14:checked w14:val="1"/>
                  <w14:checkedState w14:val="2612" w14:font="MS Gothic"/>
                  <w14:uncheckedState w14:val="2610" w14:font="MS Gothic"/>
                </w14:checkbox>
              </w:sdtPr>
              <w:sdtEndPr/>
              <w:sdtContent>
                <w:customXmlInsRangeEnd w:id="14795"/>
                <w:ins w:id="14796" w:author="Xuning Wei12232" w:date="2026-07-27T20:49:00Z">
                  <w:r w:rsidR="0026505D" w:rsidRPr="00BB7730">
                    <w:rPr>
                      <w:rFonts w:ascii="Segoe UI Symbol" w:eastAsia="仿宋_GB2312" w:hAnsi="Segoe UI Symbol" w:cs="Segoe UI Symbol"/>
                      <w:b/>
                      <w:color w:val="auto"/>
                      <w:sz w:val="18"/>
                      <w:szCs w:val="18"/>
                      <w:lang w:eastAsia="zh-CN" w:bidi="ar"/>
                    </w:rPr>
                    <w:t>☒</w:t>
                  </w:r>
                </w:ins>
                <w:customXmlInsRangeStart w:id="14797" w:author="Xuning Wei12232" w:date="2026-07-27T20:49:00Z"/>
              </w:sdtContent>
            </w:sdt>
            <w:customXmlInsRangeEnd w:id="14797"/>
            <w:ins w:id="14798" w:author="Xuning Wei12232" w:date="2026-07-27T20:49:00Z">
              <w:r w:rsidR="0026505D" w:rsidRPr="00BB7730">
                <w:rPr>
                  <w:rFonts w:ascii="Times New Roman" w:eastAsia="仿宋_GB2312" w:hAnsi="Times New Roman" w:cs="Times New Roman"/>
                  <w:color w:val="auto"/>
                  <w:sz w:val="18"/>
                  <w:szCs w:val="18"/>
                  <w:lang w:eastAsia="zh-CN" w:bidi="ar"/>
                </w:rPr>
                <w:t xml:space="preserve"> Low</w:t>
              </w:r>
            </w:ins>
          </w:p>
        </w:tc>
        <w:tc>
          <w:tcPr>
            <w:tcW w:w="494" w:type="pct"/>
            <w:vAlign w:val="center"/>
            <w:tcPrChange w:id="14799" w:author="Xuning Wei12232" w:date="2026-07-27T20:59:00Z">
              <w:tcPr>
                <w:tcW w:w="397" w:type="pct"/>
                <w:gridSpan w:val="2"/>
                <w:vAlign w:val="center"/>
              </w:tcPr>
            </w:tcPrChange>
          </w:tcPr>
          <w:p w14:paraId="6039A631" w14:textId="64DCCA3E" w:rsidR="0026505D" w:rsidRPr="00BB7730" w:rsidRDefault="0026505D" w:rsidP="0026505D">
            <w:pPr>
              <w:jc w:val="both"/>
              <w:rPr>
                <w:ins w:id="14800" w:author="Xuning Wei12232" w:date="2026-07-27T20:45:00Z"/>
                <w:rFonts w:ascii="Times New Roman" w:eastAsia="仿宋_GB2312" w:hAnsi="Times New Roman" w:cs="Times New Roman"/>
                <w:color w:val="auto"/>
                <w:sz w:val="18"/>
                <w:szCs w:val="18"/>
                <w:lang w:eastAsia="zh-CN" w:bidi="ar"/>
              </w:rPr>
            </w:pPr>
            <w:ins w:id="14801" w:author="Xuning Wei12232" w:date="2026-07-27T20:49:00Z">
              <w:r w:rsidRPr="00BB7730">
                <w:rPr>
                  <w:rFonts w:ascii="Times New Roman" w:eastAsia="仿宋_GB2312" w:hAnsi="Times New Roman" w:cs="Times New Roman"/>
                  <w:color w:val="auto"/>
                  <w:sz w:val="18"/>
                  <w:szCs w:val="18"/>
                  <w:lang w:eastAsia="zh-CN" w:bidi="ar"/>
                </w:rPr>
                <w:t>According to The Pilot Plant Real Book Page 10-14&amp;10-15, DMF is compatible with SS and PTFE; Based on Asymchem previous campaign production data and experience Dimethylformamide is also compatible with Glass, HSS and SS</w:t>
              </w:r>
            </w:ins>
          </w:p>
        </w:tc>
        <w:tc>
          <w:tcPr>
            <w:tcW w:w="891" w:type="pct"/>
            <w:vMerge/>
            <w:vAlign w:val="center"/>
            <w:tcPrChange w:id="14802" w:author="Xuning Wei12232" w:date="2026-07-27T20:59:00Z">
              <w:tcPr>
                <w:tcW w:w="988" w:type="pct"/>
                <w:vMerge/>
                <w:vAlign w:val="center"/>
              </w:tcPr>
            </w:tcPrChange>
          </w:tcPr>
          <w:p w14:paraId="1EA9802B" w14:textId="77777777" w:rsidR="0026505D" w:rsidRPr="00BB7730" w:rsidRDefault="0026505D" w:rsidP="0026505D">
            <w:pPr>
              <w:jc w:val="both"/>
              <w:rPr>
                <w:ins w:id="14803" w:author="Xuning Wei12232" w:date="2026-07-27T20:45:00Z"/>
                <w:rFonts w:ascii="Times New Roman" w:eastAsia="仿宋_GB2312" w:hAnsi="Times New Roman" w:cs="Times New Roman"/>
                <w:b/>
                <w:color w:val="auto"/>
                <w:sz w:val="18"/>
                <w:szCs w:val="18"/>
                <w:lang w:eastAsia="zh-CN" w:bidi="ar"/>
              </w:rPr>
            </w:pPr>
          </w:p>
        </w:tc>
      </w:tr>
    </w:tbl>
    <w:p w14:paraId="738471AE" w14:textId="77777777" w:rsidR="001C718C" w:rsidRPr="00BB7730" w:rsidRDefault="001C718C" w:rsidP="001C718C">
      <w:pPr>
        <w:rPr>
          <w:ins w:id="14804" w:author="Xuning Wei12232" w:date="2026-07-27T21:22:00Z"/>
          <w:rFonts w:ascii="Times New Roman" w:eastAsia="仿宋_GB2312" w:hAnsi="Times New Roman" w:cs="Times New Roman"/>
          <w:color w:val="auto"/>
          <w:sz w:val="20"/>
          <w:szCs w:val="20"/>
          <w:lang w:eastAsia="zh-CN" w:bidi="ar"/>
        </w:rPr>
      </w:pPr>
      <w:ins w:id="14805" w:author="Xuning Wei12232" w:date="2026-07-27T21:22:00Z">
        <w:r w:rsidRPr="00BB7730">
          <w:rPr>
            <w:rFonts w:ascii="Times New Roman" w:eastAsia="仿宋_GB2312" w:hAnsi="Times New Roman" w:cs="Times New Roman"/>
            <w:color w:val="auto"/>
            <w:kern w:val="0"/>
            <w:sz w:val="20"/>
            <w:szCs w:val="20"/>
            <w:lang w:eastAsia="zh-CN" w:bidi="ar"/>
          </w:rPr>
          <w:t>*</w:t>
        </w:r>
        <w:r w:rsidRPr="00BB7730">
          <w:rPr>
            <w:rFonts w:ascii="Times New Roman" w:eastAsia="仿宋_GB2312" w:hAnsi="Times New Roman" w:cs="Times New Roman"/>
            <w:color w:val="auto"/>
            <w:sz w:val="20"/>
            <w:szCs w:val="20"/>
            <w:lang w:eastAsia="zh-CN" w:bidi="ar"/>
          </w:rPr>
          <w:t>Chemical Engineering Han</w:t>
        </w:r>
        <w:r w:rsidRPr="00BB7730">
          <w:rPr>
            <w:rFonts w:ascii="Times New Roman" w:eastAsia="仿宋_GB2312" w:hAnsi="Times New Roman" w:cs="Times New Roman"/>
            <w:color w:val="auto"/>
            <w:sz w:val="20"/>
            <w:szCs w:val="20"/>
            <w:lang w:eastAsia="zh-CN"/>
          </w:rPr>
          <w:t>dbook refers to &lt; THE PILOT PLANT REAL BOOK A. Unique Handbook1 for the Chemical Process Industry Francis X. McConville&gt;</w:t>
        </w:r>
      </w:ins>
    </w:p>
    <w:p w14:paraId="3B0A182C" w14:textId="77777777" w:rsidR="001C718C" w:rsidRPr="00BB7730" w:rsidRDefault="001C718C" w:rsidP="001C718C">
      <w:pPr>
        <w:rPr>
          <w:ins w:id="14806" w:author="Xuning Wei12232" w:date="2026-07-27T21:22:00Z"/>
          <w:rFonts w:ascii="Times New Roman" w:eastAsia="仿宋_GB2312" w:hAnsi="Times New Roman" w:cs="Times New Roman"/>
          <w:color w:val="0000FF"/>
          <w:sz w:val="18"/>
          <w:szCs w:val="18"/>
        </w:rPr>
      </w:pPr>
      <w:ins w:id="14807" w:author="Xuning Wei12232" w:date="2026-07-27T21:22:00Z">
        <w:r w:rsidRPr="00BB7730">
          <w:rPr>
            <w:rFonts w:ascii="Times New Roman" w:eastAsia="仿宋_GB2312" w:hAnsi="Times New Roman" w:cs="Times New Roman"/>
            <w:color w:val="0000FF"/>
            <w:sz w:val="18"/>
            <w:szCs w:val="18"/>
          </w:rPr>
          <w:br w:type="page"/>
        </w:r>
      </w:ins>
    </w:p>
    <w:p w14:paraId="04692DCA" w14:textId="435FEC05" w:rsidR="003F3391" w:rsidRPr="00BB7730" w:rsidRDefault="003F3391">
      <w:pPr>
        <w:spacing w:beforeLines="100" w:before="240" w:afterLines="50" w:after="120"/>
        <w:jc w:val="center"/>
        <w:rPr>
          <w:ins w:id="14808" w:author="Xuning Wei12232" w:date="2026-07-27T21:22:00Z"/>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lang w:eastAsia="zh-CN" w:bidi="ar"/>
        </w:rPr>
        <w:lastRenderedPageBreak/>
        <w:t>Table 8-</w:t>
      </w:r>
      <w:ins w:id="14809" w:author="Xuning Wei12232" w:date="2026-07-27T21:00:00Z">
        <w:r w:rsidR="00770B21" w:rsidRPr="00BB7730">
          <w:rPr>
            <w:rFonts w:ascii="Times New Roman" w:eastAsia="仿宋_GB2312" w:hAnsi="Times New Roman" w:cs="Times New Roman"/>
            <w:b/>
            <w:color w:val="auto"/>
            <w:sz w:val="20"/>
            <w:szCs w:val="20"/>
            <w:lang w:eastAsia="zh-CN" w:bidi="ar"/>
          </w:rPr>
          <w:t>6</w:t>
        </w:r>
      </w:ins>
      <w:del w:id="14810" w:author="Xuning Wei12232" w:date="2026-07-27T21:00:00Z">
        <w:r w:rsidRPr="00BB7730" w:rsidDel="00770B21">
          <w:rPr>
            <w:rFonts w:ascii="Times New Roman" w:eastAsia="仿宋_GB2312" w:hAnsi="Times New Roman" w:cs="Times New Roman"/>
            <w:b/>
            <w:color w:val="auto"/>
            <w:sz w:val="20"/>
            <w:szCs w:val="20"/>
            <w:lang w:eastAsia="zh-CN" w:bidi="ar"/>
          </w:rPr>
          <w:delText>4</w:delText>
        </w:r>
      </w:del>
      <w:r w:rsidRPr="00BB7730">
        <w:rPr>
          <w:rFonts w:ascii="Times New Roman" w:eastAsia="仿宋_GB2312" w:hAnsi="Times New Roman" w:cs="Times New Roman"/>
          <w:b/>
          <w:color w:val="auto"/>
          <w:sz w:val="20"/>
          <w:szCs w:val="20"/>
          <w:lang w:eastAsia="zh-CN" w:bidi="ar"/>
        </w:rPr>
        <w:t>: Equipment Compatibility and Corrosion Impact Study fo</w:t>
      </w:r>
      <w:r w:rsidRPr="00BB7730">
        <w:rPr>
          <w:rFonts w:ascii="Times New Roman" w:eastAsia="仿宋_GB2312" w:hAnsi="Times New Roman" w:cs="Times New Roman"/>
          <w:color w:val="auto"/>
          <w:sz w:val="20"/>
          <w:szCs w:val="20"/>
          <w:lang w:eastAsia="zh-CN" w:bidi="ar"/>
          <w:rPrChange w:id="14811" w:author="Xuning Wei12232" w:date="2026-07-27T21:06:00Z">
            <w:rPr>
              <w:rFonts w:ascii="Times New Roman" w:eastAsia="仿宋_GB2312" w:hAnsi="Times New Roman" w:cs="Times New Roman"/>
              <w:b/>
              <w:color w:val="auto"/>
              <w:sz w:val="20"/>
              <w:szCs w:val="20"/>
              <w:lang w:eastAsia="zh-CN" w:bidi="ar"/>
            </w:rPr>
          </w:rPrChange>
        </w:rPr>
        <w:t>r</w:t>
      </w:r>
      <w:r w:rsidRPr="00BB7730">
        <w:rPr>
          <w:rFonts w:ascii="Times New Roman" w:eastAsia="仿宋_GB2312" w:hAnsi="Times New Roman" w:cs="Times New Roman"/>
          <w:b/>
          <w:color w:val="auto"/>
          <w:sz w:val="20"/>
          <w:szCs w:val="20"/>
          <w:lang w:eastAsia="zh-CN" w:bidi="ar"/>
          <w:rPrChange w:id="14812" w:author="Xuning Wei12232" w:date="2026-07-27T21:07:00Z">
            <w:rPr>
              <w:rFonts w:ascii="Times New Roman" w:eastAsia="仿宋_GB2312" w:hAnsi="Times New Roman" w:cs="Times New Roman"/>
              <w:color w:val="auto"/>
              <w:sz w:val="20"/>
              <w:szCs w:val="20"/>
              <w:lang w:eastAsia="zh-CN" w:bidi="ar"/>
            </w:rPr>
          </w:rPrChange>
        </w:rPr>
        <w:t xml:space="preserve"> </w:t>
      </w:r>
      <w:ins w:id="14813" w:author="Xuning Wei12232" w:date="2026-07-27T21:06:00Z">
        <w:r w:rsidR="001A3943" w:rsidRPr="00BB7730">
          <w:rPr>
            <w:rFonts w:ascii="Times New Roman" w:eastAsia="仿宋_GB2312" w:hAnsi="Times New Roman" w:cs="Times New Roman"/>
            <w:b/>
            <w:color w:val="auto"/>
            <w:sz w:val="20"/>
            <w:szCs w:val="20"/>
            <w:lang w:eastAsia="zh-CN" w:bidi="ar"/>
            <w:rPrChange w:id="14814" w:author="Xuning Wei12232" w:date="2026-07-27T21:07:00Z">
              <w:rPr>
                <w:rFonts w:ascii="Times New Roman" w:eastAsia="仿宋_GB2312" w:hAnsi="Times New Roman" w:cs="Times New Roman"/>
                <w:color w:val="auto"/>
                <w:sz w:val="20"/>
                <w:szCs w:val="20"/>
                <w:lang w:eastAsia="zh-CN" w:bidi="ar"/>
              </w:rPr>
            </w:rPrChange>
          </w:rPr>
          <w:t xml:space="preserve">Storage Tank </w:t>
        </w:r>
      </w:ins>
      <w:del w:id="14815" w:author="Xuning Wei12232" w:date="2026-07-27T21:06:00Z">
        <w:r w:rsidR="0094726E" w:rsidRPr="00BB7730" w:rsidDel="001A3943">
          <w:rPr>
            <w:rFonts w:ascii="Times New Roman" w:hAnsi="Times New Roman" w:cs="Times New Roman"/>
            <w:color w:val="auto"/>
            <w:sz w:val="20"/>
            <w:szCs w:val="20"/>
            <w:shd w:val="clear" w:color="auto" w:fill="FFFFFF"/>
          </w:rPr>
          <w:delText>Glass-line Reactor</w:delText>
        </w:r>
        <w:r w:rsidR="0094726E" w:rsidRPr="00BB7730" w:rsidDel="001A3943">
          <w:rPr>
            <w:rFonts w:ascii="Times New Roman" w:hAnsi="Times New Roman" w:cs="Times New Roman"/>
            <w:color w:val="auto"/>
            <w:sz w:val="20"/>
            <w:szCs w:val="20"/>
          </w:rPr>
          <w:delText xml:space="preserve"> </w:delText>
        </w:r>
      </w:del>
      <w:del w:id="14816" w:author="Xuning Wei12232" w:date="2026-07-27T15:33:00Z">
        <w:r w:rsidR="0094726E" w:rsidRPr="00BB7730" w:rsidDel="006E09A4">
          <w:rPr>
            <w:rFonts w:ascii="Times New Roman" w:eastAsia="仿宋_GB2312" w:hAnsi="Times New Roman" w:cs="Times New Roman"/>
            <w:b/>
            <w:color w:val="auto"/>
            <w:sz w:val="20"/>
            <w:szCs w:val="20"/>
          </w:rPr>
          <w:delText>TJ4S-1213-R21</w:delText>
        </w:r>
      </w:del>
      <w:ins w:id="14817" w:author="Xuning Wei12232" w:date="2026-07-27T15:33:00Z">
        <w:r w:rsidR="006E09A4" w:rsidRPr="00BB7730">
          <w:rPr>
            <w:rFonts w:ascii="Times New Roman" w:eastAsia="仿宋_GB2312" w:hAnsi="Times New Roman" w:cs="Times New Roman"/>
            <w:b/>
            <w:color w:val="auto"/>
            <w:sz w:val="20"/>
            <w:szCs w:val="20"/>
          </w:rPr>
          <w:t>TJ4S-1200-AT02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3669"/>
        <w:gridCol w:w="3219"/>
        <w:gridCol w:w="1183"/>
        <w:gridCol w:w="1083"/>
        <w:gridCol w:w="826"/>
        <w:gridCol w:w="1686"/>
        <w:gridCol w:w="2118"/>
      </w:tblGrid>
      <w:tr w:rsidR="00032BAE" w:rsidRPr="00BB7730" w14:paraId="2F525112" w14:textId="77777777" w:rsidTr="001C718C">
        <w:trPr>
          <w:trHeight w:val="397"/>
          <w:tblHeader/>
        </w:trPr>
        <w:tc>
          <w:tcPr>
            <w:tcW w:w="1466" w:type="pct"/>
            <w:gridSpan w:val="2"/>
            <w:shd w:val="clear" w:color="auto" w:fill="D9D9D9" w:themeFill="background1" w:themeFillShade="D9"/>
            <w:vAlign w:val="center"/>
          </w:tcPr>
          <w:p w14:paraId="520E408D"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Process steps</w:t>
            </w:r>
          </w:p>
        </w:tc>
        <w:tc>
          <w:tcPr>
            <w:tcW w:w="1916" w:type="pct"/>
            <w:gridSpan w:val="3"/>
            <w:shd w:val="clear" w:color="auto" w:fill="D9D9D9" w:themeFill="background1" w:themeFillShade="D9"/>
            <w:vAlign w:val="center"/>
          </w:tcPr>
          <w:p w14:paraId="07CF3479"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18"/>
                <w:szCs w:val="18"/>
              </w:rPr>
              <w:t>Reaction &amp; Work-up &amp; Concentration &amp; Crystallization</w:t>
            </w:r>
          </w:p>
        </w:tc>
        <w:tc>
          <w:tcPr>
            <w:tcW w:w="878" w:type="pct"/>
            <w:gridSpan w:val="2"/>
            <w:shd w:val="clear" w:color="auto" w:fill="D9D9D9" w:themeFill="background1" w:themeFillShade="D9"/>
            <w:vAlign w:val="center"/>
          </w:tcPr>
          <w:p w14:paraId="331CB1DE"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Equipment Codes</w:t>
            </w:r>
          </w:p>
        </w:tc>
        <w:tc>
          <w:tcPr>
            <w:tcW w:w="740" w:type="pct"/>
            <w:shd w:val="clear" w:color="auto" w:fill="D9D9D9" w:themeFill="background1" w:themeFillShade="D9"/>
            <w:vAlign w:val="center"/>
          </w:tcPr>
          <w:p w14:paraId="6EE0560E" w14:textId="23A3C7CF" w:rsidR="003F3391" w:rsidRPr="00BB7730" w:rsidRDefault="003F3391">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rPr>
              <w:t>TJ4S-12</w:t>
            </w:r>
            <w:del w:id="14818" w:author="Xuning Wei12232" w:date="2026-07-27T21:18:00Z">
              <w:r w:rsidRPr="00BB7730" w:rsidDel="001F0DA2">
                <w:rPr>
                  <w:rFonts w:ascii="Times New Roman" w:eastAsia="仿宋_GB2312" w:hAnsi="Times New Roman" w:cs="Times New Roman"/>
                  <w:b/>
                  <w:color w:val="auto"/>
                  <w:sz w:val="20"/>
                  <w:szCs w:val="20"/>
                </w:rPr>
                <w:delText>13-SPS01-AT01/ TJ4S-1213-SPS01-</w:delText>
              </w:r>
            </w:del>
            <w:ins w:id="14819" w:author="Xuning Wei12232" w:date="2026-07-27T21:18:00Z">
              <w:r w:rsidR="001F0DA2" w:rsidRPr="00BB7730">
                <w:rPr>
                  <w:rFonts w:ascii="Times New Roman" w:eastAsia="仿宋_GB2312" w:hAnsi="Times New Roman" w:cs="Times New Roman"/>
                  <w:b/>
                  <w:color w:val="auto"/>
                  <w:sz w:val="20"/>
                  <w:szCs w:val="20"/>
                </w:rPr>
                <w:t>00-</w:t>
              </w:r>
            </w:ins>
            <w:r w:rsidRPr="00BB7730">
              <w:rPr>
                <w:rFonts w:ascii="Times New Roman" w:eastAsia="仿宋_GB2312" w:hAnsi="Times New Roman" w:cs="Times New Roman"/>
                <w:b/>
                <w:color w:val="auto"/>
                <w:sz w:val="20"/>
                <w:szCs w:val="20"/>
              </w:rPr>
              <w:t>AT02</w:t>
            </w:r>
          </w:p>
        </w:tc>
      </w:tr>
      <w:tr w:rsidR="00032BAE" w:rsidRPr="00BB7730" w14:paraId="131598BF" w14:textId="77777777" w:rsidTr="001C718C">
        <w:trPr>
          <w:trHeight w:val="397"/>
          <w:tblHeader/>
        </w:trPr>
        <w:tc>
          <w:tcPr>
            <w:tcW w:w="184" w:type="pct"/>
            <w:shd w:val="clear" w:color="auto" w:fill="D9D9D9" w:themeFill="background1" w:themeFillShade="D9"/>
            <w:vAlign w:val="center"/>
          </w:tcPr>
          <w:p w14:paraId="03FCEE4B"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S/N</w:t>
            </w:r>
          </w:p>
        </w:tc>
        <w:tc>
          <w:tcPr>
            <w:tcW w:w="1282" w:type="pct"/>
            <w:shd w:val="clear" w:color="auto" w:fill="D9D9D9" w:themeFill="background1" w:themeFillShade="D9"/>
            <w:vAlign w:val="center"/>
          </w:tcPr>
          <w:p w14:paraId="194E630E"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Process description (indicate the equipment number, solvent/regent/material name)</w:t>
            </w:r>
          </w:p>
        </w:tc>
        <w:tc>
          <w:tcPr>
            <w:tcW w:w="1125" w:type="pct"/>
            <w:shd w:val="clear" w:color="auto" w:fill="D9D9D9" w:themeFill="background1" w:themeFillShade="D9"/>
            <w:vAlign w:val="center"/>
          </w:tcPr>
          <w:p w14:paraId="6F3ABF37" w14:textId="7977DAA2" w:rsidR="003F3391" w:rsidRPr="00BB7730" w:rsidRDefault="003F3391" w:rsidP="00F62139">
            <w:pPr>
              <w:rPr>
                <w:rFonts w:ascii="Times New Roman" w:eastAsia="仿宋_GB2312" w:hAnsi="Times New Roman" w:cs="Times New Roman"/>
                <w:b/>
                <w:color w:val="auto"/>
                <w:sz w:val="20"/>
                <w:szCs w:val="20"/>
                <w:lang w:eastAsia="zh-CN" w:bidi="ar"/>
              </w:rPr>
            </w:pPr>
            <w:del w:id="14820" w:author="Johan Granander" w:date="2026-05-04T11:57:00Z">
              <w:r w:rsidRPr="00BB7730" w:rsidDel="00840074">
                <w:rPr>
                  <w:rFonts w:ascii="Times New Roman" w:eastAsia="仿宋_GB2312" w:hAnsi="Times New Roman" w:cs="Times New Roman"/>
                  <w:b/>
                  <w:color w:val="auto"/>
                  <w:sz w:val="20"/>
                  <w:szCs w:val="20"/>
                  <w:lang w:eastAsia="zh-CN" w:bidi="ar"/>
                </w:rPr>
                <w:delText>Equipment(</w:delText>
              </w:r>
            </w:del>
            <w:ins w:id="14821" w:author="Johan Granander" w:date="2026-05-04T11:57:00Z">
              <w:r w:rsidR="00840074" w:rsidRPr="00BB7730">
                <w:rPr>
                  <w:rFonts w:ascii="Times New Roman" w:eastAsia="仿宋_GB2312" w:hAnsi="Times New Roman" w:cs="Times New Roman"/>
                  <w:b/>
                  <w:color w:val="auto"/>
                  <w:sz w:val="20"/>
                  <w:szCs w:val="20"/>
                  <w:lang w:eastAsia="zh-CN" w:bidi="ar"/>
                </w:rPr>
                <w:t>Equipment (</w:t>
              </w:r>
            </w:ins>
            <w:r w:rsidRPr="00BB7730">
              <w:rPr>
                <w:rFonts w:ascii="Times New Roman" w:eastAsia="仿宋_GB2312" w:hAnsi="Times New Roman" w:cs="Times New Roman"/>
                <w:b/>
                <w:color w:val="auto"/>
                <w:sz w:val="20"/>
                <w:szCs w:val="20"/>
                <w:lang w:eastAsia="zh-CN" w:bidi="ar"/>
              </w:rPr>
              <w:t>Accessories) Name and its MOC</w:t>
            </w:r>
          </w:p>
        </w:tc>
        <w:tc>
          <w:tcPr>
            <w:tcW w:w="413" w:type="pct"/>
            <w:shd w:val="clear" w:color="auto" w:fill="D9D9D9" w:themeFill="background1" w:themeFillShade="D9"/>
            <w:vAlign w:val="center"/>
          </w:tcPr>
          <w:p w14:paraId="3BC6847C"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Corrosion Probability</w:t>
            </w:r>
          </w:p>
        </w:tc>
        <w:tc>
          <w:tcPr>
            <w:tcW w:w="378" w:type="pct"/>
            <w:shd w:val="clear" w:color="auto" w:fill="D9D9D9" w:themeFill="background1" w:themeFillShade="D9"/>
            <w:vAlign w:val="center"/>
          </w:tcPr>
          <w:p w14:paraId="49D56B47"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Corrosion Impact</w:t>
            </w:r>
          </w:p>
        </w:tc>
        <w:tc>
          <w:tcPr>
            <w:tcW w:w="878" w:type="pct"/>
            <w:gridSpan w:val="2"/>
            <w:shd w:val="clear" w:color="auto" w:fill="D9D9D9" w:themeFill="background1" w:themeFillShade="D9"/>
            <w:vAlign w:val="center"/>
          </w:tcPr>
          <w:p w14:paraId="1B8161A8"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Chemical Compatible, Risk and Rational</w:t>
            </w:r>
          </w:p>
        </w:tc>
        <w:tc>
          <w:tcPr>
            <w:tcW w:w="740" w:type="pct"/>
            <w:shd w:val="clear" w:color="auto" w:fill="D9D9D9" w:themeFill="background1" w:themeFillShade="D9"/>
            <w:vAlign w:val="center"/>
          </w:tcPr>
          <w:p w14:paraId="4D8C1BDC" w14:textId="77777777" w:rsidR="003F3391" w:rsidRPr="00BB7730" w:rsidRDefault="003F3391" w:rsidP="00F62139">
            <w:pPr>
              <w:rPr>
                <w:rFonts w:ascii="Times New Roman" w:eastAsia="仿宋_GB2312" w:hAnsi="Times New Roman" w:cs="Times New Roman"/>
                <w:b/>
                <w:color w:val="auto"/>
                <w:sz w:val="20"/>
                <w:szCs w:val="20"/>
                <w:lang w:eastAsia="zh-CN" w:bidi="ar"/>
              </w:rPr>
            </w:pPr>
            <w:r w:rsidRPr="00BB7730">
              <w:rPr>
                <w:rFonts w:ascii="Times New Roman" w:eastAsia="仿宋_GB2312" w:hAnsi="Times New Roman" w:cs="Times New Roman"/>
                <w:b/>
                <w:color w:val="auto"/>
                <w:sz w:val="20"/>
                <w:szCs w:val="20"/>
                <w:lang w:eastAsia="zh-CN" w:bidi="ar"/>
              </w:rPr>
              <w:t xml:space="preserve">Data Source </w:t>
            </w:r>
          </w:p>
        </w:tc>
      </w:tr>
      <w:tr w:rsidR="00AA4A9B" w:rsidRPr="00BB7730" w14:paraId="66D1F946" w14:textId="77777777" w:rsidTr="001C718C">
        <w:trPr>
          <w:trHeight w:val="397"/>
        </w:trPr>
        <w:tc>
          <w:tcPr>
            <w:tcW w:w="184" w:type="pct"/>
            <w:vMerge w:val="restart"/>
            <w:shd w:val="clear" w:color="auto" w:fill="FFFFFF" w:themeFill="background1"/>
            <w:vAlign w:val="center"/>
          </w:tcPr>
          <w:p w14:paraId="3E91985A" w14:textId="1673BB47" w:rsidR="00AA4A9B" w:rsidRPr="00BB7730" w:rsidRDefault="00AA4A9B" w:rsidP="00AA4A9B">
            <w:pPr>
              <w:jc w:val="center"/>
              <w:rPr>
                <w:rFonts w:ascii="Times New Roman" w:eastAsia="仿宋_GB2312" w:hAnsi="Times New Roman" w:cs="Times New Roman"/>
                <w:color w:val="auto"/>
                <w:sz w:val="18"/>
                <w:szCs w:val="18"/>
                <w:lang w:eastAsia="zh-CN" w:bidi="ar"/>
              </w:rPr>
            </w:pPr>
            <w:del w:id="14822" w:author="Xuning Wei12232" w:date="2026-07-27T21:02:00Z">
              <w:r w:rsidRPr="00BB7730" w:rsidDel="002D3570">
                <w:rPr>
                  <w:rFonts w:ascii="Times New Roman" w:eastAsia="仿宋_GB2312" w:hAnsi="Times New Roman" w:cs="Times New Roman"/>
                  <w:color w:val="auto"/>
                  <w:sz w:val="18"/>
                  <w:szCs w:val="18"/>
                  <w:lang w:eastAsia="zh-CN" w:bidi="ar"/>
                </w:rPr>
                <w:delText>27</w:delText>
              </w:r>
            </w:del>
            <w:ins w:id="14823" w:author="Xuning Wei12232" w:date="2026-07-27T21:03:00Z">
              <w:r w:rsidRPr="00BB7730">
                <w:rPr>
                  <w:rFonts w:ascii="Times New Roman" w:eastAsia="仿宋_GB2312" w:hAnsi="Times New Roman" w:cs="Times New Roman"/>
                  <w:color w:val="auto"/>
                  <w:sz w:val="18"/>
                  <w:szCs w:val="18"/>
                  <w:lang w:eastAsia="zh-CN" w:bidi="ar"/>
                </w:rPr>
                <w:t>1</w:t>
              </w:r>
            </w:ins>
          </w:p>
        </w:tc>
        <w:tc>
          <w:tcPr>
            <w:tcW w:w="1282" w:type="pct"/>
            <w:vMerge w:val="restart"/>
            <w:shd w:val="clear" w:color="auto" w:fill="FFFFFF" w:themeFill="background1"/>
            <w:vAlign w:val="center"/>
          </w:tcPr>
          <w:p w14:paraId="728E7AAD" w14:textId="0E04E118" w:rsidR="00AA4A9B" w:rsidRPr="00BB7730" w:rsidRDefault="00AA4A9B" w:rsidP="00AA4A9B">
            <w:pPr>
              <w:jc w:val="both"/>
              <w:rPr>
                <w:rFonts w:ascii="Times New Roman" w:eastAsia="仿宋_GB2312" w:hAnsi="Times New Roman" w:cs="Times New Roman"/>
                <w:color w:val="auto"/>
                <w:sz w:val="18"/>
                <w:szCs w:val="18"/>
                <w:lang w:eastAsia="zh-CN" w:bidi="ar"/>
              </w:rPr>
            </w:pPr>
            <w:ins w:id="14824" w:author="Xuning Wei12232" w:date="2026-07-27T21:08:00Z">
              <w:r w:rsidRPr="00BB7730">
                <w:rPr>
                  <w:rFonts w:ascii="Times New Roman" w:eastAsia="仿宋_GB2312" w:hAnsi="Times New Roman" w:cs="Times New Roman"/>
                  <w:color w:val="000000" w:themeColor="text1"/>
                  <w:sz w:val="18"/>
                  <w:szCs w:val="18"/>
                </w:rPr>
                <w:t>1. Heat the mixture to 25±5</w:t>
              </w:r>
            </w:ins>
            <w:ins w:id="14825"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26" w:author="Xuning Wei12232" w:date="2026-07-27T21:08:00Z">
              <w:r w:rsidRPr="00BB7730">
                <w:rPr>
                  <w:rFonts w:ascii="Times New Roman" w:eastAsia="仿宋_GB2312" w:hAnsi="Times New Roman" w:cs="Times New Roman"/>
                  <w:color w:val="000000" w:themeColor="text1"/>
                  <w:sz w:val="18"/>
                  <w:szCs w:val="18"/>
                </w:rPr>
                <w:t>℃. The mixture is allowed to react at 25±5</w:t>
              </w:r>
            </w:ins>
            <w:ins w:id="14827"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28" w:author="Xuning Wei12232" w:date="2026-07-27T21:08:00Z">
              <w:r w:rsidRPr="00BB7730">
                <w:rPr>
                  <w:rFonts w:ascii="Times New Roman" w:eastAsia="仿宋_GB2312" w:hAnsi="Times New Roman" w:cs="Times New Roman"/>
                  <w:color w:val="000000" w:themeColor="text1"/>
                  <w:sz w:val="18"/>
                  <w:szCs w:val="18"/>
                </w:rPr>
                <w:t>℃ (target: 25</w:t>
              </w:r>
            </w:ins>
            <w:ins w:id="14829"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30" w:author="Xuning Wei12232" w:date="2026-07-27T21:08:00Z">
              <w:r w:rsidRPr="00BB7730">
                <w:rPr>
                  <w:rFonts w:ascii="Times New Roman" w:eastAsia="仿宋_GB2312" w:hAnsi="Times New Roman" w:cs="Times New Roman"/>
                  <w:color w:val="000000" w:themeColor="text1"/>
                  <w:sz w:val="18"/>
                  <w:szCs w:val="18"/>
                </w:rPr>
                <w:t>℃).</w:t>
              </w:r>
              <w:r w:rsidRPr="00BB7730">
                <w:rPr>
                  <w:rFonts w:ascii="Times New Roman" w:hAnsi="Times New Roman" w:cs="Times New Roman"/>
                  <w:color w:val="000000" w:themeColor="text1"/>
                  <w:sz w:val="18"/>
                  <w:szCs w:val="18"/>
                </w:rPr>
                <w:t xml:space="preserve"> </w:t>
              </w:r>
              <w:r w:rsidRPr="00BB7730">
                <w:rPr>
                  <w:rFonts w:ascii="Times New Roman" w:hAnsi="Times New Roman" w:cs="Times New Roman"/>
                  <w:color w:val="000000" w:themeColor="text1"/>
                  <w:sz w:val="18"/>
                  <w:szCs w:val="18"/>
                </w:rPr>
                <w:br/>
                <w:t>2. O</w:t>
              </w:r>
              <w:r w:rsidRPr="00BB7730">
                <w:rPr>
                  <w:rFonts w:ascii="Times New Roman" w:eastAsia="仿宋_GB2312" w:hAnsi="Times New Roman" w:cs="Times New Roman"/>
                  <w:color w:val="000000" w:themeColor="text1"/>
                  <w:sz w:val="18"/>
                  <w:szCs w:val="18"/>
                </w:rPr>
                <w:t>nce the total reaction time has reached 8</w:t>
              </w:r>
            </w:ins>
            <w:ins w:id="14831"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32" w:author="Xuning Wei12232" w:date="2026-07-27T21:08:00Z">
              <w:r w:rsidRPr="00BB7730">
                <w:rPr>
                  <w:rFonts w:ascii="Times New Roman" w:eastAsia="仿宋_GB2312" w:hAnsi="Times New Roman" w:cs="Times New Roman"/>
                  <w:color w:val="000000" w:themeColor="text1"/>
                  <w:sz w:val="18"/>
                  <w:szCs w:val="18"/>
                </w:rPr>
                <w:t>h±15</w:t>
              </w:r>
            </w:ins>
            <w:ins w:id="14833"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34" w:author="Xuning Wei12232" w:date="2026-07-27T21:08:00Z">
              <w:r w:rsidRPr="00BB7730">
                <w:rPr>
                  <w:rFonts w:ascii="Times New Roman" w:eastAsia="仿宋_GB2312" w:hAnsi="Times New Roman" w:cs="Times New Roman"/>
                  <w:color w:val="000000" w:themeColor="text1"/>
                  <w:sz w:val="18"/>
                  <w:szCs w:val="18"/>
                </w:rPr>
                <w:t>min, add additional 1.0 eq. Oxyma Pure and 1.0 V DMF (0.9</w:t>
              </w:r>
            </w:ins>
            <w:ins w:id="14835" w:author="He Han" w:date="2026-10-27T16:00:00Z">
              <w:r w:rsidR="000B3A7E">
                <w:rPr>
                  <w:rFonts w:ascii="Times New Roman" w:eastAsia="仿宋_GB2312" w:hAnsi="Times New Roman" w:cs="Times New Roman"/>
                  <w:color w:val="000000" w:themeColor="text1"/>
                  <w:sz w:val="18"/>
                  <w:szCs w:val="18"/>
                </w:rPr>
                <w:t>50</w:t>
              </w:r>
            </w:ins>
            <w:ins w:id="14836" w:author="Xuning Wei12232" w:date="2026-07-27T21:08:00Z">
              <w:del w:id="14837" w:author="He Han" w:date="2026-10-27T16:00:00Z">
                <w:r w:rsidRPr="00BB7730" w:rsidDel="000B3A7E">
                  <w:rPr>
                    <w:rFonts w:ascii="Times New Roman" w:eastAsia="仿宋_GB2312" w:hAnsi="Times New Roman" w:cs="Times New Roman"/>
                    <w:color w:val="000000" w:themeColor="text1"/>
                    <w:sz w:val="18"/>
                    <w:szCs w:val="18"/>
                  </w:rPr>
                  <w:delText>48</w:delText>
                </w:r>
              </w:del>
              <w:r w:rsidRPr="00BB7730">
                <w:rPr>
                  <w:rFonts w:ascii="Times New Roman" w:eastAsia="仿宋_GB2312" w:hAnsi="Times New Roman" w:cs="Times New Roman"/>
                  <w:color w:val="000000" w:themeColor="text1"/>
                  <w:sz w:val="18"/>
                  <w:szCs w:val="18"/>
                </w:rPr>
                <w:t xml:space="preserve"> kg/kg) solution (the mixture should be prepared in </w:t>
              </w:r>
              <w:r w:rsidRPr="00BB7730">
                <w:rPr>
                  <w:rFonts w:ascii="Times New Roman" w:hAnsi="Times New Roman" w:cs="Times New Roman"/>
                  <w:color w:val="0000FF"/>
                  <w:sz w:val="18"/>
                  <w:szCs w:val="18"/>
                  <w:shd w:val="clear" w:color="auto" w:fill="FFFFFF"/>
                </w:rPr>
                <w:t>TJ4S-1200-AT02</w:t>
              </w:r>
              <w:r w:rsidRPr="00BB7730">
                <w:rPr>
                  <w:rFonts w:ascii="Times New Roman" w:eastAsia="仿宋_GB2312" w:hAnsi="Times New Roman" w:cs="Times New Roman"/>
                  <w:color w:val="000000" w:themeColor="text1"/>
                  <w:sz w:val="18"/>
                  <w:szCs w:val="18"/>
                </w:rPr>
                <w:t xml:space="preserve"> just before use) and 1.1</w:t>
              </w:r>
            </w:ins>
            <w:ins w:id="14838"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39" w:author="Xuning Wei12232" w:date="2026-07-27T21:08:00Z">
              <w:r w:rsidRPr="00BB7730">
                <w:rPr>
                  <w:rFonts w:ascii="Times New Roman" w:eastAsia="仿宋_GB2312" w:hAnsi="Times New Roman" w:cs="Times New Roman"/>
                  <w:color w:val="000000" w:themeColor="text1"/>
                  <w:sz w:val="18"/>
                  <w:szCs w:val="18"/>
                </w:rPr>
                <w:t>eq. DIC</w:t>
              </w:r>
            </w:ins>
            <w:ins w:id="14840" w:author="Xuning Wei12232" w:date="2026-07-27T21:10:00Z">
              <w:r w:rsidRPr="00BB7730">
                <w:rPr>
                  <w:rFonts w:ascii="Times New Roman" w:eastAsia="仿宋_GB2312" w:hAnsi="Times New Roman" w:cs="Times New Roman"/>
                  <w:color w:val="000000" w:themeColor="text1"/>
                  <w:sz w:val="18"/>
                  <w:szCs w:val="18"/>
                </w:rPr>
                <w:t>.</w:t>
              </w:r>
            </w:ins>
            <w:ins w:id="14841" w:author="Xuning Wei12232" w:date="2026-07-27T21:08:00Z">
              <w:r w:rsidRPr="00BB7730">
                <w:rPr>
                  <w:rFonts w:ascii="Times New Roman" w:eastAsia="仿宋_GB2312" w:hAnsi="Times New Roman" w:cs="Times New Roman"/>
                  <w:color w:val="000000" w:themeColor="text1"/>
                  <w:sz w:val="18"/>
                  <w:szCs w:val="18"/>
                </w:rPr>
                <w:br/>
                <w:t xml:space="preserve">3. </w:t>
              </w:r>
              <w:r w:rsidRPr="00BB7730">
                <w:rPr>
                  <w:rFonts w:ascii="Times New Roman" w:eastAsia="仿宋_GB2312" w:hAnsi="Times New Roman" w:cs="Times New Roman"/>
                  <w:color w:val="000000" w:themeColor="text1"/>
                  <w:sz w:val="18"/>
                  <w:szCs w:val="18"/>
                  <w:lang w:eastAsia="zh-CN"/>
                </w:rPr>
                <w:t>After</w:t>
              </w:r>
              <w:r w:rsidRPr="00BB7730">
                <w:rPr>
                  <w:rFonts w:ascii="Times New Roman" w:eastAsia="仿宋_GB2312" w:hAnsi="Times New Roman" w:cs="Times New Roman"/>
                  <w:color w:val="000000" w:themeColor="text1"/>
                  <w:sz w:val="18"/>
                  <w:szCs w:val="18"/>
                </w:rPr>
                <w:t xml:space="preserve"> 5</w:t>
              </w:r>
            </w:ins>
            <w:ins w:id="14842"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43" w:author="Xuning Wei12232" w:date="2026-07-27T21:08:00Z">
              <w:r w:rsidRPr="00BB7730">
                <w:rPr>
                  <w:rFonts w:ascii="Times New Roman" w:eastAsia="仿宋_GB2312" w:hAnsi="Times New Roman" w:cs="Times New Roman"/>
                  <w:color w:val="000000" w:themeColor="text1"/>
                  <w:sz w:val="18"/>
                  <w:szCs w:val="18"/>
                </w:rPr>
                <w:t>h±15</w:t>
              </w:r>
            </w:ins>
            <w:ins w:id="14844"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45" w:author="Xuning Wei12232" w:date="2026-07-27T21:08:00Z">
              <w:r w:rsidRPr="00BB7730">
                <w:rPr>
                  <w:rFonts w:ascii="Times New Roman" w:eastAsia="仿宋_GB2312" w:hAnsi="Times New Roman" w:cs="Times New Roman"/>
                  <w:color w:val="000000" w:themeColor="text1"/>
                  <w:sz w:val="18"/>
                  <w:szCs w:val="18"/>
                </w:rPr>
                <w:t>min (target: 5</w:t>
              </w:r>
            </w:ins>
            <w:ins w:id="14846" w:author="Johan Granander" w:date="2026-07-28T13:49:00Z">
              <w:r w:rsidR="00917FF6" w:rsidRPr="00BB7730">
                <w:rPr>
                  <w:rFonts w:ascii="Times New Roman" w:eastAsia="仿宋_GB2312" w:hAnsi="Times New Roman" w:cs="Times New Roman"/>
                  <w:color w:val="000000" w:themeColor="text1"/>
                  <w:sz w:val="18"/>
                  <w:szCs w:val="18"/>
                </w:rPr>
                <w:t xml:space="preserve"> </w:t>
              </w:r>
            </w:ins>
            <w:ins w:id="14847" w:author="Xuning Wei12232" w:date="2026-07-27T21:08:00Z">
              <w:r w:rsidRPr="00BB7730">
                <w:rPr>
                  <w:rFonts w:ascii="Times New Roman" w:eastAsia="仿宋_GB2312" w:hAnsi="Times New Roman" w:cs="Times New Roman"/>
                  <w:color w:val="000000" w:themeColor="text1"/>
                  <w:sz w:val="18"/>
                  <w:szCs w:val="18"/>
                </w:rPr>
                <w:t>h). Stop stirring and turn off the nitrogen. Drain until there is no reaction mixture drip.</w:t>
              </w:r>
            </w:ins>
            <w:del w:id="14848" w:author="Xuning Wei12232" w:date="2026-07-27T21:08:00Z">
              <w:r w:rsidRPr="00BB7730" w:rsidDel="00D85E21">
                <w:rPr>
                  <w:rFonts w:ascii="Times New Roman" w:eastAsia="仿宋_GB2312" w:hAnsi="Times New Roman" w:cs="Times New Roman"/>
                  <w:b/>
                  <w:color w:val="auto"/>
                  <w:sz w:val="18"/>
                  <w:szCs w:val="18"/>
                  <w:lang w:eastAsia="zh-CN" w:bidi="ar"/>
                </w:rPr>
                <w:delText>Prepared OxymaPure/ DMF solution:</w:delText>
              </w:r>
              <w:r w:rsidRPr="00BB7730" w:rsidDel="00D85E21">
                <w:rPr>
                  <w:rFonts w:ascii="Times New Roman" w:hAnsi="Times New Roman" w:cs="Times New Roman"/>
                  <w:color w:val="auto"/>
                  <w:sz w:val="18"/>
                  <w:szCs w:val="18"/>
                </w:rPr>
                <w:delText xml:space="preserve"> O</w:delText>
              </w:r>
              <w:r w:rsidRPr="00BB7730" w:rsidDel="00D85E21">
                <w:rPr>
                  <w:rFonts w:ascii="Times New Roman" w:eastAsia="仿宋_GB2312" w:hAnsi="Times New Roman" w:cs="Times New Roman"/>
                  <w:color w:val="auto"/>
                  <w:sz w:val="18"/>
                  <w:szCs w:val="18"/>
                </w:rPr>
                <w:delText>nce the total reaction time has reached 8h±15min, add additional 1.0 eq. OxymaPure and 0.67v DMF (0.635kg/kg) solution (the mixture should be prepared just before use).</w:delText>
              </w:r>
            </w:del>
          </w:p>
        </w:tc>
        <w:tc>
          <w:tcPr>
            <w:tcW w:w="1125" w:type="pct"/>
            <w:vMerge w:val="restart"/>
            <w:shd w:val="clear" w:color="auto" w:fill="FFFFFF" w:themeFill="background1"/>
            <w:vAlign w:val="center"/>
          </w:tcPr>
          <w:p w14:paraId="65A2AFDB" w14:textId="75960624" w:rsidR="00AA4A9B" w:rsidRPr="00BB7730" w:rsidDel="00153539" w:rsidRDefault="00AA4A9B">
            <w:pPr>
              <w:pStyle w:val="afc"/>
              <w:numPr>
                <w:ilvl w:val="0"/>
                <w:numId w:val="194"/>
              </w:numPr>
              <w:ind w:firstLineChars="0"/>
              <w:jc w:val="both"/>
              <w:rPr>
                <w:del w:id="14849" w:author="He Han" w:date="2026-10-22T22:16:00Z"/>
                <w:rFonts w:ascii="Times New Roman" w:eastAsiaTheme="minorEastAsia" w:hAnsi="Times New Roman" w:cs="Times New Roman"/>
                <w:color w:val="auto"/>
                <w:sz w:val="18"/>
                <w:szCs w:val="18"/>
                <w:shd w:val="clear" w:color="auto" w:fill="FFFFFF"/>
                <w:lang w:eastAsia="zh-CN"/>
              </w:rPr>
              <w:pPrChange w:id="14850" w:author="He Han" w:date="2026-10-22T22:16:00Z">
                <w:pPr>
                  <w:jc w:val="both"/>
                </w:pPr>
              </w:pPrChange>
            </w:pPr>
            <w:ins w:id="14851" w:author="Xuning Wei12232" w:date="2026-07-27T21:07:00Z">
              <w:r w:rsidRPr="00BB7730">
                <w:rPr>
                  <w:rFonts w:ascii="Times New Roman" w:hAnsi="Times New Roman" w:cs="Times New Roman"/>
                  <w:color w:val="0000FF"/>
                  <w:sz w:val="18"/>
                  <w:szCs w:val="18"/>
                  <w:shd w:val="clear" w:color="auto" w:fill="FFFFFF"/>
                  <w:rPrChange w:id="14852" w:author="He Han" w:date="2026-10-22T22:16:00Z">
                    <w:rPr>
                      <w:shd w:val="clear" w:color="auto" w:fill="FFFFFF"/>
                    </w:rPr>
                  </w:rPrChange>
                </w:rPr>
                <w:t>Inner surface, valve, temperature probe, agitator</w:t>
              </w:r>
              <w:r w:rsidRPr="00BB7730">
                <w:rPr>
                  <w:rFonts w:ascii="Times New Roman" w:eastAsiaTheme="minorEastAsia" w:hAnsi="Times New Roman" w:cs="Times New Roman"/>
                  <w:color w:val="auto"/>
                  <w:sz w:val="18"/>
                  <w:szCs w:val="18"/>
                  <w:shd w:val="clear" w:color="auto" w:fill="FFFFFF"/>
                  <w:lang w:eastAsia="zh-CN"/>
                  <w:rPrChange w:id="14853" w:author="He Han" w:date="2026-10-22T22:16:00Z">
                    <w:rPr>
                      <w:rFonts w:eastAsiaTheme="minorEastAsia"/>
                      <w:color w:val="auto"/>
                      <w:shd w:val="clear" w:color="auto" w:fill="FFFFFF"/>
                      <w:lang w:eastAsia="zh-CN"/>
                    </w:rPr>
                  </w:rPrChange>
                </w:rPr>
                <w:t>: Glass-lined</w:t>
              </w:r>
            </w:ins>
          </w:p>
          <w:p w14:paraId="17767696" w14:textId="77777777" w:rsidR="00153539" w:rsidRPr="00BB7730" w:rsidRDefault="00153539">
            <w:pPr>
              <w:pStyle w:val="afc"/>
              <w:numPr>
                <w:ilvl w:val="0"/>
                <w:numId w:val="194"/>
              </w:numPr>
              <w:ind w:firstLineChars="0"/>
              <w:jc w:val="both"/>
              <w:rPr>
                <w:ins w:id="14854" w:author="He Han" w:date="2026-10-22T22:16:00Z"/>
                <w:rFonts w:ascii="Times New Roman" w:eastAsiaTheme="minorEastAsia" w:hAnsi="Times New Roman" w:cs="Times New Roman"/>
                <w:color w:val="auto"/>
                <w:sz w:val="18"/>
                <w:szCs w:val="18"/>
                <w:shd w:val="clear" w:color="auto" w:fill="FFFFFF"/>
                <w:lang w:eastAsia="zh-CN"/>
                <w:rPrChange w:id="14855" w:author="He Han" w:date="2026-10-22T22:16:00Z">
                  <w:rPr>
                    <w:ins w:id="14856" w:author="He Han" w:date="2026-10-22T22:16:00Z"/>
                    <w:rFonts w:eastAsiaTheme="minorEastAsia"/>
                    <w:color w:val="auto"/>
                    <w:shd w:val="clear" w:color="auto" w:fill="FFFFFF"/>
                    <w:lang w:eastAsia="zh-CN"/>
                  </w:rPr>
                </w:rPrChange>
              </w:rPr>
              <w:pPrChange w:id="14857" w:author="He Han" w:date="2026-10-22T22:16:00Z">
                <w:pPr>
                  <w:jc w:val="both"/>
                </w:pPr>
              </w:pPrChange>
            </w:pPr>
          </w:p>
          <w:p w14:paraId="2B263A16" w14:textId="77777777" w:rsidR="00153539" w:rsidRPr="00BB7730" w:rsidRDefault="00AA4A9B">
            <w:pPr>
              <w:pStyle w:val="afc"/>
              <w:numPr>
                <w:ilvl w:val="0"/>
                <w:numId w:val="194"/>
              </w:numPr>
              <w:ind w:firstLineChars="0"/>
              <w:jc w:val="both"/>
              <w:rPr>
                <w:ins w:id="14858" w:author="He Han" w:date="2026-10-22T22:16:00Z"/>
                <w:rFonts w:ascii="Times New Roman" w:hAnsi="Times New Roman" w:cs="Times New Roman"/>
                <w:color w:val="0000FF"/>
                <w:sz w:val="18"/>
                <w:szCs w:val="18"/>
              </w:rPr>
              <w:pPrChange w:id="14859" w:author="He Han" w:date="2026-10-12T15:03:00Z">
                <w:pPr>
                  <w:ind w:firstLine="360"/>
                  <w:jc w:val="both"/>
                </w:pPr>
              </w:pPrChange>
            </w:pPr>
            <w:ins w:id="14860" w:author="Xuning Wei12232" w:date="2026-07-27T21:07:00Z">
              <w:r w:rsidRPr="00BB7730">
                <w:rPr>
                  <w:rFonts w:ascii="Times New Roman" w:hAnsi="Times New Roman" w:cs="Times New Roman"/>
                  <w:color w:val="0000FF"/>
                  <w:sz w:val="18"/>
                  <w:szCs w:val="18"/>
                  <w:rPrChange w:id="14861" w:author="He Han" w:date="2026-10-22T22:16:00Z">
                    <w:rPr/>
                  </w:rPrChange>
                </w:rPr>
                <w:t>Mechanical seal: GL</w:t>
              </w:r>
              <w:r w:rsidRPr="00BB7730">
                <w:rPr>
                  <w:rFonts w:ascii="Times New Roman" w:hAnsi="Times New Roman" w:cs="Times New Roman"/>
                  <w:color w:val="auto"/>
                  <w:sz w:val="18"/>
                  <w:szCs w:val="18"/>
                  <w:rPrChange w:id="14862" w:author="He Han" w:date="2026-10-22T22:16:00Z">
                    <w:rPr>
                      <w:color w:val="auto"/>
                    </w:rPr>
                  </w:rPrChange>
                </w:rPr>
                <w:t xml:space="preserve"> </w:t>
              </w:r>
              <w:r w:rsidRPr="00BB7730">
                <w:rPr>
                  <w:rFonts w:ascii="Times New Roman" w:hAnsi="Times New Roman" w:cs="Times New Roman"/>
                  <w:color w:val="0000FF"/>
                  <w:sz w:val="18"/>
                  <w:szCs w:val="18"/>
                  <w:rPrChange w:id="14863" w:author="He Han" w:date="2026-10-22T22:16:00Z">
                    <w:rPr/>
                  </w:rPrChange>
                </w:rPr>
                <w:t>&amp; PTFE &amp; FFKM</w:t>
              </w:r>
            </w:ins>
            <w:bookmarkStart w:id="14864" w:name="OLE_LINK13"/>
            <w:bookmarkStart w:id="14865" w:name="OLE_LINK14"/>
          </w:p>
          <w:p w14:paraId="10C69842" w14:textId="77777777" w:rsidR="00153539" w:rsidRPr="00BB7730" w:rsidRDefault="00885401">
            <w:pPr>
              <w:pStyle w:val="afc"/>
              <w:numPr>
                <w:ilvl w:val="0"/>
                <w:numId w:val="194"/>
              </w:numPr>
              <w:ind w:firstLineChars="0"/>
              <w:jc w:val="both"/>
              <w:rPr>
                <w:ins w:id="14866" w:author="He Han" w:date="2026-10-22T22:16:00Z"/>
                <w:rFonts w:ascii="Times New Roman" w:hAnsi="Times New Roman" w:cs="Times New Roman"/>
                <w:color w:val="0000FF"/>
                <w:sz w:val="18"/>
                <w:szCs w:val="18"/>
                <w:rPrChange w:id="14867" w:author="He Han" w:date="2026-10-22T22:16:00Z">
                  <w:rPr>
                    <w:ins w:id="14868" w:author="He Han" w:date="2026-10-22T22:16:00Z"/>
                    <w:rFonts w:ascii="Times New Roman" w:eastAsia="仿宋_GB2312" w:hAnsi="Times New Roman" w:cs="Times New Roman"/>
                    <w:color w:val="00B0F0"/>
                    <w:sz w:val="18"/>
                    <w:szCs w:val="18"/>
                  </w:rPr>
                </w:rPrChange>
              </w:rPr>
              <w:pPrChange w:id="14869" w:author="He Han" w:date="2026-10-12T15:03:00Z">
                <w:pPr>
                  <w:ind w:firstLine="360"/>
                </w:pPr>
              </w:pPrChange>
            </w:pPr>
            <w:ins w:id="14870" w:author="He Han" w:date="2026-10-12T15:02:00Z">
              <w:r w:rsidRPr="00BB7730">
                <w:rPr>
                  <w:rFonts w:ascii="Times New Roman" w:eastAsia="仿宋_GB2312" w:hAnsi="Times New Roman" w:cs="Times New Roman"/>
                  <w:color w:val="00B0F0"/>
                  <w:sz w:val="18"/>
                  <w:szCs w:val="18"/>
                  <w:shd w:val="clear" w:color="auto" w:fill="FFFFFF"/>
                  <w:rPrChange w:id="14871" w:author="He Han" w:date="2026-10-22T22:16:00Z">
                    <w:rPr>
                      <w:shd w:val="clear" w:color="auto" w:fill="FFFFFF"/>
                    </w:rPr>
                  </w:rPrChange>
                </w:rPr>
                <w:t>Valve material:</w:t>
              </w:r>
              <w:r w:rsidRPr="00BB7730">
                <w:rPr>
                  <w:rFonts w:ascii="Times New Roman" w:eastAsia="仿宋_GB2312" w:hAnsi="Times New Roman" w:cs="Times New Roman"/>
                  <w:color w:val="00B0F0"/>
                  <w:sz w:val="18"/>
                  <w:szCs w:val="18"/>
                  <w:rPrChange w:id="14872" w:author="He Han" w:date="2026-10-22T22:16:00Z">
                    <w:rPr/>
                  </w:rPrChange>
                </w:rPr>
                <w:t xml:space="preserve"> SS</w:t>
              </w:r>
            </w:ins>
          </w:p>
          <w:p w14:paraId="68A7931C" w14:textId="77777777" w:rsidR="00153539" w:rsidRPr="00BB7730" w:rsidRDefault="00885401">
            <w:pPr>
              <w:pStyle w:val="afc"/>
              <w:numPr>
                <w:ilvl w:val="0"/>
                <w:numId w:val="194"/>
              </w:numPr>
              <w:ind w:firstLineChars="0"/>
              <w:jc w:val="both"/>
              <w:rPr>
                <w:ins w:id="14873" w:author="He Han" w:date="2026-10-22T22:16:00Z"/>
                <w:rFonts w:ascii="Times New Roman" w:hAnsi="Times New Roman" w:cs="Times New Roman"/>
                <w:color w:val="0000FF"/>
                <w:sz w:val="18"/>
                <w:szCs w:val="18"/>
                <w:rPrChange w:id="14874" w:author="He Han" w:date="2026-10-22T22:16:00Z">
                  <w:rPr>
                    <w:ins w:id="14875" w:author="He Han" w:date="2026-10-22T22:16:00Z"/>
                    <w:rFonts w:ascii="Times New Roman" w:eastAsia="仿宋_GB2312" w:hAnsi="Times New Roman" w:cs="Times New Roman"/>
                    <w:color w:val="00B0F0"/>
                    <w:sz w:val="18"/>
                    <w:szCs w:val="18"/>
                  </w:rPr>
                </w:rPrChange>
              </w:rPr>
              <w:pPrChange w:id="14876" w:author="He Han" w:date="2026-10-12T15:03:00Z">
                <w:pPr>
                  <w:ind w:firstLine="360"/>
                </w:pPr>
              </w:pPrChange>
            </w:pPr>
            <w:ins w:id="14877" w:author="He Han" w:date="2026-10-12T15:02:00Z">
              <w:r w:rsidRPr="00BB7730">
                <w:rPr>
                  <w:rFonts w:ascii="Times New Roman" w:eastAsia="仿宋_GB2312" w:hAnsi="Times New Roman" w:cs="Times New Roman"/>
                  <w:color w:val="00B0F0"/>
                  <w:sz w:val="18"/>
                  <w:szCs w:val="18"/>
                  <w:rPrChange w:id="14878" w:author="He Han" w:date="2026-10-22T22:16:00Z">
                    <w:rPr/>
                  </w:rPrChange>
                </w:rPr>
                <w:t>Thermometer probe: SS</w:t>
              </w:r>
            </w:ins>
          </w:p>
          <w:p w14:paraId="12FBAFA3" w14:textId="77777777" w:rsidR="00153539" w:rsidRPr="00BB7730" w:rsidRDefault="00885401">
            <w:pPr>
              <w:pStyle w:val="afc"/>
              <w:numPr>
                <w:ilvl w:val="0"/>
                <w:numId w:val="194"/>
              </w:numPr>
              <w:ind w:firstLineChars="0"/>
              <w:jc w:val="both"/>
              <w:rPr>
                <w:ins w:id="14879" w:author="He Han" w:date="2026-10-22T22:16:00Z"/>
                <w:rFonts w:ascii="Times New Roman" w:hAnsi="Times New Roman" w:cs="Times New Roman"/>
                <w:color w:val="0000FF"/>
                <w:sz w:val="18"/>
                <w:szCs w:val="18"/>
                <w:rPrChange w:id="14880" w:author="He Han" w:date="2026-10-22T22:16:00Z">
                  <w:rPr>
                    <w:ins w:id="14881" w:author="He Han" w:date="2026-10-22T22:16:00Z"/>
                    <w:rFonts w:ascii="Times New Roman" w:eastAsia="仿宋_GB2312" w:hAnsi="Times New Roman" w:cs="Times New Roman"/>
                    <w:color w:val="00B0F0"/>
                    <w:sz w:val="18"/>
                    <w:szCs w:val="18"/>
                    <w:shd w:val="clear" w:color="auto" w:fill="FFFFFF"/>
                  </w:rPr>
                </w:rPrChange>
              </w:rPr>
              <w:pPrChange w:id="14882" w:author="He Han" w:date="2026-10-22T22:16:00Z">
                <w:pPr>
                  <w:jc w:val="both"/>
                </w:pPr>
              </w:pPrChange>
            </w:pPr>
            <w:ins w:id="14883" w:author="He Han" w:date="2026-10-12T15:02:00Z">
              <w:r w:rsidRPr="00BB7730">
                <w:rPr>
                  <w:rFonts w:ascii="Times New Roman" w:eastAsia="仿宋_GB2312" w:hAnsi="Times New Roman" w:cs="Times New Roman"/>
                  <w:color w:val="00B0F0"/>
                  <w:sz w:val="18"/>
                  <w:szCs w:val="18"/>
                  <w:shd w:val="clear" w:color="auto" w:fill="FFFFFF"/>
                  <w:rPrChange w:id="14884" w:author="He Han" w:date="2026-10-22T22:16:00Z">
                    <w:rPr>
                      <w:shd w:val="clear" w:color="auto" w:fill="FFFFFF"/>
                    </w:rPr>
                  </w:rPrChange>
                </w:rPr>
                <w:t>Gasket Material: PTFE</w:t>
              </w:r>
            </w:ins>
          </w:p>
          <w:p w14:paraId="3B8EA46C" w14:textId="3524596F" w:rsidR="00153539" w:rsidRPr="00BB7730" w:rsidRDefault="00885401">
            <w:pPr>
              <w:pStyle w:val="afc"/>
              <w:numPr>
                <w:ilvl w:val="0"/>
                <w:numId w:val="194"/>
              </w:numPr>
              <w:ind w:firstLineChars="0"/>
              <w:jc w:val="both"/>
              <w:rPr>
                <w:ins w:id="14885" w:author="He Han" w:date="2026-10-22T22:17:00Z"/>
                <w:rFonts w:ascii="Times New Roman" w:hAnsi="Times New Roman" w:cs="Times New Roman"/>
                <w:color w:val="0000FF"/>
                <w:sz w:val="18"/>
                <w:szCs w:val="18"/>
                <w:rPrChange w:id="14886" w:author="He Han" w:date="2026-10-22T22:17:00Z">
                  <w:rPr>
                    <w:ins w:id="14887" w:author="He Han" w:date="2026-10-22T22:17:00Z"/>
                    <w:rFonts w:ascii="Times New Roman" w:eastAsia="仿宋_GB2312" w:hAnsi="Times New Roman" w:cs="Times New Roman"/>
                    <w:color w:val="00B0F0"/>
                    <w:sz w:val="18"/>
                    <w:szCs w:val="18"/>
                  </w:rPr>
                </w:rPrChange>
              </w:rPr>
              <w:pPrChange w:id="14888" w:author="He Han" w:date="2026-10-22T22:16:00Z">
                <w:pPr>
                  <w:jc w:val="both"/>
                </w:pPr>
              </w:pPrChange>
            </w:pPr>
            <w:ins w:id="14889" w:author="He Han" w:date="2026-10-12T15:02:00Z">
              <w:r w:rsidRPr="00BB7730">
                <w:rPr>
                  <w:rFonts w:ascii="Times New Roman" w:eastAsia="仿宋_GB2312" w:hAnsi="Times New Roman" w:cs="Times New Roman"/>
                  <w:color w:val="00B0F0"/>
                  <w:sz w:val="18"/>
                  <w:szCs w:val="18"/>
                  <w:shd w:val="clear" w:color="auto" w:fill="FFFFFF"/>
                  <w:rPrChange w:id="14890" w:author="He Han" w:date="2026-10-22T22:16:00Z">
                    <w:rPr>
                      <w:shd w:val="clear" w:color="auto" w:fill="FFFFFF"/>
                    </w:rPr>
                  </w:rPrChange>
                </w:rPr>
                <w:t>Transfer pump material :</w:t>
              </w:r>
              <w:r w:rsidRPr="00BB7730">
                <w:rPr>
                  <w:rFonts w:ascii="Times New Roman" w:eastAsia="仿宋_GB2312" w:hAnsi="Times New Roman" w:cs="Times New Roman"/>
                  <w:color w:val="00B0F0"/>
                  <w:sz w:val="18"/>
                  <w:szCs w:val="18"/>
                  <w:rPrChange w:id="14891" w:author="He Han" w:date="2026-10-22T22:16:00Z">
                    <w:rPr/>
                  </w:rPrChange>
                </w:rPr>
                <w:t>SS</w:t>
              </w:r>
            </w:ins>
          </w:p>
          <w:p w14:paraId="4E87C938" w14:textId="56973F4D" w:rsidR="00153539" w:rsidRPr="00BB7730" w:rsidRDefault="00153539">
            <w:pPr>
              <w:pStyle w:val="afc"/>
              <w:numPr>
                <w:ilvl w:val="0"/>
                <w:numId w:val="194"/>
              </w:numPr>
              <w:ind w:firstLineChars="0"/>
              <w:jc w:val="both"/>
              <w:rPr>
                <w:ins w:id="14892" w:author="He Han" w:date="2026-10-22T22:16:00Z"/>
                <w:rFonts w:ascii="Times New Roman" w:hAnsi="Times New Roman" w:cs="Times New Roman"/>
                <w:color w:val="0000FF"/>
                <w:sz w:val="18"/>
                <w:szCs w:val="18"/>
                <w:rPrChange w:id="14893" w:author="He Han" w:date="2026-10-22T22:16:00Z">
                  <w:rPr>
                    <w:ins w:id="14894" w:author="He Han" w:date="2026-10-22T22:16:00Z"/>
                  </w:rPr>
                </w:rPrChange>
              </w:rPr>
              <w:pPrChange w:id="14895" w:author="He Han" w:date="2026-10-22T22:16:00Z">
                <w:pPr>
                  <w:jc w:val="both"/>
                </w:pPr>
              </w:pPrChange>
            </w:pPr>
            <w:ins w:id="14896" w:author="He Han" w:date="2026-10-22T22:17:00Z">
              <w:r w:rsidRPr="00BB7730">
                <w:rPr>
                  <w:rFonts w:ascii="Times New Roman" w:eastAsia="仿宋_GB2312" w:hAnsi="Times New Roman" w:cs="Times New Roman"/>
                  <w:color w:val="00B0F0"/>
                  <w:sz w:val="18"/>
                  <w:szCs w:val="18"/>
                  <w:shd w:val="clear" w:color="auto" w:fill="FFFFFF"/>
                </w:rPr>
                <w:t xml:space="preserve">Pipeline material: </w:t>
              </w:r>
              <w:r w:rsidRPr="00BB7730">
                <w:rPr>
                  <w:rFonts w:ascii="Times New Roman" w:eastAsia="仿宋_GB2312" w:hAnsi="Times New Roman" w:cs="Times New Roman"/>
                  <w:color w:val="00B0F0"/>
                  <w:sz w:val="18"/>
                  <w:szCs w:val="18"/>
                </w:rPr>
                <w:t>SS</w:t>
              </w:r>
            </w:ins>
          </w:p>
          <w:p w14:paraId="237AD56E" w14:textId="7145C996" w:rsidR="00AA4A9B" w:rsidRPr="00BB7730" w:rsidDel="002C22AF" w:rsidRDefault="00AA4A9B">
            <w:pPr>
              <w:pStyle w:val="afc"/>
              <w:numPr>
                <w:ilvl w:val="0"/>
                <w:numId w:val="194"/>
              </w:numPr>
              <w:ind w:left="0" w:firstLineChars="0" w:firstLine="0"/>
              <w:jc w:val="both"/>
              <w:rPr>
                <w:del w:id="14897" w:author="Xuning Wei12232" w:date="2026-07-27T21:07:00Z"/>
                <w:rFonts w:ascii="Times New Roman" w:hAnsi="Times New Roman" w:cs="Times New Roman"/>
                <w:color w:val="0000FF"/>
                <w:sz w:val="18"/>
                <w:szCs w:val="18"/>
                <w:rPrChange w:id="14898" w:author="He Han" w:date="2026-10-22T22:16:00Z">
                  <w:rPr>
                    <w:del w:id="14899" w:author="Xuning Wei12232" w:date="2026-07-27T21:07:00Z"/>
                    <w:rFonts w:eastAsiaTheme="minorEastAsia"/>
                    <w:color w:val="auto"/>
                    <w:shd w:val="clear" w:color="auto" w:fill="FFFFFF"/>
                    <w:lang w:eastAsia="zh-CN"/>
                  </w:rPr>
                </w:rPrChange>
              </w:rPr>
              <w:pPrChange w:id="14900" w:author="He Han" w:date="2026-10-22T22:17:00Z">
                <w:pPr>
                  <w:jc w:val="both"/>
                </w:pPr>
              </w:pPrChange>
            </w:pPr>
            <w:del w:id="14901" w:author="Xuning Wei12232" w:date="2026-07-27T21:07:00Z">
              <w:r w:rsidRPr="00BB7730" w:rsidDel="002C22AF">
                <w:rPr>
                  <w:rFonts w:ascii="Times New Roman" w:eastAsiaTheme="minorEastAsia" w:hAnsi="Times New Roman" w:cs="Times New Roman"/>
                  <w:color w:val="auto"/>
                  <w:sz w:val="18"/>
                  <w:szCs w:val="18"/>
                  <w:shd w:val="clear" w:color="auto" w:fill="FFFFFF"/>
                  <w:lang w:eastAsia="zh-CN"/>
                  <w:rPrChange w:id="14902" w:author="He Han" w:date="2026-10-22T22:16:00Z">
                    <w:rPr>
                      <w:rFonts w:eastAsiaTheme="minorEastAsia"/>
                      <w:color w:val="auto"/>
                      <w:shd w:val="clear" w:color="auto" w:fill="FFFFFF"/>
                      <w:lang w:eastAsia="zh-CN"/>
                    </w:rPr>
                  </w:rPrChange>
                </w:rPr>
                <w:delText>Materials of body: Glass-lined</w:delText>
              </w:r>
            </w:del>
          </w:p>
          <w:bookmarkEnd w:id="14864"/>
          <w:bookmarkEnd w:id="14865"/>
          <w:p w14:paraId="3A5A9F59" w14:textId="1BAAE1C0" w:rsidR="00AA4A9B" w:rsidRPr="00BB7730" w:rsidDel="002C22AF" w:rsidRDefault="00AA4A9B">
            <w:pPr>
              <w:pStyle w:val="afc"/>
              <w:ind w:firstLineChars="0" w:firstLine="0"/>
              <w:rPr>
                <w:del w:id="14903" w:author="Xuning Wei12232" w:date="2026-07-27T21:07:00Z"/>
                <w:rFonts w:ascii="Times New Roman" w:eastAsiaTheme="minorEastAsia" w:hAnsi="Times New Roman" w:cs="Times New Roman"/>
                <w:color w:val="auto"/>
                <w:shd w:val="clear" w:color="auto" w:fill="FFFFFF"/>
                <w:lang w:eastAsia="zh-CN"/>
              </w:rPr>
              <w:pPrChange w:id="14904" w:author="He Han" w:date="2026-10-22T22:17:00Z">
                <w:pPr>
                  <w:jc w:val="both"/>
                </w:pPr>
              </w:pPrChange>
            </w:pPr>
            <w:del w:id="14905" w:author="Xuning Wei12232" w:date="2026-07-27T21:07:00Z">
              <w:r w:rsidRPr="00BB7730" w:rsidDel="002C22AF">
                <w:rPr>
                  <w:rFonts w:ascii="Times New Roman" w:eastAsiaTheme="minorEastAsia" w:hAnsi="Times New Roman" w:cs="Times New Roman"/>
                  <w:color w:val="auto"/>
                  <w:shd w:val="clear" w:color="auto" w:fill="FFFFFF"/>
                  <w:lang w:eastAsia="zh-CN"/>
                </w:rPr>
                <w:delText>Temperature tube: Glass-lined</w:delText>
              </w:r>
            </w:del>
          </w:p>
          <w:p w14:paraId="579193E8" w14:textId="05A3528D" w:rsidR="00AA4A9B" w:rsidRPr="00BB7730" w:rsidRDefault="00AA4A9B">
            <w:pPr>
              <w:pStyle w:val="afc"/>
              <w:ind w:firstLineChars="0" w:firstLine="0"/>
              <w:rPr>
                <w:rFonts w:ascii="Times New Roman" w:hAnsi="Times New Roman" w:cs="Times New Roman"/>
                <w:color w:val="auto"/>
                <w:lang w:eastAsia="zh-CN" w:bidi="ar"/>
              </w:rPr>
              <w:pPrChange w:id="14906" w:author="He Han" w:date="2026-10-22T22:17:00Z">
                <w:pPr>
                  <w:jc w:val="both"/>
                </w:pPr>
              </w:pPrChange>
            </w:pPr>
            <w:del w:id="14907" w:author="Xuning Wei12232" w:date="2026-07-27T21:07:00Z">
              <w:r w:rsidRPr="00BB7730" w:rsidDel="002C22AF">
                <w:rPr>
                  <w:rFonts w:ascii="Times New Roman" w:eastAsiaTheme="minorEastAsia" w:hAnsi="Times New Roman" w:cs="Times New Roman"/>
                  <w:color w:val="auto"/>
                  <w:shd w:val="clear" w:color="auto" w:fill="FFFFFF"/>
                  <w:lang w:eastAsia="zh-CN"/>
                </w:rPr>
                <w:delText>Material of agitator: Glass-lined</w:delText>
              </w:r>
            </w:del>
          </w:p>
        </w:tc>
        <w:tc>
          <w:tcPr>
            <w:tcW w:w="413" w:type="pct"/>
            <w:vMerge w:val="restart"/>
            <w:shd w:val="clear" w:color="auto" w:fill="FFFFFF" w:themeFill="background1"/>
            <w:vAlign w:val="center"/>
          </w:tcPr>
          <w:p w14:paraId="06E411F0" w14:textId="77777777" w:rsidR="00AA4A9B" w:rsidRPr="00BB7730" w:rsidRDefault="00AA4A9B" w:rsidP="00AA4A9B">
            <w:pPr>
              <w:jc w:val="both"/>
              <w:rPr>
                <w:rFonts w:ascii="Times New Roman" w:eastAsia="仿宋_GB2312" w:hAnsi="Times New Roman" w:cs="Times New Roman"/>
                <w:color w:val="auto"/>
                <w:sz w:val="18"/>
                <w:szCs w:val="18"/>
                <w:lang w:eastAsia="zh-CN" w:bidi="ar"/>
              </w:rPr>
            </w:pPr>
            <w:r w:rsidRPr="00BB7730">
              <w:rPr>
                <w:rFonts w:ascii="Times New Roman" w:eastAsia="仿宋_GB2312" w:hAnsi="Times New Roman" w:cs="Times New Roman"/>
                <w:color w:val="auto"/>
                <w:sz w:val="18"/>
                <w:szCs w:val="18"/>
                <w:lang w:eastAsia="zh-CN" w:bidi="ar"/>
              </w:rPr>
              <w:t>No</w:t>
            </w:r>
          </w:p>
        </w:tc>
        <w:tc>
          <w:tcPr>
            <w:tcW w:w="378" w:type="pct"/>
            <w:vMerge w:val="restart"/>
            <w:shd w:val="clear" w:color="auto" w:fill="FFFFFF" w:themeFill="background1"/>
            <w:vAlign w:val="center"/>
          </w:tcPr>
          <w:p w14:paraId="7690DD48" w14:textId="77777777" w:rsidR="00AA4A9B" w:rsidRPr="00BB7730" w:rsidRDefault="00AA4A9B" w:rsidP="00AA4A9B">
            <w:pPr>
              <w:jc w:val="both"/>
              <w:rPr>
                <w:rFonts w:ascii="Times New Roman" w:eastAsia="仿宋_GB2312" w:hAnsi="Times New Roman" w:cs="Times New Roman"/>
                <w:color w:val="auto"/>
                <w:sz w:val="18"/>
                <w:szCs w:val="18"/>
                <w:lang w:eastAsia="zh-CN" w:bidi="ar"/>
              </w:rPr>
            </w:pPr>
            <w:r w:rsidRPr="00BB7730">
              <w:rPr>
                <w:rFonts w:ascii="Times New Roman" w:eastAsia="仿宋_GB2312" w:hAnsi="Times New Roman" w:cs="Times New Roman"/>
                <w:color w:val="auto"/>
                <w:sz w:val="18"/>
                <w:szCs w:val="18"/>
                <w:lang w:eastAsia="zh-CN" w:bidi="ar"/>
              </w:rPr>
              <w:t>No</w:t>
            </w:r>
          </w:p>
        </w:tc>
        <w:tc>
          <w:tcPr>
            <w:tcW w:w="289" w:type="pct"/>
            <w:vAlign w:val="center"/>
          </w:tcPr>
          <w:p w14:paraId="2E85FCBB" w14:textId="77777777" w:rsidR="00AA4A9B" w:rsidRPr="00BB7730" w:rsidRDefault="003E162E" w:rsidP="00AA4A9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color w:val="auto"/>
                  <w:sz w:val="18"/>
                  <w:szCs w:val="18"/>
                  <w:lang w:eastAsia="zh-CN" w:bidi="ar"/>
                </w:rPr>
                <w:id w:val="518668661"/>
                <w14:checkbox>
                  <w14:checked w14:val="1"/>
                  <w14:checkedState w14:val="2612" w14:font="MS Gothic"/>
                  <w14:uncheckedState w14:val="2610" w14:font="MS Gothic"/>
                </w14:checkbox>
              </w:sdtPr>
              <w:sdtEndPr/>
              <w:sdtContent>
                <w:r w:rsidR="00AA4A9B" w:rsidRPr="00BB7730">
                  <w:rPr>
                    <w:rFonts w:ascii="Segoe UI Symbol" w:eastAsia="MS Gothic" w:hAnsi="Segoe UI Symbol" w:cs="Segoe UI Symbol"/>
                    <w:color w:val="auto"/>
                    <w:sz w:val="18"/>
                    <w:szCs w:val="18"/>
                    <w:lang w:eastAsia="zh-CN" w:bidi="ar"/>
                  </w:rPr>
                  <w:t>☒</w:t>
                </w:r>
              </w:sdtContent>
            </w:sdt>
            <w:r w:rsidR="00AA4A9B" w:rsidRPr="00BB7730">
              <w:rPr>
                <w:rFonts w:ascii="Times New Roman" w:eastAsia="仿宋_GB2312" w:hAnsi="Times New Roman" w:cs="Times New Roman"/>
                <w:color w:val="auto"/>
                <w:sz w:val="18"/>
                <w:szCs w:val="18"/>
                <w:lang w:eastAsia="zh-CN" w:bidi="ar"/>
              </w:rPr>
              <w:t>Yes</w:t>
            </w:r>
          </w:p>
        </w:tc>
        <w:tc>
          <w:tcPr>
            <w:tcW w:w="589" w:type="pct"/>
            <w:vAlign w:val="center"/>
          </w:tcPr>
          <w:p w14:paraId="653D6939" w14:textId="22B37369" w:rsidR="00AA4A9B" w:rsidRPr="00BB7730" w:rsidRDefault="003E162E" w:rsidP="00AA4A9B">
            <w:pPr>
              <w:jc w:val="both"/>
              <w:rPr>
                <w:rFonts w:ascii="Times New Roman" w:eastAsia="仿宋_GB2312" w:hAnsi="Times New Roman" w:cs="Times New Roman"/>
                <w:color w:val="auto"/>
                <w:sz w:val="18"/>
                <w:szCs w:val="18"/>
                <w:lang w:eastAsia="zh-CN" w:bidi="ar"/>
              </w:rPr>
            </w:pPr>
            <w:customXmlInsRangeStart w:id="14908" w:author="Xuning Wei12232" w:date="2026-07-27T21:14:00Z"/>
            <w:sdt>
              <w:sdtPr>
                <w:rPr>
                  <w:rFonts w:ascii="Times New Roman" w:eastAsia="仿宋_GB2312" w:hAnsi="Times New Roman" w:cs="Times New Roman"/>
                  <w:color w:val="auto"/>
                  <w:sz w:val="18"/>
                  <w:szCs w:val="18"/>
                </w:rPr>
                <w:id w:val="-817958787"/>
                <w14:checkbox>
                  <w14:checked w14:val="0"/>
                  <w14:checkedState w14:val="2612" w14:font="MS Gothic"/>
                  <w14:uncheckedState w14:val="2610" w14:font="MS Gothic"/>
                </w14:checkbox>
              </w:sdtPr>
              <w:sdtEndPr/>
              <w:sdtContent>
                <w:customXmlInsRangeEnd w:id="14908"/>
                <w:ins w:id="14909" w:author="Xuning Wei12232" w:date="2026-07-27T21:14:00Z">
                  <w:r w:rsidR="00AA4A9B" w:rsidRPr="00BB7730">
                    <w:rPr>
                      <w:rFonts w:ascii="Segoe UI Symbol" w:eastAsia="仿宋_GB2312" w:hAnsi="Segoe UI Symbol" w:cs="Segoe UI Symbol"/>
                      <w:color w:val="auto"/>
                      <w:sz w:val="18"/>
                      <w:szCs w:val="18"/>
                    </w:rPr>
                    <w:t>☐</w:t>
                  </w:r>
                </w:ins>
                <w:customXmlInsRangeStart w:id="14910" w:author="Xuning Wei12232" w:date="2026-07-27T21:14:00Z"/>
              </w:sdtContent>
            </w:sdt>
            <w:customXmlInsRangeEnd w:id="14910"/>
            <w:ins w:id="14911" w:author="Xuning Wei12232" w:date="2026-07-27T21:14:00Z">
              <w:r w:rsidR="00AA4A9B" w:rsidRPr="00BB7730">
                <w:rPr>
                  <w:rFonts w:ascii="Times New Roman" w:eastAsia="仿宋_GB2312" w:hAnsi="Times New Roman" w:cs="Times New Roman"/>
                  <w:color w:val="auto"/>
                  <w:sz w:val="18"/>
                  <w:szCs w:val="18"/>
                </w:rPr>
                <w:t xml:space="preserve"> No</w:t>
              </w:r>
            </w:ins>
            <w:customXmlDelRangeStart w:id="14912" w:author="Xuning Wei12232" w:date="2026-07-27T21:14:00Z"/>
            <w:sdt>
              <w:sdtPr>
                <w:rPr>
                  <w:rFonts w:ascii="Times New Roman" w:eastAsia="仿宋_GB2312" w:hAnsi="Times New Roman" w:cs="Times New Roman"/>
                  <w:color w:val="auto"/>
                  <w:sz w:val="18"/>
                  <w:szCs w:val="18"/>
                  <w:lang w:eastAsia="zh-CN" w:bidi="ar"/>
                </w:rPr>
                <w:id w:val="1731719685"/>
                <w14:checkbox>
                  <w14:checked w14:val="0"/>
                  <w14:checkedState w14:val="2612" w14:font="MS Gothic"/>
                  <w14:uncheckedState w14:val="2610" w14:font="MS Gothic"/>
                </w14:checkbox>
              </w:sdtPr>
              <w:sdtEndPr/>
              <w:sdtContent>
                <w:customXmlDelRangeEnd w:id="14912"/>
                <w:del w:id="14913" w:author="Xuning Wei12232" w:date="2026-07-27T21:14:00Z">
                  <w:r w:rsidR="00AA4A9B" w:rsidRPr="00BB7730" w:rsidDel="008E5F3F">
                    <w:rPr>
                      <w:rFonts w:ascii="Segoe UI Symbol" w:eastAsia="仿宋_GB2312" w:hAnsi="Segoe UI Symbol" w:cs="Segoe UI Symbol"/>
                      <w:color w:val="auto"/>
                      <w:sz w:val="18"/>
                      <w:szCs w:val="18"/>
                      <w:lang w:eastAsia="zh-CN" w:bidi="ar"/>
                    </w:rPr>
                    <w:delText>☐</w:delText>
                  </w:r>
                </w:del>
                <w:customXmlDelRangeStart w:id="14914" w:author="Xuning Wei12232" w:date="2026-07-27T21:14:00Z"/>
              </w:sdtContent>
            </w:sdt>
            <w:customXmlDelRangeEnd w:id="14914"/>
            <w:del w:id="14915" w:author="Xuning Wei12232" w:date="2026-07-27T21:14:00Z">
              <w:r w:rsidR="00AA4A9B" w:rsidRPr="00BB7730" w:rsidDel="008E5F3F">
                <w:rPr>
                  <w:rFonts w:ascii="Times New Roman" w:eastAsia="仿宋_GB2312" w:hAnsi="Times New Roman" w:cs="Times New Roman"/>
                  <w:color w:val="auto"/>
                  <w:sz w:val="18"/>
                  <w:szCs w:val="18"/>
                  <w:lang w:eastAsia="zh-CN" w:bidi="ar"/>
                </w:rPr>
                <w:delText xml:space="preserve"> No</w:delText>
              </w:r>
            </w:del>
          </w:p>
        </w:tc>
        <w:tc>
          <w:tcPr>
            <w:tcW w:w="740" w:type="pct"/>
            <w:vMerge w:val="restart"/>
            <w:vAlign w:val="center"/>
          </w:tcPr>
          <w:p w14:paraId="330E4138" w14:textId="77777777" w:rsidR="00AA4A9B" w:rsidRPr="00BB7730" w:rsidRDefault="003E162E" w:rsidP="00AA4A9B">
            <w:pPr>
              <w:jc w:val="both"/>
              <w:rPr>
                <w:ins w:id="14916" w:author="Xuning Wei12232" w:date="2026-07-27T21:14:00Z"/>
                <w:rFonts w:ascii="Times New Roman" w:eastAsia="仿宋_GB2312" w:hAnsi="Times New Roman" w:cs="Times New Roman"/>
                <w:color w:val="auto"/>
                <w:kern w:val="0"/>
                <w:sz w:val="18"/>
                <w:szCs w:val="18"/>
                <w:u w:val="single"/>
                <w:lang w:eastAsia="zh-CN"/>
              </w:rPr>
            </w:pPr>
            <w:customXmlInsRangeStart w:id="14917" w:author="Xuning Wei12232" w:date="2026-07-27T21:14:00Z"/>
            <w:sdt>
              <w:sdtPr>
                <w:rPr>
                  <w:rFonts w:ascii="Times New Roman" w:eastAsia="仿宋_GB2312" w:hAnsi="Times New Roman" w:cs="Times New Roman"/>
                  <w:b/>
                  <w:color w:val="auto"/>
                  <w:sz w:val="18"/>
                  <w:szCs w:val="18"/>
                </w:rPr>
                <w:id w:val="1608383319"/>
                <w14:checkbox>
                  <w14:checked w14:val="0"/>
                  <w14:checkedState w14:val="2612" w14:font="MS Gothic"/>
                  <w14:uncheckedState w14:val="2610" w14:font="MS Gothic"/>
                </w14:checkbox>
              </w:sdtPr>
              <w:sdtEndPr/>
              <w:sdtContent>
                <w:customXmlInsRangeEnd w:id="14917"/>
                <w:ins w:id="14918" w:author="Xuning Wei12232" w:date="2026-07-27T21:14:00Z">
                  <w:r w:rsidR="00AA4A9B" w:rsidRPr="00BB7730">
                    <w:rPr>
                      <w:rFonts w:ascii="Segoe UI Symbol" w:eastAsia="MS Gothic" w:hAnsi="Segoe UI Symbol" w:cs="Segoe UI Symbol"/>
                      <w:b/>
                      <w:color w:val="auto"/>
                      <w:sz w:val="18"/>
                      <w:szCs w:val="18"/>
                    </w:rPr>
                    <w:t>☐</w:t>
                  </w:r>
                </w:ins>
                <w:customXmlInsRangeStart w:id="14919" w:author="Xuning Wei12232" w:date="2026-07-27T21:14:00Z"/>
              </w:sdtContent>
            </w:sdt>
            <w:customXmlInsRangeEnd w:id="14919"/>
            <w:ins w:id="14920" w:author="Xuning Wei12232" w:date="2026-07-27T21:14:00Z">
              <w:r w:rsidR="00AA4A9B" w:rsidRPr="00BB7730">
                <w:rPr>
                  <w:rFonts w:ascii="Times New Roman" w:eastAsia="仿宋_GB2312" w:hAnsi="Times New Roman" w:cs="Times New Roman"/>
                  <w:color w:val="auto"/>
                  <w:kern w:val="0"/>
                  <w:sz w:val="18"/>
                  <w:szCs w:val="18"/>
                </w:rPr>
                <w:t xml:space="preserve"> </w:t>
              </w:r>
              <w:r w:rsidR="00AA4A9B" w:rsidRPr="00BB7730">
                <w:rPr>
                  <w:rFonts w:ascii="Times New Roman" w:eastAsia="仿宋_GB2312" w:hAnsi="Times New Roman" w:cs="Times New Roman"/>
                  <w:color w:val="auto"/>
                  <w:kern w:val="0"/>
                  <w:sz w:val="18"/>
                  <w:szCs w:val="18"/>
                  <w:lang w:eastAsia="zh-CN"/>
                </w:rPr>
                <w:t>Asymchem R&amp;D Lab:</w:t>
              </w:r>
              <w:r w:rsidR="00AA4A9B" w:rsidRPr="00BB7730">
                <w:rPr>
                  <w:rFonts w:ascii="Times New Roman" w:eastAsia="仿宋_GB2312" w:hAnsi="Times New Roman" w:cs="Times New Roman"/>
                  <w:color w:val="auto"/>
                  <w:kern w:val="0"/>
                  <w:sz w:val="18"/>
                  <w:szCs w:val="18"/>
                  <w:u w:val="single"/>
                  <w:lang w:eastAsia="zh-CN"/>
                </w:rPr>
                <w:t xml:space="preserve"> N/A </w:t>
              </w:r>
            </w:ins>
          </w:p>
          <w:p w14:paraId="44E8BD23" w14:textId="79D5E092" w:rsidR="00AA4A9B" w:rsidRPr="00BB7730" w:rsidRDefault="003E162E" w:rsidP="00AA4A9B">
            <w:pPr>
              <w:jc w:val="both"/>
              <w:rPr>
                <w:ins w:id="14921" w:author="Xuning Wei12232" w:date="2026-07-27T21:14:00Z"/>
                <w:rFonts w:ascii="Times New Roman" w:eastAsia="仿宋_GB2312" w:hAnsi="Times New Roman" w:cs="Times New Roman"/>
                <w:color w:val="auto"/>
                <w:kern w:val="0"/>
                <w:sz w:val="18"/>
                <w:szCs w:val="18"/>
                <w:u w:val="single"/>
                <w:lang w:eastAsia="zh-CN"/>
              </w:rPr>
            </w:pPr>
            <w:customXmlInsRangeStart w:id="14922" w:author="Xuning Wei12232" w:date="2026-07-27T21:14:00Z"/>
            <w:sdt>
              <w:sdtPr>
                <w:rPr>
                  <w:rFonts w:ascii="Times New Roman" w:eastAsia="仿宋_GB2312" w:hAnsi="Times New Roman" w:cs="Times New Roman"/>
                  <w:b/>
                  <w:color w:val="auto"/>
                  <w:sz w:val="18"/>
                  <w:szCs w:val="18"/>
                </w:rPr>
                <w:id w:val="-1297669006"/>
                <w14:checkbox>
                  <w14:checked w14:val="1"/>
                  <w14:checkedState w14:val="2612" w14:font="MS Gothic"/>
                  <w14:uncheckedState w14:val="2610" w14:font="MS Gothic"/>
                </w14:checkbox>
              </w:sdtPr>
              <w:sdtEndPr/>
              <w:sdtContent>
                <w:customXmlInsRangeEnd w:id="14922"/>
                <w:ins w:id="14923" w:author="Xuning Wei12232" w:date="2026-07-27T21:14:00Z">
                  <w:r w:rsidR="00AA4A9B" w:rsidRPr="00BB7730">
                    <w:rPr>
                      <w:rFonts w:ascii="Segoe UI Symbol" w:eastAsia="MS Gothic" w:hAnsi="Segoe UI Symbol" w:cs="Segoe UI Symbol"/>
                      <w:b/>
                      <w:color w:val="auto"/>
                      <w:sz w:val="18"/>
                      <w:szCs w:val="18"/>
                    </w:rPr>
                    <w:t>☒</w:t>
                  </w:r>
                </w:ins>
                <w:customXmlInsRangeStart w:id="14924" w:author="Xuning Wei12232" w:date="2026-07-27T21:14:00Z"/>
              </w:sdtContent>
            </w:sdt>
            <w:customXmlInsRangeEnd w:id="14924"/>
            <w:ins w:id="14925" w:author="Xuning Wei12232" w:date="2026-07-27T21:14:00Z">
              <w:r w:rsidR="00AA4A9B" w:rsidRPr="00BB7730">
                <w:rPr>
                  <w:rFonts w:ascii="Times New Roman" w:eastAsia="仿宋_GB2312" w:hAnsi="Times New Roman" w:cs="Times New Roman"/>
                  <w:color w:val="auto"/>
                  <w:kern w:val="0"/>
                  <w:sz w:val="18"/>
                  <w:szCs w:val="18"/>
                </w:rPr>
                <w:t xml:space="preserve"> </w:t>
              </w:r>
              <w:r w:rsidR="00AA4A9B" w:rsidRPr="00BB7730">
                <w:rPr>
                  <w:rFonts w:ascii="Times New Roman" w:eastAsia="仿宋_GB2312" w:hAnsi="Times New Roman" w:cs="Times New Roman"/>
                  <w:color w:val="auto"/>
                  <w:kern w:val="0"/>
                  <w:sz w:val="18"/>
                  <w:szCs w:val="18"/>
                  <w:lang w:eastAsia="zh-CN"/>
                </w:rPr>
                <w:t>Asymchem Production data, Lot Number:</w:t>
              </w:r>
              <w:r w:rsidR="00AA4A9B" w:rsidRPr="00BB7730">
                <w:rPr>
                  <w:rFonts w:ascii="Times New Roman" w:eastAsia="仿宋_GB2312" w:hAnsi="Times New Roman" w:cs="Times New Roman"/>
                  <w:color w:val="auto"/>
                  <w:kern w:val="0"/>
                  <w:sz w:val="18"/>
                  <w:szCs w:val="18"/>
                  <w:u w:val="single"/>
                  <w:lang w:eastAsia="zh-CN"/>
                </w:rPr>
                <w:t xml:space="preserve">   CPo140020-02-01-0</w:t>
              </w:r>
            </w:ins>
            <w:ins w:id="14926" w:author="Xuning Wei12232" w:date="2026-07-27T21:15:00Z">
              <w:r w:rsidR="00AA4A9B" w:rsidRPr="00BB7730">
                <w:rPr>
                  <w:rFonts w:ascii="Times New Roman" w:eastAsia="仿宋_GB2312" w:hAnsi="Times New Roman" w:cs="Times New Roman"/>
                  <w:color w:val="auto"/>
                  <w:kern w:val="0"/>
                  <w:sz w:val="18"/>
                  <w:szCs w:val="18"/>
                  <w:u w:val="single"/>
                  <w:lang w:eastAsia="zh-CN"/>
                </w:rPr>
                <w:t>1~04</w:t>
              </w:r>
            </w:ins>
            <w:ins w:id="14927" w:author="Xuning Wei12232" w:date="2026-07-27T21:14:00Z">
              <w:r w:rsidR="00AA4A9B" w:rsidRPr="00BB7730">
                <w:rPr>
                  <w:rFonts w:ascii="Times New Roman" w:eastAsia="仿宋_GB2312" w:hAnsi="Times New Roman" w:cs="Times New Roman"/>
                  <w:color w:val="auto"/>
                  <w:kern w:val="0"/>
                  <w:sz w:val="18"/>
                  <w:szCs w:val="18"/>
                  <w:u w:val="single"/>
                  <w:lang w:eastAsia="zh-CN"/>
                </w:rPr>
                <w:t xml:space="preserve">    </w:t>
              </w:r>
            </w:ins>
          </w:p>
          <w:p w14:paraId="2FACBF9B" w14:textId="77777777" w:rsidR="00AA4A9B" w:rsidRPr="00BB7730" w:rsidRDefault="003E162E" w:rsidP="00AA4A9B">
            <w:pPr>
              <w:jc w:val="both"/>
              <w:rPr>
                <w:ins w:id="14928" w:author="Xuning Wei12232" w:date="2026-07-27T21:14:00Z"/>
                <w:rFonts w:ascii="Times New Roman" w:eastAsia="仿宋_GB2312" w:hAnsi="Times New Roman" w:cs="Times New Roman"/>
                <w:color w:val="auto"/>
                <w:kern w:val="0"/>
                <w:sz w:val="18"/>
                <w:szCs w:val="18"/>
                <w:lang w:eastAsia="zh-CN"/>
              </w:rPr>
            </w:pPr>
            <w:customXmlInsRangeStart w:id="14929" w:author="Xuning Wei12232" w:date="2026-07-27T21:14:00Z"/>
            <w:sdt>
              <w:sdtPr>
                <w:rPr>
                  <w:rFonts w:ascii="Times New Roman" w:eastAsia="仿宋_GB2312" w:hAnsi="Times New Roman" w:cs="Times New Roman"/>
                  <w:b/>
                  <w:color w:val="auto"/>
                  <w:sz w:val="18"/>
                  <w:szCs w:val="18"/>
                </w:rPr>
                <w:id w:val="1755862104"/>
                <w14:checkbox>
                  <w14:checked w14:val="0"/>
                  <w14:checkedState w14:val="2612" w14:font="MS Gothic"/>
                  <w14:uncheckedState w14:val="2610" w14:font="MS Gothic"/>
                </w14:checkbox>
              </w:sdtPr>
              <w:sdtEndPr/>
              <w:sdtContent>
                <w:customXmlInsRangeEnd w:id="14929"/>
                <w:ins w:id="14930" w:author="Xuning Wei12232" w:date="2026-07-27T21:14:00Z">
                  <w:r w:rsidR="00AA4A9B" w:rsidRPr="00BB7730">
                    <w:rPr>
                      <w:rFonts w:ascii="Segoe UI Symbol" w:eastAsia="仿宋_GB2312" w:hAnsi="Segoe UI Symbol" w:cs="Segoe UI Symbol"/>
                      <w:b/>
                      <w:color w:val="auto"/>
                      <w:sz w:val="18"/>
                      <w:szCs w:val="18"/>
                    </w:rPr>
                    <w:t>☐</w:t>
                  </w:r>
                </w:ins>
                <w:customXmlInsRangeStart w:id="14931" w:author="Xuning Wei12232" w:date="2026-07-27T21:14:00Z"/>
              </w:sdtContent>
            </w:sdt>
            <w:customXmlInsRangeEnd w:id="14931"/>
            <w:ins w:id="14932" w:author="Xuning Wei12232" w:date="2026-07-27T21:14:00Z">
              <w:r w:rsidR="00AA4A9B" w:rsidRPr="00BB7730">
                <w:rPr>
                  <w:rFonts w:ascii="Times New Roman" w:eastAsia="仿宋_GB2312" w:hAnsi="Times New Roman" w:cs="Times New Roman"/>
                  <w:color w:val="auto"/>
                  <w:kern w:val="0"/>
                  <w:sz w:val="18"/>
                  <w:szCs w:val="18"/>
                </w:rPr>
                <w:t xml:space="preserve"> </w:t>
              </w:r>
              <w:r w:rsidR="00AA4A9B" w:rsidRPr="00BB7730">
                <w:rPr>
                  <w:rFonts w:ascii="Times New Roman" w:eastAsia="仿宋_GB2312" w:hAnsi="Times New Roman" w:cs="Times New Roman"/>
                  <w:color w:val="auto"/>
                  <w:kern w:val="0"/>
                  <w:sz w:val="18"/>
                  <w:szCs w:val="18"/>
                  <w:lang w:eastAsia="zh-CN"/>
                </w:rPr>
                <w:t>Supplier data:</w:t>
              </w:r>
              <w:r w:rsidR="00AA4A9B" w:rsidRPr="00BB7730">
                <w:rPr>
                  <w:rFonts w:ascii="Times New Roman" w:eastAsia="仿宋_GB2312" w:hAnsi="Times New Roman" w:cs="Times New Roman"/>
                  <w:color w:val="auto"/>
                  <w:kern w:val="0"/>
                  <w:sz w:val="18"/>
                  <w:szCs w:val="18"/>
                  <w:u w:val="single"/>
                  <w:lang w:eastAsia="zh-CN"/>
                </w:rPr>
                <w:t xml:space="preserve"> N/A</w:t>
              </w:r>
              <w:r w:rsidR="00AA4A9B" w:rsidRPr="00BB7730">
                <w:rPr>
                  <w:rFonts w:ascii="Times New Roman" w:eastAsia="仿宋_GB2312" w:hAnsi="Times New Roman" w:cs="Times New Roman"/>
                  <w:color w:val="auto"/>
                  <w:kern w:val="0"/>
                  <w:sz w:val="18"/>
                  <w:szCs w:val="18"/>
                  <w:lang w:eastAsia="zh-CN"/>
                </w:rPr>
                <w:t xml:space="preserve"> </w:t>
              </w:r>
            </w:ins>
          </w:p>
          <w:p w14:paraId="113F79A0" w14:textId="77777777" w:rsidR="00AA4A9B" w:rsidRPr="00BB7730" w:rsidRDefault="003E162E" w:rsidP="00AA4A9B">
            <w:pPr>
              <w:jc w:val="both"/>
              <w:rPr>
                <w:ins w:id="14933" w:author="Xuning Wei12232" w:date="2026-07-27T21:14:00Z"/>
                <w:rFonts w:ascii="Times New Roman" w:eastAsia="仿宋_GB2312" w:hAnsi="Times New Roman" w:cs="Times New Roman"/>
                <w:color w:val="auto"/>
                <w:kern w:val="0"/>
                <w:sz w:val="18"/>
                <w:szCs w:val="18"/>
                <w:u w:val="single"/>
                <w:lang w:eastAsia="zh-CN"/>
              </w:rPr>
            </w:pPr>
            <w:customXmlInsRangeStart w:id="14934" w:author="Xuning Wei12232" w:date="2026-07-27T21:14:00Z"/>
            <w:sdt>
              <w:sdtPr>
                <w:rPr>
                  <w:rFonts w:ascii="Times New Roman" w:eastAsia="仿宋_GB2312" w:hAnsi="Times New Roman" w:cs="Times New Roman"/>
                  <w:b/>
                  <w:color w:val="auto"/>
                  <w:sz w:val="18"/>
                  <w:szCs w:val="18"/>
                </w:rPr>
                <w:id w:val="142165037"/>
                <w14:checkbox>
                  <w14:checked w14:val="1"/>
                  <w14:checkedState w14:val="2612" w14:font="MS Gothic"/>
                  <w14:uncheckedState w14:val="2610" w14:font="MS Gothic"/>
                </w14:checkbox>
              </w:sdtPr>
              <w:sdtEndPr/>
              <w:sdtContent>
                <w:customXmlInsRangeEnd w:id="14934"/>
                <w:ins w:id="14935" w:author="Xuning Wei12232" w:date="2026-07-27T21:14:00Z">
                  <w:r w:rsidR="00AA4A9B" w:rsidRPr="00BB7730">
                    <w:rPr>
                      <w:rFonts w:ascii="Segoe UI Symbol" w:eastAsia="MS Gothic" w:hAnsi="Segoe UI Symbol" w:cs="Segoe UI Symbol"/>
                      <w:b/>
                      <w:color w:val="auto"/>
                      <w:sz w:val="18"/>
                      <w:szCs w:val="18"/>
                    </w:rPr>
                    <w:t>☒</w:t>
                  </w:r>
                </w:ins>
                <w:customXmlInsRangeStart w:id="14936" w:author="Xuning Wei12232" w:date="2026-07-27T21:14:00Z"/>
              </w:sdtContent>
            </w:sdt>
            <w:customXmlInsRangeEnd w:id="14936"/>
            <w:ins w:id="14937" w:author="Xuning Wei12232" w:date="2026-07-27T21:14:00Z">
              <w:r w:rsidR="00AA4A9B" w:rsidRPr="00BB7730">
                <w:rPr>
                  <w:rFonts w:ascii="Times New Roman" w:eastAsia="仿宋_GB2312" w:hAnsi="Times New Roman" w:cs="Times New Roman"/>
                  <w:color w:val="auto"/>
                  <w:kern w:val="0"/>
                  <w:sz w:val="18"/>
                  <w:szCs w:val="18"/>
                </w:rPr>
                <w:t xml:space="preserve"> *</w:t>
              </w:r>
              <w:r w:rsidR="00AA4A9B" w:rsidRPr="00BB7730">
                <w:rPr>
                  <w:rFonts w:ascii="Times New Roman" w:eastAsia="仿宋_GB2312" w:hAnsi="Times New Roman" w:cs="Times New Roman"/>
                  <w:color w:val="auto"/>
                  <w:sz w:val="18"/>
                  <w:szCs w:val="18"/>
                  <w:lang w:eastAsia="zh-CN"/>
                </w:rPr>
                <w:t>Handbook &amp; Page:</w:t>
              </w:r>
              <w:r w:rsidR="00AA4A9B" w:rsidRPr="00BB7730">
                <w:rPr>
                  <w:rFonts w:ascii="Times New Roman" w:eastAsia="仿宋_GB2312" w:hAnsi="Times New Roman" w:cs="Times New Roman"/>
                  <w:color w:val="auto"/>
                  <w:sz w:val="18"/>
                  <w:szCs w:val="18"/>
                  <w:u w:val="single"/>
                  <w:lang w:eastAsia="zh-CN"/>
                </w:rPr>
                <w:t xml:space="preserve"> </w:t>
              </w:r>
              <w:r w:rsidR="00AA4A9B" w:rsidRPr="00BB7730">
                <w:rPr>
                  <w:rFonts w:ascii="Times New Roman" w:eastAsia="仿宋_GB2312" w:hAnsi="Times New Roman" w:cs="Times New Roman"/>
                  <w:color w:val="auto"/>
                  <w:sz w:val="18"/>
                  <w:szCs w:val="18"/>
                  <w:u w:val="single"/>
                </w:rPr>
                <w:t>The Pilot Plant Real Book Page 10-14&amp;10-15</w:t>
              </w:r>
              <w:r w:rsidR="00AA4A9B" w:rsidRPr="00BB7730">
                <w:rPr>
                  <w:rFonts w:ascii="Times New Roman" w:eastAsia="仿宋_GB2312" w:hAnsi="Times New Roman" w:cs="Times New Roman"/>
                  <w:color w:val="auto"/>
                  <w:kern w:val="0"/>
                  <w:sz w:val="18"/>
                  <w:szCs w:val="18"/>
                  <w:u w:val="single"/>
                  <w:lang w:eastAsia="zh-CN"/>
                </w:rPr>
                <w:t xml:space="preserve"> </w:t>
              </w:r>
            </w:ins>
          </w:p>
          <w:p w14:paraId="7FFAA0FF" w14:textId="4B299A35" w:rsidR="00AA4A9B" w:rsidRPr="00BB7730" w:rsidDel="008E5F3F" w:rsidRDefault="003E162E" w:rsidP="00AA4A9B">
            <w:pPr>
              <w:jc w:val="both"/>
              <w:rPr>
                <w:del w:id="14938" w:author="Xuning Wei12232" w:date="2026-07-27T21:14:00Z"/>
                <w:rFonts w:ascii="Times New Roman" w:eastAsia="仿宋_GB2312" w:hAnsi="Times New Roman" w:cs="Times New Roman"/>
                <w:color w:val="auto"/>
                <w:sz w:val="18"/>
                <w:szCs w:val="18"/>
                <w:u w:val="single"/>
                <w:lang w:eastAsia="zh-CN" w:bidi="ar"/>
              </w:rPr>
            </w:pPr>
            <w:customXmlInsRangeStart w:id="14939" w:author="Xuning Wei12232" w:date="2026-07-27T21:14:00Z"/>
            <w:sdt>
              <w:sdtPr>
                <w:rPr>
                  <w:rFonts w:ascii="Times New Roman" w:eastAsia="仿宋_GB2312" w:hAnsi="Times New Roman" w:cs="Times New Roman"/>
                  <w:b/>
                  <w:color w:val="auto"/>
                  <w:sz w:val="18"/>
                  <w:szCs w:val="18"/>
                </w:rPr>
                <w:id w:val="-1231456511"/>
                <w14:checkbox>
                  <w14:checked w14:val="1"/>
                  <w14:checkedState w14:val="2612" w14:font="MS Gothic"/>
                  <w14:uncheckedState w14:val="2610" w14:font="MS Gothic"/>
                </w14:checkbox>
              </w:sdtPr>
              <w:sdtEndPr/>
              <w:sdtContent>
                <w:customXmlInsRangeEnd w:id="14939"/>
                <w:ins w:id="14940" w:author="Xuning Wei12232" w:date="2026-07-27T21:14:00Z">
                  <w:r w:rsidR="00AA4A9B" w:rsidRPr="00BB7730">
                    <w:rPr>
                      <w:rFonts w:ascii="Segoe UI Symbol" w:eastAsia="MS Gothic" w:hAnsi="Segoe UI Symbol" w:cs="Segoe UI Symbol"/>
                      <w:b/>
                      <w:color w:val="auto"/>
                      <w:sz w:val="18"/>
                      <w:szCs w:val="18"/>
                      <w:rPrChange w:id="14941" w:author="He Han" w:date="2026-10-13T14:13:00Z">
                        <w:rPr>
                          <w:rFonts w:ascii="Segoe UI Symbol" w:eastAsia="MS Gothic" w:hAnsi="Segoe UI Symbol" w:cs="Segoe UI Symbol"/>
                          <w:color w:val="auto"/>
                          <w:sz w:val="18"/>
                          <w:szCs w:val="18"/>
                        </w:rPr>
                      </w:rPrChange>
                    </w:rPr>
                    <w:t>☒</w:t>
                  </w:r>
                </w:ins>
                <w:customXmlInsRangeStart w:id="14942" w:author="Xuning Wei12232" w:date="2026-07-27T21:14:00Z"/>
              </w:sdtContent>
            </w:sdt>
            <w:customXmlInsRangeEnd w:id="14942"/>
            <w:ins w:id="14943" w:author="Xuning Wei12232" w:date="2026-07-27T21:14:00Z">
              <w:r w:rsidR="00AA4A9B" w:rsidRPr="00BB7730">
                <w:rPr>
                  <w:rFonts w:ascii="Times New Roman" w:eastAsia="仿宋_GB2312" w:hAnsi="Times New Roman" w:cs="Times New Roman"/>
                  <w:b/>
                  <w:color w:val="auto"/>
                  <w:sz w:val="18"/>
                  <w:szCs w:val="18"/>
                  <w:rPrChange w:id="14944" w:author="He Han" w:date="2026-10-13T14:13:00Z">
                    <w:rPr>
                      <w:rFonts w:ascii="Times New Roman" w:eastAsia="仿宋_GB2312" w:hAnsi="Times New Roman" w:cs="Times New Roman"/>
                      <w:color w:val="auto"/>
                      <w:sz w:val="18"/>
                      <w:szCs w:val="18"/>
                    </w:rPr>
                  </w:rPrChange>
                </w:rPr>
                <w:t xml:space="preserve"> </w:t>
              </w:r>
              <w:r w:rsidR="00AA4A9B" w:rsidRPr="00BB7730">
                <w:rPr>
                  <w:rFonts w:ascii="Times New Roman" w:eastAsia="仿宋_GB2312" w:hAnsi="Times New Roman" w:cs="Times New Roman"/>
                  <w:color w:val="auto"/>
                  <w:sz w:val="18"/>
                  <w:szCs w:val="18"/>
                </w:rPr>
                <w:t>Other</w:t>
              </w:r>
              <w:r w:rsidR="00AA4A9B" w:rsidRPr="00BB7730">
                <w:rPr>
                  <w:rFonts w:ascii="Times New Roman" w:eastAsia="仿宋_GB2312" w:hAnsi="Times New Roman" w:cs="Times New Roman"/>
                  <w:color w:val="auto"/>
                  <w:sz w:val="18"/>
                  <w:szCs w:val="18"/>
                  <w:lang w:eastAsia="zh-CN"/>
                </w:rPr>
                <w:t>:</w:t>
              </w:r>
              <w:r w:rsidR="00AA4A9B" w:rsidRPr="00BB7730">
                <w:rPr>
                  <w:rFonts w:ascii="Times New Roman" w:eastAsia="仿宋_GB2312" w:hAnsi="Times New Roman" w:cs="Times New Roman"/>
                  <w:color w:val="auto"/>
                  <w:kern w:val="0"/>
                  <w:sz w:val="18"/>
                  <w:szCs w:val="18"/>
                  <w:u w:val="single"/>
                  <w:lang w:eastAsia="zh-CN"/>
                </w:rPr>
                <w:t xml:space="preserve"> </w:t>
              </w:r>
              <w:del w:id="14945" w:author="He Han" w:date="2026-08-27T15:36:00Z">
                <w:r w:rsidR="00AA4A9B" w:rsidRPr="00BB7730" w:rsidDel="00C15BC5">
                  <w:rPr>
                    <w:rFonts w:ascii="Times New Roman" w:eastAsia="仿宋_GB2312" w:hAnsi="Times New Roman" w:cs="Times New Roman"/>
                    <w:color w:val="auto"/>
                    <w:kern w:val="0"/>
                    <w:sz w:val="18"/>
                    <w:szCs w:val="18"/>
                    <w:u w:val="single"/>
                    <w:lang w:eastAsia="zh-CN"/>
                  </w:rPr>
                  <w:delText xml:space="preserve">    </w:delText>
                </w:r>
              </w:del>
              <w:r w:rsidR="00AA4A9B" w:rsidRPr="00BB7730">
                <w:rPr>
                  <w:rFonts w:ascii="Times New Roman" w:eastAsia="仿宋_GB2312" w:hAnsi="Times New Roman" w:cs="Times New Roman"/>
                  <w:color w:val="auto"/>
                  <w:kern w:val="0"/>
                  <w:sz w:val="18"/>
                  <w:szCs w:val="18"/>
                  <w:u w:val="single"/>
                  <w:lang w:eastAsia="zh-CN"/>
                </w:rPr>
                <w:t>C-276 exhibits excellent corrosion resistance to various organic acids, inorganic acids, alkalis and salts.The material demonstrates good corrosion resistance, including tolerance to organic solvents.The solvents are neutral, and the material compatibility is confirmed.</w:t>
              </w:r>
              <w:del w:id="14946" w:author="He Han" w:date="2026-08-27T15:36:00Z">
                <w:r w:rsidR="00AA4A9B" w:rsidRPr="00BB7730" w:rsidDel="00C15BC5">
                  <w:rPr>
                    <w:rFonts w:ascii="Times New Roman" w:eastAsia="仿宋_GB2312" w:hAnsi="Times New Roman" w:cs="Times New Roman"/>
                    <w:color w:val="auto"/>
                    <w:kern w:val="0"/>
                    <w:sz w:val="18"/>
                    <w:szCs w:val="18"/>
                    <w:u w:val="single"/>
                    <w:lang w:eastAsia="zh-CN"/>
                  </w:rPr>
                  <w:delText xml:space="preserve">   </w:delText>
                </w:r>
              </w:del>
            </w:ins>
            <w:customXmlDelRangeStart w:id="14947" w:author="Xuning Wei12232" w:date="2026-07-27T21:14:00Z"/>
            <w:sdt>
              <w:sdtPr>
                <w:rPr>
                  <w:rFonts w:ascii="Times New Roman" w:eastAsia="仿宋_GB2312" w:hAnsi="Times New Roman" w:cs="Times New Roman"/>
                  <w:b/>
                  <w:color w:val="auto"/>
                  <w:sz w:val="18"/>
                  <w:szCs w:val="18"/>
                  <w:lang w:eastAsia="zh-CN" w:bidi="ar"/>
                </w:rPr>
                <w:id w:val="404893579"/>
                <w14:checkbox>
                  <w14:checked w14:val="0"/>
                  <w14:checkedState w14:val="2612" w14:font="MS Gothic"/>
                  <w14:uncheckedState w14:val="2610" w14:font="MS Gothic"/>
                </w14:checkbox>
              </w:sdtPr>
              <w:sdtEndPr/>
              <w:sdtContent>
                <w:customXmlDelRangeEnd w:id="14947"/>
                <w:del w:id="14948" w:author="Xuning Wei12232" w:date="2026-07-27T21:14:00Z">
                  <w:r w:rsidR="00AA4A9B" w:rsidRPr="00BB7730" w:rsidDel="008E5F3F">
                    <w:rPr>
                      <w:rFonts w:ascii="Segoe UI Symbol" w:eastAsia="仿宋_GB2312" w:hAnsi="Segoe UI Symbol" w:cs="Segoe UI Symbol"/>
                      <w:b/>
                      <w:color w:val="auto"/>
                      <w:sz w:val="18"/>
                      <w:szCs w:val="18"/>
                      <w:lang w:eastAsia="zh-CN" w:bidi="ar"/>
                    </w:rPr>
                    <w:delText>☐</w:delText>
                  </w:r>
                </w:del>
                <w:customXmlDelRangeStart w:id="14949" w:author="Xuning Wei12232" w:date="2026-07-27T21:14:00Z"/>
              </w:sdtContent>
            </w:sdt>
            <w:customXmlDelRangeEnd w:id="14949"/>
            <w:del w:id="14950" w:author="Xuning Wei12232" w:date="2026-07-27T21:14:00Z">
              <w:r w:rsidR="00AA4A9B" w:rsidRPr="00BB7730" w:rsidDel="008E5F3F">
                <w:rPr>
                  <w:rFonts w:ascii="Times New Roman" w:eastAsia="仿宋_GB2312" w:hAnsi="Times New Roman" w:cs="Times New Roman"/>
                  <w:color w:val="auto"/>
                  <w:sz w:val="18"/>
                  <w:szCs w:val="18"/>
                  <w:lang w:eastAsia="zh-CN" w:bidi="ar"/>
                </w:rPr>
                <w:delText xml:space="preserve"> Asymchem R&amp;D Lab:</w:delText>
              </w:r>
              <w:r w:rsidR="00AA4A9B" w:rsidRPr="00BB7730" w:rsidDel="008E5F3F">
                <w:rPr>
                  <w:rFonts w:ascii="Times New Roman" w:eastAsia="仿宋_GB2312" w:hAnsi="Times New Roman" w:cs="Times New Roman"/>
                  <w:color w:val="auto"/>
                  <w:sz w:val="18"/>
                  <w:szCs w:val="18"/>
                  <w:u w:val="single"/>
                  <w:lang w:eastAsia="zh-CN" w:bidi="ar"/>
                </w:rPr>
                <w:delText xml:space="preserve">N/A </w:delText>
              </w:r>
            </w:del>
          </w:p>
          <w:p w14:paraId="4CFF490D" w14:textId="2D70708B" w:rsidR="00AA4A9B" w:rsidRPr="00BB7730" w:rsidDel="008E5F3F" w:rsidRDefault="003E162E" w:rsidP="00AA4A9B">
            <w:pPr>
              <w:jc w:val="both"/>
              <w:rPr>
                <w:del w:id="14951" w:author="Xuning Wei12232" w:date="2026-07-27T21:14:00Z"/>
                <w:rFonts w:ascii="Times New Roman" w:eastAsia="仿宋_GB2312" w:hAnsi="Times New Roman" w:cs="Times New Roman"/>
                <w:color w:val="auto"/>
                <w:sz w:val="18"/>
                <w:szCs w:val="18"/>
                <w:u w:val="single"/>
                <w:lang w:eastAsia="zh-CN" w:bidi="ar"/>
              </w:rPr>
            </w:pPr>
            <w:customXmlDelRangeStart w:id="14952" w:author="Xuning Wei12232" w:date="2026-07-27T21:14:00Z"/>
            <w:sdt>
              <w:sdtPr>
                <w:rPr>
                  <w:rFonts w:ascii="Times New Roman" w:eastAsia="仿宋_GB2312" w:hAnsi="Times New Roman" w:cs="Times New Roman"/>
                  <w:b/>
                  <w:color w:val="auto"/>
                  <w:sz w:val="18"/>
                  <w:szCs w:val="18"/>
                  <w:lang w:eastAsia="zh-CN" w:bidi="ar"/>
                </w:rPr>
                <w:id w:val="1030459449"/>
                <w14:checkbox>
                  <w14:checked w14:val="1"/>
                  <w14:checkedState w14:val="2612" w14:font="MS Gothic"/>
                  <w14:uncheckedState w14:val="2610" w14:font="MS Gothic"/>
                </w14:checkbox>
              </w:sdtPr>
              <w:sdtEndPr/>
              <w:sdtContent>
                <w:customXmlDelRangeEnd w:id="14952"/>
                <w:del w:id="14953" w:author="Xuning Wei12232" w:date="2026-07-27T21:14:00Z">
                  <w:r w:rsidR="00AA4A9B" w:rsidRPr="00BB7730" w:rsidDel="008E5F3F">
                    <w:rPr>
                      <w:rFonts w:ascii="Segoe UI Symbol" w:eastAsia="仿宋_GB2312" w:hAnsi="Segoe UI Symbol" w:cs="Segoe UI Symbol"/>
                      <w:b/>
                      <w:color w:val="auto"/>
                      <w:sz w:val="18"/>
                      <w:szCs w:val="18"/>
                      <w:lang w:eastAsia="zh-CN" w:bidi="ar"/>
                    </w:rPr>
                    <w:delText>☒</w:delText>
                  </w:r>
                </w:del>
                <w:customXmlDelRangeStart w:id="14954" w:author="Xuning Wei12232" w:date="2026-07-27T21:14:00Z"/>
              </w:sdtContent>
            </w:sdt>
            <w:customXmlDelRangeEnd w:id="14954"/>
            <w:del w:id="14955" w:author="Xuning Wei12232" w:date="2026-07-27T21:14:00Z">
              <w:r w:rsidR="00AA4A9B" w:rsidRPr="00BB7730" w:rsidDel="008E5F3F">
                <w:rPr>
                  <w:rFonts w:ascii="Times New Roman" w:eastAsia="仿宋_GB2312" w:hAnsi="Times New Roman" w:cs="Times New Roman"/>
                  <w:color w:val="auto"/>
                  <w:sz w:val="18"/>
                  <w:szCs w:val="18"/>
                  <w:lang w:eastAsia="zh-CN" w:bidi="ar"/>
                </w:rPr>
                <w:delText xml:space="preserve"> Asymchem Production data, Lot Number:</w:delText>
              </w:r>
              <w:r w:rsidR="00AA4A9B" w:rsidRPr="00BB7730" w:rsidDel="008E5F3F">
                <w:rPr>
                  <w:rFonts w:ascii="Times New Roman" w:eastAsia="仿宋_GB2312" w:hAnsi="Times New Roman" w:cs="Times New Roman"/>
                  <w:color w:val="auto"/>
                  <w:sz w:val="18"/>
                  <w:szCs w:val="18"/>
                  <w:u w:val="single"/>
                  <w:lang w:eastAsia="zh-CN" w:bidi="ar"/>
                </w:rPr>
                <w:delText xml:space="preserve">  CPo140020</w:delText>
              </w:r>
            </w:del>
            <w:ins w:id="14956" w:author="Johan Granander" w:date="2026-05-04T11:57:00Z">
              <w:del w:id="14957" w:author="Xuning Wei12232" w:date="2026-07-27T21:14:00Z">
                <w:r w:rsidR="00AA4A9B" w:rsidRPr="00BB7730" w:rsidDel="008E5F3F">
                  <w:rPr>
                    <w:rFonts w:ascii="Times New Roman" w:eastAsia="仿宋_GB2312" w:hAnsi="Times New Roman" w:cs="Times New Roman"/>
                    <w:color w:val="auto"/>
                    <w:sz w:val="18"/>
                    <w:szCs w:val="18"/>
                    <w:lang w:eastAsia="zh-CN" w:bidi="ar"/>
                  </w:rPr>
                  <w:delText>:</w:delText>
                </w:r>
                <w:r w:rsidR="00AA4A9B" w:rsidRPr="00BB7730" w:rsidDel="008E5F3F">
                  <w:rPr>
                    <w:rFonts w:ascii="Times New Roman" w:eastAsia="仿宋_GB2312" w:hAnsi="Times New Roman" w:cs="Times New Roman"/>
                    <w:color w:val="auto"/>
                    <w:sz w:val="18"/>
                    <w:szCs w:val="18"/>
                    <w:u w:val="single"/>
                    <w:lang w:eastAsia="zh-CN" w:bidi="ar"/>
                  </w:rPr>
                  <w:delText xml:space="preserve"> </w:delText>
                </w:r>
              </w:del>
              <w:del w:id="14958" w:author="Xuning Wei12232" w:date="2026-07-27T17:56:00Z">
                <w:r w:rsidR="00AA4A9B" w:rsidRPr="00BB7730" w:rsidDel="00F338FC">
                  <w:rPr>
                    <w:rFonts w:ascii="Times New Roman" w:eastAsia="仿宋_GB2312" w:hAnsi="Times New Roman" w:cs="Times New Roman"/>
                    <w:color w:val="auto"/>
                    <w:sz w:val="18"/>
                    <w:szCs w:val="18"/>
                    <w:u w:val="single"/>
                    <w:lang w:eastAsia="zh-CN" w:bidi="ar"/>
                  </w:rPr>
                  <w:delText>CPo140020</w:delText>
                </w:r>
              </w:del>
            </w:ins>
            <w:del w:id="14959" w:author="Xuning Wei12232" w:date="2026-07-27T17:56:00Z">
              <w:r w:rsidR="00AA4A9B" w:rsidRPr="00BB7730" w:rsidDel="00F338FC">
                <w:rPr>
                  <w:rFonts w:ascii="Times New Roman" w:eastAsia="仿宋_GB2312" w:hAnsi="Times New Roman" w:cs="Times New Roman"/>
                  <w:color w:val="auto"/>
                  <w:sz w:val="18"/>
                  <w:szCs w:val="18"/>
                  <w:u w:val="single"/>
                  <w:lang w:eastAsia="zh-CN" w:bidi="ar"/>
                </w:rPr>
                <w:delText>-02-01-02</w:delText>
              </w:r>
            </w:del>
            <w:del w:id="14960" w:author="Xuning Wei12232" w:date="2026-07-27T21:14:00Z">
              <w:r w:rsidR="00AA4A9B" w:rsidRPr="00BB7730" w:rsidDel="008E5F3F">
                <w:rPr>
                  <w:rFonts w:ascii="Times New Roman" w:eastAsia="仿宋_GB2312" w:hAnsi="Times New Roman" w:cs="Times New Roman"/>
                  <w:color w:val="auto"/>
                  <w:sz w:val="18"/>
                  <w:szCs w:val="18"/>
                  <w:u w:val="single"/>
                  <w:lang w:eastAsia="zh-CN" w:bidi="ar"/>
                </w:rPr>
                <w:delText xml:space="preserve">  </w:delText>
              </w:r>
            </w:del>
          </w:p>
          <w:p w14:paraId="78A25FA5" w14:textId="478741F6" w:rsidR="00AA4A9B" w:rsidRPr="00BB7730" w:rsidDel="008E5F3F" w:rsidRDefault="003E162E" w:rsidP="00AA4A9B">
            <w:pPr>
              <w:jc w:val="both"/>
              <w:rPr>
                <w:del w:id="14961" w:author="Xuning Wei12232" w:date="2026-07-27T21:14:00Z"/>
                <w:rFonts w:ascii="Times New Roman" w:eastAsia="仿宋_GB2312" w:hAnsi="Times New Roman" w:cs="Times New Roman"/>
                <w:color w:val="auto"/>
                <w:sz w:val="18"/>
                <w:szCs w:val="18"/>
                <w:lang w:eastAsia="zh-CN" w:bidi="ar"/>
              </w:rPr>
            </w:pPr>
            <w:customXmlDelRangeStart w:id="14962" w:author="Xuning Wei12232" w:date="2026-07-27T21:14:00Z"/>
            <w:sdt>
              <w:sdtPr>
                <w:rPr>
                  <w:rFonts w:ascii="Times New Roman" w:eastAsia="仿宋_GB2312" w:hAnsi="Times New Roman" w:cs="Times New Roman"/>
                  <w:b/>
                  <w:color w:val="auto"/>
                  <w:sz w:val="18"/>
                  <w:szCs w:val="18"/>
                  <w:lang w:eastAsia="zh-CN" w:bidi="ar"/>
                </w:rPr>
                <w:id w:val="259107944"/>
                <w14:checkbox>
                  <w14:checked w14:val="0"/>
                  <w14:checkedState w14:val="2612" w14:font="MS Gothic"/>
                  <w14:uncheckedState w14:val="2610" w14:font="MS Gothic"/>
                </w14:checkbox>
              </w:sdtPr>
              <w:sdtEndPr/>
              <w:sdtContent>
                <w:customXmlDelRangeEnd w:id="14962"/>
                <w:del w:id="14963" w:author="Xuning Wei12232" w:date="2026-07-27T21:14:00Z">
                  <w:r w:rsidR="00AA4A9B" w:rsidRPr="00BB7730" w:rsidDel="008E5F3F">
                    <w:rPr>
                      <w:rFonts w:ascii="Segoe UI Symbol" w:eastAsia="仿宋_GB2312" w:hAnsi="Segoe UI Symbol" w:cs="Segoe UI Symbol"/>
                      <w:b/>
                      <w:color w:val="auto"/>
                      <w:sz w:val="18"/>
                      <w:szCs w:val="18"/>
                      <w:lang w:eastAsia="zh-CN" w:bidi="ar"/>
                    </w:rPr>
                    <w:delText>☐</w:delText>
                  </w:r>
                </w:del>
                <w:customXmlDelRangeStart w:id="14964" w:author="Xuning Wei12232" w:date="2026-07-27T21:14:00Z"/>
              </w:sdtContent>
            </w:sdt>
            <w:customXmlDelRangeEnd w:id="14964"/>
            <w:del w:id="14965" w:author="Xuning Wei12232" w:date="2026-07-27T21:14:00Z">
              <w:r w:rsidR="00AA4A9B" w:rsidRPr="00BB7730" w:rsidDel="008E5F3F">
                <w:rPr>
                  <w:rFonts w:ascii="Times New Roman" w:eastAsia="仿宋_GB2312" w:hAnsi="Times New Roman" w:cs="Times New Roman"/>
                  <w:color w:val="auto"/>
                  <w:sz w:val="18"/>
                  <w:szCs w:val="18"/>
                  <w:lang w:eastAsia="zh-CN" w:bidi="ar"/>
                </w:rPr>
                <w:delText xml:space="preserve"> Supplier data:</w:delText>
              </w:r>
              <w:r w:rsidR="00AA4A9B" w:rsidRPr="00BB7730" w:rsidDel="008E5F3F">
                <w:rPr>
                  <w:rFonts w:ascii="Times New Roman" w:eastAsia="仿宋_GB2312" w:hAnsi="Times New Roman" w:cs="Times New Roman"/>
                  <w:color w:val="auto"/>
                  <w:sz w:val="18"/>
                  <w:szCs w:val="18"/>
                  <w:u w:val="single"/>
                  <w:lang w:eastAsia="zh-CN" w:bidi="ar"/>
                </w:rPr>
                <w:delText xml:space="preserve">  N</w:delText>
              </w:r>
            </w:del>
            <w:ins w:id="14966" w:author="Johan Granander" w:date="2026-05-04T11:58:00Z">
              <w:del w:id="14967" w:author="Xuning Wei12232" w:date="2026-07-27T21:14:00Z">
                <w:r w:rsidR="00AA4A9B" w:rsidRPr="00BB7730" w:rsidDel="008E5F3F">
                  <w:rPr>
                    <w:rFonts w:ascii="Times New Roman" w:eastAsia="仿宋_GB2312" w:hAnsi="Times New Roman" w:cs="Times New Roman"/>
                    <w:color w:val="auto"/>
                    <w:sz w:val="18"/>
                    <w:szCs w:val="18"/>
                    <w:lang w:eastAsia="zh-CN" w:bidi="ar"/>
                  </w:rPr>
                  <w:delText>:</w:delText>
                </w:r>
                <w:r w:rsidR="00AA4A9B" w:rsidRPr="00BB7730" w:rsidDel="008E5F3F">
                  <w:rPr>
                    <w:rFonts w:ascii="Times New Roman" w:eastAsia="仿宋_GB2312" w:hAnsi="Times New Roman" w:cs="Times New Roman"/>
                    <w:color w:val="auto"/>
                    <w:sz w:val="18"/>
                    <w:szCs w:val="18"/>
                    <w:u w:val="single"/>
                    <w:lang w:eastAsia="zh-CN" w:bidi="ar"/>
                  </w:rPr>
                  <w:delText xml:space="preserve"> N</w:delText>
                </w:r>
              </w:del>
            </w:ins>
            <w:del w:id="14968" w:author="Xuning Wei12232" w:date="2026-07-27T21:14:00Z">
              <w:r w:rsidR="00AA4A9B" w:rsidRPr="00BB7730" w:rsidDel="008E5F3F">
                <w:rPr>
                  <w:rFonts w:ascii="Times New Roman" w:eastAsia="仿宋_GB2312" w:hAnsi="Times New Roman" w:cs="Times New Roman"/>
                  <w:color w:val="auto"/>
                  <w:sz w:val="18"/>
                  <w:szCs w:val="18"/>
                  <w:u w:val="single"/>
                  <w:lang w:eastAsia="zh-CN" w:bidi="ar"/>
                </w:rPr>
                <w:delText xml:space="preserve">/A  </w:delText>
              </w:r>
              <w:r w:rsidR="00AA4A9B" w:rsidRPr="00BB7730" w:rsidDel="008E5F3F">
                <w:rPr>
                  <w:rFonts w:ascii="Times New Roman" w:eastAsia="仿宋_GB2312" w:hAnsi="Times New Roman" w:cs="Times New Roman"/>
                  <w:color w:val="auto"/>
                  <w:sz w:val="18"/>
                  <w:szCs w:val="18"/>
                  <w:lang w:eastAsia="zh-CN" w:bidi="ar"/>
                </w:rPr>
                <w:delText xml:space="preserve"> </w:delText>
              </w:r>
            </w:del>
          </w:p>
          <w:p w14:paraId="083C3AAD" w14:textId="6673564C" w:rsidR="00AA4A9B" w:rsidRPr="00BB7730" w:rsidDel="008E5F3F" w:rsidRDefault="003E162E" w:rsidP="00AA4A9B">
            <w:pPr>
              <w:jc w:val="both"/>
              <w:rPr>
                <w:del w:id="14969" w:author="Xuning Wei12232" w:date="2026-07-27T21:14:00Z"/>
                <w:rFonts w:ascii="Times New Roman" w:eastAsia="仿宋_GB2312" w:hAnsi="Times New Roman" w:cs="Times New Roman"/>
                <w:color w:val="auto"/>
                <w:sz w:val="18"/>
                <w:szCs w:val="18"/>
                <w:u w:val="single"/>
                <w:lang w:eastAsia="zh-CN" w:bidi="ar"/>
              </w:rPr>
            </w:pPr>
            <w:customXmlDelRangeStart w:id="14970" w:author="Xuning Wei12232" w:date="2026-07-27T21:14:00Z"/>
            <w:sdt>
              <w:sdtPr>
                <w:rPr>
                  <w:rFonts w:ascii="Times New Roman" w:eastAsia="仿宋_GB2312" w:hAnsi="Times New Roman" w:cs="Times New Roman"/>
                  <w:b/>
                  <w:color w:val="auto"/>
                  <w:sz w:val="18"/>
                  <w:szCs w:val="18"/>
                  <w:lang w:eastAsia="zh-CN" w:bidi="ar"/>
                </w:rPr>
                <w:id w:val="-2139030207"/>
                <w14:checkbox>
                  <w14:checked w14:val="0"/>
                  <w14:checkedState w14:val="2612" w14:font="MS Gothic"/>
                  <w14:uncheckedState w14:val="2610" w14:font="MS Gothic"/>
                </w14:checkbox>
              </w:sdtPr>
              <w:sdtEndPr/>
              <w:sdtContent>
                <w:customXmlDelRangeEnd w:id="14970"/>
                <w:del w:id="14971" w:author="Xuning Wei12232" w:date="2026-07-27T21:14:00Z">
                  <w:r w:rsidR="00AA4A9B" w:rsidRPr="00BB7730" w:rsidDel="008E5F3F">
                    <w:rPr>
                      <w:rFonts w:ascii="Segoe UI Symbol" w:eastAsia="MS Gothic" w:hAnsi="Segoe UI Symbol" w:cs="Segoe UI Symbol"/>
                      <w:b/>
                      <w:color w:val="auto"/>
                      <w:sz w:val="18"/>
                      <w:szCs w:val="18"/>
                      <w:lang w:eastAsia="zh-CN" w:bidi="ar"/>
                    </w:rPr>
                    <w:delText>☐</w:delText>
                  </w:r>
                </w:del>
                <w:customXmlDelRangeStart w:id="14972" w:author="Xuning Wei12232" w:date="2026-07-27T21:14:00Z"/>
              </w:sdtContent>
            </w:sdt>
            <w:customXmlDelRangeEnd w:id="14972"/>
            <w:del w:id="14973" w:author="Xuning Wei12232" w:date="2026-07-27T21:14:00Z">
              <w:r w:rsidR="00AA4A9B" w:rsidRPr="00BB7730" w:rsidDel="008E5F3F">
                <w:rPr>
                  <w:rFonts w:ascii="Times New Roman" w:eastAsia="仿宋_GB2312" w:hAnsi="Times New Roman" w:cs="Times New Roman"/>
                  <w:color w:val="auto"/>
                  <w:sz w:val="18"/>
                  <w:szCs w:val="18"/>
                  <w:lang w:eastAsia="zh-CN" w:bidi="ar"/>
                </w:rPr>
                <w:delText xml:space="preserve"> *Handbook &amp; Page:</w:delText>
              </w:r>
              <w:r w:rsidR="00AA4A9B" w:rsidRPr="00BB7730" w:rsidDel="008E5F3F">
                <w:rPr>
                  <w:rFonts w:ascii="Times New Roman" w:eastAsia="仿宋_GB2312" w:hAnsi="Times New Roman" w:cs="Times New Roman"/>
                  <w:color w:val="auto"/>
                  <w:sz w:val="18"/>
                  <w:szCs w:val="18"/>
                  <w:u w:val="single"/>
                  <w:lang w:eastAsia="zh-CN" w:bidi="ar"/>
                </w:rPr>
                <w:delText xml:space="preserve">        </w:delText>
              </w:r>
            </w:del>
          </w:p>
          <w:p w14:paraId="09A3AA89" w14:textId="6300DC3F" w:rsidR="00AA4A9B" w:rsidRPr="00BB7730" w:rsidRDefault="003E162E" w:rsidP="00AA4A9B">
            <w:pPr>
              <w:jc w:val="both"/>
              <w:rPr>
                <w:rFonts w:ascii="Times New Roman" w:eastAsia="仿宋_GB2312" w:hAnsi="Times New Roman" w:cs="Times New Roman"/>
                <w:color w:val="auto"/>
                <w:sz w:val="18"/>
                <w:szCs w:val="18"/>
                <w:lang w:eastAsia="zh-CN" w:bidi="ar"/>
              </w:rPr>
            </w:pPr>
            <w:customXmlDelRangeStart w:id="14974" w:author="Xuning Wei12232" w:date="2026-07-27T21:14:00Z"/>
            <w:sdt>
              <w:sdtPr>
                <w:rPr>
                  <w:rFonts w:ascii="Times New Roman" w:eastAsia="仿宋_GB2312" w:hAnsi="Times New Roman" w:cs="Times New Roman"/>
                  <w:color w:val="auto"/>
                  <w:sz w:val="18"/>
                  <w:szCs w:val="18"/>
                  <w:lang w:eastAsia="zh-CN" w:bidi="ar"/>
                </w:rPr>
                <w:id w:val="77640826"/>
                <w14:checkbox>
                  <w14:checked w14:val="1"/>
                  <w14:checkedState w14:val="2612" w14:font="MS Gothic"/>
                  <w14:uncheckedState w14:val="2610" w14:font="MS Gothic"/>
                </w14:checkbox>
              </w:sdtPr>
              <w:sdtEndPr/>
              <w:sdtContent>
                <w:customXmlDelRangeEnd w:id="14974"/>
                <w:del w:id="14975" w:author="Xuning Wei12232" w:date="2026-07-27T21:14:00Z">
                  <w:r w:rsidR="00AA4A9B" w:rsidRPr="00BB7730" w:rsidDel="008E5F3F">
                    <w:rPr>
                      <w:rFonts w:ascii="Segoe UI Symbol" w:eastAsia="仿宋_GB2312" w:hAnsi="Segoe UI Symbol" w:cs="Segoe UI Symbol"/>
                      <w:color w:val="auto"/>
                      <w:sz w:val="18"/>
                      <w:szCs w:val="18"/>
                      <w:lang w:eastAsia="zh-CN" w:bidi="ar"/>
                    </w:rPr>
                    <w:delText>☒</w:delText>
                  </w:r>
                </w:del>
                <w:customXmlDelRangeStart w:id="14976" w:author="Xuning Wei12232" w:date="2026-07-27T21:14:00Z"/>
              </w:sdtContent>
            </w:sdt>
            <w:customXmlDelRangeEnd w:id="14976"/>
            <w:del w:id="14977" w:author="Xuning Wei12232" w:date="2026-07-27T21:14:00Z">
              <w:r w:rsidR="00AA4A9B" w:rsidRPr="00BB7730" w:rsidDel="008E5F3F">
                <w:rPr>
                  <w:rFonts w:ascii="Times New Roman" w:eastAsia="仿宋_GB2312" w:hAnsi="Times New Roman" w:cs="Times New Roman"/>
                  <w:color w:val="auto"/>
                  <w:sz w:val="18"/>
                  <w:szCs w:val="18"/>
                  <w:lang w:eastAsia="zh-CN" w:bidi="ar"/>
                </w:rPr>
                <w:delText xml:space="preserve"> Other:</w:delText>
              </w:r>
              <w:r w:rsidR="00AA4A9B" w:rsidRPr="00BB7730" w:rsidDel="008E5F3F">
                <w:rPr>
                  <w:rFonts w:ascii="Times New Roman" w:eastAsia="仿宋_GB2312" w:hAnsi="Times New Roman" w:cs="Times New Roman"/>
                  <w:color w:val="auto"/>
                  <w:sz w:val="18"/>
                  <w:szCs w:val="18"/>
                  <w:u w:val="single"/>
                  <w:lang w:eastAsia="zh-CN" w:bidi="ar"/>
                </w:rPr>
                <w:delText xml:space="preserve">   N/A   </w:delText>
              </w:r>
            </w:del>
          </w:p>
        </w:tc>
      </w:tr>
      <w:tr w:rsidR="00AA4A9B" w:rsidRPr="00BB7730" w14:paraId="52847544" w14:textId="77777777" w:rsidTr="001C718C">
        <w:trPr>
          <w:trHeight w:val="1072"/>
        </w:trPr>
        <w:tc>
          <w:tcPr>
            <w:tcW w:w="184" w:type="pct"/>
            <w:vMerge/>
            <w:shd w:val="clear" w:color="auto" w:fill="FFFFFF" w:themeFill="background1"/>
            <w:vAlign w:val="center"/>
          </w:tcPr>
          <w:p w14:paraId="5D9573F9" w14:textId="77777777" w:rsidR="00AA4A9B" w:rsidRPr="00BB7730" w:rsidRDefault="00AA4A9B" w:rsidP="00AA4A9B">
            <w:pPr>
              <w:jc w:val="center"/>
              <w:rPr>
                <w:rFonts w:ascii="Times New Roman" w:eastAsia="仿宋_GB2312" w:hAnsi="Times New Roman" w:cs="Times New Roman"/>
                <w:color w:val="auto"/>
                <w:sz w:val="18"/>
                <w:szCs w:val="18"/>
                <w:lang w:eastAsia="zh-CN" w:bidi="ar"/>
              </w:rPr>
            </w:pPr>
          </w:p>
        </w:tc>
        <w:tc>
          <w:tcPr>
            <w:tcW w:w="1282" w:type="pct"/>
            <w:vMerge/>
            <w:shd w:val="clear" w:color="auto" w:fill="FFFFFF" w:themeFill="background1"/>
            <w:vAlign w:val="center"/>
          </w:tcPr>
          <w:p w14:paraId="498F0DEB" w14:textId="77777777" w:rsidR="00AA4A9B" w:rsidRPr="00BB7730" w:rsidRDefault="00AA4A9B" w:rsidP="00AA4A9B">
            <w:pPr>
              <w:rPr>
                <w:rFonts w:ascii="Times New Roman" w:eastAsia="仿宋_GB2312" w:hAnsi="Times New Roman" w:cs="Times New Roman"/>
                <w:b/>
                <w:color w:val="auto"/>
                <w:sz w:val="18"/>
                <w:szCs w:val="18"/>
                <w:lang w:eastAsia="zh-CN" w:bidi="ar"/>
              </w:rPr>
            </w:pPr>
          </w:p>
        </w:tc>
        <w:tc>
          <w:tcPr>
            <w:tcW w:w="1125" w:type="pct"/>
            <w:vMerge/>
            <w:shd w:val="clear" w:color="auto" w:fill="FFFFFF" w:themeFill="background1"/>
            <w:vAlign w:val="center"/>
          </w:tcPr>
          <w:p w14:paraId="1015D0E2" w14:textId="77777777" w:rsidR="00AA4A9B" w:rsidRPr="00BB7730" w:rsidRDefault="00AA4A9B" w:rsidP="00AA4A9B">
            <w:pPr>
              <w:rPr>
                <w:rFonts w:ascii="Times New Roman" w:eastAsiaTheme="minorEastAsia" w:hAnsi="Times New Roman" w:cs="Times New Roman"/>
                <w:color w:val="auto"/>
                <w:sz w:val="18"/>
                <w:szCs w:val="18"/>
                <w:shd w:val="clear" w:color="auto" w:fill="FFFFFF"/>
                <w:lang w:eastAsia="zh-CN"/>
              </w:rPr>
            </w:pPr>
          </w:p>
        </w:tc>
        <w:tc>
          <w:tcPr>
            <w:tcW w:w="413" w:type="pct"/>
            <w:vMerge/>
            <w:shd w:val="clear" w:color="auto" w:fill="FFFFFF" w:themeFill="background1"/>
            <w:vAlign w:val="center"/>
          </w:tcPr>
          <w:p w14:paraId="2FFB1FC8" w14:textId="77777777" w:rsidR="00AA4A9B" w:rsidRPr="00BB7730" w:rsidRDefault="00AA4A9B" w:rsidP="00AA4A9B">
            <w:pPr>
              <w:rPr>
                <w:rFonts w:ascii="Times New Roman" w:eastAsia="仿宋_GB2312" w:hAnsi="Times New Roman" w:cs="Times New Roman"/>
                <w:color w:val="auto"/>
                <w:sz w:val="18"/>
                <w:szCs w:val="18"/>
                <w:lang w:eastAsia="zh-CN" w:bidi="ar"/>
              </w:rPr>
            </w:pPr>
          </w:p>
        </w:tc>
        <w:tc>
          <w:tcPr>
            <w:tcW w:w="378" w:type="pct"/>
            <w:vMerge/>
            <w:shd w:val="clear" w:color="auto" w:fill="FFFFFF" w:themeFill="background1"/>
            <w:vAlign w:val="center"/>
          </w:tcPr>
          <w:p w14:paraId="4FFEFF8A" w14:textId="77777777" w:rsidR="00AA4A9B" w:rsidRPr="00BB7730" w:rsidRDefault="00AA4A9B" w:rsidP="00AA4A9B">
            <w:pPr>
              <w:rPr>
                <w:rFonts w:ascii="Times New Roman" w:eastAsia="仿宋_GB2312" w:hAnsi="Times New Roman" w:cs="Times New Roman"/>
                <w:color w:val="auto"/>
                <w:sz w:val="18"/>
                <w:szCs w:val="18"/>
                <w:lang w:eastAsia="zh-CN" w:bidi="ar"/>
              </w:rPr>
            </w:pPr>
          </w:p>
        </w:tc>
        <w:tc>
          <w:tcPr>
            <w:tcW w:w="289" w:type="pct"/>
            <w:vAlign w:val="center"/>
          </w:tcPr>
          <w:p w14:paraId="54B0D37C" w14:textId="16EC7BC3" w:rsidR="00AA4A9B" w:rsidRPr="00BB7730" w:rsidRDefault="003E162E" w:rsidP="00AA4A9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331720476"/>
                <w14:checkbox>
                  <w14:checked w14:val="0"/>
                  <w14:checkedState w14:val="2612" w14:font="MS Gothic"/>
                  <w14:uncheckedState w14:val="2610" w14:font="MS Gothic"/>
                </w14:checkbox>
              </w:sdtPr>
              <w:sdtEndPr/>
              <w:sdtContent>
                <w:r w:rsidR="00AA4A9B" w:rsidRPr="00BB7730">
                  <w:rPr>
                    <w:rFonts w:ascii="Segoe UI Symbol" w:eastAsia="MS Gothic" w:hAnsi="Segoe UI Symbol" w:cs="Segoe UI Symbol"/>
                    <w:b/>
                    <w:color w:val="auto"/>
                    <w:sz w:val="18"/>
                    <w:szCs w:val="20"/>
                    <w:lang w:eastAsia="zh-CN" w:bidi="ar"/>
                  </w:rPr>
                  <w:t>☐</w:t>
                </w:r>
              </w:sdtContent>
            </w:sdt>
            <w:r w:rsidR="00AA4A9B" w:rsidRPr="00BB7730">
              <w:rPr>
                <w:rFonts w:ascii="Times New Roman" w:eastAsia="仿宋_GB2312" w:hAnsi="Times New Roman" w:cs="Times New Roman"/>
                <w:color w:val="auto"/>
                <w:sz w:val="18"/>
                <w:szCs w:val="20"/>
                <w:lang w:eastAsia="zh-CN" w:bidi="ar"/>
              </w:rPr>
              <w:t xml:space="preserve"> High</w:t>
            </w:r>
          </w:p>
          <w:p w14:paraId="1EAE27DF" w14:textId="77777777" w:rsidR="00AA4A9B" w:rsidRPr="00BB7730" w:rsidRDefault="003E162E" w:rsidP="00AA4A9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999256492"/>
                <w14:checkbox>
                  <w14:checked w14:val="0"/>
                  <w14:checkedState w14:val="2612" w14:font="MS Gothic"/>
                  <w14:uncheckedState w14:val="2610" w14:font="MS Gothic"/>
                </w14:checkbox>
              </w:sdtPr>
              <w:sdtEndPr/>
              <w:sdtContent>
                <w:r w:rsidR="00AA4A9B" w:rsidRPr="00BB7730">
                  <w:rPr>
                    <w:rFonts w:ascii="Segoe UI Symbol" w:eastAsia="仿宋_GB2312" w:hAnsi="Segoe UI Symbol" w:cs="Segoe UI Symbol"/>
                    <w:b/>
                    <w:color w:val="auto"/>
                    <w:sz w:val="18"/>
                    <w:szCs w:val="20"/>
                    <w:lang w:eastAsia="zh-CN" w:bidi="ar"/>
                  </w:rPr>
                  <w:t>☐</w:t>
                </w:r>
              </w:sdtContent>
            </w:sdt>
            <w:r w:rsidR="00AA4A9B" w:rsidRPr="00BB7730">
              <w:rPr>
                <w:rFonts w:ascii="Times New Roman" w:eastAsia="仿宋_GB2312" w:hAnsi="Times New Roman" w:cs="Times New Roman"/>
                <w:b/>
                <w:color w:val="auto"/>
                <w:sz w:val="18"/>
                <w:szCs w:val="20"/>
                <w:lang w:eastAsia="zh-CN" w:bidi="ar"/>
              </w:rPr>
              <w:t xml:space="preserve"> </w:t>
            </w:r>
            <w:r w:rsidR="00AA4A9B" w:rsidRPr="00BB7730">
              <w:rPr>
                <w:rFonts w:ascii="Times New Roman" w:eastAsia="仿宋_GB2312" w:hAnsi="Times New Roman" w:cs="Times New Roman"/>
                <w:color w:val="auto"/>
                <w:sz w:val="18"/>
                <w:szCs w:val="20"/>
                <w:lang w:eastAsia="zh-CN" w:bidi="ar"/>
              </w:rPr>
              <w:t>Medium</w:t>
            </w:r>
          </w:p>
          <w:p w14:paraId="049E40B4" w14:textId="1A3C581A" w:rsidR="00AA4A9B" w:rsidRPr="00BB7730" w:rsidRDefault="003E162E" w:rsidP="00AA4A9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b/>
                  <w:color w:val="auto"/>
                  <w:sz w:val="18"/>
                  <w:szCs w:val="20"/>
                  <w:lang w:eastAsia="zh-CN" w:bidi="ar"/>
                </w:rPr>
                <w:id w:val="827335495"/>
                <w14:checkbox>
                  <w14:checked w14:val="1"/>
                  <w14:checkedState w14:val="2612" w14:font="MS Gothic"/>
                  <w14:uncheckedState w14:val="2610" w14:font="MS Gothic"/>
                </w14:checkbox>
              </w:sdtPr>
              <w:sdtEndPr/>
              <w:sdtContent>
                <w:r w:rsidR="00AA4A9B" w:rsidRPr="00BB7730">
                  <w:rPr>
                    <w:rFonts w:ascii="Segoe UI Symbol" w:eastAsia="仿宋_GB2312" w:hAnsi="Segoe UI Symbol" w:cs="Segoe UI Symbol"/>
                    <w:b/>
                    <w:color w:val="auto"/>
                    <w:sz w:val="18"/>
                    <w:szCs w:val="20"/>
                    <w:lang w:eastAsia="zh-CN" w:bidi="ar"/>
                  </w:rPr>
                  <w:t>☒</w:t>
                </w:r>
              </w:sdtContent>
            </w:sdt>
            <w:r w:rsidR="00AA4A9B" w:rsidRPr="00BB7730">
              <w:rPr>
                <w:rFonts w:ascii="Times New Roman" w:eastAsia="仿宋_GB2312" w:hAnsi="Times New Roman" w:cs="Times New Roman"/>
                <w:color w:val="auto"/>
                <w:sz w:val="18"/>
                <w:szCs w:val="20"/>
                <w:lang w:eastAsia="zh-CN" w:bidi="ar"/>
              </w:rPr>
              <w:t xml:space="preserve"> Low</w:t>
            </w:r>
          </w:p>
        </w:tc>
        <w:tc>
          <w:tcPr>
            <w:tcW w:w="589" w:type="pct"/>
            <w:vAlign w:val="center"/>
          </w:tcPr>
          <w:p w14:paraId="2AA89609" w14:textId="77777777" w:rsidR="00AA4A9B" w:rsidRPr="00BB7730" w:rsidRDefault="00AA4A9B" w:rsidP="00AA4A9B">
            <w:pPr>
              <w:jc w:val="both"/>
              <w:rPr>
                <w:ins w:id="14978" w:author="Xuning Wei12232" w:date="2026-07-27T21:14:00Z"/>
                <w:rFonts w:ascii="Times New Roman" w:eastAsia="仿宋_GB2312" w:hAnsi="Times New Roman" w:cs="Times New Roman"/>
                <w:color w:val="auto"/>
                <w:kern w:val="0"/>
                <w:sz w:val="18"/>
                <w:szCs w:val="18"/>
                <w:lang w:eastAsia="zh-CN"/>
              </w:rPr>
            </w:pPr>
            <w:ins w:id="14979" w:author="Xuning Wei12232" w:date="2026-07-27T21:14:00Z">
              <w:r w:rsidRPr="00BB7730">
                <w:rPr>
                  <w:rFonts w:ascii="Times New Roman" w:eastAsia="仿宋_GB2312" w:hAnsi="Times New Roman" w:cs="Times New Roman"/>
                  <w:color w:val="auto"/>
                  <w:kern w:val="0"/>
                  <w:sz w:val="18"/>
                  <w:szCs w:val="18"/>
                  <w:lang w:eastAsia="zh-CN"/>
                </w:rPr>
                <w:t>According to The Pilot Plant Real Book Page 10-14&amp;10-15, Dimethylformamide is compatible with SS, 316LPTFE.PTFE;</w:t>
              </w:r>
            </w:ins>
          </w:p>
          <w:p w14:paraId="4624FEA0" w14:textId="2090A1E6" w:rsidR="00AA4A9B" w:rsidRPr="00BB7730" w:rsidRDefault="00AA4A9B" w:rsidP="00AA4A9B">
            <w:pPr>
              <w:jc w:val="both"/>
              <w:rPr>
                <w:rFonts w:ascii="Times New Roman" w:eastAsia="仿宋_GB2312" w:hAnsi="Times New Roman" w:cs="Times New Roman"/>
                <w:color w:val="auto"/>
                <w:sz w:val="18"/>
                <w:szCs w:val="18"/>
                <w:lang w:eastAsia="zh-CN" w:bidi="ar"/>
              </w:rPr>
            </w:pPr>
            <w:ins w:id="14980" w:author="Xuning Wei12232" w:date="2026-07-27T21:14:00Z">
              <w:r w:rsidRPr="00BB7730">
                <w:rPr>
                  <w:rFonts w:ascii="Times New Roman" w:eastAsia="仿宋_GB2312" w:hAnsi="Times New Roman" w:cs="Times New Roman"/>
                  <w:color w:val="auto"/>
                  <w:kern w:val="0"/>
                  <w:sz w:val="18"/>
                  <w:szCs w:val="18"/>
                  <w:lang w:eastAsia="zh-CN"/>
                </w:rPr>
                <w:t>Based on Asymchem previous campaign production data and experience, Dimethylformamide is also compatible with Glass, PTFE and SS</w:t>
              </w:r>
            </w:ins>
            <w:del w:id="14981" w:author="Xuning Wei12232" w:date="2026-07-27T21:14:00Z">
              <w:r w:rsidRPr="00BB7730" w:rsidDel="008E5F3F">
                <w:rPr>
                  <w:rFonts w:ascii="Times New Roman" w:eastAsia="仿宋_GB2312" w:hAnsi="Times New Roman" w:cs="Times New Roman"/>
                  <w:color w:val="auto"/>
                  <w:sz w:val="18"/>
                  <w:szCs w:val="18"/>
                  <w:lang w:eastAsia="zh-CN" w:bidi="ar"/>
                </w:rPr>
                <w:delText>Based on Asymchem previous campaign production data and experience DMF is compatible with Glass.</w:delText>
              </w:r>
            </w:del>
          </w:p>
        </w:tc>
        <w:tc>
          <w:tcPr>
            <w:tcW w:w="740" w:type="pct"/>
            <w:vMerge/>
            <w:vAlign w:val="center"/>
          </w:tcPr>
          <w:p w14:paraId="144913AC" w14:textId="77777777" w:rsidR="00AA4A9B" w:rsidRPr="00BB7730" w:rsidRDefault="00AA4A9B" w:rsidP="00AA4A9B">
            <w:pPr>
              <w:rPr>
                <w:rFonts w:ascii="Times New Roman" w:eastAsia="仿宋_GB2312" w:hAnsi="Times New Roman" w:cs="Times New Roman"/>
                <w:b/>
                <w:color w:val="auto"/>
                <w:sz w:val="18"/>
                <w:szCs w:val="18"/>
                <w:lang w:eastAsia="zh-CN" w:bidi="ar"/>
              </w:rPr>
            </w:pPr>
          </w:p>
        </w:tc>
      </w:tr>
    </w:tbl>
    <w:p w14:paraId="20351A00" w14:textId="77777777" w:rsidR="001C718C" w:rsidRPr="00BB7730" w:rsidRDefault="001C718C" w:rsidP="001C718C">
      <w:pPr>
        <w:rPr>
          <w:ins w:id="14982" w:author="Xuning Wei12232" w:date="2026-07-27T21:22:00Z"/>
          <w:rFonts w:ascii="Times New Roman" w:eastAsia="仿宋_GB2312" w:hAnsi="Times New Roman" w:cs="Times New Roman"/>
          <w:color w:val="auto"/>
          <w:sz w:val="20"/>
          <w:szCs w:val="20"/>
          <w:lang w:eastAsia="zh-CN" w:bidi="ar"/>
        </w:rPr>
      </w:pPr>
      <w:ins w:id="14983" w:author="Xuning Wei12232" w:date="2026-07-27T21:22:00Z">
        <w:r w:rsidRPr="00BB7730">
          <w:rPr>
            <w:rFonts w:ascii="Times New Roman" w:eastAsia="仿宋_GB2312" w:hAnsi="Times New Roman" w:cs="Times New Roman"/>
            <w:color w:val="auto"/>
            <w:kern w:val="0"/>
            <w:sz w:val="20"/>
            <w:szCs w:val="20"/>
            <w:lang w:eastAsia="zh-CN" w:bidi="ar"/>
          </w:rPr>
          <w:t>*</w:t>
        </w:r>
        <w:r w:rsidRPr="00BB7730">
          <w:rPr>
            <w:rFonts w:ascii="Times New Roman" w:eastAsia="仿宋_GB2312" w:hAnsi="Times New Roman" w:cs="Times New Roman"/>
            <w:color w:val="auto"/>
            <w:sz w:val="20"/>
            <w:szCs w:val="20"/>
            <w:lang w:eastAsia="zh-CN" w:bidi="ar"/>
          </w:rPr>
          <w:t>Chemical Engineering Han</w:t>
        </w:r>
        <w:r w:rsidRPr="00BB7730">
          <w:rPr>
            <w:rFonts w:ascii="Times New Roman" w:eastAsia="仿宋_GB2312" w:hAnsi="Times New Roman" w:cs="Times New Roman"/>
            <w:color w:val="auto"/>
            <w:sz w:val="20"/>
            <w:szCs w:val="20"/>
            <w:lang w:eastAsia="zh-CN"/>
          </w:rPr>
          <w:t>dbook refers to &lt; THE PILOT PLANT REAL BOOK A. Unique Handbook1 for the Chemical Process Industry Francis X. McConville&gt;</w:t>
        </w:r>
      </w:ins>
    </w:p>
    <w:p w14:paraId="3033330A" w14:textId="77777777" w:rsidR="001C718C" w:rsidRPr="00BB7730" w:rsidRDefault="001C718C" w:rsidP="001C718C">
      <w:pPr>
        <w:rPr>
          <w:ins w:id="14984" w:author="Xuning Wei12232" w:date="2026-07-27T21:22:00Z"/>
          <w:rFonts w:ascii="Times New Roman" w:eastAsia="仿宋_GB2312" w:hAnsi="Times New Roman" w:cs="Times New Roman"/>
          <w:color w:val="0000FF"/>
          <w:sz w:val="18"/>
          <w:szCs w:val="18"/>
        </w:rPr>
      </w:pPr>
      <w:ins w:id="14985" w:author="Xuning Wei12232" w:date="2026-07-27T21:22:00Z">
        <w:r w:rsidRPr="00BB7730">
          <w:rPr>
            <w:rFonts w:ascii="Times New Roman" w:eastAsia="仿宋_GB2312" w:hAnsi="Times New Roman" w:cs="Times New Roman"/>
            <w:color w:val="0000FF"/>
            <w:sz w:val="18"/>
            <w:szCs w:val="18"/>
          </w:rPr>
          <w:br w:type="page"/>
        </w:r>
      </w:ins>
    </w:p>
    <w:p w14:paraId="7FF362A4" w14:textId="6D3262A6" w:rsidR="00D85E21" w:rsidRPr="00BB7730" w:rsidRDefault="00D85E21">
      <w:pPr>
        <w:spacing w:beforeLines="50" w:before="120" w:afterLines="50" w:after="120"/>
        <w:jc w:val="center"/>
        <w:rPr>
          <w:ins w:id="14986" w:author="Xuning Wei12232" w:date="2026-07-27T21:10:00Z"/>
          <w:rFonts w:ascii="Times New Roman" w:eastAsia="仿宋_GB2312" w:hAnsi="Times New Roman" w:cs="Times New Roman"/>
          <w:b/>
          <w:color w:val="0000FF"/>
          <w:sz w:val="20"/>
          <w:szCs w:val="20"/>
        </w:rPr>
      </w:pPr>
      <w:ins w:id="14987" w:author="Xuning Wei12232" w:date="2026-07-27T21:10:00Z">
        <w:r w:rsidRPr="00BB7730">
          <w:rPr>
            <w:rFonts w:ascii="Times New Roman" w:eastAsia="仿宋_GB2312" w:hAnsi="Times New Roman" w:cs="Times New Roman"/>
            <w:b/>
            <w:color w:val="0000FF"/>
            <w:sz w:val="20"/>
            <w:szCs w:val="20"/>
          </w:rPr>
          <w:lastRenderedPageBreak/>
          <w:t>Table 8-7: Equipment Compatibility and Corrosion Impact Study for TJ4S-1213-R22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3383"/>
        <w:gridCol w:w="3329"/>
        <w:gridCol w:w="1088"/>
        <w:gridCol w:w="996"/>
        <w:gridCol w:w="827"/>
        <w:gridCol w:w="1686"/>
        <w:gridCol w:w="2505"/>
        <w:tblGridChange w:id="14988">
          <w:tblGrid>
            <w:gridCol w:w="497"/>
            <w:gridCol w:w="1"/>
            <w:gridCol w:w="3382"/>
            <w:gridCol w:w="1"/>
            <w:gridCol w:w="3329"/>
            <w:gridCol w:w="1087"/>
            <w:gridCol w:w="1"/>
            <w:gridCol w:w="995"/>
            <w:gridCol w:w="1"/>
            <w:gridCol w:w="825"/>
            <w:gridCol w:w="2"/>
            <w:gridCol w:w="1684"/>
            <w:gridCol w:w="2"/>
            <w:gridCol w:w="2505"/>
          </w:tblGrid>
        </w:tblGridChange>
      </w:tblGrid>
      <w:tr w:rsidR="001C718C" w:rsidRPr="00BB7730" w14:paraId="3DDEA0DF" w14:textId="77777777" w:rsidTr="001C718C">
        <w:trPr>
          <w:trHeight w:val="397"/>
          <w:tblHeader/>
          <w:ins w:id="14989" w:author="Xuning Wei12232" w:date="2026-07-27T21:10:00Z"/>
        </w:trPr>
        <w:tc>
          <w:tcPr>
            <w:tcW w:w="1356" w:type="pct"/>
            <w:gridSpan w:val="2"/>
            <w:shd w:val="clear" w:color="auto" w:fill="D9D9D9" w:themeFill="background1" w:themeFillShade="D9"/>
            <w:vAlign w:val="center"/>
          </w:tcPr>
          <w:p w14:paraId="371C2D8E" w14:textId="77777777" w:rsidR="00D85E21" w:rsidRPr="00BB7730" w:rsidRDefault="00D85E21" w:rsidP="00974D3A">
            <w:pPr>
              <w:spacing w:line="240" w:lineRule="exact"/>
              <w:jc w:val="center"/>
              <w:rPr>
                <w:ins w:id="14990" w:author="Xuning Wei12232" w:date="2026-07-27T21:10:00Z"/>
                <w:rFonts w:ascii="Times New Roman" w:eastAsia="仿宋_GB2312" w:hAnsi="Times New Roman" w:cs="Times New Roman"/>
                <w:b/>
                <w:color w:val="auto"/>
                <w:sz w:val="18"/>
                <w:szCs w:val="18"/>
              </w:rPr>
            </w:pPr>
            <w:ins w:id="14991" w:author="Xuning Wei12232" w:date="2026-07-27T21:10:00Z">
              <w:r w:rsidRPr="00BB7730">
                <w:rPr>
                  <w:rFonts w:ascii="Times New Roman" w:eastAsia="仿宋_GB2312" w:hAnsi="Times New Roman" w:cs="Times New Roman"/>
                  <w:b/>
                  <w:color w:val="auto"/>
                  <w:sz w:val="18"/>
                  <w:szCs w:val="18"/>
                </w:rPr>
                <w:t>Process steps</w:t>
              </w:r>
            </w:ins>
          </w:p>
        </w:tc>
        <w:tc>
          <w:tcPr>
            <w:tcW w:w="1891" w:type="pct"/>
            <w:gridSpan w:val="3"/>
            <w:shd w:val="clear" w:color="auto" w:fill="D9D9D9" w:themeFill="background1" w:themeFillShade="D9"/>
            <w:vAlign w:val="center"/>
          </w:tcPr>
          <w:p w14:paraId="4F0C83B7" w14:textId="77777777" w:rsidR="00D85E21" w:rsidRPr="00BB7730" w:rsidRDefault="00D85E21" w:rsidP="00974D3A">
            <w:pPr>
              <w:spacing w:line="240" w:lineRule="exact"/>
              <w:jc w:val="center"/>
              <w:rPr>
                <w:ins w:id="14992" w:author="Xuning Wei12232" w:date="2026-07-27T21:10:00Z"/>
                <w:rFonts w:ascii="Times New Roman" w:eastAsia="仿宋_GB2312" w:hAnsi="Times New Roman" w:cs="Times New Roman"/>
                <w:b/>
                <w:color w:val="auto"/>
                <w:sz w:val="18"/>
                <w:szCs w:val="18"/>
              </w:rPr>
            </w:pPr>
            <w:ins w:id="14993" w:author="Xuning Wei12232" w:date="2026-07-27T21:10:00Z">
              <w:r w:rsidRPr="00BB7730">
                <w:rPr>
                  <w:rFonts w:ascii="Times New Roman" w:eastAsia="仿宋_GB2312" w:hAnsi="Times New Roman" w:cs="Times New Roman"/>
                  <w:b/>
                  <w:color w:val="auto"/>
                  <w:sz w:val="18"/>
                  <w:szCs w:val="18"/>
                </w:rPr>
                <w:t>Reaction &amp; Work-up &amp; Concentration &amp; Crystallization</w:t>
              </w:r>
            </w:ins>
          </w:p>
        </w:tc>
        <w:tc>
          <w:tcPr>
            <w:tcW w:w="878" w:type="pct"/>
            <w:gridSpan w:val="2"/>
            <w:shd w:val="clear" w:color="auto" w:fill="D9D9D9" w:themeFill="background1" w:themeFillShade="D9"/>
            <w:vAlign w:val="center"/>
          </w:tcPr>
          <w:p w14:paraId="2E25E93C" w14:textId="77777777" w:rsidR="00D85E21" w:rsidRPr="00BB7730" w:rsidRDefault="00D85E21" w:rsidP="00974D3A">
            <w:pPr>
              <w:spacing w:line="240" w:lineRule="exact"/>
              <w:jc w:val="center"/>
              <w:rPr>
                <w:ins w:id="14994" w:author="Xuning Wei12232" w:date="2026-07-27T21:10:00Z"/>
                <w:rFonts w:ascii="Times New Roman" w:eastAsia="仿宋_GB2312" w:hAnsi="Times New Roman" w:cs="Times New Roman"/>
                <w:b/>
                <w:color w:val="auto"/>
                <w:sz w:val="18"/>
                <w:szCs w:val="18"/>
              </w:rPr>
            </w:pPr>
            <w:ins w:id="14995" w:author="Xuning Wei12232" w:date="2026-07-27T21:10:00Z">
              <w:r w:rsidRPr="00BB7730">
                <w:rPr>
                  <w:rFonts w:ascii="Times New Roman" w:eastAsia="仿宋_GB2312" w:hAnsi="Times New Roman" w:cs="Times New Roman"/>
                  <w:b/>
                  <w:color w:val="auto"/>
                  <w:sz w:val="18"/>
                  <w:szCs w:val="18"/>
                </w:rPr>
                <w:t>Equipment Codes</w:t>
              </w:r>
            </w:ins>
          </w:p>
        </w:tc>
        <w:tc>
          <w:tcPr>
            <w:tcW w:w="876" w:type="pct"/>
            <w:shd w:val="clear" w:color="auto" w:fill="D9D9D9" w:themeFill="background1" w:themeFillShade="D9"/>
            <w:vAlign w:val="center"/>
          </w:tcPr>
          <w:p w14:paraId="7F716FE5" w14:textId="77777777" w:rsidR="00D85E21" w:rsidRPr="00BB7730" w:rsidRDefault="00D85E21" w:rsidP="00974D3A">
            <w:pPr>
              <w:spacing w:line="240" w:lineRule="exact"/>
              <w:jc w:val="center"/>
              <w:rPr>
                <w:ins w:id="14996" w:author="Xuning Wei12232" w:date="2026-07-27T21:10:00Z"/>
                <w:rFonts w:ascii="Times New Roman" w:eastAsia="仿宋_GB2312" w:hAnsi="Times New Roman" w:cs="Times New Roman"/>
                <w:b/>
                <w:color w:val="auto"/>
                <w:sz w:val="18"/>
                <w:szCs w:val="18"/>
              </w:rPr>
            </w:pPr>
            <w:ins w:id="14997" w:author="Xuning Wei12232" w:date="2026-07-27T21:10:00Z">
              <w:r w:rsidRPr="00BB7730">
                <w:rPr>
                  <w:rFonts w:ascii="Times New Roman" w:eastAsia="仿宋_GB2312" w:hAnsi="Times New Roman" w:cs="Times New Roman"/>
                  <w:b/>
                  <w:color w:val="auto"/>
                  <w:sz w:val="18"/>
                  <w:szCs w:val="18"/>
                </w:rPr>
                <w:t>TJ4S-1213-R22</w:t>
              </w:r>
            </w:ins>
          </w:p>
        </w:tc>
      </w:tr>
      <w:tr w:rsidR="00D85E21" w:rsidRPr="00BB7730" w14:paraId="1AD42F73" w14:textId="77777777" w:rsidTr="001C718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4998" w:author="Xuning Wei12232" w:date="2026-07-27T21:2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97"/>
          <w:tblHeader/>
          <w:ins w:id="14999" w:author="Xuning Wei12232" w:date="2026-07-27T21:10:00Z"/>
          <w:trPrChange w:id="15000" w:author="Xuning Wei12232" w:date="2026-07-27T21:23:00Z">
            <w:trPr>
              <w:trHeight w:val="397"/>
              <w:tblHeader/>
            </w:trPr>
          </w:trPrChange>
        </w:trPr>
        <w:tc>
          <w:tcPr>
            <w:tcW w:w="174" w:type="pct"/>
            <w:shd w:val="clear" w:color="auto" w:fill="D9D9D9" w:themeFill="background1" w:themeFillShade="D9"/>
            <w:vAlign w:val="center"/>
            <w:tcPrChange w:id="15001" w:author="Xuning Wei12232" w:date="2026-07-27T21:23:00Z">
              <w:tcPr>
                <w:tcW w:w="174" w:type="pct"/>
                <w:shd w:val="clear" w:color="auto" w:fill="D9D9D9" w:themeFill="background1" w:themeFillShade="D9"/>
                <w:vAlign w:val="center"/>
              </w:tcPr>
            </w:tcPrChange>
          </w:tcPr>
          <w:p w14:paraId="20CE6E72" w14:textId="77777777" w:rsidR="00D85E21" w:rsidRPr="00BB7730" w:rsidRDefault="00D85E21" w:rsidP="00974D3A">
            <w:pPr>
              <w:spacing w:line="240" w:lineRule="exact"/>
              <w:jc w:val="center"/>
              <w:rPr>
                <w:ins w:id="15002" w:author="Xuning Wei12232" w:date="2026-07-27T21:10:00Z"/>
                <w:rFonts w:ascii="Times New Roman" w:eastAsia="仿宋_GB2312" w:hAnsi="Times New Roman" w:cs="Times New Roman"/>
                <w:b/>
                <w:color w:val="auto"/>
                <w:sz w:val="18"/>
                <w:szCs w:val="18"/>
              </w:rPr>
            </w:pPr>
            <w:ins w:id="15003" w:author="Xuning Wei12232" w:date="2026-07-27T21:10:00Z">
              <w:r w:rsidRPr="00BB7730">
                <w:rPr>
                  <w:rFonts w:ascii="Times New Roman" w:eastAsia="仿宋_GB2312" w:hAnsi="Times New Roman" w:cs="Times New Roman"/>
                  <w:b/>
                  <w:color w:val="auto"/>
                  <w:sz w:val="18"/>
                  <w:szCs w:val="18"/>
                </w:rPr>
                <w:t>S/N</w:t>
              </w:r>
            </w:ins>
          </w:p>
        </w:tc>
        <w:tc>
          <w:tcPr>
            <w:tcW w:w="1182" w:type="pct"/>
            <w:shd w:val="clear" w:color="auto" w:fill="D9D9D9" w:themeFill="background1" w:themeFillShade="D9"/>
            <w:vAlign w:val="center"/>
            <w:tcPrChange w:id="15004" w:author="Xuning Wei12232" w:date="2026-07-27T21:23:00Z">
              <w:tcPr>
                <w:tcW w:w="1241" w:type="pct"/>
                <w:gridSpan w:val="2"/>
                <w:shd w:val="clear" w:color="auto" w:fill="D9D9D9" w:themeFill="background1" w:themeFillShade="D9"/>
                <w:vAlign w:val="center"/>
              </w:tcPr>
            </w:tcPrChange>
          </w:tcPr>
          <w:p w14:paraId="2A6FC051" w14:textId="77777777" w:rsidR="00D85E21" w:rsidRPr="00BB7730" w:rsidRDefault="00D85E21" w:rsidP="00974D3A">
            <w:pPr>
              <w:spacing w:line="240" w:lineRule="exact"/>
              <w:jc w:val="center"/>
              <w:rPr>
                <w:ins w:id="15005" w:author="Xuning Wei12232" w:date="2026-07-27T21:10:00Z"/>
                <w:rFonts w:ascii="Times New Roman" w:eastAsia="仿宋_GB2312" w:hAnsi="Times New Roman" w:cs="Times New Roman"/>
                <w:b/>
                <w:color w:val="auto"/>
                <w:sz w:val="18"/>
                <w:szCs w:val="18"/>
              </w:rPr>
            </w:pPr>
            <w:ins w:id="15006" w:author="Xuning Wei12232" w:date="2026-07-27T21:10:00Z">
              <w:r w:rsidRPr="00BB7730">
                <w:rPr>
                  <w:rFonts w:ascii="Times New Roman" w:eastAsia="仿宋_GB2312" w:hAnsi="Times New Roman" w:cs="Times New Roman"/>
                  <w:b/>
                  <w:color w:val="auto"/>
                  <w:sz w:val="18"/>
                  <w:szCs w:val="18"/>
                </w:rPr>
                <w:t>Process description (indicate the equipment number, solvent/regent/material name)</w:t>
              </w:r>
            </w:ins>
          </w:p>
        </w:tc>
        <w:tc>
          <w:tcPr>
            <w:tcW w:w="1163" w:type="pct"/>
            <w:shd w:val="clear" w:color="auto" w:fill="D9D9D9" w:themeFill="background1" w:themeFillShade="D9"/>
            <w:vAlign w:val="center"/>
            <w:tcPrChange w:id="15007" w:author="Xuning Wei12232" w:date="2026-07-27T21:23:00Z">
              <w:tcPr>
                <w:tcW w:w="1193" w:type="pct"/>
                <w:gridSpan w:val="2"/>
                <w:shd w:val="clear" w:color="auto" w:fill="D9D9D9" w:themeFill="background1" w:themeFillShade="D9"/>
                <w:vAlign w:val="center"/>
              </w:tcPr>
            </w:tcPrChange>
          </w:tcPr>
          <w:p w14:paraId="1C31A00C" w14:textId="77777777" w:rsidR="00D85E21" w:rsidRPr="00BB7730" w:rsidRDefault="00D85E21" w:rsidP="00974D3A">
            <w:pPr>
              <w:spacing w:line="240" w:lineRule="exact"/>
              <w:jc w:val="center"/>
              <w:rPr>
                <w:ins w:id="15008" w:author="Xuning Wei12232" w:date="2026-07-27T21:10:00Z"/>
                <w:rFonts w:ascii="Times New Roman" w:eastAsia="仿宋_GB2312" w:hAnsi="Times New Roman" w:cs="Times New Roman"/>
                <w:b/>
                <w:color w:val="auto"/>
                <w:sz w:val="18"/>
                <w:szCs w:val="18"/>
              </w:rPr>
            </w:pPr>
            <w:ins w:id="15009" w:author="Xuning Wei12232" w:date="2026-07-27T21:10:00Z">
              <w:r w:rsidRPr="00BB7730">
                <w:rPr>
                  <w:rFonts w:ascii="Times New Roman" w:eastAsia="仿宋_GB2312" w:hAnsi="Times New Roman" w:cs="Times New Roman"/>
                  <w:b/>
                  <w:color w:val="auto"/>
                  <w:sz w:val="18"/>
                  <w:szCs w:val="18"/>
                </w:rPr>
                <w:t>Equipment (Accessories) N</w:t>
              </w:r>
              <w:r w:rsidRPr="00BB7730">
                <w:rPr>
                  <w:rFonts w:ascii="Times New Roman" w:eastAsia="仿宋_GB2312" w:hAnsi="Times New Roman" w:cs="Times New Roman"/>
                  <w:b/>
                  <w:color w:val="auto"/>
                  <w:sz w:val="18"/>
                  <w:szCs w:val="18"/>
                  <w:lang w:eastAsia="zh-CN"/>
                </w:rPr>
                <w:t>ame</w:t>
              </w:r>
              <w:r w:rsidRPr="00BB7730">
                <w:rPr>
                  <w:rFonts w:ascii="Times New Roman" w:eastAsia="仿宋_GB2312" w:hAnsi="Times New Roman" w:cs="Times New Roman"/>
                  <w:b/>
                  <w:color w:val="auto"/>
                  <w:sz w:val="18"/>
                  <w:szCs w:val="18"/>
                </w:rPr>
                <w:t xml:space="preserve"> and its MOC</w:t>
              </w:r>
            </w:ins>
          </w:p>
        </w:tc>
        <w:tc>
          <w:tcPr>
            <w:tcW w:w="380" w:type="pct"/>
            <w:shd w:val="clear" w:color="auto" w:fill="D9D9D9" w:themeFill="background1" w:themeFillShade="D9"/>
            <w:vAlign w:val="center"/>
            <w:tcPrChange w:id="15010" w:author="Xuning Wei12232" w:date="2026-07-27T21:23:00Z">
              <w:tcPr>
                <w:tcW w:w="380" w:type="pct"/>
                <w:shd w:val="clear" w:color="auto" w:fill="D9D9D9" w:themeFill="background1" w:themeFillShade="D9"/>
                <w:vAlign w:val="center"/>
              </w:tcPr>
            </w:tcPrChange>
          </w:tcPr>
          <w:p w14:paraId="36D59DD0" w14:textId="77777777" w:rsidR="00D85E21" w:rsidRPr="00BB7730" w:rsidRDefault="00D85E21" w:rsidP="00974D3A">
            <w:pPr>
              <w:spacing w:line="240" w:lineRule="exact"/>
              <w:jc w:val="center"/>
              <w:rPr>
                <w:ins w:id="15011" w:author="Xuning Wei12232" w:date="2026-07-27T21:10:00Z"/>
                <w:rFonts w:ascii="Times New Roman" w:eastAsia="仿宋_GB2312" w:hAnsi="Times New Roman" w:cs="Times New Roman"/>
                <w:b/>
                <w:color w:val="auto"/>
                <w:sz w:val="18"/>
                <w:szCs w:val="18"/>
              </w:rPr>
            </w:pPr>
            <w:ins w:id="15012" w:author="Xuning Wei12232" w:date="2026-07-27T21:10:00Z">
              <w:r w:rsidRPr="00BB7730">
                <w:rPr>
                  <w:rFonts w:ascii="Times New Roman" w:eastAsia="仿宋_GB2312" w:hAnsi="Times New Roman" w:cs="Times New Roman"/>
                  <w:b/>
                  <w:color w:val="auto"/>
                  <w:sz w:val="18"/>
                  <w:szCs w:val="18"/>
                </w:rPr>
                <w:t>Corrosion Probability</w:t>
              </w:r>
            </w:ins>
          </w:p>
        </w:tc>
        <w:tc>
          <w:tcPr>
            <w:tcW w:w="348" w:type="pct"/>
            <w:shd w:val="clear" w:color="auto" w:fill="D9D9D9" w:themeFill="background1" w:themeFillShade="D9"/>
            <w:vAlign w:val="center"/>
            <w:tcPrChange w:id="15013" w:author="Xuning Wei12232" w:date="2026-07-27T21:23:00Z">
              <w:tcPr>
                <w:tcW w:w="348" w:type="pct"/>
                <w:gridSpan w:val="2"/>
                <w:shd w:val="clear" w:color="auto" w:fill="D9D9D9" w:themeFill="background1" w:themeFillShade="D9"/>
                <w:vAlign w:val="center"/>
              </w:tcPr>
            </w:tcPrChange>
          </w:tcPr>
          <w:p w14:paraId="3C1409E8" w14:textId="77777777" w:rsidR="00D85E21" w:rsidRPr="00BB7730" w:rsidRDefault="00D85E21" w:rsidP="00974D3A">
            <w:pPr>
              <w:spacing w:line="240" w:lineRule="exact"/>
              <w:jc w:val="center"/>
              <w:rPr>
                <w:ins w:id="15014" w:author="Xuning Wei12232" w:date="2026-07-27T21:10:00Z"/>
                <w:rFonts w:ascii="Times New Roman" w:eastAsia="仿宋_GB2312" w:hAnsi="Times New Roman" w:cs="Times New Roman"/>
                <w:b/>
                <w:color w:val="auto"/>
                <w:sz w:val="18"/>
                <w:szCs w:val="18"/>
              </w:rPr>
            </w:pPr>
            <w:ins w:id="15015" w:author="Xuning Wei12232" w:date="2026-07-27T21:10:00Z">
              <w:r w:rsidRPr="00BB7730">
                <w:rPr>
                  <w:rFonts w:ascii="Times New Roman" w:eastAsia="仿宋_GB2312" w:hAnsi="Times New Roman" w:cs="Times New Roman"/>
                  <w:b/>
                  <w:color w:val="auto"/>
                  <w:sz w:val="18"/>
                  <w:szCs w:val="18"/>
                </w:rPr>
                <w:t>Corrosion Impact</w:t>
              </w:r>
            </w:ins>
          </w:p>
        </w:tc>
        <w:tc>
          <w:tcPr>
            <w:tcW w:w="878" w:type="pct"/>
            <w:gridSpan w:val="2"/>
            <w:shd w:val="clear" w:color="auto" w:fill="D9D9D9" w:themeFill="background1" w:themeFillShade="D9"/>
            <w:vAlign w:val="center"/>
            <w:tcPrChange w:id="15016" w:author="Xuning Wei12232" w:date="2026-07-27T21:23:00Z">
              <w:tcPr>
                <w:tcW w:w="700" w:type="pct"/>
                <w:gridSpan w:val="4"/>
                <w:shd w:val="clear" w:color="auto" w:fill="D9D9D9" w:themeFill="background1" w:themeFillShade="D9"/>
                <w:vAlign w:val="center"/>
              </w:tcPr>
            </w:tcPrChange>
          </w:tcPr>
          <w:p w14:paraId="67CCDED9" w14:textId="77777777" w:rsidR="00D85E21" w:rsidRPr="00BB7730" w:rsidRDefault="00D85E21" w:rsidP="00974D3A">
            <w:pPr>
              <w:spacing w:line="240" w:lineRule="exact"/>
              <w:jc w:val="center"/>
              <w:rPr>
                <w:ins w:id="15017" w:author="Xuning Wei12232" w:date="2026-07-27T21:10:00Z"/>
                <w:rFonts w:ascii="Times New Roman" w:eastAsia="仿宋_GB2312" w:hAnsi="Times New Roman" w:cs="Times New Roman"/>
                <w:b/>
                <w:color w:val="auto"/>
                <w:sz w:val="18"/>
                <w:szCs w:val="18"/>
              </w:rPr>
            </w:pPr>
            <w:ins w:id="15018" w:author="Xuning Wei12232" w:date="2026-07-27T21:10:00Z">
              <w:r w:rsidRPr="00BB7730">
                <w:rPr>
                  <w:rFonts w:ascii="Times New Roman" w:eastAsia="仿宋_GB2312" w:hAnsi="Times New Roman" w:cs="Times New Roman"/>
                  <w:b/>
                  <w:color w:val="auto"/>
                  <w:sz w:val="18"/>
                  <w:szCs w:val="18"/>
                  <w:lang w:eastAsia="zh-CN"/>
                </w:rPr>
                <w:t>Chemical Compatible, Risk and Rational</w:t>
              </w:r>
            </w:ins>
          </w:p>
        </w:tc>
        <w:tc>
          <w:tcPr>
            <w:tcW w:w="876" w:type="pct"/>
            <w:shd w:val="clear" w:color="auto" w:fill="D9D9D9" w:themeFill="background1" w:themeFillShade="D9"/>
            <w:vAlign w:val="center"/>
            <w:tcPrChange w:id="15019" w:author="Xuning Wei12232" w:date="2026-07-27T21:23:00Z">
              <w:tcPr>
                <w:tcW w:w="964" w:type="pct"/>
                <w:gridSpan w:val="2"/>
                <w:shd w:val="clear" w:color="auto" w:fill="D9D9D9" w:themeFill="background1" w:themeFillShade="D9"/>
                <w:vAlign w:val="center"/>
              </w:tcPr>
            </w:tcPrChange>
          </w:tcPr>
          <w:p w14:paraId="398E154E" w14:textId="77777777" w:rsidR="00D85E21" w:rsidRPr="00BB7730" w:rsidRDefault="00D85E21" w:rsidP="00974D3A">
            <w:pPr>
              <w:spacing w:line="240" w:lineRule="exact"/>
              <w:jc w:val="center"/>
              <w:rPr>
                <w:ins w:id="15020" w:author="Xuning Wei12232" w:date="2026-07-27T21:10:00Z"/>
                <w:rFonts w:ascii="Times New Roman" w:eastAsia="仿宋_GB2312" w:hAnsi="Times New Roman" w:cs="Times New Roman"/>
                <w:b/>
                <w:color w:val="auto"/>
                <w:sz w:val="18"/>
                <w:szCs w:val="18"/>
              </w:rPr>
            </w:pPr>
            <w:ins w:id="15021" w:author="Xuning Wei12232" w:date="2026-07-27T21:10:00Z">
              <w:r w:rsidRPr="00BB7730">
                <w:rPr>
                  <w:rFonts w:ascii="Times New Roman" w:eastAsia="仿宋_GB2312" w:hAnsi="Times New Roman" w:cs="Times New Roman"/>
                  <w:b/>
                  <w:color w:val="auto"/>
                  <w:sz w:val="18"/>
                  <w:szCs w:val="18"/>
                  <w:lang w:eastAsia="zh-CN"/>
                </w:rPr>
                <w:t>Data Source</w:t>
              </w:r>
            </w:ins>
          </w:p>
        </w:tc>
      </w:tr>
      <w:tr w:rsidR="001C1DEC" w:rsidRPr="00BB7730" w14:paraId="67FC782F" w14:textId="77777777" w:rsidTr="001C718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5022" w:author="Xuning Wei12232" w:date="2026-07-27T21:2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658"/>
          <w:ins w:id="15023" w:author="Xuning Wei12232" w:date="2026-07-27T21:10:00Z"/>
          <w:trPrChange w:id="15024" w:author="Xuning Wei12232" w:date="2026-07-27T21:23:00Z">
            <w:trPr>
              <w:trHeight w:val="1223"/>
            </w:trPr>
          </w:trPrChange>
        </w:trPr>
        <w:tc>
          <w:tcPr>
            <w:tcW w:w="174" w:type="pct"/>
            <w:vMerge w:val="restart"/>
            <w:shd w:val="clear" w:color="auto" w:fill="FFFFFF" w:themeFill="background1"/>
            <w:vAlign w:val="center"/>
            <w:tcPrChange w:id="15025" w:author="Xuning Wei12232" w:date="2026-07-27T21:23:00Z">
              <w:tcPr>
                <w:tcW w:w="174" w:type="pct"/>
                <w:vMerge w:val="restart"/>
                <w:shd w:val="clear" w:color="auto" w:fill="FFFFFF" w:themeFill="background1"/>
                <w:vAlign w:val="center"/>
              </w:tcPr>
            </w:tcPrChange>
          </w:tcPr>
          <w:p w14:paraId="592D07A6" w14:textId="77777777" w:rsidR="001C1DEC" w:rsidRPr="00BB7730" w:rsidRDefault="001C1DEC" w:rsidP="001C1DEC">
            <w:pPr>
              <w:spacing w:line="240" w:lineRule="exact"/>
              <w:jc w:val="center"/>
              <w:rPr>
                <w:ins w:id="15026" w:author="Xuning Wei12232" w:date="2026-07-27T21:10:00Z"/>
                <w:rFonts w:ascii="Times New Roman" w:eastAsia="仿宋_GB2312" w:hAnsi="Times New Roman" w:cs="Times New Roman"/>
                <w:color w:val="0000FF"/>
                <w:sz w:val="18"/>
                <w:szCs w:val="18"/>
              </w:rPr>
            </w:pPr>
            <w:ins w:id="15027" w:author="Xuning Wei12232" w:date="2026-07-27T21:10:00Z">
              <w:r w:rsidRPr="00BB7730">
                <w:rPr>
                  <w:rFonts w:ascii="Times New Roman" w:eastAsia="仿宋_GB2312" w:hAnsi="Times New Roman" w:cs="Times New Roman"/>
                  <w:color w:val="0000FF"/>
                  <w:sz w:val="18"/>
                  <w:szCs w:val="18"/>
                </w:rPr>
                <w:t>1</w:t>
              </w:r>
            </w:ins>
          </w:p>
        </w:tc>
        <w:tc>
          <w:tcPr>
            <w:tcW w:w="1182" w:type="pct"/>
            <w:vMerge w:val="restart"/>
            <w:shd w:val="clear" w:color="auto" w:fill="FFFFFF" w:themeFill="background1"/>
            <w:vAlign w:val="center"/>
            <w:tcPrChange w:id="15028" w:author="Xuning Wei12232" w:date="2026-07-27T21:23:00Z">
              <w:tcPr>
                <w:tcW w:w="1241" w:type="pct"/>
                <w:gridSpan w:val="2"/>
                <w:vMerge w:val="restart"/>
                <w:shd w:val="clear" w:color="auto" w:fill="FFFFFF" w:themeFill="background1"/>
                <w:vAlign w:val="center"/>
              </w:tcPr>
            </w:tcPrChange>
          </w:tcPr>
          <w:p w14:paraId="2F8B3FFA" w14:textId="280AB88B" w:rsidR="001C1DEC" w:rsidRPr="00BB7730" w:rsidRDefault="001C1DEC" w:rsidP="001C1DEC">
            <w:pPr>
              <w:rPr>
                <w:ins w:id="15029" w:author="Xuning Wei12232" w:date="2026-07-27T21:10:00Z"/>
                <w:rFonts w:ascii="Times New Roman" w:eastAsia="等线" w:hAnsi="Times New Roman" w:cs="Times New Roman"/>
                <w:color w:val="0000FF"/>
                <w:kern w:val="0"/>
                <w:sz w:val="18"/>
                <w:szCs w:val="18"/>
                <w:lang w:eastAsia="zh-CN"/>
              </w:rPr>
            </w:pPr>
            <w:ins w:id="15030" w:author="Xuning Wei12232" w:date="2026-07-27T21:10:00Z">
              <w:r w:rsidRPr="00BB7730">
                <w:rPr>
                  <w:rFonts w:ascii="Times New Roman" w:eastAsia="等线" w:hAnsi="Times New Roman" w:cs="Times New Roman"/>
                  <w:color w:val="0000FF"/>
                  <w:kern w:val="0"/>
                  <w:sz w:val="18"/>
                  <w:szCs w:val="18"/>
                  <w:lang w:eastAsia="zh-CN"/>
                </w:rPr>
                <w:t>Prepare capping solution</w:t>
              </w:r>
              <w:r w:rsidRPr="00BB7730">
                <w:rPr>
                  <w:rFonts w:ascii="Times New Roman" w:eastAsia="等线" w:hAnsi="Times New Roman" w:cs="Times New Roman"/>
                  <w:color w:val="0000FF"/>
                  <w:kern w:val="0"/>
                  <w:sz w:val="18"/>
                  <w:szCs w:val="18"/>
                  <w:lang w:eastAsia="zh-CN"/>
                </w:rPr>
                <w:t>：</w:t>
              </w:r>
            </w:ins>
          </w:p>
          <w:p w14:paraId="12DA9D79" w14:textId="092B6936" w:rsidR="001C1DEC" w:rsidRPr="00BB7730" w:rsidRDefault="001C1DEC" w:rsidP="00A54EC0">
            <w:pPr>
              <w:spacing w:line="240" w:lineRule="exact"/>
              <w:rPr>
                <w:ins w:id="15031" w:author="Xuning Wei12232" w:date="2026-07-27T21:10:00Z"/>
                <w:rFonts w:ascii="Times New Roman" w:eastAsia="仿宋_GB2312" w:hAnsi="Times New Roman" w:cs="Times New Roman"/>
                <w:color w:val="0000FF"/>
                <w:sz w:val="18"/>
                <w:szCs w:val="18"/>
              </w:rPr>
            </w:pPr>
            <w:ins w:id="15032" w:author="Xuning Wei12232" w:date="2026-07-27T21:11:00Z">
              <w:r w:rsidRPr="00BB7730">
                <w:rPr>
                  <w:rFonts w:ascii="Times New Roman" w:eastAsia="仿宋_GB2312" w:hAnsi="Times New Roman" w:cs="Times New Roman"/>
                  <w:color w:val="auto"/>
                  <w:sz w:val="18"/>
                  <w:szCs w:val="18"/>
                </w:rPr>
                <w:t xml:space="preserve">1. Add </w:t>
              </w:r>
              <w:r w:rsidRPr="00BB7730">
                <w:rPr>
                  <w:rFonts w:ascii="Times New Roman" w:eastAsia="仿宋_GB2312" w:hAnsi="Times New Roman" w:cs="Times New Roman"/>
                  <w:color w:val="0000FF"/>
                  <w:sz w:val="18"/>
                  <w:szCs w:val="18"/>
                  <w:rPrChange w:id="15033" w:author="He Han" w:date="2026-10-13T13:26:00Z">
                    <w:rPr>
                      <w:rFonts w:ascii="Times New Roman" w:eastAsia="仿宋_GB2312" w:hAnsi="Times New Roman" w:cs="Times New Roman"/>
                      <w:color w:val="0000FF"/>
                      <w:sz w:val="18"/>
                      <w:szCs w:val="18"/>
                      <w:highlight w:val="yellow"/>
                    </w:rPr>
                  </w:rPrChange>
                </w:rPr>
                <w:t>6.0 V DMF</w:t>
              </w:r>
              <w:r w:rsidRPr="00BB7730">
                <w:rPr>
                  <w:rFonts w:ascii="Times New Roman" w:eastAsia="仿宋_GB2312" w:hAnsi="Times New Roman" w:cs="Times New Roman"/>
                  <w:color w:val="auto"/>
                  <w:sz w:val="18"/>
                  <w:szCs w:val="18"/>
                  <w:rPrChange w:id="15034" w:author="He Han" w:date="2026-10-13T13:26:00Z">
                    <w:rPr>
                      <w:rFonts w:ascii="Times New Roman" w:eastAsia="仿宋_GB2312" w:hAnsi="Times New Roman" w:cs="Times New Roman"/>
                      <w:color w:val="auto"/>
                      <w:sz w:val="18"/>
                      <w:szCs w:val="18"/>
                      <w:highlight w:val="yellow"/>
                    </w:rPr>
                  </w:rPrChange>
                </w:rPr>
                <w:t xml:space="preserve"> (5.6</w:t>
              </w:r>
            </w:ins>
            <w:ins w:id="15035" w:author="He Han" w:date="2026-10-27T16:01:00Z">
              <w:r w:rsidR="000B3A7E">
                <w:rPr>
                  <w:rFonts w:ascii="Times New Roman" w:eastAsia="仿宋_GB2312" w:hAnsi="Times New Roman" w:cs="Times New Roman"/>
                  <w:color w:val="auto"/>
                  <w:sz w:val="18"/>
                  <w:szCs w:val="18"/>
                </w:rPr>
                <w:t>9</w:t>
              </w:r>
            </w:ins>
            <w:ins w:id="15036" w:author="Xuning Wei12232" w:date="2026-07-27T21:11:00Z">
              <w:del w:id="15037" w:author="He Han" w:date="2026-10-27T16:01:00Z">
                <w:r w:rsidRPr="00BB7730" w:rsidDel="000B3A7E">
                  <w:rPr>
                    <w:rFonts w:ascii="Times New Roman" w:eastAsia="仿宋_GB2312" w:hAnsi="Times New Roman" w:cs="Times New Roman"/>
                    <w:color w:val="auto"/>
                    <w:sz w:val="18"/>
                    <w:szCs w:val="18"/>
                    <w:rPrChange w:id="15038" w:author="He Han" w:date="2026-10-13T13:26:00Z">
                      <w:rPr>
                        <w:rFonts w:ascii="Times New Roman" w:eastAsia="仿宋_GB2312" w:hAnsi="Times New Roman" w:cs="Times New Roman"/>
                        <w:color w:val="auto"/>
                        <w:sz w:val="18"/>
                        <w:szCs w:val="18"/>
                        <w:highlight w:val="yellow"/>
                      </w:rPr>
                    </w:rPrChange>
                  </w:rPr>
                  <w:delText>88</w:delText>
                </w:r>
              </w:del>
              <w:r w:rsidRPr="00BB7730">
                <w:rPr>
                  <w:rFonts w:ascii="Times New Roman" w:eastAsia="仿宋_GB2312" w:hAnsi="Times New Roman" w:cs="Times New Roman"/>
                  <w:color w:val="auto"/>
                  <w:sz w:val="18"/>
                  <w:szCs w:val="18"/>
                  <w:rPrChange w:id="15039" w:author="He Han" w:date="2026-10-13T13:26:00Z">
                    <w:rPr>
                      <w:rFonts w:ascii="Times New Roman" w:eastAsia="仿宋_GB2312" w:hAnsi="Times New Roman" w:cs="Times New Roman"/>
                      <w:color w:val="auto"/>
                      <w:sz w:val="18"/>
                      <w:szCs w:val="18"/>
                      <w:highlight w:val="yellow"/>
                    </w:rPr>
                  </w:rPrChange>
                </w:rPr>
                <w:t xml:space="preserve"> kg/kg)</w:t>
              </w:r>
              <w:r w:rsidRPr="00BB7730">
                <w:rPr>
                  <w:rFonts w:ascii="Times New Roman" w:eastAsia="仿宋_GB2312" w:hAnsi="Times New Roman" w:cs="Times New Roman"/>
                  <w:color w:val="auto"/>
                  <w:sz w:val="18"/>
                  <w:szCs w:val="18"/>
                  <w:lang w:eastAsia="zh-CN"/>
                </w:rPr>
                <w:t xml:space="preserve"> </w:t>
              </w:r>
              <w:r w:rsidRPr="00BB7730">
                <w:rPr>
                  <w:rFonts w:ascii="Times New Roman" w:eastAsia="仿宋_GB2312" w:hAnsi="Times New Roman" w:cs="Times New Roman"/>
                  <w:color w:val="auto"/>
                  <w:sz w:val="18"/>
                  <w:szCs w:val="18"/>
                </w:rPr>
                <w:t xml:space="preserve">into </w:t>
              </w:r>
              <w:r w:rsidRPr="00BB7730">
                <w:rPr>
                  <w:rFonts w:ascii="Times New Roman" w:eastAsia="仿宋_GB2312" w:hAnsi="Times New Roman" w:cs="Times New Roman"/>
                  <w:color w:val="0000FF"/>
                  <w:sz w:val="18"/>
                  <w:szCs w:val="18"/>
                </w:rPr>
                <w:t>TJ4S-1213-</w:t>
              </w:r>
              <w:r w:rsidRPr="00BB7730">
                <w:rPr>
                  <w:rFonts w:ascii="Times New Roman" w:eastAsia="仿宋_GB2312" w:hAnsi="Times New Roman" w:cs="Times New Roman"/>
                  <w:color w:val="0000FF"/>
                  <w:sz w:val="18"/>
                  <w:szCs w:val="18"/>
                  <w:lang w:eastAsia="zh-CN"/>
                </w:rPr>
                <w:t>R22</w:t>
              </w:r>
              <w:r w:rsidRPr="00BB7730">
                <w:rPr>
                  <w:rFonts w:ascii="Times New Roman" w:eastAsia="仿宋_GB2312" w:hAnsi="Times New Roman" w:cs="Times New Roman"/>
                  <w:color w:val="0000FF"/>
                  <w:sz w:val="18"/>
                  <w:szCs w:val="18"/>
                </w:rPr>
                <w:t xml:space="preserve">. </w:t>
              </w:r>
              <w:r w:rsidRPr="00BB7730">
                <w:rPr>
                  <w:rFonts w:ascii="Times New Roman" w:eastAsia="仿宋_GB2312" w:hAnsi="Times New Roman" w:cs="Times New Roman"/>
                  <w:color w:val="auto"/>
                  <w:sz w:val="18"/>
                  <w:szCs w:val="18"/>
                </w:rPr>
                <w:t xml:space="preserve">Start the stirrer. </w:t>
              </w:r>
              <w:r w:rsidRPr="00BB7730">
                <w:rPr>
                  <w:rFonts w:ascii="Times New Roman" w:eastAsia="仿宋_GB2312" w:hAnsi="Times New Roman" w:cs="Times New Roman"/>
                  <w:color w:val="auto"/>
                  <w:sz w:val="18"/>
                  <w:szCs w:val="18"/>
                </w:rPr>
                <w:br/>
                <w:t>2. Then add 1.50 eq. Pyridine and 1.25 eq. Acet</w:t>
              </w:r>
              <w:r w:rsidRPr="00BB7730">
                <w:rPr>
                  <w:rFonts w:ascii="Times New Roman" w:eastAsia="仿宋_GB2312" w:hAnsi="Times New Roman" w:cs="Times New Roman"/>
                  <w:color w:val="auto"/>
                  <w:sz w:val="18"/>
                  <w:szCs w:val="18"/>
                  <w:rPrChange w:id="15040" w:author="He Han" w:date="2026-10-13T13:26:00Z">
                    <w:rPr>
                      <w:rFonts w:ascii="Times New Roman" w:eastAsia="仿宋_GB2312" w:hAnsi="Times New Roman" w:cs="Times New Roman"/>
                      <w:color w:val="auto"/>
                      <w:sz w:val="18"/>
                      <w:szCs w:val="18"/>
                      <w:highlight w:val="yellow"/>
                    </w:rPr>
                  </w:rPrChange>
                </w:rPr>
                <w:t>ic Anhydrid</w:t>
              </w:r>
              <w:r w:rsidRPr="00BB7730">
                <w:rPr>
                  <w:rFonts w:ascii="Times New Roman" w:eastAsia="仿宋_GB2312" w:hAnsi="Times New Roman" w:cs="Times New Roman"/>
                  <w:color w:val="0000FF"/>
                  <w:sz w:val="18"/>
                  <w:szCs w:val="18"/>
                  <w:rPrChange w:id="15041" w:author="He Han" w:date="2026-10-22T11:27:00Z">
                    <w:rPr>
                      <w:rFonts w:ascii="Times New Roman" w:eastAsia="仿宋_GB2312" w:hAnsi="Times New Roman" w:cs="Times New Roman"/>
                      <w:color w:val="auto"/>
                      <w:sz w:val="18"/>
                      <w:szCs w:val="18"/>
                      <w:highlight w:val="yellow"/>
                    </w:rPr>
                  </w:rPrChange>
                </w:rPr>
                <w:t xml:space="preserve">e </w:t>
              </w:r>
            </w:ins>
            <w:ins w:id="15042" w:author="Xuning Wei12232" w:date="2026-09-05T20:37:00Z">
              <w:r w:rsidR="00F624F0" w:rsidRPr="00BB7730">
                <w:rPr>
                  <w:rFonts w:ascii="Times New Roman" w:eastAsia="仿宋_GB2312" w:hAnsi="Times New Roman" w:cs="Times New Roman"/>
                  <w:color w:val="0000FF"/>
                  <w:sz w:val="18"/>
                  <w:szCs w:val="18"/>
                  <w:rPrChange w:id="15043" w:author="He Han" w:date="2026-10-22T11:27:00Z">
                    <w:rPr>
                      <w:rFonts w:ascii="Times New Roman" w:eastAsia="仿宋_GB2312" w:hAnsi="Times New Roman" w:cs="Times New Roman"/>
                      <w:color w:val="auto"/>
                      <w:sz w:val="18"/>
                      <w:szCs w:val="18"/>
                    </w:rPr>
                  </w:rPrChange>
                </w:rPr>
                <w:t>with PTFE and peristaltic pump.</w:t>
              </w:r>
            </w:ins>
            <w:ins w:id="15044" w:author="Xuning Wei12232" w:date="2026-07-27T21:11:00Z">
              <w:r w:rsidRPr="00BB7730">
                <w:rPr>
                  <w:rFonts w:ascii="Times New Roman" w:eastAsia="仿宋_GB2312" w:hAnsi="Times New Roman" w:cs="Times New Roman"/>
                  <w:color w:val="0000FF"/>
                  <w:sz w:val="18"/>
                  <w:szCs w:val="18"/>
                  <w:rPrChange w:id="15045" w:author="He Han" w:date="2026-10-22T11:27:00Z">
                    <w:rPr>
                      <w:rFonts w:ascii="Times New Roman" w:eastAsia="仿宋_GB2312" w:hAnsi="Times New Roman" w:cs="Times New Roman"/>
                      <w:color w:val="auto"/>
                      <w:sz w:val="18"/>
                      <w:szCs w:val="18"/>
                      <w:highlight w:val="yellow"/>
                    </w:rPr>
                  </w:rPrChange>
                </w:rPr>
                <w:t xml:space="preserve"> Ad</w:t>
              </w:r>
              <w:r w:rsidRPr="00BB7730">
                <w:rPr>
                  <w:rFonts w:ascii="Times New Roman" w:eastAsia="仿宋_GB2312" w:hAnsi="Times New Roman" w:cs="Times New Roman"/>
                  <w:color w:val="auto"/>
                  <w:sz w:val="18"/>
                  <w:szCs w:val="18"/>
                  <w:rPrChange w:id="15046" w:author="He Han" w:date="2026-10-13T13:26:00Z">
                    <w:rPr>
                      <w:rFonts w:ascii="Times New Roman" w:eastAsia="仿宋_GB2312" w:hAnsi="Times New Roman" w:cs="Times New Roman"/>
                      <w:color w:val="auto"/>
                      <w:sz w:val="18"/>
                      <w:szCs w:val="18"/>
                      <w:highlight w:val="yellow"/>
                    </w:rPr>
                  </w:rPrChange>
                </w:rPr>
                <w:t>just the mixture to 25</w:t>
              </w:r>
              <w:r w:rsidRPr="00BB7730">
                <w:rPr>
                  <w:rFonts w:ascii="Times New Roman" w:eastAsia="仿宋_GB2312" w:hAnsi="Times New Roman" w:cs="Times New Roman" w:hint="eastAsia"/>
                  <w:color w:val="auto"/>
                  <w:sz w:val="18"/>
                  <w:szCs w:val="18"/>
                  <w:rPrChange w:id="15047" w:author="He Han" w:date="2026-10-13T13:26:00Z">
                    <w:rPr>
                      <w:rFonts w:ascii="Times New Roman" w:eastAsia="仿宋_GB2312" w:hAnsi="Times New Roman" w:cs="Times New Roman" w:hint="eastAsia"/>
                      <w:color w:val="auto"/>
                      <w:sz w:val="18"/>
                      <w:szCs w:val="18"/>
                      <w:highlight w:val="yellow"/>
                    </w:rPr>
                  </w:rPrChange>
                </w:rPr>
                <w:t>±</w:t>
              </w:r>
              <w:r w:rsidRPr="00D25E52">
                <w:rPr>
                  <w:rFonts w:ascii="Times New Roman" w:eastAsia="仿宋_GB2312" w:hAnsi="Times New Roman" w:cs="Times New Roman"/>
                  <w:color w:val="auto"/>
                  <w:sz w:val="18"/>
                  <w:szCs w:val="18"/>
                  <w:rPrChange w:id="15048" w:author="He Han" w:date="2026-10-27T16:01:00Z">
                    <w:rPr>
                      <w:rFonts w:ascii="Times New Roman" w:eastAsia="仿宋_GB2312" w:hAnsi="Times New Roman" w:cs="Times New Roman"/>
                      <w:color w:val="auto"/>
                      <w:sz w:val="18"/>
                      <w:szCs w:val="18"/>
                      <w:highlight w:val="yellow"/>
                    </w:rPr>
                  </w:rPrChange>
                </w:rPr>
                <w:t>5</w:t>
              </w:r>
            </w:ins>
            <w:ins w:id="15049" w:author="Johan Granander" w:date="2026-07-28T13:49:00Z">
              <w:r w:rsidR="00917FF6" w:rsidRPr="00D25E52">
                <w:rPr>
                  <w:rFonts w:ascii="Times New Roman" w:eastAsia="仿宋_GB2312" w:hAnsi="Times New Roman" w:cs="Times New Roman"/>
                  <w:color w:val="auto"/>
                  <w:sz w:val="18"/>
                  <w:szCs w:val="18"/>
                  <w:rPrChange w:id="15050" w:author="He Han" w:date="2026-10-27T16:01:00Z">
                    <w:rPr>
                      <w:rFonts w:ascii="Times New Roman" w:eastAsia="仿宋_GB2312" w:hAnsi="Times New Roman" w:cs="Times New Roman"/>
                      <w:color w:val="auto"/>
                      <w:sz w:val="18"/>
                      <w:szCs w:val="18"/>
                    </w:rPr>
                  </w:rPrChange>
                </w:rPr>
                <w:t xml:space="preserve"> </w:t>
              </w:r>
            </w:ins>
            <w:ins w:id="15051" w:author="Xuning Wei12232" w:date="2026-07-27T21:11:00Z">
              <w:r w:rsidRPr="00D25E52">
                <w:rPr>
                  <w:rFonts w:ascii="Times New Roman" w:eastAsia="仿宋_GB2312" w:hAnsi="Times New Roman" w:cs="Times New Roman"/>
                  <w:color w:val="auto"/>
                  <w:sz w:val="18"/>
                  <w:szCs w:val="18"/>
                  <w:rPrChange w:id="15052" w:author="He Han" w:date="2026-10-27T16:01:00Z">
                    <w:rPr>
                      <w:rFonts w:ascii="Times New Roman" w:eastAsia="仿宋_GB2312" w:hAnsi="Times New Roman" w:cs="Times New Roman" w:hint="eastAsia"/>
                      <w:color w:val="auto"/>
                      <w:sz w:val="18"/>
                      <w:szCs w:val="18"/>
                      <w:highlight w:val="yellow"/>
                    </w:rPr>
                  </w:rPrChange>
                </w:rPr>
                <w:t>℃</w:t>
              </w:r>
              <w:r w:rsidRPr="00D25E52">
                <w:rPr>
                  <w:rFonts w:ascii="Times New Roman" w:eastAsia="仿宋_GB2312" w:hAnsi="Times New Roman" w:cs="Times New Roman"/>
                  <w:color w:val="auto"/>
                  <w:sz w:val="18"/>
                  <w:szCs w:val="18"/>
                  <w:rPrChange w:id="15053" w:author="He Han" w:date="2026-10-27T16:01:00Z">
                    <w:rPr>
                      <w:rFonts w:ascii="Times New Roman" w:eastAsia="仿宋_GB2312" w:hAnsi="Times New Roman" w:cs="Times New Roman"/>
                      <w:color w:val="auto"/>
                      <w:sz w:val="18"/>
                      <w:szCs w:val="18"/>
                      <w:highlight w:val="yellow"/>
                    </w:rPr>
                  </w:rPrChange>
                </w:rPr>
                <w:t>. Maintain for next operation at 25</w:t>
              </w:r>
              <w:r w:rsidRPr="00D25E52">
                <w:rPr>
                  <w:rFonts w:ascii="Times New Roman" w:eastAsia="仿宋_GB2312" w:hAnsi="Times New Roman" w:cs="Times New Roman"/>
                  <w:color w:val="auto"/>
                  <w:sz w:val="18"/>
                  <w:szCs w:val="18"/>
                  <w:rPrChange w:id="15054" w:author="He Han" w:date="2026-10-27T16:01:00Z">
                    <w:rPr>
                      <w:rFonts w:ascii="Times New Roman" w:eastAsia="仿宋_GB2312" w:hAnsi="Times New Roman" w:cs="Times New Roman" w:hint="eastAsia"/>
                      <w:color w:val="auto"/>
                      <w:sz w:val="18"/>
                      <w:szCs w:val="18"/>
                      <w:highlight w:val="yellow"/>
                    </w:rPr>
                  </w:rPrChange>
                </w:rPr>
                <w:t>±</w:t>
              </w:r>
              <w:r w:rsidRPr="00D25E52">
                <w:rPr>
                  <w:rFonts w:ascii="Times New Roman" w:eastAsia="仿宋_GB2312" w:hAnsi="Times New Roman" w:cs="Times New Roman"/>
                  <w:color w:val="auto"/>
                  <w:sz w:val="18"/>
                  <w:szCs w:val="18"/>
                  <w:rPrChange w:id="15055" w:author="He Han" w:date="2026-10-27T16:01:00Z">
                    <w:rPr>
                      <w:rFonts w:ascii="Times New Roman" w:eastAsia="仿宋_GB2312" w:hAnsi="Times New Roman" w:cs="Times New Roman"/>
                      <w:color w:val="auto"/>
                      <w:sz w:val="18"/>
                      <w:szCs w:val="18"/>
                      <w:highlight w:val="yellow"/>
                    </w:rPr>
                  </w:rPrChange>
                </w:rPr>
                <w:t>5</w:t>
              </w:r>
            </w:ins>
            <w:ins w:id="15056" w:author="Johan Granander" w:date="2026-07-28T13:49:00Z">
              <w:r w:rsidR="00917FF6" w:rsidRPr="00D25E52">
                <w:rPr>
                  <w:rFonts w:ascii="Times New Roman" w:eastAsia="仿宋_GB2312" w:hAnsi="Times New Roman" w:cs="Times New Roman"/>
                  <w:color w:val="auto"/>
                  <w:sz w:val="18"/>
                  <w:szCs w:val="18"/>
                  <w:rPrChange w:id="15057" w:author="He Han" w:date="2026-10-27T16:01:00Z">
                    <w:rPr>
                      <w:rFonts w:ascii="Times New Roman" w:eastAsia="仿宋_GB2312" w:hAnsi="Times New Roman" w:cs="Times New Roman"/>
                      <w:color w:val="auto"/>
                      <w:sz w:val="18"/>
                      <w:szCs w:val="18"/>
                    </w:rPr>
                  </w:rPrChange>
                </w:rPr>
                <w:t xml:space="preserve"> </w:t>
              </w:r>
            </w:ins>
            <w:ins w:id="15058" w:author="Xuning Wei12232" w:date="2026-07-27T21:11:00Z">
              <w:r w:rsidRPr="00D25E52">
                <w:rPr>
                  <w:rFonts w:ascii="Times New Roman" w:eastAsia="仿宋_GB2312" w:hAnsi="Times New Roman" w:cs="Times New Roman"/>
                  <w:color w:val="auto"/>
                  <w:sz w:val="18"/>
                  <w:szCs w:val="18"/>
                  <w:rPrChange w:id="15059" w:author="He Han" w:date="2026-10-27T16:01:00Z">
                    <w:rPr>
                      <w:rFonts w:ascii="Times New Roman" w:eastAsia="仿宋_GB2312" w:hAnsi="Times New Roman" w:cs="Times New Roman" w:hint="eastAsia"/>
                      <w:color w:val="auto"/>
                      <w:sz w:val="18"/>
                      <w:szCs w:val="18"/>
                      <w:highlight w:val="yellow"/>
                    </w:rPr>
                  </w:rPrChange>
                </w:rPr>
                <w:t>℃</w:t>
              </w:r>
              <w:r w:rsidRPr="00D25E52">
                <w:rPr>
                  <w:rFonts w:ascii="Times New Roman" w:eastAsia="仿宋_GB2312" w:hAnsi="Times New Roman" w:cs="Times New Roman"/>
                  <w:color w:val="auto"/>
                  <w:sz w:val="18"/>
                  <w:szCs w:val="18"/>
                  <w:rPrChange w:id="15060" w:author="He Han" w:date="2026-10-27T16:01:00Z">
                    <w:rPr>
                      <w:rFonts w:ascii="Times New Roman" w:eastAsia="仿宋_GB2312" w:hAnsi="Times New Roman" w:cs="Times New Roman"/>
                      <w:color w:val="auto"/>
                      <w:sz w:val="18"/>
                      <w:szCs w:val="18"/>
                      <w:highlight w:val="yellow"/>
                    </w:rPr>
                  </w:rPrChange>
                </w:rPr>
                <w:t xml:space="preserve"> (target: 25</w:t>
              </w:r>
            </w:ins>
            <w:ins w:id="15061" w:author="Johan Granander" w:date="2026-07-28T13:49:00Z">
              <w:r w:rsidR="00917FF6" w:rsidRPr="00D25E52">
                <w:rPr>
                  <w:rFonts w:ascii="Times New Roman" w:eastAsia="仿宋_GB2312" w:hAnsi="Times New Roman" w:cs="Times New Roman"/>
                  <w:color w:val="auto"/>
                  <w:sz w:val="18"/>
                  <w:szCs w:val="18"/>
                  <w:rPrChange w:id="15062" w:author="He Han" w:date="2026-10-27T16:01:00Z">
                    <w:rPr>
                      <w:rFonts w:ascii="Times New Roman" w:eastAsia="仿宋_GB2312" w:hAnsi="Times New Roman" w:cs="Times New Roman"/>
                      <w:color w:val="auto"/>
                      <w:sz w:val="18"/>
                      <w:szCs w:val="18"/>
                    </w:rPr>
                  </w:rPrChange>
                </w:rPr>
                <w:t xml:space="preserve"> </w:t>
              </w:r>
            </w:ins>
            <w:ins w:id="15063" w:author="Xuning Wei12232" w:date="2026-07-27T21:11:00Z">
              <w:r w:rsidRPr="00D25E52">
                <w:rPr>
                  <w:rFonts w:ascii="Times New Roman" w:eastAsia="仿宋_GB2312" w:hAnsi="Times New Roman" w:cs="Times New Roman"/>
                  <w:color w:val="auto"/>
                  <w:sz w:val="18"/>
                  <w:szCs w:val="18"/>
                  <w:rPrChange w:id="15064" w:author="He Han" w:date="2026-10-27T16:01:00Z">
                    <w:rPr>
                      <w:rFonts w:ascii="Times New Roman" w:eastAsia="仿宋_GB2312" w:hAnsi="Times New Roman" w:cs="Times New Roman" w:hint="eastAsia"/>
                      <w:color w:val="auto"/>
                      <w:sz w:val="18"/>
                      <w:szCs w:val="18"/>
                      <w:highlight w:val="yellow"/>
                    </w:rPr>
                  </w:rPrChange>
                </w:rPr>
                <w:t>℃</w:t>
              </w:r>
              <w:r w:rsidRPr="00D25E52">
                <w:rPr>
                  <w:rFonts w:ascii="Times New Roman" w:eastAsia="仿宋_GB2312" w:hAnsi="Times New Roman" w:cs="Times New Roman"/>
                  <w:color w:val="auto"/>
                  <w:sz w:val="18"/>
                  <w:szCs w:val="18"/>
                  <w:rPrChange w:id="15065" w:author="He Han" w:date="2026-10-27T16:01:00Z">
                    <w:rPr>
                      <w:rFonts w:ascii="Times New Roman" w:eastAsia="仿宋_GB2312" w:hAnsi="Times New Roman" w:cs="Times New Roman"/>
                      <w:color w:val="auto"/>
                      <w:sz w:val="18"/>
                      <w:szCs w:val="18"/>
                      <w:highlight w:val="yellow"/>
                    </w:rPr>
                  </w:rPrChange>
                </w:rPr>
                <w:t xml:space="preserve">). </w:t>
              </w:r>
              <w:r w:rsidRPr="00D25E52">
                <w:rPr>
                  <w:rFonts w:ascii="Times New Roman" w:eastAsia="仿宋_GB2312" w:hAnsi="Times New Roman" w:cs="Times New Roman"/>
                  <w:color w:val="auto"/>
                  <w:sz w:val="18"/>
                  <w:szCs w:val="18"/>
                  <w:rPrChange w:id="15066" w:author="He Han" w:date="2026-10-27T16:01:00Z">
                    <w:rPr>
                      <w:rFonts w:ascii="Times New Roman" w:eastAsia="仿宋_GB2312" w:hAnsi="Times New Roman" w:cs="Times New Roman"/>
                      <w:color w:val="auto"/>
                      <w:sz w:val="18"/>
                      <w:szCs w:val="18"/>
                      <w:highlight w:val="yellow"/>
                    </w:rPr>
                  </w:rPrChange>
                </w:rPr>
                <w:br/>
                <w:t xml:space="preserve">3. Stir for </w:t>
              </w:r>
            </w:ins>
            <w:ins w:id="15067" w:author="Xuning Wei12232" w:date="2026-09-05T20:37:00Z">
              <w:r w:rsidR="00F624F0" w:rsidRPr="00D25E52">
                <w:rPr>
                  <w:rFonts w:ascii="Times New Roman" w:eastAsia="仿宋_GB2312" w:hAnsi="Times New Roman" w:cs="Times New Roman"/>
                  <w:color w:val="auto"/>
                  <w:sz w:val="18"/>
                  <w:szCs w:val="18"/>
                  <w:rPrChange w:id="15068" w:author="He Han" w:date="2026-10-27T16:01:00Z">
                    <w:rPr>
                      <w:rFonts w:ascii="Times New Roman" w:eastAsia="仿宋_GB2312" w:hAnsi="Times New Roman" w:cs="Times New Roman"/>
                      <w:color w:val="auto"/>
                      <w:sz w:val="18"/>
                      <w:szCs w:val="18"/>
                    </w:rPr>
                  </w:rPrChange>
                </w:rPr>
                <w:t xml:space="preserve">at least </w:t>
              </w:r>
            </w:ins>
            <w:ins w:id="15069" w:author="Xuning Wei12232" w:date="2026-07-27T21:11:00Z">
              <w:r w:rsidRPr="00D25E52">
                <w:rPr>
                  <w:rFonts w:ascii="Times New Roman" w:eastAsia="仿宋_GB2312" w:hAnsi="Times New Roman" w:cs="Times New Roman"/>
                  <w:color w:val="auto"/>
                  <w:sz w:val="18"/>
                  <w:szCs w:val="18"/>
                  <w:rPrChange w:id="15070" w:author="He Han" w:date="2026-10-27T16:01:00Z">
                    <w:rPr>
                      <w:rFonts w:ascii="Times New Roman" w:eastAsia="仿宋_GB2312" w:hAnsi="Times New Roman" w:cs="Times New Roman"/>
                      <w:color w:val="auto"/>
                      <w:sz w:val="18"/>
                      <w:szCs w:val="18"/>
                      <w:highlight w:val="yellow"/>
                    </w:rPr>
                  </w:rPrChange>
                </w:rPr>
                <w:t>5</w:t>
              </w:r>
            </w:ins>
            <w:ins w:id="15071" w:author="Xuning Wei12232" w:date="2026-09-05T20:37:00Z">
              <w:r w:rsidR="00F624F0" w:rsidRPr="00D25E52">
                <w:rPr>
                  <w:rFonts w:ascii="Times New Roman" w:eastAsia="仿宋_GB2312" w:hAnsi="Times New Roman" w:cs="Times New Roman"/>
                  <w:color w:val="auto"/>
                  <w:sz w:val="18"/>
                  <w:szCs w:val="18"/>
                  <w:lang w:eastAsia="zh-CN"/>
                  <w:rPrChange w:id="15072" w:author="He Han" w:date="2026-10-27T16:01:00Z">
                    <w:rPr>
                      <w:rFonts w:ascii="Times New Roman" w:eastAsia="仿宋_GB2312" w:hAnsi="Times New Roman" w:cs="Times New Roman"/>
                      <w:color w:val="auto"/>
                      <w:sz w:val="18"/>
                      <w:szCs w:val="18"/>
                      <w:lang w:eastAsia="zh-CN"/>
                    </w:rPr>
                  </w:rPrChange>
                </w:rPr>
                <w:t xml:space="preserve"> </w:t>
              </w:r>
            </w:ins>
            <w:ins w:id="15073" w:author="Xuning Wei12232" w:date="2026-07-27T21:11:00Z">
              <w:r w:rsidRPr="00D25E52">
                <w:rPr>
                  <w:rFonts w:ascii="Times New Roman" w:eastAsia="仿宋_GB2312" w:hAnsi="Times New Roman" w:cs="Times New Roman"/>
                  <w:color w:val="auto"/>
                  <w:sz w:val="18"/>
                  <w:szCs w:val="18"/>
                  <w:rPrChange w:id="15074" w:author="He Han" w:date="2026-10-27T16:01:00Z">
                    <w:rPr>
                      <w:rFonts w:ascii="Times New Roman" w:eastAsia="仿宋_GB2312" w:hAnsi="Times New Roman" w:cs="Times New Roman"/>
                      <w:color w:val="auto"/>
                      <w:sz w:val="18"/>
                      <w:szCs w:val="18"/>
                      <w:highlight w:val="yellow"/>
                    </w:rPr>
                  </w:rPrChange>
                </w:rPr>
                <w:t xml:space="preserve">min </w:t>
              </w:r>
            </w:ins>
            <w:ins w:id="15075" w:author="Johan Granander" w:date="2026-07-28T13:49:00Z">
              <w:del w:id="15076" w:author="Xuning Wei12232" w:date="2026-09-05T20:37:00Z">
                <w:r w:rsidR="00917FF6" w:rsidRPr="00D25E52" w:rsidDel="00F624F0">
                  <w:rPr>
                    <w:rFonts w:ascii="Times New Roman" w:eastAsia="仿宋_GB2312" w:hAnsi="Times New Roman" w:cs="Times New Roman"/>
                    <w:color w:val="auto"/>
                    <w:sz w:val="18"/>
                    <w:szCs w:val="18"/>
                    <w:rPrChange w:id="15077" w:author="He Han" w:date="2026-10-27T16:01:00Z">
                      <w:rPr>
                        <w:rFonts w:ascii="Times New Roman" w:eastAsia="仿宋_GB2312" w:hAnsi="Times New Roman" w:cs="Times New Roman"/>
                        <w:color w:val="auto"/>
                        <w:sz w:val="18"/>
                        <w:szCs w:val="18"/>
                      </w:rPr>
                    </w:rPrChange>
                  </w:rPr>
                  <w:delText xml:space="preserve"> </w:delText>
                </w:r>
              </w:del>
            </w:ins>
            <w:ins w:id="15078" w:author="Xuning Wei12232" w:date="2026-07-27T21:11:00Z">
              <w:r w:rsidRPr="00D25E52">
                <w:rPr>
                  <w:rFonts w:ascii="Times New Roman" w:eastAsia="仿宋_GB2312" w:hAnsi="Times New Roman" w:cs="Times New Roman"/>
                  <w:color w:val="auto"/>
                  <w:sz w:val="18"/>
                  <w:szCs w:val="18"/>
                  <w:rPrChange w:id="15079" w:author="He Han" w:date="2026-10-27T16:01:00Z">
                    <w:rPr>
                      <w:rFonts w:ascii="Times New Roman" w:eastAsia="仿宋_GB2312" w:hAnsi="Times New Roman" w:cs="Times New Roman"/>
                      <w:color w:val="auto"/>
                      <w:sz w:val="18"/>
                      <w:szCs w:val="18"/>
                      <w:highlight w:val="yellow"/>
                    </w:rPr>
                  </w:rPrChange>
                </w:rPr>
                <w:t>aft</w:t>
              </w:r>
              <w:r w:rsidRPr="00BB7730">
                <w:rPr>
                  <w:rFonts w:ascii="Times New Roman" w:eastAsia="仿宋_GB2312" w:hAnsi="Times New Roman" w:cs="Times New Roman"/>
                  <w:color w:val="auto"/>
                  <w:sz w:val="18"/>
                  <w:szCs w:val="18"/>
                  <w:rPrChange w:id="15080" w:author="He Han" w:date="2026-10-13T13:26:00Z">
                    <w:rPr>
                      <w:rFonts w:ascii="Times New Roman" w:eastAsia="仿宋_GB2312" w:hAnsi="Times New Roman" w:cs="Times New Roman"/>
                      <w:color w:val="auto"/>
                      <w:sz w:val="18"/>
                      <w:szCs w:val="18"/>
                      <w:highlight w:val="yellow"/>
                    </w:rPr>
                  </w:rPrChange>
                </w:rPr>
                <w:t>er addition</w:t>
              </w:r>
              <w:r w:rsidRPr="00BB7730">
                <w:rPr>
                  <w:rFonts w:ascii="Times New Roman" w:hAnsi="Times New Roman" w:cs="Times New Roman"/>
                  <w:color w:val="auto"/>
                  <w:sz w:val="18"/>
                  <w:szCs w:val="18"/>
                  <w:rPrChange w:id="15081" w:author="He Han" w:date="2026-10-13T13:26:00Z">
                    <w:rPr>
                      <w:rFonts w:ascii="Times New Roman" w:hAnsi="Times New Roman" w:cs="Times New Roman"/>
                      <w:color w:val="auto"/>
                      <w:sz w:val="18"/>
                      <w:szCs w:val="18"/>
                      <w:highlight w:val="yellow"/>
                    </w:rPr>
                  </w:rPrChange>
                </w:rPr>
                <w:t xml:space="preserve">, </w:t>
              </w:r>
              <w:r w:rsidRPr="00BB7730">
                <w:rPr>
                  <w:rFonts w:ascii="Times New Roman" w:eastAsia="仿宋_GB2312" w:hAnsi="Times New Roman" w:cs="Times New Roman"/>
                  <w:color w:val="auto"/>
                  <w:sz w:val="18"/>
                  <w:szCs w:val="18"/>
                  <w:rPrChange w:id="15082" w:author="He Han" w:date="2026-10-13T13:26:00Z">
                    <w:rPr>
                      <w:rFonts w:ascii="Times New Roman" w:eastAsia="仿宋_GB2312" w:hAnsi="Times New Roman" w:cs="Times New Roman"/>
                      <w:color w:val="auto"/>
                      <w:sz w:val="18"/>
                      <w:szCs w:val="18"/>
                      <w:highlight w:val="yellow"/>
                    </w:rPr>
                  </w:rPrChange>
                </w:rPr>
                <w:t>Transfer the mixture in TJ4S-1213-R22 into TJ4S-1213-Sy15. Add</w:t>
              </w:r>
              <w:r w:rsidRPr="00BB7730">
                <w:rPr>
                  <w:rFonts w:ascii="Times New Roman" w:eastAsia="等线" w:hAnsi="Times New Roman" w:cs="Times New Roman"/>
                  <w:color w:val="auto"/>
                  <w:sz w:val="18"/>
                  <w:szCs w:val="18"/>
                  <w:rPrChange w:id="15083" w:author="He Han" w:date="2026-10-13T13:26:00Z">
                    <w:rPr>
                      <w:rFonts w:ascii="Times New Roman" w:eastAsia="等线" w:hAnsi="Times New Roman" w:cs="Times New Roman"/>
                      <w:color w:val="auto"/>
                      <w:sz w:val="18"/>
                      <w:szCs w:val="18"/>
                      <w:highlight w:val="yellow"/>
                    </w:rPr>
                  </w:rPrChange>
                </w:rPr>
                <w:t xml:space="preserve"> </w:t>
              </w:r>
              <w:r w:rsidRPr="00BB7730">
                <w:rPr>
                  <w:rFonts w:ascii="Times New Roman" w:eastAsia="仿宋_GB2312" w:hAnsi="Times New Roman" w:cs="Times New Roman"/>
                  <w:color w:val="0000FF"/>
                  <w:sz w:val="18"/>
                  <w:szCs w:val="18"/>
                  <w:lang w:eastAsia="zh-CN"/>
                  <w:rPrChange w:id="15084" w:author="He Han" w:date="2026-10-13T13:26:00Z">
                    <w:rPr>
                      <w:rFonts w:ascii="Times New Roman" w:eastAsia="仿宋_GB2312" w:hAnsi="Times New Roman" w:cs="Times New Roman"/>
                      <w:color w:val="0000FF"/>
                      <w:sz w:val="18"/>
                      <w:szCs w:val="18"/>
                      <w:highlight w:val="yellow"/>
                      <w:lang w:eastAsia="zh-CN"/>
                    </w:rPr>
                  </w:rPrChange>
                </w:rPr>
                <w:t>1.0 V DMF</w:t>
              </w:r>
              <w:r w:rsidRPr="00BB7730">
                <w:rPr>
                  <w:rFonts w:ascii="Times New Roman" w:eastAsia="仿宋_GB2312" w:hAnsi="Times New Roman" w:cs="Times New Roman"/>
                  <w:color w:val="000000" w:themeColor="text1"/>
                  <w:sz w:val="18"/>
                  <w:szCs w:val="18"/>
                  <w:lang w:eastAsia="zh-CN"/>
                  <w:rPrChange w:id="15085" w:author="He Han" w:date="2026-10-13T13:26:00Z">
                    <w:rPr>
                      <w:rFonts w:ascii="Times New Roman" w:eastAsia="仿宋_GB2312" w:hAnsi="Times New Roman" w:cs="Times New Roman"/>
                      <w:color w:val="000000" w:themeColor="text1"/>
                      <w:sz w:val="18"/>
                      <w:szCs w:val="18"/>
                      <w:highlight w:val="yellow"/>
                      <w:lang w:eastAsia="zh-CN"/>
                    </w:rPr>
                  </w:rPrChange>
                </w:rPr>
                <w:t xml:space="preserve"> (0.9</w:t>
              </w:r>
            </w:ins>
            <w:ins w:id="15086" w:author="He Han" w:date="2026-10-27T16:02:00Z">
              <w:r w:rsidR="00541E97">
                <w:rPr>
                  <w:rFonts w:ascii="Times New Roman" w:eastAsia="仿宋_GB2312" w:hAnsi="Times New Roman" w:cs="Times New Roman"/>
                  <w:color w:val="000000" w:themeColor="text1"/>
                  <w:sz w:val="18"/>
                  <w:szCs w:val="18"/>
                  <w:lang w:eastAsia="zh-CN"/>
                </w:rPr>
                <w:t>50</w:t>
              </w:r>
            </w:ins>
            <w:ins w:id="15087" w:author="Xuning Wei12232" w:date="2026-07-27T21:11:00Z">
              <w:del w:id="15088" w:author="He Han" w:date="2026-10-27T16:02:00Z">
                <w:r w:rsidRPr="00BB7730" w:rsidDel="00541E97">
                  <w:rPr>
                    <w:rFonts w:ascii="Times New Roman" w:eastAsia="仿宋_GB2312" w:hAnsi="Times New Roman" w:cs="Times New Roman"/>
                    <w:color w:val="000000" w:themeColor="text1"/>
                    <w:sz w:val="18"/>
                    <w:szCs w:val="18"/>
                    <w:lang w:eastAsia="zh-CN"/>
                    <w:rPrChange w:id="15089" w:author="He Han" w:date="2026-10-13T13:26:00Z">
                      <w:rPr>
                        <w:rFonts w:ascii="Times New Roman" w:eastAsia="仿宋_GB2312" w:hAnsi="Times New Roman" w:cs="Times New Roman"/>
                        <w:color w:val="000000" w:themeColor="text1"/>
                        <w:sz w:val="18"/>
                        <w:szCs w:val="18"/>
                        <w:highlight w:val="yellow"/>
                        <w:lang w:eastAsia="zh-CN"/>
                      </w:rPr>
                    </w:rPrChange>
                  </w:rPr>
                  <w:delText>4</w:delText>
                </w:r>
              </w:del>
              <w:del w:id="15090" w:author="He Han" w:date="2026-10-27T16:01:00Z">
                <w:r w:rsidRPr="00BB7730" w:rsidDel="00541E97">
                  <w:rPr>
                    <w:rFonts w:ascii="Times New Roman" w:eastAsia="仿宋_GB2312" w:hAnsi="Times New Roman" w:cs="Times New Roman"/>
                    <w:color w:val="000000" w:themeColor="text1"/>
                    <w:sz w:val="18"/>
                    <w:szCs w:val="18"/>
                    <w:lang w:eastAsia="zh-CN"/>
                    <w:rPrChange w:id="15091" w:author="He Han" w:date="2026-10-13T13:26:00Z">
                      <w:rPr>
                        <w:rFonts w:ascii="Times New Roman" w:eastAsia="仿宋_GB2312" w:hAnsi="Times New Roman" w:cs="Times New Roman"/>
                        <w:color w:val="000000" w:themeColor="text1"/>
                        <w:sz w:val="18"/>
                        <w:szCs w:val="18"/>
                        <w:highlight w:val="yellow"/>
                        <w:lang w:eastAsia="zh-CN"/>
                      </w:rPr>
                    </w:rPrChange>
                  </w:rPr>
                  <w:delText>8</w:delText>
                </w:r>
              </w:del>
              <w:r w:rsidRPr="00BB7730">
                <w:rPr>
                  <w:rFonts w:ascii="Times New Roman" w:eastAsia="仿宋_GB2312" w:hAnsi="Times New Roman" w:cs="Times New Roman"/>
                  <w:color w:val="000000" w:themeColor="text1"/>
                  <w:sz w:val="18"/>
                  <w:szCs w:val="18"/>
                  <w:lang w:eastAsia="zh-CN"/>
                  <w:rPrChange w:id="15092" w:author="He Han" w:date="2026-10-13T13:26:00Z">
                    <w:rPr>
                      <w:rFonts w:ascii="Times New Roman" w:eastAsia="仿宋_GB2312" w:hAnsi="Times New Roman" w:cs="Times New Roman"/>
                      <w:color w:val="000000" w:themeColor="text1"/>
                      <w:sz w:val="18"/>
                      <w:szCs w:val="18"/>
                      <w:highlight w:val="yellow"/>
                      <w:lang w:eastAsia="zh-CN"/>
                    </w:rPr>
                  </w:rPrChange>
                </w:rPr>
                <w:t xml:space="preserve"> kg/kg) </w:t>
              </w:r>
              <w:r w:rsidRPr="00BB7730">
                <w:rPr>
                  <w:rFonts w:ascii="Times New Roman" w:eastAsia="仿宋_GB2312" w:hAnsi="Times New Roman" w:cs="Times New Roman"/>
                  <w:color w:val="auto"/>
                  <w:sz w:val="18"/>
                  <w:szCs w:val="18"/>
                  <w:rPrChange w:id="15093" w:author="He Han" w:date="2026-10-13T13:26:00Z">
                    <w:rPr>
                      <w:rFonts w:ascii="Times New Roman" w:eastAsia="仿宋_GB2312" w:hAnsi="Times New Roman" w:cs="Times New Roman"/>
                      <w:color w:val="auto"/>
                      <w:sz w:val="18"/>
                      <w:szCs w:val="18"/>
                      <w:highlight w:val="yellow"/>
                    </w:rPr>
                  </w:rPrChange>
                </w:rPr>
                <w:t>into</w:t>
              </w:r>
              <w:r w:rsidRPr="00BB7730">
                <w:rPr>
                  <w:rFonts w:ascii="Times New Roman" w:eastAsia="仿宋_GB2312" w:hAnsi="Times New Roman" w:cs="Times New Roman"/>
                  <w:color w:val="0000FF"/>
                  <w:sz w:val="18"/>
                  <w:szCs w:val="18"/>
                  <w:lang w:eastAsia="zh-CN"/>
                  <w:rPrChange w:id="15094" w:author="He Han" w:date="2026-10-13T13:26:00Z">
                    <w:rPr>
                      <w:rFonts w:ascii="Times New Roman" w:eastAsia="仿宋_GB2312" w:hAnsi="Times New Roman" w:cs="Times New Roman"/>
                      <w:color w:val="0000FF"/>
                      <w:sz w:val="18"/>
                      <w:szCs w:val="18"/>
                      <w:highlight w:val="yellow"/>
                      <w:lang w:eastAsia="zh-CN"/>
                    </w:rPr>
                  </w:rPrChange>
                </w:rPr>
                <w:t xml:space="preserve"> </w:t>
              </w:r>
              <w:r w:rsidRPr="00BB7730">
                <w:rPr>
                  <w:rFonts w:ascii="Times New Roman" w:eastAsia="仿宋_GB2312" w:hAnsi="Times New Roman" w:cs="Times New Roman"/>
                  <w:color w:val="0000FF"/>
                  <w:sz w:val="18"/>
                  <w:szCs w:val="18"/>
                  <w:rPrChange w:id="15095" w:author="He Han" w:date="2026-10-13T13:26:00Z">
                    <w:rPr>
                      <w:rFonts w:ascii="Times New Roman" w:eastAsia="仿宋_GB2312" w:hAnsi="Times New Roman" w:cs="Times New Roman"/>
                      <w:color w:val="0000FF"/>
                      <w:sz w:val="18"/>
                      <w:szCs w:val="18"/>
                      <w:highlight w:val="yellow"/>
                    </w:rPr>
                  </w:rPrChange>
                </w:rPr>
                <w:t>TJ4S-1213</w:t>
              </w:r>
              <w:r w:rsidRPr="00BB7730">
                <w:rPr>
                  <w:rFonts w:ascii="Times New Roman" w:eastAsia="仿宋_GB2312" w:hAnsi="Times New Roman" w:cs="Times New Roman"/>
                  <w:color w:val="0000FF"/>
                  <w:sz w:val="18"/>
                  <w:szCs w:val="18"/>
                  <w:lang w:eastAsia="zh-CN"/>
                  <w:rPrChange w:id="15096" w:author="He Han" w:date="2026-10-13T13:26:00Z">
                    <w:rPr>
                      <w:rFonts w:ascii="Times New Roman" w:eastAsia="仿宋_GB2312" w:hAnsi="Times New Roman" w:cs="Times New Roman"/>
                      <w:color w:val="0000FF"/>
                      <w:sz w:val="18"/>
                      <w:szCs w:val="18"/>
                      <w:highlight w:val="yellow"/>
                      <w:lang w:eastAsia="zh-CN"/>
                    </w:rPr>
                  </w:rPrChange>
                </w:rPr>
                <w:t>-R22</w:t>
              </w:r>
              <w:r w:rsidRPr="00BB7730">
                <w:rPr>
                  <w:rFonts w:ascii="Times New Roman" w:eastAsia="仿宋_GB2312" w:hAnsi="Times New Roman" w:cs="Times New Roman"/>
                  <w:color w:val="auto"/>
                  <w:sz w:val="18"/>
                  <w:szCs w:val="18"/>
                  <w:lang w:eastAsia="zh-CN"/>
                  <w:rPrChange w:id="15097" w:author="He Han" w:date="2026-10-13T13:26:00Z">
                    <w:rPr>
                      <w:rFonts w:ascii="Times New Roman" w:eastAsia="仿宋_GB2312" w:hAnsi="Times New Roman" w:cs="Times New Roman"/>
                      <w:color w:val="auto"/>
                      <w:sz w:val="18"/>
                      <w:szCs w:val="18"/>
                      <w:highlight w:val="yellow"/>
                      <w:lang w:eastAsia="zh-CN"/>
                    </w:rPr>
                  </w:rPrChange>
                </w:rPr>
                <w:t xml:space="preserve"> </w:t>
              </w:r>
              <w:r w:rsidRPr="00BB7730">
                <w:rPr>
                  <w:rFonts w:ascii="Times New Roman" w:eastAsia="仿宋_GB2312" w:hAnsi="Times New Roman" w:cs="Times New Roman"/>
                  <w:color w:val="auto"/>
                  <w:sz w:val="18"/>
                  <w:szCs w:val="18"/>
                  <w:rPrChange w:id="15098" w:author="He Han" w:date="2026-10-13T13:26:00Z">
                    <w:rPr>
                      <w:rFonts w:ascii="Times New Roman" w:eastAsia="仿宋_GB2312" w:hAnsi="Times New Roman" w:cs="Times New Roman"/>
                      <w:color w:val="auto"/>
                      <w:sz w:val="18"/>
                      <w:szCs w:val="18"/>
                      <w:highlight w:val="yellow"/>
                    </w:rPr>
                  </w:rPrChange>
                </w:rPr>
                <w:t>to rinse</w:t>
              </w:r>
              <w:r w:rsidRPr="00BB7730">
                <w:rPr>
                  <w:rFonts w:ascii="Times New Roman" w:eastAsia="仿宋_GB2312" w:hAnsi="Times New Roman" w:cs="Times New Roman"/>
                  <w:color w:val="000000" w:themeColor="text1"/>
                  <w:sz w:val="18"/>
                  <w:szCs w:val="18"/>
                  <w:rPrChange w:id="15099" w:author="He Han" w:date="2026-10-13T13:26:00Z">
                    <w:rPr>
                      <w:rFonts w:ascii="Times New Roman" w:eastAsia="仿宋_GB2312" w:hAnsi="Times New Roman" w:cs="Times New Roman"/>
                      <w:color w:val="000000" w:themeColor="text1"/>
                      <w:sz w:val="18"/>
                      <w:szCs w:val="18"/>
                      <w:highlight w:val="yellow"/>
                    </w:rPr>
                  </w:rPrChange>
                </w:rPr>
                <w:t xml:space="preserve"> the w</w:t>
              </w:r>
              <w:r w:rsidRPr="00BB7730">
                <w:rPr>
                  <w:rFonts w:ascii="Times New Roman" w:eastAsia="仿宋_GB2312" w:hAnsi="Times New Roman" w:cs="Times New Roman"/>
                  <w:color w:val="000000" w:themeColor="text1"/>
                  <w:sz w:val="18"/>
                  <w:szCs w:val="18"/>
                </w:rPr>
                <w:t xml:space="preserve">all. </w:t>
              </w:r>
              <w:r w:rsidRPr="00BB7730">
                <w:rPr>
                  <w:rFonts w:ascii="Times New Roman" w:eastAsia="等线" w:hAnsi="Times New Roman" w:cs="Times New Roman"/>
                  <w:color w:val="000000" w:themeColor="text1"/>
                  <w:sz w:val="18"/>
                  <w:szCs w:val="18"/>
                </w:rPr>
                <w:t>Bubble with nitrogen to the synthesis reactor (TJ4S-1213-Sy15) for 5±2 min, then start the agitator. Transfer the mixture in</w:t>
              </w:r>
              <w:r w:rsidRPr="00BB7730">
                <w:rPr>
                  <w:rFonts w:ascii="Times New Roman" w:eastAsia="等线" w:hAnsi="Times New Roman" w:cs="Times New Roman"/>
                  <w:color w:val="0000FF"/>
                  <w:sz w:val="18"/>
                  <w:szCs w:val="18"/>
                </w:rPr>
                <w:t xml:space="preserve"> Glass-lined reactor (TJ4S-1213-R22)</w:t>
              </w:r>
              <w:r w:rsidRPr="00BB7730">
                <w:rPr>
                  <w:rFonts w:ascii="Times New Roman" w:eastAsia="等线" w:hAnsi="Times New Roman" w:cs="Times New Roman"/>
                  <w:color w:val="000000" w:themeColor="text1"/>
                  <w:sz w:val="18"/>
                  <w:szCs w:val="18"/>
                </w:rPr>
                <w:t xml:space="preserve"> into synthesis reactor (TJ4S-1213-Sy15)</w:t>
              </w:r>
            </w:ins>
          </w:p>
        </w:tc>
        <w:tc>
          <w:tcPr>
            <w:tcW w:w="1163" w:type="pct"/>
            <w:vMerge w:val="restart"/>
            <w:shd w:val="clear" w:color="auto" w:fill="FFFFFF" w:themeFill="background1"/>
            <w:vAlign w:val="center"/>
            <w:tcPrChange w:id="15100" w:author="Xuning Wei12232" w:date="2026-07-27T21:23:00Z">
              <w:tcPr>
                <w:tcW w:w="1193" w:type="pct"/>
                <w:gridSpan w:val="2"/>
                <w:vMerge w:val="restart"/>
                <w:shd w:val="clear" w:color="auto" w:fill="FFFFFF" w:themeFill="background1"/>
                <w:vAlign w:val="center"/>
              </w:tcPr>
            </w:tcPrChange>
          </w:tcPr>
          <w:p w14:paraId="67D7DF54" w14:textId="08BAF77E" w:rsidR="001C1DEC" w:rsidRPr="00BB7730" w:rsidDel="00153539" w:rsidRDefault="001C1DEC">
            <w:pPr>
              <w:pStyle w:val="afc"/>
              <w:numPr>
                <w:ilvl w:val="0"/>
                <w:numId w:val="152"/>
              </w:numPr>
              <w:spacing w:line="240" w:lineRule="exact"/>
              <w:ind w:firstLineChars="0"/>
              <w:jc w:val="both"/>
              <w:rPr>
                <w:del w:id="15101" w:author="He Han" w:date="2026-10-22T22:17:00Z"/>
                <w:rFonts w:ascii="Times New Roman" w:eastAsia="仿宋_GB2312" w:hAnsi="Times New Roman" w:cs="Times New Roman"/>
                <w:color w:val="0000FF"/>
                <w:sz w:val="18"/>
                <w:szCs w:val="18"/>
              </w:rPr>
              <w:pPrChange w:id="15102" w:author="He Han" w:date="2026-10-22T22:17:00Z">
                <w:pPr>
                  <w:spacing w:line="240" w:lineRule="exact"/>
                  <w:jc w:val="both"/>
                </w:pPr>
              </w:pPrChange>
            </w:pPr>
            <w:ins w:id="15103" w:author="Xuning Wei12232" w:date="2026-07-27T21:10:00Z">
              <w:r w:rsidRPr="00BB7730">
                <w:rPr>
                  <w:rFonts w:ascii="Times New Roman" w:eastAsia="仿宋_GB2312" w:hAnsi="Times New Roman" w:cs="Times New Roman"/>
                  <w:b/>
                  <w:color w:val="0000FF"/>
                  <w:sz w:val="18"/>
                  <w:szCs w:val="18"/>
                  <w:rPrChange w:id="15104" w:author="He Han" w:date="2026-10-22T18:07:00Z">
                    <w:rPr>
                      <w:rFonts w:eastAsia="仿宋_GB2312"/>
                      <w:b/>
                    </w:rPr>
                  </w:rPrChange>
                </w:rPr>
                <w:t>Reactor</w:t>
              </w:r>
              <w:r w:rsidRPr="00BB7730">
                <w:rPr>
                  <w:rFonts w:ascii="Times New Roman" w:eastAsia="仿宋_GB2312" w:hAnsi="Times New Roman" w:cs="Times New Roman"/>
                  <w:color w:val="0000FF"/>
                  <w:sz w:val="18"/>
                  <w:szCs w:val="18"/>
                  <w:rPrChange w:id="15105" w:author="He Han" w:date="2026-10-22T18:07:00Z">
                    <w:rPr>
                      <w:rFonts w:eastAsia="仿宋_GB2312"/>
                    </w:rPr>
                  </w:rPrChange>
                </w:rPr>
                <w:t xml:space="preserve"> </w:t>
              </w:r>
              <w:r w:rsidRPr="00BB7730">
                <w:rPr>
                  <w:rFonts w:ascii="Times New Roman" w:hAnsi="Times New Roman" w:cs="Times New Roman"/>
                  <w:color w:val="0000FF"/>
                  <w:sz w:val="18"/>
                  <w:szCs w:val="18"/>
                  <w:shd w:val="clear" w:color="auto" w:fill="FFFFFF"/>
                  <w:rPrChange w:id="15106" w:author="He Han" w:date="2026-10-22T18:07:00Z">
                    <w:rPr>
                      <w:shd w:val="clear" w:color="auto" w:fill="FFFFFF"/>
                    </w:rPr>
                  </w:rPrChange>
                </w:rPr>
                <w:t>(inner surface, temperature probe, agitator</w:t>
              </w:r>
              <w:r w:rsidRPr="00BB7730">
                <w:rPr>
                  <w:rFonts w:ascii="Times New Roman" w:eastAsiaTheme="minorEastAsia" w:hAnsi="Times New Roman" w:cs="Times New Roman"/>
                  <w:color w:val="0000FF"/>
                  <w:sz w:val="18"/>
                  <w:szCs w:val="18"/>
                  <w:shd w:val="clear" w:color="auto" w:fill="FFFFFF"/>
                  <w:lang w:eastAsia="zh-CN"/>
                  <w:rPrChange w:id="15107" w:author="He Han" w:date="2026-10-22T18:07:00Z">
                    <w:rPr>
                      <w:rFonts w:eastAsiaTheme="minorEastAsia"/>
                      <w:shd w:val="clear" w:color="auto" w:fill="FFFFFF"/>
                      <w:lang w:eastAsia="zh-CN"/>
                    </w:rPr>
                  </w:rPrChange>
                </w:rPr>
                <w:t xml:space="preserve">, </w:t>
              </w:r>
              <w:r w:rsidRPr="00BB7730">
                <w:rPr>
                  <w:rFonts w:ascii="Times New Roman" w:hAnsi="Times New Roman" w:cs="Times New Roman"/>
                  <w:color w:val="0000FF"/>
                  <w:sz w:val="18"/>
                  <w:szCs w:val="18"/>
                  <w:shd w:val="clear" w:color="auto" w:fill="FFFFFF"/>
                  <w:rPrChange w:id="15108" w:author="He Han" w:date="2026-10-22T18:07:00Z">
                    <w:rPr>
                      <w:shd w:val="clear" w:color="auto" w:fill="FFFFFF"/>
                    </w:rPr>
                  </w:rPrChange>
                </w:rPr>
                <w:t>sieve plate)</w:t>
              </w:r>
              <w:r w:rsidRPr="00BB7730">
                <w:rPr>
                  <w:rFonts w:ascii="Times New Roman" w:eastAsia="仿宋_GB2312" w:hAnsi="Times New Roman" w:cs="Times New Roman"/>
                  <w:color w:val="0000FF"/>
                  <w:sz w:val="18"/>
                  <w:szCs w:val="18"/>
                  <w:rPrChange w:id="15109" w:author="He Han" w:date="2026-10-22T18:07:00Z">
                    <w:rPr>
                      <w:rFonts w:eastAsia="仿宋_GB2312"/>
                    </w:rPr>
                  </w:rPrChange>
                </w:rPr>
                <w:t>: GL</w:t>
              </w:r>
            </w:ins>
          </w:p>
          <w:p w14:paraId="07B542EA" w14:textId="77777777" w:rsidR="00153539" w:rsidRPr="00BB7730" w:rsidRDefault="00153539">
            <w:pPr>
              <w:pStyle w:val="afc"/>
              <w:numPr>
                <w:ilvl w:val="0"/>
                <w:numId w:val="152"/>
              </w:numPr>
              <w:spacing w:line="240" w:lineRule="exact"/>
              <w:ind w:firstLineChars="0"/>
              <w:jc w:val="both"/>
              <w:rPr>
                <w:ins w:id="15110" w:author="He Han" w:date="2026-10-22T22:17:00Z"/>
                <w:rFonts w:ascii="Times New Roman" w:eastAsia="仿宋_GB2312" w:hAnsi="Times New Roman" w:cs="Times New Roman"/>
                <w:color w:val="0000FF"/>
                <w:sz w:val="18"/>
                <w:szCs w:val="18"/>
                <w:rPrChange w:id="15111" w:author="He Han" w:date="2026-10-22T18:07:00Z">
                  <w:rPr>
                    <w:ins w:id="15112" w:author="He Han" w:date="2026-10-22T22:17:00Z"/>
                    <w:rFonts w:eastAsia="仿宋_GB2312"/>
                  </w:rPr>
                </w:rPrChange>
              </w:rPr>
              <w:pPrChange w:id="15113" w:author="He Han" w:date="2026-10-22T18:07:00Z">
                <w:pPr>
                  <w:spacing w:line="240" w:lineRule="exact"/>
                  <w:jc w:val="both"/>
                </w:pPr>
              </w:pPrChange>
            </w:pPr>
          </w:p>
          <w:p w14:paraId="5F9F9871" w14:textId="4FF0FB42" w:rsidR="001C1DEC" w:rsidRPr="00BB7730" w:rsidDel="00153539" w:rsidRDefault="001C1DEC">
            <w:pPr>
              <w:pStyle w:val="afc"/>
              <w:numPr>
                <w:ilvl w:val="0"/>
                <w:numId w:val="152"/>
              </w:numPr>
              <w:spacing w:line="240" w:lineRule="exact"/>
              <w:ind w:firstLineChars="0"/>
              <w:jc w:val="both"/>
              <w:rPr>
                <w:del w:id="15114" w:author="He Han" w:date="2026-10-22T22:17:00Z"/>
                <w:rFonts w:ascii="Times New Roman" w:eastAsia="仿宋_GB2312" w:hAnsi="Times New Roman" w:cs="Times New Roman"/>
                <w:color w:val="0000FF"/>
                <w:sz w:val="18"/>
                <w:szCs w:val="18"/>
                <w:rPrChange w:id="15115" w:author="He Han" w:date="2026-10-22T22:17:00Z">
                  <w:rPr>
                    <w:del w:id="15116" w:author="He Han" w:date="2026-10-22T22:17:00Z"/>
                    <w:rFonts w:ascii="Times New Roman" w:eastAsia="FangSong" w:hAnsi="Times New Roman" w:cs="Times New Roman"/>
                    <w:color w:val="0000FF"/>
                    <w:sz w:val="18"/>
                    <w:szCs w:val="18"/>
                    <w:lang w:eastAsia="zh-CN"/>
                  </w:rPr>
                </w:rPrChange>
              </w:rPr>
              <w:pPrChange w:id="15117" w:author="He Han" w:date="2026-10-22T22:17:00Z">
                <w:pPr>
                  <w:spacing w:line="240" w:lineRule="exact"/>
                  <w:jc w:val="both"/>
                </w:pPr>
              </w:pPrChange>
            </w:pPr>
            <w:ins w:id="15118" w:author="Xuning Wei12232" w:date="2026-07-27T21:10:00Z">
              <w:r w:rsidRPr="00BB7730">
                <w:rPr>
                  <w:rFonts w:ascii="Times New Roman" w:hAnsi="Times New Roman" w:cs="Times New Roman"/>
                  <w:b/>
                  <w:color w:val="0000FF"/>
                  <w:sz w:val="18"/>
                  <w:szCs w:val="18"/>
                  <w:shd w:val="clear" w:color="auto" w:fill="FFFFFF"/>
                  <w:rPrChange w:id="15119" w:author="He Han" w:date="2026-10-22T22:17:00Z">
                    <w:rPr>
                      <w:shd w:val="clear" w:color="auto" w:fill="FFFFFF"/>
                    </w:rPr>
                  </w:rPrChange>
                </w:rPr>
                <w:t xml:space="preserve">Sight glass: </w:t>
              </w:r>
              <w:r w:rsidRPr="00BB7730">
                <w:rPr>
                  <w:rFonts w:ascii="Times New Roman" w:eastAsia="FangSong" w:hAnsi="Times New Roman" w:cs="Times New Roman"/>
                  <w:color w:val="0000FF"/>
                  <w:sz w:val="18"/>
                  <w:szCs w:val="18"/>
                  <w:lang w:eastAsia="zh-CN"/>
                  <w:rPrChange w:id="15120" w:author="He Han" w:date="2026-10-22T22:17:00Z">
                    <w:rPr>
                      <w:rFonts w:eastAsia="FangSong"/>
                      <w:lang w:eastAsia="zh-CN"/>
                    </w:rPr>
                  </w:rPrChange>
                </w:rPr>
                <w:t>Glass</w:t>
              </w:r>
            </w:ins>
          </w:p>
          <w:p w14:paraId="6AE3E1F3" w14:textId="77777777" w:rsidR="00153539" w:rsidRPr="00BB7730" w:rsidRDefault="00153539">
            <w:pPr>
              <w:pStyle w:val="afc"/>
              <w:numPr>
                <w:ilvl w:val="0"/>
                <w:numId w:val="152"/>
              </w:numPr>
              <w:spacing w:line="240" w:lineRule="exact"/>
              <w:ind w:firstLineChars="0"/>
              <w:jc w:val="both"/>
              <w:rPr>
                <w:ins w:id="15121" w:author="He Han" w:date="2026-10-22T22:17:00Z"/>
                <w:rFonts w:ascii="Times New Roman" w:eastAsia="仿宋_GB2312" w:hAnsi="Times New Roman" w:cs="Times New Roman"/>
                <w:color w:val="0000FF"/>
                <w:sz w:val="18"/>
                <w:szCs w:val="18"/>
                <w:rPrChange w:id="15122" w:author="He Han" w:date="2026-10-22T22:17:00Z">
                  <w:rPr>
                    <w:ins w:id="15123" w:author="He Han" w:date="2026-10-22T22:17:00Z"/>
                    <w:rFonts w:eastAsia="仿宋_GB2312"/>
                  </w:rPr>
                </w:rPrChange>
              </w:rPr>
              <w:pPrChange w:id="15124" w:author="He Han" w:date="2026-10-22T22:17:00Z">
                <w:pPr>
                  <w:spacing w:line="240" w:lineRule="exact"/>
                  <w:jc w:val="both"/>
                </w:pPr>
              </w:pPrChange>
            </w:pPr>
          </w:p>
          <w:p w14:paraId="08A81BB8" w14:textId="5B36470F" w:rsidR="001C1DEC" w:rsidRPr="00BB7730" w:rsidDel="00153539" w:rsidRDefault="001C1DEC">
            <w:pPr>
              <w:pStyle w:val="afc"/>
              <w:numPr>
                <w:ilvl w:val="0"/>
                <w:numId w:val="152"/>
              </w:numPr>
              <w:spacing w:line="240" w:lineRule="exact"/>
              <w:ind w:firstLineChars="0"/>
              <w:jc w:val="both"/>
              <w:rPr>
                <w:del w:id="15125" w:author="He Han" w:date="2026-10-22T22:17:00Z"/>
                <w:rFonts w:ascii="Times New Roman" w:eastAsia="仿宋_GB2312" w:hAnsi="Times New Roman" w:cs="Times New Roman"/>
                <w:color w:val="0000FF"/>
                <w:sz w:val="18"/>
                <w:szCs w:val="18"/>
              </w:rPr>
              <w:pPrChange w:id="15126" w:author="He Han" w:date="2026-10-22T22:17:00Z">
                <w:pPr>
                  <w:spacing w:line="240" w:lineRule="exact"/>
                  <w:jc w:val="both"/>
                </w:pPr>
              </w:pPrChange>
            </w:pPr>
            <w:ins w:id="15127" w:author="Xuning Wei12232" w:date="2026-07-27T21:10:00Z">
              <w:r w:rsidRPr="00BB7730">
                <w:rPr>
                  <w:rFonts w:ascii="Times New Roman" w:hAnsi="Times New Roman" w:cs="Times New Roman"/>
                  <w:b/>
                  <w:color w:val="0000FF"/>
                  <w:sz w:val="18"/>
                  <w:szCs w:val="18"/>
                  <w:shd w:val="clear" w:color="auto" w:fill="FFFFFF"/>
                  <w:rPrChange w:id="15128" w:author="He Han" w:date="2026-10-22T22:17:00Z">
                    <w:rPr>
                      <w:shd w:val="clear" w:color="auto" w:fill="FFFFFF"/>
                    </w:rPr>
                  </w:rPrChange>
                </w:rPr>
                <w:t>Gasket, including manway gaskets and gaskets on all inlet valve manifolds</w:t>
              </w:r>
              <w:r w:rsidRPr="00BB7730">
                <w:rPr>
                  <w:rFonts w:ascii="Times New Roman" w:hAnsi="Times New Roman" w:cs="Times New Roman"/>
                  <w:color w:val="0000FF"/>
                  <w:sz w:val="18"/>
                  <w:szCs w:val="18"/>
                  <w:shd w:val="clear" w:color="auto" w:fill="FFFFFF"/>
                  <w:rPrChange w:id="15129" w:author="He Han" w:date="2026-10-22T22:17:00Z">
                    <w:rPr>
                      <w:shd w:val="clear" w:color="auto" w:fill="FFFFFF"/>
                    </w:rPr>
                  </w:rPrChange>
                </w:rPr>
                <w:t xml:space="preserve">: </w:t>
              </w:r>
              <w:r w:rsidRPr="00BB7730">
                <w:rPr>
                  <w:rFonts w:ascii="Times New Roman" w:eastAsia="仿宋_GB2312" w:hAnsi="Times New Roman" w:cs="Times New Roman"/>
                  <w:color w:val="0000FF"/>
                  <w:sz w:val="18"/>
                  <w:szCs w:val="18"/>
                  <w:rPrChange w:id="15130" w:author="He Han" w:date="2026-10-22T22:17:00Z">
                    <w:rPr>
                      <w:rFonts w:eastAsia="仿宋_GB2312"/>
                    </w:rPr>
                  </w:rPrChange>
                </w:rPr>
                <w:t xml:space="preserve">PTFE </w:t>
              </w:r>
            </w:ins>
          </w:p>
          <w:p w14:paraId="4C510302" w14:textId="77777777" w:rsidR="00153539" w:rsidRPr="00BB7730" w:rsidRDefault="00153539">
            <w:pPr>
              <w:pStyle w:val="afc"/>
              <w:numPr>
                <w:ilvl w:val="0"/>
                <w:numId w:val="152"/>
              </w:numPr>
              <w:spacing w:line="240" w:lineRule="exact"/>
              <w:ind w:firstLineChars="0"/>
              <w:jc w:val="both"/>
              <w:rPr>
                <w:ins w:id="15131" w:author="He Han" w:date="2026-10-22T22:17:00Z"/>
                <w:rFonts w:ascii="Times New Roman" w:eastAsia="仿宋_GB2312" w:hAnsi="Times New Roman" w:cs="Times New Roman"/>
                <w:color w:val="0000FF"/>
                <w:sz w:val="18"/>
                <w:szCs w:val="18"/>
                <w:rPrChange w:id="15132" w:author="He Han" w:date="2026-10-22T22:17:00Z">
                  <w:rPr>
                    <w:ins w:id="15133" w:author="He Han" w:date="2026-10-22T22:17:00Z"/>
                    <w:rFonts w:eastAsia="仿宋_GB2312"/>
                  </w:rPr>
                </w:rPrChange>
              </w:rPr>
              <w:pPrChange w:id="15134" w:author="He Han" w:date="2026-10-22T22:17:00Z">
                <w:pPr>
                  <w:spacing w:line="240" w:lineRule="exact"/>
                  <w:jc w:val="both"/>
                </w:pPr>
              </w:pPrChange>
            </w:pPr>
          </w:p>
          <w:p w14:paraId="33B3F1E7" w14:textId="77777777" w:rsidR="00153539" w:rsidRPr="00BB7730" w:rsidRDefault="001C1DEC">
            <w:pPr>
              <w:pStyle w:val="afc"/>
              <w:numPr>
                <w:ilvl w:val="0"/>
                <w:numId w:val="152"/>
              </w:numPr>
              <w:spacing w:line="240" w:lineRule="exact"/>
              <w:ind w:firstLineChars="0"/>
              <w:jc w:val="both"/>
              <w:rPr>
                <w:ins w:id="15135" w:author="He Han" w:date="2026-10-22T22:17:00Z"/>
                <w:rFonts w:ascii="Times New Roman" w:eastAsia="仿宋_GB2312" w:hAnsi="Times New Roman" w:cs="Times New Roman"/>
                <w:color w:val="0000FF"/>
                <w:sz w:val="18"/>
                <w:szCs w:val="18"/>
              </w:rPr>
              <w:pPrChange w:id="15136" w:author="He Han" w:date="2026-10-22T22:17:00Z">
                <w:pPr>
                  <w:spacing w:line="240" w:lineRule="exact"/>
                  <w:jc w:val="both"/>
                </w:pPr>
              </w:pPrChange>
            </w:pPr>
            <w:ins w:id="15137" w:author="Xuning Wei12232" w:date="2026-07-27T21:10:00Z">
              <w:r w:rsidRPr="00BB7730">
                <w:rPr>
                  <w:rFonts w:ascii="Times New Roman" w:hAnsi="Times New Roman" w:cs="Times New Roman"/>
                  <w:b/>
                  <w:color w:val="0000FF"/>
                  <w:sz w:val="18"/>
                  <w:szCs w:val="18"/>
                  <w:shd w:val="clear" w:color="auto" w:fill="FFFFFF"/>
                  <w:rPrChange w:id="15138" w:author="He Han" w:date="2026-10-22T22:17:00Z">
                    <w:rPr>
                      <w:shd w:val="clear" w:color="auto" w:fill="FFFFFF"/>
                    </w:rPr>
                  </w:rPrChange>
                </w:rPr>
                <w:t>Mass flow meter, pipeline, transfer pump</w:t>
              </w:r>
              <w:del w:id="15139" w:author="He Han" w:date="2026-10-12T15:04:00Z">
                <w:r w:rsidRPr="00BB7730" w:rsidDel="00885401">
                  <w:rPr>
                    <w:rFonts w:ascii="Times New Roman" w:hAnsi="Times New Roman" w:cs="Times New Roman"/>
                    <w:b/>
                    <w:color w:val="0000FF"/>
                    <w:sz w:val="18"/>
                    <w:szCs w:val="18"/>
                    <w:shd w:val="clear" w:color="auto" w:fill="FFFFFF"/>
                    <w:rPrChange w:id="15140" w:author="He Han" w:date="2026-10-22T22:17:00Z">
                      <w:rPr>
                        <w:shd w:val="clear" w:color="auto" w:fill="FFFFFF"/>
                      </w:rPr>
                    </w:rPrChange>
                  </w:rPr>
                  <w:delText>, valve</w:delText>
                </w:r>
              </w:del>
              <w:r w:rsidRPr="00BB7730">
                <w:rPr>
                  <w:rFonts w:ascii="Times New Roman" w:eastAsia="仿宋_GB2312" w:hAnsi="Times New Roman" w:cs="Times New Roman"/>
                  <w:color w:val="0000FF"/>
                  <w:sz w:val="18"/>
                  <w:szCs w:val="18"/>
                  <w:rPrChange w:id="15141" w:author="He Han" w:date="2026-10-22T22:17:00Z">
                    <w:rPr>
                      <w:rFonts w:eastAsia="仿宋_GB2312"/>
                    </w:rPr>
                  </w:rPrChange>
                </w:rPr>
                <w:t>: 316L</w:t>
              </w:r>
            </w:ins>
          </w:p>
          <w:p w14:paraId="1C1D5F3E" w14:textId="6DB055D4" w:rsidR="00885401" w:rsidRPr="00BB7730" w:rsidDel="00153539" w:rsidRDefault="00885401">
            <w:pPr>
              <w:pStyle w:val="afc"/>
              <w:numPr>
                <w:ilvl w:val="0"/>
                <w:numId w:val="152"/>
              </w:numPr>
              <w:spacing w:line="240" w:lineRule="exact"/>
              <w:ind w:firstLineChars="0"/>
              <w:jc w:val="both"/>
              <w:rPr>
                <w:del w:id="15142" w:author="He Han" w:date="2026-10-22T22:17:00Z"/>
                <w:rFonts w:ascii="Times New Roman" w:eastAsia="仿宋_GB2312" w:hAnsi="Times New Roman" w:cs="Times New Roman"/>
                <w:color w:val="0000FF"/>
                <w:sz w:val="18"/>
                <w:szCs w:val="18"/>
                <w:rPrChange w:id="15143" w:author="He Han" w:date="2026-10-22T22:17:00Z">
                  <w:rPr>
                    <w:del w:id="15144" w:author="He Han" w:date="2026-10-22T22:17:00Z"/>
                    <w:rFonts w:ascii="Times New Roman" w:eastAsia="仿宋_GB2312" w:hAnsi="Times New Roman" w:cs="Times New Roman"/>
                    <w:color w:val="00B0F0"/>
                    <w:sz w:val="18"/>
                    <w:szCs w:val="18"/>
                    <w:lang w:eastAsia="zh-CN"/>
                  </w:rPr>
                </w:rPrChange>
              </w:rPr>
              <w:pPrChange w:id="15145" w:author="He Han" w:date="2026-10-22T22:17:00Z">
                <w:pPr>
                  <w:spacing w:line="240" w:lineRule="exact"/>
                </w:pPr>
              </w:pPrChange>
            </w:pPr>
            <w:ins w:id="15146" w:author="He Han" w:date="2026-10-12T15:03:00Z">
              <w:r w:rsidRPr="00BB7730">
                <w:rPr>
                  <w:rFonts w:ascii="Times New Roman" w:eastAsia="仿宋_GB2312" w:hAnsi="Times New Roman" w:cs="Times New Roman"/>
                  <w:color w:val="00B0F0"/>
                  <w:sz w:val="18"/>
                  <w:szCs w:val="18"/>
                  <w:lang w:eastAsia="zh-CN"/>
                  <w:rPrChange w:id="15147" w:author="He Han" w:date="2026-10-22T22:17:00Z">
                    <w:rPr>
                      <w:rFonts w:ascii="Times New Roman" w:eastAsia="仿宋_GB2312" w:hAnsi="Times New Roman" w:cs="Times New Roman"/>
                      <w:color w:val="0000FF"/>
                      <w:sz w:val="18"/>
                      <w:szCs w:val="18"/>
                      <w:lang w:eastAsia="zh-CN"/>
                    </w:rPr>
                  </w:rPrChange>
                </w:rPr>
                <w:t>Valve: SS&amp;PTFE</w:t>
              </w:r>
            </w:ins>
          </w:p>
          <w:p w14:paraId="20D9A3AC" w14:textId="77777777" w:rsidR="00153539" w:rsidRPr="00BB7730" w:rsidRDefault="00153539">
            <w:pPr>
              <w:pStyle w:val="afc"/>
              <w:numPr>
                <w:ilvl w:val="0"/>
                <w:numId w:val="152"/>
              </w:numPr>
              <w:spacing w:line="240" w:lineRule="exact"/>
              <w:ind w:firstLineChars="0"/>
              <w:jc w:val="both"/>
              <w:rPr>
                <w:ins w:id="15148" w:author="He Han" w:date="2026-10-22T22:17:00Z"/>
                <w:rFonts w:ascii="Times New Roman" w:eastAsia="仿宋_GB2312" w:hAnsi="Times New Roman" w:cs="Times New Roman"/>
                <w:color w:val="0000FF"/>
                <w:sz w:val="18"/>
                <w:szCs w:val="18"/>
                <w:rPrChange w:id="15149" w:author="He Han" w:date="2026-10-22T22:17:00Z">
                  <w:rPr>
                    <w:ins w:id="15150" w:author="He Han" w:date="2026-10-22T22:17:00Z"/>
                    <w:rFonts w:ascii="Times New Roman" w:eastAsia="仿宋_GB2312" w:hAnsi="Times New Roman" w:cs="Times New Roman"/>
                    <w:color w:val="0000FF"/>
                    <w:sz w:val="18"/>
                    <w:szCs w:val="18"/>
                    <w:lang w:eastAsia="zh-CN"/>
                  </w:rPr>
                </w:rPrChange>
              </w:rPr>
              <w:pPrChange w:id="15151" w:author="He Han" w:date="2026-10-22T22:17:00Z">
                <w:pPr>
                  <w:spacing w:line="240" w:lineRule="exact"/>
                  <w:jc w:val="both"/>
                </w:pPr>
              </w:pPrChange>
            </w:pPr>
          </w:p>
          <w:p w14:paraId="7EF9A8BE" w14:textId="03001772" w:rsidR="001C1DEC" w:rsidRPr="00BB7730" w:rsidDel="00153539" w:rsidRDefault="001C1DEC">
            <w:pPr>
              <w:pStyle w:val="afc"/>
              <w:numPr>
                <w:ilvl w:val="0"/>
                <w:numId w:val="152"/>
              </w:numPr>
              <w:spacing w:line="240" w:lineRule="exact"/>
              <w:ind w:firstLineChars="0"/>
              <w:jc w:val="both"/>
              <w:rPr>
                <w:del w:id="15152" w:author="He Han" w:date="2026-10-22T22:17:00Z"/>
                <w:rFonts w:ascii="Times New Roman" w:hAnsi="Times New Roman" w:cs="Times New Roman"/>
                <w:color w:val="0000FF"/>
                <w:sz w:val="18"/>
                <w:szCs w:val="18"/>
                <w:shd w:val="clear" w:color="auto" w:fill="FFFFFF"/>
              </w:rPr>
              <w:pPrChange w:id="15153" w:author="He Han" w:date="2026-10-22T22:17:00Z">
                <w:pPr>
                  <w:spacing w:line="240" w:lineRule="exact"/>
                </w:pPr>
              </w:pPrChange>
            </w:pPr>
            <w:ins w:id="15154" w:author="Xuning Wei12232" w:date="2026-07-27T21:10:00Z">
              <w:r w:rsidRPr="00BB7730">
                <w:rPr>
                  <w:rFonts w:ascii="Times New Roman" w:hAnsi="Times New Roman" w:cs="Times New Roman"/>
                  <w:b/>
                  <w:color w:val="0000FF"/>
                  <w:sz w:val="18"/>
                  <w:szCs w:val="18"/>
                  <w:shd w:val="clear" w:color="auto" w:fill="FFFFFF"/>
                  <w:rPrChange w:id="15155" w:author="He Han" w:date="2026-10-22T22:17:00Z">
                    <w:rPr>
                      <w:shd w:val="clear" w:color="auto" w:fill="FFFFFF"/>
                    </w:rPr>
                  </w:rPrChange>
                </w:rPr>
                <w:t>Mechanical seal:</w:t>
              </w:r>
              <w:r w:rsidRPr="00BB7730">
                <w:rPr>
                  <w:rFonts w:ascii="Times New Roman" w:hAnsi="Times New Roman" w:cs="Times New Roman"/>
                  <w:color w:val="0000FF"/>
                  <w:sz w:val="18"/>
                  <w:szCs w:val="18"/>
                  <w:shd w:val="clear" w:color="auto" w:fill="FFFFFF"/>
                  <w:rPrChange w:id="15156" w:author="He Han" w:date="2026-10-22T22:17:00Z">
                    <w:rPr>
                      <w:shd w:val="clear" w:color="auto" w:fill="FFFFFF"/>
                    </w:rPr>
                  </w:rPrChange>
                </w:rPr>
                <w:t xml:space="preserve"> GL</w:t>
              </w:r>
              <w:r w:rsidRPr="00BB7730" w:rsidDel="00B1326D">
                <w:rPr>
                  <w:rFonts w:ascii="Times New Roman" w:hAnsi="Times New Roman" w:cs="Times New Roman"/>
                  <w:rPrChange w:id="15157" w:author="He Han" w:date="2026-10-22T22:17:00Z">
                    <w:rPr/>
                  </w:rPrChange>
                </w:rPr>
                <w:t xml:space="preserve"> </w:t>
              </w:r>
              <w:del w:id="15158" w:author="He Han" w:date="2026-10-12T15:03:00Z">
                <w:r w:rsidRPr="00BB7730" w:rsidDel="00885401">
                  <w:rPr>
                    <w:rFonts w:ascii="Times New Roman" w:hAnsi="Times New Roman" w:cs="Times New Roman"/>
                    <w:color w:val="0000FF"/>
                    <w:sz w:val="18"/>
                    <w:szCs w:val="18"/>
                    <w:shd w:val="clear" w:color="auto" w:fill="FFFFFF"/>
                    <w:rPrChange w:id="15159" w:author="He Han" w:date="2026-10-22T22:17:00Z">
                      <w:rPr>
                        <w:shd w:val="clear" w:color="auto" w:fill="FFFFFF"/>
                      </w:rPr>
                    </w:rPrChange>
                  </w:rPr>
                  <w:delText xml:space="preserve"> </w:delText>
                </w:r>
              </w:del>
              <w:r w:rsidRPr="00BB7730">
                <w:rPr>
                  <w:rFonts w:ascii="Times New Roman" w:hAnsi="Times New Roman" w:cs="Times New Roman"/>
                  <w:color w:val="0000FF"/>
                  <w:sz w:val="18"/>
                  <w:szCs w:val="18"/>
                  <w:shd w:val="clear" w:color="auto" w:fill="FFFFFF"/>
                  <w:rPrChange w:id="15160" w:author="He Han" w:date="2026-10-22T22:17:00Z">
                    <w:rPr>
                      <w:shd w:val="clear" w:color="auto" w:fill="FFFFFF"/>
                    </w:rPr>
                  </w:rPrChange>
                </w:rPr>
                <w:t>&amp; PTFE &amp; FFKM</w:t>
              </w:r>
            </w:ins>
          </w:p>
          <w:p w14:paraId="35900FCF" w14:textId="77777777" w:rsidR="00153539" w:rsidRPr="00BB7730" w:rsidRDefault="00153539">
            <w:pPr>
              <w:pStyle w:val="afc"/>
              <w:numPr>
                <w:ilvl w:val="0"/>
                <w:numId w:val="152"/>
              </w:numPr>
              <w:spacing w:line="240" w:lineRule="exact"/>
              <w:ind w:firstLineChars="0"/>
              <w:jc w:val="both"/>
              <w:rPr>
                <w:ins w:id="15161" w:author="He Han" w:date="2026-10-22T22:17:00Z"/>
                <w:rFonts w:ascii="Times New Roman" w:hAnsi="Times New Roman" w:cs="Times New Roman"/>
                <w:color w:val="0000FF"/>
                <w:sz w:val="18"/>
                <w:szCs w:val="18"/>
                <w:shd w:val="clear" w:color="auto" w:fill="FFFFFF"/>
                <w:rPrChange w:id="15162" w:author="He Han" w:date="2026-10-22T22:17:00Z">
                  <w:rPr>
                    <w:ins w:id="15163" w:author="He Han" w:date="2026-10-22T22:17:00Z"/>
                    <w:shd w:val="clear" w:color="auto" w:fill="FFFFFF"/>
                  </w:rPr>
                </w:rPrChange>
              </w:rPr>
              <w:pPrChange w:id="15164" w:author="He Han" w:date="2026-10-22T22:17:00Z">
                <w:pPr>
                  <w:spacing w:line="240" w:lineRule="exact"/>
                </w:pPr>
              </w:pPrChange>
            </w:pPr>
          </w:p>
          <w:p w14:paraId="4ACB88A5" w14:textId="77777777" w:rsidR="001C1DEC" w:rsidRPr="00BB7730" w:rsidRDefault="001C1DEC">
            <w:pPr>
              <w:pStyle w:val="afc"/>
              <w:numPr>
                <w:ilvl w:val="0"/>
                <w:numId w:val="152"/>
              </w:numPr>
              <w:spacing w:line="240" w:lineRule="exact"/>
              <w:ind w:firstLineChars="0"/>
              <w:jc w:val="both"/>
              <w:rPr>
                <w:ins w:id="15165" w:author="Xuning Wei12232" w:date="2026-07-27T21:10:00Z"/>
                <w:rFonts w:ascii="Times New Roman" w:eastAsia="FangSong" w:hAnsi="Times New Roman" w:cs="Times New Roman"/>
                <w:color w:val="0000FF"/>
                <w:sz w:val="18"/>
                <w:szCs w:val="18"/>
                <w:lang w:eastAsia="zh-CN"/>
                <w:rPrChange w:id="15166" w:author="He Han" w:date="2026-10-22T22:17:00Z">
                  <w:rPr>
                    <w:ins w:id="15167" w:author="Xuning Wei12232" w:date="2026-07-27T21:10:00Z"/>
                    <w:rFonts w:eastAsia="FangSong"/>
                    <w:lang w:eastAsia="zh-CN"/>
                  </w:rPr>
                </w:rPrChange>
              </w:rPr>
              <w:pPrChange w:id="15168" w:author="He Han" w:date="2026-10-22T22:17:00Z">
                <w:pPr>
                  <w:spacing w:line="240" w:lineRule="exact"/>
                </w:pPr>
              </w:pPrChange>
            </w:pPr>
            <w:ins w:id="15169" w:author="Xuning Wei12232" w:date="2026-07-27T21:10:00Z">
              <w:r w:rsidRPr="00BB7730">
                <w:rPr>
                  <w:rFonts w:ascii="Times New Roman" w:hAnsi="Times New Roman" w:cs="Times New Roman"/>
                  <w:b/>
                  <w:color w:val="0000FF"/>
                  <w:sz w:val="18"/>
                  <w:szCs w:val="18"/>
                  <w:shd w:val="clear" w:color="auto" w:fill="FFFFFF"/>
                  <w:rPrChange w:id="15170" w:author="He Han" w:date="2026-10-22T22:17:00Z">
                    <w:rPr>
                      <w:shd w:val="clear" w:color="auto" w:fill="FFFFFF"/>
                    </w:rPr>
                  </w:rPrChange>
                </w:rPr>
                <w:t>Transfer pump: 304SS</w:t>
              </w:r>
            </w:ins>
          </w:p>
        </w:tc>
        <w:tc>
          <w:tcPr>
            <w:tcW w:w="380" w:type="pct"/>
            <w:vMerge w:val="restart"/>
            <w:shd w:val="clear" w:color="auto" w:fill="FFFFFF" w:themeFill="background1"/>
            <w:vAlign w:val="center"/>
            <w:tcPrChange w:id="15171" w:author="Xuning Wei12232" w:date="2026-07-27T21:23:00Z">
              <w:tcPr>
                <w:tcW w:w="380" w:type="pct"/>
                <w:vMerge w:val="restart"/>
                <w:shd w:val="clear" w:color="auto" w:fill="FFFFFF" w:themeFill="background1"/>
                <w:vAlign w:val="center"/>
              </w:tcPr>
            </w:tcPrChange>
          </w:tcPr>
          <w:p w14:paraId="7D45F316" w14:textId="77777777" w:rsidR="001C1DEC" w:rsidRPr="00BB7730" w:rsidRDefault="001C1DEC" w:rsidP="001C1DEC">
            <w:pPr>
              <w:spacing w:line="240" w:lineRule="exact"/>
              <w:jc w:val="center"/>
              <w:rPr>
                <w:ins w:id="15172" w:author="Xuning Wei12232" w:date="2026-07-27T21:10:00Z"/>
                <w:rFonts w:ascii="Times New Roman" w:eastAsia="仿宋_GB2312" w:hAnsi="Times New Roman" w:cs="Times New Roman"/>
                <w:color w:val="0000FF"/>
                <w:sz w:val="18"/>
                <w:szCs w:val="18"/>
              </w:rPr>
            </w:pPr>
            <w:ins w:id="15173" w:author="Xuning Wei12232" w:date="2026-07-27T21:10:00Z">
              <w:r w:rsidRPr="00BB7730">
                <w:rPr>
                  <w:rFonts w:ascii="Times New Roman" w:eastAsia="仿宋_GB2312" w:hAnsi="Times New Roman" w:cs="Times New Roman"/>
                  <w:color w:val="0000FF"/>
                  <w:sz w:val="18"/>
                  <w:szCs w:val="18"/>
                </w:rPr>
                <w:t>No</w:t>
              </w:r>
            </w:ins>
          </w:p>
        </w:tc>
        <w:tc>
          <w:tcPr>
            <w:tcW w:w="348" w:type="pct"/>
            <w:vMerge w:val="restart"/>
            <w:shd w:val="clear" w:color="auto" w:fill="FFFFFF" w:themeFill="background1"/>
            <w:vAlign w:val="center"/>
            <w:tcPrChange w:id="15174" w:author="Xuning Wei12232" w:date="2026-07-27T21:23:00Z">
              <w:tcPr>
                <w:tcW w:w="348" w:type="pct"/>
                <w:gridSpan w:val="2"/>
                <w:vMerge w:val="restart"/>
                <w:shd w:val="clear" w:color="auto" w:fill="FFFFFF" w:themeFill="background1"/>
                <w:vAlign w:val="center"/>
              </w:tcPr>
            </w:tcPrChange>
          </w:tcPr>
          <w:p w14:paraId="7F8B8854" w14:textId="77777777" w:rsidR="001C1DEC" w:rsidRPr="00BB7730" w:rsidRDefault="001C1DEC" w:rsidP="001C1DEC">
            <w:pPr>
              <w:spacing w:line="240" w:lineRule="exact"/>
              <w:jc w:val="center"/>
              <w:rPr>
                <w:ins w:id="15175" w:author="Xuning Wei12232" w:date="2026-07-27T21:10:00Z"/>
                <w:rFonts w:ascii="Times New Roman" w:eastAsia="仿宋_GB2312" w:hAnsi="Times New Roman" w:cs="Times New Roman"/>
                <w:color w:val="0000FF"/>
                <w:sz w:val="18"/>
                <w:szCs w:val="18"/>
              </w:rPr>
            </w:pPr>
            <w:ins w:id="15176" w:author="Xuning Wei12232" w:date="2026-07-27T21:10:00Z">
              <w:r w:rsidRPr="00BB7730">
                <w:rPr>
                  <w:rFonts w:ascii="Times New Roman" w:eastAsia="仿宋_GB2312" w:hAnsi="Times New Roman" w:cs="Times New Roman"/>
                  <w:color w:val="0000FF"/>
                  <w:sz w:val="18"/>
                  <w:szCs w:val="18"/>
                </w:rPr>
                <w:t>No</w:t>
              </w:r>
            </w:ins>
          </w:p>
        </w:tc>
        <w:tc>
          <w:tcPr>
            <w:tcW w:w="289" w:type="pct"/>
            <w:vAlign w:val="center"/>
            <w:tcPrChange w:id="15177" w:author="Xuning Wei12232" w:date="2026-07-27T21:23:00Z">
              <w:tcPr>
                <w:tcW w:w="289" w:type="pct"/>
                <w:gridSpan w:val="2"/>
                <w:vAlign w:val="center"/>
              </w:tcPr>
            </w:tcPrChange>
          </w:tcPr>
          <w:p w14:paraId="26F9E9BD" w14:textId="77777777" w:rsidR="001C1DEC" w:rsidRPr="00BB7730" w:rsidRDefault="001C1DEC" w:rsidP="001C1DEC">
            <w:pPr>
              <w:spacing w:line="240" w:lineRule="exact"/>
              <w:rPr>
                <w:ins w:id="15178" w:author="Xuning Wei12232" w:date="2026-07-27T21:10:00Z"/>
                <w:rFonts w:ascii="Times New Roman" w:eastAsia="仿宋_GB2312" w:hAnsi="Times New Roman" w:cs="Times New Roman"/>
                <w:color w:val="0000FF"/>
                <w:sz w:val="18"/>
                <w:szCs w:val="18"/>
              </w:rPr>
            </w:pPr>
            <w:ins w:id="15179" w:author="Xuning Wei12232" w:date="2026-07-27T21:10:00Z">
              <w:r w:rsidRPr="00BB7730">
                <w:rPr>
                  <w:rFonts w:ascii="Segoe UI Symbol" w:eastAsia="仿宋_GB2312" w:hAnsi="Segoe UI Symbol" w:cs="Segoe UI Symbol"/>
                  <w:color w:val="0000FF"/>
                  <w:sz w:val="18"/>
                  <w:szCs w:val="18"/>
                </w:rPr>
                <w:t>☒</w:t>
              </w:r>
              <w:r w:rsidRPr="00BB7730">
                <w:rPr>
                  <w:rFonts w:ascii="Times New Roman" w:eastAsia="仿宋_GB2312" w:hAnsi="Times New Roman" w:cs="Times New Roman"/>
                  <w:color w:val="0000FF"/>
                  <w:sz w:val="18"/>
                  <w:szCs w:val="18"/>
                </w:rPr>
                <w:t>Yes</w:t>
              </w:r>
            </w:ins>
          </w:p>
        </w:tc>
        <w:tc>
          <w:tcPr>
            <w:tcW w:w="589" w:type="pct"/>
            <w:vAlign w:val="center"/>
            <w:tcPrChange w:id="15180" w:author="Xuning Wei12232" w:date="2026-07-27T21:23:00Z">
              <w:tcPr>
                <w:tcW w:w="411" w:type="pct"/>
                <w:gridSpan w:val="2"/>
                <w:vAlign w:val="center"/>
              </w:tcPr>
            </w:tcPrChange>
          </w:tcPr>
          <w:p w14:paraId="5C88CECD" w14:textId="04C5B70B" w:rsidR="001C1DEC" w:rsidRPr="00BB7730" w:rsidRDefault="003E162E" w:rsidP="001C1DEC">
            <w:pPr>
              <w:spacing w:line="240" w:lineRule="exact"/>
              <w:rPr>
                <w:ins w:id="15181" w:author="Xuning Wei12232" w:date="2026-07-27T21:10:00Z"/>
                <w:rFonts w:ascii="Times New Roman" w:eastAsia="仿宋_GB2312" w:hAnsi="Times New Roman" w:cs="Times New Roman"/>
                <w:color w:val="0000FF"/>
                <w:sz w:val="18"/>
                <w:szCs w:val="18"/>
              </w:rPr>
            </w:pPr>
            <w:customXmlInsRangeStart w:id="15182" w:author="Xuning Wei12232" w:date="2026-07-27T21:13:00Z"/>
            <w:sdt>
              <w:sdtPr>
                <w:rPr>
                  <w:rFonts w:ascii="Times New Roman" w:eastAsia="仿宋_GB2312" w:hAnsi="Times New Roman" w:cs="Times New Roman"/>
                  <w:color w:val="auto"/>
                  <w:sz w:val="18"/>
                  <w:szCs w:val="18"/>
                </w:rPr>
                <w:id w:val="-1586376332"/>
                <w14:checkbox>
                  <w14:checked w14:val="0"/>
                  <w14:checkedState w14:val="2612" w14:font="MS Gothic"/>
                  <w14:uncheckedState w14:val="2610" w14:font="MS Gothic"/>
                </w14:checkbox>
              </w:sdtPr>
              <w:sdtEndPr/>
              <w:sdtContent>
                <w:customXmlInsRangeEnd w:id="15182"/>
                <w:ins w:id="15183" w:author="Xuning Wei12232" w:date="2026-07-27T21:13:00Z">
                  <w:r w:rsidR="001C1DEC" w:rsidRPr="00BB7730">
                    <w:rPr>
                      <w:rFonts w:ascii="Segoe UI Symbol" w:eastAsia="仿宋_GB2312" w:hAnsi="Segoe UI Symbol" w:cs="Segoe UI Symbol"/>
                      <w:color w:val="auto"/>
                      <w:sz w:val="18"/>
                      <w:szCs w:val="18"/>
                    </w:rPr>
                    <w:t>☐</w:t>
                  </w:r>
                </w:ins>
                <w:customXmlInsRangeStart w:id="15184" w:author="Xuning Wei12232" w:date="2026-07-27T21:13:00Z"/>
              </w:sdtContent>
            </w:sdt>
            <w:customXmlInsRangeEnd w:id="15184"/>
            <w:ins w:id="15185" w:author="Xuning Wei12232" w:date="2026-07-27T21:13:00Z">
              <w:r w:rsidR="001C1DEC" w:rsidRPr="00BB7730">
                <w:rPr>
                  <w:rFonts w:ascii="Times New Roman" w:eastAsia="仿宋_GB2312" w:hAnsi="Times New Roman" w:cs="Times New Roman"/>
                  <w:color w:val="auto"/>
                  <w:sz w:val="18"/>
                  <w:szCs w:val="18"/>
                </w:rPr>
                <w:t xml:space="preserve"> No</w:t>
              </w:r>
            </w:ins>
          </w:p>
        </w:tc>
        <w:tc>
          <w:tcPr>
            <w:tcW w:w="876" w:type="pct"/>
            <w:vMerge w:val="restart"/>
            <w:vAlign w:val="center"/>
            <w:tcPrChange w:id="15186" w:author="Xuning Wei12232" w:date="2026-07-27T21:23:00Z">
              <w:tcPr>
                <w:tcW w:w="964" w:type="pct"/>
                <w:gridSpan w:val="2"/>
                <w:vMerge w:val="restart"/>
                <w:vAlign w:val="center"/>
              </w:tcPr>
            </w:tcPrChange>
          </w:tcPr>
          <w:p w14:paraId="69BD324B" w14:textId="77777777" w:rsidR="001C1DEC" w:rsidRPr="00BB7730" w:rsidRDefault="003E162E" w:rsidP="001C1DEC">
            <w:pPr>
              <w:jc w:val="both"/>
              <w:rPr>
                <w:ins w:id="15187" w:author="Xuning Wei12232" w:date="2026-07-27T21:13:00Z"/>
                <w:rFonts w:ascii="Times New Roman" w:eastAsia="仿宋_GB2312" w:hAnsi="Times New Roman" w:cs="Times New Roman"/>
                <w:color w:val="auto"/>
                <w:kern w:val="0"/>
                <w:sz w:val="18"/>
                <w:szCs w:val="18"/>
                <w:u w:val="single"/>
                <w:lang w:eastAsia="zh-CN"/>
              </w:rPr>
            </w:pPr>
            <w:customXmlInsRangeStart w:id="15188" w:author="Xuning Wei12232" w:date="2026-07-27T21:13:00Z"/>
            <w:sdt>
              <w:sdtPr>
                <w:rPr>
                  <w:rFonts w:ascii="Times New Roman" w:eastAsia="仿宋_GB2312" w:hAnsi="Times New Roman" w:cs="Times New Roman"/>
                  <w:b/>
                  <w:color w:val="auto"/>
                  <w:sz w:val="18"/>
                  <w:szCs w:val="18"/>
                </w:rPr>
                <w:id w:val="-1382173171"/>
                <w14:checkbox>
                  <w14:checked w14:val="0"/>
                  <w14:checkedState w14:val="2612" w14:font="MS Gothic"/>
                  <w14:uncheckedState w14:val="2610" w14:font="MS Gothic"/>
                </w14:checkbox>
              </w:sdtPr>
              <w:sdtEndPr/>
              <w:sdtContent>
                <w:customXmlInsRangeEnd w:id="15188"/>
                <w:ins w:id="15189" w:author="Xuning Wei12232" w:date="2026-07-27T21:13:00Z">
                  <w:r w:rsidR="001C1DEC" w:rsidRPr="00BB7730">
                    <w:rPr>
                      <w:rFonts w:ascii="Segoe UI Symbol" w:eastAsia="MS Gothic" w:hAnsi="Segoe UI Symbol" w:cs="Segoe UI Symbol"/>
                      <w:b/>
                      <w:color w:val="auto"/>
                      <w:sz w:val="18"/>
                      <w:szCs w:val="18"/>
                    </w:rPr>
                    <w:t>☐</w:t>
                  </w:r>
                </w:ins>
                <w:customXmlInsRangeStart w:id="15190" w:author="Xuning Wei12232" w:date="2026-07-27T21:13:00Z"/>
              </w:sdtContent>
            </w:sdt>
            <w:customXmlInsRangeEnd w:id="15190"/>
            <w:ins w:id="15191" w:author="Xuning Wei12232" w:date="2026-07-27T21:13:00Z">
              <w:r w:rsidR="001C1DEC" w:rsidRPr="00BB7730">
                <w:rPr>
                  <w:rFonts w:ascii="Times New Roman" w:eastAsia="仿宋_GB2312" w:hAnsi="Times New Roman" w:cs="Times New Roman"/>
                  <w:color w:val="auto"/>
                  <w:kern w:val="0"/>
                  <w:sz w:val="18"/>
                  <w:szCs w:val="18"/>
                </w:rPr>
                <w:t xml:space="preserve"> </w:t>
              </w:r>
              <w:r w:rsidR="001C1DEC" w:rsidRPr="00BB7730">
                <w:rPr>
                  <w:rFonts w:ascii="Times New Roman" w:eastAsia="仿宋_GB2312" w:hAnsi="Times New Roman" w:cs="Times New Roman"/>
                  <w:color w:val="auto"/>
                  <w:kern w:val="0"/>
                  <w:sz w:val="18"/>
                  <w:szCs w:val="18"/>
                  <w:lang w:eastAsia="zh-CN"/>
                </w:rPr>
                <w:t>Asymchem R&amp;D Lab:</w:t>
              </w:r>
              <w:r w:rsidR="001C1DEC" w:rsidRPr="00BB7730">
                <w:rPr>
                  <w:rFonts w:ascii="Times New Roman" w:eastAsia="仿宋_GB2312" w:hAnsi="Times New Roman" w:cs="Times New Roman"/>
                  <w:color w:val="auto"/>
                  <w:kern w:val="0"/>
                  <w:sz w:val="18"/>
                  <w:szCs w:val="18"/>
                  <w:u w:val="single"/>
                  <w:lang w:eastAsia="zh-CN"/>
                </w:rPr>
                <w:t xml:space="preserve"> N/A </w:t>
              </w:r>
            </w:ins>
          </w:p>
          <w:p w14:paraId="1A3F52A0" w14:textId="5B6B5D3C" w:rsidR="001C1DEC" w:rsidRPr="00BB7730" w:rsidRDefault="003E162E" w:rsidP="001C1DEC">
            <w:pPr>
              <w:jc w:val="both"/>
              <w:rPr>
                <w:ins w:id="15192" w:author="Xuning Wei12232" w:date="2026-07-27T21:13:00Z"/>
                <w:rFonts w:ascii="Times New Roman" w:eastAsia="仿宋_GB2312" w:hAnsi="Times New Roman" w:cs="Times New Roman"/>
                <w:color w:val="auto"/>
                <w:kern w:val="0"/>
                <w:sz w:val="18"/>
                <w:szCs w:val="18"/>
                <w:u w:val="single"/>
                <w:lang w:eastAsia="zh-CN"/>
              </w:rPr>
            </w:pPr>
            <w:customXmlInsRangeStart w:id="15193" w:author="Xuning Wei12232" w:date="2026-07-27T21:13:00Z"/>
            <w:sdt>
              <w:sdtPr>
                <w:rPr>
                  <w:rFonts w:ascii="Times New Roman" w:eastAsia="仿宋_GB2312" w:hAnsi="Times New Roman" w:cs="Times New Roman"/>
                  <w:b/>
                  <w:color w:val="auto"/>
                  <w:sz w:val="18"/>
                  <w:szCs w:val="18"/>
                </w:rPr>
                <w:id w:val="2075163969"/>
                <w14:checkbox>
                  <w14:checked w14:val="1"/>
                  <w14:checkedState w14:val="2612" w14:font="MS Gothic"/>
                  <w14:uncheckedState w14:val="2610" w14:font="MS Gothic"/>
                </w14:checkbox>
              </w:sdtPr>
              <w:sdtEndPr/>
              <w:sdtContent>
                <w:customXmlInsRangeEnd w:id="15193"/>
                <w:ins w:id="15194" w:author="Xuning Wei12232" w:date="2026-07-27T21:13:00Z">
                  <w:r w:rsidR="001C1DEC" w:rsidRPr="00BB7730">
                    <w:rPr>
                      <w:rFonts w:ascii="Segoe UI Symbol" w:eastAsia="MS Gothic" w:hAnsi="Segoe UI Symbol" w:cs="Segoe UI Symbol"/>
                      <w:b/>
                      <w:color w:val="auto"/>
                      <w:sz w:val="18"/>
                      <w:szCs w:val="18"/>
                    </w:rPr>
                    <w:t>☒</w:t>
                  </w:r>
                </w:ins>
                <w:customXmlInsRangeStart w:id="15195" w:author="Xuning Wei12232" w:date="2026-07-27T21:13:00Z"/>
              </w:sdtContent>
            </w:sdt>
            <w:customXmlInsRangeEnd w:id="15195"/>
            <w:ins w:id="15196" w:author="Xuning Wei12232" w:date="2026-07-27T21:13:00Z">
              <w:r w:rsidR="001C1DEC" w:rsidRPr="00BB7730">
                <w:rPr>
                  <w:rFonts w:ascii="Times New Roman" w:eastAsia="仿宋_GB2312" w:hAnsi="Times New Roman" w:cs="Times New Roman"/>
                  <w:color w:val="auto"/>
                  <w:kern w:val="0"/>
                  <w:sz w:val="18"/>
                  <w:szCs w:val="18"/>
                </w:rPr>
                <w:t xml:space="preserve"> </w:t>
              </w:r>
              <w:r w:rsidR="001C1DEC" w:rsidRPr="00BB7730">
                <w:rPr>
                  <w:rFonts w:ascii="Times New Roman" w:eastAsia="仿宋_GB2312" w:hAnsi="Times New Roman" w:cs="Times New Roman"/>
                  <w:color w:val="auto"/>
                  <w:kern w:val="0"/>
                  <w:sz w:val="18"/>
                  <w:szCs w:val="18"/>
                  <w:lang w:eastAsia="zh-CN"/>
                </w:rPr>
                <w:t>Asymchem Production data, Lot Number:</w:t>
              </w:r>
              <w:del w:id="15197" w:author="He Han" w:date="2026-10-22T11:27:00Z">
                <w:r w:rsidR="001C1DEC" w:rsidRPr="00BB7730" w:rsidDel="00697345">
                  <w:rPr>
                    <w:rFonts w:ascii="Times New Roman" w:eastAsia="仿宋_GB2312" w:hAnsi="Times New Roman" w:cs="Times New Roman"/>
                    <w:color w:val="auto"/>
                    <w:kern w:val="0"/>
                    <w:sz w:val="18"/>
                    <w:szCs w:val="18"/>
                    <w:u w:val="single"/>
                    <w:lang w:eastAsia="zh-CN"/>
                  </w:rPr>
                  <w:delText xml:space="preserve">  </w:delText>
                </w:r>
              </w:del>
              <w:r w:rsidR="001C1DEC" w:rsidRPr="00BB7730">
                <w:rPr>
                  <w:rFonts w:ascii="Times New Roman" w:eastAsia="仿宋_GB2312" w:hAnsi="Times New Roman" w:cs="Times New Roman"/>
                  <w:color w:val="auto"/>
                  <w:kern w:val="0"/>
                  <w:sz w:val="18"/>
                  <w:szCs w:val="18"/>
                  <w:u w:val="single"/>
                  <w:lang w:eastAsia="zh-CN"/>
                </w:rPr>
                <w:t xml:space="preserve"> CPo140020-02-01-02</w:t>
              </w:r>
              <w:del w:id="15198" w:author="He Han" w:date="2026-10-22T11:27:00Z">
                <w:r w:rsidR="001C1DEC" w:rsidRPr="00BB7730" w:rsidDel="00697345">
                  <w:rPr>
                    <w:rFonts w:ascii="Times New Roman" w:eastAsia="仿宋_GB2312" w:hAnsi="Times New Roman" w:cs="Times New Roman"/>
                    <w:color w:val="auto"/>
                    <w:kern w:val="0"/>
                    <w:sz w:val="18"/>
                    <w:szCs w:val="18"/>
                    <w:u w:val="single"/>
                    <w:lang w:eastAsia="zh-CN"/>
                  </w:rPr>
                  <w:delText xml:space="preserve">    </w:delText>
                </w:r>
              </w:del>
            </w:ins>
          </w:p>
          <w:p w14:paraId="0A517369" w14:textId="77777777" w:rsidR="001C1DEC" w:rsidRPr="00BB7730" w:rsidRDefault="003E162E" w:rsidP="001C1DEC">
            <w:pPr>
              <w:jc w:val="both"/>
              <w:rPr>
                <w:ins w:id="15199" w:author="Xuning Wei12232" w:date="2026-07-27T21:13:00Z"/>
                <w:rFonts w:ascii="Times New Roman" w:eastAsia="仿宋_GB2312" w:hAnsi="Times New Roman" w:cs="Times New Roman"/>
                <w:color w:val="auto"/>
                <w:kern w:val="0"/>
                <w:sz w:val="18"/>
                <w:szCs w:val="18"/>
                <w:lang w:eastAsia="zh-CN"/>
              </w:rPr>
            </w:pPr>
            <w:customXmlInsRangeStart w:id="15200" w:author="Xuning Wei12232" w:date="2026-07-27T21:13:00Z"/>
            <w:sdt>
              <w:sdtPr>
                <w:rPr>
                  <w:rFonts w:ascii="Times New Roman" w:eastAsia="仿宋_GB2312" w:hAnsi="Times New Roman" w:cs="Times New Roman"/>
                  <w:b/>
                  <w:color w:val="auto"/>
                  <w:sz w:val="18"/>
                  <w:szCs w:val="18"/>
                </w:rPr>
                <w:id w:val="-2062542960"/>
                <w14:checkbox>
                  <w14:checked w14:val="0"/>
                  <w14:checkedState w14:val="2612" w14:font="MS Gothic"/>
                  <w14:uncheckedState w14:val="2610" w14:font="MS Gothic"/>
                </w14:checkbox>
              </w:sdtPr>
              <w:sdtEndPr/>
              <w:sdtContent>
                <w:customXmlInsRangeEnd w:id="15200"/>
                <w:ins w:id="15201" w:author="Xuning Wei12232" w:date="2026-07-27T21:13:00Z">
                  <w:r w:rsidR="001C1DEC" w:rsidRPr="00BB7730">
                    <w:rPr>
                      <w:rFonts w:ascii="Segoe UI Symbol" w:eastAsia="仿宋_GB2312" w:hAnsi="Segoe UI Symbol" w:cs="Segoe UI Symbol"/>
                      <w:b/>
                      <w:color w:val="auto"/>
                      <w:sz w:val="18"/>
                      <w:szCs w:val="18"/>
                    </w:rPr>
                    <w:t>☐</w:t>
                  </w:r>
                </w:ins>
                <w:customXmlInsRangeStart w:id="15202" w:author="Xuning Wei12232" w:date="2026-07-27T21:13:00Z"/>
              </w:sdtContent>
            </w:sdt>
            <w:customXmlInsRangeEnd w:id="15202"/>
            <w:ins w:id="15203" w:author="Xuning Wei12232" w:date="2026-07-27T21:13:00Z">
              <w:r w:rsidR="001C1DEC" w:rsidRPr="00BB7730">
                <w:rPr>
                  <w:rFonts w:ascii="Times New Roman" w:eastAsia="仿宋_GB2312" w:hAnsi="Times New Roman" w:cs="Times New Roman"/>
                  <w:color w:val="auto"/>
                  <w:kern w:val="0"/>
                  <w:sz w:val="18"/>
                  <w:szCs w:val="18"/>
                </w:rPr>
                <w:t xml:space="preserve"> </w:t>
              </w:r>
              <w:r w:rsidR="001C1DEC" w:rsidRPr="00BB7730">
                <w:rPr>
                  <w:rFonts w:ascii="Times New Roman" w:eastAsia="仿宋_GB2312" w:hAnsi="Times New Roman" w:cs="Times New Roman"/>
                  <w:color w:val="auto"/>
                  <w:kern w:val="0"/>
                  <w:sz w:val="18"/>
                  <w:szCs w:val="18"/>
                  <w:lang w:eastAsia="zh-CN"/>
                </w:rPr>
                <w:t>Supplier data:</w:t>
              </w:r>
              <w:r w:rsidR="001C1DEC" w:rsidRPr="00BB7730">
                <w:rPr>
                  <w:rFonts w:ascii="Times New Roman" w:eastAsia="仿宋_GB2312" w:hAnsi="Times New Roman" w:cs="Times New Roman"/>
                  <w:color w:val="auto"/>
                  <w:kern w:val="0"/>
                  <w:sz w:val="18"/>
                  <w:szCs w:val="18"/>
                  <w:u w:val="single"/>
                  <w:lang w:eastAsia="zh-CN"/>
                </w:rPr>
                <w:t xml:space="preserve"> N/A</w:t>
              </w:r>
              <w:r w:rsidR="001C1DEC" w:rsidRPr="00BB7730">
                <w:rPr>
                  <w:rFonts w:ascii="Times New Roman" w:eastAsia="仿宋_GB2312" w:hAnsi="Times New Roman" w:cs="Times New Roman"/>
                  <w:color w:val="auto"/>
                  <w:kern w:val="0"/>
                  <w:sz w:val="18"/>
                  <w:szCs w:val="18"/>
                  <w:lang w:eastAsia="zh-CN"/>
                </w:rPr>
                <w:t xml:space="preserve"> </w:t>
              </w:r>
            </w:ins>
          </w:p>
          <w:p w14:paraId="71C527DB" w14:textId="77777777" w:rsidR="001C1DEC" w:rsidRPr="00BB7730" w:rsidRDefault="003E162E" w:rsidP="001C1DEC">
            <w:pPr>
              <w:jc w:val="both"/>
              <w:rPr>
                <w:ins w:id="15204" w:author="Xuning Wei12232" w:date="2026-07-27T21:13:00Z"/>
                <w:rFonts w:ascii="Times New Roman" w:eastAsia="仿宋_GB2312" w:hAnsi="Times New Roman" w:cs="Times New Roman"/>
                <w:color w:val="auto"/>
                <w:sz w:val="18"/>
                <w:szCs w:val="18"/>
                <w:u w:val="single"/>
              </w:rPr>
            </w:pPr>
            <w:customXmlInsRangeStart w:id="15205" w:author="Xuning Wei12232" w:date="2026-07-27T21:13:00Z"/>
            <w:sdt>
              <w:sdtPr>
                <w:rPr>
                  <w:rFonts w:ascii="Times New Roman" w:eastAsia="仿宋_GB2312" w:hAnsi="Times New Roman" w:cs="Times New Roman"/>
                  <w:b/>
                  <w:color w:val="auto"/>
                  <w:sz w:val="18"/>
                  <w:szCs w:val="18"/>
                </w:rPr>
                <w:id w:val="789475475"/>
                <w14:checkbox>
                  <w14:checked w14:val="1"/>
                  <w14:checkedState w14:val="2612" w14:font="MS Gothic"/>
                  <w14:uncheckedState w14:val="2610" w14:font="MS Gothic"/>
                </w14:checkbox>
              </w:sdtPr>
              <w:sdtEndPr/>
              <w:sdtContent>
                <w:customXmlInsRangeEnd w:id="15205"/>
                <w:ins w:id="15206" w:author="Xuning Wei12232" w:date="2026-07-27T21:13:00Z">
                  <w:r w:rsidR="001C1DEC" w:rsidRPr="00BB7730">
                    <w:rPr>
                      <w:rFonts w:ascii="Segoe UI Symbol" w:eastAsia="MS Gothic" w:hAnsi="Segoe UI Symbol" w:cs="Segoe UI Symbol"/>
                      <w:b/>
                      <w:color w:val="auto"/>
                      <w:sz w:val="18"/>
                      <w:szCs w:val="18"/>
                    </w:rPr>
                    <w:t>☒</w:t>
                  </w:r>
                </w:ins>
                <w:customXmlInsRangeStart w:id="15207" w:author="Xuning Wei12232" w:date="2026-07-27T21:13:00Z"/>
              </w:sdtContent>
            </w:sdt>
            <w:customXmlInsRangeEnd w:id="15207"/>
            <w:ins w:id="15208" w:author="Xuning Wei12232" w:date="2026-07-27T21:13:00Z">
              <w:r w:rsidR="001C1DEC" w:rsidRPr="00BB7730">
                <w:rPr>
                  <w:rFonts w:ascii="Times New Roman" w:eastAsia="仿宋_GB2312" w:hAnsi="Times New Roman" w:cs="Times New Roman"/>
                  <w:color w:val="auto"/>
                  <w:kern w:val="0"/>
                  <w:sz w:val="18"/>
                  <w:szCs w:val="18"/>
                </w:rPr>
                <w:t xml:space="preserve"> *</w:t>
              </w:r>
              <w:r w:rsidR="001C1DEC" w:rsidRPr="00BB7730">
                <w:rPr>
                  <w:rFonts w:ascii="Times New Roman" w:eastAsia="仿宋_GB2312" w:hAnsi="Times New Roman" w:cs="Times New Roman"/>
                  <w:color w:val="auto"/>
                  <w:sz w:val="18"/>
                  <w:szCs w:val="18"/>
                  <w:lang w:eastAsia="zh-CN"/>
                </w:rPr>
                <w:t>Handbook &amp; Page:</w:t>
              </w:r>
              <w:r w:rsidR="001C1DEC" w:rsidRPr="00BB7730">
                <w:rPr>
                  <w:rFonts w:ascii="Times New Roman" w:eastAsia="仿宋_GB2312" w:hAnsi="Times New Roman" w:cs="Times New Roman"/>
                  <w:color w:val="auto"/>
                  <w:sz w:val="18"/>
                  <w:szCs w:val="18"/>
                  <w:u w:val="single"/>
                  <w:lang w:eastAsia="zh-CN"/>
                </w:rPr>
                <w:t xml:space="preserve"> </w:t>
              </w:r>
              <w:r w:rsidR="001C1DEC" w:rsidRPr="00BB7730">
                <w:rPr>
                  <w:rFonts w:ascii="Times New Roman" w:eastAsia="仿宋_GB2312" w:hAnsi="Times New Roman" w:cs="Times New Roman"/>
                  <w:color w:val="auto"/>
                  <w:sz w:val="18"/>
                  <w:szCs w:val="18"/>
                  <w:u w:val="single"/>
                </w:rPr>
                <w:t>The Pilot Plant Real Book Page Page 10-10&amp;10-11, Page 10-14&amp;10-15, Page 10-24&amp;10-25,</w:t>
              </w:r>
            </w:ins>
          </w:p>
          <w:p w14:paraId="387E7FE0" w14:textId="62D73008" w:rsidR="001C1DEC" w:rsidRPr="00BB7730" w:rsidRDefault="003E162E">
            <w:pPr>
              <w:spacing w:line="240" w:lineRule="exact"/>
              <w:jc w:val="both"/>
              <w:rPr>
                <w:ins w:id="15209" w:author="Xuning Wei12232" w:date="2026-07-27T21:10:00Z"/>
                <w:rFonts w:ascii="Times New Roman" w:eastAsia="仿宋_GB2312" w:hAnsi="Times New Roman" w:cs="Times New Roman"/>
                <w:color w:val="0000FF"/>
                <w:sz w:val="18"/>
                <w:szCs w:val="18"/>
              </w:rPr>
              <w:pPrChange w:id="15210" w:author="He Han" w:date="2026-10-13T14:13:00Z">
                <w:pPr>
                  <w:spacing w:line="240" w:lineRule="exact"/>
                </w:pPr>
              </w:pPrChange>
            </w:pPr>
            <w:customXmlInsRangeStart w:id="15211" w:author="Xuning Wei12232" w:date="2026-07-27T21:13:00Z"/>
            <w:sdt>
              <w:sdtPr>
                <w:rPr>
                  <w:rFonts w:ascii="Times New Roman" w:eastAsia="仿宋_GB2312" w:hAnsi="Times New Roman" w:cs="Times New Roman"/>
                  <w:b/>
                  <w:color w:val="auto"/>
                  <w:sz w:val="18"/>
                  <w:szCs w:val="18"/>
                </w:rPr>
                <w:id w:val="379531153"/>
                <w14:checkbox>
                  <w14:checked w14:val="1"/>
                  <w14:checkedState w14:val="2612" w14:font="MS Gothic"/>
                  <w14:uncheckedState w14:val="2610" w14:font="MS Gothic"/>
                </w14:checkbox>
              </w:sdtPr>
              <w:sdtEndPr/>
              <w:sdtContent>
                <w:customXmlInsRangeEnd w:id="15211"/>
                <w:ins w:id="15212" w:author="Xuning Wei12232" w:date="2026-07-27T21:13:00Z">
                  <w:r w:rsidR="001C1DEC" w:rsidRPr="00BB7730">
                    <w:rPr>
                      <w:rFonts w:ascii="Segoe UI Symbol" w:eastAsia="MS Gothic" w:hAnsi="Segoe UI Symbol" w:cs="Segoe UI Symbol"/>
                      <w:b/>
                      <w:color w:val="auto"/>
                      <w:sz w:val="18"/>
                      <w:szCs w:val="18"/>
                      <w:rPrChange w:id="15213" w:author="He Han" w:date="2026-10-13T14:13:00Z">
                        <w:rPr>
                          <w:rFonts w:ascii="Segoe UI Symbol" w:eastAsia="MS Gothic" w:hAnsi="Segoe UI Symbol" w:cs="Segoe UI Symbol"/>
                          <w:color w:val="auto"/>
                          <w:sz w:val="18"/>
                          <w:szCs w:val="18"/>
                        </w:rPr>
                      </w:rPrChange>
                    </w:rPr>
                    <w:t>☒</w:t>
                  </w:r>
                </w:ins>
                <w:customXmlInsRangeStart w:id="15214" w:author="Xuning Wei12232" w:date="2026-07-27T21:13:00Z"/>
              </w:sdtContent>
            </w:sdt>
            <w:customXmlInsRangeEnd w:id="15214"/>
            <w:ins w:id="15215" w:author="Xuning Wei12232" w:date="2026-07-27T21:13:00Z">
              <w:r w:rsidR="001C1DEC" w:rsidRPr="00BB7730">
                <w:rPr>
                  <w:rFonts w:ascii="Times New Roman" w:eastAsia="仿宋_GB2312" w:hAnsi="Times New Roman" w:cs="Times New Roman"/>
                  <w:b/>
                  <w:color w:val="auto"/>
                  <w:sz w:val="18"/>
                  <w:szCs w:val="18"/>
                  <w:rPrChange w:id="15216" w:author="He Han" w:date="2026-10-13T14:13:00Z">
                    <w:rPr>
                      <w:rFonts w:ascii="Times New Roman" w:eastAsia="仿宋_GB2312" w:hAnsi="Times New Roman" w:cs="Times New Roman"/>
                      <w:color w:val="auto"/>
                      <w:sz w:val="18"/>
                      <w:szCs w:val="18"/>
                    </w:rPr>
                  </w:rPrChange>
                </w:rPr>
                <w:t xml:space="preserve"> </w:t>
              </w:r>
              <w:r w:rsidR="001C1DEC" w:rsidRPr="00BB7730">
                <w:rPr>
                  <w:rFonts w:ascii="Times New Roman" w:eastAsia="仿宋_GB2312" w:hAnsi="Times New Roman" w:cs="Times New Roman"/>
                  <w:color w:val="auto"/>
                  <w:sz w:val="18"/>
                  <w:szCs w:val="18"/>
                </w:rPr>
                <w:t>Other</w:t>
              </w:r>
              <w:r w:rsidR="001C1DEC" w:rsidRPr="00BB7730">
                <w:rPr>
                  <w:rFonts w:ascii="Times New Roman" w:eastAsia="仿宋_GB2312" w:hAnsi="Times New Roman" w:cs="Times New Roman"/>
                  <w:color w:val="auto"/>
                  <w:sz w:val="18"/>
                  <w:szCs w:val="18"/>
                  <w:lang w:eastAsia="zh-CN"/>
                </w:rPr>
                <w:t>:</w:t>
              </w:r>
              <w:r w:rsidR="001C1DEC" w:rsidRPr="00BB7730">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w:t>
              </w:r>
            </w:ins>
            <w:ins w:id="15217" w:author="He Han" w:date="2026-10-13T14:14:00Z">
              <w:r w:rsidR="00282E4B" w:rsidRPr="00BB7730">
                <w:rPr>
                  <w:rFonts w:ascii="Times New Roman" w:eastAsia="仿宋_GB2312" w:hAnsi="Times New Roman" w:cs="Times New Roman"/>
                  <w:color w:val="auto"/>
                  <w:kern w:val="0"/>
                  <w:sz w:val="18"/>
                  <w:szCs w:val="18"/>
                  <w:u w:val="single"/>
                  <w:lang w:eastAsia="zh-CN"/>
                </w:rPr>
                <w:t xml:space="preserve"> </w:t>
              </w:r>
            </w:ins>
            <w:ins w:id="15218" w:author="Xuning Wei12232" w:date="2026-07-27T21:13:00Z">
              <w:r w:rsidR="001C1DEC" w:rsidRPr="00BB7730">
                <w:rPr>
                  <w:rFonts w:ascii="Times New Roman" w:eastAsia="仿宋_GB2312" w:hAnsi="Times New Roman" w:cs="Times New Roman"/>
                  <w:color w:val="auto"/>
                  <w:kern w:val="0"/>
                  <w:sz w:val="18"/>
                  <w:szCs w:val="18"/>
                  <w:u w:val="single"/>
                  <w:lang w:eastAsia="zh-CN"/>
                </w:rPr>
                <w:t>The solvents are neutral, and the material compatibility is confirmed.</w:t>
              </w:r>
              <w:del w:id="15219" w:author="He Han" w:date="2026-10-13T14:13:00Z">
                <w:r w:rsidR="001C1DEC" w:rsidRPr="00BB7730" w:rsidDel="00282E4B">
                  <w:rPr>
                    <w:rFonts w:ascii="Times New Roman" w:eastAsia="仿宋_GB2312" w:hAnsi="Times New Roman" w:cs="Times New Roman"/>
                    <w:color w:val="auto"/>
                    <w:kern w:val="0"/>
                    <w:sz w:val="18"/>
                    <w:szCs w:val="18"/>
                    <w:u w:val="single"/>
                    <w:lang w:eastAsia="zh-CN"/>
                  </w:rPr>
                  <w:delText xml:space="preserve">   </w:delText>
                </w:r>
              </w:del>
            </w:ins>
          </w:p>
        </w:tc>
      </w:tr>
      <w:tr w:rsidR="001C718C" w:rsidRPr="00BB7730" w14:paraId="388E7CDF" w14:textId="77777777" w:rsidTr="001C718C">
        <w:trPr>
          <w:trHeight w:val="2087"/>
          <w:ins w:id="15220" w:author="Xuning Wei12232" w:date="2026-07-27T21:10:00Z"/>
        </w:trPr>
        <w:tc>
          <w:tcPr>
            <w:tcW w:w="174" w:type="pct"/>
            <w:vMerge/>
            <w:vAlign w:val="center"/>
          </w:tcPr>
          <w:p w14:paraId="5B9B8BAC" w14:textId="77777777" w:rsidR="001C1DEC" w:rsidRPr="00BB7730" w:rsidRDefault="001C1DEC" w:rsidP="001C1DEC">
            <w:pPr>
              <w:spacing w:line="240" w:lineRule="exact"/>
              <w:jc w:val="center"/>
              <w:rPr>
                <w:ins w:id="15221" w:author="Xuning Wei12232" w:date="2026-07-27T21:10:00Z"/>
                <w:rFonts w:ascii="Times New Roman" w:eastAsia="仿宋_GB2312" w:hAnsi="Times New Roman" w:cs="Times New Roman"/>
                <w:color w:val="0000FF"/>
                <w:sz w:val="18"/>
                <w:szCs w:val="18"/>
              </w:rPr>
            </w:pPr>
          </w:p>
        </w:tc>
        <w:tc>
          <w:tcPr>
            <w:tcW w:w="1182" w:type="pct"/>
            <w:vMerge/>
            <w:vAlign w:val="center"/>
          </w:tcPr>
          <w:p w14:paraId="794A3533" w14:textId="77777777" w:rsidR="001C1DEC" w:rsidRPr="00BB7730" w:rsidRDefault="001C1DEC" w:rsidP="001C1DEC">
            <w:pPr>
              <w:spacing w:line="240" w:lineRule="exact"/>
              <w:rPr>
                <w:ins w:id="15222" w:author="Xuning Wei12232" w:date="2026-07-27T21:10:00Z"/>
                <w:rFonts w:ascii="Times New Roman" w:eastAsia="仿宋_GB2312" w:hAnsi="Times New Roman" w:cs="Times New Roman"/>
                <w:color w:val="0000FF"/>
                <w:sz w:val="18"/>
                <w:szCs w:val="18"/>
              </w:rPr>
            </w:pPr>
          </w:p>
        </w:tc>
        <w:tc>
          <w:tcPr>
            <w:tcW w:w="1163" w:type="pct"/>
            <w:vMerge/>
            <w:vAlign w:val="center"/>
          </w:tcPr>
          <w:p w14:paraId="2EE7DF10" w14:textId="77777777" w:rsidR="001C1DEC" w:rsidRPr="00BB7730" w:rsidRDefault="001C1DEC" w:rsidP="001C1DEC">
            <w:pPr>
              <w:spacing w:line="240" w:lineRule="exact"/>
              <w:rPr>
                <w:ins w:id="15223" w:author="Xuning Wei12232" w:date="2026-07-27T21:10:00Z"/>
                <w:rFonts w:ascii="Times New Roman" w:eastAsia="仿宋_GB2312" w:hAnsi="Times New Roman" w:cs="Times New Roman"/>
                <w:color w:val="0000FF"/>
                <w:sz w:val="18"/>
                <w:szCs w:val="18"/>
              </w:rPr>
            </w:pPr>
          </w:p>
        </w:tc>
        <w:tc>
          <w:tcPr>
            <w:tcW w:w="380" w:type="pct"/>
            <w:vMerge/>
            <w:vAlign w:val="center"/>
          </w:tcPr>
          <w:p w14:paraId="10653445" w14:textId="77777777" w:rsidR="001C1DEC" w:rsidRPr="00BB7730" w:rsidRDefault="001C1DEC" w:rsidP="001C1DEC">
            <w:pPr>
              <w:spacing w:line="240" w:lineRule="exact"/>
              <w:jc w:val="center"/>
              <w:rPr>
                <w:ins w:id="15224" w:author="Xuning Wei12232" w:date="2026-07-27T21:10:00Z"/>
                <w:rFonts w:ascii="Times New Roman" w:eastAsia="仿宋_GB2312" w:hAnsi="Times New Roman" w:cs="Times New Roman"/>
                <w:color w:val="0000FF"/>
                <w:sz w:val="18"/>
                <w:szCs w:val="18"/>
              </w:rPr>
            </w:pPr>
          </w:p>
        </w:tc>
        <w:tc>
          <w:tcPr>
            <w:tcW w:w="348" w:type="pct"/>
            <w:vMerge/>
            <w:vAlign w:val="center"/>
          </w:tcPr>
          <w:p w14:paraId="1592EB2C" w14:textId="77777777" w:rsidR="001C1DEC" w:rsidRPr="00BB7730" w:rsidRDefault="001C1DEC" w:rsidP="001C1DEC">
            <w:pPr>
              <w:spacing w:line="240" w:lineRule="exact"/>
              <w:jc w:val="center"/>
              <w:rPr>
                <w:ins w:id="15225" w:author="Xuning Wei12232" w:date="2026-07-27T21:10:00Z"/>
                <w:rFonts w:ascii="Times New Roman" w:eastAsia="仿宋_GB2312" w:hAnsi="Times New Roman" w:cs="Times New Roman"/>
                <w:color w:val="0000FF"/>
                <w:sz w:val="18"/>
                <w:szCs w:val="18"/>
              </w:rPr>
            </w:pPr>
          </w:p>
        </w:tc>
        <w:tc>
          <w:tcPr>
            <w:tcW w:w="289" w:type="pct"/>
            <w:vAlign w:val="center"/>
          </w:tcPr>
          <w:p w14:paraId="4054C1FD" w14:textId="77777777" w:rsidR="001C1DEC" w:rsidRPr="00BB7730" w:rsidRDefault="001C1DEC" w:rsidP="001C1DEC">
            <w:pPr>
              <w:spacing w:line="240" w:lineRule="exact"/>
              <w:jc w:val="both"/>
              <w:rPr>
                <w:ins w:id="15226" w:author="Xuning Wei12232" w:date="2026-07-27T21:10:00Z"/>
                <w:rFonts w:ascii="Times New Roman" w:eastAsia="仿宋_GB2312" w:hAnsi="Times New Roman" w:cs="Times New Roman"/>
                <w:color w:val="0000FF"/>
                <w:kern w:val="0"/>
                <w:sz w:val="18"/>
                <w:szCs w:val="18"/>
              </w:rPr>
            </w:pPr>
            <w:ins w:id="15227" w:author="Xuning Wei12232" w:date="2026-07-27T21:10:00Z">
              <w:r w:rsidRPr="00BB7730">
                <w:rPr>
                  <w:rFonts w:ascii="Segoe UI Symbol" w:eastAsia="MS Gothic" w:hAnsi="Segoe UI Symbol" w:cs="Segoe UI Symbol"/>
                  <w:b/>
                  <w:color w:val="0000FF"/>
                  <w:sz w:val="18"/>
                  <w:szCs w:val="18"/>
                </w:rPr>
                <w:t>☐</w:t>
              </w:r>
              <w:r w:rsidRPr="00BB7730">
                <w:rPr>
                  <w:rFonts w:ascii="Times New Roman" w:eastAsia="仿宋_GB2312" w:hAnsi="Times New Roman" w:cs="Times New Roman"/>
                  <w:color w:val="0000FF"/>
                  <w:sz w:val="18"/>
                  <w:szCs w:val="18"/>
                </w:rPr>
                <w:t xml:space="preserve"> </w:t>
              </w:r>
              <w:r w:rsidRPr="00BB7730">
                <w:rPr>
                  <w:rFonts w:ascii="Times New Roman" w:eastAsia="仿宋_GB2312" w:hAnsi="Times New Roman" w:cs="Times New Roman"/>
                  <w:color w:val="0000FF"/>
                  <w:sz w:val="18"/>
                  <w:szCs w:val="18"/>
                  <w:lang w:eastAsia="zh-CN"/>
                </w:rPr>
                <w:t>High</w:t>
              </w:r>
            </w:ins>
          </w:p>
          <w:p w14:paraId="0EA2D9EF" w14:textId="77777777" w:rsidR="001C1DEC" w:rsidRPr="00BB7730" w:rsidRDefault="001C1DEC" w:rsidP="001C1DEC">
            <w:pPr>
              <w:spacing w:line="240" w:lineRule="exact"/>
              <w:jc w:val="both"/>
              <w:rPr>
                <w:ins w:id="15228" w:author="Xuning Wei12232" w:date="2026-07-27T21:10:00Z"/>
                <w:rFonts w:ascii="Times New Roman" w:eastAsia="仿宋_GB2312" w:hAnsi="Times New Roman" w:cs="Times New Roman"/>
                <w:color w:val="0000FF"/>
                <w:kern w:val="0"/>
                <w:sz w:val="18"/>
                <w:szCs w:val="18"/>
                <w:lang w:eastAsia="zh-CN"/>
              </w:rPr>
            </w:pPr>
            <w:ins w:id="15229" w:author="Xuning Wei12232" w:date="2026-07-27T21:10:00Z">
              <w:r w:rsidRPr="00BB7730">
                <w:rPr>
                  <w:rFonts w:ascii="Segoe UI Symbol" w:eastAsia="仿宋_GB2312" w:hAnsi="Segoe UI Symbol" w:cs="Segoe UI Symbol"/>
                  <w:b/>
                  <w:color w:val="0000FF"/>
                  <w:sz w:val="18"/>
                  <w:szCs w:val="18"/>
                </w:rPr>
                <w:t>☐</w:t>
              </w:r>
              <w:r w:rsidRPr="00BB7730">
                <w:rPr>
                  <w:rFonts w:ascii="Times New Roman" w:eastAsia="仿宋_GB2312" w:hAnsi="Times New Roman" w:cs="Times New Roman"/>
                  <w:b/>
                  <w:color w:val="0000FF"/>
                  <w:sz w:val="18"/>
                  <w:szCs w:val="18"/>
                </w:rPr>
                <w:t xml:space="preserve"> </w:t>
              </w:r>
              <w:r w:rsidRPr="00BB7730">
                <w:rPr>
                  <w:rFonts w:ascii="Times New Roman" w:eastAsia="仿宋_GB2312" w:hAnsi="Times New Roman" w:cs="Times New Roman"/>
                  <w:color w:val="0000FF"/>
                  <w:sz w:val="18"/>
                  <w:szCs w:val="18"/>
                  <w:lang w:eastAsia="zh-CN"/>
                </w:rPr>
                <w:t>Medium</w:t>
              </w:r>
            </w:ins>
          </w:p>
          <w:p w14:paraId="188F6331" w14:textId="77777777" w:rsidR="001C1DEC" w:rsidRPr="00BB7730" w:rsidRDefault="001C1DEC" w:rsidP="001C1DEC">
            <w:pPr>
              <w:spacing w:line="240" w:lineRule="exact"/>
              <w:rPr>
                <w:ins w:id="15230" w:author="Xuning Wei12232" w:date="2026-07-27T21:10:00Z"/>
                <w:rFonts w:ascii="Times New Roman" w:eastAsia="仿宋_GB2312" w:hAnsi="Times New Roman" w:cs="Times New Roman"/>
                <w:color w:val="0000FF"/>
                <w:sz w:val="18"/>
                <w:szCs w:val="18"/>
              </w:rPr>
            </w:pPr>
            <w:ins w:id="15231" w:author="Xuning Wei12232" w:date="2026-07-27T21:10:00Z">
              <w:r w:rsidRPr="00BB7730">
                <w:rPr>
                  <w:rFonts w:ascii="Segoe UI Symbol" w:eastAsia="MS Gothic" w:hAnsi="Segoe UI Symbol" w:cs="Segoe UI Symbol"/>
                  <w:b/>
                  <w:color w:val="0000FF"/>
                  <w:sz w:val="18"/>
                  <w:szCs w:val="18"/>
                </w:rPr>
                <w:t>☒</w:t>
              </w:r>
              <w:r w:rsidRPr="00BB7730">
                <w:rPr>
                  <w:rFonts w:ascii="Times New Roman" w:eastAsia="仿宋_GB2312" w:hAnsi="Times New Roman" w:cs="Times New Roman"/>
                  <w:color w:val="0000FF"/>
                  <w:sz w:val="18"/>
                  <w:szCs w:val="18"/>
                  <w:lang w:eastAsia="zh-CN"/>
                </w:rPr>
                <w:t xml:space="preserve"> Low</w:t>
              </w:r>
            </w:ins>
          </w:p>
        </w:tc>
        <w:tc>
          <w:tcPr>
            <w:tcW w:w="589" w:type="pct"/>
            <w:vAlign w:val="center"/>
          </w:tcPr>
          <w:p w14:paraId="1109ACA2" w14:textId="34CAEF16" w:rsidR="001C1DEC" w:rsidRPr="00BB7730" w:rsidRDefault="001C1DEC" w:rsidP="001C1DEC">
            <w:pPr>
              <w:jc w:val="both"/>
              <w:rPr>
                <w:ins w:id="15232" w:author="Xuning Wei12232" w:date="2026-07-27T21:13:00Z"/>
                <w:rFonts w:ascii="Times New Roman" w:eastAsia="仿宋_GB2312" w:hAnsi="Times New Roman" w:cs="Times New Roman"/>
                <w:color w:val="auto"/>
                <w:kern w:val="0"/>
                <w:sz w:val="18"/>
                <w:szCs w:val="18"/>
                <w:lang w:eastAsia="zh-CN"/>
              </w:rPr>
            </w:pPr>
            <w:ins w:id="15233" w:author="Xuning Wei12232" w:date="2026-07-27T21:13:00Z">
              <w:r w:rsidRPr="00BB7730">
                <w:rPr>
                  <w:rFonts w:ascii="Times New Roman" w:eastAsia="仿宋_GB2312" w:hAnsi="Times New Roman" w:cs="Times New Roman"/>
                  <w:color w:val="auto"/>
                  <w:kern w:val="0"/>
                  <w:sz w:val="18"/>
                  <w:szCs w:val="18"/>
                  <w:lang w:eastAsia="zh-CN"/>
                </w:rPr>
                <w:t>According to The Pilot Plant Real Book Page 10-10&amp;10-11, Page 10-14&amp;10-15, Page 10-24&amp;10-25, Acetic</w:t>
              </w:r>
              <w:r w:rsidRPr="00BB7730">
                <w:rPr>
                  <w:rFonts w:ascii="Times New Roman" w:eastAsia="仿宋_GB2312" w:hAnsi="Times New Roman" w:cs="Times New Roman"/>
                  <w:color w:val="auto"/>
                  <w:sz w:val="18"/>
                  <w:szCs w:val="18"/>
                </w:rPr>
                <w:t xml:space="preserve"> Anhydride, Pyridine</w:t>
              </w:r>
              <w:r w:rsidRPr="00BB7730">
                <w:rPr>
                  <w:rFonts w:ascii="Times New Roman" w:eastAsia="仿宋_GB2312" w:hAnsi="Times New Roman" w:cs="Times New Roman"/>
                  <w:color w:val="auto"/>
                  <w:kern w:val="0"/>
                  <w:sz w:val="18"/>
                  <w:szCs w:val="18"/>
                  <w:lang w:eastAsia="zh-CN"/>
                </w:rPr>
                <w:t xml:space="preserve"> </w:t>
              </w:r>
              <w:r w:rsidRPr="00BB7730">
                <w:rPr>
                  <w:rFonts w:ascii="Times New Roman" w:eastAsia="仿宋_GB2312" w:hAnsi="Times New Roman" w:cs="Times New Roman"/>
                  <w:color w:val="auto"/>
                  <w:sz w:val="18"/>
                  <w:szCs w:val="18"/>
                </w:rPr>
                <w:t xml:space="preserve">and </w:t>
              </w:r>
              <w:r w:rsidRPr="00BB7730">
                <w:rPr>
                  <w:rFonts w:ascii="Times New Roman" w:eastAsia="仿宋_GB2312" w:hAnsi="Times New Roman" w:cs="Times New Roman"/>
                  <w:color w:val="auto"/>
                  <w:kern w:val="0"/>
                  <w:sz w:val="18"/>
                  <w:szCs w:val="18"/>
                  <w:lang w:eastAsia="zh-CN"/>
                </w:rPr>
                <w:t>Dimethylformamide</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kern w:val="0"/>
                  <w:sz w:val="18"/>
                  <w:szCs w:val="18"/>
                  <w:lang w:eastAsia="zh-CN"/>
                </w:rPr>
                <w:t>are compatible with 316L, Glass and PTFE.</w:t>
              </w:r>
            </w:ins>
          </w:p>
          <w:p w14:paraId="4FDD1F93" w14:textId="3B308DB5" w:rsidR="001C1DEC" w:rsidRPr="00BB7730" w:rsidRDefault="001C1DEC" w:rsidP="001C1DEC">
            <w:pPr>
              <w:spacing w:line="240" w:lineRule="exact"/>
              <w:rPr>
                <w:ins w:id="15234" w:author="Xuning Wei12232" w:date="2026-07-27T21:10:00Z"/>
                <w:rFonts w:ascii="Times New Roman" w:eastAsia="仿宋_GB2312" w:hAnsi="Times New Roman" w:cs="Times New Roman"/>
                <w:color w:val="0000FF"/>
                <w:sz w:val="18"/>
                <w:szCs w:val="18"/>
              </w:rPr>
            </w:pPr>
            <w:ins w:id="15235" w:author="Xuning Wei12232" w:date="2026-07-27T21:13:00Z">
              <w:r w:rsidRPr="00BB7730">
                <w:rPr>
                  <w:rFonts w:ascii="Times New Roman" w:eastAsia="仿宋_GB2312" w:hAnsi="Times New Roman" w:cs="Times New Roman"/>
                  <w:color w:val="auto"/>
                  <w:kern w:val="0"/>
                  <w:sz w:val="18"/>
                  <w:szCs w:val="18"/>
                  <w:lang w:eastAsia="zh-CN"/>
                </w:rPr>
                <w:t>Based on Asymchem previous campaign production data and experience, Dimethylformamide is also compatible with Glass, PTFE and SS</w:t>
              </w:r>
            </w:ins>
          </w:p>
        </w:tc>
        <w:tc>
          <w:tcPr>
            <w:tcW w:w="876" w:type="pct"/>
            <w:vMerge/>
            <w:vAlign w:val="center"/>
          </w:tcPr>
          <w:p w14:paraId="71111CE5" w14:textId="77777777" w:rsidR="001C1DEC" w:rsidRPr="00BB7730" w:rsidRDefault="001C1DEC" w:rsidP="001C1DEC">
            <w:pPr>
              <w:spacing w:line="240" w:lineRule="exact"/>
              <w:rPr>
                <w:ins w:id="15236" w:author="Xuning Wei12232" w:date="2026-07-27T21:10:00Z"/>
                <w:rFonts w:ascii="Times New Roman" w:eastAsia="仿宋_GB2312" w:hAnsi="Times New Roman" w:cs="Times New Roman"/>
                <w:color w:val="0000FF"/>
                <w:sz w:val="18"/>
                <w:szCs w:val="18"/>
              </w:rPr>
            </w:pPr>
          </w:p>
        </w:tc>
      </w:tr>
    </w:tbl>
    <w:p w14:paraId="766738E2" w14:textId="2BE9F2A1" w:rsidR="001C718C" w:rsidRPr="00BB7730" w:rsidRDefault="00D85E21" w:rsidP="001C718C">
      <w:pPr>
        <w:rPr>
          <w:ins w:id="15237" w:author="Xuning Wei12232" w:date="2026-07-27T21:24:00Z"/>
          <w:rFonts w:ascii="Times New Roman" w:eastAsia="仿宋_GB2312" w:hAnsi="Times New Roman" w:cs="Times New Roman"/>
          <w:color w:val="auto"/>
          <w:sz w:val="20"/>
          <w:szCs w:val="20"/>
          <w:lang w:eastAsia="zh-CN"/>
        </w:rPr>
      </w:pPr>
      <w:ins w:id="15238" w:author="Xuning Wei12232" w:date="2026-07-27T21:10:00Z">
        <w:r w:rsidRPr="00BB7730">
          <w:rPr>
            <w:rFonts w:ascii="Times New Roman" w:eastAsia="仿宋_GB2312" w:hAnsi="Times New Roman" w:cs="Times New Roman"/>
            <w:color w:val="auto"/>
            <w:kern w:val="0"/>
            <w:sz w:val="20"/>
            <w:szCs w:val="20"/>
            <w:lang w:eastAsia="zh-CN" w:bidi="ar"/>
          </w:rPr>
          <w:t>*</w:t>
        </w:r>
        <w:r w:rsidRPr="00BB7730">
          <w:rPr>
            <w:rFonts w:ascii="Times New Roman" w:eastAsia="仿宋_GB2312" w:hAnsi="Times New Roman" w:cs="Times New Roman"/>
            <w:i/>
            <w:color w:val="auto"/>
            <w:kern w:val="0"/>
            <w:sz w:val="20"/>
            <w:szCs w:val="20"/>
            <w:lang w:eastAsia="zh-CN" w:bidi="ar"/>
          </w:rPr>
          <w:t>:</w:t>
        </w:r>
        <w:r w:rsidRPr="00BB7730">
          <w:rPr>
            <w:rFonts w:ascii="Times New Roman" w:eastAsia="仿宋_GB2312" w:hAnsi="Times New Roman" w:cs="Times New Roman"/>
            <w:color w:val="auto"/>
            <w:sz w:val="20"/>
            <w:szCs w:val="20"/>
            <w:lang w:eastAsia="zh-CN" w:bidi="ar"/>
          </w:rPr>
          <w:t xml:space="preserve"> Note: </w:t>
        </w:r>
      </w:ins>
      <w:ins w:id="15239" w:author="Xuning Wei12232" w:date="2026-07-27T21:22:00Z">
        <w:r w:rsidR="001C718C" w:rsidRPr="00BB7730">
          <w:rPr>
            <w:rFonts w:ascii="Times New Roman" w:eastAsia="仿宋_GB2312" w:hAnsi="Times New Roman" w:cs="Times New Roman"/>
            <w:color w:val="auto"/>
            <w:kern w:val="0"/>
            <w:sz w:val="20"/>
            <w:szCs w:val="20"/>
            <w:lang w:eastAsia="zh-CN" w:bidi="ar"/>
          </w:rPr>
          <w:t>*</w:t>
        </w:r>
        <w:r w:rsidR="001C718C" w:rsidRPr="00BB7730">
          <w:rPr>
            <w:rFonts w:ascii="Times New Roman" w:eastAsia="仿宋_GB2312" w:hAnsi="Times New Roman" w:cs="Times New Roman"/>
            <w:color w:val="auto"/>
            <w:sz w:val="20"/>
            <w:szCs w:val="20"/>
            <w:lang w:eastAsia="zh-CN" w:bidi="ar"/>
          </w:rPr>
          <w:t>Chemical Engineering Han</w:t>
        </w:r>
        <w:r w:rsidR="001C718C" w:rsidRPr="00BB7730">
          <w:rPr>
            <w:rFonts w:ascii="Times New Roman" w:eastAsia="仿宋_GB2312" w:hAnsi="Times New Roman" w:cs="Times New Roman"/>
            <w:color w:val="auto"/>
            <w:sz w:val="20"/>
            <w:szCs w:val="20"/>
            <w:lang w:eastAsia="zh-CN"/>
          </w:rPr>
          <w:t>dbook refers to &lt; THE PILOT PLANT REAL BOOK A. Unique Handbook1 for the Chemical Process Industry Francis X. McConville&gt;</w:t>
        </w:r>
      </w:ins>
    </w:p>
    <w:p w14:paraId="65BD7545" w14:textId="77777777" w:rsidR="001C718C" w:rsidRPr="00BB7730" w:rsidRDefault="001C718C" w:rsidP="001C718C">
      <w:pPr>
        <w:spacing w:beforeLines="50" w:before="120" w:afterLines="50" w:after="120"/>
        <w:rPr>
          <w:ins w:id="15240" w:author="Xuning Wei12232" w:date="2026-07-27T21:24:00Z"/>
          <w:rFonts w:ascii="Times New Roman" w:eastAsia="仿宋_GB2312" w:hAnsi="Times New Roman" w:cs="Times New Roman"/>
          <w:b/>
          <w:color w:val="auto"/>
          <w:sz w:val="20"/>
          <w:szCs w:val="20"/>
        </w:rPr>
      </w:pPr>
      <w:ins w:id="15241" w:author="Xuning Wei12232" w:date="2026-07-27T21:24:00Z">
        <w:r w:rsidRPr="00BB7730">
          <w:rPr>
            <w:rFonts w:ascii="Times New Roman" w:eastAsia="仿宋_GB2312" w:hAnsi="Times New Roman" w:cs="Times New Roman"/>
            <w:b/>
            <w:color w:val="auto"/>
            <w:sz w:val="20"/>
            <w:szCs w:val="20"/>
          </w:rPr>
          <w:t>Conclusion</w:t>
        </w:r>
      </w:ins>
    </w:p>
    <w:p w14:paraId="3048C84F" w14:textId="2905888E" w:rsidR="00383734" w:rsidRPr="00BB7730" w:rsidRDefault="001C718C" w:rsidP="001C718C">
      <w:pPr>
        <w:spacing w:beforeLines="50" w:before="120" w:afterLines="50" w:after="120"/>
        <w:rPr>
          <w:rFonts w:ascii="Times New Roman" w:eastAsia="仿宋_GB2312" w:hAnsi="Times New Roman" w:cs="Times New Roman"/>
          <w:color w:val="auto"/>
          <w:sz w:val="20"/>
          <w:szCs w:val="20"/>
        </w:rPr>
      </w:pPr>
      <w:ins w:id="15242" w:author="Xuning Wei12232" w:date="2026-07-27T21:24:00Z">
        <w:r w:rsidRPr="00BB7730">
          <w:rPr>
            <w:rFonts w:ascii="Times New Roman" w:eastAsia="仿宋_GB2312" w:hAnsi="Times New Roman" w:cs="Times New Roman"/>
            <w:color w:val="auto"/>
            <w:sz w:val="20"/>
            <w:szCs w:val="20"/>
          </w:rPr>
          <w:t xml:space="preserve">The MOC of </w:t>
        </w:r>
        <w:r w:rsidRPr="00BB7730">
          <w:rPr>
            <w:rFonts w:ascii="Times New Roman" w:eastAsia="仿宋_GB2312" w:hAnsi="Times New Roman" w:cs="Times New Roman"/>
            <w:color w:val="auto"/>
            <w:sz w:val="20"/>
            <w:szCs w:val="20"/>
            <w:lang w:eastAsia="zh-CN"/>
          </w:rPr>
          <w:t>intended</w:t>
        </w:r>
        <w:r w:rsidRPr="00BB7730">
          <w:rPr>
            <w:rFonts w:ascii="Times New Roman" w:eastAsia="仿宋_GB2312" w:hAnsi="Times New Roman" w:cs="Times New Roman"/>
            <w:color w:val="auto"/>
            <w:sz w:val="20"/>
            <w:szCs w:val="20"/>
          </w:rPr>
          <w:t xml:space="preserve"> equipment is compatible with the raw and process materials, no potential corrosion risk is identified.</w:t>
        </w:r>
      </w:ins>
      <w:r w:rsidR="00383734" w:rsidRPr="00BB7730">
        <w:rPr>
          <w:rFonts w:ascii="Times New Roman" w:eastAsia="仿宋_GB2312" w:hAnsi="Times New Roman" w:cs="Times New Roman"/>
          <w:color w:val="auto"/>
          <w:sz w:val="20"/>
          <w:szCs w:val="20"/>
        </w:rPr>
        <w:br w:type="page"/>
      </w:r>
    </w:p>
    <w:p w14:paraId="211B291D" w14:textId="4721CAA0" w:rsidR="00813D53" w:rsidRPr="00BB7730" w:rsidDel="002C22AF" w:rsidRDefault="00010358" w:rsidP="001C718C">
      <w:pPr>
        <w:rPr>
          <w:del w:id="15243" w:author="Xuning Wei12232" w:date="2026-07-27T21:07:00Z"/>
          <w:rFonts w:ascii="Times New Roman" w:eastAsia="仿宋_GB2312" w:hAnsi="Times New Roman" w:cs="Times New Roman"/>
          <w:b/>
          <w:color w:val="auto"/>
          <w:sz w:val="20"/>
          <w:szCs w:val="20"/>
        </w:rPr>
      </w:pPr>
      <w:del w:id="15244" w:author="Xuning Wei12232" w:date="2026-07-27T21:07:00Z">
        <w:r w:rsidRPr="00BB7730" w:rsidDel="002C22AF">
          <w:rPr>
            <w:rFonts w:ascii="Times New Roman" w:eastAsia="仿宋_GB2312" w:hAnsi="Times New Roman" w:cs="Times New Roman"/>
            <w:b/>
            <w:color w:val="auto"/>
            <w:sz w:val="20"/>
            <w:szCs w:val="20"/>
          </w:rPr>
          <w:lastRenderedPageBreak/>
          <w:delText>Conclusion</w:delText>
        </w:r>
        <w:bookmarkStart w:id="15245" w:name="_Toc243321808"/>
        <w:bookmarkStart w:id="15246" w:name="_Toc243321848"/>
        <w:bookmarkStart w:id="15247" w:name="_Toc243322039"/>
        <w:bookmarkStart w:id="15248" w:name="_Toc243322396"/>
        <w:bookmarkStart w:id="15249" w:name="_Toc243487849"/>
        <w:bookmarkStart w:id="15250" w:name="_Toc243487864"/>
        <w:bookmarkStart w:id="15251" w:name="_Toc243488716"/>
        <w:bookmarkStart w:id="15252" w:name="_Toc243489242"/>
        <w:bookmarkStart w:id="15253" w:name="_Toc243494766"/>
        <w:bookmarkStart w:id="15254" w:name="_Toc243495130"/>
        <w:bookmarkStart w:id="15255" w:name="_Toc243495330"/>
        <w:bookmarkStart w:id="15256" w:name="_Toc243495506"/>
        <w:bookmarkStart w:id="15257" w:name="_Toc243495682"/>
        <w:bookmarkStart w:id="15258" w:name="_Toc243495858"/>
        <w:bookmarkEnd w:id="15245"/>
        <w:bookmarkEnd w:id="15246"/>
        <w:bookmarkEnd w:id="15247"/>
        <w:bookmarkEnd w:id="15248"/>
        <w:bookmarkEnd w:id="15249"/>
        <w:bookmarkEnd w:id="15250"/>
        <w:bookmarkEnd w:id="15251"/>
        <w:bookmarkEnd w:id="15252"/>
        <w:bookmarkEnd w:id="15253"/>
        <w:bookmarkEnd w:id="15254"/>
        <w:bookmarkEnd w:id="15255"/>
        <w:bookmarkEnd w:id="15256"/>
        <w:bookmarkEnd w:id="15257"/>
        <w:bookmarkEnd w:id="15258"/>
      </w:del>
    </w:p>
    <w:p w14:paraId="2A04F210" w14:textId="7923B563" w:rsidR="00813D53" w:rsidRPr="00BB7730" w:rsidDel="002C22AF" w:rsidRDefault="00010358" w:rsidP="001C718C">
      <w:pPr>
        <w:rPr>
          <w:del w:id="15259" w:author="Xuning Wei12232" w:date="2026-07-27T21:07:00Z"/>
          <w:rFonts w:ascii="Times New Roman" w:eastAsia="仿宋_GB2312" w:hAnsi="Times New Roman" w:cs="Times New Roman"/>
          <w:color w:val="auto"/>
          <w:sz w:val="20"/>
          <w:szCs w:val="20"/>
        </w:rPr>
      </w:pPr>
      <w:del w:id="15260" w:author="Xuning Wei12232" w:date="2026-07-27T21:07:00Z">
        <w:r w:rsidRPr="00BB7730" w:rsidDel="002C22AF">
          <w:rPr>
            <w:rFonts w:ascii="Times New Roman" w:eastAsia="仿宋_GB2312" w:hAnsi="Times New Roman" w:cs="Times New Roman"/>
            <w:color w:val="auto"/>
            <w:sz w:val="20"/>
            <w:szCs w:val="20"/>
          </w:rPr>
          <w:delText xml:space="preserve">The MOC of </w:delText>
        </w:r>
        <w:r w:rsidRPr="00BB7730" w:rsidDel="002C22AF">
          <w:rPr>
            <w:rFonts w:ascii="Times New Roman" w:eastAsia="仿宋_GB2312" w:hAnsi="Times New Roman" w:cs="Times New Roman"/>
            <w:color w:val="auto"/>
            <w:sz w:val="20"/>
            <w:szCs w:val="20"/>
            <w:lang w:eastAsia="zh-CN"/>
          </w:rPr>
          <w:delText>intended</w:delText>
        </w:r>
        <w:r w:rsidRPr="00BB7730" w:rsidDel="002C22AF">
          <w:rPr>
            <w:rFonts w:ascii="Times New Roman" w:eastAsia="仿宋_GB2312" w:hAnsi="Times New Roman" w:cs="Times New Roman"/>
            <w:color w:val="auto"/>
            <w:sz w:val="20"/>
            <w:szCs w:val="20"/>
          </w:rPr>
          <w:delText xml:space="preserve"> equipment are</w:delText>
        </w:r>
      </w:del>
      <w:ins w:id="15261" w:author="Johan Granander" w:date="2026-05-04T11:58:00Z">
        <w:del w:id="15262" w:author="Xuning Wei12232" w:date="2026-07-27T21:07:00Z">
          <w:r w:rsidR="0051195D" w:rsidRPr="00BB7730" w:rsidDel="002C22AF">
            <w:rPr>
              <w:rFonts w:ascii="Times New Roman" w:eastAsia="仿宋_GB2312" w:hAnsi="Times New Roman" w:cs="Times New Roman"/>
              <w:color w:val="auto"/>
              <w:sz w:val="20"/>
              <w:szCs w:val="20"/>
            </w:rPr>
            <w:delText>is</w:delText>
          </w:r>
        </w:del>
      </w:ins>
      <w:del w:id="15263" w:author="Xuning Wei12232" w:date="2026-07-27T21:07:00Z">
        <w:r w:rsidRPr="00BB7730" w:rsidDel="002C22AF">
          <w:rPr>
            <w:rFonts w:ascii="Times New Roman" w:eastAsia="仿宋_GB2312" w:hAnsi="Times New Roman" w:cs="Times New Roman"/>
            <w:color w:val="auto"/>
            <w:sz w:val="20"/>
            <w:szCs w:val="20"/>
          </w:rPr>
          <w:delText xml:space="preserve"> compatible with the raw and process materials, no potential corrosion risk is identified.</w:delText>
        </w:r>
        <w:bookmarkStart w:id="15264" w:name="_Toc243321809"/>
        <w:bookmarkStart w:id="15265" w:name="_Toc243321849"/>
        <w:bookmarkStart w:id="15266" w:name="_Toc243322040"/>
        <w:bookmarkStart w:id="15267" w:name="_Toc243322397"/>
        <w:bookmarkStart w:id="15268" w:name="_Toc243487850"/>
        <w:bookmarkStart w:id="15269" w:name="_Toc243487865"/>
        <w:bookmarkStart w:id="15270" w:name="_Toc243488717"/>
        <w:bookmarkStart w:id="15271" w:name="_Toc243489243"/>
        <w:bookmarkStart w:id="15272" w:name="_Toc243494767"/>
        <w:bookmarkStart w:id="15273" w:name="_Toc243495131"/>
        <w:bookmarkStart w:id="15274" w:name="_Toc243495331"/>
        <w:bookmarkStart w:id="15275" w:name="_Toc243495507"/>
        <w:bookmarkStart w:id="15276" w:name="_Toc243495683"/>
        <w:bookmarkStart w:id="15277" w:name="_Toc243495859"/>
        <w:bookmarkEnd w:id="15264"/>
        <w:bookmarkEnd w:id="15265"/>
        <w:bookmarkEnd w:id="15266"/>
        <w:bookmarkEnd w:id="15267"/>
        <w:bookmarkEnd w:id="15268"/>
        <w:bookmarkEnd w:id="15269"/>
        <w:bookmarkEnd w:id="15270"/>
        <w:bookmarkEnd w:id="15271"/>
        <w:bookmarkEnd w:id="15272"/>
        <w:bookmarkEnd w:id="15273"/>
        <w:bookmarkEnd w:id="15274"/>
        <w:bookmarkEnd w:id="15275"/>
        <w:bookmarkEnd w:id="15276"/>
        <w:bookmarkEnd w:id="15277"/>
      </w:del>
    </w:p>
    <w:p w14:paraId="61BBC9B2" w14:textId="041B6384" w:rsidR="00813D53" w:rsidRPr="00BB7730" w:rsidRDefault="001C718C">
      <w:pPr>
        <w:pStyle w:val="1"/>
        <w:numPr>
          <w:ilvl w:val="0"/>
          <w:numId w:val="8"/>
        </w:numPr>
        <w:pPrChange w:id="15278" w:author="He Han" w:date="2026-08-27T16:21:00Z">
          <w:pPr/>
        </w:pPrChange>
      </w:pPr>
      <w:bookmarkStart w:id="15279" w:name="_Toc456872402"/>
      <w:bookmarkStart w:id="15280" w:name="OLE_LINK1"/>
      <w:ins w:id="15281" w:author="Xuning Wei12232" w:date="2026-07-27T21:23:00Z">
        <w:del w:id="15282" w:author="He Han" w:date="2026-08-27T16:21:00Z">
          <w:r w:rsidRPr="00BB7730" w:rsidDel="002E57D0">
            <w:rPr>
              <w:rPrChange w:id="15283" w:author="Xuning Wei12232" w:date="2026-07-27T21:24:00Z">
                <w:rPr>
                  <w:b/>
                  <w:sz w:val="20"/>
                  <w:szCs w:val="20"/>
                </w:rPr>
              </w:rPrChange>
            </w:rPr>
            <w:delText>9.</w:delText>
          </w:r>
        </w:del>
        <w:r w:rsidRPr="00BB7730">
          <w:rPr>
            <w:rPrChange w:id="15284" w:author="Xuning Wei12232" w:date="2026-07-27T21:24:00Z">
              <w:rPr>
                <w:b/>
                <w:sz w:val="20"/>
                <w:szCs w:val="20"/>
              </w:rPr>
            </w:rPrChange>
          </w:rPr>
          <w:t xml:space="preserve"> </w:t>
        </w:r>
      </w:ins>
      <w:bookmarkStart w:id="15285" w:name="_Toc243495132"/>
      <w:bookmarkStart w:id="15286" w:name="_Toc243495860"/>
      <w:r w:rsidR="00010358" w:rsidRPr="00BB7730">
        <w:t>Suitability Assessment on Qualification Range and Accuracy</w:t>
      </w:r>
      <w:bookmarkEnd w:id="15279"/>
      <w:r w:rsidR="00010358" w:rsidRPr="00BB7730">
        <w:t xml:space="preserve"> of Instruments</w:t>
      </w:r>
      <w:bookmarkEnd w:id="15285"/>
      <w:bookmarkEnd w:id="15286"/>
      <w:r w:rsidR="00010358" w:rsidRPr="00BB7730">
        <w:t xml:space="preserve"> </w:t>
      </w:r>
    </w:p>
    <w:p w14:paraId="7C35AB7E" w14:textId="77777777" w:rsidR="00813D53" w:rsidRPr="00BB7730" w:rsidRDefault="00010358" w:rsidP="00B21F34">
      <w:pPr>
        <w:rPr>
          <w:rFonts w:ascii="Times New Roman" w:eastAsia="仿宋_GB2312" w:hAnsi="Times New Roman" w:cs="Times New Roman"/>
          <w:b/>
          <w:color w:val="auto"/>
          <w:sz w:val="20"/>
          <w:szCs w:val="20"/>
        </w:rPr>
      </w:pPr>
      <w:r w:rsidRPr="00BB7730">
        <w:rPr>
          <w:rFonts w:ascii="Times New Roman" w:eastAsia="仿宋_GB2312" w:hAnsi="Times New Roman" w:cs="Times New Roman"/>
          <w:color w:val="auto"/>
          <w:sz w:val="20"/>
          <w:szCs w:val="20"/>
        </w:rPr>
        <w:t xml:space="preserve">See </w:t>
      </w:r>
      <w:r w:rsidRPr="00BB7730">
        <w:rPr>
          <w:rFonts w:ascii="Times New Roman" w:eastAsia="仿宋_GB2312" w:hAnsi="Times New Roman" w:cs="Times New Roman"/>
          <w:b/>
          <w:i/>
          <w:color w:val="auto"/>
          <w:sz w:val="20"/>
          <w:szCs w:val="20"/>
        </w:rPr>
        <w:t>Table 9</w:t>
      </w:r>
      <w:r w:rsidRPr="00BB7730">
        <w:rPr>
          <w:rFonts w:ascii="Times New Roman" w:eastAsia="仿宋_GB2312" w:hAnsi="Times New Roman" w:cs="Times New Roman"/>
          <w:b/>
          <w:i/>
          <w:color w:val="auto"/>
          <w:sz w:val="20"/>
          <w:szCs w:val="20"/>
          <w:lang w:eastAsia="zh-CN"/>
        </w:rPr>
        <w:t>-</w:t>
      </w:r>
      <w:r w:rsidRPr="00BB7730">
        <w:rPr>
          <w:rFonts w:ascii="Times New Roman" w:eastAsia="仿宋_GB2312" w:hAnsi="Times New Roman" w:cs="Times New Roman"/>
          <w:b/>
          <w:i/>
          <w:color w:val="auto"/>
          <w:sz w:val="20"/>
          <w:szCs w:val="20"/>
        </w:rPr>
        <w:t>1</w:t>
      </w:r>
      <w:r w:rsidRPr="00BB7730">
        <w:rPr>
          <w:rFonts w:ascii="Times New Roman" w:eastAsia="仿宋_GB2312" w:hAnsi="Times New Roman" w:cs="Times New Roman"/>
          <w:color w:val="auto"/>
          <w:sz w:val="20"/>
          <w:szCs w:val="20"/>
        </w:rPr>
        <w:t xml:space="preserve"> below</w:t>
      </w:r>
    </w:p>
    <w:bookmarkEnd w:id="15280"/>
    <w:p w14:paraId="32010E50" w14:textId="44783171" w:rsidR="00813D53" w:rsidRPr="00BB7730" w:rsidRDefault="00010358">
      <w:pPr>
        <w:pStyle w:val="afc"/>
        <w:spacing w:beforeLines="50" w:before="120" w:afterLines="50" w:after="120"/>
        <w:ind w:left="420" w:firstLine="402"/>
        <w:jc w:val="center"/>
        <w:rPr>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rPr>
        <w:t>Table 9-1: Suitability Assessment on Qualification Range and Accuracy of Instruments</w:t>
      </w:r>
    </w:p>
    <w:p w14:paraId="520D87E1" w14:textId="246AB4FE" w:rsidR="00CC61C4" w:rsidRPr="00BB7730" w:rsidDel="00DF6044" w:rsidRDefault="00CC61C4">
      <w:pPr>
        <w:pStyle w:val="afc"/>
        <w:spacing w:beforeLines="50" w:before="120" w:afterLines="50" w:after="120"/>
        <w:ind w:left="420" w:firstLine="402"/>
        <w:jc w:val="center"/>
        <w:rPr>
          <w:del w:id="15287" w:author="Xuning Wei12232" w:date="2026-07-27T23:56:00Z"/>
          <w:rFonts w:ascii="Times New Roman" w:eastAsia="仿宋_GB2312" w:hAnsi="Times New Roman" w:cs="Times New Roman"/>
          <w:b/>
          <w:color w:val="auto"/>
          <w:sz w:val="20"/>
          <w:szCs w:val="20"/>
        </w:rPr>
      </w:pPr>
    </w:p>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5288" w:author="He Han" w:date="2026-10-27T17:54:00Z">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686"/>
        <w:gridCol w:w="1154"/>
        <w:gridCol w:w="851"/>
        <w:gridCol w:w="1135"/>
        <w:gridCol w:w="1273"/>
        <w:gridCol w:w="851"/>
        <w:gridCol w:w="2693"/>
        <w:gridCol w:w="2693"/>
        <w:gridCol w:w="2503"/>
        <w:gridCol w:w="692"/>
        <w:gridCol w:w="771"/>
        <w:tblGridChange w:id="15289">
          <w:tblGrid>
            <w:gridCol w:w="685"/>
            <w:gridCol w:w="1"/>
            <w:gridCol w:w="1152"/>
            <w:gridCol w:w="1"/>
            <w:gridCol w:w="1"/>
            <w:gridCol w:w="849"/>
            <w:gridCol w:w="1"/>
            <w:gridCol w:w="1"/>
            <w:gridCol w:w="1134"/>
            <w:gridCol w:w="1"/>
            <w:gridCol w:w="320"/>
            <w:gridCol w:w="953"/>
            <w:gridCol w:w="293"/>
            <w:gridCol w:w="3"/>
            <w:gridCol w:w="555"/>
            <w:gridCol w:w="134"/>
            <w:gridCol w:w="3"/>
            <w:gridCol w:w="2556"/>
            <w:gridCol w:w="73"/>
            <w:gridCol w:w="2479"/>
            <w:gridCol w:w="141"/>
            <w:gridCol w:w="6"/>
            <w:gridCol w:w="2494"/>
            <w:gridCol w:w="3"/>
            <w:gridCol w:w="689"/>
            <w:gridCol w:w="3"/>
            <w:gridCol w:w="771"/>
          </w:tblGrid>
        </w:tblGridChange>
      </w:tblGrid>
      <w:tr w:rsidR="00005C07" w:rsidRPr="00BB7730" w14:paraId="4C1E1F0E" w14:textId="77777777" w:rsidTr="00005C07">
        <w:trPr>
          <w:cantSplit/>
          <w:trHeight w:val="396"/>
          <w:tblHeader/>
          <w:jc w:val="center"/>
          <w:trPrChange w:id="15290" w:author="He Han" w:date="2026-10-27T17:54:00Z">
            <w:trPr>
              <w:cantSplit/>
              <w:trHeight w:val="396"/>
              <w:tblHeader/>
              <w:jc w:val="center"/>
            </w:trPr>
          </w:trPrChange>
        </w:trPr>
        <w:tc>
          <w:tcPr>
            <w:tcW w:w="224" w:type="pct"/>
            <w:shd w:val="clear" w:color="auto" w:fill="D9D9D9" w:themeFill="background1" w:themeFillShade="D9"/>
            <w:noWrap/>
            <w:vAlign w:val="center"/>
            <w:tcPrChange w:id="15291" w:author="He Han" w:date="2026-10-27T17:54:00Z">
              <w:tcPr>
                <w:tcW w:w="224" w:type="pct"/>
                <w:gridSpan w:val="2"/>
                <w:shd w:val="clear" w:color="auto" w:fill="D9D9D9" w:themeFill="background1" w:themeFillShade="D9"/>
                <w:noWrap/>
                <w:vAlign w:val="center"/>
              </w:tcPr>
            </w:tcPrChange>
          </w:tcPr>
          <w:p w14:paraId="6D8EF18B" w14:textId="77777777" w:rsidR="00536ADD" w:rsidRPr="00BB7730" w:rsidRDefault="00536ADD" w:rsidP="00F13227">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Equipment Code</w:t>
            </w:r>
          </w:p>
        </w:tc>
        <w:tc>
          <w:tcPr>
            <w:tcW w:w="377" w:type="pct"/>
            <w:shd w:val="clear" w:color="auto" w:fill="D9D9D9" w:themeFill="background1" w:themeFillShade="D9"/>
            <w:noWrap/>
            <w:vAlign w:val="center"/>
            <w:tcPrChange w:id="15292" w:author="He Han" w:date="2026-10-27T17:54:00Z">
              <w:tcPr>
                <w:tcW w:w="377" w:type="pct"/>
                <w:gridSpan w:val="3"/>
                <w:shd w:val="clear" w:color="auto" w:fill="D9D9D9" w:themeFill="background1" w:themeFillShade="D9"/>
                <w:noWrap/>
                <w:vAlign w:val="center"/>
              </w:tcPr>
            </w:tcPrChange>
          </w:tcPr>
          <w:p w14:paraId="39ADD72B" w14:textId="5FBC39A1"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Parameter</w:t>
            </w:r>
          </w:p>
        </w:tc>
        <w:tc>
          <w:tcPr>
            <w:tcW w:w="278" w:type="pct"/>
            <w:shd w:val="clear" w:color="auto" w:fill="D9D9D9" w:themeFill="background1" w:themeFillShade="D9"/>
            <w:vAlign w:val="center"/>
            <w:tcPrChange w:id="15293" w:author="He Han" w:date="2026-10-27T17:54:00Z">
              <w:tcPr>
                <w:tcW w:w="278" w:type="pct"/>
                <w:gridSpan w:val="3"/>
                <w:shd w:val="clear" w:color="auto" w:fill="D9D9D9" w:themeFill="background1" w:themeFillShade="D9"/>
                <w:vAlign w:val="center"/>
              </w:tcPr>
            </w:tcPrChange>
          </w:tcPr>
          <w:p w14:paraId="73BF62F9" w14:textId="2B644FF5"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ins w:id="15294" w:author="Xuning Wei12232" w:date="2026-07-27T22:07:00Z">
              <w:r w:rsidRPr="00BB7730">
                <w:rPr>
                  <w:rFonts w:ascii="Times New Roman" w:eastAsia="仿宋_GB2312" w:hAnsi="Times New Roman" w:cs="Times New Roman"/>
                  <w:b/>
                  <w:color w:val="auto"/>
                  <w:kern w:val="0"/>
                  <w:sz w:val="18"/>
                  <w:szCs w:val="18"/>
                </w:rPr>
                <w:t>Latest Qualified Time</w:t>
              </w:r>
            </w:ins>
          </w:p>
        </w:tc>
        <w:tc>
          <w:tcPr>
            <w:tcW w:w="371" w:type="pct"/>
            <w:shd w:val="clear" w:color="auto" w:fill="D9D9D9" w:themeFill="background1" w:themeFillShade="D9"/>
            <w:vAlign w:val="center"/>
            <w:tcPrChange w:id="15295" w:author="He Han" w:date="2026-10-27T17:54:00Z">
              <w:tcPr>
                <w:tcW w:w="371" w:type="pct"/>
                <w:gridSpan w:val="2"/>
                <w:shd w:val="clear" w:color="auto" w:fill="D9D9D9" w:themeFill="background1" w:themeFillShade="D9"/>
                <w:vAlign w:val="center"/>
              </w:tcPr>
            </w:tcPrChange>
          </w:tcPr>
          <w:p w14:paraId="05ECC0B0" w14:textId="7519A442"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Instrument ID</w:t>
            </w:r>
          </w:p>
        </w:tc>
        <w:tc>
          <w:tcPr>
            <w:tcW w:w="416" w:type="pct"/>
            <w:shd w:val="clear" w:color="auto" w:fill="D9D9D9" w:themeFill="background1" w:themeFillShade="D9"/>
            <w:vAlign w:val="center"/>
            <w:tcPrChange w:id="15296" w:author="He Han" w:date="2026-10-27T17:54:00Z">
              <w:tcPr>
                <w:tcW w:w="416" w:type="pct"/>
                <w:gridSpan w:val="2"/>
                <w:shd w:val="clear" w:color="auto" w:fill="D9D9D9" w:themeFill="background1" w:themeFillShade="D9"/>
                <w:vAlign w:val="center"/>
              </w:tcPr>
            </w:tcPrChange>
          </w:tcPr>
          <w:p w14:paraId="66A8D12A" w14:textId="77777777"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Qualified Range</w:t>
            </w:r>
          </w:p>
        </w:tc>
        <w:tc>
          <w:tcPr>
            <w:tcW w:w="278" w:type="pct"/>
            <w:shd w:val="clear" w:color="auto" w:fill="D9D9D9" w:themeFill="background1" w:themeFillShade="D9"/>
            <w:vAlign w:val="center"/>
            <w:tcPrChange w:id="15297" w:author="He Han" w:date="2026-10-27T17:54:00Z">
              <w:tcPr>
                <w:tcW w:w="278" w:type="pct"/>
                <w:gridSpan w:val="3"/>
                <w:shd w:val="clear" w:color="auto" w:fill="D9D9D9" w:themeFill="background1" w:themeFillShade="D9"/>
                <w:vAlign w:val="center"/>
              </w:tcPr>
            </w:tcPrChange>
          </w:tcPr>
          <w:p w14:paraId="756D1F0E" w14:textId="5D474F83" w:rsidR="00536ADD" w:rsidRPr="00BB7730" w:rsidRDefault="00DC3C29">
            <w:pPr>
              <w:spacing w:line="240" w:lineRule="exact"/>
              <w:ind w:leftChars="-50" w:left="-105" w:rightChars="-50" w:right="-105"/>
              <w:contextualSpacing/>
              <w:jc w:val="center"/>
              <w:rPr>
                <w:rFonts w:ascii="Times New Roman" w:eastAsia="仿宋_GB2312" w:hAnsi="Times New Roman" w:cs="Times New Roman"/>
                <w:b/>
                <w:color w:val="auto"/>
                <w:sz w:val="18"/>
                <w:szCs w:val="18"/>
              </w:rPr>
            </w:pPr>
            <w:commentRangeStart w:id="15298"/>
            <w:commentRangeStart w:id="15299"/>
            <w:ins w:id="15300" w:author="Xuning Wei12232" w:date="2026-07-27T22:54:00Z">
              <w:r w:rsidRPr="00BB7730">
                <w:rPr>
                  <w:rFonts w:ascii="Times New Roman" w:eastAsia="仿宋_GB2312" w:hAnsi="Times New Roman" w:cs="Times New Roman"/>
                  <w:b/>
                  <w:color w:val="auto"/>
                  <w:sz w:val="18"/>
                  <w:szCs w:val="18"/>
                </w:rPr>
                <w:t>Accuracy</w:t>
              </w:r>
              <w:commentRangeEnd w:id="15298"/>
              <w:r w:rsidRPr="00BB7730">
                <w:rPr>
                  <w:rStyle w:val="aff2"/>
                  <w:rFonts w:ascii="Times New Roman" w:eastAsia="仿宋_GB2312" w:hAnsi="Times New Roman" w:cs="Times New Roman"/>
                  <w:b/>
                  <w:color w:val="auto"/>
                  <w:sz w:val="18"/>
                  <w:szCs w:val="18"/>
                </w:rPr>
                <w:commentReference w:id="15298"/>
              </w:r>
            </w:ins>
            <w:commentRangeEnd w:id="15299"/>
            <w:ins w:id="15301" w:author="Xuning Wei12232" w:date="2026-07-27T22:57:00Z">
              <w:r w:rsidR="007A76FC" w:rsidRPr="00BB7730">
                <w:rPr>
                  <w:rStyle w:val="aff2"/>
                  <w:rFonts w:ascii="Times New Roman" w:eastAsia="仿宋_GB2312" w:hAnsi="Times New Roman" w:cs="Times New Roman"/>
                  <w:b/>
                  <w:color w:val="auto"/>
                  <w:sz w:val="18"/>
                  <w:szCs w:val="18"/>
                </w:rPr>
                <w:commentReference w:id="15299"/>
              </w:r>
            </w:ins>
            <w:del w:id="15302" w:author="Xuning Wei12232" w:date="2026-07-27T22:54:00Z">
              <w:r w:rsidR="00536ADD" w:rsidRPr="00BB7730" w:rsidDel="00DC3C29">
                <w:rPr>
                  <w:rFonts w:ascii="Times New Roman" w:eastAsia="仿宋_GB2312" w:hAnsi="Times New Roman" w:cs="Times New Roman"/>
                  <w:b/>
                  <w:color w:val="auto"/>
                  <w:sz w:val="18"/>
                  <w:szCs w:val="18"/>
                </w:rPr>
                <w:delText>Accuracy</w:delText>
              </w:r>
            </w:del>
          </w:p>
        </w:tc>
        <w:tc>
          <w:tcPr>
            <w:tcW w:w="880" w:type="pct"/>
            <w:shd w:val="clear" w:color="auto" w:fill="D9D9D9" w:themeFill="background1" w:themeFillShade="D9"/>
            <w:vAlign w:val="center"/>
            <w:tcPrChange w:id="15303" w:author="He Han" w:date="2026-10-27T17:54:00Z">
              <w:tcPr>
                <w:tcW w:w="880" w:type="pct"/>
                <w:gridSpan w:val="3"/>
                <w:shd w:val="clear" w:color="auto" w:fill="D9D9D9" w:themeFill="background1" w:themeFillShade="D9"/>
                <w:vAlign w:val="center"/>
              </w:tcPr>
            </w:tcPrChange>
          </w:tcPr>
          <w:p w14:paraId="764D6461" w14:textId="77777777"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shd w:val="pct10" w:color="auto" w:fill="FFFFFF"/>
              </w:rPr>
            </w:pPr>
            <w:r w:rsidRPr="00BB7730">
              <w:rPr>
                <w:rFonts w:ascii="Times New Roman" w:eastAsia="仿宋_GB2312" w:hAnsi="Times New Roman" w:cs="Times New Roman"/>
                <w:b/>
                <w:color w:val="auto"/>
                <w:kern w:val="0"/>
                <w:sz w:val="18"/>
                <w:szCs w:val="18"/>
              </w:rPr>
              <w:t>M</w:t>
            </w:r>
            <w:r w:rsidRPr="00BB7730">
              <w:rPr>
                <w:rFonts w:ascii="Times New Roman" w:eastAsia="仿宋_GB2312" w:hAnsi="Times New Roman" w:cs="Times New Roman"/>
                <w:b/>
                <w:color w:val="auto"/>
                <w:kern w:val="0"/>
                <w:sz w:val="18"/>
                <w:szCs w:val="18"/>
                <w:lang w:eastAsia="zh-CN"/>
              </w:rPr>
              <w:t>O</w:t>
            </w:r>
            <w:r w:rsidRPr="00BB7730">
              <w:rPr>
                <w:rFonts w:ascii="Times New Roman" w:eastAsia="仿宋_GB2312" w:hAnsi="Times New Roman" w:cs="Times New Roman"/>
                <w:b/>
                <w:color w:val="auto"/>
                <w:kern w:val="0"/>
                <w:sz w:val="18"/>
                <w:szCs w:val="18"/>
              </w:rPr>
              <w:t>R</w:t>
            </w:r>
          </w:p>
        </w:tc>
        <w:tc>
          <w:tcPr>
            <w:tcW w:w="880" w:type="pct"/>
            <w:shd w:val="clear" w:color="auto" w:fill="D9D9D9" w:themeFill="background1" w:themeFillShade="D9"/>
            <w:vAlign w:val="center"/>
            <w:tcPrChange w:id="15304" w:author="He Han" w:date="2026-10-27T17:54:00Z">
              <w:tcPr>
                <w:tcW w:w="834" w:type="pct"/>
                <w:gridSpan w:val="2"/>
                <w:shd w:val="clear" w:color="auto" w:fill="D9D9D9" w:themeFill="background1" w:themeFillShade="D9"/>
                <w:vAlign w:val="center"/>
              </w:tcPr>
            </w:tcPrChange>
          </w:tcPr>
          <w:p w14:paraId="1210C6AA" w14:textId="77777777"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BB7730">
              <w:rPr>
                <w:rFonts w:ascii="Times New Roman" w:eastAsia="仿宋_GB2312" w:hAnsi="Times New Roman" w:cs="Times New Roman"/>
                <w:b/>
                <w:color w:val="auto"/>
                <w:kern w:val="0"/>
                <w:sz w:val="18"/>
                <w:szCs w:val="18"/>
              </w:rPr>
              <w:t>NOR</w:t>
            </w:r>
          </w:p>
        </w:tc>
        <w:tc>
          <w:tcPr>
            <w:tcW w:w="818" w:type="pct"/>
            <w:shd w:val="clear" w:color="auto" w:fill="D9D9D9" w:themeFill="background1" w:themeFillShade="D9"/>
            <w:vAlign w:val="center"/>
            <w:tcPrChange w:id="15305" w:author="He Han" w:date="2026-10-27T17:54:00Z">
              <w:tcPr>
                <w:tcW w:w="864" w:type="pct"/>
                <w:gridSpan w:val="4"/>
                <w:shd w:val="clear" w:color="auto" w:fill="D9D9D9" w:themeFill="background1" w:themeFillShade="D9"/>
                <w:vAlign w:val="center"/>
              </w:tcPr>
            </w:tcPrChange>
          </w:tcPr>
          <w:p w14:paraId="28A2311D" w14:textId="77777777"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lang w:eastAsia="zh-CN"/>
              </w:rPr>
            </w:pPr>
            <w:r w:rsidRPr="00BB7730">
              <w:rPr>
                <w:rFonts w:ascii="Times New Roman" w:eastAsia="仿宋_GB2312" w:hAnsi="Times New Roman" w:cs="Times New Roman"/>
                <w:b/>
                <w:color w:val="auto"/>
                <w:kern w:val="0"/>
                <w:sz w:val="18"/>
                <w:szCs w:val="18"/>
                <w:lang w:eastAsia="zh-CN"/>
              </w:rPr>
              <w:t>PAR</w:t>
            </w:r>
          </w:p>
        </w:tc>
        <w:tc>
          <w:tcPr>
            <w:tcW w:w="226" w:type="pct"/>
            <w:shd w:val="clear" w:color="auto" w:fill="D9D9D9" w:themeFill="background1" w:themeFillShade="D9"/>
            <w:vAlign w:val="center"/>
            <w:tcPrChange w:id="15306" w:author="He Han" w:date="2026-10-27T17:54:00Z">
              <w:tcPr>
                <w:tcW w:w="226" w:type="pct"/>
                <w:gridSpan w:val="2"/>
                <w:shd w:val="clear" w:color="auto" w:fill="D9D9D9" w:themeFill="background1" w:themeFillShade="D9"/>
                <w:vAlign w:val="center"/>
              </w:tcPr>
            </w:tcPrChange>
          </w:tcPr>
          <w:p w14:paraId="7142F8B4" w14:textId="77777777" w:rsidR="00536ADD" w:rsidRPr="00BB7730" w:rsidRDefault="00536ADD">
            <w:pPr>
              <w:spacing w:line="240" w:lineRule="exact"/>
              <w:ind w:rightChars="-50" w:right="-105"/>
              <w:contextualSpacing/>
              <w:jc w:val="center"/>
              <w:rPr>
                <w:rFonts w:ascii="Times New Roman" w:eastAsia="仿宋_GB2312" w:hAnsi="Times New Roman" w:cs="Times New Roman"/>
                <w:b/>
                <w:bCs w:val="0"/>
                <w:color w:val="auto"/>
                <w:kern w:val="0"/>
                <w:sz w:val="18"/>
                <w:szCs w:val="18"/>
                <w:lang w:eastAsia="zh-CN"/>
              </w:rPr>
            </w:pPr>
            <w:r w:rsidRPr="00BB7730">
              <w:rPr>
                <w:rFonts w:ascii="Times New Roman" w:eastAsia="仿宋_GB2312" w:hAnsi="Times New Roman" w:cs="Times New Roman"/>
                <w:b/>
                <w:color w:val="auto"/>
                <w:kern w:val="0"/>
                <w:sz w:val="18"/>
                <w:szCs w:val="18"/>
                <w:lang w:eastAsia="zh-CN"/>
              </w:rPr>
              <w:t>|</w:t>
            </w:r>
            <w:bookmarkStart w:id="15307" w:name="OLE_LINK15"/>
            <w:bookmarkStart w:id="15308" w:name="OLE_LINK16"/>
            <w:r w:rsidRPr="00BB7730">
              <w:rPr>
                <w:rFonts w:ascii="Times New Roman" w:eastAsia="仿宋_GB2312" w:hAnsi="Times New Roman" w:cs="Times New Roman"/>
                <w:b/>
                <w:color w:val="auto"/>
                <w:kern w:val="0"/>
                <w:sz w:val="18"/>
                <w:szCs w:val="18"/>
                <w:lang w:eastAsia="zh-CN"/>
              </w:rPr>
              <w:t>Low boundary of PAR- NOR|≥Accuracy</w:t>
            </w:r>
            <w:bookmarkEnd w:id="15307"/>
            <w:bookmarkEnd w:id="15308"/>
            <w:r w:rsidRPr="00BB7730">
              <w:rPr>
                <w:rFonts w:ascii="Times New Roman" w:eastAsia="仿宋_GB2312" w:hAnsi="Times New Roman" w:cs="Times New Roman"/>
                <w:b/>
                <w:color w:val="auto"/>
                <w:kern w:val="0"/>
                <w:sz w:val="18"/>
                <w:szCs w:val="18"/>
                <w:lang w:eastAsia="zh-CN"/>
              </w:rPr>
              <w:t>?</w:t>
            </w:r>
          </w:p>
        </w:tc>
        <w:tc>
          <w:tcPr>
            <w:tcW w:w="252" w:type="pct"/>
            <w:shd w:val="clear" w:color="auto" w:fill="D9D9D9" w:themeFill="background1" w:themeFillShade="D9"/>
            <w:vAlign w:val="center"/>
            <w:tcPrChange w:id="15309" w:author="He Han" w:date="2026-10-27T17:54:00Z">
              <w:tcPr>
                <w:tcW w:w="252" w:type="pct"/>
                <w:shd w:val="clear" w:color="auto" w:fill="D9D9D9" w:themeFill="background1" w:themeFillShade="D9"/>
                <w:vAlign w:val="center"/>
              </w:tcPr>
            </w:tcPrChange>
          </w:tcPr>
          <w:p w14:paraId="314C030F" w14:textId="77777777" w:rsidR="00536ADD" w:rsidRPr="00BB7730" w:rsidRDefault="00536ADD">
            <w:pPr>
              <w:spacing w:line="240" w:lineRule="exact"/>
              <w:ind w:leftChars="-50" w:left="-105" w:rightChars="-50" w:right="-105"/>
              <w:contextualSpacing/>
              <w:jc w:val="center"/>
              <w:rPr>
                <w:rFonts w:ascii="Times New Roman" w:eastAsia="仿宋_GB2312" w:hAnsi="Times New Roman" w:cs="Times New Roman"/>
                <w:b/>
                <w:bCs w:val="0"/>
                <w:color w:val="auto"/>
                <w:kern w:val="0"/>
                <w:sz w:val="18"/>
                <w:szCs w:val="18"/>
                <w:lang w:eastAsia="zh-CN"/>
              </w:rPr>
            </w:pPr>
            <w:r w:rsidRPr="00BB7730">
              <w:rPr>
                <w:rFonts w:ascii="Times New Roman" w:eastAsia="仿宋_GB2312" w:hAnsi="Times New Roman" w:cs="Times New Roman"/>
                <w:b/>
                <w:color w:val="auto"/>
                <w:kern w:val="0"/>
                <w:sz w:val="18"/>
                <w:szCs w:val="18"/>
                <w:lang w:eastAsia="zh-CN"/>
              </w:rPr>
              <w:t>High boundary of PAR- NOR ≥Accuracy?</w:t>
            </w:r>
          </w:p>
        </w:tc>
      </w:tr>
      <w:tr w:rsidR="00005C07" w:rsidRPr="00BB7730" w14:paraId="7F20CF91" w14:textId="77777777" w:rsidTr="00005C07">
        <w:trPr>
          <w:cantSplit/>
          <w:trHeight w:val="396"/>
          <w:jc w:val="center"/>
          <w:ins w:id="15310" w:author="Xuning Wei12232" w:date="2026-07-27T21:26:00Z"/>
        </w:trPr>
        <w:tc>
          <w:tcPr>
            <w:tcW w:w="224" w:type="pct"/>
            <w:noWrap/>
            <w:vAlign w:val="center"/>
          </w:tcPr>
          <w:p w14:paraId="78B8D2EE" w14:textId="5DE2DBDE" w:rsidR="00D378C6" w:rsidRPr="00BB7730" w:rsidRDefault="00D378C6" w:rsidP="00F13227">
            <w:pPr>
              <w:spacing w:line="240" w:lineRule="exact"/>
              <w:contextualSpacing/>
              <w:jc w:val="center"/>
              <w:rPr>
                <w:ins w:id="15311" w:author="Xuning Wei12232" w:date="2026-07-27T21:26:00Z"/>
                <w:rFonts w:ascii="Times New Roman" w:eastAsia="仿宋_GB2312" w:hAnsi="Times New Roman" w:cs="Times New Roman"/>
                <w:color w:val="auto"/>
                <w:kern w:val="0"/>
                <w:sz w:val="18"/>
                <w:szCs w:val="18"/>
                <w:lang w:eastAsia="zh-CN"/>
              </w:rPr>
            </w:pPr>
            <w:ins w:id="15312" w:author="Xuning Wei12232" w:date="2026-07-27T21:28:00Z">
              <w:r w:rsidRPr="00BB7730">
                <w:rPr>
                  <w:rFonts w:ascii="Times New Roman" w:eastAsia="仿宋_GB2312" w:hAnsi="Times New Roman" w:cs="Times New Roman"/>
                  <w:color w:val="auto"/>
                  <w:sz w:val="18"/>
                  <w:szCs w:val="18"/>
                  <w:rPrChange w:id="15313" w:author="Xuning Wei12232" w:date="2026-07-27T22:30:00Z">
                    <w:rPr>
                      <w:rFonts w:ascii="Times New Roman" w:eastAsia="仿宋_GB2312" w:hAnsi="Times New Roman" w:cs="Times New Roman"/>
                      <w:color w:val="0000FF"/>
                      <w:sz w:val="18"/>
                      <w:szCs w:val="18"/>
                    </w:rPr>
                  </w:rPrChange>
                </w:rPr>
                <w:t>Glovebox</w:t>
              </w:r>
            </w:ins>
          </w:p>
        </w:tc>
        <w:tc>
          <w:tcPr>
            <w:tcW w:w="377" w:type="pct"/>
            <w:noWrap/>
            <w:vAlign w:val="center"/>
          </w:tcPr>
          <w:p w14:paraId="6580E441" w14:textId="7E811754" w:rsidR="00D378C6" w:rsidRPr="00BB7730" w:rsidRDefault="00D378C6" w:rsidP="00F13227">
            <w:pPr>
              <w:spacing w:line="240" w:lineRule="exact"/>
              <w:contextualSpacing/>
              <w:jc w:val="center"/>
              <w:rPr>
                <w:ins w:id="15314" w:author="Xuning Wei12232" w:date="2026-07-27T21:26:00Z"/>
                <w:rFonts w:ascii="Times New Roman" w:eastAsia="仿宋_GB2312" w:hAnsi="Times New Roman" w:cs="Times New Roman"/>
                <w:color w:val="auto"/>
                <w:sz w:val="18"/>
                <w:szCs w:val="18"/>
              </w:rPr>
            </w:pPr>
            <w:ins w:id="15315" w:author="Xuning Wei12232" w:date="2026-07-27T21:28:00Z">
              <w:r w:rsidRPr="00BB7730">
                <w:rPr>
                  <w:rFonts w:ascii="Times New Roman" w:eastAsia="仿宋_GB2312" w:hAnsi="Times New Roman" w:cs="Times New Roman"/>
                  <w:color w:val="auto"/>
                  <w:sz w:val="18"/>
                  <w:szCs w:val="18"/>
                  <w:rPrChange w:id="15316" w:author="Xuning Wei12232" w:date="2026-07-27T22:30:00Z">
                    <w:rPr>
                      <w:rFonts w:ascii="Times New Roman" w:eastAsia="仿宋_GB2312" w:hAnsi="Times New Roman" w:cs="Times New Roman"/>
                      <w:color w:val="0000FF"/>
                      <w:sz w:val="18"/>
                      <w:szCs w:val="18"/>
                    </w:rPr>
                  </w:rPrChange>
                </w:rPr>
                <w:t>Dispensing quantity</w:t>
              </w:r>
            </w:ins>
          </w:p>
        </w:tc>
        <w:tc>
          <w:tcPr>
            <w:tcW w:w="278" w:type="pct"/>
            <w:vAlign w:val="center"/>
          </w:tcPr>
          <w:p w14:paraId="19C19066" w14:textId="6C46F1FD" w:rsidR="00D378C6" w:rsidRPr="00BB7730" w:rsidRDefault="00D378C6">
            <w:pPr>
              <w:spacing w:line="240" w:lineRule="exact"/>
              <w:contextualSpacing/>
              <w:jc w:val="center"/>
              <w:rPr>
                <w:ins w:id="15317" w:author="Xuning Wei12232" w:date="2026-07-27T22:07:00Z"/>
                <w:rFonts w:ascii="Times New Roman" w:eastAsia="仿宋_GB2312" w:hAnsi="Times New Roman" w:cs="Times New Roman"/>
                <w:color w:val="auto"/>
                <w:sz w:val="18"/>
                <w:szCs w:val="18"/>
                <w:lang w:eastAsia="zh-CN"/>
              </w:rPr>
            </w:pPr>
            <w:ins w:id="15318" w:author="Xuning Wei12232" w:date="2026-07-27T22:08:00Z">
              <w:r w:rsidRPr="00BB7730">
                <w:rPr>
                  <w:rFonts w:ascii="Times New Roman" w:eastAsia="仿宋_GB2312" w:hAnsi="Times New Roman" w:cs="Times New Roman"/>
                  <w:color w:val="auto"/>
                  <w:kern w:val="0"/>
                  <w:sz w:val="18"/>
                  <w:szCs w:val="18"/>
                  <w:lang w:eastAsia="zh-CN"/>
                </w:rPr>
                <w:t>09/16/2025</w:t>
              </w:r>
            </w:ins>
          </w:p>
        </w:tc>
        <w:tc>
          <w:tcPr>
            <w:tcW w:w="371" w:type="pct"/>
            <w:vAlign w:val="center"/>
          </w:tcPr>
          <w:p w14:paraId="1CC16BC1" w14:textId="79645944" w:rsidR="00D378C6" w:rsidRPr="00BB7730" w:rsidRDefault="00D378C6">
            <w:pPr>
              <w:spacing w:line="240" w:lineRule="exact"/>
              <w:contextualSpacing/>
              <w:jc w:val="center"/>
              <w:rPr>
                <w:ins w:id="15319" w:author="Xuning Wei12232" w:date="2026-07-27T21:26:00Z"/>
                <w:rFonts w:ascii="Times New Roman" w:eastAsia="仿宋_GB2312" w:hAnsi="Times New Roman" w:cs="Times New Roman"/>
                <w:color w:val="auto"/>
                <w:sz w:val="18"/>
                <w:szCs w:val="18"/>
              </w:rPr>
            </w:pPr>
            <w:ins w:id="15320" w:author="Xuning Wei12232" w:date="2026-07-27T21:28:00Z">
              <w:r w:rsidRPr="00BB7730">
                <w:rPr>
                  <w:rFonts w:ascii="Times New Roman" w:eastAsia="仿宋_GB2312" w:hAnsi="Times New Roman" w:cs="Times New Roman"/>
                  <w:color w:val="auto"/>
                  <w:sz w:val="18"/>
                  <w:szCs w:val="18"/>
                  <w:lang w:eastAsia="zh-CN"/>
                </w:rPr>
                <w:t>20250822183</w:t>
              </w:r>
            </w:ins>
          </w:p>
        </w:tc>
        <w:tc>
          <w:tcPr>
            <w:tcW w:w="416" w:type="pct"/>
            <w:noWrap/>
            <w:vAlign w:val="center"/>
          </w:tcPr>
          <w:p w14:paraId="434F924C" w14:textId="23B575B8" w:rsidR="00D378C6" w:rsidRPr="00BB7730" w:rsidRDefault="00ED6DF6">
            <w:pPr>
              <w:spacing w:line="240" w:lineRule="exact"/>
              <w:contextualSpacing/>
              <w:jc w:val="center"/>
              <w:rPr>
                <w:ins w:id="15321" w:author="Xuning Wei12232" w:date="2026-07-27T21:26:00Z"/>
                <w:rFonts w:ascii="Times New Roman" w:eastAsia="仿宋_GB2312" w:hAnsi="Times New Roman" w:cs="Times New Roman"/>
                <w:color w:val="auto"/>
                <w:sz w:val="18"/>
                <w:szCs w:val="18"/>
              </w:rPr>
            </w:pPr>
            <w:ins w:id="15322" w:author="Xuning Wei12232" w:date="2026-07-27T21:28:00Z">
              <w:r w:rsidRPr="00BB7730">
                <w:rPr>
                  <w:rFonts w:ascii="Times New Roman" w:eastAsia="仿宋_GB2312" w:hAnsi="Times New Roman" w:cs="Times New Roman"/>
                  <w:color w:val="auto"/>
                  <w:sz w:val="18"/>
                  <w:szCs w:val="18"/>
                  <w:lang w:eastAsia="zh-CN"/>
                </w:rPr>
                <w:t>0.20</w:t>
              </w:r>
            </w:ins>
            <w:ins w:id="15323" w:author="Xuning Wei12232" w:date="2026-09-05T20:40:00Z">
              <w:r w:rsidR="00294DF4" w:rsidRPr="00BB7730">
                <w:rPr>
                  <w:rFonts w:ascii="Times New Roman" w:eastAsia="仿宋_GB2312" w:hAnsi="Times New Roman" w:cs="Times New Roman"/>
                  <w:color w:val="auto"/>
                  <w:sz w:val="18"/>
                  <w:szCs w:val="18"/>
                  <w:lang w:eastAsia="zh-CN"/>
                </w:rPr>
                <w:t xml:space="preserve"> kg</w:t>
              </w:r>
              <w:r w:rsidRPr="00BB7730">
                <w:rPr>
                  <w:rFonts w:ascii="Times New Roman" w:eastAsia="仿宋_GB2312" w:hAnsi="Times New Roman" w:cs="Times New Roman"/>
                  <w:color w:val="auto"/>
                  <w:sz w:val="18"/>
                  <w:szCs w:val="18"/>
                  <w:lang w:eastAsia="zh-CN"/>
                </w:rPr>
                <w:t xml:space="preserve"> - </w:t>
              </w:r>
            </w:ins>
            <w:ins w:id="15324" w:author="Xuning Wei12232" w:date="2026-07-27T21:28:00Z">
              <w:r w:rsidR="00D378C6" w:rsidRPr="00BB7730">
                <w:rPr>
                  <w:rFonts w:ascii="Times New Roman" w:eastAsia="仿宋_GB2312" w:hAnsi="Times New Roman" w:cs="Times New Roman"/>
                  <w:color w:val="auto"/>
                  <w:sz w:val="18"/>
                  <w:szCs w:val="18"/>
                  <w:lang w:eastAsia="zh-CN"/>
                </w:rPr>
                <w:t>60.00</w:t>
              </w:r>
            </w:ins>
            <w:ins w:id="15325" w:author="Xuning Wei12232" w:date="2026-07-27T23:37:00Z">
              <w:r w:rsidR="00FD0C0F" w:rsidRPr="00BB7730">
                <w:rPr>
                  <w:rFonts w:ascii="Times New Roman" w:eastAsia="仿宋_GB2312" w:hAnsi="Times New Roman" w:cs="Times New Roman"/>
                  <w:color w:val="auto"/>
                  <w:sz w:val="18"/>
                  <w:szCs w:val="18"/>
                  <w:lang w:eastAsia="zh-CN"/>
                </w:rPr>
                <w:t xml:space="preserve"> </w:t>
              </w:r>
            </w:ins>
            <w:ins w:id="15326" w:author="Xuning Wei12232" w:date="2026-07-27T21:28:00Z">
              <w:r w:rsidR="00D378C6" w:rsidRPr="00BB7730">
                <w:rPr>
                  <w:rFonts w:ascii="Times New Roman" w:eastAsia="仿宋_GB2312" w:hAnsi="Times New Roman" w:cs="Times New Roman"/>
                  <w:color w:val="auto"/>
                  <w:sz w:val="18"/>
                  <w:szCs w:val="18"/>
                  <w:lang w:eastAsia="zh-CN"/>
                </w:rPr>
                <w:t>kg</w:t>
              </w:r>
            </w:ins>
          </w:p>
        </w:tc>
        <w:tc>
          <w:tcPr>
            <w:tcW w:w="278" w:type="pct"/>
            <w:vAlign w:val="center"/>
          </w:tcPr>
          <w:p w14:paraId="5EAC3683" w14:textId="043FD3C3" w:rsidR="00D378C6" w:rsidRPr="00BB7730" w:rsidRDefault="00D378C6">
            <w:pPr>
              <w:spacing w:line="240" w:lineRule="exact"/>
              <w:contextualSpacing/>
              <w:jc w:val="center"/>
              <w:rPr>
                <w:ins w:id="15327" w:author="Xuning Wei12232" w:date="2026-07-27T21:26:00Z"/>
                <w:rFonts w:ascii="Times New Roman" w:eastAsia="仿宋_GB2312" w:hAnsi="Times New Roman" w:cs="Times New Roman"/>
                <w:color w:val="auto"/>
                <w:sz w:val="18"/>
                <w:szCs w:val="18"/>
              </w:rPr>
            </w:pPr>
            <w:ins w:id="15328" w:author="Xuning Wei12232" w:date="2026-07-27T21:28:00Z">
              <w:r w:rsidRPr="00BB7730">
                <w:rPr>
                  <w:rFonts w:ascii="Times New Roman" w:eastAsia="仿宋_GB2312" w:hAnsi="Times New Roman" w:cs="Times New Roman"/>
                  <w:color w:val="auto"/>
                  <w:kern w:val="0"/>
                  <w:sz w:val="18"/>
                  <w:szCs w:val="18"/>
                  <w:lang w:val="sv-SE" w:eastAsia="zh-CN"/>
                  <w:rPrChange w:id="15329" w:author="Xuning Wei12232" w:date="2026-07-27T22:30:00Z">
                    <w:rPr>
                      <w:rFonts w:ascii="Times New Roman" w:eastAsia="仿宋_GB2312" w:hAnsi="Times New Roman" w:cs="Times New Roman"/>
                      <w:color w:val="0000FF"/>
                      <w:kern w:val="0"/>
                      <w:sz w:val="18"/>
                      <w:szCs w:val="18"/>
                      <w:lang w:val="sv-SE" w:eastAsia="zh-CN"/>
                    </w:rPr>
                  </w:rPrChange>
                </w:rPr>
                <w:t>*</w:t>
              </w:r>
              <w:r w:rsidRPr="00BB7730">
                <w:rPr>
                  <w:rFonts w:ascii="Times New Roman" w:eastAsia="仿宋_GB2312" w:hAnsi="Times New Roman" w:cs="Times New Roman"/>
                  <w:color w:val="auto"/>
                  <w:sz w:val="18"/>
                  <w:szCs w:val="18"/>
                  <w:lang w:eastAsia="zh-CN"/>
                </w:rPr>
                <w:t>±</w:t>
              </w:r>
            </w:ins>
            <w:ins w:id="15330" w:author="He Han" w:date="2026-10-22T13:15:00Z">
              <w:r w:rsidR="00B94828" w:rsidRPr="00BB7730">
                <w:rPr>
                  <w:rFonts w:ascii="Times New Roman" w:eastAsia="仿宋_GB2312" w:hAnsi="Times New Roman" w:cs="Times New Roman"/>
                  <w:color w:val="auto"/>
                  <w:sz w:val="18"/>
                  <w:szCs w:val="18"/>
                  <w:lang w:eastAsia="zh-CN"/>
                </w:rPr>
                <w:t>0.015kg</w:t>
              </w:r>
            </w:ins>
            <w:ins w:id="15331" w:author="Xuning Wei12232" w:date="2026-07-27T21:28:00Z">
              <w:del w:id="15332" w:author="He Han" w:date="2026-10-22T13:15:00Z">
                <w:r w:rsidRPr="00BB7730" w:rsidDel="00B94828">
                  <w:rPr>
                    <w:rFonts w:ascii="Times New Roman" w:eastAsia="仿宋_GB2312" w:hAnsi="Times New Roman" w:cs="Times New Roman"/>
                    <w:color w:val="auto"/>
                    <w:sz w:val="18"/>
                    <w:szCs w:val="18"/>
                    <w:lang w:eastAsia="zh-CN"/>
                  </w:rPr>
                  <w:delText>3%</w:delText>
                </w:r>
              </w:del>
            </w:ins>
          </w:p>
        </w:tc>
        <w:tc>
          <w:tcPr>
            <w:tcW w:w="880" w:type="pct"/>
            <w:vAlign w:val="center"/>
          </w:tcPr>
          <w:p w14:paraId="773BBCEB" w14:textId="735B4C65" w:rsidR="00B94828" w:rsidRPr="00BB7730" w:rsidRDefault="00B94828">
            <w:pPr>
              <w:pStyle w:val="Default"/>
              <w:spacing w:line="276" w:lineRule="auto"/>
              <w:rPr>
                <w:ins w:id="15333" w:author="He Han" w:date="2026-10-22T13:17:00Z"/>
                <w:color w:val="00B0F0"/>
                <w:sz w:val="18"/>
                <w:szCs w:val="18"/>
                <w:rPrChange w:id="15334" w:author="He Han" w:date="2026-10-22T17:53:00Z">
                  <w:rPr>
                    <w:ins w:id="15335" w:author="He Han" w:date="2026-10-22T13:17:00Z"/>
                    <w:color w:val="0000FF"/>
                    <w:sz w:val="18"/>
                    <w:szCs w:val="18"/>
                  </w:rPr>
                </w:rPrChange>
              </w:rPr>
              <w:pPrChange w:id="15336" w:author="He Han" w:date="2026-10-22T13:27:00Z">
                <w:pPr>
                  <w:pStyle w:val="Default"/>
                </w:pPr>
              </w:pPrChange>
            </w:pPr>
            <w:ins w:id="15337" w:author="He Han" w:date="2026-10-22T13:17:00Z">
              <w:r w:rsidRPr="00BB7730">
                <w:rPr>
                  <w:color w:val="00B0F0"/>
                  <w:sz w:val="18"/>
                  <w:szCs w:val="18"/>
                  <w:rPrChange w:id="15338" w:author="He Han" w:date="2026-10-22T17:53:00Z">
                    <w:rPr>
                      <w:color w:val="0000FF"/>
                      <w:sz w:val="18"/>
                      <w:szCs w:val="18"/>
                    </w:rPr>
                  </w:rPrChange>
                </w:rPr>
                <w:t>AA quantity(Gly24): 2.1</w:t>
              </w:r>
            </w:ins>
            <w:ins w:id="15339" w:author="He Han" w:date="2026-10-22T15:51:00Z">
              <w:r w:rsidR="00684CAD" w:rsidRPr="00BB7730">
                <w:rPr>
                  <w:color w:val="00B0F0"/>
                  <w:sz w:val="18"/>
                  <w:szCs w:val="18"/>
                  <w:rPrChange w:id="15340" w:author="He Han" w:date="2026-10-22T17:53:00Z">
                    <w:rPr>
                      <w:color w:val="0000FF"/>
                      <w:sz w:val="18"/>
                      <w:szCs w:val="18"/>
                    </w:rPr>
                  </w:rPrChange>
                </w:rPr>
                <w:t>8</w:t>
              </w:r>
            </w:ins>
            <w:ins w:id="15341" w:author="He Han" w:date="2026-10-22T13:17:00Z">
              <w:r w:rsidRPr="00BB7730">
                <w:rPr>
                  <w:color w:val="00B0F0"/>
                  <w:sz w:val="18"/>
                  <w:szCs w:val="18"/>
                  <w:rPrChange w:id="15342" w:author="He Han" w:date="2026-10-22T17:53:00Z">
                    <w:rPr>
                      <w:color w:val="0000FF"/>
                      <w:sz w:val="18"/>
                      <w:szCs w:val="18"/>
                    </w:rPr>
                  </w:rPrChange>
                </w:rPr>
                <w:t>~2.</w:t>
              </w:r>
            </w:ins>
            <w:ins w:id="15343" w:author="He Han" w:date="2026-10-22T15:51:00Z">
              <w:r w:rsidR="00684CAD" w:rsidRPr="00BB7730">
                <w:rPr>
                  <w:color w:val="00B0F0"/>
                  <w:sz w:val="18"/>
                  <w:szCs w:val="18"/>
                  <w:rPrChange w:id="15344" w:author="He Han" w:date="2026-10-22T17:53:00Z">
                    <w:rPr>
                      <w:color w:val="0000FF"/>
                      <w:sz w:val="18"/>
                      <w:szCs w:val="18"/>
                    </w:rPr>
                  </w:rPrChange>
                </w:rPr>
                <w:t>32</w:t>
              </w:r>
            </w:ins>
            <w:ins w:id="15345" w:author="He Han" w:date="2026-10-22T13:17:00Z">
              <w:r w:rsidRPr="00BB7730">
                <w:rPr>
                  <w:color w:val="00B0F0"/>
                  <w:sz w:val="18"/>
                  <w:szCs w:val="18"/>
                  <w:rPrChange w:id="15346" w:author="He Han" w:date="2026-10-22T17:53:00Z">
                    <w:rPr>
                      <w:color w:val="0000FF"/>
                      <w:sz w:val="18"/>
                      <w:szCs w:val="18"/>
                    </w:rPr>
                  </w:rPrChange>
                </w:rPr>
                <w:t>eq(</w:t>
              </w:r>
            </w:ins>
            <w:ins w:id="15347" w:author="He Han" w:date="2026-10-22T15:51:00Z">
              <w:r w:rsidR="00684CAD" w:rsidRPr="00BB7730">
                <w:rPr>
                  <w:color w:val="00B0F0"/>
                  <w:sz w:val="18"/>
                  <w:szCs w:val="18"/>
                  <w:rPrChange w:id="15348" w:author="He Han" w:date="2026-10-22T17:53:00Z">
                    <w:rPr>
                      <w:color w:val="FF0000"/>
                      <w:sz w:val="18"/>
                      <w:szCs w:val="18"/>
                    </w:rPr>
                  </w:rPrChange>
                </w:rPr>
                <w:t>33.64</w:t>
              </w:r>
            </w:ins>
            <w:ins w:id="15349" w:author="He Han" w:date="2026-10-22T13:17:00Z">
              <w:r w:rsidR="00684CAD" w:rsidRPr="00BB7730">
                <w:rPr>
                  <w:color w:val="00B0F0"/>
                  <w:sz w:val="18"/>
                  <w:szCs w:val="18"/>
                  <w:rPrChange w:id="15350" w:author="He Han" w:date="2026-10-22T17:53:00Z">
                    <w:rPr>
                      <w:color w:val="FF0000"/>
                      <w:sz w:val="18"/>
                      <w:szCs w:val="18"/>
                    </w:rPr>
                  </w:rPrChange>
                </w:rPr>
                <w:t>~</w:t>
              </w:r>
            </w:ins>
            <w:ins w:id="15351" w:author="He Han" w:date="2026-10-22T15:51:00Z">
              <w:r w:rsidR="00684CAD" w:rsidRPr="00BB7730">
                <w:rPr>
                  <w:color w:val="00B0F0"/>
                  <w:sz w:val="18"/>
                  <w:szCs w:val="18"/>
                  <w:rPrChange w:id="15352" w:author="He Han" w:date="2026-10-22T17:53:00Z">
                    <w:rPr>
                      <w:color w:val="FF0000"/>
                      <w:sz w:val="18"/>
                      <w:szCs w:val="18"/>
                    </w:rPr>
                  </w:rPrChange>
                </w:rPr>
                <w:t>35.72</w:t>
              </w:r>
            </w:ins>
            <w:ins w:id="15353" w:author="He Han" w:date="2026-10-22T13:17:00Z">
              <w:r w:rsidRPr="00BB7730">
                <w:rPr>
                  <w:color w:val="00B0F0"/>
                  <w:sz w:val="18"/>
                  <w:szCs w:val="18"/>
                  <w:rPrChange w:id="15354" w:author="He Han" w:date="2026-10-22T17:53:00Z">
                    <w:rPr>
                      <w:color w:val="0000FF"/>
                      <w:sz w:val="18"/>
                      <w:szCs w:val="18"/>
                    </w:rPr>
                  </w:rPrChange>
                </w:rPr>
                <w:t xml:space="preserve">kg) </w:t>
              </w:r>
            </w:ins>
          </w:p>
          <w:p w14:paraId="49CB81C6" w14:textId="659384FE" w:rsidR="00B94828" w:rsidRPr="00BB7730" w:rsidRDefault="00B94828">
            <w:pPr>
              <w:pStyle w:val="Default"/>
              <w:spacing w:line="276" w:lineRule="auto"/>
              <w:rPr>
                <w:ins w:id="15355" w:author="He Han" w:date="2026-10-22T13:17:00Z"/>
                <w:color w:val="00B0F0"/>
                <w:sz w:val="18"/>
                <w:szCs w:val="18"/>
                <w:rPrChange w:id="15356" w:author="He Han" w:date="2026-10-22T17:53:00Z">
                  <w:rPr>
                    <w:ins w:id="15357" w:author="He Han" w:date="2026-10-22T13:17:00Z"/>
                    <w:color w:val="0000FF"/>
                    <w:sz w:val="18"/>
                    <w:szCs w:val="18"/>
                  </w:rPr>
                </w:rPrChange>
              </w:rPr>
              <w:pPrChange w:id="15358" w:author="He Han" w:date="2026-10-22T13:27:00Z">
                <w:pPr>
                  <w:pStyle w:val="Default"/>
                </w:pPr>
              </w:pPrChange>
            </w:pPr>
            <w:ins w:id="15359" w:author="He Han" w:date="2026-10-22T13:17:00Z">
              <w:r w:rsidRPr="00BB7730">
                <w:rPr>
                  <w:color w:val="00B0F0"/>
                  <w:sz w:val="18"/>
                  <w:szCs w:val="18"/>
                  <w:rPrChange w:id="15360" w:author="He Han" w:date="2026-10-22T17:53:00Z">
                    <w:rPr>
                      <w:color w:val="0000FF"/>
                      <w:sz w:val="18"/>
                      <w:szCs w:val="18"/>
                    </w:rPr>
                  </w:rPrChange>
                </w:rPr>
                <w:t>AA quantity(The 23): 1.</w:t>
              </w:r>
            </w:ins>
            <w:ins w:id="15361" w:author="He Han" w:date="2026-10-22T15:53:00Z">
              <w:r w:rsidR="00684CAD" w:rsidRPr="00BB7730">
                <w:rPr>
                  <w:color w:val="00B0F0"/>
                  <w:sz w:val="18"/>
                  <w:szCs w:val="18"/>
                  <w:rPrChange w:id="15362" w:author="He Han" w:date="2026-10-22T17:53:00Z">
                    <w:rPr>
                      <w:color w:val="0000FF"/>
                      <w:sz w:val="18"/>
                      <w:szCs w:val="18"/>
                    </w:rPr>
                  </w:rPrChange>
                </w:rPr>
                <w:t>94</w:t>
              </w:r>
            </w:ins>
            <w:ins w:id="15363" w:author="He Han" w:date="2026-10-22T13:17:00Z">
              <w:r w:rsidRPr="00BB7730">
                <w:rPr>
                  <w:color w:val="00B0F0"/>
                  <w:sz w:val="18"/>
                  <w:szCs w:val="18"/>
                  <w:rPrChange w:id="15364" w:author="He Han" w:date="2026-10-22T17:53:00Z">
                    <w:rPr>
                      <w:color w:val="0000FF"/>
                      <w:sz w:val="18"/>
                      <w:szCs w:val="18"/>
                    </w:rPr>
                  </w:rPrChange>
                </w:rPr>
                <w:t>~2.</w:t>
              </w:r>
            </w:ins>
            <w:ins w:id="15365" w:author="He Han" w:date="2026-10-22T15:53:00Z">
              <w:r w:rsidR="00684CAD" w:rsidRPr="00BB7730">
                <w:rPr>
                  <w:color w:val="00B0F0"/>
                  <w:sz w:val="18"/>
                  <w:szCs w:val="18"/>
                  <w:rPrChange w:id="15366" w:author="He Han" w:date="2026-10-22T17:53:00Z">
                    <w:rPr>
                      <w:color w:val="0000FF"/>
                      <w:sz w:val="18"/>
                      <w:szCs w:val="18"/>
                    </w:rPr>
                  </w:rPrChange>
                </w:rPr>
                <w:t>06</w:t>
              </w:r>
            </w:ins>
            <w:ins w:id="15367" w:author="He Han" w:date="2026-10-22T13:17:00Z">
              <w:r w:rsidRPr="00BB7730">
                <w:rPr>
                  <w:color w:val="00B0F0"/>
                  <w:sz w:val="18"/>
                  <w:szCs w:val="18"/>
                  <w:rPrChange w:id="15368" w:author="He Han" w:date="2026-10-22T17:53:00Z">
                    <w:rPr>
                      <w:color w:val="0000FF"/>
                      <w:sz w:val="18"/>
                      <w:szCs w:val="18"/>
                    </w:rPr>
                  </w:rPrChange>
                </w:rPr>
                <w:t>eq(</w:t>
              </w:r>
            </w:ins>
            <w:ins w:id="15369" w:author="He Han" w:date="2026-10-22T15:53:00Z">
              <w:r w:rsidR="00684CAD" w:rsidRPr="00BB7730">
                <w:rPr>
                  <w:color w:val="00B0F0"/>
                  <w:sz w:val="18"/>
                  <w:szCs w:val="18"/>
                  <w:rPrChange w:id="15370" w:author="He Han" w:date="2026-10-22T17:53:00Z">
                    <w:rPr>
                      <w:color w:val="FF0000"/>
                      <w:sz w:val="18"/>
                      <w:szCs w:val="18"/>
                    </w:rPr>
                  </w:rPrChange>
                </w:rPr>
                <w:t>38.96~</w:t>
              </w:r>
            </w:ins>
            <w:ins w:id="15371" w:author="He Han" w:date="2026-10-27T16:11:00Z">
              <w:r w:rsidR="008D18C8">
                <w:rPr>
                  <w:color w:val="00B0F0"/>
                  <w:sz w:val="18"/>
                  <w:szCs w:val="18"/>
                </w:rPr>
                <w:t>41.37</w:t>
              </w:r>
            </w:ins>
            <w:ins w:id="15372" w:author="He Han" w:date="2026-10-22T13:17:00Z">
              <w:r w:rsidRPr="00BB7730">
                <w:rPr>
                  <w:color w:val="00B0F0"/>
                  <w:sz w:val="18"/>
                  <w:szCs w:val="18"/>
                  <w:rPrChange w:id="15373" w:author="He Han" w:date="2026-10-22T17:53:00Z">
                    <w:rPr>
                      <w:color w:val="0000FF"/>
                      <w:sz w:val="18"/>
                      <w:szCs w:val="18"/>
                    </w:rPr>
                  </w:rPrChange>
                </w:rPr>
                <w:t xml:space="preserve">kg) </w:t>
              </w:r>
            </w:ins>
          </w:p>
          <w:p w14:paraId="266789DA" w14:textId="77777777" w:rsidR="008D18C8" w:rsidRDefault="008D18C8">
            <w:pPr>
              <w:pStyle w:val="Default"/>
              <w:spacing w:line="276" w:lineRule="auto"/>
              <w:rPr>
                <w:ins w:id="15374" w:author="He Han" w:date="2026-10-27T16:09:00Z"/>
                <w:color w:val="00B0F0"/>
                <w:sz w:val="18"/>
                <w:szCs w:val="18"/>
              </w:rPr>
              <w:pPrChange w:id="15375" w:author="He Han" w:date="2026-10-22T13:27:00Z">
                <w:pPr>
                  <w:pStyle w:val="Default"/>
                </w:pPr>
              </w:pPrChange>
            </w:pPr>
            <w:ins w:id="15376" w:author="He Han" w:date="2026-10-22T13:17:00Z">
              <w:r>
                <w:rPr>
                  <w:color w:val="00B0F0"/>
                  <w:sz w:val="18"/>
                  <w:szCs w:val="18"/>
                  <w:rPrChange w:id="15377" w:author="He Han" w:date="2026-10-22T17:53:00Z">
                    <w:rPr>
                      <w:color w:val="00B0F0"/>
                      <w:sz w:val="18"/>
                      <w:szCs w:val="18"/>
                    </w:rPr>
                  </w:rPrChange>
                </w:rPr>
                <w:t>AA</w:t>
              </w:r>
            </w:ins>
          </w:p>
          <w:p w14:paraId="1F3E7341" w14:textId="075A186C" w:rsidR="00B94828" w:rsidRPr="00BB7730" w:rsidRDefault="00B94828">
            <w:pPr>
              <w:pStyle w:val="Default"/>
              <w:spacing w:line="276" w:lineRule="auto"/>
              <w:rPr>
                <w:ins w:id="15378" w:author="He Han" w:date="2026-10-22T13:17:00Z"/>
                <w:color w:val="00B0F0"/>
                <w:sz w:val="18"/>
                <w:szCs w:val="18"/>
                <w:rPrChange w:id="15379" w:author="He Han" w:date="2026-10-22T17:53:00Z">
                  <w:rPr>
                    <w:ins w:id="15380" w:author="He Han" w:date="2026-10-22T13:17:00Z"/>
                    <w:color w:val="0000FF"/>
                    <w:sz w:val="18"/>
                    <w:szCs w:val="18"/>
                  </w:rPr>
                </w:rPrChange>
              </w:rPr>
              <w:pPrChange w:id="15381" w:author="He Han" w:date="2026-10-22T13:27:00Z">
                <w:pPr>
                  <w:pStyle w:val="Default"/>
                </w:pPr>
              </w:pPrChange>
            </w:pPr>
            <w:ins w:id="15382" w:author="He Han" w:date="2026-10-22T13:17:00Z">
              <w:r w:rsidRPr="00BB7730">
                <w:rPr>
                  <w:color w:val="00B0F0"/>
                  <w:sz w:val="18"/>
                  <w:szCs w:val="18"/>
                  <w:rPrChange w:id="15383" w:author="He Han" w:date="2026-10-22T17:53:00Z">
                    <w:rPr>
                      <w:color w:val="0000FF"/>
                      <w:sz w:val="18"/>
                      <w:szCs w:val="18"/>
                    </w:rPr>
                  </w:rPrChange>
                </w:rPr>
                <w:t>quantity(NMeAsn22,αMePhe15): 1.</w:t>
              </w:r>
            </w:ins>
            <w:ins w:id="15384" w:author="He Han" w:date="2026-10-22T15:54:00Z">
              <w:r w:rsidR="00684CAD" w:rsidRPr="00BB7730">
                <w:rPr>
                  <w:color w:val="00B0F0"/>
                  <w:sz w:val="18"/>
                  <w:szCs w:val="18"/>
                  <w:rPrChange w:id="15385" w:author="He Han" w:date="2026-10-22T17:53:00Z">
                    <w:rPr>
                      <w:color w:val="0000FF"/>
                      <w:sz w:val="18"/>
                      <w:szCs w:val="18"/>
                    </w:rPr>
                  </w:rPrChange>
                </w:rPr>
                <w:t>70</w:t>
              </w:r>
            </w:ins>
            <w:ins w:id="15386" w:author="He Han" w:date="2026-10-22T13:17:00Z">
              <w:r w:rsidRPr="00BB7730">
                <w:rPr>
                  <w:color w:val="00B0F0"/>
                  <w:sz w:val="18"/>
                  <w:szCs w:val="18"/>
                  <w:rPrChange w:id="15387" w:author="He Han" w:date="2026-10-22T17:53:00Z">
                    <w:rPr>
                      <w:color w:val="0000FF"/>
                      <w:sz w:val="18"/>
                      <w:szCs w:val="18"/>
                    </w:rPr>
                  </w:rPrChange>
                </w:rPr>
                <w:t>~</w:t>
              </w:r>
              <w:r w:rsidR="00684CAD" w:rsidRPr="00BB7730">
                <w:rPr>
                  <w:color w:val="00B0F0"/>
                  <w:sz w:val="18"/>
                  <w:szCs w:val="18"/>
                  <w:rPrChange w:id="15388" w:author="He Han" w:date="2026-10-22T17:53:00Z">
                    <w:rPr>
                      <w:color w:val="0000FF"/>
                      <w:sz w:val="18"/>
                      <w:szCs w:val="18"/>
                    </w:rPr>
                  </w:rPrChange>
                </w:rPr>
                <w:t>1.8</w:t>
              </w:r>
            </w:ins>
            <w:ins w:id="15389" w:author="He Han" w:date="2026-10-22T15:54:00Z">
              <w:r w:rsidR="00684CAD" w:rsidRPr="00BB7730">
                <w:rPr>
                  <w:color w:val="00B0F0"/>
                  <w:sz w:val="18"/>
                  <w:szCs w:val="18"/>
                  <w:rPrChange w:id="15390" w:author="He Han" w:date="2026-10-22T17:53:00Z">
                    <w:rPr>
                      <w:color w:val="0000FF"/>
                      <w:sz w:val="18"/>
                      <w:szCs w:val="18"/>
                    </w:rPr>
                  </w:rPrChange>
                </w:rPr>
                <w:t>0</w:t>
              </w:r>
            </w:ins>
            <w:ins w:id="15391" w:author="He Han" w:date="2026-10-22T13:17:00Z">
              <w:r w:rsidRPr="00BB7730">
                <w:rPr>
                  <w:color w:val="00B0F0"/>
                  <w:sz w:val="18"/>
                  <w:szCs w:val="18"/>
                  <w:rPrChange w:id="15392" w:author="He Han" w:date="2026-10-22T17:53:00Z">
                    <w:rPr>
                      <w:color w:val="0000FF"/>
                      <w:sz w:val="18"/>
                      <w:szCs w:val="18"/>
                    </w:rPr>
                  </w:rPrChange>
                </w:rPr>
                <w:t xml:space="preserve">eq </w:t>
              </w:r>
            </w:ins>
          </w:p>
          <w:p w14:paraId="39D854CA" w14:textId="2A1566CF" w:rsidR="00B94828" w:rsidRPr="00BB7730" w:rsidRDefault="00B94828">
            <w:pPr>
              <w:pStyle w:val="Default"/>
              <w:spacing w:line="276" w:lineRule="auto"/>
              <w:rPr>
                <w:ins w:id="15393" w:author="He Han" w:date="2026-10-22T13:17:00Z"/>
                <w:color w:val="00B0F0"/>
                <w:sz w:val="18"/>
                <w:szCs w:val="18"/>
                <w:rPrChange w:id="15394" w:author="He Han" w:date="2026-10-22T17:53:00Z">
                  <w:rPr>
                    <w:ins w:id="15395" w:author="He Han" w:date="2026-10-22T13:17:00Z"/>
                    <w:color w:val="FF0000"/>
                    <w:sz w:val="18"/>
                    <w:szCs w:val="18"/>
                  </w:rPr>
                </w:rPrChange>
              </w:rPr>
              <w:pPrChange w:id="15396" w:author="He Han" w:date="2026-10-22T13:27:00Z">
                <w:pPr>
                  <w:pStyle w:val="Default"/>
                </w:pPr>
              </w:pPrChange>
            </w:pPr>
            <w:ins w:id="15397" w:author="He Han" w:date="2026-10-22T13:17:00Z">
              <w:r w:rsidRPr="00BB7730">
                <w:rPr>
                  <w:color w:val="00B0F0"/>
                  <w:sz w:val="18"/>
                  <w:szCs w:val="18"/>
                  <w:rPrChange w:id="15398" w:author="He Han" w:date="2026-10-22T17:53:00Z">
                    <w:rPr>
                      <w:color w:val="0000FF"/>
                      <w:sz w:val="18"/>
                      <w:szCs w:val="18"/>
                    </w:rPr>
                  </w:rPrChange>
                </w:rPr>
                <w:t>(NMeAsn22</w:t>
              </w:r>
              <w:r w:rsidR="004B5D1A" w:rsidRPr="00BB7730">
                <w:rPr>
                  <w:color w:val="00B0F0"/>
                  <w:sz w:val="18"/>
                  <w:szCs w:val="18"/>
                  <w:rPrChange w:id="15399" w:author="He Han" w:date="2026-10-22T17:53:00Z">
                    <w:rPr>
                      <w:color w:val="FF0000"/>
                      <w:sz w:val="18"/>
                      <w:szCs w:val="18"/>
                    </w:rPr>
                  </w:rPrChange>
                </w:rPr>
                <w:t>:</w:t>
              </w:r>
            </w:ins>
            <w:ins w:id="15400" w:author="He Han" w:date="2026-10-22T15:54:00Z">
              <w:r w:rsidR="004B5D1A" w:rsidRPr="00BB7730">
                <w:rPr>
                  <w:color w:val="00B0F0"/>
                  <w:sz w:val="18"/>
                  <w:szCs w:val="18"/>
                  <w:rPrChange w:id="15401" w:author="He Han" w:date="2026-10-22T17:53:00Z">
                    <w:rPr>
                      <w:color w:val="FF0000"/>
                      <w:sz w:val="18"/>
                      <w:szCs w:val="18"/>
                    </w:rPr>
                  </w:rPrChange>
                </w:rPr>
                <w:t>53.74</w:t>
              </w:r>
            </w:ins>
            <w:ins w:id="15402" w:author="He Han" w:date="2026-10-22T13:17:00Z">
              <w:r w:rsidR="004B5D1A" w:rsidRPr="00BB7730">
                <w:rPr>
                  <w:color w:val="00B0F0"/>
                  <w:sz w:val="18"/>
                  <w:szCs w:val="18"/>
                  <w:rPrChange w:id="15403" w:author="He Han" w:date="2026-10-22T17:53:00Z">
                    <w:rPr>
                      <w:color w:val="FF0000"/>
                      <w:sz w:val="18"/>
                      <w:szCs w:val="18"/>
                    </w:rPr>
                  </w:rPrChange>
                </w:rPr>
                <w:t>~</w:t>
              </w:r>
            </w:ins>
            <w:ins w:id="15404" w:author="He Han" w:date="2026-10-22T15:54:00Z">
              <w:r w:rsidR="004B5D1A" w:rsidRPr="00BB7730">
                <w:rPr>
                  <w:color w:val="00B0F0"/>
                  <w:sz w:val="18"/>
                  <w:szCs w:val="18"/>
                  <w:rPrChange w:id="15405" w:author="He Han" w:date="2026-10-22T17:53:00Z">
                    <w:rPr>
                      <w:color w:val="FF0000"/>
                      <w:sz w:val="18"/>
                      <w:szCs w:val="18"/>
                    </w:rPr>
                  </w:rPrChange>
                </w:rPr>
                <w:t>57.06</w:t>
              </w:r>
            </w:ins>
            <w:ins w:id="15406" w:author="He Han" w:date="2026-10-22T13:17:00Z">
              <w:r w:rsidRPr="00BB7730">
                <w:rPr>
                  <w:color w:val="00B0F0"/>
                  <w:sz w:val="18"/>
                  <w:szCs w:val="18"/>
                  <w:rPrChange w:id="15407" w:author="He Han" w:date="2026-10-22T17:53:00Z">
                    <w:rPr>
                      <w:color w:val="FF0000"/>
                      <w:sz w:val="18"/>
                      <w:szCs w:val="18"/>
                    </w:rPr>
                  </w:rPrChange>
                </w:rPr>
                <w:t xml:space="preserve">kg) </w:t>
              </w:r>
            </w:ins>
          </w:p>
          <w:p w14:paraId="3B398A7F" w14:textId="2D4AC0FF" w:rsidR="00B94828" w:rsidRPr="00BB7730" w:rsidRDefault="00B94828">
            <w:pPr>
              <w:pStyle w:val="Default"/>
              <w:spacing w:line="276" w:lineRule="auto"/>
              <w:rPr>
                <w:ins w:id="15408" w:author="He Han" w:date="2026-10-22T13:17:00Z"/>
                <w:color w:val="00B0F0"/>
                <w:sz w:val="18"/>
                <w:szCs w:val="18"/>
                <w:rPrChange w:id="15409" w:author="He Han" w:date="2026-10-22T17:53:00Z">
                  <w:rPr>
                    <w:ins w:id="15410" w:author="He Han" w:date="2026-10-22T13:17:00Z"/>
                    <w:color w:val="0000FF"/>
                    <w:sz w:val="18"/>
                    <w:szCs w:val="18"/>
                  </w:rPr>
                </w:rPrChange>
              </w:rPr>
              <w:pPrChange w:id="15411" w:author="He Han" w:date="2026-10-22T13:27:00Z">
                <w:pPr>
                  <w:pStyle w:val="Default"/>
                </w:pPr>
              </w:pPrChange>
            </w:pPr>
            <w:ins w:id="15412" w:author="He Han" w:date="2026-10-22T13:17:00Z">
              <w:r w:rsidRPr="00BB7730">
                <w:rPr>
                  <w:color w:val="00B0F0"/>
                  <w:sz w:val="18"/>
                  <w:szCs w:val="18"/>
                  <w:rPrChange w:id="15413" w:author="He Han" w:date="2026-10-22T17:53:00Z">
                    <w:rPr>
                      <w:color w:val="0000FF"/>
                      <w:sz w:val="18"/>
                      <w:szCs w:val="18"/>
                    </w:rPr>
                  </w:rPrChange>
                </w:rPr>
                <w:t>(αMePhe15:</w:t>
              </w:r>
            </w:ins>
            <w:ins w:id="15414" w:author="He Han" w:date="2026-10-22T15:56:00Z">
              <w:r w:rsidR="00EB1B1D" w:rsidRPr="00BB7730">
                <w:rPr>
                  <w:color w:val="00B0F0"/>
                  <w:sz w:val="18"/>
                  <w:szCs w:val="18"/>
                  <w:rPrChange w:id="15415" w:author="He Han" w:date="2026-10-22T17:53:00Z">
                    <w:rPr>
                      <w:color w:val="FF0000"/>
                      <w:sz w:val="18"/>
                      <w:szCs w:val="18"/>
                    </w:rPr>
                  </w:rPrChange>
                </w:rPr>
                <w:t>35.33</w:t>
              </w:r>
            </w:ins>
            <w:ins w:id="15416" w:author="He Han" w:date="2026-10-22T13:17:00Z">
              <w:r w:rsidR="00EB1B1D" w:rsidRPr="00BB7730">
                <w:rPr>
                  <w:color w:val="00B0F0"/>
                  <w:sz w:val="18"/>
                  <w:szCs w:val="18"/>
                  <w:rPrChange w:id="15417" w:author="He Han" w:date="2026-10-22T17:53:00Z">
                    <w:rPr>
                      <w:color w:val="FF0000"/>
                      <w:sz w:val="18"/>
                      <w:szCs w:val="18"/>
                    </w:rPr>
                  </w:rPrChange>
                </w:rPr>
                <w:t>kg~</w:t>
              </w:r>
            </w:ins>
            <w:ins w:id="15418" w:author="He Han" w:date="2026-10-22T15:56:00Z">
              <w:r w:rsidR="00EB1B1D" w:rsidRPr="00BB7730">
                <w:rPr>
                  <w:color w:val="00B0F0"/>
                  <w:sz w:val="18"/>
                  <w:szCs w:val="18"/>
                  <w:rPrChange w:id="15419" w:author="He Han" w:date="2026-10-22T17:53:00Z">
                    <w:rPr>
                      <w:color w:val="FF0000"/>
                      <w:sz w:val="18"/>
                      <w:szCs w:val="18"/>
                    </w:rPr>
                  </w:rPrChange>
                </w:rPr>
                <w:t>37.51</w:t>
              </w:r>
            </w:ins>
            <w:ins w:id="15420" w:author="He Han" w:date="2026-10-22T13:17:00Z">
              <w:r w:rsidRPr="00BB7730">
                <w:rPr>
                  <w:color w:val="00B0F0"/>
                  <w:sz w:val="18"/>
                  <w:szCs w:val="18"/>
                  <w:rPrChange w:id="15421" w:author="He Han" w:date="2026-10-22T17:53:00Z">
                    <w:rPr>
                      <w:color w:val="0000FF"/>
                      <w:sz w:val="18"/>
                      <w:szCs w:val="18"/>
                    </w:rPr>
                  </w:rPrChange>
                </w:rPr>
                <w:t xml:space="preserve">kg) </w:t>
              </w:r>
            </w:ins>
          </w:p>
          <w:p w14:paraId="2982FE0F" w14:textId="211CD8EE" w:rsidR="00B94828" w:rsidRPr="00BB7730" w:rsidRDefault="00EB1B1D">
            <w:pPr>
              <w:pStyle w:val="Default"/>
              <w:spacing w:line="276" w:lineRule="auto"/>
              <w:rPr>
                <w:ins w:id="15422" w:author="He Han" w:date="2026-10-22T13:17:00Z"/>
                <w:color w:val="00B0F0"/>
                <w:sz w:val="18"/>
                <w:szCs w:val="18"/>
                <w:rPrChange w:id="15423" w:author="He Han" w:date="2026-10-22T17:53:00Z">
                  <w:rPr>
                    <w:ins w:id="15424" w:author="He Han" w:date="2026-10-22T13:17:00Z"/>
                    <w:color w:val="0000FF"/>
                    <w:sz w:val="18"/>
                    <w:szCs w:val="18"/>
                  </w:rPr>
                </w:rPrChange>
              </w:rPr>
              <w:pPrChange w:id="15425" w:author="He Han" w:date="2026-10-22T13:27:00Z">
                <w:pPr>
                  <w:pStyle w:val="Default"/>
                </w:pPr>
              </w:pPrChange>
            </w:pPr>
            <w:ins w:id="15426" w:author="He Han" w:date="2026-10-22T13:17:00Z">
              <w:r w:rsidRPr="00BB7730">
                <w:rPr>
                  <w:color w:val="00B0F0"/>
                  <w:sz w:val="18"/>
                  <w:szCs w:val="18"/>
                  <w:rPrChange w:id="15427" w:author="He Han" w:date="2026-10-22T17:53:00Z">
                    <w:rPr>
                      <w:color w:val="0000FF"/>
                      <w:sz w:val="18"/>
                      <w:szCs w:val="18"/>
                    </w:rPr>
                  </w:rPrChange>
                </w:rPr>
                <w:t>AA quantity(Asn21): 2.</w:t>
              </w:r>
            </w:ins>
            <w:ins w:id="15428" w:author="He Han" w:date="2026-10-22T15:57:00Z">
              <w:r w:rsidRPr="00BB7730">
                <w:rPr>
                  <w:color w:val="00B0F0"/>
                  <w:sz w:val="18"/>
                  <w:szCs w:val="18"/>
                  <w:rPrChange w:id="15429" w:author="He Han" w:date="2026-10-22T17:53:00Z">
                    <w:rPr>
                      <w:color w:val="0000FF"/>
                      <w:sz w:val="18"/>
                      <w:szCs w:val="18"/>
                    </w:rPr>
                  </w:rPrChange>
                </w:rPr>
                <w:t>43</w:t>
              </w:r>
            </w:ins>
            <w:ins w:id="15430" w:author="He Han" w:date="2026-10-22T13:17:00Z">
              <w:r w:rsidR="00B94828" w:rsidRPr="00BB7730">
                <w:rPr>
                  <w:color w:val="00B0F0"/>
                  <w:sz w:val="18"/>
                  <w:szCs w:val="18"/>
                  <w:rPrChange w:id="15431" w:author="He Han" w:date="2026-10-22T17:53:00Z">
                    <w:rPr>
                      <w:color w:val="0000FF"/>
                      <w:sz w:val="18"/>
                      <w:szCs w:val="18"/>
                    </w:rPr>
                  </w:rPrChange>
                </w:rPr>
                <w:t>~2.</w:t>
              </w:r>
            </w:ins>
            <w:ins w:id="15432" w:author="He Han" w:date="2026-10-22T15:57:00Z">
              <w:r w:rsidRPr="00BB7730">
                <w:rPr>
                  <w:color w:val="00B0F0"/>
                  <w:sz w:val="18"/>
                  <w:szCs w:val="18"/>
                  <w:rPrChange w:id="15433" w:author="He Han" w:date="2026-10-22T17:53:00Z">
                    <w:rPr>
                      <w:color w:val="0000FF"/>
                      <w:sz w:val="18"/>
                      <w:szCs w:val="18"/>
                    </w:rPr>
                  </w:rPrChange>
                </w:rPr>
                <w:t>58</w:t>
              </w:r>
            </w:ins>
            <w:ins w:id="15434" w:author="He Han" w:date="2026-10-22T13:17:00Z">
              <w:r w:rsidR="00B94828" w:rsidRPr="00BB7730">
                <w:rPr>
                  <w:color w:val="00B0F0"/>
                  <w:sz w:val="18"/>
                  <w:szCs w:val="18"/>
                  <w:rPrChange w:id="15435" w:author="He Han" w:date="2026-10-22T17:53:00Z">
                    <w:rPr>
                      <w:color w:val="0000FF"/>
                      <w:sz w:val="18"/>
                      <w:szCs w:val="18"/>
                    </w:rPr>
                  </w:rPrChange>
                </w:rPr>
                <w:t>eq(</w:t>
              </w:r>
              <w:r w:rsidRPr="00BB7730">
                <w:rPr>
                  <w:color w:val="00B0F0"/>
                  <w:sz w:val="18"/>
                  <w:szCs w:val="18"/>
                  <w:rPrChange w:id="15436" w:author="He Han" w:date="2026-10-22T17:53:00Z">
                    <w:rPr>
                      <w:color w:val="FF0000"/>
                      <w:sz w:val="18"/>
                      <w:szCs w:val="18"/>
                    </w:rPr>
                  </w:rPrChange>
                </w:rPr>
                <w:t>75.</w:t>
              </w:r>
            </w:ins>
            <w:ins w:id="15437" w:author="He Han" w:date="2026-10-22T15:57:00Z">
              <w:r w:rsidRPr="00BB7730">
                <w:rPr>
                  <w:color w:val="00B0F0"/>
                  <w:sz w:val="18"/>
                  <w:szCs w:val="18"/>
                  <w:rPrChange w:id="15438" w:author="He Han" w:date="2026-10-22T17:53:00Z">
                    <w:rPr>
                      <w:color w:val="FF0000"/>
                      <w:sz w:val="18"/>
                      <w:szCs w:val="18"/>
                    </w:rPr>
                  </w:rPrChange>
                </w:rPr>
                <w:t>01</w:t>
              </w:r>
            </w:ins>
            <w:ins w:id="15439" w:author="He Han" w:date="2026-10-22T13:17:00Z">
              <w:r w:rsidRPr="00BB7730">
                <w:rPr>
                  <w:color w:val="00B0F0"/>
                  <w:sz w:val="18"/>
                  <w:szCs w:val="18"/>
                  <w:rPrChange w:id="15440" w:author="He Han" w:date="2026-10-22T17:53:00Z">
                    <w:rPr>
                      <w:color w:val="FF0000"/>
                      <w:sz w:val="18"/>
                      <w:szCs w:val="18"/>
                    </w:rPr>
                  </w:rPrChange>
                </w:rPr>
                <w:t>~79.</w:t>
              </w:r>
            </w:ins>
            <w:ins w:id="15441" w:author="He Han" w:date="2026-10-22T15:57:00Z">
              <w:r w:rsidRPr="00BB7730">
                <w:rPr>
                  <w:color w:val="00B0F0"/>
                  <w:sz w:val="18"/>
                  <w:szCs w:val="18"/>
                  <w:rPrChange w:id="15442" w:author="He Han" w:date="2026-10-22T17:53:00Z">
                    <w:rPr>
                      <w:color w:val="FF0000"/>
                      <w:sz w:val="18"/>
                      <w:szCs w:val="18"/>
                    </w:rPr>
                  </w:rPrChange>
                </w:rPr>
                <w:t>65</w:t>
              </w:r>
            </w:ins>
            <w:ins w:id="15443" w:author="He Han" w:date="2026-10-22T13:17:00Z">
              <w:r w:rsidR="00B94828" w:rsidRPr="00BB7730">
                <w:rPr>
                  <w:color w:val="00B0F0"/>
                  <w:sz w:val="18"/>
                  <w:szCs w:val="18"/>
                  <w:rPrChange w:id="15444" w:author="He Han" w:date="2026-10-22T17:53:00Z">
                    <w:rPr>
                      <w:color w:val="0000FF"/>
                      <w:sz w:val="18"/>
                      <w:szCs w:val="18"/>
                    </w:rPr>
                  </w:rPrChange>
                </w:rPr>
                <w:t>kg)</w:t>
              </w:r>
            </w:ins>
          </w:p>
          <w:p w14:paraId="215949B6" w14:textId="44CD41B9" w:rsidR="00B94828" w:rsidRPr="00BB7730" w:rsidRDefault="00B94828">
            <w:pPr>
              <w:pStyle w:val="Default"/>
              <w:spacing w:line="276" w:lineRule="auto"/>
              <w:rPr>
                <w:ins w:id="15445" w:author="He Han" w:date="2026-10-22T13:17:00Z"/>
                <w:color w:val="00B0F0"/>
                <w:sz w:val="18"/>
                <w:szCs w:val="18"/>
                <w:rPrChange w:id="15446" w:author="He Han" w:date="2026-10-22T17:53:00Z">
                  <w:rPr>
                    <w:ins w:id="15447" w:author="He Han" w:date="2026-10-22T13:17:00Z"/>
                    <w:color w:val="0000FF"/>
                    <w:sz w:val="18"/>
                    <w:szCs w:val="18"/>
                  </w:rPr>
                </w:rPrChange>
              </w:rPr>
              <w:pPrChange w:id="15448" w:author="He Han" w:date="2026-10-22T13:27:00Z">
                <w:pPr>
                  <w:pStyle w:val="Default"/>
                </w:pPr>
              </w:pPrChange>
            </w:pPr>
            <w:ins w:id="15449" w:author="He Han" w:date="2026-10-22T13:17:00Z">
              <w:r w:rsidRPr="00BB7730">
                <w:rPr>
                  <w:bCs/>
                  <w:color w:val="00B0F0"/>
                  <w:sz w:val="18"/>
                  <w:szCs w:val="18"/>
                  <w:rPrChange w:id="15450" w:author="He Han" w:date="2026-10-22T17:53:00Z">
                    <w:rPr>
                      <w:bCs/>
                      <w:color w:val="0000FF"/>
                      <w:sz w:val="18"/>
                      <w:szCs w:val="18"/>
                    </w:rPr>
                  </w:rPrChange>
                </w:rPr>
                <w:t xml:space="preserve">Other AA quantity: </w:t>
              </w:r>
              <w:r w:rsidR="00EB1B1D" w:rsidRPr="00BB7730">
                <w:rPr>
                  <w:bCs/>
                  <w:color w:val="00B0F0"/>
                  <w:sz w:val="18"/>
                  <w:szCs w:val="18"/>
                  <w:highlight w:val="yellow"/>
                  <w:rPrChange w:id="15451" w:author="He Han" w:date="2026-10-22T17:53:00Z">
                    <w:rPr>
                      <w:bCs/>
                      <w:color w:val="0000FF"/>
                      <w:sz w:val="18"/>
                      <w:szCs w:val="18"/>
                    </w:rPr>
                  </w:rPrChange>
                </w:rPr>
                <w:t>1.</w:t>
              </w:r>
            </w:ins>
            <w:ins w:id="15452" w:author="He Han" w:date="2026-10-22T15:57:00Z">
              <w:r w:rsidR="00EB1B1D" w:rsidRPr="00BB7730">
                <w:rPr>
                  <w:bCs/>
                  <w:color w:val="00B0F0"/>
                  <w:sz w:val="18"/>
                  <w:szCs w:val="18"/>
                  <w:highlight w:val="yellow"/>
                  <w:rPrChange w:id="15453" w:author="He Han" w:date="2026-10-22T17:53:00Z">
                    <w:rPr>
                      <w:bCs/>
                      <w:color w:val="0000FF"/>
                      <w:sz w:val="18"/>
                      <w:szCs w:val="18"/>
                    </w:rPr>
                  </w:rPrChange>
                </w:rPr>
                <w:t>94</w:t>
              </w:r>
            </w:ins>
            <w:ins w:id="15454" w:author="He Han" w:date="2026-10-22T13:17:00Z">
              <w:r w:rsidR="00EB1B1D" w:rsidRPr="00BB7730">
                <w:rPr>
                  <w:bCs/>
                  <w:color w:val="00B0F0"/>
                  <w:sz w:val="18"/>
                  <w:szCs w:val="18"/>
                  <w:highlight w:val="yellow"/>
                  <w:rPrChange w:id="15455" w:author="He Han" w:date="2026-10-22T17:53:00Z">
                    <w:rPr>
                      <w:bCs/>
                      <w:color w:val="0000FF"/>
                      <w:sz w:val="18"/>
                      <w:szCs w:val="18"/>
                    </w:rPr>
                  </w:rPrChange>
                </w:rPr>
                <w:t>~</w:t>
              </w:r>
            </w:ins>
            <w:ins w:id="15456" w:author="He Han" w:date="2026-10-22T15:57:00Z">
              <w:r w:rsidR="00EB1B1D" w:rsidRPr="00BB7730">
                <w:rPr>
                  <w:bCs/>
                  <w:color w:val="00B0F0"/>
                  <w:sz w:val="18"/>
                  <w:szCs w:val="18"/>
                  <w:highlight w:val="yellow"/>
                  <w:rPrChange w:id="15457" w:author="He Han" w:date="2026-10-22T17:53:00Z">
                    <w:rPr>
                      <w:bCs/>
                      <w:color w:val="0000FF"/>
                      <w:sz w:val="18"/>
                      <w:szCs w:val="18"/>
                    </w:rPr>
                  </w:rPrChange>
                </w:rPr>
                <w:t>2.0</w:t>
              </w:r>
            </w:ins>
            <w:ins w:id="15458" w:author="He Han" w:date="2026-10-22T15:58:00Z">
              <w:r w:rsidR="00EB1B1D" w:rsidRPr="00BB7730">
                <w:rPr>
                  <w:bCs/>
                  <w:color w:val="00B0F0"/>
                  <w:sz w:val="18"/>
                  <w:szCs w:val="18"/>
                  <w:highlight w:val="yellow"/>
                  <w:rPrChange w:id="15459" w:author="He Han" w:date="2026-10-22T17:53:00Z">
                    <w:rPr>
                      <w:bCs/>
                      <w:color w:val="0000FF"/>
                      <w:sz w:val="18"/>
                      <w:szCs w:val="18"/>
                    </w:rPr>
                  </w:rPrChange>
                </w:rPr>
                <w:t>6</w:t>
              </w:r>
            </w:ins>
            <w:ins w:id="15460" w:author="He Han" w:date="2026-10-22T13:17:00Z">
              <w:r w:rsidRPr="00BB7730">
                <w:rPr>
                  <w:bCs/>
                  <w:color w:val="00B0F0"/>
                  <w:sz w:val="18"/>
                  <w:szCs w:val="18"/>
                  <w:highlight w:val="yellow"/>
                  <w:rPrChange w:id="15461" w:author="He Han" w:date="2026-10-22T17:53:00Z">
                    <w:rPr>
                      <w:bCs/>
                      <w:color w:val="0000FF"/>
                      <w:sz w:val="18"/>
                      <w:szCs w:val="18"/>
                    </w:rPr>
                  </w:rPrChange>
                </w:rPr>
                <w:t>eq</w:t>
              </w:r>
              <w:r w:rsidRPr="00BB7730">
                <w:rPr>
                  <w:bCs/>
                  <w:color w:val="00B0F0"/>
                  <w:sz w:val="18"/>
                  <w:szCs w:val="18"/>
                  <w:rPrChange w:id="15462" w:author="He Han" w:date="2026-10-22T17:53:00Z">
                    <w:rPr>
                      <w:bCs/>
                      <w:color w:val="0000FF"/>
                      <w:sz w:val="18"/>
                      <w:szCs w:val="18"/>
                    </w:rPr>
                  </w:rPrChange>
                </w:rPr>
                <w:t xml:space="preserve"> </w:t>
              </w:r>
            </w:ins>
          </w:p>
          <w:p w14:paraId="0FB435AE" w14:textId="0FAAADCB" w:rsidR="00D378C6" w:rsidRPr="00BB7730" w:rsidRDefault="00B94828">
            <w:pPr>
              <w:spacing w:line="276" w:lineRule="auto"/>
              <w:contextualSpacing/>
              <w:rPr>
                <w:ins w:id="15463" w:author="Xuning Wei12232" w:date="2026-07-27T21:26:00Z"/>
                <w:rFonts w:ascii="Times New Roman" w:eastAsia="仿宋_GB2312" w:hAnsi="Times New Roman" w:cs="Times New Roman"/>
                <w:color w:val="00B0F0"/>
                <w:sz w:val="18"/>
                <w:szCs w:val="18"/>
                <w:rPrChange w:id="15464" w:author="He Han" w:date="2026-10-22T17:53:00Z">
                  <w:rPr>
                    <w:ins w:id="15465" w:author="Xuning Wei12232" w:date="2026-07-27T21:26:00Z"/>
                    <w:rFonts w:ascii="Times New Roman" w:eastAsia="仿宋_GB2312" w:hAnsi="Times New Roman" w:cs="Times New Roman"/>
                    <w:color w:val="auto"/>
                    <w:sz w:val="18"/>
                    <w:szCs w:val="18"/>
                  </w:rPr>
                </w:rPrChange>
              </w:rPr>
              <w:pPrChange w:id="15466" w:author="He Han" w:date="2026-10-22T13:27:00Z">
                <w:pPr>
                  <w:spacing w:line="240" w:lineRule="exact"/>
                  <w:contextualSpacing/>
                  <w:jc w:val="center"/>
                </w:pPr>
              </w:pPrChange>
            </w:pPr>
            <w:ins w:id="15467" w:author="He Han" w:date="2026-10-22T13:17:00Z">
              <w:r w:rsidRPr="00BB7730">
                <w:rPr>
                  <w:rFonts w:ascii="Times New Roman" w:hAnsi="Times New Roman" w:cs="Times New Roman"/>
                  <w:color w:val="00B0F0"/>
                  <w:sz w:val="18"/>
                  <w:szCs w:val="18"/>
                  <w:rPrChange w:id="15468" w:author="He Han" w:date="2026-10-22T17:53:00Z">
                    <w:rPr>
                      <w:rFonts w:ascii="Times New Roman" w:hAnsi="Times New Roman" w:cs="Times New Roman"/>
                      <w:color w:val="0000FF"/>
                      <w:sz w:val="18"/>
                      <w:szCs w:val="18"/>
                    </w:rPr>
                  </w:rPrChange>
                </w:rPr>
                <w:t xml:space="preserve">(The calculation is based on 1.08 </w:t>
              </w:r>
              <w:proofErr w:type="spellStart"/>
              <w:r w:rsidRPr="00BB7730">
                <w:rPr>
                  <w:rFonts w:ascii="Times New Roman" w:hAnsi="Times New Roman" w:cs="Times New Roman"/>
                  <w:color w:val="00B0F0"/>
                  <w:sz w:val="18"/>
                  <w:szCs w:val="18"/>
                  <w:rPrChange w:id="15469" w:author="He Han" w:date="2026-10-22T17:53:00Z">
                    <w:rPr>
                      <w:rFonts w:ascii="Times New Roman" w:hAnsi="Times New Roman" w:cs="Times New Roman"/>
                      <w:color w:val="0000FF"/>
                      <w:sz w:val="18"/>
                      <w:szCs w:val="18"/>
                    </w:rPr>
                  </w:rPrChange>
                </w:rPr>
                <w:t>mmol</w:t>
              </w:r>
              <w:proofErr w:type="spellEnd"/>
              <w:r w:rsidRPr="00BB7730">
                <w:rPr>
                  <w:rFonts w:ascii="Times New Roman" w:hAnsi="Times New Roman" w:cs="Times New Roman"/>
                  <w:color w:val="00B0F0"/>
                  <w:sz w:val="18"/>
                  <w:szCs w:val="18"/>
                  <w:rPrChange w:id="15470" w:author="He Han" w:date="2026-10-22T17:53:00Z">
                    <w:rPr>
                      <w:rFonts w:ascii="Times New Roman" w:hAnsi="Times New Roman" w:cs="Times New Roman"/>
                      <w:color w:val="0000FF"/>
                      <w:sz w:val="18"/>
                      <w:szCs w:val="18"/>
                    </w:rPr>
                  </w:rPrChange>
                </w:rPr>
                <w:t>/kg*48kg 2-CTC resin)</w:t>
              </w:r>
            </w:ins>
            <w:ins w:id="15471" w:author="Xuning Wei12232" w:date="2026-07-27T22:31:00Z">
              <w:del w:id="15472" w:author="He Han" w:date="2026-10-22T13:17:00Z">
                <w:r w:rsidR="007F76B0" w:rsidRPr="00BB7730" w:rsidDel="00B94828">
                  <w:rPr>
                    <w:rFonts w:ascii="Times New Roman" w:eastAsia="仿宋_GB2312" w:hAnsi="Times New Roman" w:cs="Times New Roman"/>
                    <w:color w:val="00B0F0"/>
                    <w:sz w:val="18"/>
                    <w:szCs w:val="18"/>
                    <w:lang w:eastAsia="zh-CN"/>
                    <w:rPrChange w:id="15473" w:author="He Han" w:date="2026-10-22T17:53:00Z">
                      <w:rPr>
                        <w:rFonts w:ascii="Times New Roman" w:eastAsia="仿宋_GB2312" w:hAnsi="Times New Roman" w:cs="Times New Roman"/>
                        <w:color w:val="auto"/>
                        <w:sz w:val="18"/>
                        <w:szCs w:val="18"/>
                        <w:lang w:eastAsia="zh-CN"/>
                      </w:rPr>
                    </w:rPrChange>
                  </w:rPr>
                  <w:delText>7.37</w:delText>
                </w:r>
              </w:del>
            </w:ins>
            <w:ins w:id="15474" w:author="Xuning Wei12232" w:date="2026-07-27T21:28:00Z">
              <w:del w:id="15475" w:author="He Han" w:date="2026-10-22T13:17:00Z">
                <w:r w:rsidR="007F76B0" w:rsidRPr="00BB7730" w:rsidDel="00B94828">
                  <w:rPr>
                    <w:rFonts w:ascii="Times New Roman" w:eastAsia="仿宋_GB2312" w:hAnsi="Times New Roman" w:cs="Times New Roman"/>
                    <w:color w:val="00B0F0"/>
                    <w:sz w:val="18"/>
                    <w:szCs w:val="18"/>
                    <w:lang w:eastAsia="zh-CN"/>
                    <w:rPrChange w:id="15476" w:author="He Han" w:date="2026-10-22T17:53:00Z">
                      <w:rPr>
                        <w:rFonts w:ascii="Times New Roman" w:eastAsia="仿宋_GB2312" w:hAnsi="Times New Roman" w:cs="Times New Roman"/>
                        <w:color w:val="auto"/>
                        <w:sz w:val="18"/>
                        <w:szCs w:val="18"/>
                        <w:lang w:eastAsia="zh-CN"/>
                      </w:rPr>
                    </w:rPrChange>
                  </w:rPr>
                  <w:delText>~</w:delText>
                </w:r>
              </w:del>
            </w:ins>
            <w:ins w:id="15477" w:author="Xuning Wei12232" w:date="2026-07-27T22:32:00Z">
              <w:del w:id="15478" w:author="He Han" w:date="2026-10-22T13:17:00Z">
                <w:r w:rsidR="007F76B0" w:rsidRPr="00BB7730" w:rsidDel="00B94828">
                  <w:rPr>
                    <w:rFonts w:ascii="Times New Roman" w:eastAsia="仿宋_GB2312" w:hAnsi="Times New Roman" w:cs="Times New Roman"/>
                    <w:color w:val="00B0F0"/>
                    <w:sz w:val="18"/>
                    <w:szCs w:val="18"/>
                    <w:lang w:eastAsia="zh-CN"/>
                    <w:rPrChange w:id="15479" w:author="He Han" w:date="2026-10-22T17:53:00Z">
                      <w:rPr>
                        <w:rFonts w:ascii="Times New Roman" w:eastAsia="仿宋_GB2312" w:hAnsi="Times New Roman" w:cs="Times New Roman"/>
                        <w:color w:val="auto"/>
                        <w:sz w:val="18"/>
                        <w:szCs w:val="18"/>
                        <w:lang w:eastAsia="zh-CN"/>
                      </w:rPr>
                    </w:rPrChange>
                  </w:rPr>
                  <w:delText xml:space="preserve">77.33 </w:delText>
                </w:r>
              </w:del>
            </w:ins>
            <w:ins w:id="15480" w:author="Xuning Wei12232" w:date="2026-07-27T21:28:00Z">
              <w:del w:id="15481" w:author="He Han" w:date="2026-10-22T13:17:00Z">
                <w:r w:rsidR="00D378C6" w:rsidRPr="00BB7730" w:rsidDel="00B94828">
                  <w:rPr>
                    <w:rFonts w:ascii="Times New Roman" w:eastAsia="仿宋_GB2312" w:hAnsi="Times New Roman" w:cs="Times New Roman"/>
                    <w:color w:val="00B0F0"/>
                    <w:sz w:val="18"/>
                    <w:szCs w:val="18"/>
                    <w:lang w:eastAsia="zh-CN"/>
                    <w:rPrChange w:id="15482" w:author="He Han" w:date="2026-10-22T17:53:00Z">
                      <w:rPr>
                        <w:rFonts w:ascii="Times New Roman" w:eastAsia="仿宋_GB2312" w:hAnsi="Times New Roman" w:cs="Times New Roman"/>
                        <w:color w:val="auto"/>
                        <w:sz w:val="18"/>
                        <w:szCs w:val="18"/>
                        <w:lang w:eastAsia="zh-CN"/>
                      </w:rPr>
                    </w:rPrChange>
                  </w:rPr>
                  <w:delText>kg</w:delText>
                </w:r>
              </w:del>
            </w:ins>
          </w:p>
        </w:tc>
        <w:tc>
          <w:tcPr>
            <w:tcW w:w="880" w:type="pct"/>
            <w:noWrap/>
            <w:vAlign w:val="center"/>
          </w:tcPr>
          <w:p w14:paraId="137EDA47" w14:textId="77777777" w:rsidR="0005507D" w:rsidRPr="00BB7730" w:rsidRDefault="0005507D" w:rsidP="0005507D">
            <w:pPr>
              <w:pStyle w:val="Default"/>
              <w:spacing w:line="276" w:lineRule="auto"/>
              <w:rPr>
                <w:ins w:id="15483" w:author="He Han" w:date="2026-10-22T16:08:00Z"/>
                <w:color w:val="00B0F0"/>
                <w:sz w:val="18"/>
                <w:szCs w:val="18"/>
              </w:rPr>
            </w:pPr>
            <w:ins w:id="15484" w:author="He Han" w:date="2026-10-22T16:08:00Z">
              <w:r w:rsidRPr="00BB7730">
                <w:rPr>
                  <w:color w:val="00B0F0"/>
                  <w:sz w:val="18"/>
                  <w:szCs w:val="18"/>
                </w:rPr>
                <w:t xml:space="preserve">AA quantity(Gly24): 2.18~2.32eq(33.64~35.72kg) </w:t>
              </w:r>
            </w:ins>
          </w:p>
          <w:p w14:paraId="04888FB7" w14:textId="5B880974" w:rsidR="0005507D" w:rsidRPr="00BB7730" w:rsidRDefault="0005507D" w:rsidP="0005507D">
            <w:pPr>
              <w:pStyle w:val="Default"/>
              <w:spacing w:line="276" w:lineRule="auto"/>
              <w:rPr>
                <w:ins w:id="15485" w:author="He Han" w:date="2026-10-22T16:08:00Z"/>
                <w:color w:val="00B0F0"/>
                <w:sz w:val="18"/>
                <w:szCs w:val="18"/>
              </w:rPr>
            </w:pPr>
            <w:ins w:id="15486" w:author="He Han" w:date="2026-10-22T16:08:00Z">
              <w:r w:rsidRPr="00BB7730">
                <w:rPr>
                  <w:color w:val="00B0F0"/>
                  <w:sz w:val="18"/>
                  <w:szCs w:val="18"/>
                </w:rPr>
                <w:t>AA quantity(The 23): 1.94~2.06eq(38.96~</w:t>
              </w:r>
            </w:ins>
            <w:ins w:id="15487" w:author="He Han" w:date="2026-10-27T16:14:00Z">
              <w:r w:rsidR="000F26EF">
                <w:rPr>
                  <w:color w:val="00B0F0"/>
                  <w:sz w:val="18"/>
                  <w:szCs w:val="18"/>
                </w:rPr>
                <w:t>41.37</w:t>
              </w:r>
            </w:ins>
            <w:ins w:id="15488" w:author="He Han" w:date="2026-10-22T16:08:00Z">
              <w:r w:rsidRPr="00BB7730">
                <w:rPr>
                  <w:color w:val="00B0F0"/>
                  <w:sz w:val="18"/>
                  <w:szCs w:val="18"/>
                </w:rPr>
                <w:t xml:space="preserve">kg) </w:t>
              </w:r>
            </w:ins>
          </w:p>
          <w:p w14:paraId="05FE229F" w14:textId="77777777" w:rsidR="0005507D" w:rsidRPr="00BB7730" w:rsidRDefault="0005507D" w:rsidP="0005507D">
            <w:pPr>
              <w:pStyle w:val="Default"/>
              <w:spacing w:line="276" w:lineRule="auto"/>
              <w:rPr>
                <w:ins w:id="15489" w:author="He Han" w:date="2026-10-22T16:08:00Z"/>
                <w:color w:val="00B0F0"/>
                <w:sz w:val="18"/>
                <w:szCs w:val="18"/>
              </w:rPr>
            </w:pPr>
            <w:ins w:id="15490" w:author="He Han" w:date="2026-10-22T16:08:00Z">
              <w:r w:rsidRPr="00BB7730">
                <w:rPr>
                  <w:color w:val="00B0F0"/>
                  <w:sz w:val="18"/>
                  <w:szCs w:val="18"/>
                </w:rPr>
                <w:t xml:space="preserve">AA quantity(NMeAsn22,αMePhe15): 1.70~1.80eq </w:t>
              </w:r>
            </w:ins>
          </w:p>
          <w:p w14:paraId="0182D7A7" w14:textId="77777777" w:rsidR="0005507D" w:rsidRPr="00BB7730" w:rsidRDefault="0005507D" w:rsidP="0005507D">
            <w:pPr>
              <w:pStyle w:val="Default"/>
              <w:spacing w:line="276" w:lineRule="auto"/>
              <w:rPr>
                <w:ins w:id="15491" w:author="He Han" w:date="2026-10-22T16:08:00Z"/>
                <w:color w:val="00B0F0"/>
                <w:sz w:val="18"/>
                <w:szCs w:val="18"/>
              </w:rPr>
            </w:pPr>
            <w:ins w:id="15492" w:author="He Han" w:date="2026-10-22T16:08:00Z">
              <w:r w:rsidRPr="00BB7730">
                <w:rPr>
                  <w:color w:val="00B0F0"/>
                  <w:sz w:val="18"/>
                  <w:szCs w:val="18"/>
                </w:rPr>
                <w:t xml:space="preserve">(NMeAsn22:53.74~57.06kg) </w:t>
              </w:r>
            </w:ins>
          </w:p>
          <w:p w14:paraId="1397C364" w14:textId="77777777" w:rsidR="0005507D" w:rsidRPr="00BB7730" w:rsidRDefault="0005507D" w:rsidP="0005507D">
            <w:pPr>
              <w:pStyle w:val="Default"/>
              <w:spacing w:line="276" w:lineRule="auto"/>
              <w:rPr>
                <w:ins w:id="15493" w:author="He Han" w:date="2026-10-22T16:08:00Z"/>
                <w:color w:val="00B0F0"/>
                <w:sz w:val="18"/>
                <w:szCs w:val="18"/>
              </w:rPr>
            </w:pPr>
            <w:ins w:id="15494" w:author="He Han" w:date="2026-10-22T16:08:00Z">
              <w:r w:rsidRPr="00BB7730">
                <w:rPr>
                  <w:color w:val="00B0F0"/>
                  <w:sz w:val="18"/>
                  <w:szCs w:val="18"/>
                </w:rPr>
                <w:t xml:space="preserve">(αMePhe15:35.33kg~37.51kg) </w:t>
              </w:r>
            </w:ins>
          </w:p>
          <w:p w14:paraId="402F7CC4" w14:textId="77777777" w:rsidR="0005507D" w:rsidRPr="00BB7730" w:rsidRDefault="0005507D" w:rsidP="0005507D">
            <w:pPr>
              <w:pStyle w:val="Default"/>
              <w:spacing w:line="276" w:lineRule="auto"/>
              <w:rPr>
                <w:ins w:id="15495" w:author="He Han" w:date="2026-10-22T16:08:00Z"/>
                <w:color w:val="00B0F0"/>
                <w:sz w:val="18"/>
                <w:szCs w:val="18"/>
              </w:rPr>
            </w:pPr>
            <w:ins w:id="15496" w:author="He Han" w:date="2026-10-22T16:08:00Z">
              <w:r w:rsidRPr="00BB7730">
                <w:rPr>
                  <w:color w:val="00B0F0"/>
                  <w:sz w:val="18"/>
                  <w:szCs w:val="18"/>
                </w:rPr>
                <w:t>AA quantity(Asn21): 2.43~2.58eq(75.01~79.65kg)</w:t>
              </w:r>
            </w:ins>
          </w:p>
          <w:p w14:paraId="78D23B56" w14:textId="77777777" w:rsidR="0005507D" w:rsidRPr="00BB7730" w:rsidRDefault="0005507D" w:rsidP="0005507D">
            <w:pPr>
              <w:pStyle w:val="Default"/>
              <w:spacing w:line="276" w:lineRule="auto"/>
              <w:rPr>
                <w:ins w:id="15497" w:author="He Han" w:date="2026-10-22T16:08:00Z"/>
                <w:color w:val="00B0F0"/>
                <w:sz w:val="18"/>
                <w:szCs w:val="18"/>
              </w:rPr>
            </w:pPr>
            <w:ins w:id="15498" w:author="He Han" w:date="2026-10-22T16:08:00Z">
              <w:r w:rsidRPr="00BB7730">
                <w:rPr>
                  <w:bCs/>
                  <w:color w:val="00B0F0"/>
                  <w:sz w:val="18"/>
                  <w:szCs w:val="18"/>
                </w:rPr>
                <w:t xml:space="preserve">Other AA quantity: </w:t>
              </w:r>
              <w:r w:rsidRPr="00BB7730">
                <w:rPr>
                  <w:bCs/>
                  <w:color w:val="00B0F0"/>
                  <w:sz w:val="18"/>
                  <w:szCs w:val="18"/>
                  <w:rPrChange w:id="15499" w:author="He Han" w:date="2026-10-22T17:53:00Z">
                    <w:rPr>
                      <w:bCs/>
                      <w:color w:val="FF0000"/>
                      <w:sz w:val="18"/>
                      <w:szCs w:val="18"/>
                    </w:rPr>
                  </w:rPrChange>
                </w:rPr>
                <w:t xml:space="preserve">1.94~2.06eq </w:t>
              </w:r>
            </w:ins>
          </w:p>
          <w:p w14:paraId="0F7C11E1" w14:textId="343B4961" w:rsidR="00D378C6" w:rsidRPr="00BB7730" w:rsidRDefault="0005507D">
            <w:pPr>
              <w:spacing w:line="240" w:lineRule="exact"/>
              <w:contextualSpacing/>
              <w:rPr>
                <w:ins w:id="15500" w:author="Xuning Wei12232" w:date="2026-07-27T21:26:00Z"/>
                <w:rFonts w:ascii="Times New Roman" w:eastAsia="仿宋_GB2312" w:hAnsi="Times New Roman" w:cs="Times New Roman"/>
                <w:color w:val="00B0F0"/>
                <w:sz w:val="18"/>
                <w:szCs w:val="18"/>
                <w:lang w:eastAsia="zh-CN"/>
                <w:rPrChange w:id="15501" w:author="He Han" w:date="2026-10-22T17:53:00Z">
                  <w:rPr>
                    <w:ins w:id="15502" w:author="Xuning Wei12232" w:date="2026-07-27T21:26:00Z"/>
                    <w:rFonts w:ascii="Times New Roman" w:eastAsia="仿宋_GB2312" w:hAnsi="Times New Roman" w:cs="Times New Roman"/>
                    <w:color w:val="auto"/>
                    <w:sz w:val="18"/>
                    <w:szCs w:val="18"/>
                    <w:lang w:eastAsia="zh-CN"/>
                  </w:rPr>
                </w:rPrChange>
              </w:rPr>
              <w:pPrChange w:id="15503" w:author="He Han" w:date="2026-10-22T16:08:00Z">
                <w:pPr>
                  <w:spacing w:line="240" w:lineRule="exact"/>
                  <w:contextualSpacing/>
                  <w:jc w:val="center"/>
                </w:pPr>
              </w:pPrChange>
            </w:pPr>
            <w:ins w:id="15504" w:author="He Han" w:date="2026-10-22T16:08:00Z">
              <w:r w:rsidRPr="00BB7730">
                <w:rPr>
                  <w:rFonts w:ascii="Times New Roman" w:hAnsi="Times New Roman" w:cs="Times New Roman"/>
                  <w:color w:val="00B0F0"/>
                  <w:sz w:val="18"/>
                  <w:szCs w:val="18"/>
                </w:rPr>
                <w:t xml:space="preserve">(The calculation is based on 1.08 </w:t>
              </w:r>
              <w:proofErr w:type="spellStart"/>
              <w:r w:rsidRPr="00BB7730">
                <w:rPr>
                  <w:rFonts w:ascii="Times New Roman" w:hAnsi="Times New Roman" w:cs="Times New Roman"/>
                  <w:color w:val="00B0F0"/>
                  <w:sz w:val="18"/>
                  <w:szCs w:val="18"/>
                </w:rPr>
                <w:t>mmol</w:t>
              </w:r>
              <w:proofErr w:type="spellEnd"/>
              <w:r w:rsidRPr="00BB7730">
                <w:rPr>
                  <w:rFonts w:ascii="Times New Roman" w:hAnsi="Times New Roman" w:cs="Times New Roman"/>
                  <w:color w:val="00B0F0"/>
                  <w:sz w:val="18"/>
                  <w:szCs w:val="18"/>
                </w:rPr>
                <w:t>/kg*48kg 2-CTC resin)</w:t>
              </w:r>
            </w:ins>
            <w:ins w:id="15505" w:author="Xuning Wei12232" w:date="2026-07-27T22:30:00Z">
              <w:del w:id="15506" w:author="He Han" w:date="2026-10-22T16:08:00Z">
                <w:r w:rsidR="00D378C6" w:rsidRPr="00BB7730" w:rsidDel="0005507D">
                  <w:rPr>
                    <w:rFonts w:ascii="Times New Roman" w:eastAsia="仿宋_GB2312" w:hAnsi="Times New Roman" w:cs="Times New Roman"/>
                    <w:color w:val="00B0F0"/>
                    <w:sz w:val="18"/>
                    <w:szCs w:val="18"/>
                    <w:lang w:eastAsia="zh-CN"/>
                    <w:rPrChange w:id="15507" w:author="He Han" w:date="2026-10-22T17:53:00Z">
                      <w:rPr>
                        <w:rFonts w:ascii="Times New Roman" w:eastAsia="仿宋_GB2312" w:hAnsi="Times New Roman" w:cs="Times New Roman"/>
                        <w:color w:val="auto"/>
                        <w:sz w:val="18"/>
                        <w:szCs w:val="18"/>
                        <w:lang w:eastAsia="zh-CN"/>
                      </w:rPr>
                    </w:rPrChange>
                  </w:rPr>
                  <w:delText>TBD</w:delText>
                </w:r>
              </w:del>
            </w:ins>
          </w:p>
        </w:tc>
        <w:tc>
          <w:tcPr>
            <w:tcW w:w="818" w:type="pct"/>
            <w:vAlign w:val="center"/>
          </w:tcPr>
          <w:p w14:paraId="1D0CD0AC" w14:textId="2535839C" w:rsidR="006F018B" w:rsidRPr="00BB7730" w:rsidRDefault="006F018B" w:rsidP="006F018B">
            <w:pPr>
              <w:pStyle w:val="Default"/>
              <w:spacing w:line="276" w:lineRule="auto"/>
              <w:rPr>
                <w:ins w:id="15508" w:author="He Han" w:date="2026-10-22T14:38:00Z"/>
                <w:color w:val="00B0F0"/>
                <w:sz w:val="18"/>
                <w:szCs w:val="18"/>
                <w:rPrChange w:id="15509" w:author="He Han" w:date="2026-10-22T17:53:00Z">
                  <w:rPr>
                    <w:ins w:id="15510" w:author="He Han" w:date="2026-10-22T14:38:00Z"/>
                    <w:color w:val="0000FF"/>
                    <w:sz w:val="18"/>
                    <w:szCs w:val="18"/>
                  </w:rPr>
                </w:rPrChange>
              </w:rPr>
            </w:pPr>
            <w:ins w:id="15511" w:author="He Han" w:date="2026-10-22T14:38:00Z">
              <w:r w:rsidRPr="00BB7730">
                <w:rPr>
                  <w:color w:val="00B0F0"/>
                  <w:sz w:val="18"/>
                  <w:szCs w:val="18"/>
                  <w:rPrChange w:id="15512" w:author="He Han" w:date="2026-10-22T17:53:00Z">
                    <w:rPr>
                      <w:color w:val="0000FF"/>
                      <w:sz w:val="18"/>
                      <w:szCs w:val="18"/>
                    </w:rPr>
                  </w:rPrChange>
                </w:rPr>
                <w:t>AA quantity(Gly24): 2.12~2.54eq(</w:t>
              </w:r>
            </w:ins>
            <w:ins w:id="15513" w:author="He Han" w:date="2026-10-22T16:05:00Z">
              <w:r w:rsidR="0005507D" w:rsidRPr="00BB7730">
                <w:rPr>
                  <w:color w:val="00B0F0"/>
                  <w:sz w:val="18"/>
                  <w:szCs w:val="18"/>
                  <w:rPrChange w:id="15514" w:author="He Han" w:date="2026-10-22T17:53:00Z">
                    <w:rPr>
                      <w:color w:val="FF0000"/>
                      <w:sz w:val="18"/>
                      <w:szCs w:val="18"/>
                    </w:rPr>
                  </w:rPrChange>
                </w:rPr>
                <w:t>32.67</w:t>
              </w:r>
            </w:ins>
            <w:ins w:id="15515" w:author="He Han" w:date="2026-10-22T14:38:00Z">
              <w:r w:rsidR="0005507D" w:rsidRPr="00BB7730">
                <w:rPr>
                  <w:color w:val="00B0F0"/>
                  <w:sz w:val="18"/>
                  <w:szCs w:val="18"/>
                  <w:rPrChange w:id="15516" w:author="He Han" w:date="2026-10-22T17:53:00Z">
                    <w:rPr>
                      <w:color w:val="FF0000"/>
                      <w:sz w:val="18"/>
                      <w:szCs w:val="18"/>
                    </w:rPr>
                  </w:rPrChange>
                </w:rPr>
                <w:t>~7</w:t>
              </w:r>
            </w:ins>
            <w:ins w:id="15517" w:author="He Han" w:date="2026-10-22T16:05:00Z">
              <w:r w:rsidR="0005507D" w:rsidRPr="00BB7730">
                <w:rPr>
                  <w:color w:val="00B0F0"/>
                  <w:sz w:val="18"/>
                  <w:szCs w:val="18"/>
                  <w:rPrChange w:id="15518" w:author="He Han" w:date="2026-10-22T17:53:00Z">
                    <w:rPr>
                      <w:color w:val="FF0000"/>
                      <w:sz w:val="18"/>
                      <w:szCs w:val="18"/>
                    </w:rPr>
                  </w:rPrChange>
                </w:rPr>
                <w:t>39.15</w:t>
              </w:r>
            </w:ins>
            <w:ins w:id="15519" w:author="He Han" w:date="2026-10-22T14:38:00Z">
              <w:r w:rsidRPr="00BB7730">
                <w:rPr>
                  <w:color w:val="00B0F0"/>
                  <w:sz w:val="18"/>
                  <w:szCs w:val="18"/>
                  <w:rPrChange w:id="15520" w:author="He Han" w:date="2026-10-22T17:53:00Z">
                    <w:rPr>
                      <w:color w:val="0000FF"/>
                      <w:sz w:val="18"/>
                      <w:szCs w:val="18"/>
                    </w:rPr>
                  </w:rPrChange>
                </w:rPr>
                <w:t xml:space="preserve">kg) </w:t>
              </w:r>
            </w:ins>
          </w:p>
          <w:p w14:paraId="0FAE1E32" w14:textId="6D3C3F2F" w:rsidR="006F018B" w:rsidRPr="00BB7730" w:rsidRDefault="006F018B" w:rsidP="006F018B">
            <w:pPr>
              <w:pStyle w:val="Default"/>
              <w:spacing w:line="276" w:lineRule="auto"/>
              <w:rPr>
                <w:ins w:id="15521" w:author="He Han" w:date="2026-10-22T14:38:00Z"/>
                <w:color w:val="00B0F0"/>
                <w:sz w:val="18"/>
                <w:szCs w:val="18"/>
                <w:rPrChange w:id="15522" w:author="He Han" w:date="2026-10-22T17:53:00Z">
                  <w:rPr>
                    <w:ins w:id="15523" w:author="He Han" w:date="2026-10-22T14:38:00Z"/>
                    <w:color w:val="0000FF"/>
                    <w:sz w:val="18"/>
                    <w:szCs w:val="18"/>
                  </w:rPr>
                </w:rPrChange>
              </w:rPr>
            </w:pPr>
            <w:ins w:id="15524" w:author="He Han" w:date="2026-10-22T14:38:00Z">
              <w:r w:rsidRPr="00BB7730">
                <w:rPr>
                  <w:color w:val="00B0F0"/>
                  <w:sz w:val="18"/>
                  <w:szCs w:val="18"/>
                  <w:rPrChange w:id="15525" w:author="He Han" w:date="2026-10-22T17:53:00Z">
                    <w:rPr>
                      <w:color w:val="0000FF"/>
                      <w:sz w:val="18"/>
                      <w:szCs w:val="18"/>
                    </w:rPr>
                  </w:rPrChange>
                </w:rPr>
                <w:t>AA quantity(The 23): 1.88~2.13eq(</w:t>
              </w:r>
            </w:ins>
            <w:ins w:id="15526" w:author="He Han" w:date="2026-10-22T16:05:00Z">
              <w:r w:rsidR="0005507D" w:rsidRPr="00BB7730">
                <w:rPr>
                  <w:color w:val="00B0F0"/>
                  <w:sz w:val="18"/>
                  <w:szCs w:val="18"/>
                  <w:rPrChange w:id="15527" w:author="He Han" w:date="2026-10-22T17:53:00Z">
                    <w:rPr>
                      <w:color w:val="FF0000"/>
                      <w:sz w:val="18"/>
                      <w:szCs w:val="18"/>
                    </w:rPr>
                  </w:rPrChange>
                </w:rPr>
                <w:t>37.76</w:t>
              </w:r>
            </w:ins>
            <w:ins w:id="15528" w:author="He Han" w:date="2026-10-22T14:38:00Z">
              <w:r w:rsidR="0005507D" w:rsidRPr="00BB7730">
                <w:rPr>
                  <w:color w:val="00B0F0"/>
                  <w:sz w:val="18"/>
                  <w:szCs w:val="18"/>
                  <w:rPrChange w:id="15529" w:author="He Han" w:date="2026-10-22T17:53:00Z">
                    <w:rPr>
                      <w:color w:val="FF0000"/>
                      <w:sz w:val="18"/>
                      <w:szCs w:val="18"/>
                    </w:rPr>
                  </w:rPrChange>
                </w:rPr>
                <w:t>~</w:t>
              </w:r>
            </w:ins>
            <w:ins w:id="15530" w:author="He Han" w:date="2026-10-22T16:05:00Z">
              <w:r w:rsidR="0005507D" w:rsidRPr="00BB7730">
                <w:rPr>
                  <w:color w:val="00B0F0"/>
                  <w:sz w:val="18"/>
                  <w:szCs w:val="18"/>
                  <w:rPrChange w:id="15531" w:author="He Han" w:date="2026-10-22T17:53:00Z">
                    <w:rPr>
                      <w:color w:val="FF0000"/>
                      <w:sz w:val="18"/>
                      <w:szCs w:val="18"/>
                    </w:rPr>
                  </w:rPrChange>
                </w:rPr>
                <w:t>42.78</w:t>
              </w:r>
            </w:ins>
            <w:ins w:id="15532" w:author="He Han" w:date="2026-10-22T14:38:00Z">
              <w:r w:rsidRPr="00BB7730">
                <w:rPr>
                  <w:color w:val="00B0F0"/>
                  <w:sz w:val="18"/>
                  <w:szCs w:val="18"/>
                  <w:rPrChange w:id="15533" w:author="He Han" w:date="2026-10-22T17:53:00Z">
                    <w:rPr>
                      <w:color w:val="0000FF"/>
                      <w:sz w:val="18"/>
                      <w:szCs w:val="18"/>
                    </w:rPr>
                  </w:rPrChange>
                </w:rPr>
                <w:t xml:space="preserve">kg) </w:t>
              </w:r>
            </w:ins>
          </w:p>
          <w:p w14:paraId="25C9111F" w14:textId="77777777" w:rsidR="006F018B" w:rsidRPr="00BB7730" w:rsidRDefault="006F018B" w:rsidP="006F018B">
            <w:pPr>
              <w:pStyle w:val="Default"/>
              <w:spacing w:line="276" w:lineRule="auto"/>
              <w:rPr>
                <w:ins w:id="15534" w:author="He Han" w:date="2026-10-22T14:38:00Z"/>
                <w:color w:val="00B0F0"/>
                <w:sz w:val="18"/>
                <w:szCs w:val="18"/>
                <w:rPrChange w:id="15535" w:author="He Han" w:date="2026-10-22T17:53:00Z">
                  <w:rPr>
                    <w:ins w:id="15536" w:author="He Han" w:date="2026-10-22T14:38:00Z"/>
                    <w:color w:val="0000FF"/>
                    <w:sz w:val="18"/>
                    <w:szCs w:val="18"/>
                  </w:rPr>
                </w:rPrChange>
              </w:rPr>
            </w:pPr>
            <w:ins w:id="15537" w:author="He Han" w:date="2026-10-22T14:38:00Z">
              <w:r w:rsidRPr="00BB7730">
                <w:rPr>
                  <w:color w:val="00B0F0"/>
                  <w:sz w:val="18"/>
                  <w:szCs w:val="18"/>
                  <w:rPrChange w:id="15538" w:author="He Han" w:date="2026-10-22T17:53:00Z">
                    <w:rPr>
                      <w:color w:val="0000FF"/>
                      <w:sz w:val="18"/>
                      <w:szCs w:val="18"/>
                    </w:rPr>
                  </w:rPrChange>
                </w:rPr>
                <w:t xml:space="preserve">AA quantity(NMeAsn22,αMePhe15): 1.65~1.86eq </w:t>
              </w:r>
            </w:ins>
          </w:p>
          <w:p w14:paraId="2DA2AB81" w14:textId="08CE9799" w:rsidR="006F018B" w:rsidRPr="00BB7730" w:rsidRDefault="006F018B" w:rsidP="006F018B">
            <w:pPr>
              <w:pStyle w:val="Default"/>
              <w:spacing w:line="276" w:lineRule="auto"/>
              <w:rPr>
                <w:ins w:id="15539" w:author="He Han" w:date="2026-10-22T14:38:00Z"/>
                <w:color w:val="00B0F0"/>
                <w:sz w:val="18"/>
                <w:szCs w:val="18"/>
                <w:rPrChange w:id="15540" w:author="He Han" w:date="2026-10-22T17:53:00Z">
                  <w:rPr>
                    <w:ins w:id="15541" w:author="He Han" w:date="2026-10-22T14:38:00Z"/>
                    <w:color w:val="FF0000"/>
                    <w:sz w:val="18"/>
                    <w:szCs w:val="18"/>
                  </w:rPr>
                </w:rPrChange>
              </w:rPr>
            </w:pPr>
            <w:ins w:id="15542" w:author="He Han" w:date="2026-10-22T14:38:00Z">
              <w:r w:rsidRPr="00BB7730">
                <w:rPr>
                  <w:color w:val="00B0F0"/>
                  <w:sz w:val="18"/>
                  <w:szCs w:val="18"/>
                  <w:rPrChange w:id="15543" w:author="He Han" w:date="2026-10-22T17:53:00Z">
                    <w:rPr>
                      <w:color w:val="0000FF"/>
                      <w:sz w:val="18"/>
                      <w:szCs w:val="18"/>
                    </w:rPr>
                  </w:rPrChange>
                </w:rPr>
                <w:t>(NMeAsn22</w:t>
              </w:r>
              <w:r w:rsidR="0005507D" w:rsidRPr="00BB7730">
                <w:rPr>
                  <w:color w:val="00B0F0"/>
                  <w:sz w:val="18"/>
                  <w:szCs w:val="18"/>
                  <w:rPrChange w:id="15544" w:author="He Han" w:date="2026-10-22T17:53:00Z">
                    <w:rPr>
                      <w:color w:val="FF0000"/>
                      <w:sz w:val="18"/>
                      <w:szCs w:val="18"/>
                    </w:rPr>
                  </w:rPrChange>
                </w:rPr>
                <w:t>:</w:t>
              </w:r>
            </w:ins>
            <w:ins w:id="15545" w:author="He Han" w:date="2026-10-22T16:06:00Z">
              <w:r w:rsidR="0005507D" w:rsidRPr="00BB7730">
                <w:rPr>
                  <w:color w:val="00B0F0"/>
                  <w:sz w:val="18"/>
                  <w:szCs w:val="18"/>
                  <w:rPrChange w:id="15546" w:author="He Han" w:date="2026-10-22T17:53:00Z">
                    <w:rPr>
                      <w:color w:val="FF0000"/>
                      <w:sz w:val="18"/>
                      <w:szCs w:val="18"/>
                    </w:rPr>
                  </w:rPrChange>
                </w:rPr>
                <w:t>52.24</w:t>
              </w:r>
            </w:ins>
            <w:ins w:id="15547" w:author="He Han" w:date="2026-10-22T14:38:00Z">
              <w:r w:rsidR="0005507D" w:rsidRPr="00BB7730">
                <w:rPr>
                  <w:color w:val="00B0F0"/>
                  <w:sz w:val="18"/>
                  <w:szCs w:val="18"/>
                  <w:rPrChange w:id="15548" w:author="He Han" w:date="2026-10-22T17:53:00Z">
                    <w:rPr>
                      <w:color w:val="FF0000"/>
                      <w:sz w:val="18"/>
                      <w:szCs w:val="18"/>
                    </w:rPr>
                  </w:rPrChange>
                </w:rPr>
                <w:t>~</w:t>
              </w:r>
            </w:ins>
            <w:ins w:id="15549" w:author="He Han" w:date="2026-10-22T16:06:00Z">
              <w:r w:rsidR="0005507D" w:rsidRPr="00BB7730">
                <w:rPr>
                  <w:color w:val="00B0F0"/>
                  <w:sz w:val="18"/>
                  <w:szCs w:val="18"/>
                  <w:rPrChange w:id="15550" w:author="He Han" w:date="2026-10-22T17:53:00Z">
                    <w:rPr>
                      <w:color w:val="FF0000"/>
                      <w:sz w:val="18"/>
                      <w:szCs w:val="18"/>
                    </w:rPr>
                  </w:rPrChange>
                </w:rPr>
                <w:t>58.89</w:t>
              </w:r>
            </w:ins>
            <w:ins w:id="15551" w:author="He Han" w:date="2026-10-22T14:38:00Z">
              <w:r w:rsidRPr="00BB7730">
                <w:rPr>
                  <w:color w:val="00B0F0"/>
                  <w:sz w:val="18"/>
                  <w:szCs w:val="18"/>
                  <w:rPrChange w:id="15552" w:author="He Han" w:date="2026-10-22T17:53:00Z">
                    <w:rPr>
                      <w:color w:val="FF0000"/>
                      <w:sz w:val="18"/>
                      <w:szCs w:val="18"/>
                    </w:rPr>
                  </w:rPrChange>
                </w:rPr>
                <w:t xml:space="preserve">kg) </w:t>
              </w:r>
            </w:ins>
          </w:p>
          <w:p w14:paraId="549A3427" w14:textId="60C3C32F" w:rsidR="006F018B" w:rsidRPr="00BB7730" w:rsidRDefault="006F018B" w:rsidP="006F018B">
            <w:pPr>
              <w:pStyle w:val="Default"/>
              <w:spacing w:line="276" w:lineRule="auto"/>
              <w:rPr>
                <w:ins w:id="15553" w:author="He Han" w:date="2026-10-22T14:38:00Z"/>
                <w:color w:val="00B0F0"/>
                <w:sz w:val="18"/>
                <w:szCs w:val="18"/>
                <w:rPrChange w:id="15554" w:author="He Han" w:date="2026-10-22T17:53:00Z">
                  <w:rPr>
                    <w:ins w:id="15555" w:author="He Han" w:date="2026-10-22T14:38:00Z"/>
                    <w:color w:val="0000FF"/>
                    <w:sz w:val="18"/>
                    <w:szCs w:val="18"/>
                  </w:rPr>
                </w:rPrChange>
              </w:rPr>
            </w:pPr>
            <w:ins w:id="15556" w:author="He Han" w:date="2026-10-22T14:38:00Z">
              <w:r w:rsidRPr="00BB7730">
                <w:rPr>
                  <w:color w:val="00B0F0"/>
                  <w:sz w:val="18"/>
                  <w:szCs w:val="18"/>
                  <w:rPrChange w:id="15557" w:author="He Han" w:date="2026-10-22T17:53:00Z">
                    <w:rPr>
                      <w:color w:val="0000FF"/>
                      <w:sz w:val="18"/>
                      <w:szCs w:val="18"/>
                    </w:rPr>
                  </w:rPrChange>
                </w:rPr>
                <w:t>(αMePhe15:</w:t>
              </w:r>
            </w:ins>
            <w:ins w:id="15558" w:author="He Han" w:date="2026-10-22T16:07:00Z">
              <w:r w:rsidR="0005507D" w:rsidRPr="00BB7730">
                <w:rPr>
                  <w:color w:val="00B0F0"/>
                  <w:sz w:val="18"/>
                  <w:szCs w:val="18"/>
                  <w:rPrChange w:id="15559" w:author="He Han" w:date="2026-10-22T17:53:00Z">
                    <w:rPr>
                      <w:color w:val="FF0000"/>
                      <w:sz w:val="18"/>
                      <w:szCs w:val="18"/>
                    </w:rPr>
                  </w:rPrChange>
                </w:rPr>
                <w:t>34.34</w:t>
              </w:r>
            </w:ins>
            <w:ins w:id="15560" w:author="He Han" w:date="2026-10-22T14:38:00Z">
              <w:r w:rsidR="0005507D" w:rsidRPr="00BB7730">
                <w:rPr>
                  <w:color w:val="00B0F0"/>
                  <w:sz w:val="18"/>
                  <w:szCs w:val="18"/>
                  <w:rPrChange w:id="15561" w:author="He Han" w:date="2026-10-22T17:53:00Z">
                    <w:rPr>
                      <w:color w:val="FF0000"/>
                      <w:sz w:val="18"/>
                      <w:szCs w:val="18"/>
                    </w:rPr>
                  </w:rPrChange>
                </w:rPr>
                <w:t>kg~</w:t>
              </w:r>
            </w:ins>
            <w:ins w:id="15562" w:author="He Han" w:date="2026-10-22T16:07:00Z">
              <w:r w:rsidR="0005507D" w:rsidRPr="00BB7730">
                <w:rPr>
                  <w:color w:val="00B0F0"/>
                  <w:sz w:val="18"/>
                  <w:szCs w:val="18"/>
                  <w:rPrChange w:id="15563" w:author="He Han" w:date="2026-10-22T17:53:00Z">
                    <w:rPr>
                      <w:color w:val="FF0000"/>
                      <w:sz w:val="18"/>
                      <w:szCs w:val="18"/>
                    </w:rPr>
                  </w:rPrChange>
                </w:rPr>
                <w:t>38.71</w:t>
              </w:r>
            </w:ins>
            <w:ins w:id="15564" w:author="He Han" w:date="2026-10-22T14:38:00Z">
              <w:r w:rsidRPr="00BB7730">
                <w:rPr>
                  <w:color w:val="00B0F0"/>
                  <w:sz w:val="18"/>
                  <w:szCs w:val="18"/>
                  <w:rPrChange w:id="15565" w:author="He Han" w:date="2026-10-22T17:53:00Z">
                    <w:rPr>
                      <w:color w:val="0000FF"/>
                      <w:sz w:val="18"/>
                      <w:szCs w:val="18"/>
                    </w:rPr>
                  </w:rPrChange>
                </w:rPr>
                <w:t xml:space="preserve">kg) </w:t>
              </w:r>
            </w:ins>
          </w:p>
          <w:p w14:paraId="3ACF902A" w14:textId="6AA397EA" w:rsidR="006F018B" w:rsidRPr="00BB7730" w:rsidRDefault="006F018B" w:rsidP="006F018B">
            <w:pPr>
              <w:pStyle w:val="Default"/>
              <w:spacing w:line="276" w:lineRule="auto"/>
              <w:rPr>
                <w:ins w:id="15566" w:author="He Han" w:date="2026-10-22T14:38:00Z"/>
                <w:color w:val="00B0F0"/>
                <w:sz w:val="18"/>
                <w:szCs w:val="18"/>
                <w:rPrChange w:id="15567" w:author="He Han" w:date="2026-10-22T17:53:00Z">
                  <w:rPr>
                    <w:ins w:id="15568" w:author="He Han" w:date="2026-10-22T14:38:00Z"/>
                    <w:color w:val="0000FF"/>
                    <w:sz w:val="18"/>
                    <w:szCs w:val="18"/>
                  </w:rPr>
                </w:rPrChange>
              </w:rPr>
            </w:pPr>
            <w:ins w:id="15569" w:author="He Han" w:date="2026-10-22T14:38:00Z">
              <w:r w:rsidRPr="00BB7730">
                <w:rPr>
                  <w:color w:val="00B0F0"/>
                  <w:sz w:val="18"/>
                  <w:szCs w:val="18"/>
                  <w:rPrChange w:id="15570" w:author="He Han" w:date="2026-10-22T17:53:00Z">
                    <w:rPr>
                      <w:color w:val="0000FF"/>
                      <w:sz w:val="18"/>
                      <w:szCs w:val="18"/>
                    </w:rPr>
                  </w:rPrChange>
                </w:rPr>
                <w:t>AA quantity(Asn21): 2.35~2.66eq(</w:t>
              </w:r>
            </w:ins>
            <w:ins w:id="15571" w:author="He Han" w:date="2026-10-22T16:07:00Z">
              <w:r w:rsidR="0005507D" w:rsidRPr="00BB7730">
                <w:rPr>
                  <w:color w:val="00B0F0"/>
                  <w:sz w:val="18"/>
                  <w:szCs w:val="18"/>
                  <w:rPrChange w:id="15572" w:author="He Han" w:date="2026-10-22T17:53:00Z">
                    <w:rPr>
                      <w:color w:val="FF0000"/>
                      <w:sz w:val="18"/>
                      <w:szCs w:val="18"/>
                    </w:rPr>
                  </w:rPrChange>
                </w:rPr>
                <w:t>72.69</w:t>
              </w:r>
            </w:ins>
            <w:ins w:id="15573" w:author="He Han" w:date="2026-10-22T14:38:00Z">
              <w:r w:rsidR="0005507D" w:rsidRPr="00BB7730">
                <w:rPr>
                  <w:color w:val="00B0F0"/>
                  <w:sz w:val="18"/>
                  <w:szCs w:val="18"/>
                  <w:rPrChange w:id="15574" w:author="He Han" w:date="2026-10-22T17:53:00Z">
                    <w:rPr>
                      <w:color w:val="FF0000"/>
                      <w:sz w:val="18"/>
                      <w:szCs w:val="18"/>
                    </w:rPr>
                  </w:rPrChange>
                </w:rPr>
                <w:t>~</w:t>
              </w:r>
            </w:ins>
            <w:ins w:id="15575" w:author="He Han" w:date="2026-10-22T16:08:00Z">
              <w:r w:rsidR="0005507D" w:rsidRPr="00BB7730">
                <w:rPr>
                  <w:color w:val="00B0F0"/>
                  <w:sz w:val="18"/>
                  <w:szCs w:val="18"/>
                  <w:rPrChange w:id="15576" w:author="He Han" w:date="2026-10-22T17:53:00Z">
                    <w:rPr>
                      <w:color w:val="FF0000"/>
                      <w:sz w:val="18"/>
                      <w:szCs w:val="18"/>
                    </w:rPr>
                  </w:rPrChange>
                </w:rPr>
                <w:t>82.28</w:t>
              </w:r>
            </w:ins>
            <w:ins w:id="15577" w:author="He Han" w:date="2026-10-22T14:38:00Z">
              <w:r w:rsidRPr="00BB7730">
                <w:rPr>
                  <w:color w:val="00B0F0"/>
                  <w:sz w:val="18"/>
                  <w:szCs w:val="18"/>
                  <w:rPrChange w:id="15578" w:author="He Han" w:date="2026-10-22T17:53:00Z">
                    <w:rPr>
                      <w:color w:val="0000FF"/>
                      <w:sz w:val="18"/>
                      <w:szCs w:val="18"/>
                    </w:rPr>
                  </w:rPrChange>
                </w:rPr>
                <w:t>kg)</w:t>
              </w:r>
            </w:ins>
          </w:p>
          <w:p w14:paraId="209A8AFA" w14:textId="1E4A9338" w:rsidR="006F018B" w:rsidRPr="00BB7730" w:rsidRDefault="006F018B" w:rsidP="006F018B">
            <w:pPr>
              <w:pStyle w:val="Default"/>
              <w:spacing w:line="276" w:lineRule="auto"/>
              <w:rPr>
                <w:ins w:id="15579" w:author="He Han" w:date="2026-10-22T14:38:00Z"/>
                <w:color w:val="00B0F0"/>
                <w:sz w:val="18"/>
                <w:szCs w:val="18"/>
                <w:rPrChange w:id="15580" w:author="He Han" w:date="2026-10-22T17:53:00Z">
                  <w:rPr>
                    <w:ins w:id="15581" w:author="He Han" w:date="2026-10-22T14:38:00Z"/>
                    <w:color w:val="0000FF"/>
                    <w:sz w:val="18"/>
                    <w:szCs w:val="18"/>
                  </w:rPr>
                </w:rPrChange>
              </w:rPr>
            </w:pPr>
            <w:ins w:id="15582" w:author="He Han" w:date="2026-10-22T14:38:00Z">
              <w:r w:rsidRPr="00BB7730">
                <w:rPr>
                  <w:bCs/>
                  <w:color w:val="00B0F0"/>
                  <w:sz w:val="18"/>
                  <w:szCs w:val="18"/>
                  <w:rPrChange w:id="15583" w:author="He Han" w:date="2026-10-22T17:53:00Z">
                    <w:rPr>
                      <w:bCs/>
                      <w:color w:val="0000FF"/>
                      <w:sz w:val="18"/>
                      <w:szCs w:val="18"/>
                    </w:rPr>
                  </w:rPrChange>
                </w:rPr>
                <w:t xml:space="preserve">Other AA quantity: 1.88~2.13eq </w:t>
              </w:r>
            </w:ins>
          </w:p>
          <w:p w14:paraId="25C6AB06" w14:textId="63D249D2" w:rsidR="00D378C6" w:rsidRPr="00BB7730" w:rsidRDefault="006F018B">
            <w:pPr>
              <w:spacing w:line="240" w:lineRule="exact"/>
              <w:contextualSpacing/>
              <w:rPr>
                <w:ins w:id="15584" w:author="Xuning Wei12232" w:date="2026-07-27T21:26:00Z"/>
                <w:rFonts w:ascii="Times New Roman" w:eastAsia="仿宋_GB2312" w:hAnsi="Times New Roman" w:cs="Times New Roman"/>
                <w:color w:val="00B0F0"/>
                <w:sz w:val="18"/>
                <w:szCs w:val="18"/>
                <w:lang w:eastAsia="zh-CN"/>
                <w:rPrChange w:id="15585" w:author="He Han" w:date="2026-10-22T17:53:00Z">
                  <w:rPr>
                    <w:ins w:id="15586" w:author="Xuning Wei12232" w:date="2026-07-27T21:26:00Z"/>
                    <w:rFonts w:ascii="Times New Roman" w:eastAsia="仿宋_GB2312" w:hAnsi="Times New Roman" w:cs="Times New Roman"/>
                    <w:color w:val="auto"/>
                    <w:sz w:val="18"/>
                    <w:szCs w:val="18"/>
                    <w:lang w:eastAsia="zh-CN"/>
                  </w:rPr>
                </w:rPrChange>
              </w:rPr>
              <w:pPrChange w:id="15587" w:author="He Han" w:date="2026-10-22T14:38:00Z">
                <w:pPr>
                  <w:spacing w:line="240" w:lineRule="exact"/>
                  <w:contextualSpacing/>
                  <w:jc w:val="center"/>
                </w:pPr>
              </w:pPrChange>
            </w:pPr>
            <w:ins w:id="15588" w:author="He Han" w:date="2026-10-22T14:38:00Z">
              <w:r w:rsidRPr="00BB7730">
                <w:rPr>
                  <w:rFonts w:ascii="Times New Roman" w:hAnsi="Times New Roman" w:cs="Times New Roman"/>
                  <w:color w:val="00B0F0"/>
                  <w:sz w:val="18"/>
                  <w:szCs w:val="18"/>
                  <w:rPrChange w:id="15589" w:author="He Han" w:date="2026-10-22T17:53:00Z">
                    <w:rPr>
                      <w:rFonts w:ascii="Times New Roman" w:hAnsi="Times New Roman" w:cs="Times New Roman"/>
                      <w:color w:val="0000FF"/>
                      <w:sz w:val="18"/>
                      <w:szCs w:val="18"/>
                    </w:rPr>
                  </w:rPrChange>
                </w:rPr>
                <w:t xml:space="preserve">(The calculation is based on 1.08 </w:t>
              </w:r>
              <w:proofErr w:type="spellStart"/>
              <w:r w:rsidRPr="00BB7730">
                <w:rPr>
                  <w:rFonts w:ascii="Times New Roman" w:hAnsi="Times New Roman" w:cs="Times New Roman"/>
                  <w:color w:val="00B0F0"/>
                  <w:sz w:val="18"/>
                  <w:szCs w:val="18"/>
                  <w:rPrChange w:id="15590" w:author="He Han" w:date="2026-10-22T17:53:00Z">
                    <w:rPr>
                      <w:rFonts w:ascii="Times New Roman" w:hAnsi="Times New Roman" w:cs="Times New Roman"/>
                      <w:color w:val="0000FF"/>
                      <w:sz w:val="18"/>
                      <w:szCs w:val="18"/>
                    </w:rPr>
                  </w:rPrChange>
                </w:rPr>
                <w:t>mmol</w:t>
              </w:r>
              <w:proofErr w:type="spellEnd"/>
              <w:r w:rsidRPr="00BB7730">
                <w:rPr>
                  <w:rFonts w:ascii="Times New Roman" w:hAnsi="Times New Roman" w:cs="Times New Roman"/>
                  <w:color w:val="00B0F0"/>
                  <w:sz w:val="18"/>
                  <w:szCs w:val="18"/>
                  <w:rPrChange w:id="15591" w:author="He Han" w:date="2026-10-22T17:53:00Z">
                    <w:rPr>
                      <w:rFonts w:ascii="Times New Roman" w:hAnsi="Times New Roman" w:cs="Times New Roman"/>
                      <w:color w:val="0000FF"/>
                      <w:sz w:val="18"/>
                      <w:szCs w:val="18"/>
                    </w:rPr>
                  </w:rPrChange>
                </w:rPr>
                <w:t>/kg*48kg 2-CTC resin)</w:t>
              </w:r>
            </w:ins>
            <w:ins w:id="15592" w:author="Xuning Wei12232" w:date="2026-07-27T22:30:00Z">
              <w:del w:id="15593" w:author="He Han" w:date="2026-10-22T14:38:00Z">
                <w:r w:rsidR="00D378C6" w:rsidRPr="00BB7730" w:rsidDel="006F018B">
                  <w:rPr>
                    <w:rFonts w:ascii="Times New Roman" w:eastAsia="仿宋_GB2312" w:hAnsi="Times New Roman" w:cs="Times New Roman"/>
                    <w:color w:val="00B0F0"/>
                    <w:sz w:val="18"/>
                    <w:szCs w:val="18"/>
                    <w:lang w:eastAsia="zh-CN"/>
                    <w:rPrChange w:id="15594" w:author="He Han" w:date="2026-10-22T17:53:00Z">
                      <w:rPr>
                        <w:rFonts w:ascii="Times New Roman" w:eastAsia="仿宋_GB2312" w:hAnsi="Times New Roman" w:cs="Times New Roman"/>
                        <w:color w:val="auto"/>
                        <w:sz w:val="18"/>
                        <w:szCs w:val="18"/>
                        <w:lang w:eastAsia="zh-CN"/>
                      </w:rPr>
                    </w:rPrChange>
                  </w:rPr>
                  <w:delText>TBD</w:delText>
                </w:r>
              </w:del>
            </w:ins>
          </w:p>
        </w:tc>
        <w:tc>
          <w:tcPr>
            <w:tcW w:w="226" w:type="pct"/>
            <w:vAlign w:val="center"/>
          </w:tcPr>
          <w:p w14:paraId="519BC731" w14:textId="1ED89DB9" w:rsidR="00D378C6" w:rsidRPr="00BB7730" w:rsidRDefault="00D378C6">
            <w:pPr>
              <w:spacing w:line="240" w:lineRule="exact"/>
              <w:contextualSpacing/>
              <w:jc w:val="center"/>
              <w:rPr>
                <w:ins w:id="15595" w:author="Xuning Wei12232" w:date="2026-07-27T21:26:00Z"/>
                <w:rFonts w:ascii="Times New Roman" w:eastAsia="仿宋_GB2312" w:hAnsi="Times New Roman" w:cs="Times New Roman"/>
                <w:color w:val="auto"/>
                <w:sz w:val="18"/>
                <w:szCs w:val="18"/>
                <w:lang w:eastAsia="zh-CN"/>
              </w:rPr>
            </w:pPr>
            <w:ins w:id="15596" w:author="Xuning Wei12232" w:date="2026-07-27T21:28:00Z">
              <w:r w:rsidRPr="00BB7730">
                <w:rPr>
                  <w:rFonts w:ascii="Times New Roman" w:eastAsia="仿宋_GB2312" w:hAnsi="Times New Roman" w:cs="Times New Roman"/>
                  <w:color w:val="auto"/>
                  <w:sz w:val="18"/>
                  <w:szCs w:val="18"/>
                  <w:lang w:eastAsia="zh-CN"/>
                </w:rPr>
                <w:t>Yes</w:t>
              </w:r>
            </w:ins>
          </w:p>
        </w:tc>
        <w:tc>
          <w:tcPr>
            <w:tcW w:w="252" w:type="pct"/>
            <w:vAlign w:val="center"/>
          </w:tcPr>
          <w:p w14:paraId="60357D9D" w14:textId="77278D6F" w:rsidR="00D378C6" w:rsidRPr="00BB7730" w:rsidRDefault="00D378C6">
            <w:pPr>
              <w:spacing w:line="240" w:lineRule="exact"/>
              <w:contextualSpacing/>
              <w:jc w:val="center"/>
              <w:rPr>
                <w:ins w:id="15597" w:author="Xuning Wei12232" w:date="2026-07-27T21:26:00Z"/>
                <w:rFonts w:ascii="Times New Roman" w:eastAsia="仿宋_GB2312" w:hAnsi="Times New Roman" w:cs="Times New Roman"/>
                <w:color w:val="auto"/>
                <w:sz w:val="18"/>
                <w:szCs w:val="18"/>
                <w:lang w:eastAsia="zh-CN"/>
              </w:rPr>
            </w:pPr>
            <w:ins w:id="15598" w:author="Xuning Wei12232" w:date="2026-07-27T21:28:00Z">
              <w:r w:rsidRPr="00BB7730">
                <w:rPr>
                  <w:rFonts w:ascii="Times New Roman" w:eastAsia="仿宋_GB2312" w:hAnsi="Times New Roman" w:cs="Times New Roman"/>
                  <w:color w:val="auto"/>
                  <w:sz w:val="18"/>
                  <w:szCs w:val="18"/>
                  <w:lang w:eastAsia="zh-CN"/>
                </w:rPr>
                <w:t>Yes</w:t>
              </w:r>
            </w:ins>
          </w:p>
        </w:tc>
      </w:tr>
      <w:tr w:rsidR="00005C07" w:rsidRPr="00BB7730" w14:paraId="209192A0" w14:textId="77777777" w:rsidTr="00005C07">
        <w:trPr>
          <w:cantSplit/>
          <w:trHeight w:val="629"/>
          <w:jc w:val="center"/>
        </w:trPr>
        <w:tc>
          <w:tcPr>
            <w:tcW w:w="224" w:type="pct"/>
            <w:vMerge w:val="restart"/>
            <w:noWrap/>
            <w:vAlign w:val="center"/>
          </w:tcPr>
          <w:p w14:paraId="4B1F901D" w14:textId="1B3CB972" w:rsidR="00272F6B" w:rsidRPr="00BB7730" w:rsidRDefault="00272F6B" w:rsidP="00272F6B">
            <w:pPr>
              <w:spacing w:line="240" w:lineRule="exact"/>
              <w:contextualSpacing/>
              <w:jc w:val="center"/>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lang w:eastAsia="zh-CN"/>
              </w:rPr>
              <w:t>TJ4S-1213-Sy15</w:t>
            </w:r>
          </w:p>
        </w:tc>
        <w:tc>
          <w:tcPr>
            <w:tcW w:w="377" w:type="pct"/>
            <w:noWrap/>
            <w:vAlign w:val="center"/>
          </w:tcPr>
          <w:p w14:paraId="55BE2E18" w14:textId="2356ACBF" w:rsidR="00272F6B" w:rsidRPr="00BB7730" w:rsidRDefault="00272F6B" w:rsidP="00272F6B">
            <w:pPr>
              <w:spacing w:line="240" w:lineRule="exact"/>
              <w:contextualSpacing/>
              <w:jc w:val="center"/>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sz w:val="18"/>
                <w:szCs w:val="18"/>
              </w:rPr>
              <w:t>Mass Flow Meter (Rotary)</w:t>
            </w:r>
          </w:p>
        </w:tc>
        <w:tc>
          <w:tcPr>
            <w:tcW w:w="278" w:type="pct"/>
            <w:vAlign w:val="center"/>
          </w:tcPr>
          <w:p w14:paraId="2D3FC098" w14:textId="18BAB4C7" w:rsidR="00272F6B" w:rsidRPr="00BB7730" w:rsidRDefault="00272F6B" w:rsidP="00272F6B">
            <w:pPr>
              <w:spacing w:line="240" w:lineRule="exact"/>
              <w:contextualSpacing/>
              <w:jc w:val="center"/>
              <w:rPr>
                <w:rFonts w:ascii="Times New Roman" w:eastAsia="仿宋_GB2312" w:hAnsi="Times New Roman" w:cs="Times New Roman"/>
                <w:color w:val="auto"/>
                <w:sz w:val="18"/>
                <w:szCs w:val="18"/>
                <w:lang w:eastAsia="zh-CN"/>
              </w:rPr>
            </w:pPr>
            <w:ins w:id="15599" w:author="Xuning Wei12232" w:date="2026-07-27T22:28:00Z">
              <w:r w:rsidRPr="00BB7730">
                <w:rPr>
                  <w:rFonts w:ascii="Times New Roman" w:eastAsia="仿宋_GB2312" w:hAnsi="Times New Roman" w:cs="Times New Roman"/>
                  <w:color w:val="auto"/>
                  <w:sz w:val="18"/>
                  <w:szCs w:val="18"/>
                  <w:lang w:eastAsia="zh-CN"/>
                </w:rPr>
                <w:t>12/10/2025</w:t>
              </w:r>
            </w:ins>
          </w:p>
        </w:tc>
        <w:tc>
          <w:tcPr>
            <w:tcW w:w="371" w:type="pct"/>
            <w:vAlign w:val="center"/>
          </w:tcPr>
          <w:p w14:paraId="6EFBBD7A" w14:textId="1D5958BB" w:rsidR="00272F6B" w:rsidRPr="00BB7730" w:rsidRDefault="00272F6B" w:rsidP="00272F6B">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CYJ03</w:t>
            </w:r>
            <w:ins w:id="15600" w:author="Xuning Wei12232" w:date="2026-07-27T22:27:00Z">
              <w:r w:rsidRPr="00BB7730">
                <w:rPr>
                  <w:rFonts w:ascii="Times New Roman" w:eastAsia="仿宋_GB2312" w:hAnsi="Times New Roman" w:cs="Times New Roman"/>
                  <w:color w:val="auto"/>
                  <w:sz w:val="18"/>
                  <w:szCs w:val="18"/>
                </w:rPr>
                <w:t>8</w:t>
              </w:r>
            </w:ins>
            <w:del w:id="15601" w:author="Xuning Wei12232" w:date="2026-07-27T22:27:00Z">
              <w:r w:rsidRPr="00BB7730" w:rsidDel="00CF5FEF">
                <w:rPr>
                  <w:rFonts w:ascii="Times New Roman" w:eastAsia="仿宋_GB2312" w:hAnsi="Times New Roman" w:cs="Times New Roman"/>
                  <w:color w:val="auto"/>
                  <w:sz w:val="18"/>
                  <w:szCs w:val="18"/>
                </w:rPr>
                <w:delText>7</w:delText>
              </w:r>
            </w:del>
          </w:p>
        </w:tc>
        <w:tc>
          <w:tcPr>
            <w:tcW w:w="416" w:type="pct"/>
            <w:noWrap/>
            <w:vAlign w:val="center"/>
          </w:tcPr>
          <w:p w14:paraId="4AA0DEF1" w14:textId="7A4A2945" w:rsidR="00272F6B" w:rsidRPr="00BB7730" w:rsidRDefault="00272F6B" w:rsidP="00272F6B">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1.5~15</w:t>
            </w:r>
            <w:r w:rsidRPr="00BB7730">
              <w:rPr>
                <w:rFonts w:ascii="Times New Roman" w:eastAsia="仿宋_GB2312" w:hAnsi="Times New Roman" w:cs="Times New Roman"/>
                <w:color w:val="auto"/>
                <w:sz w:val="18"/>
                <w:szCs w:val="18"/>
                <w:rPrChange w:id="15602" w:author="Xuning Wei12232" w:date="2026-07-27T22:30:00Z">
                  <w:rPr>
                    <w:rFonts w:ascii="Times New Roman" w:eastAsia="仿宋_GB2312" w:hAnsi="Times New Roman" w:cs="Times New Roman"/>
                    <w:color w:val="0000FF"/>
                    <w:sz w:val="18"/>
                    <w:szCs w:val="18"/>
                  </w:rPr>
                </w:rPrChange>
              </w:rPr>
              <w:t xml:space="preserve"> m³/h</w:t>
            </w:r>
          </w:p>
        </w:tc>
        <w:tc>
          <w:tcPr>
            <w:tcW w:w="278" w:type="pct"/>
            <w:vAlign w:val="center"/>
          </w:tcPr>
          <w:p w14:paraId="18959381" w14:textId="3B95A2ED" w:rsidR="00272F6B" w:rsidRPr="00BB7730" w:rsidRDefault="00272F6B" w:rsidP="00272F6B">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N/A</w:t>
            </w:r>
          </w:p>
        </w:tc>
        <w:tc>
          <w:tcPr>
            <w:tcW w:w="880" w:type="pct"/>
            <w:vAlign w:val="center"/>
          </w:tcPr>
          <w:p w14:paraId="4B59430E" w14:textId="593ACA06" w:rsidR="00272F6B" w:rsidRPr="00BB7730" w:rsidDel="000B00BE" w:rsidRDefault="00272F6B" w:rsidP="00272F6B">
            <w:pPr>
              <w:spacing w:line="240" w:lineRule="exact"/>
              <w:contextualSpacing/>
              <w:jc w:val="center"/>
              <w:rPr>
                <w:del w:id="15603" w:author="Xuning Wei12232" w:date="2026-07-27T23:03:00Z"/>
                <w:rFonts w:ascii="Times New Roman" w:eastAsia="仿宋_GB2312" w:hAnsi="Times New Roman" w:cs="Times New Roman"/>
                <w:color w:val="auto"/>
                <w:sz w:val="18"/>
                <w:szCs w:val="18"/>
              </w:rPr>
            </w:pPr>
            <w:del w:id="15604" w:author="Xuning Wei12232" w:date="2026-07-27T23:07:00Z">
              <w:r w:rsidRPr="00BB7730" w:rsidDel="000B00BE">
                <w:rPr>
                  <w:rFonts w:ascii="Times New Roman" w:eastAsia="仿宋_GB2312" w:hAnsi="Times New Roman" w:cs="Times New Roman"/>
                  <w:color w:val="auto"/>
                  <w:sz w:val="18"/>
                  <w:szCs w:val="18"/>
                </w:rPr>
                <w:delText>2.5</w:delText>
              </w:r>
            </w:del>
            <w:ins w:id="15605" w:author="Xuning Wei12232" w:date="2026-07-27T23:07:00Z">
              <w:r w:rsidRPr="00BB7730">
                <w:rPr>
                  <w:rFonts w:ascii="Times New Roman" w:eastAsia="仿宋_GB2312" w:hAnsi="Times New Roman" w:cs="Times New Roman"/>
                  <w:color w:val="auto"/>
                  <w:sz w:val="18"/>
                  <w:szCs w:val="18"/>
                </w:rPr>
                <w:t xml:space="preserve">3.0 </w:t>
              </w:r>
            </w:ins>
            <w:r w:rsidRPr="00BB7730">
              <w:rPr>
                <w:rFonts w:ascii="Times New Roman" w:eastAsia="仿宋_GB2312" w:hAnsi="Times New Roman" w:cs="Times New Roman"/>
                <w:color w:val="auto"/>
                <w:sz w:val="18"/>
                <w:szCs w:val="18"/>
              </w:rPr>
              <w:t>~</w:t>
            </w:r>
            <w:ins w:id="15606" w:author="Xuning Wei12232" w:date="2026-07-27T23:08:00Z">
              <w:r w:rsidRPr="00BB7730">
                <w:rPr>
                  <w:rFonts w:ascii="Times New Roman" w:eastAsia="仿宋_GB2312" w:hAnsi="Times New Roman" w:cs="Times New Roman"/>
                  <w:color w:val="auto"/>
                  <w:sz w:val="18"/>
                  <w:szCs w:val="18"/>
                </w:rPr>
                <w:t>15</w:t>
              </w:r>
            </w:ins>
            <w:del w:id="15607" w:author="Xuning Wei12232" w:date="2026-07-27T23:07:00Z">
              <w:r w:rsidRPr="00BB7730" w:rsidDel="000B00BE">
                <w:rPr>
                  <w:rFonts w:ascii="Times New Roman" w:eastAsia="仿宋_GB2312" w:hAnsi="Times New Roman" w:cs="Times New Roman"/>
                  <w:color w:val="auto"/>
                  <w:sz w:val="18"/>
                  <w:szCs w:val="18"/>
                </w:rPr>
                <w:delText>6.5</w:delText>
              </w:r>
            </w:del>
          </w:p>
          <w:p w14:paraId="3D486812" w14:textId="02410788" w:rsidR="00272F6B" w:rsidRPr="00BB7730" w:rsidRDefault="00272F6B" w:rsidP="00272F6B">
            <w:pPr>
              <w:spacing w:line="240" w:lineRule="exact"/>
              <w:contextualSpacing/>
              <w:jc w:val="center"/>
              <w:rPr>
                <w:rFonts w:ascii="Times New Roman" w:eastAsia="仿宋_GB2312" w:hAnsi="Times New Roman" w:cs="Times New Roman"/>
                <w:color w:val="auto"/>
                <w:sz w:val="18"/>
                <w:szCs w:val="18"/>
              </w:rPr>
            </w:pPr>
            <w:del w:id="15608" w:author="Xuning Wei12232" w:date="2026-07-27T23:03:00Z">
              <w:r w:rsidRPr="00BB7730" w:rsidDel="000B00BE">
                <w:rPr>
                  <w:rFonts w:ascii="Times New Roman" w:eastAsia="仿宋_GB2312" w:hAnsi="Times New Roman" w:cs="Times New Roman"/>
                  <w:color w:val="auto"/>
                  <w:sz w:val="18"/>
                  <w:szCs w:val="18"/>
                </w:rPr>
                <w:delText>N</w:delText>
              </w:r>
            </w:del>
            <w:r w:rsidRPr="00BB7730">
              <w:rPr>
                <w:rFonts w:ascii="Times New Roman" w:eastAsia="仿宋_GB2312" w:hAnsi="Times New Roman" w:cs="Times New Roman"/>
                <w:color w:val="auto"/>
                <w:sz w:val="18"/>
                <w:szCs w:val="18"/>
              </w:rPr>
              <w:t>m</w:t>
            </w:r>
            <w:r w:rsidRPr="00BB7730">
              <w:rPr>
                <w:rFonts w:ascii="Times New Roman" w:eastAsia="仿宋_GB2312" w:hAnsi="Times New Roman" w:cs="Times New Roman"/>
                <w:color w:val="auto"/>
                <w:sz w:val="18"/>
                <w:szCs w:val="18"/>
                <w:vertAlign w:val="superscript"/>
              </w:rPr>
              <w:t>3</w:t>
            </w:r>
            <w:r w:rsidRPr="00BB7730">
              <w:rPr>
                <w:rFonts w:ascii="Times New Roman" w:eastAsia="仿宋_GB2312" w:hAnsi="Times New Roman" w:cs="Times New Roman"/>
                <w:color w:val="auto"/>
                <w:sz w:val="18"/>
                <w:szCs w:val="18"/>
              </w:rPr>
              <w:t>/h</w:t>
            </w:r>
          </w:p>
        </w:tc>
        <w:tc>
          <w:tcPr>
            <w:tcW w:w="880" w:type="pct"/>
            <w:noWrap/>
            <w:vAlign w:val="center"/>
          </w:tcPr>
          <w:p w14:paraId="1DCD5AD3" w14:textId="44C7FAE6" w:rsidR="00272F6B" w:rsidRPr="00BB7730" w:rsidRDefault="00272F6B" w:rsidP="00272F6B">
            <w:pPr>
              <w:spacing w:line="240" w:lineRule="exact"/>
              <w:contextualSpacing/>
              <w:jc w:val="center"/>
              <w:rPr>
                <w:rFonts w:ascii="Times New Roman" w:eastAsia="仿宋_GB2312" w:hAnsi="Times New Roman" w:cs="Times New Roman"/>
                <w:color w:val="00B0F0"/>
                <w:sz w:val="18"/>
                <w:szCs w:val="18"/>
                <w:rPrChange w:id="15609" w:author="He Han" w:date="2026-10-22T13:21:00Z">
                  <w:rPr>
                    <w:rFonts w:ascii="Times New Roman" w:eastAsia="仿宋_GB2312" w:hAnsi="Times New Roman" w:cs="Times New Roman"/>
                    <w:color w:val="auto"/>
                    <w:sz w:val="18"/>
                    <w:szCs w:val="18"/>
                  </w:rPr>
                </w:rPrChange>
              </w:rPr>
            </w:pPr>
            <w:ins w:id="15610" w:author="He Han" w:date="2026-10-22T13:21:00Z">
              <w:r w:rsidRPr="00BB7730">
                <w:rPr>
                  <w:rFonts w:ascii="Times New Roman" w:eastAsia="仿宋_GB2312" w:hAnsi="Times New Roman" w:cs="Times New Roman"/>
                  <w:color w:val="00B0F0"/>
                  <w:sz w:val="18"/>
                  <w:szCs w:val="18"/>
                  <w:rPrChange w:id="15611" w:author="He Han" w:date="2026-10-22T13:21:00Z">
                    <w:rPr>
                      <w:rFonts w:ascii="Times New Roman" w:eastAsia="仿宋_GB2312" w:hAnsi="Times New Roman" w:cs="Times New Roman"/>
                      <w:color w:val="auto"/>
                      <w:sz w:val="18"/>
                      <w:szCs w:val="18"/>
                    </w:rPr>
                  </w:rPrChange>
                </w:rPr>
                <w:t>3.0 ~15m</w:t>
              </w:r>
              <w:r w:rsidRPr="00BB7730">
                <w:rPr>
                  <w:rFonts w:ascii="Times New Roman" w:eastAsia="仿宋_GB2312" w:hAnsi="Times New Roman" w:cs="Times New Roman"/>
                  <w:color w:val="00B0F0"/>
                  <w:sz w:val="18"/>
                  <w:szCs w:val="18"/>
                  <w:vertAlign w:val="superscript"/>
                  <w:rPrChange w:id="15612" w:author="He Han" w:date="2026-10-22T13:21:00Z">
                    <w:rPr>
                      <w:rFonts w:ascii="Times New Roman" w:eastAsia="仿宋_GB2312" w:hAnsi="Times New Roman" w:cs="Times New Roman"/>
                      <w:color w:val="auto"/>
                      <w:sz w:val="18"/>
                      <w:szCs w:val="18"/>
                      <w:vertAlign w:val="superscript"/>
                    </w:rPr>
                  </w:rPrChange>
                </w:rPr>
                <w:t>3</w:t>
              </w:r>
              <w:r w:rsidRPr="00BB7730">
                <w:rPr>
                  <w:rFonts w:ascii="Times New Roman" w:eastAsia="仿宋_GB2312" w:hAnsi="Times New Roman" w:cs="Times New Roman"/>
                  <w:color w:val="00B0F0"/>
                  <w:sz w:val="18"/>
                  <w:szCs w:val="18"/>
                  <w:rPrChange w:id="15613" w:author="He Han" w:date="2026-10-22T13:21:00Z">
                    <w:rPr>
                      <w:rFonts w:ascii="Times New Roman" w:eastAsia="仿宋_GB2312" w:hAnsi="Times New Roman" w:cs="Times New Roman"/>
                      <w:color w:val="auto"/>
                      <w:sz w:val="18"/>
                      <w:szCs w:val="18"/>
                    </w:rPr>
                  </w:rPrChange>
                </w:rPr>
                <w:t>/h</w:t>
              </w:r>
            </w:ins>
            <w:del w:id="15614" w:author="He Han" w:date="2026-10-22T13:21:00Z">
              <w:r w:rsidRPr="00BB7730" w:rsidDel="00272F6B">
                <w:rPr>
                  <w:rFonts w:ascii="Times New Roman" w:eastAsia="仿宋_GB2312" w:hAnsi="Times New Roman" w:cs="Times New Roman"/>
                  <w:color w:val="00B0F0"/>
                  <w:sz w:val="18"/>
                  <w:szCs w:val="18"/>
                  <w:lang w:eastAsia="zh-CN"/>
                  <w:rPrChange w:id="15615" w:author="He Han" w:date="2026-10-22T13:21:00Z">
                    <w:rPr>
                      <w:rFonts w:ascii="Times New Roman" w:eastAsia="仿宋_GB2312" w:hAnsi="Times New Roman" w:cs="Times New Roman"/>
                      <w:color w:val="auto"/>
                      <w:sz w:val="18"/>
                      <w:szCs w:val="18"/>
                      <w:lang w:eastAsia="zh-CN"/>
                    </w:rPr>
                  </w:rPrChange>
                </w:rPr>
                <w:delText>TBD</w:delText>
              </w:r>
            </w:del>
          </w:p>
        </w:tc>
        <w:tc>
          <w:tcPr>
            <w:tcW w:w="818" w:type="pct"/>
            <w:vAlign w:val="center"/>
          </w:tcPr>
          <w:p w14:paraId="6A2213C9" w14:textId="6B74C5EB" w:rsidR="00272F6B" w:rsidRPr="00BB7730" w:rsidRDefault="00272F6B" w:rsidP="00272F6B">
            <w:pPr>
              <w:spacing w:line="240" w:lineRule="exact"/>
              <w:contextualSpacing/>
              <w:jc w:val="center"/>
              <w:rPr>
                <w:rFonts w:ascii="Times New Roman" w:eastAsia="仿宋_GB2312" w:hAnsi="Times New Roman" w:cs="Times New Roman"/>
                <w:color w:val="00B0F0"/>
                <w:sz w:val="18"/>
                <w:szCs w:val="18"/>
                <w:rPrChange w:id="15616" w:author="He Han" w:date="2026-10-22T13:21:00Z">
                  <w:rPr>
                    <w:rFonts w:ascii="Times New Roman" w:eastAsia="仿宋_GB2312" w:hAnsi="Times New Roman" w:cs="Times New Roman"/>
                    <w:color w:val="auto"/>
                    <w:sz w:val="18"/>
                    <w:szCs w:val="18"/>
                  </w:rPr>
                </w:rPrChange>
              </w:rPr>
            </w:pPr>
            <w:del w:id="15617" w:author="He Han" w:date="2026-10-22T13:21:00Z">
              <w:r w:rsidRPr="00BB7730" w:rsidDel="00272F6B">
                <w:rPr>
                  <w:rFonts w:ascii="Times New Roman" w:eastAsia="仿宋_GB2312" w:hAnsi="Times New Roman" w:cs="Times New Roman"/>
                  <w:color w:val="00B0F0"/>
                  <w:sz w:val="18"/>
                  <w:szCs w:val="18"/>
                  <w:lang w:eastAsia="zh-CN"/>
                  <w:rPrChange w:id="15618" w:author="He Han" w:date="2026-10-22T13:21:00Z">
                    <w:rPr>
                      <w:rFonts w:ascii="Times New Roman" w:eastAsia="仿宋_GB2312" w:hAnsi="Times New Roman" w:cs="Times New Roman"/>
                      <w:color w:val="auto"/>
                      <w:sz w:val="18"/>
                      <w:szCs w:val="18"/>
                      <w:lang w:eastAsia="zh-CN"/>
                    </w:rPr>
                  </w:rPrChange>
                </w:rPr>
                <w:delText>TBD</w:delText>
              </w:r>
            </w:del>
            <w:ins w:id="15619" w:author="He Han" w:date="2026-10-22T13:21:00Z">
              <w:r w:rsidRPr="00BB7730">
                <w:rPr>
                  <w:rFonts w:ascii="Times New Roman" w:eastAsia="仿宋_GB2312" w:hAnsi="Times New Roman" w:cs="Times New Roman"/>
                  <w:color w:val="00B0F0"/>
                  <w:sz w:val="18"/>
                  <w:szCs w:val="18"/>
                  <w:lang w:eastAsia="zh-CN"/>
                  <w:rPrChange w:id="15620" w:author="He Han" w:date="2026-10-22T13:21:00Z">
                    <w:rPr>
                      <w:rFonts w:ascii="Times New Roman" w:eastAsia="仿宋_GB2312" w:hAnsi="Times New Roman" w:cs="Times New Roman"/>
                      <w:color w:val="auto"/>
                      <w:sz w:val="18"/>
                      <w:szCs w:val="18"/>
                      <w:lang w:eastAsia="zh-CN"/>
                    </w:rPr>
                  </w:rPrChange>
                </w:rPr>
                <w:t>N/A</w:t>
              </w:r>
            </w:ins>
          </w:p>
        </w:tc>
        <w:tc>
          <w:tcPr>
            <w:tcW w:w="226" w:type="pct"/>
            <w:vAlign w:val="center"/>
          </w:tcPr>
          <w:p w14:paraId="385DFCA2" w14:textId="4E04DC65" w:rsidR="00272F6B" w:rsidRPr="00BB7730" w:rsidRDefault="00272F6B" w:rsidP="005C7BD0">
            <w:pPr>
              <w:spacing w:line="240" w:lineRule="exact"/>
              <w:contextualSpacing/>
              <w:jc w:val="center"/>
              <w:rPr>
                <w:rFonts w:ascii="Times New Roman" w:eastAsia="仿宋_GB2312" w:hAnsi="Times New Roman" w:cs="Times New Roman"/>
                <w:color w:val="00B0F0"/>
                <w:sz w:val="18"/>
                <w:szCs w:val="18"/>
                <w:rPrChange w:id="15621" w:author="He Han" w:date="2026-10-22T13:21:00Z">
                  <w:rPr>
                    <w:rFonts w:ascii="Times New Roman" w:eastAsia="仿宋_GB2312" w:hAnsi="Times New Roman" w:cs="Times New Roman"/>
                    <w:color w:val="auto"/>
                    <w:sz w:val="18"/>
                    <w:szCs w:val="18"/>
                  </w:rPr>
                </w:rPrChange>
              </w:rPr>
            </w:pPr>
            <w:ins w:id="15622" w:author="He Han" w:date="2026-10-22T13:21:00Z">
              <w:r w:rsidRPr="00BB7730">
                <w:rPr>
                  <w:rFonts w:ascii="Times New Roman" w:eastAsia="仿宋_GB2312" w:hAnsi="Times New Roman" w:cs="Times New Roman"/>
                  <w:color w:val="00B0F0"/>
                  <w:sz w:val="18"/>
                  <w:szCs w:val="18"/>
                  <w:lang w:eastAsia="zh-CN"/>
                  <w:rPrChange w:id="15623" w:author="He Han" w:date="2026-10-22T13:21:00Z">
                    <w:rPr>
                      <w:rFonts w:ascii="Times New Roman" w:eastAsia="仿宋_GB2312" w:hAnsi="Times New Roman" w:cs="Times New Roman"/>
                      <w:color w:val="auto"/>
                      <w:sz w:val="18"/>
                      <w:szCs w:val="18"/>
                      <w:lang w:eastAsia="zh-CN"/>
                    </w:rPr>
                  </w:rPrChange>
                </w:rPr>
                <w:t>N/A</w:t>
              </w:r>
            </w:ins>
            <w:del w:id="15624" w:author="He Han" w:date="2026-10-22T13:21:00Z">
              <w:r w:rsidRPr="00BB7730" w:rsidDel="00BA6B08">
                <w:rPr>
                  <w:rFonts w:ascii="Times New Roman" w:eastAsia="仿宋_GB2312" w:hAnsi="Times New Roman" w:cs="Times New Roman"/>
                  <w:color w:val="00B0F0"/>
                  <w:sz w:val="18"/>
                  <w:szCs w:val="18"/>
                  <w:lang w:eastAsia="zh-CN"/>
                  <w:rPrChange w:id="15625" w:author="He Han" w:date="2026-10-22T13:21:00Z">
                    <w:rPr>
                      <w:rFonts w:ascii="Times New Roman" w:eastAsia="仿宋_GB2312" w:hAnsi="Times New Roman" w:cs="Times New Roman"/>
                      <w:color w:val="auto"/>
                      <w:sz w:val="18"/>
                      <w:szCs w:val="18"/>
                      <w:lang w:eastAsia="zh-CN"/>
                    </w:rPr>
                  </w:rPrChange>
                </w:rPr>
                <w:delText>TBD</w:delText>
              </w:r>
            </w:del>
          </w:p>
        </w:tc>
        <w:tc>
          <w:tcPr>
            <w:tcW w:w="252" w:type="pct"/>
            <w:vAlign w:val="center"/>
          </w:tcPr>
          <w:p w14:paraId="08B19AF0" w14:textId="19E1C4B5" w:rsidR="00272F6B" w:rsidRPr="00BB7730" w:rsidRDefault="00272F6B" w:rsidP="005C7BD0">
            <w:pPr>
              <w:spacing w:line="240" w:lineRule="exact"/>
              <w:contextualSpacing/>
              <w:jc w:val="center"/>
              <w:rPr>
                <w:rFonts w:ascii="Times New Roman" w:eastAsia="仿宋_GB2312" w:hAnsi="Times New Roman" w:cs="Times New Roman"/>
                <w:color w:val="00B0F0"/>
                <w:sz w:val="18"/>
                <w:szCs w:val="18"/>
                <w:rPrChange w:id="15626" w:author="He Han" w:date="2026-10-22T13:21:00Z">
                  <w:rPr>
                    <w:rFonts w:ascii="Times New Roman" w:eastAsia="仿宋_GB2312" w:hAnsi="Times New Roman" w:cs="Times New Roman"/>
                    <w:color w:val="auto"/>
                    <w:sz w:val="18"/>
                    <w:szCs w:val="18"/>
                  </w:rPr>
                </w:rPrChange>
              </w:rPr>
            </w:pPr>
            <w:ins w:id="15627" w:author="He Han" w:date="2026-10-22T13:21:00Z">
              <w:r w:rsidRPr="00BB7730">
                <w:rPr>
                  <w:rFonts w:ascii="Times New Roman" w:eastAsia="仿宋_GB2312" w:hAnsi="Times New Roman" w:cs="Times New Roman"/>
                  <w:color w:val="00B0F0"/>
                  <w:sz w:val="18"/>
                  <w:szCs w:val="18"/>
                  <w:lang w:eastAsia="zh-CN"/>
                  <w:rPrChange w:id="15628" w:author="He Han" w:date="2026-10-22T13:21:00Z">
                    <w:rPr>
                      <w:rFonts w:ascii="Times New Roman" w:eastAsia="仿宋_GB2312" w:hAnsi="Times New Roman" w:cs="Times New Roman"/>
                      <w:color w:val="auto"/>
                      <w:sz w:val="18"/>
                      <w:szCs w:val="18"/>
                      <w:lang w:eastAsia="zh-CN"/>
                    </w:rPr>
                  </w:rPrChange>
                </w:rPr>
                <w:t>N/A</w:t>
              </w:r>
            </w:ins>
            <w:del w:id="15629" w:author="He Han" w:date="2026-10-22T13:21:00Z">
              <w:r w:rsidRPr="00BB7730" w:rsidDel="00BA6B08">
                <w:rPr>
                  <w:rFonts w:ascii="Times New Roman" w:eastAsia="仿宋_GB2312" w:hAnsi="Times New Roman" w:cs="Times New Roman"/>
                  <w:color w:val="00B0F0"/>
                  <w:sz w:val="18"/>
                  <w:szCs w:val="18"/>
                  <w:lang w:eastAsia="zh-CN"/>
                  <w:rPrChange w:id="15630" w:author="He Han" w:date="2026-10-22T13:21:00Z">
                    <w:rPr>
                      <w:rFonts w:ascii="Times New Roman" w:eastAsia="仿宋_GB2312" w:hAnsi="Times New Roman" w:cs="Times New Roman"/>
                      <w:color w:val="auto"/>
                      <w:sz w:val="18"/>
                      <w:szCs w:val="18"/>
                      <w:lang w:eastAsia="zh-CN"/>
                    </w:rPr>
                  </w:rPrChange>
                </w:rPr>
                <w:delText>TBD</w:delText>
              </w:r>
            </w:del>
          </w:p>
        </w:tc>
      </w:tr>
      <w:tr w:rsidR="00005C07" w:rsidRPr="00BB7730" w14:paraId="6AE777AE" w14:textId="77777777" w:rsidTr="00005C07">
        <w:trPr>
          <w:cantSplit/>
          <w:trHeight w:val="396"/>
          <w:jc w:val="center"/>
          <w:trPrChange w:id="15631" w:author="He Han" w:date="2026-10-27T17:54:00Z">
            <w:trPr>
              <w:cantSplit/>
              <w:trHeight w:val="396"/>
              <w:jc w:val="center"/>
            </w:trPr>
          </w:trPrChange>
        </w:trPr>
        <w:tc>
          <w:tcPr>
            <w:tcW w:w="224" w:type="pct"/>
            <w:vMerge/>
            <w:noWrap/>
            <w:vAlign w:val="center"/>
            <w:tcPrChange w:id="15632" w:author="He Han" w:date="2026-10-27T17:54:00Z">
              <w:tcPr>
                <w:tcW w:w="224" w:type="pct"/>
                <w:vMerge/>
                <w:noWrap/>
                <w:vAlign w:val="center"/>
              </w:tcPr>
            </w:tcPrChange>
          </w:tcPr>
          <w:p w14:paraId="3A9A364D" w14:textId="18E81A11" w:rsidR="00A6271A" w:rsidRPr="00BB7730" w:rsidRDefault="00A6271A">
            <w:pPr>
              <w:spacing w:line="240" w:lineRule="exact"/>
              <w:contextualSpacing/>
              <w:jc w:val="center"/>
              <w:rPr>
                <w:rFonts w:ascii="Times New Roman" w:eastAsia="仿宋_GB2312" w:hAnsi="Times New Roman" w:cs="Times New Roman"/>
                <w:bCs w:val="0"/>
                <w:color w:val="auto"/>
                <w:kern w:val="0"/>
                <w:sz w:val="18"/>
                <w:szCs w:val="18"/>
              </w:rPr>
            </w:pPr>
          </w:p>
        </w:tc>
        <w:tc>
          <w:tcPr>
            <w:tcW w:w="377" w:type="pct"/>
            <w:noWrap/>
            <w:vAlign w:val="center"/>
            <w:tcPrChange w:id="15633" w:author="He Han" w:date="2026-10-27T17:54:00Z">
              <w:tcPr>
                <w:tcW w:w="377" w:type="pct"/>
                <w:gridSpan w:val="2"/>
                <w:noWrap/>
                <w:vAlign w:val="center"/>
              </w:tcPr>
            </w:tcPrChange>
          </w:tcPr>
          <w:p w14:paraId="58CCFB08" w14:textId="77777777" w:rsidR="00A6271A" w:rsidRPr="00BB7730" w:rsidRDefault="00A6271A">
            <w:pPr>
              <w:spacing w:line="240" w:lineRule="exact"/>
              <w:contextualSpacing/>
              <w:jc w:val="center"/>
              <w:rPr>
                <w:ins w:id="15634" w:author="He Han" w:date="2026-10-22T13:22: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Pressure Transmitter</w:t>
            </w:r>
          </w:p>
          <w:p w14:paraId="6E74FA6D" w14:textId="096F77DC" w:rsidR="00272F6B" w:rsidRPr="00BB7730" w:rsidRDefault="00272F6B">
            <w:pPr>
              <w:spacing w:line="240" w:lineRule="exact"/>
              <w:contextualSpacing/>
              <w:jc w:val="center"/>
              <w:rPr>
                <w:rFonts w:ascii="Times New Roman" w:eastAsia="仿宋_GB2312" w:hAnsi="Times New Roman" w:cs="Times New Roman"/>
                <w:color w:val="auto"/>
                <w:kern w:val="0"/>
                <w:sz w:val="18"/>
                <w:szCs w:val="18"/>
                <w:lang w:eastAsia="zh-CN"/>
              </w:rPr>
            </w:pPr>
            <w:ins w:id="15635" w:author="He Han" w:date="2026-10-22T13:22:00Z">
              <w:r w:rsidRPr="00BB7730">
                <w:rPr>
                  <w:rFonts w:ascii="Times New Roman" w:eastAsia="仿宋_GB2312" w:hAnsi="Times New Roman" w:cs="Times New Roman"/>
                  <w:color w:val="00B0F0"/>
                  <w:sz w:val="18"/>
                  <w:szCs w:val="18"/>
                  <w:rPrChange w:id="15636" w:author="He Han" w:date="2026-10-22T13:22:00Z">
                    <w:rPr>
                      <w:rFonts w:ascii="Times New Roman" w:eastAsia="仿宋_GB2312" w:hAnsi="Times New Roman" w:cs="Times New Roman"/>
                      <w:color w:val="auto"/>
                      <w:sz w:val="18"/>
                      <w:szCs w:val="18"/>
                    </w:rPr>
                  </w:rPrChange>
                </w:rPr>
                <w:t>(mixture)</w:t>
              </w:r>
            </w:ins>
          </w:p>
        </w:tc>
        <w:tc>
          <w:tcPr>
            <w:tcW w:w="278" w:type="pct"/>
            <w:vAlign w:val="center"/>
            <w:tcPrChange w:id="15637" w:author="He Han" w:date="2026-10-27T17:54:00Z">
              <w:tcPr>
                <w:tcW w:w="278" w:type="pct"/>
                <w:gridSpan w:val="3"/>
                <w:vAlign w:val="center"/>
              </w:tcPr>
            </w:tcPrChange>
          </w:tcPr>
          <w:p w14:paraId="187510F8" w14:textId="32C5E156" w:rsidR="00A6271A" w:rsidRPr="00BB7730" w:rsidRDefault="00A6271A">
            <w:pPr>
              <w:spacing w:line="240" w:lineRule="exact"/>
              <w:contextualSpacing/>
              <w:jc w:val="center"/>
              <w:rPr>
                <w:rFonts w:ascii="Times New Roman" w:eastAsia="仿宋_GB2312" w:hAnsi="Times New Roman" w:cs="Times New Roman"/>
                <w:color w:val="auto"/>
                <w:sz w:val="18"/>
                <w:szCs w:val="18"/>
              </w:rPr>
            </w:pPr>
            <w:ins w:id="15638" w:author="Xuning Wei12232" w:date="2026-07-27T22:24:00Z">
              <w:r w:rsidRPr="00BB7730">
                <w:rPr>
                  <w:rFonts w:ascii="Times New Roman" w:eastAsia="仿宋_GB2312" w:hAnsi="Times New Roman" w:cs="Times New Roman"/>
                  <w:color w:val="auto"/>
                  <w:sz w:val="18"/>
                  <w:szCs w:val="18"/>
                  <w:lang w:eastAsia="zh-CN"/>
                  <w:rPrChange w:id="15639" w:author="Xuning Wei12232" w:date="2026-07-27T22:30:00Z">
                    <w:rPr>
                      <w:rFonts w:ascii="Times New Roman" w:eastAsia="仿宋_GB2312" w:hAnsi="Times New Roman" w:cs="Times New Roman"/>
                      <w:color w:val="FF0000"/>
                      <w:sz w:val="18"/>
                      <w:szCs w:val="18"/>
                      <w:lang w:eastAsia="zh-CN"/>
                    </w:rPr>
                  </w:rPrChange>
                </w:rPr>
                <w:t>12/16/202</w:t>
              </w:r>
            </w:ins>
            <w:ins w:id="15640" w:author="Xuning Wei12232" w:date="2026-07-27T22:25:00Z">
              <w:r w:rsidRPr="00BB7730">
                <w:rPr>
                  <w:rFonts w:ascii="Times New Roman" w:eastAsia="仿宋_GB2312" w:hAnsi="Times New Roman" w:cs="Times New Roman"/>
                  <w:color w:val="auto"/>
                  <w:sz w:val="18"/>
                  <w:szCs w:val="18"/>
                  <w:lang w:eastAsia="zh-CN"/>
                  <w:rPrChange w:id="15641" w:author="Xuning Wei12232" w:date="2026-07-27T22:30:00Z">
                    <w:rPr>
                      <w:rFonts w:ascii="Times New Roman" w:eastAsia="仿宋_GB2312" w:hAnsi="Times New Roman" w:cs="Times New Roman"/>
                      <w:color w:val="FF0000"/>
                      <w:sz w:val="18"/>
                      <w:szCs w:val="18"/>
                      <w:lang w:eastAsia="zh-CN"/>
                    </w:rPr>
                  </w:rPrChange>
                </w:rPr>
                <w:t>5</w:t>
              </w:r>
            </w:ins>
          </w:p>
        </w:tc>
        <w:tc>
          <w:tcPr>
            <w:tcW w:w="371" w:type="pct"/>
            <w:vAlign w:val="center"/>
            <w:tcPrChange w:id="15642" w:author="He Han" w:date="2026-10-27T17:54:00Z">
              <w:tcPr>
                <w:tcW w:w="476" w:type="pct"/>
                <w:gridSpan w:val="5"/>
                <w:vAlign w:val="center"/>
              </w:tcPr>
            </w:tcPrChange>
          </w:tcPr>
          <w:p w14:paraId="1426023F" w14:textId="01CC5F6A" w:rsidR="00A6271A" w:rsidRPr="00BB7730" w:rsidRDefault="00A6271A">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PJGAU1Z1908F</w:t>
            </w:r>
          </w:p>
        </w:tc>
        <w:tc>
          <w:tcPr>
            <w:tcW w:w="416" w:type="pct"/>
            <w:noWrap/>
            <w:vAlign w:val="center"/>
            <w:tcPrChange w:id="15643" w:author="He Han" w:date="2026-10-27T17:54:00Z">
              <w:tcPr>
                <w:tcW w:w="407" w:type="pct"/>
                <w:gridSpan w:val="2"/>
                <w:noWrap/>
                <w:vAlign w:val="center"/>
              </w:tcPr>
            </w:tcPrChange>
          </w:tcPr>
          <w:p w14:paraId="1130E509" w14:textId="59945DA3" w:rsidR="00A6271A" w:rsidRPr="00BB7730" w:rsidRDefault="00A6271A">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-0.</w:t>
            </w:r>
            <w:ins w:id="15644" w:author="He Han" w:date="2026-10-22T14:44:00Z">
              <w:r w:rsidR="006F018B" w:rsidRPr="00BB7730">
                <w:rPr>
                  <w:rFonts w:ascii="Times New Roman" w:eastAsia="仿宋_GB2312" w:hAnsi="Times New Roman" w:cs="Times New Roman"/>
                  <w:color w:val="auto"/>
                  <w:sz w:val="18"/>
                  <w:szCs w:val="18"/>
                </w:rPr>
                <w:t>1</w:t>
              </w:r>
            </w:ins>
            <w:del w:id="15645" w:author="He Han" w:date="2026-10-22T14:44:00Z">
              <w:r w:rsidRPr="00BB7730" w:rsidDel="006F018B">
                <w:rPr>
                  <w:rFonts w:ascii="Times New Roman" w:eastAsia="仿宋_GB2312" w:hAnsi="Times New Roman" w:cs="Times New Roman"/>
                  <w:color w:val="auto"/>
                  <w:sz w:val="18"/>
                  <w:szCs w:val="18"/>
                </w:rPr>
                <w:delText>08</w:delText>
              </w:r>
            </w:del>
            <w:r w:rsidRPr="00BB7730">
              <w:rPr>
                <w:rFonts w:ascii="Times New Roman" w:eastAsia="仿宋_GB2312" w:hAnsi="Times New Roman" w:cs="Times New Roman"/>
                <w:color w:val="auto"/>
                <w:sz w:val="18"/>
                <w:szCs w:val="18"/>
              </w:rPr>
              <w:t xml:space="preserve"> ~0.</w:t>
            </w:r>
            <w:ins w:id="15646" w:author="He Han" w:date="2026-10-22T14:45:00Z">
              <w:r w:rsidR="006F018B" w:rsidRPr="00BB7730">
                <w:rPr>
                  <w:rFonts w:ascii="Times New Roman" w:eastAsia="仿宋_GB2312" w:hAnsi="Times New Roman" w:cs="Times New Roman"/>
                  <w:color w:val="auto"/>
                  <w:sz w:val="18"/>
                  <w:szCs w:val="18"/>
                </w:rPr>
                <w:t>6</w:t>
              </w:r>
            </w:ins>
            <w:del w:id="15647" w:author="He Han" w:date="2026-10-22T14:45:00Z">
              <w:r w:rsidRPr="00BB7730" w:rsidDel="006F018B">
                <w:rPr>
                  <w:rFonts w:ascii="Times New Roman" w:eastAsia="仿宋_GB2312" w:hAnsi="Times New Roman" w:cs="Times New Roman"/>
                  <w:color w:val="auto"/>
                  <w:sz w:val="18"/>
                  <w:szCs w:val="18"/>
                </w:rPr>
                <w:delText>08</w:delText>
              </w:r>
            </w:del>
            <w:r w:rsidRPr="00BB7730">
              <w:rPr>
                <w:rFonts w:ascii="Times New Roman" w:eastAsia="仿宋_GB2312" w:hAnsi="Times New Roman" w:cs="Times New Roman"/>
                <w:color w:val="auto"/>
                <w:sz w:val="18"/>
                <w:szCs w:val="18"/>
              </w:rPr>
              <w:t xml:space="preserve"> </w:t>
            </w:r>
            <w:del w:id="15648" w:author="Johan Granander" w:date="2026-07-28T13:50:00Z">
              <w:r w:rsidRPr="00BB7730" w:rsidDel="00917FF6">
                <w:rPr>
                  <w:rFonts w:ascii="Times New Roman" w:eastAsia="仿宋_GB2312" w:hAnsi="Times New Roman" w:cs="Times New Roman"/>
                  <w:color w:val="auto"/>
                  <w:sz w:val="18"/>
                  <w:szCs w:val="18"/>
                </w:rPr>
                <w:delText>Mpa</w:delText>
              </w:r>
            </w:del>
            <w:ins w:id="15649" w:author="Johan Granander" w:date="2026-07-28T13:50:00Z">
              <w:r w:rsidR="00917FF6" w:rsidRPr="00BB7730">
                <w:rPr>
                  <w:rFonts w:ascii="Times New Roman" w:eastAsia="仿宋_GB2312" w:hAnsi="Times New Roman" w:cs="Times New Roman"/>
                  <w:color w:val="auto"/>
                  <w:sz w:val="18"/>
                  <w:szCs w:val="18"/>
                </w:rPr>
                <w:t>MPa</w:t>
              </w:r>
            </w:ins>
          </w:p>
        </w:tc>
        <w:tc>
          <w:tcPr>
            <w:tcW w:w="278" w:type="pct"/>
            <w:vAlign w:val="center"/>
            <w:tcPrChange w:id="15650" w:author="He Han" w:date="2026-10-27T17:54:00Z">
              <w:tcPr>
                <w:tcW w:w="226" w:type="pct"/>
                <w:gridSpan w:val="3"/>
                <w:vAlign w:val="center"/>
              </w:tcPr>
            </w:tcPrChange>
          </w:tcPr>
          <w:p w14:paraId="1BCF3BF3" w14:textId="5FE4C933" w:rsidR="00A6271A" w:rsidRPr="00BB7730" w:rsidRDefault="00A6271A">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0.0008 </w:t>
            </w:r>
            <w:del w:id="15651" w:author="Johan Granander" w:date="2026-07-28T13:50:00Z">
              <w:r w:rsidRPr="00BB7730" w:rsidDel="00917FF6">
                <w:rPr>
                  <w:rFonts w:ascii="Times New Roman" w:eastAsia="仿宋_GB2312" w:hAnsi="Times New Roman" w:cs="Times New Roman"/>
                  <w:color w:val="auto"/>
                  <w:sz w:val="18"/>
                  <w:szCs w:val="18"/>
                </w:rPr>
                <w:delText>Mpa</w:delText>
              </w:r>
            </w:del>
            <w:ins w:id="15652" w:author="Johan Granander" w:date="2026-07-28T13:50:00Z">
              <w:r w:rsidR="00917FF6" w:rsidRPr="00BB7730">
                <w:rPr>
                  <w:rFonts w:ascii="Times New Roman" w:eastAsia="仿宋_GB2312" w:hAnsi="Times New Roman" w:cs="Times New Roman"/>
                  <w:color w:val="auto"/>
                  <w:sz w:val="18"/>
                  <w:szCs w:val="18"/>
                </w:rPr>
                <w:t>MPa</w:t>
              </w:r>
            </w:ins>
          </w:p>
        </w:tc>
        <w:tc>
          <w:tcPr>
            <w:tcW w:w="2578" w:type="pct"/>
            <w:gridSpan w:val="3"/>
            <w:vAlign w:val="center"/>
            <w:tcPrChange w:id="15653" w:author="He Han" w:date="2026-10-27T17:54:00Z">
              <w:tcPr>
                <w:tcW w:w="2533" w:type="pct"/>
                <w:gridSpan w:val="7"/>
                <w:vAlign w:val="center"/>
              </w:tcPr>
            </w:tcPrChange>
          </w:tcPr>
          <w:p w14:paraId="4055EA2D" w14:textId="1A523F30" w:rsidR="00A6271A" w:rsidRPr="00BB7730" w:rsidDel="00806DED" w:rsidRDefault="00A6271A" w:rsidP="005C7BD0">
            <w:pPr>
              <w:spacing w:line="240" w:lineRule="exact"/>
              <w:contextualSpacing/>
              <w:jc w:val="both"/>
              <w:rPr>
                <w:del w:id="15654" w:author="Xuning Wei12232" w:date="2026-07-27T21:33:00Z"/>
                <w:rFonts w:ascii="Times New Roman" w:eastAsia="仿宋_GB2312" w:hAnsi="Times New Roman" w:cs="Times New Roman"/>
                <w:color w:val="auto"/>
                <w:sz w:val="18"/>
                <w:szCs w:val="18"/>
              </w:rPr>
            </w:pPr>
            <w:ins w:id="15655" w:author="Xuning Wei12232" w:date="2026-07-27T21:33:00Z">
              <w:r w:rsidRPr="00BB7730">
                <w:rPr>
                  <w:rFonts w:ascii="Times New Roman" w:eastAsia="仿宋_GB2312" w:hAnsi="Times New Roman" w:cs="Times New Roman"/>
                  <w:color w:val="auto"/>
                  <w:sz w:val="18"/>
                  <w:szCs w:val="18"/>
                  <w:lang w:eastAsia="zh-CN"/>
                  <w:rPrChange w:id="15656" w:author="Xuning Wei12232" w:date="2026-07-27T22:30:00Z">
                    <w:rPr>
                      <w:rFonts w:ascii="Times New Roman" w:eastAsia="仿宋_GB2312" w:hAnsi="Times New Roman" w:cs="Times New Roman"/>
                      <w:color w:val="0000FF"/>
                      <w:sz w:val="18"/>
                      <w:szCs w:val="18"/>
                      <w:lang w:eastAsia="zh-CN"/>
                    </w:rPr>
                  </w:rPrChange>
                </w:rPr>
                <w:t>The process has no pressure requirements. The equipment pressure is controlled by the DCS system with a set pressure value of 0.005 MPa. The pressure inside the reactor is automatically regulated via valves and pressure interlocks.</w:t>
              </w:r>
            </w:ins>
            <w:del w:id="15657" w:author="Xuning Wei12232" w:date="2026-07-27T21:33:00Z">
              <w:r w:rsidRPr="00BB7730" w:rsidDel="00806DED">
                <w:rPr>
                  <w:rFonts w:ascii="Times New Roman" w:eastAsia="仿宋_GB2312" w:hAnsi="Times New Roman" w:cs="Times New Roman"/>
                  <w:color w:val="auto"/>
                  <w:sz w:val="18"/>
                  <w:szCs w:val="18"/>
                </w:rPr>
                <w:delText>N/A</w:delText>
              </w:r>
            </w:del>
          </w:p>
          <w:p w14:paraId="1B07696B" w14:textId="26DE2149" w:rsidR="00A6271A" w:rsidRPr="00BB7730" w:rsidDel="00806DED" w:rsidRDefault="00A6271A" w:rsidP="005C7BD0">
            <w:pPr>
              <w:spacing w:line="240" w:lineRule="exact"/>
              <w:contextualSpacing/>
              <w:jc w:val="both"/>
              <w:rPr>
                <w:del w:id="15658" w:author="Xuning Wei12232" w:date="2026-07-27T21:33:00Z"/>
                <w:rFonts w:ascii="Times New Roman" w:eastAsia="仿宋_GB2312" w:hAnsi="Times New Roman" w:cs="Times New Roman"/>
                <w:color w:val="auto"/>
                <w:sz w:val="18"/>
                <w:szCs w:val="18"/>
              </w:rPr>
            </w:pPr>
            <w:del w:id="15659" w:author="Xuning Wei12232" w:date="2026-07-27T21:33:00Z">
              <w:r w:rsidRPr="00BB7730" w:rsidDel="00806DED">
                <w:rPr>
                  <w:rFonts w:ascii="Times New Roman" w:eastAsia="仿宋_GB2312" w:hAnsi="Times New Roman" w:cs="Times New Roman"/>
                  <w:color w:val="auto"/>
                  <w:sz w:val="18"/>
                  <w:szCs w:val="18"/>
                </w:rPr>
                <w:delText>N/A</w:delText>
              </w:r>
            </w:del>
          </w:p>
          <w:p w14:paraId="06D08C66" w14:textId="32AFB8D3" w:rsidR="00A6271A" w:rsidRPr="00BB7730" w:rsidRDefault="00A6271A" w:rsidP="005C7BD0">
            <w:pPr>
              <w:spacing w:line="240" w:lineRule="exact"/>
              <w:contextualSpacing/>
              <w:jc w:val="both"/>
              <w:rPr>
                <w:rFonts w:ascii="Times New Roman" w:eastAsia="仿宋_GB2312" w:hAnsi="Times New Roman" w:cs="Times New Roman"/>
                <w:color w:val="auto"/>
                <w:sz w:val="18"/>
                <w:szCs w:val="18"/>
              </w:rPr>
            </w:pPr>
            <w:del w:id="15660" w:author="Xuning Wei12232" w:date="2026-07-27T21:33:00Z">
              <w:r w:rsidRPr="00BB7730" w:rsidDel="00806DED">
                <w:rPr>
                  <w:rFonts w:ascii="Times New Roman" w:eastAsia="仿宋_GB2312" w:hAnsi="Times New Roman" w:cs="Times New Roman"/>
                  <w:color w:val="auto"/>
                  <w:sz w:val="18"/>
                  <w:szCs w:val="18"/>
                </w:rPr>
                <w:delText>N/A</w:delText>
              </w:r>
            </w:del>
          </w:p>
        </w:tc>
        <w:tc>
          <w:tcPr>
            <w:tcW w:w="226" w:type="pct"/>
            <w:vAlign w:val="center"/>
            <w:tcPrChange w:id="15661" w:author="He Han" w:date="2026-10-27T17:54:00Z">
              <w:tcPr>
                <w:tcW w:w="226" w:type="pct"/>
                <w:gridSpan w:val="2"/>
                <w:vAlign w:val="center"/>
              </w:tcPr>
            </w:tcPrChange>
          </w:tcPr>
          <w:p w14:paraId="09A6D04B" w14:textId="40F37F00" w:rsidR="00A6271A" w:rsidRPr="00BB7730" w:rsidRDefault="00683725">
            <w:pPr>
              <w:spacing w:line="240" w:lineRule="exact"/>
              <w:contextualSpacing/>
              <w:jc w:val="center"/>
              <w:rPr>
                <w:rFonts w:ascii="Times New Roman" w:eastAsia="仿宋_GB2312" w:hAnsi="Times New Roman" w:cs="Times New Roman"/>
                <w:color w:val="00B0F0"/>
                <w:sz w:val="18"/>
                <w:szCs w:val="18"/>
              </w:rPr>
            </w:pPr>
            <w:ins w:id="15662" w:author="He Han" w:date="2026-10-21T16:01:00Z">
              <w:r w:rsidRPr="00BB7730">
                <w:rPr>
                  <w:rFonts w:ascii="Times New Roman" w:eastAsia="仿宋_GB2312" w:hAnsi="Times New Roman" w:cs="Times New Roman"/>
                  <w:color w:val="00B0F0"/>
                  <w:sz w:val="18"/>
                  <w:szCs w:val="18"/>
                  <w:lang w:eastAsia="zh-CN"/>
                </w:rPr>
                <w:t>N/A</w:t>
              </w:r>
            </w:ins>
            <w:del w:id="15663" w:author="He Han" w:date="2026-10-21T16:01:00Z">
              <w:r w:rsidR="00A6271A" w:rsidRPr="00BB7730" w:rsidDel="00683725">
                <w:rPr>
                  <w:rFonts w:ascii="Times New Roman" w:eastAsia="仿宋_GB2312" w:hAnsi="Times New Roman" w:cs="Times New Roman"/>
                  <w:color w:val="00B0F0"/>
                  <w:sz w:val="18"/>
                  <w:szCs w:val="18"/>
                  <w:lang w:eastAsia="zh-CN"/>
                </w:rPr>
                <w:delText>TBD</w:delText>
              </w:r>
            </w:del>
          </w:p>
        </w:tc>
        <w:tc>
          <w:tcPr>
            <w:tcW w:w="252" w:type="pct"/>
            <w:vAlign w:val="center"/>
            <w:tcPrChange w:id="15664" w:author="He Han" w:date="2026-10-27T17:54:00Z">
              <w:tcPr>
                <w:tcW w:w="253" w:type="pct"/>
                <w:gridSpan w:val="2"/>
                <w:vAlign w:val="center"/>
              </w:tcPr>
            </w:tcPrChange>
          </w:tcPr>
          <w:p w14:paraId="5F91794D" w14:textId="0879C7E8" w:rsidR="00A6271A" w:rsidRPr="00BB7730" w:rsidRDefault="00A6271A">
            <w:pPr>
              <w:spacing w:line="240" w:lineRule="exact"/>
              <w:contextualSpacing/>
              <w:jc w:val="center"/>
              <w:rPr>
                <w:rFonts w:ascii="Times New Roman" w:eastAsia="仿宋_GB2312" w:hAnsi="Times New Roman" w:cs="Times New Roman"/>
                <w:color w:val="00B0F0"/>
                <w:sz w:val="18"/>
                <w:szCs w:val="18"/>
              </w:rPr>
            </w:pPr>
            <w:del w:id="15665" w:author="He Han" w:date="2026-10-21T16:01:00Z">
              <w:r w:rsidRPr="00BB7730" w:rsidDel="00683725">
                <w:rPr>
                  <w:rFonts w:ascii="Times New Roman" w:eastAsia="仿宋_GB2312" w:hAnsi="Times New Roman" w:cs="Times New Roman"/>
                  <w:color w:val="00B0F0"/>
                  <w:sz w:val="18"/>
                  <w:szCs w:val="18"/>
                  <w:lang w:eastAsia="zh-CN"/>
                </w:rPr>
                <w:delText>TBD</w:delText>
              </w:r>
            </w:del>
            <w:ins w:id="15666" w:author="He Han" w:date="2026-10-21T16:01:00Z">
              <w:r w:rsidR="00683725" w:rsidRPr="00BB7730">
                <w:rPr>
                  <w:rFonts w:ascii="Times New Roman" w:eastAsia="仿宋_GB2312" w:hAnsi="Times New Roman" w:cs="Times New Roman"/>
                  <w:color w:val="00B0F0"/>
                  <w:sz w:val="18"/>
                  <w:szCs w:val="18"/>
                  <w:lang w:eastAsia="zh-CN"/>
                </w:rPr>
                <w:t>N/A</w:t>
              </w:r>
            </w:ins>
          </w:p>
        </w:tc>
      </w:tr>
      <w:tr w:rsidR="00005C07" w:rsidRPr="00BB7730" w14:paraId="40748898" w14:textId="77777777" w:rsidTr="00005C07">
        <w:trPr>
          <w:cantSplit/>
          <w:trHeight w:val="4207"/>
          <w:jc w:val="center"/>
        </w:trPr>
        <w:tc>
          <w:tcPr>
            <w:tcW w:w="224" w:type="pct"/>
            <w:vMerge/>
            <w:noWrap/>
            <w:vAlign w:val="center"/>
          </w:tcPr>
          <w:p w14:paraId="1E5DF41A" w14:textId="77777777" w:rsidR="00763FC0" w:rsidRPr="00BB7730" w:rsidRDefault="00763FC0" w:rsidP="00763FC0">
            <w:pPr>
              <w:spacing w:line="240" w:lineRule="exact"/>
              <w:contextualSpacing/>
              <w:jc w:val="center"/>
              <w:rPr>
                <w:rFonts w:ascii="Times New Roman" w:eastAsia="仿宋_GB2312" w:hAnsi="Times New Roman" w:cs="Times New Roman"/>
                <w:color w:val="auto"/>
                <w:kern w:val="0"/>
                <w:sz w:val="18"/>
                <w:szCs w:val="18"/>
              </w:rPr>
            </w:pPr>
          </w:p>
        </w:tc>
        <w:tc>
          <w:tcPr>
            <w:tcW w:w="377" w:type="pct"/>
            <w:noWrap/>
            <w:vAlign w:val="center"/>
          </w:tcPr>
          <w:p w14:paraId="59BE5981" w14:textId="77777777" w:rsidR="00763FC0" w:rsidRPr="00BB7730" w:rsidRDefault="00763FC0" w:rsidP="00763FC0">
            <w:pPr>
              <w:spacing w:line="240" w:lineRule="exact"/>
              <w:contextualSpacing/>
              <w:jc w:val="center"/>
              <w:rPr>
                <w:ins w:id="15667" w:author="He Han" w:date="2026-10-22T13:23:00Z"/>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rPr>
              <w:t>Temperature Transmitter</w:t>
            </w:r>
          </w:p>
          <w:p w14:paraId="6C09B326" w14:textId="5EFAE32A" w:rsidR="00763FC0" w:rsidRPr="00BB7730" w:rsidRDefault="00763FC0" w:rsidP="00763FC0">
            <w:pPr>
              <w:spacing w:line="240" w:lineRule="exact"/>
              <w:contextualSpacing/>
              <w:jc w:val="center"/>
              <w:rPr>
                <w:rFonts w:ascii="Times New Roman" w:eastAsia="仿宋_GB2312" w:hAnsi="Times New Roman" w:cs="Times New Roman"/>
                <w:color w:val="auto"/>
                <w:kern w:val="0"/>
                <w:sz w:val="18"/>
                <w:szCs w:val="18"/>
                <w:lang w:eastAsia="zh-CN"/>
              </w:rPr>
            </w:pPr>
            <w:ins w:id="15668" w:author="He Han" w:date="2026-10-22T13:23:00Z">
              <w:r w:rsidRPr="00BB7730">
                <w:rPr>
                  <w:rFonts w:ascii="Times New Roman" w:eastAsia="仿宋_GB2312" w:hAnsi="Times New Roman" w:cs="Times New Roman"/>
                  <w:color w:val="00B0F0"/>
                  <w:kern w:val="0"/>
                  <w:sz w:val="18"/>
                  <w:szCs w:val="18"/>
                </w:rPr>
                <w:t>(mixture)</w:t>
              </w:r>
            </w:ins>
          </w:p>
        </w:tc>
        <w:tc>
          <w:tcPr>
            <w:tcW w:w="278" w:type="pct"/>
            <w:vAlign w:val="center"/>
          </w:tcPr>
          <w:p w14:paraId="75CD0B6F" w14:textId="25606B67" w:rsidR="00763FC0" w:rsidRPr="00BB7730" w:rsidRDefault="00763FC0" w:rsidP="00763FC0">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5669" w:author="Xuning Wei12232" w:date="2026-07-27T22:23:00Z">
              <w:r w:rsidRPr="00BB7730">
                <w:rPr>
                  <w:rFonts w:ascii="Times New Roman" w:eastAsia="仿宋_GB2312" w:hAnsi="Times New Roman" w:cs="Times New Roman"/>
                  <w:color w:val="auto"/>
                  <w:sz w:val="18"/>
                  <w:szCs w:val="18"/>
                  <w:lang w:eastAsia="zh-CN"/>
                  <w:rPrChange w:id="15670" w:author="Xuning Wei12232" w:date="2026-07-27T22:30:00Z">
                    <w:rPr>
                      <w:rFonts w:ascii="Times New Roman" w:eastAsia="仿宋_GB2312" w:hAnsi="Times New Roman" w:cs="Times New Roman"/>
                      <w:color w:val="FF0000"/>
                      <w:sz w:val="18"/>
                      <w:szCs w:val="18"/>
                      <w:lang w:eastAsia="zh-CN"/>
                    </w:rPr>
                  </w:rPrChange>
                </w:rPr>
                <w:t>12/15/2025</w:t>
              </w:r>
            </w:ins>
          </w:p>
        </w:tc>
        <w:tc>
          <w:tcPr>
            <w:tcW w:w="371" w:type="pct"/>
            <w:vAlign w:val="center"/>
          </w:tcPr>
          <w:p w14:paraId="5835251D" w14:textId="5E18BB0F" w:rsidR="00763FC0" w:rsidRPr="00BB7730" w:rsidRDefault="00763FC0" w:rsidP="00763FC0">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8805TRZ8</w:t>
            </w:r>
          </w:p>
        </w:tc>
        <w:tc>
          <w:tcPr>
            <w:tcW w:w="416" w:type="pct"/>
            <w:noWrap/>
            <w:vAlign w:val="center"/>
          </w:tcPr>
          <w:p w14:paraId="09DDABD8" w14:textId="17B9EBB8" w:rsidR="00763FC0" w:rsidRPr="00BB7730" w:rsidRDefault="00763FC0" w:rsidP="00763FC0">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w:t>
            </w:r>
            <w:ins w:id="15671" w:author="He Han" w:date="2026-10-22T14:44:00Z">
              <w:r w:rsidR="006F018B" w:rsidRPr="00BB7730">
                <w:rPr>
                  <w:rFonts w:ascii="Times New Roman" w:eastAsia="仿宋_GB2312" w:hAnsi="Times New Roman" w:cs="Times New Roman"/>
                  <w:color w:val="auto"/>
                  <w:sz w:val="18"/>
                  <w:szCs w:val="18"/>
                </w:rPr>
                <w:t>30</w:t>
              </w:r>
            </w:ins>
            <w:del w:id="15672" w:author="He Han" w:date="2026-10-22T14:44:00Z">
              <w:r w:rsidRPr="00BB7730" w:rsidDel="006F018B">
                <w:rPr>
                  <w:rFonts w:ascii="Times New Roman" w:eastAsia="仿宋_GB2312" w:hAnsi="Times New Roman" w:cs="Times New Roman"/>
                  <w:color w:val="auto"/>
                  <w:sz w:val="18"/>
                  <w:szCs w:val="18"/>
                </w:rPr>
                <w:delText>5</w:delText>
              </w:r>
            </w:del>
            <w:r w:rsidRPr="00BB7730">
              <w:rPr>
                <w:rFonts w:ascii="Times New Roman" w:eastAsia="仿宋_GB2312" w:hAnsi="Times New Roman" w:cs="Times New Roman"/>
                <w:color w:val="auto"/>
                <w:sz w:val="18"/>
                <w:szCs w:val="18"/>
              </w:rPr>
              <w:t>~</w:t>
            </w:r>
            <w:ins w:id="15673" w:author="He Han" w:date="2026-10-22T14:44:00Z">
              <w:r w:rsidR="006F018B" w:rsidRPr="00BB7730">
                <w:rPr>
                  <w:rFonts w:ascii="Times New Roman" w:eastAsia="仿宋_GB2312" w:hAnsi="Times New Roman" w:cs="Times New Roman"/>
                  <w:color w:val="auto"/>
                  <w:sz w:val="18"/>
                  <w:szCs w:val="18"/>
                </w:rPr>
                <w:t>150</w:t>
              </w:r>
            </w:ins>
            <w:del w:id="15674" w:author="He Han" w:date="2026-10-22T14:44:00Z">
              <w:r w:rsidRPr="00BB7730" w:rsidDel="006F018B">
                <w:rPr>
                  <w:rFonts w:ascii="Times New Roman" w:eastAsia="仿宋_GB2312" w:hAnsi="Times New Roman" w:cs="Times New Roman"/>
                  <w:color w:val="auto"/>
                  <w:sz w:val="18"/>
                  <w:szCs w:val="18"/>
                </w:rPr>
                <w:delText>55</w:delText>
              </w:r>
            </w:del>
            <w:ins w:id="15675" w:author="Johan Granander" w:date="2026-07-28T13:50:00Z">
              <w:r w:rsidRPr="00BB7730">
                <w:rPr>
                  <w:rFonts w:ascii="Times New Roman" w:eastAsia="仿宋_GB2312" w:hAnsi="Times New Roman" w:cs="Times New Roman"/>
                  <w:color w:val="auto"/>
                  <w:sz w:val="18"/>
                  <w:szCs w:val="18"/>
                </w:rPr>
                <w:t xml:space="preserve"> </w:t>
              </w:r>
            </w:ins>
            <w:r w:rsidRPr="00BB7730">
              <w:rPr>
                <w:rFonts w:ascii="Times New Roman" w:eastAsia="仿宋_GB2312" w:hAnsi="Times New Roman" w:cs="Times New Roman"/>
                <w:color w:val="auto"/>
                <w:sz w:val="18"/>
                <w:szCs w:val="18"/>
              </w:rPr>
              <w:t>℃</w:t>
            </w:r>
          </w:p>
        </w:tc>
        <w:tc>
          <w:tcPr>
            <w:tcW w:w="278" w:type="pct"/>
            <w:vAlign w:val="center"/>
          </w:tcPr>
          <w:p w14:paraId="18163CF0" w14:textId="40490864" w:rsidR="00763FC0" w:rsidRPr="00BB7730" w:rsidRDefault="00763FC0" w:rsidP="00763FC0">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1.4</w:t>
            </w:r>
            <w:ins w:id="15676" w:author="Johan Granander" w:date="2026-07-28T13:50:00Z">
              <w:r w:rsidRPr="00BB7730">
                <w:rPr>
                  <w:rFonts w:ascii="Times New Roman" w:eastAsia="仿宋_GB2312" w:hAnsi="Times New Roman" w:cs="Times New Roman"/>
                  <w:color w:val="auto"/>
                  <w:sz w:val="18"/>
                  <w:szCs w:val="18"/>
                </w:rPr>
                <w:t xml:space="preserve"> </w:t>
              </w:r>
            </w:ins>
            <w:r w:rsidRPr="00BB7730">
              <w:rPr>
                <w:rFonts w:ascii="Times New Roman" w:eastAsia="仿宋_GB2312" w:hAnsi="Times New Roman" w:cs="Times New Roman"/>
                <w:color w:val="auto"/>
                <w:sz w:val="18"/>
                <w:szCs w:val="18"/>
              </w:rPr>
              <w:t>℃</w:t>
            </w:r>
          </w:p>
        </w:tc>
        <w:tc>
          <w:tcPr>
            <w:tcW w:w="880" w:type="pct"/>
            <w:vAlign w:val="center"/>
          </w:tcPr>
          <w:p w14:paraId="7BFE7B99" w14:textId="77777777" w:rsidR="00763FC0" w:rsidRPr="00BB7730" w:rsidRDefault="00763FC0" w:rsidP="00763FC0">
            <w:pPr>
              <w:pStyle w:val="Default"/>
              <w:spacing w:line="276" w:lineRule="auto"/>
              <w:rPr>
                <w:ins w:id="15677" w:author="He Han" w:date="2026-10-22T13:48:00Z"/>
                <w:rFonts w:eastAsia="仿宋_GB2312"/>
                <w:bCs/>
                <w:color w:val="00B0F0"/>
                <w:kern w:val="32"/>
                <w:sz w:val="18"/>
                <w:szCs w:val="18"/>
                <w:lang w:eastAsia="en-US"/>
              </w:rPr>
            </w:pPr>
            <w:ins w:id="15678" w:author="He Han" w:date="2026-10-22T13:48:00Z">
              <w:r w:rsidRPr="00BB7730">
                <w:rPr>
                  <w:rFonts w:eastAsia="仿宋_GB2312"/>
                  <w:bCs/>
                  <w:color w:val="00B0F0"/>
                  <w:kern w:val="32"/>
                  <w:sz w:val="18"/>
                  <w:szCs w:val="18"/>
                  <w:lang w:eastAsia="en-US"/>
                </w:rPr>
                <w:t xml:space="preserve">Coupling temperature(Gly24,) : </w:t>
              </w:r>
              <w:r w:rsidRPr="00BB7730">
                <w:rPr>
                  <w:rFonts w:eastAsia="仿宋_GB2312"/>
                  <w:bCs/>
                  <w:color w:val="00B0F0"/>
                  <w:kern w:val="32"/>
                  <w:sz w:val="18"/>
                  <w:szCs w:val="18"/>
                  <w:lang w:eastAsia="en-US"/>
                  <w:rPrChange w:id="15679" w:author="He Han" w:date="2026-10-22T16:14:00Z">
                    <w:rPr>
                      <w:rFonts w:eastAsia="仿宋_GB2312"/>
                      <w:bCs/>
                      <w:color w:val="FF0000"/>
                      <w:kern w:val="32"/>
                      <w:sz w:val="18"/>
                      <w:szCs w:val="18"/>
                      <w:lang w:eastAsia="en-US"/>
                    </w:rPr>
                  </w:rPrChange>
                </w:rPr>
                <w:t>20.0~30.0°C</w:t>
              </w:r>
              <w:r w:rsidRPr="00BB7730">
                <w:rPr>
                  <w:rFonts w:eastAsia="仿宋_GB2312"/>
                  <w:bCs/>
                  <w:color w:val="00B0F0"/>
                  <w:kern w:val="32"/>
                  <w:sz w:val="18"/>
                  <w:szCs w:val="18"/>
                  <w:lang w:eastAsia="en-US"/>
                </w:rPr>
                <w:t xml:space="preserve"> </w:t>
              </w:r>
            </w:ins>
          </w:p>
          <w:p w14:paraId="6CD88481" w14:textId="66C7CA8F" w:rsidR="00763FC0" w:rsidRPr="00BB7730" w:rsidRDefault="00763FC0" w:rsidP="00763FC0">
            <w:pPr>
              <w:pStyle w:val="Default"/>
              <w:spacing w:line="276" w:lineRule="auto"/>
              <w:rPr>
                <w:ins w:id="15680" w:author="He Han" w:date="2026-10-22T13:48:00Z"/>
                <w:rFonts w:eastAsia="仿宋_GB2312"/>
                <w:bCs/>
                <w:color w:val="00B0F0"/>
                <w:kern w:val="32"/>
                <w:sz w:val="18"/>
                <w:szCs w:val="18"/>
                <w:lang w:eastAsia="en-US"/>
                <w:rPrChange w:id="15681" w:author="He Han" w:date="2026-10-22T16:14:00Z">
                  <w:rPr>
                    <w:ins w:id="15682" w:author="He Han" w:date="2026-10-22T13:48:00Z"/>
                    <w:sz w:val="18"/>
                    <w:szCs w:val="18"/>
                  </w:rPr>
                </w:rPrChange>
              </w:rPr>
            </w:pPr>
            <w:ins w:id="15683" w:author="He Han" w:date="2026-10-22T13:48:00Z">
              <w:r w:rsidRPr="00BB7730">
                <w:rPr>
                  <w:rFonts w:eastAsia="仿宋_GB2312"/>
                  <w:bCs/>
                  <w:color w:val="00B0F0"/>
                  <w:kern w:val="32"/>
                  <w:sz w:val="18"/>
                  <w:szCs w:val="18"/>
                  <w:lang w:eastAsia="en-US"/>
                </w:rPr>
                <w:t xml:space="preserve">Coupling temperature(Phe23): </w:t>
              </w:r>
            </w:ins>
            <w:ins w:id="15684" w:author="He Han" w:date="2026-10-22T16:10:00Z">
              <w:r w:rsidR="0005507D" w:rsidRPr="00BB7730">
                <w:rPr>
                  <w:rFonts w:eastAsia="仿宋_GB2312"/>
                  <w:bCs/>
                  <w:color w:val="00B0F0"/>
                  <w:kern w:val="32"/>
                  <w:sz w:val="18"/>
                  <w:szCs w:val="18"/>
                  <w:lang w:eastAsia="en-US"/>
                  <w:rPrChange w:id="15685" w:author="He Han" w:date="2026-10-22T16:14:00Z">
                    <w:rPr>
                      <w:rFonts w:eastAsia="仿宋_GB2312"/>
                      <w:bCs/>
                      <w:color w:val="FF0000"/>
                      <w:kern w:val="32"/>
                      <w:sz w:val="18"/>
                      <w:szCs w:val="18"/>
                      <w:lang w:eastAsia="en-US"/>
                    </w:rPr>
                  </w:rPrChange>
                </w:rPr>
                <w:t>19.0</w:t>
              </w:r>
            </w:ins>
            <w:ins w:id="15686" w:author="He Han" w:date="2026-10-22T13:48:00Z">
              <w:r w:rsidR="0005507D" w:rsidRPr="00BB7730">
                <w:rPr>
                  <w:rFonts w:eastAsia="仿宋_GB2312"/>
                  <w:bCs/>
                  <w:color w:val="00B0F0"/>
                  <w:kern w:val="32"/>
                  <w:sz w:val="18"/>
                  <w:szCs w:val="18"/>
                  <w:lang w:eastAsia="en-US"/>
                  <w:rPrChange w:id="15687" w:author="He Han" w:date="2026-10-22T16:14:00Z">
                    <w:rPr>
                      <w:rFonts w:eastAsia="仿宋_GB2312"/>
                      <w:bCs/>
                      <w:color w:val="FF0000"/>
                      <w:kern w:val="32"/>
                      <w:sz w:val="18"/>
                      <w:szCs w:val="18"/>
                      <w:lang w:eastAsia="en-US"/>
                    </w:rPr>
                  </w:rPrChange>
                </w:rPr>
                <w:t>~</w:t>
              </w:r>
            </w:ins>
            <w:ins w:id="15688" w:author="He Han" w:date="2026-10-22T16:10:00Z">
              <w:r w:rsidR="0005507D" w:rsidRPr="00BB7730">
                <w:rPr>
                  <w:rFonts w:eastAsia="仿宋_GB2312"/>
                  <w:bCs/>
                  <w:color w:val="00B0F0"/>
                  <w:kern w:val="32"/>
                  <w:sz w:val="18"/>
                  <w:szCs w:val="18"/>
                  <w:lang w:eastAsia="en-US"/>
                  <w:rPrChange w:id="15689" w:author="He Han" w:date="2026-10-22T16:14:00Z">
                    <w:rPr>
                      <w:rFonts w:eastAsia="仿宋_GB2312"/>
                      <w:bCs/>
                      <w:color w:val="FF0000"/>
                      <w:kern w:val="32"/>
                      <w:sz w:val="18"/>
                      <w:szCs w:val="18"/>
                      <w:lang w:eastAsia="en-US"/>
                    </w:rPr>
                  </w:rPrChange>
                </w:rPr>
                <w:t>28</w:t>
              </w:r>
            </w:ins>
            <w:ins w:id="15690" w:author="He Han" w:date="2026-10-22T13:48:00Z">
              <w:r w:rsidRPr="00BB7730">
                <w:rPr>
                  <w:rFonts w:eastAsia="仿宋_GB2312"/>
                  <w:bCs/>
                  <w:color w:val="00B0F0"/>
                  <w:kern w:val="32"/>
                  <w:sz w:val="18"/>
                  <w:szCs w:val="18"/>
                  <w:lang w:eastAsia="en-US"/>
                  <w:rPrChange w:id="15691" w:author="He Han" w:date="2026-10-22T16:14:00Z">
                    <w:rPr>
                      <w:rFonts w:eastAsia="仿宋_GB2312"/>
                      <w:bCs/>
                      <w:color w:val="FF0000"/>
                      <w:kern w:val="32"/>
                      <w:sz w:val="18"/>
                      <w:szCs w:val="18"/>
                      <w:lang w:eastAsia="en-US"/>
                    </w:rPr>
                  </w:rPrChange>
                </w:rPr>
                <w:t>.0°C</w:t>
              </w:r>
              <w:r w:rsidRPr="00BB7730">
                <w:rPr>
                  <w:rFonts w:eastAsia="仿宋_GB2312"/>
                  <w:bCs/>
                  <w:color w:val="00B0F0"/>
                  <w:kern w:val="32"/>
                  <w:sz w:val="18"/>
                  <w:szCs w:val="18"/>
                  <w:lang w:eastAsia="en-US"/>
                </w:rPr>
                <w:t xml:space="preserve"> </w:t>
              </w:r>
            </w:ins>
          </w:p>
          <w:p w14:paraId="496046AB" w14:textId="01211B6A" w:rsidR="00763FC0" w:rsidRPr="00BB7730" w:rsidRDefault="00763FC0" w:rsidP="00763FC0">
            <w:pPr>
              <w:pStyle w:val="Default"/>
              <w:spacing w:line="276" w:lineRule="auto"/>
              <w:rPr>
                <w:ins w:id="15692" w:author="He Han" w:date="2026-10-22T13:48:00Z"/>
                <w:rFonts w:eastAsia="仿宋_GB2312"/>
                <w:bCs/>
                <w:color w:val="00B0F0"/>
                <w:kern w:val="32"/>
                <w:sz w:val="18"/>
                <w:szCs w:val="18"/>
                <w:lang w:eastAsia="en-US"/>
              </w:rPr>
            </w:pPr>
            <w:ins w:id="15693" w:author="He Han" w:date="2026-10-22T13:48:00Z">
              <w:r w:rsidRPr="00BB7730">
                <w:rPr>
                  <w:rFonts w:eastAsia="仿宋_GB2312"/>
                  <w:bCs/>
                  <w:color w:val="00B0F0"/>
                  <w:kern w:val="32"/>
                  <w:sz w:val="18"/>
                  <w:szCs w:val="18"/>
                  <w:lang w:eastAsia="en-US"/>
                </w:rPr>
                <w:t>Coupling temperature(</w:t>
              </w:r>
              <w:r w:rsidRPr="00584C7E">
                <w:rPr>
                  <w:color w:val="00B0F0"/>
                  <w:sz w:val="18"/>
                  <w:szCs w:val="18"/>
                </w:rPr>
                <w:t>NMeAsn22,αMePhe15</w:t>
              </w:r>
              <w:r w:rsidRPr="00BB7730">
                <w:rPr>
                  <w:rFonts w:eastAsia="仿宋_GB2312"/>
                  <w:bCs/>
                  <w:color w:val="00B0F0"/>
                  <w:kern w:val="32"/>
                  <w:sz w:val="18"/>
                  <w:szCs w:val="18"/>
                  <w:lang w:eastAsia="en-US"/>
                </w:rPr>
                <w:t xml:space="preserve">): </w:t>
              </w:r>
              <w:r w:rsidR="0005507D" w:rsidRPr="00584C7E">
                <w:rPr>
                  <w:rFonts w:eastAsia="仿宋_GB2312"/>
                  <w:bCs/>
                  <w:color w:val="00B0F0"/>
                  <w:kern w:val="32"/>
                  <w:sz w:val="18"/>
                  <w:szCs w:val="18"/>
                  <w:lang w:eastAsia="en-US"/>
                </w:rPr>
                <w:t>1</w:t>
              </w:r>
            </w:ins>
            <w:ins w:id="15694" w:author="He Han" w:date="2026-10-22T16:11:00Z">
              <w:r w:rsidR="0005507D" w:rsidRPr="00584C7E">
                <w:rPr>
                  <w:rFonts w:eastAsia="仿宋_GB2312"/>
                  <w:bCs/>
                  <w:color w:val="00B0F0"/>
                  <w:kern w:val="32"/>
                  <w:sz w:val="18"/>
                  <w:szCs w:val="18"/>
                  <w:lang w:eastAsia="en-US"/>
                </w:rPr>
                <w:t>9</w:t>
              </w:r>
            </w:ins>
            <w:ins w:id="15695" w:author="He Han" w:date="2026-10-22T13:48:00Z">
              <w:r w:rsidR="0005507D" w:rsidRPr="00584C7E">
                <w:rPr>
                  <w:rFonts w:eastAsia="仿宋_GB2312"/>
                  <w:bCs/>
                  <w:color w:val="00B0F0"/>
                  <w:kern w:val="32"/>
                  <w:sz w:val="18"/>
                  <w:szCs w:val="18"/>
                  <w:lang w:eastAsia="en-US"/>
                </w:rPr>
                <w:t>.0~2</w:t>
              </w:r>
            </w:ins>
            <w:ins w:id="15696" w:author="He Han" w:date="2026-10-22T16:11:00Z">
              <w:r w:rsidR="0005507D" w:rsidRPr="00584C7E">
                <w:rPr>
                  <w:rFonts w:eastAsia="仿宋_GB2312"/>
                  <w:bCs/>
                  <w:color w:val="00B0F0"/>
                  <w:kern w:val="32"/>
                  <w:sz w:val="18"/>
                  <w:szCs w:val="18"/>
                  <w:lang w:eastAsia="en-US"/>
                </w:rPr>
                <w:t>7</w:t>
              </w:r>
            </w:ins>
            <w:ins w:id="15697" w:author="He Han" w:date="2026-10-22T13:48:00Z">
              <w:r w:rsidRPr="00584C7E">
                <w:rPr>
                  <w:rFonts w:eastAsia="仿宋_GB2312"/>
                  <w:bCs/>
                  <w:color w:val="00B0F0"/>
                  <w:kern w:val="32"/>
                  <w:sz w:val="18"/>
                  <w:szCs w:val="18"/>
                  <w:lang w:eastAsia="en-US"/>
                </w:rPr>
                <w:t>.0</w:t>
              </w:r>
              <w:r w:rsidRPr="00BB7730">
                <w:rPr>
                  <w:rFonts w:eastAsia="仿宋_GB2312"/>
                  <w:bCs/>
                  <w:color w:val="00B0F0"/>
                  <w:kern w:val="32"/>
                  <w:sz w:val="18"/>
                  <w:szCs w:val="18"/>
                  <w:lang w:eastAsia="en-US"/>
                </w:rPr>
                <w:t xml:space="preserve">°C </w:t>
              </w:r>
            </w:ins>
          </w:p>
          <w:p w14:paraId="0D83E710" w14:textId="733D7C54" w:rsidR="00763FC0" w:rsidRPr="00BB7730" w:rsidRDefault="00763FC0" w:rsidP="00763FC0">
            <w:pPr>
              <w:pStyle w:val="Default"/>
              <w:spacing w:line="276" w:lineRule="auto"/>
              <w:rPr>
                <w:ins w:id="15698" w:author="He Han" w:date="2026-10-22T13:48:00Z"/>
                <w:rFonts w:eastAsia="仿宋_GB2312"/>
                <w:bCs/>
                <w:color w:val="00B0F0"/>
                <w:kern w:val="32"/>
                <w:sz w:val="18"/>
                <w:szCs w:val="18"/>
                <w:lang w:eastAsia="en-US"/>
                <w:rPrChange w:id="15699" w:author="He Han" w:date="2026-10-22T16:14:00Z">
                  <w:rPr>
                    <w:ins w:id="15700" w:author="He Han" w:date="2026-10-22T13:48:00Z"/>
                    <w:sz w:val="18"/>
                    <w:szCs w:val="18"/>
                  </w:rPr>
                </w:rPrChange>
              </w:rPr>
            </w:pPr>
            <w:ins w:id="15701" w:author="He Han" w:date="2026-10-22T13:48:00Z">
              <w:r w:rsidRPr="00BB7730">
                <w:rPr>
                  <w:rFonts w:eastAsia="仿宋_GB2312"/>
                  <w:bCs/>
                  <w:color w:val="00B0F0"/>
                  <w:kern w:val="32"/>
                  <w:sz w:val="18"/>
                  <w:szCs w:val="18"/>
                  <w:lang w:eastAsia="en-US"/>
                </w:rPr>
                <w:t xml:space="preserve">Coupling temperature(Asn21): </w:t>
              </w:r>
              <w:r w:rsidR="0005507D" w:rsidRPr="00BB7730">
                <w:rPr>
                  <w:rFonts w:eastAsia="仿宋_GB2312"/>
                  <w:bCs/>
                  <w:color w:val="00B0F0"/>
                  <w:kern w:val="32"/>
                  <w:sz w:val="18"/>
                  <w:szCs w:val="18"/>
                  <w:lang w:eastAsia="en-US"/>
                  <w:rPrChange w:id="15702" w:author="He Han" w:date="2026-10-22T16:14:00Z">
                    <w:rPr>
                      <w:rFonts w:eastAsia="仿宋_GB2312"/>
                      <w:bCs/>
                      <w:color w:val="FF0000"/>
                      <w:kern w:val="32"/>
                      <w:sz w:val="18"/>
                      <w:szCs w:val="18"/>
                      <w:lang w:eastAsia="en-US"/>
                    </w:rPr>
                  </w:rPrChange>
                </w:rPr>
                <w:t>2</w:t>
              </w:r>
            </w:ins>
            <w:ins w:id="15703" w:author="He Han" w:date="2026-10-22T16:11:00Z">
              <w:r w:rsidR="0005507D" w:rsidRPr="00BB7730">
                <w:rPr>
                  <w:rFonts w:eastAsia="仿宋_GB2312"/>
                  <w:bCs/>
                  <w:color w:val="00B0F0"/>
                  <w:kern w:val="32"/>
                  <w:sz w:val="18"/>
                  <w:szCs w:val="18"/>
                  <w:lang w:eastAsia="en-US"/>
                  <w:rPrChange w:id="15704" w:author="He Han" w:date="2026-10-22T16:14:00Z">
                    <w:rPr>
                      <w:rFonts w:eastAsia="仿宋_GB2312"/>
                      <w:bCs/>
                      <w:color w:val="FF0000"/>
                      <w:kern w:val="32"/>
                      <w:sz w:val="18"/>
                      <w:szCs w:val="18"/>
                      <w:lang w:eastAsia="en-US"/>
                    </w:rPr>
                  </w:rPrChange>
                </w:rPr>
                <w:t>9</w:t>
              </w:r>
            </w:ins>
            <w:ins w:id="15705" w:author="He Han" w:date="2026-10-22T13:48:00Z">
              <w:r w:rsidR="0005507D" w:rsidRPr="00BB7730">
                <w:rPr>
                  <w:rFonts w:eastAsia="仿宋_GB2312"/>
                  <w:bCs/>
                  <w:color w:val="00B0F0"/>
                  <w:kern w:val="32"/>
                  <w:sz w:val="18"/>
                  <w:szCs w:val="18"/>
                  <w:lang w:eastAsia="en-US"/>
                  <w:rPrChange w:id="15706" w:author="He Han" w:date="2026-10-22T16:14:00Z">
                    <w:rPr>
                      <w:rFonts w:eastAsia="仿宋_GB2312"/>
                      <w:bCs/>
                      <w:color w:val="FF0000"/>
                      <w:kern w:val="32"/>
                      <w:sz w:val="18"/>
                      <w:szCs w:val="18"/>
                      <w:lang w:eastAsia="en-US"/>
                    </w:rPr>
                  </w:rPrChange>
                </w:rPr>
                <w:t>.0~</w:t>
              </w:r>
            </w:ins>
            <w:ins w:id="15707" w:author="He Han" w:date="2026-10-22T16:11:00Z">
              <w:r w:rsidR="0005507D" w:rsidRPr="00BB7730">
                <w:rPr>
                  <w:rFonts w:eastAsia="仿宋_GB2312"/>
                  <w:bCs/>
                  <w:color w:val="00B0F0"/>
                  <w:kern w:val="32"/>
                  <w:sz w:val="18"/>
                  <w:szCs w:val="18"/>
                  <w:lang w:eastAsia="en-US"/>
                  <w:rPrChange w:id="15708" w:author="He Han" w:date="2026-10-22T16:14:00Z">
                    <w:rPr>
                      <w:rFonts w:eastAsia="仿宋_GB2312"/>
                      <w:bCs/>
                      <w:color w:val="FF0000"/>
                      <w:kern w:val="32"/>
                      <w:sz w:val="18"/>
                      <w:szCs w:val="18"/>
                      <w:lang w:eastAsia="en-US"/>
                    </w:rPr>
                  </w:rPrChange>
                </w:rPr>
                <w:t>28</w:t>
              </w:r>
            </w:ins>
            <w:ins w:id="15709" w:author="He Han" w:date="2026-10-22T13:48:00Z">
              <w:r w:rsidRPr="00BB7730">
                <w:rPr>
                  <w:rFonts w:eastAsia="仿宋_GB2312"/>
                  <w:bCs/>
                  <w:color w:val="00B0F0"/>
                  <w:kern w:val="32"/>
                  <w:sz w:val="18"/>
                  <w:szCs w:val="18"/>
                  <w:lang w:eastAsia="en-US"/>
                  <w:rPrChange w:id="15710" w:author="He Han" w:date="2026-10-22T16:14:00Z">
                    <w:rPr>
                      <w:rFonts w:eastAsia="仿宋_GB2312"/>
                      <w:bCs/>
                      <w:color w:val="FF0000"/>
                      <w:kern w:val="32"/>
                      <w:sz w:val="18"/>
                      <w:szCs w:val="18"/>
                      <w:lang w:eastAsia="en-US"/>
                    </w:rPr>
                  </w:rPrChange>
                </w:rPr>
                <w:t>.0°C</w:t>
              </w:r>
              <w:r w:rsidRPr="00BB7730">
                <w:rPr>
                  <w:rFonts w:eastAsia="仿宋_GB2312"/>
                  <w:bCs/>
                  <w:color w:val="00B0F0"/>
                  <w:kern w:val="32"/>
                  <w:sz w:val="18"/>
                  <w:szCs w:val="18"/>
                  <w:lang w:eastAsia="en-US"/>
                </w:rPr>
                <w:t xml:space="preserve"> </w:t>
              </w:r>
            </w:ins>
          </w:p>
          <w:p w14:paraId="18441B98" w14:textId="0CC0E756" w:rsidR="00763FC0" w:rsidRPr="00BB7730" w:rsidRDefault="00763FC0" w:rsidP="00763FC0">
            <w:pPr>
              <w:pStyle w:val="Default"/>
              <w:spacing w:line="276" w:lineRule="auto"/>
              <w:rPr>
                <w:ins w:id="15711" w:author="He Han" w:date="2026-10-22T13:48:00Z"/>
                <w:rFonts w:eastAsia="仿宋_GB2312"/>
                <w:bCs/>
                <w:color w:val="00B0F0"/>
                <w:kern w:val="32"/>
                <w:sz w:val="18"/>
                <w:szCs w:val="18"/>
                <w:lang w:eastAsia="en-US"/>
              </w:rPr>
            </w:pPr>
            <w:ins w:id="15712" w:author="He Han" w:date="2026-10-22T13:48:00Z">
              <w:r w:rsidRPr="00BB7730">
                <w:rPr>
                  <w:rFonts w:eastAsia="仿宋_GB2312"/>
                  <w:bCs/>
                  <w:color w:val="00B0F0"/>
                  <w:kern w:val="32"/>
                  <w:sz w:val="18"/>
                  <w:szCs w:val="18"/>
                  <w:lang w:eastAsia="en-US"/>
                </w:rPr>
                <w:t>Coupling temperature (</w:t>
              </w:r>
              <w:r w:rsidRPr="00BB7730">
                <w:rPr>
                  <w:rFonts w:eastAsia="仿宋_GB2312"/>
                  <w:bCs/>
                  <w:color w:val="00B0F0"/>
                  <w:kern w:val="32"/>
                  <w:sz w:val="18"/>
                  <w:szCs w:val="18"/>
                </w:rPr>
                <w:t>Other AA</w:t>
              </w:r>
              <w:r w:rsidRPr="00BB7730">
                <w:rPr>
                  <w:rFonts w:eastAsia="仿宋_GB2312"/>
                  <w:bCs/>
                  <w:color w:val="00B0F0"/>
                  <w:kern w:val="32"/>
                  <w:sz w:val="18"/>
                  <w:szCs w:val="18"/>
                  <w:lang w:eastAsia="en-US"/>
                </w:rPr>
                <w:t xml:space="preserve">): </w:t>
              </w:r>
              <w:r w:rsidR="0005507D" w:rsidRPr="00BB7730">
                <w:rPr>
                  <w:rFonts w:eastAsia="仿宋_GB2312"/>
                  <w:bCs/>
                  <w:color w:val="00B0F0"/>
                  <w:kern w:val="32"/>
                  <w:sz w:val="18"/>
                  <w:szCs w:val="18"/>
                  <w:lang w:eastAsia="en-US"/>
                  <w:rPrChange w:id="15713" w:author="He Han" w:date="2026-10-22T16:14:00Z">
                    <w:rPr>
                      <w:rFonts w:eastAsia="仿宋_GB2312"/>
                      <w:bCs/>
                      <w:color w:val="FF0000"/>
                      <w:kern w:val="32"/>
                      <w:sz w:val="18"/>
                      <w:szCs w:val="18"/>
                      <w:lang w:eastAsia="en-US"/>
                    </w:rPr>
                  </w:rPrChange>
                </w:rPr>
                <w:t>20.0~</w:t>
              </w:r>
            </w:ins>
            <w:ins w:id="15714" w:author="He Han" w:date="2026-10-22T16:12:00Z">
              <w:r w:rsidR="0005507D" w:rsidRPr="00BB7730">
                <w:rPr>
                  <w:rFonts w:eastAsia="仿宋_GB2312"/>
                  <w:bCs/>
                  <w:color w:val="00B0F0"/>
                  <w:kern w:val="32"/>
                  <w:sz w:val="18"/>
                  <w:szCs w:val="18"/>
                  <w:lang w:eastAsia="en-US"/>
                  <w:rPrChange w:id="15715" w:author="He Han" w:date="2026-10-22T16:14:00Z">
                    <w:rPr>
                      <w:rFonts w:eastAsia="仿宋_GB2312"/>
                      <w:bCs/>
                      <w:color w:val="FF0000"/>
                      <w:kern w:val="32"/>
                      <w:sz w:val="18"/>
                      <w:szCs w:val="18"/>
                      <w:lang w:eastAsia="en-US"/>
                    </w:rPr>
                  </w:rPrChange>
                </w:rPr>
                <w:t>27</w:t>
              </w:r>
            </w:ins>
            <w:ins w:id="15716" w:author="He Han" w:date="2026-10-22T13:48:00Z">
              <w:r w:rsidRPr="00BB7730">
                <w:rPr>
                  <w:rFonts w:eastAsia="仿宋_GB2312"/>
                  <w:bCs/>
                  <w:color w:val="00B0F0"/>
                  <w:kern w:val="32"/>
                  <w:sz w:val="18"/>
                  <w:szCs w:val="18"/>
                  <w:lang w:eastAsia="en-US"/>
                  <w:rPrChange w:id="15717" w:author="He Han" w:date="2026-10-22T16:14:00Z">
                    <w:rPr>
                      <w:rFonts w:eastAsia="仿宋_GB2312"/>
                      <w:bCs/>
                      <w:color w:val="FF0000"/>
                      <w:kern w:val="32"/>
                      <w:sz w:val="18"/>
                      <w:szCs w:val="18"/>
                      <w:lang w:eastAsia="en-US"/>
                    </w:rPr>
                  </w:rPrChange>
                </w:rPr>
                <w:t>.0°C</w:t>
              </w:r>
              <w:r w:rsidRPr="00BB7730">
                <w:rPr>
                  <w:rFonts w:eastAsia="仿宋_GB2312"/>
                  <w:bCs/>
                  <w:color w:val="00B0F0"/>
                  <w:kern w:val="32"/>
                  <w:sz w:val="18"/>
                  <w:szCs w:val="18"/>
                  <w:lang w:eastAsia="en-US"/>
                </w:rPr>
                <w:t xml:space="preserve"> </w:t>
              </w:r>
            </w:ins>
          </w:p>
          <w:p w14:paraId="07E35457" w14:textId="77777777" w:rsidR="00763FC0" w:rsidRPr="00BB7730" w:rsidRDefault="00763FC0" w:rsidP="00763FC0">
            <w:pPr>
              <w:pStyle w:val="Default"/>
              <w:spacing w:line="276" w:lineRule="auto"/>
              <w:rPr>
                <w:ins w:id="15718" w:author="He Han" w:date="2026-10-22T13:48:00Z"/>
                <w:rFonts w:eastAsia="仿宋_GB2312"/>
                <w:bCs/>
                <w:color w:val="00B0F0"/>
                <w:kern w:val="32"/>
                <w:sz w:val="18"/>
                <w:szCs w:val="18"/>
                <w:lang w:eastAsia="en-US"/>
              </w:rPr>
            </w:pPr>
            <w:proofErr w:type="spellStart"/>
            <w:ins w:id="15719" w:author="He Han" w:date="2026-10-22T13:48:00Z">
              <w:r w:rsidRPr="00BB7730">
                <w:rPr>
                  <w:rFonts w:eastAsia="仿宋_GB2312"/>
                  <w:bCs/>
                  <w:color w:val="00B0F0"/>
                  <w:kern w:val="32"/>
                  <w:sz w:val="18"/>
                  <w:szCs w:val="18"/>
                  <w:lang w:eastAsia="en-US"/>
                </w:rPr>
                <w:t>DeFmoc</w:t>
              </w:r>
              <w:proofErr w:type="spellEnd"/>
              <w:r w:rsidRPr="00BB7730">
                <w:rPr>
                  <w:rFonts w:eastAsia="仿宋_GB2312"/>
                  <w:bCs/>
                  <w:color w:val="00B0F0"/>
                  <w:kern w:val="32"/>
                  <w:sz w:val="18"/>
                  <w:szCs w:val="18"/>
                  <w:lang w:eastAsia="en-US"/>
                </w:rPr>
                <w:t xml:space="preserve"> temperature (Ser20): </w:t>
              </w:r>
              <w:r w:rsidRPr="00BB7730">
                <w:rPr>
                  <w:rFonts w:eastAsia="仿宋_GB2312"/>
                  <w:bCs/>
                  <w:color w:val="00B0F0"/>
                  <w:kern w:val="32"/>
                  <w:sz w:val="18"/>
                  <w:szCs w:val="18"/>
                  <w:lang w:eastAsia="en-US"/>
                  <w:rPrChange w:id="15720" w:author="He Han" w:date="2026-10-22T16:14:00Z">
                    <w:rPr>
                      <w:rFonts w:eastAsia="仿宋_GB2312"/>
                      <w:bCs/>
                      <w:color w:val="FF0000"/>
                      <w:kern w:val="32"/>
                      <w:sz w:val="18"/>
                      <w:szCs w:val="18"/>
                      <w:lang w:eastAsia="en-US"/>
                    </w:rPr>
                  </w:rPrChange>
                </w:rPr>
                <w:t>20.0~30.0°</w:t>
              </w:r>
              <w:r w:rsidRPr="00BB7730">
                <w:rPr>
                  <w:rFonts w:eastAsia="仿宋_GB2312"/>
                  <w:bCs/>
                  <w:color w:val="00B0F0"/>
                  <w:kern w:val="32"/>
                  <w:sz w:val="18"/>
                  <w:szCs w:val="18"/>
                  <w:lang w:eastAsia="en-US"/>
                </w:rPr>
                <w:t xml:space="preserve">C </w:t>
              </w:r>
            </w:ins>
          </w:p>
          <w:p w14:paraId="2E1535EE" w14:textId="4926F438" w:rsidR="00763FC0" w:rsidRPr="00BB7730" w:rsidRDefault="00763FC0" w:rsidP="003E4BAF">
            <w:pPr>
              <w:pStyle w:val="Default"/>
              <w:spacing w:line="276" w:lineRule="auto"/>
              <w:rPr>
                <w:ins w:id="15721" w:author="He Han" w:date="2026-10-22T14:22:00Z"/>
                <w:rFonts w:eastAsia="仿宋_GB2312"/>
                <w:bCs/>
                <w:color w:val="00B0F0"/>
                <w:kern w:val="32"/>
                <w:sz w:val="18"/>
                <w:szCs w:val="18"/>
                <w:lang w:eastAsia="en-US"/>
              </w:rPr>
            </w:pPr>
            <w:proofErr w:type="spellStart"/>
            <w:ins w:id="15722" w:author="He Han" w:date="2026-10-22T13:48:00Z">
              <w:r w:rsidRPr="00BB7730">
                <w:rPr>
                  <w:rFonts w:eastAsia="仿宋_GB2312"/>
                  <w:bCs/>
                  <w:color w:val="00B0F0"/>
                  <w:kern w:val="32"/>
                  <w:sz w:val="18"/>
                  <w:szCs w:val="18"/>
                  <w:lang w:eastAsia="en-US"/>
                </w:rPr>
                <w:t>DeFmoc</w:t>
              </w:r>
              <w:proofErr w:type="spellEnd"/>
              <w:r w:rsidRPr="00BB7730">
                <w:rPr>
                  <w:rFonts w:eastAsia="仿宋_GB2312"/>
                  <w:bCs/>
                  <w:color w:val="00B0F0"/>
                  <w:kern w:val="32"/>
                  <w:sz w:val="18"/>
                  <w:szCs w:val="18"/>
                  <w:lang w:eastAsia="en-US"/>
                </w:rPr>
                <w:t xml:space="preserve"> temperature (</w:t>
              </w:r>
              <w:r w:rsidRPr="00BB7730">
                <w:rPr>
                  <w:rFonts w:eastAsia="仿宋_GB2312"/>
                  <w:bCs/>
                  <w:color w:val="00B0F0"/>
                  <w:kern w:val="32"/>
                  <w:sz w:val="18"/>
                  <w:szCs w:val="18"/>
                </w:rPr>
                <w:t>Other AA</w:t>
              </w:r>
              <w:r w:rsidRPr="00BB7730">
                <w:rPr>
                  <w:rFonts w:eastAsia="仿宋_GB2312"/>
                  <w:bCs/>
                  <w:color w:val="00B0F0"/>
                  <w:kern w:val="32"/>
                  <w:sz w:val="18"/>
                  <w:szCs w:val="18"/>
                  <w:lang w:eastAsia="en-US"/>
                </w:rPr>
                <w:t xml:space="preserve">): </w:t>
              </w:r>
              <w:r w:rsidRPr="00BB7730">
                <w:rPr>
                  <w:rFonts w:eastAsia="仿宋_GB2312"/>
                  <w:bCs/>
                  <w:color w:val="00B0F0"/>
                  <w:kern w:val="32"/>
                  <w:sz w:val="18"/>
                  <w:szCs w:val="18"/>
                  <w:lang w:eastAsia="en-US"/>
                  <w:rPrChange w:id="15723" w:author="He Han" w:date="2026-10-22T16:14:00Z">
                    <w:rPr>
                      <w:rFonts w:eastAsia="仿宋_GB2312"/>
                      <w:bCs/>
                      <w:color w:val="FF0000"/>
                      <w:kern w:val="32"/>
                      <w:sz w:val="18"/>
                      <w:szCs w:val="18"/>
                      <w:lang w:eastAsia="en-US"/>
                    </w:rPr>
                  </w:rPrChange>
                </w:rPr>
                <w:t>20.0~30.0°</w:t>
              </w:r>
              <w:r w:rsidRPr="00BB7730">
                <w:rPr>
                  <w:rFonts w:eastAsia="仿宋_GB2312"/>
                  <w:bCs/>
                  <w:color w:val="00B0F0"/>
                  <w:kern w:val="32"/>
                  <w:sz w:val="18"/>
                  <w:szCs w:val="18"/>
                  <w:lang w:eastAsia="en-US"/>
                </w:rPr>
                <w:t>C</w:t>
              </w:r>
            </w:ins>
          </w:p>
          <w:p w14:paraId="029E3C3B" w14:textId="59E0A130" w:rsidR="00D436A6" w:rsidRPr="00BB7730" w:rsidRDefault="0005507D" w:rsidP="003E4BAF">
            <w:pPr>
              <w:pStyle w:val="Default"/>
              <w:spacing w:line="276" w:lineRule="auto"/>
              <w:rPr>
                <w:ins w:id="15724" w:author="He Han" w:date="2026-10-22T14:22:00Z"/>
                <w:rFonts w:eastAsia="仿宋_GB2312"/>
                <w:bCs/>
                <w:color w:val="00B0F0"/>
                <w:kern w:val="32"/>
                <w:sz w:val="18"/>
                <w:szCs w:val="18"/>
                <w:lang w:eastAsia="en-US"/>
              </w:rPr>
            </w:pPr>
            <w:ins w:id="15725" w:author="He Han" w:date="2026-10-22T14:22:00Z">
              <w:r w:rsidRPr="00BB7730">
                <w:rPr>
                  <w:rFonts w:eastAsia="仿宋_GB2312"/>
                  <w:bCs/>
                  <w:color w:val="00B0F0"/>
                  <w:kern w:val="32"/>
                  <w:sz w:val="18"/>
                  <w:szCs w:val="18"/>
                  <w:lang w:eastAsia="en-US"/>
                </w:rPr>
                <w:t>Capping temperature (A</w:t>
              </w:r>
            </w:ins>
            <w:ins w:id="15726" w:author="He Han" w:date="2026-10-22T16:13:00Z">
              <w:r w:rsidRPr="00BB7730">
                <w:rPr>
                  <w:rFonts w:eastAsia="仿宋_GB2312"/>
                  <w:bCs/>
                  <w:color w:val="00B0F0"/>
                  <w:kern w:val="32"/>
                  <w:sz w:val="18"/>
                  <w:szCs w:val="18"/>
                  <w:lang w:eastAsia="en-US"/>
                </w:rPr>
                <w:t>s</w:t>
              </w:r>
            </w:ins>
            <w:ins w:id="15727" w:author="He Han" w:date="2026-10-22T14:22:00Z">
              <w:r w:rsidR="00D436A6" w:rsidRPr="00BB7730">
                <w:rPr>
                  <w:rFonts w:eastAsia="仿宋_GB2312"/>
                  <w:bCs/>
                  <w:color w:val="00B0F0"/>
                  <w:kern w:val="32"/>
                  <w:sz w:val="18"/>
                  <w:szCs w:val="18"/>
                  <w:lang w:eastAsia="en-US"/>
                </w:rPr>
                <w:t>n21):</w:t>
              </w:r>
            </w:ins>
          </w:p>
          <w:p w14:paraId="282C70E5" w14:textId="7A879610" w:rsidR="00D436A6" w:rsidRPr="00BB7730" w:rsidRDefault="00D436A6" w:rsidP="003E4BAF">
            <w:pPr>
              <w:pStyle w:val="Default"/>
              <w:spacing w:line="276" w:lineRule="auto"/>
              <w:rPr>
                <w:rFonts w:eastAsia="仿宋_GB2312"/>
                <w:bCs/>
                <w:color w:val="00B0F0"/>
                <w:kern w:val="32"/>
                <w:sz w:val="18"/>
                <w:szCs w:val="18"/>
                <w:lang w:eastAsia="en-US"/>
              </w:rPr>
            </w:pPr>
            <w:ins w:id="15728" w:author="He Han" w:date="2026-10-22T14:23:00Z">
              <w:r w:rsidRPr="00BB7730">
                <w:rPr>
                  <w:rFonts w:eastAsia="仿宋_GB2312"/>
                  <w:bCs/>
                  <w:color w:val="00B0F0"/>
                  <w:kern w:val="32"/>
                  <w:sz w:val="18"/>
                  <w:szCs w:val="18"/>
                  <w:lang w:eastAsia="en-US"/>
                  <w:rPrChange w:id="15729" w:author="He Han" w:date="2026-10-22T16:14:00Z">
                    <w:rPr>
                      <w:rFonts w:eastAsia="仿宋_GB2312"/>
                      <w:bCs/>
                      <w:color w:val="FF0000"/>
                      <w:kern w:val="32"/>
                      <w:sz w:val="18"/>
                      <w:szCs w:val="18"/>
                      <w:lang w:eastAsia="en-US"/>
                    </w:rPr>
                  </w:rPrChange>
                </w:rPr>
                <w:t>20.0~30.0°</w:t>
              </w:r>
              <w:r w:rsidRPr="00BB7730">
                <w:rPr>
                  <w:rFonts w:eastAsia="仿宋_GB2312"/>
                  <w:bCs/>
                  <w:color w:val="00B0F0"/>
                  <w:kern w:val="32"/>
                  <w:sz w:val="18"/>
                  <w:szCs w:val="18"/>
                  <w:lang w:eastAsia="en-US"/>
                </w:rPr>
                <w:t>C</w:t>
              </w:r>
            </w:ins>
          </w:p>
        </w:tc>
        <w:tc>
          <w:tcPr>
            <w:tcW w:w="880" w:type="pct"/>
            <w:noWrap/>
            <w:vAlign w:val="center"/>
          </w:tcPr>
          <w:p w14:paraId="24E142A7" w14:textId="77777777" w:rsidR="0005507D" w:rsidRPr="00BB7730" w:rsidRDefault="0005507D" w:rsidP="0005507D">
            <w:pPr>
              <w:pStyle w:val="Default"/>
              <w:spacing w:line="276" w:lineRule="auto"/>
              <w:rPr>
                <w:ins w:id="15730" w:author="He Han" w:date="2026-10-22T16:14:00Z"/>
                <w:rFonts w:eastAsia="仿宋_GB2312"/>
                <w:bCs/>
                <w:color w:val="00B0F0"/>
                <w:kern w:val="32"/>
                <w:sz w:val="18"/>
                <w:szCs w:val="18"/>
                <w:lang w:eastAsia="en-US"/>
              </w:rPr>
            </w:pPr>
            <w:ins w:id="15731" w:author="He Han" w:date="2026-10-22T16:14:00Z">
              <w:r w:rsidRPr="00BB7730">
                <w:rPr>
                  <w:rFonts w:eastAsia="仿宋_GB2312"/>
                  <w:bCs/>
                  <w:color w:val="00B0F0"/>
                  <w:kern w:val="32"/>
                  <w:sz w:val="18"/>
                  <w:szCs w:val="18"/>
                  <w:lang w:eastAsia="en-US"/>
                </w:rPr>
                <w:t xml:space="preserve">Coupling temperature(Gly24,) : 20.0~30.0°C </w:t>
              </w:r>
            </w:ins>
          </w:p>
          <w:p w14:paraId="70C6C573" w14:textId="77777777" w:rsidR="0005507D" w:rsidRPr="00BB7730" w:rsidRDefault="0005507D" w:rsidP="0005507D">
            <w:pPr>
              <w:pStyle w:val="Default"/>
              <w:spacing w:line="276" w:lineRule="auto"/>
              <w:rPr>
                <w:ins w:id="15732" w:author="He Han" w:date="2026-10-22T16:14:00Z"/>
                <w:rFonts w:eastAsia="仿宋_GB2312"/>
                <w:bCs/>
                <w:color w:val="00B0F0"/>
                <w:kern w:val="32"/>
                <w:sz w:val="18"/>
                <w:szCs w:val="18"/>
                <w:lang w:eastAsia="en-US"/>
              </w:rPr>
            </w:pPr>
            <w:ins w:id="15733" w:author="He Han" w:date="2026-10-22T16:14:00Z">
              <w:r w:rsidRPr="00BB7730">
                <w:rPr>
                  <w:rFonts w:eastAsia="仿宋_GB2312"/>
                  <w:bCs/>
                  <w:color w:val="00B0F0"/>
                  <w:kern w:val="32"/>
                  <w:sz w:val="18"/>
                  <w:szCs w:val="18"/>
                  <w:lang w:eastAsia="en-US"/>
                </w:rPr>
                <w:t xml:space="preserve">Coupling temperature(Phe23): 19.0~28.0°C </w:t>
              </w:r>
            </w:ins>
          </w:p>
          <w:p w14:paraId="1491C33E" w14:textId="77777777" w:rsidR="0005507D" w:rsidRPr="00BB7730" w:rsidRDefault="0005507D" w:rsidP="0005507D">
            <w:pPr>
              <w:pStyle w:val="Default"/>
              <w:spacing w:line="276" w:lineRule="auto"/>
              <w:rPr>
                <w:ins w:id="15734" w:author="He Han" w:date="2026-10-22T16:14:00Z"/>
                <w:rFonts w:eastAsia="仿宋_GB2312"/>
                <w:bCs/>
                <w:color w:val="00B0F0"/>
                <w:kern w:val="32"/>
                <w:sz w:val="18"/>
                <w:szCs w:val="18"/>
                <w:lang w:eastAsia="en-US"/>
              </w:rPr>
            </w:pPr>
            <w:ins w:id="15735" w:author="He Han" w:date="2026-10-22T16:14:00Z">
              <w:r w:rsidRPr="00BB7730">
                <w:rPr>
                  <w:rFonts w:eastAsia="仿宋_GB2312"/>
                  <w:bCs/>
                  <w:color w:val="00B0F0"/>
                  <w:kern w:val="32"/>
                  <w:sz w:val="18"/>
                  <w:szCs w:val="18"/>
                  <w:lang w:eastAsia="en-US"/>
                </w:rPr>
                <w:t>Coupling temperature(</w:t>
              </w:r>
              <w:r w:rsidRPr="00BB7730">
                <w:rPr>
                  <w:color w:val="00B0F0"/>
                  <w:sz w:val="18"/>
                  <w:szCs w:val="18"/>
                </w:rPr>
                <w:t>NMeAsn22,αMePhe15</w:t>
              </w:r>
              <w:r w:rsidRPr="00BB7730">
                <w:rPr>
                  <w:rFonts w:eastAsia="仿宋_GB2312"/>
                  <w:bCs/>
                  <w:color w:val="00B0F0"/>
                  <w:kern w:val="32"/>
                  <w:sz w:val="18"/>
                  <w:szCs w:val="18"/>
                  <w:lang w:eastAsia="en-US"/>
                </w:rPr>
                <w:t xml:space="preserve">): 19.0~27.0°C </w:t>
              </w:r>
            </w:ins>
          </w:p>
          <w:p w14:paraId="36FBDBBE" w14:textId="77777777" w:rsidR="0005507D" w:rsidRPr="00BB7730" w:rsidRDefault="0005507D" w:rsidP="0005507D">
            <w:pPr>
              <w:pStyle w:val="Default"/>
              <w:spacing w:line="276" w:lineRule="auto"/>
              <w:rPr>
                <w:ins w:id="15736" w:author="He Han" w:date="2026-10-22T16:14:00Z"/>
                <w:rFonts w:eastAsia="仿宋_GB2312"/>
                <w:bCs/>
                <w:color w:val="00B0F0"/>
                <w:kern w:val="32"/>
                <w:sz w:val="18"/>
                <w:szCs w:val="18"/>
                <w:lang w:eastAsia="en-US"/>
              </w:rPr>
            </w:pPr>
            <w:ins w:id="15737" w:author="He Han" w:date="2026-10-22T16:14:00Z">
              <w:r w:rsidRPr="00BB7730">
                <w:rPr>
                  <w:rFonts w:eastAsia="仿宋_GB2312"/>
                  <w:bCs/>
                  <w:color w:val="00B0F0"/>
                  <w:kern w:val="32"/>
                  <w:sz w:val="18"/>
                  <w:szCs w:val="18"/>
                  <w:lang w:eastAsia="en-US"/>
                </w:rPr>
                <w:t xml:space="preserve">Coupling temperature(Asn21): 29.0~28.0°C </w:t>
              </w:r>
            </w:ins>
          </w:p>
          <w:p w14:paraId="7729E708" w14:textId="77777777" w:rsidR="0005507D" w:rsidRPr="00BB7730" w:rsidRDefault="0005507D" w:rsidP="0005507D">
            <w:pPr>
              <w:pStyle w:val="Default"/>
              <w:spacing w:line="276" w:lineRule="auto"/>
              <w:rPr>
                <w:ins w:id="15738" w:author="He Han" w:date="2026-10-22T16:14:00Z"/>
                <w:rFonts w:eastAsia="仿宋_GB2312"/>
                <w:bCs/>
                <w:color w:val="00B0F0"/>
                <w:kern w:val="32"/>
                <w:sz w:val="18"/>
                <w:szCs w:val="18"/>
                <w:lang w:eastAsia="en-US"/>
              </w:rPr>
            </w:pPr>
            <w:ins w:id="15739" w:author="He Han" w:date="2026-10-22T16:14:00Z">
              <w:r w:rsidRPr="00BB7730">
                <w:rPr>
                  <w:rFonts w:eastAsia="仿宋_GB2312"/>
                  <w:bCs/>
                  <w:color w:val="00B0F0"/>
                  <w:kern w:val="32"/>
                  <w:sz w:val="18"/>
                  <w:szCs w:val="18"/>
                  <w:lang w:eastAsia="en-US"/>
                </w:rPr>
                <w:t>Coupling temperature (</w:t>
              </w:r>
              <w:r w:rsidRPr="00BB7730">
                <w:rPr>
                  <w:rFonts w:eastAsia="仿宋_GB2312"/>
                  <w:bCs/>
                  <w:color w:val="00B0F0"/>
                  <w:kern w:val="32"/>
                  <w:sz w:val="18"/>
                  <w:szCs w:val="18"/>
                </w:rPr>
                <w:t>Other AA</w:t>
              </w:r>
              <w:r w:rsidRPr="00BB7730">
                <w:rPr>
                  <w:rFonts w:eastAsia="仿宋_GB2312"/>
                  <w:bCs/>
                  <w:color w:val="00B0F0"/>
                  <w:kern w:val="32"/>
                  <w:sz w:val="18"/>
                  <w:szCs w:val="18"/>
                  <w:lang w:eastAsia="en-US"/>
                </w:rPr>
                <w:t xml:space="preserve">): 20.0~27.0°C </w:t>
              </w:r>
            </w:ins>
          </w:p>
          <w:p w14:paraId="1D910409" w14:textId="77777777" w:rsidR="0005507D" w:rsidRPr="00BB7730" w:rsidRDefault="0005507D" w:rsidP="0005507D">
            <w:pPr>
              <w:pStyle w:val="Default"/>
              <w:spacing w:line="276" w:lineRule="auto"/>
              <w:rPr>
                <w:ins w:id="15740" w:author="He Han" w:date="2026-10-22T16:14:00Z"/>
                <w:rFonts w:eastAsia="仿宋_GB2312"/>
                <w:bCs/>
                <w:color w:val="00B0F0"/>
                <w:kern w:val="32"/>
                <w:sz w:val="18"/>
                <w:szCs w:val="18"/>
                <w:lang w:eastAsia="en-US"/>
              </w:rPr>
            </w:pPr>
            <w:proofErr w:type="spellStart"/>
            <w:ins w:id="15741" w:author="He Han" w:date="2026-10-22T16:14:00Z">
              <w:r w:rsidRPr="00BB7730">
                <w:rPr>
                  <w:rFonts w:eastAsia="仿宋_GB2312"/>
                  <w:bCs/>
                  <w:color w:val="00B0F0"/>
                  <w:kern w:val="32"/>
                  <w:sz w:val="18"/>
                  <w:szCs w:val="18"/>
                  <w:lang w:eastAsia="en-US"/>
                </w:rPr>
                <w:t>DeFmoc</w:t>
              </w:r>
              <w:proofErr w:type="spellEnd"/>
              <w:r w:rsidRPr="00BB7730">
                <w:rPr>
                  <w:rFonts w:eastAsia="仿宋_GB2312"/>
                  <w:bCs/>
                  <w:color w:val="00B0F0"/>
                  <w:kern w:val="32"/>
                  <w:sz w:val="18"/>
                  <w:szCs w:val="18"/>
                  <w:lang w:eastAsia="en-US"/>
                </w:rPr>
                <w:t xml:space="preserve"> temperature (Ser20): 20.0~30.0°C </w:t>
              </w:r>
            </w:ins>
          </w:p>
          <w:p w14:paraId="5F5496EC" w14:textId="77777777" w:rsidR="0005507D" w:rsidRPr="00BB7730" w:rsidRDefault="0005507D" w:rsidP="0005507D">
            <w:pPr>
              <w:pStyle w:val="Default"/>
              <w:spacing w:line="276" w:lineRule="auto"/>
              <w:rPr>
                <w:ins w:id="15742" w:author="He Han" w:date="2026-10-22T16:14:00Z"/>
                <w:rFonts w:eastAsia="仿宋_GB2312"/>
                <w:bCs/>
                <w:color w:val="00B0F0"/>
                <w:kern w:val="32"/>
                <w:sz w:val="18"/>
                <w:szCs w:val="18"/>
                <w:lang w:eastAsia="en-US"/>
              </w:rPr>
            </w:pPr>
            <w:proofErr w:type="spellStart"/>
            <w:ins w:id="15743" w:author="He Han" w:date="2026-10-22T16:14:00Z">
              <w:r w:rsidRPr="00BB7730">
                <w:rPr>
                  <w:rFonts w:eastAsia="仿宋_GB2312"/>
                  <w:bCs/>
                  <w:color w:val="00B0F0"/>
                  <w:kern w:val="32"/>
                  <w:sz w:val="18"/>
                  <w:szCs w:val="18"/>
                  <w:lang w:eastAsia="en-US"/>
                </w:rPr>
                <w:t>DeFmoc</w:t>
              </w:r>
              <w:proofErr w:type="spellEnd"/>
              <w:r w:rsidRPr="00BB7730">
                <w:rPr>
                  <w:rFonts w:eastAsia="仿宋_GB2312"/>
                  <w:bCs/>
                  <w:color w:val="00B0F0"/>
                  <w:kern w:val="32"/>
                  <w:sz w:val="18"/>
                  <w:szCs w:val="18"/>
                  <w:lang w:eastAsia="en-US"/>
                </w:rPr>
                <w:t xml:space="preserve"> temperature (</w:t>
              </w:r>
              <w:r w:rsidRPr="00BB7730">
                <w:rPr>
                  <w:rFonts w:eastAsia="仿宋_GB2312"/>
                  <w:bCs/>
                  <w:color w:val="00B0F0"/>
                  <w:kern w:val="32"/>
                  <w:sz w:val="18"/>
                  <w:szCs w:val="18"/>
                </w:rPr>
                <w:t>Other AA</w:t>
              </w:r>
              <w:r w:rsidRPr="00BB7730">
                <w:rPr>
                  <w:rFonts w:eastAsia="仿宋_GB2312"/>
                  <w:bCs/>
                  <w:color w:val="00B0F0"/>
                  <w:kern w:val="32"/>
                  <w:sz w:val="18"/>
                  <w:szCs w:val="18"/>
                  <w:lang w:eastAsia="en-US"/>
                </w:rPr>
                <w:t>): 20.0~30.0°C</w:t>
              </w:r>
            </w:ins>
          </w:p>
          <w:p w14:paraId="4B2ECAC7" w14:textId="77777777" w:rsidR="0005507D" w:rsidRPr="00BB7730" w:rsidRDefault="0005507D" w:rsidP="0005507D">
            <w:pPr>
              <w:pStyle w:val="Default"/>
              <w:spacing w:line="276" w:lineRule="auto"/>
              <w:rPr>
                <w:ins w:id="15744" w:author="He Han" w:date="2026-10-22T16:14:00Z"/>
                <w:rFonts w:eastAsia="仿宋_GB2312"/>
                <w:bCs/>
                <w:color w:val="00B0F0"/>
                <w:kern w:val="32"/>
                <w:sz w:val="18"/>
                <w:szCs w:val="18"/>
                <w:lang w:eastAsia="en-US"/>
              </w:rPr>
            </w:pPr>
            <w:ins w:id="15745" w:author="He Han" w:date="2026-10-22T16:14:00Z">
              <w:r w:rsidRPr="00BB7730">
                <w:rPr>
                  <w:rFonts w:eastAsia="仿宋_GB2312"/>
                  <w:bCs/>
                  <w:color w:val="00B0F0"/>
                  <w:kern w:val="32"/>
                  <w:sz w:val="18"/>
                  <w:szCs w:val="18"/>
                  <w:lang w:eastAsia="en-US"/>
                </w:rPr>
                <w:t>Capping temperature (Asn21):</w:t>
              </w:r>
            </w:ins>
          </w:p>
          <w:p w14:paraId="4BF3D363" w14:textId="5D261579" w:rsidR="00763FC0" w:rsidRPr="00BB7730" w:rsidRDefault="0005507D">
            <w:pPr>
              <w:spacing w:line="240" w:lineRule="exact"/>
              <w:contextualSpacing/>
              <w:rPr>
                <w:rFonts w:ascii="Times New Roman" w:eastAsia="仿宋_GB2312" w:hAnsi="Times New Roman" w:cs="Times New Roman"/>
                <w:color w:val="auto"/>
                <w:sz w:val="18"/>
                <w:szCs w:val="18"/>
                <w:lang w:eastAsia="zh-CN"/>
              </w:rPr>
              <w:pPrChange w:id="15746" w:author="He Han" w:date="2026-10-22T16:14:00Z">
                <w:pPr>
                  <w:spacing w:line="240" w:lineRule="exact"/>
                  <w:contextualSpacing/>
                  <w:jc w:val="center"/>
                </w:pPr>
              </w:pPrChange>
            </w:pPr>
            <w:ins w:id="15747" w:author="He Han" w:date="2026-10-22T16:14:00Z">
              <w:r w:rsidRPr="00BB7730">
                <w:rPr>
                  <w:rFonts w:ascii="Times New Roman" w:eastAsia="仿宋_GB2312" w:hAnsi="Times New Roman" w:cs="Times New Roman"/>
                  <w:bCs w:val="0"/>
                  <w:color w:val="00B0F0"/>
                  <w:sz w:val="18"/>
                  <w:szCs w:val="18"/>
                  <w:rPrChange w:id="15748" w:author="He Han" w:date="2026-10-22T16:14:00Z">
                    <w:rPr>
                      <w:rFonts w:eastAsia="仿宋_GB2312"/>
                      <w:bCs w:val="0"/>
                      <w:color w:val="00B0F0"/>
                      <w:sz w:val="18"/>
                      <w:szCs w:val="18"/>
                    </w:rPr>
                  </w:rPrChange>
                </w:rPr>
                <w:t>20.0~30.0°C</w:t>
              </w:r>
            </w:ins>
            <w:del w:id="15749" w:author="He Han" w:date="2026-10-22T16:14:00Z">
              <w:r w:rsidR="00763FC0" w:rsidRPr="00BB7730" w:rsidDel="0005507D">
                <w:rPr>
                  <w:rFonts w:ascii="Times New Roman" w:eastAsia="仿宋_GB2312" w:hAnsi="Times New Roman" w:cs="Times New Roman"/>
                  <w:color w:val="auto"/>
                  <w:sz w:val="18"/>
                  <w:szCs w:val="18"/>
                  <w:lang w:eastAsia="zh-CN"/>
                </w:rPr>
                <w:delText>TBD</w:delText>
              </w:r>
            </w:del>
          </w:p>
        </w:tc>
        <w:tc>
          <w:tcPr>
            <w:tcW w:w="818" w:type="pct"/>
            <w:vAlign w:val="center"/>
          </w:tcPr>
          <w:p w14:paraId="65D9FE72" w14:textId="1009193C" w:rsidR="009511CC" w:rsidRPr="00BB7730" w:rsidRDefault="009511CC" w:rsidP="009511CC">
            <w:pPr>
              <w:pStyle w:val="Default"/>
              <w:spacing w:line="276" w:lineRule="auto"/>
              <w:rPr>
                <w:ins w:id="15750" w:author="He Han" w:date="2026-10-22T15:09:00Z"/>
                <w:rFonts w:eastAsia="仿宋_GB2312"/>
                <w:bCs/>
                <w:color w:val="00B0F0"/>
                <w:kern w:val="32"/>
                <w:sz w:val="18"/>
                <w:szCs w:val="18"/>
                <w:lang w:eastAsia="en-US"/>
              </w:rPr>
            </w:pPr>
            <w:ins w:id="15751" w:author="He Han" w:date="2026-10-22T15:09:00Z">
              <w:r w:rsidRPr="00BB7730">
                <w:rPr>
                  <w:rFonts w:eastAsia="仿宋_GB2312"/>
                  <w:bCs/>
                  <w:color w:val="00B0F0"/>
                  <w:kern w:val="32"/>
                  <w:sz w:val="18"/>
                  <w:szCs w:val="18"/>
                  <w:lang w:eastAsia="en-US"/>
                </w:rPr>
                <w:t>Coupling temperature(Gly24,</w:t>
              </w:r>
              <w:r w:rsidR="00C72449" w:rsidRPr="00BB7730">
                <w:rPr>
                  <w:rFonts w:eastAsia="仿宋_GB2312"/>
                  <w:bCs/>
                  <w:color w:val="00B0F0"/>
                  <w:kern w:val="32"/>
                  <w:sz w:val="18"/>
                  <w:szCs w:val="18"/>
                  <w:lang w:eastAsia="en-US"/>
                </w:rPr>
                <w:t>)</w:t>
              </w:r>
              <w:r w:rsidRPr="00BB7730">
                <w:rPr>
                  <w:rFonts w:eastAsia="仿宋_GB2312"/>
                  <w:bCs/>
                  <w:color w:val="00B0F0"/>
                  <w:kern w:val="32"/>
                  <w:sz w:val="18"/>
                  <w:szCs w:val="18"/>
                  <w:lang w:eastAsia="en-US"/>
                </w:rPr>
                <w:t xml:space="preserve">: </w:t>
              </w:r>
            </w:ins>
            <w:ins w:id="15752" w:author="He Han" w:date="2026-10-22T15:11:00Z">
              <w:r w:rsidRPr="00BB7730">
                <w:rPr>
                  <w:rFonts w:eastAsia="仿宋_GB2312"/>
                  <w:bCs/>
                  <w:color w:val="00B0F0"/>
                  <w:kern w:val="32"/>
                  <w:sz w:val="18"/>
                  <w:szCs w:val="18"/>
                  <w:lang w:eastAsia="en-US"/>
                  <w:rPrChange w:id="15753" w:author="He Han" w:date="2026-10-22T15:16:00Z">
                    <w:rPr>
                      <w:rFonts w:eastAsia="仿宋_GB2312"/>
                      <w:bCs/>
                      <w:color w:val="FF0000"/>
                      <w:kern w:val="32"/>
                      <w:sz w:val="18"/>
                      <w:szCs w:val="18"/>
                      <w:lang w:eastAsia="en-US"/>
                    </w:rPr>
                  </w:rPrChange>
                </w:rPr>
                <w:t>17.2</w:t>
              </w:r>
            </w:ins>
            <w:ins w:id="15754" w:author="He Han" w:date="2026-10-22T15:09:00Z">
              <w:r w:rsidRPr="00BB7730">
                <w:rPr>
                  <w:rFonts w:eastAsia="仿宋_GB2312"/>
                  <w:bCs/>
                  <w:color w:val="00B0F0"/>
                  <w:kern w:val="32"/>
                  <w:sz w:val="18"/>
                  <w:szCs w:val="18"/>
                  <w:lang w:eastAsia="en-US"/>
                  <w:rPrChange w:id="15755" w:author="He Han" w:date="2026-10-22T15:16:00Z">
                    <w:rPr>
                      <w:rFonts w:eastAsia="仿宋_GB2312"/>
                      <w:bCs/>
                      <w:color w:val="FF0000"/>
                      <w:kern w:val="32"/>
                      <w:sz w:val="18"/>
                      <w:szCs w:val="18"/>
                      <w:lang w:eastAsia="en-US"/>
                    </w:rPr>
                  </w:rPrChange>
                </w:rPr>
                <w:t>~</w:t>
              </w:r>
            </w:ins>
            <w:ins w:id="15756" w:author="He Han" w:date="2026-10-22T15:12:00Z">
              <w:r w:rsidR="00C72449" w:rsidRPr="00BB7730">
                <w:rPr>
                  <w:rFonts w:eastAsia="仿宋_GB2312"/>
                  <w:bCs/>
                  <w:color w:val="00B0F0"/>
                  <w:kern w:val="32"/>
                  <w:sz w:val="18"/>
                  <w:szCs w:val="18"/>
                  <w:lang w:eastAsia="en-US"/>
                  <w:rPrChange w:id="15757" w:author="He Han" w:date="2026-10-22T15:16:00Z">
                    <w:rPr>
                      <w:rFonts w:eastAsia="仿宋_GB2312"/>
                      <w:bCs/>
                      <w:color w:val="FF0000"/>
                      <w:kern w:val="32"/>
                      <w:sz w:val="18"/>
                      <w:szCs w:val="18"/>
                      <w:lang w:eastAsia="en-US"/>
                    </w:rPr>
                  </w:rPrChange>
                </w:rPr>
                <w:t>32.7</w:t>
              </w:r>
            </w:ins>
            <w:ins w:id="15758" w:author="He Han" w:date="2026-10-22T15:09:00Z">
              <w:r w:rsidRPr="00BB7730">
                <w:rPr>
                  <w:rFonts w:eastAsia="仿宋_GB2312"/>
                  <w:bCs/>
                  <w:color w:val="00B0F0"/>
                  <w:kern w:val="32"/>
                  <w:sz w:val="18"/>
                  <w:szCs w:val="18"/>
                  <w:lang w:eastAsia="en-US"/>
                  <w:rPrChange w:id="15759" w:author="He Han" w:date="2026-10-22T15:16:00Z">
                    <w:rPr>
                      <w:rFonts w:eastAsia="仿宋_GB2312"/>
                      <w:bCs/>
                      <w:color w:val="FF0000"/>
                      <w:kern w:val="32"/>
                      <w:sz w:val="18"/>
                      <w:szCs w:val="18"/>
                      <w:lang w:eastAsia="en-US"/>
                    </w:rPr>
                  </w:rPrChange>
                </w:rPr>
                <w:t>°C</w:t>
              </w:r>
              <w:r w:rsidRPr="00BB7730">
                <w:rPr>
                  <w:rFonts w:eastAsia="仿宋_GB2312"/>
                  <w:bCs/>
                  <w:color w:val="00B0F0"/>
                  <w:kern w:val="32"/>
                  <w:sz w:val="18"/>
                  <w:szCs w:val="18"/>
                  <w:lang w:eastAsia="en-US"/>
                </w:rPr>
                <w:t xml:space="preserve"> </w:t>
              </w:r>
            </w:ins>
          </w:p>
          <w:p w14:paraId="77034D87" w14:textId="4D308982" w:rsidR="009511CC" w:rsidRPr="00BB7730" w:rsidRDefault="009511CC" w:rsidP="009511CC">
            <w:pPr>
              <w:pStyle w:val="Default"/>
              <w:spacing w:line="276" w:lineRule="auto"/>
              <w:rPr>
                <w:ins w:id="15760" w:author="He Han" w:date="2026-10-22T15:09:00Z"/>
                <w:rFonts w:eastAsia="仿宋_GB2312"/>
                <w:bCs/>
                <w:color w:val="00B0F0"/>
                <w:kern w:val="32"/>
                <w:sz w:val="18"/>
                <w:szCs w:val="18"/>
                <w:lang w:eastAsia="en-US"/>
              </w:rPr>
            </w:pPr>
            <w:ins w:id="15761" w:author="He Han" w:date="2026-10-22T15:09:00Z">
              <w:r w:rsidRPr="00BB7730">
                <w:rPr>
                  <w:rFonts w:eastAsia="仿宋_GB2312"/>
                  <w:bCs/>
                  <w:color w:val="00B0F0"/>
                  <w:kern w:val="32"/>
                  <w:sz w:val="18"/>
                  <w:szCs w:val="18"/>
                  <w:lang w:eastAsia="en-US"/>
                </w:rPr>
                <w:t>Coupling temperature(Phe23</w:t>
              </w:r>
              <w:r w:rsidR="00C72449" w:rsidRPr="00BB7730">
                <w:rPr>
                  <w:rFonts w:eastAsia="仿宋_GB2312"/>
                  <w:bCs/>
                  <w:color w:val="00B0F0"/>
                  <w:kern w:val="32"/>
                  <w:sz w:val="18"/>
                  <w:szCs w:val="18"/>
                  <w:lang w:eastAsia="en-US"/>
                </w:rPr>
                <w:t>):</w:t>
              </w:r>
            </w:ins>
            <w:ins w:id="15762" w:author="He Han" w:date="2026-10-22T15:13:00Z">
              <w:r w:rsidR="00C72449" w:rsidRPr="00BB7730">
                <w:rPr>
                  <w:rFonts w:eastAsia="仿宋_GB2312"/>
                  <w:bCs/>
                  <w:color w:val="00B0F0"/>
                  <w:kern w:val="32"/>
                  <w:sz w:val="18"/>
                  <w:szCs w:val="18"/>
                  <w:lang w:eastAsia="en-US"/>
                </w:rPr>
                <w:t xml:space="preserve"> </w:t>
              </w:r>
            </w:ins>
            <w:ins w:id="15763" w:author="He Han" w:date="2026-10-22T15:12:00Z">
              <w:r w:rsidR="00C72449" w:rsidRPr="00BB7730">
                <w:rPr>
                  <w:rFonts w:eastAsia="仿宋_GB2312"/>
                  <w:bCs/>
                  <w:color w:val="00B0F0"/>
                  <w:kern w:val="32"/>
                  <w:sz w:val="18"/>
                  <w:szCs w:val="18"/>
                  <w:lang w:eastAsia="en-US"/>
                </w:rPr>
                <w:t>17.4</w:t>
              </w:r>
            </w:ins>
            <w:ins w:id="15764" w:author="He Han" w:date="2026-10-22T15:09:00Z">
              <w:r w:rsidR="00C72449" w:rsidRPr="00BB7730">
                <w:rPr>
                  <w:rFonts w:eastAsia="仿宋_GB2312"/>
                  <w:bCs/>
                  <w:color w:val="00B0F0"/>
                  <w:kern w:val="32"/>
                  <w:sz w:val="18"/>
                  <w:szCs w:val="18"/>
                  <w:lang w:eastAsia="en-US"/>
                  <w:rPrChange w:id="15765" w:author="He Han" w:date="2026-10-22T15:16:00Z">
                    <w:rPr>
                      <w:rFonts w:eastAsia="仿宋_GB2312"/>
                      <w:bCs/>
                      <w:color w:val="FF0000"/>
                      <w:kern w:val="32"/>
                      <w:sz w:val="18"/>
                      <w:szCs w:val="18"/>
                      <w:lang w:eastAsia="en-US"/>
                    </w:rPr>
                  </w:rPrChange>
                </w:rPr>
                <w:t>~30.</w:t>
              </w:r>
            </w:ins>
            <w:ins w:id="15766" w:author="He Han" w:date="2026-10-22T15:13:00Z">
              <w:r w:rsidR="00C72449" w:rsidRPr="00BB7730">
                <w:rPr>
                  <w:rFonts w:eastAsia="仿宋_GB2312"/>
                  <w:bCs/>
                  <w:color w:val="00B0F0"/>
                  <w:kern w:val="32"/>
                  <w:sz w:val="18"/>
                  <w:szCs w:val="18"/>
                  <w:lang w:eastAsia="en-US"/>
                  <w:rPrChange w:id="15767" w:author="He Han" w:date="2026-10-22T15:16:00Z">
                    <w:rPr>
                      <w:rFonts w:eastAsia="仿宋_GB2312"/>
                      <w:bCs/>
                      <w:color w:val="FF0000"/>
                      <w:kern w:val="32"/>
                      <w:sz w:val="18"/>
                      <w:szCs w:val="18"/>
                      <w:lang w:eastAsia="en-US"/>
                    </w:rPr>
                  </w:rPrChange>
                </w:rPr>
                <w:t>3</w:t>
              </w:r>
            </w:ins>
            <w:ins w:id="15768" w:author="He Han" w:date="2026-10-22T15:09:00Z">
              <w:r w:rsidRPr="00BB7730">
                <w:rPr>
                  <w:rFonts w:eastAsia="仿宋_GB2312"/>
                  <w:bCs/>
                  <w:color w:val="00B0F0"/>
                  <w:kern w:val="32"/>
                  <w:sz w:val="18"/>
                  <w:szCs w:val="18"/>
                  <w:lang w:eastAsia="en-US"/>
                  <w:rPrChange w:id="15769" w:author="He Han" w:date="2026-10-22T15:16:00Z">
                    <w:rPr>
                      <w:rFonts w:eastAsia="仿宋_GB2312"/>
                      <w:bCs/>
                      <w:color w:val="FF0000"/>
                      <w:kern w:val="32"/>
                      <w:sz w:val="18"/>
                      <w:szCs w:val="18"/>
                      <w:lang w:eastAsia="en-US"/>
                    </w:rPr>
                  </w:rPrChange>
                </w:rPr>
                <w:t>°C</w:t>
              </w:r>
              <w:r w:rsidRPr="00BB7730">
                <w:rPr>
                  <w:rFonts w:eastAsia="仿宋_GB2312"/>
                  <w:bCs/>
                  <w:color w:val="00B0F0"/>
                  <w:kern w:val="32"/>
                  <w:sz w:val="18"/>
                  <w:szCs w:val="18"/>
                  <w:lang w:eastAsia="en-US"/>
                </w:rPr>
                <w:t xml:space="preserve"> </w:t>
              </w:r>
            </w:ins>
          </w:p>
          <w:p w14:paraId="23BF438E" w14:textId="77777777" w:rsidR="00C72449" w:rsidRPr="00BB7730" w:rsidRDefault="009511CC" w:rsidP="009511CC">
            <w:pPr>
              <w:pStyle w:val="Default"/>
              <w:spacing w:line="276" w:lineRule="auto"/>
              <w:rPr>
                <w:ins w:id="15770" w:author="He Han" w:date="2026-10-22T15:13:00Z"/>
                <w:rFonts w:eastAsia="仿宋_GB2312"/>
                <w:bCs/>
                <w:color w:val="00B0F0"/>
                <w:kern w:val="32"/>
                <w:sz w:val="18"/>
                <w:szCs w:val="18"/>
                <w:lang w:eastAsia="en-US"/>
              </w:rPr>
            </w:pPr>
            <w:ins w:id="15771" w:author="He Han" w:date="2026-10-22T15:09:00Z">
              <w:r w:rsidRPr="00BB7730">
                <w:rPr>
                  <w:rFonts w:eastAsia="仿宋_GB2312"/>
                  <w:bCs/>
                  <w:color w:val="00B0F0"/>
                  <w:kern w:val="32"/>
                  <w:sz w:val="18"/>
                  <w:szCs w:val="18"/>
                  <w:lang w:eastAsia="en-US"/>
                </w:rPr>
                <w:t>Coupling temperature</w:t>
              </w:r>
            </w:ins>
          </w:p>
          <w:p w14:paraId="54C22662" w14:textId="120C253F" w:rsidR="009511CC" w:rsidRPr="00BB7730" w:rsidRDefault="009511CC" w:rsidP="009511CC">
            <w:pPr>
              <w:pStyle w:val="Default"/>
              <w:spacing w:line="276" w:lineRule="auto"/>
              <w:rPr>
                <w:ins w:id="15772" w:author="He Han" w:date="2026-10-22T15:09:00Z"/>
                <w:rFonts w:eastAsia="仿宋_GB2312"/>
                <w:bCs/>
                <w:color w:val="00B0F0"/>
                <w:kern w:val="32"/>
                <w:sz w:val="18"/>
                <w:szCs w:val="18"/>
                <w:lang w:eastAsia="en-US"/>
              </w:rPr>
            </w:pPr>
            <w:ins w:id="15773" w:author="He Han" w:date="2026-10-22T15:09:00Z">
              <w:r w:rsidRPr="00BB7730">
                <w:rPr>
                  <w:rFonts w:eastAsia="仿宋_GB2312"/>
                  <w:bCs/>
                  <w:color w:val="00B0F0"/>
                  <w:kern w:val="32"/>
                  <w:sz w:val="18"/>
                  <w:szCs w:val="18"/>
                  <w:lang w:eastAsia="en-US"/>
                </w:rPr>
                <w:t>(</w:t>
              </w:r>
              <w:r w:rsidRPr="00584C7E">
                <w:rPr>
                  <w:color w:val="00B0F0"/>
                  <w:sz w:val="18"/>
                  <w:szCs w:val="18"/>
                </w:rPr>
                <w:t>NMeAsn22,αMePhe15</w:t>
              </w:r>
              <w:r w:rsidRPr="00BB7730">
                <w:rPr>
                  <w:rFonts w:eastAsia="仿宋_GB2312"/>
                  <w:bCs/>
                  <w:color w:val="00B0F0"/>
                  <w:kern w:val="32"/>
                  <w:sz w:val="18"/>
                  <w:szCs w:val="18"/>
                  <w:lang w:eastAsia="en-US"/>
                </w:rPr>
                <w:t xml:space="preserve">): </w:t>
              </w:r>
              <w:r w:rsidR="00C72449" w:rsidRPr="00584C7E">
                <w:rPr>
                  <w:rFonts w:eastAsia="仿宋_GB2312"/>
                  <w:bCs/>
                  <w:color w:val="00B0F0"/>
                  <w:kern w:val="32"/>
                  <w:sz w:val="18"/>
                  <w:szCs w:val="18"/>
                  <w:lang w:eastAsia="en-US"/>
                </w:rPr>
                <w:t>1</w:t>
              </w:r>
            </w:ins>
            <w:ins w:id="15774" w:author="He Han" w:date="2026-10-22T15:13:00Z">
              <w:r w:rsidR="00C72449" w:rsidRPr="00584C7E">
                <w:rPr>
                  <w:rFonts w:eastAsia="仿宋_GB2312"/>
                  <w:bCs/>
                  <w:color w:val="00B0F0"/>
                  <w:kern w:val="32"/>
                  <w:sz w:val="18"/>
                  <w:szCs w:val="18"/>
                  <w:lang w:eastAsia="en-US"/>
                </w:rPr>
                <w:t>7.3</w:t>
              </w:r>
            </w:ins>
            <w:ins w:id="15775" w:author="He Han" w:date="2026-10-22T15:09:00Z">
              <w:r w:rsidR="00C72449" w:rsidRPr="00584C7E">
                <w:rPr>
                  <w:rFonts w:eastAsia="仿宋_GB2312"/>
                  <w:bCs/>
                  <w:color w:val="00B0F0"/>
                  <w:kern w:val="32"/>
                  <w:sz w:val="18"/>
                  <w:szCs w:val="18"/>
                  <w:lang w:eastAsia="en-US"/>
                </w:rPr>
                <w:t>~2</w:t>
              </w:r>
            </w:ins>
            <w:ins w:id="15776" w:author="He Han" w:date="2026-10-22T15:13:00Z">
              <w:r w:rsidR="00C72449" w:rsidRPr="00584C7E">
                <w:rPr>
                  <w:rFonts w:eastAsia="仿宋_GB2312"/>
                  <w:bCs/>
                  <w:color w:val="00B0F0"/>
                  <w:kern w:val="32"/>
                  <w:sz w:val="18"/>
                  <w:szCs w:val="18"/>
                  <w:lang w:eastAsia="en-US"/>
                </w:rPr>
                <w:t>8.3</w:t>
              </w:r>
            </w:ins>
            <w:ins w:id="15777" w:author="He Han" w:date="2026-10-22T15:09:00Z">
              <w:r w:rsidRPr="00BB7730">
                <w:rPr>
                  <w:rFonts w:eastAsia="仿宋_GB2312"/>
                  <w:bCs/>
                  <w:color w:val="00B0F0"/>
                  <w:kern w:val="32"/>
                  <w:sz w:val="18"/>
                  <w:szCs w:val="18"/>
                  <w:lang w:eastAsia="en-US"/>
                </w:rPr>
                <w:t xml:space="preserve">°C </w:t>
              </w:r>
            </w:ins>
          </w:p>
          <w:p w14:paraId="37475EA2" w14:textId="3AC032E9" w:rsidR="009511CC" w:rsidRPr="00BB7730" w:rsidRDefault="009511CC" w:rsidP="009511CC">
            <w:pPr>
              <w:pStyle w:val="Default"/>
              <w:spacing w:line="276" w:lineRule="auto"/>
              <w:rPr>
                <w:ins w:id="15778" w:author="He Han" w:date="2026-10-22T15:09:00Z"/>
                <w:rFonts w:eastAsia="仿宋_GB2312"/>
                <w:bCs/>
                <w:color w:val="00B0F0"/>
                <w:kern w:val="32"/>
                <w:sz w:val="18"/>
                <w:szCs w:val="18"/>
                <w:lang w:eastAsia="en-US"/>
              </w:rPr>
            </w:pPr>
            <w:ins w:id="15779" w:author="He Han" w:date="2026-10-22T15:09:00Z">
              <w:r w:rsidRPr="00BB7730">
                <w:rPr>
                  <w:rFonts w:eastAsia="仿宋_GB2312"/>
                  <w:bCs/>
                  <w:color w:val="00B0F0"/>
                  <w:kern w:val="32"/>
                  <w:sz w:val="18"/>
                  <w:szCs w:val="18"/>
                  <w:lang w:eastAsia="en-US"/>
                </w:rPr>
                <w:t xml:space="preserve">Coupling temperature(Asn21): </w:t>
              </w:r>
            </w:ins>
            <w:ins w:id="15780" w:author="He Han" w:date="2026-10-22T15:14:00Z">
              <w:r w:rsidR="00C72449" w:rsidRPr="00BB7730">
                <w:rPr>
                  <w:rFonts w:eastAsia="仿宋_GB2312"/>
                  <w:bCs/>
                  <w:color w:val="00B0F0"/>
                  <w:kern w:val="32"/>
                  <w:sz w:val="18"/>
                  <w:szCs w:val="18"/>
                  <w:lang w:eastAsia="en-US"/>
                  <w:rPrChange w:id="15781" w:author="He Han" w:date="2026-10-22T15:16:00Z">
                    <w:rPr>
                      <w:rFonts w:eastAsia="仿宋_GB2312"/>
                      <w:bCs/>
                      <w:color w:val="FF0000"/>
                      <w:kern w:val="32"/>
                      <w:sz w:val="18"/>
                      <w:szCs w:val="18"/>
                      <w:lang w:eastAsia="en-US"/>
                    </w:rPr>
                  </w:rPrChange>
                </w:rPr>
                <w:t>17.2</w:t>
              </w:r>
            </w:ins>
            <w:ins w:id="15782" w:author="He Han" w:date="2026-10-22T15:09:00Z">
              <w:r w:rsidR="00C72449" w:rsidRPr="00BB7730">
                <w:rPr>
                  <w:rFonts w:eastAsia="仿宋_GB2312"/>
                  <w:bCs/>
                  <w:color w:val="00B0F0"/>
                  <w:kern w:val="32"/>
                  <w:sz w:val="18"/>
                  <w:szCs w:val="18"/>
                  <w:lang w:eastAsia="en-US"/>
                  <w:rPrChange w:id="15783" w:author="He Han" w:date="2026-10-22T15:16:00Z">
                    <w:rPr>
                      <w:rFonts w:eastAsia="仿宋_GB2312"/>
                      <w:bCs/>
                      <w:color w:val="FF0000"/>
                      <w:kern w:val="32"/>
                      <w:sz w:val="18"/>
                      <w:szCs w:val="18"/>
                      <w:lang w:eastAsia="en-US"/>
                    </w:rPr>
                  </w:rPrChange>
                </w:rPr>
                <w:t>~30.</w:t>
              </w:r>
            </w:ins>
            <w:ins w:id="15784" w:author="He Han" w:date="2026-10-22T15:14:00Z">
              <w:r w:rsidR="00C72449" w:rsidRPr="00BB7730">
                <w:rPr>
                  <w:rFonts w:eastAsia="仿宋_GB2312"/>
                  <w:bCs/>
                  <w:color w:val="00B0F0"/>
                  <w:kern w:val="32"/>
                  <w:sz w:val="18"/>
                  <w:szCs w:val="18"/>
                  <w:lang w:eastAsia="en-US"/>
                  <w:rPrChange w:id="15785" w:author="He Han" w:date="2026-10-22T15:16:00Z">
                    <w:rPr>
                      <w:rFonts w:eastAsia="仿宋_GB2312"/>
                      <w:bCs/>
                      <w:color w:val="FF0000"/>
                      <w:kern w:val="32"/>
                      <w:sz w:val="18"/>
                      <w:szCs w:val="18"/>
                      <w:lang w:eastAsia="en-US"/>
                    </w:rPr>
                  </w:rPrChange>
                </w:rPr>
                <w:t>2</w:t>
              </w:r>
            </w:ins>
            <w:ins w:id="15786" w:author="He Han" w:date="2026-10-22T15:09:00Z">
              <w:r w:rsidRPr="00BB7730">
                <w:rPr>
                  <w:rFonts w:eastAsia="仿宋_GB2312"/>
                  <w:bCs/>
                  <w:color w:val="00B0F0"/>
                  <w:kern w:val="32"/>
                  <w:sz w:val="18"/>
                  <w:szCs w:val="18"/>
                  <w:lang w:eastAsia="en-US"/>
                  <w:rPrChange w:id="15787" w:author="He Han" w:date="2026-10-22T15:16:00Z">
                    <w:rPr>
                      <w:rFonts w:eastAsia="仿宋_GB2312"/>
                      <w:bCs/>
                      <w:color w:val="FF0000"/>
                      <w:kern w:val="32"/>
                      <w:sz w:val="18"/>
                      <w:szCs w:val="18"/>
                      <w:lang w:eastAsia="en-US"/>
                    </w:rPr>
                  </w:rPrChange>
                </w:rPr>
                <w:t>°C</w:t>
              </w:r>
              <w:r w:rsidRPr="00BB7730">
                <w:rPr>
                  <w:rFonts w:eastAsia="仿宋_GB2312"/>
                  <w:bCs/>
                  <w:color w:val="00B0F0"/>
                  <w:kern w:val="32"/>
                  <w:sz w:val="18"/>
                  <w:szCs w:val="18"/>
                  <w:lang w:eastAsia="en-US"/>
                </w:rPr>
                <w:t xml:space="preserve"> </w:t>
              </w:r>
            </w:ins>
          </w:p>
          <w:p w14:paraId="48064F4F" w14:textId="29BF0483" w:rsidR="009511CC" w:rsidRPr="00BB7730" w:rsidRDefault="009511CC" w:rsidP="009511CC">
            <w:pPr>
              <w:pStyle w:val="Default"/>
              <w:spacing w:line="276" w:lineRule="auto"/>
              <w:rPr>
                <w:ins w:id="15788" w:author="He Han" w:date="2026-10-22T15:09:00Z"/>
                <w:rFonts w:eastAsia="仿宋_GB2312"/>
                <w:bCs/>
                <w:color w:val="00B0F0"/>
                <w:kern w:val="32"/>
                <w:sz w:val="18"/>
                <w:szCs w:val="18"/>
                <w:lang w:eastAsia="en-US"/>
              </w:rPr>
            </w:pPr>
            <w:ins w:id="15789" w:author="He Han" w:date="2026-10-22T15:09:00Z">
              <w:r w:rsidRPr="00BB7730">
                <w:rPr>
                  <w:rFonts w:eastAsia="仿宋_GB2312"/>
                  <w:bCs/>
                  <w:color w:val="00B0F0"/>
                  <w:kern w:val="32"/>
                  <w:sz w:val="18"/>
                  <w:szCs w:val="18"/>
                  <w:lang w:eastAsia="en-US"/>
                </w:rPr>
                <w:t>Coupling temperature (</w:t>
              </w:r>
              <w:r w:rsidRPr="00BB7730">
                <w:rPr>
                  <w:rFonts w:eastAsia="仿宋_GB2312"/>
                  <w:bCs/>
                  <w:color w:val="00B0F0"/>
                  <w:kern w:val="32"/>
                  <w:sz w:val="18"/>
                  <w:szCs w:val="18"/>
                </w:rPr>
                <w:t>Other AA</w:t>
              </w:r>
              <w:r w:rsidRPr="00BB7730">
                <w:rPr>
                  <w:rFonts w:eastAsia="仿宋_GB2312"/>
                  <w:bCs/>
                  <w:color w:val="00B0F0"/>
                  <w:kern w:val="32"/>
                  <w:sz w:val="18"/>
                  <w:szCs w:val="18"/>
                  <w:lang w:eastAsia="en-US"/>
                </w:rPr>
                <w:t xml:space="preserve">): </w:t>
              </w:r>
            </w:ins>
            <w:ins w:id="15790" w:author="He Han" w:date="2026-10-22T15:15:00Z">
              <w:r w:rsidR="00C72449" w:rsidRPr="00BB7730">
                <w:rPr>
                  <w:rFonts w:eastAsia="仿宋_GB2312"/>
                  <w:bCs/>
                  <w:color w:val="00B0F0"/>
                  <w:kern w:val="32"/>
                  <w:sz w:val="18"/>
                  <w:szCs w:val="18"/>
                  <w:lang w:eastAsia="en-US"/>
                  <w:rPrChange w:id="15791" w:author="He Han" w:date="2026-10-22T15:16:00Z">
                    <w:rPr>
                      <w:rFonts w:eastAsia="仿宋_GB2312"/>
                      <w:bCs/>
                      <w:color w:val="FF0000"/>
                      <w:kern w:val="32"/>
                      <w:sz w:val="18"/>
                      <w:szCs w:val="18"/>
                      <w:lang w:eastAsia="en-US"/>
                    </w:rPr>
                  </w:rPrChange>
                </w:rPr>
                <w:t>18.6</w:t>
              </w:r>
            </w:ins>
            <w:ins w:id="15792" w:author="He Han" w:date="2026-10-22T15:09:00Z">
              <w:r w:rsidR="00C72449" w:rsidRPr="00BB7730">
                <w:rPr>
                  <w:rFonts w:eastAsia="仿宋_GB2312"/>
                  <w:bCs/>
                  <w:color w:val="00B0F0"/>
                  <w:kern w:val="32"/>
                  <w:sz w:val="18"/>
                  <w:szCs w:val="18"/>
                  <w:lang w:eastAsia="en-US"/>
                  <w:rPrChange w:id="15793" w:author="He Han" w:date="2026-10-22T15:16:00Z">
                    <w:rPr>
                      <w:rFonts w:eastAsia="仿宋_GB2312"/>
                      <w:bCs/>
                      <w:color w:val="FF0000"/>
                      <w:kern w:val="32"/>
                      <w:sz w:val="18"/>
                      <w:szCs w:val="18"/>
                      <w:lang w:eastAsia="en-US"/>
                    </w:rPr>
                  </w:rPrChange>
                </w:rPr>
                <w:t>~</w:t>
              </w:r>
            </w:ins>
            <w:ins w:id="15794" w:author="He Han" w:date="2026-10-22T15:15:00Z">
              <w:r w:rsidR="00C72449" w:rsidRPr="00BB7730">
                <w:rPr>
                  <w:rFonts w:eastAsia="仿宋_GB2312"/>
                  <w:bCs/>
                  <w:color w:val="00B0F0"/>
                  <w:kern w:val="32"/>
                  <w:sz w:val="18"/>
                  <w:szCs w:val="18"/>
                  <w:lang w:eastAsia="en-US"/>
                  <w:rPrChange w:id="15795" w:author="He Han" w:date="2026-10-22T15:16:00Z">
                    <w:rPr>
                      <w:rFonts w:eastAsia="仿宋_GB2312"/>
                      <w:bCs/>
                      <w:color w:val="FF0000"/>
                      <w:kern w:val="32"/>
                      <w:sz w:val="18"/>
                      <w:szCs w:val="18"/>
                      <w:lang w:eastAsia="en-US"/>
                    </w:rPr>
                  </w:rPrChange>
                </w:rPr>
                <w:t>28.</w:t>
              </w:r>
            </w:ins>
            <w:ins w:id="15796" w:author="He Han" w:date="2026-10-22T15:16:00Z">
              <w:r w:rsidR="00C72449" w:rsidRPr="00BB7730">
                <w:rPr>
                  <w:rFonts w:eastAsia="仿宋_GB2312"/>
                  <w:bCs/>
                  <w:color w:val="00B0F0"/>
                  <w:kern w:val="32"/>
                  <w:sz w:val="18"/>
                  <w:szCs w:val="18"/>
                  <w:lang w:eastAsia="en-US"/>
                  <w:rPrChange w:id="15797" w:author="He Han" w:date="2026-10-22T15:16:00Z">
                    <w:rPr>
                      <w:rFonts w:eastAsia="仿宋_GB2312"/>
                      <w:bCs/>
                      <w:color w:val="FF0000"/>
                      <w:kern w:val="32"/>
                      <w:sz w:val="18"/>
                      <w:szCs w:val="18"/>
                      <w:lang w:eastAsia="en-US"/>
                    </w:rPr>
                  </w:rPrChange>
                </w:rPr>
                <w:t>4</w:t>
              </w:r>
            </w:ins>
            <w:ins w:id="15798" w:author="He Han" w:date="2026-10-22T15:09:00Z">
              <w:r w:rsidRPr="00BB7730">
                <w:rPr>
                  <w:rFonts w:eastAsia="仿宋_GB2312"/>
                  <w:bCs/>
                  <w:color w:val="00B0F0"/>
                  <w:kern w:val="32"/>
                  <w:sz w:val="18"/>
                  <w:szCs w:val="18"/>
                  <w:lang w:eastAsia="en-US"/>
                  <w:rPrChange w:id="15799" w:author="He Han" w:date="2026-10-22T15:16:00Z">
                    <w:rPr>
                      <w:rFonts w:eastAsia="仿宋_GB2312"/>
                      <w:bCs/>
                      <w:color w:val="FF0000"/>
                      <w:kern w:val="32"/>
                      <w:sz w:val="18"/>
                      <w:szCs w:val="18"/>
                      <w:lang w:eastAsia="en-US"/>
                    </w:rPr>
                  </w:rPrChange>
                </w:rPr>
                <w:t>°C</w:t>
              </w:r>
              <w:r w:rsidRPr="00BB7730">
                <w:rPr>
                  <w:rFonts w:eastAsia="仿宋_GB2312"/>
                  <w:bCs/>
                  <w:color w:val="00B0F0"/>
                  <w:kern w:val="32"/>
                  <w:sz w:val="18"/>
                  <w:szCs w:val="18"/>
                  <w:lang w:eastAsia="en-US"/>
                </w:rPr>
                <w:t xml:space="preserve"> </w:t>
              </w:r>
            </w:ins>
          </w:p>
          <w:p w14:paraId="351D571A" w14:textId="019A6C53" w:rsidR="009511CC" w:rsidRPr="00BB7730" w:rsidRDefault="009511CC" w:rsidP="009511CC">
            <w:pPr>
              <w:pStyle w:val="Default"/>
              <w:spacing w:line="276" w:lineRule="auto"/>
              <w:rPr>
                <w:ins w:id="15800" w:author="He Han" w:date="2026-10-22T15:09:00Z"/>
                <w:rFonts w:eastAsia="仿宋_GB2312"/>
                <w:bCs/>
                <w:color w:val="00B0F0"/>
                <w:kern w:val="32"/>
                <w:sz w:val="18"/>
                <w:szCs w:val="18"/>
                <w:lang w:eastAsia="en-US"/>
              </w:rPr>
            </w:pPr>
            <w:proofErr w:type="spellStart"/>
            <w:ins w:id="15801" w:author="He Han" w:date="2026-10-22T15:09:00Z">
              <w:r w:rsidRPr="00BB7730">
                <w:rPr>
                  <w:rFonts w:eastAsia="仿宋_GB2312"/>
                  <w:bCs/>
                  <w:color w:val="00B0F0"/>
                  <w:kern w:val="32"/>
                  <w:sz w:val="18"/>
                  <w:szCs w:val="18"/>
                  <w:lang w:eastAsia="en-US"/>
                </w:rPr>
                <w:t>DeFmoc</w:t>
              </w:r>
              <w:proofErr w:type="spellEnd"/>
              <w:r w:rsidRPr="00BB7730">
                <w:rPr>
                  <w:rFonts w:eastAsia="仿宋_GB2312"/>
                  <w:bCs/>
                  <w:color w:val="00B0F0"/>
                  <w:kern w:val="32"/>
                  <w:sz w:val="18"/>
                  <w:szCs w:val="18"/>
                  <w:lang w:eastAsia="en-US"/>
                </w:rPr>
                <w:t xml:space="preserve"> temperature (Ser20): </w:t>
              </w:r>
            </w:ins>
            <w:ins w:id="15802" w:author="He Han" w:date="2026-10-22T15:17:00Z">
              <w:r w:rsidR="00237A71" w:rsidRPr="00BB7730">
                <w:rPr>
                  <w:rFonts w:eastAsia="仿宋_GB2312"/>
                  <w:bCs/>
                  <w:color w:val="00B0F0"/>
                  <w:kern w:val="32"/>
                  <w:sz w:val="18"/>
                  <w:szCs w:val="18"/>
                  <w:lang w:eastAsia="en-US"/>
                  <w:rPrChange w:id="15803" w:author="He Han" w:date="2026-10-22T15:17:00Z">
                    <w:rPr>
                      <w:rFonts w:eastAsia="仿宋_GB2312"/>
                      <w:bCs/>
                      <w:color w:val="FF0000"/>
                      <w:kern w:val="32"/>
                      <w:sz w:val="18"/>
                      <w:szCs w:val="18"/>
                      <w:lang w:eastAsia="en-US"/>
                    </w:rPr>
                  </w:rPrChange>
                </w:rPr>
                <w:t>14.6</w:t>
              </w:r>
            </w:ins>
            <w:ins w:id="15804" w:author="He Han" w:date="2026-10-22T15:09:00Z">
              <w:r w:rsidR="00237A71" w:rsidRPr="00BB7730">
                <w:rPr>
                  <w:rFonts w:eastAsia="仿宋_GB2312"/>
                  <w:bCs/>
                  <w:color w:val="00B0F0"/>
                  <w:kern w:val="32"/>
                  <w:sz w:val="18"/>
                  <w:szCs w:val="18"/>
                  <w:lang w:eastAsia="en-US"/>
                  <w:rPrChange w:id="15805" w:author="He Han" w:date="2026-10-22T15:17:00Z">
                    <w:rPr>
                      <w:rFonts w:eastAsia="仿宋_GB2312"/>
                      <w:bCs/>
                      <w:color w:val="FF0000"/>
                      <w:kern w:val="32"/>
                      <w:sz w:val="18"/>
                      <w:szCs w:val="18"/>
                      <w:lang w:eastAsia="en-US"/>
                    </w:rPr>
                  </w:rPrChange>
                </w:rPr>
                <w:t>~</w:t>
              </w:r>
            </w:ins>
            <w:ins w:id="15806" w:author="He Han" w:date="2026-10-22T15:17:00Z">
              <w:r w:rsidR="00237A71" w:rsidRPr="00BB7730">
                <w:rPr>
                  <w:rFonts w:eastAsia="仿宋_GB2312"/>
                  <w:bCs/>
                  <w:color w:val="00B0F0"/>
                  <w:kern w:val="32"/>
                  <w:sz w:val="18"/>
                  <w:szCs w:val="18"/>
                  <w:lang w:eastAsia="en-US"/>
                  <w:rPrChange w:id="15807" w:author="He Han" w:date="2026-10-22T15:17:00Z">
                    <w:rPr>
                      <w:rFonts w:eastAsia="仿宋_GB2312"/>
                      <w:bCs/>
                      <w:color w:val="FF0000"/>
                      <w:kern w:val="32"/>
                      <w:sz w:val="18"/>
                      <w:szCs w:val="18"/>
                      <w:lang w:eastAsia="en-US"/>
                    </w:rPr>
                  </w:rPrChange>
                </w:rPr>
                <w:t>34.7</w:t>
              </w:r>
            </w:ins>
            <w:ins w:id="15808" w:author="He Han" w:date="2026-10-22T15:09:00Z">
              <w:r w:rsidRPr="00BB7730">
                <w:rPr>
                  <w:rFonts w:eastAsia="仿宋_GB2312"/>
                  <w:bCs/>
                  <w:color w:val="00B0F0"/>
                  <w:kern w:val="32"/>
                  <w:sz w:val="18"/>
                  <w:szCs w:val="18"/>
                  <w:lang w:eastAsia="en-US"/>
                  <w:rPrChange w:id="15809" w:author="He Han" w:date="2026-10-22T15:17:00Z">
                    <w:rPr>
                      <w:rFonts w:eastAsia="仿宋_GB2312"/>
                      <w:bCs/>
                      <w:color w:val="FF0000"/>
                      <w:kern w:val="32"/>
                      <w:sz w:val="18"/>
                      <w:szCs w:val="18"/>
                      <w:lang w:eastAsia="en-US"/>
                    </w:rPr>
                  </w:rPrChange>
                </w:rPr>
                <w:t>°</w:t>
              </w:r>
              <w:r w:rsidRPr="00BB7730">
                <w:rPr>
                  <w:rFonts w:eastAsia="仿宋_GB2312"/>
                  <w:bCs/>
                  <w:color w:val="00B0F0"/>
                  <w:kern w:val="32"/>
                  <w:sz w:val="18"/>
                  <w:szCs w:val="18"/>
                  <w:lang w:eastAsia="en-US"/>
                </w:rPr>
                <w:t xml:space="preserve">C </w:t>
              </w:r>
            </w:ins>
          </w:p>
          <w:p w14:paraId="41A34C46" w14:textId="292BD680" w:rsidR="009511CC" w:rsidRPr="00BB7730" w:rsidRDefault="009511CC" w:rsidP="009511CC">
            <w:pPr>
              <w:pStyle w:val="Default"/>
              <w:spacing w:line="276" w:lineRule="auto"/>
              <w:rPr>
                <w:ins w:id="15810" w:author="He Han" w:date="2026-10-22T15:09:00Z"/>
                <w:rFonts w:eastAsia="仿宋_GB2312"/>
                <w:bCs/>
                <w:color w:val="00B0F0"/>
                <w:kern w:val="32"/>
                <w:sz w:val="18"/>
                <w:szCs w:val="18"/>
                <w:lang w:eastAsia="en-US"/>
              </w:rPr>
            </w:pPr>
            <w:proofErr w:type="spellStart"/>
            <w:ins w:id="15811" w:author="He Han" w:date="2026-10-22T15:09:00Z">
              <w:r w:rsidRPr="00BB7730">
                <w:rPr>
                  <w:rFonts w:eastAsia="仿宋_GB2312"/>
                  <w:bCs/>
                  <w:color w:val="00B0F0"/>
                  <w:kern w:val="32"/>
                  <w:sz w:val="18"/>
                  <w:szCs w:val="18"/>
                  <w:lang w:eastAsia="en-US"/>
                </w:rPr>
                <w:t>DeFmoc</w:t>
              </w:r>
              <w:proofErr w:type="spellEnd"/>
              <w:r w:rsidRPr="00BB7730">
                <w:rPr>
                  <w:rFonts w:eastAsia="仿宋_GB2312"/>
                  <w:bCs/>
                  <w:color w:val="00B0F0"/>
                  <w:kern w:val="32"/>
                  <w:sz w:val="18"/>
                  <w:szCs w:val="18"/>
                  <w:lang w:eastAsia="en-US"/>
                </w:rPr>
                <w:t xml:space="preserve"> temperature (</w:t>
              </w:r>
              <w:r w:rsidRPr="00BB7730">
                <w:rPr>
                  <w:rFonts w:eastAsia="仿宋_GB2312"/>
                  <w:bCs/>
                  <w:color w:val="00B0F0"/>
                  <w:kern w:val="32"/>
                  <w:sz w:val="18"/>
                  <w:szCs w:val="18"/>
                </w:rPr>
                <w:t>Other AA</w:t>
              </w:r>
              <w:r w:rsidRPr="00BB7730">
                <w:rPr>
                  <w:rFonts w:eastAsia="仿宋_GB2312"/>
                  <w:bCs/>
                  <w:color w:val="00B0F0"/>
                  <w:kern w:val="32"/>
                  <w:sz w:val="18"/>
                  <w:szCs w:val="18"/>
                  <w:lang w:eastAsia="en-US"/>
                </w:rPr>
                <w:t xml:space="preserve">): </w:t>
              </w:r>
            </w:ins>
            <w:ins w:id="15812" w:author="He Han" w:date="2026-10-22T15:17:00Z">
              <w:r w:rsidR="00237A71" w:rsidRPr="00BB7730">
                <w:rPr>
                  <w:rFonts w:eastAsia="仿宋_GB2312"/>
                  <w:bCs/>
                  <w:color w:val="00B0F0"/>
                  <w:kern w:val="32"/>
                  <w:sz w:val="18"/>
                  <w:szCs w:val="18"/>
                  <w:lang w:eastAsia="en-US"/>
                  <w:rPrChange w:id="15813" w:author="He Han" w:date="2026-10-22T15:18:00Z">
                    <w:rPr>
                      <w:rFonts w:eastAsia="仿宋_GB2312"/>
                      <w:bCs/>
                      <w:color w:val="FF0000"/>
                      <w:kern w:val="32"/>
                      <w:sz w:val="18"/>
                      <w:szCs w:val="18"/>
                      <w:lang w:eastAsia="en-US"/>
                    </w:rPr>
                  </w:rPrChange>
                </w:rPr>
                <w:t>17.0</w:t>
              </w:r>
            </w:ins>
            <w:ins w:id="15814" w:author="He Han" w:date="2026-10-22T15:09:00Z">
              <w:r w:rsidR="00237A71" w:rsidRPr="00BB7730">
                <w:rPr>
                  <w:rFonts w:eastAsia="仿宋_GB2312"/>
                  <w:bCs/>
                  <w:color w:val="00B0F0"/>
                  <w:kern w:val="32"/>
                  <w:sz w:val="18"/>
                  <w:szCs w:val="18"/>
                  <w:lang w:eastAsia="en-US"/>
                  <w:rPrChange w:id="15815" w:author="He Han" w:date="2026-10-22T15:18:00Z">
                    <w:rPr>
                      <w:rFonts w:eastAsia="仿宋_GB2312"/>
                      <w:bCs/>
                      <w:color w:val="FF0000"/>
                      <w:kern w:val="32"/>
                      <w:sz w:val="18"/>
                      <w:szCs w:val="18"/>
                      <w:lang w:eastAsia="en-US"/>
                    </w:rPr>
                  </w:rPrChange>
                </w:rPr>
                <w:t>~3</w:t>
              </w:r>
            </w:ins>
            <w:ins w:id="15816" w:author="He Han" w:date="2026-10-22T15:18:00Z">
              <w:r w:rsidR="00237A71" w:rsidRPr="00BB7730">
                <w:rPr>
                  <w:rFonts w:eastAsia="仿宋_GB2312"/>
                  <w:bCs/>
                  <w:color w:val="00B0F0"/>
                  <w:kern w:val="32"/>
                  <w:sz w:val="18"/>
                  <w:szCs w:val="18"/>
                  <w:lang w:eastAsia="en-US"/>
                  <w:rPrChange w:id="15817" w:author="He Han" w:date="2026-10-22T15:18:00Z">
                    <w:rPr>
                      <w:rFonts w:eastAsia="仿宋_GB2312"/>
                      <w:bCs/>
                      <w:color w:val="FF0000"/>
                      <w:kern w:val="32"/>
                      <w:sz w:val="18"/>
                      <w:szCs w:val="18"/>
                      <w:lang w:eastAsia="en-US"/>
                    </w:rPr>
                  </w:rPrChange>
                </w:rPr>
                <w:t>4.8</w:t>
              </w:r>
            </w:ins>
            <w:ins w:id="15818" w:author="He Han" w:date="2026-10-22T15:09:00Z">
              <w:r w:rsidRPr="00BB7730">
                <w:rPr>
                  <w:rFonts w:eastAsia="仿宋_GB2312"/>
                  <w:bCs/>
                  <w:color w:val="00B0F0"/>
                  <w:kern w:val="32"/>
                  <w:sz w:val="18"/>
                  <w:szCs w:val="18"/>
                  <w:lang w:eastAsia="en-US"/>
                  <w:rPrChange w:id="15819" w:author="He Han" w:date="2026-10-22T15:18:00Z">
                    <w:rPr>
                      <w:rFonts w:eastAsia="仿宋_GB2312"/>
                      <w:bCs/>
                      <w:color w:val="FF0000"/>
                      <w:kern w:val="32"/>
                      <w:sz w:val="18"/>
                      <w:szCs w:val="18"/>
                      <w:lang w:eastAsia="en-US"/>
                    </w:rPr>
                  </w:rPrChange>
                </w:rPr>
                <w:t>°</w:t>
              </w:r>
              <w:r w:rsidRPr="00BB7730">
                <w:rPr>
                  <w:rFonts w:eastAsia="仿宋_GB2312"/>
                  <w:bCs/>
                  <w:color w:val="00B0F0"/>
                  <w:kern w:val="32"/>
                  <w:sz w:val="18"/>
                  <w:szCs w:val="18"/>
                  <w:lang w:eastAsia="en-US"/>
                </w:rPr>
                <w:t>C</w:t>
              </w:r>
            </w:ins>
          </w:p>
          <w:p w14:paraId="30B1EC60" w14:textId="3B922F44" w:rsidR="009511CC" w:rsidRPr="00BB7730" w:rsidRDefault="009511CC" w:rsidP="009511CC">
            <w:pPr>
              <w:pStyle w:val="Default"/>
              <w:spacing w:line="276" w:lineRule="auto"/>
              <w:rPr>
                <w:ins w:id="15820" w:author="He Han" w:date="2026-10-22T15:09:00Z"/>
                <w:rFonts w:eastAsia="仿宋_GB2312"/>
                <w:bCs/>
                <w:color w:val="00B0F0"/>
                <w:kern w:val="32"/>
                <w:sz w:val="18"/>
                <w:szCs w:val="18"/>
                <w:lang w:eastAsia="en-US"/>
              </w:rPr>
            </w:pPr>
            <w:ins w:id="15821" w:author="He Han" w:date="2026-10-22T15:09:00Z">
              <w:r w:rsidRPr="00BB7730">
                <w:rPr>
                  <w:rFonts w:eastAsia="仿宋_GB2312"/>
                  <w:bCs/>
                  <w:color w:val="00B0F0"/>
                  <w:kern w:val="32"/>
                  <w:sz w:val="18"/>
                  <w:szCs w:val="18"/>
                  <w:lang w:eastAsia="en-US"/>
                </w:rPr>
                <w:t>Capping temperature (A</w:t>
              </w:r>
            </w:ins>
            <w:ins w:id="15822" w:author="He Han" w:date="2026-10-22T15:18:00Z">
              <w:r w:rsidR="00237A71" w:rsidRPr="00BB7730">
                <w:rPr>
                  <w:rFonts w:eastAsia="仿宋_GB2312"/>
                  <w:bCs/>
                  <w:color w:val="00B0F0"/>
                  <w:kern w:val="32"/>
                  <w:sz w:val="18"/>
                  <w:szCs w:val="18"/>
                </w:rPr>
                <w:t>s</w:t>
              </w:r>
            </w:ins>
            <w:ins w:id="15823" w:author="He Han" w:date="2026-10-22T15:09:00Z">
              <w:r w:rsidRPr="00BB7730">
                <w:rPr>
                  <w:rFonts w:eastAsia="仿宋_GB2312"/>
                  <w:bCs/>
                  <w:color w:val="00B0F0"/>
                  <w:kern w:val="32"/>
                  <w:sz w:val="18"/>
                  <w:szCs w:val="18"/>
                  <w:lang w:eastAsia="en-US"/>
                </w:rPr>
                <w:t>n21):</w:t>
              </w:r>
            </w:ins>
          </w:p>
          <w:p w14:paraId="640160C4" w14:textId="32C304F6" w:rsidR="00763FC0" w:rsidRPr="00BB7730" w:rsidRDefault="00EA0006">
            <w:pPr>
              <w:spacing w:line="240" w:lineRule="exact"/>
              <w:contextualSpacing/>
              <w:rPr>
                <w:rFonts w:ascii="Times New Roman" w:eastAsia="仿宋_GB2312" w:hAnsi="Times New Roman" w:cs="Times New Roman"/>
                <w:color w:val="auto"/>
                <w:sz w:val="18"/>
                <w:szCs w:val="18"/>
                <w:lang w:eastAsia="zh-CN"/>
              </w:rPr>
              <w:pPrChange w:id="15824" w:author="He Han" w:date="2026-10-22T15:10:00Z">
                <w:pPr>
                  <w:spacing w:line="240" w:lineRule="exact"/>
                  <w:contextualSpacing/>
                  <w:jc w:val="center"/>
                </w:pPr>
              </w:pPrChange>
            </w:pPr>
            <w:ins w:id="15825" w:author="He Han" w:date="2026-10-22T15:24:00Z">
              <w:r w:rsidRPr="00BB7730">
                <w:rPr>
                  <w:rFonts w:ascii="Times New Roman" w:eastAsia="仿宋_GB2312" w:hAnsi="Times New Roman" w:cs="Times New Roman"/>
                  <w:bCs w:val="0"/>
                  <w:color w:val="00B0F0"/>
                  <w:sz w:val="18"/>
                  <w:szCs w:val="18"/>
                  <w:rPrChange w:id="15826" w:author="He Han" w:date="2026-10-22T15:24:00Z">
                    <w:rPr>
                      <w:rFonts w:eastAsia="仿宋_GB2312"/>
                      <w:bCs w:val="0"/>
                      <w:color w:val="FF0000"/>
                      <w:sz w:val="18"/>
                      <w:szCs w:val="18"/>
                    </w:rPr>
                  </w:rPrChange>
                </w:rPr>
                <w:t>17.2</w:t>
              </w:r>
            </w:ins>
            <w:ins w:id="15827" w:author="He Han" w:date="2026-10-22T15:09:00Z">
              <w:r w:rsidRPr="00BB7730">
                <w:rPr>
                  <w:rFonts w:ascii="Times New Roman" w:eastAsia="仿宋_GB2312" w:hAnsi="Times New Roman" w:cs="Times New Roman"/>
                  <w:bCs w:val="0"/>
                  <w:color w:val="00B0F0"/>
                  <w:sz w:val="18"/>
                  <w:szCs w:val="18"/>
                  <w:rPrChange w:id="15828" w:author="He Han" w:date="2026-10-22T15:24:00Z">
                    <w:rPr>
                      <w:rFonts w:eastAsia="仿宋_GB2312"/>
                      <w:bCs w:val="0"/>
                      <w:color w:val="FF0000"/>
                      <w:sz w:val="18"/>
                      <w:szCs w:val="18"/>
                    </w:rPr>
                  </w:rPrChange>
                </w:rPr>
                <w:t>~30.</w:t>
              </w:r>
            </w:ins>
            <w:ins w:id="15829" w:author="He Han" w:date="2026-10-22T15:24:00Z">
              <w:r w:rsidRPr="00BB7730">
                <w:rPr>
                  <w:rFonts w:ascii="Times New Roman" w:eastAsia="仿宋_GB2312" w:hAnsi="Times New Roman" w:cs="Times New Roman"/>
                  <w:bCs w:val="0"/>
                  <w:color w:val="00B0F0"/>
                  <w:sz w:val="18"/>
                  <w:szCs w:val="18"/>
                  <w:rPrChange w:id="15830" w:author="He Han" w:date="2026-10-22T15:24:00Z">
                    <w:rPr>
                      <w:rFonts w:eastAsia="仿宋_GB2312"/>
                      <w:bCs w:val="0"/>
                      <w:color w:val="FF0000"/>
                      <w:sz w:val="18"/>
                      <w:szCs w:val="18"/>
                    </w:rPr>
                  </w:rPrChange>
                </w:rPr>
                <w:t>2</w:t>
              </w:r>
            </w:ins>
            <w:ins w:id="15831" w:author="He Han" w:date="2026-10-22T15:09:00Z">
              <w:r w:rsidR="009511CC" w:rsidRPr="00BB7730">
                <w:rPr>
                  <w:rFonts w:ascii="Times New Roman" w:eastAsia="仿宋_GB2312" w:hAnsi="Times New Roman" w:cs="Times New Roman"/>
                  <w:bCs w:val="0"/>
                  <w:color w:val="00B0F0"/>
                  <w:sz w:val="18"/>
                  <w:szCs w:val="18"/>
                  <w:rPrChange w:id="15832" w:author="He Han" w:date="2026-10-22T15:24:00Z">
                    <w:rPr>
                      <w:rFonts w:eastAsia="仿宋_GB2312"/>
                      <w:bCs w:val="0"/>
                      <w:color w:val="FF0000"/>
                      <w:sz w:val="18"/>
                      <w:szCs w:val="18"/>
                    </w:rPr>
                  </w:rPrChange>
                </w:rPr>
                <w:t>°</w:t>
              </w:r>
              <w:r w:rsidR="009511CC" w:rsidRPr="00BB7730">
                <w:rPr>
                  <w:rFonts w:ascii="Times New Roman" w:eastAsia="仿宋_GB2312" w:hAnsi="Times New Roman" w:cs="Times New Roman"/>
                  <w:bCs w:val="0"/>
                  <w:color w:val="00B0F0"/>
                  <w:sz w:val="18"/>
                  <w:szCs w:val="18"/>
                </w:rPr>
                <w:t>C</w:t>
              </w:r>
            </w:ins>
            <w:del w:id="15833" w:author="He Han" w:date="2026-10-22T15:09:00Z">
              <w:r w:rsidR="00763FC0" w:rsidRPr="00BB7730" w:rsidDel="009511CC">
                <w:rPr>
                  <w:rFonts w:ascii="Times New Roman" w:eastAsia="仿宋_GB2312" w:hAnsi="Times New Roman" w:cs="Times New Roman"/>
                  <w:color w:val="auto"/>
                  <w:sz w:val="18"/>
                  <w:szCs w:val="18"/>
                  <w:lang w:eastAsia="zh-CN"/>
                </w:rPr>
                <w:delText>TBD</w:delText>
              </w:r>
            </w:del>
          </w:p>
        </w:tc>
        <w:tc>
          <w:tcPr>
            <w:tcW w:w="226" w:type="pct"/>
            <w:vAlign w:val="center"/>
          </w:tcPr>
          <w:p w14:paraId="23EA3D4F" w14:textId="78D53512" w:rsidR="00763FC0" w:rsidRPr="00BB7730" w:rsidRDefault="00763FC0" w:rsidP="00763FC0">
            <w:pPr>
              <w:spacing w:line="240" w:lineRule="exact"/>
              <w:contextualSpacing/>
              <w:jc w:val="center"/>
              <w:rPr>
                <w:rFonts w:ascii="Times New Roman" w:eastAsia="仿宋_GB2312" w:hAnsi="Times New Roman" w:cs="Times New Roman"/>
                <w:color w:val="00B0F0"/>
                <w:sz w:val="18"/>
                <w:szCs w:val="18"/>
              </w:rPr>
            </w:pPr>
            <w:ins w:id="15834" w:author="He Han" w:date="2026-10-21T16:03:00Z">
              <w:r w:rsidRPr="00BB7730">
                <w:rPr>
                  <w:rFonts w:ascii="Times New Roman" w:eastAsia="仿宋_GB2312" w:hAnsi="Times New Roman" w:cs="Times New Roman"/>
                  <w:color w:val="00B0F0"/>
                  <w:sz w:val="18"/>
                  <w:szCs w:val="18"/>
                  <w:lang w:eastAsia="zh-CN"/>
                </w:rPr>
                <w:t>Yes</w:t>
              </w:r>
            </w:ins>
            <w:del w:id="15835" w:author="He Han" w:date="2026-10-21T16:03:00Z">
              <w:r w:rsidRPr="00BB7730" w:rsidDel="007A190B">
                <w:rPr>
                  <w:rFonts w:ascii="Times New Roman" w:eastAsia="仿宋_GB2312" w:hAnsi="Times New Roman" w:cs="Times New Roman"/>
                  <w:color w:val="00B0F0"/>
                  <w:sz w:val="18"/>
                  <w:szCs w:val="18"/>
                  <w:lang w:eastAsia="zh-CN"/>
                </w:rPr>
                <w:delText>TBD</w:delText>
              </w:r>
            </w:del>
          </w:p>
        </w:tc>
        <w:tc>
          <w:tcPr>
            <w:tcW w:w="252" w:type="pct"/>
            <w:vAlign w:val="center"/>
          </w:tcPr>
          <w:p w14:paraId="6C3ECE12" w14:textId="17660B0C" w:rsidR="00763FC0" w:rsidRPr="00BB7730" w:rsidRDefault="00763FC0" w:rsidP="00763FC0">
            <w:pPr>
              <w:spacing w:line="240" w:lineRule="exact"/>
              <w:contextualSpacing/>
              <w:jc w:val="center"/>
              <w:rPr>
                <w:rFonts w:ascii="Times New Roman" w:eastAsia="仿宋_GB2312" w:hAnsi="Times New Roman" w:cs="Times New Roman"/>
                <w:color w:val="00B0F0"/>
                <w:sz w:val="18"/>
                <w:szCs w:val="18"/>
                <w:lang w:eastAsia="zh-CN"/>
              </w:rPr>
            </w:pPr>
            <w:ins w:id="15836" w:author="He Han" w:date="2026-10-21T16:03:00Z">
              <w:r w:rsidRPr="00BB7730">
                <w:rPr>
                  <w:rFonts w:ascii="Times New Roman" w:eastAsia="仿宋_GB2312" w:hAnsi="Times New Roman" w:cs="Times New Roman"/>
                  <w:color w:val="00B0F0"/>
                  <w:sz w:val="18"/>
                  <w:szCs w:val="18"/>
                  <w:lang w:eastAsia="zh-CN"/>
                </w:rPr>
                <w:t>Yes</w:t>
              </w:r>
            </w:ins>
            <w:del w:id="15837" w:author="He Han" w:date="2026-10-21T16:03:00Z">
              <w:r w:rsidRPr="00BB7730" w:rsidDel="007A190B">
                <w:rPr>
                  <w:rFonts w:ascii="Times New Roman" w:eastAsia="仿宋_GB2312" w:hAnsi="Times New Roman" w:cs="Times New Roman"/>
                  <w:color w:val="00B0F0"/>
                  <w:sz w:val="18"/>
                  <w:szCs w:val="18"/>
                  <w:lang w:eastAsia="zh-CN"/>
                </w:rPr>
                <w:delText>TBD</w:delText>
              </w:r>
            </w:del>
          </w:p>
        </w:tc>
      </w:tr>
      <w:tr w:rsidR="00005C07" w:rsidRPr="00BB7730" w14:paraId="6D7321D4" w14:textId="77777777" w:rsidTr="00005C07">
        <w:trPr>
          <w:cantSplit/>
          <w:trHeight w:val="1053"/>
          <w:jc w:val="center"/>
          <w:ins w:id="15838" w:author="He Han" w:date="2026-10-22T13:48:00Z"/>
        </w:trPr>
        <w:tc>
          <w:tcPr>
            <w:tcW w:w="224" w:type="pct"/>
            <w:vMerge/>
            <w:noWrap/>
            <w:vAlign w:val="center"/>
          </w:tcPr>
          <w:p w14:paraId="0097A2FB" w14:textId="77777777" w:rsidR="009511CC" w:rsidRPr="00BB7730" w:rsidRDefault="009511CC" w:rsidP="009511CC">
            <w:pPr>
              <w:spacing w:line="240" w:lineRule="exact"/>
              <w:contextualSpacing/>
              <w:jc w:val="center"/>
              <w:rPr>
                <w:ins w:id="15839" w:author="He Han" w:date="2026-10-22T13:48:00Z"/>
                <w:rFonts w:ascii="Times New Roman" w:eastAsia="仿宋_GB2312" w:hAnsi="Times New Roman" w:cs="Times New Roman"/>
                <w:color w:val="auto"/>
                <w:kern w:val="0"/>
                <w:sz w:val="18"/>
                <w:szCs w:val="18"/>
              </w:rPr>
            </w:pPr>
          </w:p>
        </w:tc>
        <w:tc>
          <w:tcPr>
            <w:tcW w:w="377" w:type="pct"/>
            <w:noWrap/>
            <w:vAlign w:val="center"/>
          </w:tcPr>
          <w:p w14:paraId="6A8913AC" w14:textId="77777777" w:rsidR="009511CC" w:rsidRPr="00BB7730" w:rsidRDefault="009511CC" w:rsidP="009511CC">
            <w:pPr>
              <w:spacing w:line="240" w:lineRule="exact"/>
              <w:contextualSpacing/>
              <w:jc w:val="center"/>
              <w:rPr>
                <w:ins w:id="15840" w:author="He Han" w:date="2026-10-22T13:51:00Z"/>
                <w:rFonts w:ascii="Times New Roman" w:eastAsia="仿宋_GB2312" w:hAnsi="Times New Roman" w:cs="Times New Roman"/>
                <w:color w:val="auto"/>
                <w:kern w:val="0"/>
                <w:sz w:val="18"/>
                <w:szCs w:val="18"/>
              </w:rPr>
            </w:pPr>
            <w:bookmarkStart w:id="15841" w:name="OLE_LINK17"/>
            <w:bookmarkStart w:id="15842" w:name="OLE_LINK18"/>
            <w:ins w:id="15843" w:author="He Han" w:date="2026-10-22T13:51:00Z">
              <w:r w:rsidRPr="00BB7730">
                <w:rPr>
                  <w:rFonts w:ascii="Times New Roman" w:eastAsia="仿宋_GB2312" w:hAnsi="Times New Roman" w:cs="Times New Roman"/>
                  <w:color w:val="auto"/>
                  <w:kern w:val="0"/>
                  <w:sz w:val="18"/>
                  <w:szCs w:val="18"/>
                </w:rPr>
                <w:t>Temperature Transmitter</w:t>
              </w:r>
            </w:ins>
          </w:p>
          <w:bookmarkEnd w:id="15841"/>
          <w:bookmarkEnd w:id="15842"/>
          <w:p w14:paraId="54543945" w14:textId="3A4267DF" w:rsidR="009511CC" w:rsidRPr="00BB7730" w:rsidRDefault="009511CC" w:rsidP="009511CC">
            <w:pPr>
              <w:spacing w:line="240" w:lineRule="exact"/>
              <w:contextualSpacing/>
              <w:jc w:val="center"/>
              <w:rPr>
                <w:ins w:id="15844" w:author="He Han" w:date="2026-10-22T13:48:00Z"/>
                <w:rFonts w:ascii="Times New Roman" w:eastAsia="仿宋_GB2312" w:hAnsi="Times New Roman" w:cs="Times New Roman"/>
                <w:color w:val="auto"/>
                <w:kern w:val="0"/>
                <w:sz w:val="18"/>
                <w:szCs w:val="18"/>
              </w:rPr>
            </w:pPr>
            <w:ins w:id="15845" w:author="He Han" w:date="2026-10-22T13:51:00Z">
              <w:r w:rsidRPr="00BB7730">
                <w:rPr>
                  <w:rFonts w:ascii="Times New Roman" w:eastAsia="仿宋_GB2312" w:hAnsi="Times New Roman" w:cs="Times New Roman"/>
                  <w:color w:val="00B0F0"/>
                  <w:kern w:val="0"/>
                  <w:sz w:val="18"/>
                  <w:szCs w:val="18"/>
                </w:rPr>
                <w:t>(</w:t>
              </w:r>
            </w:ins>
            <w:ins w:id="15846" w:author="He Han" w:date="2026-10-22T14:24:00Z">
              <w:r w:rsidRPr="00BB7730">
                <w:rPr>
                  <w:rFonts w:ascii="Times New Roman" w:eastAsia="仿宋_GB2312" w:hAnsi="Times New Roman" w:cs="Times New Roman"/>
                  <w:color w:val="00B0F0"/>
                  <w:kern w:val="0"/>
                  <w:sz w:val="18"/>
                  <w:szCs w:val="18"/>
                </w:rPr>
                <w:t>jacket</w:t>
              </w:r>
            </w:ins>
            <w:ins w:id="15847" w:author="He Han" w:date="2026-10-22T13:51:00Z">
              <w:r w:rsidRPr="00BB7730">
                <w:rPr>
                  <w:rFonts w:ascii="Times New Roman" w:eastAsia="仿宋_GB2312" w:hAnsi="Times New Roman" w:cs="Times New Roman"/>
                  <w:color w:val="00B0F0"/>
                  <w:kern w:val="0"/>
                  <w:sz w:val="18"/>
                  <w:szCs w:val="18"/>
                </w:rPr>
                <w:t>)</w:t>
              </w:r>
            </w:ins>
          </w:p>
        </w:tc>
        <w:tc>
          <w:tcPr>
            <w:tcW w:w="278" w:type="pct"/>
            <w:vAlign w:val="center"/>
          </w:tcPr>
          <w:p w14:paraId="3E25EDD9" w14:textId="0E24226B" w:rsidR="009511CC" w:rsidRPr="00BB7730" w:rsidRDefault="009511CC" w:rsidP="009511CC">
            <w:pPr>
              <w:spacing w:line="240" w:lineRule="exact"/>
              <w:ind w:leftChars="-50" w:left="-105" w:rightChars="-50" w:right="-105"/>
              <w:contextualSpacing/>
              <w:jc w:val="center"/>
              <w:rPr>
                <w:ins w:id="15848" w:author="He Han" w:date="2026-10-22T13:48:00Z"/>
                <w:rFonts w:ascii="Times New Roman" w:eastAsia="仿宋_GB2312" w:hAnsi="Times New Roman" w:cs="Times New Roman"/>
                <w:color w:val="00B0F0"/>
                <w:sz w:val="18"/>
                <w:szCs w:val="18"/>
                <w:lang w:eastAsia="zh-CN"/>
                <w:rPrChange w:id="15849" w:author="He Han" w:date="2026-10-22T15:00:00Z">
                  <w:rPr>
                    <w:ins w:id="15850" w:author="He Han" w:date="2026-10-22T13:48:00Z"/>
                    <w:rFonts w:ascii="Times New Roman" w:eastAsia="仿宋_GB2312" w:hAnsi="Times New Roman" w:cs="Times New Roman"/>
                    <w:color w:val="auto"/>
                    <w:sz w:val="18"/>
                    <w:szCs w:val="18"/>
                    <w:lang w:eastAsia="zh-CN"/>
                  </w:rPr>
                </w:rPrChange>
              </w:rPr>
            </w:pPr>
            <w:ins w:id="15851" w:author="He Han" w:date="2026-10-22T14:42:00Z">
              <w:r w:rsidRPr="00BB7730">
                <w:rPr>
                  <w:rFonts w:ascii="Times New Roman" w:eastAsia="仿宋_GB2312" w:hAnsi="Times New Roman" w:cs="Times New Roman"/>
                  <w:color w:val="00B0F0"/>
                  <w:sz w:val="18"/>
                  <w:szCs w:val="18"/>
                  <w:lang w:eastAsia="zh-CN"/>
                  <w:rPrChange w:id="15852" w:author="He Han" w:date="2026-10-22T15:00:00Z">
                    <w:rPr>
                      <w:rFonts w:ascii="Times New Roman" w:eastAsia="仿宋_GB2312" w:hAnsi="Times New Roman" w:cs="Times New Roman"/>
                      <w:color w:val="auto"/>
                      <w:sz w:val="18"/>
                      <w:szCs w:val="18"/>
                      <w:lang w:eastAsia="zh-CN"/>
                    </w:rPr>
                  </w:rPrChange>
                </w:rPr>
                <w:t>12/13/2025</w:t>
              </w:r>
            </w:ins>
          </w:p>
        </w:tc>
        <w:tc>
          <w:tcPr>
            <w:tcW w:w="371" w:type="pct"/>
            <w:vAlign w:val="center"/>
          </w:tcPr>
          <w:p w14:paraId="502284B5" w14:textId="417FCAD0" w:rsidR="009511CC" w:rsidRPr="00BB7730" w:rsidRDefault="009511CC" w:rsidP="009511CC">
            <w:pPr>
              <w:spacing w:line="240" w:lineRule="exact"/>
              <w:ind w:leftChars="-50" w:left="-105" w:rightChars="-50" w:right="-105"/>
              <w:contextualSpacing/>
              <w:jc w:val="center"/>
              <w:rPr>
                <w:ins w:id="15853" w:author="He Han" w:date="2026-10-22T13:48:00Z"/>
                <w:rFonts w:ascii="Times New Roman" w:eastAsia="仿宋_GB2312" w:hAnsi="Times New Roman" w:cs="Times New Roman"/>
                <w:color w:val="00B0F0"/>
                <w:sz w:val="18"/>
                <w:szCs w:val="18"/>
                <w:lang w:eastAsia="zh-CN"/>
                <w:rPrChange w:id="15854" w:author="He Han" w:date="2026-10-22T15:00:00Z">
                  <w:rPr>
                    <w:ins w:id="15855" w:author="He Han" w:date="2026-10-22T13:48:00Z"/>
                    <w:rFonts w:ascii="Times New Roman" w:eastAsia="仿宋_GB2312" w:hAnsi="Times New Roman" w:cs="Times New Roman"/>
                    <w:color w:val="auto"/>
                    <w:sz w:val="18"/>
                    <w:szCs w:val="18"/>
                    <w:lang w:eastAsia="zh-CN"/>
                  </w:rPr>
                </w:rPrChange>
              </w:rPr>
            </w:pPr>
            <w:ins w:id="15856" w:author="He Han" w:date="2026-10-22T14:40:00Z">
              <w:r w:rsidRPr="00BB7730">
                <w:rPr>
                  <w:rFonts w:ascii="Times New Roman" w:eastAsia="仿宋_GB2312" w:hAnsi="Times New Roman" w:cs="Times New Roman"/>
                  <w:color w:val="00B0F0"/>
                  <w:sz w:val="18"/>
                  <w:szCs w:val="18"/>
                  <w:lang w:eastAsia="zh-CN"/>
                  <w:rPrChange w:id="15857" w:author="He Han" w:date="2026-10-22T15:00:00Z">
                    <w:rPr>
                      <w:rFonts w:ascii="Times New Roman" w:eastAsia="仿宋_GB2312" w:hAnsi="Times New Roman" w:cs="Times New Roman"/>
                      <w:color w:val="auto"/>
                      <w:sz w:val="18"/>
                      <w:szCs w:val="18"/>
                      <w:lang w:eastAsia="zh-CN"/>
                    </w:rPr>
                  </w:rPrChange>
                </w:rPr>
                <w:t>CY</w:t>
              </w:r>
            </w:ins>
            <w:ins w:id="15858" w:author="He Han" w:date="2026-10-22T14:42:00Z">
              <w:r w:rsidRPr="00BB7730">
                <w:rPr>
                  <w:rFonts w:ascii="Times New Roman" w:eastAsia="仿宋_GB2312" w:hAnsi="Times New Roman" w:cs="Times New Roman"/>
                  <w:color w:val="00B0F0"/>
                  <w:sz w:val="18"/>
                  <w:szCs w:val="18"/>
                  <w:lang w:eastAsia="zh-CN"/>
                  <w:rPrChange w:id="15859" w:author="He Han" w:date="2026-10-22T15:00:00Z">
                    <w:rPr>
                      <w:rFonts w:ascii="Times New Roman" w:eastAsia="仿宋_GB2312" w:hAnsi="Times New Roman" w:cs="Times New Roman"/>
                      <w:color w:val="auto"/>
                      <w:sz w:val="18"/>
                      <w:szCs w:val="18"/>
                      <w:lang w:eastAsia="zh-CN"/>
                    </w:rPr>
                  </w:rPrChange>
                </w:rPr>
                <w:t>I</w:t>
              </w:r>
            </w:ins>
            <w:ins w:id="15860" w:author="He Han" w:date="2026-10-22T14:40:00Z">
              <w:r w:rsidRPr="00BB7730">
                <w:rPr>
                  <w:rFonts w:ascii="Times New Roman" w:eastAsia="仿宋_GB2312" w:hAnsi="Times New Roman" w:cs="Times New Roman"/>
                  <w:color w:val="00B0F0"/>
                  <w:sz w:val="18"/>
                  <w:szCs w:val="18"/>
                  <w:lang w:eastAsia="zh-CN"/>
                  <w:rPrChange w:id="15861" w:author="He Han" w:date="2026-10-22T15:00:00Z">
                    <w:rPr>
                      <w:rFonts w:ascii="Times New Roman" w:eastAsia="仿宋_GB2312" w:hAnsi="Times New Roman" w:cs="Times New Roman"/>
                      <w:color w:val="auto"/>
                      <w:sz w:val="18"/>
                      <w:szCs w:val="18"/>
                      <w:lang w:eastAsia="zh-CN"/>
                    </w:rPr>
                  </w:rPrChange>
                </w:rPr>
                <w:t>10999</w:t>
              </w:r>
            </w:ins>
          </w:p>
        </w:tc>
        <w:tc>
          <w:tcPr>
            <w:tcW w:w="416" w:type="pct"/>
            <w:noWrap/>
            <w:vAlign w:val="center"/>
          </w:tcPr>
          <w:p w14:paraId="5749FCA7" w14:textId="1E069D63" w:rsidR="009511CC" w:rsidRPr="00BB7730" w:rsidRDefault="009511CC" w:rsidP="009511CC">
            <w:pPr>
              <w:spacing w:line="240" w:lineRule="exact"/>
              <w:contextualSpacing/>
              <w:jc w:val="center"/>
              <w:rPr>
                <w:ins w:id="15862" w:author="He Han" w:date="2026-10-22T13:48:00Z"/>
                <w:rFonts w:ascii="Times New Roman" w:eastAsia="仿宋_GB2312" w:hAnsi="Times New Roman" w:cs="Times New Roman"/>
                <w:color w:val="00B0F0"/>
                <w:sz w:val="18"/>
                <w:szCs w:val="18"/>
                <w:lang w:eastAsia="zh-CN"/>
                <w:rPrChange w:id="15863" w:author="He Han" w:date="2026-10-22T15:00:00Z">
                  <w:rPr>
                    <w:ins w:id="15864" w:author="He Han" w:date="2026-10-22T13:48:00Z"/>
                    <w:rFonts w:ascii="Times New Roman" w:eastAsia="仿宋_GB2312" w:hAnsi="Times New Roman" w:cs="Times New Roman"/>
                    <w:color w:val="auto"/>
                    <w:sz w:val="18"/>
                    <w:szCs w:val="18"/>
                    <w:lang w:eastAsia="zh-CN"/>
                  </w:rPr>
                </w:rPrChange>
              </w:rPr>
            </w:pPr>
            <w:ins w:id="15865" w:author="He Han" w:date="2026-10-22T14:42:00Z">
              <w:r w:rsidRPr="00BB7730">
                <w:rPr>
                  <w:rFonts w:ascii="Times New Roman" w:eastAsia="仿宋_GB2312" w:hAnsi="Times New Roman" w:cs="Times New Roman"/>
                  <w:color w:val="00B0F0"/>
                  <w:sz w:val="18"/>
                  <w:szCs w:val="18"/>
                  <w:lang w:eastAsia="zh-CN"/>
                  <w:rPrChange w:id="15866" w:author="He Han" w:date="2026-10-22T15:00:00Z">
                    <w:rPr>
                      <w:rFonts w:ascii="Times New Roman" w:eastAsia="仿宋_GB2312" w:hAnsi="Times New Roman" w:cs="Times New Roman"/>
                      <w:color w:val="auto"/>
                      <w:sz w:val="18"/>
                      <w:szCs w:val="18"/>
                      <w:lang w:eastAsia="zh-CN"/>
                    </w:rPr>
                  </w:rPrChange>
                </w:rPr>
                <w:t>-50~1</w:t>
              </w:r>
            </w:ins>
            <w:ins w:id="15867" w:author="He Han" w:date="2026-10-22T14:43:00Z">
              <w:r w:rsidRPr="00BB7730">
                <w:rPr>
                  <w:rFonts w:ascii="Times New Roman" w:eastAsia="仿宋_GB2312" w:hAnsi="Times New Roman" w:cs="Times New Roman"/>
                  <w:color w:val="00B0F0"/>
                  <w:sz w:val="18"/>
                  <w:szCs w:val="18"/>
                  <w:lang w:eastAsia="zh-CN"/>
                  <w:rPrChange w:id="15868" w:author="He Han" w:date="2026-10-22T15:00:00Z">
                    <w:rPr>
                      <w:rFonts w:ascii="Times New Roman" w:eastAsia="仿宋_GB2312" w:hAnsi="Times New Roman" w:cs="Times New Roman"/>
                      <w:color w:val="auto"/>
                      <w:sz w:val="18"/>
                      <w:szCs w:val="18"/>
                      <w:lang w:eastAsia="zh-CN"/>
                    </w:rPr>
                  </w:rPrChange>
                </w:rPr>
                <w:t>50</w:t>
              </w:r>
              <w:r w:rsidRPr="00BB7730">
                <w:rPr>
                  <w:rFonts w:ascii="Times New Roman" w:eastAsia="仿宋_GB2312" w:hAnsi="Times New Roman" w:cs="Times New Roman" w:hint="eastAsia"/>
                  <w:color w:val="00B0F0"/>
                  <w:sz w:val="18"/>
                  <w:szCs w:val="18"/>
                  <w:rPrChange w:id="15869" w:author="He Han" w:date="2026-10-22T15:00:00Z">
                    <w:rPr>
                      <w:rFonts w:ascii="Times New Roman" w:eastAsia="仿宋_GB2312" w:hAnsi="Times New Roman" w:cs="Times New Roman" w:hint="eastAsia"/>
                      <w:color w:val="auto"/>
                      <w:sz w:val="18"/>
                      <w:szCs w:val="18"/>
                    </w:rPr>
                  </w:rPrChange>
                </w:rPr>
                <w:t>℃</w:t>
              </w:r>
            </w:ins>
          </w:p>
        </w:tc>
        <w:tc>
          <w:tcPr>
            <w:tcW w:w="278" w:type="pct"/>
            <w:vAlign w:val="center"/>
          </w:tcPr>
          <w:p w14:paraId="4C6E77E5" w14:textId="249EC60D" w:rsidR="009511CC" w:rsidRPr="00BB7730" w:rsidRDefault="009511CC" w:rsidP="009511CC">
            <w:pPr>
              <w:spacing w:line="240" w:lineRule="exact"/>
              <w:contextualSpacing/>
              <w:jc w:val="center"/>
              <w:rPr>
                <w:ins w:id="15870" w:author="He Han" w:date="2026-10-22T13:48:00Z"/>
                <w:rFonts w:ascii="Times New Roman" w:eastAsia="仿宋_GB2312" w:hAnsi="Times New Roman" w:cs="Times New Roman"/>
                <w:color w:val="00B0F0"/>
                <w:sz w:val="18"/>
                <w:szCs w:val="18"/>
                <w:lang w:eastAsia="zh-CN"/>
                <w:rPrChange w:id="15871" w:author="He Han" w:date="2026-10-22T15:08:00Z">
                  <w:rPr>
                    <w:ins w:id="15872" w:author="He Han" w:date="2026-10-22T13:48:00Z"/>
                    <w:rFonts w:ascii="Times New Roman" w:eastAsia="仿宋_GB2312" w:hAnsi="Times New Roman" w:cs="Times New Roman"/>
                    <w:color w:val="auto"/>
                    <w:sz w:val="18"/>
                    <w:szCs w:val="18"/>
                    <w:lang w:eastAsia="zh-CN"/>
                  </w:rPr>
                </w:rPrChange>
              </w:rPr>
            </w:pPr>
            <w:ins w:id="15873" w:author="He Han" w:date="2026-10-22T15:08:00Z">
              <w:r w:rsidRPr="00BB7730">
                <w:rPr>
                  <w:rFonts w:ascii="Times New Roman" w:eastAsia="仿宋_GB2312" w:hAnsi="Times New Roman" w:cs="Times New Roman"/>
                  <w:color w:val="00B0F0"/>
                  <w:sz w:val="18"/>
                  <w:szCs w:val="18"/>
                  <w:lang w:eastAsia="zh-CN"/>
                  <w:rPrChange w:id="15874" w:author="He Han" w:date="2026-10-22T15:08:00Z">
                    <w:rPr>
                      <w:rFonts w:ascii="Times New Roman" w:eastAsia="仿宋_GB2312" w:hAnsi="Times New Roman" w:cs="Times New Roman"/>
                      <w:color w:val="auto"/>
                      <w:sz w:val="18"/>
                      <w:szCs w:val="18"/>
                      <w:lang w:eastAsia="zh-CN"/>
                    </w:rPr>
                  </w:rPrChange>
                </w:rPr>
                <w:t>2.07</w:t>
              </w:r>
              <w:r w:rsidRPr="00BB7730">
                <w:rPr>
                  <w:rFonts w:ascii="Times New Roman" w:eastAsia="仿宋_GB2312" w:hAnsi="Times New Roman" w:cs="Times New Roman" w:hint="eastAsia"/>
                  <w:color w:val="00B0F0"/>
                  <w:sz w:val="18"/>
                  <w:szCs w:val="18"/>
                  <w:lang w:eastAsia="zh-CN"/>
                  <w:rPrChange w:id="15875" w:author="He Han" w:date="2026-10-22T15:08:00Z">
                    <w:rPr>
                      <w:rFonts w:ascii="Times New Roman" w:eastAsia="仿宋_GB2312" w:hAnsi="Times New Roman" w:cs="Times New Roman" w:hint="eastAsia"/>
                      <w:color w:val="auto"/>
                      <w:sz w:val="18"/>
                      <w:szCs w:val="18"/>
                      <w:lang w:eastAsia="zh-CN"/>
                    </w:rPr>
                  </w:rPrChange>
                </w:rPr>
                <w:t>℃</w:t>
              </w:r>
            </w:ins>
          </w:p>
        </w:tc>
        <w:tc>
          <w:tcPr>
            <w:tcW w:w="880" w:type="pct"/>
            <w:vAlign w:val="center"/>
          </w:tcPr>
          <w:p w14:paraId="44FA753E" w14:textId="537432D5" w:rsidR="009511CC" w:rsidRPr="00BB7730" w:rsidRDefault="009511CC">
            <w:pPr>
              <w:pStyle w:val="Default"/>
              <w:rPr>
                <w:ins w:id="15876" w:author="He Han" w:date="2026-10-22T13:48:00Z"/>
                <w:sz w:val="18"/>
                <w:szCs w:val="18"/>
                <w:rPrChange w:id="15877" w:author="He Han" w:date="2026-10-22T14:32:00Z">
                  <w:rPr>
                    <w:ins w:id="15878" w:author="He Han" w:date="2026-10-22T13:48:00Z"/>
                    <w:rFonts w:eastAsia="仿宋_GB2312"/>
                    <w:bCs/>
                    <w:color w:val="00B0F0"/>
                    <w:kern w:val="32"/>
                    <w:sz w:val="18"/>
                    <w:szCs w:val="18"/>
                    <w:lang w:eastAsia="en-US"/>
                  </w:rPr>
                </w:rPrChange>
              </w:rPr>
              <w:pPrChange w:id="15879" w:author="He Han" w:date="2026-10-22T14:32:00Z">
                <w:pPr>
                  <w:pStyle w:val="Default"/>
                  <w:spacing w:line="276" w:lineRule="auto"/>
                </w:pPr>
              </w:pPrChange>
            </w:pPr>
            <w:ins w:id="15880" w:author="He Han" w:date="2026-10-22T15:08:00Z">
              <w:r w:rsidRPr="00BB7730">
                <w:rPr>
                  <w:color w:val="00B0F0"/>
                  <w:sz w:val="18"/>
                  <w:szCs w:val="18"/>
                </w:rPr>
                <w:t xml:space="preserve">Drying temperature: NMT 30°C </w:t>
              </w:r>
            </w:ins>
          </w:p>
        </w:tc>
        <w:tc>
          <w:tcPr>
            <w:tcW w:w="880" w:type="pct"/>
            <w:noWrap/>
            <w:vAlign w:val="center"/>
          </w:tcPr>
          <w:p w14:paraId="57709853" w14:textId="2BCEF3F1" w:rsidR="009511CC" w:rsidRPr="00BB7730" w:rsidRDefault="009511CC" w:rsidP="009511CC">
            <w:pPr>
              <w:spacing w:line="240" w:lineRule="exact"/>
              <w:contextualSpacing/>
              <w:jc w:val="center"/>
              <w:rPr>
                <w:ins w:id="15881" w:author="He Han" w:date="2026-10-22T13:48:00Z"/>
                <w:rFonts w:ascii="Times New Roman" w:eastAsia="宋体" w:hAnsi="Times New Roman" w:cs="Times New Roman"/>
                <w:bCs w:val="0"/>
                <w:color w:val="00B0F0"/>
                <w:kern w:val="0"/>
                <w:sz w:val="18"/>
                <w:szCs w:val="18"/>
                <w:lang w:eastAsia="zh-CN"/>
                <w:rPrChange w:id="15882" w:author="He Han" w:date="2026-10-22T14:33:00Z">
                  <w:rPr>
                    <w:ins w:id="15883" w:author="He Han" w:date="2026-10-22T13:48:00Z"/>
                    <w:rFonts w:ascii="Times New Roman" w:eastAsia="仿宋_GB2312" w:hAnsi="Times New Roman" w:cs="Times New Roman"/>
                    <w:color w:val="auto"/>
                    <w:sz w:val="18"/>
                    <w:szCs w:val="18"/>
                    <w:lang w:eastAsia="zh-CN"/>
                  </w:rPr>
                </w:rPrChange>
              </w:rPr>
            </w:pPr>
            <w:ins w:id="15884" w:author="He Han" w:date="2026-10-22T15:08:00Z">
              <w:r w:rsidRPr="00BB7730">
                <w:rPr>
                  <w:rFonts w:ascii="Times New Roman" w:eastAsia="宋体" w:hAnsi="Times New Roman" w:cs="Times New Roman"/>
                  <w:bCs w:val="0"/>
                  <w:color w:val="00B0F0"/>
                  <w:kern w:val="0"/>
                  <w:sz w:val="18"/>
                  <w:szCs w:val="18"/>
                  <w:lang w:eastAsia="zh-CN"/>
                </w:rPr>
                <w:t>Drying temperature: NMT 30°C</w:t>
              </w:r>
            </w:ins>
          </w:p>
        </w:tc>
        <w:tc>
          <w:tcPr>
            <w:tcW w:w="818" w:type="pct"/>
            <w:vAlign w:val="center"/>
          </w:tcPr>
          <w:p w14:paraId="159088F6" w14:textId="3D7120DE" w:rsidR="009511CC" w:rsidRPr="00BB7730" w:rsidRDefault="009511CC" w:rsidP="009511CC">
            <w:pPr>
              <w:spacing w:line="240" w:lineRule="exact"/>
              <w:contextualSpacing/>
              <w:jc w:val="center"/>
              <w:rPr>
                <w:ins w:id="15885" w:author="He Han" w:date="2026-10-22T13:48:00Z"/>
                <w:rFonts w:ascii="Times New Roman" w:eastAsia="仿宋_GB2312" w:hAnsi="Times New Roman" w:cs="Times New Roman"/>
                <w:color w:val="auto"/>
                <w:sz w:val="18"/>
                <w:szCs w:val="18"/>
                <w:lang w:eastAsia="zh-CN"/>
              </w:rPr>
            </w:pPr>
            <w:ins w:id="15886" w:author="He Han" w:date="2026-10-22T15:08:00Z">
              <w:r w:rsidRPr="00BB7730">
                <w:rPr>
                  <w:rFonts w:ascii="Times New Roman" w:eastAsia="仿宋_GB2312" w:hAnsi="Times New Roman" w:cs="Times New Roman"/>
                  <w:color w:val="00B0F0"/>
                  <w:sz w:val="18"/>
                  <w:szCs w:val="18"/>
                  <w:lang w:eastAsia="zh-CN"/>
                </w:rPr>
                <w:t>Mix 42℃</w:t>
              </w:r>
            </w:ins>
          </w:p>
        </w:tc>
        <w:tc>
          <w:tcPr>
            <w:tcW w:w="226" w:type="pct"/>
            <w:vAlign w:val="center"/>
          </w:tcPr>
          <w:p w14:paraId="64E312EB" w14:textId="770B6477" w:rsidR="009511CC" w:rsidRPr="00BB7730" w:rsidRDefault="009511CC" w:rsidP="009511CC">
            <w:pPr>
              <w:spacing w:line="240" w:lineRule="exact"/>
              <w:contextualSpacing/>
              <w:jc w:val="center"/>
              <w:rPr>
                <w:ins w:id="15887" w:author="He Han" w:date="2026-10-22T13:48:00Z"/>
                <w:rFonts w:ascii="Times New Roman" w:eastAsia="仿宋_GB2312" w:hAnsi="Times New Roman" w:cs="Times New Roman"/>
                <w:color w:val="00B0F0"/>
                <w:sz w:val="18"/>
                <w:szCs w:val="18"/>
                <w:lang w:eastAsia="zh-CN"/>
              </w:rPr>
            </w:pPr>
            <w:ins w:id="15888" w:author="He Han" w:date="2026-10-22T15:08:00Z">
              <w:r w:rsidRPr="00BB7730">
                <w:rPr>
                  <w:rFonts w:ascii="Times New Roman" w:eastAsia="仿宋_GB2312" w:hAnsi="Times New Roman" w:cs="Times New Roman"/>
                  <w:color w:val="00B0F0"/>
                  <w:sz w:val="18"/>
                  <w:szCs w:val="18"/>
                  <w:lang w:eastAsia="zh-CN"/>
                </w:rPr>
                <w:t>Yes</w:t>
              </w:r>
            </w:ins>
          </w:p>
        </w:tc>
        <w:tc>
          <w:tcPr>
            <w:tcW w:w="252" w:type="pct"/>
            <w:vAlign w:val="center"/>
          </w:tcPr>
          <w:p w14:paraId="76599B22" w14:textId="04D7031C" w:rsidR="009511CC" w:rsidRPr="00BB7730" w:rsidRDefault="009511CC" w:rsidP="009511CC">
            <w:pPr>
              <w:spacing w:line="240" w:lineRule="exact"/>
              <w:contextualSpacing/>
              <w:jc w:val="center"/>
              <w:rPr>
                <w:ins w:id="15889" w:author="He Han" w:date="2026-10-22T13:48:00Z"/>
                <w:rFonts w:ascii="Times New Roman" w:eastAsia="仿宋_GB2312" w:hAnsi="Times New Roman" w:cs="Times New Roman"/>
                <w:color w:val="00B0F0"/>
                <w:sz w:val="18"/>
                <w:szCs w:val="18"/>
                <w:lang w:eastAsia="zh-CN"/>
              </w:rPr>
            </w:pPr>
            <w:ins w:id="15890" w:author="He Han" w:date="2026-10-22T15:08:00Z">
              <w:r w:rsidRPr="00BB7730">
                <w:rPr>
                  <w:rFonts w:ascii="Times New Roman" w:eastAsia="仿宋_GB2312" w:hAnsi="Times New Roman" w:cs="Times New Roman"/>
                  <w:color w:val="00B0F0"/>
                  <w:sz w:val="18"/>
                  <w:szCs w:val="18"/>
                  <w:lang w:eastAsia="zh-CN"/>
                </w:rPr>
                <w:t>Yes</w:t>
              </w:r>
            </w:ins>
          </w:p>
        </w:tc>
      </w:tr>
      <w:tr w:rsidR="00005C07" w:rsidRPr="00BB7730" w14:paraId="72612473" w14:textId="77777777" w:rsidTr="00005C07">
        <w:trPr>
          <w:cantSplit/>
          <w:trHeight w:val="5268"/>
          <w:jc w:val="center"/>
          <w:trPrChange w:id="15891" w:author="He Han" w:date="2026-10-27T17:54:00Z">
            <w:trPr>
              <w:cantSplit/>
              <w:trHeight w:val="5268"/>
              <w:jc w:val="center"/>
            </w:trPr>
          </w:trPrChange>
        </w:trPr>
        <w:tc>
          <w:tcPr>
            <w:tcW w:w="224" w:type="pct"/>
            <w:vMerge/>
            <w:noWrap/>
            <w:vAlign w:val="center"/>
            <w:tcPrChange w:id="15892" w:author="He Han" w:date="2026-10-27T17:54:00Z">
              <w:tcPr>
                <w:tcW w:w="224" w:type="pct"/>
                <w:vMerge/>
                <w:noWrap/>
                <w:vAlign w:val="center"/>
              </w:tcPr>
            </w:tcPrChange>
          </w:tcPr>
          <w:p w14:paraId="2E86CD2A" w14:textId="77777777" w:rsidR="00FF504E" w:rsidRPr="00BB7730" w:rsidRDefault="00FF504E" w:rsidP="00FF504E">
            <w:pPr>
              <w:spacing w:line="240" w:lineRule="exact"/>
              <w:contextualSpacing/>
              <w:jc w:val="center"/>
              <w:rPr>
                <w:rFonts w:ascii="Times New Roman" w:eastAsia="仿宋_GB2312" w:hAnsi="Times New Roman" w:cs="Times New Roman"/>
                <w:color w:val="auto"/>
                <w:kern w:val="0"/>
                <w:sz w:val="18"/>
                <w:szCs w:val="18"/>
              </w:rPr>
            </w:pPr>
          </w:p>
        </w:tc>
        <w:tc>
          <w:tcPr>
            <w:tcW w:w="377" w:type="pct"/>
            <w:noWrap/>
            <w:vAlign w:val="center"/>
            <w:tcPrChange w:id="15893" w:author="He Han" w:date="2026-10-27T17:54:00Z">
              <w:tcPr>
                <w:tcW w:w="377" w:type="pct"/>
                <w:gridSpan w:val="3"/>
                <w:noWrap/>
                <w:vAlign w:val="center"/>
              </w:tcPr>
            </w:tcPrChange>
          </w:tcPr>
          <w:p w14:paraId="48275BE9" w14:textId="77777777" w:rsidR="00FF504E" w:rsidRPr="00BB7730" w:rsidDel="00535B70" w:rsidRDefault="00FF504E" w:rsidP="00FF504E">
            <w:pPr>
              <w:spacing w:line="240" w:lineRule="exact"/>
              <w:contextualSpacing/>
              <w:jc w:val="center"/>
              <w:rPr>
                <w:del w:id="15894" w:author="He Han" w:date="2026-10-22T16:19:00Z"/>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rPr>
              <w:t>Mass Flow Meter*1</w:t>
            </w:r>
          </w:p>
          <w:p w14:paraId="00FB3373" w14:textId="49727CB7" w:rsidR="00FF504E" w:rsidRPr="00BB7730" w:rsidRDefault="00FF504E" w:rsidP="00FF504E">
            <w:pPr>
              <w:spacing w:line="240" w:lineRule="exact"/>
              <w:contextualSpacing/>
              <w:jc w:val="center"/>
              <w:rPr>
                <w:rFonts w:ascii="Times New Roman" w:eastAsia="仿宋_GB2312" w:hAnsi="Times New Roman" w:cs="Times New Roman"/>
                <w:color w:val="auto"/>
                <w:kern w:val="0"/>
                <w:sz w:val="18"/>
                <w:szCs w:val="18"/>
                <w:lang w:eastAsia="zh-CN"/>
              </w:rPr>
            </w:pPr>
            <w:del w:id="15895" w:author="He Han" w:date="2026-10-22T16:19:00Z">
              <w:r w:rsidRPr="00BB7730" w:rsidDel="00535B70">
                <w:rPr>
                  <w:rFonts w:ascii="Times New Roman" w:eastAsia="仿宋_GB2312" w:hAnsi="Times New Roman" w:cs="Times New Roman"/>
                  <w:color w:val="auto"/>
                  <w:kern w:val="0"/>
                  <w:sz w:val="18"/>
                  <w:szCs w:val="18"/>
                  <w:lang w:eastAsia="zh-CN"/>
                </w:rPr>
                <w:delText>DMF</w:delText>
              </w:r>
            </w:del>
          </w:p>
        </w:tc>
        <w:tc>
          <w:tcPr>
            <w:tcW w:w="278" w:type="pct"/>
            <w:vAlign w:val="center"/>
            <w:tcPrChange w:id="15896" w:author="He Han" w:date="2026-10-27T17:54:00Z">
              <w:tcPr>
                <w:tcW w:w="278" w:type="pct"/>
                <w:gridSpan w:val="3"/>
                <w:vAlign w:val="center"/>
              </w:tcPr>
            </w:tcPrChange>
          </w:tcPr>
          <w:p w14:paraId="6BB21062" w14:textId="29653355" w:rsidR="00FF504E" w:rsidRPr="00BB7730" w:rsidRDefault="00FF504E" w:rsidP="00FF504E">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ins w:id="15897" w:author="Xuning Wei12232" w:date="2026-07-27T22:28:00Z">
              <w:r w:rsidRPr="00BB7730">
                <w:rPr>
                  <w:rFonts w:ascii="Times New Roman" w:eastAsia="仿宋_GB2312" w:hAnsi="Times New Roman" w:cs="Times New Roman"/>
                  <w:color w:val="auto"/>
                  <w:sz w:val="18"/>
                  <w:szCs w:val="18"/>
                  <w:lang w:eastAsia="zh-CN"/>
                </w:rPr>
                <w:t>11/16/2025</w:t>
              </w:r>
            </w:ins>
          </w:p>
        </w:tc>
        <w:tc>
          <w:tcPr>
            <w:tcW w:w="371" w:type="pct"/>
            <w:vAlign w:val="center"/>
            <w:tcPrChange w:id="15898" w:author="He Han" w:date="2026-10-27T17:54:00Z">
              <w:tcPr>
                <w:tcW w:w="371" w:type="pct"/>
                <w:gridSpan w:val="2"/>
                <w:vAlign w:val="center"/>
              </w:tcPr>
            </w:tcPrChange>
          </w:tcPr>
          <w:p w14:paraId="400EAC7D" w14:textId="563C8B1F" w:rsidR="00FF504E" w:rsidRPr="00BB7730" w:rsidRDefault="00FF504E" w:rsidP="00FF504E">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EB52400</w:t>
            </w:r>
          </w:p>
        </w:tc>
        <w:tc>
          <w:tcPr>
            <w:tcW w:w="416" w:type="pct"/>
            <w:noWrap/>
            <w:vAlign w:val="center"/>
            <w:tcPrChange w:id="15899" w:author="He Han" w:date="2026-10-27T17:54:00Z">
              <w:tcPr>
                <w:tcW w:w="513" w:type="pct"/>
                <w:gridSpan w:val="5"/>
                <w:noWrap/>
                <w:vAlign w:val="center"/>
              </w:tcPr>
            </w:tcPrChange>
          </w:tcPr>
          <w:p w14:paraId="46043502" w14:textId="3E583DF0" w:rsidR="00FF504E" w:rsidRPr="00BB7730" w:rsidDel="00FF504E" w:rsidRDefault="00FF504E">
            <w:pPr>
              <w:spacing w:line="240" w:lineRule="exact"/>
              <w:contextualSpacing/>
              <w:rPr>
                <w:del w:id="15900" w:author="He Han" w:date="2026-10-22T17:54:00Z"/>
                <w:rFonts w:ascii="Times New Roman" w:eastAsia="仿宋_GB2312" w:hAnsi="Times New Roman" w:cs="Times New Roman"/>
                <w:color w:val="0000FF"/>
                <w:sz w:val="18"/>
                <w:szCs w:val="18"/>
              </w:rPr>
              <w:pPrChange w:id="15901" w:author="He Han" w:date="2026-10-22T17:54:00Z">
                <w:pPr>
                  <w:spacing w:line="240" w:lineRule="exact"/>
                  <w:contextualSpacing/>
                  <w:jc w:val="center"/>
                </w:pPr>
              </w:pPrChange>
            </w:pPr>
            <w:ins w:id="15902" w:author="Xuning Wei12232" w:date="2026-07-27T23:12:00Z">
              <w:del w:id="15903" w:author="He Han" w:date="2026-10-22T17:54:00Z">
                <w:r w:rsidRPr="00BB7730" w:rsidDel="00FF504E">
                  <w:rPr>
                    <w:rFonts w:ascii="Times New Roman" w:eastAsia="仿宋_GB2312" w:hAnsi="Times New Roman" w:cs="Times New Roman"/>
                    <w:color w:val="0000FF"/>
                    <w:sz w:val="18"/>
                    <w:szCs w:val="18"/>
                    <w:lang w:eastAsia="zh-CN"/>
                  </w:rPr>
                  <w:delText>20≤m</w:delText>
                </w:r>
                <w:r w:rsidRPr="00BB7730" w:rsidDel="00FF504E">
                  <w:rPr>
                    <w:rFonts w:ascii="Times New Roman" w:eastAsia="仿宋_GB2312" w:hAnsi="Times New Roman" w:cs="Times New Roman"/>
                    <w:color w:val="0000FF"/>
                    <w:kern w:val="0"/>
                    <w:sz w:val="18"/>
                    <w:szCs w:val="18"/>
                    <w:lang w:val="sv-SE"/>
                  </w:rPr>
                  <w:delText>&lt;</w:delText>
                </w:r>
                <w:r w:rsidRPr="00BB7730" w:rsidDel="00FF504E">
                  <w:rPr>
                    <w:rFonts w:ascii="Times New Roman" w:eastAsia="仿宋_GB2312" w:hAnsi="Times New Roman" w:cs="Times New Roman"/>
                    <w:color w:val="0000FF"/>
                    <w:sz w:val="18"/>
                    <w:szCs w:val="18"/>
                    <w:lang w:eastAsia="zh-CN"/>
                  </w:rPr>
                  <w:delText>70</w:delText>
                </w:r>
              </w:del>
            </w:ins>
            <w:ins w:id="15904" w:author="Johan Granander" w:date="2026-07-28T13:50:00Z">
              <w:del w:id="15905" w:author="He Han" w:date="2026-10-22T17:54:00Z">
                <w:r w:rsidRPr="00BB7730" w:rsidDel="00FF504E">
                  <w:rPr>
                    <w:rFonts w:ascii="Times New Roman" w:eastAsia="仿宋_GB2312" w:hAnsi="Times New Roman" w:cs="Times New Roman"/>
                    <w:color w:val="0000FF"/>
                    <w:sz w:val="18"/>
                    <w:szCs w:val="18"/>
                    <w:lang w:eastAsia="zh-CN"/>
                  </w:rPr>
                  <w:delText xml:space="preserve"> </w:delText>
                </w:r>
              </w:del>
            </w:ins>
            <w:ins w:id="15906" w:author="Xuning Wei12232" w:date="2026-07-27T23:12:00Z">
              <w:del w:id="15907" w:author="He Han" w:date="2026-10-22T17:54:00Z">
                <w:r w:rsidRPr="00BB7730" w:rsidDel="00FF504E">
                  <w:rPr>
                    <w:rFonts w:ascii="Times New Roman" w:eastAsia="仿宋_GB2312" w:hAnsi="Times New Roman" w:cs="Times New Roman"/>
                    <w:color w:val="0000FF"/>
                    <w:sz w:val="18"/>
                    <w:szCs w:val="18"/>
                    <w:lang w:eastAsia="zh-CN"/>
                  </w:rPr>
                  <w:delText>kg</w:delText>
                </w:r>
              </w:del>
            </w:ins>
            <w:del w:id="15908" w:author="Xuning Wei12232" w:date="2026-07-27T23:12:00Z">
              <w:r w:rsidRPr="00BB7730" w:rsidDel="00A6271A">
                <w:rPr>
                  <w:rFonts w:ascii="Times New Roman" w:eastAsia="仿宋_GB2312" w:hAnsi="Times New Roman" w:cs="Times New Roman"/>
                  <w:color w:val="0000FF"/>
                  <w:sz w:val="18"/>
                  <w:szCs w:val="18"/>
                  <w:lang w:eastAsia="zh-CN"/>
                </w:rPr>
                <w:delText>≥5kg*</w:delText>
              </w:r>
            </w:del>
          </w:p>
          <w:p w14:paraId="0DFC191F" w14:textId="2A72597B" w:rsidR="00FF504E" w:rsidRPr="00BB7730" w:rsidRDefault="00FF504E">
            <w:pPr>
              <w:spacing w:line="240" w:lineRule="exact"/>
              <w:contextualSpacing/>
              <w:rPr>
                <w:rFonts w:ascii="Times New Roman" w:eastAsia="仿宋_GB2312" w:hAnsi="Times New Roman" w:cs="Times New Roman"/>
                <w:color w:val="0000FF"/>
                <w:sz w:val="18"/>
                <w:szCs w:val="18"/>
              </w:rPr>
              <w:pPrChange w:id="15909" w:author="He Han" w:date="2026-10-22T17:54:00Z">
                <w:pPr>
                  <w:spacing w:line="240" w:lineRule="exact"/>
                  <w:contextualSpacing/>
                  <w:jc w:val="center"/>
                </w:pPr>
              </w:pPrChange>
            </w:pPr>
            <w:ins w:id="15910" w:author="Xuning Wei12232" w:date="2026-07-27T23:12:00Z">
              <w:r w:rsidRPr="00BB7730">
                <w:rPr>
                  <w:rFonts w:ascii="Times New Roman" w:eastAsia="仿宋_GB2312" w:hAnsi="Times New Roman" w:cs="Times New Roman"/>
                  <w:color w:val="0000FF"/>
                  <w:sz w:val="18"/>
                  <w:szCs w:val="18"/>
                  <w:lang w:eastAsia="zh-CN"/>
                </w:rPr>
                <w:t>M</w:t>
              </w:r>
            </w:ins>
            <w:ins w:id="15911" w:author="Xuning Wei12232" w:date="2026-07-27T23:13:00Z">
              <w:r w:rsidRPr="00BB7730">
                <w:rPr>
                  <w:rFonts w:ascii="Times New Roman" w:eastAsia="仿宋_GB2312" w:hAnsi="Times New Roman" w:cs="Times New Roman"/>
                  <w:color w:val="0000FF"/>
                  <w:sz w:val="18"/>
                  <w:szCs w:val="18"/>
                  <w:lang w:eastAsia="zh-CN"/>
                </w:rPr>
                <w:t xml:space="preserve"> ≥ 70 kg</w:t>
              </w:r>
            </w:ins>
          </w:p>
        </w:tc>
        <w:tc>
          <w:tcPr>
            <w:tcW w:w="278" w:type="pct"/>
            <w:vAlign w:val="center"/>
            <w:tcPrChange w:id="15912" w:author="He Han" w:date="2026-10-27T17:54:00Z">
              <w:tcPr>
                <w:tcW w:w="226" w:type="pct"/>
                <w:gridSpan w:val="3"/>
                <w:vAlign w:val="center"/>
              </w:tcPr>
            </w:tcPrChange>
          </w:tcPr>
          <w:p w14:paraId="2CBFA3F9" w14:textId="032E6FA0" w:rsidR="00FF504E" w:rsidRPr="00BB7730" w:rsidDel="00FF504E" w:rsidRDefault="00FF504E">
            <w:pPr>
              <w:spacing w:line="240" w:lineRule="exact"/>
              <w:contextualSpacing/>
              <w:rPr>
                <w:del w:id="15913" w:author="He Han" w:date="2026-10-22T17:55:00Z"/>
                <w:rFonts w:ascii="Times New Roman" w:eastAsia="仿宋_GB2312" w:hAnsi="Times New Roman" w:cs="Times New Roman"/>
                <w:color w:val="0000FF"/>
                <w:sz w:val="18"/>
                <w:szCs w:val="18"/>
                <w:lang w:eastAsia="zh-CN"/>
              </w:rPr>
              <w:pPrChange w:id="15914" w:author="He Han" w:date="2026-10-22T17:55:00Z">
                <w:pPr>
                  <w:spacing w:line="240" w:lineRule="exact"/>
                  <w:contextualSpacing/>
                  <w:jc w:val="center"/>
                </w:pPr>
              </w:pPrChange>
            </w:pPr>
            <w:ins w:id="15915" w:author="Xuning Wei12232" w:date="2026-07-27T23:14:00Z">
              <w:del w:id="15916" w:author="He Han" w:date="2026-10-22T17:54:00Z">
                <w:r w:rsidRPr="00BB7730" w:rsidDel="00FF504E">
                  <w:rPr>
                    <w:rFonts w:ascii="Times New Roman" w:eastAsia="仿宋_GB2312" w:hAnsi="Times New Roman" w:cs="Times New Roman"/>
                    <w:color w:val="0000FF"/>
                    <w:sz w:val="18"/>
                    <w:szCs w:val="18"/>
                    <w:lang w:eastAsia="zh-CN"/>
                  </w:rPr>
                  <w:delText>≤ 2 kg</w:delText>
                </w:r>
                <w:r w:rsidRPr="00BB7730" w:rsidDel="00FF504E">
                  <w:rPr>
                    <w:rFonts w:ascii="Times New Roman" w:eastAsia="仿宋_GB2312" w:hAnsi="Times New Roman" w:cs="Times New Roman"/>
                    <w:color w:val="0000FF"/>
                    <w:kern w:val="0"/>
                    <w:sz w:val="17"/>
                    <w:szCs w:val="17"/>
                    <w:lang w:eastAsia="zh-CN"/>
                  </w:rPr>
                  <w:delText xml:space="preserve"> </w:delText>
                </w:r>
              </w:del>
            </w:ins>
            <w:del w:id="15917" w:author="Xuning Wei12232" w:date="2026-07-27T23:13:00Z">
              <w:r w:rsidRPr="00BB7730" w:rsidDel="00A6271A">
                <w:rPr>
                  <w:rFonts w:ascii="Times New Roman" w:eastAsia="仿宋_GB2312" w:hAnsi="Times New Roman" w:cs="Times New Roman"/>
                  <w:color w:val="0000FF"/>
                  <w:kern w:val="0"/>
                  <w:sz w:val="17"/>
                  <w:szCs w:val="17"/>
                  <w:lang w:eastAsia="zh-CN"/>
                </w:rPr>
                <w:delText>N/A</w:delText>
              </w:r>
            </w:del>
          </w:p>
          <w:p w14:paraId="1B5C6858" w14:textId="4F025562" w:rsidR="00FF504E" w:rsidRPr="00BB7730" w:rsidRDefault="00FF504E">
            <w:pPr>
              <w:spacing w:line="240" w:lineRule="exact"/>
              <w:contextualSpacing/>
              <w:rPr>
                <w:rFonts w:ascii="Times New Roman" w:eastAsia="仿宋_GB2312" w:hAnsi="Times New Roman" w:cs="Times New Roman"/>
                <w:color w:val="0000FF"/>
                <w:sz w:val="18"/>
                <w:szCs w:val="18"/>
                <w:lang w:eastAsia="zh-CN"/>
              </w:rPr>
              <w:pPrChange w:id="15918" w:author="He Han" w:date="2026-10-22T17:55:00Z">
                <w:pPr>
                  <w:spacing w:line="240" w:lineRule="exact"/>
                  <w:contextualSpacing/>
                  <w:jc w:val="center"/>
                </w:pPr>
              </w:pPrChange>
            </w:pPr>
            <w:ins w:id="15919" w:author="Xuning Wei12232" w:date="2026-07-27T23:14:00Z">
              <w:r w:rsidRPr="00BB7730">
                <w:rPr>
                  <w:rFonts w:ascii="Times New Roman" w:eastAsia="仿宋_GB2312" w:hAnsi="Times New Roman" w:cs="Times New Roman" w:hint="eastAsia"/>
                  <w:color w:val="0000FF"/>
                  <w:sz w:val="18"/>
                  <w:szCs w:val="18"/>
                  <w:lang w:eastAsia="zh-CN"/>
                  <w:rPrChange w:id="15920" w:author="He Han" w:date="2026-10-13T14:15:00Z">
                    <w:rPr>
                      <w:rFonts w:ascii="Times New Roman" w:eastAsia="仿宋_GB2312" w:hAnsi="Times New Roman" w:cs="Times New Roman" w:hint="eastAsia"/>
                      <w:i/>
                      <w:color w:val="auto"/>
                      <w:sz w:val="18"/>
                      <w:szCs w:val="18"/>
                      <w:lang w:eastAsia="zh-CN"/>
                    </w:rPr>
                  </w:rPrChange>
                </w:rPr>
                <w:t>≤</w:t>
              </w:r>
              <w:r w:rsidRPr="00BB7730">
                <w:rPr>
                  <w:rFonts w:ascii="Times New Roman" w:eastAsia="仿宋_GB2312" w:hAnsi="Times New Roman" w:cs="Times New Roman"/>
                  <w:color w:val="0000FF"/>
                  <w:sz w:val="18"/>
                  <w:szCs w:val="18"/>
                  <w:lang w:eastAsia="zh-CN"/>
                  <w:rPrChange w:id="15921" w:author="He Han" w:date="2026-10-13T14:15:00Z">
                    <w:rPr>
                      <w:rFonts w:ascii="Times New Roman" w:eastAsia="仿宋_GB2312" w:hAnsi="Times New Roman" w:cs="Times New Roman"/>
                      <w:i/>
                      <w:color w:val="auto"/>
                      <w:sz w:val="18"/>
                      <w:szCs w:val="18"/>
                      <w:lang w:eastAsia="zh-CN"/>
                    </w:rPr>
                  </w:rPrChange>
                </w:rPr>
                <w:t xml:space="preserve"> 3 %</w:t>
              </w:r>
            </w:ins>
          </w:p>
        </w:tc>
        <w:tc>
          <w:tcPr>
            <w:tcW w:w="880" w:type="pct"/>
            <w:vAlign w:val="center"/>
            <w:tcPrChange w:id="15922" w:author="He Han" w:date="2026-10-27T17:54:00Z">
              <w:tcPr>
                <w:tcW w:w="859" w:type="pct"/>
                <w:gridSpan w:val="2"/>
                <w:vAlign w:val="center"/>
              </w:tcPr>
            </w:tcPrChange>
          </w:tcPr>
          <w:p w14:paraId="6A5D462D" w14:textId="52C4AB0C" w:rsidR="00FF504E" w:rsidRPr="00BB7730" w:rsidRDefault="00FF504E" w:rsidP="00FF504E">
            <w:pPr>
              <w:spacing w:line="240" w:lineRule="exact"/>
              <w:contextualSpacing/>
              <w:rPr>
                <w:ins w:id="15923" w:author="He Han" w:date="2026-10-22T17:09:00Z"/>
                <w:rFonts w:ascii="Times New Roman" w:eastAsia="仿宋_GB2312" w:hAnsi="Times New Roman" w:cs="Times New Roman"/>
                <w:color w:val="00B0F0"/>
                <w:sz w:val="18"/>
                <w:szCs w:val="18"/>
              </w:rPr>
            </w:pPr>
            <w:ins w:id="15924" w:author="He Han" w:date="2026-10-22T17:09:00Z">
              <w:r w:rsidRPr="00BB7730">
                <w:rPr>
                  <w:rFonts w:ascii="Times New Roman" w:eastAsia="仿宋_GB2312" w:hAnsi="Times New Roman" w:cs="Times New Roman"/>
                  <w:color w:val="00B0F0"/>
                  <w:sz w:val="18"/>
                  <w:szCs w:val="18"/>
                  <w:lang w:eastAsia="zh-CN"/>
                </w:rPr>
                <w:t xml:space="preserve">Coupling DMF quantity (Gly24): </w:t>
              </w:r>
            </w:ins>
            <w:ins w:id="15925" w:author="He Han" w:date="2026-10-27T16:26:00Z">
              <w:r w:rsidR="0045061B">
                <w:rPr>
                  <w:rFonts w:ascii="Times New Roman" w:eastAsia="仿宋_GB2312" w:hAnsi="Times New Roman" w:cs="Times New Roman"/>
                  <w:color w:val="00B0F0"/>
                  <w:sz w:val="18"/>
                  <w:szCs w:val="18"/>
                  <w:lang w:eastAsia="zh-CN"/>
                </w:rPr>
                <w:t>270</w:t>
              </w:r>
            </w:ins>
            <w:ins w:id="15926" w:author="He Han" w:date="2026-10-27T16:27:00Z">
              <w:r w:rsidR="0045061B">
                <w:rPr>
                  <w:rFonts w:ascii="Times New Roman" w:eastAsia="仿宋_GB2312" w:hAnsi="Times New Roman" w:cs="Times New Roman"/>
                  <w:color w:val="00B0F0"/>
                  <w:sz w:val="18"/>
                  <w:szCs w:val="18"/>
                  <w:lang w:eastAsia="zh-CN"/>
                </w:rPr>
                <w:t>.41</w:t>
              </w:r>
            </w:ins>
            <w:ins w:id="15927" w:author="He Han" w:date="2026-10-22T17:09:00Z">
              <w:r w:rsidRPr="00BB7730">
                <w:rPr>
                  <w:rFonts w:ascii="Times New Roman" w:eastAsia="仿宋_GB2312" w:hAnsi="Times New Roman" w:cs="Times New Roman"/>
                  <w:color w:val="00B0F0"/>
                  <w:sz w:val="18"/>
                  <w:szCs w:val="18"/>
                  <w:lang w:eastAsia="zh-CN"/>
                </w:rPr>
                <w:t xml:space="preserve">~ </w:t>
              </w:r>
            </w:ins>
            <w:ins w:id="15928" w:author="He Han" w:date="2026-10-27T16:27:00Z">
              <w:r w:rsidR="0045061B">
                <w:rPr>
                  <w:rFonts w:ascii="Times New Roman" w:eastAsia="仿宋_GB2312" w:hAnsi="Times New Roman" w:cs="Times New Roman"/>
                  <w:color w:val="00B0F0"/>
                  <w:sz w:val="18"/>
                  <w:szCs w:val="18"/>
                  <w:lang w:eastAsia="zh-CN"/>
                </w:rPr>
                <w:t>298.87</w:t>
              </w:r>
            </w:ins>
            <w:ins w:id="15929" w:author="He Han" w:date="2026-10-22T17:09:00Z">
              <w:r w:rsidRPr="00BB7730">
                <w:rPr>
                  <w:rFonts w:ascii="Times New Roman" w:eastAsia="仿宋_GB2312" w:hAnsi="Times New Roman" w:cs="Times New Roman"/>
                  <w:color w:val="00B0F0"/>
                  <w:sz w:val="18"/>
                  <w:szCs w:val="18"/>
                  <w:lang w:eastAsia="zh-CN"/>
                </w:rPr>
                <w:t xml:space="preserve"> kg</w:t>
              </w:r>
              <w:r w:rsidRPr="00BB7730" w:rsidDel="00A6271A">
                <w:rPr>
                  <w:rFonts w:ascii="Times New Roman" w:eastAsia="仿宋_GB2312" w:hAnsi="Times New Roman" w:cs="Times New Roman"/>
                  <w:color w:val="00B0F0"/>
                  <w:sz w:val="18"/>
                  <w:szCs w:val="18"/>
                </w:rPr>
                <w:t xml:space="preserve"> </w:t>
              </w:r>
            </w:ins>
          </w:p>
          <w:p w14:paraId="175A0D9C" w14:textId="0DE3425D" w:rsidR="00FF504E" w:rsidRPr="00BB7730" w:rsidRDefault="00B64B36" w:rsidP="00FF504E">
            <w:pPr>
              <w:spacing w:line="240" w:lineRule="exact"/>
              <w:contextualSpacing/>
              <w:rPr>
                <w:ins w:id="15930" w:author="He Han" w:date="2026-10-22T17:09:00Z"/>
                <w:rFonts w:ascii="Times New Roman" w:eastAsia="仿宋_GB2312" w:hAnsi="Times New Roman" w:cs="Times New Roman"/>
                <w:color w:val="00B0F0"/>
                <w:sz w:val="18"/>
                <w:szCs w:val="18"/>
              </w:rPr>
            </w:pPr>
            <w:ins w:id="15931" w:author="He Han" w:date="2026-10-22T17:09:00Z">
              <w:r>
                <w:rPr>
                  <w:rFonts w:ascii="Times New Roman" w:eastAsia="仿宋_GB2312" w:hAnsi="Times New Roman" w:cs="Times New Roman"/>
                  <w:color w:val="00B0F0"/>
                  <w:sz w:val="18"/>
                  <w:szCs w:val="18"/>
                  <w:lang w:eastAsia="zh-CN"/>
                </w:rPr>
                <w:t xml:space="preserve">Coupling DMF quantity (Asn21): </w:t>
              </w:r>
            </w:ins>
            <w:ins w:id="15932" w:author="He Han" w:date="2026-10-27T16:24:00Z">
              <w:r>
                <w:rPr>
                  <w:rFonts w:ascii="Times New Roman" w:eastAsia="仿宋_GB2312" w:hAnsi="Times New Roman" w:cs="Times New Roman"/>
                  <w:color w:val="00B0F0"/>
                  <w:sz w:val="18"/>
                  <w:szCs w:val="18"/>
                  <w:lang w:eastAsia="zh-CN"/>
                </w:rPr>
                <w:t>345.65</w:t>
              </w:r>
            </w:ins>
            <w:ins w:id="15933" w:author="He Han" w:date="2026-10-22T17:09:00Z">
              <w:r w:rsidR="00FF504E" w:rsidRPr="00BB7730">
                <w:rPr>
                  <w:rFonts w:ascii="Times New Roman" w:eastAsia="仿宋_GB2312" w:hAnsi="Times New Roman" w:cs="Times New Roman"/>
                  <w:color w:val="00B0F0"/>
                  <w:sz w:val="18"/>
                  <w:szCs w:val="18"/>
                  <w:lang w:eastAsia="zh-CN"/>
                </w:rPr>
                <w:t xml:space="preserve">~ </w:t>
              </w:r>
            </w:ins>
            <w:ins w:id="15934" w:author="He Han" w:date="2026-10-27T16:24:00Z">
              <w:r>
                <w:rPr>
                  <w:rFonts w:ascii="Times New Roman" w:eastAsia="仿宋_GB2312" w:hAnsi="Times New Roman" w:cs="Times New Roman"/>
                  <w:color w:val="00B0F0"/>
                  <w:sz w:val="18"/>
                  <w:szCs w:val="18"/>
                  <w:lang w:eastAsia="zh-CN"/>
                </w:rPr>
                <w:t>382.03</w:t>
              </w:r>
            </w:ins>
            <w:ins w:id="15935" w:author="He Han" w:date="2026-10-22T17:09:00Z">
              <w:r w:rsidR="00FF504E" w:rsidRPr="00BB7730">
                <w:rPr>
                  <w:rFonts w:ascii="Times New Roman" w:eastAsia="仿宋_GB2312" w:hAnsi="Times New Roman" w:cs="Times New Roman"/>
                  <w:color w:val="00B0F0"/>
                  <w:sz w:val="18"/>
                  <w:szCs w:val="18"/>
                  <w:lang w:eastAsia="zh-CN"/>
                </w:rPr>
                <w:t>kg</w:t>
              </w:r>
              <w:r w:rsidR="00FF504E" w:rsidRPr="00BB7730" w:rsidDel="00A6271A">
                <w:rPr>
                  <w:rFonts w:ascii="Times New Roman" w:eastAsia="仿宋_GB2312" w:hAnsi="Times New Roman" w:cs="Times New Roman"/>
                  <w:color w:val="00B0F0"/>
                  <w:sz w:val="18"/>
                  <w:szCs w:val="18"/>
                </w:rPr>
                <w:t xml:space="preserve"> </w:t>
              </w:r>
            </w:ins>
          </w:p>
          <w:p w14:paraId="74C8CFC4" w14:textId="10E2E6BC" w:rsidR="00FF504E" w:rsidRDefault="00FF504E" w:rsidP="00FF504E">
            <w:pPr>
              <w:spacing w:line="240" w:lineRule="exact"/>
              <w:contextualSpacing/>
              <w:rPr>
                <w:ins w:id="15936" w:author="He Han" w:date="2026-10-27T16:35:00Z"/>
                <w:rFonts w:ascii="Times New Roman" w:eastAsia="仿宋_GB2312" w:hAnsi="Times New Roman" w:cs="Times New Roman"/>
                <w:color w:val="00B0F0"/>
                <w:sz w:val="18"/>
                <w:szCs w:val="18"/>
              </w:rPr>
            </w:pPr>
            <w:ins w:id="15937" w:author="He Han" w:date="2026-10-22T17:09:00Z">
              <w:r w:rsidRPr="00BB7730">
                <w:rPr>
                  <w:rFonts w:ascii="Times New Roman" w:eastAsia="仿宋_GB2312" w:hAnsi="Times New Roman" w:cs="Times New Roman"/>
                  <w:color w:val="00B0F0"/>
                  <w:sz w:val="18"/>
                  <w:szCs w:val="18"/>
                  <w:lang w:eastAsia="zh-CN"/>
                </w:rPr>
                <w:t xml:space="preserve">Coupling DMF quantity (NMeAsn22, ,αMePhe15): </w:t>
              </w:r>
            </w:ins>
            <w:ins w:id="15938" w:author="He Han" w:date="2026-10-27T16:40:00Z">
              <w:r w:rsidR="00CB5CD6">
                <w:rPr>
                  <w:rFonts w:ascii="Times New Roman" w:eastAsia="仿宋_GB2312" w:hAnsi="Times New Roman" w:cs="Times New Roman"/>
                  <w:color w:val="00B0F0"/>
                  <w:sz w:val="18"/>
                  <w:szCs w:val="18"/>
                  <w:lang w:eastAsia="zh-CN"/>
                </w:rPr>
                <w:t>302.78</w:t>
              </w:r>
            </w:ins>
            <w:ins w:id="15939" w:author="He Han" w:date="2026-10-22T17:09:00Z">
              <w:r w:rsidRPr="00BB7730">
                <w:rPr>
                  <w:rFonts w:ascii="Times New Roman" w:eastAsia="仿宋_GB2312" w:hAnsi="Times New Roman" w:cs="Times New Roman"/>
                  <w:color w:val="00B0F0"/>
                  <w:sz w:val="18"/>
                  <w:szCs w:val="18"/>
                  <w:lang w:eastAsia="zh-CN"/>
                </w:rPr>
                <w:t xml:space="preserve"> ~ </w:t>
              </w:r>
            </w:ins>
            <w:ins w:id="15940" w:author="He Han" w:date="2026-10-27T16:40:00Z">
              <w:r w:rsidR="00CB5CD6">
                <w:rPr>
                  <w:rFonts w:ascii="Times New Roman" w:eastAsia="仿宋_GB2312" w:hAnsi="Times New Roman" w:cs="Times New Roman"/>
                  <w:color w:val="00B0F0"/>
                  <w:sz w:val="18"/>
                  <w:szCs w:val="18"/>
                  <w:lang w:eastAsia="zh-CN"/>
                </w:rPr>
                <w:t>334.66</w:t>
              </w:r>
            </w:ins>
            <w:ins w:id="15941" w:author="He Han" w:date="2026-10-22T17:09:00Z">
              <w:r w:rsidRPr="00BB7730">
                <w:rPr>
                  <w:rFonts w:ascii="Times New Roman" w:eastAsia="仿宋_GB2312" w:hAnsi="Times New Roman" w:cs="Times New Roman"/>
                  <w:color w:val="00B0F0"/>
                  <w:sz w:val="18"/>
                  <w:szCs w:val="18"/>
                  <w:lang w:eastAsia="zh-CN"/>
                </w:rPr>
                <w:t xml:space="preserve"> kg</w:t>
              </w:r>
              <w:r w:rsidRPr="00BB7730" w:rsidDel="00A6271A">
                <w:rPr>
                  <w:rFonts w:ascii="Times New Roman" w:eastAsia="仿宋_GB2312" w:hAnsi="Times New Roman" w:cs="Times New Roman"/>
                  <w:color w:val="00B0F0"/>
                  <w:sz w:val="18"/>
                  <w:szCs w:val="18"/>
                </w:rPr>
                <w:t xml:space="preserve"> </w:t>
              </w:r>
            </w:ins>
          </w:p>
          <w:p w14:paraId="63899342" w14:textId="200A2ACF" w:rsidR="00CB5CD6" w:rsidRPr="005D7D92" w:rsidRDefault="005D7D92" w:rsidP="00FF504E">
            <w:pPr>
              <w:spacing w:line="240" w:lineRule="exact"/>
              <w:contextualSpacing/>
              <w:rPr>
                <w:ins w:id="15942" w:author="He Han" w:date="2026-10-22T17:09:00Z"/>
                <w:rFonts w:ascii="Times New Roman" w:eastAsia="仿宋_GB2312" w:hAnsi="Times New Roman" w:cs="Times New Roman" w:hint="eastAsia"/>
                <w:color w:val="00B0F0"/>
                <w:sz w:val="18"/>
                <w:szCs w:val="18"/>
                <w:rPrChange w:id="15943" w:author="He Han" w:date="2026-10-27T16:35:00Z">
                  <w:rPr>
                    <w:ins w:id="15944" w:author="He Han" w:date="2026-10-22T17:09:00Z"/>
                    <w:rFonts w:ascii="Times New Roman" w:eastAsia="仿宋_GB2312" w:hAnsi="Times New Roman" w:cs="Times New Roman"/>
                    <w:color w:val="00B0F0"/>
                    <w:sz w:val="18"/>
                    <w:szCs w:val="18"/>
                    <w:lang w:eastAsia="zh-CN"/>
                  </w:rPr>
                </w:rPrChange>
              </w:rPr>
            </w:pPr>
            <w:ins w:id="15945" w:author="He Han" w:date="2026-10-27T16:35:00Z">
              <w:r>
                <w:rPr>
                  <w:rFonts w:ascii="Times New Roman" w:eastAsia="仿宋_GB2312" w:hAnsi="Times New Roman" w:cs="Times New Roman"/>
                  <w:color w:val="00B0F0"/>
                  <w:sz w:val="18"/>
                  <w:szCs w:val="18"/>
                </w:rPr>
                <w:t>Coupling DMF Charge(other AA):3</w:t>
              </w:r>
            </w:ins>
            <w:ins w:id="15946" w:author="He Han" w:date="2026-10-27T16:39:00Z">
              <w:r w:rsidR="00CB5CD6">
                <w:rPr>
                  <w:rFonts w:ascii="Times New Roman" w:eastAsia="仿宋_GB2312" w:hAnsi="Times New Roman" w:cs="Times New Roman"/>
                  <w:color w:val="00B0F0"/>
                  <w:sz w:val="18"/>
                  <w:szCs w:val="18"/>
                </w:rPr>
                <w:t>45.65~382.03</w:t>
              </w:r>
            </w:ins>
            <w:ins w:id="15947" w:author="He Han" w:date="2026-10-27T16:40:00Z">
              <w:r w:rsidR="00CB5CD6">
                <w:rPr>
                  <w:rFonts w:ascii="Times New Roman" w:eastAsia="仿宋_GB2312" w:hAnsi="Times New Roman" w:cs="Times New Roman"/>
                  <w:color w:val="00B0F0"/>
                  <w:sz w:val="18"/>
                  <w:szCs w:val="18"/>
                </w:rPr>
                <w:t>kg</w:t>
              </w:r>
            </w:ins>
          </w:p>
          <w:p w14:paraId="56D797F3" w14:textId="69E97A66" w:rsidR="00FF504E" w:rsidRPr="00BB7730" w:rsidRDefault="00FF504E" w:rsidP="00FF504E">
            <w:pPr>
              <w:spacing w:line="240" w:lineRule="exact"/>
              <w:contextualSpacing/>
              <w:rPr>
                <w:ins w:id="15948" w:author="He Han" w:date="2026-10-22T17:09:00Z"/>
                <w:rFonts w:ascii="Times New Roman" w:eastAsia="仿宋_GB2312" w:hAnsi="Times New Roman" w:cs="Times New Roman"/>
                <w:color w:val="00B0F0"/>
                <w:sz w:val="18"/>
                <w:szCs w:val="18"/>
                <w:lang w:eastAsia="zh-CN"/>
              </w:rPr>
            </w:pPr>
            <w:ins w:id="15949" w:author="He Han" w:date="2026-10-22T17:09:00Z">
              <w:r w:rsidRPr="00BB7730">
                <w:rPr>
                  <w:rFonts w:ascii="Times New Roman" w:eastAsia="仿宋_GB2312" w:hAnsi="Times New Roman" w:cs="Times New Roman"/>
                  <w:color w:val="00B0F0"/>
                  <w:sz w:val="18"/>
                  <w:szCs w:val="18"/>
                  <w:lang w:eastAsia="zh-CN"/>
                </w:rPr>
                <w:t>Resin re-swell DMF wash (except Ser20, Val17, Leu12)</w:t>
              </w:r>
              <w:r w:rsidRPr="00BB7730">
                <w:rPr>
                  <w:rFonts w:ascii="Times New Roman" w:eastAsia="仿宋_GB2312" w:hAnsi="Times New Roman" w:cs="Times New Roman"/>
                  <w:color w:val="00B0F0"/>
                  <w:sz w:val="18"/>
                  <w:szCs w:val="18"/>
                  <w:lang w:eastAsia="zh-CN"/>
                </w:rPr>
                <w:t>：</w:t>
              </w:r>
            </w:ins>
            <w:ins w:id="15950" w:author="He Han" w:date="2026-10-22T17:16:00Z">
              <w:r w:rsidRPr="00BB7730">
                <w:rPr>
                  <w:rFonts w:ascii="Times New Roman" w:eastAsia="仿宋_GB2312" w:hAnsi="Times New Roman" w:cs="Times New Roman"/>
                  <w:color w:val="00B0F0"/>
                  <w:sz w:val="18"/>
                  <w:szCs w:val="18"/>
                  <w:lang w:eastAsia="zh-CN"/>
                </w:rPr>
                <w:t>5</w:t>
              </w:r>
            </w:ins>
            <w:ins w:id="15951" w:author="He Han" w:date="2026-10-27T16:42:00Z">
              <w:r w:rsidR="00675EAC">
                <w:rPr>
                  <w:rFonts w:ascii="Times New Roman" w:eastAsia="仿宋_GB2312" w:hAnsi="Times New Roman" w:cs="Times New Roman"/>
                  <w:color w:val="00B0F0"/>
                  <w:sz w:val="18"/>
                  <w:szCs w:val="18"/>
                  <w:lang w:eastAsia="zh-CN"/>
                </w:rPr>
                <w:t>18.93</w:t>
              </w:r>
            </w:ins>
            <w:ins w:id="15952" w:author="He Han" w:date="2026-10-22T17:16:00Z">
              <w:r w:rsidRPr="00BB7730">
                <w:rPr>
                  <w:rFonts w:ascii="Times New Roman" w:eastAsia="仿宋_GB2312" w:hAnsi="Times New Roman" w:cs="Times New Roman"/>
                  <w:color w:val="00B0F0"/>
                  <w:sz w:val="18"/>
                  <w:szCs w:val="18"/>
                  <w:lang w:eastAsia="zh-CN"/>
                </w:rPr>
                <w:t>~5</w:t>
              </w:r>
            </w:ins>
            <w:ins w:id="15953" w:author="He Han" w:date="2026-10-27T16:42:00Z">
              <w:r w:rsidR="00675EAC">
                <w:rPr>
                  <w:rFonts w:ascii="Times New Roman" w:eastAsia="仿宋_GB2312" w:hAnsi="Times New Roman" w:cs="Times New Roman"/>
                  <w:color w:val="00B0F0"/>
                  <w:sz w:val="18"/>
                  <w:szCs w:val="18"/>
                  <w:lang w:eastAsia="zh-CN"/>
                </w:rPr>
                <w:t>73.55</w:t>
              </w:r>
            </w:ins>
            <w:ins w:id="15954" w:author="He Han" w:date="2026-10-22T17:09:00Z">
              <w:r w:rsidRPr="00BB7730">
                <w:rPr>
                  <w:rFonts w:ascii="Times New Roman" w:eastAsia="仿宋_GB2312" w:hAnsi="Times New Roman" w:cs="Times New Roman"/>
                  <w:color w:val="00B0F0"/>
                  <w:sz w:val="18"/>
                  <w:szCs w:val="18"/>
                  <w:lang w:eastAsia="zh-CN"/>
                </w:rPr>
                <w:t xml:space="preserve"> kg</w:t>
              </w:r>
            </w:ins>
          </w:p>
          <w:p w14:paraId="27ED27F6" w14:textId="24E9D326" w:rsidR="00FF504E" w:rsidRPr="00BB7730" w:rsidRDefault="00FF504E" w:rsidP="00FF504E">
            <w:pPr>
              <w:spacing w:line="240" w:lineRule="exact"/>
              <w:contextualSpacing/>
              <w:rPr>
                <w:ins w:id="15955" w:author="He Han" w:date="2026-10-22T17:09:00Z"/>
                <w:rFonts w:ascii="Times New Roman" w:eastAsia="仿宋_GB2312" w:hAnsi="Times New Roman" w:cs="Times New Roman"/>
                <w:color w:val="FF0000"/>
                <w:sz w:val="18"/>
                <w:szCs w:val="18"/>
                <w:lang w:eastAsia="zh-CN"/>
                <w:rPrChange w:id="15956" w:author="He Han" w:date="2026-10-22T17:26:00Z">
                  <w:rPr>
                    <w:ins w:id="15957" w:author="He Han" w:date="2026-10-22T17:09:00Z"/>
                    <w:rFonts w:ascii="Times New Roman" w:eastAsia="仿宋_GB2312" w:hAnsi="Times New Roman" w:cs="Times New Roman"/>
                    <w:color w:val="00B0F0"/>
                    <w:sz w:val="18"/>
                    <w:szCs w:val="18"/>
                    <w:lang w:eastAsia="zh-CN"/>
                  </w:rPr>
                </w:rPrChange>
              </w:rPr>
            </w:pPr>
            <w:ins w:id="15958" w:author="He Han" w:date="2026-10-22T17:09:00Z">
              <w:r w:rsidRPr="00BB7730">
                <w:rPr>
                  <w:rFonts w:ascii="Times New Roman" w:eastAsia="仿宋_GB2312" w:hAnsi="Times New Roman" w:cs="Times New Roman"/>
                  <w:color w:val="00B0F0"/>
                  <w:sz w:val="18"/>
                  <w:szCs w:val="18"/>
                  <w:lang w:eastAsia="zh-CN"/>
                </w:rPr>
                <w:t>Resin re-swell DMF wash</w:t>
              </w:r>
            </w:ins>
            <w:ins w:id="15959" w:author="He Han" w:date="2026-10-22T17:19:00Z">
              <w:r w:rsidRPr="00BB7730">
                <w:rPr>
                  <w:rFonts w:ascii="Times New Roman" w:eastAsia="仿宋_GB2312" w:hAnsi="Times New Roman" w:cs="Times New Roman"/>
                  <w:color w:val="00B0F0"/>
                  <w:sz w:val="18"/>
                  <w:szCs w:val="18"/>
                  <w:lang w:eastAsia="zh-CN"/>
                </w:rPr>
                <w:t xml:space="preserve"> </w:t>
              </w:r>
            </w:ins>
            <w:ins w:id="15960" w:author="He Han" w:date="2026-10-22T17:09:00Z">
              <w:r w:rsidRPr="00BB7730">
                <w:rPr>
                  <w:rFonts w:ascii="Times New Roman" w:eastAsia="仿宋_GB2312" w:hAnsi="Times New Roman" w:cs="Times New Roman"/>
                  <w:color w:val="00B0F0"/>
                  <w:sz w:val="18"/>
                  <w:szCs w:val="18"/>
                  <w:lang w:eastAsia="zh-CN"/>
                </w:rPr>
                <w:t>(Val17, Leu12)</w:t>
              </w:r>
              <w:r w:rsidRPr="00BB7730">
                <w:rPr>
                  <w:rFonts w:ascii="Times New Roman" w:eastAsia="仿宋_GB2312" w:hAnsi="Times New Roman" w:cs="Times New Roman"/>
                  <w:color w:val="00B0F0"/>
                  <w:sz w:val="18"/>
                  <w:szCs w:val="18"/>
                  <w:lang w:eastAsia="zh-CN"/>
                </w:rPr>
                <w:t>：</w:t>
              </w:r>
            </w:ins>
            <w:ins w:id="15961" w:author="He Han" w:date="2026-10-22T17:33:00Z">
              <w:r w:rsidRPr="00BB7730">
                <w:rPr>
                  <w:rFonts w:ascii="Times New Roman" w:eastAsia="仿宋_GB2312" w:hAnsi="Times New Roman" w:cs="Times New Roman"/>
                  <w:color w:val="00B0F0"/>
                  <w:sz w:val="18"/>
                  <w:szCs w:val="18"/>
                  <w:lang w:eastAsia="zh-CN"/>
                  <w:rPrChange w:id="15962" w:author="He Han" w:date="2026-10-22T17:33:00Z">
                    <w:rPr>
                      <w:rFonts w:ascii="Times New Roman" w:eastAsia="仿宋_GB2312" w:hAnsi="Times New Roman" w:cs="Times New Roman"/>
                      <w:color w:val="FF0000"/>
                      <w:sz w:val="18"/>
                      <w:szCs w:val="18"/>
                      <w:lang w:eastAsia="zh-CN"/>
                    </w:rPr>
                  </w:rPrChange>
                </w:rPr>
                <w:t>4</w:t>
              </w:r>
            </w:ins>
            <w:ins w:id="15963" w:author="He Han" w:date="2026-10-27T17:08:00Z">
              <w:r w:rsidR="00A3695D">
                <w:rPr>
                  <w:rFonts w:ascii="Times New Roman" w:eastAsia="仿宋_GB2312" w:hAnsi="Times New Roman" w:cs="Times New Roman"/>
                  <w:color w:val="00B0F0"/>
                  <w:sz w:val="18"/>
                  <w:szCs w:val="18"/>
                  <w:lang w:eastAsia="zh-CN"/>
                </w:rPr>
                <w:t>32.29</w:t>
              </w:r>
            </w:ins>
            <w:ins w:id="15964" w:author="He Han" w:date="2026-10-27T17:09:00Z">
              <w:r w:rsidR="00A3695D">
                <w:rPr>
                  <w:rFonts w:ascii="Times New Roman" w:eastAsia="仿宋_GB2312" w:hAnsi="Times New Roman" w:cs="Times New Roman"/>
                  <w:color w:val="00B0F0"/>
                  <w:sz w:val="18"/>
                  <w:szCs w:val="18"/>
                  <w:lang w:eastAsia="zh-CN"/>
                </w:rPr>
                <w:t>~477.79</w:t>
              </w:r>
            </w:ins>
            <w:ins w:id="15965" w:author="He Han" w:date="2026-10-22T17:09:00Z">
              <w:r w:rsidRPr="00BB7730">
                <w:rPr>
                  <w:rFonts w:ascii="Times New Roman" w:eastAsia="仿宋_GB2312" w:hAnsi="Times New Roman" w:cs="Times New Roman"/>
                  <w:color w:val="00B0F0"/>
                  <w:sz w:val="18"/>
                  <w:szCs w:val="18"/>
                  <w:lang w:eastAsia="zh-CN"/>
                </w:rPr>
                <w:t xml:space="preserve"> kg</w:t>
              </w:r>
            </w:ins>
          </w:p>
          <w:p w14:paraId="5022C44F" w14:textId="5E2BF3EA" w:rsidR="00FF504E" w:rsidRPr="00BB7730" w:rsidRDefault="00FF504E" w:rsidP="00FF504E">
            <w:pPr>
              <w:spacing w:line="240" w:lineRule="exact"/>
              <w:contextualSpacing/>
              <w:rPr>
                <w:ins w:id="15966" w:author="He Han" w:date="2026-10-22T17:09:00Z"/>
                <w:rFonts w:ascii="Times New Roman" w:eastAsia="仿宋_GB2312" w:hAnsi="Times New Roman" w:cs="Times New Roman"/>
                <w:color w:val="00B0F0"/>
                <w:sz w:val="18"/>
                <w:szCs w:val="18"/>
                <w:lang w:eastAsia="zh-CN"/>
              </w:rPr>
            </w:pPr>
            <w:ins w:id="15967" w:author="He Han" w:date="2026-10-22T17:09:00Z">
              <w:r w:rsidRPr="00BB7730">
                <w:rPr>
                  <w:rFonts w:ascii="Times New Roman" w:eastAsia="仿宋_GB2312" w:hAnsi="Times New Roman" w:cs="Times New Roman"/>
                  <w:color w:val="00B0F0"/>
                  <w:sz w:val="18"/>
                  <w:szCs w:val="18"/>
                  <w:lang w:eastAsia="zh-CN"/>
                </w:rPr>
                <w:t>Resin re-swell DMF wash(Ser20)</w:t>
              </w:r>
              <w:r w:rsidRPr="00BB7730">
                <w:rPr>
                  <w:rFonts w:ascii="Times New Roman" w:eastAsia="仿宋_GB2312" w:hAnsi="Times New Roman" w:cs="Times New Roman"/>
                  <w:color w:val="00B0F0"/>
                  <w:sz w:val="18"/>
                  <w:szCs w:val="18"/>
                  <w:lang w:eastAsia="zh-CN"/>
                </w:rPr>
                <w:t>：</w:t>
              </w:r>
            </w:ins>
            <w:ins w:id="15968" w:author="He Han" w:date="2026-10-27T17:09:00Z">
              <w:r w:rsidR="00A3695D">
                <w:rPr>
                  <w:rFonts w:ascii="Times New Roman" w:eastAsia="仿宋_GB2312" w:hAnsi="Times New Roman" w:cs="Times New Roman"/>
                  <w:color w:val="00B0F0"/>
                  <w:sz w:val="18"/>
                  <w:szCs w:val="18"/>
                  <w:lang w:eastAsia="zh-CN"/>
                </w:rPr>
                <w:t>518.93</w:t>
              </w:r>
            </w:ins>
            <w:ins w:id="15969" w:author="He Han" w:date="2026-10-27T17:10:00Z">
              <w:r w:rsidR="00A3695D">
                <w:rPr>
                  <w:rFonts w:ascii="Times New Roman" w:eastAsia="仿宋_GB2312" w:hAnsi="Times New Roman" w:cs="Times New Roman"/>
                  <w:color w:val="00B0F0"/>
                  <w:sz w:val="18"/>
                  <w:szCs w:val="18"/>
                  <w:lang w:eastAsia="zh-CN"/>
                </w:rPr>
                <w:t>~573.55</w:t>
              </w:r>
            </w:ins>
            <w:ins w:id="15970" w:author="He Han" w:date="2026-10-22T17:09:00Z">
              <w:r w:rsidRPr="00BB7730">
                <w:rPr>
                  <w:rFonts w:ascii="Times New Roman" w:eastAsia="仿宋_GB2312" w:hAnsi="Times New Roman" w:cs="Times New Roman"/>
                  <w:color w:val="00B0F0"/>
                  <w:sz w:val="18"/>
                  <w:szCs w:val="18"/>
                  <w:lang w:eastAsia="zh-CN"/>
                </w:rPr>
                <w:t xml:space="preserve"> kg</w:t>
              </w:r>
            </w:ins>
          </w:p>
          <w:p w14:paraId="60D1F086" w14:textId="093B2FCE" w:rsidR="00FF504E" w:rsidRPr="00BB7730" w:rsidRDefault="00FF504E" w:rsidP="00FF504E">
            <w:pPr>
              <w:spacing w:line="240" w:lineRule="exact"/>
              <w:contextualSpacing/>
              <w:rPr>
                <w:ins w:id="15971" w:author="He Han" w:date="2026-10-22T17:09:00Z"/>
                <w:rFonts w:ascii="Times New Roman" w:eastAsia="仿宋_GB2312" w:hAnsi="Times New Roman" w:cs="Times New Roman"/>
                <w:color w:val="0000FF"/>
                <w:sz w:val="18"/>
                <w:szCs w:val="18"/>
                <w:lang w:eastAsia="zh-CN"/>
              </w:rPr>
            </w:pPr>
            <w:ins w:id="15972" w:author="He Han" w:date="2026-10-22T17:09:00Z">
              <w:r w:rsidRPr="00BB7730">
                <w:rPr>
                  <w:rFonts w:ascii="Times New Roman" w:eastAsia="仿宋_GB2312" w:hAnsi="Times New Roman" w:cs="Times New Roman"/>
                  <w:color w:val="00B0F0"/>
                  <w:sz w:val="18"/>
                  <w:szCs w:val="18"/>
                  <w:lang w:eastAsia="zh-CN"/>
                </w:rPr>
                <w:t>Post-coupling DMF wash(expect Orn11)</w:t>
              </w:r>
              <w:r w:rsidRPr="00BB7730">
                <w:rPr>
                  <w:rFonts w:ascii="Times New Roman" w:eastAsia="仿宋_GB2312" w:hAnsi="Times New Roman" w:cs="Times New Roman"/>
                  <w:color w:val="00B0F0"/>
                  <w:sz w:val="18"/>
                  <w:szCs w:val="18"/>
                  <w:lang w:eastAsia="zh-CN"/>
                </w:rPr>
                <w:t>：</w:t>
              </w:r>
            </w:ins>
            <w:ins w:id="15973" w:author="He Han" w:date="2026-10-22T17:44:00Z">
              <w:r w:rsidRPr="00BB7730">
                <w:rPr>
                  <w:rFonts w:ascii="Times New Roman" w:eastAsia="仿宋_GB2312" w:hAnsi="Times New Roman" w:cs="Times New Roman"/>
                  <w:color w:val="00B0F0"/>
                  <w:sz w:val="18"/>
                  <w:szCs w:val="18"/>
                  <w:lang w:eastAsia="zh-CN"/>
                </w:rPr>
                <w:t>352.92~374.76kg</w:t>
              </w:r>
            </w:ins>
          </w:p>
          <w:p w14:paraId="71053F1C" w14:textId="77777777" w:rsidR="00FF504E" w:rsidRPr="00BB7730" w:rsidRDefault="00FF504E" w:rsidP="00FF504E">
            <w:pPr>
              <w:spacing w:line="240" w:lineRule="exact"/>
              <w:contextualSpacing/>
              <w:rPr>
                <w:ins w:id="15974" w:author="He Han" w:date="2026-10-22T17:09:00Z"/>
                <w:rFonts w:ascii="Times New Roman" w:eastAsia="仿宋_GB2312" w:hAnsi="Times New Roman" w:cs="Times New Roman"/>
                <w:color w:val="00B0F0"/>
                <w:sz w:val="18"/>
                <w:szCs w:val="18"/>
                <w:lang w:eastAsia="zh-CN"/>
              </w:rPr>
            </w:pPr>
            <w:ins w:id="15975" w:author="He Han" w:date="2026-10-22T17:09:00Z">
              <w:r w:rsidRPr="00BB7730">
                <w:rPr>
                  <w:rFonts w:ascii="Times New Roman" w:eastAsia="仿宋_GB2312" w:hAnsi="Times New Roman" w:cs="Times New Roman"/>
                  <w:color w:val="00B0F0"/>
                  <w:sz w:val="18"/>
                  <w:szCs w:val="18"/>
                  <w:lang w:eastAsia="zh-CN"/>
                </w:rPr>
                <w:t>Capping DMF quantity:</w:t>
              </w:r>
            </w:ins>
          </w:p>
          <w:p w14:paraId="71530DBB" w14:textId="4A2974E4" w:rsidR="00FF504E" w:rsidRPr="00BB7730" w:rsidRDefault="0006117F" w:rsidP="00FF504E">
            <w:pPr>
              <w:spacing w:line="240" w:lineRule="exact"/>
              <w:contextualSpacing/>
              <w:rPr>
                <w:ins w:id="15976" w:author="He Han" w:date="2026-10-22T17:09:00Z"/>
                <w:rFonts w:ascii="Times New Roman" w:eastAsia="仿宋_GB2312" w:hAnsi="Times New Roman" w:cs="Times New Roman"/>
                <w:color w:val="00B0F0"/>
                <w:sz w:val="18"/>
                <w:szCs w:val="18"/>
                <w:lang w:eastAsia="zh-CN"/>
              </w:rPr>
            </w:pPr>
            <w:ins w:id="15977" w:author="He Han" w:date="2026-10-27T17:14:00Z">
              <w:r>
                <w:rPr>
                  <w:rFonts w:ascii="Times New Roman" w:eastAsia="仿宋_GB2312" w:hAnsi="Times New Roman" w:cs="Times New Roman"/>
                  <w:color w:val="00B0F0"/>
                  <w:sz w:val="18"/>
                  <w:szCs w:val="18"/>
                  <w:lang w:eastAsia="zh-CN"/>
                </w:rPr>
                <w:t>388.97</w:t>
              </w:r>
            </w:ins>
            <w:ins w:id="15978" w:author="He Han" w:date="2026-10-22T17:09:00Z">
              <w:r w:rsidR="00FF504E" w:rsidRPr="00BB7730">
                <w:rPr>
                  <w:rFonts w:ascii="Times New Roman" w:eastAsia="仿宋_GB2312" w:hAnsi="Times New Roman" w:cs="Times New Roman"/>
                  <w:color w:val="00B0F0"/>
                  <w:sz w:val="18"/>
                  <w:szCs w:val="18"/>
                  <w:lang w:eastAsia="zh-CN"/>
                </w:rPr>
                <w:t xml:space="preserve"> ~ </w:t>
              </w:r>
            </w:ins>
            <w:ins w:id="15979" w:author="He Han" w:date="2026-10-27T17:14:00Z">
              <w:r>
                <w:rPr>
                  <w:rFonts w:ascii="Times New Roman" w:eastAsia="仿宋_GB2312" w:hAnsi="Times New Roman" w:cs="Times New Roman"/>
                  <w:color w:val="00B0F0"/>
                  <w:sz w:val="18"/>
                  <w:szCs w:val="18"/>
                  <w:lang w:eastAsia="zh-CN"/>
                </w:rPr>
                <w:t>429.91</w:t>
              </w:r>
            </w:ins>
            <w:ins w:id="15980" w:author="He Han" w:date="2026-10-22T17:09:00Z">
              <w:r w:rsidR="00FF504E" w:rsidRPr="00BB7730">
                <w:rPr>
                  <w:rFonts w:ascii="Times New Roman" w:eastAsia="仿宋_GB2312" w:hAnsi="Times New Roman" w:cs="Times New Roman"/>
                  <w:color w:val="00B0F0"/>
                  <w:sz w:val="18"/>
                  <w:szCs w:val="18"/>
                  <w:lang w:eastAsia="zh-CN"/>
                </w:rPr>
                <w:t>kg</w:t>
              </w:r>
            </w:ins>
          </w:p>
          <w:p w14:paraId="1A42A2D1" w14:textId="77777777" w:rsidR="00FF504E" w:rsidRPr="00BB7730" w:rsidRDefault="00FF504E" w:rsidP="00FF504E">
            <w:pPr>
              <w:spacing w:line="240" w:lineRule="exact"/>
              <w:contextualSpacing/>
              <w:rPr>
                <w:ins w:id="15981" w:author="He Han" w:date="2026-10-22T17:09:00Z"/>
                <w:rFonts w:ascii="Times New Roman" w:eastAsia="仿宋_GB2312" w:hAnsi="Times New Roman" w:cs="Times New Roman"/>
                <w:color w:val="00B0F0"/>
                <w:sz w:val="18"/>
                <w:szCs w:val="18"/>
                <w:lang w:eastAsia="zh-CN"/>
              </w:rPr>
            </w:pPr>
            <w:ins w:id="15982" w:author="He Han" w:date="2026-10-22T17:09:00Z">
              <w:r w:rsidRPr="00BB7730">
                <w:rPr>
                  <w:rFonts w:ascii="Times New Roman" w:eastAsia="仿宋_GB2312" w:hAnsi="Times New Roman" w:cs="Times New Roman"/>
                  <w:color w:val="00B0F0"/>
                  <w:sz w:val="18"/>
                  <w:szCs w:val="18"/>
                  <w:lang w:eastAsia="zh-CN"/>
                </w:rPr>
                <w:t>Capping DMF quantity(Asn21):</w:t>
              </w:r>
            </w:ins>
          </w:p>
          <w:p w14:paraId="77ED8897" w14:textId="6575A437" w:rsidR="00FF504E" w:rsidRPr="00BB7730" w:rsidDel="00B6442A" w:rsidRDefault="0006117F">
            <w:pPr>
              <w:spacing w:line="240" w:lineRule="exact"/>
              <w:contextualSpacing/>
              <w:rPr>
                <w:del w:id="15983" w:author="He Han" w:date="2026-10-22T17:09:00Z"/>
                <w:rFonts w:ascii="Times New Roman" w:eastAsia="仿宋_GB2312" w:hAnsi="Times New Roman" w:cs="Times New Roman"/>
                <w:color w:val="0000FF"/>
                <w:sz w:val="18"/>
                <w:szCs w:val="18"/>
                <w:lang w:eastAsia="zh-CN"/>
              </w:rPr>
              <w:pPrChange w:id="15984" w:author="He Han" w:date="2026-10-22T16:34:00Z">
                <w:pPr>
                  <w:spacing w:line="240" w:lineRule="exact"/>
                  <w:contextualSpacing/>
                  <w:jc w:val="center"/>
                </w:pPr>
              </w:pPrChange>
            </w:pPr>
            <w:ins w:id="15985" w:author="He Han" w:date="2026-10-22T17:31:00Z">
              <w:r>
                <w:rPr>
                  <w:rFonts w:ascii="Times New Roman" w:eastAsia="仿宋_GB2312" w:hAnsi="Times New Roman" w:cs="Times New Roman"/>
                  <w:color w:val="00B0F0"/>
                  <w:sz w:val="18"/>
                  <w:szCs w:val="18"/>
                  <w:lang w:eastAsia="zh-CN"/>
                </w:rPr>
                <w:t>30</w:t>
              </w:r>
            </w:ins>
            <w:ins w:id="15986" w:author="He Han" w:date="2026-10-27T17:12:00Z">
              <w:r>
                <w:rPr>
                  <w:rFonts w:ascii="Times New Roman" w:eastAsia="仿宋_GB2312" w:hAnsi="Times New Roman" w:cs="Times New Roman"/>
                  <w:color w:val="00B0F0"/>
                  <w:sz w:val="18"/>
                  <w:szCs w:val="18"/>
                  <w:lang w:eastAsia="zh-CN"/>
                </w:rPr>
                <w:t>2</w:t>
              </w:r>
            </w:ins>
            <w:ins w:id="15987" w:author="He Han" w:date="2026-10-22T17:31:00Z">
              <w:r>
                <w:rPr>
                  <w:rFonts w:ascii="Times New Roman" w:eastAsia="仿宋_GB2312" w:hAnsi="Times New Roman" w:cs="Times New Roman"/>
                  <w:color w:val="00B0F0"/>
                  <w:sz w:val="18"/>
                  <w:szCs w:val="18"/>
                  <w:lang w:eastAsia="zh-CN"/>
                </w:rPr>
                <w:t>.</w:t>
              </w:r>
            </w:ins>
            <w:ins w:id="15988" w:author="He Han" w:date="2026-10-27T17:12:00Z">
              <w:r>
                <w:rPr>
                  <w:rFonts w:ascii="Times New Roman" w:eastAsia="仿宋_GB2312" w:hAnsi="Times New Roman" w:cs="Times New Roman"/>
                  <w:color w:val="00B0F0"/>
                  <w:sz w:val="18"/>
                  <w:szCs w:val="18"/>
                  <w:lang w:eastAsia="zh-CN"/>
                </w:rPr>
                <w:t>78</w:t>
              </w:r>
            </w:ins>
            <w:ins w:id="15989" w:author="He Han" w:date="2026-10-22T17:09:00Z">
              <w:r>
                <w:rPr>
                  <w:rFonts w:ascii="Times New Roman" w:eastAsia="仿宋_GB2312" w:hAnsi="Times New Roman" w:cs="Times New Roman"/>
                  <w:color w:val="00B0F0"/>
                  <w:sz w:val="18"/>
                  <w:szCs w:val="18"/>
                  <w:lang w:eastAsia="zh-CN"/>
                </w:rPr>
                <w:t xml:space="preserve">~ </w:t>
              </w:r>
            </w:ins>
            <w:ins w:id="15990" w:author="He Han" w:date="2026-10-27T17:13:00Z">
              <w:r>
                <w:rPr>
                  <w:rFonts w:ascii="Times New Roman" w:eastAsia="仿宋_GB2312" w:hAnsi="Times New Roman" w:cs="Times New Roman"/>
                  <w:color w:val="00B0F0"/>
                  <w:sz w:val="18"/>
                  <w:szCs w:val="18"/>
                  <w:lang w:eastAsia="zh-CN"/>
                </w:rPr>
                <w:t>334.66</w:t>
              </w:r>
            </w:ins>
            <w:ins w:id="15991" w:author="He Han" w:date="2026-10-22T17:09:00Z">
              <w:r w:rsidR="00FF504E" w:rsidRPr="00BB7730">
                <w:rPr>
                  <w:rFonts w:ascii="Times New Roman" w:eastAsia="仿宋_GB2312" w:hAnsi="Times New Roman" w:cs="Times New Roman"/>
                  <w:color w:val="00B0F0"/>
                  <w:sz w:val="18"/>
                  <w:szCs w:val="18"/>
                  <w:lang w:eastAsia="zh-CN"/>
                </w:rPr>
                <w:t xml:space="preserve"> kg</w:t>
              </w:r>
            </w:ins>
            <w:ins w:id="15992" w:author="Xuning Wei12232" w:date="2026-07-27T23:16:00Z">
              <w:del w:id="15993" w:author="He Han" w:date="2026-10-22T17:09:00Z">
                <w:r w:rsidR="00FF504E" w:rsidRPr="00BB7730" w:rsidDel="00B6442A">
                  <w:rPr>
                    <w:rFonts w:ascii="Times New Roman" w:eastAsia="仿宋_GB2312" w:hAnsi="Times New Roman" w:cs="Times New Roman"/>
                    <w:color w:val="0000FF"/>
                    <w:sz w:val="18"/>
                    <w:szCs w:val="18"/>
                    <w:lang w:eastAsia="zh-CN"/>
                  </w:rPr>
                  <w:delText>DMF:</w:delText>
                </w:r>
              </w:del>
              <w:del w:id="15994" w:author="He Han" w:date="2026-10-22T16:29:00Z">
                <w:r w:rsidR="00FF504E" w:rsidRPr="00BB7730" w:rsidDel="0003052C">
                  <w:rPr>
                    <w:rFonts w:ascii="Times New Roman" w:eastAsia="仿宋_GB2312" w:hAnsi="Times New Roman" w:cs="Times New Roman"/>
                    <w:color w:val="FF0000"/>
                    <w:sz w:val="18"/>
                    <w:szCs w:val="18"/>
                    <w:lang w:eastAsia="zh-CN"/>
                    <w:rPrChange w:id="15995" w:author="He Han" w:date="2026-10-22T16:32:00Z">
                      <w:rPr>
                        <w:rFonts w:ascii="Times New Roman" w:eastAsia="仿宋_GB2312" w:hAnsi="Times New Roman" w:cs="Times New Roman"/>
                        <w:color w:val="0000FF"/>
                        <w:sz w:val="18"/>
                        <w:szCs w:val="18"/>
                        <w:lang w:eastAsia="zh-CN"/>
                      </w:rPr>
                    </w:rPrChange>
                  </w:rPr>
                  <w:delText xml:space="preserve"> </w:delText>
                </w:r>
              </w:del>
              <w:del w:id="15996" w:author="He Han" w:date="2026-10-22T17:09:00Z">
                <w:r w:rsidR="00FF504E" w:rsidRPr="00BB7730" w:rsidDel="00B6442A">
                  <w:rPr>
                    <w:rFonts w:ascii="Times New Roman" w:eastAsia="仿宋_GB2312" w:hAnsi="Times New Roman" w:cs="Times New Roman"/>
                    <w:color w:val="FF0000"/>
                    <w:sz w:val="18"/>
                    <w:szCs w:val="18"/>
                    <w:lang w:eastAsia="zh-CN"/>
                    <w:rPrChange w:id="15997" w:author="He Han" w:date="2026-10-22T16:32:00Z">
                      <w:rPr>
                        <w:rFonts w:ascii="Times New Roman" w:eastAsia="仿宋_GB2312" w:hAnsi="Times New Roman" w:cs="Times New Roman"/>
                        <w:color w:val="0000FF"/>
                        <w:sz w:val="18"/>
                        <w:szCs w:val="18"/>
                        <w:lang w:eastAsia="zh-CN"/>
                      </w:rPr>
                    </w:rPrChange>
                  </w:rPr>
                  <w:delText>43.50 ~ 47.50 kg</w:delText>
                </w:r>
                <w:r w:rsidR="00FF504E" w:rsidRPr="00BB7730" w:rsidDel="00B6442A">
                  <w:rPr>
                    <w:rFonts w:ascii="Times New Roman" w:eastAsia="仿宋_GB2312" w:hAnsi="Times New Roman" w:cs="Times New Roman"/>
                    <w:color w:val="0000FF"/>
                    <w:sz w:val="18"/>
                    <w:szCs w:val="18"/>
                  </w:rPr>
                  <w:delText xml:space="preserve"> </w:delText>
                </w:r>
              </w:del>
            </w:ins>
            <w:del w:id="15998" w:author="He Han" w:date="2026-10-22T17:09:00Z">
              <w:r w:rsidR="00FF504E" w:rsidRPr="00BB7730" w:rsidDel="00B6442A">
                <w:rPr>
                  <w:rFonts w:ascii="Times New Roman" w:eastAsia="仿宋_GB2312" w:hAnsi="Times New Roman" w:cs="Times New Roman"/>
                  <w:color w:val="0000FF"/>
                  <w:sz w:val="18"/>
                  <w:szCs w:val="18"/>
                  <w:rPrChange w:id="15999" w:author="Xuning Wei12232" w:date="2026-07-27T23:14:00Z">
                    <w:rPr>
                      <w:rFonts w:ascii="Times New Roman" w:eastAsia="仿宋_GB2312" w:hAnsi="Times New Roman" w:cs="Times New Roman"/>
                      <w:color w:val="auto"/>
                      <w:sz w:val="18"/>
                      <w:szCs w:val="18"/>
                    </w:rPr>
                  </w:rPrChange>
                </w:rPr>
                <w:delText>14.09~568.80kg</w:delText>
              </w:r>
            </w:del>
          </w:p>
          <w:p w14:paraId="6A0EA254" w14:textId="4BD693E5" w:rsidR="00FF504E" w:rsidRPr="00BB7730" w:rsidDel="003F27FA" w:rsidRDefault="00FF504E">
            <w:pPr>
              <w:spacing w:line="240" w:lineRule="exact"/>
              <w:contextualSpacing/>
              <w:rPr>
                <w:del w:id="16000" w:author="He Han" w:date="2026-10-22T16:38:00Z"/>
                <w:rFonts w:ascii="Times New Roman" w:eastAsia="仿宋_GB2312" w:hAnsi="Times New Roman" w:cs="Times New Roman"/>
                <w:color w:val="FF0000"/>
                <w:sz w:val="18"/>
                <w:szCs w:val="18"/>
                <w:lang w:eastAsia="zh-CN"/>
                <w:rPrChange w:id="16001" w:author="He Han" w:date="2026-10-22T16:38:00Z">
                  <w:rPr>
                    <w:del w:id="16002" w:author="He Han" w:date="2026-10-22T16:38:00Z"/>
                    <w:rFonts w:ascii="Times New Roman" w:eastAsia="仿宋_GB2312" w:hAnsi="Times New Roman" w:cs="Times New Roman"/>
                    <w:color w:val="0000FF"/>
                    <w:sz w:val="18"/>
                    <w:szCs w:val="18"/>
                    <w:lang w:eastAsia="zh-CN"/>
                  </w:rPr>
                </w:rPrChange>
              </w:rPr>
              <w:pPrChange w:id="16003" w:author="He Han" w:date="2026-10-22T16:34:00Z">
                <w:pPr>
                  <w:spacing w:line="240" w:lineRule="exact"/>
                  <w:contextualSpacing/>
                  <w:jc w:val="center"/>
                </w:pPr>
              </w:pPrChange>
            </w:pPr>
            <w:ins w:id="16004" w:author="Xuning Wei12232" w:date="2026-07-27T23:16:00Z">
              <w:del w:id="16005" w:author="He Han" w:date="2026-10-22T16:33:00Z">
                <w:r w:rsidRPr="00BB7730" w:rsidDel="003271FF">
                  <w:rPr>
                    <w:rFonts w:ascii="Times New Roman" w:eastAsia="仿宋_GB2312" w:hAnsi="Times New Roman" w:cs="Times New Roman"/>
                    <w:color w:val="FF0000"/>
                    <w:sz w:val="18"/>
                    <w:szCs w:val="18"/>
                    <w:lang w:eastAsia="zh-CN"/>
                    <w:rPrChange w:id="16006" w:author="He Han" w:date="2026-10-22T16:33:00Z">
                      <w:rPr>
                        <w:rFonts w:ascii="Times New Roman" w:eastAsia="仿宋_GB2312" w:hAnsi="Times New Roman" w:cs="Times New Roman"/>
                        <w:color w:val="0000FF"/>
                        <w:sz w:val="18"/>
                        <w:szCs w:val="18"/>
                        <w:lang w:eastAsia="zh-CN"/>
                      </w:rPr>
                    </w:rPrChange>
                  </w:rPr>
                  <w:delText xml:space="preserve">DMF: </w:delText>
                </w:r>
              </w:del>
            </w:ins>
            <w:ins w:id="16007" w:author="Xuning Wei12232" w:date="2026-07-27T23:17:00Z">
              <w:del w:id="16008" w:author="He Han" w:date="2026-10-22T17:09:00Z">
                <w:r w:rsidRPr="00BB7730" w:rsidDel="00B6442A">
                  <w:rPr>
                    <w:rFonts w:ascii="Times New Roman" w:eastAsia="仿宋_GB2312" w:hAnsi="Times New Roman" w:cs="Times New Roman"/>
                    <w:color w:val="FF0000"/>
                    <w:sz w:val="18"/>
                    <w:szCs w:val="18"/>
                    <w:lang w:eastAsia="zh-CN"/>
                    <w:rPrChange w:id="16009" w:author="He Han" w:date="2026-10-22T16:33:00Z">
                      <w:rPr>
                        <w:rFonts w:ascii="Times New Roman" w:eastAsia="仿宋_GB2312" w:hAnsi="Times New Roman" w:cs="Times New Roman"/>
                        <w:color w:val="0000FF"/>
                        <w:sz w:val="18"/>
                        <w:szCs w:val="18"/>
                        <w:lang w:eastAsia="zh-CN"/>
                      </w:rPr>
                    </w:rPrChange>
                  </w:rPr>
                  <w:delText>88.28</w:delText>
                </w:r>
              </w:del>
            </w:ins>
            <w:ins w:id="16010" w:author="Xuning Wei12232" w:date="2026-07-27T23:16:00Z">
              <w:del w:id="16011" w:author="He Han" w:date="2026-10-22T17:09:00Z">
                <w:r w:rsidRPr="00BB7730" w:rsidDel="00B6442A">
                  <w:rPr>
                    <w:rFonts w:ascii="Times New Roman" w:eastAsia="仿宋_GB2312" w:hAnsi="Times New Roman" w:cs="Times New Roman"/>
                    <w:color w:val="FF0000"/>
                    <w:sz w:val="18"/>
                    <w:szCs w:val="18"/>
                    <w:lang w:eastAsia="zh-CN"/>
                    <w:rPrChange w:id="16012" w:author="He Han" w:date="2026-10-22T16:33:00Z">
                      <w:rPr>
                        <w:rFonts w:ascii="Times New Roman" w:eastAsia="仿宋_GB2312" w:hAnsi="Times New Roman" w:cs="Times New Roman"/>
                        <w:color w:val="0000FF"/>
                        <w:sz w:val="18"/>
                        <w:szCs w:val="18"/>
                        <w:lang w:eastAsia="zh-CN"/>
                      </w:rPr>
                    </w:rPrChange>
                  </w:rPr>
                  <w:delText xml:space="preserve"> ~ </w:delText>
                </w:r>
              </w:del>
            </w:ins>
            <w:ins w:id="16013" w:author="Xuning Wei12232" w:date="2026-07-27T23:17:00Z">
              <w:del w:id="16014" w:author="He Han" w:date="2026-10-22T17:09:00Z">
                <w:r w:rsidRPr="00BB7730" w:rsidDel="00B6442A">
                  <w:rPr>
                    <w:rFonts w:ascii="Times New Roman" w:eastAsia="仿宋_GB2312" w:hAnsi="Times New Roman" w:cs="Times New Roman"/>
                    <w:color w:val="FF0000"/>
                    <w:sz w:val="18"/>
                    <w:szCs w:val="18"/>
                    <w:lang w:eastAsia="zh-CN"/>
                    <w:rPrChange w:id="16015" w:author="He Han" w:date="2026-10-22T16:33:00Z">
                      <w:rPr>
                        <w:rFonts w:ascii="Times New Roman" w:eastAsia="仿宋_GB2312" w:hAnsi="Times New Roman" w:cs="Times New Roman"/>
                        <w:color w:val="0000FF"/>
                        <w:sz w:val="18"/>
                        <w:szCs w:val="18"/>
                        <w:lang w:eastAsia="zh-CN"/>
                      </w:rPr>
                    </w:rPrChange>
                  </w:rPr>
                  <w:delText>93.74</w:delText>
                </w:r>
              </w:del>
            </w:ins>
            <w:ins w:id="16016" w:author="Xuning Wei12232" w:date="2026-07-27T23:16:00Z">
              <w:del w:id="16017" w:author="He Han" w:date="2026-10-22T17:09:00Z">
                <w:r w:rsidRPr="00BB7730" w:rsidDel="00B6442A">
                  <w:rPr>
                    <w:rFonts w:ascii="Times New Roman" w:eastAsia="仿宋_GB2312" w:hAnsi="Times New Roman" w:cs="Times New Roman"/>
                    <w:color w:val="FF0000"/>
                    <w:sz w:val="18"/>
                    <w:szCs w:val="18"/>
                    <w:lang w:eastAsia="zh-CN"/>
                    <w:rPrChange w:id="16018" w:author="He Han" w:date="2026-10-22T16:33:00Z">
                      <w:rPr>
                        <w:rFonts w:ascii="Times New Roman" w:eastAsia="仿宋_GB2312" w:hAnsi="Times New Roman" w:cs="Times New Roman"/>
                        <w:color w:val="0000FF"/>
                        <w:sz w:val="18"/>
                        <w:szCs w:val="18"/>
                        <w:lang w:eastAsia="zh-CN"/>
                      </w:rPr>
                    </w:rPrChange>
                  </w:rPr>
                  <w:delText xml:space="preserve"> kg</w:delText>
                </w:r>
              </w:del>
            </w:ins>
          </w:p>
          <w:p w14:paraId="1D53F98D" w14:textId="588F9313" w:rsidR="00FF504E" w:rsidRPr="00BB7730" w:rsidDel="00B6442A" w:rsidRDefault="00FF504E">
            <w:pPr>
              <w:spacing w:line="240" w:lineRule="exact"/>
              <w:contextualSpacing/>
              <w:rPr>
                <w:del w:id="16019" w:author="He Han" w:date="2026-10-22T17:09:00Z"/>
                <w:rFonts w:ascii="Times New Roman" w:eastAsia="仿宋_GB2312" w:hAnsi="Times New Roman" w:cs="Times New Roman"/>
                <w:color w:val="FF0000"/>
                <w:sz w:val="18"/>
                <w:szCs w:val="18"/>
                <w:lang w:eastAsia="zh-CN"/>
                <w:rPrChange w:id="16020" w:author="He Han" w:date="2026-10-22T16:38:00Z">
                  <w:rPr>
                    <w:del w:id="16021" w:author="He Han" w:date="2026-10-22T17:09:00Z"/>
                    <w:rFonts w:ascii="Times New Roman" w:eastAsia="仿宋_GB2312" w:hAnsi="Times New Roman" w:cs="Times New Roman"/>
                    <w:color w:val="0000FF"/>
                    <w:sz w:val="18"/>
                    <w:szCs w:val="18"/>
                    <w:lang w:eastAsia="zh-CN"/>
                  </w:rPr>
                </w:rPrChange>
              </w:rPr>
              <w:pPrChange w:id="16022" w:author="He Han" w:date="2026-10-22T16:34:00Z">
                <w:pPr>
                  <w:spacing w:line="240" w:lineRule="exact"/>
                  <w:contextualSpacing/>
                  <w:jc w:val="center"/>
                </w:pPr>
              </w:pPrChange>
            </w:pPr>
            <w:ins w:id="16023" w:author="Xuning Wei12232" w:date="2026-07-27T23:18:00Z">
              <w:del w:id="16024" w:author="He Han" w:date="2026-10-22T16:38:00Z">
                <w:r w:rsidRPr="00BB7730" w:rsidDel="003F27FA">
                  <w:rPr>
                    <w:rFonts w:ascii="Times New Roman" w:eastAsia="仿宋_GB2312" w:hAnsi="Times New Roman" w:cs="Times New Roman"/>
                    <w:color w:val="FF0000"/>
                    <w:sz w:val="18"/>
                    <w:szCs w:val="18"/>
                    <w:lang w:eastAsia="zh-CN"/>
                    <w:rPrChange w:id="16025" w:author="He Han" w:date="2026-10-22T16:38:00Z">
                      <w:rPr>
                        <w:rFonts w:ascii="Times New Roman" w:eastAsia="仿宋_GB2312" w:hAnsi="Times New Roman" w:cs="Times New Roman"/>
                        <w:color w:val="0000FF"/>
                        <w:sz w:val="18"/>
                        <w:szCs w:val="18"/>
                        <w:lang w:eastAsia="zh-CN"/>
                      </w:rPr>
                    </w:rPrChange>
                  </w:rPr>
                  <w:delText xml:space="preserve">DMF: </w:delText>
                </w:r>
              </w:del>
            </w:ins>
            <w:ins w:id="16026" w:author="Xuning Wei12232" w:date="2026-07-27T23:19:00Z">
              <w:del w:id="16027" w:author="He Han" w:date="2026-10-22T17:09:00Z">
                <w:r w:rsidRPr="00BB7730" w:rsidDel="00B6442A">
                  <w:rPr>
                    <w:rFonts w:ascii="Times New Roman" w:eastAsia="仿宋_GB2312" w:hAnsi="Times New Roman" w:cs="Times New Roman"/>
                    <w:color w:val="FF0000"/>
                    <w:sz w:val="18"/>
                    <w:szCs w:val="18"/>
                    <w:lang w:eastAsia="zh-CN"/>
                    <w:rPrChange w:id="16028" w:author="He Han" w:date="2026-10-22T16:38:00Z">
                      <w:rPr>
                        <w:rFonts w:ascii="Times New Roman" w:eastAsia="仿宋_GB2312" w:hAnsi="Times New Roman" w:cs="Times New Roman"/>
                        <w:color w:val="0000FF"/>
                        <w:sz w:val="18"/>
                        <w:szCs w:val="18"/>
                        <w:lang w:eastAsia="zh-CN"/>
                      </w:rPr>
                    </w:rPrChange>
                  </w:rPr>
                  <w:delText>220</w:delText>
                </w:r>
              </w:del>
            </w:ins>
            <w:ins w:id="16029" w:author="Xuning Wei12232" w:date="2026-07-27T23:18:00Z">
              <w:del w:id="16030" w:author="He Han" w:date="2026-10-22T17:09:00Z">
                <w:r w:rsidRPr="00BB7730" w:rsidDel="00B6442A">
                  <w:rPr>
                    <w:rFonts w:ascii="Times New Roman" w:eastAsia="仿宋_GB2312" w:hAnsi="Times New Roman" w:cs="Times New Roman"/>
                    <w:color w:val="FF0000"/>
                    <w:sz w:val="18"/>
                    <w:szCs w:val="18"/>
                    <w:lang w:eastAsia="zh-CN"/>
                    <w:rPrChange w:id="16031" w:author="He Han" w:date="2026-10-22T16:38:00Z">
                      <w:rPr>
                        <w:rFonts w:ascii="Times New Roman" w:eastAsia="仿宋_GB2312" w:hAnsi="Times New Roman" w:cs="Times New Roman"/>
                        <w:color w:val="0000FF"/>
                        <w:sz w:val="18"/>
                        <w:szCs w:val="18"/>
                        <w:lang w:eastAsia="zh-CN"/>
                      </w:rPr>
                    </w:rPrChange>
                  </w:rPr>
                  <w:delText>.</w:delText>
                </w:r>
              </w:del>
            </w:ins>
            <w:ins w:id="16032" w:author="Xuning Wei12232" w:date="2026-07-27T23:19:00Z">
              <w:del w:id="16033" w:author="He Han" w:date="2026-10-22T17:09:00Z">
                <w:r w:rsidRPr="00BB7730" w:rsidDel="00B6442A">
                  <w:rPr>
                    <w:rFonts w:ascii="Times New Roman" w:eastAsia="仿宋_GB2312" w:hAnsi="Times New Roman" w:cs="Times New Roman"/>
                    <w:color w:val="FF0000"/>
                    <w:sz w:val="18"/>
                    <w:szCs w:val="18"/>
                    <w:lang w:eastAsia="zh-CN"/>
                    <w:rPrChange w:id="16034" w:author="He Han" w:date="2026-10-22T16:38:00Z">
                      <w:rPr>
                        <w:rFonts w:ascii="Times New Roman" w:eastAsia="仿宋_GB2312" w:hAnsi="Times New Roman" w:cs="Times New Roman"/>
                        <w:color w:val="0000FF"/>
                        <w:sz w:val="18"/>
                        <w:szCs w:val="18"/>
                        <w:lang w:eastAsia="zh-CN"/>
                      </w:rPr>
                    </w:rPrChange>
                  </w:rPr>
                  <w:delText>69</w:delText>
                </w:r>
              </w:del>
            </w:ins>
            <w:ins w:id="16035" w:author="Xuning Wei12232" w:date="2026-07-27T23:18:00Z">
              <w:del w:id="16036" w:author="He Han" w:date="2026-10-22T17:09:00Z">
                <w:r w:rsidRPr="00BB7730" w:rsidDel="00B6442A">
                  <w:rPr>
                    <w:rFonts w:ascii="Times New Roman" w:eastAsia="仿宋_GB2312" w:hAnsi="Times New Roman" w:cs="Times New Roman"/>
                    <w:color w:val="FF0000"/>
                    <w:sz w:val="18"/>
                    <w:szCs w:val="18"/>
                    <w:lang w:eastAsia="zh-CN"/>
                    <w:rPrChange w:id="16037" w:author="He Han" w:date="2026-10-22T16:38:00Z">
                      <w:rPr>
                        <w:rFonts w:ascii="Times New Roman" w:eastAsia="仿宋_GB2312" w:hAnsi="Times New Roman" w:cs="Times New Roman"/>
                        <w:color w:val="0000FF"/>
                        <w:sz w:val="18"/>
                        <w:szCs w:val="18"/>
                        <w:lang w:eastAsia="zh-CN"/>
                      </w:rPr>
                    </w:rPrChange>
                  </w:rPr>
                  <w:delText xml:space="preserve"> ~ </w:delText>
                </w:r>
              </w:del>
            </w:ins>
            <w:ins w:id="16038" w:author="Xuning Wei12232" w:date="2026-07-27T23:20:00Z">
              <w:del w:id="16039" w:author="He Han" w:date="2026-10-22T17:09:00Z">
                <w:r w:rsidRPr="00BB7730" w:rsidDel="00B6442A">
                  <w:rPr>
                    <w:rFonts w:ascii="Times New Roman" w:eastAsia="仿宋_GB2312" w:hAnsi="Times New Roman" w:cs="Times New Roman"/>
                    <w:color w:val="FF0000"/>
                    <w:sz w:val="18"/>
                    <w:szCs w:val="18"/>
                    <w:lang w:eastAsia="zh-CN"/>
                    <w:rPrChange w:id="16040" w:author="He Han" w:date="2026-10-22T16:38:00Z">
                      <w:rPr>
                        <w:rFonts w:ascii="Times New Roman" w:eastAsia="仿宋_GB2312" w:hAnsi="Times New Roman" w:cs="Times New Roman"/>
                        <w:color w:val="0000FF"/>
                        <w:sz w:val="18"/>
                        <w:szCs w:val="18"/>
                        <w:lang w:eastAsia="zh-CN"/>
                      </w:rPr>
                    </w:rPrChange>
                  </w:rPr>
                  <w:delText>234.35</w:delText>
                </w:r>
              </w:del>
            </w:ins>
            <w:ins w:id="16041" w:author="Xuning Wei12232" w:date="2026-07-27T23:21:00Z">
              <w:del w:id="16042" w:author="He Han" w:date="2026-10-22T17:09:00Z">
                <w:r w:rsidRPr="00BB7730" w:rsidDel="00B6442A">
                  <w:rPr>
                    <w:rFonts w:ascii="Times New Roman" w:eastAsia="仿宋_GB2312" w:hAnsi="Times New Roman" w:cs="Times New Roman"/>
                    <w:color w:val="FF0000"/>
                    <w:sz w:val="18"/>
                    <w:szCs w:val="18"/>
                    <w:lang w:eastAsia="zh-CN"/>
                    <w:rPrChange w:id="16043" w:author="He Han" w:date="2026-10-22T16:38:00Z">
                      <w:rPr>
                        <w:rFonts w:ascii="Times New Roman" w:eastAsia="仿宋_GB2312" w:hAnsi="Times New Roman" w:cs="Times New Roman"/>
                        <w:color w:val="0000FF"/>
                        <w:sz w:val="18"/>
                        <w:szCs w:val="18"/>
                        <w:lang w:eastAsia="zh-CN"/>
                      </w:rPr>
                    </w:rPrChange>
                  </w:rPr>
                  <w:delText xml:space="preserve"> </w:delText>
                </w:r>
              </w:del>
            </w:ins>
            <w:ins w:id="16044" w:author="Xuning Wei12232" w:date="2026-07-27T23:18:00Z">
              <w:del w:id="16045" w:author="He Han" w:date="2026-10-22T17:09:00Z">
                <w:r w:rsidRPr="00BB7730" w:rsidDel="00B6442A">
                  <w:rPr>
                    <w:rFonts w:ascii="Times New Roman" w:eastAsia="仿宋_GB2312" w:hAnsi="Times New Roman" w:cs="Times New Roman"/>
                    <w:color w:val="FF0000"/>
                    <w:sz w:val="18"/>
                    <w:szCs w:val="18"/>
                    <w:lang w:eastAsia="zh-CN"/>
                    <w:rPrChange w:id="16046" w:author="He Han" w:date="2026-10-22T16:38:00Z">
                      <w:rPr>
                        <w:rFonts w:ascii="Times New Roman" w:eastAsia="仿宋_GB2312" w:hAnsi="Times New Roman" w:cs="Times New Roman"/>
                        <w:color w:val="0000FF"/>
                        <w:sz w:val="18"/>
                        <w:szCs w:val="18"/>
                        <w:lang w:eastAsia="zh-CN"/>
                      </w:rPr>
                    </w:rPrChange>
                  </w:rPr>
                  <w:delText>kg</w:delText>
                </w:r>
              </w:del>
            </w:ins>
          </w:p>
          <w:p w14:paraId="762FDDD5" w14:textId="7C6A3E96" w:rsidR="00FF504E" w:rsidRPr="00BB7730" w:rsidDel="00B6442A" w:rsidRDefault="00FF504E">
            <w:pPr>
              <w:spacing w:line="240" w:lineRule="exact"/>
              <w:contextualSpacing/>
              <w:rPr>
                <w:del w:id="16047" w:author="He Han" w:date="2026-10-22T17:09:00Z"/>
                <w:rFonts w:ascii="Times New Roman" w:eastAsia="仿宋_GB2312" w:hAnsi="Times New Roman" w:cs="Times New Roman"/>
                <w:color w:val="0000FF"/>
                <w:sz w:val="18"/>
                <w:szCs w:val="18"/>
                <w:lang w:eastAsia="zh-CN"/>
              </w:rPr>
              <w:pPrChange w:id="16048" w:author="He Han" w:date="2026-10-22T16:34:00Z">
                <w:pPr>
                  <w:spacing w:line="240" w:lineRule="exact"/>
                  <w:contextualSpacing/>
                  <w:jc w:val="center"/>
                </w:pPr>
              </w:pPrChange>
            </w:pPr>
            <w:ins w:id="16049" w:author="Xuning Wei12232" w:date="2026-07-27T23:20:00Z">
              <w:del w:id="16050" w:author="He Han" w:date="2026-10-22T16:41:00Z">
                <w:r w:rsidRPr="00BB7730" w:rsidDel="00D456F7">
                  <w:rPr>
                    <w:rFonts w:ascii="Times New Roman" w:eastAsia="仿宋_GB2312" w:hAnsi="Times New Roman" w:cs="Times New Roman"/>
                    <w:color w:val="0000FF"/>
                    <w:sz w:val="18"/>
                    <w:szCs w:val="18"/>
                    <w:lang w:eastAsia="zh-CN"/>
                  </w:rPr>
                  <w:delText xml:space="preserve">DMF: </w:delText>
                </w:r>
              </w:del>
              <w:del w:id="16051" w:author="He Han" w:date="2026-10-22T17:09:00Z">
                <w:r w:rsidRPr="00BB7730" w:rsidDel="00B6442A">
                  <w:rPr>
                    <w:rFonts w:ascii="Times New Roman" w:eastAsia="仿宋_GB2312" w:hAnsi="Times New Roman" w:cs="Times New Roman"/>
                    <w:color w:val="0000FF"/>
                    <w:sz w:val="18"/>
                    <w:szCs w:val="18"/>
                    <w:lang w:eastAsia="zh-CN"/>
                  </w:rPr>
                  <w:delText>308.97 ~ 328.09 kg</w:delText>
                </w:r>
              </w:del>
            </w:ins>
          </w:p>
          <w:p w14:paraId="255E2D04" w14:textId="2E4AA3D8" w:rsidR="00FF504E" w:rsidRPr="00BB7730" w:rsidDel="00B6442A" w:rsidRDefault="00FF504E">
            <w:pPr>
              <w:spacing w:line="240" w:lineRule="exact"/>
              <w:contextualSpacing/>
              <w:rPr>
                <w:del w:id="16052" w:author="He Han" w:date="2026-10-22T17:09:00Z"/>
                <w:rFonts w:ascii="Times New Roman" w:eastAsia="仿宋_GB2312" w:hAnsi="Times New Roman" w:cs="Times New Roman"/>
                <w:color w:val="0000FF"/>
                <w:sz w:val="18"/>
                <w:szCs w:val="18"/>
                <w:lang w:eastAsia="zh-CN"/>
              </w:rPr>
              <w:pPrChange w:id="16053" w:author="He Han" w:date="2026-10-22T16:34:00Z">
                <w:pPr>
                  <w:spacing w:line="240" w:lineRule="exact"/>
                  <w:contextualSpacing/>
                  <w:jc w:val="center"/>
                </w:pPr>
              </w:pPrChange>
            </w:pPr>
            <w:ins w:id="16054" w:author="Xuning Wei12232" w:date="2026-07-27T23:20:00Z">
              <w:del w:id="16055" w:author="He Han" w:date="2026-10-22T17:09:00Z">
                <w:r w:rsidRPr="00BB7730" w:rsidDel="00B6442A">
                  <w:rPr>
                    <w:rFonts w:ascii="Times New Roman" w:eastAsia="仿宋_GB2312" w:hAnsi="Times New Roman" w:cs="Times New Roman"/>
                    <w:color w:val="0000FF"/>
                    <w:sz w:val="18"/>
                    <w:szCs w:val="18"/>
                    <w:lang w:eastAsia="zh-CN"/>
                  </w:rPr>
                  <w:delText xml:space="preserve">DMF: 353.11 ~ </w:delText>
                </w:r>
              </w:del>
            </w:ins>
            <w:ins w:id="16056" w:author="Xuning Wei12232" w:date="2026-07-27T23:21:00Z">
              <w:del w:id="16057" w:author="He Han" w:date="2026-10-22T17:09:00Z">
                <w:r w:rsidRPr="00BB7730" w:rsidDel="00B6442A">
                  <w:rPr>
                    <w:rFonts w:ascii="Times New Roman" w:eastAsia="仿宋_GB2312" w:hAnsi="Times New Roman" w:cs="Times New Roman"/>
                    <w:color w:val="0000FF"/>
                    <w:sz w:val="18"/>
                    <w:szCs w:val="18"/>
                    <w:lang w:eastAsia="zh-CN"/>
                  </w:rPr>
                  <w:delText xml:space="preserve">374.95 </w:delText>
                </w:r>
              </w:del>
            </w:ins>
            <w:ins w:id="16058" w:author="Xuning Wei12232" w:date="2026-07-27T23:20:00Z">
              <w:del w:id="16059" w:author="He Han" w:date="2026-10-22T17:09:00Z">
                <w:r w:rsidRPr="00BB7730" w:rsidDel="00B6442A">
                  <w:rPr>
                    <w:rFonts w:ascii="Times New Roman" w:eastAsia="仿宋_GB2312" w:hAnsi="Times New Roman" w:cs="Times New Roman"/>
                    <w:color w:val="0000FF"/>
                    <w:sz w:val="18"/>
                    <w:szCs w:val="18"/>
                    <w:lang w:eastAsia="zh-CN"/>
                  </w:rPr>
                  <w:delText>kg</w:delText>
                </w:r>
              </w:del>
            </w:ins>
          </w:p>
          <w:p w14:paraId="431BC6A5" w14:textId="0127AE7B" w:rsidR="00FF504E" w:rsidRPr="00BB7730" w:rsidRDefault="00FF504E">
            <w:pPr>
              <w:spacing w:line="240" w:lineRule="exact"/>
              <w:contextualSpacing/>
              <w:rPr>
                <w:rFonts w:ascii="Times New Roman" w:eastAsia="仿宋_GB2312" w:hAnsi="Times New Roman" w:cs="Times New Roman"/>
                <w:color w:val="0000FF"/>
                <w:sz w:val="18"/>
                <w:szCs w:val="18"/>
                <w:lang w:eastAsia="zh-CN"/>
                <w:rPrChange w:id="16060" w:author="Xuning Wei12232" w:date="2026-07-27T23:14:00Z">
                  <w:rPr>
                    <w:rFonts w:ascii="Times New Roman" w:eastAsia="仿宋_GB2312" w:hAnsi="Times New Roman" w:cs="Times New Roman"/>
                    <w:color w:val="auto"/>
                    <w:sz w:val="18"/>
                    <w:szCs w:val="18"/>
                    <w:lang w:eastAsia="zh-CN"/>
                  </w:rPr>
                </w:rPrChange>
              </w:rPr>
              <w:pPrChange w:id="16061" w:author="He Han" w:date="2026-10-22T16:34:00Z">
                <w:pPr>
                  <w:spacing w:line="240" w:lineRule="exact"/>
                  <w:contextualSpacing/>
                  <w:jc w:val="center"/>
                </w:pPr>
              </w:pPrChange>
            </w:pPr>
            <w:ins w:id="16062" w:author="Xuning Wei12232" w:date="2026-07-27T23:20:00Z">
              <w:del w:id="16063" w:author="He Han" w:date="2026-10-22T17:09:00Z">
                <w:r w:rsidRPr="00BB7730" w:rsidDel="00B6442A">
                  <w:rPr>
                    <w:rFonts w:ascii="Times New Roman" w:eastAsia="仿宋_GB2312" w:hAnsi="Times New Roman" w:cs="Times New Roman"/>
                    <w:color w:val="0000FF"/>
                    <w:sz w:val="18"/>
                    <w:szCs w:val="18"/>
                    <w:lang w:eastAsia="zh-CN"/>
                  </w:rPr>
                  <w:delText xml:space="preserve">DMF: </w:delText>
                </w:r>
              </w:del>
            </w:ins>
            <w:ins w:id="16064" w:author="Xuning Wei12232" w:date="2026-07-27T23:21:00Z">
              <w:del w:id="16065" w:author="He Han" w:date="2026-10-22T17:09:00Z">
                <w:r w:rsidRPr="00BB7730" w:rsidDel="00B6442A">
                  <w:rPr>
                    <w:rFonts w:ascii="Times New Roman" w:eastAsia="仿宋_GB2312" w:hAnsi="Times New Roman" w:cs="Times New Roman"/>
                    <w:color w:val="0000FF"/>
                    <w:sz w:val="18"/>
                    <w:szCs w:val="18"/>
                    <w:lang w:eastAsia="zh-CN"/>
                  </w:rPr>
                  <w:delText>529.67</w:delText>
                </w:r>
              </w:del>
            </w:ins>
            <w:ins w:id="16066" w:author="Xuning Wei12232" w:date="2026-07-27T23:20:00Z">
              <w:del w:id="16067" w:author="He Han" w:date="2026-10-22T17:09:00Z">
                <w:r w:rsidRPr="00BB7730" w:rsidDel="00B6442A">
                  <w:rPr>
                    <w:rFonts w:ascii="Times New Roman" w:eastAsia="仿宋_GB2312" w:hAnsi="Times New Roman" w:cs="Times New Roman"/>
                    <w:color w:val="0000FF"/>
                    <w:sz w:val="18"/>
                    <w:szCs w:val="18"/>
                    <w:lang w:eastAsia="zh-CN"/>
                  </w:rPr>
                  <w:delText xml:space="preserve"> ~ </w:delText>
                </w:r>
              </w:del>
            </w:ins>
            <w:ins w:id="16068" w:author="Xuning Wei12232" w:date="2026-07-27T23:21:00Z">
              <w:del w:id="16069" w:author="He Han" w:date="2026-10-22T17:09:00Z">
                <w:r w:rsidRPr="00BB7730" w:rsidDel="00B6442A">
                  <w:rPr>
                    <w:rFonts w:ascii="Times New Roman" w:eastAsia="仿宋_GB2312" w:hAnsi="Times New Roman" w:cs="Times New Roman"/>
                    <w:color w:val="0000FF"/>
                    <w:sz w:val="18"/>
                    <w:szCs w:val="18"/>
                    <w:lang w:eastAsia="zh-CN"/>
                  </w:rPr>
                  <w:delText xml:space="preserve">562.43 </w:delText>
                </w:r>
              </w:del>
            </w:ins>
            <w:ins w:id="16070" w:author="Xuning Wei12232" w:date="2026-07-27T23:20:00Z">
              <w:del w:id="16071" w:author="He Han" w:date="2026-10-22T17:09:00Z">
                <w:r w:rsidRPr="00BB7730" w:rsidDel="00B6442A">
                  <w:rPr>
                    <w:rFonts w:ascii="Times New Roman" w:eastAsia="仿宋_GB2312" w:hAnsi="Times New Roman" w:cs="Times New Roman"/>
                    <w:color w:val="0000FF"/>
                    <w:sz w:val="18"/>
                    <w:szCs w:val="18"/>
                    <w:lang w:eastAsia="zh-CN"/>
                  </w:rPr>
                  <w:delText>kg</w:delText>
                </w:r>
              </w:del>
            </w:ins>
          </w:p>
        </w:tc>
        <w:tc>
          <w:tcPr>
            <w:tcW w:w="880" w:type="pct"/>
            <w:noWrap/>
            <w:vAlign w:val="center"/>
            <w:tcPrChange w:id="16072" w:author="He Han" w:date="2026-10-27T17:54:00Z">
              <w:tcPr>
                <w:tcW w:w="858" w:type="pct"/>
                <w:gridSpan w:val="3"/>
                <w:noWrap/>
                <w:vAlign w:val="center"/>
              </w:tcPr>
            </w:tcPrChange>
          </w:tcPr>
          <w:p w14:paraId="1EC02A25" w14:textId="4F5CD54C" w:rsidR="00FF504E" w:rsidRPr="00BB7730" w:rsidRDefault="00FF504E" w:rsidP="00FF504E">
            <w:pPr>
              <w:spacing w:line="240" w:lineRule="exact"/>
              <w:contextualSpacing/>
              <w:rPr>
                <w:ins w:id="16073" w:author="He Han" w:date="2026-10-22T17:51:00Z"/>
                <w:rFonts w:ascii="Times New Roman" w:eastAsia="仿宋_GB2312" w:hAnsi="Times New Roman" w:cs="Times New Roman"/>
                <w:color w:val="00B0F0"/>
                <w:sz w:val="18"/>
                <w:szCs w:val="18"/>
              </w:rPr>
            </w:pPr>
            <w:ins w:id="16074" w:author="He Han" w:date="2026-10-22T17:51:00Z">
              <w:r w:rsidRPr="00BB7730">
                <w:rPr>
                  <w:rFonts w:ascii="Times New Roman" w:eastAsia="仿宋_GB2312" w:hAnsi="Times New Roman" w:cs="Times New Roman"/>
                  <w:color w:val="00B0F0"/>
                  <w:sz w:val="18"/>
                  <w:szCs w:val="18"/>
                  <w:lang w:eastAsia="zh-CN"/>
                </w:rPr>
                <w:t xml:space="preserve">Coupling DMF quantity (Gly24): </w:t>
              </w:r>
            </w:ins>
            <w:ins w:id="16075" w:author="He Han" w:date="2026-10-27T16:27:00Z">
              <w:r w:rsidR="00CE12A4">
                <w:rPr>
                  <w:rFonts w:ascii="Times New Roman" w:eastAsia="仿宋_GB2312" w:hAnsi="Times New Roman" w:cs="Times New Roman"/>
                  <w:color w:val="00B0F0"/>
                  <w:sz w:val="18"/>
                  <w:szCs w:val="18"/>
                  <w:lang w:eastAsia="zh-CN"/>
                </w:rPr>
                <w:t>270.41</w:t>
              </w:r>
              <w:r w:rsidR="00CE12A4" w:rsidRPr="00BB7730">
                <w:rPr>
                  <w:rFonts w:ascii="Times New Roman" w:eastAsia="仿宋_GB2312" w:hAnsi="Times New Roman" w:cs="Times New Roman"/>
                  <w:color w:val="00B0F0"/>
                  <w:sz w:val="18"/>
                  <w:szCs w:val="18"/>
                  <w:lang w:eastAsia="zh-CN"/>
                </w:rPr>
                <w:t xml:space="preserve">~ </w:t>
              </w:r>
              <w:r w:rsidR="00CE12A4">
                <w:rPr>
                  <w:rFonts w:ascii="Times New Roman" w:eastAsia="仿宋_GB2312" w:hAnsi="Times New Roman" w:cs="Times New Roman"/>
                  <w:color w:val="00B0F0"/>
                  <w:sz w:val="18"/>
                  <w:szCs w:val="18"/>
                  <w:lang w:eastAsia="zh-CN"/>
                </w:rPr>
                <w:t>298.87</w:t>
              </w:r>
              <w:r w:rsidR="00CE12A4" w:rsidRPr="00BB7730">
                <w:rPr>
                  <w:rFonts w:ascii="Times New Roman" w:eastAsia="仿宋_GB2312" w:hAnsi="Times New Roman" w:cs="Times New Roman"/>
                  <w:color w:val="00B0F0"/>
                  <w:sz w:val="18"/>
                  <w:szCs w:val="18"/>
                  <w:lang w:eastAsia="zh-CN"/>
                </w:rPr>
                <w:t xml:space="preserve"> kg</w:t>
              </w:r>
            </w:ins>
          </w:p>
          <w:p w14:paraId="4D1D97B2" w14:textId="781A0430" w:rsidR="00FF504E" w:rsidRPr="00BB7730" w:rsidRDefault="00FF504E" w:rsidP="00FF504E">
            <w:pPr>
              <w:spacing w:line="240" w:lineRule="exact"/>
              <w:contextualSpacing/>
              <w:rPr>
                <w:ins w:id="16076" w:author="He Han" w:date="2026-10-22T17:51:00Z"/>
                <w:rFonts w:ascii="Times New Roman" w:eastAsia="仿宋_GB2312" w:hAnsi="Times New Roman" w:cs="Times New Roman"/>
                <w:color w:val="00B0F0"/>
                <w:sz w:val="18"/>
                <w:szCs w:val="18"/>
              </w:rPr>
            </w:pPr>
            <w:ins w:id="16077" w:author="He Han" w:date="2026-10-22T17:51:00Z">
              <w:r w:rsidRPr="00BB7730">
                <w:rPr>
                  <w:rFonts w:ascii="Times New Roman" w:eastAsia="仿宋_GB2312" w:hAnsi="Times New Roman" w:cs="Times New Roman"/>
                  <w:color w:val="00B0F0"/>
                  <w:sz w:val="18"/>
                  <w:szCs w:val="18"/>
                  <w:lang w:eastAsia="zh-CN"/>
                </w:rPr>
                <w:t xml:space="preserve">Coupling DMF quantity (Asn21): </w:t>
              </w:r>
            </w:ins>
            <w:ins w:id="16078" w:author="He Han" w:date="2026-10-27T16:25:00Z">
              <w:r w:rsidR="00B64B36">
                <w:rPr>
                  <w:rFonts w:ascii="Times New Roman" w:eastAsia="仿宋_GB2312" w:hAnsi="Times New Roman" w:cs="Times New Roman"/>
                  <w:color w:val="00B0F0"/>
                  <w:sz w:val="18"/>
                  <w:szCs w:val="18"/>
                  <w:lang w:eastAsia="zh-CN"/>
                </w:rPr>
                <w:t>345.65</w:t>
              </w:r>
              <w:r w:rsidR="00B64B36" w:rsidRPr="00BB7730">
                <w:rPr>
                  <w:rFonts w:ascii="Times New Roman" w:eastAsia="仿宋_GB2312" w:hAnsi="Times New Roman" w:cs="Times New Roman"/>
                  <w:color w:val="00B0F0"/>
                  <w:sz w:val="18"/>
                  <w:szCs w:val="18"/>
                  <w:lang w:eastAsia="zh-CN"/>
                </w:rPr>
                <w:t xml:space="preserve">~ </w:t>
              </w:r>
              <w:r w:rsidR="00B64B36">
                <w:rPr>
                  <w:rFonts w:ascii="Times New Roman" w:eastAsia="仿宋_GB2312" w:hAnsi="Times New Roman" w:cs="Times New Roman"/>
                  <w:color w:val="00B0F0"/>
                  <w:sz w:val="18"/>
                  <w:szCs w:val="18"/>
                  <w:lang w:eastAsia="zh-CN"/>
                </w:rPr>
                <w:t>382.03</w:t>
              </w:r>
              <w:r w:rsidR="00B64B36" w:rsidRPr="00BB7730">
                <w:rPr>
                  <w:rFonts w:ascii="Times New Roman" w:eastAsia="仿宋_GB2312" w:hAnsi="Times New Roman" w:cs="Times New Roman"/>
                  <w:color w:val="00B0F0"/>
                  <w:sz w:val="18"/>
                  <w:szCs w:val="18"/>
                  <w:lang w:eastAsia="zh-CN"/>
                </w:rPr>
                <w:t xml:space="preserve"> kg</w:t>
              </w:r>
            </w:ins>
          </w:p>
          <w:p w14:paraId="5D576A13" w14:textId="77777777" w:rsidR="00CB5CD6" w:rsidRDefault="00FF504E" w:rsidP="00CB5CD6">
            <w:pPr>
              <w:spacing w:line="240" w:lineRule="exact"/>
              <w:contextualSpacing/>
              <w:rPr>
                <w:ins w:id="16079" w:author="He Han" w:date="2026-10-27T16:40:00Z"/>
                <w:rFonts w:ascii="Times New Roman" w:eastAsia="仿宋_GB2312" w:hAnsi="Times New Roman" w:cs="Times New Roman"/>
                <w:color w:val="00B0F0"/>
                <w:sz w:val="18"/>
                <w:szCs w:val="18"/>
              </w:rPr>
            </w:pPr>
            <w:ins w:id="16080" w:author="He Han" w:date="2026-10-22T17:51:00Z">
              <w:r w:rsidRPr="00BB7730">
                <w:rPr>
                  <w:rFonts w:ascii="Times New Roman" w:eastAsia="仿宋_GB2312" w:hAnsi="Times New Roman" w:cs="Times New Roman"/>
                  <w:color w:val="00B0F0"/>
                  <w:sz w:val="18"/>
                  <w:szCs w:val="18"/>
                  <w:lang w:eastAsia="zh-CN"/>
                </w:rPr>
                <w:t xml:space="preserve">Coupling DMF quantity (NMeAsn22, ,αMePhe15): </w:t>
              </w:r>
            </w:ins>
            <w:ins w:id="16081" w:author="He Han" w:date="2026-10-27T16:40:00Z">
              <w:r w:rsidR="00CB5CD6">
                <w:rPr>
                  <w:rFonts w:ascii="Times New Roman" w:eastAsia="仿宋_GB2312" w:hAnsi="Times New Roman" w:cs="Times New Roman"/>
                  <w:color w:val="00B0F0"/>
                  <w:sz w:val="18"/>
                  <w:szCs w:val="18"/>
                  <w:lang w:eastAsia="zh-CN"/>
                </w:rPr>
                <w:t>302.78</w:t>
              </w:r>
              <w:r w:rsidR="00CB5CD6" w:rsidRPr="00BB7730">
                <w:rPr>
                  <w:rFonts w:ascii="Times New Roman" w:eastAsia="仿宋_GB2312" w:hAnsi="Times New Roman" w:cs="Times New Roman"/>
                  <w:color w:val="00B0F0"/>
                  <w:sz w:val="18"/>
                  <w:szCs w:val="18"/>
                  <w:lang w:eastAsia="zh-CN"/>
                </w:rPr>
                <w:t xml:space="preserve"> ~ </w:t>
              </w:r>
              <w:r w:rsidR="00CB5CD6">
                <w:rPr>
                  <w:rFonts w:ascii="Times New Roman" w:eastAsia="仿宋_GB2312" w:hAnsi="Times New Roman" w:cs="Times New Roman"/>
                  <w:color w:val="00B0F0"/>
                  <w:sz w:val="18"/>
                  <w:szCs w:val="18"/>
                  <w:lang w:eastAsia="zh-CN"/>
                </w:rPr>
                <w:t>334.66</w:t>
              </w:r>
              <w:r w:rsidR="00CB5CD6" w:rsidRPr="00BB7730">
                <w:rPr>
                  <w:rFonts w:ascii="Times New Roman" w:eastAsia="仿宋_GB2312" w:hAnsi="Times New Roman" w:cs="Times New Roman"/>
                  <w:color w:val="00B0F0"/>
                  <w:sz w:val="18"/>
                  <w:szCs w:val="18"/>
                  <w:lang w:eastAsia="zh-CN"/>
                </w:rPr>
                <w:t xml:space="preserve"> kg</w:t>
              </w:r>
              <w:r w:rsidR="00CB5CD6" w:rsidRPr="00BB7730" w:rsidDel="00A6271A">
                <w:rPr>
                  <w:rFonts w:ascii="Times New Roman" w:eastAsia="仿宋_GB2312" w:hAnsi="Times New Roman" w:cs="Times New Roman"/>
                  <w:color w:val="00B0F0"/>
                  <w:sz w:val="18"/>
                  <w:szCs w:val="18"/>
                </w:rPr>
                <w:t xml:space="preserve"> </w:t>
              </w:r>
            </w:ins>
          </w:p>
          <w:p w14:paraId="77114A78" w14:textId="1514E30F" w:rsidR="005D7D92" w:rsidRPr="005D7D92" w:rsidRDefault="005D7D92" w:rsidP="00FF504E">
            <w:pPr>
              <w:spacing w:line="240" w:lineRule="exact"/>
              <w:contextualSpacing/>
              <w:rPr>
                <w:ins w:id="16082" w:author="He Han" w:date="2026-10-22T17:51:00Z"/>
                <w:rFonts w:ascii="Times New Roman" w:eastAsia="仿宋_GB2312" w:hAnsi="Times New Roman" w:cs="Times New Roman" w:hint="eastAsia"/>
                <w:color w:val="00B0F0"/>
                <w:sz w:val="18"/>
                <w:szCs w:val="18"/>
                <w:lang w:eastAsia="zh-CN"/>
                <w:rPrChange w:id="16083" w:author="He Han" w:date="2026-10-27T16:35:00Z">
                  <w:rPr>
                    <w:ins w:id="16084" w:author="He Han" w:date="2026-10-22T17:51:00Z"/>
                    <w:rFonts w:ascii="Times New Roman" w:eastAsia="仿宋_GB2312" w:hAnsi="Times New Roman" w:cs="Times New Roman"/>
                    <w:color w:val="00B0F0"/>
                    <w:sz w:val="18"/>
                    <w:szCs w:val="18"/>
                    <w:lang w:eastAsia="zh-CN"/>
                  </w:rPr>
                </w:rPrChange>
              </w:rPr>
            </w:pPr>
            <w:ins w:id="16085" w:author="He Han" w:date="2026-10-27T16:35:00Z">
              <w:r>
                <w:rPr>
                  <w:rFonts w:ascii="Times New Roman" w:eastAsia="仿宋_GB2312" w:hAnsi="Times New Roman" w:cs="Times New Roman"/>
                  <w:color w:val="00B0F0"/>
                  <w:sz w:val="18"/>
                  <w:szCs w:val="18"/>
                </w:rPr>
                <w:t>Coupling DMF Charge(other AA):</w:t>
              </w:r>
            </w:ins>
            <w:ins w:id="16086" w:author="He Han" w:date="2026-10-27T16:40:00Z">
              <w:r w:rsidR="00CB5CD6">
                <w:rPr>
                  <w:rFonts w:ascii="Times New Roman" w:eastAsia="仿宋_GB2312" w:hAnsi="Times New Roman" w:cs="Times New Roman"/>
                  <w:color w:val="00B0F0"/>
                  <w:sz w:val="18"/>
                  <w:szCs w:val="18"/>
                </w:rPr>
                <w:t xml:space="preserve"> </w:t>
              </w:r>
              <w:r w:rsidR="00CB5CD6">
                <w:rPr>
                  <w:rFonts w:ascii="Times New Roman" w:eastAsia="仿宋_GB2312" w:hAnsi="Times New Roman" w:cs="Times New Roman"/>
                  <w:color w:val="00B0F0"/>
                  <w:sz w:val="18"/>
                  <w:szCs w:val="18"/>
                </w:rPr>
                <w:t>345.65~382.03kg</w:t>
              </w:r>
            </w:ins>
          </w:p>
          <w:p w14:paraId="641F0325" w14:textId="00677610" w:rsidR="00FF504E" w:rsidRPr="00BB7730" w:rsidRDefault="00FF504E" w:rsidP="00FF504E">
            <w:pPr>
              <w:spacing w:line="240" w:lineRule="exact"/>
              <w:contextualSpacing/>
              <w:rPr>
                <w:ins w:id="16087" w:author="He Han" w:date="2026-10-22T17:51:00Z"/>
                <w:rFonts w:ascii="Times New Roman" w:eastAsia="仿宋_GB2312" w:hAnsi="Times New Roman" w:cs="Times New Roman"/>
                <w:color w:val="00B0F0"/>
                <w:sz w:val="18"/>
                <w:szCs w:val="18"/>
                <w:lang w:eastAsia="zh-CN"/>
              </w:rPr>
            </w:pPr>
            <w:ins w:id="16088" w:author="He Han" w:date="2026-10-22T17:51:00Z">
              <w:r w:rsidRPr="00BB7730">
                <w:rPr>
                  <w:rFonts w:ascii="Times New Roman" w:eastAsia="仿宋_GB2312" w:hAnsi="Times New Roman" w:cs="Times New Roman"/>
                  <w:color w:val="00B0F0"/>
                  <w:sz w:val="18"/>
                  <w:szCs w:val="18"/>
                  <w:lang w:eastAsia="zh-CN"/>
                </w:rPr>
                <w:t>Resin re-swell DMF wash (except Ser20, Val17, Leu12)</w:t>
              </w:r>
              <w:r w:rsidRPr="00BB7730">
                <w:rPr>
                  <w:rFonts w:ascii="Times New Roman" w:eastAsia="仿宋_GB2312" w:hAnsi="Times New Roman" w:cs="Times New Roman"/>
                  <w:color w:val="00B0F0"/>
                  <w:sz w:val="18"/>
                  <w:szCs w:val="18"/>
                  <w:lang w:eastAsia="zh-CN"/>
                </w:rPr>
                <w:t>：</w:t>
              </w:r>
            </w:ins>
            <w:ins w:id="16089" w:author="He Han" w:date="2026-10-27T16:42:00Z">
              <w:r w:rsidR="00675EAC" w:rsidRPr="00BB7730">
                <w:rPr>
                  <w:rFonts w:ascii="Times New Roman" w:eastAsia="仿宋_GB2312" w:hAnsi="Times New Roman" w:cs="Times New Roman"/>
                  <w:color w:val="00B0F0"/>
                  <w:sz w:val="18"/>
                  <w:szCs w:val="18"/>
                  <w:lang w:eastAsia="zh-CN"/>
                </w:rPr>
                <w:t>5</w:t>
              </w:r>
              <w:r w:rsidR="00675EAC">
                <w:rPr>
                  <w:rFonts w:ascii="Times New Roman" w:eastAsia="仿宋_GB2312" w:hAnsi="Times New Roman" w:cs="Times New Roman"/>
                  <w:color w:val="00B0F0"/>
                  <w:sz w:val="18"/>
                  <w:szCs w:val="18"/>
                  <w:lang w:eastAsia="zh-CN"/>
                </w:rPr>
                <w:t>18.93</w:t>
              </w:r>
              <w:r w:rsidR="00675EAC" w:rsidRPr="00BB7730">
                <w:rPr>
                  <w:rFonts w:ascii="Times New Roman" w:eastAsia="仿宋_GB2312" w:hAnsi="Times New Roman" w:cs="Times New Roman"/>
                  <w:color w:val="00B0F0"/>
                  <w:sz w:val="18"/>
                  <w:szCs w:val="18"/>
                  <w:lang w:eastAsia="zh-CN"/>
                </w:rPr>
                <w:t>~5</w:t>
              </w:r>
              <w:r w:rsidR="00675EAC">
                <w:rPr>
                  <w:rFonts w:ascii="Times New Roman" w:eastAsia="仿宋_GB2312" w:hAnsi="Times New Roman" w:cs="Times New Roman"/>
                  <w:color w:val="00B0F0"/>
                  <w:sz w:val="18"/>
                  <w:szCs w:val="18"/>
                  <w:lang w:eastAsia="zh-CN"/>
                </w:rPr>
                <w:t>73.55</w:t>
              </w:r>
              <w:r w:rsidR="00675EAC" w:rsidRPr="00BB7730">
                <w:rPr>
                  <w:rFonts w:ascii="Times New Roman" w:eastAsia="仿宋_GB2312" w:hAnsi="Times New Roman" w:cs="Times New Roman"/>
                  <w:color w:val="00B0F0"/>
                  <w:sz w:val="18"/>
                  <w:szCs w:val="18"/>
                  <w:lang w:eastAsia="zh-CN"/>
                </w:rPr>
                <w:t xml:space="preserve"> kg</w:t>
              </w:r>
            </w:ins>
          </w:p>
          <w:p w14:paraId="14C895D6" w14:textId="42B5009E" w:rsidR="00FF504E" w:rsidRPr="00BB7730" w:rsidRDefault="00FF504E" w:rsidP="00FF504E">
            <w:pPr>
              <w:spacing w:line="240" w:lineRule="exact"/>
              <w:contextualSpacing/>
              <w:rPr>
                <w:ins w:id="16090" w:author="He Han" w:date="2026-10-22T17:51:00Z"/>
                <w:rFonts w:ascii="Times New Roman" w:eastAsia="仿宋_GB2312" w:hAnsi="Times New Roman" w:cs="Times New Roman"/>
                <w:color w:val="FF0000"/>
                <w:sz w:val="18"/>
                <w:szCs w:val="18"/>
                <w:lang w:eastAsia="zh-CN"/>
              </w:rPr>
            </w:pPr>
            <w:ins w:id="16091" w:author="He Han" w:date="2026-10-22T17:51:00Z">
              <w:r w:rsidRPr="00BB7730">
                <w:rPr>
                  <w:rFonts w:ascii="Times New Roman" w:eastAsia="仿宋_GB2312" w:hAnsi="Times New Roman" w:cs="Times New Roman"/>
                  <w:color w:val="00B0F0"/>
                  <w:sz w:val="18"/>
                  <w:szCs w:val="18"/>
                  <w:lang w:eastAsia="zh-CN"/>
                </w:rPr>
                <w:t>Resin re-swell DMF wash (Val17, Leu12)</w:t>
              </w:r>
              <w:r w:rsidRPr="00BB7730">
                <w:rPr>
                  <w:rFonts w:ascii="Times New Roman" w:eastAsia="仿宋_GB2312" w:hAnsi="Times New Roman" w:cs="Times New Roman"/>
                  <w:color w:val="00B0F0"/>
                  <w:sz w:val="18"/>
                  <w:szCs w:val="18"/>
                  <w:lang w:eastAsia="zh-CN"/>
                </w:rPr>
                <w:t>：</w:t>
              </w:r>
            </w:ins>
            <w:ins w:id="16092" w:author="He Han" w:date="2026-10-27T17:09:00Z">
              <w:r w:rsidR="00A3695D" w:rsidRPr="002079CD">
                <w:rPr>
                  <w:rFonts w:ascii="Times New Roman" w:eastAsia="仿宋_GB2312" w:hAnsi="Times New Roman" w:cs="Times New Roman"/>
                  <w:color w:val="00B0F0"/>
                  <w:sz w:val="18"/>
                  <w:szCs w:val="18"/>
                  <w:lang w:eastAsia="zh-CN"/>
                </w:rPr>
                <w:t>4</w:t>
              </w:r>
              <w:r w:rsidR="00A3695D">
                <w:rPr>
                  <w:rFonts w:ascii="Times New Roman" w:eastAsia="仿宋_GB2312" w:hAnsi="Times New Roman" w:cs="Times New Roman"/>
                  <w:color w:val="00B0F0"/>
                  <w:sz w:val="18"/>
                  <w:szCs w:val="18"/>
                  <w:lang w:eastAsia="zh-CN"/>
                </w:rPr>
                <w:t>32.29~477.79</w:t>
              </w:r>
              <w:r w:rsidR="00A3695D" w:rsidRPr="00BB7730">
                <w:rPr>
                  <w:rFonts w:ascii="Times New Roman" w:eastAsia="仿宋_GB2312" w:hAnsi="Times New Roman" w:cs="Times New Roman"/>
                  <w:color w:val="00B0F0"/>
                  <w:sz w:val="18"/>
                  <w:szCs w:val="18"/>
                  <w:lang w:eastAsia="zh-CN"/>
                </w:rPr>
                <w:t xml:space="preserve"> kg</w:t>
              </w:r>
            </w:ins>
          </w:p>
          <w:p w14:paraId="6E28F2BA" w14:textId="186FDC70" w:rsidR="00FF504E" w:rsidRPr="00BB7730" w:rsidRDefault="00FF504E" w:rsidP="00FF504E">
            <w:pPr>
              <w:spacing w:line="240" w:lineRule="exact"/>
              <w:contextualSpacing/>
              <w:rPr>
                <w:ins w:id="16093" w:author="He Han" w:date="2026-10-22T17:51:00Z"/>
                <w:rFonts w:ascii="Times New Roman" w:eastAsia="仿宋_GB2312" w:hAnsi="Times New Roman" w:cs="Times New Roman"/>
                <w:color w:val="00B0F0"/>
                <w:sz w:val="18"/>
                <w:szCs w:val="18"/>
                <w:lang w:eastAsia="zh-CN"/>
              </w:rPr>
            </w:pPr>
            <w:ins w:id="16094" w:author="He Han" w:date="2026-10-22T17:51:00Z">
              <w:r w:rsidRPr="00BB7730">
                <w:rPr>
                  <w:rFonts w:ascii="Times New Roman" w:eastAsia="仿宋_GB2312" w:hAnsi="Times New Roman" w:cs="Times New Roman"/>
                  <w:color w:val="00B0F0"/>
                  <w:sz w:val="18"/>
                  <w:szCs w:val="18"/>
                  <w:lang w:eastAsia="zh-CN"/>
                </w:rPr>
                <w:t>Resin re-swell DMF wash(Ser20)</w:t>
              </w:r>
              <w:r w:rsidRPr="00BB7730">
                <w:rPr>
                  <w:rFonts w:ascii="Times New Roman" w:eastAsia="仿宋_GB2312" w:hAnsi="Times New Roman" w:cs="Times New Roman"/>
                  <w:color w:val="00B0F0"/>
                  <w:sz w:val="18"/>
                  <w:szCs w:val="18"/>
                  <w:lang w:eastAsia="zh-CN"/>
                </w:rPr>
                <w:t>：</w:t>
              </w:r>
            </w:ins>
            <w:ins w:id="16095" w:author="He Han" w:date="2026-10-27T17:10:00Z">
              <w:r w:rsidR="00A3695D">
                <w:rPr>
                  <w:rFonts w:ascii="Times New Roman" w:eastAsia="仿宋_GB2312" w:hAnsi="Times New Roman" w:cs="Times New Roman"/>
                  <w:color w:val="00B0F0"/>
                  <w:sz w:val="18"/>
                  <w:szCs w:val="18"/>
                  <w:lang w:eastAsia="zh-CN"/>
                </w:rPr>
                <w:t>518.93~573.55</w:t>
              </w:r>
            </w:ins>
            <w:ins w:id="16096" w:author="He Han" w:date="2026-10-22T17:51:00Z">
              <w:r w:rsidRPr="00BB7730">
                <w:rPr>
                  <w:rFonts w:ascii="Times New Roman" w:eastAsia="仿宋_GB2312" w:hAnsi="Times New Roman" w:cs="Times New Roman"/>
                  <w:color w:val="00B0F0"/>
                  <w:sz w:val="18"/>
                  <w:szCs w:val="18"/>
                  <w:lang w:eastAsia="zh-CN"/>
                </w:rPr>
                <w:t xml:space="preserve"> kg</w:t>
              </w:r>
            </w:ins>
          </w:p>
          <w:p w14:paraId="33F4CE6B" w14:textId="77777777" w:rsidR="00FF504E" w:rsidRPr="00BB7730" w:rsidRDefault="00FF504E" w:rsidP="00FF504E">
            <w:pPr>
              <w:spacing w:line="240" w:lineRule="exact"/>
              <w:contextualSpacing/>
              <w:rPr>
                <w:ins w:id="16097" w:author="He Han" w:date="2026-10-22T17:51:00Z"/>
                <w:rFonts w:ascii="Times New Roman" w:eastAsia="仿宋_GB2312" w:hAnsi="Times New Roman" w:cs="Times New Roman"/>
                <w:color w:val="0000FF"/>
                <w:sz w:val="18"/>
                <w:szCs w:val="18"/>
                <w:lang w:eastAsia="zh-CN"/>
              </w:rPr>
            </w:pPr>
            <w:ins w:id="16098" w:author="He Han" w:date="2026-10-22T17:51:00Z">
              <w:r w:rsidRPr="00BB7730">
                <w:rPr>
                  <w:rFonts w:ascii="Times New Roman" w:eastAsia="仿宋_GB2312" w:hAnsi="Times New Roman" w:cs="Times New Roman"/>
                  <w:color w:val="00B0F0"/>
                  <w:sz w:val="18"/>
                  <w:szCs w:val="18"/>
                  <w:lang w:eastAsia="zh-CN"/>
                </w:rPr>
                <w:t>Post-coupling DMF wash(expect Orn11)</w:t>
              </w:r>
              <w:r w:rsidRPr="00BB7730">
                <w:rPr>
                  <w:rFonts w:ascii="Times New Roman" w:eastAsia="仿宋_GB2312" w:hAnsi="Times New Roman" w:cs="Times New Roman"/>
                  <w:color w:val="00B0F0"/>
                  <w:sz w:val="18"/>
                  <w:szCs w:val="18"/>
                  <w:lang w:eastAsia="zh-CN"/>
                </w:rPr>
                <w:t>：</w:t>
              </w:r>
              <w:r w:rsidRPr="00BB7730">
                <w:rPr>
                  <w:rFonts w:ascii="Times New Roman" w:eastAsia="仿宋_GB2312" w:hAnsi="Times New Roman" w:cs="Times New Roman"/>
                  <w:color w:val="00B0F0"/>
                  <w:sz w:val="18"/>
                  <w:szCs w:val="18"/>
                  <w:lang w:eastAsia="zh-CN"/>
                </w:rPr>
                <w:t>352.92~374.76kg</w:t>
              </w:r>
            </w:ins>
          </w:p>
          <w:p w14:paraId="519FBAA8" w14:textId="77777777" w:rsidR="00FF504E" w:rsidRPr="00BB7730" w:rsidRDefault="00FF504E" w:rsidP="00FF504E">
            <w:pPr>
              <w:spacing w:line="240" w:lineRule="exact"/>
              <w:contextualSpacing/>
              <w:rPr>
                <w:ins w:id="16099" w:author="He Han" w:date="2026-10-22T17:51:00Z"/>
                <w:rFonts w:ascii="Times New Roman" w:eastAsia="仿宋_GB2312" w:hAnsi="Times New Roman" w:cs="Times New Roman"/>
                <w:color w:val="00B0F0"/>
                <w:sz w:val="18"/>
                <w:szCs w:val="18"/>
                <w:lang w:eastAsia="zh-CN"/>
              </w:rPr>
            </w:pPr>
            <w:ins w:id="16100" w:author="He Han" w:date="2026-10-22T17:51:00Z">
              <w:r w:rsidRPr="00BB7730">
                <w:rPr>
                  <w:rFonts w:ascii="Times New Roman" w:eastAsia="仿宋_GB2312" w:hAnsi="Times New Roman" w:cs="Times New Roman"/>
                  <w:color w:val="00B0F0"/>
                  <w:sz w:val="18"/>
                  <w:szCs w:val="18"/>
                  <w:lang w:eastAsia="zh-CN"/>
                </w:rPr>
                <w:t>Capping DMF quantity:</w:t>
              </w:r>
            </w:ins>
          </w:p>
          <w:p w14:paraId="67BEA2E2" w14:textId="77777777" w:rsidR="0006117F" w:rsidRPr="00BB7730" w:rsidRDefault="0006117F" w:rsidP="0006117F">
            <w:pPr>
              <w:spacing w:line="240" w:lineRule="exact"/>
              <w:contextualSpacing/>
              <w:rPr>
                <w:ins w:id="16101" w:author="He Han" w:date="2026-10-27T17:14:00Z"/>
                <w:rFonts w:ascii="Times New Roman" w:eastAsia="仿宋_GB2312" w:hAnsi="Times New Roman" w:cs="Times New Roman"/>
                <w:color w:val="00B0F0"/>
                <w:sz w:val="18"/>
                <w:szCs w:val="18"/>
                <w:lang w:eastAsia="zh-CN"/>
              </w:rPr>
            </w:pPr>
            <w:ins w:id="16102" w:author="He Han" w:date="2026-10-27T17:14:00Z">
              <w:r>
                <w:rPr>
                  <w:rFonts w:ascii="Times New Roman" w:eastAsia="仿宋_GB2312" w:hAnsi="Times New Roman" w:cs="Times New Roman"/>
                  <w:color w:val="00B0F0"/>
                  <w:sz w:val="18"/>
                  <w:szCs w:val="18"/>
                  <w:lang w:eastAsia="zh-CN"/>
                </w:rPr>
                <w:t>388.97</w:t>
              </w:r>
              <w:r w:rsidRPr="00BB7730">
                <w:rPr>
                  <w:rFonts w:ascii="Times New Roman" w:eastAsia="仿宋_GB2312" w:hAnsi="Times New Roman" w:cs="Times New Roman"/>
                  <w:color w:val="00B0F0"/>
                  <w:sz w:val="18"/>
                  <w:szCs w:val="18"/>
                  <w:lang w:eastAsia="zh-CN"/>
                </w:rPr>
                <w:t xml:space="preserve"> ~ </w:t>
              </w:r>
              <w:r>
                <w:rPr>
                  <w:rFonts w:ascii="Times New Roman" w:eastAsia="仿宋_GB2312" w:hAnsi="Times New Roman" w:cs="Times New Roman"/>
                  <w:color w:val="00B0F0"/>
                  <w:sz w:val="18"/>
                  <w:szCs w:val="18"/>
                  <w:lang w:eastAsia="zh-CN"/>
                </w:rPr>
                <w:t>429.91</w:t>
              </w:r>
              <w:r w:rsidRPr="00BB7730">
                <w:rPr>
                  <w:rFonts w:ascii="Times New Roman" w:eastAsia="仿宋_GB2312" w:hAnsi="Times New Roman" w:cs="Times New Roman"/>
                  <w:color w:val="00B0F0"/>
                  <w:sz w:val="18"/>
                  <w:szCs w:val="18"/>
                  <w:lang w:eastAsia="zh-CN"/>
                </w:rPr>
                <w:t>kg</w:t>
              </w:r>
            </w:ins>
          </w:p>
          <w:p w14:paraId="688BB2ED" w14:textId="77777777" w:rsidR="00FF504E" w:rsidRPr="00BB7730" w:rsidRDefault="00FF504E" w:rsidP="00FF504E">
            <w:pPr>
              <w:spacing w:line="240" w:lineRule="exact"/>
              <w:contextualSpacing/>
              <w:rPr>
                <w:ins w:id="16103" w:author="He Han" w:date="2026-10-22T17:51:00Z"/>
                <w:rFonts w:ascii="Times New Roman" w:eastAsia="仿宋_GB2312" w:hAnsi="Times New Roman" w:cs="Times New Roman"/>
                <w:color w:val="00B0F0"/>
                <w:sz w:val="18"/>
                <w:szCs w:val="18"/>
                <w:lang w:eastAsia="zh-CN"/>
              </w:rPr>
            </w:pPr>
            <w:ins w:id="16104" w:author="He Han" w:date="2026-10-22T17:51:00Z">
              <w:r w:rsidRPr="00BB7730">
                <w:rPr>
                  <w:rFonts w:ascii="Times New Roman" w:eastAsia="仿宋_GB2312" w:hAnsi="Times New Roman" w:cs="Times New Roman"/>
                  <w:color w:val="00B0F0"/>
                  <w:sz w:val="18"/>
                  <w:szCs w:val="18"/>
                  <w:lang w:eastAsia="zh-CN"/>
                </w:rPr>
                <w:t>Capping DMF quantity(Asn21):</w:t>
              </w:r>
            </w:ins>
          </w:p>
          <w:p w14:paraId="1BA07725" w14:textId="19E97C3F" w:rsidR="00FF504E" w:rsidRPr="00BB7730" w:rsidRDefault="0006117F">
            <w:pPr>
              <w:spacing w:line="240" w:lineRule="exact"/>
              <w:contextualSpacing/>
              <w:jc w:val="both"/>
              <w:rPr>
                <w:rFonts w:ascii="Times New Roman" w:eastAsia="仿宋_GB2312" w:hAnsi="Times New Roman" w:cs="Times New Roman"/>
                <w:color w:val="auto"/>
                <w:sz w:val="18"/>
                <w:szCs w:val="18"/>
                <w:lang w:eastAsia="zh-CN"/>
              </w:rPr>
              <w:pPrChange w:id="16105" w:author="He Han" w:date="2026-10-22T17:52:00Z">
                <w:pPr>
                  <w:spacing w:line="240" w:lineRule="exact"/>
                  <w:contextualSpacing/>
                  <w:jc w:val="center"/>
                </w:pPr>
              </w:pPrChange>
            </w:pPr>
            <w:ins w:id="16106" w:author="He Han" w:date="2026-10-27T17:13:00Z">
              <w:r>
                <w:rPr>
                  <w:rFonts w:ascii="Times New Roman" w:eastAsia="仿宋_GB2312" w:hAnsi="Times New Roman" w:cs="Times New Roman"/>
                  <w:color w:val="00B0F0"/>
                  <w:sz w:val="18"/>
                  <w:szCs w:val="18"/>
                  <w:lang w:eastAsia="zh-CN"/>
                </w:rPr>
                <w:t>302.78~ 334.66</w:t>
              </w:r>
              <w:r w:rsidRPr="00BB7730">
                <w:rPr>
                  <w:rFonts w:ascii="Times New Roman" w:eastAsia="仿宋_GB2312" w:hAnsi="Times New Roman" w:cs="Times New Roman"/>
                  <w:color w:val="00B0F0"/>
                  <w:sz w:val="18"/>
                  <w:szCs w:val="18"/>
                  <w:lang w:eastAsia="zh-CN"/>
                </w:rPr>
                <w:t xml:space="preserve"> kg</w:t>
              </w:r>
            </w:ins>
            <w:del w:id="16107" w:author="He Han" w:date="2026-10-22T17:51:00Z">
              <w:r w:rsidR="00FF504E" w:rsidRPr="00BB7730" w:rsidDel="00947AAF">
                <w:rPr>
                  <w:rFonts w:ascii="Times New Roman" w:eastAsia="仿宋_GB2312" w:hAnsi="Times New Roman" w:cs="Times New Roman"/>
                  <w:color w:val="auto"/>
                  <w:sz w:val="18"/>
                  <w:szCs w:val="18"/>
                  <w:lang w:eastAsia="zh-CN"/>
                </w:rPr>
                <w:delText>TBD</w:delText>
              </w:r>
            </w:del>
          </w:p>
        </w:tc>
        <w:tc>
          <w:tcPr>
            <w:tcW w:w="818" w:type="pct"/>
            <w:vAlign w:val="center"/>
            <w:tcPrChange w:id="16108" w:author="He Han" w:date="2026-10-27T17:54:00Z">
              <w:tcPr>
                <w:tcW w:w="816" w:type="pct"/>
                <w:gridSpan w:val="2"/>
                <w:vAlign w:val="center"/>
              </w:tcPr>
            </w:tcPrChange>
          </w:tcPr>
          <w:p w14:paraId="173A8D85" w14:textId="0865C9EB" w:rsidR="00FF504E" w:rsidRPr="00BB7730" w:rsidRDefault="00FF504E" w:rsidP="00FF504E">
            <w:pPr>
              <w:spacing w:line="240" w:lineRule="exact"/>
              <w:contextualSpacing/>
              <w:rPr>
                <w:ins w:id="16109" w:author="He Han" w:date="2026-10-22T16:45:00Z"/>
                <w:rFonts w:ascii="Times New Roman" w:eastAsia="仿宋_GB2312" w:hAnsi="Times New Roman" w:cs="Times New Roman"/>
                <w:color w:val="00B0F0"/>
                <w:sz w:val="18"/>
                <w:szCs w:val="18"/>
                <w:rPrChange w:id="16110" w:author="He Han" w:date="2026-10-22T16:48:00Z">
                  <w:rPr>
                    <w:ins w:id="16111" w:author="He Han" w:date="2026-10-22T16:45:00Z"/>
                    <w:rFonts w:ascii="Times New Roman" w:eastAsia="仿宋_GB2312" w:hAnsi="Times New Roman" w:cs="Times New Roman"/>
                    <w:color w:val="0000FF"/>
                    <w:sz w:val="18"/>
                    <w:szCs w:val="18"/>
                  </w:rPr>
                </w:rPrChange>
              </w:rPr>
            </w:pPr>
            <w:ins w:id="16112" w:author="He Han" w:date="2026-10-22T16:45:00Z">
              <w:r w:rsidRPr="00BB7730">
                <w:rPr>
                  <w:rFonts w:ascii="Times New Roman" w:eastAsia="仿宋_GB2312" w:hAnsi="Times New Roman" w:cs="Times New Roman"/>
                  <w:color w:val="00B0F0"/>
                  <w:sz w:val="18"/>
                  <w:szCs w:val="18"/>
                  <w:lang w:eastAsia="zh-CN"/>
                  <w:rPrChange w:id="16113" w:author="He Han" w:date="2026-10-22T16:48:00Z">
                    <w:rPr>
                      <w:rFonts w:ascii="Times New Roman" w:eastAsia="仿宋_GB2312" w:hAnsi="Times New Roman" w:cs="Times New Roman"/>
                      <w:color w:val="0000FF"/>
                      <w:sz w:val="18"/>
                      <w:szCs w:val="18"/>
                      <w:lang w:eastAsia="zh-CN"/>
                    </w:rPr>
                  </w:rPrChange>
                </w:rPr>
                <w:t xml:space="preserve">Coupling DMF quantity (Gly24): </w:t>
              </w:r>
            </w:ins>
            <w:ins w:id="16114" w:author="He Han" w:date="2026-10-27T16:29:00Z">
              <w:r w:rsidR="00CE12A4">
                <w:rPr>
                  <w:rFonts w:ascii="Times New Roman" w:eastAsia="仿宋_GB2312" w:hAnsi="Times New Roman" w:cs="Times New Roman"/>
                  <w:color w:val="00B0F0"/>
                  <w:sz w:val="18"/>
                  <w:szCs w:val="18"/>
                  <w:lang w:eastAsia="zh-CN"/>
                </w:rPr>
                <w:t>238.56</w:t>
              </w:r>
            </w:ins>
            <w:ins w:id="16115" w:author="He Han" w:date="2026-10-22T16:45:00Z">
              <w:r w:rsidRPr="00BB7730">
                <w:rPr>
                  <w:rFonts w:ascii="Times New Roman" w:eastAsia="仿宋_GB2312" w:hAnsi="Times New Roman" w:cs="Times New Roman"/>
                  <w:color w:val="00B0F0"/>
                  <w:sz w:val="18"/>
                  <w:szCs w:val="18"/>
                  <w:lang w:eastAsia="zh-CN"/>
                  <w:rPrChange w:id="16116" w:author="He Han" w:date="2026-10-22T16:48:00Z">
                    <w:rPr>
                      <w:rFonts w:ascii="Times New Roman" w:eastAsia="仿宋_GB2312" w:hAnsi="Times New Roman" w:cs="Times New Roman"/>
                      <w:color w:val="FF0000"/>
                      <w:sz w:val="18"/>
                      <w:szCs w:val="18"/>
                      <w:lang w:eastAsia="zh-CN"/>
                    </w:rPr>
                  </w:rPrChange>
                </w:rPr>
                <w:t xml:space="preserve">~ </w:t>
              </w:r>
            </w:ins>
            <w:ins w:id="16117" w:author="He Han" w:date="2026-10-27T16:29:00Z">
              <w:r w:rsidR="00CE12A4">
                <w:rPr>
                  <w:rFonts w:ascii="Times New Roman" w:eastAsia="仿宋_GB2312" w:hAnsi="Times New Roman" w:cs="Times New Roman"/>
                  <w:color w:val="00B0F0"/>
                  <w:sz w:val="18"/>
                  <w:szCs w:val="18"/>
                  <w:lang w:eastAsia="zh-CN"/>
                </w:rPr>
                <w:t>320.64</w:t>
              </w:r>
            </w:ins>
            <w:ins w:id="16118" w:author="He Han" w:date="2026-10-22T16:45:00Z">
              <w:r w:rsidRPr="00BB7730">
                <w:rPr>
                  <w:rFonts w:ascii="Times New Roman" w:eastAsia="仿宋_GB2312" w:hAnsi="Times New Roman" w:cs="Times New Roman"/>
                  <w:color w:val="00B0F0"/>
                  <w:sz w:val="18"/>
                  <w:szCs w:val="18"/>
                  <w:lang w:eastAsia="zh-CN"/>
                  <w:rPrChange w:id="16119" w:author="He Han" w:date="2026-10-22T16:48:00Z">
                    <w:rPr>
                      <w:rFonts w:ascii="Times New Roman" w:eastAsia="仿宋_GB2312" w:hAnsi="Times New Roman" w:cs="Times New Roman"/>
                      <w:color w:val="FF0000"/>
                      <w:sz w:val="18"/>
                      <w:szCs w:val="18"/>
                      <w:lang w:eastAsia="zh-CN"/>
                    </w:rPr>
                  </w:rPrChange>
                </w:rPr>
                <w:t>kg</w:t>
              </w:r>
              <w:r w:rsidRPr="00BB7730" w:rsidDel="00A6271A">
                <w:rPr>
                  <w:rFonts w:ascii="Times New Roman" w:eastAsia="仿宋_GB2312" w:hAnsi="Times New Roman" w:cs="Times New Roman"/>
                  <w:color w:val="00B0F0"/>
                  <w:sz w:val="18"/>
                  <w:szCs w:val="18"/>
                  <w:rPrChange w:id="16120" w:author="He Han" w:date="2026-10-22T16:48:00Z">
                    <w:rPr>
                      <w:rFonts w:ascii="Times New Roman" w:eastAsia="仿宋_GB2312" w:hAnsi="Times New Roman" w:cs="Times New Roman"/>
                      <w:color w:val="0000FF"/>
                      <w:sz w:val="18"/>
                      <w:szCs w:val="18"/>
                    </w:rPr>
                  </w:rPrChange>
                </w:rPr>
                <w:t xml:space="preserve"> </w:t>
              </w:r>
            </w:ins>
          </w:p>
          <w:p w14:paraId="3C53DDF1" w14:textId="19379B7D" w:rsidR="00FF504E" w:rsidRPr="00BB7730" w:rsidRDefault="00FF504E" w:rsidP="00FF504E">
            <w:pPr>
              <w:spacing w:line="240" w:lineRule="exact"/>
              <w:contextualSpacing/>
              <w:rPr>
                <w:ins w:id="16121" w:author="He Han" w:date="2026-10-22T16:45:00Z"/>
                <w:rFonts w:ascii="Times New Roman" w:eastAsia="仿宋_GB2312" w:hAnsi="Times New Roman" w:cs="Times New Roman"/>
                <w:color w:val="00B0F0"/>
                <w:sz w:val="18"/>
                <w:szCs w:val="18"/>
                <w:rPrChange w:id="16122" w:author="He Han" w:date="2026-10-22T16:48:00Z">
                  <w:rPr>
                    <w:ins w:id="16123" w:author="He Han" w:date="2026-10-22T16:45:00Z"/>
                    <w:rFonts w:ascii="Times New Roman" w:eastAsia="仿宋_GB2312" w:hAnsi="Times New Roman" w:cs="Times New Roman"/>
                    <w:color w:val="0000FF"/>
                    <w:sz w:val="18"/>
                    <w:szCs w:val="18"/>
                  </w:rPr>
                </w:rPrChange>
              </w:rPr>
            </w:pPr>
            <w:ins w:id="16124" w:author="He Han" w:date="2026-10-22T16:45:00Z">
              <w:r w:rsidRPr="00BB7730">
                <w:rPr>
                  <w:rFonts w:ascii="Times New Roman" w:eastAsia="仿宋_GB2312" w:hAnsi="Times New Roman" w:cs="Times New Roman"/>
                  <w:color w:val="00B0F0"/>
                  <w:sz w:val="18"/>
                  <w:szCs w:val="18"/>
                  <w:lang w:eastAsia="zh-CN"/>
                  <w:rPrChange w:id="16125" w:author="He Han" w:date="2026-10-22T16:48:00Z">
                    <w:rPr>
                      <w:rFonts w:ascii="Times New Roman" w:eastAsia="仿宋_GB2312" w:hAnsi="Times New Roman" w:cs="Times New Roman"/>
                      <w:color w:val="0000FF"/>
                      <w:sz w:val="18"/>
                      <w:szCs w:val="18"/>
                      <w:lang w:eastAsia="zh-CN"/>
                    </w:rPr>
                  </w:rPrChange>
                </w:rPr>
                <w:t xml:space="preserve">Coupling DMF quantity (Asn21): </w:t>
              </w:r>
            </w:ins>
            <w:ins w:id="16126" w:author="He Han" w:date="2026-10-27T17:05:00Z">
              <w:r w:rsidR="00A3695D">
                <w:rPr>
                  <w:rFonts w:ascii="Times New Roman" w:eastAsia="仿宋_GB2312" w:hAnsi="Times New Roman" w:cs="Times New Roman"/>
                  <w:color w:val="00B0F0"/>
                  <w:sz w:val="18"/>
                  <w:szCs w:val="18"/>
                  <w:lang w:eastAsia="zh-CN"/>
                </w:rPr>
                <w:t>319.2</w:t>
              </w:r>
            </w:ins>
            <w:ins w:id="16127" w:author="He Han" w:date="2026-10-22T16:45:00Z">
              <w:r w:rsidRPr="00BB7730">
                <w:rPr>
                  <w:rFonts w:ascii="Times New Roman" w:eastAsia="仿宋_GB2312" w:hAnsi="Times New Roman" w:cs="Times New Roman"/>
                  <w:color w:val="00B0F0"/>
                  <w:sz w:val="18"/>
                  <w:szCs w:val="18"/>
                  <w:lang w:eastAsia="zh-CN"/>
                  <w:rPrChange w:id="16128" w:author="He Han" w:date="2026-10-22T16:48:00Z">
                    <w:rPr>
                      <w:rFonts w:ascii="Times New Roman" w:eastAsia="仿宋_GB2312" w:hAnsi="Times New Roman" w:cs="Times New Roman"/>
                      <w:color w:val="FF0000"/>
                      <w:sz w:val="18"/>
                      <w:szCs w:val="18"/>
                      <w:lang w:eastAsia="zh-CN"/>
                    </w:rPr>
                  </w:rPrChange>
                </w:rPr>
                <w:t xml:space="preserve"> ~ </w:t>
              </w:r>
            </w:ins>
            <w:ins w:id="16129" w:author="He Han" w:date="2026-10-27T17:05:00Z">
              <w:r w:rsidR="00A3695D">
                <w:rPr>
                  <w:rFonts w:ascii="Times New Roman" w:eastAsia="仿宋_GB2312" w:hAnsi="Times New Roman" w:cs="Times New Roman"/>
                  <w:color w:val="00B0F0"/>
                  <w:sz w:val="18"/>
                  <w:szCs w:val="18"/>
                  <w:lang w:eastAsia="zh-CN"/>
                </w:rPr>
                <w:t>410.0</w:t>
              </w:r>
            </w:ins>
            <w:ins w:id="16130" w:author="He Han" w:date="2026-10-22T16:45:00Z">
              <w:r w:rsidRPr="00BB7730">
                <w:rPr>
                  <w:rFonts w:ascii="Times New Roman" w:eastAsia="仿宋_GB2312" w:hAnsi="Times New Roman" w:cs="Times New Roman"/>
                  <w:color w:val="00B0F0"/>
                  <w:sz w:val="18"/>
                  <w:szCs w:val="18"/>
                  <w:lang w:eastAsia="zh-CN"/>
                  <w:rPrChange w:id="16131" w:author="He Han" w:date="2026-10-22T16:48:00Z">
                    <w:rPr>
                      <w:rFonts w:ascii="Times New Roman" w:eastAsia="仿宋_GB2312" w:hAnsi="Times New Roman" w:cs="Times New Roman"/>
                      <w:color w:val="FF0000"/>
                      <w:sz w:val="18"/>
                      <w:szCs w:val="18"/>
                      <w:lang w:eastAsia="zh-CN"/>
                    </w:rPr>
                  </w:rPrChange>
                </w:rPr>
                <w:t xml:space="preserve"> kg</w:t>
              </w:r>
              <w:r w:rsidRPr="00BB7730" w:rsidDel="00A6271A">
                <w:rPr>
                  <w:rFonts w:ascii="Times New Roman" w:eastAsia="仿宋_GB2312" w:hAnsi="Times New Roman" w:cs="Times New Roman"/>
                  <w:color w:val="00B0F0"/>
                  <w:sz w:val="18"/>
                  <w:szCs w:val="18"/>
                  <w:rPrChange w:id="16132" w:author="He Han" w:date="2026-10-22T16:48:00Z">
                    <w:rPr>
                      <w:rFonts w:ascii="Times New Roman" w:eastAsia="仿宋_GB2312" w:hAnsi="Times New Roman" w:cs="Times New Roman"/>
                      <w:color w:val="0000FF"/>
                      <w:sz w:val="18"/>
                      <w:szCs w:val="18"/>
                    </w:rPr>
                  </w:rPrChange>
                </w:rPr>
                <w:t xml:space="preserve"> </w:t>
              </w:r>
            </w:ins>
          </w:p>
          <w:p w14:paraId="787629FC" w14:textId="45999B19" w:rsidR="00FF504E" w:rsidRDefault="00FF504E" w:rsidP="00FF504E">
            <w:pPr>
              <w:spacing w:line="240" w:lineRule="exact"/>
              <w:contextualSpacing/>
              <w:rPr>
                <w:ins w:id="16133" w:author="He Han" w:date="2026-10-27T16:34:00Z"/>
                <w:rFonts w:ascii="Times New Roman" w:eastAsia="仿宋_GB2312" w:hAnsi="Times New Roman" w:cs="Times New Roman"/>
                <w:color w:val="00B0F0"/>
                <w:sz w:val="18"/>
                <w:szCs w:val="18"/>
              </w:rPr>
            </w:pPr>
            <w:ins w:id="16134" w:author="He Han" w:date="2026-10-22T16:45:00Z">
              <w:r w:rsidRPr="00BB7730">
                <w:rPr>
                  <w:rFonts w:ascii="Times New Roman" w:eastAsia="仿宋_GB2312" w:hAnsi="Times New Roman" w:cs="Times New Roman"/>
                  <w:color w:val="00B0F0"/>
                  <w:sz w:val="18"/>
                  <w:szCs w:val="18"/>
                  <w:lang w:eastAsia="zh-CN"/>
                  <w:rPrChange w:id="16135" w:author="He Han" w:date="2026-10-22T16:48:00Z">
                    <w:rPr>
                      <w:rFonts w:ascii="Times New Roman" w:eastAsia="仿宋_GB2312" w:hAnsi="Times New Roman" w:cs="Times New Roman"/>
                      <w:color w:val="0000FF"/>
                      <w:sz w:val="18"/>
                      <w:szCs w:val="18"/>
                      <w:lang w:eastAsia="zh-CN"/>
                    </w:rPr>
                  </w:rPrChange>
                </w:rPr>
                <w:t xml:space="preserve">Coupling DMF quantity (NMeAsn22, ,αMePhe15): </w:t>
              </w:r>
            </w:ins>
            <w:ins w:id="16136" w:author="He Han" w:date="2026-10-22T16:47:00Z">
              <w:r w:rsidR="00CB5CD6">
                <w:rPr>
                  <w:rFonts w:ascii="Times New Roman" w:eastAsia="仿宋_GB2312" w:hAnsi="Times New Roman" w:cs="Times New Roman"/>
                  <w:color w:val="00B0F0"/>
                  <w:sz w:val="18"/>
                  <w:szCs w:val="18"/>
                  <w:lang w:eastAsia="zh-CN"/>
                  <w:rPrChange w:id="16137" w:author="He Han" w:date="2026-10-22T16:48:00Z">
                    <w:rPr>
                      <w:rFonts w:ascii="Times New Roman" w:eastAsia="仿宋_GB2312" w:hAnsi="Times New Roman" w:cs="Times New Roman"/>
                      <w:color w:val="00B0F0"/>
                      <w:sz w:val="18"/>
                      <w:szCs w:val="18"/>
                      <w:lang w:eastAsia="zh-CN"/>
                    </w:rPr>
                  </w:rPrChange>
                </w:rPr>
                <w:t>2</w:t>
              </w:r>
            </w:ins>
            <w:ins w:id="16138" w:author="He Han" w:date="2026-10-27T16:41:00Z">
              <w:r w:rsidR="00CB5CD6">
                <w:rPr>
                  <w:rFonts w:ascii="Times New Roman" w:eastAsia="仿宋_GB2312" w:hAnsi="Times New Roman" w:cs="Times New Roman"/>
                  <w:color w:val="00B0F0"/>
                  <w:sz w:val="18"/>
                  <w:szCs w:val="18"/>
                  <w:lang w:eastAsia="zh-CN"/>
                </w:rPr>
                <w:t>79.84</w:t>
              </w:r>
            </w:ins>
            <w:ins w:id="16139" w:author="He Han" w:date="2026-10-22T16:45:00Z">
              <w:r w:rsidRPr="00BB7730">
                <w:rPr>
                  <w:rFonts w:ascii="Times New Roman" w:eastAsia="仿宋_GB2312" w:hAnsi="Times New Roman" w:cs="Times New Roman"/>
                  <w:color w:val="00B0F0"/>
                  <w:sz w:val="18"/>
                  <w:szCs w:val="18"/>
                  <w:lang w:eastAsia="zh-CN"/>
                  <w:rPrChange w:id="16140" w:author="He Han" w:date="2026-10-22T16:48:00Z">
                    <w:rPr>
                      <w:rFonts w:ascii="Times New Roman" w:eastAsia="仿宋_GB2312" w:hAnsi="Times New Roman" w:cs="Times New Roman"/>
                      <w:color w:val="FF0000"/>
                      <w:sz w:val="18"/>
                      <w:szCs w:val="18"/>
                      <w:lang w:eastAsia="zh-CN"/>
                    </w:rPr>
                  </w:rPrChange>
                </w:rPr>
                <w:t xml:space="preserve"> ~ </w:t>
              </w:r>
            </w:ins>
            <w:ins w:id="16141" w:author="He Han" w:date="2026-10-22T16:47:00Z">
              <w:r w:rsidRPr="00BB7730">
                <w:rPr>
                  <w:rFonts w:ascii="Times New Roman" w:eastAsia="仿宋_GB2312" w:hAnsi="Times New Roman" w:cs="Times New Roman"/>
                  <w:color w:val="00B0F0"/>
                  <w:sz w:val="18"/>
                  <w:szCs w:val="18"/>
                  <w:lang w:eastAsia="zh-CN"/>
                  <w:rPrChange w:id="16142" w:author="He Han" w:date="2026-10-22T16:48:00Z">
                    <w:rPr>
                      <w:rFonts w:ascii="Times New Roman" w:eastAsia="仿宋_GB2312" w:hAnsi="Times New Roman" w:cs="Times New Roman"/>
                      <w:color w:val="FF0000"/>
                      <w:sz w:val="18"/>
                      <w:szCs w:val="18"/>
                      <w:lang w:eastAsia="zh-CN"/>
                    </w:rPr>
                  </w:rPrChange>
                </w:rPr>
                <w:t>3</w:t>
              </w:r>
            </w:ins>
            <w:ins w:id="16143" w:author="He Han" w:date="2026-10-27T16:41:00Z">
              <w:r w:rsidR="00CB5CD6">
                <w:rPr>
                  <w:rFonts w:ascii="Times New Roman" w:eastAsia="仿宋_GB2312" w:hAnsi="Times New Roman" w:cs="Times New Roman"/>
                  <w:color w:val="00B0F0"/>
                  <w:sz w:val="18"/>
                  <w:szCs w:val="18"/>
                  <w:lang w:eastAsia="zh-CN"/>
                </w:rPr>
                <w:t>59.52</w:t>
              </w:r>
            </w:ins>
            <w:ins w:id="16144" w:author="He Han" w:date="2026-10-22T16:45:00Z">
              <w:r w:rsidRPr="00BB7730">
                <w:rPr>
                  <w:rFonts w:ascii="Times New Roman" w:eastAsia="仿宋_GB2312" w:hAnsi="Times New Roman" w:cs="Times New Roman"/>
                  <w:color w:val="00B0F0"/>
                  <w:sz w:val="18"/>
                  <w:szCs w:val="18"/>
                  <w:lang w:eastAsia="zh-CN"/>
                  <w:rPrChange w:id="16145" w:author="He Han" w:date="2026-10-22T16:48:00Z">
                    <w:rPr>
                      <w:rFonts w:ascii="Times New Roman" w:eastAsia="仿宋_GB2312" w:hAnsi="Times New Roman" w:cs="Times New Roman"/>
                      <w:color w:val="FF0000"/>
                      <w:sz w:val="18"/>
                      <w:szCs w:val="18"/>
                      <w:lang w:eastAsia="zh-CN"/>
                    </w:rPr>
                  </w:rPrChange>
                </w:rPr>
                <w:t xml:space="preserve"> kg</w:t>
              </w:r>
              <w:r w:rsidRPr="00BB7730" w:rsidDel="00A6271A">
                <w:rPr>
                  <w:rFonts w:ascii="Times New Roman" w:eastAsia="仿宋_GB2312" w:hAnsi="Times New Roman" w:cs="Times New Roman"/>
                  <w:color w:val="00B0F0"/>
                  <w:sz w:val="18"/>
                  <w:szCs w:val="18"/>
                  <w:rPrChange w:id="16146" w:author="He Han" w:date="2026-10-22T16:48:00Z">
                    <w:rPr>
                      <w:rFonts w:ascii="Times New Roman" w:eastAsia="仿宋_GB2312" w:hAnsi="Times New Roman" w:cs="Times New Roman"/>
                      <w:color w:val="0000FF"/>
                      <w:sz w:val="18"/>
                      <w:szCs w:val="18"/>
                    </w:rPr>
                  </w:rPrChange>
                </w:rPr>
                <w:t xml:space="preserve"> </w:t>
              </w:r>
            </w:ins>
          </w:p>
          <w:p w14:paraId="56C80DA1" w14:textId="6874888F" w:rsidR="005D7D92" w:rsidRPr="00BB7730" w:rsidRDefault="005D7D92" w:rsidP="00FF504E">
            <w:pPr>
              <w:spacing w:line="240" w:lineRule="exact"/>
              <w:contextualSpacing/>
              <w:rPr>
                <w:ins w:id="16147" w:author="He Han" w:date="2026-10-22T16:45:00Z"/>
                <w:rFonts w:ascii="Times New Roman" w:eastAsia="仿宋_GB2312" w:hAnsi="Times New Roman" w:cs="Times New Roman"/>
                <w:color w:val="00B0F0"/>
                <w:sz w:val="18"/>
                <w:szCs w:val="18"/>
                <w:lang w:eastAsia="zh-CN"/>
                <w:rPrChange w:id="16148" w:author="He Han" w:date="2026-10-22T16:48:00Z">
                  <w:rPr>
                    <w:ins w:id="16149" w:author="He Han" w:date="2026-10-22T16:45:00Z"/>
                    <w:rFonts w:ascii="Times New Roman" w:eastAsia="仿宋_GB2312" w:hAnsi="Times New Roman" w:cs="Times New Roman"/>
                    <w:color w:val="0000FF"/>
                    <w:sz w:val="18"/>
                    <w:szCs w:val="18"/>
                    <w:lang w:eastAsia="zh-CN"/>
                  </w:rPr>
                </w:rPrChange>
              </w:rPr>
            </w:pPr>
            <w:ins w:id="16150" w:author="He Han" w:date="2026-10-27T16:34:00Z">
              <w:r>
                <w:rPr>
                  <w:rFonts w:ascii="Times New Roman" w:eastAsia="仿宋_GB2312" w:hAnsi="Times New Roman" w:cs="Times New Roman"/>
                  <w:color w:val="00B0F0"/>
                  <w:sz w:val="18"/>
                  <w:szCs w:val="18"/>
                </w:rPr>
                <w:t>Coupling DMF Charge(o</w:t>
              </w:r>
            </w:ins>
            <w:ins w:id="16151" w:author="He Han" w:date="2026-10-27T16:35:00Z">
              <w:r>
                <w:rPr>
                  <w:rFonts w:ascii="Times New Roman" w:eastAsia="仿宋_GB2312" w:hAnsi="Times New Roman" w:cs="Times New Roman"/>
                  <w:color w:val="00B0F0"/>
                  <w:sz w:val="18"/>
                  <w:szCs w:val="18"/>
                </w:rPr>
                <w:t>ther AA</w:t>
              </w:r>
            </w:ins>
            <w:ins w:id="16152" w:author="He Han" w:date="2026-10-27T16:34:00Z">
              <w:r>
                <w:rPr>
                  <w:rFonts w:ascii="Times New Roman" w:eastAsia="仿宋_GB2312" w:hAnsi="Times New Roman" w:cs="Times New Roman"/>
                  <w:color w:val="00B0F0"/>
                  <w:sz w:val="18"/>
                  <w:szCs w:val="18"/>
                </w:rPr>
                <w:t>)</w:t>
              </w:r>
            </w:ins>
            <w:ins w:id="16153" w:author="He Han" w:date="2026-10-27T16:35:00Z">
              <w:r>
                <w:rPr>
                  <w:rFonts w:ascii="Times New Roman" w:eastAsia="仿宋_GB2312" w:hAnsi="Times New Roman" w:cs="Times New Roman"/>
                  <w:color w:val="00B0F0"/>
                  <w:sz w:val="18"/>
                  <w:szCs w:val="18"/>
                </w:rPr>
                <w:t>:320.16~409.44</w:t>
              </w:r>
            </w:ins>
          </w:p>
          <w:p w14:paraId="683594AB" w14:textId="6B01BD5E" w:rsidR="00FF504E" w:rsidRPr="00BB7730" w:rsidRDefault="00FF504E" w:rsidP="00FF504E">
            <w:pPr>
              <w:spacing w:line="240" w:lineRule="exact"/>
              <w:contextualSpacing/>
              <w:rPr>
                <w:ins w:id="16154" w:author="He Han" w:date="2026-10-22T16:53:00Z"/>
                <w:rFonts w:ascii="Times New Roman" w:eastAsia="仿宋_GB2312" w:hAnsi="Times New Roman" w:cs="Times New Roman"/>
                <w:color w:val="00B0F0"/>
                <w:sz w:val="18"/>
                <w:szCs w:val="18"/>
                <w:lang w:eastAsia="zh-CN"/>
                <w:rPrChange w:id="16155" w:author="He Han" w:date="2026-10-22T16:58:00Z">
                  <w:rPr>
                    <w:ins w:id="16156" w:author="He Han" w:date="2026-10-22T16:53:00Z"/>
                    <w:rFonts w:ascii="Times New Roman" w:eastAsia="仿宋_GB2312" w:hAnsi="Times New Roman" w:cs="Times New Roman"/>
                    <w:color w:val="FF0000"/>
                    <w:sz w:val="18"/>
                    <w:szCs w:val="18"/>
                    <w:lang w:eastAsia="zh-CN"/>
                  </w:rPr>
                </w:rPrChange>
              </w:rPr>
            </w:pPr>
            <w:ins w:id="16157" w:author="He Han" w:date="2026-10-22T16:45:00Z">
              <w:r w:rsidRPr="00BB7730">
                <w:rPr>
                  <w:rFonts w:ascii="Times New Roman" w:eastAsia="仿宋_GB2312" w:hAnsi="Times New Roman" w:cs="Times New Roman"/>
                  <w:color w:val="00B0F0"/>
                  <w:sz w:val="18"/>
                  <w:szCs w:val="18"/>
                  <w:lang w:eastAsia="zh-CN"/>
                  <w:rPrChange w:id="16158" w:author="He Han" w:date="2026-10-22T16:58:00Z">
                    <w:rPr>
                      <w:rFonts w:ascii="Times New Roman" w:eastAsia="仿宋_GB2312" w:hAnsi="Times New Roman" w:cs="Times New Roman"/>
                      <w:color w:val="0000FF"/>
                      <w:sz w:val="18"/>
                      <w:szCs w:val="18"/>
                      <w:lang w:eastAsia="zh-CN"/>
                    </w:rPr>
                  </w:rPrChange>
                </w:rPr>
                <w:t>Resin re-swell DMF wash</w:t>
              </w:r>
            </w:ins>
            <w:ins w:id="16159" w:author="He Han" w:date="2026-10-22T16:50:00Z">
              <w:r w:rsidRPr="00BB7730">
                <w:rPr>
                  <w:rFonts w:ascii="Times New Roman" w:eastAsia="仿宋_GB2312" w:hAnsi="Times New Roman" w:cs="Times New Roman"/>
                  <w:color w:val="00B0F0"/>
                  <w:sz w:val="18"/>
                  <w:szCs w:val="18"/>
                  <w:lang w:eastAsia="zh-CN"/>
                  <w:rPrChange w:id="16160" w:author="He Han" w:date="2026-10-22T16:58:00Z">
                    <w:rPr>
                      <w:rFonts w:ascii="Times New Roman" w:eastAsia="仿宋_GB2312" w:hAnsi="Times New Roman" w:cs="Times New Roman"/>
                      <w:color w:val="0000FF"/>
                      <w:sz w:val="18"/>
                      <w:szCs w:val="18"/>
                      <w:lang w:eastAsia="zh-CN"/>
                    </w:rPr>
                  </w:rPrChange>
                </w:rPr>
                <w:t xml:space="preserve"> (</w:t>
              </w:r>
            </w:ins>
            <w:ins w:id="16161" w:author="He Han" w:date="2026-10-22T16:51:00Z">
              <w:r w:rsidRPr="00BB7730">
                <w:rPr>
                  <w:rFonts w:ascii="Times New Roman" w:eastAsia="仿宋_GB2312" w:hAnsi="Times New Roman" w:cs="Times New Roman"/>
                  <w:color w:val="00B0F0"/>
                  <w:sz w:val="18"/>
                  <w:szCs w:val="18"/>
                  <w:lang w:eastAsia="zh-CN"/>
                  <w:rPrChange w:id="16162" w:author="He Han" w:date="2026-10-22T16:58:00Z">
                    <w:rPr>
                      <w:rFonts w:ascii="Times New Roman" w:eastAsia="仿宋_GB2312" w:hAnsi="Times New Roman" w:cs="Times New Roman"/>
                      <w:color w:val="0000FF"/>
                      <w:sz w:val="18"/>
                      <w:szCs w:val="18"/>
                      <w:lang w:eastAsia="zh-CN"/>
                    </w:rPr>
                  </w:rPrChange>
                </w:rPr>
                <w:t>except Ser20, Val17, Leu12</w:t>
              </w:r>
            </w:ins>
            <w:ins w:id="16163" w:author="He Han" w:date="2026-10-22T16:50:00Z">
              <w:r w:rsidRPr="00BB7730">
                <w:rPr>
                  <w:rFonts w:ascii="Times New Roman" w:eastAsia="仿宋_GB2312" w:hAnsi="Times New Roman" w:cs="Times New Roman"/>
                  <w:color w:val="00B0F0"/>
                  <w:sz w:val="18"/>
                  <w:szCs w:val="18"/>
                  <w:lang w:eastAsia="zh-CN"/>
                  <w:rPrChange w:id="16164" w:author="He Han" w:date="2026-10-22T16:58:00Z">
                    <w:rPr>
                      <w:rFonts w:ascii="Times New Roman" w:eastAsia="仿宋_GB2312" w:hAnsi="Times New Roman" w:cs="Times New Roman"/>
                      <w:color w:val="0000FF"/>
                      <w:sz w:val="18"/>
                      <w:szCs w:val="18"/>
                      <w:lang w:eastAsia="zh-CN"/>
                    </w:rPr>
                  </w:rPrChange>
                </w:rPr>
                <w:t>)</w:t>
              </w:r>
            </w:ins>
            <w:ins w:id="16165" w:author="He Han" w:date="2026-10-22T16:45:00Z">
              <w:r w:rsidRPr="00BB7730">
                <w:rPr>
                  <w:rFonts w:ascii="Times New Roman" w:eastAsia="仿宋_GB2312" w:hAnsi="Times New Roman" w:cs="Times New Roman" w:hint="eastAsia"/>
                  <w:color w:val="00B0F0"/>
                  <w:sz w:val="18"/>
                  <w:szCs w:val="18"/>
                  <w:lang w:eastAsia="zh-CN"/>
                  <w:rPrChange w:id="16166" w:author="He Han" w:date="2026-10-22T16:58:00Z">
                    <w:rPr>
                      <w:rFonts w:ascii="Times New Roman" w:eastAsia="仿宋_GB2312" w:hAnsi="Times New Roman" w:cs="Times New Roman" w:hint="eastAsia"/>
                      <w:color w:val="0000FF"/>
                      <w:sz w:val="18"/>
                      <w:szCs w:val="18"/>
                      <w:lang w:eastAsia="zh-CN"/>
                    </w:rPr>
                  </w:rPrChange>
                </w:rPr>
                <w:t>：</w:t>
              </w:r>
            </w:ins>
            <w:ins w:id="16167" w:author="He Han" w:date="2026-10-22T16:53:00Z">
              <w:r w:rsidRPr="00BB7730">
                <w:rPr>
                  <w:rFonts w:ascii="Times New Roman" w:eastAsia="仿宋_GB2312" w:hAnsi="Times New Roman" w:cs="Times New Roman" w:hint="eastAsia"/>
                  <w:color w:val="00B0F0"/>
                  <w:sz w:val="18"/>
                  <w:szCs w:val="18"/>
                  <w:lang w:eastAsia="zh-CN"/>
                  <w:rPrChange w:id="16168" w:author="He Han" w:date="2026-10-22T16:58:00Z">
                    <w:rPr>
                      <w:rFonts w:ascii="Times New Roman" w:eastAsia="仿宋_GB2312" w:hAnsi="Times New Roman" w:cs="Times New Roman" w:hint="eastAsia"/>
                      <w:color w:val="FF0000"/>
                      <w:sz w:val="18"/>
                      <w:szCs w:val="18"/>
                      <w:lang w:eastAsia="zh-CN"/>
                    </w:rPr>
                  </w:rPrChange>
                </w:rPr>
                <w:t>≥</w:t>
              </w:r>
            </w:ins>
            <w:ins w:id="16169" w:author="He Han" w:date="2026-10-22T17:17:00Z">
              <w:r w:rsidRPr="00BB7730">
                <w:rPr>
                  <w:rFonts w:ascii="Times New Roman" w:eastAsia="仿宋_GB2312" w:hAnsi="Times New Roman" w:cs="Times New Roman"/>
                  <w:color w:val="00B0F0"/>
                  <w:sz w:val="18"/>
                  <w:szCs w:val="18"/>
                  <w:lang w:eastAsia="zh-CN"/>
                </w:rPr>
                <w:t>4</w:t>
              </w:r>
            </w:ins>
            <w:ins w:id="16170" w:author="He Han" w:date="2026-10-27T17:07:00Z">
              <w:r w:rsidR="00A3695D">
                <w:rPr>
                  <w:rFonts w:ascii="Times New Roman" w:eastAsia="仿宋_GB2312" w:hAnsi="Times New Roman" w:cs="Times New Roman"/>
                  <w:color w:val="00B0F0"/>
                  <w:sz w:val="18"/>
                  <w:szCs w:val="18"/>
                  <w:lang w:eastAsia="zh-CN"/>
                </w:rPr>
                <w:t>78.08</w:t>
              </w:r>
            </w:ins>
            <w:ins w:id="16171" w:author="He Han" w:date="2026-10-22T16:45:00Z">
              <w:r w:rsidRPr="00BB7730">
                <w:rPr>
                  <w:rFonts w:ascii="Times New Roman" w:eastAsia="仿宋_GB2312" w:hAnsi="Times New Roman" w:cs="Times New Roman"/>
                  <w:color w:val="00B0F0"/>
                  <w:sz w:val="18"/>
                  <w:szCs w:val="18"/>
                  <w:lang w:eastAsia="zh-CN"/>
                  <w:rPrChange w:id="16172" w:author="He Han" w:date="2026-10-22T16:58:00Z">
                    <w:rPr>
                      <w:rFonts w:ascii="Times New Roman" w:eastAsia="仿宋_GB2312" w:hAnsi="Times New Roman" w:cs="Times New Roman"/>
                      <w:color w:val="FF0000"/>
                      <w:sz w:val="18"/>
                      <w:szCs w:val="18"/>
                      <w:lang w:eastAsia="zh-CN"/>
                    </w:rPr>
                  </w:rPrChange>
                </w:rPr>
                <w:t>kg</w:t>
              </w:r>
            </w:ins>
          </w:p>
          <w:p w14:paraId="70F13CDD" w14:textId="36A25786" w:rsidR="00FF504E" w:rsidRPr="00BB7730" w:rsidRDefault="00FF504E" w:rsidP="00FF504E">
            <w:pPr>
              <w:spacing w:line="240" w:lineRule="exact"/>
              <w:contextualSpacing/>
              <w:rPr>
                <w:ins w:id="16173" w:author="He Han" w:date="2026-10-22T17:01:00Z"/>
                <w:rFonts w:ascii="Times New Roman" w:eastAsia="仿宋_GB2312" w:hAnsi="Times New Roman" w:cs="Times New Roman"/>
                <w:color w:val="00B0F0"/>
                <w:sz w:val="18"/>
                <w:szCs w:val="18"/>
                <w:lang w:eastAsia="zh-CN"/>
              </w:rPr>
            </w:pPr>
            <w:ins w:id="16174" w:author="He Han" w:date="2026-10-22T16:53:00Z">
              <w:r w:rsidRPr="00BB7730">
                <w:rPr>
                  <w:rFonts w:ascii="Times New Roman" w:eastAsia="仿宋_GB2312" w:hAnsi="Times New Roman" w:cs="Times New Roman"/>
                  <w:color w:val="00B0F0"/>
                  <w:sz w:val="18"/>
                  <w:szCs w:val="18"/>
                  <w:lang w:eastAsia="zh-CN"/>
                  <w:rPrChange w:id="16175" w:author="He Han" w:date="2026-10-22T17:00:00Z">
                    <w:rPr>
                      <w:rFonts w:ascii="Times New Roman" w:eastAsia="仿宋_GB2312" w:hAnsi="Times New Roman" w:cs="Times New Roman"/>
                      <w:color w:val="0000FF"/>
                      <w:sz w:val="18"/>
                      <w:szCs w:val="18"/>
                      <w:lang w:eastAsia="zh-CN"/>
                    </w:rPr>
                  </w:rPrChange>
                </w:rPr>
                <w:t>Resin re-swell DMF wash</w:t>
              </w:r>
            </w:ins>
            <w:ins w:id="16176" w:author="He Han" w:date="2026-10-22T16:54:00Z">
              <w:r w:rsidRPr="00BB7730">
                <w:rPr>
                  <w:rFonts w:ascii="Times New Roman" w:eastAsia="仿宋_GB2312" w:hAnsi="Times New Roman" w:cs="Times New Roman"/>
                  <w:color w:val="00B0F0"/>
                  <w:sz w:val="18"/>
                  <w:szCs w:val="18"/>
                  <w:lang w:eastAsia="zh-CN"/>
                  <w:rPrChange w:id="16177" w:author="He Han" w:date="2026-10-22T17:00:00Z">
                    <w:rPr>
                      <w:rFonts w:ascii="Times New Roman" w:eastAsia="仿宋_GB2312" w:hAnsi="Times New Roman" w:cs="Times New Roman"/>
                      <w:color w:val="0000FF"/>
                      <w:sz w:val="18"/>
                      <w:szCs w:val="18"/>
                      <w:lang w:eastAsia="zh-CN"/>
                    </w:rPr>
                  </w:rPrChange>
                </w:rPr>
                <w:t>(</w:t>
              </w:r>
            </w:ins>
            <w:ins w:id="16178" w:author="He Han" w:date="2026-10-22T16:53:00Z">
              <w:r w:rsidRPr="00BB7730">
                <w:rPr>
                  <w:rFonts w:ascii="Times New Roman" w:eastAsia="仿宋_GB2312" w:hAnsi="Times New Roman" w:cs="Times New Roman"/>
                  <w:color w:val="00B0F0"/>
                  <w:sz w:val="18"/>
                  <w:szCs w:val="18"/>
                  <w:lang w:eastAsia="zh-CN"/>
                  <w:rPrChange w:id="16179" w:author="He Han" w:date="2026-10-22T17:00:00Z">
                    <w:rPr>
                      <w:rFonts w:ascii="Times New Roman" w:eastAsia="仿宋_GB2312" w:hAnsi="Times New Roman" w:cs="Times New Roman"/>
                      <w:color w:val="0000FF"/>
                      <w:sz w:val="18"/>
                      <w:szCs w:val="18"/>
                      <w:lang w:eastAsia="zh-CN"/>
                    </w:rPr>
                  </w:rPrChange>
                </w:rPr>
                <w:t xml:space="preserve"> Val17, Leu12)</w:t>
              </w:r>
              <w:r w:rsidRPr="00BB7730">
                <w:rPr>
                  <w:rFonts w:ascii="Times New Roman" w:eastAsia="仿宋_GB2312" w:hAnsi="Times New Roman" w:cs="Times New Roman" w:hint="eastAsia"/>
                  <w:color w:val="00B0F0"/>
                  <w:sz w:val="18"/>
                  <w:szCs w:val="18"/>
                  <w:lang w:eastAsia="zh-CN"/>
                  <w:rPrChange w:id="16180" w:author="He Han" w:date="2026-10-22T17:00:00Z">
                    <w:rPr>
                      <w:rFonts w:ascii="Times New Roman" w:eastAsia="仿宋_GB2312" w:hAnsi="Times New Roman" w:cs="Times New Roman" w:hint="eastAsia"/>
                      <w:color w:val="0000FF"/>
                      <w:sz w:val="18"/>
                      <w:szCs w:val="18"/>
                      <w:lang w:eastAsia="zh-CN"/>
                    </w:rPr>
                  </w:rPrChange>
                </w:rPr>
                <w:t>：</w:t>
              </w:r>
              <w:r w:rsidRPr="00BB7730">
                <w:rPr>
                  <w:rFonts w:ascii="Times New Roman" w:eastAsia="仿宋_GB2312" w:hAnsi="Times New Roman" w:cs="Times New Roman" w:hint="eastAsia"/>
                  <w:color w:val="00B0F0"/>
                  <w:sz w:val="18"/>
                  <w:szCs w:val="18"/>
                  <w:lang w:eastAsia="zh-CN"/>
                  <w:rPrChange w:id="16181" w:author="He Han" w:date="2026-10-22T17:00:00Z">
                    <w:rPr>
                      <w:rFonts w:ascii="Times New Roman" w:eastAsia="仿宋_GB2312" w:hAnsi="Times New Roman" w:cs="Times New Roman" w:hint="eastAsia"/>
                      <w:color w:val="FF0000"/>
                      <w:sz w:val="18"/>
                      <w:szCs w:val="18"/>
                      <w:lang w:eastAsia="zh-CN"/>
                    </w:rPr>
                  </w:rPrChange>
                </w:rPr>
                <w:t>≥</w:t>
              </w:r>
            </w:ins>
            <w:ins w:id="16182" w:author="He Han" w:date="2026-10-22T17:00:00Z">
              <w:r w:rsidRPr="00BB7730">
                <w:rPr>
                  <w:rFonts w:ascii="Times New Roman" w:eastAsia="仿宋_GB2312" w:hAnsi="Times New Roman" w:cs="Times New Roman"/>
                  <w:color w:val="00B0F0"/>
                  <w:sz w:val="18"/>
                  <w:szCs w:val="18"/>
                  <w:lang w:eastAsia="zh-CN"/>
                  <w:rPrChange w:id="16183" w:author="He Han" w:date="2026-10-22T17:00:00Z">
                    <w:rPr>
                      <w:rFonts w:ascii="Times New Roman" w:eastAsia="仿宋_GB2312" w:hAnsi="Times New Roman" w:cs="Times New Roman"/>
                      <w:color w:val="FF0000"/>
                      <w:sz w:val="18"/>
                      <w:szCs w:val="18"/>
                      <w:lang w:eastAsia="zh-CN"/>
                    </w:rPr>
                  </w:rPrChange>
                </w:rPr>
                <w:t>3</w:t>
              </w:r>
            </w:ins>
            <w:ins w:id="16184" w:author="He Han" w:date="2026-10-27T17:09:00Z">
              <w:r w:rsidR="00A3695D">
                <w:rPr>
                  <w:rFonts w:ascii="Times New Roman" w:eastAsia="仿宋_GB2312" w:hAnsi="Times New Roman" w:cs="Times New Roman"/>
                  <w:color w:val="00B0F0"/>
                  <w:sz w:val="18"/>
                  <w:szCs w:val="18"/>
                  <w:lang w:eastAsia="zh-CN"/>
                </w:rPr>
                <w:t>97.92</w:t>
              </w:r>
            </w:ins>
            <w:ins w:id="16185" w:author="He Han" w:date="2026-10-22T16:53:00Z">
              <w:r w:rsidRPr="00BB7730">
                <w:rPr>
                  <w:rFonts w:ascii="Times New Roman" w:eastAsia="仿宋_GB2312" w:hAnsi="Times New Roman" w:cs="Times New Roman"/>
                  <w:color w:val="00B0F0"/>
                  <w:sz w:val="18"/>
                  <w:szCs w:val="18"/>
                  <w:lang w:eastAsia="zh-CN"/>
                  <w:rPrChange w:id="16186" w:author="He Han" w:date="2026-10-22T17:00:00Z">
                    <w:rPr>
                      <w:rFonts w:ascii="Times New Roman" w:eastAsia="仿宋_GB2312" w:hAnsi="Times New Roman" w:cs="Times New Roman"/>
                      <w:color w:val="FF0000"/>
                      <w:sz w:val="18"/>
                      <w:szCs w:val="18"/>
                      <w:lang w:eastAsia="zh-CN"/>
                    </w:rPr>
                  </w:rPrChange>
                </w:rPr>
                <w:t xml:space="preserve"> kg</w:t>
              </w:r>
            </w:ins>
          </w:p>
          <w:p w14:paraId="21D937B1" w14:textId="17AF3397" w:rsidR="00FF504E" w:rsidRPr="00BB7730" w:rsidRDefault="00FF504E" w:rsidP="00FF504E">
            <w:pPr>
              <w:spacing w:line="240" w:lineRule="exact"/>
              <w:contextualSpacing/>
              <w:rPr>
                <w:ins w:id="16187" w:author="He Han" w:date="2026-10-22T16:45:00Z"/>
                <w:rFonts w:ascii="Times New Roman" w:eastAsia="仿宋_GB2312" w:hAnsi="Times New Roman" w:cs="Times New Roman"/>
                <w:color w:val="00B0F0"/>
                <w:sz w:val="18"/>
                <w:szCs w:val="18"/>
                <w:lang w:eastAsia="zh-CN"/>
                <w:rPrChange w:id="16188" w:author="He Han" w:date="2026-10-22T17:00:00Z">
                  <w:rPr>
                    <w:ins w:id="16189" w:author="He Han" w:date="2026-10-22T16:45:00Z"/>
                    <w:rFonts w:ascii="Times New Roman" w:eastAsia="仿宋_GB2312" w:hAnsi="Times New Roman" w:cs="Times New Roman"/>
                    <w:color w:val="FF0000"/>
                    <w:sz w:val="18"/>
                    <w:szCs w:val="18"/>
                    <w:lang w:eastAsia="zh-CN"/>
                  </w:rPr>
                </w:rPrChange>
              </w:rPr>
            </w:pPr>
            <w:ins w:id="16190" w:author="He Han" w:date="2026-10-22T17:01:00Z">
              <w:r w:rsidRPr="00BB7730">
                <w:rPr>
                  <w:rFonts w:ascii="Times New Roman" w:eastAsia="仿宋_GB2312" w:hAnsi="Times New Roman" w:cs="Times New Roman"/>
                  <w:color w:val="00B0F0"/>
                  <w:sz w:val="18"/>
                  <w:szCs w:val="18"/>
                  <w:lang w:eastAsia="zh-CN"/>
                </w:rPr>
                <w:t>Resin re-swell DMF wash(</w:t>
              </w:r>
            </w:ins>
            <w:ins w:id="16191" w:author="He Han" w:date="2026-10-22T17:02:00Z">
              <w:r w:rsidRPr="00BB7730">
                <w:rPr>
                  <w:rFonts w:ascii="Times New Roman" w:eastAsia="仿宋_GB2312" w:hAnsi="Times New Roman" w:cs="Times New Roman"/>
                  <w:color w:val="00B0F0"/>
                  <w:sz w:val="18"/>
                  <w:szCs w:val="18"/>
                  <w:lang w:eastAsia="zh-CN"/>
                </w:rPr>
                <w:t>Ser20</w:t>
              </w:r>
            </w:ins>
            <w:ins w:id="16192" w:author="He Han" w:date="2026-10-22T17:01:00Z">
              <w:r w:rsidRPr="00BB7730">
                <w:rPr>
                  <w:rFonts w:ascii="Times New Roman" w:eastAsia="仿宋_GB2312" w:hAnsi="Times New Roman" w:cs="Times New Roman"/>
                  <w:color w:val="00B0F0"/>
                  <w:sz w:val="18"/>
                  <w:szCs w:val="18"/>
                  <w:lang w:eastAsia="zh-CN"/>
                </w:rPr>
                <w:t>)</w:t>
              </w:r>
              <w:r w:rsidRPr="00BB7730">
                <w:rPr>
                  <w:rFonts w:ascii="Times New Roman" w:eastAsia="仿宋_GB2312" w:hAnsi="Times New Roman" w:cs="Times New Roman"/>
                  <w:color w:val="00B0F0"/>
                  <w:sz w:val="18"/>
                  <w:szCs w:val="18"/>
                  <w:lang w:eastAsia="zh-CN"/>
                </w:rPr>
                <w:t>：</w:t>
              </w:r>
              <w:r w:rsidRPr="00BB7730">
                <w:rPr>
                  <w:rFonts w:ascii="Times New Roman" w:eastAsia="仿宋_GB2312" w:hAnsi="Times New Roman" w:cs="Times New Roman"/>
                  <w:color w:val="00B0F0"/>
                  <w:sz w:val="18"/>
                  <w:szCs w:val="18"/>
                  <w:lang w:eastAsia="zh-CN"/>
                </w:rPr>
                <w:t>≥</w:t>
              </w:r>
            </w:ins>
            <w:ins w:id="16193" w:author="He Han" w:date="2026-10-22T17:03:00Z">
              <w:r w:rsidRPr="00BB7730">
                <w:rPr>
                  <w:rFonts w:ascii="Times New Roman" w:eastAsia="仿宋_GB2312" w:hAnsi="Times New Roman" w:cs="Times New Roman"/>
                  <w:color w:val="00B0F0"/>
                  <w:sz w:val="18"/>
                  <w:szCs w:val="18"/>
                  <w:lang w:eastAsia="zh-CN"/>
                </w:rPr>
                <w:t>517.44</w:t>
              </w:r>
            </w:ins>
            <w:ins w:id="16194" w:author="He Han" w:date="2026-10-22T17:01:00Z">
              <w:r w:rsidRPr="00BB7730">
                <w:rPr>
                  <w:rFonts w:ascii="Times New Roman" w:eastAsia="仿宋_GB2312" w:hAnsi="Times New Roman" w:cs="Times New Roman"/>
                  <w:color w:val="00B0F0"/>
                  <w:sz w:val="18"/>
                  <w:szCs w:val="18"/>
                  <w:lang w:eastAsia="zh-CN"/>
                </w:rPr>
                <w:t xml:space="preserve"> kg</w:t>
              </w:r>
            </w:ins>
          </w:p>
          <w:p w14:paraId="59D4B039" w14:textId="25A676F4" w:rsidR="00FF504E" w:rsidRPr="00BB7730" w:rsidRDefault="00FF504E" w:rsidP="00FF504E">
            <w:pPr>
              <w:spacing w:line="240" w:lineRule="exact"/>
              <w:contextualSpacing/>
              <w:rPr>
                <w:ins w:id="16195" w:author="He Han" w:date="2026-10-22T17:06:00Z"/>
                <w:rFonts w:ascii="Times New Roman" w:eastAsia="仿宋_GB2312" w:hAnsi="Times New Roman" w:cs="Times New Roman"/>
                <w:color w:val="0000FF"/>
                <w:sz w:val="18"/>
                <w:szCs w:val="18"/>
                <w:lang w:eastAsia="zh-CN"/>
                <w:rPrChange w:id="16196" w:author="He Han" w:date="2026-10-22T17:06:00Z">
                  <w:rPr>
                    <w:ins w:id="16197" w:author="He Han" w:date="2026-10-22T17:06:00Z"/>
                    <w:rFonts w:ascii="Times New Roman" w:eastAsia="仿宋_GB2312" w:hAnsi="Times New Roman" w:cs="Times New Roman"/>
                    <w:color w:val="00B0F0"/>
                    <w:sz w:val="18"/>
                    <w:szCs w:val="18"/>
                    <w:lang w:eastAsia="zh-CN"/>
                  </w:rPr>
                </w:rPrChange>
              </w:rPr>
            </w:pPr>
            <w:ins w:id="16198" w:author="He Han" w:date="2026-10-22T16:45:00Z">
              <w:r w:rsidRPr="00BB7730">
                <w:rPr>
                  <w:rFonts w:ascii="Times New Roman" w:eastAsia="仿宋_GB2312" w:hAnsi="Times New Roman" w:cs="Times New Roman"/>
                  <w:color w:val="00B0F0"/>
                  <w:sz w:val="18"/>
                  <w:szCs w:val="18"/>
                  <w:lang w:eastAsia="zh-CN"/>
                  <w:rPrChange w:id="16199" w:author="He Han" w:date="2026-10-22T17:09:00Z">
                    <w:rPr>
                      <w:rFonts w:ascii="Times New Roman" w:eastAsia="仿宋_GB2312" w:hAnsi="Times New Roman" w:cs="Times New Roman"/>
                      <w:color w:val="0000FF"/>
                      <w:sz w:val="18"/>
                      <w:szCs w:val="18"/>
                      <w:lang w:eastAsia="zh-CN"/>
                    </w:rPr>
                  </w:rPrChange>
                </w:rPr>
                <w:t>Post-coupling DMF wash(expect Orn11)</w:t>
              </w:r>
              <w:r w:rsidRPr="00BB7730">
                <w:rPr>
                  <w:rFonts w:ascii="Times New Roman" w:eastAsia="仿宋_GB2312" w:hAnsi="Times New Roman" w:cs="Times New Roman" w:hint="eastAsia"/>
                  <w:color w:val="00B0F0"/>
                  <w:sz w:val="18"/>
                  <w:szCs w:val="18"/>
                  <w:lang w:eastAsia="zh-CN"/>
                  <w:rPrChange w:id="16200" w:author="He Han" w:date="2026-10-22T17:09:00Z">
                    <w:rPr>
                      <w:rFonts w:ascii="Times New Roman" w:eastAsia="仿宋_GB2312" w:hAnsi="Times New Roman" w:cs="Times New Roman" w:hint="eastAsia"/>
                      <w:color w:val="0000FF"/>
                      <w:sz w:val="18"/>
                      <w:szCs w:val="18"/>
                      <w:lang w:eastAsia="zh-CN"/>
                    </w:rPr>
                  </w:rPrChange>
                </w:rPr>
                <w:t>：</w:t>
              </w:r>
            </w:ins>
            <w:ins w:id="16201" w:author="He Han" w:date="2026-10-22T17:06:00Z">
              <w:r w:rsidRPr="00BB7730">
                <w:rPr>
                  <w:rFonts w:ascii="Times New Roman" w:eastAsia="仿宋_GB2312" w:hAnsi="Times New Roman" w:cs="Times New Roman"/>
                  <w:color w:val="00B0F0"/>
                  <w:sz w:val="18"/>
                  <w:szCs w:val="18"/>
                  <w:lang w:eastAsia="zh-CN"/>
                </w:rPr>
                <w:t xml:space="preserve">≥317.76kg </w:t>
              </w:r>
            </w:ins>
          </w:p>
          <w:p w14:paraId="5BB1FAE6" w14:textId="6FE25B47" w:rsidR="00FF504E" w:rsidRPr="00BB7730" w:rsidRDefault="00FF504E" w:rsidP="00FF504E">
            <w:pPr>
              <w:spacing w:line="240" w:lineRule="exact"/>
              <w:contextualSpacing/>
              <w:rPr>
                <w:ins w:id="16202" w:author="He Han" w:date="2026-10-22T16:45:00Z"/>
                <w:rFonts w:ascii="Times New Roman" w:eastAsia="仿宋_GB2312" w:hAnsi="Times New Roman" w:cs="Times New Roman"/>
                <w:color w:val="00B0F0"/>
                <w:sz w:val="18"/>
                <w:szCs w:val="18"/>
                <w:lang w:eastAsia="zh-CN"/>
                <w:rPrChange w:id="16203" w:author="He Han" w:date="2026-10-22T17:07:00Z">
                  <w:rPr>
                    <w:ins w:id="16204" w:author="He Han" w:date="2026-10-22T16:45:00Z"/>
                    <w:rFonts w:ascii="Times New Roman" w:eastAsia="仿宋_GB2312" w:hAnsi="Times New Roman" w:cs="Times New Roman"/>
                    <w:color w:val="FF0000"/>
                    <w:sz w:val="18"/>
                    <w:szCs w:val="18"/>
                    <w:lang w:eastAsia="zh-CN"/>
                  </w:rPr>
                </w:rPrChange>
              </w:rPr>
            </w:pPr>
            <w:ins w:id="16205" w:author="He Han" w:date="2026-10-22T16:45:00Z">
              <w:r w:rsidRPr="00BB7730">
                <w:rPr>
                  <w:rFonts w:ascii="Times New Roman" w:eastAsia="仿宋_GB2312" w:hAnsi="Times New Roman" w:cs="Times New Roman"/>
                  <w:color w:val="00B0F0"/>
                  <w:sz w:val="18"/>
                  <w:szCs w:val="18"/>
                  <w:lang w:eastAsia="zh-CN"/>
                  <w:rPrChange w:id="16206" w:author="He Han" w:date="2026-10-22T17:07:00Z">
                    <w:rPr>
                      <w:rFonts w:ascii="Times New Roman" w:eastAsia="仿宋_GB2312" w:hAnsi="Times New Roman" w:cs="Times New Roman"/>
                      <w:color w:val="FF0000"/>
                      <w:sz w:val="18"/>
                      <w:szCs w:val="18"/>
                      <w:lang w:eastAsia="zh-CN"/>
                    </w:rPr>
                  </w:rPrChange>
                </w:rPr>
                <w:t>Capping DMF quantity:</w:t>
              </w:r>
            </w:ins>
          </w:p>
          <w:p w14:paraId="55F32CD5" w14:textId="3BC6B99B" w:rsidR="00FF504E" w:rsidRPr="00BB7730" w:rsidRDefault="00FF504E" w:rsidP="00FF504E">
            <w:pPr>
              <w:spacing w:line="240" w:lineRule="exact"/>
              <w:contextualSpacing/>
              <w:rPr>
                <w:ins w:id="16207" w:author="He Han" w:date="2026-10-22T16:45:00Z"/>
                <w:rFonts w:ascii="Times New Roman" w:eastAsia="仿宋_GB2312" w:hAnsi="Times New Roman" w:cs="Times New Roman"/>
                <w:color w:val="00B0F0"/>
                <w:sz w:val="18"/>
                <w:szCs w:val="18"/>
                <w:lang w:eastAsia="zh-CN"/>
                <w:rPrChange w:id="16208" w:author="He Han" w:date="2026-10-22T17:09:00Z">
                  <w:rPr>
                    <w:ins w:id="16209" w:author="He Han" w:date="2026-10-22T16:45:00Z"/>
                    <w:rFonts w:ascii="Times New Roman" w:eastAsia="仿宋_GB2312" w:hAnsi="Times New Roman" w:cs="Times New Roman"/>
                    <w:color w:val="0000FF"/>
                    <w:sz w:val="18"/>
                    <w:szCs w:val="18"/>
                    <w:lang w:eastAsia="zh-CN"/>
                  </w:rPr>
                </w:rPrChange>
              </w:rPr>
            </w:pPr>
            <w:ins w:id="16210" w:author="He Han" w:date="2026-10-22T16:45:00Z">
              <w:r w:rsidRPr="00BB7730">
                <w:rPr>
                  <w:rFonts w:ascii="Times New Roman" w:eastAsia="仿宋_GB2312" w:hAnsi="Times New Roman" w:cs="Times New Roman"/>
                  <w:color w:val="00B0F0"/>
                  <w:sz w:val="18"/>
                  <w:szCs w:val="18"/>
                  <w:lang w:eastAsia="zh-CN"/>
                  <w:rPrChange w:id="16211" w:author="He Han" w:date="2026-10-22T17:07:00Z">
                    <w:rPr>
                      <w:rFonts w:ascii="Times New Roman" w:eastAsia="仿宋_GB2312" w:hAnsi="Times New Roman" w:cs="Times New Roman"/>
                      <w:color w:val="0000FF"/>
                      <w:sz w:val="18"/>
                      <w:szCs w:val="18"/>
                      <w:lang w:eastAsia="zh-CN"/>
                    </w:rPr>
                  </w:rPrChange>
                </w:rPr>
                <w:t>3</w:t>
              </w:r>
            </w:ins>
            <w:ins w:id="16212" w:author="He Han" w:date="2026-10-22T17:07:00Z">
              <w:r w:rsidRPr="00BB7730">
                <w:rPr>
                  <w:rFonts w:ascii="Times New Roman" w:eastAsia="仿宋_GB2312" w:hAnsi="Times New Roman" w:cs="Times New Roman"/>
                  <w:color w:val="00B0F0"/>
                  <w:sz w:val="18"/>
                  <w:szCs w:val="18"/>
                  <w:lang w:eastAsia="zh-CN"/>
                  <w:rPrChange w:id="16213" w:author="He Han" w:date="2026-10-22T17:09:00Z">
                    <w:rPr>
                      <w:rFonts w:ascii="Times New Roman" w:eastAsia="仿宋_GB2312" w:hAnsi="Times New Roman" w:cs="Times New Roman"/>
                      <w:color w:val="0000FF"/>
                      <w:sz w:val="18"/>
                      <w:szCs w:val="18"/>
                      <w:lang w:eastAsia="zh-CN"/>
                    </w:rPr>
                  </w:rPrChange>
                </w:rPr>
                <w:t>58.56</w:t>
              </w:r>
            </w:ins>
            <w:ins w:id="16214" w:author="He Han" w:date="2026-10-22T16:45:00Z">
              <w:r w:rsidRPr="00BB7730">
                <w:rPr>
                  <w:rFonts w:ascii="Times New Roman" w:eastAsia="仿宋_GB2312" w:hAnsi="Times New Roman" w:cs="Times New Roman"/>
                  <w:color w:val="00B0F0"/>
                  <w:sz w:val="18"/>
                  <w:szCs w:val="18"/>
                  <w:lang w:eastAsia="zh-CN"/>
                  <w:rPrChange w:id="16215" w:author="He Han" w:date="2026-10-22T17:09:00Z">
                    <w:rPr>
                      <w:rFonts w:ascii="Times New Roman" w:eastAsia="仿宋_GB2312" w:hAnsi="Times New Roman" w:cs="Times New Roman"/>
                      <w:color w:val="0000FF"/>
                      <w:sz w:val="18"/>
                      <w:szCs w:val="18"/>
                      <w:lang w:eastAsia="zh-CN"/>
                    </w:rPr>
                  </w:rPrChange>
                </w:rPr>
                <w:t xml:space="preserve"> ~ 32</w:t>
              </w:r>
            </w:ins>
            <w:ins w:id="16216" w:author="He Han" w:date="2026-10-22T17:07:00Z">
              <w:r w:rsidRPr="00BB7730">
                <w:rPr>
                  <w:rFonts w:ascii="Times New Roman" w:eastAsia="仿宋_GB2312" w:hAnsi="Times New Roman" w:cs="Times New Roman"/>
                  <w:color w:val="00B0F0"/>
                  <w:sz w:val="18"/>
                  <w:szCs w:val="18"/>
                  <w:lang w:eastAsia="zh-CN"/>
                  <w:rPrChange w:id="16217" w:author="He Han" w:date="2026-10-22T17:09:00Z">
                    <w:rPr>
                      <w:rFonts w:ascii="Times New Roman" w:eastAsia="仿宋_GB2312" w:hAnsi="Times New Roman" w:cs="Times New Roman"/>
                      <w:color w:val="0000FF"/>
                      <w:sz w:val="18"/>
                      <w:szCs w:val="18"/>
                      <w:lang w:eastAsia="zh-CN"/>
                    </w:rPr>
                  </w:rPrChange>
                </w:rPr>
                <w:t>0.64</w:t>
              </w:r>
            </w:ins>
            <w:ins w:id="16218" w:author="He Han" w:date="2026-10-22T16:45:00Z">
              <w:r w:rsidRPr="00BB7730">
                <w:rPr>
                  <w:rFonts w:ascii="Times New Roman" w:eastAsia="仿宋_GB2312" w:hAnsi="Times New Roman" w:cs="Times New Roman"/>
                  <w:color w:val="00B0F0"/>
                  <w:sz w:val="18"/>
                  <w:szCs w:val="18"/>
                  <w:lang w:eastAsia="zh-CN"/>
                  <w:rPrChange w:id="16219" w:author="He Han" w:date="2026-10-22T17:09:00Z">
                    <w:rPr>
                      <w:rFonts w:ascii="Times New Roman" w:eastAsia="仿宋_GB2312" w:hAnsi="Times New Roman" w:cs="Times New Roman"/>
                      <w:color w:val="0000FF"/>
                      <w:sz w:val="18"/>
                      <w:szCs w:val="18"/>
                      <w:lang w:eastAsia="zh-CN"/>
                    </w:rPr>
                  </w:rPrChange>
                </w:rPr>
                <w:t xml:space="preserve"> kg</w:t>
              </w:r>
            </w:ins>
          </w:p>
          <w:p w14:paraId="6D0BDB11" w14:textId="77777777" w:rsidR="00FF504E" w:rsidRPr="00BB7730" w:rsidRDefault="00FF504E" w:rsidP="00FF504E">
            <w:pPr>
              <w:spacing w:line="240" w:lineRule="exact"/>
              <w:contextualSpacing/>
              <w:rPr>
                <w:ins w:id="16220" w:author="He Han" w:date="2026-10-22T16:45:00Z"/>
                <w:rFonts w:ascii="Times New Roman" w:eastAsia="仿宋_GB2312" w:hAnsi="Times New Roman" w:cs="Times New Roman"/>
                <w:color w:val="00B0F0"/>
                <w:sz w:val="18"/>
                <w:szCs w:val="18"/>
                <w:lang w:eastAsia="zh-CN"/>
                <w:rPrChange w:id="16221" w:author="He Han" w:date="2026-10-22T17:09:00Z">
                  <w:rPr>
                    <w:ins w:id="16222" w:author="He Han" w:date="2026-10-22T16:45:00Z"/>
                    <w:rFonts w:ascii="Times New Roman" w:eastAsia="仿宋_GB2312" w:hAnsi="Times New Roman" w:cs="Times New Roman"/>
                    <w:color w:val="FF0000"/>
                    <w:sz w:val="18"/>
                    <w:szCs w:val="18"/>
                    <w:lang w:eastAsia="zh-CN"/>
                  </w:rPr>
                </w:rPrChange>
              </w:rPr>
            </w:pPr>
            <w:ins w:id="16223" w:author="He Han" w:date="2026-10-22T16:45:00Z">
              <w:r w:rsidRPr="00BB7730">
                <w:rPr>
                  <w:rFonts w:ascii="Times New Roman" w:eastAsia="仿宋_GB2312" w:hAnsi="Times New Roman" w:cs="Times New Roman"/>
                  <w:color w:val="00B0F0"/>
                  <w:sz w:val="18"/>
                  <w:szCs w:val="18"/>
                  <w:lang w:eastAsia="zh-CN"/>
                  <w:rPrChange w:id="16224" w:author="He Han" w:date="2026-10-22T17:09:00Z">
                    <w:rPr>
                      <w:rFonts w:ascii="Times New Roman" w:eastAsia="仿宋_GB2312" w:hAnsi="Times New Roman" w:cs="Times New Roman"/>
                      <w:color w:val="FF0000"/>
                      <w:sz w:val="18"/>
                      <w:szCs w:val="18"/>
                      <w:lang w:eastAsia="zh-CN"/>
                    </w:rPr>
                  </w:rPrChange>
                </w:rPr>
                <w:t>Capping DMF quantity(Asn21):</w:t>
              </w:r>
            </w:ins>
          </w:p>
          <w:p w14:paraId="760779B0" w14:textId="4C553720" w:rsidR="00FF504E" w:rsidRPr="00BB7730" w:rsidRDefault="00FF504E">
            <w:pPr>
              <w:spacing w:line="240" w:lineRule="exact"/>
              <w:contextualSpacing/>
              <w:rPr>
                <w:rFonts w:ascii="Times New Roman" w:eastAsia="仿宋_GB2312" w:hAnsi="Times New Roman" w:cs="Times New Roman"/>
                <w:color w:val="0000FF"/>
                <w:sz w:val="18"/>
                <w:szCs w:val="18"/>
                <w:lang w:eastAsia="zh-CN"/>
                <w:rPrChange w:id="16225" w:author="He Han" w:date="2026-10-22T17:08:00Z">
                  <w:rPr>
                    <w:rFonts w:ascii="Times New Roman" w:eastAsia="仿宋_GB2312" w:hAnsi="Times New Roman" w:cs="Times New Roman"/>
                    <w:color w:val="auto"/>
                    <w:sz w:val="18"/>
                    <w:szCs w:val="18"/>
                    <w:lang w:eastAsia="zh-CN"/>
                  </w:rPr>
                </w:rPrChange>
              </w:rPr>
              <w:pPrChange w:id="16226" w:author="He Han" w:date="2026-10-22T16:49:00Z">
                <w:pPr>
                  <w:spacing w:line="240" w:lineRule="exact"/>
                  <w:contextualSpacing/>
                  <w:jc w:val="center"/>
                </w:pPr>
              </w:pPrChange>
            </w:pPr>
            <w:ins w:id="16227" w:author="He Han" w:date="2026-10-22T17:09:00Z">
              <w:r w:rsidRPr="00BB7730">
                <w:rPr>
                  <w:rFonts w:ascii="Times New Roman" w:eastAsia="仿宋_GB2312" w:hAnsi="Times New Roman" w:cs="Times New Roman"/>
                  <w:color w:val="00B0F0"/>
                  <w:sz w:val="18"/>
                  <w:szCs w:val="18"/>
                  <w:lang w:eastAsia="zh-CN"/>
                  <w:rPrChange w:id="16228" w:author="He Han" w:date="2026-10-22T17:09:00Z">
                    <w:rPr>
                      <w:rFonts w:ascii="Times New Roman" w:eastAsia="仿宋_GB2312" w:hAnsi="Times New Roman" w:cs="Times New Roman"/>
                      <w:color w:val="0000FF"/>
                      <w:sz w:val="18"/>
                      <w:szCs w:val="18"/>
                      <w:lang w:eastAsia="zh-CN"/>
                    </w:rPr>
                  </w:rPrChange>
                </w:rPr>
                <w:t>278.4</w:t>
              </w:r>
            </w:ins>
            <w:ins w:id="16229" w:author="He Han" w:date="2026-10-22T16:45:00Z">
              <w:r w:rsidRPr="00BB7730">
                <w:rPr>
                  <w:rFonts w:ascii="Times New Roman" w:eastAsia="仿宋_GB2312" w:hAnsi="Times New Roman" w:cs="Times New Roman"/>
                  <w:color w:val="00B0F0"/>
                  <w:sz w:val="18"/>
                  <w:szCs w:val="18"/>
                  <w:lang w:eastAsia="zh-CN"/>
                  <w:rPrChange w:id="16230" w:author="He Han" w:date="2026-10-22T17:09:00Z">
                    <w:rPr>
                      <w:rFonts w:ascii="Times New Roman" w:eastAsia="仿宋_GB2312" w:hAnsi="Times New Roman" w:cs="Times New Roman"/>
                      <w:color w:val="0000FF"/>
                      <w:sz w:val="18"/>
                      <w:szCs w:val="18"/>
                      <w:lang w:eastAsia="zh-CN"/>
                    </w:rPr>
                  </w:rPrChange>
                </w:rPr>
                <w:t xml:space="preserve"> ~ 3</w:t>
              </w:r>
            </w:ins>
            <w:ins w:id="16231" w:author="He Han" w:date="2026-10-22T17:09:00Z">
              <w:r w:rsidRPr="00BB7730">
                <w:rPr>
                  <w:rFonts w:ascii="Times New Roman" w:eastAsia="仿宋_GB2312" w:hAnsi="Times New Roman" w:cs="Times New Roman"/>
                  <w:color w:val="00B0F0"/>
                  <w:sz w:val="18"/>
                  <w:szCs w:val="18"/>
                  <w:lang w:eastAsia="zh-CN"/>
                  <w:rPrChange w:id="16232" w:author="He Han" w:date="2026-10-22T17:09:00Z">
                    <w:rPr>
                      <w:rFonts w:ascii="Times New Roman" w:eastAsia="仿宋_GB2312" w:hAnsi="Times New Roman" w:cs="Times New Roman"/>
                      <w:color w:val="0000FF"/>
                      <w:sz w:val="18"/>
                      <w:szCs w:val="18"/>
                      <w:lang w:eastAsia="zh-CN"/>
                    </w:rPr>
                  </w:rPrChange>
                </w:rPr>
                <w:t>58.56</w:t>
              </w:r>
            </w:ins>
            <w:ins w:id="16233" w:author="He Han" w:date="2026-10-22T16:45:00Z">
              <w:r w:rsidRPr="00BB7730">
                <w:rPr>
                  <w:rFonts w:ascii="Times New Roman" w:eastAsia="仿宋_GB2312" w:hAnsi="Times New Roman" w:cs="Times New Roman"/>
                  <w:color w:val="00B0F0"/>
                  <w:sz w:val="18"/>
                  <w:szCs w:val="18"/>
                  <w:lang w:eastAsia="zh-CN"/>
                  <w:rPrChange w:id="16234" w:author="He Han" w:date="2026-10-22T17:09:00Z">
                    <w:rPr>
                      <w:rFonts w:ascii="Times New Roman" w:eastAsia="仿宋_GB2312" w:hAnsi="Times New Roman" w:cs="Times New Roman"/>
                      <w:color w:val="0000FF"/>
                      <w:sz w:val="18"/>
                      <w:szCs w:val="18"/>
                      <w:lang w:eastAsia="zh-CN"/>
                    </w:rPr>
                  </w:rPrChange>
                </w:rPr>
                <w:t xml:space="preserve"> kg</w:t>
              </w:r>
            </w:ins>
            <w:del w:id="16235" w:author="He Han" w:date="2026-10-22T16:45:00Z">
              <w:r w:rsidRPr="00BB7730" w:rsidDel="008B6F77">
                <w:rPr>
                  <w:rFonts w:ascii="Times New Roman" w:eastAsia="仿宋_GB2312" w:hAnsi="Times New Roman" w:cs="Times New Roman"/>
                  <w:color w:val="auto"/>
                  <w:sz w:val="18"/>
                  <w:szCs w:val="18"/>
                  <w:lang w:eastAsia="zh-CN"/>
                </w:rPr>
                <w:delText>TBD</w:delText>
              </w:r>
            </w:del>
          </w:p>
        </w:tc>
        <w:tc>
          <w:tcPr>
            <w:tcW w:w="226" w:type="pct"/>
            <w:vAlign w:val="center"/>
            <w:tcPrChange w:id="16236" w:author="He Han" w:date="2026-10-27T17:54:00Z">
              <w:tcPr>
                <w:tcW w:w="226" w:type="pct"/>
                <w:gridSpan w:val="2"/>
                <w:vAlign w:val="center"/>
              </w:tcPr>
            </w:tcPrChange>
          </w:tcPr>
          <w:p w14:paraId="17D45E6F" w14:textId="58BA987E" w:rsidR="00FF504E" w:rsidRPr="00BB7730" w:rsidRDefault="00FF504E" w:rsidP="00FF504E">
            <w:pPr>
              <w:spacing w:line="240" w:lineRule="exact"/>
              <w:contextualSpacing/>
              <w:jc w:val="center"/>
              <w:rPr>
                <w:rFonts w:ascii="Times New Roman" w:eastAsia="仿宋_GB2312" w:hAnsi="Times New Roman" w:cs="Times New Roman"/>
                <w:color w:val="auto"/>
                <w:sz w:val="18"/>
                <w:szCs w:val="18"/>
              </w:rPr>
            </w:pPr>
            <w:ins w:id="16237" w:author="He Han" w:date="2026-10-22T17:54:00Z">
              <w:r w:rsidRPr="00BB7730">
                <w:rPr>
                  <w:rFonts w:ascii="Times New Roman" w:eastAsia="仿宋_GB2312" w:hAnsi="Times New Roman" w:cs="Times New Roman"/>
                  <w:color w:val="00B0F0"/>
                  <w:sz w:val="18"/>
                  <w:szCs w:val="18"/>
                  <w:lang w:eastAsia="zh-CN"/>
                </w:rPr>
                <w:t>Yes</w:t>
              </w:r>
            </w:ins>
            <w:del w:id="16238" w:author="He Han" w:date="2026-10-22T17:54:00Z">
              <w:r w:rsidRPr="00BB7730" w:rsidDel="00F43798">
                <w:rPr>
                  <w:rFonts w:ascii="Times New Roman" w:eastAsia="仿宋_GB2312" w:hAnsi="Times New Roman" w:cs="Times New Roman"/>
                  <w:color w:val="auto"/>
                  <w:sz w:val="18"/>
                  <w:szCs w:val="18"/>
                  <w:lang w:eastAsia="zh-CN"/>
                </w:rPr>
                <w:delText>TBD</w:delText>
              </w:r>
            </w:del>
          </w:p>
        </w:tc>
        <w:tc>
          <w:tcPr>
            <w:tcW w:w="252" w:type="pct"/>
            <w:vAlign w:val="center"/>
            <w:tcPrChange w:id="16239" w:author="He Han" w:date="2026-10-27T17:54:00Z">
              <w:tcPr>
                <w:tcW w:w="253" w:type="pct"/>
                <w:vAlign w:val="center"/>
              </w:tcPr>
            </w:tcPrChange>
          </w:tcPr>
          <w:p w14:paraId="493787CA" w14:textId="02C181B5" w:rsidR="00FF504E" w:rsidRPr="00BB7730" w:rsidRDefault="00FF504E" w:rsidP="00FF504E">
            <w:pPr>
              <w:spacing w:line="240" w:lineRule="exact"/>
              <w:contextualSpacing/>
              <w:jc w:val="center"/>
              <w:rPr>
                <w:rFonts w:ascii="Times New Roman" w:eastAsia="仿宋_GB2312" w:hAnsi="Times New Roman" w:cs="Times New Roman"/>
                <w:color w:val="auto"/>
                <w:sz w:val="18"/>
                <w:szCs w:val="18"/>
              </w:rPr>
            </w:pPr>
            <w:ins w:id="16240" w:author="He Han" w:date="2026-10-22T17:54:00Z">
              <w:r w:rsidRPr="00BB7730">
                <w:rPr>
                  <w:rFonts w:ascii="Times New Roman" w:eastAsia="仿宋_GB2312" w:hAnsi="Times New Roman" w:cs="Times New Roman"/>
                  <w:color w:val="00B0F0"/>
                  <w:sz w:val="18"/>
                  <w:szCs w:val="18"/>
                  <w:lang w:eastAsia="zh-CN"/>
                </w:rPr>
                <w:t>Yes</w:t>
              </w:r>
            </w:ins>
            <w:del w:id="16241" w:author="He Han" w:date="2026-10-22T17:54:00Z">
              <w:r w:rsidRPr="00BB7730" w:rsidDel="00F43798">
                <w:rPr>
                  <w:rFonts w:ascii="Times New Roman" w:eastAsia="仿宋_GB2312" w:hAnsi="Times New Roman" w:cs="Times New Roman"/>
                  <w:color w:val="auto"/>
                  <w:sz w:val="18"/>
                  <w:szCs w:val="18"/>
                  <w:lang w:eastAsia="zh-CN"/>
                </w:rPr>
                <w:delText>TBD</w:delText>
              </w:r>
            </w:del>
          </w:p>
        </w:tc>
      </w:tr>
      <w:tr w:rsidR="00005C07" w:rsidRPr="00BB7730" w14:paraId="42D3CD12" w14:textId="77777777" w:rsidTr="00005C07">
        <w:trPr>
          <w:cantSplit/>
          <w:trHeight w:val="396"/>
          <w:jc w:val="center"/>
        </w:trPr>
        <w:tc>
          <w:tcPr>
            <w:tcW w:w="224" w:type="pct"/>
            <w:vMerge/>
            <w:noWrap/>
            <w:vAlign w:val="center"/>
          </w:tcPr>
          <w:p w14:paraId="2368A258" w14:textId="77777777"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rPr>
            </w:pPr>
          </w:p>
        </w:tc>
        <w:tc>
          <w:tcPr>
            <w:tcW w:w="377" w:type="pct"/>
            <w:noWrap/>
            <w:vAlign w:val="center"/>
          </w:tcPr>
          <w:p w14:paraId="1AE65748" w14:textId="77777777" w:rsidR="008B6EF9" w:rsidRPr="00BB7730" w:rsidDel="00535B70" w:rsidRDefault="008B6EF9" w:rsidP="008B6EF9">
            <w:pPr>
              <w:spacing w:line="240" w:lineRule="exact"/>
              <w:contextualSpacing/>
              <w:jc w:val="center"/>
              <w:rPr>
                <w:del w:id="16242" w:author="He Han" w:date="2026-10-22T16:19:00Z"/>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rPr>
              <w:t>Mass Flow Meter*2</w:t>
            </w:r>
          </w:p>
          <w:p w14:paraId="2A27D1C2" w14:textId="504C51AE"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lang w:eastAsia="zh-CN"/>
              </w:rPr>
            </w:pPr>
            <w:del w:id="16243" w:author="He Han" w:date="2026-10-22T16:18:00Z">
              <w:r w:rsidRPr="00BB7730" w:rsidDel="00535B70">
                <w:rPr>
                  <w:rFonts w:ascii="Times New Roman" w:eastAsia="仿宋_GB2312" w:hAnsi="Times New Roman" w:cs="Times New Roman"/>
                  <w:color w:val="auto"/>
                  <w:kern w:val="0"/>
                  <w:sz w:val="18"/>
                  <w:szCs w:val="18"/>
                  <w:lang w:eastAsia="zh-CN"/>
                </w:rPr>
                <w:delText>MTBE</w:delText>
              </w:r>
            </w:del>
          </w:p>
        </w:tc>
        <w:tc>
          <w:tcPr>
            <w:tcW w:w="278" w:type="pct"/>
            <w:vAlign w:val="center"/>
          </w:tcPr>
          <w:p w14:paraId="7FB12EC2" w14:textId="0A957567"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ins w:id="16244" w:author="Xuning Wei12232" w:date="2026-07-27T22:28:00Z">
              <w:r w:rsidRPr="00BB7730">
                <w:rPr>
                  <w:rFonts w:ascii="Times New Roman" w:eastAsia="仿宋_GB2312" w:hAnsi="Times New Roman" w:cs="Times New Roman"/>
                  <w:color w:val="auto"/>
                  <w:sz w:val="18"/>
                  <w:szCs w:val="18"/>
                  <w:lang w:eastAsia="zh-CN"/>
                </w:rPr>
                <w:t>11/16</w:t>
              </w:r>
            </w:ins>
            <w:ins w:id="16245" w:author="Xuning Wei12232" w:date="2026-07-27T22:29:00Z">
              <w:r w:rsidRPr="00BB7730">
                <w:rPr>
                  <w:rFonts w:ascii="Times New Roman" w:eastAsia="仿宋_GB2312" w:hAnsi="Times New Roman" w:cs="Times New Roman"/>
                  <w:color w:val="auto"/>
                  <w:sz w:val="18"/>
                  <w:szCs w:val="18"/>
                  <w:lang w:eastAsia="zh-CN"/>
                </w:rPr>
                <w:t>/2025</w:t>
              </w:r>
            </w:ins>
          </w:p>
        </w:tc>
        <w:tc>
          <w:tcPr>
            <w:tcW w:w="371" w:type="pct"/>
            <w:vAlign w:val="center"/>
          </w:tcPr>
          <w:p w14:paraId="56216F79" w14:textId="292B5D90"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EB52374</w:t>
            </w:r>
          </w:p>
        </w:tc>
        <w:tc>
          <w:tcPr>
            <w:tcW w:w="416" w:type="pct"/>
            <w:noWrap/>
            <w:vAlign w:val="center"/>
          </w:tcPr>
          <w:p w14:paraId="5BBE6739" w14:textId="7F0C9C9E"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
              <w:t>≥</w:t>
            </w:r>
            <w:ins w:id="16246" w:author="Xuning Wei12232" w:date="2026-07-27T23:22:00Z">
              <w:r w:rsidRPr="00BB7730">
                <w:rPr>
                  <w:rFonts w:ascii="Times New Roman" w:eastAsia="仿宋_GB2312" w:hAnsi="Times New Roman" w:cs="Times New Roman"/>
                  <w:color w:val="auto"/>
                  <w:sz w:val="18"/>
                  <w:szCs w:val="18"/>
                  <w:lang w:eastAsia="zh-CN"/>
                </w:rPr>
                <w:t xml:space="preserve">70 </w:t>
              </w:r>
            </w:ins>
            <w:del w:id="16247" w:author="Xuning Wei12232" w:date="2026-07-27T23:22:00Z">
              <w:r w:rsidRPr="00BB7730" w:rsidDel="00D91DD9">
                <w:rPr>
                  <w:rFonts w:ascii="Times New Roman" w:eastAsia="仿宋_GB2312" w:hAnsi="Times New Roman" w:cs="Times New Roman"/>
                  <w:color w:val="auto"/>
                  <w:sz w:val="18"/>
                  <w:szCs w:val="18"/>
                  <w:lang w:eastAsia="zh-CN"/>
                </w:rPr>
                <w:delText>5</w:delText>
              </w:r>
            </w:del>
            <w:r w:rsidRPr="00BB7730">
              <w:rPr>
                <w:rFonts w:ascii="Times New Roman" w:eastAsia="仿宋_GB2312" w:hAnsi="Times New Roman" w:cs="Times New Roman"/>
                <w:color w:val="auto"/>
                <w:sz w:val="18"/>
                <w:szCs w:val="18"/>
                <w:lang w:eastAsia="zh-CN"/>
              </w:rPr>
              <w:t>kg</w:t>
            </w:r>
            <w:del w:id="16248" w:author="Xuning Wei12232" w:date="2026-07-27T23:22:00Z">
              <w:r w:rsidRPr="00BB7730" w:rsidDel="00D91DD9">
                <w:rPr>
                  <w:rFonts w:ascii="Times New Roman" w:eastAsia="仿宋_GB2312" w:hAnsi="Times New Roman" w:cs="Times New Roman"/>
                  <w:color w:val="auto"/>
                  <w:sz w:val="18"/>
                  <w:szCs w:val="18"/>
                  <w:lang w:eastAsia="zh-CN"/>
                </w:rPr>
                <w:delText>*</w:delText>
              </w:r>
            </w:del>
          </w:p>
        </w:tc>
        <w:tc>
          <w:tcPr>
            <w:tcW w:w="278" w:type="pct"/>
            <w:vAlign w:val="center"/>
          </w:tcPr>
          <w:p w14:paraId="328ACF9F" w14:textId="76988B96"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lang w:eastAsia="zh-CN"/>
              </w:rPr>
            </w:pPr>
            <w:ins w:id="16249" w:author="Xuning Wei12232" w:date="2026-07-27T23:35:00Z">
              <w:r w:rsidRPr="00BB7730">
                <w:rPr>
                  <w:rFonts w:ascii="Times New Roman" w:eastAsia="仿宋_GB2312" w:hAnsi="Times New Roman" w:cs="Times New Roman" w:hint="eastAsia"/>
                  <w:color w:val="0000FF"/>
                  <w:sz w:val="18"/>
                  <w:szCs w:val="18"/>
                  <w:lang w:eastAsia="zh-CN"/>
                  <w:rPrChange w:id="16250" w:author="He Han" w:date="2026-10-13T14:15:00Z">
                    <w:rPr>
                      <w:rFonts w:ascii="Times New Roman" w:eastAsia="仿宋_GB2312" w:hAnsi="Times New Roman" w:cs="Times New Roman" w:hint="eastAsia"/>
                      <w:i/>
                      <w:color w:val="0000FF"/>
                      <w:sz w:val="18"/>
                      <w:szCs w:val="18"/>
                      <w:lang w:eastAsia="zh-CN"/>
                    </w:rPr>
                  </w:rPrChange>
                </w:rPr>
                <w:t>≤</w:t>
              </w:r>
              <w:r w:rsidRPr="00BB7730">
                <w:rPr>
                  <w:rFonts w:ascii="Times New Roman" w:eastAsia="仿宋_GB2312" w:hAnsi="Times New Roman" w:cs="Times New Roman"/>
                  <w:color w:val="0000FF"/>
                  <w:sz w:val="18"/>
                  <w:szCs w:val="18"/>
                  <w:lang w:eastAsia="zh-CN"/>
                  <w:rPrChange w:id="16251" w:author="He Han" w:date="2026-10-13T14:15:00Z">
                    <w:rPr>
                      <w:rFonts w:ascii="Times New Roman" w:eastAsia="仿宋_GB2312" w:hAnsi="Times New Roman" w:cs="Times New Roman"/>
                      <w:i/>
                      <w:color w:val="0000FF"/>
                      <w:sz w:val="18"/>
                      <w:szCs w:val="18"/>
                      <w:lang w:eastAsia="zh-CN"/>
                    </w:rPr>
                  </w:rPrChange>
                </w:rPr>
                <w:t xml:space="preserve"> 3 %</w:t>
              </w:r>
            </w:ins>
            <w:del w:id="16252" w:author="Xuning Wei12232" w:date="2026-07-27T23:35:00Z">
              <w:r w:rsidRPr="00BB7730" w:rsidDel="004C13B4">
                <w:rPr>
                  <w:rFonts w:ascii="Times New Roman" w:eastAsia="仿宋_GB2312" w:hAnsi="Times New Roman" w:cs="Times New Roman"/>
                  <w:color w:val="auto"/>
                  <w:kern w:val="0"/>
                  <w:sz w:val="17"/>
                  <w:szCs w:val="17"/>
                  <w:lang w:eastAsia="zh-CN"/>
                </w:rPr>
                <w:delText>N/A</w:delText>
              </w:r>
            </w:del>
          </w:p>
        </w:tc>
        <w:tc>
          <w:tcPr>
            <w:tcW w:w="880" w:type="pct"/>
            <w:vAlign w:val="center"/>
          </w:tcPr>
          <w:p w14:paraId="0668D1DF" w14:textId="00FFE4EF" w:rsidR="008B6EF9" w:rsidRPr="00BB7730" w:rsidRDefault="008B6EF9" w:rsidP="008B6EF9">
            <w:pPr>
              <w:spacing w:line="240" w:lineRule="exact"/>
              <w:contextualSpacing/>
              <w:jc w:val="center"/>
              <w:rPr>
                <w:ins w:id="16253" w:author="He Han" w:date="2026-10-22T16:18:00Z"/>
                <w:rFonts w:ascii="Times New Roman" w:eastAsia="仿宋_GB2312" w:hAnsi="Times New Roman" w:cs="Times New Roman"/>
                <w:color w:val="00B0F0"/>
                <w:sz w:val="18"/>
                <w:szCs w:val="18"/>
                <w:rPrChange w:id="16254" w:author="He Han" w:date="2026-10-22T20:08:00Z">
                  <w:rPr>
                    <w:ins w:id="16255" w:author="He Han" w:date="2026-10-22T16:18:00Z"/>
                    <w:rFonts w:ascii="Times New Roman" w:eastAsia="仿宋_GB2312" w:hAnsi="Times New Roman" w:cs="Times New Roman"/>
                    <w:color w:val="auto"/>
                    <w:sz w:val="18"/>
                    <w:szCs w:val="18"/>
                  </w:rPr>
                </w:rPrChange>
              </w:rPr>
            </w:pPr>
            <w:ins w:id="16256" w:author="He Han" w:date="2026-10-22T16:18:00Z">
              <w:r w:rsidRPr="00BB7730">
                <w:rPr>
                  <w:rFonts w:ascii="Times New Roman" w:eastAsia="仿宋_GB2312" w:hAnsi="Times New Roman" w:cs="Times New Roman"/>
                  <w:color w:val="00B0F0"/>
                  <w:sz w:val="18"/>
                  <w:szCs w:val="18"/>
                  <w:lang w:eastAsia="zh-CN"/>
                  <w:rPrChange w:id="16257" w:author="He Han" w:date="2026-10-22T20:08:00Z">
                    <w:rPr>
                      <w:rFonts w:ascii="Times New Roman" w:eastAsia="仿宋_GB2312" w:hAnsi="Times New Roman" w:cs="Times New Roman"/>
                      <w:color w:val="auto"/>
                      <w:sz w:val="18"/>
                      <w:szCs w:val="18"/>
                      <w:lang w:eastAsia="zh-CN"/>
                    </w:rPr>
                  </w:rPrChange>
                </w:rPr>
                <w:t>MTBE</w:t>
              </w:r>
              <w:r w:rsidRPr="00BB7730">
                <w:rPr>
                  <w:rFonts w:ascii="Times New Roman" w:eastAsia="仿宋_GB2312" w:hAnsi="Times New Roman" w:cs="Times New Roman"/>
                  <w:color w:val="00B0F0"/>
                  <w:sz w:val="18"/>
                  <w:szCs w:val="18"/>
                  <w:rPrChange w:id="16258" w:author="He Han" w:date="2026-10-22T20:08:00Z">
                    <w:rPr>
                      <w:rFonts w:ascii="Times New Roman" w:eastAsia="仿宋_GB2312" w:hAnsi="Times New Roman" w:cs="Times New Roman"/>
                      <w:color w:val="auto"/>
                      <w:sz w:val="18"/>
                      <w:szCs w:val="18"/>
                    </w:rPr>
                  </w:rPrChange>
                </w:rPr>
                <w:t xml:space="preserve"> wash quantity:</w:t>
              </w:r>
            </w:ins>
          </w:p>
          <w:p w14:paraId="124BDF68" w14:textId="04EC28D4" w:rsidR="008B6EF9" w:rsidRPr="00BB7730" w:rsidRDefault="004A530F" w:rsidP="004A530F">
            <w:pPr>
              <w:spacing w:line="240" w:lineRule="exact"/>
              <w:contextualSpacing/>
              <w:jc w:val="center"/>
              <w:rPr>
                <w:rFonts w:ascii="Times New Roman" w:eastAsia="仿宋_GB2312" w:hAnsi="Times New Roman" w:cs="Times New Roman"/>
                <w:color w:val="00B0F0"/>
                <w:sz w:val="18"/>
                <w:szCs w:val="18"/>
                <w:lang w:eastAsia="zh-CN"/>
                <w:rPrChange w:id="16259" w:author="He Han" w:date="2026-10-22T20:08:00Z">
                  <w:rPr>
                    <w:rFonts w:ascii="Times New Roman" w:eastAsia="仿宋_GB2312" w:hAnsi="Times New Roman" w:cs="Times New Roman"/>
                    <w:color w:val="auto"/>
                    <w:sz w:val="18"/>
                    <w:szCs w:val="18"/>
                    <w:lang w:eastAsia="zh-CN"/>
                  </w:rPr>
                </w:rPrChange>
              </w:rPr>
              <w:pPrChange w:id="16260" w:author="He Han" w:date="2026-10-27T16:31:00Z">
                <w:pPr>
                  <w:spacing w:line="240" w:lineRule="exact"/>
                  <w:contextualSpacing/>
                  <w:jc w:val="center"/>
                </w:pPr>
              </w:pPrChange>
            </w:pPr>
            <w:ins w:id="16261" w:author="He Han" w:date="2026-10-22T20:03:00Z">
              <w:r>
                <w:rPr>
                  <w:rFonts w:ascii="Times New Roman" w:eastAsia="仿宋_GB2312" w:hAnsi="Times New Roman" w:cs="Times New Roman"/>
                  <w:color w:val="00B0F0"/>
                  <w:sz w:val="18"/>
                  <w:szCs w:val="18"/>
                  <w:rPrChange w:id="16262" w:author="He Han" w:date="2026-10-22T20:08:00Z">
                    <w:rPr>
                      <w:rFonts w:ascii="Times New Roman" w:eastAsia="仿宋_GB2312" w:hAnsi="Times New Roman" w:cs="Times New Roman"/>
                      <w:color w:val="00B0F0"/>
                      <w:sz w:val="18"/>
                      <w:szCs w:val="18"/>
                    </w:rPr>
                  </w:rPrChange>
                </w:rPr>
                <w:t>37</w:t>
              </w:r>
            </w:ins>
            <w:ins w:id="16263" w:author="He Han" w:date="2026-10-27T16:31:00Z">
              <w:r>
                <w:rPr>
                  <w:rFonts w:ascii="Times New Roman" w:eastAsia="仿宋_GB2312" w:hAnsi="Times New Roman" w:cs="Times New Roman"/>
                  <w:color w:val="00B0F0"/>
                  <w:sz w:val="18"/>
                  <w:szCs w:val="18"/>
                </w:rPr>
                <w:t>5.55</w:t>
              </w:r>
            </w:ins>
            <w:del w:id="16264" w:author="He Han" w:date="2026-10-22T20:03:00Z">
              <w:r w:rsidR="008B6EF9" w:rsidRPr="00BB7730" w:rsidDel="00FB5AB8">
                <w:rPr>
                  <w:rFonts w:ascii="Times New Roman" w:eastAsia="仿宋_GB2312" w:hAnsi="Times New Roman" w:cs="Times New Roman"/>
                  <w:color w:val="00B0F0"/>
                  <w:sz w:val="18"/>
                  <w:szCs w:val="18"/>
                  <w:rPrChange w:id="16265" w:author="He Han" w:date="2026-10-22T20:08:00Z">
                    <w:rPr>
                      <w:rFonts w:ascii="Times New Roman" w:eastAsia="仿宋_GB2312" w:hAnsi="Times New Roman" w:cs="Times New Roman"/>
                      <w:color w:val="auto"/>
                      <w:sz w:val="18"/>
                      <w:szCs w:val="18"/>
                    </w:rPr>
                  </w:rPrChange>
                </w:rPr>
                <w:delText>3</w:delText>
              </w:r>
            </w:del>
            <w:del w:id="16266" w:author="He Han" w:date="2026-10-22T19:58:00Z">
              <w:r w:rsidR="008B6EF9" w:rsidRPr="00BB7730" w:rsidDel="00FB5AB8">
                <w:rPr>
                  <w:rFonts w:ascii="Times New Roman" w:eastAsia="仿宋_GB2312" w:hAnsi="Times New Roman" w:cs="Times New Roman"/>
                  <w:color w:val="00B0F0"/>
                  <w:sz w:val="18"/>
                  <w:szCs w:val="18"/>
                  <w:rPrChange w:id="16267" w:author="He Han" w:date="2026-10-22T20:08:00Z">
                    <w:rPr>
                      <w:rFonts w:ascii="Times New Roman" w:eastAsia="仿宋_GB2312" w:hAnsi="Times New Roman" w:cs="Times New Roman"/>
                      <w:color w:val="auto"/>
                      <w:sz w:val="18"/>
                      <w:szCs w:val="18"/>
                    </w:rPr>
                  </w:rPrChange>
                </w:rPr>
                <w:delText>45.02</w:delText>
              </w:r>
            </w:del>
            <w:ins w:id="16268" w:author="Xuning Wei12232" w:date="2026-07-27T23:22:00Z">
              <w:r w:rsidR="008B6EF9" w:rsidRPr="00BB7730">
                <w:rPr>
                  <w:rFonts w:ascii="Times New Roman" w:eastAsia="仿宋_GB2312" w:hAnsi="Times New Roman" w:cs="Times New Roman"/>
                  <w:color w:val="00B0F0"/>
                  <w:sz w:val="18"/>
                  <w:szCs w:val="18"/>
                  <w:rPrChange w:id="16269" w:author="He Han" w:date="2026-10-22T20:08:00Z">
                    <w:rPr>
                      <w:rFonts w:ascii="Times New Roman" w:eastAsia="仿宋_GB2312" w:hAnsi="Times New Roman" w:cs="Times New Roman"/>
                      <w:color w:val="auto"/>
                      <w:sz w:val="18"/>
                      <w:szCs w:val="18"/>
                    </w:rPr>
                  </w:rPrChange>
                </w:rPr>
                <w:t xml:space="preserve"> </w:t>
              </w:r>
            </w:ins>
            <w:del w:id="16270" w:author="Xuning Wei12232" w:date="2026-07-27T23:22:00Z">
              <w:r w:rsidR="008B6EF9" w:rsidRPr="00BB7730" w:rsidDel="00D91DD9">
                <w:rPr>
                  <w:rFonts w:ascii="Times New Roman" w:eastAsia="仿宋_GB2312" w:hAnsi="Times New Roman" w:cs="Times New Roman"/>
                  <w:color w:val="00B0F0"/>
                  <w:sz w:val="18"/>
                  <w:szCs w:val="18"/>
                  <w:rPrChange w:id="16271" w:author="He Han" w:date="2026-10-22T20:08:00Z">
                    <w:rPr>
                      <w:rFonts w:ascii="Times New Roman" w:eastAsia="仿宋_GB2312" w:hAnsi="Times New Roman" w:cs="Times New Roman"/>
                      <w:color w:val="auto"/>
                      <w:sz w:val="18"/>
                      <w:szCs w:val="18"/>
                    </w:rPr>
                  </w:rPrChange>
                </w:rPr>
                <w:delText>kg</w:delText>
              </w:r>
            </w:del>
            <w:r w:rsidR="008B6EF9" w:rsidRPr="00BB7730">
              <w:rPr>
                <w:rFonts w:ascii="Times New Roman" w:eastAsia="仿宋_GB2312" w:hAnsi="Times New Roman" w:cs="Times New Roman"/>
                <w:color w:val="00B0F0"/>
                <w:sz w:val="18"/>
                <w:szCs w:val="18"/>
                <w:rPrChange w:id="16272" w:author="He Han" w:date="2026-10-22T20:08:00Z">
                  <w:rPr>
                    <w:rFonts w:ascii="Times New Roman" w:eastAsia="仿宋_GB2312" w:hAnsi="Times New Roman" w:cs="Times New Roman"/>
                    <w:color w:val="auto"/>
                    <w:sz w:val="18"/>
                    <w:szCs w:val="18"/>
                  </w:rPr>
                </w:rPrChange>
              </w:rPr>
              <w:t>~</w:t>
            </w:r>
            <w:ins w:id="16273" w:author="Xuning Wei12232" w:date="2026-07-27T23:22:00Z">
              <w:r w:rsidR="008B6EF9" w:rsidRPr="00BB7730">
                <w:rPr>
                  <w:rFonts w:ascii="Times New Roman" w:eastAsia="仿宋_GB2312" w:hAnsi="Times New Roman" w:cs="Times New Roman"/>
                  <w:color w:val="00B0F0"/>
                  <w:sz w:val="18"/>
                  <w:szCs w:val="18"/>
                  <w:rPrChange w:id="16274" w:author="He Han" w:date="2026-10-22T20:08:00Z">
                    <w:rPr>
                      <w:rFonts w:ascii="Times New Roman" w:eastAsia="仿宋_GB2312" w:hAnsi="Times New Roman" w:cs="Times New Roman"/>
                      <w:color w:val="auto"/>
                      <w:sz w:val="18"/>
                      <w:szCs w:val="18"/>
                    </w:rPr>
                  </w:rPrChange>
                </w:rPr>
                <w:t xml:space="preserve"> </w:t>
              </w:r>
            </w:ins>
            <w:ins w:id="16275" w:author="He Han" w:date="2026-10-22T20:03:00Z">
              <w:r w:rsidR="008B6EF9" w:rsidRPr="00BB7730">
                <w:rPr>
                  <w:rFonts w:ascii="Times New Roman" w:eastAsia="仿宋_GB2312" w:hAnsi="Times New Roman" w:cs="Times New Roman"/>
                  <w:color w:val="00B0F0"/>
                  <w:sz w:val="18"/>
                  <w:szCs w:val="18"/>
                  <w:rPrChange w:id="16276" w:author="He Han" w:date="2026-10-22T20:08:00Z">
                    <w:rPr>
                      <w:rFonts w:ascii="Times New Roman" w:eastAsia="仿宋_GB2312" w:hAnsi="Times New Roman" w:cs="Times New Roman"/>
                      <w:color w:val="auto"/>
                      <w:sz w:val="18"/>
                      <w:szCs w:val="18"/>
                    </w:rPr>
                  </w:rPrChange>
                </w:rPr>
                <w:t>40</w:t>
              </w:r>
            </w:ins>
            <w:ins w:id="16277" w:author="He Han" w:date="2026-10-27T16:31:00Z">
              <w:r>
                <w:rPr>
                  <w:rFonts w:ascii="Times New Roman" w:eastAsia="仿宋_GB2312" w:hAnsi="Times New Roman" w:cs="Times New Roman"/>
                  <w:color w:val="00B0F0"/>
                  <w:sz w:val="18"/>
                  <w:szCs w:val="18"/>
                </w:rPr>
                <w:t>6.85</w:t>
              </w:r>
            </w:ins>
            <w:del w:id="16278" w:author="He Han" w:date="2026-10-22T20:03:00Z">
              <w:r w:rsidR="008B6EF9" w:rsidRPr="00BB7730" w:rsidDel="00FB5AB8">
                <w:rPr>
                  <w:rFonts w:ascii="Times New Roman" w:eastAsia="仿宋_GB2312" w:hAnsi="Times New Roman" w:cs="Times New Roman"/>
                  <w:color w:val="00B0F0"/>
                  <w:sz w:val="18"/>
                  <w:szCs w:val="18"/>
                  <w:rPrChange w:id="16279" w:author="He Han" w:date="2026-10-22T20:08:00Z">
                    <w:rPr>
                      <w:rFonts w:ascii="Times New Roman" w:eastAsia="仿宋_GB2312" w:hAnsi="Times New Roman" w:cs="Times New Roman"/>
                      <w:color w:val="auto"/>
                      <w:sz w:val="18"/>
                      <w:szCs w:val="18"/>
                    </w:rPr>
                  </w:rPrChange>
                </w:rPr>
                <w:delText>3</w:delText>
              </w:r>
            </w:del>
            <w:del w:id="16280" w:author="He Han" w:date="2026-10-22T19:58:00Z">
              <w:r w:rsidR="008B6EF9" w:rsidRPr="00BB7730" w:rsidDel="00FB5AB8">
                <w:rPr>
                  <w:rFonts w:ascii="Times New Roman" w:eastAsia="仿宋_GB2312" w:hAnsi="Times New Roman" w:cs="Times New Roman"/>
                  <w:color w:val="00B0F0"/>
                  <w:sz w:val="18"/>
                  <w:szCs w:val="18"/>
                  <w:rPrChange w:id="16281" w:author="He Han" w:date="2026-10-22T20:08:00Z">
                    <w:rPr>
                      <w:rFonts w:ascii="Times New Roman" w:eastAsia="仿宋_GB2312" w:hAnsi="Times New Roman" w:cs="Times New Roman"/>
                      <w:color w:val="auto"/>
                      <w:sz w:val="18"/>
                      <w:szCs w:val="18"/>
                    </w:rPr>
                  </w:rPrChange>
                </w:rPr>
                <w:delText>66.35</w:delText>
              </w:r>
            </w:del>
            <w:ins w:id="16282" w:author="Xuning Wei12232" w:date="2026-07-27T23:22:00Z">
              <w:r w:rsidR="008B6EF9" w:rsidRPr="00BB7730">
                <w:rPr>
                  <w:rFonts w:ascii="Times New Roman" w:eastAsia="仿宋_GB2312" w:hAnsi="Times New Roman" w:cs="Times New Roman"/>
                  <w:color w:val="00B0F0"/>
                  <w:sz w:val="18"/>
                  <w:szCs w:val="18"/>
                  <w:rPrChange w:id="16283" w:author="He Han" w:date="2026-10-22T20:08:00Z">
                    <w:rPr>
                      <w:rFonts w:ascii="Times New Roman" w:eastAsia="仿宋_GB2312" w:hAnsi="Times New Roman" w:cs="Times New Roman"/>
                      <w:color w:val="auto"/>
                      <w:sz w:val="18"/>
                      <w:szCs w:val="18"/>
                    </w:rPr>
                  </w:rPrChange>
                </w:rPr>
                <w:t xml:space="preserve"> </w:t>
              </w:r>
            </w:ins>
            <w:r w:rsidR="008B6EF9" w:rsidRPr="00BB7730">
              <w:rPr>
                <w:rFonts w:ascii="Times New Roman" w:eastAsia="仿宋_GB2312" w:hAnsi="Times New Roman" w:cs="Times New Roman"/>
                <w:color w:val="00B0F0"/>
                <w:sz w:val="18"/>
                <w:szCs w:val="18"/>
                <w:rPrChange w:id="16284" w:author="He Han" w:date="2026-10-22T20:08:00Z">
                  <w:rPr>
                    <w:rFonts w:ascii="Times New Roman" w:eastAsia="仿宋_GB2312" w:hAnsi="Times New Roman" w:cs="Times New Roman"/>
                    <w:color w:val="auto"/>
                    <w:sz w:val="18"/>
                    <w:szCs w:val="18"/>
                  </w:rPr>
                </w:rPrChange>
              </w:rPr>
              <w:t>kg</w:t>
            </w:r>
          </w:p>
        </w:tc>
        <w:tc>
          <w:tcPr>
            <w:tcW w:w="880" w:type="pct"/>
            <w:noWrap/>
            <w:vAlign w:val="center"/>
          </w:tcPr>
          <w:p w14:paraId="2FDE3C29" w14:textId="77777777" w:rsidR="008B6EF9" w:rsidRPr="00BB7730" w:rsidRDefault="008B6EF9" w:rsidP="008B6EF9">
            <w:pPr>
              <w:spacing w:line="240" w:lineRule="exact"/>
              <w:contextualSpacing/>
              <w:jc w:val="center"/>
              <w:rPr>
                <w:ins w:id="16285" w:author="He Han" w:date="2026-10-22T19:59:00Z"/>
                <w:rFonts w:ascii="Times New Roman" w:eastAsia="仿宋_GB2312" w:hAnsi="Times New Roman" w:cs="Times New Roman"/>
                <w:color w:val="00B0F0"/>
                <w:sz w:val="18"/>
                <w:szCs w:val="18"/>
                <w:rPrChange w:id="16286" w:author="He Han" w:date="2026-10-22T20:08:00Z">
                  <w:rPr>
                    <w:ins w:id="16287" w:author="He Han" w:date="2026-10-22T19:59:00Z"/>
                    <w:rFonts w:ascii="Times New Roman" w:eastAsia="仿宋_GB2312" w:hAnsi="Times New Roman" w:cs="Times New Roman"/>
                    <w:color w:val="auto"/>
                    <w:sz w:val="18"/>
                    <w:szCs w:val="18"/>
                  </w:rPr>
                </w:rPrChange>
              </w:rPr>
            </w:pPr>
            <w:ins w:id="16288" w:author="He Han" w:date="2026-10-22T19:59:00Z">
              <w:r w:rsidRPr="00BB7730">
                <w:rPr>
                  <w:rFonts w:ascii="Times New Roman" w:eastAsia="仿宋_GB2312" w:hAnsi="Times New Roman" w:cs="Times New Roman"/>
                  <w:color w:val="00B0F0"/>
                  <w:sz w:val="18"/>
                  <w:szCs w:val="18"/>
                  <w:lang w:eastAsia="zh-CN"/>
                  <w:rPrChange w:id="16289" w:author="He Han" w:date="2026-10-22T20:08:00Z">
                    <w:rPr>
                      <w:rFonts w:ascii="Times New Roman" w:eastAsia="仿宋_GB2312" w:hAnsi="Times New Roman" w:cs="Times New Roman"/>
                      <w:color w:val="auto"/>
                      <w:sz w:val="18"/>
                      <w:szCs w:val="18"/>
                      <w:lang w:eastAsia="zh-CN"/>
                    </w:rPr>
                  </w:rPrChange>
                </w:rPr>
                <w:t>MTBE</w:t>
              </w:r>
              <w:r w:rsidRPr="00BB7730">
                <w:rPr>
                  <w:rFonts w:ascii="Times New Roman" w:eastAsia="仿宋_GB2312" w:hAnsi="Times New Roman" w:cs="Times New Roman"/>
                  <w:color w:val="00B0F0"/>
                  <w:sz w:val="18"/>
                  <w:szCs w:val="18"/>
                  <w:rPrChange w:id="16290" w:author="He Han" w:date="2026-10-22T20:08:00Z">
                    <w:rPr>
                      <w:rFonts w:ascii="Times New Roman" w:eastAsia="仿宋_GB2312" w:hAnsi="Times New Roman" w:cs="Times New Roman"/>
                      <w:color w:val="auto"/>
                      <w:sz w:val="18"/>
                      <w:szCs w:val="18"/>
                    </w:rPr>
                  </w:rPrChange>
                </w:rPr>
                <w:t xml:space="preserve"> wash quantity:</w:t>
              </w:r>
            </w:ins>
          </w:p>
          <w:p w14:paraId="03C647B1" w14:textId="79EAED46" w:rsidR="008B6EF9" w:rsidRPr="00BB7730" w:rsidRDefault="004A530F" w:rsidP="008B6EF9">
            <w:pPr>
              <w:spacing w:line="240" w:lineRule="exact"/>
              <w:contextualSpacing/>
              <w:jc w:val="center"/>
              <w:rPr>
                <w:rFonts w:ascii="Times New Roman" w:eastAsia="仿宋_GB2312" w:hAnsi="Times New Roman" w:cs="Times New Roman"/>
                <w:color w:val="00B0F0"/>
                <w:sz w:val="18"/>
                <w:szCs w:val="18"/>
                <w:lang w:eastAsia="zh-CN"/>
                <w:rPrChange w:id="16291" w:author="He Han" w:date="2026-10-22T20:08:00Z">
                  <w:rPr>
                    <w:rFonts w:ascii="Times New Roman" w:eastAsia="仿宋_GB2312" w:hAnsi="Times New Roman" w:cs="Times New Roman"/>
                    <w:color w:val="auto"/>
                    <w:sz w:val="18"/>
                    <w:szCs w:val="18"/>
                    <w:lang w:eastAsia="zh-CN"/>
                  </w:rPr>
                </w:rPrChange>
              </w:rPr>
            </w:pPr>
            <w:ins w:id="16292" w:author="He Han" w:date="2026-10-27T16:31:00Z">
              <w:r w:rsidRPr="002079CD">
                <w:rPr>
                  <w:rFonts w:ascii="Times New Roman" w:eastAsia="仿宋_GB2312" w:hAnsi="Times New Roman" w:cs="Times New Roman"/>
                  <w:color w:val="00B0F0"/>
                  <w:sz w:val="18"/>
                  <w:szCs w:val="18"/>
                </w:rPr>
                <w:t>37</w:t>
              </w:r>
              <w:r>
                <w:rPr>
                  <w:rFonts w:ascii="Times New Roman" w:eastAsia="仿宋_GB2312" w:hAnsi="Times New Roman" w:cs="Times New Roman"/>
                  <w:color w:val="00B0F0"/>
                  <w:sz w:val="18"/>
                  <w:szCs w:val="18"/>
                </w:rPr>
                <w:t>5.55</w:t>
              </w:r>
              <w:r w:rsidRPr="002079CD">
                <w:rPr>
                  <w:rFonts w:ascii="Times New Roman" w:eastAsia="仿宋_GB2312" w:hAnsi="Times New Roman" w:cs="Times New Roman"/>
                  <w:color w:val="00B0F0"/>
                  <w:sz w:val="18"/>
                  <w:szCs w:val="18"/>
                </w:rPr>
                <w:t xml:space="preserve"> ~ 40</w:t>
              </w:r>
              <w:r>
                <w:rPr>
                  <w:rFonts w:ascii="Times New Roman" w:eastAsia="仿宋_GB2312" w:hAnsi="Times New Roman" w:cs="Times New Roman"/>
                  <w:color w:val="00B0F0"/>
                  <w:sz w:val="18"/>
                  <w:szCs w:val="18"/>
                </w:rPr>
                <w:t>6.85</w:t>
              </w:r>
              <w:r w:rsidRPr="002079CD">
                <w:rPr>
                  <w:rFonts w:ascii="Times New Roman" w:eastAsia="仿宋_GB2312" w:hAnsi="Times New Roman" w:cs="Times New Roman"/>
                  <w:color w:val="00B0F0"/>
                  <w:sz w:val="18"/>
                  <w:szCs w:val="18"/>
                </w:rPr>
                <w:t xml:space="preserve"> kg</w:t>
              </w:r>
            </w:ins>
            <w:ins w:id="16293" w:author="He Han" w:date="2026-10-22T20:03:00Z">
              <w:r w:rsidR="008B6EF9" w:rsidRPr="00BB7730" w:rsidDel="00FB5AB8">
                <w:rPr>
                  <w:rFonts w:ascii="Times New Roman" w:eastAsia="仿宋_GB2312" w:hAnsi="Times New Roman" w:cs="Times New Roman"/>
                  <w:color w:val="00B0F0"/>
                  <w:sz w:val="18"/>
                  <w:szCs w:val="18"/>
                  <w:lang w:eastAsia="zh-CN"/>
                  <w:rPrChange w:id="16294" w:author="He Han" w:date="2026-10-22T20:08:00Z">
                    <w:rPr>
                      <w:rFonts w:ascii="Times New Roman" w:eastAsia="仿宋_GB2312" w:hAnsi="Times New Roman" w:cs="Times New Roman"/>
                      <w:color w:val="auto"/>
                      <w:sz w:val="18"/>
                      <w:szCs w:val="18"/>
                      <w:lang w:eastAsia="zh-CN"/>
                    </w:rPr>
                  </w:rPrChange>
                </w:rPr>
                <w:t xml:space="preserve"> </w:t>
              </w:r>
            </w:ins>
            <w:del w:id="16295" w:author="He Han" w:date="2026-10-22T19:59:00Z">
              <w:r w:rsidR="008B6EF9" w:rsidRPr="00BB7730" w:rsidDel="00FB5AB8">
                <w:rPr>
                  <w:rFonts w:ascii="Times New Roman" w:eastAsia="仿宋_GB2312" w:hAnsi="Times New Roman" w:cs="Times New Roman"/>
                  <w:color w:val="00B0F0"/>
                  <w:sz w:val="18"/>
                  <w:szCs w:val="18"/>
                  <w:lang w:eastAsia="zh-CN"/>
                  <w:rPrChange w:id="16296" w:author="He Han" w:date="2026-10-22T20:08:00Z">
                    <w:rPr>
                      <w:rFonts w:ascii="Times New Roman" w:eastAsia="仿宋_GB2312" w:hAnsi="Times New Roman" w:cs="Times New Roman"/>
                      <w:color w:val="auto"/>
                      <w:sz w:val="18"/>
                      <w:szCs w:val="18"/>
                      <w:lang w:eastAsia="zh-CN"/>
                    </w:rPr>
                  </w:rPrChange>
                </w:rPr>
                <w:delText>TBD</w:delText>
              </w:r>
            </w:del>
          </w:p>
        </w:tc>
        <w:tc>
          <w:tcPr>
            <w:tcW w:w="818" w:type="pct"/>
            <w:vAlign w:val="center"/>
          </w:tcPr>
          <w:p w14:paraId="0B12EC93" w14:textId="77777777" w:rsidR="008B6EF9" w:rsidRPr="00BB7730" w:rsidRDefault="008B6EF9" w:rsidP="008B6EF9">
            <w:pPr>
              <w:spacing w:line="240" w:lineRule="exact"/>
              <w:contextualSpacing/>
              <w:jc w:val="center"/>
              <w:rPr>
                <w:ins w:id="16297" w:author="He Han" w:date="2026-10-22T19:59:00Z"/>
                <w:rFonts w:ascii="Times New Roman" w:eastAsia="仿宋_GB2312" w:hAnsi="Times New Roman" w:cs="Times New Roman"/>
                <w:color w:val="00B0F0"/>
                <w:sz w:val="18"/>
                <w:szCs w:val="18"/>
                <w:rPrChange w:id="16298" w:author="He Han" w:date="2026-10-22T20:08:00Z">
                  <w:rPr>
                    <w:ins w:id="16299" w:author="He Han" w:date="2026-10-22T19:59:00Z"/>
                    <w:rFonts w:ascii="Times New Roman" w:eastAsia="仿宋_GB2312" w:hAnsi="Times New Roman" w:cs="Times New Roman"/>
                    <w:color w:val="auto"/>
                    <w:sz w:val="18"/>
                    <w:szCs w:val="18"/>
                  </w:rPr>
                </w:rPrChange>
              </w:rPr>
            </w:pPr>
            <w:ins w:id="16300" w:author="He Han" w:date="2026-10-22T19:59:00Z">
              <w:r w:rsidRPr="00BB7730">
                <w:rPr>
                  <w:rFonts w:ascii="Times New Roman" w:eastAsia="仿宋_GB2312" w:hAnsi="Times New Roman" w:cs="Times New Roman"/>
                  <w:color w:val="00B0F0"/>
                  <w:sz w:val="18"/>
                  <w:szCs w:val="18"/>
                  <w:lang w:eastAsia="zh-CN"/>
                  <w:rPrChange w:id="16301" w:author="He Han" w:date="2026-10-22T20:08:00Z">
                    <w:rPr>
                      <w:rFonts w:ascii="Times New Roman" w:eastAsia="仿宋_GB2312" w:hAnsi="Times New Roman" w:cs="Times New Roman"/>
                      <w:color w:val="auto"/>
                      <w:sz w:val="18"/>
                      <w:szCs w:val="18"/>
                      <w:lang w:eastAsia="zh-CN"/>
                    </w:rPr>
                  </w:rPrChange>
                </w:rPr>
                <w:t>MTBE</w:t>
              </w:r>
              <w:r w:rsidRPr="00BB7730">
                <w:rPr>
                  <w:rFonts w:ascii="Times New Roman" w:eastAsia="仿宋_GB2312" w:hAnsi="Times New Roman" w:cs="Times New Roman"/>
                  <w:color w:val="00B0F0"/>
                  <w:sz w:val="18"/>
                  <w:szCs w:val="18"/>
                  <w:rPrChange w:id="16302" w:author="He Han" w:date="2026-10-22T20:08:00Z">
                    <w:rPr>
                      <w:rFonts w:ascii="Times New Roman" w:eastAsia="仿宋_GB2312" w:hAnsi="Times New Roman" w:cs="Times New Roman"/>
                      <w:color w:val="auto"/>
                      <w:sz w:val="18"/>
                      <w:szCs w:val="18"/>
                    </w:rPr>
                  </w:rPrChange>
                </w:rPr>
                <w:t xml:space="preserve"> wash quantity:</w:t>
              </w:r>
            </w:ins>
          </w:p>
          <w:p w14:paraId="68B8F989" w14:textId="2BACF195" w:rsidR="008B6EF9" w:rsidRPr="00BB7730" w:rsidRDefault="008B6EF9" w:rsidP="008B6EF9">
            <w:pPr>
              <w:spacing w:line="240" w:lineRule="exact"/>
              <w:contextualSpacing/>
              <w:jc w:val="center"/>
              <w:rPr>
                <w:rFonts w:ascii="Times New Roman" w:eastAsia="仿宋_GB2312" w:hAnsi="Times New Roman" w:cs="Times New Roman"/>
                <w:color w:val="00B0F0"/>
                <w:sz w:val="18"/>
                <w:szCs w:val="18"/>
                <w:lang w:eastAsia="zh-CN"/>
                <w:rPrChange w:id="16303" w:author="He Han" w:date="2026-10-22T20:08:00Z">
                  <w:rPr>
                    <w:rFonts w:ascii="Times New Roman" w:eastAsia="仿宋_GB2312" w:hAnsi="Times New Roman" w:cs="Times New Roman"/>
                    <w:color w:val="auto"/>
                    <w:sz w:val="18"/>
                    <w:szCs w:val="18"/>
                    <w:lang w:eastAsia="zh-CN"/>
                  </w:rPr>
                </w:rPrChange>
              </w:rPr>
            </w:pPr>
            <w:ins w:id="16304" w:author="He Han" w:date="2026-10-22T19:59:00Z">
              <w:r w:rsidRPr="00BB7730">
                <w:rPr>
                  <w:rFonts w:ascii="Times New Roman" w:eastAsia="仿宋_GB2312" w:hAnsi="Times New Roman" w:cs="Times New Roman"/>
                  <w:color w:val="00B0F0"/>
                  <w:sz w:val="18"/>
                  <w:szCs w:val="18"/>
                  <w:lang w:eastAsia="zh-CN"/>
                </w:rPr>
                <w:t>≥</w:t>
              </w:r>
            </w:ins>
            <w:ins w:id="16305" w:author="He Han" w:date="2026-10-22T20:01:00Z">
              <w:r w:rsidRPr="00BB7730">
                <w:rPr>
                  <w:rFonts w:ascii="Times New Roman" w:eastAsia="仿宋_GB2312" w:hAnsi="Times New Roman" w:cs="Times New Roman"/>
                  <w:color w:val="00B0F0"/>
                  <w:sz w:val="18"/>
                  <w:szCs w:val="18"/>
                  <w:rPrChange w:id="16306" w:author="He Han" w:date="2026-10-22T20:08:00Z">
                    <w:rPr>
                      <w:rFonts w:ascii="Times New Roman" w:eastAsia="仿宋_GB2312" w:hAnsi="Times New Roman" w:cs="Times New Roman"/>
                      <w:color w:val="auto"/>
                      <w:sz w:val="18"/>
                      <w:szCs w:val="18"/>
                    </w:rPr>
                  </w:rPrChange>
                </w:rPr>
                <w:t>355.68</w:t>
              </w:r>
            </w:ins>
            <w:ins w:id="16307" w:author="He Han" w:date="2026-10-22T19:59:00Z">
              <w:r w:rsidRPr="00BB7730">
                <w:rPr>
                  <w:rFonts w:ascii="Times New Roman" w:eastAsia="仿宋_GB2312" w:hAnsi="Times New Roman" w:cs="Times New Roman"/>
                  <w:color w:val="00B0F0"/>
                  <w:sz w:val="18"/>
                  <w:szCs w:val="18"/>
                  <w:rPrChange w:id="16308" w:author="He Han" w:date="2026-10-22T20:08:00Z">
                    <w:rPr>
                      <w:rFonts w:ascii="Times New Roman" w:eastAsia="仿宋_GB2312" w:hAnsi="Times New Roman" w:cs="Times New Roman"/>
                      <w:color w:val="auto"/>
                      <w:sz w:val="18"/>
                      <w:szCs w:val="18"/>
                    </w:rPr>
                  </w:rPrChange>
                </w:rPr>
                <w:t xml:space="preserve"> kg</w:t>
              </w:r>
            </w:ins>
            <w:del w:id="16309" w:author="He Han" w:date="2026-10-22T19:59:00Z">
              <w:r w:rsidRPr="00BB7730" w:rsidDel="00FB5AB8">
                <w:rPr>
                  <w:rFonts w:ascii="Times New Roman" w:eastAsia="仿宋_GB2312" w:hAnsi="Times New Roman" w:cs="Times New Roman"/>
                  <w:color w:val="00B0F0"/>
                  <w:sz w:val="18"/>
                  <w:szCs w:val="18"/>
                  <w:lang w:eastAsia="zh-CN"/>
                  <w:rPrChange w:id="16310" w:author="He Han" w:date="2026-10-22T20:08:00Z">
                    <w:rPr>
                      <w:rFonts w:ascii="Times New Roman" w:eastAsia="仿宋_GB2312" w:hAnsi="Times New Roman" w:cs="Times New Roman"/>
                      <w:color w:val="auto"/>
                      <w:sz w:val="18"/>
                      <w:szCs w:val="18"/>
                      <w:lang w:eastAsia="zh-CN"/>
                    </w:rPr>
                  </w:rPrChange>
                </w:rPr>
                <w:delText>TBD</w:delText>
              </w:r>
            </w:del>
          </w:p>
        </w:tc>
        <w:tc>
          <w:tcPr>
            <w:tcW w:w="226" w:type="pct"/>
            <w:vAlign w:val="center"/>
          </w:tcPr>
          <w:p w14:paraId="1B49EB5E" w14:textId="1814951B"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ins w:id="16311" w:author="He Han" w:date="2026-10-22T20:34:00Z">
              <w:r w:rsidRPr="00BB7730">
                <w:rPr>
                  <w:rFonts w:ascii="Times New Roman" w:eastAsia="仿宋_GB2312" w:hAnsi="Times New Roman" w:cs="Times New Roman"/>
                  <w:color w:val="00B0F0"/>
                  <w:sz w:val="18"/>
                  <w:szCs w:val="18"/>
                  <w:lang w:eastAsia="zh-CN"/>
                </w:rPr>
                <w:t>Yes</w:t>
              </w:r>
            </w:ins>
            <w:del w:id="16312" w:author="He Han" w:date="2026-10-22T20:34:00Z">
              <w:r w:rsidRPr="00BB7730" w:rsidDel="00564B75">
                <w:rPr>
                  <w:rFonts w:ascii="Times New Roman" w:eastAsia="仿宋_GB2312" w:hAnsi="Times New Roman" w:cs="Times New Roman"/>
                  <w:color w:val="auto"/>
                  <w:sz w:val="18"/>
                  <w:szCs w:val="18"/>
                  <w:lang w:eastAsia="zh-CN"/>
                </w:rPr>
                <w:delText>TBD</w:delText>
              </w:r>
            </w:del>
          </w:p>
        </w:tc>
        <w:tc>
          <w:tcPr>
            <w:tcW w:w="252" w:type="pct"/>
            <w:vAlign w:val="center"/>
          </w:tcPr>
          <w:p w14:paraId="7DD72C84" w14:textId="32469B78"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ins w:id="16313" w:author="He Han" w:date="2026-10-22T20:34:00Z">
              <w:r w:rsidRPr="00BB7730">
                <w:rPr>
                  <w:rFonts w:ascii="Times New Roman" w:eastAsia="仿宋_GB2312" w:hAnsi="Times New Roman" w:cs="Times New Roman"/>
                  <w:color w:val="00B0F0"/>
                  <w:sz w:val="18"/>
                  <w:szCs w:val="18"/>
                  <w:lang w:eastAsia="zh-CN"/>
                </w:rPr>
                <w:t>Yes</w:t>
              </w:r>
            </w:ins>
            <w:del w:id="16314" w:author="He Han" w:date="2026-10-22T20:34:00Z">
              <w:r w:rsidRPr="00BB7730" w:rsidDel="00564B75">
                <w:rPr>
                  <w:rFonts w:ascii="Times New Roman" w:eastAsia="仿宋_GB2312" w:hAnsi="Times New Roman" w:cs="Times New Roman"/>
                  <w:color w:val="auto"/>
                  <w:sz w:val="18"/>
                  <w:szCs w:val="18"/>
                  <w:lang w:eastAsia="zh-CN"/>
                </w:rPr>
                <w:delText>TBD</w:delText>
              </w:r>
            </w:del>
          </w:p>
        </w:tc>
      </w:tr>
      <w:tr w:rsidR="00005C07" w:rsidRPr="00BB7730" w14:paraId="5CCCF0F2" w14:textId="77777777" w:rsidTr="00005C07">
        <w:trPr>
          <w:cantSplit/>
          <w:trHeight w:val="299"/>
          <w:jc w:val="center"/>
        </w:trPr>
        <w:tc>
          <w:tcPr>
            <w:tcW w:w="224" w:type="pct"/>
            <w:vMerge/>
            <w:noWrap/>
            <w:vAlign w:val="center"/>
          </w:tcPr>
          <w:p w14:paraId="7F163D2C" w14:textId="77777777"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rPr>
            </w:pPr>
          </w:p>
        </w:tc>
        <w:tc>
          <w:tcPr>
            <w:tcW w:w="377" w:type="pct"/>
            <w:noWrap/>
            <w:vAlign w:val="center"/>
          </w:tcPr>
          <w:p w14:paraId="794285A2" w14:textId="77777777" w:rsidR="008B6EF9" w:rsidRPr="00BB7730" w:rsidDel="00535B70" w:rsidRDefault="008B6EF9" w:rsidP="008B6EF9">
            <w:pPr>
              <w:spacing w:line="240" w:lineRule="exact"/>
              <w:contextualSpacing/>
              <w:jc w:val="center"/>
              <w:rPr>
                <w:del w:id="16315" w:author="He Han" w:date="2026-10-22T16:18:00Z"/>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rPr>
              <w:t>Mass Flow Meter*3</w:t>
            </w:r>
          </w:p>
          <w:p w14:paraId="1D81C5E8" w14:textId="2931DEF1"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lang w:eastAsia="zh-CN"/>
              </w:rPr>
            </w:pPr>
            <w:del w:id="16316" w:author="He Han" w:date="2026-10-22T16:18:00Z">
              <w:r w:rsidRPr="00BB7730" w:rsidDel="00535B70">
                <w:rPr>
                  <w:rFonts w:ascii="Times New Roman" w:eastAsia="仿宋_GB2312" w:hAnsi="Times New Roman" w:cs="Times New Roman"/>
                  <w:color w:val="auto"/>
                  <w:kern w:val="0"/>
                  <w:sz w:val="18"/>
                  <w:szCs w:val="18"/>
                  <w:lang w:eastAsia="zh-CN"/>
                </w:rPr>
                <w:delText>IPAc</w:delText>
              </w:r>
            </w:del>
          </w:p>
        </w:tc>
        <w:tc>
          <w:tcPr>
            <w:tcW w:w="278" w:type="pct"/>
            <w:vAlign w:val="center"/>
          </w:tcPr>
          <w:p w14:paraId="17FB51E5" w14:textId="0F72D0CD"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6317" w:author="Xuning Wei12232" w:date="2026-07-27T22:29:00Z">
              <w:r w:rsidRPr="00BB7730">
                <w:rPr>
                  <w:rFonts w:ascii="Times New Roman" w:eastAsia="仿宋_GB2312" w:hAnsi="Times New Roman" w:cs="Times New Roman"/>
                  <w:color w:val="auto"/>
                  <w:sz w:val="18"/>
                  <w:szCs w:val="18"/>
                  <w:lang w:eastAsia="zh-CN"/>
                </w:rPr>
                <w:t>11/16/2025</w:t>
              </w:r>
            </w:ins>
          </w:p>
        </w:tc>
        <w:tc>
          <w:tcPr>
            <w:tcW w:w="371" w:type="pct"/>
            <w:vAlign w:val="center"/>
          </w:tcPr>
          <w:p w14:paraId="648D51F4" w14:textId="4B5BB353"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EB52398</w:t>
            </w:r>
          </w:p>
        </w:tc>
        <w:tc>
          <w:tcPr>
            <w:tcW w:w="416" w:type="pct"/>
            <w:noWrap/>
            <w:vAlign w:val="center"/>
          </w:tcPr>
          <w:p w14:paraId="1C8DD83B" w14:textId="6777FA86"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
              <w:t>≥</w:t>
            </w:r>
            <w:ins w:id="16318" w:author="Xuning Wei12232" w:date="2026-07-27T23:22:00Z">
              <w:r w:rsidRPr="00BB7730">
                <w:rPr>
                  <w:rFonts w:ascii="Times New Roman" w:eastAsia="仿宋_GB2312" w:hAnsi="Times New Roman" w:cs="Times New Roman"/>
                  <w:color w:val="auto"/>
                  <w:sz w:val="18"/>
                  <w:szCs w:val="18"/>
                  <w:lang w:eastAsia="zh-CN"/>
                </w:rPr>
                <w:t xml:space="preserve">70 </w:t>
              </w:r>
            </w:ins>
            <w:del w:id="16319" w:author="Xuning Wei12232" w:date="2026-07-27T23:22:00Z">
              <w:r w:rsidRPr="00BB7730" w:rsidDel="00D91DD9">
                <w:rPr>
                  <w:rFonts w:ascii="Times New Roman" w:eastAsia="仿宋_GB2312" w:hAnsi="Times New Roman" w:cs="Times New Roman"/>
                  <w:color w:val="auto"/>
                  <w:sz w:val="18"/>
                  <w:szCs w:val="18"/>
                  <w:lang w:eastAsia="zh-CN"/>
                </w:rPr>
                <w:delText>5</w:delText>
              </w:r>
            </w:del>
            <w:r w:rsidRPr="00BB7730">
              <w:rPr>
                <w:rFonts w:ascii="Times New Roman" w:eastAsia="仿宋_GB2312" w:hAnsi="Times New Roman" w:cs="Times New Roman"/>
                <w:color w:val="auto"/>
                <w:sz w:val="18"/>
                <w:szCs w:val="18"/>
                <w:lang w:eastAsia="zh-CN"/>
              </w:rPr>
              <w:t>kg</w:t>
            </w:r>
            <w:del w:id="16320" w:author="Xuning Wei12232" w:date="2026-07-27T23:22:00Z">
              <w:r w:rsidRPr="00BB7730" w:rsidDel="00D91DD9">
                <w:rPr>
                  <w:rFonts w:ascii="Times New Roman" w:eastAsia="仿宋_GB2312" w:hAnsi="Times New Roman" w:cs="Times New Roman"/>
                  <w:color w:val="auto"/>
                  <w:sz w:val="18"/>
                  <w:szCs w:val="18"/>
                  <w:lang w:eastAsia="zh-CN"/>
                </w:rPr>
                <w:delText>*</w:delText>
              </w:r>
            </w:del>
          </w:p>
        </w:tc>
        <w:tc>
          <w:tcPr>
            <w:tcW w:w="278" w:type="pct"/>
            <w:vAlign w:val="center"/>
          </w:tcPr>
          <w:p w14:paraId="08AD1A11" w14:textId="2A20EF25"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lang w:eastAsia="zh-CN"/>
              </w:rPr>
            </w:pPr>
            <w:ins w:id="16321" w:author="Xuning Wei12232" w:date="2026-07-27T23:35:00Z">
              <w:r w:rsidRPr="00BB7730">
                <w:rPr>
                  <w:rFonts w:ascii="Times New Roman" w:eastAsia="仿宋_GB2312" w:hAnsi="Times New Roman" w:cs="Times New Roman" w:hint="eastAsia"/>
                  <w:color w:val="0000FF"/>
                  <w:sz w:val="18"/>
                  <w:szCs w:val="18"/>
                  <w:lang w:eastAsia="zh-CN"/>
                  <w:rPrChange w:id="16322" w:author="He Han" w:date="2026-10-13T14:15:00Z">
                    <w:rPr>
                      <w:rFonts w:ascii="Times New Roman" w:eastAsia="仿宋_GB2312" w:hAnsi="Times New Roman" w:cs="Times New Roman" w:hint="eastAsia"/>
                      <w:i/>
                      <w:color w:val="0000FF"/>
                      <w:sz w:val="18"/>
                      <w:szCs w:val="18"/>
                      <w:lang w:eastAsia="zh-CN"/>
                    </w:rPr>
                  </w:rPrChange>
                </w:rPr>
                <w:t>≤</w:t>
              </w:r>
              <w:r w:rsidRPr="00BB7730">
                <w:rPr>
                  <w:rFonts w:ascii="Times New Roman" w:eastAsia="仿宋_GB2312" w:hAnsi="Times New Roman" w:cs="Times New Roman"/>
                  <w:color w:val="0000FF"/>
                  <w:sz w:val="18"/>
                  <w:szCs w:val="18"/>
                  <w:lang w:eastAsia="zh-CN"/>
                  <w:rPrChange w:id="16323" w:author="He Han" w:date="2026-10-13T14:15:00Z">
                    <w:rPr>
                      <w:rFonts w:ascii="Times New Roman" w:eastAsia="仿宋_GB2312" w:hAnsi="Times New Roman" w:cs="Times New Roman"/>
                      <w:i/>
                      <w:color w:val="0000FF"/>
                      <w:sz w:val="18"/>
                      <w:szCs w:val="18"/>
                      <w:lang w:eastAsia="zh-CN"/>
                    </w:rPr>
                  </w:rPrChange>
                </w:rPr>
                <w:t xml:space="preserve"> 3 %</w:t>
              </w:r>
            </w:ins>
            <w:del w:id="16324" w:author="Xuning Wei12232" w:date="2026-07-27T23:35:00Z">
              <w:r w:rsidRPr="00BB7730" w:rsidDel="004C13B4">
                <w:rPr>
                  <w:rFonts w:ascii="Times New Roman" w:eastAsia="仿宋_GB2312" w:hAnsi="Times New Roman" w:cs="Times New Roman"/>
                  <w:color w:val="auto"/>
                  <w:kern w:val="0"/>
                  <w:sz w:val="17"/>
                  <w:szCs w:val="17"/>
                  <w:lang w:eastAsia="zh-CN"/>
                </w:rPr>
                <w:delText>N/A</w:delText>
              </w:r>
            </w:del>
          </w:p>
        </w:tc>
        <w:tc>
          <w:tcPr>
            <w:tcW w:w="880" w:type="pct"/>
            <w:vAlign w:val="center"/>
          </w:tcPr>
          <w:p w14:paraId="2F14FBC7" w14:textId="4AED62B4" w:rsidR="008B6EF9" w:rsidRPr="00BB7730" w:rsidRDefault="008B6EF9" w:rsidP="008B6EF9">
            <w:pPr>
              <w:spacing w:line="240" w:lineRule="exact"/>
              <w:contextualSpacing/>
              <w:jc w:val="center"/>
              <w:rPr>
                <w:ins w:id="16325" w:author="He Han" w:date="2026-10-22T16:18:00Z"/>
                <w:rFonts w:ascii="Times New Roman" w:eastAsia="仿宋_GB2312" w:hAnsi="Times New Roman" w:cs="Times New Roman"/>
                <w:color w:val="00B0F0"/>
                <w:sz w:val="18"/>
                <w:szCs w:val="18"/>
                <w:rPrChange w:id="16326" w:author="He Han" w:date="2026-10-22T20:08:00Z">
                  <w:rPr>
                    <w:ins w:id="16327" w:author="He Han" w:date="2026-10-22T16:18:00Z"/>
                    <w:rFonts w:ascii="Times New Roman" w:eastAsia="仿宋_GB2312" w:hAnsi="Times New Roman" w:cs="Times New Roman"/>
                    <w:color w:val="auto"/>
                    <w:sz w:val="18"/>
                    <w:szCs w:val="18"/>
                  </w:rPr>
                </w:rPrChange>
              </w:rPr>
            </w:pPr>
            <w:proofErr w:type="spellStart"/>
            <w:ins w:id="16328" w:author="He Han" w:date="2026-10-22T16:18:00Z">
              <w:r w:rsidRPr="00BB7730">
                <w:rPr>
                  <w:rFonts w:ascii="Times New Roman" w:eastAsia="仿宋_GB2312" w:hAnsi="Times New Roman" w:cs="Times New Roman"/>
                  <w:color w:val="00B0F0"/>
                  <w:sz w:val="18"/>
                  <w:szCs w:val="18"/>
                  <w:lang w:eastAsia="zh-CN"/>
                  <w:rPrChange w:id="16329" w:author="He Han" w:date="2026-10-22T20:08:00Z">
                    <w:rPr>
                      <w:rFonts w:ascii="Times New Roman" w:eastAsia="仿宋_GB2312" w:hAnsi="Times New Roman" w:cs="Times New Roman"/>
                      <w:color w:val="auto"/>
                      <w:sz w:val="18"/>
                      <w:szCs w:val="18"/>
                      <w:lang w:eastAsia="zh-CN"/>
                    </w:rPr>
                  </w:rPrChange>
                </w:rPr>
                <w:t>IPAc</w:t>
              </w:r>
              <w:proofErr w:type="spellEnd"/>
              <w:r w:rsidRPr="00BB7730">
                <w:rPr>
                  <w:rFonts w:ascii="Times New Roman" w:eastAsia="仿宋_GB2312" w:hAnsi="Times New Roman" w:cs="Times New Roman"/>
                  <w:color w:val="00B0F0"/>
                  <w:sz w:val="18"/>
                  <w:szCs w:val="18"/>
                  <w:rPrChange w:id="16330" w:author="He Han" w:date="2026-10-22T20:08:00Z">
                    <w:rPr>
                      <w:rFonts w:ascii="Times New Roman" w:eastAsia="仿宋_GB2312" w:hAnsi="Times New Roman" w:cs="Times New Roman"/>
                      <w:color w:val="auto"/>
                      <w:sz w:val="18"/>
                      <w:szCs w:val="18"/>
                    </w:rPr>
                  </w:rPrChange>
                </w:rPr>
                <w:t xml:space="preserve"> </w:t>
              </w:r>
            </w:ins>
            <w:ins w:id="16331" w:author="He Han" w:date="2026-10-27T17:04:00Z">
              <w:r w:rsidR="00BA6A4E">
                <w:rPr>
                  <w:rFonts w:ascii="Times New Roman" w:eastAsia="仿宋_GB2312" w:hAnsi="Times New Roman" w:cs="Times New Roman"/>
                  <w:color w:val="00B0F0"/>
                  <w:sz w:val="18"/>
                  <w:szCs w:val="18"/>
                </w:rPr>
                <w:t xml:space="preserve">post </w:t>
              </w:r>
              <w:proofErr w:type="spellStart"/>
              <w:r w:rsidR="00BA6A4E">
                <w:rPr>
                  <w:rFonts w:ascii="Times New Roman" w:eastAsia="仿宋_GB2312" w:hAnsi="Times New Roman" w:cs="Times New Roman"/>
                  <w:color w:val="00B0F0"/>
                  <w:sz w:val="18"/>
                  <w:szCs w:val="18"/>
                </w:rPr>
                <w:t>deFmoc</w:t>
              </w:r>
              <w:proofErr w:type="spellEnd"/>
              <w:r w:rsidR="00BA6A4E">
                <w:rPr>
                  <w:rFonts w:ascii="Times New Roman" w:eastAsia="仿宋_GB2312" w:hAnsi="Times New Roman" w:cs="Times New Roman"/>
                  <w:color w:val="00B0F0"/>
                  <w:sz w:val="18"/>
                  <w:szCs w:val="18"/>
                </w:rPr>
                <w:t xml:space="preserve"> </w:t>
              </w:r>
            </w:ins>
            <w:ins w:id="16332" w:author="He Han" w:date="2026-10-22T16:18:00Z">
              <w:r w:rsidRPr="00BB7730">
                <w:rPr>
                  <w:rFonts w:ascii="Times New Roman" w:eastAsia="仿宋_GB2312" w:hAnsi="Times New Roman" w:cs="Times New Roman"/>
                  <w:color w:val="00B0F0"/>
                  <w:sz w:val="18"/>
                  <w:szCs w:val="18"/>
                  <w:rPrChange w:id="16333" w:author="He Han" w:date="2026-10-22T20:08:00Z">
                    <w:rPr>
                      <w:rFonts w:ascii="Times New Roman" w:eastAsia="仿宋_GB2312" w:hAnsi="Times New Roman" w:cs="Times New Roman"/>
                      <w:color w:val="auto"/>
                      <w:sz w:val="18"/>
                      <w:szCs w:val="18"/>
                    </w:rPr>
                  </w:rPrChange>
                </w:rPr>
                <w:t>wash quantity:</w:t>
              </w:r>
            </w:ins>
          </w:p>
          <w:p w14:paraId="40F0769B" w14:textId="019FAE7E" w:rsidR="008B6EF9" w:rsidRDefault="008B6EF9" w:rsidP="00372F06">
            <w:pPr>
              <w:spacing w:line="240" w:lineRule="exact"/>
              <w:contextualSpacing/>
              <w:jc w:val="center"/>
              <w:rPr>
                <w:ins w:id="16334" w:author="He Han" w:date="2026-10-27T17:02:00Z"/>
                <w:rFonts w:ascii="Times New Roman" w:eastAsia="仿宋_GB2312" w:hAnsi="Times New Roman" w:cs="Times New Roman"/>
                <w:color w:val="00B0F0"/>
                <w:sz w:val="18"/>
                <w:szCs w:val="18"/>
              </w:rPr>
              <w:pPrChange w:id="16335" w:author="He Han" w:date="2026-10-27T17:02:00Z">
                <w:pPr>
                  <w:spacing w:line="240" w:lineRule="exact"/>
                  <w:contextualSpacing/>
                  <w:jc w:val="center"/>
                </w:pPr>
              </w:pPrChange>
            </w:pPr>
            <w:del w:id="16336" w:author="He Han" w:date="2026-10-22T20:03:00Z">
              <w:r w:rsidRPr="00BB7730" w:rsidDel="00FB5AB8">
                <w:rPr>
                  <w:rFonts w:ascii="Times New Roman" w:eastAsia="仿宋_GB2312" w:hAnsi="Times New Roman" w:cs="Times New Roman"/>
                  <w:color w:val="00B0F0"/>
                  <w:sz w:val="18"/>
                  <w:szCs w:val="18"/>
                  <w:rPrChange w:id="16337" w:author="He Han" w:date="2026-10-22T20:08:00Z">
                    <w:rPr>
                      <w:rFonts w:ascii="Times New Roman" w:eastAsia="仿宋_GB2312" w:hAnsi="Times New Roman" w:cs="Times New Roman"/>
                      <w:color w:val="auto"/>
                      <w:sz w:val="18"/>
                      <w:szCs w:val="18"/>
                    </w:rPr>
                  </w:rPrChange>
                </w:rPr>
                <w:delText>406.47</w:delText>
              </w:r>
            </w:del>
            <w:ins w:id="16338" w:author="Xuning Wei12232" w:date="2026-07-27T23:22:00Z">
              <w:del w:id="16339" w:author="He Han" w:date="2026-10-22T20:03:00Z">
                <w:r w:rsidRPr="00BB7730" w:rsidDel="00FB5AB8">
                  <w:rPr>
                    <w:rFonts w:ascii="Times New Roman" w:eastAsia="仿宋_GB2312" w:hAnsi="Times New Roman" w:cs="Times New Roman"/>
                    <w:color w:val="00B0F0"/>
                    <w:sz w:val="18"/>
                    <w:szCs w:val="18"/>
                    <w:rPrChange w:id="16340" w:author="He Han" w:date="2026-10-22T20:08:00Z">
                      <w:rPr>
                        <w:rFonts w:ascii="Times New Roman" w:eastAsia="仿宋_GB2312" w:hAnsi="Times New Roman" w:cs="Times New Roman"/>
                        <w:color w:val="auto"/>
                        <w:sz w:val="18"/>
                        <w:szCs w:val="18"/>
                      </w:rPr>
                    </w:rPrChange>
                  </w:rPr>
                  <w:delText xml:space="preserve"> </w:delText>
                </w:r>
              </w:del>
            </w:ins>
            <w:del w:id="16341" w:author="He Han" w:date="2026-10-22T20:03:00Z">
              <w:r w:rsidRPr="00BB7730" w:rsidDel="00FB5AB8">
                <w:rPr>
                  <w:rFonts w:ascii="Times New Roman" w:eastAsia="仿宋_GB2312" w:hAnsi="Times New Roman" w:cs="Times New Roman"/>
                  <w:color w:val="00B0F0"/>
                  <w:sz w:val="18"/>
                  <w:szCs w:val="18"/>
                  <w:lang w:eastAsia="zh-CN"/>
                  <w:rPrChange w:id="16342" w:author="He Han" w:date="2026-10-22T20:08:00Z">
                    <w:rPr>
                      <w:rFonts w:ascii="Times New Roman" w:eastAsia="仿宋_GB2312" w:hAnsi="Times New Roman" w:cs="Times New Roman"/>
                      <w:color w:val="auto"/>
                      <w:sz w:val="18"/>
                      <w:szCs w:val="18"/>
                      <w:lang w:eastAsia="zh-CN"/>
                    </w:rPr>
                  </w:rPrChange>
                </w:rPr>
                <w:delText>kg</w:delText>
              </w:r>
              <w:r w:rsidRPr="00BB7730" w:rsidDel="00FB5AB8">
                <w:rPr>
                  <w:rFonts w:ascii="Times New Roman" w:eastAsia="仿宋_GB2312" w:hAnsi="Times New Roman" w:cs="Times New Roman"/>
                  <w:color w:val="00B0F0"/>
                  <w:sz w:val="18"/>
                  <w:szCs w:val="18"/>
                  <w:rPrChange w:id="16343" w:author="He Han" w:date="2026-10-22T20:08:00Z">
                    <w:rPr>
                      <w:rFonts w:ascii="Times New Roman" w:eastAsia="仿宋_GB2312" w:hAnsi="Times New Roman" w:cs="Times New Roman"/>
                      <w:color w:val="auto"/>
                      <w:sz w:val="18"/>
                      <w:szCs w:val="18"/>
                    </w:rPr>
                  </w:rPrChange>
                </w:rPr>
                <w:delText>~</w:delText>
              </w:r>
            </w:del>
            <w:ins w:id="16344" w:author="Xuning Wei12232" w:date="2026-07-27T23:22:00Z">
              <w:del w:id="16345" w:author="He Han" w:date="2026-10-22T20:03:00Z">
                <w:r w:rsidRPr="00BB7730" w:rsidDel="00FB5AB8">
                  <w:rPr>
                    <w:rFonts w:ascii="Times New Roman" w:eastAsia="仿宋_GB2312" w:hAnsi="Times New Roman" w:cs="Times New Roman"/>
                    <w:color w:val="00B0F0"/>
                    <w:sz w:val="18"/>
                    <w:szCs w:val="18"/>
                    <w:rPrChange w:id="16346" w:author="He Han" w:date="2026-10-22T20:08:00Z">
                      <w:rPr>
                        <w:rFonts w:ascii="Times New Roman" w:eastAsia="仿宋_GB2312" w:hAnsi="Times New Roman" w:cs="Times New Roman"/>
                        <w:color w:val="auto"/>
                        <w:sz w:val="18"/>
                        <w:szCs w:val="18"/>
                      </w:rPr>
                    </w:rPrChange>
                  </w:rPr>
                  <w:delText xml:space="preserve"> </w:delText>
                </w:r>
              </w:del>
            </w:ins>
            <w:del w:id="16347" w:author="He Han" w:date="2026-10-22T20:03:00Z">
              <w:r w:rsidRPr="00BB7730" w:rsidDel="00FB5AB8">
                <w:rPr>
                  <w:rFonts w:ascii="Times New Roman" w:eastAsia="仿宋_GB2312" w:hAnsi="Times New Roman" w:cs="Times New Roman"/>
                  <w:color w:val="00B0F0"/>
                  <w:sz w:val="18"/>
                  <w:szCs w:val="18"/>
                  <w:rPrChange w:id="16348" w:author="He Han" w:date="2026-10-22T20:08:00Z">
                    <w:rPr>
                      <w:rFonts w:ascii="Times New Roman" w:eastAsia="仿宋_GB2312" w:hAnsi="Times New Roman" w:cs="Times New Roman"/>
                      <w:color w:val="auto"/>
                      <w:sz w:val="18"/>
                      <w:szCs w:val="18"/>
                    </w:rPr>
                  </w:rPrChange>
                </w:rPr>
                <w:delText>431.61</w:delText>
              </w:r>
            </w:del>
            <w:ins w:id="16349" w:author="Xuning Wei12232" w:date="2026-07-27T23:24:00Z">
              <w:del w:id="16350" w:author="He Han" w:date="2026-10-22T20:03:00Z">
                <w:r w:rsidRPr="00BB7730" w:rsidDel="00FB5AB8">
                  <w:rPr>
                    <w:rFonts w:ascii="Times New Roman" w:eastAsia="仿宋_GB2312" w:hAnsi="Times New Roman" w:cs="Times New Roman"/>
                    <w:color w:val="00B0F0"/>
                    <w:sz w:val="18"/>
                    <w:szCs w:val="18"/>
                    <w:rPrChange w:id="16351" w:author="He Han" w:date="2026-10-22T20:08:00Z">
                      <w:rPr>
                        <w:rFonts w:ascii="Times New Roman" w:eastAsia="仿宋_GB2312" w:hAnsi="Times New Roman" w:cs="Times New Roman"/>
                        <w:color w:val="auto"/>
                        <w:sz w:val="18"/>
                        <w:szCs w:val="18"/>
                      </w:rPr>
                    </w:rPrChange>
                  </w:rPr>
                  <w:delText xml:space="preserve"> </w:delText>
                </w:r>
              </w:del>
            </w:ins>
            <w:del w:id="16352" w:author="He Han" w:date="2026-10-22T20:03:00Z">
              <w:r w:rsidRPr="00BB7730" w:rsidDel="00FB5AB8">
                <w:rPr>
                  <w:rFonts w:ascii="Times New Roman" w:eastAsia="仿宋_GB2312" w:hAnsi="Times New Roman" w:cs="Times New Roman"/>
                  <w:color w:val="00B0F0"/>
                  <w:sz w:val="18"/>
                  <w:szCs w:val="18"/>
                  <w:rPrChange w:id="16353" w:author="He Han" w:date="2026-10-22T20:08:00Z">
                    <w:rPr>
                      <w:rFonts w:ascii="Times New Roman" w:eastAsia="仿宋_GB2312" w:hAnsi="Times New Roman" w:cs="Times New Roman"/>
                      <w:color w:val="auto"/>
                      <w:sz w:val="18"/>
                      <w:szCs w:val="18"/>
                    </w:rPr>
                  </w:rPrChange>
                </w:rPr>
                <w:delText>kg</w:delText>
              </w:r>
            </w:del>
            <w:ins w:id="16354" w:author="He Han" w:date="2026-10-22T20:03:00Z">
              <w:r w:rsidR="004A530F">
                <w:rPr>
                  <w:rFonts w:ascii="Times New Roman" w:eastAsia="仿宋_GB2312" w:hAnsi="Times New Roman" w:cs="Times New Roman"/>
                  <w:color w:val="00B0F0"/>
                  <w:sz w:val="18"/>
                  <w:szCs w:val="18"/>
                  <w:rPrChange w:id="16355" w:author="He Han" w:date="2026-10-22T20:08:00Z">
                    <w:rPr>
                      <w:rFonts w:ascii="Times New Roman" w:eastAsia="仿宋_GB2312" w:hAnsi="Times New Roman" w:cs="Times New Roman"/>
                      <w:color w:val="00B0F0"/>
                      <w:sz w:val="18"/>
                      <w:szCs w:val="18"/>
                    </w:rPr>
                  </w:rPrChange>
                </w:rPr>
                <w:t>4</w:t>
              </w:r>
            </w:ins>
            <w:ins w:id="16356" w:author="He Han" w:date="2026-10-27T17:02:00Z">
              <w:r w:rsidR="00372F06">
                <w:rPr>
                  <w:rFonts w:ascii="Times New Roman" w:eastAsia="仿宋_GB2312" w:hAnsi="Times New Roman" w:cs="Times New Roman"/>
                  <w:color w:val="00B0F0"/>
                  <w:sz w:val="18"/>
                  <w:szCs w:val="18"/>
                </w:rPr>
                <w:t>02</w:t>
              </w:r>
            </w:ins>
            <w:ins w:id="16357" w:author="He Han" w:date="2026-10-27T17:03:00Z">
              <w:r w:rsidR="00372F06">
                <w:rPr>
                  <w:rFonts w:ascii="Times New Roman" w:eastAsia="仿宋_GB2312" w:hAnsi="Times New Roman" w:cs="Times New Roman"/>
                  <w:color w:val="00B0F0"/>
                  <w:sz w:val="18"/>
                  <w:szCs w:val="18"/>
                </w:rPr>
                <w:t>.28</w:t>
              </w:r>
            </w:ins>
            <w:ins w:id="16358" w:author="He Han" w:date="2026-10-22T20:03:00Z">
              <w:r w:rsidR="004A530F">
                <w:rPr>
                  <w:rFonts w:ascii="Times New Roman" w:eastAsia="仿宋_GB2312" w:hAnsi="Times New Roman" w:cs="Times New Roman"/>
                  <w:color w:val="00B0F0"/>
                  <w:sz w:val="18"/>
                  <w:szCs w:val="18"/>
                  <w:rPrChange w:id="16359" w:author="He Han" w:date="2026-10-22T20:08:00Z">
                    <w:rPr>
                      <w:rFonts w:ascii="Times New Roman" w:eastAsia="仿宋_GB2312" w:hAnsi="Times New Roman" w:cs="Times New Roman"/>
                      <w:color w:val="00B0F0"/>
                      <w:sz w:val="18"/>
                      <w:szCs w:val="18"/>
                    </w:rPr>
                  </w:rPrChange>
                </w:rPr>
                <w:t>~4</w:t>
              </w:r>
            </w:ins>
            <w:ins w:id="16360" w:author="He Han" w:date="2026-10-27T17:03:00Z">
              <w:r w:rsidR="00372F06">
                <w:rPr>
                  <w:rFonts w:ascii="Times New Roman" w:eastAsia="仿宋_GB2312" w:hAnsi="Times New Roman" w:cs="Times New Roman"/>
                  <w:color w:val="00B0F0"/>
                  <w:sz w:val="18"/>
                  <w:szCs w:val="18"/>
                </w:rPr>
                <w:t>35.80</w:t>
              </w:r>
            </w:ins>
            <w:ins w:id="16361" w:author="He Han" w:date="2026-10-22T20:03:00Z">
              <w:r w:rsidRPr="00BB7730">
                <w:rPr>
                  <w:rFonts w:ascii="Times New Roman" w:eastAsia="仿宋_GB2312" w:hAnsi="Times New Roman" w:cs="Times New Roman"/>
                  <w:color w:val="00B0F0"/>
                  <w:sz w:val="18"/>
                  <w:szCs w:val="18"/>
                  <w:rPrChange w:id="16362" w:author="He Han" w:date="2026-10-22T20:08:00Z">
                    <w:rPr>
                      <w:rFonts w:ascii="Times New Roman" w:eastAsia="仿宋_GB2312" w:hAnsi="Times New Roman" w:cs="Times New Roman"/>
                      <w:color w:val="auto"/>
                      <w:sz w:val="18"/>
                      <w:szCs w:val="18"/>
                    </w:rPr>
                  </w:rPrChange>
                </w:rPr>
                <w:t>kg</w:t>
              </w:r>
            </w:ins>
          </w:p>
          <w:p w14:paraId="35487534" w14:textId="77777777" w:rsidR="00372F06" w:rsidRPr="002079CD" w:rsidRDefault="00372F06" w:rsidP="00372F06">
            <w:pPr>
              <w:spacing w:line="240" w:lineRule="exact"/>
              <w:contextualSpacing/>
              <w:jc w:val="center"/>
              <w:rPr>
                <w:ins w:id="16363" w:author="He Han" w:date="2026-10-27T17:02:00Z"/>
                <w:rFonts w:ascii="Times New Roman" w:eastAsia="仿宋_GB2312" w:hAnsi="Times New Roman" w:cs="Times New Roman"/>
                <w:color w:val="00B0F0"/>
                <w:sz w:val="18"/>
                <w:szCs w:val="18"/>
              </w:rPr>
            </w:pPr>
            <w:proofErr w:type="spellStart"/>
            <w:ins w:id="16364" w:author="He Han" w:date="2026-10-27T17:02:00Z">
              <w:r w:rsidRPr="002079CD">
                <w:rPr>
                  <w:rFonts w:ascii="Times New Roman" w:eastAsia="仿宋_GB2312" w:hAnsi="Times New Roman" w:cs="Times New Roman"/>
                  <w:color w:val="00B0F0"/>
                  <w:sz w:val="18"/>
                  <w:szCs w:val="18"/>
                  <w:lang w:eastAsia="zh-CN"/>
                </w:rPr>
                <w:t>IPAc</w:t>
              </w:r>
              <w:proofErr w:type="spellEnd"/>
              <w:r w:rsidRPr="002079CD">
                <w:rPr>
                  <w:rFonts w:ascii="Times New Roman" w:eastAsia="仿宋_GB2312" w:hAnsi="Times New Roman" w:cs="Times New Roman"/>
                  <w:color w:val="00B0F0"/>
                  <w:sz w:val="18"/>
                  <w:szCs w:val="18"/>
                </w:rPr>
                <w:t xml:space="preserve"> wash quantity:</w:t>
              </w:r>
            </w:ins>
          </w:p>
          <w:p w14:paraId="73CDAE5A" w14:textId="74402BAC" w:rsidR="00372F06" w:rsidRPr="00BB7730" w:rsidRDefault="00372F06" w:rsidP="00372F06">
            <w:pPr>
              <w:spacing w:line="240" w:lineRule="exact"/>
              <w:contextualSpacing/>
              <w:jc w:val="center"/>
              <w:rPr>
                <w:rFonts w:ascii="Times New Roman" w:eastAsia="仿宋_GB2312" w:hAnsi="Times New Roman" w:cs="Times New Roman" w:hint="eastAsia"/>
                <w:color w:val="00B0F0"/>
                <w:sz w:val="18"/>
                <w:szCs w:val="18"/>
                <w:rPrChange w:id="16365" w:author="He Han" w:date="2026-10-22T20:08:00Z">
                  <w:rPr>
                    <w:rFonts w:ascii="Times New Roman" w:eastAsia="仿宋_GB2312" w:hAnsi="Times New Roman" w:cs="Times New Roman"/>
                    <w:color w:val="auto"/>
                    <w:sz w:val="18"/>
                    <w:szCs w:val="18"/>
                    <w:lang w:eastAsia="zh-CN"/>
                  </w:rPr>
                </w:rPrChange>
              </w:rPr>
              <w:pPrChange w:id="16366" w:author="He Han" w:date="2026-10-27T17:02:00Z">
                <w:pPr>
                  <w:spacing w:line="240" w:lineRule="exact"/>
                  <w:contextualSpacing/>
                  <w:jc w:val="center"/>
                </w:pPr>
              </w:pPrChange>
            </w:pPr>
            <w:ins w:id="16367" w:author="He Han" w:date="2026-10-27T17:02:00Z">
              <w:r w:rsidRPr="002079CD">
                <w:rPr>
                  <w:rFonts w:ascii="Times New Roman" w:eastAsia="仿宋_GB2312" w:hAnsi="Times New Roman" w:cs="Times New Roman"/>
                  <w:color w:val="00B0F0"/>
                  <w:sz w:val="18"/>
                  <w:szCs w:val="18"/>
                </w:rPr>
                <w:t>44</w:t>
              </w:r>
              <w:r>
                <w:rPr>
                  <w:rFonts w:ascii="Times New Roman" w:eastAsia="仿宋_GB2312" w:hAnsi="Times New Roman" w:cs="Times New Roman"/>
                  <w:color w:val="00B0F0"/>
                  <w:sz w:val="18"/>
                  <w:szCs w:val="18"/>
                </w:rPr>
                <w:t>2.37</w:t>
              </w:r>
              <w:r w:rsidRPr="002079CD">
                <w:rPr>
                  <w:rFonts w:ascii="Times New Roman" w:eastAsia="仿宋_GB2312" w:hAnsi="Times New Roman" w:cs="Times New Roman"/>
                  <w:color w:val="00B0F0"/>
                  <w:sz w:val="18"/>
                  <w:szCs w:val="18"/>
                </w:rPr>
                <w:t>~47</w:t>
              </w:r>
              <w:r>
                <w:rPr>
                  <w:rFonts w:ascii="Times New Roman" w:eastAsia="仿宋_GB2312" w:hAnsi="Times New Roman" w:cs="Times New Roman"/>
                  <w:color w:val="00B0F0"/>
                  <w:sz w:val="18"/>
                  <w:szCs w:val="18"/>
                </w:rPr>
                <w:t>9.23</w:t>
              </w:r>
              <w:r w:rsidRPr="002079CD">
                <w:rPr>
                  <w:rFonts w:ascii="Times New Roman" w:eastAsia="仿宋_GB2312" w:hAnsi="Times New Roman" w:cs="Times New Roman"/>
                  <w:color w:val="00B0F0"/>
                  <w:sz w:val="18"/>
                  <w:szCs w:val="18"/>
                </w:rPr>
                <w:t>kg</w:t>
              </w:r>
            </w:ins>
          </w:p>
        </w:tc>
        <w:tc>
          <w:tcPr>
            <w:tcW w:w="880" w:type="pct"/>
            <w:noWrap/>
            <w:vAlign w:val="center"/>
          </w:tcPr>
          <w:p w14:paraId="26D244B7" w14:textId="30E79937" w:rsidR="00372F06" w:rsidRPr="002079CD" w:rsidRDefault="00372F06" w:rsidP="00372F06">
            <w:pPr>
              <w:spacing w:line="240" w:lineRule="exact"/>
              <w:contextualSpacing/>
              <w:jc w:val="center"/>
              <w:rPr>
                <w:ins w:id="16368" w:author="He Han" w:date="2026-10-27T17:02:00Z"/>
                <w:rFonts w:ascii="Times New Roman" w:eastAsia="仿宋_GB2312" w:hAnsi="Times New Roman" w:cs="Times New Roman"/>
                <w:color w:val="00B0F0"/>
                <w:sz w:val="18"/>
                <w:szCs w:val="18"/>
              </w:rPr>
            </w:pPr>
            <w:proofErr w:type="spellStart"/>
            <w:ins w:id="16369" w:author="He Han" w:date="2026-10-27T17:02:00Z">
              <w:r w:rsidRPr="002079CD">
                <w:rPr>
                  <w:rFonts w:ascii="Times New Roman" w:eastAsia="仿宋_GB2312" w:hAnsi="Times New Roman" w:cs="Times New Roman"/>
                  <w:color w:val="00B0F0"/>
                  <w:sz w:val="18"/>
                  <w:szCs w:val="18"/>
                  <w:lang w:eastAsia="zh-CN"/>
                </w:rPr>
                <w:t>IPAc</w:t>
              </w:r>
              <w:proofErr w:type="spellEnd"/>
              <w:r w:rsidRPr="002079CD">
                <w:rPr>
                  <w:rFonts w:ascii="Times New Roman" w:eastAsia="仿宋_GB2312" w:hAnsi="Times New Roman" w:cs="Times New Roman"/>
                  <w:color w:val="00B0F0"/>
                  <w:sz w:val="18"/>
                  <w:szCs w:val="18"/>
                </w:rPr>
                <w:t xml:space="preserve"> </w:t>
              </w:r>
            </w:ins>
            <w:ins w:id="16370" w:author="He Han" w:date="2026-10-27T17:04:00Z">
              <w:r w:rsidR="00BA6A4E">
                <w:rPr>
                  <w:rFonts w:ascii="Times New Roman" w:eastAsia="仿宋_GB2312" w:hAnsi="Times New Roman" w:cs="Times New Roman"/>
                  <w:color w:val="00B0F0"/>
                  <w:sz w:val="18"/>
                  <w:szCs w:val="18"/>
                </w:rPr>
                <w:t xml:space="preserve">post </w:t>
              </w:r>
              <w:proofErr w:type="spellStart"/>
              <w:r w:rsidR="00BA6A4E">
                <w:rPr>
                  <w:rFonts w:ascii="Times New Roman" w:eastAsia="仿宋_GB2312" w:hAnsi="Times New Roman" w:cs="Times New Roman"/>
                  <w:color w:val="00B0F0"/>
                  <w:sz w:val="18"/>
                  <w:szCs w:val="18"/>
                </w:rPr>
                <w:t>deFmoc</w:t>
              </w:r>
              <w:proofErr w:type="spellEnd"/>
              <w:r w:rsidR="00BA6A4E">
                <w:rPr>
                  <w:rFonts w:ascii="Times New Roman" w:eastAsia="仿宋_GB2312" w:hAnsi="Times New Roman" w:cs="Times New Roman"/>
                  <w:color w:val="00B0F0"/>
                  <w:sz w:val="18"/>
                  <w:szCs w:val="18"/>
                </w:rPr>
                <w:t xml:space="preserve"> </w:t>
              </w:r>
            </w:ins>
            <w:ins w:id="16371" w:author="He Han" w:date="2026-10-27T17:02:00Z">
              <w:r w:rsidRPr="002079CD">
                <w:rPr>
                  <w:rFonts w:ascii="Times New Roman" w:eastAsia="仿宋_GB2312" w:hAnsi="Times New Roman" w:cs="Times New Roman"/>
                  <w:color w:val="00B0F0"/>
                  <w:sz w:val="18"/>
                  <w:szCs w:val="18"/>
                </w:rPr>
                <w:t>wash quantity:</w:t>
              </w:r>
            </w:ins>
          </w:p>
          <w:p w14:paraId="4F677326" w14:textId="77777777" w:rsidR="00372F06" w:rsidRDefault="00372F06" w:rsidP="00372F06">
            <w:pPr>
              <w:spacing w:line="240" w:lineRule="exact"/>
              <w:contextualSpacing/>
              <w:jc w:val="center"/>
              <w:rPr>
                <w:ins w:id="16372" w:author="He Han" w:date="2026-10-27T17:03:00Z"/>
                <w:rFonts w:ascii="Times New Roman" w:eastAsia="仿宋_GB2312" w:hAnsi="Times New Roman" w:cs="Times New Roman"/>
                <w:color w:val="00B0F0"/>
                <w:sz w:val="18"/>
                <w:szCs w:val="18"/>
              </w:rPr>
            </w:pPr>
            <w:ins w:id="16373" w:author="He Han" w:date="2026-10-27T17:03:00Z">
              <w:r w:rsidRPr="002079CD">
                <w:rPr>
                  <w:rFonts w:ascii="Times New Roman" w:eastAsia="仿宋_GB2312" w:hAnsi="Times New Roman" w:cs="Times New Roman"/>
                  <w:color w:val="00B0F0"/>
                  <w:sz w:val="18"/>
                  <w:szCs w:val="18"/>
                </w:rPr>
                <w:t>4</w:t>
              </w:r>
              <w:r>
                <w:rPr>
                  <w:rFonts w:ascii="Times New Roman" w:eastAsia="仿宋_GB2312" w:hAnsi="Times New Roman" w:cs="Times New Roman"/>
                  <w:color w:val="00B0F0"/>
                  <w:sz w:val="18"/>
                  <w:szCs w:val="18"/>
                </w:rPr>
                <w:t>02.28</w:t>
              </w:r>
              <w:r w:rsidRPr="002079CD">
                <w:rPr>
                  <w:rFonts w:ascii="Times New Roman" w:eastAsia="仿宋_GB2312" w:hAnsi="Times New Roman" w:cs="Times New Roman"/>
                  <w:color w:val="00B0F0"/>
                  <w:sz w:val="18"/>
                  <w:szCs w:val="18"/>
                </w:rPr>
                <w:t>~4</w:t>
              </w:r>
              <w:r>
                <w:rPr>
                  <w:rFonts w:ascii="Times New Roman" w:eastAsia="仿宋_GB2312" w:hAnsi="Times New Roman" w:cs="Times New Roman"/>
                  <w:color w:val="00B0F0"/>
                  <w:sz w:val="18"/>
                  <w:szCs w:val="18"/>
                </w:rPr>
                <w:t>35.80</w:t>
              </w:r>
              <w:r w:rsidRPr="002079CD">
                <w:rPr>
                  <w:rFonts w:ascii="Times New Roman" w:eastAsia="仿宋_GB2312" w:hAnsi="Times New Roman" w:cs="Times New Roman"/>
                  <w:color w:val="00B0F0"/>
                  <w:sz w:val="18"/>
                  <w:szCs w:val="18"/>
                </w:rPr>
                <w:t>kg</w:t>
              </w:r>
            </w:ins>
          </w:p>
          <w:p w14:paraId="3FB97A6B" w14:textId="3FCE0883" w:rsidR="008B6EF9" w:rsidRPr="00BB7730" w:rsidRDefault="008B6EF9" w:rsidP="008B6EF9">
            <w:pPr>
              <w:spacing w:line="240" w:lineRule="exact"/>
              <w:contextualSpacing/>
              <w:jc w:val="center"/>
              <w:rPr>
                <w:ins w:id="16374" w:author="He Han" w:date="2026-10-22T20:04:00Z"/>
                <w:rFonts w:ascii="Times New Roman" w:eastAsia="仿宋_GB2312" w:hAnsi="Times New Roman" w:cs="Times New Roman"/>
                <w:color w:val="00B0F0"/>
                <w:sz w:val="18"/>
                <w:szCs w:val="18"/>
                <w:rPrChange w:id="16375" w:author="He Han" w:date="2026-10-22T20:08:00Z">
                  <w:rPr>
                    <w:ins w:id="16376" w:author="He Han" w:date="2026-10-22T20:04:00Z"/>
                    <w:rFonts w:ascii="Times New Roman" w:eastAsia="仿宋_GB2312" w:hAnsi="Times New Roman" w:cs="Times New Roman"/>
                    <w:color w:val="auto"/>
                    <w:sz w:val="18"/>
                    <w:szCs w:val="18"/>
                  </w:rPr>
                </w:rPrChange>
              </w:rPr>
            </w:pPr>
            <w:proofErr w:type="spellStart"/>
            <w:ins w:id="16377" w:author="He Han" w:date="2026-10-22T20:04:00Z">
              <w:r w:rsidRPr="00BB7730">
                <w:rPr>
                  <w:rFonts w:ascii="Times New Roman" w:eastAsia="仿宋_GB2312" w:hAnsi="Times New Roman" w:cs="Times New Roman"/>
                  <w:color w:val="00B0F0"/>
                  <w:sz w:val="18"/>
                  <w:szCs w:val="18"/>
                  <w:lang w:eastAsia="zh-CN"/>
                  <w:rPrChange w:id="16378" w:author="He Han" w:date="2026-10-22T20:08:00Z">
                    <w:rPr>
                      <w:rFonts w:ascii="Times New Roman" w:eastAsia="仿宋_GB2312" w:hAnsi="Times New Roman" w:cs="Times New Roman"/>
                      <w:color w:val="auto"/>
                      <w:sz w:val="18"/>
                      <w:szCs w:val="18"/>
                      <w:lang w:eastAsia="zh-CN"/>
                    </w:rPr>
                  </w:rPrChange>
                </w:rPr>
                <w:t>IPAc</w:t>
              </w:r>
              <w:proofErr w:type="spellEnd"/>
              <w:r w:rsidRPr="00BB7730">
                <w:rPr>
                  <w:rFonts w:ascii="Times New Roman" w:eastAsia="仿宋_GB2312" w:hAnsi="Times New Roman" w:cs="Times New Roman"/>
                  <w:color w:val="00B0F0"/>
                  <w:sz w:val="18"/>
                  <w:szCs w:val="18"/>
                  <w:rPrChange w:id="16379" w:author="He Han" w:date="2026-10-22T20:08:00Z">
                    <w:rPr>
                      <w:rFonts w:ascii="Times New Roman" w:eastAsia="仿宋_GB2312" w:hAnsi="Times New Roman" w:cs="Times New Roman"/>
                      <w:color w:val="auto"/>
                      <w:sz w:val="18"/>
                      <w:szCs w:val="18"/>
                    </w:rPr>
                  </w:rPrChange>
                </w:rPr>
                <w:t xml:space="preserve"> wash quantity:</w:t>
              </w:r>
            </w:ins>
          </w:p>
          <w:p w14:paraId="34A6AB08" w14:textId="79F2BADC" w:rsidR="008B6EF9" w:rsidRPr="00BB7730" w:rsidRDefault="00372F06" w:rsidP="00372F06">
            <w:pPr>
              <w:spacing w:line="240" w:lineRule="exact"/>
              <w:contextualSpacing/>
              <w:jc w:val="center"/>
              <w:rPr>
                <w:rFonts w:ascii="Times New Roman" w:eastAsia="仿宋_GB2312" w:hAnsi="Times New Roman" w:cs="Times New Roman"/>
                <w:color w:val="00B0F0"/>
                <w:sz w:val="18"/>
                <w:szCs w:val="18"/>
                <w:lang w:eastAsia="zh-CN"/>
                <w:rPrChange w:id="16380" w:author="He Han" w:date="2026-10-22T20:08:00Z">
                  <w:rPr>
                    <w:rFonts w:ascii="Times New Roman" w:eastAsia="仿宋_GB2312" w:hAnsi="Times New Roman" w:cs="Times New Roman"/>
                    <w:color w:val="auto"/>
                    <w:sz w:val="18"/>
                    <w:szCs w:val="18"/>
                    <w:lang w:eastAsia="zh-CN"/>
                  </w:rPr>
                </w:rPrChange>
              </w:rPr>
              <w:pPrChange w:id="16381" w:author="He Han" w:date="2026-10-27T17:02:00Z">
                <w:pPr>
                  <w:spacing w:line="240" w:lineRule="exact"/>
                  <w:contextualSpacing/>
                  <w:jc w:val="center"/>
                </w:pPr>
              </w:pPrChange>
            </w:pPr>
            <w:ins w:id="16382" w:author="He Han" w:date="2026-10-27T17:02:00Z">
              <w:r w:rsidRPr="002079CD">
                <w:rPr>
                  <w:rFonts w:ascii="Times New Roman" w:eastAsia="仿宋_GB2312" w:hAnsi="Times New Roman" w:cs="Times New Roman"/>
                  <w:color w:val="00B0F0"/>
                  <w:sz w:val="18"/>
                  <w:szCs w:val="18"/>
                </w:rPr>
                <w:t>44</w:t>
              </w:r>
              <w:r>
                <w:rPr>
                  <w:rFonts w:ascii="Times New Roman" w:eastAsia="仿宋_GB2312" w:hAnsi="Times New Roman" w:cs="Times New Roman"/>
                  <w:color w:val="00B0F0"/>
                  <w:sz w:val="18"/>
                  <w:szCs w:val="18"/>
                </w:rPr>
                <w:t>2.37</w:t>
              </w:r>
              <w:r w:rsidRPr="002079CD">
                <w:rPr>
                  <w:rFonts w:ascii="Times New Roman" w:eastAsia="仿宋_GB2312" w:hAnsi="Times New Roman" w:cs="Times New Roman"/>
                  <w:color w:val="00B0F0"/>
                  <w:sz w:val="18"/>
                  <w:szCs w:val="18"/>
                </w:rPr>
                <w:t>~47</w:t>
              </w:r>
              <w:r>
                <w:rPr>
                  <w:rFonts w:ascii="Times New Roman" w:eastAsia="仿宋_GB2312" w:hAnsi="Times New Roman" w:cs="Times New Roman"/>
                  <w:color w:val="00B0F0"/>
                  <w:sz w:val="18"/>
                  <w:szCs w:val="18"/>
                </w:rPr>
                <w:t>9.23</w:t>
              </w:r>
              <w:r w:rsidRPr="002079CD">
                <w:rPr>
                  <w:rFonts w:ascii="Times New Roman" w:eastAsia="仿宋_GB2312" w:hAnsi="Times New Roman" w:cs="Times New Roman"/>
                  <w:color w:val="00B0F0"/>
                  <w:sz w:val="18"/>
                  <w:szCs w:val="18"/>
                </w:rPr>
                <w:t>kg</w:t>
              </w:r>
            </w:ins>
            <w:ins w:id="16383" w:author="He Han" w:date="2026-10-27T16:32:00Z">
              <w:r w:rsidR="004A530F" w:rsidRPr="00BB7730" w:rsidDel="00FB5AB8">
                <w:rPr>
                  <w:rFonts w:ascii="Times New Roman" w:eastAsia="仿宋_GB2312" w:hAnsi="Times New Roman" w:cs="Times New Roman"/>
                  <w:color w:val="00B0F0"/>
                  <w:sz w:val="18"/>
                  <w:szCs w:val="18"/>
                  <w:lang w:eastAsia="zh-CN"/>
                  <w:rPrChange w:id="16384" w:author="He Han" w:date="2026-10-22T20:08:00Z">
                    <w:rPr>
                      <w:rFonts w:ascii="Times New Roman" w:eastAsia="仿宋_GB2312" w:hAnsi="Times New Roman" w:cs="Times New Roman"/>
                      <w:color w:val="00B0F0"/>
                      <w:sz w:val="18"/>
                      <w:szCs w:val="18"/>
                      <w:lang w:eastAsia="zh-CN"/>
                    </w:rPr>
                  </w:rPrChange>
                </w:rPr>
                <w:t xml:space="preserve"> </w:t>
              </w:r>
            </w:ins>
            <w:del w:id="16385" w:author="He Han" w:date="2026-10-22T20:04:00Z">
              <w:r w:rsidR="008B6EF9" w:rsidRPr="00BB7730" w:rsidDel="00FB5AB8">
                <w:rPr>
                  <w:rFonts w:ascii="Times New Roman" w:eastAsia="仿宋_GB2312" w:hAnsi="Times New Roman" w:cs="Times New Roman"/>
                  <w:color w:val="00B0F0"/>
                  <w:sz w:val="18"/>
                  <w:szCs w:val="18"/>
                  <w:lang w:eastAsia="zh-CN"/>
                  <w:rPrChange w:id="16386" w:author="He Han" w:date="2026-10-22T20:08:00Z">
                    <w:rPr>
                      <w:rFonts w:ascii="Times New Roman" w:eastAsia="仿宋_GB2312" w:hAnsi="Times New Roman" w:cs="Times New Roman"/>
                      <w:color w:val="auto"/>
                      <w:sz w:val="18"/>
                      <w:szCs w:val="18"/>
                      <w:lang w:eastAsia="zh-CN"/>
                    </w:rPr>
                  </w:rPrChange>
                </w:rPr>
                <w:delText>TBD</w:delText>
              </w:r>
            </w:del>
          </w:p>
        </w:tc>
        <w:tc>
          <w:tcPr>
            <w:tcW w:w="818" w:type="pct"/>
            <w:vAlign w:val="center"/>
          </w:tcPr>
          <w:p w14:paraId="48CB782A" w14:textId="0B2AE4EF" w:rsidR="00372F06" w:rsidRPr="002079CD" w:rsidRDefault="00372F06" w:rsidP="00372F06">
            <w:pPr>
              <w:spacing w:line="240" w:lineRule="exact"/>
              <w:contextualSpacing/>
              <w:jc w:val="center"/>
              <w:rPr>
                <w:ins w:id="16387" w:author="He Han" w:date="2026-10-27T17:02:00Z"/>
                <w:rFonts w:ascii="Times New Roman" w:eastAsia="仿宋_GB2312" w:hAnsi="Times New Roman" w:cs="Times New Roman"/>
                <w:color w:val="00B0F0"/>
                <w:sz w:val="18"/>
                <w:szCs w:val="18"/>
              </w:rPr>
            </w:pPr>
            <w:proofErr w:type="spellStart"/>
            <w:ins w:id="16388" w:author="He Han" w:date="2026-10-27T17:02:00Z">
              <w:r w:rsidRPr="002079CD">
                <w:rPr>
                  <w:rFonts w:ascii="Times New Roman" w:eastAsia="仿宋_GB2312" w:hAnsi="Times New Roman" w:cs="Times New Roman"/>
                  <w:color w:val="00B0F0"/>
                  <w:sz w:val="18"/>
                  <w:szCs w:val="18"/>
                  <w:lang w:eastAsia="zh-CN"/>
                </w:rPr>
                <w:t>IPAc</w:t>
              </w:r>
              <w:proofErr w:type="spellEnd"/>
              <w:r w:rsidRPr="002079CD">
                <w:rPr>
                  <w:rFonts w:ascii="Times New Roman" w:eastAsia="仿宋_GB2312" w:hAnsi="Times New Roman" w:cs="Times New Roman"/>
                  <w:color w:val="00B0F0"/>
                  <w:sz w:val="18"/>
                  <w:szCs w:val="18"/>
                </w:rPr>
                <w:t xml:space="preserve"> </w:t>
              </w:r>
            </w:ins>
            <w:ins w:id="16389" w:author="He Han" w:date="2026-10-27T17:04:00Z">
              <w:r w:rsidR="00BA6A4E">
                <w:rPr>
                  <w:rFonts w:ascii="Times New Roman" w:eastAsia="仿宋_GB2312" w:hAnsi="Times New Roman" w:cs="Times New Roman"/>
                  <w:color w:val="00B0F0"/>
                  <w:sz w:val="18"/>
                  <w:szCs w:val="18"/>
                </w:rPr>
                <w:t xml:space="preserve">post </w:t>
              </w:r>
              <w:proofErr w:type="spellStart"/>
              <w:r w:rsidR="00BA6A4E">
                <w:rPr>
                  <w:rFonts w:ascii="Times New Roman" w:eastAsia="仿宋_GB2312" w:hAnsi="Times New Roman" w:cs="Times New Roman"/>
                  <w:color w:val="00B0F0"/>
                  <w:sz w:val="18"/>
                  <w:szCs w:val="18"/>
                </w:rPr>
                <w:t>deFmoc</w:t>
              </w:r>
              <w:proofErr w:type="spellEnd"/>
              <w:r w:rsidR="00BA6A4E">
                <w:rPr>
                  <w:rFonts w:ascii="Times New Roman" w:eastAsia="仿宋_GB2312" w:hAnsi="Times New Roman" w:cs="Times New Roman"/>
                  <w:color w:val="00B0F0"/>
                  <w:sz w:val="18"/>
                  <w:szCs w:val="18"/>
                </w:rPr>
                <w:t xml:space="preserve"> </w:t>
              </w:r>
            </w:ins>
            <w:ins w:id="16390" w:author="He Han" w:date="2026-10-27T17:02:00Z">
              <w:r w:rsidRPr="002079CD">
                <w:rPr>
                  <w:rFonts w:ascii="Times New Roman" w:eastAsia="仿宋_GB2312" w:hAnsi="Times New Roman" w:cs="Times New Roman"/>
                  <w:color w:val="00B0F0"/>
                  <w:sz w:val="18"/>
                  <w:szCs w:val="18"/>
                </w:rPr>
                <w:t>wash quantity:</w:t>
              </w:r>
            </w:ins>
          </w:p>
          <w:p w14:paraId="6F603254" w14:textId="170034BC" w:rsidR="00372F06" w:rsidRDefault="00372F06" w:rsidP="008B6EF9">
            <w:pPr>
              <w:spacing w:line="240" w:lineRule="exact"/>
              <w:contextualSpacing/>
              <w:jc w:val="center"/>
              <w:rPr>
                <w:ins w:id="16391" w:author="He Han" w:date="2026-10-27T17:03:00Z"/>
                <w:rFonts w:ascii="Times New Roman" w:eastAsia="仿宋_GB2312" w:hAnsi="Times New Roman" w:cs="Times New Roman"/>
                <w:color w:val="00B0F0"/>
                <w:sz w:val="18"/>
                <w:szCs w:val="18"/>
                <w:lang w:eastAsia="zh-CN"/>
              </w:rPr>
            </w:pPr>
            <w:ins w:id="16392" w:author="He Han" w:date="2026-10-27T17:03:00Z">
              <w:r w:rsidRPr="00BB7730">
                <w:rPr>
                  <w:rFonts w:ascii="Times New Roman" w:eastAsia="仿宋_GB2312" w:hAnsi="Times New Roman" w:cs="Times New Roman"/>
                  <w:color w:val="00B0F0"/>
                  <w:sz w:val="18"/>
                  <w:szCs w:val="18"/>
                  <w:lang w:eastAsia="zh-CN"/>
                </w:rPr>
                <w:t>≥</w:t>
              </w:r>
              <w:r>
                <w:rPr>
                  <w:rFonts w:ascii="Times New Roman" w:eastAsia="仿宋_GB2312" w:hAnsi="Times New Roman" w:cs="Times New Roman"/>
                  <w:color w:val="00B0F0"/>
                  <w:sz w:val="18"/>
                  <w:szCs w:val="18"/>
                </w:rPr>
                <w:t>380.64</w:t>
              </w:r>
              <w:r w:rsidRPr="002079CD">
                <w:rPr>
                  <w:rFonts w:ascii="Times New Roman" w:eastAsia="仿宋_GB2312" w:hAnsi="Times New Roman" w:cs="Times New Roman"/>
                  <w:color w:val="00B0F0"/>
                  <w:sz w:val="18"/>
                  <w:szCs w:val="18"/>
                </w:rPr>
                <w:t xml:space="preserve"> kg</w:t>
              </w:r>
              <w:r w:rsidRPr="00BB7730">
                <w:rPr>
                  <w:rFonts w:ascii="Times New Roman" w:eastAsia="仿宋_GB2312" w:hAnsi="Times New Roman" w:cs="Times New Roman"/>
                  <w:color w:val="00B0F0"/>
                  <w:sz w:val="18"/>
                  <w:szCs w:val="18"/>
                  <w:lang w:eastAsia="zh-CN"/>
                  <w:rPrChange w:id="16393" w:author="He Han" w:date="2026-10-22T20:08:00Z">
                    <w:rPr>
                      <w:rFonts w:ascii="Times New Roman" w:eastAsia="仿宋_GB2312" w:hAnsi="Times New Roman" w:cs="Times New Roman"/>
                      <w:color w:val="00B0F0"/>
                      <w:sz w:val="18"/>
                      <w:szCs w:val="18"/>
                      <w:lang w:eastAsia="zh-CN"/>
                    </w:rPr>
                  </w:rPrChange>
                </w:rPr>
                <w:t xml:space="preserve"> </w:t>
              </w:r>
            </w:ins>
          </w:p>
          <w:p w14:paraId="18F47DF8" w14:textId="1DDE2C8F" w:rsidR="008B6EF9" w:rsidRPr="00BB7730" w:rsidRDefault="008B6EF9" w:rsidP="008B6EF9">
            <w:pPr>
              <w:spacing w:line="240" w:lineRule="exact"/>
              <w:contextualSpacing/>
              <w:jc w:val="center"/>
              <w:rPr>
                <w:ins w:id="16394" w:author="He Han" w:date="2026-10-22T20:04:00Z"/>
                <w:rFonts w:ascii="Times New Roman" w:eastAsia="仿宋_GB2312" w:hAnsi="Times New Roman" w:cs="Times New Roman"/>
                <w:color w:val="00B0F0"/>
                <w:sz w:val="18"/>
                <w:szCs w:val="18"/>
                <w:rPrChange w:id="16395" w:author="He Han" w:date="2026-10-22T20:08:00Z">
                  <w:rPr>
                    <w:ins w:id="16396" w:author="He Han" w:date="2026-10-22T20:04:00Z"/>
                    <w:rFonts w:ascii="Times New Roman" w:eastAsia="仿宋_GB2312" w:hAnsi="Times New Roman" w:cs="Times New Roman"/>
                    <w:color w:val="auto"/>
                    <w:sz w:val="18"/>
                    <w:szCs w:val="18"/>
                  </w:rPr>
                </w:rPrChange>
              </w:rPr>
            </w:pPr>
            <w:proofErr w:type="spellStart"/>
            <w:ins w:id="16397" w:author="He Han" w:date="2026-10-22T20:04:00Z">
              <w:r w:rsidRPr="00BB7730">
                <w:rPr>
                  <w:rFonts w:ascii="Times New Roman" w:eastAsia="仿宋_GB2312" w:hAnsi="Times New Roman" w:cs="Times New Roman"/>
                  <w:color w:val="00B0F0"/>
                  <w:sz w:val="18"/>
                  <w:szCs w:val="18"/>
                  <w:lang w:eastAsia="zh-CN"/>
                  <w:rPrChange w:id="16398" w:author="He Han" w:date="2026-10-22T20:08:00Z">
                    <w:rPr>
                      <w:rFonts w:ascii="Times New Roman" w:eastAsia="仿宋_GB2312" w:hAnsi="Times New Roman" w:cs="Times New Roman"/>
                      <w:color w:val="auto"/>
                      <w:sz w:val="18"/>
                      <w:szCs w:val="18"/>
                      <w:lang w:eastAsia="zh-CN"/>
                    </w:rPr>
                  </w:rPrChange>
                </w:rPr>
                <w:t>IPAc</w:t>
              </w:r>
              <w:proofErr w:type="spellEnd"/>
              <w:r w:rsidRPr="00BB7730">
                <w:rPr>
                  <w:rFonts w:ascii="Times New Roman" w:eastAsia="仿宋_GB2312" w:hAnsi="Times New Roman" w:cs="Times New Roman"/>
                  <w:color w:val="00B0F0"/>
                  <w:sz w:val="18"/>
                  <w:szCs w:val="18"/>
                  <w:rPrChange w:id="16399" w:author="He Han" w:date="2026-10-22T20:08:00Z">
                    <w:rPr>
                      <w:rFonts w:ascii="Times New Roman" w:eastAsia="仿宋_GB2312" w:hAnsi="Times New Roman" w:cs="Times New Roman"/>
                      <w:color w:val="auto"/>
                      <w:sz w:val="18"/>
                      <w:szCs w:val="18"/>
                    </w:rPr>
                  </w:rPrChange>
                </w:rPr>
                <w:t xml:space="preserve"> wash quantity:</w:t>
              </w:r>
            </w:ins>
          </w:p>
          <w:p w14:paraId="78FC20F4" w14:textId="10A1291D" w:rsidR="008B6EF9" w:rsidRPr="00BB7730" w:rsidRDefault="008B6EF9" w:rsidP="005E0B30">
            <w:pPr>
              <w:spacing w:line="240" w:lineRule="exact"/>
              <w:contextualSpacing/>
              <w:jc w:val="center"/>
              <w:rPr>
                <w:rFonts w:ascii="Times New Roman" w:eastAsia="仿宋_GB2312" w:hAnsi="Times New Roman" w:cs="Times New Roman"/>
                <w:color w:val="00B0F0"/>
                <w:sz w:val="18"/>
                <w:szCs w:val="18"/>
                <w:lang w:eastAsia="zh-CN"/>
                <w:rPrChange w:id="16400" w:author="He Han" w:date="2026-10-22T20:08:00Z">
                  <w:rPr>
                    <w:rFonts w:ascii="Times New Roman" w:eastAsia="仿宋_GB2312" w:hAnsi="Times New Roman" w:cs="Times New Roman"/>
                    <w:color w:val="auto"/>
                    <w:sz w:val="18"/>
                    <w:szCs w:val="18"/>
                    <w:lang w:eastAsia="zh-CN"/>
                  </w:rPr>
                </w:rPrChange>
              </w:rPr>
            </w:pPr>
            <w:ins w:id="16401" w:author="He Han" w:date="2026-10-22T20:04:00Z">
              <w:r w:rsidRPr="00BB7730">
                <w:rPr>
                  <w:rFonts w:ascii="Times New Roman" w:eastAsia="仿宋_GB2312" w:hAnsi="Times New Roman" w:cs="Times New Roman"/>
                  <w:color w:val="00B0F0"/>
                  <w:sz w:val="18"/>
                  <w:szCs w:val="18"/>
                  <w:lang w:eastAsia="zh-CN"/>
                </w:rPr>
                <w:t>≥</w:t>
              </w:r>
              <w:r w:rsidRPr="00BB7730">
                <w:rPr>
                  <w:rFonts w:ascii="Times New Roman" w:eastAsia="仿宋_GB2312" w:hAnsi="Times New Roman" w:cs="Times New Roman"/>
                  <w:color w:val="00B0F0"/>
                  <w:sz w:val="18"/>
                  <w:szCs w:val="18"/>
                  <w:rPrChange w:id="16402" w:author="He Han" w:date="2026-10-22T20:08:00Z">
                    <w:rPr>
                      <w:rFonts w:ascii="Times New Roman" w:eastAsia="仿宋_GB2312" w:hAnsi="Times New Roman" w:cs="Times New Roman"/>
                      <w:color w:val="auto"/>
                      <w:sz w:val="18"/>
                      <w:szCs w:val="18"/>
                    </w:rPr>
                  </w:rPrChange>
                </w:rPr>
                <w:t>419.04 kg</w:t>
              </w:r>
            </w:ins>
            <w:del w:id="16403" w:author="He Han" w:date="2026-10-22T20:04:00Z">
              <w:r w:rsidRPr="00BB7730" w:rsidDel="00FB5AB8">
                <w:rPr>
                  <w:rFonts w:ascii="Times New Roman" w:eastAsia="仿宋_GB2312" w:hAnsi="Times New Roman" w:cs="Times New Roman"/>
                  <w:color w:val="00B0F0"/>
                  <w:sz w:val="18"/>
                  <w:szCs w:val="18"/>
                  <w:lang w:eastAsia="zh-CN"/>
                  <w:rPrChange w:id="16404" w:author="He Han" w:date="2026-10-22T20:08:00Z">
                    <w:rPr>
                      <w:rFonts w:ascii="Times New Roman" w:eastAsia="仿宋_GB2312" w:hAnsi="Times New Roman" w:cs="Times New Roman"/>
                      <w:color w:val="auto"/>
                      <w:sz w:val="18"/>
                      <w:szCs w:val="18"/>
                      <w:lang w:eastAsia="zh-CN"/>
                    </w:rPr>
                  </w:rPrChange>
                </w:rPr>
                <w:delText>TBD</w:delText>
              </w:r>
            </w:del>
          </w:p>
        </w:tc>
        <w:tc>
          <w:tcPr>
            <w:tcW w:w="226" w:type="pct"/>
            <w:vAlign w:val="center"/>
          </w:tcPr>
          <w:p w14:paraId="7B8922AE" w14:textId="62A7203F"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lang w:eastAsia="zh-CN"/>
              </w:rPr>
            </w:pPr>
            <w:ins w:id="16405" w:author="He Han" w:date="2026-10-22T20:34:00Z">
              <w:r w:rsidRPr="00BB7730">
                <w:rPr>
                  <w:rFonts w:ascii="Times New Roman" w:eastAsia="仿宋_GB2312" w:hAnsi="Times New Roman" w:cs="Times New Roman"/>
                  <w:color w:val="00B0F0"/>
                  <w:sz w:val="18"/>
                  <w:szCs w:val="18"/>
                  <w:lang w:eastAsia="zh-CN"/>
                </w:rPr>
                <w:t>Yes</w:t>
              </w:r>
            </w:ins>
            <w:del w:id="16406" w:author="He Han" w:date="2026-10-22T20:34:00Z">
              <w:r w:rsidRPr="00BB7730" w:rsidDel="00EE34CE">
                <w:rPr>
                  <w:rFonts w:ascii="Times New Roman" w:eastAsia="仿宋_GB2312" w:hAnsi="Times New Roman" w:cs="Times New Roman"/>
                  <w:color w:val="auto"/>
                  <w:sz w:val="18"/>
                  <w:szCs w:val="18"/>
                  <w:lang w:eastAsia="zh-CN"/>
                </w:rPr>
                <w:delText>TBD</w:delText>
              </w:r>
            </w:del>
          </w:p>
        </w:tc>
        <w:tc>
          <w:tcPr>
            <w:tcW w:w="252" w:type="pct"/>
            <w:vAlign w:val="center"/>
          </w:tcPr>
          <w:p w14:paraId="570458BB" w14:textId="7D0985B7"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ins w:id="16407" w:author="He Han" w:date="2026-10-22T20:34:00Z">
              <w:r w:rsidRPr="00BB7730">
                <w:rPr>
                  <w:rFonts w:ascii="Times New Roman" w:eastAsia="仿宋_GB2312" w:hAnsi="Times New Roman" w:cs="Times New Roman"/>
                  <w:color w:val="00B0F0"/>
                  <w:sz w:val="18"/>
                  <w:szCs w:val="18"/>
                  <w:lang w:eastAsia="zh-CN"/>
                </w:rPr>
                <w:t>Yes</w:t>
              </w:r>
            </w:ins>
            <w:del w:id="16408" w:author="He Han" w:date="2026-10-22T20:34:00Z">
              <w:r w:rsidRPr="00BB7730" w:rsidDel="00EE34CE">
                <w:rPr>
                  <w:rFonts w:ascii="Times New Roman" w:eastAsia="仿宋_GB2312" w:hAnsi="Times New Roman" w:cs="Times New Roman"/>
                  <w:color w:val="auto"/>
                  <w:sz w:val="18"/>
                  <w:szCs w:val="18"/>
                  <w:lang w:eastAsia="zh-CN"/>
                </w:rPr>
                <w:delText>TBD</w:delText>
              </w:r>
            </w:del>
          </w:p>
        </w:tc>
      </w:tr>
      <w:tr w:rsidR="00005C07" w:rsidRPr="00BB7730" w14:paraId="2BBD32F0" w14:textId="77777777" w:rsidTr="00005C07">
        <w:trPr>
          <w:cantSplit/>
          <w:trHeight w:val="396"/>
          <w:jc w:val="center"/>
        </w:trPr>
        <w:tc>
          <w:tcPr>
            <w:tcW w:w="224" w:type="pct"/>
            <w:vMerge/>
            <w:noWrap/>
            <w:vAlign w:val="center"/>
          </w:tcPr>
          <w:p w14:paraId="13C04857" w14:textId="77777777"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rPr>
            </w:pPr>
          </w:p>
        </w:tc>
        <w:tc>
          <w:tcPr>
            <w:tcW w:w="377" w:type="pct"/>
            <w:noWrap/>
            <w:vAlign w:val="center"/>
          </w:tcPr>
          <w:p w14:paraId="1D6655EA" w14:textId="77777777" w:rsidR="008B6EF9" w:rsidRPr="00BB7730" w:rsidDel="00535B70" w:rsidRDefault="008B6EF9" w:rsidP="008B6EF9">
            <w:pPr>
              <w:spacing w:line="240" w:lineRule="exact"/>
              <w:contextualSpacing/>
              <w:jc w:val="center"/>
              <w:rPr>
                <w:del w:id="16409" w:author="He Han" w:date="2026-10-22T16:17:00Z"/>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kern w:val="0"/>
                <w:sz w:val="18"/>
                <w:szCs w:val="18"/>
              </w:rPr>
              <w:t>Mass Flow Meter*4</w:t>
            </w:r>
          </w:p>
          <w:p w14:paraId="7BE26696" w14:textId="0A0FDB8D"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lang w:eastAsia="zh-CN"/>
              </w:rPr>
            </w:pPr>
            <w:ins w:id="16410" w:author="Xuning Wei12232" w:date="2026-06-06T13:51:00Z">
              <w:del w:id="16411" w:author="He Han" w:date="2026-10-22T16:17:00Z">
                <w:r w:rsidRPr="00BB7730" w:rsidDel="00535B70">
                  <w:rPr>
                    <w:rFonts w:ascii="Times New Roman" w:eastAsia="仿宋_GB2312" w:hAnsi="Times New Roman" w:cs="Times New Roman"/>
                    <w:color w:val="auto"/>
                    <w:kern w:val="0"/>
                    <w:sz w:val="18"/>
                    <w:szCs w:val="18"/>
                    <w:lang w:eastAsia="zh-CN"/>
                  </w:rPr>
                  <w:delText>20</w:delText>
                </w:r>
              </w:del>
            </w:ins>
            <w:ins w:id="16412" w:author="Xuning Wei12232" w:date="2026-06-06T13:52:00Z">
              <w:del w:id="16413" w:author="He Han" w:date="2026-10-22T16:17:00Z">
                <w:r w:rsidRPr="00BB7730" w:rsidDel="00535B70">
                  <w:rPr>
                    <w:rFonts w:ascii="Times New Roman" w:eastAsia="仿宋_GB2312" w:hAnsi="Times New Roman" w:cs="Times New Roman"/>
                    <w:color w:val="auto"/>
                    <w:kern w:val="0"/>
                    <w:sz w:val="18"/>
                    <w:szCs w:val="18"/>
                    <w:lang w:eastAsia="zh-CN"/>
                  </w:rPr>
                  <w:delText xml:space="preserve">% </w:delText>
                </w:r>
              </w:del>
            </w:ins>
            <w:del w:id="16414" w:author="He Han" w:date="2026-10-22T16:17:00Z">
              <w:r w:rsidRPr="00BB7730" w:rsidDel="00535B70">
                <w:rPr>
                  <w:rFonts w:ascii="Times New Roman" w:eastAsia="仿宋_GB2312" w:hAnsi="Times New Roman" w:cs="Times New Roman"/>
                  <w:color w:val="auto"/>
                  <w:kern w:val="0"/>
                  <w:sz w:val="18"/>
                  <w:szCs w:val="18"/>
                  <w:lang w:eastAsia="zh-CN"/>
                </w:rPr>
                <w:delText>Piperidine</w:delText>
              </w:r>
            </w:del>
            <w:ins w:id="16415" w:author="Xuning Wei12232" w:date="2026-06-06T13:47:00Z">
              <w:del w:id="16416" w:author="He Han" w:date="2026-10-22T16:17:00Z">
                <w:r w:rsidRPr="00BB7730" w:rsidDel="00535B70">
                  <w:rPr>
                    <w:rFonts w:ascii="Times New Roman" w:eastAsia="仿宋_GB2312" w:hAnsi="Times New Roman" w:cs="Times New Roman"/>
                    <w:color w:val="auto"/>
                    <w:kern w:val="0"/>
                    <w:sz w:val="18"/>
                    <w:szCs w:val="18"/>
                    <w:lang w:eastAsia="zh-CN"/>
                  </w:rPr>
                  <w:delText xml:space="preserve"> in DMF</w:delText>
                </w:r>
              </w:del>
            </w:ins>
            <w:del w:id="16417" w:author="He Han" w:date="2026-10-22T16:17:00Z">
              <w:r w:rsidRPr="00BB7730" w:rsidDel="00535B70">
                <w:rPr>
                  <w:rFonts w:ascii="Times New Roman" w:eastAsia="仿宋_GB2312" w:hAnsi="Times New Roman" w:cs="Times New Roman"/>
                  <w:color w:val="auto"/>
                  <w:kern w:val="0"/>
                  <w:sz w:val="18"/>
                  <w:szCs w:val="18"/>
                  <w:lang w:eastAsia="zh-CN"/>
                </w:rPr>
                <w:delText xml:space="preserve"> Solution</w:delText>
              </w:r>
            </w:del>
          </w:p>
        </w:tc>
        <w:tc>
          <w:tcPr>
            <w:tcW w:w="278" w:type="pct"/>
            <w:vAlign w:val="center"/>
          </w:tcPr>
          <w:p w14:paraId="43C1A0FE" w14:textId="61CBE5A9"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ins w:id="16418" w:author="Xuning Wei12232" w:date="2026-07-27T22:29:00Z">
              <w:r w:rsidRPr="00BB7730">
                <w:rPr>
                  <w:rFonts w:ascii="Times New Roman" w:eastAsia="仿宋_GB2312" w:hAnsi="Times New Roman" w:cs="Times New Roman"/>
                  <w:color w:val="auto"/>
                  <w:sz w:val="18"/>
                  <w:szCs w:val="18"/>
                  <w:lang w:eastAsia="zh-CN"/>
                </w:rPr>
                <w:t>11/18/2026</w:t>
              </w:r>
            </w:ins>
          </w:p>
        </w:tc>
        <w:tc>
          <w:tcPr>
            <w:tcW w:w="371" w:type="pct"/>
            <w:vAlign w:val="center"/>
          </w:tcPr>
          <w:p w14:paraId="452A58B6" w14:textId="1F817065"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EB52396</w:t>
            </w:r>
          </w:p>
        </w:tc>
        <w:tc>
          <w:tcPr>
            <w:tcW w:w="416" w:type="pct"/>
            <w:noWrap/>
            <w:vAlign w:val="center"/>
          </w:tcPr>
          <w:p w14:paraId="049A1843" w14:textId="41E21097"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w:t>
            </w:r>
            <w:ins w:id="16419" w:author="Xuning Wei12232" w:date="2026-07-27T23:24:00Z">
              <w:r w:rsidRPr="00BB7730">
                <w:rPr>
                  <w:rFonts w:ascii="Times New Roman" w:eastAsia="仿宋_GB2312" w:hAnsi="Times New Roman" w:cs="Times New Roman"/>
                  <w:color w:val="auto"/>
                  <w:sz w:val="18"/>
                  <w:szCs w:val="18"/>
                  <w:lang w:eastAsia="zh-CN"/>
                </w:rPr>
                <w:t xml:space="preserve">70 </w:t>
              </w:r>
            </w:ins>
            <w:del w:id="16420" w:author="Xuning Wei12232" w:date="2026-07-27T23:24:00Z">
              <w:r w:rsidRPr="00BB7730" w:rsidDel="00D91DD9">
                <w:rPr>
                  <w:rFonts w:ascii="Times New Roman" w:eastAsia="仿宋_GB2312" w:hAnsi="Times New Roman" w:cs="Times New Roman"/>
                  <w:color w:val="auto"/>
                  <w:sz w:val="18"/>
                  <w:szCs w:val="18"/>
                  <w:lang w:eastAsia="zh-CN"/>
                </w:rPr>
                <w:delText>10</w:delText>
              </w:r>
            </w:del>
            <w:r w:rsidRPr="00BB7730">
              <w:rPr>
                <w:rFonts w:ascii="Times New Roman" w:eastAsia="仿宋_GB2312" w:hAnsi="Times New Roman" w:cs="Times New Roman"/>
                <w:color w:val="auto"/>
                <w:sz w:val="18"/>
                <w:szCs w:val="18"/>
                <w:lang w:eastAsia="zh-CN"/>
              </w:rPr>
              <w:t>kg</w:t>
            </w:r>
            <w:del w:id="16421" w:author="Xuning Wei12232" w:date="2026-07-27T23:24:00Z">
              <w:r w:rsidRPr="00BB7730" w:rsidDel="00D91DD9">
                <w:rPr>
                  <w:rFonts w:ascii="Times New Roman" w:eastAsia="仿宋_GB2312" w:hAnsi="Times New Roman" w:cs="Times New Roman"/>
                  <w:color w:val="auto"/>
                  <w:sz w:val="18"/>
                  <w:szCs w:val="18"/>
                  <w:lang w:eastAsia="zh-CN"/>
                </w:rPr>
                <w:delText>**</w:delText>
              </w:r>
            </w:del>
          </w:p>
        </w:tc>
        <w:tc>
          <w:tcPr>
            <w:tcW w:w="278" w:type="pct"/>
            <w:vAlign w:val="center"/>
          </w:tcPr>
          <w:p w14:paraId="26A16329" w14:textId="5BCED07B"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lang w:eastAsia="zh-CN"/>
              </w:rPr>
            </w:pPr>
            <w:ins w:id="16422" w:author="Xuning Wei12232" w:date="2026-07-27T23:35:00Z">
              <w:r w:rsidRPr="00BB7730">
                <w:rPr>
                  <w:rFonts w:ascii="Times New Roman" w:eastAsia="仿宋_GB2312" w:hAnsi="Times New Roman" w:cs="Times New Roman" w:hint="eastAsia"/>
                  <w:color w:val="0000FF"/>
                  <w:sz w:val="18"/>
                  <w:szCs w:val="18"/>
                  <w:lang w:eastAsia="zh-CN"/>
                  <w:rPrChange w:id="16423" w:author="He Han" w:date="2026-10-22T14:56:00Z">
                    <w:rPr>
                      <w:rFonts w:ascii="Times New Roman" w:eastAsia="仿宋_GB2312" w:hAnsi="Times New Roman" w:cs="Times New Roman" w:hint="eastAsia"/>
                      <w:i/>
                      <w:color w:val="0000FF"/>
                      <w:sz w:val="18"/>
                      <w:szCs w:val="18"/>
                      <w:lang w:eastAsia="zh-CN"/>
                    </w:rPr>
                  </w:rPrChange>
                </w:rPr>
                <w:t>≤</w:t>
              </w:r>
              <w:r w:rsidRPr="00BB7730">
                <w:rPr>
                  <w:rFonts w:ascii="Times New Roman" w:eastAsia="仿宋_GB2312" w:hAnsi="Times New Roman" w:cs="Times New Roman"/>
                  <w:color w:val="0000FF"/>
                  <w:sz w:val="18"/>
                  <w:szCs w:val="18"/>
                  <w:lang w:eastAsia="zh-CN"/>
                  <w:rPrChange w:id="16424" w:author="He Han" w:date="2026-10-22T14:56:00Z">
                    <w:rPr>
                      <w:rFonts w:ascii="Times New Roman" w:eastAsia="仿宋_GB2312" w:hAnsi="Times New Roman" w:cs="Times New Roman"/>
                      <w:i/>
                      <w:color w:val="0000FF"/>
                      <w:sz w:val="18"/>
                      <w:szCs w:val="18"/>
                      <w:lang w:eastAsia="zh-CN"/>
                    </w:rPr>
                  </w:rPrChange>
                </w:rPr>
                <w:t xml:space="preserve"> 3 %</w:t>
              </w:r>
            </w:ins>
            <w:del w:id="16425" w:author="Xuning Wei12232" w:date="2026-07-27T23:35:00Z">
              <w:r w:rsidRPr="00BB7730" w:rsidDel="004C13B4">
                <w:rPr>
                  <w:rFonts w:ascii="Times New Roman" w:eastAsia="仿宋_GB2312" w:hAnsi="Times New Roman" w:cs="Times New Roman"/>
                  <w:color w:val="auto"/>
                  <w:kern w:val="0"/>
                  <w:sz w:val="17"/>
                  <w:szCs w:val="17"/>
                  <w:lang w:eastAsia="zh-CN"/>
                </w:rPr>
                <w:delText>N/A</w:delText>
              </w:r>
            </w:del>
          </w:p>
        </w:tc>
        <w:tc>
          <w:tcPr>
            <w:tcW w:w="880" w:type="pct"/>
            <w:vAlign w:val="center"/>
          </w:tcPr>
          <w:p w14:paraId="02BC8005" w14:textId="2F4AFF18" w:rsidR="008B6EF9" w:rsidRPr="00BB7730" w:rsidRDefault="008B6EF9">
            <w:pPr>
              <w:spacing w:line="240" w:lineRule="exact"/>
              <w:contextualSpacing/>
              <w:rPr>
                <w:ins w:id="16426" w:author="He Han" w:date="2026-10-22T16:17:00Z"/>
                <w:rFonts w:ascii="Times New Roman" w:eastAsia="仿宋_GB2312" w:hAnsi="Times New Roman" w:cs="Times New Roman"/>
                <w:color w:val="00B0F0"/>
                <w:sz w:val="18"/>
                <w:szCs w:val="18"/>
                <w:rPrChange w:id="16427" w:author="He Han" w:date="2026-10-22T20:18:00Z">
                  <w:rPr>
                    <w:ins w:id="16428" w:author="He Han" w:date="2026-10-22T16:17:00Z"/>
                    <w:rFonts w:ascii="Times New Roman" w:eastAsia="仿宋_GB2312" w:hAnsi="Times New Roman" w:cs="Times New Roman"/>
                    <w:color w:val="auto"/>
                    <w:sz w:val="18"/>
                    <w:szCs w:val="18"/>
                  </w:rPr>
                </w:rPrChange>
              </w:rPr>
              <w:pPrChange w:id="16429" w:author="He Han" w:date="2026-10-22T20:17:00Z">
                <w:pPr>
                  <w:spacing w:line="240" w:lineRule="exact"/>
                  <w:contextualSpacing/>
                  <w:jc w:val="center"/>
                </w:pPr>
              </w:pPrChange>
            </w:pPr>
            <w:ins w:id="16430" w:author="He Han" w:date="2026-10-22T16:17:00Z">
              <w:r w:rsidRPr="00BB7730">
                <w:rPr>
                  <w:rFonts w:ascii="Times New Roman" w:eastAsia="仿宋_GB2312" w:hAnsi="Times New Roman" w:cs="Times New Roman"/>
                  <w:color w:val="00B0F0"/>
                  <w:kern w:val="0"/>
                  <w:sz w:val="18"/>
                  <w:szCs w:val="18"/>
                  <w:lang w:eastAsia="zh-CN"/>
                  <w:rPrChange w:id="16431" w:author="He Han" w:date="2026-10-22T20:18:00Z">
                    <w:rPr>
                      <w:rFonts w:ascii="Times New Roman" w:eastAsia="仿宋_GB2312" w:hAnsi="Times New Roman" w:cs="Times New Roman"/>
                      <w:color w:val="auto"/>
                      <w:kern w:val="0"/>
                      <w:sz w:val="18"/>
                      <w:szCs w:val="18"/>
                      <w:lang w:eastAsia="zh-CN"/>
                    </w:rPr>
                  </w:rPrChange>
                </w:rPr>
                <w:t>Piperidine in DMF Solution:</w:t>
              </w:r>
            </w:ins>
          </w:p>
          <w:p w14:paraId="4A7C5DFE" w14:textId="5CACCB1D" w:rsidR="008B6EF9" w:rsidRPr="00BB7730" w:rsidRDefault="002A634A">
            <w:pPr>
              <w:spacing w:line="240" w:lineRule="exact"/>
              <w:contextualSpacing/>
              <w:rPr>
                <w:ins w:id="16432" w:author="He Han" w:date="2026-10-22T20:12:00Z"/>
                <w:rFonts w:ascii="Times New Roman" w:eastAsia="仿宋_GB2312" w:hAnsi="Times New Roman" w:cs="Times New Roman"/>
                <w:color w:val="00B0F0"/>
                <w:sz w:val="18"/>
                <w:szCs w:val="18"/>
                <w:rPrChange w:id="16433" w:author="He Han" w:date="2026-10-22T20:18:00Z">
                  <w:rPr>
                    <w:ins w:id="16434" w:author="He Han" w:date="2026-10-22T20:12:00Z"/>
                    <w:rFonts w:ascii="Times New Roman" w:eastAsia="仿宋_GB2312" w:hAnsi="Times New Roman" w:cs="Times New Roman"/>
                    <w:color w:val="FF0000"/>
                    <w:sz w:val="18"/>
                    <w:szCs w:val="18"/>
                  </w:rPr>
                </w:rPrChange>
              </w:rPr>
              <w:pPrChange w:id="16435" w:author="He Han" w:date="2026-10-22T20:17:00Z">
                <w:pPr>
                  <w:spacing w:line="240" w:lineRule="exact"/>
                  <w:contextualSpacing/>
                  <w:jc w:val="center"/>
                </w:pPr>
              </w:pPrChange>
            </w:pPr>
            <w:ins w:id="16436" w:author="He Han" w:date="2026-10-27T17:20:00Z">
              <w:r>
                <w:rPr>
                  <w:rFonts w:ascii="Times New Roman" w:eastAsia="仿宋_GB2312" w:hAnsi="Times New Roman" w:cs="Times New Roman" w:hint="eastAsia"/>
                  <w:color w:val="00B0F0"/>
                  <w:sz w:val="18"/>
                  <w:szCs w:val="18"/>
                  <w:lang w:eastAsia="zh-CN"/>
                </w:rPr>
                <w:t>3</w:t>
              </w:r>
              <w:r>
                <w:rPr>
                  <w:rFonts w:ascii="Times New Roman" w:eastAsia="仿宋_GB2312" w:hAnsi="Times New Roman" w:cs="Times New Roman"/>
                  <w:color w:val="00B0F0"/>
                  <w:sz w:val="18"/>
                  <w:szCs w:val="18"/>
                  <w:lang w:eastAsia="zh-CN"/>
                </w:rPr>
                <w:t>39.72~375.48</w:t>
              </w:r>
            </w:ins>
            <w:del w:id="16437" w:author="He Han" w:date="2026-10-22T20:11:00Z">
              <w:r w:rsidR="008B6EF9" w:rsidRPr="00BB7730" w:rsidDel="00725734">
                <w:rPr>
                  <w:rFonts w:ascii="Times New Roman" w:eastAsia="仿宋_GB2312" w:hAnsi="Times New Roman" w:cs="Times New Roman"/>
                  <w:color w:val="00B0F0"/>
                  <w:sz w:val="18"/>
                  <w:szCs w:val="18"/>
                  <w:rPrChange w:id="16438" w:author="He Han" w:date="2026-10-22T20:18:00Z">
                    <w:rPr>
                      <w:rFonts w:ascii="Times New Roman" w:eastAsia="仿宋_GB2312" w:hAnsi="Times New Roman" w:cs="Times New Roman"/>
                      <w:color w:val="auto"/>
                      <w:sz w:val="18"/>
                      <w:szCs w:val="18"/>
                    </w:rPr>
                  </w:rPrChange>
                </w:rPr>
                <w:delText>346.</w:delText>
              </w:r>
            </w:del>
            <w:ins w:id="16439" w:author="Xuning Wei12232" w:date="2026-07-27T23:24:00Z">
              <w:del w:id="16440" w:author="He Han" w:date="2026-10-22T20:11:00Z">
                <w:r w:rsidR="008B6EF9" w:rsidRPr="00BB7730" w:rsidDel="00725734">
                  <w:rPr>
                    <w:rFonts w:ascii="Times New Roman" w:eastAsia="仿宋_GB2312" w:hAnsi="Times New Roman" w:cs="Times New Roman"/>
                    <w:color w:val="00B0F0"/>
                    <w:sz w:val="18"/>
                    <w:szCs w:val="18"/>
                    <w:rPrChange w:id="16441" w:author="He Han" w:date="2026-10-22T20:18:00Z">
                      <w:rPr>
                        <w:rFonts w:ascii="Times New Roman" w:eastAsia="仿宋_GB2312" w:hAnsi="Times New Roman" w:cs="Times New Roman"/>
                        <w:color w:val="auto"/>
                        <w:sz w:val="18"/>
                        <w:szCs w:val="18"/>
                      </w:rPr>
                    </w:rPrChange>
                  </w:rPr>
                  <w:delText xml:space="preserve">78 </w:delText>
                </w:r>
              </w:del>
            </w:ins>
            <w:del w:id="16442" w:author="He Han" w:date="2026-10-22T20:11:00Z">
              <w:r w:rsidR="008B6EF9" w:rsidRPr="00BB7730" w:rsidDel="00725734">
                <w:rPr>
                  <w:rFonts w:ascii="Times New Roman" w:eastAsia="仿宋_GB2312" w:hAnsi="Times New Roman" w:cs="Times New Roman"/>
                  <w:color w:val="00B0F0"/>
                  <w:sz w:val="18"/>
                  <w:szCs w:val="18"/>
                  <w:rPrChange w:id="16443" w:author="He Han" w:date="2026-10-22T20:18:00Z">
                    <w:rPr>
                      <w:rFonts w:ascii="Times New Roman" w:eastAsia="仿宋_GB2312" w:hAnsi="Times New Roman" w:cs="Times New Roman"/>
                      <w:color w:val="auto"/>
                      <w:sz w:val="18"/>
                      <w:szCs w:val="18"/>
                    </w:rPr>
                  </w:rPrChange>
                </w:rPr>
                <w:delText>80</w:delText>
              </w:r>
              <w:r w:rsidR="008B6EF9" w:rsidRPr="00BB7730" w:rsidDel="00725734">
                <w:rPr>
                  <w:rFonts w:ascii="Times New Roman" w:eastAsia="仿宋_GB2312" w:hAnsi="Times New Roman" w:cs="Times New Roman"/>
                  <w:color w:val="00B0F0"/>
                  <w:sz w:val="18"/>
                  <w:szCs w:val="18"/>
                  <w:lang w:eastAsia="zh-CN"/>
                  <w:rPrChange w:id="16444" w:author="He Han" w:date="2026-10-22T20:18:00Z">
                    <w:rPr>
                      <w:rFonts w:ascii="Times New Roman" w:eastAsia="仿宋_GB2312" w:hAnsi="Times New Roman" w:cs="Times New Roman"/>
                      <w:color w:val="auto"/>
                      <w:sz w:val="18"/>
                      <w:szCs w:val="18"/>
                      <w:lang w:eastAsia="zh-CN"/>
                    </w:rPr>
                  </w:rPrChange>
                </w:rPr>
                <w:delText>kg</w:delText>
              </w:r>
              <w:r w:rsidR="008B6EF9" w:rsidRPr="00BB7730" w:rsidDel="00725734">
                <w:rPr>
                  <w:rFonts w:ascii="Times New Roman" w:eastAsia="仿宋_GB2312" w:hAnsi="Times New Roman" w:cs="Times New Roman"/>
                  <w:color w:val="00B0F0"/>
                  <w:sz w:val="18"/>
                  <w:szCs w:val="18"/>
                  <w:rPrChange w:id="16445" w:author="He Han" w:date="2026-10-22T20:18:00Z">
                    <w:rPr>
                      <w:rFonts w:ascii="Times New Roman" w:eastAsia="仿宋_GB2312" w:hAnsi="Times New Roman" w:cs="Times New Roman"/>
                      <w:color w:val="auto"/>
                      <w:sz w:val="18"/>
                      <w:szCs w:val="18"/>
                    </w:rPr>
                  </w:rPrChange>
                </w:rPr>
                <w:delText>~</w:delText>
              </w:r>
            </w:del>
            <w:ins w:id="16446" w:author="Xuning Wei12232" w:date="2026-07-27T23:24:00Z">
              <w:del w:id="16447" w:author="He Han" w:date="2026-10-22T20:11:00Z">
                <w:r w:rsidR="008B6EF9" w:rsidRPr="00BB7730" w:rsidDel="00725734">
                  <w:rPr>
                    <w:rFonts w:ascii="Times New Roman" w:eastAsia="仿宋_GB2312" w:hAnsi="Times New Roman" w:cs="Times New Roman"/>
                    <w:color w:val="00B0F0"/>
                    <w:sz w:val="18"/>
                    <w:szCs w:val="18"/>
                    <w:rPrChange w:id="16448" w:author="He Han" w:date="2026-10-22T20:18:00Z">
                      <w:rPr>
                        <w:rFonts w:ascii="Times New Roman" w:eastAsia="仿宋_GB2312" w:hAnsi="Times New Roman" w:cs="Times New Roman"/>
                        <w:color w:val="auto"/>
                        <w:sz w:val="18"/>
                        <w:szCs w:val="18"/>
                      </w:rPr>
                    </w:rPrChange>
                  </w:rPr>
                  <w:delText xml:space="preserve"> </w:delText>
                </w:r>
              </w:del>
            </w:ins>
            <w:del w:id="16449" w:author="He Han" w:date="2026-10-22T20:11:00Z">
              <w:r w:rsidR="008B6EF9" w:rsidRPr="00BB7730" w:rsidDel="00725734">
                <w:rPr>
                  <w:rFonts w:ascii="Times New Roman" w:eastAsia="仿宋_GB2312" w:hAnsi="Times New Roman" w:cs="Times New Roman"/>
                  <w:color w:val="00B0F0"/>
                  <w:sz w:val="18"/>
                  <w:szCs w:val="18"/>
                  <w:rPrChange w:id="16450" w:author="He Han" w:date="2026-10-22T20:18:00Z">
                    <w:rPr>
                      <w:rFonts w:ascii="Times New Roman" w:eastAsia="仿宋_GB2312" w:hAnsi="Times New Roman" w:cs="Times New Roman"/>
                      <w:color w:val="auto"/>
                      <w:sz w:val="18"/>
                      <w:szCs w:val="18"/>
                    </w:rPr>
                  </w:rPrChange>
                </w:rPr>
                <w:delText>368.2</w:delText>
              </w:r>
            </w:del>
            <w:ins w:id="16451" w:author="Xuning Wei12232" w:date="2026-07-27T23:24:00Z">
              <w:del w:id="16452" w:author="He Han" w:date="2026-10-22T20:11:00Z">
                <w:r w:rsidR="008B6EF9" w:rsidRPr="00BB7730" w:rsidDel="00725734">
                  <w:rPr>
                    <w:rFonts w:ascii="Times New Roman" w:eastAsia="仿宋_GB2312" w:hAnsi="Times New Roman" w:cs="Times New Roman"/>
                    <w:color w:val="00B0F0"/>
                    <w:sz w:val="18"/>
                    <w:szCs w:val="18"/>
                    <w:rPrChange w:id="16453" w:author="He Han" w:date="2026-10-22T20:18:00Z">
                      <w:rPr>
                        <w:rFonts w:ascii="Times New Roman" w:eastAsia="仿宋_GB2312" w:hAnsi="Times New Roman" w:cs="Times New Roman"/>
                        <w:color w:val="auto"/>
                        <w:sz w:val="18"/>
                        <w:szCs w:val="18"/>
                      </w:rPr>
                    </w:rPrChange>
                  </w:rPr>
                  <w:delText>3</w:delText>
                </w:r>
              </w:del>
              <w:del w:id="16454" w:author="He Han" w:date="2026-10-27T17:20:00Z">
                <w:r w:rsidR="008B6EF9" w:rsidRPr="00BB7730" w:rsidDel="002A634A">
                  <w:rPr>
                    <w:rFonts w:ascii="Times New Roman" w:eastAsia="仿宋_GB2312" w:hAnsi="Times New Roman" w:cs="Times New Roman"/>
                    <w:color w:val="00B0F0"/>
                    <w:sz w:val="18"/>
                    <w:szCs w:val="18"/>
                    <w:rPrChange w:id="16455" w:author="He Han" w:date="2026-10-22T20:18:00Z">
                      <w:rPr>
                        <w:rFonts w:ascii="Times New Roman" w:eastAsia="仿宋_GB2312" w:hAnsi="Times New Roman" w:cs="Times New Roman"/>
                        <w:color w:val="auto"/>
                        <w:sz w:val="18"/>
                        <w:szCs w:val="18"/>
                      </w:rPr>
                    </w:rPrChange>
                  </w:rPr>
                  <w:delText xml:space="preserve"> </w:delText>
                </w:r>
              </w:del>
            </w:ins>
            <w:del w:id="16456" w:author="Xuning Wei12232" w:date="2026-07-27T23:24:00Z">
              <w:r w:rsidR="008B6EF9" w:rsidRPr="00BB7730" w:rsidDel="00D91DD9">
                <w:rPr>
                  <w:rFonts w:ascii="Times New Roman" w:eastAsia="仿宋_GB2312" w:hAnsi="Times New Roman" w:cs="Times New Roman"/>
                  <w:color w:val="00B0F0"/>
                  <w:sz w:val="18"/>
                  <w:szCs w:val="18"/>
                  <w:rPrChange w:id="16457" w:author="He Han" w:date="2026-10-22T20:18:00Z">
                    <w:rPr>
                      <w:rFonts w:ascii="Times New Roman" w:eastAsia="仿宋_GB2312" w:hAnsi="Times New Roman" w:cs="Times New Roman"/>
                      <w:color w:val="auto"/>
                      <w:sz w:val="18"/>
                      <w:szCs w:val="18"/>
                    </w:rPr>
                  </w:rPrChange>
                </w:rPr>
                <w:delText>1</w:delText>
              </w:r>
            </w:del>
            <w:r w:rsidR="008B6EF9" w:rsidRPr="00BB7730">
              <w:rPr>
                <w:rFonts w:ascii="Times New Roman" w:eastAsia="仿宋_GB2312" w:hAnsi="Times New Roman" w:cs="Times New Roman"/>
                <w:color w:val="00B0F0"/>
                <w:sz w:val="18"/>
                <w:szCs w:val="18"/>
                <w:rPrChange w:id="16458" w:author="He Han" w:date="2026-10-22T20:18:00Z">
                  <w:rPr>
                    <w:rFonts w:ascii="Times New Roman" w:eastAsia="仿宋_GB2312" w:hAnsi="Times New Roman" w:cs="Times New Roman"/>
                    <w:color w:val="auto"/>
                    <w:sz w:val="18"/>
                    <w:szCs w:val="18"/>
                  </w:rPr>
                </w:rPrChange>
              </w:rPr>
              <w:t>kg</w:t>
            </w:r>
          </w:p>
          <w:p w14:paraId="1865E4CD" w14:textId="22357FCB" w:rsidR="008B6EF9" w:rsidRPr="00BB7730" w:rsidRDefault="008B6EF9" w:rsidP="002A634A">
            <w:pPr>
              <w:spacing w:line="240" w:lineRule="exact"/>
              <w:contextualSpacing/>
              <w:rPr>
                <w:rFonts w:ascii="Times New Roman" w:eastAsia="仿宋_GB2312" w:hAnsi="Times New Roman" w:cs="Times New Roman"/>
                <w:color w:val="00B0F0"/>
                <w:sz w:val="18"/>
                <w:szCs w:val="18"/>
                <w:rPrChange w:id="16459" w:author="He Han" w:date="2026-10-22T20:18:00Z">
                  <w:rPr>
                    <w:rFonts w:ascii="Times New Roman" w:eastAsia="仿宋_GB2312" w:hAnsi="Times New Roman" w:cs="Times New Roman"/>
                    <w:color w:val="auto"/>
                    <w:sz w:val="18"/>
                    <w:szCs w:val="18"/>
                    <w:shd w:val="pct10" w:color="auto" w:fill="FFFFFF"/>
                    <w:lang w:eastAsia="zh-CN"/>
                  </w:rPr>
                </w:rPrChange>
              </w:rPr>
              <w:pPrChange w:id="16460" w:author="He Han" w:date="2026-10-27T17:20:00Z">
                <w:pPr>
                  <w:spacing w:line="240" w:lineRule="exact"/>
                  <w:contextualSpacing/>
                  <w:jc w:val="center"/>
                </w:pPr>
              </w:pPrChange>
            </w:pPr>
            <w:ins w:id="16461" w:author="He Han" w:date="2026-10-22T20:13:00Z">
              <w:r w:rsidRPr="00BB7730">
                <w:rPr>
                  <w:rFonts w:ascii="Times New Roman" w:eastAsia="仿宋_GB2312" w:hAnsi="Times New Roman" w:cs="Times New Roman"/>
                  <w:color w:val="00B0F0"/>
                  <w:kern w:val="0"/>
                  <w:sz w:val="18"/>
                  <w:szCs w:val="18"/>
                  <w:lang w:eastAsia="zh-CN"/>
                  <w:rPrChange w:id="16462" w:author="He Han" w:date="2026-10-22T20:18:00Z">
                    <w:rPr>
                      <w:rFonts w:ascii="Times New Roman" w:eastAsia="仿宋_GB2312" w:hAnsi="Times New Roman" w:cs="Times New Roman"/>
                      <w:color w:val="FF0000"/>
                      <w:kern w:val="0"/>
                      <w:sz w:val="18"/>
                      <w:szCs w:val="18"/>
                      <w:lang w:eastAsia="zh-CN"/>
                    </w:rPr>
                  </w:rPrChange>
                </w:rPr>
                <w:t>Piperidine in DMF Solution(Pre-Ser20):</w:t>
              </w:r>
            </w:ins>
            <w:ins w:id="16463" w:author="He Han" w:date="2026-10-22T20:17:00Z">
              <w:r w:rsidRPr="00BB7730">
                <w:rPr>
                  <w:rFonts w:ascii="Times New Roman" w:eastAsia="仿宋_GB2312" w:hAnsi="Times New Roman" w:cs="Times New Roman"/>
                  <w:color w:val="00B0F0"/>
                  <w:kern w:val="0"/>
                  <w:sz w:val="18"/>
                  <w:szCs w:val="18"/>
                  <w:lang w:eastAsia="zh-CN"/>
                  <w:rPrChange w:id="16464" w:author="He Han" w:date="2026-10-22T20:18:00Z">
                    <w:rPr>
                      <w:rFonts w:ascii="Times New Roman" w:eastAsia="仿宋_GB2312" w:hAnsi="Times New Roman" w:cs="Times New Roman"/>
                      <w:color w:val="FF0000"/>
                      <w:kern w:val="0"/>
                      <w:sz w:val="18"/>
                      <w:szCs w:val="18"/>
                      <w:lang w:eastAsia="zh-CN"/>
                    </w:rPr>
                  </w:rPrChange>
                </w:rPr>
                <w:t xml:space="preserve"> </w:t>
              </w:r>
            </w:ins>
            <w:ins w:id="16465" w:author="He Han" w:date="2026-10-27T17:20:00Z">
              <w:r w:rsidR="002A634A">
                <w:rPr>
                  <w:rFonts w:ascii="Times New Roman" w:eastAsia="仿宋_GB2312" w:hAnsi="Times New Roman" w:cs="Times New Roman"/>
                  <w:color w:val="00B0F0"/>
                  <w:sz w:val="18"/>
                  <w:szCs w:val="18"/>
                </w:rPr>
                <w:t>411.</w:t>
              </w:r>
            </w:ins>
            <w:ins w:id="16466" w:author="He Han" w:date="2026-10-27T17:21:00Z">
              <w:r w:rsidR="002A634A">
                <w:rPr>
                  <w:rFonts w:ascii="Times New Roman" w:eastAsia="仿宋_GB2312" w:hAnsi="Times New Roman" w:cs="Times New Roman"/>
                  <w:color w:val="00B0F0"/>
                  <w:sz w:val="18"/>
                  <w:szCs w:val="18"/>
                </w:rPr>
                <w:t>41~487.87</w:t>
              </w:r>
            </w:ins>
            <w:ins w:id="16467" w:author="He Han" w:date="2026-10-22T20:17:00Z">
              <w:r w:rsidRPr="00BB7730">
                <w:rPr>
                  <w:rFonts w:ascii="Times New Roman" w:eastAsia="仿宋_GB2312" w:hAnsi="Times New Roman" w:cs="Times New Roman"/>
                  <w:color w:val="00B0F0"/>
                  <w:sz w:val="18"/>
                  <w:szCs w:val="18"/>
                  <w:rPrChange w:id="16468" w:author="He Han" w:date="2026-10-22T20:18:00Z">
                    <w:rPr>
                      <w:rFonts w:ascii="Times New Roman" w:eastAsia="仿宋_GB2312" w:hAnsi="Times New Roman" w:cs="Times New Roman"/>
                      <w:color w:val="FF0000"/>
                      <w:sz w:val="18"/>
                      <w:szCs w:val="18"/>
                    </w:rPr>
                  </w:rPrChange>
                </w:rPr>
                <w:t>3</w:t>
              </w:r>
            </w:ins>
            <w:ins w:id="16469" w:author="He Han" w:date="2026-10-22T20:13:00Z">
              <w:r w:rsidRPr="00BB7730">
                <w:rPr>
                  <w:rFonts w:ascii="Times New Roman" w:eastAsia="仿宋_GB2312" w:hAnsi="Times New Roman" w:cs="Times New Roman"/>
                  <w:color w:val="00B0F0"/>
                  <w:sz w:val="18"/>
                  <w:szCs w:val="18"/>
                  <w:rPrChange w:id="16470" w:author="He Han" w:date="2026-10-22T20:18:00Z">
                    <w:rPr>
                      <w:rFonts w:ascii="Times New Roman" w:eastAsia="仿宋_GB2312" w:hAnsi="Times New Roman" w:cs="Times New Roman"/>
                      <w:color w:val="FF0000"/>
                      <w:sz w:val="18"/>
                      <w:szCs w:val="18"/>
                    </w:rPr>
                  </w:rPrChange>
                </w:rPr>
                <w:t xml:space="preserve"> kg</w:t>
              </w:r>
            </w:ins>
          </w:p>
        </w:tc>
        <w:tc>
          <w:tcPr>
            <w:tcW w:w="880" w:type="pct"/>
            <w:noWrap/>
            <w:vAlign w:val="center"/>
          </w:tcPr>
          <w:p w14:paraId="461978ED" w14:textId="381D8B8F" w:rsidR="008B6EF9" w:rsidRPr="00BB7730" w:rsidRDefault="008B6EF9">
            <w:pPr>
              <w:spacing w:line="240" w:lineRule="exact"/>
              <w:contextualSpacing/>
              <w:rPr>
                <w:ins w:id="16471" w:author="He Han" w:date="2026-10-22T20:12:00Z"/>
                <w:rFonts w:ascii="Times New Roman" w:eastAsia="仿宋_GB2312" w:hAnsi="Times New Roman" w:cs="Times New Roman"/>
                <w:color w:val="00B0F0"/>
                <w:sz w:val="18"/>
                <w:szCs w:val="18"/>
                <w:rPrChange w:id="16472" w:author="He Han" w:date="2026-10-22T20:18:00Z">
                  <w:rPr>
                    <w:ins w:id="16473" w:author="He Han" w:date="2026-10-22T20:12:00Z"/>
                    <w:rFonts w:ascii="Times New Roman" w:eastAsia="仿宋_GB2312" w:hAnsi="Times New Roman" w:cs="Times New Roman"/>
                    <w:color w:val="auto"/>
                    <w:sz w:val="18"/>
                    <w:szCs w:val="18"/>
                  </w:rPr>
                </w:rPrChange>
              </w:rPr>
              <w:pPrChange w:id="16474" w:author="He Han" w:date="2026-10-22T20:17:00Z">
                <w:pPr>
                  <w:spacing w:line="240" w:lineRule="exact"/>
                  <w:contextualSpacing/>
                  <w:jc w:val="center"/>
                </w:pPr>
              </w:pPrChange>
            </w:pPr>
            <w:ins w:id="16475" w:author="He Han" w:date="2026-10-22T20:12:00Z">
              <w:r w:rsidRPr="00BB7730">
                <w:rPr>
                  <w:rFonts w:ascii="Times New Roman" w:eastAsia="仿宋_GB2312" w:hAnsi="Times New Roman" w:cs="Times New Roman"/>
                  <w:color w:val="00B0F0"/>
                  <w:kern w:val="0"/>
                  <w:sz w:val="18"/>
                  <w:szCs w:val="18"/>
                  <w:lang w:eastAsia="zh-CN"/>
                  <w:rPrChange w:id="16476" w:author="He Han" w:date="2026-10-22T20:18:00Z">
                    <w:rPr>
                      <w:rFonts w:ascii="Times New Roman" w:eastAsia="仿宋_GB2312" w:hAnsi="Times New Roman" w:cs="Times New Roman"/>
                      <w:color w:val="auto"/>
                      <w:kern w:val="0"/>
                      <w:sz w:val="18"/>
                      <w:szCs w:val="18"/>
                      <w:lang w:eastAsia="zh-CN"/>
                    </w:rPr>
                  </w:rPrChange>
                </w:rPr>
                <w:t>Piperidine in DMF Solution:</w:t>
              </w:r>
            </w:ins>
          </w:p>
          <w:p w14:paraId="7B117B1D" w14:textId="77777777" w:rsidR="002A634A" w:rsidRPr="002079CD" w:rsidRDefault="002A634A" w:rsidP="002A634A">
            <w:pPr>
              <w:spacing w:line="240" w:lineRule="exact"/>
              <w:contextualSpacing/>
              <w:rPr>
                <w:ins w:id="16477" w:author="He Han" w:date="2026-10-27T17:20:00Z"/>
                <w:rFonts w:ascii="Times New Roman" w:eastAsia="仿宋_GB2312" w:hAnsi="Times New Roman" w:cs="Times New Roman"/>
                <w:color w:val="00B0F0"/>
                <w:sz w:val="18"/>
                <w:szCs w:val="18"/>
              </w:rPr>
            </w:pPr>
            <w:ins w:id="16478" w:author="He Han" w:date="2026-10-27T17:20:00Z">
              <w:r>
                <w:rPr>
                  <w:rFonts w:ascii="Times New Roman" w:eastAsia="仿宋_GB2312" w:hAnsi="Times New Roman" w:cs="Times New Roman" w:hint="eastAsia"/>
                  <w:color w:val="00B0F0"/>
                  <w:sz w:val="18"/>
                  <w:szCs w:val="18"/>
                  <w:lang w:eastAsia="zh-CN"/>
                </w:rPr>
                <w:t>3</w:t>
              </w:r>
              <w:r>
                <w:rPr>
                  <w:rFonts w:ascii="Times New Roman" w:eastAsia="仿宋_GB2312" w:hAnsi="Times New Roman" w:cs="Times New Roman"/>
                  <w:color w:val="00B0F0"/>
                  <w:sz w:val="18"/>
                  <w:szCs w:val="18"/>
                  <w:lang w:eastAsia="zh-CN"/>
                </w:rPr>
                <w:t>39.72~375.48</w:t>
              </w:r>
              <w:r w:rsidRPr="002079CD">
                <w:rPr>
                  <w:rFonts w:ascii="Times New Roman" w:eastAsia="仿宋_GB2312" w:hAnsi="Times New Roman" w:cs="Times New Roman"/>
                  <w:color w:val="00B0F0"/>
                  <w:sz w:val="18"/>
                  <w:szCs w:val="18"/>
                </w:rPr>
                <w:t>kg</w:t>
              </w:r>
            </w:ins>
          </w:p>
          <w:p w14:paraId="18075C33" w14:textId="429BD429" w:rsidR="008B6EF9" w:rsidRPr="00BB7730" w:rsidRDefault="008B6EF9">
            <w:pPr>
              <w:spacing w:line="240" w:lineRule="exact"/>
              <w:contextualSpacing/>
              <w:rPr>
                <w:rFonts w:ascii="Times New Roman" w:eastAsia="仿宋_GB2312" w:hAnsi="Times New Roman" w:cs="Times New Roman"/>
                <w:color w:val="00B0F0"/>
                <w:sz w:val="18"/>
                <w:szCs w:val="18"/>
                <w:rPrChange w:id="16479" w:author="He Han" w:date="2026-10-22T20:18:00Z">
                  <w:rPr>
                    <w:rFonts w:ascii="Times New Roman" w:eastAsia="仿宋_GB2312" w:hAnsi="Times New Roman" w:cs="Times New Roman"/>
                    <w:color w:val="auto"/>
                    <w:sz w:val="18"/>
                    <w:szCs w:val="18"/>
                  </w:rPr>
                </w:rPrChange>
              </w:rPr>
              <w:pPrChange w:id="16480" w:author="He Han" w:date="2026-10-22T20:17:00Z">
                <w:pPr>
                  <w:spacing w:line="240" w:lineRule="exact"/>
                  <w:contextualSpacing/>
                  <w:jc w:val="center"/>
                </w:pPr>
              </w:pPrChange>
            </w:pPr>
            <w:proofErr w:type="spellStart"/>
            <w:ins w:id="16481" w:author="He Han" w:date="2026-10-22T20:17:00Z">
              <w:r w:rsidRPr="00BB7730">
                <w:rPr>
                  <w:rFonts w:ascii="Times New Roman" w:eastAsia="仿宋_GB2312" w:hAnsi="Times New Roman" w:cs="Times New Roman"/>
                  <w:color w:val="00B0F0"/>
                  <w:kern w:val="0"/>
                  <w:sz w:val="18"/>
                  <w:szCs w:val="18"/>
                  <w:lang w:eastAsia="zh-CN"/>
                  <w:rPrChange w:id="16482" w:author="He Han" w:date="2026-10-22T20:18:00Z">
                    <w:rPr>
                      <w:rFonts w:ascii="Times New Roman" w:eastAsia="仿宋_GB2312" w:hAnsi="Times New Roman" w:cs="Times New Roman"/>
                      <w:color w:val="FF0000"/>
                      <w:kern w:val="0"/>
                      <w:sz w:val="18"/>
                      <w:szCs w:val="18"/>
                      <w:lang w:eastAsia="zh-CN"/>
                    </w:rPr>
                  </w:rPrChange>
                </w:rPr>
                <w:t>Piperidine</w:t>
              </w:r>
              <w:proofErr w:type="spellEnd"/>
              <w:r w:rsidRPr="00BB7730">
                <w:rPr>
                  <w:rFonts w:ascii="Times New Roman" w:eastAsia="仿宋_GB2312" w:hAnsi="Times New Roman" w:cs="Times New Roman"/>
                  <w:color w:val="00B0F0"/>
                  <w:kern w:val="0"/>
                  <w:sz w:val="18"/>
                  <w:szCs w:val="18"/>
                  <w:lang w:eastAsia="zh-CN"/>
                  <w:rPrChange w:id="16483" w:author="He Han" w:date="2026-10-22T20:18:00Z">
                    <w:rPr>
                      <w:rFonts w:ascii="Times New Roman" w:eastAsia="仿宋_GB2312" w:hAnsi="Times New Roman" w:cs="Times New Roman"/>
                      <w:color w:val="FF0000"/>
                      <w:kern w:val="0"/>
                      <w:sz w:val="18"/>
                      <w:szCs w:val="18"/>
                      <w:lang w:eastAsia="zh-CN"/>
                    </w:rPr>
                  </w:rPrChange>
                </w:rPr>
                <w:t xml:space="preserve"> in DMF Solution(Pre-Ser20):</w:t>
              </w:r>
              <w:r w:rsidRPr="00BB7730">
                <w:rPr>
                  <w:rFonts w:ascii="Times New Roman" w:eastAsia="仿宋_GB2312" w:hAnsi="Times New Roman" w:cs="Times New Roman"/>
                  <w:color w:val="00B0F0"/>
                  <w:sz w:val="18"/>
                  <w:szCs w:val="18"/>
                  <w:lang w:eastAsia="zh-CN"/>
                  <w:rPrChange w:id="16484" w:author="He Han" w:date="2026-10-22T20:18:00Z">
                    <w:rPr>
                      <w:rFonts w:ascii="Times New Roman" w:eastAsia="仿宋_GB2312" w:hAnsi="Times New Roman" w:cs="Times New Roman"/>
                      <w:color w:val="FF0000"/>
                      <w:sz w:val="18"/>
                      <w:szCs w:val="18"/>
                      <w:lang w:eastAsia="zh-CN"/>
                    </w:rPr>
                  </w:rPrChange>
                </w:rPr>
                <w:t xml:space="preserve"> </w:t>
              </w:r>
            </w:ins>
            <w:ins w:id="16485" w:author="He Han" w:date="2026-10-27T17:21:00Z">
              <w:r w:rsidR="002A634A">
                <w:rPr>
                  <w:rFonts w:ascii="Times New Roman" w:eastAsia="仿宋_GB2312" w:hAnsi="Times New Roman" w:cs="Times New Roman"/>
                  <w:color w:val="00B0F0"/>
                  <w:sz w:val="18"/>
                  <w:szCs w:val="18"/>
                </w:rPr>
                <w:t>411.41~487.87</w:t>
              </w:r>
              <w:r w:rsidR="002A634A" w:rsidRPr="002079CD">
                <w:rPr>
                  <w:rFonts w:ascii="Times New Roman" w:eastAsia="仿宋_GB2312" w:hAnsi="Times New Roman" w:cs="Times New Roman"/>
                  <w:color w:val="00B0F0"/>
                  <w:sz w:val="18"/>
                  <w:szCs w:val="18"/>
                </w:rPr>
                <w:t>3 kg</w:t>
              </w:r>
            </w:ins>
            <w:ins w:id="16486" w:author="He Han" w:date="2026-10-22T20:17:00Z">
              <w:r w:rsidRPr="00BB7730" w:rsidDel="000E1B71">
                <w:rPr>
                  <w:rFonts w:ascii="Times New Roman" w:eastAsia="仿宋_GB2312" w:hAnsi="Times New Roman" w:cs="Times New Roman"/>
                  <w:color w:val="00B0F0"/>
                  <w:sz w:val="18"/>
                  <w:szCs w:val="18"/>
                  <w:lang w:eastAsia="zh-CN"/>
                  <w:rPrChange w:id="16487" w:author="He Han" w:date="2026-10-22T20:18:00Z">
                    <w:rPr>
                      <w:rFonts w:ascii="Times New Roman" w:eastAsia="仿宋_GB2312" w:hAnsi="Times New Roman" w:cs="Times New Roman"/>
                      <w:color w:val="FF0000"/>
                      <w:sz w:val="18"/>
                      <w:szCs w:val="18"/>
                      <w:lang w:eastAsia="zh-CN"/>
                    </w:rPr>
                  </w:rPrChange>
                </w:rPr>
                <w:t xml:space="preserve"> </w:t>
              </w:r>
            </w:ins>
            <w:del w:id="16488" w:author="He Han" w:date="2026-10-22T20:12:00Z">
              <w:r w:rsidRPr="00BB7730" w:rsidDel="000E1B71">
                <w:rPr>
                  <w:rFonts w:ascii="Times New Roman" w:eastAsia="仿宋_GB2312" w:hAnsi="Times New Roman" w:cs="Times New Roman"/>
                  <w:color w:val="00B0F0"/>
                  <w:sz w:val="18"/>
                  <w:szCs w:val="18"/>
                  <w:lang w:eastAsia="zh-CN"/>
                  <w:rPrChange w:id="16489" w:author="He Han" w:date="2026-10-22T20:18:00Z">
                    <w:rPr>
                      <w:rFonts w:ascii="Times New Roman" w:eastAsia="仿宋_GB2312" w:hAnsi="Times New Roman" w:cs="Times New Roman"/>
                      <w:color w:val="auto"/>
                      <w:sz w:val="18"/>
                      <w:szCs w:val="18"/>
                      <w:lang w:eastAsia="zh-CN"/>
                    </w:rPr>
                  </w:rPrChange>
                </w:rPr>
                <w:delText>TBD</w:delText>
              </w:r>
            </w:del>
          </w:p>
        </w:tc>
        <w:tc>
          <w:tcPr>
            <w:tcW w:w="818" w:type="pct"/>
            <w:vAlign w:val="center"/>
          </w:tcPr>
          <w:p w14:paraId="0D21DE8D" w14:textId="37D97A85" w:rsidR="008B6EF9" w:rsidRPr="00BB7730" w:rsidRDefault="008B6EF9">
            <w:pPr>
              <w:spacing w:line="240" w:lineRule="exact"/>
              <w:contextualSpacing/>
              <w:rPr>
                <w:ins w:id="16490" w:author="He Han" w:date="2026-10-22T20:17:00Z"/>
                <w:rFonts w:ascii="Times New Roman" w:eastAsia="仿宋_GB2312" w:hAnsi="Times New Roman" w:cs="Times New Roman"/>
                <w:color w:val="00B0F0"/>
                <w:sz w:val="18"/>
                <w:szCs w:val="18"/>
                <w:rPrChange w:id="16491" w:author="He Han" w:date="2026-10-22T20:18:00Z">
                  <w:rPr>
                    <w:ins w:id="16492" w:author="He Han" w:date="2026-10-22T20:17:00Z"/>
                    <w:rFonts w:ascii="Times New Roman" w:eastAsia="仿宋_GB2312" w:hAnsi="Times New Roman" w:cs="Times New Roman"/>
                    <w:color w:val="FF0000"/>
                    <w:sz w:val="18"/>
                    <w:szCs w:val="18"/>
                  </w:rPr>
                </w:rPrChange>
              </w:rPr>
              <w:pPrChange w:id="16493" w:author="He Han" w:date="2026-10-22T20:17:00Z">
                <w:pPr>
                  <w:spacing w:line="240" w:lineRule="exact"/>
                  <w:contextualSpacing/>
                  <w:jc w:val="center"/>
                </w:pPr>
              </w:pPrChange>
            </w:pPr>
            <w:ins w:id="16494" w:author="He Han" w:date="2026-10-22T20:12:00Z">
              <w:r w:rsidRPr="00BB7730">
                <w:rPr>
                  <w:rFonts w:ascii="Times New Roman" w:eastAsia="仿宋_GB2312" w:hAnsi="Times New Roman" w:cs="Times New Roman"/>
                  <w:color w:val="00B0F0"/>
                  <w:kern w:val="0"/>
                  <w:sz w:val="18"/>
                  <w:szCs w:val="18"/>
                  <w:lang w:eastAsia="zh-CN"/>
                  <w:rPrChange w:id="16495" w:author="He Han" w:date="2026-10-22T20:18:00Z">
                    <w:rPr>
                      <w:rFonts w:ascii="Times New Roman" w:eastAsia="仿宋_GB2312" w:hAnsi="Times New Roman" w:cs="Times New Roman"/>
                      <w:color w:val="auto"/>
                      <w:kern w:val="0"/>
                      <w:sz w:val="18"/>
                      <w:szCs w:val="18"/>
                      <w:lang w:eastAsia="zh-CN"/>
                    </w:rPr>
                  </w:rPrChange>
                </w:rPr>
                <w:t>Piperidine in DMF Solution:</w:t>
              </w:r>
            </w:ins>
            <w:ins w:id="16496" w:author="He Han" w:date="2026-10-22T20:18:00Z">
              <w:r w:rsidRPr="00BB7730">
                <w:rPr>
                  <w:rFonts w:ascii="Times New Roman" w:eastAsia="仿宋_GB2312" w:hAnsi="Times New Roman" w:cs="Times New Roman"/>
                  <w:color w:val="00B0F0"/>
                  <w:kern w:val="0"/>
                  <w:sz w:val="18"/>
                  <w:szCs w:val="18"/>
                  <w:lang w:eastAsia="zh-CN"/>
                  <w:rPrChange w:id="16497" w:author="He Han" w:date="2026-10-22T20:18:00Z">
                    <w:rPr>
                      <w:rFonts w:ascii="Times New Roman" w:eastAsia="仿宋_GB2312" w:hAnsi="Times New Roman" w:cs="Times New Roman"/>
                      <w:color w:val="FF0000"/>
                      <w:kern w:val="0"/>
                      <w:sz w:val="18"/>
                      <w:szCs w:val="18"/>
                      <w:lang w:eastAsia="zh-CN"/>
                    </w:rPr>
                  </w:rPrChange>
                </w:rPr>
                <w:t xml:space="preserve"> </w:t>
              </w:r>
            </w:ins>
            <w:ins w:id="16498" w:author="He Han" w:date="2026-10-22T20:12:00Z">
              <w:r w:rsidRPr="00BB7730">
                <w:rPr>
                  <w:rFonts w:ascii="Times New Roman" w:eastAsia="仿宋_GB2312" w:hAnsi="Times New Roman" w:cs="Times New Roman"/>
                  <w:color w:val="00B0F0"/>
                  <w:sz w:val="18"/>
                  <w:szCs w:val="18"/>
                  <w:lang w:eastAsia="zh-CN"/>
                </w:rPr>
                <w:t>≥</w:t>
              </w:r>
              <w:r w:rsidRPr="00BB7730">
                <w:rPr>
                  <w:rFonts w:ascii="Times New Roman" w:eastAsia="仿宋_GB2312" w:hAnsi="Times New Roman" w:cs="Times New Roman"/>
                  <w:color w:val="00B0F0"/>
                  <w:sz w:val="18"/>
                  <w:szCs w:val="18"/>
                </w:rPr>
                <w:t>357.60 kg</w:t>
              </w:r>
            </w:ins>
          </w:p>
          <w:p w14:paraId="6D68CE31" w14:textId="5718383F" w:rsidR="008B6EF9" w:rsidRPr="00BB7730" w:rsidRDefault="008B6EF9" w:rsidP="002A634A">
            <w:pPr>
              <w:spacing w:line="240" w:lineRule="exact"/>
              <w:contextualSpacing/>
              <w:rPr>
                <w:rFonts w:ascii="Times New Roman" w:eastAsia="仿宋_GB2312" w:hAnsi="Times New Roman" w:cs="Times New Roman"/>
                <w:color w:val="00B0F0"/>
                <w:sz w:val="18"/>
                <w:szCs w:val="18"/>
                <w:rPrChange w:id="16499" w:author="He Han" w:date="2026-10-22T20:18:00Z">
                  <w:rPr>
                    <w:rFonts w:ascii="Times New Roman" w:eastAsia="仿宋_GB2312" w:hAnsi="Times New Roman" w:cs="Times New Roman"/>
                    <w:color w:val="auto"/>
                    <w:sz w:val="18"/>
                    <w:szCs w:val="18"/>
                  </w:rPr>
                </w:rPrChange>
              </w:rPr>
              <w:pPrChange w:id="16500" w:author="He Han" w:date="2026-10-27T17:21:00Z">
                <w:pPr>
                  <w:spacing w:line="240" w:lineRule="exact"/>
                  <w:contextualSpacing/>
                  <w:jc w:val="center"/>
                </w:pPr>
              </w:pPrChange>
            </w:pPr>
            <w:ins w:id="16501" w:author="He Han" w:date="2026-10-22T20:17:00Z">
              <w:r w:rsidRPr="00BB7730">
                <w:rPr>
                  <w:rFonts w:ascii="Times New Roman" w:eastAsia="仿宋_GB2312" w:hAnsi="Times New Roman" w:cs="Times New Roman"/>
                  <w:color w:val="00B0F0"/>
                  <w:kern w:val="0"/>
                  <w:sz w:val="18"/>
                  <w:szCs w:val="18"/>
                  <w:lang w:eastAsia="zh-CN"/>
                  <w:rPrChange w:id="16502" w:author="He Han" w:date="2026-10-22T20:18:00Z">
                    <w:rPr>
                      <w:rFonts w:ascii="Times New Roman" w:eastAsia="仿宋_GB2312" w:hAnsi="Times New Roman" w:cs="Times New Roman"/>
                      <w:color w:val="FF0000"/>
                      <w:kern w:val="0"/>
                      <w:sz w:val="18"/>
                      <w:szCs w:val="18"/>
                      <w:lang w:eastAsia="zh-CN"/>
                    </w:rPr>
                  </w:rPrChange>
                </w:rPr>
                <w:t>Piperidine in DMF Solution(Pre-Ser20):</w:t>
              </w:r>
              <w:r w:rsidRPr="00BB7730">
                <w:rPr>
                  <w:rFonts w:ascii="Times New Roman" w:eastAsia="仿宋_GB2312" w:hAnsi="Times New Roman" w:cs="Times New Roman"/>
                  <w:color w:val="00B0F0"/>
                  <w:sz w:val="18"/>
                  <w:szCs w:val="18"/>
                  <w:lang w:eastAsia="zh-CN"/>
                  <w:rPrChange w:id="16503" w:author="He Han" w:date="2026-10-22T20:18:00Z">
                    <w:rPr>
                      <w:rFonts w:ascii="Times New Roman" w:eastAsia="仿宋_GB2312" w:hAnsi="Times New Roman" w:cs="Times New Roman"/>
                      <w:color w:val="FF0000"/>
                      <w:sz w:val="18"/>
                      <w:szCs w:val="18"/>
                      <w:lang w:eastAsia="zh-CN"/>
                    </w:rPr>
                  </w:rPrChange>
                </w:rPr>
                <w:t xml:space="preserve"> </w:t>
              </w:r>
              <w:r w:rsidRPr="00BB7730">
                <w:rPr>
                  <w:rFonts w:ascii="Times New Roman" w:eastAsia="仿宋_GB2312" w:hAnsi="Times New Roman" w:cs="Times New Roman"/>
                  <w:color w:val="00B0F0"/>
                  <w:sz w:val="18"/>
                  <w:szCs w:val="18"/>
                  <w:rPrChange w:id="16504" w:author="He Han" w:date="2026-10-22T20:18:00Z">
                    <w:rPr>
                      <w:rFonts w:ascii="Times New Roman" w:eastAsia="仿宋_GB2312" w:hAnsi="Times New Roman" w:cs="Times New Roman"/>
                      <w:color w:val="FF0000"/>
                      <w:sz w:val="18"/>
                      <w:szCs w:val="18"/>
                    </w:rPr>
                  </w:rPrChange>
                </w:rPr>
                <w:t>3</w:t>
              </w:r>
            </w:ins>
            <w:ins w:id="16505" w:author="He Han" w:date="2026-10-27T17:21:00Z">
              <w:r w:rsidR="002A634A">
                <w:rPr>
                  <w:rFonts w:ascii="Times New Roman" w:eastAsia="仿宋_GB2312" w:hAnsi="Times New Roman" w:cs="Times New Roman"/>
                  <w:color w:val="00B0F0"/>
                  <w:sz w:val="18"/>
                  <w:szCs w:val="18"/>
                </w:rPr>
                <w:t>57.12</w:t>
              </w:r>
            </w:ins>
            <w:ins w:id="16506" w:author="He Han" w:date="2026-10-22T20:17:00Z">
              <w:r w:rsidRPr="00BB7730">
                <w:rPr>
                  <w:rFonts w:ascii="Times New Roman" w:eastAsia="仿宋_GB2312" w:hAnsi="Times New Roman" w:cs="Times New Roman"/>
                  <w:color w:val="00B0F0"/>
                  <w:sz w:val="18"/>
                  <w:szCs w:val="18"/>
                  <w:rPrChange w:id="16507" w:author="He Han" w:date="2026-10-22T20:18:00Z">
                    <w:rPr>
                      <w:rFonts w:ascii="Times New Roman" w:eastAsia="仿宋_GB2312" w:hAnsi="Times New Roman" w:cs="Times New Roman"/>
                      <w:color w:val="FF0000"/>
                      <w:sz w:val="18"/>
                      <w:szCs w:val="18"/>
                    </w:rPr>
                  </w:rPrChange>
                </w:rPr>
                <w:t>~</w:t>
              </w:r>
            </w:ins>
            <w:ins w:id="16508" w:author="He Han" w:date="2026-10-27T17:21:00Z">
              <w:r w:rsidR="002A634A">
                <w:rPr>
                  <w:rFonts w:ascii="Times New Roman" w:eastAsia="仿宋_GB2312" w:hAnsi="Times New Roman" w:cs="Times New Roman"/>
                  <w:color w:val="00B0F0"/>
                  <w:sz w:val="18"/>
                  <w:szCs w:val="18"/>
                </w:rPr>
                <w:t>523.68</w:t>
              </w:r>
            </w:ins>
            <w:ins w:id="16509" w:author="He Han" w:date="2026-10-22T20:17:00Z">
              <w:r w:rsidRPr="00BB7730">
                <w:rPr>
                  <w:rFonts w:ascii="Times New Roman" w:eastAsia="仿宋_GB2312" w:hAnsi="Times New Roman" w:cs="Times New Roman"/>
                  <w:color w:val="00B0F0"/>
                  <w:sz w:val="18"/>
                  <w:szCs w:val="18"/>
                  <w:rPrChange w:id="16510" w:author="He Han" w:date="2026-10-22T20:18:00Z">
                    <w:rPr>
                      <w:rFonts w:ascii="Times New Roman" w:eastAsia="仿宋_GB2312" w:hAnsi="Times New Roman" w:cs="Times New Roman"/>
                      <w:color w:val="FF0000"/>
                      <w:sz w:val="18"/>
                      <w:szCs w:val="18"/>
                    </w:rPr>
                  </w:rPrChange>
                </w:rPr>
                <w:t xml:space="preserve"> kg</w:t>
              </w:r>
              <w:r w:rsidRPr="00BB7730" w:rsidDel="000E1B71">
                <w:rPr>
                  <w:rFonts w:ascii="Times New Roman" w:eastAsia="仿宋_GB2312" w:hAnsi="Times New Roman" w:cs="Times New Roman"/>
                  <w:color w:val="00B0F0"/>
                  <w:sz w:val="18"/>
                  <w:szCs w:val="18"/>
                  <w:lang w:eastAsia="zh-CN"/>
                  <w:rPrChange w:id="16511" w:author="He Han" w:date="2026-10-22T20:18:00Z">
                    <w:rPr>
                      <w:rFonts w:ascii="Times New Roman" w:eastAsia="仿宋_GB2312" w:hAnsi="Times New Roman" w:cs="Times New Roman"/>
                      <w:color w:val="FF0000"/>
                      <w:sz w:val="18"/>
                      <w:szCs w:val="18"/>
                      <w:lang w:eastAsia="zh-CN"/>
                    </w:rPr>
                  </w:rPrChange>
                </w:rPr>
                <w:t xml:space="preserve"> </w:t>
              </w:r>
            </w:ins>
            <w:del w:id="16512" w:author="He Han" w:date="2026-10-22T20:12:00Z">
              <w:r w:rsidRPr="00BB7730" w:rsidDel="000E1B71">
                <w:rPr>
                  <w:rFonts w:ascii="Times New Roman" w:eastAsia="仿宋_GB2312" w:hAnsi="Times New Roman" w:cs="Times New Roman"/>
                  <w:color w:val="00B0F0"/>
                  <w:sz w:val="18"/>
                  <w:szCs w:val="18"/>
                  <w:lang w:eastAsia="zh-CN"/>
                  <w:rPrChange w:id="16513" w:author="He Han" w:date="2026-10-22T20:18:00Z">
                    <w:rPr>
                      <w:rFonts w:ascii="Times New Roman" w:eastAsia="仿宋_GB2312" w:hAnsi="Times New Roman" w:cs="Times New Roman"/>
                      <w:color w:val="auto"/>
                      <w:sz w:val="18"/>
                      <w:szCs w:val="18"/>
                      <w:lang w:eastAsia="zh-CN"/>
                    </w:rPr>
                  </w:rPrChange>
                </w:rPr>
                <w:delText>TBD</w:delText>
              </w:r>
            </w:del>
          </w:p>
        </w:tc>
        <w:tc>
          <w:tcPr>
            <w:tcW w:w="226" w:type="pct"/>
            <w:vAlign w:val="center"/>
          </w:tcPr>
          <w:p w14:paraId="68BB1A72" w14:textId="06BD6609"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ins w:id="16514" w:author="He Han" w:date="2026-10-22T20:34:00Z">
              <w:r w:rsidRPr="00BB7730">
                <w:rPr>
                  <w:rFonts w:ascii="Times New Roman" w:eastAsia="仿宋_GB2312" w:hAnsi="Times New Roman" w:cs="Times New Roman"/>
                  <w:color w:val="00B0F0"/>
                  <w:sz w:val="18"/>
                  <w:szCs w:val="18"/>
                  <w:lang w:eastAsia="zh-CN"/>
                </w:rPr>
                <w:t>Yes</w:t>
              </w:r>
            </w:ins>
            <w:del w:id="16515" w:author="He Han" w:date="2026-10-22T20:34:00Z">
              <w:r w:rsidRPr="00BB7730" w:rsidDel="00CD30EA">
                <w:rPr>
                  <w:rFonts w:ascii="Times New Roman" w:eastAsia="仿宋_GB2312" w:hAnsi="Times New Roman" w:cs="Times New Roman"/>
                  <w:color w:val="auto"/>
                  <w:sz w:val="18"/>
                  <w:szCs w:val="18"/>
                  <w:lang w:eastAsia="zh-CN"/>
                </w:rPr>
                <w:delText>TBD</w:delText>
              </w:r>
            </w:del>
          </w:p>
        </w:tc>
        <w:tc>
          <w:tcPr>
            <w:tcW w:w="252" w:type="pct"/>
            <w:vAlign w:val="center"/>
          </w:tcPr>
          <w:p w14:paraId="6CF26FF0" w14:textId="3E879DA1"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ins w:id="16516" w:author="He Han" w:date="2026-10-22T20:34:00Z">
              <w:r w:rsidRPr="00BB7730">
                <w:rPr>
                  <w:rFonts w:ascii="Times New Roman" w:eastAsia="仿宋_GB2312" w:hAnsi="Times New Roman" w:cs="Times New Roman"/>
                  <w:color w:val="00B0F0"/>
                  <w:sz w:val="18"/>
                  <w:szCs w:val="18"/>
                  <w:lang w:eastAsia="zh-CN"/>
                </w:rPr>
                <w:t>Yes</w:t>
              </w:r>
            </w:ins>
            <w:del w:id="16517" w:author="He Han" w:date="2026-10-22T20:34:00Z">
              <w:r w:rsidRPr="00BB7730" w:rsidDel="00CD30EA">
                <w:rPr>
                  <w:rFonts w:ascii="Times New Roman" w:eastAsia="仿宋_GB2312" w:hAnsi="Times New Roman" w:cs="Times New Roman"/>
                  <w:color w:val="auto"/>
                  <w:sz w:val="18"/>
                  <w:szCs w:val="18"/>
                  <w:lang w:eastAsia="zh-CN"/>
                </w:rPr>
                <w:delText>TBD</w:delText>
              </w:r>
            </w:del>
          </w:p>
        </w:tc>
      </w:tr>
      <w:tr w:rsidR="00005C07" w:rsidRPr="00BB7730" w14:paraId="68DC796B" w14:textId="77777777" w:rsidTr="00005C07">
        <w:trPr>
          <w:cantSplit/>
          <w:trHeight w:val="396"/>
          <w:jc w:val="center"/>
          <w:ins w:id="16518" w:author="Xuning Wei12232" w:date="2026-07-27T23:25:00Z"/>
        </w:trPr>
        <w:tc>
          <w:tcPr>
            <w:tcW w:w="224" w:type="pct"/>
            <w:vMerge/>
            <w:noWrap/>
            <w:vAlign w:val="center"/>
          </w:tcPr>
          <w:p w14:paraId="62AA9892" w14:textId="77777777" w:rsidR="008B6EF9" w:rsidRPr="00BB7730" w:rsidRDefault="008B6EF9" w:rsidP="008B6EF9">
            <w:pPr>
              <w:spacing w:line="240" w:lineRule="exact"/>
              <w:contextualSpacing/>
              <w:jc w:val="center"/>
              <w:rPr>
                <w:ins w:id="16519" w:author="Xuning Wei12232" w:date="2026-07-27T23:25:00Z"/>
                <w:rFonts w:ascii="Times New Roman" w:eastAsia="仿宋_GB2312" w:hAnsi="Times New Roman" w:cs="Times New Roman"/>
                <w:color w:val="auto"/>
                <w:kern w:val="0"/>
                <w:sz w:val="18"/>
                <w:szCs w:val="18"/>
              </w:rPr>
            </w:pPr>
          </w:p>
        </w:tc>
        <w:tc>
          <w:tcPr>
            <w:tcW w:w="377" w:type="pct"/>
            <w:noWrap/>
            <w:vAlign w:val="center"/>
          </w:tcPr>
          <w:p w14:paraId="75349DFF" w14:textId="3C09F700" w:rsidR="008B6EF9" w:rsidRPr="00BB7730" w:rsidRDefault="008B6EF9" w:rsidP="008B6EF9">
            <w:pPr>
              <w:spacing w:line="240" w:lineRule="exact"/>
              <w:contextualSpacing/>
              <w:jc w:val="center"/>
              <w:rPr>
                <w:ins w:id="16520" w:author="Xuning Wei12232" w:date="2026-07-27T23:25:00Z"/>
                <w:rFonts w:ascii="Times New Roman" w:eastAsia="仿宋_GB2312" w:hAnsi="Times New Roman" w:cs="Times New Roman"/>
                <w:color w:val="auto"/>
                <w:kern w:val="0"/>
                <w:sz w:val="18"/>
                <w:szCs w:val="18"/>
                <w:lang w:eastAsia="zh-CN"/>
              </w:rPr>
            </w:pPr>
            <w:ins w:id="16521" w:author="Xuning Wei12232" w:date="2026-07-27T23:25:00Z">
              <w:r w:rsidRPr="00BB7730">
                <w:rPr>
                  <w:rFonts w:ascii="Times New Roman" w:eastAsia="仿宋_GB2312" w:hAnsi="Times New Roman" w:cs="Times New Roman"/>
                  <w:color w:val="0000FF"/>
                  <w:sz w:val="18"/>
                  <w:szCs w:val="18"/>
                </w:rPr>
                <w:t>**Charging quantity</w:t>
              </w:r>
            </w:ins>
          </w:p>
        </w:tc>
        <w:tc>
          <w:tcPr>
            <w:tcW w:w="278" w:type="pct"/>
            <w:vAlign w:val="center"/>
          </w:tcPr>
          <w:p w14:paraId="7E9E3160" w14:textId="224DA0C8" w:rsidR="008B6EF9" w:rsidRPr="00BB7730" w:rsidRDefault="008B6EF9" w:rsidP="008B6EF9">
            <w:pPr>
              <w:spacing w:line="240" w:lineRule="exact"/>
              <w:ind w:leftChars="-50" w:left="-105" w:rightChars="-50" w:right="-105"/>
              <w:contextualSpacing/>
              <w:jc w:val="center"/>
              <w:rPr>
                <w:ins w:id="16522" w:author="Xuning Wei12232" w:date="2026-07-27T23:25:00Z"/>
                <w:rFonts w:ascii="Times New Roman" w:eastAsia="仿宋_GB2312" w:hAnsi="Times New Roman" w:cs="Times New Roman"/>
                <w:color w:val="auto"/>
                <w:sz w:val="18"/>
                <w:szCs w:val="18"/>
                <w:lang w:eastAsia="zh-CN"/>
              </w:rPr>
            </w:pPr>
            <w:ins w:id="16523" w:author="Xuning Wei12232" w:date="2026-07-27T23:25:00Z">
              <w:r w:rsidRPr="00BB7730">
                <w:rPr>
                  <w:rFonts w:ascii="Times New Roman" w:eastAsia="仿宋_GB2312" w:hAnsi="Times New Roman" w:cs="Times New Roman"/>
                  <w:color w:val="auto"/>
                  <w:kern w:val="0"/>
                  <w:sz w:val="18"/>
                  <w:szCs w:val="18"/>
                  <w:lang w:eastAsia="zh-CN"/>
                </w:rPr>
                <w:t>10/</w:t>
              </w:r>
              <w:r w:rsidRPr="00BB7730">
                <w:rPr>
                  <w:rFonts w:ascii="Times New Roman" w:eastAsia="仿宋_GB2312" w:hAnsi="Times New Roman" w:cs="Times New Roman"/>
                  <w:color w:val="auto"/>
                  <w:sz w:val="18"/>
                  <w:szCs w:val="18"/>
                  <w:lang w:eastAsia="zh-CN"/>
                </w:rPr>
                <w:t>29</w:t>
              </w:r>
              <w:r w:rsidRPr="00BB7730">
                <w:rPr>
                  <w:rFonts w:ascii="Times New Roman" w:eastAsia="仿宋_GB2312" w:hAnsi="Times New Roman" w:cs="Times New Roman"/>
                  <w:color w:val="auto"/>
                  <w:kern w:val="0"/>
                  <w:sz w:val="18"/>
                  <w:szCs w:val="18"/>
                  <w:lang w:eastAsia="zh-CN"/>
                </w:rPr>
                <w:t>/</w:t>
              </w:r>
              <w:r w:rsidRPr="00BB7730">
                <w:rPr>
                  <w:rFonts w:ascii="Times New Roman" w:eastAsia="仿宋_GB2312" w:hAnsi="Times New Roman" w:cs="Times New Roman"/>
                  <w:color w:val="auto"/>
                  <w:sz w:val="18"/>
                  <w:szCs w:val="18"/>
                  <w:lang w:eastAsia="zh-CN"/>
                </w:rPr>
                <w:t>202</w:t>
              </w:r>
            </w:ins>
            <w:ins w:id="16524" w:author="Xuning Wei12232" w:date="2026-07-27T23:26:00Z">
              <w:r w:rsidRPr="00BB7730">
                <w:rPr>
                  <w:rFonts w:ascii="Times New Roman" w:eastAsia="仿宋_GB2312" w:hAnsi="Times New Roman" w:cs="Times New Roman"/>
                  <w:color w:val="auto"/>
                  <w:sz w:val="18"/>
                  <w:szCs w:val="18"/>
                  <w:lang w:eastAsia="zh-CN"/>
                </w:rPr>
                <w:t>5</w:t>
              </w:r>
            </w:ins>
          </w:p>
        </w:tc>
        <w:tc>
          <w:tcPr>
            <w:tcW w:w="371" w:type="pct"/>
            <w:vAlign w:val="center"/>
          </w:tcPr>
          <w:p w14:paraId="15D925E4" w14:textId="1ACD0F95" w:rsidR="008B6EF9" w:rsidRPr="00BB7730" w:rsidRDefault="008B6EF9" w:rsidP="008B6EF9">
            <w:pPr>
              <w:spacing w:line="240" w:lineRule="exact"/>
              <w:ind w:leftChars="-50" w:left="-105" w:rightChars="-50" w:right="-105"/>
              <w:contextualSpacing/>
              <w:jc w:val="center"/>
              <w:rPr>
                <w:ins w:id="16525" w:author="Xuning Wei12232" w:date="2026-07-27T23:25:00Z"/>
                <w:rFonts w:ascii="Times New Roman" w:eastAsia="仿宋_GB2312" w:hAnsi="Times New Roman" w:cs="Times New Roman"/>
                <w:color w:val="auto"/>
                <w:sz w:val="18"/>
                <w:szCs w:val="18"/>
              </w:rPr>
            </w:pPr>
            <w:ins w:id="16526" w:author="Xuning Wei12232" w:date="2026-07-27T23:25:00Z">
              <w:r w:rsidRPr="00BB7730">
                <w:rPr>
                  <w:rFonts w:ascii="Times New Roman" w:eastAsia="仿宋_GB2312" w:hAnsi="Times New Roman" w:cs="Times New Roman"/>
                  <w:color w:val="auto"/>
                  <w:kern w:val="0"/>
                  <w:sz w:val="18"/>
                  <w:szCs w:val="18"/>
                  <w:lang w:eastAsia="zh-CN"/>
                </w:rPr>
                <w:t>2025062708</w:t>
              </w:r>
            </w:ins>
          </w:p>
        </w:tc>
        <w:tc>
          <w:tcPr>
            <w:tcW w:w="416" w:type="pct"/>
            <w:noWrap/>
            <w:vAlign w:val="center"/>
          </w:tcPr>
          <w:p w14:paraId="468F529A" w14:textId="4EB55392" w:rsidR="008B6EF9" w:rsidRPr="00BB7730" w:rsidRDefault="008B6EF9" w:rsidP="008B6EF9">
            <w:pPr>
              <w:spacing w:line="240" w:lineRule="exact"/>
              <w:contextualSpacing/>
              <w:jc w:val="center"/>
              <w:rPr>
                <w:ins w:id="16527" w:author="Xuning Wei12232" w:date="2026-07-27T23:25:00Z"/>
                <w:rFonts w:ascii="Times New Roman" w:eastAsia="仿宋_GB2312" w:hAnsi="Times New Roman" w:cs="Times New Roman"/>
                <w:color w:val="auto"/>
                <w:sz w:val="18"/>
                <w:szCs w:val="18"/>
                <w:lang w:eastAsia="zh-CN"/>
              </w:rPr>
            </w:pPr>
            <w:ins w:id="16528" w:author="Xuning Wei12232" w:date="2026-07-27T23:26:00Z">
              <w:r w:rsidRPr="00BB7730">
                <w:rPr>
                  <w:rFonts w:ascii="Times New Roman" w:eastAsia="仿宋_GB2312" w:hAnsi="Times New Roman" w:cs="Times New Roman"/>
                  <w:color w:val="0000FF"/>
                  <w:sz w:val="18"/>
                  <w:szCs w:val="18"/>
                  <w:lang w:eastAsia="zh-CN"/>
                </w:rPr>
                <w:t>2.0</w:t>
              </w:r>
            </w:ins>
            <w:ins w:id="16529" w:author="Xuning Wei12232" w:date="2026-07-27T23:27:00Z">
              <w:r w:rsidRPr="00BB7730">
                <w:rPr>
                  <w:rFonts w:ascii="Times New Roman" w:eastAsia="仿宋_GB2312" w:hAnsi="Times New Roman" w:cs="Times New Roman"/>
                  <w:color w:val="0000FF"/>
                  <w:sz w:val="18"/>
                  <w:szCs w:val="18"/>
                  <w:lang w:eastAsia="zh-CN"/>
                </w:rPr>
                <w:t>0</w:t>
              </w:r>
            </w:ins>
            <w:ins w:id="16530" w:author="Xuning Wei12232" w:date="2026-07-27T23:26:00Z">
              <w:r w:rsidRPr="00BB7730">
                <w:rPr>
                  <w:rFonts w:ascii="Times New Roman" w:eastAsia="仿宋_GB2312" w:hAnsi="Times New Roman" w:cs="Times New Roman"/>
                  <w:color w:val="0000FF"/>
                  <w:sz w:val="18"/>
                  <w:szCs w:val="18"/>
                  <w:lang w:eastAsia="zh-CN"/>
                </w:rPr>
                <w:t xml:space="preserve"> ≤m </w:t>
              </w:r>
              <w:r w:rsidRPr="00BB7730">
                <w:rPr>
                  <w:rFonts w:ascii="Times New Roman" w:eastAsia="仿宋_GB2312" w:hAnsi="Times New Roman" w:cs="Times New Roman"/>
                  <w:color w:val="0000FF"/>
                  <w:kern w:val="0"/>
                  <w:sz w:val="18"/>
                  <w:szCs w:val="18"/>
                  <w:lang w:val="sv-SE"/>
                </w:rPr>
                <w:t xml:space="preserve">&lt; </w:t>
              </w:r>
            </w:ins>
            <w:ins w:id="16531" w:author="Xuning Wei12232" w:date="2026-07-27T23:27:00Z">
              <w:r w:rsidRPr="00BB7730">
                <w:rPr>
                  <w:rFonts w:ascii="Times New Roman" w:eastAsia="仿宋_GB2312" w:hAnsi="Times New Roman" w:cs="Times New Roman"/>
                  <w:color w:val="0000FF"/>
                  <w:sz w:val="18"/>
                  <w:szCs w:val="18"/>
                  <w:lang w:eastAsia="zh-CN"/>
                </w:rPr>
                <w:t>3</w:t>
              </w:r>
            </w:ins>
            <w:ins w:id="16532" w:author="Xuning Wei12232" w:date="2026-07-27T23:26:00Z">
              <w:r w:rsidRPr="00BB7730">
                <w:rPr>
                  <w:rFonts w:ascii="Times New Roman" w:eastAsia="仿宋_GB2312" w:hAnsi="Times New Roman" w:cs="Times New Roman"/>
                  <w:color w:val="0000FF"/>
                  <w:sz w:val="18"/>
                  <w:szCs w:val="18"/>
                  <w:lang w:eastAsia="zh-CN"/>
                </w:rPr>
                <w:t>00</w:t>
              </w:r>
            </w:ins>
            <w:ins w:id="16533" w:author="Xuning Wei12232" w:date="2026-07-27T23:27:00Z">
              <w:r w:rsidRPr="00BB7730">
                <w:rPr>
                  <w:rFonts w:ascii="Times New Roman" w:eastAsia="仿宋_GB2312" w:hAnsi="Times New Roman" w:cs="Times New Roman"/>
                  <w:color w:val="0000FF"/>
                  <w:sz w:val="18"/>
                  <w:szCs w:val="18"/>
                  <w:lang w:eastAsia="zh-CN"/>
                </w:rPr>
                <w:t xml:space="preserve">.00 </w:t>
              </w:r>
            </w:ins>
            <w:ins w:id="16534" w:author="Xuning Wei12232" w:date="2026-07-27T23:26:00Z">
              <w:r w:rsidRPr="00BB7730">
                <w:rPr>
                  <w:rFonts w:ascii="Times New Roman" w:eastAsia="仿宋_GB2312" w:hAnsi="Times New Roman" w:cs="Times New Roman"/>
                  <w:color w:val="0000FF"/>
                  <w:sz w:val="18"/>
                  <w:szCs w:val="18"/>
                  <w:lang w:eastAsia="zh-CN"/>
                </w:rPr>
                <w:t>kg</w:t>
              </w:r>
            </w:ins>
          </w:p>
        </w:tc>
        <w:tc>
          <w:tcPr>
            <w:tcW w:w="278" w:type="pct"/>
            <w:vAlign w:val="center"/>
          </w:tcPr>
          <w:p w14:paraId="0360AF52" w14:textId="6551D4FB" w:rsidR="008B6EF9" w:rsidRPr="00BB7730" w:rsidRDefault="008B6EF9" w:rsidP="008B6EF9">
            <w:pPr>
              <w:spacing w:line="240" w:lineRule="exact"/>
              <w:contextualSpacing/>
              <w:jc w:val="center"/>
              <w:rPr>
                <w:ins w:id="16535" w:author="Xuning Wei12232" w:date="2026-07-27T23:25:00Z"/>
                <w:rFonts w:ascii="Times New Roman" w:eastAsia="仿宋_GB2312" w:hAnsi="Times New Roman" w:cs="Times New Roman"/>
                <w:color w:val="auto"/>
                <w:kern w:val="0"/>
                <w:sz w:val="17"/>
                <w:szCs w:val="17"/>
                <w:lang w:eastAsia="zh-CN"/>
              </w:rPr>
            </w:pPr>
            <w:ins w:id="16536" w:author="Xuning Wei12232" w:date="2026-07-27T23:25:00Z">
              <w:r w:rsidRPr="00BB7730">
                <w:rPr>
                  <w:rFonts w:ascii="Times New Roman" w:eastAsia="仿宋_GB2312" w:hAnsi="Times New Roman" w:cs="Times New Roman"/>
                  <w:color w:val="0000FF"/>
                  <w:sz w:val="18"/>
                  <w:szCs w:val="18"/>
                  <w:lang w:eastAsia="zh-CN"/>
                </w:rPr>
                <w:t>±</w:t>
              </w:r>
            </w:ins>
            <w:ins w:id="16537" w:author="Xuning Wei12232" w:date="2026-07-27T23:29:00Z">
              <w:r w:rsidRPr="00BB7730">
                <w:rPr>
                  <w:rFonts w:ascii="Times New Roman" w:eastAsia="仿宋_GB2312" w:hAnsi="Times New Roman" w:cs="Times New Roman"/>
                  <w:color w:val="0000FF"/>
                  <w:sz w:val="18"/>
                  <w:szCs w:val="18"/>
                  <w:lang w:eastAsia="zh-CN"/>
                </w:rPr>
                <w:t xml:space="preserve"> </w:t>
              </w:r>
            </w:ins>
            <w:ins w:id="16538" w:author="Xuning Wei12232" w:date="2026-07-27T23:25:00Z">
              <w:r w:rsidRPr="00BB7730">
                <w:rPr>
                  <w:rFonts w:ascii="Times New Roman" w:eastAsia="仿宋_GB2312" w:hAnsi="Times New Roman" w:cs="Times New Roman"/>
                  <w:color w:val="0000FF"/>
                  <w:kern w:val="0"/>
                  <w:sz w:val="18"/>
                  <w:szCs w:val="18"/>
                  <w:lang w:val="sv-SE" w:eastAsia="zh-CN"/>
                </w:rPr>
                <w:t>3.0%</w:t>
              </w:r>
            </w:ins>
          </w:p>
        </w:tc>
        <w:tc>
          <w:tcPr>
            <w:tcW w:w="880" w:type="pct"/>
            <w:vAlign w:val="center"/>
          </w:tcPr>
          <w:p w14:paraId="2F329A4E" w14:textId="78754B01" w:rsidR="008B6EF9" w:rsidRPr="00BB7730" w:rsidRDefault="008B6EF9" w:rsidP="008B6EF9">
            <w:pPr>
              <w:spacing w:line="240" w:lineRule="exact"/>
              <w:contextualSpacing/>
              <w:jc w:val="center"/>
              <w:rPr>
                <w:ins w:id="16539" w:author="Xuning Wei12232" w:date="2026-07-27T23:25:00Z"/>
                <w:rFonts w:ascii="Times New Roman" w:eastAsia="仿宋_GB2312" w:hAnsi="Times New Roman" w:cs="Times New Roman"/>
                <w:color w:val="00B0F0"/>
                <w:sz w:val="18"/>
                <w:szCs w:val="18"/>
                <w:rPrChange w:id="16540" w:author="He Han" w:date="2026-10-22T20:25:00Z">
                  <w:rPr>
                    <w:ins w:id="16541" w:author="Xuning Wei12232" w:date="2026-07-27T23:25:00Z"/>
                    <w:rFonts w:ascii="Times New Roman" w:eastAsia="仿宋_GB2312" w:hAnsi="Times New Roman" w:cs="Times New Roman"/>
                    <w:color w:val="auto"/>
                    <w:sz w:val="18"/>
                    <w:szCs w:val="18"/>
                  </w:rPr>
                </w:rPrChange>
              </w:rPr>
            </w:pPr>
            <w:ins w:id="16542" w:author="Xuning Wei12232" w:date="2026-07-27T23:25:00Z">
              <w:r w:rsidRPr="00BB7730">
                <w:rPr>
                  <w:rFonts w:ascii="Times New Roman" w:eastAsia="仿宋_GB2312" w:hAnsi="Times New Roman" w:cs="Times New Roman"/>
                  <w:color w:val="00B0F0"/>
                  <w:sz w:val="18"/>
                  <w:szCs w:val="18"/>
                  <w:lang w:eastAsia="zh-CN"/>
                  <w:rPrChange w:id="16543" w:author="He Han" w:date="2026-10-22T20:25:00Z">
                    <w:rPr>
                      <w:rFonts w:ascii="Times New Roman" w:eastAsia="仿宋_GB2312" w:hAnsi="Times New Roman" w:cs="Times New Roman"/>
                      <w:color w:val="0000FF"/>
                      <w:sz w:val="18"/>
                      <w:szCs w:val="18"/>
                      <w:lang w:eastAsia="zh-CN"/>
                    </w:rPr>
                  </w:rPrChange>
                </w:rPr>
                <w:t>DIC</w:t>
              </w:r>
            </w:ins>
            <w:ins w:id="16544" w:author="He Han" w:date="2026-10-22T20:20:00Z">
              <w:r w:rsidRPr="00BB7730">
                <w:rPr>
                  <w:rFonts w:ascii="Times New Roman" w:eastAsia="仿宋_GB2312" w:hAnsi="Times New Roman" w:cs="Times New Roman"/>
                  <w:color w:val="00B0F0"/>
                  <w:sz w:val="18"/>
                  <w:szCs w:val="18"/>
                  <w:lang w:eastAsia="zh-CN"/>
                  <w:rPrChange w:id="16545" w:author="He Han" w:date="2026-10-22T20:25:00Z">
                    <w:rPr>
                      <w:rFonts w:ascii="Times New Roman" w:eastAsia="仿宋_GB2312" w:hAnsi="Times New Roman" w:cs="Times New Roman"/>
                      <w:color w:val="0000FF"/>
                      <w:sz w:val="18"/>
                      <w:szCs w:val="18"/>
                      <w:lang w:eastAsia="zh-CN"/>
                    </w:rPr>
                  </w:rPrChange>
                </w:rPr>
                <w:t xml:space="preserve"> </w:t>
              </w:r>
            </w:ins>
            <w:ins w:id="16546" w:author="He Han" w:date="2026-10-22T20:22:00Z">
              <w:r w:rsidRPr="00BB7730">
                <w:rPr>
                  <w:rFonts w:ascii="Times New Roman" w:eastAsia="仿宋_GB2312" w:hAnsi="Times New Roman" w:cs="Times New Roman"/>
                  <w:color w:val="00B0F0"/>
                  <w:sz w:val="18"/>
                  <w:szCs w:val="18"/>
                  <w:lang w:eastAsia="zh-CN"/>
                  <w:rPrChange w:id="16547" w:author="He Han" w:date="2026-10-22T20:25:00Z">
                    <w:rPr>
                      <w:rFonts w:ascii="Times New Roman" w:eastAsia="仿宋_GB2312" w:hAnsi="Times New Roman" w:cs="Times New Roman"/>
                      <w:color w:val="0000FF"/>
                      <w:sz w:val="18"/>
                      <w:szCs w:val="18"/>
                      <w:lang w:eastAsia="zh-CN"/>
                    </w:rPr>
                  </w:rPrChange>
                </w:rPr>
                <w:t>quantity</w:t>
              </w:r>
            </w:ins>
            <w:ins w:id="16548" w:author="Xuning Wei12232" w:date="2026-07-27T23:25:00Z">
              <w:r w:rsidRPr="00BB7730">
                <w:rPr>
                  <w:rFonts w:ascii="Times New Roman" w:eastAsia="仿宋_GB2312" w:hAnsi="Times New Roman" w:cs="Times New Roman"/>
                  <w:color w:val="00B0F0"/>
                  <w:sz w:val="18"/>
                  <w:szCs w:val="18"/>
                  <w:lang w:eastAsia="zh-CN"/>
                  <w:rPrChange w:id="16549" w:author="He Han" w:date="2026-10-22T20:25:00Z">
                    <w:rPr>
                      <w:rFonts w:ascii="Times New Roman" w:eastAsia="仿宋_GB2312" w:hAnsi="Times New Roman" w:cs="Times New Roman"/>
                      <w:color w:val="0000FF"/>
                      <w:sz w:val="18"/>
                      <w:szCs w:val="18"/>
                      <w:lang w:eastAsia="zh-CN"/>
                    </w:rPr>
                  </w:rPrChange>
                </w:rPr>
                <w:t xml:space="preserve">: </w:t>
              </w:r>
            </w:ins>
            <w:ins w:id="16550" w:author="Xuning Wei12232" w:date="2026-07-27T23:27:00Z">
              <w:r w:rsidRPr="00BB7730">
                <w:rPr>
                  <w:rFonts w:ascii="Times New Roman" w:eastAsia="仿宋_GB2312" w:hAnsi="Times New Roman" w:cs="Times New Roman"/>
                  <w:color w:val="00B0F0"/>
                  <w:sz w:val="18"/>
                  <w:szCs w:val="18"/>
                  <w:lang w:eastAsia="zh-CN"/>
                  <w:rPrChange w:id="16551" w:author="He Han" w:date="2026-10-22T20:25:00Z">
                    <w:rPr>
                      <w:rFonts w:ascii="Times New Roman" w:eastAsia="仿宋_GB2312" w:hAnsi="Times New Roman" w:cs="Times New Roman"/>
                      <w:color w:val="0000FF"/>
                      <w:sz w:val="18"/>
                      <w:szCs w:val="18"/>
                      <w:lang w:eastAsia="zh-CN"/>
                    </w:rPr>
                  </w:rPrChange>
                </w:rPr>
                <w:t>6.</w:t>
              </w:r>
            </w:ins>
            <w:ins w:id="16552" w:author="He Han" w:date="2026-10-27T17:25:00Z">
              <w:r w:rsidR="00DE284B">
                <w:rPr>
                  <w:rFonts w:ascii="Times New Roman" w:eastAsia="仿宋_GB2312" w:hAnsi="Times New Roman" w:cs="Times New Roman"/>
                  <w:color w:val="00B0F0"/>
                  <w:sz w:val="18"/>
                  <w:szCs w:val="18"/>
                  <w:lang w:eastAsia="zh-CN"/>
                </w:rPr>
                <w:t>84</w:t>
              </w:r>
            </w:ins>
            <w:ins w:id="16553" w:author="Xuning Wei12232" w:date="2026-07-27T23:27:00Z">
              <w:del w:id="16554" w:author="He Han" w:date="2026-10-27T17:25:00Z">
                <w:r w:rsidRPr="00BB7730" w:rsidDel="00DE284B">
                  <w:rPr>
                    <w:rFonts w:ascii="Times New Roman" w:eastAsia="仿宋_GB2312" w:hAnsi="Times New Roman" w:cs="Times New Roman"/>
                    <w:color w:val="00B0F0"/>
                    <w:sz w:val="18"/>
                    <w:szCs w:val="18"/>
                    <w:lang w:eastAsia="zh-CN"/>
                    <w:rPrChange w:id="16555" w:author="He Han" w:date="2026-10-22T20:25:00Z">
                      <w:rPr>
                        <w:rFonts w:ascii="Times New Roman" w:eastAsia="仿宋_GB2312" w:hAnsi="Times New Roman" w:cs="Times New Roman"/>
                        <w:color w:val="0000FF"/>
                        <w:sz w:val="18"/>
                        <w:szCs w:val="18"/>
                        <w:lang w:eastAsia="zh-CN"/>
                      </w:rPr>
                    </w:rPrChange>
                  </w:rPr>
                  <w:delText>98</w:delText>
                </w:r>
              </w:del>
            </w:ins>
            <w:ins w:id="16556" w:author="Xuning Wei12232" w:date="2026-07-27T23:25:00Z">
              <w:r w:rsidRPr="00BB7730">
                <w:rPr>
                  <w:rFonts w:ascii="Times New Roman" w:eastAsia="仿宋_GB2312" w:hAnsi="Times New Roman" w:cs="Times New Roman"/>
                  <w:color w:val="00B0F0"/>
                  <w:sz w:val="18"/>
                  <w:szCs w:val="18"/>
                  <w:lang w:eastAsia="zh-CN"/>
                  <w:rPrChange w:id="16557" w:author="He Han" w:date="2026-10-22T20:25:00Z">
                    <w:rPr>
                      <w:rFonts w:ascii="Times New Roman" w:eastAsia="仿宋_GB2312" w:hAnsi="Times New Roman" w:cs="Times New Roman"/>
                      <w:color w:val="0000FF"/>
                      <w:sz w:val="18"/>
                      <w:szCs w:val="18"/>
                      <w:lang w:eastAsia="zh-CN"/>
                    </w:rPr>
                  </w:rPrChange>
                </w:rPr>
                <w:t xml:space="preserve"> ~ </w:t>
              </w:r>
            </w:ins>
            <w:ins w:id="16558" w:author="He Han" w:date="2026-10-22T20:24:00Z">
              <w:r w:rsidRPr="00BB7730">
                <w:rPr>
                  <w:rFonts w:ascii="Times New Roman" w:eastAsia="仿宋_GB2312" w:hAnsi="Times New Roman" w:cs="Times New Roman"/>
                  <w:color w:val="00B0F0"/>
                  <w:sz w:val="18"/>
                  <w:szCs w:val="18"/>
                  <w:lang w:eastAsia="zh-CN"/>
                  <w:rPrChange w:id="16559" w:author="He Han" w:date="2026-10-22T20:25:00Z">
                    <w:rPr>
                      <w:rFonts w:ascii="Times New Roman" w:eastAsia="仿宋_GB2312" w:hAnsi="Times New Roman" w:cs="Times New Roman"/>
                      <w:color w:val="0000FF"/>
                      <w:sz w:val="18"/>
                      <w:szCs w:val="18"/>
                      <w:lang w:eastAsia="zh-CN"/>
                    </w:rPr>
                  </w:rPrChange>
                </w:rPr>
                <w:t>7.</w:t>
              </w:r>
            </w:ins>
            <w:ins w:id="16560" w:author="He Han" w:date="2026-10-27T17:25:00Z">
              <w:r w:rsidR="00DE284B">
                <w:rPr>
                  <w:rFonts w:ascii="Times New Roman" w:eastAsia="仿宋_GB2312" w:hAnsi="Times New Roman" w:cs="Times New Roman"/>
                  <w:color w:val="00B0F0"/>
                  <w:sz w:val="18"/>
                  <w:szCs w:val="18"/>
                  <w:lang w:eastAsia="zh-CN"/>
                </w:rPr>
                <w:t>56</w:t>
              </w:r>
            </w:ins>
            <w:ins w:id="16561" w:author="Xuning Wei12232" w:date="2026-07-27T23:28:00Z">
              <w:del w:id="16562" w:author="He Han" w:date="2026-10-22T20:24:00Z">
                <w:r w:rsidRPr="00BB7730" w:rsidDel="00310EF6">
                  <w:rPr>
                    <w:rFonts w:ascii="Times New Roman" w:eastAsia="仿宋_GB2312" w:hAnsi="Times New Roman" w:cs="Times New Roman"/>
                    <w:color w:val="00B0F0"/>
                    <w:sz w:val="18"/>
                    <w:szCs w:val="18"/>
                    <w:lang w:eastAsia="zh-CN"/>
                    <w:rPrChange w:id="16563" w:author="He Han" w:date="2026-10-22T20:25:00Z">
                      <w:rPr>
                        <w:rFonts w:ascii="Times New Roman" w:eastAsia="仿宋_GB2312" w:hAnsi="Times New Roman" w:cs="Times New Roman"/>
                        <w:color w:val="0000FF"/>
                        <w:sz w:val="18"/>
                        <w:szCs w:val="18"/>
                        <w:lang w:eastAsia="zh-CN"/>
                      </w:rPr>
                    </w:rPrChange>
                  </w:rPr>
                  <w:delText>18.40</w:delText>
                </w:r>
              </w:del>
            </w:ins>
            <w:ins w:id="16564" w:author="Xuning Wei12232" w:date="2026-07-27T23:25:00Z">
              <w:r w:rsidRPr="00BB7730">
                <w:rPr>
                  <w:rFonts w:ascii="Times New Roman" w:eastAsia="仿宋_GB2312" w:hAnsi="Times New Roman" w:cs="Times New Roman"/>
                  <w:color w:val="00B0F0"/>
                  <w:sz w:val="18"/>
                  <w:szCs w:val="18"/>
                  <w:lang w:eastAsia="zh-CN"/>
                  <w:rPrChange w:id="16565" w:author="He Han" w:date="2026-10-22T20:25:00Z">
                    <w:rPr>
                      <w:rFonts w:ascii="Times New Roman" w:eastAsia="仿宋_GB2312" w:hAnsi="Times New Roman" w:cs="Times New Roman"/>
                      <w:color w:val="0000FF"/>
                      <w:sz w:val="18"/>
                      <w:szCs w:val="18"/>
                      <w:lang w:eastAsia="zh-CN"/>
                    </w:rPr>
                  </w:rPrChange>
                </w:rPr>
                <w:t xml:space="preserve"> kg</w:t>
              </w:r>
            </w:ins>
          </w:p>
        </w:tc>
        <w:tc>
          <w:tcPr>
            <w:tcW w:w="880" w:type="pct"/>
            <w:noWrap/>
            <w:vAlign w:val="center"/>
          </w:tcPr>
          <w:p w14:paraId="4356810C" w14:textId="644D9B16" w:rsidR="008B6EF9" w:rsidRPr="00BB7730" w:rsidRDefault="008B6EF9" w:rsidP="008B6EF9">
            <w:pPr>
              <w:spacing w:line="240" w:lineRule="exact"/>
              <w:contextualSpacing/>
              <w:jc w:val="center"/>
              <w:rPr>
                <w:ins w:id="16566" w:author="Xuning Wei12232" w:date="2026-07-27T23:25:00Z"/>
                <w:rFonts w:ascii="Times New Roman" w:eastAsia="仿宋_GB2312" w:hAnsi="Times New Roman" w:cs="Times New Roman"/>
                <w:color w:val="00B0F0"/>
                <w:sz w:val="18"/>
                <w:szCs w:val="18"/>
                <w:lang w:eastAsia="zh-CN"/>
                <w:rPrChange w:id="16567" w:author="He Han" w:date="2026-10-22T20:25:00Z">
                  <w:rPr>
                    <w:ins w:id="16568" w:author="Xuning Wei12232" w:date="2026-07-27T23:25:00Z"/>
                    <w:rFonts w:ascii="Times New Roman" w:eastAsia="仿宋_GB2312" w:hAnsi="Times New Roman" w:cs="Times New Roman"/>
                    <w:color w:val="auto"/>
                    <w:sz w:val="18"/>
                    <w:szCs w:val="18"/>
                    <w:lang w:eastAsia="zh-CN"/>
                  </w:rPr>
                </w:rPrChange>
              </w:rPr>
            </w:pPr>
            <w:ins w:id="16569" w:author="He Han" w:date="2026-10-22T20:20:00Z">
              <w:r w:rsidRPr="00BB7730">
                <w:rPr>
                  <w:rFonts w:ascii="Times New Roman" w:eastAsia="仿宋_GB2312" w:hAnsi="Times New Roman" w:cs="Times New Roman"/>
                  <w:color w:val="00B0F0"/>
                  <w:sz w:val="18"/>
                  <w:szCs w:val="18"/>
                  <w:lang w:eastAsia="zh-CN"/>
                  <w:rPrChange w:id="16570" w:author="He Han" w:date="2026-10-22T20:25:00Z">
                    <w:rPr>
                      <w:rFonts w:ascii="Times New Roman" w:eastAsia="仿宋_GB2312" w:hAnsi="Times New Roman" w:cs="Times New Roman"/>
                      <w:color w:val="0000FF"/>
                      <w:sz w:val="18"/>
                      <w:szCs w:val="18"/>
                      <w:lang w:eastAsia="zh-CN"/>
                    </w:rPr>
                  </w:rPrChange>
                </w:rPr>
                <w:t>DIC</w:t>
              </w:r>
            </w:ins>
            <w:ins w:id="16571" w:author="He Han" w:date="2026-10-22T20:22:00Z">
              <w:r w:rsidRPr="00BB7730">
                <w:rPr>
                  <w:rFonts w:ascii="Times New Roman" w:eastAsia="仿宋_GB2312" w:hAnsi="Times New Roman" w:cs="Times New Roman"/>
                  <w:color w:val="00B0F0"/>
                  <w:sz w:val="18"/>
                  <w:szCs w:val="18"/>
                  <w:lang w:eastAsia="zh-CN"/>
                  <w:rPrChange w:id="16572" w:author="He Han" w:date="2026-10-22T20:25:00Z">
                    <w:rPr>
                      <w:rFonts w:ascii="Times New Roman" w:eastAsia="仿宋_GB2312" w:hAnsi="Times New Roman" w:cs="Times New Roman"/>
                      <w:color w:val="0000FF"/>
                      <w:sz w:val="18"/>
                      <w:szCs w:val="18"/>
                      <w:lang w:eastAsia="zh-CN"/>
                    </w:rPr>
                  </w:rPrChange>
                </w:rPr>
                <w:t xml:space="preserve"> quantity</w:t>
              </w:r>
            </w:ins>
            <w:ins w:id="16573" w:author="He Han" w:date="2026-10-22T20:20:00Z">
              <w:r w:rsidRPr="00BB7730">
                <w:rPr>
                  <w:rFonts w:ascii="Times New Roman" w:eastAsia="仿宋_GB2312" w:hAnsi="Times New Roman" w:cs="Times New Roman"/>
                  <w:color w:val="00B0F0"/>
                  <w:sz w:val="18"/>
                  <w:szCs w:val="18"/>
                  <w:lang w:eastAsia="zh-CN"/>
                  <w:rPrChange w:id="16574" w:author="He Han" w:date="2026-10-22T20:25:00Z">
                    <w:rPr>
                      <w:rFonts w:ascii="Times New Roman" w:eastAsia="仿宋_GB2312" w:hAnsi="Times New Roman" w:cs="Times New Roman"/>
                      <w:color w:val="0000FF"/>
                      <w:sz w:val="18"/>
                      <w:szCs w:val="18"/>
                      <w:lang w:eastAsia="zh-CN"/>
                    </w:rPr>
                  </w:rPrChange>
                </w:rPr>
                <w:t xml:space="preserve">: </w:t>
              </w:r>
            </w:ins>
            <w:ins w:id="16575" w:author="He Han" w:date="2026-10-27T17:25:00Z">
              <w:r w:rsidR="00DE284B" w:rsidRPr="002079CD">
                <w:rPr>
                  <w:rFonts w:ascii="Times New Roman" w:eastAsia="仿宋_GB2312" w:hAnsi="Times New Roman" w:cs="Times New Roman"/>
                  <w:color w:val="00B0F0"/>
                  <w:sz w:val="18"/>
                  <w:szCs w:val="18"/>
                  <w:lang w:eastAsia="zh-CN"/>
                </w:rPr>
                <w:t>6.</w:t>
              </w:r>
              <w:r w:rsidR="00DE284B">
                <w:rPr>
                  <w:rFonts w:ascii="Times New Roman" w:eastAsia="仿宋_GB2312" w:hAnsi="Times New Roman" w:cs="Times New Roman"/>
                  <w:color w:val="00B0F0"/>
                  <w:sz w:val="18"/>
                  <w:szCs w:val="18"/>
                  <w:lang w:eastAsia="zh-CN"/>
                </w:rPr>
                <w:t>84</w:t>
              </w:r>
              <w:r w:rsidR="00DE284B" w:rsidRPr="002079CD">
                <w:rPr>
                  <w:rFonts w:ascii="Times New Roman" w:eastAsia="仿宋_GB2312" w:hAnsi="Times New Roman" w:cs="Times New Roman"/>
                  <w:color w:val="00B0F0"/>
                  <w:sz w:val="18"/>
                  <w:szCs w:val="18"/>
                  <w:lang w:eastAsia="zh-CN"/>
                </w:rPr>
                <w:t xml:space="preserve"> ~ 7.</w:t>
              </w:r>
              <w:r w:rsidR="00DE284B">
                <w:rPr>
                  <w:rFonts w:ascii="Times New Roman" w:eastAsia="仿宋_GB2312" w:hAnsi="Times New Roman" w:cs="Times New Roman"/>
                  <w:color w:val="00B0F0"/>
                  <w:sz w:val="18"/>
                  <w:szCs w:val="18"/>
                  <w:lang w:eastAsia="zh-CN"/>
                </w:rPr>
                <w:t>56</w:t>
              </w:r>
            </w:ins>
            <w:ins w:id="16576" w:author="He Han" w:date="2026-10-22T20:20:00Z">
              <w:r w:rsidRPr="00BB7730">
                <w:rPr>
                  <w:rFonts w:ascii="Times New Roman" w:eastAsia="仿宋_GB2312" w:hAnsi="Times New Roman" w:cs="Times New Roman"/>
                  <w:color w:val="00B0F0"/>
                  <w:sz w:val="18"/>
                  <w:szCs w:val="18"/>
                  <w:lang w:eastAsia="zh-CN"/>
                  <w:rPrChange w:id="16577" w:author="He Han" w:date="2026-10-22T20:25:00Z">
                    <w:rPr>
                      <w:rFonts w:ascii="Times New Roman" w:eastAsia="仿宋_GB2312" w:hAnsi="Times New Roman" w:cs="Times New Roman"/>
                      <w:color w:val="0000FF"/>
                      <w:sz w:val="18"/>
                      <w:szCs w:val="18"/>
                      <w:lang w:eastAsia="zh-CN"/>
                    </w:rPr>
                  </w:rPrChange>
                </w:rPr>
                <w:t>g</w:t>
              </w:r>
            </w:ins>
            <w:ins w:id="16578" w:author="Xuning Wei12232" w:date="2026-07-27T23:28:00Z">
              <w:del w:id="16579" w:author="He Han" w:date="2026-10-22T20:20:00Z">
                <w:r w:rsidRPr="00BB7730" w:rsidDel="00310EF6">
                  <w:rPr>
                    <w:rFonts w:ascii="Times New Roman" w:eastAsia="仿宋_GB2312" w:hAnsi="Times New Roman" w:cs="Times New Roman"/>
                    <w:color w:val="00B0F0"/>
                    <w:sz w:val="18"/>
                    <w:szCs w:val="18"/>
                    <w:lang w:eastAsia="zh-CN"/>
                    <w:rPrChange w:id="16580" w:author="He Han" w:date="2026-10-22T20:25:00Z">
                      <w:rPr>
                        <w:rFonts w:ascii="Times New Roman" w:eastAsia="仿宋_GB2312" w:hAnsi="Times New Roman" w:cs="Times New Roman"/>
                        <w:color w:val="auto"/>
                        <w:sz w:val="18"/>
                        <w:szCs w:val="18"/>
                        <w:lang w:eastAsia="zh-CN"/>
                      </w:rPr>
                    </w:rPrChange>
                  </w:rPr>
                  <w:delText>TBD</w:delText>
                </w:r>
              </w:del>
            </w:ins>
          </w:p>
        </w:tc>
        <w:tc>
          <w:tcPr>
            <w:tcW w:w="818" w:type="pct"/>
            <w:vAlign w:val="center"/>
          </w:tcPr>
          <w:p w14:paraId="68A1739C" w14:textId="09958475" w:rsidR="008B6EF9" w:rsidRPr="00BB7730" w:rsidRDefault="008B6EF9" w:rsidP="005E0B30">
            <w:pPr>
              <w:spacing w:line="240" w:lineRule="exact"/>
              <w:contextualSpacing/>
              <w:jc w:val="center"/>
              <w:rPr>
                <w:ins w:id="16581" w:author="Xuning Wei12232" w:date="2026-07-27T23:25:00Z"/>
                <w:rFonts w:ascii="Times New Roman" w:eastAsia="仿宋_GB2312" w:hAnsi="Times New Roman" w:cs="Times New Roman"/>
                <w:color w:val="00B0F0"/>
                <w:sz w:val="18"/>
                <w:szCs w:val="18"/>
                <w:lang w:eastAsia="zh-CN"/>
                <w:rPrChange w:id="16582" w:author="He Han" w:date="2026-10-22T20:25:00Z">
                  <w:rPr>
                    <w:ins w:id="16583" w:author="Xuning Wei12232" w:date="2026-07-27T23:25:00Z"/>
                    <w:rFonts w:ascii="Times New Roman" w:eastAsia="仿宋_GB2312" w:hAnsi="Times New Roman" w:cs="Times New Roman"/>
                    <w:color w:val="auto"/>
                    <w:sz w:val="18"/>
                    <w:szCs w:val="18"/>
                    <w:lang w:eastAsia="zh-CN"/>
                  </w:rPr>
                </w:rPrChange>
              </w:rPr>
            </w:pPr>
            <w:ins w:id="16584" w:author="He Han" w:date="2026-10-22T20:22:00Z">
              <w:r w:rsidRPr="00BB7730">
                <w:rPr>
                  <w:rFonts w:ascii="Times New Roman" w:eastAsia="仿宋_GB2312" w:hAnsi="Times New Roman" w:cs="Times New Roman"/>
                  <w:color w:val="00B0F0"/>
                  <w:sz w:val="18"/>
                  <w:szCs w:val="18"/>
                  <w:lang w:eastAsia="zh-CN"/>
                  <w:rPrChange w:id="16585" w:author="He Han" w:date="2026-10-22T20:25:00Z">
                    <w:rPr>
                      <w:rFonts w:ascii="Times New Roman" w:eastAsia="仿宋_GB2312" w:hAnsi="Times New Roman" w:cs="Times New Roman"/>
                      <w:color w:val="0000FF"/>
                      <w:sz w:val="18"/>
                      <w:szCs w:val="18"/>
                      <w:lang w:eastAsia="zh-CN"/>
                    </w:rPr>
                  </w:rPrChange>
                </w:rPr>
                <w:t>DIC quantity: 6.</w:t>
              </w:r>
            </w:ins>
            <w:ins w:id="16586" w:author="He Han" w:date="2026-10-22T20:24:00Z">
              <w:r w:rsidRPr="00BB7730">
                <w:rPr>
                  <w:rFonts w:ascii="Times New Roman" w:eastAsia="仿宋_GB2312" w:hAnsi="Times New Roman" w:cs="Times New Roman"/>
                  <w:color w:val="00B0F0"/>
                  <w:sz w:val="18"/>
                  <w:szCs w:val="18"/>
                  <w:lang w:eastAsia="zh-CN"/>
                  <w:rPrChange w:id="16587" w:author="He Han" w:date="2026-10-22T20:25:00Z">
                    <w:rPr>
                      <w:rFonts w:ascii="Times New Roman" w:eastAsia="仿宋_GB2312" w:hAnsi="Times New Roman" w:cs="Times New Roman"/>
                      <w:color w:val="0000FF"/>
                      <w:sz w:val="18"/>
                      <w:szCs w:val="18"/>
                      <w:lang w:eastAsia="zh-CN"/>
                    </w:rPr>
                  </w:rPrChange>
                </w:rPr>
                <w:t>28</w:t>
              </w:r>
            </w:ins>
            <w:ins w:id="16588" w:author="He Han" w:date="2026-10-22T20:22:00Z">
              <w:r w:rsidRPr="00BB7730">
                <w:rPr>
                  <w:rFonts w:ascii="Times New Roman" w:eastAsia="仿宋_GB2312" w:hAnsi="Times New Roman" w:cs="Times New Roman"/>
                  <w:color w:val="00B0F0"/>
                  <w:sz w:val="18"/>
                  <w:szCs w:val="18"/>
                  <w:lang w:eastAsia="zh-CN"/>
                  <w:rPrChange w:id="16589" w:author="He Han" w:date="2026-10-22T20:25:00Z">
                    <w:rPr>
                      <w:rFonts w:ascii="Times New Roman" w:eastAsia="仿宋_GB2312" w:hAnsi="Times New Roman" w:cs="Times New Roman"/>
                      <w:color w:val="0000FF"/>
                      <w:sz w:val="18"/>
                      <w:szCs w:val="18"/>
                      <w:lang w:eastAsia="zh-CN"/>
                    </w:rPr>
                  </w:rPrChange>
                </w:rPr>
                <w:t>~</w:t>
              </w:r>
            </w:ins>
            <w:ins w:id="16590" w:author="He Han" w:date="2026-10-22T20:24:00Z">
              <w:r w:rsidRPr="00BB7730">
                <w:rPr>
                  <w:rFonts w:ascii="Times New Roman" w:eastAsia="仿宋_GB2312" w:hAnsi="Times New Roman" w:cs="Times New Roman"/>
                  <w:color w:val="00B0F0"/>
                  <w:sz w:val="18"/>
                  <w:szCs w:val="18"/>
                  <w:lang w:eastAsia="zh-CN"/>
                  <w:rPrChange w:id="16591" w:author="He Han" w:date="2026-10-22T20:25:00Z">
                    <w:rPr>
                      <w:rFonts w:ascii="Times New Roman" w:eastAsia="仿宋_GB2312" w:hAnsi="Times New Roman" w:cs="Times New Roman"/>
                      <w:color w:val="0000FF"/>
                      <w:sz w:val="18"/>
                      <w:szCs w:val="18"/>
                      <w:lang w:eastAsia="zh-CN"/>
                    </w:rPr>
                  </w:rPrChange>
                </w:rPr>
                <w:t>8.24</w:t>
              </w:r>
            </w:ins>
            <w:ins w:id="16592" w:author="He Han" w:date="2026-10-22T20:22:00Z">
              <w:r w:rsidRPr="00BB7730">
                <w:rPr>
                  <w:rFonts w:ascii="Times New Roman" w:eastAsia="仿宋_GB2312" w:hAnsi="Times New Roman" w:cs="Times New Roman"/>
                  <w:color w:val="00B0F0"/>
                  <w:sz w:val="18"/>
                  <w:szCs w:val="18"/>
                  <w:lang w:eastAsia="zh-CN"/>
                  <w:rPrChange w:id="16593" w:author="He Han" w:date="2026-10-22T20:25:00Z">
                    <w:rPr>
                      <w:rFonts w:ascii="Times New Roman" w:eastAsia="仿宋_GB2312" w:hAnsi="Times New Roman" w:cs="Times New Roman"/>
                      <w:color w:val="0000FF"/>
                      <w:sz w:val="18"/>
                      <w:szCs w:val="18"/>
                      <w:lang w:eastAsia="zh-CN"/>
                    </w:rPr>
                  </w:rPrChange>
                </w:rPr>
                <w:t xml:space="preserve"> kg</w:t>
              </w:r>
            </w:ins>
            <w:ins w:id="16594" w:author="Xuning Wei12232" w:date="2026-07-27T23:28:00Z">
              <w:del w:id="16595" w:author="He Han" w:date="2026-10-22T20:22:00Z">
                <w:r w:rsidRPr="00BB7730" w:rsidDel="00310EF6">
                  <w:rPr>
                    <w:rFonts w:ascii="Times New Roman" w:eastAsia="仿宋_GB2312" w:hAnsi="Times New Roman" w:cs="Times New Roman"/>
                    <w:color w:val="00B0F0"/>
                    <w:sz w:val="18"/>
                    <w:szCs w:val="18"/>
                    <w:lang w:eastAsia="zh-CN"/>
                    <w:rPrChange w:id="16596" w:author="He Han" w:date="2026-10-22T20:25:00Z">
                      <w:rPr>
                        <w:rFonts w:ascii="Times New Roman" w:eastAsia="仿宋_GB2312" w:hAnsi="Times New Roman" w:cs="Times New Roman"/>
                        <w:color w:val="auto"/>
                        <w:sz w:val="18"/>
                        <w:szCs w:val="18"/>
                        <w:lang w:eastAsia="zh-CN"/>
                      </w:rPr>
                    </w:rPrChange>
                  </w:rPr>
                  <w:delText>TBD</w:delText>
                </w:r>
              </w:del>
            </w:ins>
          </w:p>
        </w:tc>
        <w:tc>
          <w:tcPr>
            <w:tcW w:w="226" w:type="pct"/>
            <w:vAlign w:val="center"/>
          </w:tcPr>
          <w:p w14:paraId="14DD281A" w14:textId="52BBAD6A" w:rsidR="008B6EF9" w:rsidRPr="00BB7730" w:rsidRDefault="008B6EF9" w:rsidP="008B6EF9">
            <w:pPr>
              <w:spacing w:line="240" w:lineRule="exact"/>
              <w:contextualSpacing/>
              <w:jc w:val="center"/>
              <w:rPr>
                <w:ins w:id="16597" w:author="Xuning Wei12232" w:date="2026-07-27T23:25:00Z"/>
                <w:rFonts w:ascii="Times New Roman" w:eastAsia="仿宋_GB2312" w:hAnsi="Times New Roman" w:cs="Times New Roman"/>
                <w:color w:val="auto"/>
                <w:sz w:val="18"/>
                <w:szCs w:val="18"/>
                <w:lang w:eastAsia="zh-CN"/>
              </w:rPr>
            </w:pPr>
            <w:ins w:id="16598" w:author="He Han" w:date="2026-10-22T20:34:00Z">
              <w:r w:rsidRPr="00BB7730">
                <w:rPr>
                  <w:rFonts w:ascii="Times New Roman" w:eastAsia="仿宋_GB2312" w:hAnsi="Times New Roman" w:cs="Times New Roman"/>
                  <w:color w:val="00B0F0"/>
                  <w:sz w:val="18"/>
                  <w:szCs w:val="18"/>
                  <w:lang w:eastAsia="zh-CN"/>
                </w:rPr>
                <w:t>Yes</w:t>
              </w:r>
            </w:ins>
            <w:ins w:id="16599" w:author="Xuning Wei12232" w:date="2026-07-27T23:28:00Z">
              <w:del w:id="16600" w:author="He Han" w:date="2026-10-22T20:34:00Z">
                <w:r w:rsidRPr="00BB7730" w:rsidDel="0077374E">
                  <w:rPr>
                    <w:rFonts w:ascii="Times New Roman" w:eastAsia="仿宋_GB2312" w:hAnsi="Times New Roman" w:cs="Times New Roman"/>
                    <w:color w:val="auto"/>
                    <w:sz w:val="18"/>
                    <w:szCs w:val="18"/>
                    <w:lang w:eastAsia="zh-CN"/>
                  </w:rPr>
                  <w:delText>TBD</w:delText>
                </w:r>
              </w:del>
            </w:ins>
          </w:p>
        </w:tc>
        <w:tc>
          <w:tcPr>
            <w:tcW w:w="252" w:type="pct"/>
            <w:vAlign w:val="center"/>
          </w:tcPr>
          <w:p w14:paraId="03582DAA" w14:textId="508EBD1B" w:rsidR="008B6EF9" w:rsidRPr="00BB7730" w:rsidRDefault="008B6EF9" w:rsidP="008B6EF9">
            <w:pPr>
              <w:spacing w:line="240" w:lineRule="exact"/>
              <w:contextualSpacing/>
              <w:jc w:val="center"/>
              <w:rPr>
                <w:ins w:id="16601" w:author="Xuning Wei12232" w:date="2026-07-27T23:25:00Z"/>
                <w:rFonts w:ascii="Times New Roman" w:eastAsia="仿宋_GB2312" w:hAnsi="Times New Roman" w:cs="Times New Roman"/>
                <w:color w:val="auto"/>
                <w:sz w:val="18"/>
                <w:szCs w:val="18"/>
                <w:lang w:eastAsia="zh-CN"/>
              </w:rPr>
            </w:pPr>
            <w:ins w:id="16602" w:author="He Han" w:date="2026-10-22T20:34:00Z">
              <w:r w:rsidRPr="00BB7730">
                <w:rPr>
                  <w:rFonts w:ascii="Times New Roman" w:eastAsia="仿宋_GB2312" w:hAnsi="Times New Roman" w:cs="Times New Roman"/>
                  <w:color w:val="00B0F0"/>
                  <w:sz w:val="18"/>
                  <w:szCs w:val="18"/>
                  <w:lang w:eastAsia="zh-CN"/>
                </w:rPr>
                <w:t>Yes</w:t>
              </w:r>
            </w:ins>
            <w:ins w:id="16603" w:author="Xuning Wei12232" w:date="2026-07-27T23:28:00Z">
              <w:del w:id="16604" w:author="He Han" w:date="2026-10-22T20:34:00Z">
                <w:r w:rsidRPr="00BB7730" w:rsidDel="0077374E">
                  <w:rPr>
                    <w:rFonts w:ascii="Times New Roman" w:eastAsia="仿宋_GB2312" w:hAnsi="Times New Roman" w:cs="Times New Roman"/>
                    <w:color w:val="auto"/>
                    <w:sz w:val="18"/>
                    <w:szCs w:val="18"/>
                    <w:lang w:eastAsia="zh-CN"/>
                  </w:rPr>
                  <w:delText>TBD</w:delText>
                </w:r>
              </w:del>
            </w:ins>
          </w:p>
        </w:tc>
      </w:tr>
      <w:tr w:rsidR="00005C07" w:rsidRPr="00BB7730" w14:paraId="5A083181" w14:textId="77777777" w:rsidTr="00005C07">
        <w:trPr>
          <w:cantSplit/>
          <w:trHeight w:val="396"/>
          <w:jc w:val="center"/>
          <w:ins w:id="16605" w:author="Xuning Wei12232" w:date="2026-07-27T23:25:00Z"/>
        </w:trPr>
        <w:tc>
          <w:tcPr>
            <w:tcW w:w="224" w:type="pct"/>
            <w:vMerge/>
            <w:noWrap/>
            <w:vAlign w:val="center"/>
          </w:tcPr>
          <w:p w14:paraId="125600BB" w14:textId="77777777" w:rsidR="008B6EF9" w:rsidRPr="00BB7730" w:rsidRDefault="008B6EF9" w:rsidP="008B6EF9">
            <w:pPr>
              <w:spacing w:line="240" w:lineRule="exact"/>
              <w:contextualSpacing/>
              <w:jc w:val="center"/>
              <w:rPr>
                <w:ins w:id="16606" w:author="Xuning Wei12232" w:date="2026-07-27T23:25:00Z"/>
                <w:rFonts w:ascii="Times New Roman" w:eastAsia="仿宋_GB2312" w:hAnsi="Times New Roman" w:cs="Times New Roman"/>
                <w:color w:val="auto"/>
                <w:kern w:val="0"/>
                <w:sz w:val="18"/>
                <w:szCs w:val="18"/>
              </w:rPr>
            </w:pPr>
          </w:p>
        </w:tc>
        <w:tc>
          <w:tcPr>
            <w:tcW w:w="377" w:type="pct"/>
            <w:noWrap/>
            <w:vAlign w:val="center"/>
          </w:tcPr>
          <w:p w14:paraId="66402133" w14:textId="6FD95FA7" w:rsidR="008B6EF9" w:rsidRPr="00BB7730" w:rsidRDefault="008B6EF9" w:rsidP="008B6EF9">
            <w:pPr>
              <w:spacing w:line="240" w:lineRule="exact"/>
              <w:contextualSpacing/>
              <w:jc w:val="center"/>
              <w:rPr>
                <w:ins w:id="16607" w:author="Xuning Wei12232" w:date="2026-07-27T23:25:00Z"/>
                <w:rFonts w:ascii="Times New Roman" w:eastAsia="仿宋_GB2312" w:hAnsi="Times New Roman" w:cs="Times New Roman"/>
                <w:color w:val="auto"/>
                <w:kern w:val="0"/>
                <w:sz w:val="18"/>
                <w:szCs w:val="18"/>
                <w:lang w:eastAsia="zh-CN"/>
              </w:rPr>
            </w:pPr>
            <w:ins w:id="16608" w:author="Xuning Wei12232" w:date="2026-07-27T23:33:00Z">
              <w:r w:rsidRPr="00BB7730">
                <w:rPr>
                  <w:rFonts w:ascii="Times New Roman" w:eastAsia="仿宋_GB2312" w:hAnsi="Times New Roman" w:cs="Times New Roman"/>
                  <w:color w:val="0000FF"/>
                  <w:sz w:val="18"/>
                  <w:szCs w:val="18"/>
                </w:rPr>
                <w:t>**Charging quantity</w:t>
              </w:r>
            </w:ins>
          </w:p>
        </w:tc>
        <w:tc>
          <w:tcPr>
            <w:tcW w:w="278" w:type="pct"/>
            <w:vAlign w:val="center"/>
          </w:tcPr>
          <w:p w14:paraId="45467D6D" w14:textId="01377AE4" w:rsidR="008B6EF9" w:rsidRPr="00BB7730" w:rsidRDefault="008B6EF9" w:rsidP="008B6EF9">
            <w:pPr>
              <w:spacing w:line="240" w:lineRule="exact"/>
              <w:ind w:leftChars="-50" w:left="-105" w:rightChars="-50" w:right="-105"/>
              <w:contextualSpacing/>
              <w:jc w:val="center"/>
              <w:rPr>
                <w:ins w:id="16609" w:author="Xuning Wei12232" w:date="2026-07-27T23:25:00Z"/>
                <w:rFonts w:ascii="Times New Roman" w:eastAsia="仿宋_GB2312" w:hAnsi="Times New Roman" w:cs="Times New Roman"/>
                <w:color w:val="auto"/>
                <w:sz w:val="18"/>
                <w:szCs w:val="18"/>
                <w:lang w:eastAsia="zh-CN"/>
              </w:rPr>
            </w:pPr>
            <w:ins w:id="16610" w:author="Xuning Wei12232" w:date="2026-07-27T23:33:00Z">
              <w:r w:rsidRPr="00BB7730">
                <w:rPr>
                  <w:rFonts w:ascii="Times New Roman" w:eastAsia="仿宋_GB2312" w:hAnsi="Times New Roman" w:cs="Times New Roman"/>
                  <w:color w:val="auto"/>
                  <w:kern w:val="0"/>
                  <w:sz w:val="18"/>
                  <w:szCs w:val="18"/>
                  <w:lang w:eastAsia="zh-CN"/>
                </w:rPr>
                <w:t>10/</w:t>
              </w:r>
              <w:r w:rsidRPr="00BB7730">
                <w:rPr>
                  <w:rFonts w:ascii="Times New Roman" w:eastAsia="仿宋_GB2312" w:hAnsi="Times New Roman" w:cs="Times New Roman"/>
                  <w:color w:val="auto"/>
                  <w:sz w:val="18"/>
                  <w:szCs w:val="18"/>
                  <w:lang w:eastAsia="zh-CN"/>
                </w:rPr>
                <w:t>29</w:t>
              </w:r>
              <w:r w:rsidRPr="00BB7730">
                <w:rPr>
                  <w:rFonts w:ascii="Times New Roman" w:eastAsia="仿宋_GB2312" w:hAnsi="Times New Roman" w:cs="Times New Roman"/>
                  <w:color w:val="auto"/>
                  <w:kern w:val="0"/>
                  <w:sz w:val="18"/>
                  <w:szCs w:val="18"/>
                  <w:lang w:eastAsia="zh-CN"/>
                </w:rPr>
                <w:t>/</w:t>
              </w:r>
              <w:r w:rsidRPr="00BB7730">
                <w:rPr>
                  <w:rFonts w:ascii="Times New Roman" w:eastAsia="仿宋_GB2312" w:hAnsi="Times New Roman" w:cs="Times New Roman"/>
                  <w:color w:val="auto"/>
                  <w:sz w:val="18"/>
                  <w:szCs w:val="18"/>
                  <w:lang w:eastAsia="zh-CN"/>
                </w:rPr>
                <w:t>2025</w:t>
              </w:r>
            </w:ins>
          </w:p>
        </w:tc>
        <w:tc>
          <w:tcPr>
            <w:tcW w:w="371" w:type="pct"/>
            <w:vAlign w:val="center"/>
          </w:tcPr>
          <w:p w14:paraId="3C46A34D" w14:textId="48721BA0" w:rsidR="008B6EF9" w:rsidRPr="00BB7730" w:rsidRDefault="008B6EF9" w:rsidP="008B6EF9">
            <w:pPr>
              <w:spacing w:line="240" w:lineRule="exact"/>
              <w:ind w:leftChars="-50" w:left="-105" w:rightChars="-50" w:right="-105"/>
              <w:contextualSpacing/>
              <w:jc w:val="center"/>
              <w:rPr>
                <w:ins w:id="16611" w:author="Xuning Wei12232" w:date="2026-07-27T23:25:00Z"/>
                <w:rFonts w:ascii="Times New Roman" w:eastAsia="仿宋_GB2312" w:hAnsi="Times New Roman" w:cs="Times New Roman"/>
                <w:color w:val="auto"/>
                <w:sz w:val="18"/>
                <w:szCs w:val="18"/>
              </w:rPr>
            </w:pPr>
            <w:ins w:id="16612" w:author="Xuning Wei12232" w:date="2026-07-27T23:33:00Z">
              <w:r w:rsidRPr="00BB7730">
                <w:rPr>
                  <w:rFonts w:ascii="Times New Roman" w:eastAsia="仿宋_GB2312" w:hAnsi="Times New Roman" w:cs="Times New Roman"/>
                  <w:color w:val="auto"/>
                  <w:kern w:val="0"/>
                  <w:sz w:val="18"/>
                  <w:szCs w:val="18"/>
                  <w:lang w:eastAsia="zh-CN"/>
                </w:rPr>
                <w:t>2025062708</w:t>
              </w:r>
            </w:ins>
          </w:p>
        </w:tc>
        <w:tc>
          <w:tcPr>
            <w:tcW w:w="416" w:type="pct"/>
            <w:noWrap/>
            <w:vAlign w:val="center"/>
          </w:tcPr>
          <w:p w14:paraId="7CF39F9B" w14:textId="5C9A95B4" w:rsidR="008B6EF9" w:rsidRPr="00BB7730" w:rsidRDefault="008B6EF9" w:rsidP="008B6EF9">
            <w:pPr>
              <w:spacing w:line="240" w:lineRule="exact"/>
              <w:contextualSpacing/>
              <w:jc w:val="center"/>
              <w:rPr>
                <w:ins w:id="16613" w:author="Xuning Wei12232" w:date="2026-07-27T23:25:00Z"/>
                <w:rFonts w:ascii="Times New Roman" w:eastAsia="仿宋_GB2312" w:hAnsi="Times New Roman" w:cs="Times New Roman"/>
                <w:color w:val="auto"/>
                <w:sz w:val="18"/>
                <w:szCs w:val="18"/>
                <w:lang w:eastAsia="zh-CN"/>
              </w:rPr>
            </w:pPr>
            <w:ins w:id="16614" w:author="Xuning Wei12232" w:date="2026-07-27T23:33:00Z">
              <w:r w:rsidRPr="00BB7730">
                <w:rPr>
                  <w:rFonts w:ascii="Times New Roman" w:eastAsia="仿宋_GB2312" w:hAnsi="Times New Roman" w:cs="Times New Roman"/>
                  <w:color w:val="0000FF"/>
                  <w:sz w:val="18"/>
                  <w:szCs w:val="18"/>
                  <w:lang w:eastAsia="zh-CN"/>
                </w:rPr>
                <w:t xml:space="preserve">2.00 ≤m </w:t>
              </w:r>
              <w:r w:rsidRPr="00BB7730">
                <w:rPr>
                  <w:rFonts w:ascii="Times New Roman" w:eastAsia="仿宋_GB2312" w:hAnsi="Times New Roman" w:cs="Times New Roman"/>
                  <w:color w:val="0000FF"/>
                  <w:kern w:val="0"/>
                  <w:sz w:val="18"/>
                  <w:szCs w:val="18"/>
                  <w:lang w:val="sv-SE"/>
                </w:rPr>
                <w:t xml:space="preserve">&lt; </w:t>
              </w:r>
              <w:r w:rsidRPr="00BB7730">
                <w:rPr>
                  <w:rFonts w:ascii="Times New Roman" w:eastAsia="仿宋_GB2312" w:hAnsi="Times New Roman" w:cs="Times New Roman"/>
                  <w:color w:val="0000FF"/>
                  <w:sz w:val="18"/>
                  <w:szCs w:val="18"/>
                  <w:lang w:eastAsia="zh-CN"/>
                </w:rPr>
                <w:t>300.00 kg</w:t>
              </w:r>
            </w:ins>
          </w:p>
        </w:tc>
        <w:tc>
          <w:tcPr>
            <w:tcW w:w="278" w:type="pct"/>
            <w:vAlign w:val="center"/>
          </w:tcPr>
          <w:p w14:paraId="293EE6F6" w14:textId="316DF1C2" w:rsidR="008B6EF9" w:rsidRPr="00BB7730" w:rsidRDefault="008B6EF9" w:rsidP="008B6EF9">
            <w:pPr>
              <w:spacing w:line="240" w:lineRule="exact"/>
              <w:contextualSpacing/>
              <w:jc w:val="center"/>
              <w:rPr>
                <w:ins w:id="16615" w:author="Xuning Wei12232" w:date="2026-07-27T23:25:00Z"/>
                <w:rFonts w:ascii="Times New Roman" w:eastAsia="仿宋_GB2312" w:hAnsi="Times New Roman" w:cs="Times New Roman"/>
                <w:color w:val="auto"/>
                <w:kern w:val="0"/>
                <w:sz w:val="17"/>
                <w:szCs w:val="17"/>
                <w:lang w:eastAsia="zh-CN"/>
              </w:rPr>
            </w:pPr>
            <w:ins w:id="16616" w:author="Xuning Wei12232" w:date="2026-07-27T23:33:00Z">
              <w:r w:rsidRPr="00BB7730">
                <w:rPr>
                  <w:rFonts w:ascii="Times New Roman" w:eastAsia="仿宋_GB2312" w:hAnsi="Times New Roman" w:cs="Times New Roman"/>
                  <w:color w:val="0000FF"/>
                  <w:sz w:val="18"/>
                  <w:szCs w:val="18"/>
                  <w:lang w:eastAsia="zh-CN"/>
                </w:rPr>
                <w:t xml:space="preserve">± </w:t>
              </w:r>
              <w:r w:rsidRPr="00BB7730">
                <w:rPr>
                  <w:rFonts w:ascii="Times New Roman" w:eastAsia="仿宋_GB2312" w:hAnsi="Times New Roman" w:cs="Times New Roman"/>
                  <w:color w:val="0000FF"/>
                  <w:kern w:val="0"/>
                  <w:sz w:val="18"/>
                  <w:szCs w:val="18"/>
                  <w:lang w:val="sv-SE" w:eastAsia="zh-CN"/>
                </w:rPr>
                <w:t>3.0%</w:t>
              </w:r>
            </w:ins>
          </w:p>
        </w:tc>
        <w:tc>
          <w:tcPr>
            <w:tcW w:w="880" w:type="pct"/>
            <w:vAlign w:val="center"/>
          </w:tcPr>
          <w:p w14:paraId="4851D3E3" w14:textId="77777777" w:rsidR="008B6EF9" w:rsidRPr="00BB7730" w:rsidRDefault="008B6EF9" w:rsidP="008B6EF9">
            <w:pPr>
              <w:spacing w:line="240" w:lineRule="exact"/>
              <w:contextualSpacing/>
              <w:jc w:val="center"/>
              <w:rPr>
                <w:ins w:id="16617" w:author="He Han" w:date="2026-10-22T20:05:00Z"/>
                <w:rFonts w:ascii="Times New Roman" w:eastAsia="仿宋_GB2312" w:hAnsi="Times New Roman" w:cs="Times New Roman"/>
                <w:color w:val="00B0F0"/>
                <w:sz w:val="18"/>
                <w:szCs w:val="18"/>
                <w:lang w:eastAsia="zh-CN"/>
                <w:rPrChange w:id="16618" w:author="He Han" w:date="2026-10-22T20:05:00Z">
                  <w:rPr>
                    <w:ins w:id="16619" w:author="He Han" w:date="2026-10-22T20:05:00Z"/>
                    <w:rFonts w:ascii="Times New Roman" w:eastAsia="仿宋_GB2312" w:hAnsi="Times New Roman" w:cs="Times New Roman"/>
                    <w:color w:val="0000FF"/>
                    <w:sz w:val="18"/>
                    <w:szCs w:val="18"/>
                    <w:lang w:eastAsia="zh-CN"/>
                  </w:rPr>
                </w:rPrChange>
              </w:rPr>
            </w:pPr>
            <w:ins w:id="16620" w:author="Xuning Wei12232" w:date="2026-07-27T23:35:00Z">
              <w:r w:rsidRPr="00BB7730">
                <w:rPr>
                  <w:rFonts w:ascii="Times New Roman" w:eastAsia="仿宋_GB2312" w:hAnsi="Times New Roman" w:cs="Times New Roman"/>
                  <w:color w:val="00B0F0"/>
                  <w:sz w:val="18"/>
                  <w:szCs w:val="18"/>
                  <w:lang w:eastAsia="zh-CN"/>
                  <w:rPrChange w:id="16621" w:author="He Han" w:date="2026-10-22T20:05:00Z">
                    <w:rPr>
                      <w:rFonts w:ascii="Times New Roman" w:eastAsia="仿宋_GB2312" w:hAnsi="Times New Roman" w:cs="Times New Roman"/>
                      <w:color w:val="0000FF"/>
                      <w:sz w:val="18"/>
                      <w:szCs w:val="18"/>
                      <w:lang w:eastAsia="zh-CN"/>
                    </w:rPr>
                  </w:rPrChange>
                </w:rPr>
                <w:t>T</w:t>
              </w:r>
            </w:ins>
            <w:ins w:id="16622" w:author="Xuning Wei12232" w:date="2026-07-27T23:33:00Z">
              <w:r w:rsidRPr="00BB7730">
                <w:rPr>
                  <w:rFonts w:ascii="Times New Roman" w:eastAsia="仿宋_GB2312" w:hAnsi="Times New Roman" w:cs="Times New Roman"/>
                  <w:color w:val="00B0F0"/>
                  <w:sz w:val="18"/>
                  <w:szCs w:val="18"/>
                  <w:lang w:eastAsia="zh-CN"/>
                  <w:rPrChange w:id="16623" w:author="He Han" w:date="2026-10-22T20:05:00Z">
                    <w:rPr>
                      <w:rFonts w:ascii="Times New Roman" w:eastAsia="仿宋_GB2312" w:hAnsi="Times New Roman" w:cs="Times New Roman"/>
                      <w:color w:val="0000FF"/>
                      <w:sz w:val="18"/>
                      <w:szCs w:val="18"/>
                      <w:lang w:eastAsia="zh-CN"/>
                    </w:rPr>
                  </w:rPrChange>
                </w:rPr>
                <w:t>oluene</w:t>
              </w:r>
            </w:ins>
            <w:ins w:id="16624" w:author="He Han" w:date="2026-10-22T20:05:00Z">
              <w:r w:rsidRPr="00BB7730">
                <w:rPr>
                  <w:rFonts w:ascii="Times New Roman" w:eastAsia="仿宋_GB2312" w:hAnsi="Times New Roman" w:cs="Times New Roman"/>
                  <w:color w:val="00B0F0"/>
                  <w:sz w:val="18"/>
                  <w:szCs w:val="18"/>
                  <w:lang w:eastAsia="zh-CN"/>
                  <w:rPrChange w:id="16625" w:author="He Han" w:date="2026-10-22T20:05:00Z">
                    <w:rPr>
                      <w:rFonts w:ascii="Times New Roman" w:eastAsia="仿宋_GB2312" w:hAnsi="Times New Roman" w:cs="Times New Roman"/>
                      <w:color w:val="0000FF"/>
                      <w:sz w:val="18"/>
                      <w:szCs w:val="18"/>
                      <w:lang w:eastAsia="zh-CN"/>
                    </w:rPr>
                  </w:rPrChange>
                </w:rPr>
                <w:t xml:space="preserve"> wash quantity</w:t>
              </w:r>
            </w:ins>
            <w:ins w:id="16626" w:author="Xuning Wei12232" w:date="2026-07-27T23:33:00Z">
              <w:r w:rsidRPr="00BB7730">
                <w:rPr>
                  <w:rFonts w:ascii="Times New Roman" w:eastAsia="仿宋_GB2312" w:hAnsi="Times New Roman" w:cs="Times New Roman"/>
                  <w:color w:val="00B0F0"/>
                  <w:sz w:val="18"/>
                  <w:szCs w:val="18"/>
                  <w:lang w:eastAsia="zh-CN"/>
                  <w:rPrChange w:id="16627" w:author="He Han" w:date="2026-10-22T20:05:00Z">
                    <w:rPr>
                      <w:rFonts w:ascii="Times New Roman" w:eastAsia="仿宋_GB2312" w:hAnsi="Times New Roman" w:cs="Times New Roman"/>
                      <w:color w:val="0000FF"/>
                      <w:sz w:val="18"/>
                      <w:szCs w:val="18"/>
                      <w:lang w:eastAsia="zh-CN"/>
                    </w:rPr>
                  </w:rPrChange>
                </w:rPr>
                <w:t xml:space="preserve">: </w:t>
              </w:r>
            </w:ins>
          </w:p>
          <w:p w14:paraId="6D2F2356" w14:textId="20FD5121" w:rsidR="008B6EF9" w:rsidRPr="00BB7730" w:rsidRDefault="008B6EF9" w:rsidP="008B6EF9">
            <w:pPr>
              <w:spacing w:line="240" w:lineRule="exact"/>
              <w:contextualSpacing/>
              <w:jc w:val="center"/>
              <w:rPr>
                <w:ins w:id="16628" w:author="Xuning Wei12232" w:date="2026-07-27T23:25:00Z"/>
                <w:rFonts w:ascii="Times New Roman" w:eastAsia="仿宋_GB2312" w:hAnsi="Times New Roman" w:cs="Times New Roman"/>
                <w:color w:val="auto"/>
                <w:sz w:val="18"/>
                <w:szCs w:val="18"/>
              </w:rPr>
            </w:pPr>
            <w:ins w:id="16629" w:author="He Han" w:date="2026-10-22T20:05:00Z">
              <w:r w:rsidRPr="00BB7730">
                <w:rPr>
                  <w:rFonts w:ascii="Times New Roman" w:eastAsia="仿宋_GB2312" w:hAnsi="Times New Roman" w:cs="Times New Roman"/>
                  <w:color w:val="00B0F0"/>
                  <w:sz w:val="18"/>
                  <w:szCs w:val="18"/>
                  <w:lang w:eastAsia="zh-CN"/>
                  <w:rPrChange w:id="16630" w:author="He Han" w:date="2026-10-22T20:05:00Z">
                    <w:rPr>
                      <w:rFonts w:ascii="Times New Roman" w:eastAsia="仿宋_GB2312" w:hAnsi="Times New Roman" w:cs="Times New Roman"/>
                      <w:color w:val="0000FF"/>
                      <w:sz w:val="18"/>
                      <w:szCs w:val="18"/>
                      <w:lang w:eastAsia="zh-CN"/>
                    </w:rPr>
                  </w:rPrChange>
                </w:rPr>
                <w:t>446.51</w:t>
              </w:r>
            </w:ins>
            <w:ins w:id="16631" w:author="Xuning Wei12232" w:date="2026-07-27T23:33:00Z">
              <w:del w:id="16632" w:author="He Han" w:date="2026-10-22T20:05:00Z">
                <w:r w:rsidRPr="00BB7730" w:rsidDel="00FB5AB8">
                  <w:rPr>
                    <w:rFonts w:ascii="Times New Roman" w:eastAsia="仿宋_GB2312" w:hAnsi="Times New Roman" w:cs="Times New Roman"/>
                    <w:color w:val="00B0F0"/>
                    <w:sz w:val="18"/>
                    <w:szCs w:val="18"/>
                    <w:lang w:eastAsia="zh-CN"/>
                    <w:rPrChange w:id="16633" w:author="He Han" w:date="2026-10-22T20:05:00Z">
                      <w:rPr>
                        <w:rFonts w:ascii="Times New Roman" w:eastAsia="仿宋_GB2312" w:hAnsi="Times New Roman" w:cs="Times New Roman"/>
                        <w:color w:val="0000FF"/>
                        <w:sz w:val="18"/>
                        <w:szCs w:val="18"/>
                        <w:lang w:eastAsia="zh-CN"/>
                      </w:rPr>
                    </w:rPrChange>
                  </w:rPr>
                  <w:delText>345.01</w:delText>
                </w:r>
              </w:del>
              <w:r w:rsidRPr="00BB7730">
                <w:rPr>
                  <w:rFonts w:ascii="Times New Roman" w:eastAsia="仿宋_GB2312" w:hAnsi="Times New Roman" w:cs="Times New Roman"/>
                  <w:color w:val="00B0F0"/>
                  <w:sz w:val="18"/>
                  <w:szCs w:val="18"/>
                  <w:lang w:eastAsia="zh-CN"/>
                  <w:rPrChange w:id="16634" w:author="He Han" w:date="2026-10-22T20:05:00Z">
                    <w:rPr>
                      <w:rFonts w:ascii="Times New Roman" w:eastAsia="仿宋_GB2312" w:hAnsi="Times New Roman" w:cs="Times New Roman"/>
                      <w:color w:val="0000FF"/>
                      <w:sz w:val="18"/>
                      <w:szCs w:val="18"/>
                      <w:lang w:eastAsia="zh-CN"/>
                    </w:rPr>
                  </w:rPrChange>
                </w:rPr>
                <w:t xml:space="preserve"> ~ </w:t>
              </w:r>
            </w:ins>
            <w:ins w:id="16635" w:author="He Han" w:date="2026-10-22T20:05:00Z">
              <w:r w:rsidRPr="00BB7730">
                <w:rPr>
                  <w:rFonts w:ascii="Times New Roman" w:eastAsia="仿宋_GB2312" w:hAnsi="Times New Roman" w:cs="Times New Roman"/>
                  <w:color w:val="00B0F0"/>
                  <w:sz w:val="18"/>
                  <w:szCs w:val="18"/>
                  <w:lang w:eastAsia="zh-CN"/>
                  <w:rPrChange w:id="16636" w:author="He Han" w:date="2026-10-22T20:05:00Z">
                    <w:rPr>
                      <w:rFonts w:ascii="Times New Roman" w:eastAsia="仿宋_GB2312" w:hAnsi="Times New Roman" w:cs="Times New Roman"/>
                      <w:color w:val="0000FF"/>
                      <w:sz w:val="18"/>
                      <w:szCs w:val="18"/>
                      <w:lang w:eastAsia="zh-CN"/>
                    </w:rPr>
                  </w:rPrChange>
                </w:rPr>
                <w:t>474.13</w:t>
              </w:r>
            </w:ins>
            <w:ins w:id="16637" w:author="Xuning Wei12232" w:date="2026-07-27T23:33:00Z">
              <w:del w:id="16638" w:author="He Han" w:date="2026-10-22T20:05:00Z">
                <w:r w:rsidRPr="00BB7730" w:rsidDel="00FB5AB8">
                  <w:rPr>
                    <w:rFonts w:ascii="Times New Roman" w:eastAsia="仿宋_GB2312" w:hAnsi="Times New Roman" w:cs="Times New Roman"/>
                    <w:color w:val="00B0F0"/>
                    <w:sz w:val="18"/>
                    <w:szCs w:val="18"/>
                    <w:lang w:eastAsia="zh-CN"/>
                    <w:rPrChange w:id="16639" w:author="He Han" w:date="2026-10-22T20:05:00Z">
                      <w:rPr>
                        <w:rFonts w:ascii="Times New Roman" w:eastAsia="仿宋_GB2312" w:hAnsi="Times New Roman" w:cs="Times New Roman"/>
                        <w:color w:val="0000FF"/>
                        <w:sz w:val="18"/>
                        <w:szCs w:val="18"/>
                        <w:lang w:eastAsia="zh-CN"/>
                      </w:rPr>
                    </w:rPrChange>
                  </w:rPr>
                  <w:delText>366.35</w:delText>
                </w:r>
              </w:del>
              <w:r w:rsidRPr="00BB7730">
                <w:rPr>
                  <w:rFonts w:ascii="Times New Roman" w:eastAsia="仿宋_GB2312" w:hAnsi="Times New Roman" w:cs="Times New Roman"/>
                  <w:color w:val="00B0F0"/>
                  <w:sz w:val="18"/>
                  <w:szCs w:val="18"/>
                  <w:lang w:eastAsia="zh-CN"/>
                  <w:rPrChange w:id="16640" w:author="He Han" w:date="2026-10-22T20:05:00Z">
                    <w:rPr>
                      <w:rFonts w:ascii="Times New Roman" w:eastAsia="仿宋_GB2312" w:hAnsi="Times New Roman" w:cs="Times New Roman"/>
                      <w:color w:val="0000FF"/>
                      <w:sz w:val="18"/>
                      <w:szCs w:val="18"/>
                      <w:lang w:eastAsia="zh-CN"/>
                    </w:rPr>
                  </w:rPrChange>
                </w:rPr>
                <w:t xml:space="preserve"> kg</w:t>
              </w:r>
            </w:ins>
          </w:p>
        </w:tc>
        <w:tc>
          <w:tcPr>
            <w:tcW w:w="880" w:type="pct"/>
            <w:noWrap/>
            <w:vAlign w:val="center"/>
          </w:tcPr>
          <w:p w14:paraId="37520ED8" w14:textId="77777777" w:rsidR="008B6EF9" w:rsidRPr="00BB7730" w:rsidRDefault="008B6EF9" w:rsidP="008B6EF9">
            <w:pPr>
              <w:spacing w:line="240" w:lineRule="exact"/>
              <w:contextualSpacing/>
              <w:jc w:val="center"/>
              <w:rPr>
                <w:ins w:id="16641" w:author="He Han" w:date="2026-10-22T20:05:00Z"/>
                <w:rFonts w:ascii="Times New Roman" w:eastAsia="仿宋_GB2312" w:hAnsi="Times New Roman" w:cs="Times New Roman"/>
                <w:color w:val="00B0F0"/>
                <w:sz w:val="18"/>
                <w:szCs w:val="18"/>
                <w:lang w:eastAsia="zh-CN"/>
              </w:rPr>
            </w:pPr>
            <w:ins w:id="16642" w:author="He Han" w:date="2026-10-22T20:05:00Z">
              <w:r w:rsidRPr="00BB7730">
                <w:rPr>
                  <w:rFonts w:ascii="Times New Roman" w:eastAsia="仿宋_GB2312" w:hAnsi="Times New Roman" w:cs="Times New Roman"/>
                  <w:color w:val="00B0F0"/>
                  <w:sz w:val="18"/>
                  <w:szCs w:val="18"/>
                  <w:lang w:eastAsia="zh-CN"/>
                </w:rPr>
                <w:t xml:space="preserve">Toluene wash quantity: </w:t>
              </w:r>
            </w:ins>
          </w:p>
          <w:p w14:paraId="446B8E62" w14:textId="62105307" w:rsidR="008B6EF9" w:rsidRPr="00BB7730" w:rsidRDefault="008B6EF9" w:rsidP="008B6EF9">
            <w:pPr>
              <w:spacing w:line="240" w:lineRule="exact"/>
              <w:contextualSpacing/>
              <w:jc w:val="center"/>
              <w:rPr>
                <w:ins w:id="16643" w:author="Xuning Wei12232" w:date="2026-07-27T23:25:00Z"/>
                <w:rFonts w:ascii="Times New Roman" w:eastAsia="仿宋_GB2312" w:hAnsi="Times New Roman" w:cs="Times New Roman"/>
                <w:color w:val="auto"/>
                <w:sz w:val="18"/>
                <w:szCs w:val="18"/>
                <w:lang w:eastAsia="zh-CN"/>
              </w:rPr>
            </w:pPr>
            <w:ins w:id="16644" w:author="He Han" w:date="2026-10-22T20:05:00Z">
              <w:r w:rsidRPr="00BB7730">
                <w:rPr>
                  <w:rFonts w:ascii="Times New Roman" w:eastAsia="仿宋_GB2312" w:hAnsi="Times New Roman" w:cs="Times New Roman"/>
                  <w:color w:val="00B0F0"/>
                  <w:sz w:val="18"/>
                  <w:szCs w:val="18"/>
                  <w:lang w:eastAsia="zh-CN"/>
                </w:rPr>
                <w:t>446.51 ~ 474.13 kg</w:t>
              </w:r>
            </w:ins>
            <w:ins w:id="16645" w:author="Xuning Wei12232" w:date="2026-07-27T23:33:00Z">
              <w:del w:id="16646" w:author="He Han" w:date="2026-10-22T20:05:00Z">
                <w:r w:rsidRPr="00BB7730" w:rsidDel="00FB5AB8">
                  <w:rPr>
                    <w:rFonts w:ascii="Times New Roman" w:eastAsia="仿宋_GB2312" w:hAnsi="Times New Roman" w:cs="Times New Roman"/>
                    <w:color w:val="auto"/>
                    <w:sz w:val="18"/>
                    <w:szCs w:val="18"/>
                    <w:lang w:eastAsia="zh-CN"/>
                  </w:rPr>
                  <w:delText>TBD</w:delText>
                </w:r>
              </w:del>
            </w:ins>
          </w:p>
        </w:tc>
        <w:tc>
          <w:tcPr>
            <w:tcW w:w="818" w:type="pct"/>
            <w:vAlign w:val="center"/>
          </w:tcPr>
          <w:p w14:paraId="54E66CED" w14:textId="77777777" w:rsidR="008B6EF9" w:rsidRPr="00BB7730" w:rsidRDefault="008B6EF9" w:rsidP="008B6EF9">
            <w:pPr>
              <w:spacing w:line="240" w:lineRule="exact"/>
              <w:contextualSpacing/>
              <w:jc w:val="center"/>
              <w:rPr>
                <w:ins w:id="16647" w:author="He Han" w:date="2026-10-22T20:06:00Z"/>
                <w:rFonts w:ascii="Times New Roman" w:eastAsia="仿宋_GB2312" w:hAnsi="Times New Roman" w:cs="Times New Roman"/>
                <w:color w:val="00B0F0"/>
                <w:sz w:val="18"/>
                <w:szCs w:val="18"/>
                <w:lang w:eastAsia="zh-CN"/>
              </w:rPr>
            </w:pPr>
            <w:ins w:id="16648" w:author="He Han" w:date="2026-10-22T20:06:00Z">
              <w:r w:rsidRPr="00BB7730">
                <w:rPr>
                  <w:rFonts w:ascii="Times New Roman" w:eastAsia="仿宋_GB2312" w:hAnsi="Times New Roman" w:cs="Times New Roman"/>
                  <w:color w:val="00B0F0"/>
                  <w:sz w:val="18"/>
                  <w:szCs w:val="18"/>
                  <w:lang w:eastAsia="zh-CN"/>
                </w:rPr>
                <w:t xml:space="preserve">Toluene wash quantity: </w:t>
              </w:r>
            </w:ins>
          </w:p>
          <w:p w14:paraId="6D420E0E" w14:textId="637AEBCF" w:rsidR="008B6EF9" w:rsidRPr="00BB7730" w:rsidRDefault="008B6EF9" w:rsidP="008B6EF9">
            <w:pPr>
              <w:spacing w:line="240" w:lineRule="exact"/>
              <w:contextualSpacing/>
              <w:jc w:val="center"/>
              <w:rPr>
                <w:ins w:id="16649" w:author="Xuning Wei12232" w:date="2026-07-27T23:25:00Z"/>
                <w:rFonts w:ascii="Times New Roman" w:eastAsia="仿宋_GB2312" w:hAnsi="Times New Roman" w:cs="Times New Roman"/>
                <w:color w:val="auto"/>
                <w:sz w:val="18"/>
                <w:szCs w:val="18"/>
                <w:lang w:eastAsia="zh-CN"/>
              </w:rPr>
            </w:pPr>
            <w:ins w:id="16650" w:author="He Han" w:date="2026-10-22T20:06:00Z">
              <w:r w:rsidRPr="00BB7730">
                <w:rPr>
                  <w:rFonts w:ascii="Times New Roman" w:eastAsia="仿宋_GB2312" w:hAnsi="Times New Roman" w:cs="Times New Roman"/>
                  <w:color w:val="00B0F0"/>
                  <w:sz w:val="18"/>
                  <w:szCs w:val="18"/>
                  <w:lang w:eastAsia="zh-CN"/>
                </w:rPr>
                <w:t>≥</w:t>
              </w:r>
              <w:r w:rsidRPr="00BB7730">
                <w:rPr>
                  <w:rFonts w:ascii="Times New Roman" w:eastAsia="仿宋_GB2312" w:hAnsi="Times New Roman" w:cs="Times New Roman"/>
                  <w:color w:val="00B0F0"/>
                  <w:sz w:val="18"/>
                  <w:szCs w:val="18"/>
                  <w:rPrChange w:id="16651" w:author="He Han" w:date="2026-10-22T20:06:00Z">
                    <w:rPr>
                      <w:rFonts w:ascii="Times New Roman" w:eastAsia="仿宋_GB2312" w:hAnsi="Times New Roman" w:cs="Times New Roman"/>
                      <w:color w:val="auto"/>
                      <w:sz w:val="18"/>
                      <w:szCs w:val="18"/>
                    </w:rPr>
                  </w:rPrChange>
                </w:rPr>
                <w:t>418.56 kg</w:t>
              </w:r>
              <w:r w:rsidRPr="00BB7730" w:rsidDel="00FB5AB8">
                <w:rPr>
                  <w:rFonts w:ascii="Times New Roman" w:eastAsia="仿宋_GB2312" w:hAnsi="Times New Roman" w:cs="Times New Roman"/>
                  <w:color w:val="auto"/>
                  <w:sz w:val="18"/>
                  <w:szCs w:val="18"/>
                  <w:lang w:eastAsia="zh-CN"/>
                </w:rPr>
                <w:t xml:space="preserve"> </w:t>
              </w:r>
            </w:ins>
            <w:ins w:id="16652" w:author="Xuning Wei12232" w:date="2026-07-27T23:33:00Z">
              <w:del w:id="16653" w:author="He Han" w:date="2026-10-22T20:06:00Z">
                <w:r w:rsidRPr="00BB7730" w:rsidDel="00FB5AB8">
                  <w:rPr>
                    <w:rFonts w:ascii="Times New Roman" w:eastAsia="仿宋_GB2312" w:hAnsi="Times New Roman" w:cs="Times New Roman"/>
                    <w:color w:val="auto"/>
                    <w:sz w:val="18"/>
                    <w:szCs w:val="18"/>
                    <w:lang w:eastAsia="zh-CN"/>
                  </w:rPr>
                  <w:delText>TBD</w:delText>
                </w:r>
              </w:del>
            </w:ins>
          </w:p>
        </w:tc>
        <w:tc>
          <w:tcPr>
            <w:tcW w:w="226" w:type="pct"/>
            <w:vAlign w:val="center"/>
          </w:tcPr>
          <w:p w14:paraId="1A2221BB" w14:textId="7610FB3A" w:rsidR="008B6EF9" w:rsidRPr="00BB7730" w:rsidRDefault="008B6EF9" w:rsidP="008B6EF9">
            <w:pPr>
              <w:spacing w:line="240" w:lineRule="exact"/>
              <w:contextualSpacing/>
              <w:jc w:val="center"/>
              <w:rPr>
                <w:ins w:id="16654" w:author="Xuning Wei12232" w:date="2026-07-27T23:25:00Z"/>
                <w:rFonts w:ascii="Times New Roman" w:eastAsia="仿宋_GB2312" w:hAnsi="Times New Roman" w:cs="Times New Roman"/>
                <w:color w:val="auto"/>
                <w:sz w:val="18"/>
                <w:szCs w:val="18"/>
                <w:lang w:eastAsia="zh-CN"/>
              </w:rPr>
            </w:pPr>
            <w:ins w:id="16655" w:author="He Han" w:date="2026-10-22T20:34:00Z">
              <w:r w:rsidRPr="00BB7730">
                <w:rPr>
                  <w:rFonts w:ascii="Times New Roman" w:eastAsia="仿宋_GB2312" w:hAnsi="Times New Roman" w:cs="Times New Roman"/>
                  <w:color w:val="00B0F0"/>
                  <w:sz w:val="18"/>
                  <w:szCs w:val="18"/>
                  <w:lang w:eastAsia="zh-CN"/>
                </w:rPr>
                <w:t>Yes</w:t>
              </w:r>
            </w:ins>
            <w:ins w:id="16656" w:author="Xuning Wei12232" w:date="2026-07-27T23:33:00Z">
              <w:del w:id="16657" w:author="He Han" w:date="2026-10-22T20:34:00Z">
                <w:r w:rsidRPr="00BB7730" w:rsidDel="00D050DF">
                  <w:rPr>
                    <w:rFonts w:ascii="Times New Roman" w:eastAsia="仿宋_GB2312" w:hAnsi="Times New Roman" w:cs="Times New Roman"/>
                    <w:color w:val="auto"/>
                    <w:sz w:val="18"/>
                    <w:szCs w:val="18"/>
                    <w:lang w:eastAsia="zh-CN"/>
                  </w:rPr>
                  <w:delText>TBD</w:delText>
                </w:r>
              </w:del>
            </w:ins>
          </w:p>
        </w:tc>
        <w:tc>
          <w:tcPr>
            <w:tcW w:w="252" w:type="pct"/>
            <w:vAlign w:val="center"/>
          </w:tcPr>
          <w:p w14:paraId="2A74B31D" w14:textId="2830F9CD" w:rsidR="008B6EF9" w:rsidRPr="00BB7730" w:rsidRDefault="008B6EF9" w:rsidP="008B6EF9">
            <w:pPr>
              <w:spacing w:line="240" w:lineRule="exact"/>
              <w:contextualSpacing/>
              <w:jc w:val="center"/>
              <w:rPr>
                <w:ins w:id="16658" w:author="Xuning Wei12232" w:date="2026-07-27T23:25:00Z"/>
                <w:rFonts w:ascii="Times New Roman" w:eastAsia="仿宋_GB2312" w:hAnsi="Times New Roman" w:cs="Times New Roman"/>
                <w:color w:val="auto"/>
                <w:sz w:val="18"/>
                <w:szCs w:val="18"/>
                <w:lang w:eastAsia="zh-CN"/>
              </w:rPr>
            </w:pPr>
            <w:ins w:id="16659" w:author="He Han" w:date="2026-10-22T20:34:00Z">
              <w:r w:rsidRPr="00BB7730">
                <w:rPr>
                  <w:rFonts w:ascii="Times New Roman" w:eastAsia="仿宋_GB2312" w:hAnsi="Times New Roman" w:cs="Times New Roman"/>
                  <w:color w:val="00B0F0"/>
                  <w:sz w:val="18"/>
                  <w:szCs w:val="18"/>
                  <w:lang w:eastAsia="zh-CN"/>
                </w:rPr>
                <w:t>Yes</w:t>
              </w:r>
            </w:ins>
            <w:ins w:id="16660" w:author="Xuning Wei12232" w:date="2026-07-27T23:33:00Z">
              <w:del w:id="16661" w:author="He Han" w:date="2026-10-22T20:34:00Z">
                <w:r w:rsidRPr="00BB7730" w:rsidDel="00D050DF">
                  <w:rPr>
                    <w:rFonts w:ascii="Times New Roman" w:eastAsia="仿宋_GB2312" w:hAnsi="Times New Roman" w:cs="Times New Roman"/>
                    <w:color w:val="auto"/>
                    <w:sz w:val="18"/>
                    <w:szCs w:val="18"/>
                    <w:lang w:eastAsia="zh-CN"/>
                  </w:rPr>
                  <w:delText>TBD</w:delText>
                </w:r>
              </w:del>
            </w:ins>
          </w:p>
        </w:tc>
      </w:tr>
      <w:tr w:rsidR="00005C07" w:rsidRPr="00BB7730" w14:paraId="061F37D1" w14:textId="77777777" w:rsidTr="00005C07">
        <w:trPr>
          <w:cantSplit/>
          <w:trHeight w:val="396"/>
          <w:jc w:val="center"/>
          <w:ins w:id="16662" w:author="Xuning Wei12232" w:date="2026-07-27T23:39:00Z"/>
        </w:trPr>
        <w:tc>
          <w:tcPr>
            <w:tcW w:w="224" w:type="pct"/>
            <w:vMerge/>
            <w:noWrap/>
            <w:vAlign w:val="center"/>
          </w:tcPr>
          <w:p w14:paraId="5332FBEE" w14:textId="77777777" w:rsidR="008B6EF9" w:rsidRPr="00BB7730" w:rsidRDefault="008B6EF9" w:rsidP="008B6EF9">
            <w:pPr>
              <w:spacing w:line="240" w:lineRule="exact"/>
              <w:contextualSpacing/>
              <w:jc w:val="center"/>
              <w:rPr>
                <w:ins w:id="16663" w:author="Xuning Wei12232" w:date="2026-07-27T23:39:00Z"/>
                <w:rFonts w:ascii="Times New Roman" w:eastAsia="仿宋_GB2312" w:hAnsi="Times New Roman" w:cs="Times New Roman"/>
                <w:color w:val="auto"/>
                <w:kern w:val="0"/>
                <w:sz w:val="18"/>
                <w:szCs w:val="18"/>
              </w:rPr>
            </w:pPr>
          </w:p>
        </w:tc>
        <w:tc>
          <w:tcPr>
            <w:tcW w:w="377" w:type="pct"/>
            <w:noWrap/>
            <w:vAlign w:val="center"/>
          </w:tcPr>
          <w:p w14:paraId="65F7B9F7" w14:textId="14D17366" w:rsidR="008B6EF9" w:rsidRPr="00BB7730" w:rsidRDefault="008B6EF9" w:rsidP="008B6EF9">
            <w:pPr>
              <w:spacing w:line="240" w:lineRule="exact"/>
              <w:contextualSpacing/>
              <w:jc w:val="center"/>
              <w:rPr>
                <w:ins w:id="16664" w:author="Xuning Wei12232" w:date="2026-07-27T23:39:00Z"/>
                <w:rFonts w:ascii="Times New Roman" w:eastAsia="仿宋_GB2312" w:hAnsi="Times New Roman" w:cs="Times New Roman"/>
                <w:color w:val="0000FF"/>
                <w:sz w:val="18"/>
                <w:szCs w:val="18"/>
              </w:rPr>
            </w:pPr>
            <w:ins w:id="16665" w:author="Xuning Wei12232" w:date="2026-07-27T23:39:00Z">
              <w:r w:rsidRPr="00BB7730">
                <w:rPr>
                  <w:rFonts w:ascii="Times New Roman" w:eastAsia="仿宋_GB2312" w:hAnsi="Times New Roman" w:cs="Times New Roman"/>
                  <w:color w:val="0000FF"/>
                  <w:sz w:val="18"/>
                  <w:szCs w:val="18"/>
                </w:rPr>
                <w:t>**Charging quantity</w:t>
              </w:r>
            </w:ins>
          </w:p>
        </w:tc>
        <w:tc>
          <w:tcPr>
            <w:tcW w:w="278" w:type="pct"/>
            <w:vAlign w:val="center"/>
          </w:tcPr>
          <w:p w14:paraId="6BA63722" w14:textId="4244D417" w:rsidR="008B6EF9" w:rsidRPr="00BB7730" w:rsidRDefault="008B6EF9" w:rsidP="008B6EF9">
            <w:pPr>
              <w:spacing w:line="240" w:lineRule="exact"/>
              <w:ind w:leftChars="-50" w:left="-105" w:rightChars="-50" w:right="-105"/>
              <w:contextualSpacing/>
              <w:jc w:val="center"/>
              <w:rPr>
                <w:ins w:id="16666" w:author="Xuning Wei12232" w:date="2026-07-27T23:39:00Z"/>
                <w:rFonts w:ascii="Times New Roman" w:eastAsia="仿宋_GB2312" w:hAnsi="Times New Roman" w:cs="Times New Roman"/>
                <w:color w:val="auto"/>
                <w:kern w:val="0"/>
                <w:sz w:val="18"/>
                <w:szCs w:val="18"/>
                <w:lang w:eastAsia="zh-CN"/>
              </w:rPr>
            </w:pPr>
            <w:ins w:id="16667" w:author="Xuning Wei12232" w:date="2026-07-27T23:39:00Z">
              <w:r w:rsidRPr="00BB7730">
                <w:rPr>
                  <w:rFonts w:ascii="Times New Roman" w:eastAsia="仿宋_GB2312" w:hAnsi="Times New Roman" w:cs="Times New Roman"/>
                  <w:color w:val="auto"/>
                  <w:kern w:val="0"/>
                  <w:sz w:val="18"/>
                  <w:szCs w:val="18"/>
                  <w:lang w:eastAsia="zh-CN"/>
                </w:rPr>
                <w:t>10/</w:t>
              </w:r>
              <w:r w:rsidRPr="00BB7730">
                <w:rPr>
                  <w:rFonts w:ascii="Times New Roman" w:eastAsia="仿宋_GB2312" w:hAnsi="Times New Roman" w:cs="Times New Roman"/>
                  <w:color w:val="auto"/>
                  <w:sz w:val="18"/>
                  <w:szCs w:val="18"/>
                  <w:lang w:eastAsia="zh-CN"/>
                </w:rPr>
                <w:t>29</w:t>
              </w:r>
              <w:r w:rsidRPr="00BB7730">
                <w:rPr>
                  <w:rFonts w:ascii="Times New Roman" w:eastAsia="仿宋_GB2312" w:hAnsi="Times New Roman" w:cs="Times New Roman"/>
                  <w:color w:val="auto"/>
                  <w:kern w:val="0"/>
                  <w:sz w:val="18"/>
                  <w:szCs w:val="18"/>
                  <w:lang w:eastAsia="zh-CN"/>
                </w:rPr>
                <w:t>/</w:t>
              </w:r>
              <w:r w:rsidRPr="00BB7730">
                <w:rPr>
                  <w:rFonts w:ascii="Times New Roman" w:eastAsia="仿宋_GB2312" w:hAnsi="Times New Roman" w:cs="Times New Roman"/>
                  <w:color w:val="auto"/>
                  <w:sz w:val="18"/>
                  <w:szCs w:val="18"/>
                  <w:lang w:eastAsia="zh-CN"/>
                </w:rPr>
                <w:t>2025</w:t>
              </w:r>
            </w:ins>
          </w:p>
        </w:tc>
        <w:tc>
          <w:tcPr>
            <w:tcW w:w="371" w:type="pct"/>
            <w:vAlign w:val="center"/>
          </w:tcPr>
          <w:p w14:paraId="629DFD99" w14:textId="65894D7F" w:rsidR="008B6EF9" w:rsidRPr="00BB7730" w:rsidRDefault="008B6EF9" w:rsidP="008B6EF9">
            <w:pPr>
              <w:spacing w:line="240" w:lineRule="exact"/>
              <w:ind w:leftChars="-50" w:left="-105" w:rightChars="-50" w:right="-105"/>
              <w:contextualSpacing/>
              <w:jc w:val="center"/>
              <w:rPr>
                <w:ins w:id="16668" w:author="Xuning Wei12232" w:date="2026-07-27T23:39:00Z"/>
                <w:rFonts w:ascii="Times New Roman" w:eastAsia="仿宋_GB2312" w:hAnsi="Times New Roman" w:cs="Times New Roman"/>
                <w:color w:val="auto"/>
                <w:kern w:val="0"/>
                <w:sz w:val="18"/>
                <w:szCs w:val="18"/>
                <w:lang w:eastAsia="zh-CN"/>
              </w:rPr>
            </w:pPr>
            <w:ins w:id="16669" w:author="Xuning Wei12232" w:date="2026-07-27T23:39:00Z">
              <w:r w:rsidRPr="00BB7730">
                <w:rPr>
                  <w:rFonts w:ascii="Times New Roman" w:eastAsia="仿宋_GB2312" w:hAnsi="Times New Roman" w:cs="Times New Roman"/>
                  <w:color w:val="auto"/>
                  <w:kern w:val="0"/>
                  <w:sz w:val="18"/>
                  <w:szCs w:val="18"/>
                  <w:lang w:eastAsia="zh-CN"/>
                </w:rPr>
                <w:t>2025062708</w:t>
              </w:r>
            </w:ins>
          </w:p>
        </w:tc>
        <w:tc>
          <w:tcPr>
            <w:tcW w:w="416" w:type="pct"/>
            <w:noWrap/>
            <w:vAlign w:val="center"/>
          </w:tcPr>
          <w:p w14:paraId="6216C64C" w14:textId="5F6EE47D" w:rsidR="008B6EF9" w:rsidRPr="00BB7730" w:rsidRDefault="008B6EF9" w:rsidP="008B6EF9">
            <w:pPr>
              <w:spacing w:line="240" w:lineRule="exact"/>
              <w:contextualSpacing/>
              <w:jc w:val="center"/>
              <w:rPr>
                <w:ins w:id="16670" w:author="Xuning Wei12232" w:date="2026-07-27T23:39:00Z"/>
                <w:rFonts w:ascii="Times New Roman" w:eastAsia="仿宋_GB2312" w:hAnsi="Times New Roman" w:cs="Times New Roman"/>
                <w:color w:val="0000FF"/>
                <w:sz w:val="18"/>
                <w:szCs w:val="18"/>
                <w:lang w:eastAsia="zh-CN"/>
              </w:rPr>
            </w:pPr>
            <w:ins w:id="16671" w:author="Xuning Wei12232" w:date="2026-07-27T23:39:00Z">
              <w:r w:rsidRPr="00BB7730">
                <w:rPr>
                  <w:rFonts w:ascii="Times New Roman" w:eastAsia="仿宋_GB2312" w:hAnsi="Times New Roman" w:cs="Times New Roman"/>
                  <w:color w:val="0000FF"/>
                  <w:sz w:val="18"/>
                  <w:szCs w:val="18"/>
                  <w:lang w:eastAsia="zh-CN"/>
                </w:rPr>
                <w:t xml:space="preserve">2.00 ≤m </w:t>
              </w:r>
              <w:r w:rsidRPr="00BB7730">
                <w:rPr>
                  <w:rFonts w:ascii="Times New Roman" w:eastAsia="仿宋_GB2312" w:hAnsi="Times New Roman" w:cs="Times New Roman"/>
                  <w:color w:val="0000FF"/>
                  <w:kern w:val="0"/>
                  <w:sz w:val="18"/>
                  <w:szCs w:val="18"/>
                  <w:lang w:val="sv-SE"/>
                </w:rPr>
                <w:t xml:space="preserve">&lt; </w:t>
              </w:r>
              <w:r w:rsidRPr="00BB7730">
                <w:rPr>
                  <w:rFonts w:ascii="Times New Roman" w:eastAsia="仿宋_GB2312" w:hAnsi="Times New Roman" w:cs="Times New Roman"/>
                  <w:color w:val="0000FF"/>
                  <w:sz w:val="18"/>
                  <w:szCs w:val="18"/>
                  <w:lang w:eastAsia="zh-CN"/>
                </w:rPr>
                <w:t>300.00 kg</w:t>
              </w:r>
            </w:ins>
          </w:p>
        </w:tc>
        <w:tc>
          <w:tcPr>
            <w:tcW w:w="278" w:type="pct"/>
            <w:vAlign w:val="center"/>
          </w:tcPr>
          <w:p w14:paraId="1EC24B25" w14:textId="3C408A11" w:rsidR="008B6EF9" w:rsidRPr="00BB7730" w:rsidRDefault="008B6EF9" w:rsidP="008B6EF9">
            <w:pPr>
              <w:spacing w:line="240" w:lineRule="exact"/>
              <w:contextualSpacing/>
              <w:jc w:val="center"/>
              <w:rPr>
                <w:ins w:id="16672" w:author="Xuning Wei12232" w:date="2026-07-27T23:39:00Z"/>
                <w:rFonts w:ascii="Times New Roman" w:eastAsia="仿宋_GB2312" w:hAnsi="Times New Roman" w:cs="Times New Roman"/>
                <w:color w:val="0000FF"/>
                <w:sz w:val="18"/>
                <w:szCs w:val="18"/>
                <w:lang w:eastAsia="zh-CN"/>
              </w:rPr>
            </w:pPr>
            <w:ins w:id="16673" w:author="Xuning Wei12232" w:date="2026-07-27T23:39:00Z">
              <w:r w:rsidRPr="00BB7730">
                <w:rPr>
                  <w:rFonts w:ascii="Times New Roman" w:eastAsia="仿宋_GB2312" w:hAnsi="Times New Roman" w:cs="Times New Roman"/>
                  <w:color w:val="0000FF"/>
                  <w:sz w:val="18"/>
                  <w:szCs w:val="18"/>
                  <w:lang w:eastAsia="zh-CN"/>
                </w:rPr>
                <w:t xml:space="preserve">± </w:t>
              </w:r>
              <w:r w:rsidRPr="00BB7730">
                <w:rPr>
                  <w:rFonts w:ascii="Times New Roman" w:eastAsia="仿宋_GB2312" w:hAnsi="Times New Roman" w:cs="Times New Roman"/>
                  <w:color w:val="0000FF"/>
                  <w:kern w:val="0"/>
                  <w:sz w:val="18"/>
                  <w:szCs w:val="18"/>
                  <w:lang w:val="sv-SE" w:eastAsia="zh-CN"/>
                </w:rPr>
                <w:t>3.0%</w:t>
              </w:r>
            </w:ins>
          </w:p>
        </w:tc>
        <w:tc>
          <w:tcPr>
            <w:tcW w:w="880" w:type="pct"/>
            <w:vAlign w:val="center"/>
          </w:tcPr>
          <w:p w14:paraId="7704AC0F" w14:textId="2CBD6DB4" w:rsidR="008B6EF9" w:rsidRPr="00BB7730" w:rsidRDefault="008B6EF9">
            <w:pPr>
              <w:spacing w:line="240" w:lineRule="exact"/>
              <w:contextualSpacing/>
              <w:rPr>
                <w:ins w:id="16674" w:author="He Han" w:date="2026-10-22T20:27:00Z"/>
                <w:rFonts w:ascii="Times New Roman" w:eastAsia="仿宋_GB2312" w:hAnsi="Times New Roman" w:cs="Times New Roman"/>
                <w:color w:val="00B0F0"/>
                <w:sz w:val="18"/>
                <w:szCs w:val="18"/>
                <w:lang w:eastAsia="zh-CN"/>
                <w:rPrChange w:id="16675" w:author="He Han" w:date="2026-10-22T20:30:00Z">
                  <w:rPr>
                    <w:ins w:id="16676" w:author="He Han" w:date="2026-10-22T20:27:00Z"/>
                    <w:rFonts w:ascii="Times New Roman" w:eastAsia="仿宋_GB2312" w:hAnsi="Times New Roman" w:cs="Times New Roman"/>
                    <w:color w:val="0000FF"/>
                    <w:sz w:val="18"/>
                    <w:szCs w:val="18"/>
                    <w:lang w:eastAsia="zh-CN"/>
                  </w:rPr>
                </w:rPrChange>
              </w:rPr>
              <w:pPrChange w:id="16677" w:author="He Han" w:date="2026-10-22T20:27:00Z">
                <w:pPr>
                  <w:spacing w:line="240" w:lineRule="exact"/>
                  <w:contextualSpacing/>
                  <w:jc w:val="center"/>
                </w:pPr>
              </w:pPrChange>
            </w:pPr>
            <w:ins w:id="16678" w:author="Xuning Wei12232" w:date="2026-07-27T23:39:00Z">
              <w:r w:rsidRPr="00BB7730">
                <w:rPr>
                  <w:rFonts w:ascii="Times New Roman" w:eastAsia="仿宋_GB2312" w:hAnsi="Times New Roman" w:cs="Times New Roman"/>
                  <w:color w:val="00B0F0"/>
                  <w:sz w:val="18"/>
                  <w:szCs w:val="18"/>
                  <w:lang w:eastAsia="zh-CN"/>
                  <w:rPrChange w:id="16679" w:author="He Han" w:date="2026-10-22T20:30:00Z">
                    <w:rPr>
                      <w:rFonts w:ascii="Times New Roman" w:eastAsia="仿宋_GB2312" w:hAnsi="Times New Roman" w:cs="Times New Roman"/>
                      <w:color w:val="0000FF"/>
                      <w:sz w:val="18"/>
                      <w:szCs w:val="18"/>
                      <w:lang w:eastAsia="zh-CN"/>
                    </w:rPr>
                  </w:rPrChange>
                </w:rPr>
                <w:t>DIPEA</w:t>
              </w:r>
            </w:ins>
            <w:ins w:id="16680" w:author="He Han" w:date="2026-10-22T20:26:00Z">
              <w:r w:rsidR="00123803">
                <w:rPr>
                  <w:rFonts w:ascii="Times New Roman" w:eastAsia="仿宋_GB2312" w:hAnsi="Times New Roman" w:cs="Times New Roman"/>
                  <w:color w:val="00B0F0"/>
                  <w:sz w:val="18"/>
                  <w:szCs w:val="18"/>
                  <w:lang w:eastAsia="zh-CN"/>
                  <w:rPrChange w:id="16681" w:author="He Han" w:date="2026-10-22T20:30:00Z">
                    <w:rPr>
                      <w:rFonts w:ascii="Times New Roman" w:eastAsia="仿宋_GB2312" w:hAnsi="Times New Roman" w:cs="Times New Roman"/>
                      <w:color w:val="00B0F0"/>
                      <w:sz w:val="18"/>
                      <w:szCs w:val="18"/>
                      <w:lang w:eastAsia="zh-CN"/>
                    </w:rPr>
                  </w:rPrChange>
                </w:rPr>
                <w:t xml:space="preserve"> quantity (</w:t>
              </w:r>
              <w:proofErr w:type="spellStart"/>
              <w:r w:rsidR="00123803">
                <w:rPr>
                  <w:rFonts w:ascii="Times New Roman" w:eastAsia="仿宋_GB2312" w:hAnsi="Times New Roman" w:cs="Times New Roman"/>
                  <w:color w:val="00B0F0"/>
                  <w:sz w:val="18"/>
                  <w:szCs w:val="18"/>
                  <w:lang w:eastAsia="zh-CN"/>
                  <w:rPrChange w:id="16682" w:author="He Han" w:date="2026-10-22T20:30:00Z">
                    <w:rPr>
                      <w:rFonts w:ascii="Times New Roman" w:eastAsia="仿宋_GB2312" w:hAnsi="Times New Roman" w:cs="Times New Roman"/>
                      <w:color w:val="00B0F0"/>
                      <w:sz w:val="18"/>
                      <w:szCs w:val="18"/>
                      <w:lang w:eastAsia="zh-CN"/>
                    </w:rPr>
                  </w:rPrChange>
                </w:rPr>
                <w:t>G</w:t>
              </w:r>
            </w:ins>
            <w:ins w:id="16683" w:author="He Han" w:date="2026-10-27T17:25:00Z">
              <w:r w:rsidR="00123803">
                <w:rPr>
                  <w:rFonts w:ascii="Times New Roman" w:eastAsia="仿宋_GB2312" w:hAnsi="Times New Roman" w:cs="Times New Roman"/>
                  <w:color w:val="00B0F0"/>
                  <w:sz w:val="18"/>
                  <w:szCs w:val="18"/>
                  <w:lang w:eastAsia="zh-CN"/>
                </w:rPr>
                <w:t>l</w:t>
              </w:r>
            </w:ins>
            <w:ins w:id="16684" w:author="He Han" w:date="2026-10-22T20:26:00Z">
              <w:r w:rsidRPr="00BB7730">
                <w:rPr>
                  <w:rFonts w:ascii="Times New Roman" w:eastAsia="仿宋_GB2312" w:hAnsi="Times New Roman" w:cs="Times New Roman"/>
                  <w:color w:val="00B0F0"/>
                  <w:sz w:val="18"/>
                  <w:szCs w:val="18"/>
                  <w:lang w:eastAsia="zh-CN"/>
                  <w:rPrChange w:id="16685" w:author="He Han" w:date="2026-10-22T20:30:00Z">
                    <w:rPr>
                      <w:rFonts w:ascii="Times New Roman" w:eastAsia="仿宋_GB2312" w:hAnsi="Times New Roman" w:cs="Times New Roman"/>
                      <w:color w:val="0000FF"/>
                      <w:sz w:val="18"/>
                      <w:szCs w:val="18"/>
                      <w:lang w:eastAsia="zh-CN"/>
                    </w:rPr>
                  </w:rPrChange>
                </w:rPr>
                <w:t>y</w:t>
              </w:r>
              <w:proofErr w:type="spellEnd"/>
              <w:r w:rsidRPr="00BB7730">
                <w:rPr>
                  <w:rFonts w:ascii="Times New Roman" w:eastAsia="仿宋_GB2312" w:hAnsi="Times New Roman" w:cs="Times New Roman"/>
                  <w:color w:val="00B0F0"/>
                  <w:sz w:val="18"/>
                  <w:szCs w:val="18"/>
                  <w:lang w:eastAsia="zh-CN"/>
                  <w:rPrChange w:id="16686" w:author="He Han" w:date="2026-10-22T20:30:00Z">
                    <w:rPr>
                      <w:rFonts w:ascii="Times New Roman" w:eastAsia="仿宋_GB2312" w:hAnsi="Times New Roman" w:cs="Times New Roman"/>
                      <w:color w:val="0000FF"/>
                      <w:sz w:val="18"/>
                      <w:szCs w:val="18"/>
                      <w:lang w:eastAsia="zh-CN"/>
                    </w:rPr>
                  </w:rPrChange>
                </w:rPr>
                <w:t>)</w:t>
              </w:r>
            </w:ins>
            <w:ins w:id="16687" w:author="Xuning Wei12232" w:date="2026-07-27T23:39:00Z">
              <w:r w:rsidRPr="00BB7730">
                <w:rPr>
                  <w:rFonts w:ascii="Times New Roman" w:eastAsia="仿宋_GB2312" w:hAnsi="Times New Roman" w:cs="Times New Roman"/>
                  <w:color w:val="00B0F0"/>
                  <w:sz w:val="18"/>
                  <w:szCs w:val="18"/>
                  <w:lang w:eastAsia="zh-CN"/>
                  <w:rPrChange w:id="16688" w:author="He Han" w:date="2026-10-22T20:30:00Z">
                    <w:rPr>
                      <w:rFonts w:ascii="Times New Roman" w:eastAsia="仿宋_GB2312" w:hAnsi="Times New Roman" w:cs="Times New Roman"/>
                      <w:color w:val="0000FF"/>
                      <w:sz w:val="18"/>
                      <w:szCs w:val="18"/>
                      <w:lang w:eastAsia="zh-CN"/>
                    </w:rPr>
                  </w:rPrChange>
                </w:rPr>
                <w:t xml:space="preserve">: </w:t>
              </w:r>
            </w:ins>
            <w:ins w:id="16689" w:author="He Han" w:date="2026-10-22T20:28:00Z">
              <w:r w:rsidR="008B2AFD">
                <w:rPr>
                  <w:rFonts w:ascii="Times New Roman" w:eastAsia="仿宋_GB2312" w:hAnsi="Times New Roman" w:cs="Times New Roman"/>
                  <w:color w:val="00B0F0"/>
                  <w:sz w:val="18"/>
                  <w:szCs w:val="18"/>
                  <w:lang w:eastAsia="zh-CN"/>
                  <w:rPrChange w:id="16690" w:author="He Han" w:date="2026-10-22T20:30:00Z">
                    <w:rPr>
                      <w:rFonts w:ascii="Times New Roman" w:eastAsia="仿宋_GB2312" w:hAnsi="Times New Roman" w:cs="Times New Roman"/>
                      <w:color w:val="00B0F0"/>
                      <w:sz w:val="18"/>
                      <w:szCs w:val="18"/>
                      <w:lang w:eastAsia="zh-CN"/>
                    </w:rPr>
                  </w:rPrChange>
                </w:rPr>
                <w:t>38.</w:t>
              </w:r>
            </w:ins>
            <w:ins w:id="16691" w:author="He Han" w:date="2026-10-27T17:24:00Z">
              <w:r w:rsidR="008B2AFD">
                <w:rPr>
                  <w:rFonts w:ascii="Times New Roman" w:eastAsia="仿宋_GB2312" w:hAnsi="Times New Roman" w:cs="Times New Roman"/>
                  <w:color w:val="00B0F0"/>
                  <w:sz w:val="18"/>
                  <w:szCs w:val="18"/>
                  <w:lang w:eastAsia="zh-CN"/>
                </w:rPr>
                <w:t>1</w:t>
              </w:r>
            </w:ins>
            <w:ins w:id="16692" w:author="He Han" w:date="2026-10-22T20:28:00Z">
              <w:r w:rsidRPr="00BB7730">
                <w:rPr>
                  <w:rFonts w:ascii="Times New Roman" w:eastAsia="仿宋_GB2312" w:hAnsi="Times New Roman" w:cs="Times New Roman"/>
                  <w:color w:val="00B0F0"/>
                  <w:sz w:val="18"/>
                  <w:szCs w:val="18"/>
                  <w:lang w:eastAsia="zh-CN"/>
                  <w:rPrChange w:id="16693" w:author="He Han" w:date="2026-10-22T20:30:00Z">
                    <w:rPr>
                      <w:rFonts w:ascii="Times New Roman" w:eastAsia="仿宋_GB2312" w:hAnsi="Times New Roman" w:cs="Times New Roman"/>
                      <w:color w:val="0000FF"/>
                      <w:sz w:val="18"/>
                      <w:szCs w:val="18"/>
                      <w:lang w:eastAsia="zh-CN"/>
                    </w:rPr>
                  </w:rPrChange>
                </w:rPr>
                <w:t>9</w:t>
              </w:r>
            </w:ins>
            <w:ins w:id="16694" w:author="Xuning Wei12232" w:date="2026-07-27T23:40:00Z">
              <w:del w:id="16695" w:author="He Han" w:date="2026-10-22T20:28:00Z">
                <w:r w:rsidRPr="00BB7730" w:rsidDel="00142BD0">
                  <w:rPr>
                    <w:rFonts w:ascii="Times New Roman" w:eastAsia="仿宋_GB2312" w:hAnsi="Times New Roman" w:cs="Times New Roman"/>
                    <w:color w:val="00B0F0"/>
                    <w:sz w:val="18"/>
                    <w:szCs w:val="18"/>
                    <w:lang w:eastAsia="zh-CN"/>
                    <w:rPrChange w:id="16696" w:author="He Han" w:date="2026-10-22T20:30:00Z">
                      <w:rPr>
                        <w:rFonts w:ascii="Times New Roman" w:eastAsia="仿宋_GB2312" w:hAnsi="Times New Roman" w:cs="Times New Roman"/>
                        <w:color w:val="0000FF"/>
                        <w:sz w:val="18"/>
                        <w:szCs w:val="18"/>
                        <w:lang w:eastAsia="zh-CN"/>
                      </w:rPr>
                    </w:rPrChange>
                  </w:rPr>
                  <w:delText>19.50</w:delText>
                </w:r>
              </w:del>
            </w:ins>
            <w:ins w:id="16697" w:author="Xuning Wei12232" w:date="2026-07-27T23:39:00Z">
              <w:r w:rsidRPr="00BB7730">
                <w:rPr>
                  <w:rFonts w:ascii="Times New Roman" w:eastAsia="仿宋_GB2312" w:hAnsi="Times New Roman" w:cs="Times New Roman"/>
                  <w:color w:val="00B0F0"/>
                  <w:sz w:val="18"/>
                  <w:szCs w:val="18"/>
                  <w:lang w:eastAsia="zh-CN"/>
                  <w:rPrChange w:id="16698" w:author="He Han" w:date="2026-10-22T20:30:00Z">
                    <w:rPr>
                      <w:rFonts w:ascii="Times New Roman" w:eastAsia="仿宋_GB2312" w:hAnsi="Times New Roman" w:cs="Times New Roman"/>
                      <w:color w:val="0000FF"/>
                      <w:sz w:val="18"/>
                      <w:szCs w:val="18"/>
                      <w:lang w:eastAsia="zh-CN"/>
                    </w:rPr>
                  </w:rPrChange>
                </w:rPr>
                <w:t xml:space="preserve">~ </w:t>
              </w:r>
            </w:ins>
            <w:ins w:id="16699" w:author="Xuning Wei12232" w:date="2026-07-27T23:40:00Z">
              <w:r w:rsidRPr="00BB7730">
                <w:rPr>
                  <w:rFonts w:ascii="Times New Roman" w:eastAsia="仿宋_GB2312" w:hAnsi="Times New Roman" w:cs="Times New Roman"/>
                  <w:color w:val="00B0F0"/>
                  <w:sz w:val="18"/>
                  <w:szCs w:val="18"/>
                  <w:lang w:eastAsia="zh-CN"/>
                  <w:rPrChange w:id="16700" w:author="He Han" w:date="2026-10-22T20:30:00Z">
                    <w:rPr>
                      <w:rFonts w:ascii="Times New Roman" w:eastAsia="仿宋_GB2312" w:hAnsi="Times New Roman" w:cs="Times New Roman"/>
                      <w:color w:val="0000FF"/>
                      <w:sz w:val="18"/>
                      <w:szCs w:val="18"/>
                      <w:lang w:eastAsia="zh-CN"/>
                    </w:rPr>
                  </w:rPrChange>
                </w:rPr>
                <w:t>4</w:t>
              </w:r>
            </w:ins>
            <w:ins w:id="16701" w:author="He Han" w:date="2026-10-27T17:24:00Z">
              <w:r w:rsidR="008B2AFD">
                <w:rPr>
                  <w:rFonts w:ascii="Times New Roman" w:eastAsia="仿宋_GB2312" w:hAnsi="Times New Roman" w:cs="Times New Roman"/>
                  <w:color w:val="00B0F0"/>
                  <w:sz w:val="18"/>
                  <w:szCs w:val="18"/>
                  <w:lang w:eastAsia="zh-CN"/>
                </w:rPr>
                <w:t>2.2</w:t>
              </w:r>
            </w:ins>
            <w:ins w:id="16702" w:author="Xuning Wei12232" w:date="2026-07-27T23:40:00Z">
              <w:del w:id="16703" w:author="He Han" w:date="2026-10-27T17:24:00Z">
                <w:r w:rsidRPr="00BB7730" w:rsidDel="008B2AFD">
                  <w:rPr>
                    <w:rFonts w:ascii="Times New Roman" w:eastAsia="仿宋_GB2312" w:hAnsi="Times New Roman" w:cs="Times New Roman"/>
                    <w:color w:val="00B0F0"/>
                    <w:sz w:val="18"/>
                    <w:szCs w:val="18"/>
                    <w:lang w:eastAsia="zh-CN"/>
                    <w:rPrChange w:id="16704" w:author="He Han" w:date="2026-10-22T20:30:00Z">
                      <w:rPr>
                        <w:rFonts w:ascii="Times New Roman" w:eastAsia="仿宋_GB2312" w:hAnsi="Times New Roman" w:cs="Times New Roman"/>
                        <w:color w:val="0000FF"/>
                        <w:sz w:val="18"/>
                        <w:szCs w:val="18"/>
                        <w:lang w:eastAsia="zh-CN"/>
                      </w:rPr>
                    </w:rPrChange>
                  </w:rPr>
                  <w:delText>1.41</w:delText>
                </w:r>
              </w:del>
              <w:r w:rsidRPr="00BB7730">
                <w:rPr>
                  <w:rFonts w:ascii="Times New Roman" w:eastAsia="仿宋_GB2312" w:hAnsi="Times New Roman" w:cs="Times New Roman"/>
                  <w:color w:val="00B0F0"/>
                  <w:sz w:val="18"/>
                  <w:szCs w:val="18"/>
                  <w:lang w:eastAsia="zh-CN"/>
                  <w:rPrChange w:id="16705" w:author="He Han" w:date="2026-10-22T20:30:00Z">
                    <w:rPr>
                      <w:rFonts w:ascii="Times New Roman" w:eastAsia="仿宋_GB2312" w:hAnsi="Times New Roman" w:cs="Times New Roman"/>
                      <w:color w:val="0000FF"/>
                      <w:sz w:val="18"/>
                      <w:szCs w:val="18"/>
                      <w:lang w:eastAsia="zh-CN"/>
                    </w:rPr>
                  </w:rPrChange>
                </w:rPr>
                <w:t xml:space="preserve"> </w:t>
              </w:r>
            </w:ins>
            <w:ins w:id="16706" w:author="Xuning Wei12232" w:date="2026-07-27T23:39:00Z">
              <w:r w:rsidRPr="00BB7730">
                <w:rPr>
                  <w:rFonts w:ascii="Times New Roman" w:eastAsia="仿宋_GB2312" w:hAnsi="Times New Roman" w:cs="Times New Roman"/>
                  <w:color w:val="00B0F0"/>
                  <w:sz w:val="18"/>
                  <w:szCs w:val="18"/>
                  <w:lang w:eastAsia="zh-CN"/>
                  <w:rPrChange w:id="16707" w:author="He Han" w:date="2026-10-22T20:30:00Z">
                    <w:rPr>
                      <w:rFonts w:ascii="Times New Roman" w:eastAsia="仿宋_GB2312" w:hAnsi="Times New Roman" w:cs="Times New Roman"/>
                      <w:color w:val="0000FF"/>
                      <w:sz w:val="18"/>
                      <w:szCs w:val="18"/>
                      <w:lang w:eastAsia="zh-CN"/>
                    </w:rPr>
                  </w:rPrChange>
                </w:rPr>
                <w:t>kg</w:t>
              </w:r>
            </w:ins>
          </w:p>
          <w:p w14:paraId="1EC995BF" w14:textId="6D74A18C" w:rsidR="008B6EF9" w:rsidRPr="00BB7730" w:rsidRDefault="008B6EF9">
            <w:pPr>
              <w:spacing w:line="240" w:lineRule="exact"/>
              <w:contextualSpacing/>
              <w:rPr>
                <w:ins w:id="16708" w:author="Xuning Wei12232" w:date="2026-07-27T23:39:00Z"/>
                <w:rFonts w:ascii="Times New Roman" w:eastAsia="仿宋_GB2312" w:hAnsi="Times New Roman" w:cs="Times New Roman"/>
                <w:color w:val="00B0F0"/>
                <w:sz w:val="18"/>
                <w:szCs w:val="18"/>
                <w:lang w:eastAsia="zh-CN"/>
                <w:rPrChange w:id="16709" w:author="He Han" w:date="2026-10-22T20:30:00Z">
                  <w:rPr>
                    <w:ins w:id="16710" w:author="Xuning Wei12232" w:date="2026-07-27T23:39:00Z"/>
                    <w:rFonts w:ascii="Times New Roman" w:eastAsia="仿宋_GB2312" w:hAnsi="Times New Roman" w:cs="Times New Roman"/>
                    <w:color w:val="0000FF"/>
                    <w:sz w:val="18"/>
                    <w:szCs w:val="18"/>
                    <w:lang w:eastAsia="zh-CN"/>
                  </w:rPr>
                </w:rPrChange>
              </w:rPr>
              <w:pPrChange w:id="16711" w:author="He Han" w:date="2026-10-22T20:28:00Z">
                <w:pPr>
                  <w:spacing w:line="240" w:lineRule="exact"/>
                  <w:contextualSpacing/>
                  <w:jc w:val="center"/>
                </w:pPr>
              </w:pPrChange>
            </w:pPr>
            <w:ins w:id="16712" w:author="He Han" w:date="2026-10-22T20:27:00Z">
              <w:r w:rsidRPr="00BB7730">
                <w:rPr>
                  <w:rFonts w:ascii="Times New Roman" w:eastAsia="仿宋_GB2312" w:hAnsi="Times New Roman" w:cs="Times New Roman"/>
                  <w:color w:val="00B0F0"/>
                  <w:sz w:val="18"/>
                  <w:szCs w:val="18"/>
                  <w:lang w:eastAsia="zh-CN"/>
                  <w:rPrChange w:id="16713" w:author="He Han" w:date="2026-10-22T20:30:00Z">
                    <w:rPr>
                      <w:rFonts w:ascii="Times New Roman" w:eastAsia="仿宋_GB2312" w:hAnsi="Times New Roman" w:cs="Times New Roman"/>
                      <w:color w:val="0000FF"/>
                      <w:sz w:val="18"/>
                      <w:szCs w:val="18"/>
                      <w:lang w:eastAsia="zh-CN"/>
                    </w:rPr>
                  </w:rPrChange>
                </w:rPr>
                <w:t>Resin capping DIPEA quantity:</w:t>
              </w:r>
            </w:ins>
            <w:ins w:id="16714" w:author="He Han" w:date="2026-10-22T20:28:00Z">
              <w:r w:rsidR="008B2AFD">
                <w:rPr>
                  <w:rFonts w:ascii="Times New Roman" w:eastAsia="仿宋_GB2312" w:hAnsi="Times New Roman" w:cs="Times New Roman"/>
                  <w:color w:val="00B0F0"/>
                  <w:sz w:val="18"/>
                  <w:szCs w:val="18"/>
                  <w:lang w:eastAsia="zh-CN"/>
                  <w:rPrChange w:id="16715" w:author="He Han" w:date="2026-10-22T20:30:00Z">
                    <w:rPr>
                      <w:rFonts w:ascii="Times New Roman" w:eastAsia="仿宋_GB2312" w:hAnsi="Times New Roman" w:cs="Times New Roman"/>
                      <w:color w:val="00B0F0"/>
                      <w:sz w:val="18"/>
                      <w:szCs w:val="18"/>
                      <w:lang w:eastAsia="zh-CN"/>
                    </w:rPr>
                  </w:rPrChange>
                </w:rPr>
                <w:t xml:space="preserve"> 3</w:t>
              </w:r>
            </w:ins>
            <w:ins w:id="16716" w:author="He Han" w:date="2026-10-27T17:24:00Z">
              <w:r w:rsidR="008B2AFD">
                <w:rPr>
                  <w:rFonts w:ascii="Times New Roman" w:eastAsia="仿宋_GB2312" w:hAnsi="Times New Roman" w:cs="Times New Roman"/>
                  <w:color w:val="00B0F0"/>
                  <w:sz w:val="18"/>
                  <w:szCs w:val="18"/>
                  <w:lang w:eastAsia="zh-CN"/>
                </w:rPr>
                <w:t>1.82</w:t>
              </w:r>
            </w:ins>
            <w:ins w:id="16717" w:author="He Han" w:date="2026-10-22T20:28:00Z">
              <w:r w:rsidRPr="00BB7730">
                <w:rPr>
                  <w:rFonts w:ascii="Times New Roman" w:eastAsia="仿宋_GB2312" w:hAnsi="Times New Roman" w:cs="Times New Roman"/>
                  <w:color w:val="00B0F0"/>
                  <w:sz w:val="18"/>
                  <w:szCs w:val="18"/>
                  <w:lang w:eastAsia="zh-CN"/>
                  <w:rPrChange w:id="16718" w:author="He Han" w:date="2026-10-22T20:30:00Z">
                    <w:rPr>
                      <w:rFonts w:ascii="Times New Roman" w:eastAsia="仿宋_GB2312" w:hAnsi="Times New Roman" w:cs="Times New Roman"/>
                      <w:color w:val="0000FF"/>
                      <w:sz w:val="18"/>
                      <w:szCs w:val="18"/>
                      <w:lang w:eastAsia="zh-CN"/>
                    </w:rPr>
                  </w:rPrChange>
                </w:rPr>
                <w:t>~</w:t>
              </w:r>
            </w:ins>
            <w:ins w:id="16719" w:author="He Han" w:date="2026-10-22T20:29:00Z">
              <w:r w:rsidR="008B2AFD">
                <w:rPr>
                  <w:rFonts w:ascii="Times New Roman" w:eastAsia="仿宋_GB2312" w:hAnsi="Times New Roman" w:cs="Times New Roman"/>
                  <w:color w:val="00B0F0"/>
                  <w:sz w:val="18"/>
                  <w:szCs w:val="18"/>
                  <w:lang w:eastAsia="zh-CN"/>
                  <w:rPrChange w:id="16720" w:author="He Han" w:date="2026-10-22T20:30:00Z">
                    <w:rPr>
                      <w:rFonts w:ascii="Times New Roman" w:eastAsia="仿宋_GB2312" w:hAnsi="Times New Roman" w:cs="Times New Roman"/>
                      <w:color w:val="00B0F0"/>
                      <w:sz w:val="18"/>
                      <w:szCs w:val="18"/>
                      <w:lang w:eastAsia="zh-CN"/>
                    </w:rPr>
                  </w:rPrChange>
                </w:rPr>
                <w:t>3</w:t>
              </w:r>
            </w:ins>
            <w:ins w:id="16721" w:author="He Han" w:date="2026-10-27T17:24:00Z">
              <w:r w:rsidR="008B2AFD">
                <w:rPr>
                  <w:rFonts w:ascii="Times New Roman" w:eastAsia="仿宋_GB2312" w:hAnsi="Times New Roman" w:cs="Times New Roman"/>
                  <w:color w:val="00B0F0"/>
                  <w:sz w:val="18"/>
                  <w:szCs w:val="18"/>
                  <w:lang w:eastAsia="zh-CN"/>
                </w:rPr>
                <w:t>5.17</w:t>
              </w:r>
            </w:ins>
            <w:ins w:id="16722" w:author="He Han" w:date="2026-10-22T20:29:00Z">
              <w:r w:rsidRPr="00BB7730">
                <w:rPr>
                  <w:rFonts w:ascii="Times New Roman" w:eastAsia="仿宋_GB2312" w:hAnsi="Times New Roman" w:cs="Times New Roman"/>
                  <w:color w:val="00B0F0"/>
                  <w:sz w:val="18"/>
                  <w:szCs w:val="18"/>
                  <w:lang w:eastAsia="zh-CN"/>
                  <w:rPrChange w:id="16723" w:author="He Han" w:date="2026-10-22T20:30:00Z">
                    <w:rPr>
                      <w:rFonts w:ascii="Times New Roman" w:eastAsia="仿宋_GB2312" w:hAnsi="Times New Roman" w:cs="Times New Roman"/>
                      <w:color w:val="0000FF"/>
                      <w:sz w:val="18"/>
                      <w:szCs w:val="18"/>
                      <w:lang w:eastAsia="zh-CN"/>
                    </w:rPr>
                  </w:rPrChange>
                </w:rPr>
                <w:t>kg</w:t>
              </w:r>
            </w:ins>
          </w:p>
        </w:tc>
        <w:tc>
          <w:tcPr>
            <w:tcW w:w="880" w:type="pct"/>
            <w:noWrap/>
            <w:vAlign w:val="center"/>
          </w:tcPr>
          <w:p w14:paraId="008997F3" w14:textId="0DEB08E0" w:rsidR="008B2AFD" w:rsidRPr="002079CD" w:rsidRDefault="008B2AFD" w:rsidP="008B2AFD">
            <w:pPr>
              <w:spacing w:line="240" w:lineRule="exact"/>
              <w:contextualSpacing/>
              <w:rPr>
                <w:ins w:id="16724" w:author="He Han" w:date="2026-10-27T17:25:00Z"/>
                <w:rFonts w:ascii="Times New Roman" w:eastAsia="仿宋_GB2312" w:hAnsi="Times New Roman" w:cs="Times New Roman"/>
                <w:color w:val="00B0F0"/>
                <w:sz w:val="18"/>
                <w:szCs w:val="18"/>
                <w:lang w:eastAsia="zh-CN"/>
              </w:rPr>
            </w:pPr>
            <w:ins w:id="16725" w:author="He Han" w:date="2026-10-27T17:25:00Z">
              <w:r w:rsidRPr="002079CD">
                <w:rPr>
                  <w:rFonts w:ascii="Times New Roman" w:eastAsia="仿宋_GB2312" w:hAnsi="Times New Roman" w:cs="Times New Roman"/>
                  <w:color w:val="00B0F0"/>
                  <w:sz w:val="18"/>
                  <w:szCs w:val="18"/>
                  <w:lang w:eastAsia="zh-CN"/>
                </w:rPr>
                <w:t>DIPEA quantity (</w:t>
              </w:r>
              <w:proofErr w:type="spellStart"/>
              <w:r w:rsidRPr="002079CD">
                <w:rPr>
                  <w:rFonts w:ascii="Times New Roman" w:eastAsia="仿宋_GB2312" w:hAnsi="Times New Roman" w:cs="Times New Roman"/>
                  <w:color w:val="00B0F0"/>
                  <w:sz w:val="18"/>
                  <w:szCs w:val="18"/>
                  <w:lang w:eastAsia="zh-CN"/>
                </w:rPr>
                <w:t>G</w:t>
              </w:r>
              <w:r w:rsidR="00123803">
                <w:rPr>
                  <w:rFonts w:ascii="Times New Roman" w:eastAsia="仿宋_GB2312" w:hAnsi="Times New Roman" w:cs="Times New Roman"/>
                  <w:color w:val="00B0F0"/>
                  <w:sz w:val="18"/>
                  <w:szCs w:val="18"/>
                  <w:lang w:eastAsia="zh-CN"/>
                </w:rPr>
                <w:t>l</w:t>
              </w:r>
              <w:r w:rsidRPr="002079CD">
                <w:rPr>
                  <w:rFonts w:ascii="Times New Roman" w:eastAsia="仿宋_GB2312" w:hAnsi="Times New Roman" w:cs="Times New Roman"/>
                  <w:color w:val="00B0F0"/>
                  <w:sz w:val="18"/>
                  <w:szCs w:val="18"/>
                  <w:lang w:eastAsia="zh-CN"/>
                </w:rPr>
                <w:t>y</w:t>
              </w:r>
              <w:proofErr w:type="spellEnd"/>
              <w:r w:rsidRPr="002079CD">
                <w:rPr>
                  <w:rFonts w:ascii="Times New Roman" w:eastAsia="仿宋_GB2312" w:hAnsi="Times New Roman" w:cs="Times New Roman"/>
                  <w:color w:val="00B0F0"/>
                  <w:sz w:val="18"/>
                  <w:szCs w:val="18"/>
                  <w:lang w:eastAsia="zh-CN"/>
                </w:rPr>
                <w:t>): 38.</w:t>
              </w:r>
              <w:r>
                <w:rPr>
                  <w:rFonts w:ascii="Times New Roman" w:eastAsia="仿宋_GB2312" w:hAnsi="Times New Roman" w:cs="Times New Roman"/>
                  <w:color w:val="00B0F0"/>
                  <w:sz w:val="18"/>
                  <w:szCs w:val="18"/>
                  <w:lang w:eastAsia="zh-CN"/>
                </w:rPr>
                <w:t>1</w:t>
              </w:r>
              <w:r w:rsidRPr="002079CD">
                <w:rPr>
                  <w:rFonts w:ascii="Times New Roman" w:eastAsia="仿宋_GB2312" w:hAnsi="Times New Roman" w:cs="Times New Roman"/>
                  <w:color w:val="00B0F0"/>
                  <w:sz w:val="18"/>
                  <w:szCs w:val="18"/>
                  <w:lang w:eastAsia="zh-CN"/>
                </w:rPr>
                <w:t>9~ 4</w:t>
              </w:r>
              <w:r>
                <w:rPr>
                  <w:rFonts w:ascii="Times New Roman" w:eastAsia="仿宋_GB2312" w:hAnsi="Times New Roman" w:cs="Times New Roman"/>
                  <w:color w:val="00B0F0"/>
                  <w:sz w:val="18"/>
                  <w:szCs w:val="18"/>
                  <w:lang w:eastAsia="zh-CN"/>
                </w:rPr>
                <w:t>2.2</w:t>
              </w:r>
              <w:r w:rsidRPr="002079CD">
                <w:rPr>
                  <w:rFonts w:ascii="Times New Roman" w:eastAsia="仿宋_GB2312" w:hAnsi="Times New Roman" w:cs="Times New Roman"/>
                  <w:color w:val="00B0F0"/>
                  <w:sz w:val="18"/>
                  <w:szCs w:val="18"/>
                  <w:lang w:eastAsia="zh-CN"/>
                </w:rPr>
                <w:t xml:space="preserve"> kg</w:t>
              </w:r>
            </w:ins>
          </w:p>
          <w:p w14:paraId="368288EB" w14:textId="6D0EB599" w:rsidR="008B6EF9" w:rsidRPr="00BB7730" w:rsidRDefault="008B2AFD" w:rsidP="008B2AFD">
            <w:pPr>
              <w:spacing w:line="240" w:lineRule="exact"/>
              <w:contextualSpacing/>
              <w:rPr>
                <w:ins w:id="16726" w:author="Xuning Wei12232" w:date="2026-07-27T23:39:00Z"/>
                <w:rFonts w:ascii="Times New Roman" w:eastAsia="仿宋_GB2312" w:hAnsi="Times New Roman" w:cs="Times New Roman"/>
                <w:color w:val="00B0F0"/>
                <w:sz w:val="18"/>
                <w:szCs w:val="18"/>
                <w:lang w:eastAsia="zh-CN"/>
                <w:rPrChange w:id="16727" w:author="He Han" w:date="2026-10-22T20:30:00Z">
                  <w:rPr>
                    <w:ins w:id="16728" w:author="Xuning Wei12232" w:date="2026-07-27T23:39:00Z"/>
                    <w:rFonts w:ascii="Times New Roman" w:eastAsia="仿宋_GB2312" w:hAnsi="Times New Roman" w:cs="Times New Roman"/>
                    <w:color w:val="auto"/>
                    <w:sz w:val="18"/>
                    <w:szCs w:val="18"/>
                    <w:lang w:eastAsia="zh-CN"/>
                  </w:rPr>
                </w:rPrChange>
              </w:rPr>
              <w:pPrChange w:id="16729" w:author="He Han" w:date="2026-10-22T20:29:00Z">
                <w:pPr>
                  <w:spacing w:line="240" w:lineRule="exact"/>
                  <w:contextualSpacing/>
                  <w:jc w:val="center"/>
                </w:pPr>
              </w:pPrChange>
            </w:pPr>
            <w:ins w:id="16730" w:author="He Han" w:date="2026-10-27T17:25:00Z">
              <w:r w:rsidRPr="002079CD">
                <w:rPr>
                  <w:rFonts w:ascii="Times New Roman" w:eastAsia="仿宋_GB2312" w:hAnsi="Times New Roman" w:cs="Times New Roman"/>
                  <w:color w:val="00B0F0"/>
                  <w:sz w:val="18"/>
                  <w:szCs w:val="18"/>
                  <w:lang w:eastAsia="zh-CN"/>
                </w:rPr>
                <w:t>Resin capping DIPEA quantity: 3</w:t>
              </w:r>
              <w:r>
                <w:rPr>
                  <w:rFonts w:ascii="Times New Roman" w:eastAsia="仿宋_GB2312" w:hAnsi="Times New Roman" w:cs="Times New Roman"/>
                  <w:color w:val="00B0F0"/>
                  <w:sz w:val="18"/>
                  <w:szCs w:val="18"/>
                  <w:lang w:eastAsia="zh-CN"/>
                </w:rPr>
                <w:t>1.82</w:t>
              </w:r>
              <w:r w:rsidRPr="002079CD">
                <w:rPr>
                  <w:rFonts w:ascii="Times New Roman" w:eastAsia="仿宋_GB2312" w:hAnsi="Times New Roman" w:cs="Times New Roman"/>
                  <w:color w:val="00B0F0"/>
                  <w:sz w:val="18"/>
                  <w:szCs w:val="18"/>
                  <w:lang w:eastAsia="zh-CN"/>
                </w:rPr>
                <w:t>~3</w:t>
              </w:r>
              <w:r>
                <w:rPr>
                  <w:rFonts w:ascii="Times New Roman" w:eastAsia="仿宋_GB2312" w:hAnsi="Times New Roman" w:cs="Times New Roman"/>
                  <w:color w:val="00B0F0"/>
                  <w:sz w:val="18"/>
                  <w:szCs w:val="18"/>
                  <w:lang w:eastAsia="zh-CN"/>
                </w:rPr>
                <w:t>5.17</w:t>
              </w:r>
              <w:r w:rsidRPr="002079CD">
                <w:rPr>
                  <w:rFonts w:ascii="Times New Roman" w:eastAsia="仿宋_GB2312" w:hAnsi="Times New Roman" w:cs="Times New Roman"/>
                  <w:color w:val="00B0F0"/>
                  <w:sz w:val="18"/>
                  <w:szCs w:val="18"/>
                  <w:lang w:eastAsia="zh-CN"/>
                </w:rPr>
                <w:t>kg</w:t>
              </w:r>
              <w:r w:rsidRPr="00BB7730" w:rsidDel="00142BD0">
                <w:rPr>
                  <w:rFonts w:ascii="Times New Roman" w:eastAsia="仿宋_GB2312" w:hAnsi="Times New Roman" w:cs="Times New Roman"/>
                  <w:color w:val="00B0F0"/>
                  <w:sz w:val="18"/>
                  <w:szCs w:val="18"/>
                  <w:lang w:eastAsia="zh-CN"/>
                  <w:rPrChange w:id="16731" w:author="He Han" w:date="2026-10-22T20:30:00Z">
                    <w:rPr>
                      <w:rFonts w:ascii="Times New Roman" w:eastAsia="仿宋_GB2312" w:hAnsi="Times New Roman" w:cs="Times New Roman"/>
                      <w:color w:val="00B0F0"/>
                      <w:sz w:val="18"/>
                      <w:szCs w:val="18"/>
                      <w:lang w:eastAsia="zh-CN"/>
                    </w:rPr>
                  </w:rPrChange>
                </w:rPr>
                <w:t xml:space="preserve"> </w:t>
              </w:r>
            </w:ins>
            <w:ins w:id="16732" w:author="Xuning Wei12232" w:date="2026-07-27T23:39:00Z">
              <w:del w:id="16733" w:author="He Han" w:date="2026-10-22T20:29:00Z">
                <w:r w:rsidR="008B6EF9" w:rsidRPr="00BB7730" w:rsidDel="00142BD0">
                  <w:rPr>
                    <w:rFonts w:ascii="Times New Roman" w:eastAsia="仿宋_GB2312" w:hAnsi="Times New Roman" w:cs="Times New Roman"/>
                    <w:color w:val="00B0F0"/>
                    <w:sz w:val="18"/>
                    <w:szCs w:val="18"/>
                    <w:lang w:eastAsia="zh-CN"/>
                    <w:rPrChange w:id="16734" w:author="He Han" w:date="2026-10-22T20:30:00Z">
                      <w:rPr>
                        <w:rFonts w:ascii="Times New Roman" w:eastAsia="仿宋_GB2312" w:hAnsi="Times New Roman" w:cs="Times New Roman"/>
                        <w:color w:val="auto"/>
                        <w:sz w:val="18"/>
                        <w:szCs w:val="18"/>
                        <w:lang w:eastAsia="zh-CN"/>
                      </w:rPr>
                    </w:rPrChange>
                  </w:rPr>
                  <w:delText>TBD</w:delText>
                </w:r>
              </w:del>
            </w:ins>
          </w:p>
        </w:tc>
        <w:tc>
          <w:tcPr>
            <w:tcW w:w="818" w:type="pct"/>
            <w:vAlign w:val="center"/>
          </w:tcPr>
          <w:p w14:paraId="5D75D905" w14:textId="4866256F" w:rsidR="008B6EF9" w:rsidRPr="00BB7730" w:rsidRDefault="008B6EF9" w:rsidP="008B6EF9">
            <w:pPr>
              <w:spacing w:line="240" w:lineRule="exact"/>
              <w:contextualSpacing/>
              <w:rPr>
                <w:ins w:id="16735" w:author="He Han" w:date="2026-10-22T20:29:00Z"/>
                <w:rFonts w:ascii="Times New Roman" w:eastAsia="仿宋_GB2312" w:hAnsi="Times New Roman" w:cs="Times New Roman"/>
                <w:color w:val="00B0F0"/>
                <w:sz w:val="18"/>
                <w:szCs w:val="18"/>
                <w:lang w:eastAsia="zh-CN"/>
                <w:rPrChange w:id="16736" w:author="He Han" w:date="2026-10-22T20:30:00Z">
                  <w:rPr>
                    <w:ins w:id="16737" w:author="He Han" w:date="2026-10-22T20:29:00Z"/>
                    <w:rFonts w:ascii="Times New Roman" w:eastAsia="仿宋_GB2312" w:hAnsi="Times New Roman" w:cs="Times New Roman"/>
                    <w:color w:val="0000FF"/>
                    <w:sz w:val="18"/>
                    <w:szCs w:val="18"/>
                    <w:lang w:eastAsia="zh-CN"/>
                  </w:rPr>
                </w:rPrChange>
              </w:rPr>
            </w:pPr>
            <w:ins w:id="16738" w:author="He Han" w:date="2026-10-22T20:29:00Z">
              <w:r w:rsidRPr="00BB7730">
                <w:rPr>
                  <w:rFonts w:ascii="Times New Roman" w:eastAsia="仿宋_GB2312" w:hAnsi="Times New Roman" w:cs="Times New Roman"/>
                  <w:color w:val="00B0F0"/>
                  <w:sz w:val="18"/>
                  <w:szCs w:val="18"/>
                  <w:lang w:eastAsia="zh-CN"/>
                  <w:rPrChange w:id="16739" w:author="He Han" w:date="2026-10-22T20:30:00Z">
                    <w:rPr>
                      <w:rFonts w:ascii="Times New Roman" w:eastAsia="仿宋_GB2312" w:hAnsi="Times New Roman" w:cs="Times New Roman"/>
                      <w:color w:val="0000FF"/>
                      <w:sz w:val="18"/>
                      <w:szCs w:val="18"/>
                      <w:lang w:eastAsia="zh-CN"/>
                    </w:rPr>
                  </w:rPrChange>
                </w:rPr>
                <w:t>DIPEA quantity (GLy): 35.11~ 44.83 kg</w:t>
              </w:r>
            </w:ins>
          </w:p>
          <w:p w14:paraId="48CB729E" w14:textId="0CAB769C" w:rsidR="008B6EF9" w:rsidRPr="00BB7730" w:rsidRDefault="008B6EF9">
            <w:pPr>
              <w:spacing w:line="240" w:lineRule="exact"/>
              <w:contextualSpacing/>
              <w:rPr>
                <w:ins w:id="16740" w:author="Xuning Wei12232" w:date="2026-07-27T23:39:00Z"/>
                <w:rFonts w:ascii="Times New Roman" w:eastAsia="仿宋_GB2312" w:hAnsi="Times New Roman" w:cs="Times New Roman"/>
                <w:color w:val="00B0F0"/>
                <w:sz w:val="18"/>
                <w:szCs w:val="18"/>
                <w:lang w:eastAsia="zh-CN"/>
                <w:rPrChange w:id="16741" w:author="He Han" w:date="2026-10-22T20:30:00Z">
                  <w:rPr>
                    <w:ins w:id="16742" w:author="Xuning Wei12232" w:date="2026-07-27T23:39:00Z"/>
                    <w:rFonts w:ascii="Times New Roman" w:eastAsia="仿宋_GB2312" w:hAnsi="Times New Roman" w:cs="Times New Roman"/>
                    <w:color w:val="auto"/>
                    <w:sz w:val="18"/>
                    <w:szCs w:val="18"/>
                    <w:lang w:eastAsia="zh-CN"/>
                  </w:rPr>
                </w:rPrChange>
              </w:rPr>
              <w:pPrChange w:id="16743" w:author="He Han" w:date="2026-10-22T20:29:00Z">
                <w:pPr>
                  <w:spacing w:line="240" w:lineRule="exact"/>
                  <w:contextualSpacing/>
                  <w:jc w:val="center"/>
                </w:pPr>
              </w:pPrChange>
            </w:pPr>
            <w:ins w:id="16744" w:author="He Han" w:date="2026-10-22T20:29:00Z">
              <w:r w:rsidRPr="00BB7730">
                <w:rPr>
                  <w:rFonts w:ascii="Times New Roman" w:eastAsia="仿宋_GB2312" w:hAnsi="Times New Roman" w:cs="Times New Roman"/>
                  <w:color w:val="00B0F0"/>
                  <w:sz w:val="18"/>
                  <w:szCs w:val="18"/>
                  <w:lang w:eastAsia="zh-CN"/>
                  <w:rPrChange w:id="16745" w:author="He Han" w:date="2026-10-22T20:30:00Z">
                    <w:rPr>
                      <w:rFonts w:ascii="Times New Roman" w:eastAsia="仿宋_GB2312" w:hAnsi="Times New Roman" w:cs="Times New Roman"/>
                      <w:color w:val="0000FF"/>
                      <w:sz w:val="18"/>
                      <w:szCs w:val="18"/>
                      <w:lang w:eastAsia="zh-CN"/>
                    </w:rPr>
                  </w:rPrChange>
                </w:rPr>
                <w:t xml:space="preserve">Resin capping DIPEA quantity: </w:t>
              </w:r>
            </w:ins>
            <w:ins w:id="16746" w:author="He Han" w:date="2026-10-22T20:30:00Z">
              <w:r w:rsidRPr="00BB7730">
                <w:rPr>
                  <w:rFonts w:ascii="Times New Roman" w:eastAsia="仿宋_GB2312" w:hAnsi="Times New Roman" w:cs="Times New Roman"/>
                  <w:color w:val="00B0F0"/>
                  <w:sz w:val="18"/>
                  <w:szCs w:val="18"/>
                  <w:lang w:eastAsia="zh-CN"/>
                  <w:rPrChange w:id="16747" w:author="He Han" w:date="2026-10-22T20:30:00Z">
                    <w:rPr>
                      <w:rFonts w:ascii="Times New Roman" w:eastAsia="仿宋_GB2312" w:hAnsi="Times New Roman" w:cs="Times New Roman"/>
                      <w:color w:val="0000FF"/>
                      <w:sz w:val="18"/>
                      <w:szCs w:val="18"/>
                      <w:lang w:eastAsia="zh-CN"/>
                    </w:rPr>
                  </w:rPrChange>
                </w:rPr>
                <w:t>29.21</w:t>
              </w:r>
            </w:ins>
            <w:ins w:id="16748" w:author="He Han" w:date="2026-10-22T20:29:00Z">
              <w:r w:rsidRPr="00BB7730">
                <w:rPr>
                  <w:rFonts w:ascii="Times New Roman" w:eastAsia="仿宋_GB2312" w:hAnsi="Times New Roman" w:cs="Times New Roman"/>
                  <w:color w:val="00B0F0"/>
                  <w:sz w:val="18"/>
                  <w:szCs w:val="18"/>
                  <w:lang w:eastAsia="zh-CN"/>
                  <w:rPrChange w:id="16749" w:author="He Han" w:date="2026-10-22T20:30:00Z">
                    <w:rPr>
                      <w:rFonts w:ascii="Times New Roman" w:eastAsia="仿宋_GB2312" w:hAnsi="Times New Roman" w:cs="Times New Roman"/>
                      <w:color w:val="0000FF"/>
                      <w:sz w:val="18"/>
                      <w:szCs w:val="18"/>
                      <w:lang w:eastAsia="zh-CN"/>
                    </w:rPr>
                  </w:rPrChange>
                </w:rPr>
                <w:t>~</w:t>
              </w:r>
            </w:ins>
            <w:ins w:id="16750" w:author="He Han" w:date="2026-10-22T20:30:00Z">
              <w:r w:rsidRPr="00BB7730">
                <w:rPr>
                  <w:rFonts w:ascii="Times New Roman" w:eastAsia="仿宋_GB2312" w:hAnsi="Times New Roman" w:cs="Times New Roman"/>
                  <w:color w:val="00B0F0"/>
                  <w:sz w:val="18"/>
                  <w:szCs w:val="18"/>
                  <w:lang w:eastAsia="zh-CN"/>
                  <w:rPrChange w:id="16751" w:author="He Han" w:date="2026-10-22T20:30:00Z">
                    <w:rPr>
                      <w:rFonts w:ascii="Times New Roman" w:eastAsia="仿宋_GB2312" w:hAnsi="Times New Roman" w:cs="Times New Roman"/>
                      <w:color w:val="0000FF"/>
                      <w:sz w:val="18"/>
                      <w:szCs w:val="18"/>
                      <w:lang w:eastAsia="zh-CN"/>
                    </w:rPr>
                  </w:rPrChange>
                </w:rPr>
                <w:t>37.52</w:t>
              </w:r>
            </w:ins>
            <w:ins w:id="16752" w:author="He Han" w:date="2026-10-22T20:29:00Z">
              <w:r w:rsidRPr="00BB7730">
                <w:rPr>
                  <w:rFonts w:ascii="Times New Roman" w:eastAsia="仿宋_GB2312" w:hAnsi="Times New Roman" w:cs="Times New Roman"/>
                  <w:color w:val="00B0F0"/>
                  <w:sz w:val="18"/>
                  <w:szCs w:val="18"/>
                  <w:lang w:eastAsia="zh-CN"/>
                  <w:rPrChange w:id="16753" w:author="He Han" w:date="2026-10-22T20:30:00Z">
                    <w:rPr>
                      <w:rFonts w:ascii="Times New Roman" w:eastAsia="仿宋_GB2312" w:hAnsi="Times New Roman" w:cs="Times New Roman"/>
                      <w:color w:val="0000FF"/>
                      <w:sz w:val="18"/>
                      <w:szCs w:val="18"/>
                      <w:lang w:eastAsia="zh-CN"/>
                    </w:rPr>
                  </w:rPrChange>
                </w:rPr>
                <w:t>kg</w:t>
              </w:r>
            </w:ins>
            <w:ins w:id="16754" w:author="Xuning Wei12232" w:date="2026-07-27T23:39:00Z">
              <w:del w:id="16755" w:author="He Han" w:date="2026-10-22T20:29:00Z">
                <w:r w:rsidRPr="00BB7730" w:rsidDel="00142BD0">
                  <w:rPr>
                    <w:rFonts w:ascii="Times New Roman" w:eastAsia="仿宋_GB2312" w:hAnsi="Times New Roman" w:cs="Times New Roman"/>
                    <w:color w:val="00B0F0"/>
                    <w:sz w:val="18"/>
                    <w:szCs w:val="18"/>
                    <w:lang w:eastAsia="zh-CN"/>
                    <w:rPrChange w:id="16756" w:author="He Han" w:date="2026-10-22T20:30:00Z">
                      <w:rPr>
                        <w:rFonts w:ascii="Times New Roman" w:eastAsia="仿宋_GB2312" w:hAnsi="Times New Roman" w:cs="Times New Roman"/>
                        <w:color w:val="auto"/>
                        <w:sz w:val="18"/>
                        <w:szCs w:val="18"/>
                        <w:lang w:eastAsia="zh-CN"/>
                      </w:rPr>
                    </w:rPrChange>
                  </w:rPr>
                  <w:delText>TBD</w:delText>
                </w:r>
              </w:del>
            </w:ins>
          </w:p>
        </w:tc>
        <w:tc>
          <w:tcPr>
            <w:tcW w:w="226" w:type="pct"/>
            <w:vAlign w:val="center"/>
          </w:tcPr>
          <w:p w14:paraId="3FF8E9AC" w14:textId="1DD345C0" w:rsidR="008B6EF9" w:rsidRPr="00BB7730" w:rsidRDefault="008B6EF9" w:rsidP="008B6EF9">
            <w:pPr>
              <w:spacing w:line="240" w:lineRule="exact"/>
              <w:contextualSpacing/>
              <w:jc w:val="center"/>
              <w:rPr>
                <w:ins w:id="16757" w:author="Xuning Wei12232" w:date="2026-07-27T23:39:00Z"/>
                <w:rFonts w:ascii="Times New Roman" w:eastAsia="仿宋_GB2312" w:hAnsi="Times New Roman" w:cs="Times New Roman"/>
                <w:color w:val="auto"/>
                <w:sz w:val="18"/>
                <w:szCs w:val="18"/>
                <w:lang w:eastAsia="zh-CN"/>
              </w:rPr>
            </w:pPr>
            <w:ins w:id="16758" w:author="He Han" w:date="2026-10-22T20:34:00Z">
              <w:r w:rsidRPr="00BB7730">
                <w:rPr>
                  <w:rFonts w:ascii="Times New Roman" w:eastAsia="仿宋_GB2312" w:hAnsi="Times New Roman" w:cs="Times New Roman"/>
                  <w:color w:val="00B0F0"/>
                  <w:sz w:val="18"/>
                  <w:szCs w:val="18"/>
                  <w:lang w:eastAsia="zh-CN"/>
                </w:rPr>
                <w:t>Yes</w:t>
              </w:r>
            </w:ins>
            <w:ins w:id="16759" w:author="Xuning Wei12232" w:date="2026-07-27T23:39:00Z">
              <w:del w:id="16760" w:author="He Han" w:date="2026-10-22T20:34:00Z">
                <w:r w:rsidRPr="00BB7730" w:rsidDel="005873B1">
                  <w:rPr>
                    <w:rFonts w:ascii="Times New Roman" w:eastAsia="仿宋_GB2312" w:hAnsi="Times New Roman" w:cs="Times New Roman"/>
                    <w:color w:val="auto"/>
                    <w:sz w:val="18"/>
                    <w:szCs w:val="18"/>
                    <w:lang w:eastAsia="zh-CN"/>
                  </w:rPr>
                  <w:delText>TBD</w:delText>
                </w:r>
              </w:del>
            </w:ins>
          </w:p>
        </w:tc>
        <w:tc>
          <w:tcPr>
            <w:tcW w:w="252" w:type="pct"/>
            <w:vAlign w:val="center"/>
          </w:tcPr>
          <w:p w14:paraId="4B292FE5" w14:textId="044A1E14" w:rsidR="008B6EF9" w:rsidRPr="00BB7730" w:rsidRDefault="008B6EF9" w:rsidP="008B6EF9">
            <w:pPr>
              <w:spacing w:line="240" w:lineRule="exact"/>
              <w:contextualSpacing/>
              <w:jc w:val="center"/>
              <w:rPr>
                <w:ins w:id="16761" w:author="Xuning Wei12232" w:date="2026-07-27T23:39:00Z"/>
                <w:rFonts w:ascii="Times New Roman" w:eastAsia="仿宋_GB2312" w:hAnsi="Times New Roman" w:cs="Times New Roman"/>
                <w:color w:val="auto"/>
                <w:sz w:val="18"/>
                <w:szCs w:val="18"/>
                <w:lang w:eastAsia="zh-CN"/>
              </w:rPr>
            </w:pPr>
            <w:ins w:id="16762" w:author="He Han" w:date="2026-10-22T20:34:00Z">
              <w:r w:rsidRPr="00BB7730">
                <w:rPr>
                  <w:rFonts w:ascii="Times New Roman" w:eastAsia="仿宋_GB2312" w:hAnsi="Times New Roman" w:cs="Times New Roman"/>
                  <w:color w:val="00B0F0"/>
                  <w:sz w:val="18"/>
                  <w:szCs w:val="18"/>
                  <w:lang w:eastAsia="zh-CN"/>
                </w:rPr>
                <w:t>Yes</w:t>
              </w:r>
            </w:ins>
            <w:ins w:id="16763" w:author="Xuning Wei12232" w:date="2026-07-27T23:39:00Z">
              <w:del w:id="16764" w:author="He Han" w:date="2026-10-22T20:34:00Z">
                <w:r w:rsidRPr="00BB7730" w:rsidDel="005873B1">
                  <w:rPr>
                    <w:rFonts w:ascii="Times New Roman" w:eastAsia="仿宋_GB2312" w:hAnsi="Times New Roman" w:cs="Times New Roman"/>
                    <w:color w:val="auto"/>
                    <w:sz w:val="18"/>
                    <w:szCs w:val="18"/>
                    <w:lang w:eastAsia="zh-CN"/>
                  </w:rPr>
                  <w:delText>TBD</w:delText>
                </w:r>
              </w:del>
            </w:ins>
          </w:p>
        </w:tc>
      </w:tr>
      <w:tr w:rsidR="00005C07" w:rsidRPr="00BB7730" w14:paraId="342A686A" w14:textId="77777777" w:rsidTr="00005C07">
        <w:trPr>
          <w:cantSplit/>
          <w:trHeight w:val="396"/>
          <w:jc w:val="center"/>
        </w:trPr>
        <w:tc>
          <w:tcPr>
            <w:tcW w:w="224" w:type="pct"/>
            <w:vMerge/>
            <w:noWrap/>
            <w:vAlign w:val="center"/>
          </w:tcPr>
          <w:p w14:paraId="22C7F497" w14:textId="77777777" w:rsidR="004A7F26" w:rsidRPr="00BB7730" w:rsidRDefault="004A7F26" w:rsidP="004A7F26">
            <w:pPr>
              <w:spacing w:line="240" w:lineRule="exact"/>
              <w:contextualSpacing/>
              <w:jc w:val="center"/>
              <w:rPr>
                <w:rFonts w:ascii="Times New Roman" w:eastAsia="仿宋_GB2312" w:hAnsi="Times New Roman" w:cs="Times New Roman"/>
                <w:color w:val="auto"/>
                <w:kern w:val="0"/>
                <w:sz w:val="18"/>
                <w:szCs w:val="18"/>
              </w:rPr>
            </w:pPr>
          </w:p>
        </w:tc>
        <w:tc>
          <w:tcPr>
            <w:tcW w:w="377" w:type="pct"/>
            <w:noWrap/>
            <w:vAlign w:val="center"/>
          </w:tcPr>
          <w:p w14:paraId="6BFEFB53" w14:textId="641EC3D9" w:rsidR="004A7F26" w:rsidRPr="00BB7730" w:rsidRDefault="004A7F26" w:rsidP="004A7F26">
            <w:pPr>
              <w:spacing w:line="240" w:lineRule="exact"/>
              <w:contextualSpacing/>
              <w:jc w:val="center"/>
              <w:rPr>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rPr>
              <w:t>Agitation</w:t>
            </w:r>
          </w:p>
        </w:tc>
        <w:tc>
          <w:tcPr>
            <w:tcW w:w="278" w:type="pct"/>
            <w:vAlign w:val="center"/>
          </w:tcPr>
          <w:p w14:paraId="1061B87F" w14:textId="45DF3C7A" w:rsidR="004A7F26" w:rsidRPr="00BB7730" w:rsidRDefault="004A7F26" w:rsidP="004A7F26">
            <w:pPr>
              <w:spacing w:line="240" w:lineRule="exact"/>
              <w:ind w:leftChars="-50" w:left="-105" w:rightChars="-50" w:right="-105"/>
              <w:contextualSpacing/>
              <w:jc w:val="center"/>
              <w:rPr>
                <w:rFonts w:ascii="Times New Roman" w:eastAsia="仿宋_GB2312" w:hAnsi="Times New Roman" w:cs="Times New Roman"/>
                <w:color w:val="auto"/>
                <w:kern w:val="0"/>
                <w:sz w:val="18"/>
                <w:szCs w:val="18"/>
                <w:lang w:eastAsia="zh-CN"/>
              </w:rPr>
            </w:pPr>
            <w:ins w:id="16765" w:author="Xuning Wei12232" w:date="2026-07-27T22:29:00Z">
              <w:r w:rsidRPr="00BB7730">
                <w:rPr>
                  <w:rFonts w:ascii="Times New Roman" w:eastAsia="仿宋_GB2312" w:hAnsi="Times New Roman" w:cs="Times New Roman"/>
                  <w:color w:val="auto"/>
                  <w:kern w:val="0"/>
                  <w:sz w:val="18"/>
                  <w:szCs w:val="18"/>
                  <w:lang w:eastAsia="zh-CN"/>
                </w:rPr>
                <w:t>N/A</w:t>
              </w:r>
            </w:ins>
          </w:p>
        </w:tc>
        <w:tc>
          <w:tcPr>
            <w:tcW w:w="371" w:type="pct"/>
            <w:vAlign w:val="center"/>
          </w:tcPr>
          <w:p w14:paraId="09C7D464" w14:textId="764A02FE" w:rsidR="004A7F26" w:rsidRPr="00BB7730" w:rsidRDefault="004A7F26" w:rsidP="004A7F26">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rPr>
              <w:t>N/A</w:t>
            </w:r>
          </w:p>
        </w:tc>
        <w:tc>
          <w:tcPr>
            <w:tcW w:w="416" w:type="pct"/>
            <w:noWrap/>
            <w:vAlign w:val="center"/>
          </w:tcPr>
          <w:p w14:paraId="522BC51D" w14:textId="0E670405" w:rsidR="004A7F26" w:rsidRPr="00BB7730" w:rsidRDefault="004A7F26" w:rsidP="004A7F26">
            <w:pPr>
              <w:spacing w:line="240" w:lineRule="exact"/>
              <w:contextualSpacing/>
              <w:jc w:val="center"/>
              <w:rPr>
                <w:rFonts w:ascii="Times New Roman" w:eastAsia="仿宋_GB2312" w:hAnsi="Times New Roman" w:cs="Times New Roman"/>
                <w:color w:val="auto"/>
                <w:sz w:val="18"/>
                <w:szCs w:val="18"/>
                <w:lang w:eastAsia="zh-CN"/>
              </w:rPr>
            </w:pPr>
            <w:del w:id="16766" w:author="Xuning Wei12232" w:date="2026-07-27T22:03:00Z">
              <w:r w:rsidRPr="00BB7730" w:rsidDel="00536ADD">
                <w:rPr>
                  <w:rFonts w:ascii="Times New Roman" w:eastAsia="仿宋_GB2312" w:hAnsi="Times New Roman" w:cs="Times New Roman"/>
                  <w:color w:val="auto"/>
                  <w:kern w:val="0"/>
                  <w:sz w:val="18"/>
                  <w:szCs w:val="18"/>
                </w:rPr>
                <w:delText>1</w:delText>
              </w:r>
            </w:del>
            <w:r w:rsidRPr="00BB7730">
              <w:rPr>
                <w:rFonts w:ascii="Times New Roman" w:eastAsia="仿宋_GB2312" w:hAnsi="Times New Roman" w:cs="Times New Roman"/>
                <w:color w:val="auto"/>
                <w:kern w:val="0"/>
                <w:sz w:val="18"/>
                <w:szCs w:val="18"/>
              </w:rPr>
              <w:t>5~40</w:t>
            </w:r>
            <w:ins w:id="16767" w:author="Xuning Wei12232" w:date="2026-07-27T22:03:00Z">
              <w:r w:rsidRPr="00BB7730">
                <w:rPr>
                  <w:rFonts w:ascii="Times New Roman" w:eastAsia="仿宋_GB2312" w:hAnsi="Times New Roman" w:cs="Times New Roman"/>
                  <w:color w:val="auto"/>
                  <w:kern w:val="0"/>
                  <w:sz w:val="18"/>
                  <w:szCs w:val="18"/>
                </w:rPr>
                <w:t xml:space="preserve"> </w:t>
              </w:r>
            </w:ins>
            <w:del w:id="16768" w:author="Johan Granander" w:date="2026-07-28T13:51:00Z">
              <w:r w:rsidRPr="00BB7730" w:rsidDel="00917FF6">
                <w:rPr>
                  <w:rFonts w:ascii="Times New Roman" w:eastAsia="仿宋_GB2312" w:hAnsi="Times New Roman" w:cs="Times New Roman"/>
                  <w:color w:val="auto"/>
                  <w:kern w:val="0"/>
                  <w:sz w:val="18"/>
                  <w:szCs w:val="18"/>
                </w:rPr>
                <w:delText>r/min</w:delText>
              </w:r>
            </w:del>
            <w:ins w:id="16769" w:author="Johan Granander" w:date="2026-07-28T13:51:00Z">
              <w:r w:rsidRPr="00BB7730">
                <w:rPr>
                  <w:rFonts w:ascii="Times New Roman" w:eastAsia="仿宋_GB2312" w:hAnsi="Times New Roman" w:cs="Times New Roman"/>
                  <w:color w:val="auto"/>
                  <w:kern w:val="0"/>
                  <w:sz w:val="18"/>
                  <w:szCs w:val="18"/>
                </w:rPr>
                <w:t>rpm</w:t>
              </w:r>
            </w:ins>
          </w:p>
        </w:tc>
        <w:tc>
          <w:tcPr>
            <w:tcW w:w="278" w:type="pct"/>
            <w:vAlign w:val="center"/>
          </w:tcPr>
          <w:p w14:paraId="7435B9A1" w14:textId="1210F39F" w:rsidR="004A7F26" w:rsidRPr="00BB7730" w:rsidRDefault="004A7F26" w:rsidP="004A7F26">
            <w:pPr>
              <w:spacing w:line="240" w:lineRule="exact"/>
              <w:contextualSpacing/>
              <w:jc w:val="center"/>
              <w:rPr>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rPr>
              <w:t>±</w:t>
            </w:r>
            <w:ins w:id="16770" w:author="Xuning Wei12232" w:date="2026-07-27T22:03:00Z">
              <w:r w:rsidRPr="00BB7730">
                <w:rPr>
                  <w:rFonts w:ascii="Times New Roman" w:eastAsia="仿宋_GB2312" w:hAnsi="Times New Roman" w:cs="Times New Roman"/>
                  <w:color w:val="auto"/>
                  <w:kern w:val="0"/>
                  <w:sz w:val="18"/>
                  <w:szCs w:val="18"/>
                </w:rPr>
                <w:t xml:space="preserve"> </w:t>
              </w:r>
            </w:ins>
            <w:r w:rsidRPr="00BB7730">
              <w:rPr>
                <w:rFonts w:ascii="Times New Roman" w:eastAsia="仿宋_GB2312" w:hAnsi="Times New Roman" w:cs="Times New Roman"/>
                <w:color w:val="auto"/>
                <w:kern w:val="0"/>
                <w:sz w:val="18"/>
                <w:szCs w:val="18"/>
              </w:rPr>
              <w:t>2</w:t>
            </w:r>
            <w:ins w:id="16771" w:author="Xuning Wei12232" w:date="2026-07-27T22:03:00Z">
              <w:r w:rsidRPr="00BB7730">
                <w:rPr>
                  <w:rFonts w:ascii="Times New Roman" w:eastAsia="仿宋_GB2312" w:hAnsi="Times New Roman" w:cs="Times New Roman"/>
                  <w:color w:val="auto"/>
                  <w:kern w:val="0"/>
                  <w:sz w:val="18"/>
                  <w:szCs w:val="18"/>
                </w:rPr>
                <w:t xml:space="preserve"> </w:t>
              </w:r>
            </w:ins>
            <w:del w:id="16772" w:author="Johan Granander" w:date="2026-07-28T13:51:00Z">
              <w:r w:rsidRPr="00BB7730" w:rsidDel="00917FF6">
                <w:rPr>
                  <w:rFonts w:ascii="Times New Roman" w:eastAsia="仿宋_GB2312" w:hAnsi="Times New Roman" w:cs="Times New Roman"/>
                  <w:color w:val="auto"/>
                  <w:kern w:val="0"/>
                  <w:sz w:val="18"/>
                  <w:szCs w:val="18"/>
                </w:rPr>
                <w:delText>r/min</w:delText>
              </w:r>
            </w:del>
            <w:ins w:id="16773" w:author="Johan Granander" w:date="2026-07-28T13:51:00Z">
              <w:r w:rsidRPr="00BB7730">
                <w:rPr>
                  <w:rFonts w:ascii="Times New Roman" w:eastAsia="仿宋_GB2312" w:hAnsi="Times New Roman" w:cs="Times New Roman"/>
                  <w:color w:val="auto"/>
                  <w:kern w:val="0"/>
                  <w:sz w:val="18"/>
                  <w:szCs w:val="18"/>
                </w:rPr>
                <w:t>rpm</w:t>
              </w:r>
            </w:ins>
          </w:p>
        </w:tc>
        <w:tc>
          <w:tcPr>
            <w:tcW w:w="880" w:type="pct"/>
            <w:vAlign w:val="center"/>
          </w:tcPr>
          <w:p w14:paraId="4C1F5C5C" w14:textId="295A31C9" w:rsidR="004A7F26" w:rsidRPr="00BB7730" w:rsidRDefault="004A7F26" w:rsidP="004A7F26">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rPr>
              <w:t xml:space="preserve">10~30 </w:t>
            </w:r>
            <w:del w:id="16774" w:author="Johan Granander" w:date="2026-07-28T13:51:00Z">
              <w:r w:rsidRPr="00BB7730" w:rsidDel="00917FF6">
                <w:rPr>
                  <w:rFonts w:ascii="Times New Roman" w:eastAsia="仿宋_GB2312" w:hAnsi="Times New Roman" w:cs="Times New Roman"/>
                  <w:color w:val="auto"/>
                  <w:kern w:val="0"/>
                  <w:sz w:val="18"/>
                  <w:szCs w:val="18"/>
                  <w:lang w:eastAsia="zh-CN"/>
                </w:rPr>
                <w:delText>r/min</w:delText>
              </w:r>
            </w:del>
            <w:ins w:id="16775" w:author="Johan Granander" w:date="2026-07-28T13:51:00Z">
              <w:r w:rsidRPr="00BB7730">
                <w:rPr>
                  <w:rFonts w:ascii="Times New Roman" w:eastAsia="仿宋_GB2312" w:hAnsi="Times New Roman" w:cs="Times New Roman"/>
                  <w:color w:val="auto"/>
                  <w:kern w:val="0"/>
                  <w:sz w:val="18"/>
                  <w:szCs w:val="18"/>
                  <w:lang w:eastAsia="zh-CN"/>
                </w:rPr>
                <w:t>rpm</w:t>
              </w:r>
            </w:ins>
          </w:p>
        </w:tc>
        <w:tc>
          <w:tcPr>
            <w:tcW w:w="880" w:type="pct"/>
            <w:noWrap/>
            <w:vAlign w:val="center"/>
          </w:tcPr>
          <w:p w14:paraId="6A270D76" w14:textId="2C2EB5C4" w:rsidR="004A7F26" w:rsidRPr="00BB7730" w:rsidRDefault="004A7F26" w:rsidP="004A7F26">
            <w:pPr>
              <w:spacing w:line="240" w:lineRule="exact"/>
              <w:contextualSpacing/>
              <w:jc w:val="center"/>
              <w:rPr>
                <w:rFonts w:ascii="Times New Roman" w:eastAsia="仿宋_GB2312" w:hAnsi="Times New Roman" w:cs="Times New Roman"/>
                <w:color w:val="auto"/>
                <w:sz w:val="18"/>
                <w:szCs w:val="18"/>
              </w:rPr>
            </w:pPr>
            <w:ins w:id="16776" w:author="He Han" w:date="2026-10-22T20:30:00Z">
              <w:r w:rsidRPr="00BB7730">
                <w:rPr>
                  <w:rFonts w:ascii="Times New Roman" w:eastAsia="仿宋_GB2312" w:hAnsi="Times New Roman" w:cs="Times New Roman"/>
                  <w:color w:val="auto"/>
                  <w:kern w:val="0"/>
                  <w:sz w:val="18"/>
                  <w:szCs w:val="18"/>
                </w:rPr>
                <w:t xml:space="preserve">10~30 </w:t>
              </w:r>
              <w:r w:rsidRPr="00BB7730">
                <w:rPr>
                  <w:rFonts w:ascii="Times New Roman" w:eastAsia="仿宋_GB2312" w:hAnsi="Times New Roman" w:cs="Times New Roman"/>
                  <w:color w:val="auto"/>
                  <w:kern w:val="0"/>
                  <w:sz w:val="18"/>
                  <w:szCs w:val="18"/>
                  <w:lang w:eastAsia="zh-CN"/>
                </w:rPr>
                <w:t>rpm</w:t>
              </w:r>
            </w:ins>
            <w:del w:id="16777" w:author="He Han" w:date="2026-10-22T20:30:00Z">
              <w:r w:rsidRPr="00BB7730" w:rsidDel="004E3A0F">
                <w:rPr>
                  <w:rFonts w:ascii="Times New Roman" w:eastAsia="仿宋_GB2312" w:hAnsi="Times New Roman" w:cs="Times New Roman"/>
                  <w:color w:val="auto"/>
                  <w:sz w:val="18"/>
                  <w:szCs w:val="18"/>
                  <w:lang w:eastAsia="zh-CN"/>
                </w:rPr>
                <w:delText>TBD</w:delText>
              </w:r>
            </w:del>
          </w:p>
        </w:tc>
        <w:tc>
          <w:tcPr>
            <w:tcW w:w="818" w:type="pct"/>
            <w:vAlign w:val="center"/>
          </w:tcPr>
          <w:p w14:paraId="773C521D" w14:textId="088131F0" w:rsidR="004A7F26" w:rsidRPr="00BB7730" w:rsidRDefault="004A7F26" w:rsidP="004A7F26">
            <w:pPr>
              <w:spacing w:line="240" w:lineRule="exact"/>
              <w:contextualSpacing/>
              <w:jc w:val="center"/>
              <w:rPr>
                <w:rFonts w:ascii="Times New Roman" w:eastAsia="仿宋_GB2312" w:hAnsi="Times New Roman" w:cs="Times New Roman"/>
                <w:color w:val="auto"/>
                <w:sz w:val="18"/>
                <w:szCs w:val="18"/>
              </w:rPr>
            </w:pPr>
            <w:ins w:id="16778" w:author="He Han" w:date="2026-10-22T20:37:00Z">
              <w:r w:rsidRPr="00BB7730">
                <w:rPr>
                  <w:rFonts w:ascii="Times New Roman" w:eastAsia="仿宋_GB2312" w:hAnsi="Times New Roman" w:cs="Times New Roman"/>
                  <w:color w:val="00B0F0"/>
                  <w:sz w:val="18"/>
                  <w:szCs w:val="18"/>
                  <w:lang w:eastAsia="zh-CN"/>
                </w:rPr>
                <w:t>No defined</w:t>
              </w:r>
            </w:ins>
            <w:del w:id="16779" w:author="He Han" w:date="2026-10-22T20:37:00Z">
              <w:r w:rsidRPr="00BB7730" w:rsidDel="008B6EF9">
                <w:rPr>
                  <w:rFonts w:ascii="Times New Roman" w:eastAsia="仿宋_GB2312" w:hAnsi="Times New Roman" w:cs="Times New Roman"/>
                  <w:color w:val="auto"/>
                  <w:sz w:val="18"/>
                  <w:szCs w:val="18"/>
                  <w:lang w:eastAsia="zh-CN"/>
                </w:rPr>
                <w:delText>TBD</w:delText>
              </w:r>
            </w:del>
          </w:p>
        </w:tc>
        <w:tc>
          <w:tcPr>
            <w:tcW w:w="226" w:type="pct"/>
            <w:vAlign w:val="center"/>
          </w:tcPr>
          <w:p w14:paraId="6027121A" w14:textId="2E29108C" w:rsidR="004A7F26" w:rsidRPr="00BB7730" w:rsidRDefault="004A7F26" w:rsidP="004A7F26">
            <w:pPr>
              <w:spacing w:line="240" w:lineRule="exact"/>
              <w:contextualSpacing/>
              <w:jc w:val="center"/>
              <w:rPr>
                <w:rFonts w:ascii="Times New Roman" w:eastAsia="仿宋_GB2312" w:hAnsi="Times New Roman" w:cs="Times New Roman"/>
                <w:color w:val="auto"/>
                <w:sz w:val="18"/>
                <w:szCs w:val="18"/>
                <w:lang w:eastAsia="zh-CN"/>
              </w:rPr>
            </w:pPr>
            <w:ins w:id="16780" w:author="He Han" w:date="2026-10-22T20:50:00Z">
              <w:r w:rsidRPr="00BB7730">
                <w:rPr>
                  <w:rFonts w:ascii="Times New Roman" w:eastAsia="仿宋_GB2312" w:hAnsi="Times New Roman" w:cs="Times New Roman"/>
                  <w:color w:val="00B0F0"/>
                  <w:sz w:val="18"/>
                  <w:szCs w:val="18"/>
                  <w:lang w:eastAsia="zh-CN"/>
                </w:rPr>
                <w:t>N/A</w:t>
              </w:r>
            </w:ins>
            <w:del w:id="16781" w:author="He Han" w:date="2026-10-22T20:34:00Z">
              <w:r w:rsidRPr="00BB7730" w:rsidDel="008A252F">
                <w:rPr>
                  <w:rFonts w:ascii="Times New Roman" w:eastAsia="仿宋_GB2312" w:hAnsi="Times New Roman" w:cs="Times New Roman"/>
                  <w:color w:val="auto"/>
                  <w:sz w:val="18"/>
                  <w:szCs w:val="18"/>
                  <w:lang w:eastAsia="zh-CN"/>
                </w:rPr>
                <w:delText>TBD</w:delText>
              </w:r>
            </w:del>
          </w:p>
        </w:tc>
        <w:tc>
          <w:tcPr>
            <w:tcW w:w="252" w:type="pct"/>
            <w:vAlign w:val="center"/>
          </w:tcPr>
          <w:p w14:paraId="55EE5B1E" w14:textId="7B6753A7" w:rsidR="004A7F26" w:rsidRPr="00BB7730" w:rsidRDefault="004A7F26" w:rsidP="004A7F26">
            <w:pPr>
              <w:spacing w:line="240" w:lineRule="exact"/>
              <w:contextualSpacing/>
              <w:jc w:val="center"/>
              <w:rPr>
                <w:rFonts w:ascii="Times New Roman" w:eastAsia="仿宋_GB2312" w:hAnsi="Times New Roman" w:cs="Times New Roman"/>
                <w:color w:val="auto"/>
                <w:sz w:val="18"/>
                <w:szCs w:val="18"/>
              </w:rPr>
            </w:pPr>
            <w:ins w:id="16782" w:author="He Han" w:date="2026-10-22T20:50:00Z">
              <w:r w:rsidRPr="00BB7730">
                <w:rPr>
                  <w:rFonts w:ascii="Times New Roman" w:eastAsia="仿宋_GB2312" w:hAnsi="Times New Roman" w:cs="Times New Roman"/>
                  <w:color w:val="00B0F0"/>
                  <w:sz w:val="18"/>
                  <w:szCs w:val="18"/>
                  <w:lang w:eastAsia="zh-CN"/>
                </w:rPr>
                <w:t>N/A</w:t>
              </w:r>
            </w:ins>
            <w:del w:id="16783" w:author="He Han" w:date="2026-10-22T20:34:00Z">
              <w:r w:rsidRPr="00BB7730" w:rsidDel="008A252F">
                <w:rPr>
                  <w:rFonts w:ascii="Times New Roman" w:eastAsia="仿宋_GB2312" w:hAnsi="Times New Roman" w:cs="Times New Roman"/>
                  <w:color w:val="auto"/>
                  <w:sz w:val="18"/>
                  <w:szCs w:val="18"/>
                  <w:lang w:eastAsia="zh-CN"/>
                </w:rPr>
                <w:delText>TBD</w:delText>
              </w:r>
            </w:del>
          </w:p>
        </w:tc>
      </w:tr>
      <w:tr w:rsidR="00005C07" w:rsidRPr="00BB7730" w14:paraId="394B08FD" w14:textId="77777777" w:rsidTr="00005C07">
        <w:trPr>
          <w:cantSplit/>
          <w:trHeight w:val="396"/>
          <w:jc w:val="center"/>
        </w:trPr>
        <w:tc>
          <w:tcPr>
            <w:tcW w:w="224" w:type="pct"/>
            <w:vMerge w:val="restart"/>
            <w:noWrap/>
            <w:vAlign w:val="center"/>
          </w:tcPr>
          <w:p w14:paraId="1457F8A2" w14:textId="1228008C"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lang w:eastAsia="zh-CN"/>
              </w:rPr>
              <w:lastRenderedPageBreak/>
              <w:t>TJ4S-1213-Sy15-R01</w:t>
            </w:r>
          </w:p>
        </w:tc>
        <w:tc>
          <w:tcPr>
            <w:tcW w:w="377" w:type="pct"/>
            <w:noWrap/>
            <w:vAlign w:val="center"/>
          </w:tcPr>
          <w:p w14:paraId="74182B4D" w14:textId="77777777" w:rsidR="008B6EF9" w:rsidRPr="00BB7730" w:rsidRDefault="008B6EF9" w:rsidP="008B6EF9">
            <w:pPr>
              <w:spacing w:line="240" w:lineRule="exact"/>
              <w:contextualSpacing/>
              <w:jc w:val="center"/>
              <w:rPr>
                <w:ins w:id="16784" w:author="He Han" w:date="2026-10-22T14:53:00Z"/>
                <w:rFonts w:ascii="Times New Roman" w:eastAsia="仿宋_GB2312" w:hAnsi="Times New Roman" w:cs="Times New Roman"/>
                <w:color w:val="auto"/>
                <w:kern w:val="0"/>
                <w:sz w:val="18"/>
                <w:szCs w:val="18"/>
              </w:rPr>
            </w:pPr>
            <w:r w:rsidRPr="00BB7730">
              <w:rPr>
                <w:rFonts w:ascii="Times New Roman" w:eastAsia="仿宋_GB2312" w:hAnsi="Times New Roman" w:cs="Times New Roman"/>
                <w:color w:val="auto"/>
                <w:kern w:val="0"/>
                <w:sz w:val="18"/>
                <w:szCs w:val="18"/>
              </w:rPr>
              <w:t>Temperature transmitter</w:t>
            </w:r>
          </w:p>
          <w:p w14:paraId="3B96701C" w14:textId="7FCD092E" w:rsidR="008B6EF9" w:rsidRPr="00BB7730" w:rsidRDefault="008B6EF9" w:rsidP="008B6EF9">
            <w:pPr>
              <w:spacing w:line="240" w:lineRule="exact"/>
              <w:contextualSpacing/>
              <w:jc w:val="center"/>
              <w:rPr>
                <w:rFonts w:ascii="Times New Roman" w:eastAsia="仿宋_GB2312" w:hAnsi="Times New Roman" w:cs="Times New Roman"/>
                <w:color w:val="auto"/>
                <w:kern w:val="0"/>
                <w:sz w:val="18"/>
                <w:szCs w:val="18"/>
                <w:lang w:eastAsia="zh-CN"/>
              </w:rPr>
            </w:pPr>
            <w:ins w:id="16785" w:author="He Han" w:date="2026-10-22T14:53:00Z">
              <w:r w:rsidRPr="00BB7730">
                <w:rPr>
                  <w:rFonts w:ascii="Times New Roman" w:eastAsia="仿宋_GB2312" w:hAnsi="Times New Roman" w:cs="Times New Roman"/>
                  <w:color w:val="auto"/>
                  <w:kern w:val="0"/>
                  <w:sz w:val="18"/>
                  <w:szCs w:val="18"/>
                </w:rPr>
                <w:t>(mixture)</w:t>
              </w:r>
            </w:ins>
          </w:p>
        </w:tc>
        <w:tc>
          <w:tcPr>
            <w:tcW w:w="278" w:type="pct"/>
            <w:vAlign w:val="center"/>
          </w:tcPr>
          <w:p w14:paraId="761E32C5" w14:textId="31B018B5"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6786" w:author="Xuning Wei12232" w:date="2026-07-27T22:24:00Z">
              <w:r w:rsidRPr="00BB7730">
                <w:rPr>
                  <w:rFonts w:ascii="Times New Roman" w:eastAsia="仿宋_GB2312" w:hAnsi="Times New Roman" w:cs="Times New Roman"/>
                  <w:color w:val="auto"/>
                  <w:sz w:val="18"/>
                  <w:szCs w:val="18"/>
                  <w:lang w:eastAsia="zh-CN"/>
                  <w:rPrChange w:id="16787" w:author="Xuning Wei12232" w:date="2026-07-27T22:30:00Z">
                    <w:rPr>
                      <w:rFonts w:ascii="Times New Roman" w:eastAsia="仿宋_GB2312" w:hAnsi="Times New Roman" w:cs="Times New Roman"/>
                      <w:color w:val="FF0000"/>
                      <w:sz w:val="18"/>
                      <w:szCs w:val="18"/>
                      <w:lang w:eastAsia="zh-CN"/>
                    </w:rPr>
                  </w:rPrChange>
                </w:rPr>
                <w:t>12/16/2025</w:t>
              </w:r>
            </w:ins>
          </w:p>
        </w:tc>
        <w:tc>
          <w:tcPr>
            <w:tcW w:w="371" w:type="pct"/>
            <w:vAlign w:val="center"/>
          </w:tcPr>
          <w:p w14:paraId="5A6D249A" w14:textId="0FEF9B1C" w:rsidR="008B6EF9" w:rsidRPr="00BB7730" w:rsidRDefault="008B6EF9" w:rsidP="008B6EF9">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CYK11543</w:t>
            </w:r>
          </w:p>
        </w:tc>
        <w:tc>
          <w:tcPr>
            <w:tcW w:w="416" w:type="pct"/>
            <w:noWrap/>
            <w:vAlign w:val="center"/>
          </w:tcPr>
          <w:p w14:paraId="6C295070" w14:textId="23CB3F52" w:rsidR="008B6EF9" w:rsidRPr="00BB7730" w:rsidRDefault="008B6EF9" w:rsidP="008B6EF9">
            <w:pPr>
              <w:spacing w:line="240" w:lineRule="exact"/>
              <w:contextualSpacing/>
              <w:jc w:val="center"/>
              <w:rPr>
                <w:rFonts w:ascii="Times New Roman" w:eastAsia="仿宋_GB2312" w:hAnsi="Times New Roman" w:cs="Times New Roman"/>
                <w:color w:val="00B0F0"/>
                <w:sz w:val="18"/>
                <w:szCs w:val="18"/>
                <w:lang w:eastAsia="zh-CN"/>
              </w:rPr>
            </w:pPr>
            <w:r w:rsidRPr="00BB7730">
              <w:rPr>
                <w:rFonts w:ascii="Times New Roman" w:eastAsia="仿宋_GB2312" w:hAnsi="Times New Roman" w:cs="Times New Roman"/>
                <w:color w:val="00B0F0"/>
                <w:sz w:val="18"/>
                <w:szCs w:val="18"/>
                <w:lang w:eastAsia="zh-CN"/>
              </w:rPr>
              <w:t>-30~120</w:t>
            </w:r>
            <w:ins w:id="16788" w:author="Johan Granander" w:date="2026-07-28T13:50:00Z">
              <w:r w:rsidRPr="00BB7730">
                <w:rPr>
                  <w:rFonts w:ascii="Times New Roman" w:eastAsia="仿宋_GB2312" w:hAnsi="Times New Roman" w:cs="Times New Roman"/>
                  <w:color w:val="00B0F0"/>
                  <w:sz w:val="18"/>
                  <w:szCs w:val="18"/>
                  <w:lang w:eastAsia="zh-CN"/>
                </w:rPr>
                <w:t xml:space="preserve"> </w:t>
              </w:r>
            </w:ins>
            <w:r w:rsidRPr="00BB7730">
              <w:rPr>
                <w:rFonts w:ascii="Times New Roman" w:eastAsia="仿宋_GB2312" w:hAnsi="Times New Roman" w:cs="Times New Roman"/>
                <w:color w:val="00B0F0"/>
                <w:sz w:val="18"/>
                <w:szCs w:val="18"/>
                <w:lang w:eastAsia="zh-CN"/>
              </w:rPr>
              <w:t>℃</w:t>
            </w:r>
          </w:p>
        </w:tc>
        <w:tc>
          <w:tcPr>
            <w:tcW w:w="278" w:type="pct"/>
            <w:vAlign w:val="center"/>
          </w:tcPr>
          <w:p w14:paraId="1F957041" w14:textId="2B74B564"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1.725</w:t>
            </w:r>
            <w:ins w:id="16789" w:author="Johan Granander" w:date="2026-07-28T13:50:00Z">
              <w:r w:rsidRPr="00BB7730">
                <w:rPr>
                  <w:rFonts w:ascii="Times New Roman" w:eastAsia="仿宋_GB2312" w:hAnsi="Times New Roman" w:cs="Times New Roman"/>
                  <w:color w:val="auto"/>
                  <w:sz w:val="18"/>
                  <w:szCs w:val="18"/>
                </w:rPr>
                <w:t xml:space="preserve"> </w:t>
              </w:r>
            </w:ins>
            <w:r w:rsidRPr="00BB7730">
              <w:rPr>
                <w:rFonts w:ascii="Times New Roman" w:eastAsia="仿宋_GB2312" w:hAnsi="Times New Roman" w:cs="Times New Roman"/>
                <w:color w:val="auto"/>
                <w:sz w:val="18"/>
                <w:szCs w:val="18"/>
              </w:rPr>
              <w:t>℃</w:t>
            </w:r>
          </w:p>
        </w:tc>
        <w:tc>
          <w:tcPr>
            <w:tcW w:w="880" w:type="pct"/>
            <w:vAlign w:val="center"/>
          </w:tcPr>
          <w:p w14:paraId="546B4787" w14:textId="318F0E2B" w:rsidR="00FE3463" w:rsidRPr="00BB7730" w:rsidRDefault="00FE3463">
            <w:pPr>
              <w:spacing w:line="240" w:lineRule="exact"/>
              <w:contextualSpacing/>
              <w:rPr>
                <w:ins w:id="16790" w:author="He Han" w:date="2026-10-22T20:44:00Z"/>
                <w:rFonts w:ascii="Times New Roman" w:eastAsia="仿宋_GB2312" w:hAnsi="Times New Roman" w:cs="Times New Roman"/>
                <w:color w:val="00B0F0"/>
                <w:sz w:val="18"/>
                <w:szCs w:val="18"/>
                <w:lang w:eastAsia="zh-CN"/>
                <w:rPrChange w:id="16791" w:author="He Han" w:date="2026-10-22T20:47:00Z">
                  <w:rPr>
                    <w:ins w:id="16792" w:author="He Han" w:date="2026-10-22T20:44:00Z"/>
                    <w:rFonts w:ascii="Times New Roman" w:eastAsia="仿宋_GB2312" w:hAnsi="Times New Roman" w:cs="Times New Roman"/>
                    <w:color w:val="auto"/>
                    <w:sz w:val="18"/>
                    <w:szCs w:val="18"/>
                    <w:lang w:eastAsia="zh-CN"/>
                  </w:rPr>
                </w:rPrChange>
              </w:rPr>
              <w:pPrChange w:id="16793" w:author="He Han" w:date="2026-10-22T20:43:00Z">
                <w:pPr>
                  <w:spacing w:line="240" w:lineRule="exact"/>
                  <w:contextualSpacing/>
                  <w:jc w:val="center"/>
                </w:pPr>
              </w:pPrChange>
            </w:pPr>
            <w:ins w:id="16794" w:author="He Han" w:date="2026-10-22T20:44:00Z">
              <w:r w:rsidRPr="00BB7730">
                <w:rPr>
                  <w:rFonts w:ascii="Times New Roman" w:eastAsia="仿宋_GB2312" w:hAnsi="Times New Roman" w:cs="Times New Roman"/>
                  <w:color w:val="00B0F0"/>
                  <w:sz w:val="18"/>
                  <w:szCs w:val="18"/>
                  <w:lang w:eastAsia="zh-CN"/>
                  <w:rPrChange w:id="16795" w:author="He Han" w:date="2026-10-22T20:47:00Z">
                    <w:rPr>
                      <w:rFonts w:ascii="Times New Roman" w:eastAsia="仿宋_GB2312" w:hAnsi="Times New Roman" w:cs="Times New Roman"/>
                      <w:color w:val="auto"/>
                      <w:sz w:val="18"/>
                      <w:szCs w:val="18"/>
                      <w:lang w:eastAsia="zh-CN"/>
                    </w:rPr>
                  </w:rPrChange>
                </w:rPr>
                <w:t>Di</w:t>
              </w:r>
            </w:ins>
            <w:ins w:id="16796" w:author="He Han" w:date="2026-10-22T20:45:00Z">
              <w:r w:rsidRPr="00BB7730">
                <w:rPr>
                  <w:rFonts w:ascii="Times New Roman" w:eastAsia="仿宋_GB2312" w:hAnsi="Times New Roman" w:cs="Times New Roman"/>
                  <w:color w:val="00B0F0"/>
                  <w:sz w:val="18"/>
                  <w:szCs w:val="18"/>
                  <w:lang w:eastAsia="zh-CN"/>
                  <w:rPrChange w:id="16797" w:author="He Han" w:date="2026-10-22T20:47:00Z">
                    <w:rPr>
                      <w:rFonts w:ascii="Times New Roman" w:eastAsia="仿宋_GB2312" w:hAnsi="Times New Roman" w:cs="Times New Roman"/>
                      <w:color w:val="auto"/>
                      <w:sz w:val="18"/>
                      <w:szCs w:val="18"/>
                      <w:lang w:eastAsia="zh-CN"/>
                    </w:rPr>
                  </w:rPrChange>
                </w:rPr>
                <w:t>ssolution temperature (GLy24):</w:t>
              </w:r>
              <w:r w:rsidRPr="00BB7730">
                <w:rPr>
                  <w:rFonts w:ascii="Times New Roman" w:eastAsia="仿宋_GB2312" w:hAnsi="Times New Roman" w:cs="Times New Roman"/>
                  <w:color w:val="00B0F0"/>
                  <w:sz w:val="18"/>
                  <w:szCs w:val="18"/>
                  <w:lang w:eastAsia="zh-CN"/>
                </w:rPr>
                <w:t xml:space="preserve"> 20~30</w:t>
              </w:r>
              <w:r w:rsidRPr="00BB7730">
                <w:rPr>
                  <w:rFonts w:ascii="Times New Roman" w:eastAsia="宋体" w:hAnsi="Times New Roman" w:cs="Times New Roman"/>
                  <w:bCs w:val="0"/>
                  <w:color w:val="00B0F0"/>
                  <w:kern w:val="0"/>
                  <w:sz w:val="18"/>
                  <w:szCs w:val="18"/>
                  <w:lang w:eastAsia="zh-CN"/>
                </w:rPr>
                <w:t>°C</w:t>
              </w:r>
            </w:ins>
          </w:p>
          <w:p w14:paraId="5F9DD93E" w14:textId="07464963" w:rsidR="00FE3463" w:rsidRPr="00BB7730" w:rsidRDefault="00FE3463">
            <w:pPr>
              <w:spacing w:line="240" w:lineRule="exact"/>
              <w:contextualSpacing/>
              <w:rPr>
                <w:ins w:id="16798" w:author="He Han" w:date="2026-10-22T20:44:00Z"/>
                <w:rFonts w:ascii="Times New Roman" w:eastAsia="仿宋_GB2312" w:hAnsi="Times New Roman" w:cs="Times New Roman"/>
                <w:color w:val="00B0F0"/>
                <w:sz w:val="18"/>
                <w:szCs w:val="18"/>
                <w:rPrChange w:id="16799" w:author="He Han" w:date="2026-10-22T20:47:00Z">
                  <w:rPr>
                    <w:ins w:id="16800" w:author="He Han" w:date="2026-10-22T20:44:00Z"/>
                    <w:rFonts w:ascii="Times New Roman" w:eastAsia="仿宋_GB2312" w:hAnsi="Times New Roman" w:cs="Times New Roman"/>
                    <w:color w:val="auto"/>
                    <w:sz w:val="18"/>
                    <w:szCs w:val="18"/>
                  </w:rPr>
                </w:rPrChange>
              </w:rPr>
              <w:pPrChange w:id="16801" w:author="He Han" w:date="2026-10-22T20:43:00Z">
                <w:pPr>
                  <w:spacing w:line="240" w:lineRule="exact"/>
                  <w:contextualSpacing/>
                  <w:jc w:val="center"/>
                </w:pPr>
              </w:pPrChange>
            </w:pPr>
            <w:ins w:id="16802" w:author="He Han" w:date="2026-10-22T20:39:00Z">
              <w:r w:rsidRPr="00BB7730">
                <w:rPr>
                  <w:rFonts w:ascii="Times New Roman" w:eastAsia="仿宋_GB2312" w:hAnsi="Times New Roman" w:cs="Times New Roman"/>
                  <w:color w:val="00B0F0"/>
                  <w:sz w:val="18"/>
                  <w:szCs w:val="18"/>
                  <w:rPrChange w:id="16803" w:author="He Han" w:date="2026-10-22T20:47:00Z">
                    <w:rPr>
                      <w:rFonts w:ascii="Times New Roman" w:eastAsia="仿宋_GB2312" w:hAnsi="Times New Roman" w:cs="Times New Roman"/>
                      <w:color w:val="auto"/>
                      <w:sz w:val="18"/>
                      <w:szCs w:val="18"/>
                    </w:rPr>
                  </w:rPrChange>
                </w:rPr>
                <w:t>A</w:t>
              </w:r>
              <w:r w:rsidRPr="00BB7730">
                <w:rPr>
                  <w:rFonts w:ascii="Times New Roman" w:eastAsia="仿宋_GB2312" w:hAnsi="Times New Roman" w:cs="Times New Roman"/>
                  <w:color w:val="00B0F0"/>
                  <w:sz w:val="18"/>
                  <w:szCs w:val="18"/>
                  <w:lang w:eastAsia="zh-CN"/>
                  <w:rPrChange w:id="16804" w:author="He Han" w:date="2026-10-22T20:47:00Z">
                    <w:rPr>
                      <w:rFonts w:ascii="Times New Roman" w:eastAsia="仿宋_GB2312" w:hAnsi="Times New Roman" w:cs="Times New Roman"/>
                      <w:color w:val="auto"/>
                      <w:sz w:val="18"/>
                      <w:szCs w:val="18"/>
                      <w:lang w:eastAsia="zh-CN"/>
                    </w:rPr>
                  </w:rPrChange>
                </w:rPr>
                <w:t>c</w:t>
              </w:r>
              <w:r w:rsidRPr="00BB7730">
                <w:rPr>
                  <w:rFonts w:ascii="Times New Roman" w:eastAsia="仿宋_GB2312" w:hAnsi="Times New Roman" w:cs="Times New Roman"/>
                  <w:color w:val="00B0F0"/>
                  <w:sz w:val="18"/>
                  <w:szCs w:val="18"/>
                  <w:rPrChange w:id="16805" w:author="He Han" w:date="2026-10-22T20:47:00Z">
                    <w:rPr>
                      <w:rFonts w:ascii="Times New Roman" w:eastAsia="仿宋_GB2312" w:hAnsi="Times New Roman" w:cs="Times New Roman"/>
                      <w:color w:val="auto"/>
                      <w:sz w:val="18"/>
                      <w:szCs w:val="18"/>
                    </w:rPr>
                  </w:rPrChange>
                </w:rPr>
                <w:t>tivat</w:t>
              </w:r>
            </w:ins>
            <w:ins w:id="16806" w:author="He Han" w:date="2026-10-22T20:40:00Z">
              <w:r w:rsidRPr="00BB7730">
                <w:rPr>
                  <w:rFonts w:ascii="Times New Roman" w:eastAsia="仿宋_GB2312" w:hAnsi="Times New Roman" w:cs="Times New Roman"/>
                  <w:color w:val="00B0F0"/>
                  <w:sz w:val="18"/>
                  <w:szCs w:val="18"/>
                  <w:rPrChange w:id="16807" w:author="He Han" w:date="2026-10-22T20:47:00Z">
                    <w:rPr>
                      <w:rFonts w:ascii="Times New Roman" w:eastAsia="仿宋_GB2312" w:hAnsi="Times New Roman" w:cs="Times New Roman"/>
                      <w:color w:val="auto"/>
                      <w:sz w:val="18"/>
                      <w:szCs w:val="18"/>
                    </w:rPr>
                  </w:rPrChange>
                </w:rPr>
                <w:t>ion/</w:t>
              </w:r>
            </w:ins>
            <w:ins w:id="16808" w:author="He Han" w:date="2026-10-22T20:44:00Z">
              <w:r w:rsidRPr="00BB7730">
                <w:rPr>
                  <w:rFonts w:ascii="Times New Roman" w:eastAsia="仿宋_GB2312" w:hAnsi="Times New Roman" w:cs="Times New Roman"/>
                  <w:color w:val="00B0F0"/>
                  <w:sz w:val="18"/>
                  <w:szCs w:val="18"/>
                  <w:rPrChange w:id="16809" w:author="He Han" w:date="2026-10-22T20:47:00Z">
                    <w:rPr>
                      <w:rFonts w:ascii="Times New Roman" w:eastAsia="仿宋_GB2312" w:hAnsi="Times New Roman" w:cs="Times New Roman"/>
                      <w:color w:val="auto"/>
                      <w:sz w:val="18"/>
                      <w:szCs w:val="18"/>
                    </w:rPr>
                  </w:rPrChange>
                </w:rPr>
                <w:t>D</w:t>
              </w:r>
            </w:ins>
            <w:ins w:id="16810" w:author="He Han" w:date="2026-10-22T20:40:00Z">
              <w:r w:rsidRPr="00BB7730">
                <w:rPr>
                  <w:rFonts w:ascii="Times New Roman" w:eastAsia="仿宋_GB2312" w:hAnsi="Times New Roman" w:cs="Times New Roman"/>
                  <w:color w:val="00B0F0"/>
                  <w:sz w:val="18"/>
                  <w:szCs w:val="18"/>
                  <w:rPrChange w:id="16811" w:author="He Han" w:date="2026-10-22T20:47:00Z">
                    <w:rPr>
                      <w:rFonts w:ascii="Times New Roman" w:eastAsia="仿宋_GB2312" w:hAnsi="Times New Roman" w:cs="Times New Roman"/>
                      <w:color w:val="auto"/>
                      <w:sz w:val="18"/>
                      <w:szCs w:val="18"/>
                    </w:rPr>
                  </w:rPrChange>
                </w:rPr>
                <w:t>issolution</w:t>
              </w:r>
            </w:ins>
            <w:ins w:id="16812" w:author="He Han" w:date="2026-10-22T20:42:00Z">
              <w:r w:rsidRPr="00BB7730">
                <w:rPr>
                  <w:rFonts w:ascii="Times New Roman" w:eastAsia="仿宋_GB2312" w:hAnsi="Times New Roman" w:cs="Times New Roman"/>
                  <w:color w:val="00B0F0"/>
                  <w:sz w:val="18"/>
                  <w:szCs w:val="18"/>
                  <w:rPrChange w:id="16813" w:author="He Han" w:date="2026-10-22T20:47:00Z">
                    <w:rPr>
                      <w:rFonts w:ascii="Times New Roman" w:eastAsia="仿宋_GB2312" w:hAnsi="Times New Roman" w:cs="Times New Roman"/>
                      <w:color w:val="auto"/>
                      <w:sz w:val="18"/>
                      <w:szCs w:val="18"/>
                    </w:rPr>
                  </w:rPrChange>
                </w:rPr>
                <w:t xml:space="preserve"> temper</w:t>
              </w:r>
            </w:ins>
            <w:ins w:id="16814" w:author="He Han" w:date="2026-10-22T20:43:00Z">
              <w:r w:rsidRPr="00BB7730">
                <w:rPr>
                  <w:rFonts w:ascii="Times New Roman" w:eastAsia="仿宋_GB2312" w:hAnsi="Times New Roman" w:cs="Times New Roman"/>
                  <w:color w:val="00B0F0"/>
                  <w:sz w:val="18"/>
                  <w:szCs w:val="18"/>
                  <w:rPrChange w:id="16815" w:author="He Han" w:date="2026-10-22T20:47:00Z">
                    <w:rPr>
                      <w:rFonts w:ascii="Times New Roman" w:eastAsia="仿宋_GB2312" w:hAnsi="Times New Roman" w:cs="Times New Roman"/>
                      <w:color w:val="auto"/>
                      <w:sz w:val="18"/>
                      <w:szCs w:val="18"/>
                    </w:rPr>
                  </w:rPrChange>
                </w:rPr>
                <w:t>ature:</w:t>
              </w:r>
              <w:r w:rsidRPr="00BB7730">
                <w:rPr>
                  <w:rFonts w:ascii="Times New Roman" w:eastAsia="仿宋_GB2312" w:hAnsi="Times New Roman" w:cs="Times New Roman"/>
                  <w:color w:val="00B0F0"/>
                  <w:sz w:val="18"/>
                  <w:szCs w:val="18"/>
                  <w:lang w:eastAsia="zh-CN"/>
                </w:rPr>
                <w:t>(NMeAsn22, ,αMePhe15):</w:t>
              </w:r>
            </w:ins>
            <w:ins w:id="16816" w:author="He Han" w:date="2026-10-22T20:44:00Z">
              <w:r w:rsidRPr="00BB7730">
                <w:rPr>
                  <w:rFonts w:ascii="Times New Roman" w:eastAsia="仿宋_GB2312" w:hAnsi="Times New Roman" w:cs="Times New Roman"/>
                  <w:color w:val="00B0F0"/>
                  <w:sz w:val="18"/>
                  <w:szCs w:val="18"/>
                  <w:lang w:eastAsia="zh-CN"/>
                </w:rPr>
                <w:t>20~30</w:t>
              </w:r>
              <w:r w:rsidRPr="00BB7730">
                <w:rPr>
                  <w:rFonts w:ascii="Times New Roman" w:eastAsia="宋体" w:hAnsi="Times New Roman" w:cs="Times New Roman"/>
                  <w:bCs w:val="0"/>
                  <w:color w:val="00B0F0"/>
                  <w:kern w:val="0"/>
                  <w:sz w:val="18"/>
                  <w:szCs w:val="18"/>
                  <w:lang w:eastAsia="zh-CN"/>
                </w:rPr>
                <w:t>°C</w:t>
              </w:r>
              <w:r w:rsidRPr="00BB7730" w:rsidDel="00FE3463">
                <w:rPr>
                  <w:rFonts w:ascii="Times New Roman" w:eastAsia="仿宋_GB2312" w:hAnsi="Times New Roman" w:cs="Times New Roman"/>
                  <w:color w:val="00B0F0"/>
                  <w:sz w:val="18"/>
                  <w:szCs w:val="18"/>
                  <w:rPrChange w:id="16817" w:author="He Han" w:date="2026-10-22T20:47:00Z">
                    <w:rPr>
                      <w:rFonts w:ascii="Times New Roman" w:eastAsia="仿宋_GB2312" w:hAnsi="Times New Roman" w:cs="Times New Roman"/>
                      <w:color w:val="auto"/>
                      <w:sz w:val="18"/>
                      <w:szCs w:val="18"/>
                    </w:rPr>
                  </w:rPrChange>
                </w:rPr>
                <w:t xml:space="preserve"> </w:t>
              </w:r>
            </w:ins>
          </w:p>
          <w:p w14:paraId="1EE264BE" w14:textId="7873ABEE" w:rsidR="00FE3463" w:rsidRPr="00BB7730" w:rsidRDefault="00FE3463" w:rsidP="00FE3463">
            <w:pPr>
              <w:spacing w:line="240" w:lineRule="exact"/>
              <w:contextualSpacing/>
              <w:rPr>
                <w:ins w:id="16818" w:author="He Han" w:date="2026-10-22T20:46:00Z"/>
                <w:rFonts w:ascii="Times New Roman" w:eastAsia="仿宋_GB2312" w:hAnsi="Times New Roman" w:cs="Times New Roman"/>
                <w:color w:val="00B0F0"/>
                <w:sz w:val="18"/>
                <w:szCs w:val="18"/>
                <w:rPrChange w:id="16819" w:author="He Han" w:date="2026-10-22T20:47:00Z">
                  <w:rPr>
                    <w:ins w:id="16820" w:author="He Han" w:date="2026-10-22T20:46:00Z"/>
                    <w:rFonts w:ascii="Times New Roman" w:eastAsia="仿宋_GB2312" w:hAnsi="Times New Roman" w:cs="Times New Roman"/>
                    <w:color w:val="auto"/>
                    <w:sz w:val="18"/>
                    <w:szCs w:val="18"/>
                  </w:rPr>
                </w:rPrChange>
              </w:rPr>
            </w:pPr>
            <w:ins w:id="16821" w:author="He Han" w:date="2026-10-22T20:46:00Z">
              <w:r w:rsidRPr="00BB7730">
                <w:rPr>
                  <w:rFonts w:ascii="Times New Roman" w:eastAsia="仿宋_GB2312" w:hAnsi="Times New Roman" w:cs="Times New Roman"/>
                  <w:color w:val="00B0F0"/>
                  <w:sz w:val="18"/>
                  <w:szCs w:val="18"/>
                  <w:rPrChange w:id="16822" w:author="He Han" w:date="2026-10-22T20:47:00Z">
                    <w:rPr>
                      <w:rFonts w:ascii="Times New Roman" w:eastAsia="仿宋_GB2312" w:hAnsi="Times New Roman" w:cs="Times New Roman"/>
                      <w:color w:val="auto"/>
                      <w:sz w:val="18"/>
                      <w:szCs w:val="18"/>
                    </w:rPr>
                  </w:rPrChange>
                </w:rPr>
                <w:t>A</w:t>
              </w:r>
              <w:r w:rsidRPr="00BB7730">
                <w:rPr>
                  <w:rFonts w:ascii="Times New Roman" w:eastAsia="仿宋_GB2312" w:hAnsi="Times New Roman" w:cs="Times New Roman"/>
                  <w:color w:val="00B0F0"/>
                  <w:sz w:val="18"/>
                  <w:szCs w:val="18"/>
                  <w:lang w:eastAsia="zh-CN"/>
                  <w:rPrChange w:id="16823" w:author="He Han" w:date="2026-10-22T20:47:00Z">
                    <w:rPr>
                      <w:rFonts w:ascii="Times New Roman" w:eastAsia="仿宋_GB2312" w:hAnsi="Times New Roman" w:cs="Times New Roman"/>
                      <w:color w:val="auto"/>
                      <w:sz w:val="18"/>
                      <w:szCs w:val="18"/>
                      <w:lang w:eastAsia="zh-CN"/>
                    </w:rPr>
                  </w:rPrChange>
                </w:rPr>
                <w:t>c</w:t>
              </w:r>
              <w:r w:rsidRPr="00BB7730">
                <w:rPr>
                  <w:rFonts w:ascii="Times New Roman" w:eastAsia="仿宋_GB2312" w:hAnsi="Times New Roman" w:cs="Times New Roman"/>
                  <w:color w:val="00B0F0"/>
                  <w:sz w:val="18"/>
                  <w:szCs w:val="18"/>
                  <w:rPrChange w:id="16824" w:author="He Han" w:date="2026-10-22T20:47:00Z">
                    <w:rPr>
                      <w:rFonts w:ascii="Times New Roman" w:eastAsia="仿宋_GB2312" w:hAnsi="Times New Roman" w:cs="Times New Roman"/>
                      <w:color w:val="auto"/>
                      <w:sz w:val="18"/>
                      <w:szCs w:val="18"/>
                    </w:rPr>
                  </w:rPrChange>
                </w:rPr>
                <w:t>tivation/Dissolution temperature:</w:t>
              </w:r>
              <w:r w:rsidRPr="00BB7730">
                <w:rPr>
                  <w:rFonts w:ascii="Times New Roman" w:eastAsia="仿宋_GB2312" w:hAnsi="Times New Roman" w:cs="Times New Roman"/>
                  <w:color w:val="00B0F0"/>
                  <w:sz w:val="18"/>
                  <w:szCs w:val="18"/>
                  <w:lang w:eastAsia="zh-CN"/>
                </w:rPr>
                <w:t>(Asn21):15~25</w:t>
              </w:r>
              <w:r w:rsidRPr="00BB7730">
                <w:rPr>
                  <w:rFonts w:ascii="Times New Roman" w:eastAsia="宋体" w:hAnsi="Times New Roman" w:cs="Times New Roman"/>
                  <w:bCs w:val="0"/>
                  <w:color w:val="00B0F0"/>
                  <w:kern w:val="0"/>
                  <w:sz w:val="18"/>
                  <w:szCs w:val="18"/>
                  <w:lang w:eastAsia="zh-CN"/>
                </w:rPr>
                <w:t>°C</w:t>
              </w:r>
              <w:r w:rsidRPr="00BB7730" w:rsidDel="00FE3463">
                <w:rPr>
                  <w:rFonts w:ascii="Times New Roman" w:eastAsia="仿宋_GB2312" w:hAnsi="Times New Roman" w:cs="Times New Roman"/>
                  <w:color w:val="00B0F0"/>
                  <w:sz w:val="18"/>
                  <w:szCs w:val="18"/>
                  <w:rPrChange w:id="16825" w:author="He Han" w:date="2026-10-22T20:47:00Z">
                    <w:rPr>
                      <w:rFonts w:ascii="Times New Roman" w:eastAsia="仿宋_GB2312" w:hAnsi="Times New Roman" w:cs="Times New Roman"/>
                      <w:color w:val="auto"/>
                      <w:sz w:val="18"/>
                      <w:szCs w:val="18"/>
                    </w:rPr>
                  </w:rPrChange>
                </w:rPr>
                <w:t xml:space="preserve"> </w:t>
              </w:r>
            </w:ins>
          </w:p>
          <w:p w14:paraId="32594C3B" w14:textId="501C5495" w:rsidR="008B6EF9" w:rsidRPr="00BB7730" w:rsidRDefault="00FE3463">
            <w:pPr>
              <w:spacing w:line="240" w:lineRule="exact"/>
              <w:contextualSpacing/>
              <w:rPr>
                <w:rFonts w:ascii="Times New Roman" w:eastAsia="仿宋_GB2312" w:hAnsi="Times New Roman" w:cs="Times New Roman"/>
                <w:color w:val="auto"/>
                <w:sz w:val="18"/>
                <w:szCs w:val="18"/>
              </w:rPr>
              <w:pPrChange w:id="16826" w:author="He Han" w:date="2026-10-22T20:43:00Z">
                <w:pPr>
                  <w:spacing w:line="240" w:lineRule="exact"/>
                  <w:contextualSpacing/>
                  <w:jc w:val="center"/>
                </w:pPr>
              </w:pPrChange>
            </w:pPr>
            <w:ins w:id="16827" w:author="He Han" w:date="2026-10-22T20:47:00Z">
              <w:r w:rsidRPr="00BB7730">
                <w:rPr>
                  <w:rFonts w:ascii="Times New Roman" w:eastAsia="仿宋_GB2312" w:hAnsi="Times New Roman" w:cs="Times New Roman"/>
                  <w:color w:val="00B0F0"/>
                  <w:sz w:val="18"/>
                  <w:szCs w:val="18"/>
                  <w:rPrChange w:id="16828" w:author="He Han" w:date="2026-10-22T20:47:00Z">
                    <w:rPr>
                      <w:rFonts w:ascii="Times New Roman" w:eastAsia="仿宋_GB2312" w:hAnsi="Times New Roman" w:cs="Times New Roman"/>
                      <w:color w:val="auto"/>
                      <w:sz w:val="18"/>
                      <w:szCs w:val="18"/>
                    </w:rPr>
                  </w:rPrChange>
                </w:rPr>
                <w:t>A</w:t>
              </w:r>
              <w:r w:rsidRPr="00BB7730">
                <w:rPr>
                  <w:rFonts w:ascii="Times New Roman" w:eastAsia="仿宋_GB2312" w:hAnsi="Times New Roman" w:cs="Times New Roman"/>
                  <w:color w:val="00B0F0"/>
                  <w:sz w:val="18"/>
                  <w:szCs w:val="18"/>
                  <w:lang w:eastAsia="zh-CN"/>
                  <w:rPrChange w:id="16829" w:author="He Han" w:date="2026-10-22T20:47:00Z">
                    <w:rPr>
                      <w:rFonts w:ascii="Times New Roman" w:eastAsia="仿宋_GB2312" w:hAnsi="Times New Roman" w:cs="Times New Roman"/>
                      <w:color w:val="auto"/>
                      <w:sz w:val="18"/>
                      <w:szCs w:val="18"/>
                      <w:lang w:eastAsia="zh-CN"/>
                    </w:rPr>
                  </w:rPrChange>
                </w:rPr>
                <w:t>c</w:t>
              </w:r>
              <w:r w:rsidRPr="00BB7730">
                <w:rPr>
                  <w:rFonts w:ascii="Times New Roman" w:eastAsia="仿宋_GB2312" w:hAnsi="Times New Roman" w:cs="Times New Roman"/>
                  <w:color w:val="00B0F0"/>
                  <w:sz w:val="18"/>
                  <w:szCs w:val="18"/>
                  <w:rPrChange w:id="16830" w:author="He Han" w:date="2026-10-22T20:47:00Z">
                    <w:rPr>
                      <w:rFonts w:ascii="Times New Roman" w:eastAsia="仿宋_GB2312" w:hAnsi="Times New Roman" w:cs="Times New Roman"/>
                      <w:color w:val="auto"/>
                      <w:sz w:val="18"/>
                      <w:szCs w:val="18"/>
                    </w:rPr>
                  </w:rPrChange>
                </w:rPr>
                <w:t>tivation/Dissolution temperature:</w:t>
              </w:r>
              <w:r w:rsidRPr="00BB7730">
                <w:rPr>
                  <w:rFonts w:ascii="Times New Roman" w:eastAsia="仿宋_GB2312" w:hAnsi="Times New Roman" w:cs="Times New Roman"/>
                  <w:color w:val="00B0F0"/>
                  <w:sz w:val="18"/>
                  <w:szCs w:val="18"/>
                  <w:lang w:eastAsia="zh-CN"/>
                </w:rPr>
                <w:t>(Other AA):15~25</w:t>
              </w:r>
              <w:r w:rsidRPr="00BB7730">
                <w:rPr>
                  <w:rFonts w:ascii="Times New Roman" w:eastAsia="宋体" w:hAnsi="Times New Roman" w:cs="Times New Roman"/>
                  <w:bCs w:val="0"/>
                  <w:color w:val="00B0F0"/>
                  <w:kern w:val="0"/>
                  <w:sz w:val="18"/>
                  <w:szCs w:val="18"/>
                  <w:lang w:eastAsia="zh-CN"/>
                </w:rPr>
                <w:t>°C</w:t>
              </w:r>
              <w:r w:rsidRPr="00BB7730" w:rsidDel="00FE3463">
                <w:rPr>
                  <w:rFonts w:ascii="Times New Roman" w:eastAsia="仿宋_GB2312" w:hAnsi="Times New Roman" w:cs="Times New Roman"/>
                  <w:color w:val="auto"/>
                  <w:sz w:val="18"/>
                  <w:szCs w:val="18"/>
                </w:rPr>
                <w:t xml:space="preserve"> </w:t>
              </w:r>
            </w:ins>
            <w:del w:id="16831" w:author="He Han" w:date="2026-10-22T20:39:00Z">
              <w:r w:rsidR="008B6EF9" w:rsidRPr="00BB7730" w:rsidDel="00FE3463">
                <w:rPr>
                  <w:rFonts w:ascii="Times New Roman" w:eastAsia="仿宋_GB2312" w:hAnsi="Times New Roman" w:cs="Times New Roman"/>
                  <w:color w:val="auto"/>
                  <w:sz w:val="18"/>
                  <w:szCs w:val="18"/>
                </w:rPr>
                <w:delText>5-20</w:delText>
              </w:r>
            </w:del>
            <w:ins w:id="16832" w:author="Johan Granander" w:date="2026-07-28T13:51:00Z">
              <w:del w:id="16833" w:author="He Han" w:date="2026-10-22T20:39:00Z">
                <w:r w:rsidR="008B6EF9" w:rsidRPr="00BB7730" w:rsidDel="00FE3463">
                  <w:rPr>
                    <w:rFonts w:ascii="Times New Roman" w:eastAsia="仿宋_GB2312" w:hAnsi="Times New Roman" w:cs="Times New Roman"/>
                    <w:color w:val="auto"/>
                    <w:sz w:val="18"/>
                    <w:szCs w:val="18"/>
                  </w:rPr>
                  <w:delText xml:space="preserve"> </w:delText>
                </w:r>
              </w:del>
            </w:ins>
            <w:del w:id="16834" w:author="He Han" w:date="2026-10-22T20:39:00Z">
              <w:r w:rsidR="008B6EF9" w:rsidRPr="00BB7730" w:rsidDel="00FE3463">
                <w:rPr>
                  <w:rFonts w:ascii="Times New Roman" w:eastAsia="仿宋_GB2312" w:hAnsi="Times New Roman" w:cs="Times New Roman"/>
                  <w:color w:val="auto"/>
                  <w:sz w:val="18"/>
                  <w:szCs w:val="18"/>
                </w:rPr>
                <w:delText>℃</w:delText>
              </w:r>
            </w:del>
          </w:p>
        </w:tc>
        <w:tc>
          <w:tcPr>
            <w:tcW w:w="880" w:type="pct"/>
            <w:noWrap/>
            <w:vAlign w:val="center"/>
          </w:tcPr>
          <w:p w14:paraId="548BB060" w14:textId="77777777" w:rsidR="00FE3463" w:rsidRPr="00BB7730" w:rsidRDefault="00FE3463" w:rsidP="00FE3463">
            <w:pPr>
              <w:spacing w:line="240" w:lineRule="exact"/>
              <w:contextualSpacing/>
              <w:rPr>
                <w:ins w:id="16835" w:author="He Han" w:date="2026-10-22T20:47:00Z"/>
                <w:rFonts w:ascii="Times New Roman" w:eastAsia="仿宋_GB2312" w:hAnsi="Times New Roman" w:cs="Times New Roman"/>
                <w:color w:val="00B0F0"/>
                <w:sz w:val="18"/>
                <w:szCs w:val="18"/>
                <w:lang w:eastAsia="zh-CN"/>
              </w:rPr>
            </w:pPr>
            <w:ins w:id="16836" w:author="He Han" w:date="2026-10-22T20:47:00Z">
              <w:r w:rsidRPr="00BB7730">
                <w:rPr>
                  <w:rFonts w:ascii="Times New Roman" w:eastAsia="仿宋_GB2312" w:hAnsi="Times New Roman" w:cs="Times New Roman"/>
                  <w:color w:val="00B0F0"/>
                  <w:sz w:val="18"/>
                  <w:szCs w:val="18"/>
                  <w:lang w:eastAsia="zh-CN"/>
                </w:rPr>
                <w:t>Dissolution temperature (GLy24): 20~30</w:t>
              </w:r>
              <w:r w:rsidRPr="00BB7730">
                <w:rPr>
                  <w:rFonts w:ascii="Times New Roman" w:eastAsia="宋体" w:hAnsi="Times New Roman" w:cs="Times New Roman"/>
                  <w:bCs w:val="0"/>
                  <w:color w:val="00B0F0"/>
                  <w:kern w:val="0"/>
                  <w:sz w:val="18"/>
                  <w:szCs w:val="18"/>
                  <w:lang w:eastAsia="zh-CN"/>
                </w:rPr>
                <w:t>°C</w:t>
              </w:r>
            </w:ins>
          </w:p>
          <w:p w14:paraId="0DFA3542" w14:textId="77777777" w:rsidR="00FE3463" w:rsidRPr="00BB7730" w:rsidRDefault="00FE3463" w:rsidP="00FE3463">
            <w:pPr>
              <w:spacing w:line="240" w:lineRule="exact"/>
              <w:contextualSpacing/>
              <w:rPr>
                <w:ins w:id="16837" w:author="He Han" w:date="2026-10-22T20:47:00Z"/>
                <w:rFonts w:ascii="Times New Roman" w:eastAsia="仿宋_GB2312" w:hAnsi="Times New Roman" w:cs="Times New Roman"/>
                <w:color w:val="00B0F0"/>
                <w:sz w:val="18"/>
                <w:szCs w:val="18"/>
              </w:rPr>
            </w:pPr>
            <w:ins w:id="16838" w:author="He Han" w:date="2026-10-22T20:47:00Z">
              <w:r w:rsidRPr="00BB7730">
                <w:rPr>
                  <w:rFonts w:ascii="Times New Roman" w:eastAsia="仿宋_GB2312" w:hAnsi="Times New Roman" w:cs="Times New Roman"/>
                  <w:color w:val="00B0F0"/>
                  <w:sz w:val="18"/>
                  <w:szCs w:val="18"/>
                </w:rPr>
                <w:t>A</w:t>
              </w:r>
              <w:r w:rsidRPr="00BB7730">
                <w:rPr>
                  <w:rFonts w:ascii="Times New Roman" w:eastAsia="仿宋_GB2312" w:hAnsi="Times New Roman" w:cs="Times New Roman"/>
                  <w:color w:val="00B0F0"/>
                  <w:sz w:val="18"/>
                  <w:szCs w:val="18"/>
                  <w:lang w:eastAsia="zh-CN"/>
                </w:rPr>
                <w:t>c</w:t>
              </w:r>
              <w:r w:rsidRPr="00BB7730">
                <w:rPr>
                  <w:rFonts w:ascii="Times New Roman" w:eastAsia="仿宋_GB2312" w:hAnsi="Times New Roman" w:cs="Times New Roman"/>
                  <w:color w:val="00B0F0"/>
                  <w:sz w:val="18"/>
                  <w:szCs w:val="18"/>
                </w:rPr>
                <w:t>tivation/Dissolution temperature:</w:t>
              </w:r>
              <w:r w:rsidRPr="00BB7730">
                <w:rPr>
                  <w:rFonts w:ascii="Times New Roman" w:eastAsia="仿宋_GB2312" w:hAnsi="Times New Roman" w:cs="Times New Roman"/>
                  <w:color w:val="00B0F0"/>
                  <w:sz w:val="18"/>
                  <w:szCs w:val="18"/>
                  <w:lang w:eastAsia="zh-CN"/>
                </w:rPr>
                <w:t>(NMeAsn22, ,αMePhe15):20~30</w:t>
              </w:r>
              <w:r w:rsidRPr="00BB7730">
                <w:rPr>
                  <w:rFonts w:ascii="Times New Roman" w:eastAsia="宋体" w:hAnsi="Times New Roman" w:cs="Times New Roman"/>
                  <w:bCs w:val="0"/>
                  <w:color w:val="00B0F0"/>
                  <w:kern w:val="0"/>
                  <w:sz w:val="18"/>
                  <w:szCs w:val="18"/>
                  <w:lang w:eastAsia="zh-CN"/>
                </w:rPr>
                <w:t>°C</w:t>
              </w:r>
              <w:r w:rsidRPr="00BB7730" w:rsidDel="00FE3463">
                <w:rPr>
                  <w:rFonts w:ascii="Times New Roman" w:eastAsia="仿宋_GB2312" w:hAnsi="Times New Roman" w:cs="Times New Roman"/>
                  <w:color w:val="00B0F0"/>
                  <w:sz w:val="18"/>
                  <w:szCs w:val="18"/>
                </w:rPr>
                <w:t xml:space="preserve"> </w:t>
              </w:r>
            </w:ins>
          </w:p>
          <w:p w14:paraId="52D9EB69" w14:textId="77777777" w:rsidR="00FE3463" w:rsidRPr="00BB7730" w:rsidRDefault="00FE3463" w:rsidP="00FE3463">
            <w:pPr>
              <w:spacing w:line="240" w:lineRule="exact"/>
              <w:contextualSpacing/>
              <w:rPr>
                <w:ins w:id="16839" w:author="He Han" w:date="2026-10-22T20:47:00Z"/>
                <w:rFonts w:ascii="Times New Roman" w:eastAsia="仿宋_GB2312" w:hAnsi="Times New Roman" w:cs="Times New Roman"/>
                <w:color w:val="00B0F0"/>
                <w:sz w:val="18"/>
                <w:szCs w:val="18"/>
              </w:rPr>
            </w:pPr>
            <w:ins w:id="16840" w:author="He Han" w:date="2026-10-22T20:47:00Z">
              <w:r w:rsidRPr="00BB7730">
                <w:rPr>
                  <w:rFonts w:ascii="Times New Roman" w:eastAsia="仿宋_GB2312" w:hAnsi="Times New Roman" w:cs="Times New Roman"/>
                  <w:color w:val="00B0F0"/>
                  <w:sz w:val="18"/>
                  <w:szCs w:val="18"/>
                </w:rPr>
                <w:t>A</w:t>
              </w:r>
              <w:r w:rsidRPr="00BB7730">
                <w:rPr>
                  <w:rFonts w:ascii="Times New Roman" w:eastAsia="仿宋_GB2312" w:hAnsi="Times New Roman" w:cs="Times New Roman"/>
                  <w:color w:val="00B0F0"/>
                  <w:sz w:val="18"/>
                  <w:szCs w:val="18"/>
                  <w:lang w:eastAsia="zh-CN"/>
                </w:rPr>
                <w:t>c</w:t>
              </w:r>
              <w:r w:rsidRPr="00BB7730">
                <w:rPr>
                  <w:rFonts w:ascii="Times New Roman" w:eastAsia="仿宋_GB2312" w:hAnsi="Times New Roman" w:cs="Times New Roman"/>
                  <w:color w:val="00B0F0"/>
                  <w:sz w:val="18"/>
                  <w:szCs w:val="18"/>
                </w:rPr>
                <w:t>tivation/Dissolution temperature:</w:t>
              </w:r>
              <w:r w:rsidRPr="00BB7730">
                <w:rPr>
                  <w:rFonts w:ascii="Times New Roman" w:eastAsia="仿宋_GB2312" w:hAnsi="Times New Roman" w:cs="Times New Roman"/>
                  <w:color w:val="00B0F0"/>
                  <w:sz w:val="18"/>
                  <w:szCs w:val="18"/>
                  <w:lang w:eastAsia="zh-CN"/>
                </w:rPr>
                <w:t>(Asn21):15~25</w:t>
              </w:r>
              <w:r w:rsidRPr="00BB7730">
                <w:rPr>
                  <w:rFonts w:ascii="Times New Roman" w:eastAsia="宋体" w:hAnsi="Times New Roman" w:cs="Times New Roman"/>
                  <w:bCs w:val="0"/>
                  <w:color w:val="00B0F0"/>
                  <w:kern w:val="0"/>
                  <w:sz w:val="18"/>
                  <w:szCs w:val="18"/>
                  <w:lang w:eastAsia="zh-CN"/>
                </w:rPr>
                <w:t>°C</w:t>
              </w:r>
              <w:r w:rsidRPr="00BB7730" w:rsidDel="00FE3463">
                <w:rPr>
                  <w:rFonts w:ascii="Times New Roman" w:eastAsia="仿宋_GB2312" w:hAnsi="Times New Roman" w:cs="Times New Roman"/>
                  <w:color w:val="00B0F0"/>
                  <w:sz w:val="18"/>
                  <w:szCs w:val="18"/>
                </w:rPr>
                <w:t xml:space="preserve"> </w:t>
              </w:r>
            </w:ins>
          </w:p>
          <w:p w14:paraId="26CE51C5" w14:textId="0D28EB19" w:rsidR="008B6EF9" w:rsidRPr="00BB7730" w:rsidRDefault="00FE3463">
            <w:pPr>
              <w:spacing w:line="240" w:lineRule="exact"/>
              <w:contextualSpacing/>
              <w:rPr>
                <w:rFonts w:ascii="Times New Roman" w:eastAsia="仿宋_GB2312" w:hAnsi="Times New Roman" w:cs="Times New Roman"/>
                <w:color w:val="auto"/>
                <w:sz w:val="18"/>
                <w:szCs w:val="18"/>
                <w:lang w:eastAsia="zh-CN"/>
              </w:rPr>
              <w:pPrChange w:id="16841" w:author="He Han" w:date="2026-10-22T20:48:00Z">
                <w:pPr>
                  <w:spacing w:line="240" w:lineRule="exact"/>
                  <w:contextualSpacing/>
                  <w:jc w:val="center"/>
                </w:pPr>
              </w:pPrChange>
            </w:pPr>
            <w:ins w:id="16842" w:author="He Han" w:date="2026-10-22T20:47:00Z">
              <w:r w:rsidRPr="00BB7730">
                <w:rPr>
                  <w:rFonts w:ascii="Times New Roman" w:eastAsia="仿宋_GB2312" w:hAnsi="Times New Roman" w:cs="Times New Roman"/>
                  <w:color w:val="00B0F0"/>
                  <w:sz w:val="18"/>
                  <w:szCs w:val="18"/>
                </w:rPr>
                <w:t>A</w:t>
              </w:r>
              <w:r w:rsidRPr="00BB7730">
                <w:rPr>
                  <w:rFonts w:ascii="Times New Roman" w:eastAsia="仿宋_GB2312" w:hAnsi="Times New Roman" w:cs="Times New Roman"/>
                  <w:color w:val="00B0F0"/>
                  <w:sz w:val="18"/>
                  <w:szCs w:val="18"/>
                  <w:lang w:eastAsia="zh-CN"/>
                </w:rPr>
                <w:t>c</w:t>
              </w:r>
              <w:r w:rsidRPr="00BB7730">
                <w:rPr>
                  <w:rFonts w:ascii="Times New Roman" w:eastAsia="仿宋_GB2312" w:hAnsi="Times New Roman" w:cs="Times New Roman"/>
                  <w:color w:val="00B0F0"/>
                  <w:sz w:val="18"/>
                  <w:szCs w:val="18"/>
                </w:rPr>
                <w:t>tivation/Dissolution temperature:</w:t>
              </w:r>
              <w:r w:rsidRPr="00BB7730">
                <w:rPr>
                  <w:rFonts w:ascii="Times New Roman" w:eastAsia="仿宋_GB2312" w:hAnsi="Times New Roman" w:cs="Times New Roman"/>
                  <w:color w:val="00B0F0"/>
                  <w:sz w:val="18"/>
                  <w:szCs w:val="18"/>
                  <w:lang w:eastAsia="zh-CN"/>
                </w:rPr>
                <w:t>(Other AA):15~25</w:t>
              </w:r>
              <w:r w:rsidRPr="00BB7730">
                <w:rPr>
                  <w:rFonts w:ascii="Times New Roman" w:eastAsia="宋体" w:hAnsi="Times New Roman" w:cs="Times New Roman"/>
                  <w:bCs w:val="0"/>
                  <w:color w:val="00B0F0"/>
                  <w:kern w:val="0"/>
                  <w:sz w:val="18"/>
                  <w:szCs w:val="18"/>
                  <w:lang w:eastAsia="zh-CN"/>
                </w:rPr>
                <w:t>°C</w:t>
              </w:r>
            </w:ins>
            <w:del w:id="16843" w:author="He Han" w:date="2026-10-22T20:47:00Z">
              <w:r w:rsidR="008B6EF9" w:rsidRPr="00BB7730" w:rsidDel="00FE3463">
                <w:rPr>
                  <w:rFonts w:ascii="Times New Roman" w:eastAsia="仿宋_GB2312" w:hAnsi="Times New Roman" w:cs="Times New Roman"/>
                  <w:color w:val="auto"/>
                  <w:sz w:val="18"/>
                  <w:szCs w:val="18"/>
                  <w:lang w:eastAsia="zh-CN"/>
                </w:rPr>
                <w:delText>TBD</w:delText>
              </w:r>
            </w:del>
          </w:p>
        </w:tc>
        <w:tc>
          <w:tcPr>
            <w:tcW w:w="818" w:type="pct"/>
            <w:vAlign w:val="center"/>
          </w:tcPr>
          <w:p w14:paraId="621DA245" w14:textId="5C83C849" w:rsidR="00FE3463" w:rsidRPr="00BB7730" w:rsidRDefault="00FE3463" w:rsidP="00FE3463">
            <w:pPr>
              <w:spacing w:line="240" w:lineRule="exact"/>
              <w:contextualSpacing/>
              <w:rPr>
                <w:ins w:id="16844" w:author="He Han" w:date="2026-10-22T20:47:00Z"/>
                <w:rFonts w:ascii="Times New Roman" w:eastAsia="仿宋_GB2312" w:hAnsi="Times New Roman" w:cs="Times New Roman"/>
                <w:color w:val="00B0F0"/>
                <w:sz w:val="18"/>
                <w:szCs w:val="18"/>
                <w:lang w:eastAsia="zh-CN"/>
              </w:rPr>
            </w:pPr>
            <w:ins w:id="16845" w:author="He Han" w:date="2026-10-22T20:47:00Z">
              <w:r w:rsidRPr="00BB7730">
                <w:rPr>
                  <w:rFonts w:ascii="Times New Roman" w:eastAsia="仿宋_GB2312" w:hAnsi="Times New Roman" w:cs="Times New Roman"/>
                  <w:color w:val="00B0F0"/>
                  <w:sz w:val="18"/>
                  <w:szCs w:val="18"/>
                  <w:lang w:eastAsia="zh-CN"/>
                </w:rPr>
                <w:t>Dis</w:t>
              </w:r>
              <w:r w:rsidR="00B77283" w:rsidRPr="00BB7730">
                <w:rPr>
                  <w:rFonts w:ascii="Times New Roman" w:eastAsia="仿宋_GB2312" w:hAnsi="Times New Roman" w:cs="Times New Roman"/>
                  <w:color w:val="00B0F0"/>
                  <w:sz w:val="18"/>
                  <w:szCs w:val="18"/>
                  <w:lang w:eastAsia="zh-CN"/>
                </w:rPr>
                <w:t xml:space="preserve">solution temperature (GLy24): </w:t>
              </w:r>
            </w:ins>
            <w:ins w:id="16846" w:author="He Han" w:date="2026-10-22T20:49:00Z">
              <w:r w:rsidR="00B77283" w:rsidRPr="00BB7730">
                <w:rPr>
                  <w:rFonts w:ascii="Times New Roman" w:eastAsia="仿宋_GB2312" w:hAnsi="Times New Roman" w:cs="Times New Roman"/>
                  <w:color w:val="00B0F0"/>
                  <w:sz w:val="18"/>
                  <w:szCs w:val="18"/>
                  <w:lang w:eastAsia="zh-CN"/>
                </w:rPr>
                <w:t>17.0</w:t>
              </w:r>
            </w:ins>
            <w:ins w:id="16847" w:author="He Han" w:date="2026-10-22T20:47:00Z">
              <w:r w:rsidR="00B77283" w:rsidRPr="00BB7730">
                <w:rPr>
                  <w:rFonts w:ascii="Times New Roman" w:eastAsia="仿宋_GB2312" w:hAnsi="Times New Roman" w:cs="Times New Roman"/>
                  <w:color w:val="00B0F0"/>
                  <w:sz w:val="18"/>
                  <w:szCs w:val="18"/>
                  <w:lang w:eastAsia="zh-CN"/>
                </w:rPr>
                <w:t>~3</w:t>
              </w:r>
            </w:ins>
            <w:ins w:id="16848" w:author="He Han" w:date="2026-10-22T20:49:00Z">
              <w:r w:rsidR="00B77283" w:rsidRPr="00BB7730">
                <w:rPr>
                  <w:rFonts w:ascii="Times New Roman" w:eastAsia="仿宋_GB2312" w:hAnsi="Times New Roman" w:cs="Times New Roman"/>
                  <w:color w:val="00B0F0"/>
                  <w:sz w:val="18"/>
                  <w:szCs w:val="18"/>
                  <w:lang w:eastAsia="zh-CN"/>
                </w:rPr>
                <w:t>3.8</w:t>
              </w:r>
            </w:ins>
            <w:ins w:id="16849" w:author="He Han" w:date="2026-10-22T20:47:00Z">
              <w:r w:rsidRPr="00BB7730">
                <w:rPr>
                  <w:rFonts w:ascii="Times New Roman" w:eastAsia="宋体" w:hAnsi="Times New Roman" w:cs="Times New Roman"/>
                  <w:bCs w:val="0"/>
                  <w:color w:val="00B0F0"/>
                  <w:kern w:val="0"/>
                  <w:sz w:val="18"/>
                  <w:szCs w:val="18"/>
                  <w:lang w:eastAsia="zh-CN"/>
                </w:rPr>
                <w:t>°C</w:t>
              </w:r>
            </w:ins>
          </w:p>
          <w:p w14:paraId="25E72BF3" w14:textId="54AB389D" w:rsidR="00FE3463" w:rsidRPr="00BB7730" w:rsidRDefault="00FE3463" w:rsidP="00FE3463">
            <w:pPr>
              <w:spacing w:line="240" w:lineRule="exact"/>
              <w:contextualSpacing/>
              <w:rPr>
                <w:ins w:id="16850" w:author="He Han" w:date="2026-10-22T20:47:00Z"/>
                <w:rFonts w:ascii="Times New Roman" w:eastAsia="仿宋_GB2312" w:hAnsi="Times New Roman" w:cs="Times New Roman"/>
                <w:color w:val="00B0F0"/>
                <w:sz w:val="18"/>
                <w:szCs w:val="18"/>
              </w:rPr>
            </w:pPr>
            <w:ins w:id="16851" w:author="He Han" w:date="2026-10-22T20:47:00Z">
              <w:r w:rsidRPr="00BB7730">
                <w:rPr>
                  <w:rFonts w:ascii="Times New Roman" w:eastAsia="仿宋_GB2312" w:hAnsi="Times New Roman" w:cs="Times New Roman"/>
                  <w:color w:val="00B0F0"/>
                  <w:sz w:val="18"/>
                  <w:szCs w:val="18"/>
                </w:rPr>
                <w:t>A</w:t>
              </w:r>
              <w:r w:rsidRPr="00BB7730">
                <w:rPr>
                  <w:rFonts w:ascii="Times New Roman" w:eastAsia="仿宋_GB2312" w:hAnsi="Times New Roman" w:cs="Times New Roman"/>
                  <w:color w:val="00B0F0"/>
                  <w:sz w:val="18"/>
                  <w:szCs w:val="18"/>
                  <w:lang w:eastAsia="zh-CN"/>
                </w:rPr>
                <w:t>c</w:t>
              </w:r>
              <w:r w:rsidRPr="00BB7730">
                <w:rPr>
                  <w:rFonts w:ascii="Times New Roman" w:eastAsia="仿宋_GB2312" w:hAnsi="Times New Roman" w:cs="Times New Roman"/>
                  <w:color w:val="00B0F0"/>
                  <w:sz w:val="18"/>
                  <w:szCs w:val="18"/>
                </w:rPr>
                <w:t>tivation/Dissolution temperature:</w:t>
              </w:r>
              <w:r w:rsidR="00B77283" w:rsidRPr="00BB7730">
                <w:rPr>
                  <w:rFonts w:ascii="Times New Roman" w:eastAsia="仿宋_GB2312" w:hAnsi="Times New Roman" w:cs="Times New Roman"/>
                  <w:color w:val="00B0F0"/>
                  <w:sz w:val="18"/>
                  <w:szCs w:val="18"/>
                  <w:lang w:eastAsia="zh-CN"/>
                </w:rPr>
                <w:t>(NMeAsn22, ,αMePhe15):</w:t>
              </w:r>
            </w:ins>
            <w:ins w:id="16852" w:author="He Han" w:date="2026-10-22T20:49:00Z">
              <w:r w:rsidR="00B77283" w:rsidRPr="00BB7730">
                <w:rPr>
                  <w:rFonts w:ascii="Times New Roman" w:eastAsia="仿宋_GB2312" w:hAnsi="Times New Roman" w:cs="Times New Roman"/>
                  <w:color w:val="00B0F0"/>
                  <w:sz w:val="18"/>
                  <w:szCs w:val="18"/>
                  <w:lang w:eastAsia="zh-CN"/>
                </w:rPr>
                <w:t>12.6</w:t>
              </w:r>
            </w:ins>
            <w:ins w:id="16853" w:author="He Han" w:date="2026-10-22T20:47:00Z">
              <w:r w:rsidR="00B77283" w:rsidRPr="00BB7730">
                <w:rPr>
                  <w:rFonts w:ascii="Times New Roman" w:eastAsia="仿宋_GB2312" w:hAnsi="Times New Roman" w:cs="Times New Roman"/>
                  <w:color w:val="00B0F0"/>
                  <w:sz w:val="18"/>
                  <w:szCs w:val="18"/>
                  <w:lang w:eastAsia="zh-CN"/>
                </w:rPr>
                <w:t>~</w:t>
              </w:r>
            </w:ins>
            <w:ins w:id="16854" w:author="He Han" w:date="2026-10-22T20:49:00Z">
              <w:r w:rsidR="00B77283" w:rsidRPr="00BB7730">
                <w:rPr>
                  <w:rFonts w:ascii="Times New Roman" w:eastAsia="仿宋_GB2312" w:hAnsi="Times New Roman" w:cs="Times New Roman"/>
                  <w:color w:val="00B0F0"/>
                  <w:sz w:val="18"/>
                  <w:szCs w:val="18"/>
                  <w:lang w:eastAsia="zh-CN"/>
                </w:rPr>
                <w:t>26.9</w:t>
              </w:r>
            </w:ins>
            <w:ins w:id="16855" w:author="He Han" w:date="2026-10-22T20:47:00Z">
              <w:r w:rsidRPr="00BB7730">
                <w:rPr>
                  <w:rFonts w:ascii="Times New Roman" w:eastAsia="宋体" w:hAnsi="Times New Roman" w:cs="Times New Roman"/>
                  <w:bCs w:val="0"/>
                  <w:color w:val="00B0F0"/>
                  <w:kern w:val="0"/>
                  <w:sz w:val="18"/>
                  <w:szCs w:val="18"/>
                  <w:lang w:eastAsia="zh-CN"/>
                </w:rPr>
                <w:t>°C</w:t>
              </w:r>
              <w:r w:rsidRPr="00BB7730" w:rsidDel="00FE3463">
                <w:rPr>
                  <w:rFonts w:ascii="Times New Roman" w:eastAsia="仿宋_GB2312" w:hAnsi="Times New Roman" w:cs="Times New Roman"/>
                  <w:color w:val="00B0F0"/>
                  <w:sz w:val="18"/>
                  <w:szCs w:val="18"/>
                </w:rPr>
                <w:t xml:space="preserve"> </w:t>
              </w:r>
            </w:ins>
          </w:p>
          <w:p w14:paraId="308DDEEC" w14:textId="6FB0B7D6" w:rsidR="00FE3463" w:rsidRPr="00BB7730" w:rsidRDefault="00FE3463" w:rsidP="00FE3463">
            <w:pPr>
              <w:spacing w:line="240" w:lineRule="exact"/>
              <w:contextualSpacing/>
              <w:rPr>
                <w:ins w:id="16856" w:author="He Han" w:date="2026-10-22T20:47:00Z"/>
                <w:rFonts w:ascii="Times New Roman" w:eastAsia="仿宋_GB2312" w:hAnsi="Times New Roman" w:cs="Times New Roman"/>
                <w:color w:val="00B0F0"/>
                <w:sz w:val="18"/>
                <w:szCs w:val="18"/>
              </w:rPr>
            </w:pPr>
            <w:ins w:id="16857" w:author="He Han" w:date="2026-10-22T20:47:00Z">
              <w:r w:rsidRPr="00BB7730">
                <w:rPr>
                  <w:rFonts w:ascii="Times New Roman" w:eastAsia="仿宋_GB2312" w:hAnsi="Times New Roman" w:cs="Times New Roman"/>
                  <w:color w:val="00B0F0"/>
                  <w:sz w:val="18"/>
                  <w:szCs w:val="18"/>
                </w:rPr>
                <w:t>A</w:t>
              </w:r>
              <w:r w:rsidRPr="00BB7730">
                <w:rPr>
                  <w:rFonts w:ascii="Times New Roman" w:eastAsia="仿宋_GB2312" w:hAnsi="Times New Roman" w:cs="Times New Roman"/>
                  <w:color w:val="00B0F0"/>
                  <w:sz w:val="18"/>
                  <w:szCs w:val="18"/>
                  <w:lang w:eastAsia="zh-CN"/>
                </w:rPr>
                <w:t>c</w:t>
              </w:r>
              <w:r w:rsidRPr="00BB7730">
                <w:rPr>
                  <w:rFonts w:ascii="Times New Roman" w:eastAsia="仿宋_GB2312" w:hAnsi="Times New Roman" w:cs="Times New Roman"/>
                  <w:color w:val="00B0F0"/>
                  <w:sz w:val="18"/>
                  <w:szCs w:val="18"/>
                </w:rPr>
                <w:t>tivation/Dissolution temperature:</w:t>
              </w:r>
              <w:r w:rsidR="00B77283" w:rsidRPr="00BB7730">
                <w:rPr>
                  <w:rFonts w:ascii="Times New Roman" w:eastAsia="仿宋_GB2312" w:hAnsi="Times New Roman" w:cs="Times New Roman"/>
                  <w:color w:val="00B0F0"/>
                  <w:sz w:val="18"/>
                  <w:szCs w:val="18"/>
                  <w:lang w:eastAsia="zh-CN"/>
                </w:rPr>
                <w:t>(Asn21):1</w:t>
              </w:r>
            </w:ins>
            <w:ins w:id="16858" w:author="He Han" w:date="2026-10-22T20:49:00Z">
              <w:r w:rsidR="00B77283" w:rsidRPr="00BB7730">
                <w:rPr>
                  <w:rFonts w:ascii="Times New Roman" w:eastAsia="仿宋_GB2312" w:hAnsi="Times New Roman" w:cs="Times New Roman"/>
                  <w:color w:val="00B0F0"/>
                  <w:sz w:val="18"/>
                  <w:szCs w:val="18"/>
                  <w:lang w:eastAsia="zh-CN"/>
                </w:rPr>
                <w:t>2.2</w:t>
              </w:r>
            </w:ins>
            <w:ins w:id="16859" w:author="He Han" w:date="2026-10-22T20:47:00Z">
              <w:r w:rsidRPr="00BB7730">
                <w:rPr>
                  <w:rFonts w:ascii="Times New Roman" w:eastAsia="仿宋_GB2312" w:hAnsi="Times New Roman" w:cs="Times New Roman"/>
                  <w:color w:val="00B0F0"/>
                  <w:sz w:val="18"/>
                  <w:szCs w:val="18"/>
                  <w:lang w:eastAsia="zh-CN"/>
                </w:rPr>
                <w:t>~2</w:t>
              </w:r>
            </w:ins>
            <w:ins w:id="16860" w:author="He Han" w:date="2026-10-22T20:49:00Z">
              <w:r w:rsidR="00B77283" w:rsidRPr="00BB7730">
                <w:rPr>
                  <w:rFonts w:ascii="Times New Roman" w:eastAsia="仿宋_GB2312" w:hAnsi="Times New Roman" w:cs="Times New Roman"/>
                  <w:color w:val="00B0F0"/>
                  <w:sz w:val="18"/>
                  <w:szCs w:val="18"/>
                  <w:lang w:eastAsia="zh-CN"/>
                </w:rPr>
                <w:t>7.9</w:t>
              </w:r>
            </w:ins>
            <w:ins w:id="16861" w:author="He Han" w:date="2026-10-22T20:47:00Z">
              <w:r w:rsidRPr="00BB7730">
                <w:rPr>
                  <w:rFonts w:ascii="Times New Roman" w:eastAsia="宋体" w:hAnsi="Times New Roman" w:cs="Times New Roman"/>
                  <w:bCs w:val="0"/>
                  <w:color w:val="00B0F0"/>
                  <w:kern w:val="0"/>
                  <w:sz w:val="18"/>
                  <w:szCs w:val="18"/>
                  <w:lang w:eastAsia="zh-CN"/>
                </w:rPr>
                <w:t>°C</w:t>
              </w:r>
              <w:r w:rsidRPr="00BB7730" w:rsidDel="00FE3463">
                <w:rPr>
                  <w:rFonts w:ascii="Times New Roman" w:eastAsia="仿宋_GB2312" w:hAnsi="Times New Roman" w:cs="Times New Roman"/>
                  <w:color w:val="00B0F0"/>
                  <w:sz w:val="18"/>
                  <w:szCs w:val="18"/>
                </w:rPr>
                <w:t xml:space="preserve"> </w:t>
              </w:r>
            </w:ins>
          </w:p>
          <w:p w14:paraId="5423C057" w14:textId="5DCF2F57" w:rsidR="008B6EF9" w:rsidRPr="00BB7730" w:rsidRDefault="00FE3463">
            <w:pPr>
              <w:spacing w:line="240" w:lineRule="exact"/>
              <w:contextualSpacing/>
              <w:rPr>
                <w:rFonts w:ascii="Times New Roman" w:eastAsia="仿宋_GB2312" w:hAnsi="Times New Roman" w:cs="Times New Roman"/>
                <w:color w:val="auto"/>
                <w:sz w:val="18"/>
                <w:szCs w:val="18"/>
              </w:rPr>
              <w:pPrChange w:id="16862" w:author="He Han" w:date="2026-10-22T20:48:00Z">
                <w:pPr>
                  <w:spacing w:line="240" w:lineRule="exact"/>
                  <w:contextualSpacing/>
                  <w:jc w:val="center"/>
                </w:pPr>
              </w:pPrChange>
            </w:pPr>
            <w:ins w:id="16863" w:author="He Han" w:date="2026-10-22T20:47:00Z">
              <w:r w:rsidRPr="00BB7730">
                <w:rPr>
                  <w:rFonts w:ascii="Times New Roman" w:eastAsia="仿宋_GB2312" w:hAnsi="Times New Roman" w:cs="Times New Roman"/>
                  <w:color w:val="00B0F0"/>
                  <w:sz w:val="18"/>
                  <w:szCs w:val="18"/>
                </w:rPr>
                <w:t>A</w:t>
              </w:r>
              <w:r w:rsidRPr="00BB7730">
                <w:rPr>
                  <w:rFonts w:ascii="Times New Roman" w:eastAsia="仿宋_GB2312" w:hAnsi="Times New Roman" w:cs="Times New Roman"/>
                  <w:color w:val="00B0F0"/>
                  <w:sz w:val="18"/>
                  <w:szCs w:val="18"/>
                  <w:lang w:eastAsia="zh-CN"/>
                </w:rPr>
                <w:t>c</w:t>
              </w:r>
              <w:r w:rsidRPr="00BB7730">
                <w:rPr>
                  <w:rFonts w:ascii="Times New Roman" w:eastAsia="仿宋_GB2312" w:hAnsi="Times New Roman" w:cs="Times New Roman"/>
                  <w:color w:val="00B0F0"/>
                  <w:sz w:val="18"/>
                  <w:szCs w:val="18"/>
                </w:rPr>
                <w:t>tivation/Dissolution temperature:</w:t>
              </w:r>
              <w:r w:rsidRPr="00BB7730">
                <w:rPr>
                  <w:rFonts w:ascii="Times New Roman" w:eastAsia="仿宋_GB2312" w:hAnsi="Times New Roman" w:cs="Times New Roman"/>
                  <w:color w:val="00B0F0"/>
                  <w:sz w:val="18"/>
                  <w:szCs w:val="18"/>
                  <w:lang w:eastAsia="zh-CN"/>
                </w:rPr>
                <w:t>(Other</w:t>
              </w:r>
            </w:ins>
            <w:ins w:id="16864" w:author="He Han" w:date="2026-10-22T20:48:00Z">
              <w:r w:rsidRPr="00BB7730">
                <w:rPr>
                  <w:rFonts w:ascii="Times New Roman" w:eastAsia="仿宋_GB2312" w:hAnsi="Times New Roman" w:cs="Times New Roman"/>
                  <w:color w:val="00B0F0"/>
                  <w:sz w:val="18"/>
                  <w:szCs w:val="18"/>
                  <w:lang w:eastAsia="zh-CN"/>
                </w:rPr>
                <w:t xml:space="preserve"> </w:t>
              </w:r>
            </w:ins>
            <w:ins w:id="16865" w:author="He Han" w:date="2026-10-22T20:47:00Z">
              <w:r w:rsidR="00B77283" w:rsidRPr="00BB7730">
                <w:rPr>
                  <w:rFonts w:ascii="Times New Roman" w:eastAsia="仿宋_GB2312" w:hAnsi="Times New Roman" w:cs="Times New Roman"/>
                  <w:color w:val="00B0F0"/>
                  <w:sz w:val="18"/>
                  <w:szCs w:val="18"/>
                  <w:lang w:eastAsia="zh-CN"/>
                </w:rPr>
                <w:t>AA):1</w:t>
              </w:r>
            </w:ins>
            <w:ins w:id="16866" w:author="He Han" w:date="2026-10-22T20:48:00Z">
              <w:r w:rsidR="00B77283" w:rsidRPr="00BB7730">
                <w:rPr>
                  <w:rFonts w:ascii="Times New Roman" w:eastAsia="仿宋_GB2312" w:hAnsi="Times New Roman" w:cs="Times New Roman"/>
                  <w:color w:val="00B0F0"/>
                  <w:sz w:val="18"/>
                  <w:szCs w:val="18"/>
                  <w:lang w:eastAsia="zh-CN"/>
                </w:rPr>
                <w:t>2.6</w:t>
              </w:r>
            </w:ins>
            <w:ins w:id="16867" w:author="He Han" w:date="2026-10-22T20:47:00Z">
              <w:r w:rsidR="00B77283" w:rsidRPr="00BB7730">
                <w:rPr>
                  <w:rFonts w:ascii="Times New Roman" w:eastAsia="仿宋_GB2312" w:hAnsi="Times New Roman" w:cs="Times New Roman"/>
                  <w:color w:val="00B0F0"/>
                  <w:sz w:val="18"/>
                  <w:szCs w:val="18"/>
                  <w:lang w:eastAsia="zh-CN"/>
                </w:rPr>
                <w:t>~2</w:t>
              </w:r>
            </w:ins>
            <w:ins w:id="16868" w:author="He Han" w:date="2026-10-22T20:48:00Z">
              <w:r w:rsidR="00B77283" w:rsidRPr="00BB7730">
                <w:rPr>
                  <w:rFonts w:ascii="Times New Roman" w:eastAsia="仿宋_GB2312" w:hAnsi="Times New Roman" w:cs="Times New Roman"/>
                  <w:color w:val="00B0F0"/>
                  <w:sz w:val="18"/>
                  <w:szCs w:val="18"/>
                  <w:lang w:eastAsia="zh-CN"/>
                </w:rPr>
                <w:t>6.5</w:t>
              </w:r>
            </w:ins>
            <w:ins w:id="16869" w:author="He Han" w:date="2026-10-22T20:47:00Z">
              <w:r w:rsidRPr="00BB7730">
                <w:rPr>
                  <w:rFonts w:ascii="Times New Roman" w:eastAsia="宋体" w:hAnsi="Times New Roman" w:cs="Times New Roman"/>
                  <w:bCs w:val="0"/>
                  <w:color w:val="00B0F0"/>
                  <w:kern w:val="0"/>
                  <w:sz w:val="18"/>
                  <w:szCs w:val="18"/>
                  <w:lang w:eastAsia="zh-CN"/>
                </w:rPr>
                <w:t>°C</w:t>
              </w:r>
            </w:ins>
            <w:del w:id="16870" w:author="He Han" w:date="2026-10-22T20:47:00Z">
              <w:r w:rsidR="008B6EF9" w:rsidRPr="00BB7730" w:rsidDel="00FE3463">
                <w:rPr>
                  <w:rFonts w:ascii="Times New Roman" w:eastAsia="仿宋_GB2312" w:hAnsi="Times New Roman" w:cs="Times New Roman"/>
                  <w:color w:val="auto"/>
                  <w:sz w:val="18"/>
                  <w:szCs w:val="18"/>
                  <w:lang w:eastAsia="zh-CN"/>
                </w:rPr>
                <w:delText>TBD</w:delText>
              </w:r>
            </w:del>
          </w:p>
        </w:tc>
        <w:tc>
          <w:tcPr>
            <w:tcW w:w="226" w:type="pct"/>
            <w:vAlign w:val="center"/>
          </w:tcPr>
          <w:p w14:paraId="7A96B845" w14:textId="43BDBADF"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ins w:id="16871" w:author="He Han" w:date="2026-10-22T20:34:00Z">
              <w:r w:rsidRPr="00BB7730">
                <w:rPr>
                  <w:rFonts w:ascii="Times New Roman" w:eastAsia="仿宋_GB2312" w:hAnsi="Times New Roman" w:cs="Times New Roman"/>
                  <w:color w:val="00B0F0"/>
                  <w:sz w:val="18"/>
                  <w:szCs w:val="18"/>
                  <w:lang w:eastAsia="zh-CN"/>
                </w:rPr>
                <w:t>Yes</w:t>
              </w:r>
            </w:ins>
            <w:del w:id="16872" w:author="He Han" w:date="2026-10-22T20:34:00Z">
              <w:r w:rsidRPr="00BB7730" w:rsidDel="00297D67">
                <w:rPr>
                  <w:rFonts w:ascii="Times New Roman" w:eastAsia="仿宋_GB2312" w:hAnsi="Times New Roman" w:cs="Times New Roman"/>
                  <w:color w:val="auto"/>
                  <w:sz w:val="18"/>
                  <w:szCs w:val="18"/>
                  <w:lang w:eastAsia="zh-CN"/>
                </w:rPr>
                <w:delText>TBD</w:delText>
              </w:r>
            </w:del>
          </w:p>
        </w:tc>
        <w:tc>
          <w:tcPr>
            <w:tcW w:w="252" w:type="pct"/>
            <w:vAlign w:val="center"/>
          </w:tcPr>
          <w:p w14:paraId="03283A23" w14:textId="619F57E4" w:rsidR="008B6EF9" w:rsidRPr="00BB7730" w:rsidRDefault="008B6EF9" w:rsidP="008B6EF9">
            <w:pPr>
              <w:spacing w:line="240" w:lineRule="exact"/>
              <w:contextualSpacing/>
              <w:jc w:val="center"/>
              <w:rPr>
                <w:rFonts w:ascii="Times New Roman" w:eastAsia="仿宋_GB2312" w:hAnsi="Times New Roman" w:cs="Times New Roman"/>
                <w:color w:val="auto"/>
                <w:sz w:val="18"/>
                <w:szCs w:val="18"/>
              </w:rPr>
            </w:pPr>
            <w:ins w:id="16873" w:author="He Han" w:date="2026-10-22T20:34:00Z">
              <w:r w:rsidRPr="00BB7730">
                <w:rPr>
                  <w:rFonts w:ascii="Times New Roman" w:eastAsia="仿宋_GB2312" w:hAnsi="Times New Roman" w:cs="Times New Roman"/>
                  <w:color w:val="00B0F0"/>
                  <w:sz w:val="18"/>
                  <w:szCs w:val="18"/>
                  <w:lang w:eastAsia="zh-CN"/>
                </w:rPr>
                <w:t>Yes</w:t>
              </w:r>
            </w:ins>
            <w:del w:id="16874" w:author="He Han" w:date="2026-10-22T20:34:00Z">
              <w:r w:rsidRPr="00BB7730" w:rsidDel="00297D67">
                <w:rPr>
                  <w:rFonts w:ascii="Times New Roman" w:eastAsia="仿宋_GB2312" w:hAnsi="Times New Roman" w:cs="Times New Roman"/>
                  <w:color w:val="auto"/>
                  <w:sz w:val="18"/>
                  <w:szCs w:val="18"/>
                  <w:lang w:eastAsia="zh-CN"/>
                </w:rPr>
                <w:delText>TBD</w:delText>
              </w:r>
            </w:del>
          </w:p>
        </w:tc>
      </w:tr>
      <w:tr w:rsidR="00005C07" w:rsidRPr="00BB7730" w14:paraId="3AFB2E25" w14:textId="77777777" w:rsidTr="00005C07">
        <w:trPr>
          <w:cantSplit/>
          <w:trHeight w:val="396"/>
          <w:jc w:val="center"/>
          <w:ins w:id="16875" w:author="He Han" w:date="2026-10-22T14:53:00Z"/>
        </w:trPr>
        <w:tc>
          <w:tcPr>
            <w:tcW w:w="224" w:type="pct"/>
            <w:vMerge/>
            <w:noWrap/>
            <w:vAlign w:val="center"/>
          </w:tcPr>
          <w:p w14:paraId="2CEE6EE7" w14:textId="77777777" w:rsidR="008B6EF9" w:rsidRPr="00BB7730" w:rsidRDefault="008B6EF9" w:rsidP="008B6EF9">
            <w:pPr>
              <w:spacing w:line="240" w:lineRule="exact"/>
              <w:contextualSpacing/>
              <w:jc w:val="center"/>
              <w:rPr>
                <w:ins w:id="16876" w:author="He Han" w:date="2026-10-22T14:53:00Z"/>
                <w:rFonts w:ascii="Times New Roman" w:eastAsia="仿宋_GB2312" w:hAnsi="Times New Roman" w:cs="Times New Roman"/>
                <w:color w:val="auto"/>
                <w:kern w:val="0"/>
                <w:sz w:val="18"/>
                <w:szCs w:val="18"/>
                <w:lang w:eastAsia="zh-CN"/>
              </w:rPr>
            </w:pPr>
          </w:p>
        </w:tc>
        <w:tc>
          <w:tcPr>
            <w:tcW w:w="377" w:type="pct"/>
            <w:noWrap/>
            <w:vAlign w:val="center"/>
          </w:tcPr>
          <w:p w14:paraId="70F4A03B" w14:textId="77777777" w:rsidR="008B6EF9" w:rsidRPr="00BB7730" w:rsidRDefault="008B6EF9" w:rsidP="008B6EF9">
            <w:pPr>
              <w:spacing w:line="240" w:lineRule="exact"/>
              <w:contextualSpacing/>
              <w:jc w:val="center"/>
              <w:rPr>
                <w:ins w:id="16877" w:author="He Han" w:date="2026-10-22T14:53:00Z"/>
                <w:rFonts w:ascii="Times New Roman" w:eastAsia="仿宋_GB2312" w:hAnsi="Times New Roman" w:cs="Times New Roman"/>
                <w:color w:val="00B0F0"/>
                <w:kern w:val="0"/>
                <w:sz w:val="18"/>
                <w:szCs w:val="18"/>
                <w:rPrChange w:id="16878" w:author="He Han" w:date="2026-10-22T14:54:00Z">
                  <w:rPr>
                    <w:ins w:id="16879" w:author="He Han" w:date="2026-10-22T14:53:00Z"/>
                    <w:rFonts w:ascii="Times New Roman" w:eastAsia="仿宋_GB2312" w:hAnsi="Times New Roman" w:cs="Times New Roman"/>
                    <w:color w:val="auto"/>
                    <w:kern w:val="0"/>
                    <w:sz w:val="18"/>
                    <w:szCs w:val="18"/>
                  </w:rPr>
                </w:rPrChange>
              </w:rPr>
            </w:pPr>
            <w:ins w:id="16880" w:author="He Han" w:date="2026-10-22T14:53:00Z">
              <w:r w:rsidRPr="00BB7730">
                <w:rPr>
                  <w:rFonts w:ascii="Times New Roman" w:eastAsia="仿宋_GB2312" w:hAnsi="Times New Roman" w:cs="Times New Roman"/>
                  <w:color w:val="00B0F0"/>
                  <w:kern w:val="0"/>
                  <w:sz w:val="18"/>
                  <w:szCs w:val="18"/>
                  <w:rPrChange w:id="16881" w:author="He Han" w:date="2026-10-22T14:54:00Z">
                    <w:rPr>
                      <w:rFonts w:ascii="Times New Roman" w:eastAsia="仿宋_GB2312" w:hAnsi="Times New Roman" w:cs="Times New Roman"/>
                      <w:color w:val="auto"/>
                      <w:kern w:val="0"/>
                      <w:sz w:val="18"/>
                      <w:szCs w:val="18"/>
                    </w:rPr>
                  </w:rPrChange>
                </w:rPr>
                <w:t>Temperature transmitter</w:t>
              </w:r>
            </w:ins>
          </w:p>
          <w:p w14:paraId="52216BE2" w14:textId="704B009C" w:rsidR="008B6EF9" w:rsidRPr="00BB7730" w:rsidRDefault="008B6EF9" w:rsidP="008B6EF9">
            <w:pPr>
              <w:spacing w:line="240" w:lineRule="exact"/>
              <w:contextualSpacing/>
              <w:jc w:val="center"/>
              <w:rPr>
                <w:ins w:id="16882" w:author="He Han" w:date="2026-10-22T14:53:00Z"/>
                <w:rFonts w:ascii="Times New Roman" w:eastAsia="仿宋_GB2312" w:hAnsi="Times New Roman" w:cs="Times New Roman"/>
                <w:color w:val="auto"/>
                <w:kern w:val="0"/>
                <w:sz w:val="18"/>
                <w:szCs w:val="18"/>
              </w:rPr>
            </w:pPr>
            <w:ins w:id="16883" w:author="He Han" w:date="2026-10-22T14:53:00Z">
              <w:r w:rsidRPr="00BB7730">
                <w:rPr>
                  <w:rFonts w:ascii="Times New Roman" w:eastAsia="仿宋_GB2312" w:hAnsi="Times New Roman" w:cs="Times New Roman"/>
                  <w:color w:val="00B0F0"/>
                  <w:kern w:val="0"/>
                  <w:sz w:val="18"/>
                  <w:szCs w:val="18"/>
                  <w:rPrChange w:id="16884" w:author="He Han" w:date="2026-10-22T14:54:00Z">
                    <w:rPr>
                      <w:rFonts w:ascii="Times New Roman" w:eastAsia="仿宋_GB2312" w:hAnsi="Times New Roman" w:cs="Times New Roman"/>
                      <w:color w:val="auto"/>
                      <w:kern w:val="0"/>
                      <w:sz w:val="18"/>
                      <w:szCs w:val="18"/>
                    </w:rPr>
                  </w:rPrChange>
                </w:rPr>
                <w:t>(jacket)</w:t>
              </w:r>
            </w:ins>
          </w:p>
        </w:tc>
        <w:tc>
          <w:tcPr>
            <w:tcW w:w="278" w:type="pct"/>
            <w:vAlign w:val="center"/>
          </w:tcPr>
          <w:p w14:paraId="6734A061" w14:textId="31ADAED4" w:rsidR="008B6EF9" w:rsidRPr="00BB7730" w:rsidRDefault="008B6EF9" w:rsidP="008B6EF9">
            <w:pPr>
              <w:spacing w:line="240" w:lineRule="exact"/>
              <w:ind w:leftChars="-50" w:left="-105" w:rightChars="-50" w:right="-105"/>
              <w:contextualSpacing/>
              <w:jc w:val="center"/>
              <w:rPr>
                <w:ins w:id="16885" w:author="He Han" w:date="2026-10-22T14:53:00Z"/>
                <w:rFonts w:ascii="Times New Roman" w:eastAsia="仿宋_GB2312" w:hAnsi="Times New Roman" w:cs="Times New Roman"/>
                <w:color w:val="00B0F0"/>
                <w:sz w:val="18"/>
                <w:szCs w:val="18"/>
                <w:lang w:eastAsia="zh-CN"/>
                <w:rPrChange w:id="16886" w:author="He Han" w:date="2026-10-22T15:00:00Z">
                  <w:rPr>
                    <w:ins w:id="16887" w:author="He Han" w:date="2026-10-22T14:53:00Z"/>
                    <w:rFonts w:ascii="Times New Roman" w:eastAsia="仿宋_GB2312" w:hAnsi="Times New Roman" w:cs="Times New Roman"/>
                    <w:color w:val="auto"/>
                    <w:sz w:val="18"/>
                    <w:szCs w:val="18"/>
                    <w:lang w:eastAsia="zh-CN"/>
                  </w:rPr>
                </w:rPrChange>
              </w:rPr>
            </w:pPr>
            <w:ins w:id="16888" w:author="He Han" w:date="2026-10-22T15:00:00Z">
              <w:r w:rsidRPr="00BB7730">
                <w:rPr>
                  <w:rFonts w:ascii="Times New Roman" w:eastAsia="仿宋_GB2312" w:hAnsi="Times New Roman" w:cs="Times New Roman"/>
                  <w:color w:val="00B0F0"/>
                  <w:sz w:val="18"/>
                  <w:szCs w:val="18"/>
                  <w:lang w:eastAsia="zh-CN"/>
                  <w:rPrChange w:id="16889" w:author="He Han" w:date="2026-10-22T15:00:00Z">
                    <w:rPr>
                      <w:rFonts w:ascii="Times New Roman" w:eastAsia="仿宋_GB2312" w:hAnsi="Times New Roman" w:cs="Times New Roman"/>
                      <w:color w:val="auto"/>
                      <w:sz w:val="18"/>
                      <w:szCs w:val="18"/>
                      <w:lang w:eastAsia="zh-CN"/>
                    </w:rPr>
                  </w:rPrChange>
                </w:rPr>
                <w:t>12/13/2025</w:t>
              </w:r>
            </w:ins>
          </w:p>
        </w:tc>
        <w:tc>
          <w:tcPr>
            <w:tcW w:w="371" w:type="pct"/>
            <w:vAlign w:val="center"/>
          </w:tcPr>
          <w:p w14:paraId="68F99CED" w14:textId="3E815FCC" w:rsidR="008B6EF9" w:rsidRPr="00BB7730" w:rsidRDefault="008B6EF9" w:rsidP="008B6EF9">
            <w:pPr>
              <w:spacing w:line="240" w:lineRule="exact"/>
              <w:ind w:leftChars="-50" w:left="-105" w:rightChars="-50" w:right="-105"/>
              <w:contextualSpacing/>
              <w:jc w:val="center"/>
              <w:rPr>
                <w:ins w:id="16890" w:author="He Han" w:date="2026-10-22T14:53:00Z"/>
                <w:rFonts w:ascii="Times New Roman" w:eastAsia="仿宋_GB2312" w:hAnsi="Times New Roman" w:cs="Times New Roman"/>
                <w:color w:val="00B0F0"/>
                <w:sz w:val="18"/>
                <w:szCs w:val="18"/>
                <w:lang w:eastAsia="zh-CN"/>
                <w:rPrChange w:id="16891" w:author="He Han" w:date="2026-10-22T15:00:00Z">
                  <w:rPr>
                    <w:ins w:id="16892" w:author="He Han" w:date="2026-10-22T14:53:00Z"/>
                    <w:rFonts w:ascii="Times New Roman" w:eastAsia="仿宋_GB2312" w:hAnsi="Times New Roman" w:cs="Times New Roman"/>
                    <w:color w:val="auto"/>
                    <w:sz w:val="18"/>
                    <w:szCs w:val="18"/>
                    <w:lang w:eastAsia="zh-CN"/>
                  </w:rPr>
                </w:rPrChange>
              </w:rPr>
            </w:pPr>
            <w:ins w:id="16893" w:author="He Han" w:date="2026-10-22T14:59:00Z">
              <w:r w:rsidRPr="00BB7730">
                <w:rPr>
                  <w:rFonts w:ascii="Times New Roman" w:eastAsia="仿宋_GB2312" w:hAnsi="Times New Roman" w:cs="Times New Roman"/>
                  <w:color w:val="00B0F0"/>
                  <w:sz w:val="18"/>
                  <w:szCs w:val="18"/>
                  <w:lang w:eastAsia="zh-CN"/>
                  <w:rPrChange w:id="16894" w:author="He Han" w:date="2026-10-22T15:00:00Z">
                    <w:rPr>
                      <w:rFonts w:ascii="Times New Roman" w:eastAsia="仿宋_GB2312" w:hAnsi="Times New Roman" w:cs="Times New Roman"/>
                      <w:color w:val="auto"/>
                      <w:sz w:val="18"/>
                      <w:szCs w:val="18"/>
                      <w:lang w:eastAsia="zh-CN"/>
                    </w:rPr>
                  </w:rPrChange>
                </w:rPr>
                <w:t>CYI101050</w:t>
              </w:r>
            </w:ins>
          </w:p>
        </w:tc>
        <w:tc>
          <w:tcPr>
            <w:tcW w:w="416" w:type="pct"/>
            <w:noWrap/>
            <w:vAlign w:val="center"/>
          </w:tcPr>
          <w:p w14:paraId="4B061B52" w14:textId="40ED5117" w:rsidR="008B6EF9" w:rsidRPr="00BB7730" w:rsidRDefault="008B6EF9" w:rsidP="008B6EF9">
            <w:pPr>
              <w:spacing w:line="240" w:lineRule="exact"/>
              <w:contextualSpacing/>
              <w:jc w:val="center"/>
              <w:rPr>
                <w:ins w:id="16895" w:author="He Han" w:date="2026-10-22T14:53:00Z"/>
                <w:rFonts w:ascii="Times New Roman" w:eastAsia="仿宋_GB2312" w:hAnsi="Times New Roman" w:cs="Times New Roman"/>
                <w:color w:val="00B0F0"/>
                <w:sz w:val="18"/>
                <w:szCs w:val="18"/>
                <w:lang w:eastAsia="zh-CN"/>
              </w:rPr>
            </w:pPr>
            <w:ins w:id="16896" w:author="He Han" w:date="2026-10-22T15:00:00Z">
              <w:r w:rsidRPr="00BB7730">
                <w:rPr>
                  <w:rFonts w:ascii="Times New Roman" w:eastAsia="仿宋_GB2312" w:hAnsi="Times New Roman" w:cs="Times New Roman"/>
                  <w:color w:val="00B0F0"/>
                  <w:sz w:val="18"/>
                  <w:szCs w:val="18"/>
                  <w:lang w:eastAsia="zh-CN"/>
                </w:rPr>
                <w:t>-50~150</w:t>
              </w:r>
              <w:r w:rsidRPr="00BB7730">
                <w:rPr>
                  <w:rFonts w:ascii="Times New Roman" w:eastAsia="仿宋_GB2312" w:hAnsi="Times New Roman" w:cs="Times New Roman"/>
                  <w:color w:val="00B0F0"/>
                  <w:sz w:val="18"/>
                  <w:szCs w:val="18"/>
                </w:rPr>
                <w:t>℃</w:t>
              </w:r>
            </w:ins>
          </w:p>
        </w:tc>
        <w:tc>
          <w:tcPr>
            <w:tcW w:w="278" w:type="pct"/>
            <w:vAlign w:val="center"/>
          </w:tcPr>
          <w:p w14:paraId="4452EFDB" w14:textId="464B5031" w:rsidR="008B6EF9" w:rsidRPr="006E5DAD" w:rsidRDefault="008B6EF9" w:rsidP="008B6EF9">
            <w:pPr>
              <w:spacing w:line="240" w:lineRule="exact"/>
              <w:contextualSpacing/>
              <w:jc w:val="center"/>
              <w:rPr>
                <w:ins w:id="16897" w:author="He Han" w:date="2026-10-22T14:53:00Z"/>
                <w:rFonts w:ascii="Times New Roman" w:eastAsia="仿宋_GB2312" w:hAnsi="Times New Roman" w:cs="Times New Roman"/>
                <w:color w:val="auto"/>
                <w:sz w:val="18"/>
                <w:szCs w:val="18"/>
                <w:lang w:eastAsia="zh-CN"/>
                <w:rPrChange w:id="16898" w:author="He Han" w:date="2026-10-27T16:59:00Z">
                  <w:rPr>
                    <w:ins w:id="16899" w:author="He Han" w:date="2026-10-22T14:53:00Z"/>
                    <w:rFonts w:ascii="Times New Roman" w:eastAsia="仿宋_GB2312" w:hAnsi="Times New Roman" w:cs="Times New Roman"/>
                    <w:color w:val="auto"/>
                    <w:sz w:val="18"/>
                    <w:szCs w:val="18"/>
                    <w:lang w:eastAsia="zh-CN"/>
                  </w:rPr>
                </w:rPrChange>
              </w:rPr>
            </w:pPr>
            <w:ins w:id="16900" w:author="He Han" w:date="2026-10-22T20:33:00Z">
              <w:r w:rsidRPr="006E5DAD">
                <w:rPr>
                  <w:rFonts w:ascii="Times New Roman" w:eastAsia="仿宋_GB2312" w:hAnsi="Times New Roman" w:cs="Times New Roman"/>
                  <w:color w:val="00B0F0"/>
                  <w:sz w:val="18"/>
                  <w:szCs w:val="18"/>
                  <w:lang w:eastAsia="zh-CN"/>
                  <w:rPrChange w:id="16901" w:author="He Han" w:date="2026-10-27T16:59:00Z">
                    <w:rPr>
                      <w:rFonts w:ascii="Times New Roman" w:eastAsia="仿宋_GB2312" w:hAnsi="Times New Roman" w:cs="Times New Roman"/>
                      <w:color w:val="00B0F0"/>
                      <w:sz w:val="18"/>
                      <w:szCs w:val="18"/>
                      <w:lang w:eastAsia="zh-CN"/>
                    </w:rPr>
                  </w:rPrChange>
                </w:rPr>
                <w:t>1</w:t>
              </w:r>
            </w:ins>
            <w:ins w:id="16902" w:author="He Han" w:date="2026-10-22T15:07:00Z">
              <w:r w:rsidRPr="006E5DAD">
                <w:rPr>
                  <w:rFonts w:ascii="Times New Roman" w:eastAsia="仿宋_GB2312" w:hAnsi="Times New Roman" w:cs="Times New Roman"/>
                  <w:color w:val="00B0F0"/>
                  <w:sz w:val="18"/>
                  <w:szCs w:val="18"/>
                  <w:lang w:eastAsia="zh-CN"/>
                  <w:rPrChange w:id="16903" w:author="He Han" w:date="2026-10-27T16:59:00Z">
                    <w:rPr>
                      <w:rFonts w:ascii="Times New Roman" w:eastAsia="仿宋_GB2312" w:hAnsi="Times New Roman" w:cs="Times New Roman"/>
                      <w:color w:val="00B0F0"/>
                      <w:sz w:val="18"/>
                      <w:szCs w:val="18"/>
                      <w:lang w:eastAsia="zh-CN"/>
                    </w:rPr>
                  </w:rPrChange>
                </w:rPr>
                <w:t>.</w:t>
              </w:r>
            </w:ins>
            <w:ins w:id="16904" w:author="He Han" w:date="2026-10-22T20:33:00Z">
              <w:r w:rsidRPr="006E5DAD">
                <w:rPr>
                  <w:rFonts w:ascii="Times New Roman" w:eastAsia="仿宋_GB2312" w:hAnsi="Times New Roman" w:cs="Times New Roman"/>
                  <w:color w:val="00B0F0"/>
                  <w:sz w:val="18"/>
                  <w:szCs w:val="18"/>
                  <w:lang w:eastAsia="zh-CN"/>
                  <w:rPrChange w:id="16905" w:author="He Han" w:date="2026-10-27T16:59:00Z">
                    <w:rPr>
                      <w:rFonts w:ascii="Times New Roman" w:eastAsia="仿宋_GB2312" w:hAnsi="Times New Roman" w:cs="Times New Roman"/>
                      <w:color w:val="00B0F0"/>
                      <w:sz w:val="18"/>
                      <w:szCs w:val="18"/>
                      <w:lang w:eastAsia="zh-CN"/>
                    </w:rPr>
                  </w:rPrChange>
                </w:rPr>
                <w:t>85</w:t>
              </w:r>
            </w:ins>
            <w:ins w:id="16906" w:author="He Han" w:date="2026-10-22T15:07:00Z">
              <w:r w:rsidRPr="006E5DAD">
                <w:rPr>
                  <w:rFonts w:ascii="Times New Roman" w:eastAsia="仿宋_GB2312" w:hAnsi="Times New Roman" w:cs="Times New Roman"/>
                  <w:color w:val="00B0F0"/>
                  <w:sz w:val="18"/>
                  <w:szCs w:val="18"/>
                  <w:rPrChange w:id="16907" w:author="He Han" w:date="2026-10-27T16:59:00Z">
                    <w:rPr>
                      <w:rFonts w:ascii="Times New Roman" w:eastAsia="仿宋_GB2312" w:hAnsi="Times New Roman" w:cs="Times New Roman" w:hint="eastAsia"/>
                      <w:color w:val="auto"/>
                      <w:sz w:val="18"/>
                      <w:szCs w:val="18"/>
                    </w:rPr>
                  </w:rPrChange>
                </w:rPr>
                <w:t>℃</w:t>
              </w:r>
            </w:ins>
          </w:p>
        </w:tc>
        <w:tc>
          <w:tcPr>
            <w:tcW w:w="880" w:type="pct"/>
            <w:vAlign w:val="center"/>
          </w:tcPr>
          <w:p w14:paraId="3CC880F2" w14:textId="29178551" w:rsidR="008B6EF9" w:rsidRPr="00BB7730" w:rsidRDefault="008B6EF9" w:rsidP="008B6EF9">
            <w:pPr>
              <w:spacing w:line="240" w:lineRule="exact"/>
              <w:contextualSpacing/>
              <w:jc w:val="center"/>
              <w:rPr>
                <w:ins w:id="16908" w:author="He Han" w:date="2026-10-22T14:53:00Z"/>
                <w:rFonts w:ascii="Times New Roman" w:eastAsia="仿宋_GB2312" w:hAnsi="Times New Roman" w:cs="Times New Roman"/>
                <w:color w:val="auto"/>
                <w:sz w:val="18"/>
                <w:szCs w:val="18"/>
              </w:rPr>
            </w:pPr>
            <w:ins w:id="16909" w:author="He Han" w:date="2026-10-22T14:54:00Z">
              <w:r w:rsidRPr="00BB7730">
                <w:rPr>
                  <w:rFonts w:ascii="Times New Roman" w:eastAsia="宋体" w:hAnsi="Times New Roman" w:cs="Times New Roman"/>
                  <w:bCs w:val="0"/>
                  <w:color w:val="00B0F0"/>
                  <w:kern w:val="0"/>
                  <w:sz w:val="18"/>
                  <w:szCs w:val="18"/>
                  <w:lang w:eastAsia="zh-CN"/>
                  <w:rPrChange w:id="16910" w:author="He Han" w:date="2026-10-22T14:54:00Z">
                    <w:rPr>
                      <w:color w:val="00B0F0"/>
                      <w:sz w:val="18"/>
                      <w:szCs w:val="18"/>
                    </w:rPr>
                  </w:rPrChange>
                </w:rPr>
                <w:t>Dissolution Jacket temperature (Phe23):</w:t>
              </w:r>
              <w:r w:rsidRPr="00BB7730">
                <w:rPr>
                  <w:rFonts w:ascii="Times New Roman" w:eastAsia="宋体" w:hAnsi="Times New Roman" w:cs="Times New Roman"/>
                  <w:bCs w:val="0"/>
                  <w:color w:val="00B0F0"/>
                  <w:kern w:val="0"/>
                  <w:sz w:val="18"/>
                  <w:szCs w:val="18"/>
                  <w:lang w:eastAsia="zh-CN"/>
                  <w:rPrChange w:id="16911" w:author="He Han" w:date="2026-10-22T14:54:00Z">
                    <w:rPr>
                      <w:rFonts w:eastAsia="仿宋_GB2312"/>
                      <w:bCs w:val="0"/>
                      <w:color w:val="00B0F0"/>
                      <w:sz w:val="18"/>
                      <w:szCs w:val="18"/>
                    </w:rPr>
                  </w:rPrChange>
                </w:rPr>
                <w:t xml:space="preserve"> </w:t>
              </w:r>
              <w:r w:rsidRPr="00BB7730">
                <w:rPr>
                  <w:rFonts w:ascii="Times New Roman" w:eastAsia="宋体" w:hAnsi="Times New Roman" w:cs="Times New Roman"/>
                  <w:bCs w:val="0"/>
                  <w:color w:val="00B0F0"/>
                  <w:kern w:val="0"/>
                  <w:sz w:val="18"/>
                  <w:szCs w:val="18"/>
                  <w:lang w:eastAsia="zh-CN"/>
                  <w:rPrChange w:id="16912" w:author="He Han" w:date="2026-10-22T14:54:00Z">
                    <w:rPr>
                      <w:rFonts w:eastAsia="仿宋_GB2312"/>
                      <w:bCs w:val="0"/>
                      <w:color w:val="FF0000"/>
                      <w:sz w:val="18"/>
                      <w:szCs w:val="18"/>
                    </w:rPr>
                  </w:rPrChange>
                </w:rPr>
                <w:t>20.0~30.0</w:t>
              </w:r>
              <w:r w:rsidRPr="00BB7730">
                <w:rPr>
                  <w:rFonts w:ascii="Times New Roman" w:eastAsia="宋体" w:hAnsi="Times New Roman" w:cs="Times New Roman"/>
                  <w:bCs w:val="0"/>
                  <w:color w:val="00B0F0"/>
                  <w:kern w:val="0"/>
                  <w:sz w:val="18"/>
                  <w:szCs w:val="18"/>
                  <w:lang w:eastAsia="zh-CN"/>
                  <w:rPrChange w:id="16913" w:author="He Han" w:date="2026-10-22T14:54:00Z">
                    <w:rPr>
                      <w:rFonts w:eastAsia="仿宋_GB2312"/>
                      <w:bCs w:val="0"/>
                      <w:color w:val="00B0F0"/>
                      <w:sz w:val="18"/>
                      <w:szCs w:val="18"/>
                    </w:rPr>
                  </w:rPrChange>
                </w:rPr>
                <w:t>°C</w:t>
              </w:r>
            </w:ins>
          </w:p>
        </w:tc>
        <w:tc>
          <w:tcPr>
            <w:tcW w:w="880" w:type="pct"/>
            <w:noWrap/>
            <w:vAlign w:val="center"/>
          </w:tcPr>
          <w:p w14:paraId="73079C54" w14:textId="06623338" w:rsidR="008B6EF9" w:rsidRPr="00BB7730" w:rsidRDefault="008B6EF9" w:rsidP="008B6EF9">
            <w:pPr>
              <w:spacing w:line="240" w:lineRule="exact"/>
              <w:contextualSpacing/>
              <w:jc w:val="center"/>
              <w:rPr>
                <w:ins w:id="16914" w:author="He Han" w:date="2026-10-22T14:53:00Z"/>
                <w:rFonts w:ascii="Times New Roman" w:eastAsia="仿宋_GB2312" w:hAnsi="Times New Roman" w:cs="Times New Roman"/>
                <w:color w:val="auto"/>
                <w:sz w:val="18"/>
                <w:szCs w:val="18"/>
                <w:lang w:eastAsia="zh-CN"/>
              </w:rPr>
            </w:pPr>
            <w:ins w:id="16915" w:author="He Han" w:date="2026-10-22T14:54:00Z">
              <w:r w:rsidRPr="00BB7730">
                <w:rPr>
                  <w:rFonts w:ascii="Times New Roman" w:eastAsia="宋体" w:hAnsi="Times New Roman" w:cs="Times New Roman"/>
                  <w:bCs w:val="0"/>
                  <w:color w:val="00B0F0"/>
                  <w:kern w:val="0"/>
                  <w:sz w:val="18"/>
                  <w:szCs w:val="18"/>
                  <w:lang w:eastAsia="zh-CN"/>
                </w:rPr>
                <w:t>Dissolution Jacket temperature (Phe23): 20.0~30.0°C</w:t>
              </w:r>
            </w:ins>
          </w:p>
        </w:tc>
        <w:tc>
          <w:tcPr>
            <w:tcW w:w="818" w:type="pct"/>
            <w:vAlign w:val="center"/>
          </w:tcPr>
          <w:p w14:paraId="0605293F" w14:textId="5D0D05AB" w:rsidR="008B6EF9" w:rsidRPr="00BB7730" w:rsidRDefault="008B6EF9" w:rsidP="008B6EF9">
            <w:pPr>
              <w:spacing w:line="240" w:lineRule="exact"/>
              <w:contextualSpacing/>
              <w:jc w:val="center"/>
              <w:rPr>
                <w:ins w:id="16916" w:author="He Han" w:date="2026-10-22T14:53:00Z"/>
                <w:rFonts w:ascii="Times New Roman" w:eastAsia="宋体" w:hAnsi="Times New Roman" w:cs="Times New Roman"/>
                <w:bCs w:val="0"/>
                <w:color w:val="00B0F0"/>
                <w:kern w:val="0"/>
                <w:sz w:val="18"/>
                <w:szCs w:val="18"/>
                <w:lang w:eastAsia="zh-CN"/>
                <w:rPrChange w:id="16917" w:author="He Han" w:date="2026-10-22T14:54:00Z">
                  <w:rPr>
                    <w:ins w:id="16918" w:author="He Han" w:date="2026-10-22T14:53:00Z"/>
                    <w:rFonts w:ascii="Times New Roman" w:eastAsia="仿宋_GB2312" w:hAnsi="Times New Roman" w:cs="Times New Roman"/>
                    <w:color w:val="auto"/>
                    <w:sz w:val="18"/>
                    <w:szCs w:val="18"/>
                    <w:lang w:eastAsia="zh-CN"/>
                  </w:rPr>
                </w:rPrChange>
              </w:rPr>
            </w:pPr>
            <w:ins w:id="16919" w:author="He Han" w:date="2026-10-22T14:54:00Z">
              <w:r w:rsidRPr="00BB7730">
                <w:rPr>
                  <w:rFonts w:ascii="Times New Roman" w:eastAsia="宋体" w:hAnsi="Times New Roman" w:cs="Times New Roman"/>
                  <w:bCs w:val="0"/>
                  <w:color w:val="00B0F0"/>
                  <w:kern w:val="0"/>
                  <w:sz w:val="18"/>
                  <w:szCs w:val="18"/>
                  <w:lang w:eastAsia="zh-CN"/>
                  <w:rPrChange w:id="16920" w:author="He Han" w:date="2026-10-22T14:54:00Z">
                    <w:rPr>
                      <w:color w:val="00B0F0"/>
                      <w:sz w:val="18"/>
                      <w:szCs w:val="18"/>
                    </w:rPr>
                  </w:rPrChange>
                </w:rPr>
                <w:t>Dissolution Jacket temperature (Phe23):</w:t>
              </w:r>
              <w:r w:rsidRPr="00BB7730">
                <w:rPr>
                  <w:rFonts w:ascii="Times New Roman" w:eastAsia="宋体" w:hAnsi="Times New Roman" w:cs="Times New Roman"/>
                  <w:bCs w:val="0"/>
                  <w:color w:val="00B0F0"/>
                  <w:kern w:val="0"/>
                  <w:sz w:val="18"/>
                  <w:szCs w:val="18"/>
                  <w:lang w:eastAsia="zh-CN"/>
                  <w:rPrChange w:id="16921" w:author="He Han" w:date="2026-10-22T14:54:00Z">
                    <w:rPr>
                      <w:rFonts w:eastAsia="仿宋_GB2312"/>
                      <w:bCs w:val="0"/>
                      <w:color w:val="FF0000"/>
                      <w:sz w:val="18"/>
                      <w:szCs w:val="18"/>
                    </w:rPr>
                  </w:rPrChange>
                </w:rPr>
                <w:t>12.0~29.5</w:t>
              </w:r>
              <w:r w:rsidRPr="00BB7730">
                <w:rPr>
                  <w:rFonts w:ascii="Times New Roman" w:eastAsia="宋体" w:hAnsi="Times New Roman" w:cs="Times New Roman"/>
                  <w:bCs w:val="0"/>
                  <w:color w:val="00B0F0"/>
                  <w:kern w:val="0"/>
                  <w:sz w:val="18"/>
                  <w:szCs w:val="18"/>
                  <w:lang w:eastAsia="zh-CN"/>
                  <w:rPrChange w:id="16922" w:author="He Han" w:date="2026-10-22T14:54:00Z">
                    <w:rPr>
                      <w:rFonts w:eastAsia="仿宋_GB2312"/>
                      <w:bCs w:val="0"/>
                      <w:color w:val="00B0F0"/>
                      <w:sz w:val="18"/>
                      <w:szCs w:val="18"/>
                    </w:rPr>
                  </w:rPrChange>
                </w:rPr>
                <w:t>°C</w:t>
              </w:r>
            </w:ins>
          </w:p>
        </w:tc>
        <w:tc>
          <w:tcPr>
            <w:tcW w:w="226" w:type="pct"/>
            <w:vAlign w:val="center"/>
          </w:tcPr>
          <w:p w14:paraId="0F0C0A91" w14:textId="31EB6837" w:rsidR="008B6EF9" w:rsidRPr="00BB7730" w:rsidRDefault="008B6EF9" w:rsidP="008B6EF9">
            <w:pPr>
              <w:spacing w:line="240" w:lineRule="exact"/>
              <w:contextualSpacing/>
              <w:jc w:val="center"/>
              <w:rPr>
                <w:ins w:id="16923" w:author="He Han" w:date="2026-10-22T14:53:00Z"/>
                <w:rFonts w:ascii="Times New Roman" w:eastAsia="仿宋_GB2312" w:hAnsi="Times New Roman" w:cs="Times New Roman"/>
                <w:color w:val="auto"/>
                <w:sz w:val="18"/>
                <w:szCs w:val="18"/>
                <w:lang w:eastAsia="zh-CN"/>
              </w:rPr>
            </w:pPr>
            <w:ins w:id="16924" w:author="He Han" w:date="2026-10-22T20:34:00Z">
              <w:r w:rsidRPr="00BB7730">
                <w:rPr>
                  <w:rFonts w:ascii="Times New Roman" w:eastAsia="仿宋_GB2312" w:hAnsi="Times New Roman" w:cs="Times New Roman"/>
                  <w:color w:val="00B0F0"/>
                  <w:sz w:val="18"/>
                  <w:szCs w:val="18"/>
                  <w:lang w:eastAsia="zh-CN"/>
                </w:rPr>
                <w:t>Yes</w:t>
              </w:r>
            </w:ins>
          </w:p>
        </w:tc>
        <w:tc>
          <w:tcPr>
            <w:tcW w:w="252" w:type="pct"/>
            <w:vAlign w:val="center"/>
          </w:tcPr>
          <w:p w14:paraId="5BFE0463" w14:textId="2F09DC73" w:rsidR="008B6EF9" w:rsidRPr="00BB7730" w:rsidRDefault="008B6EF9" w:rsidP="008B6EF9">
            <w:pPr>
              <w:spacing w:line="240" w:lineRule="exact"/>
              <w:contextualSpacing/>
              <w:jc w:val="center"/>
              <w:rPr>
                <w:ins w:id="16925" w:author="He Han" w:date="2026-10-22T14:53:00Z"/>
                <w:rFonts w:ascii="Times New Roman" w:eastAsia="仿宋_GB2312" w:hAnsi="Times New Roman" w:cs="Times New Roman"/>
                <w:color w:val="auto"/>
                <w:sz w:val="18"/>
                <w:szCs w:val="18"/>
                <w:lang w:eastAsia="zh-CN"/>
              </w:rPr>
            </w:pPr>
            <w:ins w:id="16926" w:author="He Han" w:date="2026-10-22T20:34:00Z">
              <w:r w:rsidRPr="00BB7730">
                <w:rPr>
                  <w:rFonts w:ascii="Times New Roman" w:eastAsia="仿宋_GB2312" w:hAnsi="Times New Roman" w:cs="Times New Roman"/>
                  <w:color w:val="00B0F0"/>
                  <w:sz w:val="18"/>
                  <w:szCs w:val="18"/>
                  <w:lang w:eastAsia="zh-CN"/>
                </w:rPr>
                <w:t>Yes</w:t>
              </w:r>
            </w:ins>
          </w:p>
        </w:tc>
      </w:tr>
      <w:tr w:rsidR="00005C07" w:rsidRPr="00BB7730" w14:paraId="39BCE26C" w14:textId="77777777" w:rsidTr="00005C07">
        <w:trPr>
          <w:cantSplit/>
          <w:trHeight w:val="396"/>
          <w:jc w:val="center"/>
          <w:ins w:id="16927" w:author="He Han" w:date="2026-10-22T20:52:00Z"/>
          <w:trPrChange w:id="16928" w:author="He Han" w:date="2026-10-27T17:54:00Z">
            <w:trPr>
              <w:cantSplit/>
              <w:trHeight w:val="396"/>
              <w:jc w:val="center"/>
            </w:trPr>
          </w:trPrChange>
        </w:trPr>
        <w:tc>
          <w:tcPr>
            <w:tcW w:w="224" w:type="pct"/>
            <w:vMerge/>
            <w:noWrap/>
            <w:vAlign w:val="center"/>
            <w:tcPrChange w:id="16929" w:author="He Han" w:date="2026-10-27T17:54:00Z">
              <w:tcPr>
                <w:tcW w:w="224" w:type="pct"/>
                <w:vMerge/>
                <w:noWrap/>
                <w:vAlign w:val="center"/>
              </w:tcPr>
            </w:tcPrChange>
          </w:tcPr>
          <w:p w14:paraId="33B12DD0" w14:textId="77777777" w:rsidR="00AC10FE" w:rsidRPr="00BB7730" w:rsidRDefault="00AC10FE" w:rsidP="00AC10FE">
            <w:pPr>
              <w:spacing w:line="240" w:lineRule="exact"/>
              <w:contextualSpacing/>
              <w:jc w:val="center"/>
              <w:rPr>
                <w:ins w:id="16930" w:author="He Han" w:date="2026-10-22T20:52:00Z"/>
                <w:rFonts w:ascii="Times New Roman" w:eastAsia="仿宋_GB2312" w:hAnsi="Times New Roman" w:cs="Times New Roman"/>
                <w:color w:val="auto"/>
                <w:kern w:val="0"/>
                <w:sz w:val="18"/>
                <w:szCs w:val="18"/>
                <w:lang w:eastAsia="zh-CN"/>
              </w:rPr>
            </w:pPr>
          </w:p>
        </w:tc>
        <w:tc>
          <w:tcPr>
            <w:tcW w:w="377" w:type="pct"/>
            <w:noWrap/>
            <w:vAlign w:val="center"/>
            <w:tcPrChange w:id="16931" w:author="He Han" w:date="2026-10-27T17:54:00Z">
              <w:tcPr>
                <w:tcW w:w="377" w:type="pct"/>
                <w:gridSpan w:val="3"/>
                <w:noWrap/>
                <w:vAlign w:val="center"/>
              </w:tcPr>
            </w:tcPrChange>
          </w:tcPr>
          <w:p w14:paraId="2F375E07" w14:textId="2AD5D91C" w:rsidR="00AC10FE" w:rsidRPr="00BB7730" w:rsidRDefault="00AC10FE" w:rsidP="00AC10FE">
            <w:pPr>
              <w:spacing w:line="240" w:lineRule="exact"/>
              <w:contextualSpacing/>
              <w:jc w:val="center"/>
              <w:rPr>
                <w:ins w:id="16932" w:author="He Han" w:date="2026-10-22T20:52:00Z"/>
                <w:rFonts w:ascii="Times New Roman" w:eastAsia="仿宋_GB2312" w:hAnsi="Times New Roman" w:cs="Times New Roman"/>
                <w:color w:val="00B0F0"/>
                <w:kern w:val="0"/>
                <w:sz w:val="18"/>
                <w:szCs w:val="18"/>
              </w:rPr>
            </w:pPr>
            <w:ins w:id="16933" w:author="He Han" w:date="2026-10-22T20:52:00Z">
              <w:r w:rsidRPr="00BB7730">
                <w:rPr>
                  <w:rFonts w:ascii="Times New Roman" w:eastAsia="仿宋_GB2312" w:hAnsi="Times New Roman" w:cs="Times New Roman"/>
                  <w:color w:val="00B0F0"/>
                  <w:sz w:val="18"/>
                  <w:szCs w:val="18"/>
                  <w:rPrChange w:id="16934" w:author="He Han" w:date="2026-10-22T20:52:00Z">
                    <w:rPr>
                      <w:rFonts w:ascii="Times New Roman" w:eastAsia="仿宋_GB2312" w:hAnsi="Times New Roman" w:cs="Times New Roman"/>
                      <w:color w:val="0000FF"/>
                      <w:sz w:val="18"/>
                      <w:szCs w:val="18"/>
                    </w:rPr>
                  </w:rPrChange>
                </w:rPr>
                <w:t>Charging quantity</w:t>
              </w:r>
            </w:ins>
          </w:p>
        </w:tc>
        <w:tc>
          <w:tcPr>
            <w:tcW w:w="278" w:type="pct"/>
            <w:vAlign w:val="center"/>
            <w:tcPrChange w:id="16935" w:author="He Han" w:date="2026-10-27T17:54:00Z">
              <w:tcPr>
                <w:tcW w:w="278" w:type="pct"/>
                <w:gridSpan w:val="3"/>
                <w:vAlign w:val="center"/>
              </w:tcPr>
            </w:tcPrChange>
          </w:tcPr>
          <w:p w14:paraId="7A1F07BC" w14:textId="73224F6B" w:rsidR="00AC10FE" w:rsidRPr="00BB7730" w:rsidRDefault="00AC10FE" w:rsidP="00AC10FE">
            <w:pPr>
              <w:spacing w:line="240" w:lineRule="exact"/>
              <w:ind w:leftChars="-50" w:left="-105" w:rightChars="-50" w:right="-105"/>
              <w:contextualSpacing/>
              <w:jc w:val="center"/>
              <w:rPr>
                <w:ins w:id="16936" w:author="He Han" w:date="2026-10-22T20:52:00Z"/>
                <w:rFonts w:ascii="Times New Roman" w:eastAsia="仿宋_GB2312" w:hAnsi="Times New Roman" w:cs="Times New Roman"/>
                <w:color w:val="00B0F0"/>
                <w:sz w:val="18"/>
                <w:szCs w:val="18"/>
                <w:lang w:eastAsia="zh-CN"/>
              </w:rPr>
            </w:pPr>
            <w:ins w:id="16937" w:author="He Han" w:date="2026-10-22T20:54:00Z">
              <w:r w:rsidRPr="00BB7730">
                <w:rPr>
                  <w:rFonts w:ascii="Times New Roman" w:eastAsia="仿宋_GB2312" w:hAnsi="Times New Roman" w:cs="Times New Roman"/>
                  <w:color w:val="00B0F0"/>
                  <w:sz w:val="18"/>
                  <w:szCs w:val="18"/>
                  <w:lang w:eastAsia="zh-CN"/>
                  <w:rPrChange w:id="16938" w:author="He Han" w:date="2026-10-22T20:54:00Z">
                    <w:rPr>
                      <w:rFonts w:ascii="Times New Roman" w:eastAsia="仿宋_GB2312" w:hAnsi="Times New Roman" w:cs="Times New Roman"/>
                      <w:color w:val="auto"/>
                      <w:sz w:val="18"/>
                      <w:szCs w:val="18"/>
                      <w:lang w:eastAsia="zh-CN"/>
                    </w:rPr>
                  </w:rPrChange>
                </w:rPr>
                <w:t>11/16/2025</w:t>
              </w:r>
            </w:ins>
          </w:p>
        </w:tc>
        <w:tc>
          <w:tcPr>
            <w:tcW w:w="371" w:type="pct"/>
            <w:vAlign w:val="center"/>
            <w:tcPrChange w:id="16939" w:author="He Han" w:date="2026-10-27T17:54:00Z">
              <w:tcPr>
                <w:tcW w:w="371" w:type="pct"/>
                <w:gridSpan w:val="2"/>
                <w:vAlign w:val="center"/>
              </w:tcPr>
            </w:tcPrChange>
          </w:tcPr>
          <w:p w14:paraId="1378A54B" w14:textId="1430F366" w:rsidR="00AC10FE" w:rsidRPr="00BB7730" w:rsidRDefault="00AC10FE" w:rsidP="00AC10FE">
            <w:pPr>
              <w:spacing w:line="240" w:lineRule="exact"/>
              <w:ind w:leftChars="-50" w:left="-105" w:rightChars="-50" w:right="-105"/>
              <w:contextualSpacing/>
              <w:jc w:val="center"/>
              <w:rPr>
                <w:ins w:id="16940" w:author="He Han" w:date="2026-10-22T20:52:00Z"/>
                <w:rFonts w:ascii="Times New Roman" w:eastAsia="仿宋_GB2312" w:hAnsi="Times New Roman" w:cs="Times New Roman"/>
                <w:color w:val="00B0F0"/>
                <w:sz w:val="18"/>
                <w:szCs w:val="18"/>
                <w:lang w:eastAsia="zh-CN"/>
              </w:rPr>
            </w:pPr>
            <w:ins w:id="16941" w:author="He Han" w:date="2026-10-22T20:54:00Z">
              <w:r w:rsidRPr="00BB7730">
                <w:rPr>
                  <w:rFonts w:ascii="Times New Roman" w:eastAsia="仿宋_GB2312" w:hAnsi="Times New Roman" w:cs="Times New Roman"/>
                  <w:color w:val="00B0F0"/>
                  <w:sz w:val="18"/>
                  <w:szCs w:val="18"/>
                  <w:rPrChange w:id="16942" w:author="He Han" w:date="2026-10-22T20:54:00Z">
                    <w:rPr>
                      <w:rFonts w:ascii="Times New Roman" w:eastAsia="仿宋_GB2312" w:hAnsi="Times New Roman" w:cs="Times New Roman"/>
                      <w:color w:val="auto"/>
                      <w:sz w:val="18"/>
                      <w:szCs w:val="18"/>
                    </w:rPr>
                  </w:rPrChange>
                </w:rPr>
                <w:t>EB52400</w:t>
              </w:r>
            </w:ins>
          </w:p>
        </w:tc>
        <w:tc>
          <w:tcPr>
            <w:tcW w:w="416" w:type="pct"/>
            <w:noWrap/>
            <w:vAlign w:val="center"/>
            <w:tcPrChange w:id="16943" w:author="He Han" w:date="2026-10-27T17:54:00Z">
              <w:tcPr>
                <w:tcW w:w="513" w:type="pct"/>
                <w:gridSpan w:val="5"/>
                <w:noWrap/>
                <w:vAlign w:val="center"/>
              </w:tcPr>
            </w:tcPrChange>
          </w:tcPr>
          <w:p w14:paraId="1669FA9A" w14:textId="2A44CA17" w:rsidR="00AC10FE" w:rsidRPr="00BB7730" w:rsidRDefault="00AC10FE" w:rsidP="00AC10FE">
            <w:pPr>
              <w:spacing w:line="240" w:lineRule="exact"/>
              <w:contextualSpacing/>
              <w:jc w:val="center"/>
              <w:rPr>
                <w:ins w:id="16944" w:author="He Han" w:date="2026-10-22T20:52:00Z"/>
                <w:rFonts w:ascii="Times New Roman" w:eastAsia="仿宋_GB2312" w:hAnsi="Times New Roman" w:cs="Times New Roman"/>
                <w:color w:val="00B0F0"/>
                <w:sz w:val="18"/>
                <w:szCs w:val="18"/>
                <w:lang w:eastAsia="zh-CN"/>
              </w:rPr>
            </w:pPr>
            <w:ins w:id="16945" w:author="He Han" w:date="2026-10-22T20:54:00Z">
              <w:r w:rsidRPr="00BB7730">
                <w:rPr>
                  <w:rFonts w:ascii="Times New Roman" w:eastAsia="仿宋_GB2312" w:hAnsi="Times New Roman" w:cs="Times New Roman"/>
                  <w:color w:val="00B0F0"/>
                  <w:sz w:val="18"/>
                  <w:szCs w:val="18"/>
                  <w:lang w:eastAsia="zh-CN"/>
                  <w:rPrChange w:id="16946" w:author="He Han" w:date="2026-10-22T20:54:00Z">
                    <w:rPr>
                      <w:rFonts w:ascii="Times New Roman" w:eastAsia="仿宋_GB2312" w:hAnsi="Times New Roman" w:cs="Times New Roman"/>
                      <w:color w:val="0000FF"/>
                      <w:sz w:val="18"/>
                      <w:szCs w:val="18"/>
                      <w:lang w:eastAsia="zh-CN"/>
                    </w:rPr>
                  </w:rPrChange>
                </w:rPr>
                <w:t xml:space="preserve">M </w:t>
              </w:r>
              <w:r w:rsidRPr="00BB7730">
                <w:rPr>
                  <w:rFonts w:ascii="Times New Roman" w:eastAsia="仿宋_GB2312" w:hAnsi="Times New Roman" w:cs="Times New Roman" w:hint="eastAsia"/>
                  <w:color w:val="00B0F0"/>
                  <w:sz w:val="18"/>
                  <w:szCs w:val="18"/>
                  <w:lang w:eastAsia="zh-CN"/>
                  <w:rPrChange w:id="16947" w:author="He Han" w:date="2026-10-22T20:54:00Z">
                    <w:rPr>
                      <w:rFonts w:ascii="Times New Roman" w:eastAsia="仿宋_GB2312" w:hAnsi="Times New Roman" w:cs="Times New Roman" w:hint="eastAsia"/>
                      <w:color w:val="0000FF"/>
                      <w:sz w:val="18"/>
                      <w:szCs w:val="18"/>
                      <w:lang w:eastAsia="zh-CN"/>
                    </w:rPr>
                  </w:rPrChange>
                </w:rPr>
                <w:t>≥</w:t>
              </w:r>
              <w:r w:rsidRPr="00BB7730">
                <w:rPr>
                  <w:rFonts w:ascii="Times New Roman" w:eastAsia="仿宋_GB2312" w:hAnsi="Times New Roman" w:cs="Times New Roman"/>
                  <w:color w:val="00B0F0"/>
                  <w:sz w:val="18"/>
                  <w:szCs w:val="18"/>
                  <w:lang w:eastAsia="zh-CN"/>
                  <w:rPrChange w:id="16948" w:author="He Han" w:date="2026-10-22T20:54:00Z">
                    <w:rPr>
                      <w:rFonts w:ascii="Times New Roman" w:eastAsia="仿宋_GB2312" w:hAnsi="Times New Roman" w:cs="Times New Roman"/>
                      <w:color w:val="0000FF"/>
                      <w:sz w:val="18"/>
                      <w:szCs w:val="18"/>
                      <w:lang w:eastAsia="zh-CN"/>
                    </w:rPr>
                  </w:rPrChange>
                </w:rPr>
                <w:t xml:space="preserve"> 70 kg</w:t>
              </w:r>
            </w:ins>
          </w:p>
        </w:tc>
        <w:tc>
          <w:tcPr>
            <w:tcW w:w="278" w:type="pct"/>
            <w:vAlign w:val="center"/>
            <w:tcPrChange w:id="16949" w:author="He Han" w:date="2026-10-27T17:54:00Z">
              <w:tcPr>
                <w:tcW w:w="226" w:type="pct"/>
                <w:gridSpan w:val="3"/>
                <w:vAlign w:val="center"/>
              </w:tcPr>
            </w:tcPrChange>
          </w:tcPr>
          <w:p w14:paraId="7ABF9CF0" w14:textId="22C27754" w:rsidR="00AC10FE" w:rsidRPr="00BB7730" w:rsidRDefault="00AC10FE" w:rsidP="00AC10FE">
            <w:pPr>
              <w:spacing w:line="240" w:lineRule="exact"/>
              <w:contextualSpacing/>
              <w:jc w:val="center"/>
              <w:rPr>
                <w:ins w:id="16950" w:author="He Han" w:date="2026-10-22T20:52:00Z"/>
                <w:rFonts w:ascii="Times New Roman" w:eastAsia="仿宋_GB2312" w:hAnsi="Times New Roman" w:cs="Times New Roman"/>
                <w:color w:val="00B0F0"/>
                <w:sz w:val="18"/>
                <w:szCs w:val="18"/>
                <w:lang w:eastAsia="zh-CN"/>
              </w:rPr>
            </w:pPr>
            <w:ins w:id="16951" w:author="He Han" w:date="2026-10-22T20:54:00Z">
              <w:r w:rsidRPr="00BB7730">
                <w:rPr>
                  <w:rFonts w:ascii="Times New Roman" w:eastAsia="仿宋_GB2312" w:hAnsi="Times New Roman" w:cs="Times New Roman" w:hint="eastAsia"/>
                  <w:color w:val="00B0F0"/>
                  <w:sz w:val="18"/>
                  <w:szCs w:val="18"/>
                  <w:lang w:eastAsia="zh-CN"/>
                  <w:rPrChange w:id="16952" w:author="He Han" w:date="2026-10-22T20:54:00Z">
                    <w:rPr>
                      <w:rFonts w:ascii="Times New Roman" w:eastAsia="仿宋_GB2312" w:hAnsi="Times New Roman" w:cs="Times New Roman" w:hint="eastAsia"/>
                      <w:color w:val="0000FF"/>
                      <w:sz w:val="18"/>
                      <w:szCs w:val="18"/>
                      <w:lang w:eastAsia="zh-CN"/>
                    </w:rPr>
                  </w:rPrChange>
                </w:rPr>
                <w:t>≤</w:t>
              </w:r>
              <w:r w:rsidRPr="00BB7730">
                <w:rPr>
                  <w:rFonts w:ascii="Times New Roman" w:eastAsia="仿宋_GB2312" w:hAnsi="Times New Roman" w:cs="Times New Roman"/>
                  <w:color w:val="00B0F0"/>
                  <w:sz w:val="18"/>
                  <w:szCs w:val="18"/>
                  <w:lang w:eastAsia="zh-CN"/>
                  <w:rPrChange w:id="16953" w:author="He Han" w:date="2026-10-22T20:54:00Z">
                    <w:rPr>
                      <w:rFonts w:ascii="Times New Roman" w:eastAsia="仿宋_GB2312" w:hAnsi="Times New Roman" w:cs="Times New Roman"/>
                      <w:color w:val="0000FF"/>
                      <w:sz w:val="18"/>
                      <w:szCs w:val="18"/>
                      <w:lang w:eastAsia="zh-CN"/>
                    </w:rPr>
                  </w:rPrChange>
                </w:rPr>
                <w:t xml:space="preserve"> 3 %</w:t>
              </w:r>
            </w:ins>
          </w:p>
        </w:tc>
        <w:tc>
          <w:tcPr>
            <w:tcW w:w="880" w:type="pct"/>
            <w:vAlign w:val="center"/>
            <w:tcPrChange w:id="16954" w:author="He Han" w:date="2026-10-27T17:54:00Z">
              <w:tcPr>
                <w:tcW w:w="859" w:type="pct"/>
                <w:gridSpan w:val="2"/>
                <w:vAlign w:val="center"/>
              </w:tcPr>
            </w:tcPrChange>
          </w:tcPr>
          <w:p w14:paraId="01562085" w14:textId="0A82F13D" w:rsidR="00AC10FE" w:rsidRPr="00BB7730" w:rsidRDefault="00AC10FE">
            <w:pPr>
              <w:spacing w:line="240" w:lineRule="exact"/>
              <w:contextualSpacing/>
              <w:rPr>
                <w:ins w:id="16955" w:author="He Han" w:date="2026-10-22T21:03:00Z"/>
                <w:rFonts w:ascii="Times New Roman" w:eastAsia="宋体" w:hAnsi="Times New Roman" w:cs="Times New Roman"/>
                <w:bCs w:val="0"/>
                <w:color w:val="00B0F0"/>
                <w:kern w:val="0"/>
                <w:sz w:val="18"/>
                <w:szCs w:val="18"/>
                <w:lang w:eastAsia="zh-CN"/>
              </w:rPr>
              <w:pPrChange w:id="16956" w:author="He Han" w:date="2026-10-22T21:03:00Z">
                <w:pPr>
                  <w:spacing w:line="240" w:lineRule="exact"/>
                  <w:contextualSpacing/>
                  <w:jc w:val="center"/>
                </w:pPr>
              </w:pPrChange>
            </w:pPr>
            <w:ins w:id="16957" w:author="He Han" w:date="2026-10-22T21:02:00Z">
              <w:r w:rsidRPr="00BB7730">
                <w:rPr>
                  <w:rFonts w:ascii="Times New Roman" w:eastAsia="宋体" w:hAnsi="Times New Roman" w:cs="Times New Roman"/>
                  <w:bCs w:val="0"/>
                  <w:color w:val="00B0F0"/>
                  <w:kern w:val="0"/>
                  <w:sz w:val="18"/>
                  <w:szCs w:val="18"/>
                  <w:lang w:eastAsia="zh-CN"/>
                </w:rPr>
                <w:t>Dissolution DMF quantity(Gly24):</w:t>
              </w:r>
            </w:ins>
            <w:ins w:id="16958" w:author="He Han" w:date="2026-10-22T21:14:00Z">
              <w:r w:rsidRPr="00BB7730">
                <w:rPr>
                  <w:rFonts w:ascii="Times New Roman" w:eastAsia="宋体" w:hAnsi="Times New Roman" w:cs="Times New Roman"/>
                  <w:bCs w:val="0"/>
                  <w:color w:val="00B0F0"/>
                  <w:kern w:val="0"/>
                  <w:sz w:val="18"/>
                  <w:szCs w:val="18"/>
                  <w:lang w:eastAsia="zh-CN"/>
                </w:rPr>
                <w:t>2</w:t>
              </w:r>
            </w:ins>
            <w:ins w:id="16959" w:author="He Han" w:date="2026-10-27T16:53:00Z">
              <w:r w:rsidR="00640A3A">
                <w:rPr>
                  <w:rFonts w:ascii="Times New Roman" w:eastAsia="宋体" w:hAnsi="Times New Roman" w:cs="Times New Roman"/>
                  <w:bCs w:val="0"/>
                  <w:color w:val="00B0F0"/>
                  <w:kern w:val="0"/>
                  <w:sz w:val="18"/>
                  <w:szCs w:val="18"/>
                  <w:lang w:eastAsia="zh-CN"/>
                </w:rPr>
                <w:t>27.09</w:t>
              </w:r>
            </w:ins>
            <w:ins w:id="16960" w:author="He Han" w:date="2026-10-22T21:03:00Z">
              <w:r w:rsidRPr="00BB7730">
                <w:rPr>
                  <w:rFonts w:ascii="Times New Roman" w:eastAsia="宋体" w:hAnsi="Times New Roman" w:cs="Times New Roman"/>
                  <w:bCs w:val="0"/>
                  <w:color w:val="00B0F0"/>
                  <w:kern w:val="0"/>
                  <w:sz w:val="18"/>
                  <w:szCs w:val="18"/>
                  <w:lang w:eastAsia="zh-CN"/>
                </w:rPr>
                <w:t>~</w:t>
              </w:r>
            </w:ins>
            <w:ins w:id="16961" w:author="He Han" w:date="2026-10-22T21:14:00Z">
              <w:r w:rsidRPr="00BB7730">
                <w:rPr>
                  <w:rFonts w:ascii="Times New Roman" w:eastAsia="宋体" w:hAnsi="Times New Roman" w:cs="Times New Roman"/>
                  <w:bCs w:val="0"/>
                  <w:color w:val="00B0F0"/>
                  <w:kern w:val="0"/>
                  <w:sz w:val="18"/>
                  <w:szCs w:val="18"/>
                  <w:lang w:eastAsia="zh-CN"/>
                </w:rPr>
                <w:t>2</w:t>
              </w:r>
            </w:ins>
            <w:ins w:id="16962" w:author="He Han" w:date="2026-10-27T16:53:00Z">
              <w:r w:rsidR="00640A3A">
                <w:rPr>
                  <w:rFonts w:ascii="Times New Roman" w:eastAsia="宋体" w:hAnsi="Times New Roman" w:cs="Times New Roman"/>
                  <w:bCs w:val="0"/>
                  <w:color w:val="00B0F0"/>
                  <w:kern w:val="0"/>
                  <w:sz w:val="18"/>
                  <w:szCs w:val="18"/>
                  <w:lang w:eastAsia="zh-CN"/>
                </w:rPr>
                <w:t>50.99</w:t>
              </w:r>
            </w:ins>
            <w:ins w:id="16963" w:author="He Han" w:date="2026-10-22T21:03:00Z">
              <w:r w:rsidRPr="00BB7730">
                <w:rPr>
                  <w:rFonts w:ascii="Times New Roman" w:eastAsia="宋体" w:hAnsi="Times New Roman" w:cs="Times New Roman"/>
                  <w:bCs w:val="0"/>
                  <w:color w:val="00B0F0"/>
                  <w:kern w:val="0"/>
                  <w:sz w:val="18"/>
                  <w:szCs w:val="18"/>
                  <w:lang w:eastAsia="zh-CN"/>
                </w:rPr>
                <w:t>kg</w:t>
              </w:r>
            </w:ins>
          </w:p>
          <w:p w14:paraId="4ABB9B68" w14:textId="07A08FDE" w:rsidR="00AC10FE" w:rsidRPr="00BB7730" w:rsidRDefault="00AC10FE">
            <w:pPr>
              <w:spacing w:line="240" w:lineRule="exact"/>
              <w:contextualSpacing/>
              <w:rPr>
                <w:ins w:id="16964" w:author="He Han" w:date="2026-10-22T21:06:00Z"/>
                <w:rFonts w:ascii="Times New Roman" w:eastAsia="宋体" w:hAnsi="Times New Roman" w:cs="Times New Roman"/>
                <w:bCs w:val="0"/>
                <w:color w:val="00B0F0"/>
                <w:kern w:val="0"/>
                <w:sz w:val="18"/>
                <w:szCs w:val="18"/>
                <w:lang w:eastAsia="zh-CN"/>
              </w:rPr>
              <w:pPrChange w:id="16965" w:author="He Han" w:date="2026-10-22T21:04:00Z">
                <w:pPr>
                  <w:spacing w:line="240" w:lineRule="exact"/>
                  <w:contextualSpacing/>
                  <w:jc w:val="center"/>
                </w:pPr>
              </w:pPrChange>
            </w:pPr>
            <w:ins w:id="16966" w:author="He Han" w:date="2026-10-22T21:04:00Z">
              <w:r w:rsidRPr="00BB7730">
                <w:rPr>
                  <w:rFonts w:ascii="Times New Roman" w:eastAsia="宋体" w:hAnsi="Times New Roman" w:cs="Times New Roman"/>
                  <w:bCs w:val="0"/>
                  <w:color w:val="00B0F0"/>
                  <w:kern w:val="0"/>
                  <w:sz w:val="18"/>
                  <w:szCs w:val="18"/>
                  <w:lang w:eastAsia="zh-CN"/>
                </w:rPr>
                <w:t>Activation DMF quantity(</w:t>
              </w:r>
            </w:ins>
            <w:ins w:id="16967" w:author="He Han" w:date="2026-10-22T21:05:00Z">
              <w:r w:rsidRPr="00BB7730">
                <w:rPr>
                  <w:rFonts w:ascii="Times New Roman" w:eastAsia="仿宋_GB2312" w:hAnsi="Times New Roman" w:cs="Times New Roman"/>
                  <w:color w:val="00B0F0"/>
                  <w:sz w:val="18"/>
                  <w:szCs w:val="18"/>
                  <w:lang w:eastAsia="zh-CN"/>
                </w:rPr>
                <w:t>NMeAsn22, ,αMePhe15</w:t>
              </w:r>
            </w:ins>
            <w:ins w:id="16968" w:author="He Han" w:date="2026-10-22T21:04:00Z">
              <w:r w:rsidRPr="00BB7730">
                <w:rPr>
                  <w:rFonts w:ascii="Times New Roman" w:eastAsia="宋体" w:hAnsi="Times New Roman" w:cs="Times New Roman"/>
                  <w:bCs w:val="0"/>
                  <w:color w:val="00B0F0"/>
                  <w:kern w:val="0"/>
                  <w:sz w:val="18"/>
                  <w:szCs w:val="18"/>
                  <w:lang w:eastAsia="zh-CN"/>
                </w:rPr>
                <w:t>):</w:t>
              </w:r>
            </w:ins>
            <w:ins w:id="16969" w:author="He Han" w:date="2026-10-27T16:54:00Z">
              <w:r w:rsidR="00640A3A">
                <w:rPr>
                  <w:rFonts w:ascii="Times New Roman" w:eastAsia="宋体" w:hAnsi="Times New Roman" w:cs="Times New Roman"/>
                  <w:bCs w:val="0"/>
                  <w:color w:val="00B0F0"/>
                  <w:kern w:val="0"/>
                  <w:sz w:val="18"/>
                  <w:szCs w:val="18"/>
                  <w:lang w:eastAsia="zh-CN"/>
                </w:rPr>
                <w:t xml:space="preserve">259.46~286.78 </w:t>
              </w:r>
            </w:ins>
            <w:ins w:id="16970" w:author="He Han" w:date="2026-10-22T21:06:00Z">
              <w:r w:rsidRPr="00BB7730">
                <w:rPr>
                  <w:rFonts w:ascii="Times New Roman" w:eastAsia="宋体" w:hAnsi="Times New Roman" w:cs="Times New Roman"/>
                  <w:bCs w:val="0"/>
                  <w:color w:val="00B0F0"/>
                  <w:kern w:val="0"/>
                  <w:sz w:val="18"/>
                  <w:szCs w:val="18"/>
                  <w:lang w:eastAsia="zh-CN"/>
                </w:rPr>
                <w:t>kg</w:t>
              </w:r>
            </w:ins>
          </w:p>
          <w:p w14:paraId="41144169" w14:textId="6A34DAF5" w:rsidR="00AC10FE" w:rsidRPr="00BB7730" w:rsidRDefault="00AC10FE" w:rsidP="00AC10FE">
            <w:pPr>
              <w:spacing w:line="240" w:lineRule="exact"/>
              <w:contextualSpacing/>
              <w:rPr>
                <w:ins w:id="16971" w:author="He Han" w:date="2026-10-22T21:07:00Z"/>
                <w:rFonts w:ascii="Times New Roman" w:eastAsia="宋体" w:hAnsi="Times New Roman" w:cs="Times New Roman"/>
                <w:bCs w:val="0"/>
                <w:color w:val="00B0F0"/>
                <w:kern w:val="0"/>
                <w:sz w:val="18"/>
                <w:szCs w:val="18"/>
                <w:lang w:eastAsia="zh-CN"/>
              </w:rPr>
            </w:pPr>
            <w:ins w:id="16972" w:author="He Han" w:date="2026-10-22T21:07:00Z">
              <w:r w:rsidRPr="00BB7730">
                <w:rPr>
                  <w:rFonts w:ascii="Times New Roman" w:eastAsia="宋体" w:hAnsi="Times New Roman" w:cs="Times New Roman"/>
                  <w:bCs w:val="0"/>
                  <w:color w:val="00B0F0"/>
                  <w:kern w:val="0"/>
                  <w:sz w:val="18"/>
                  <w:szCs w:val="18"/>
                  <w:lang w:eastAsia="zh-CN"/>
                </w:rPr>
                <w:t>Dissolution DMF quantity(Asn21):</w:t>
              </w:r>
            </w:ins>
            <w:ins w:id="16973" w:author="He Han" w:date="2026-10-22T21:08:00Z">
              <w:r w:rsidRPr="00BB7730">
                <w:rPr>
                  <w:rFonts w:ascii="Times New Roman" w:eastAsia="宋体" w:hAnsi="Times New Roman" w:cs="Times New Roman"/>
                  <w:bCs w:val="0"/>
                  <w:color w:val="00B0F0"/>
                  <w:kern w:val="0"/>
                  <w:sz w:val="18"/>
                  <w:szCs w:val="18"/>
                  <w:lang w:eastAsia="zh-CN"/>
                </w:rPr>
                <w:t>2</w:t>
              </w:r>
            </w:ins>
            <w:ins w:id="16974" w:author="He Han" w:date="2026-10-27T16:56:00Z">
              <w:r w:rsidR="00F710E5">
                <w:rPr>
                  <w:rFonts w:ascii="Times New Roman" w:eastAsia="宋体" w:hAnsi="Times New Roman" w:cs="Times New Roman"/>
                  <w:bCs w:val="0"/>
                  <w:color w:val="00B0F0"/>
                  <w:kern w:val="0"/>
                  <w:sz w:val="18"/>
                  <w:szCs w:val="18"/>
                  <w:lang w:eastAsia="zh-CN"/>
                </w:rPr>
                <w:t>59.46~286.78</w:t>
              </w:r>
            </w:ins>
            <w:ins w:id="16975" w:author="He Han" w:date="2026-10-22T21:07:00Z">
              <w:r w:rsidRPr="00BB7730">
                <w:rPr>
                  <w:rFonts w:ascii="Times New Roman" w:eastAsia="宋体" w:hAnsi="Times New Roman" w:cs="Times New Roman"/>
                  <w:bCs w:val="0"/>
                  <w:color w:val="00B0F0"/>
                  <w:kern w:val="0"/>
                  <w:sz w:val="18"/>
                  <w:szCs w:val="18"/>
                  <w:lang w:eastAsia="zh-CN"/>
                </w:rPr>
                <w:t>kg</w:t>
              </w:r>
            </w:ins>
          </w:p>
          <w:p w14:paraId="23F4AFD4" w14:textId="0FA42E55" w:rsidR="00AC10FE" w:rsidRPr="00BB7730" w:rsidRDefault="00AC10FE" w:rsidP="00FD28EF">
            <w:pPr>
              <w:spacing w:line="240" w:lineRule="exact"/>
              <w:contextualSpacing/>
              <w:rPr>
                <w:ins w:id="16976" w:author="He Han" w:date="2026-10-22T20:52:00Z"/>
                <w:rFonts w:ascii="Times New Roman" w:eastAsia="宋体" w:hAnsi="Times New Roman" w:cs="Times New Roman"/>
                <w:bCs w:val="0"/>
                <w:color w:val="00B0F0"/>
                <w:kern w:val="0"/>
                <w:sz w:val="18"/>
                <w:szCs w:val="18"/>
                <w:lang w:eastAsia="zh-CN"/>
              </w:rPr>
              <w:pPrChange w:id="16977" w:author="He Han" w:date="2026-10-27T16:58:00Z">
                <w:pPr>
                  <w:spacing w:line="240" w:lineRule="exact"/>
                  <w:contextualSpacing/>
                  <w:jc w:val="center"/>
                </w:pPr>
              </w:pPrChange>
            </w:pPr>
            <w:ins w:id="16978" w:author="He Han" w:date="2026-10-22T21:09:00Z">
              <w:r w:rsidRPr="00BB7730">
                <w:rPr>
                  <w:rFonts w:ascii="Times New Roman" w:eastAsia="宋体" w:hAnsi="Times New Roman" w:cs="Times New Roman"/>
                  <w:bCs w:val="0"/>
                  <w:color w:val="00B0F0"/>
                  <w:kern w:val="0"/>
                  <w:sz w:val="18"/>
                  <w:szCs w:val="18"/>
                  <w:lang w:eastAsia="zh-CN"/>
                </w:rPr>
                <w:t>Dissolution DMF quantity(Other AA):</w:t>
              </w:r>
            </w:ins>
            <w:ins w:id="16979" w:author="He Han" w:date="2026-10-22T21:10:00Z">
              <w:r w:rsidRPr="00BB7730">
                <w:rPr>
                  <w:rFonts w:ascii="Times New Roman" w:eastAsia="宋体" w:hAnsi="Times New Roman" w:cs="Times New Roman"/>
                  <w:bCs w:val="0"/>
                  <w:color w:val="00B0F0"/>
                  <w:kern w:val="0"/>
                  <w:sz w:val="18"/>
                  <w:szCs w:val="18"/>
                  <w:lang w:eastAsia="zh-CN"/>
                </w:rPr>
                <w:t>30</w:t>
              </w:r>
            </w:ins>
            <w:ins w:id="16980" w:author="He Han" w:date="2026-10-27T16:58:00Z">
              <w:r w:rsidR="00FD28EF">
                <w:rPr>
                  <w:rFonts w:ascii="Times New Roman" w:eastAsia="宋体" w:hAnsi="Times New Roman" w:cs="Times New Roman"/>
                  <w:bCs w:val="0"/>
                  <w:color w:val="00B0F0"/>
                  <w:kern w:val="0"/>
                  <w:sz w:val="18"/>
                  <w:szCs w:val="18"/>
                  <w:lang w:eastAsia="zh-CN"/>
                </w:rPr>
                <w:t>2.78</w:t>
              </w:r>
            </w:ins>
            <w:ins w:id="16981" w:author="He Han" w:date="2026-10-22T21:09:00Z">
              <w:r w:rsidRPr="00BB7730">
                <w:rPr>
                  <w:rFonts w:ascii="Times New Roman" w:eastAsia="宋体" w:hAnsi="Times New Roman" w:cs="Times New Roman"/>
                  <w:bCs w:val="0"/>
                  <w:color w:val="00B0F0"/>
                  <w:kern w:val="0"/>
                  <w:sz w:val="18"/>
                  <w:szCs w:val="18"/>
                  <w:lang w:eastAsia="zh-CN"/>
                </w:rPr>
                <w:t>~</w:t>
              </w:r>
            </w:ins>
            <w:ins w:id="16982" w:author="He Han" w:date="2026-10-22T21:10:00Z">
              <w:r w:rsidR="00FD28EF">
                <w:rPr>
                  <w:rFonts w:ascii="Times New Roman" w:eastAsia="宋体" w:hAnsi="Times New Roman" w:cs="Times New Roman"/>
                  <w:bCs w:val="0"/>
                  <w:color w:val="00B0F0"/>
                  <w:kern w:val="0"/>
                  <w:sz w:val="18"/>
                  <w:szCs w:val="18"/>
                  <w:lang w:eastAsia="zh-CN"/>
                </w:rPr>
                <w:t>3</w:t>
              </w:r>
            </w:ins>
            <w:ins w:id="16983" w:author="He Han" w:date="2026-10-27T16:58:00Z">
              <w:r w:rsidR="00FD28EF">
                <w:rPr>
                  <w:rFonts w:ascii="Times New Roman" w:eastAsia="宋体" w:hAnsi="Times New Roman" w:cs="Times New Roman"/>
                  <w:bCs w:val="0"/>
                  <w:color w:val="00B0F0"/>
                  <w:kern w:val="0"/>
                  <w:sz w:val="18"/>
                  <w:szCs w:val="18"/>
                  <w:lang w:eastAsia="zh-CN"/>
                </w:rPr>
                <w:t>34.66</w:t>
              </w:r>
            </w:ins>
            <w:ins w:id="16984" w:author="He Han" w:date="2026-10-22T21:09:00Z">
              <w:r w:rsidRPr="00BB7730">
                <w:rPr>
                  <w:rFonts w:ascii="Times New Roman" w:eastAsia="宋体" w:hAnsi="Times New Roman" w:cs="Times New Roman"/>
                  <w:bCs w:val="0"/>
                  <w:color w:val="00B0F0"/>
                  <w:kern w:val="0"/>
                  <w:sz w:val="18"/>
                  <w:szCs w:val="18"/>
                  <w:lang w:eastAsia="zh-CN"/>
                </w:rPr>
                <w:t>kg</w:t>
              </w:r>
            </w:ins>
          </w:p>
        </w:tc>
        <w:tc>
          <w:tcPr>
            <w:tcW w:w="880" w:type="pct"/>
            <w:noWrap/>
            <w:vAlign w:val="center"/>
            <w:tcPrChange w:id="16985" w:author="He Han" w:date="2026-10-27T17:54:00Z">
              <w:tcPr>
                <w:tcW w:w="858" w:type="pct"/>
                <w:gridSpan w:val="3"/>
                <w:noWrap/>
                <w:vAlign w:val="center"/>
              </w:tcPr>
            </w:tcPrChange>
          </w:tcPr>
          <w:p w14:paraId="775AD077" w14:textId="42D0A047" w:rsidR="00AC10FE" w:rsidRPr="00BB7730" w:rsidRDefault="00AC10FE" w:rsidP="00AC10FE">
            <w:pPr>
              <w:spacing w:line="240" w:lineRule="exact"/>
              <w:contextualSpacing/>
              <w:rPr>
                <w:ins w:id="16986" w:author="He Han" w:date="2026-10-22T21:10:00Z"/>
                <w:rFonts w:ascii="Times New Roman" w:eastAsia="宋体" w:hAnsi="Times New Roman" w:cs="Times New Roman"/>
                <w:bCs w:val="0"/>
                <w:color w:val="00B0F0"/>
                <w:kern w:val="0"/>
                <w:sz w:val="18"/>
                <w:szCs w:val="18"/>
                <w:lang w:eastAsia="zh-CN"/>
              </w:rPr>
            </w:pPr>
            <w:ins w:id="16987" w:author="He Han" w:date="2026-10-22T21:10:00Z">
              <w:r w:rsidRPr="00BB7730">
                <w:rPr>
                  <w:rFonts w:ascii="Times New Roman" w:eastAsia="宋体" w:hAnsi="Times New Roman" w:cs="Times New Roman"/>
                  <w:bCs w:val="0"/>
                  <w:color w:val="00B0F0"/>
                  <w:kern w:val="0"/>
                  <w:sz w:val="18"/>
                  <w:szCs w:val="18"/>
                  <w:lang w:eastAsia="zh-CN"/>
                </w:rPr>
                <w:t>Dissolution DMF quantity(Gly24):</w:t>
              </w:r>
            </w:ins>
            <w:ins w:id="16988" w:author="He Han" w:date="2026-10-22T21:15:00Z">
              <w:r w:rsidRPr="00BB7730">
                <w:rPr>
                  <w:rFonts w:ascii="Times New Roman" w:eastAsia="宋体" w:hAnsi="Times New Roman" w:cs="Times New Roman"/>
                  <w:bCs w:val="0"/>
                  <w:color w:val="00B0F0"/>
                  <w:kern w:val="0"/>
                  <w:sz w:val="18"/>
                  <w:szCs w:val="18"/>
                  <w:lang w:eastAsia="zh-CN"/>
                </w:rPr>
                <w:t xml:space="preserve"> </w:t>
              </w:r>
            </w:ins>
            <w:ins w:id="16989" w:author="He Han" w:date="2026-10-27T16:54:00Z">
              <w:r w:rsidR="00640A3A" w:rsidRPr="00BB7730">
                <w:rPr>
                  <w:rFonts w:ascii="Times New Roman" w:eastAsia="宋体" w:hAnsi="Times New Roman" w:cs="Times New Roman"/>
                  <w:bCs w:val="0"/>
                  <w:color w:val="00B0F0"/>
                  <w:kern w:val="0"/>
                  <w:sz w:val="18"/>
                  <w:szCs w:val="18"/>
                  <w:lang w:eastAsia="zh-CN"/>
                </w:rPr>
                <w:t>2</w:t>
              </w:r>
              <w:r w:rsidR="00640A3A">
                <w:rPr>
                  <w:rFonts w:ascii="Times New Roman" w:eastAsia="宋体" w:hAnsi="Times New Roman" w:cs="Times New Roman"/>
                  <w:bCs w:val="0"/>
                  <w:color w:val="00B0F0"/>
                  <w:kern w:val="0"/>
                  <w:sz w:val="18"/>
                  <w:szCs w:val="18"/>
                  <w:lang w:eastAsia="zh-CN"/>
                </w:rPr>
                <w:t>27.09</w:t>
              </w:r>
              <w:r w:rsidR="00640A3A" w:rsidRPr="00BB7730">
                <w:rPr>
                  <w:rFonts w:ascii="Times New Roman" w:eastAsia="宋体" w:hAnsi="Times New Roman" w:cs="Times New Roman"/>
                  <w:bCs w:val="0"/>
                  <w:color w:val="00B0F0"/>
                  <w:kern w:val="0"/>
                  <w:sz w:val="18"/>
                  <w:szCs w:val="18"/>
                  <w:lang w:eastAsia="zh-CN"/>
                </w:rPr>
                <w:t>~2</w:t>
              </w:r>
              <w:r w:rsidR="00640A3A">
                <w:rPr>
                  <w:rFonts w:ascii="Times New Roman" w:eastAsia="宋体" w:hAnsi="Times New Roman" w:cs="Times New Roman"/>
                  <w:bCs w:val="0"/>
                  <w:color w:val="00B0F0"/>
                  <w:kern w:val="0"/>
                  <w:sz w:val="18"/>
                  <w:szCs w:val="18"/>
                  <w:lang w:eastAsia="zh-CN"/>
                </w:rPr>
                <w:t>50.99</w:t>
              </w:r>
            </w:ins>
            <w:ins w:id="16990" w:author="He Han" w:date="2026-10-22T21:10:00Z">
              <w:r w:rsidRPr="00BB7730">
                <w:rPr>
                  <w:rFonts w:ascii="Times New Roman" w:eastAsia="宋体" w:hAnsi="Times New Roman" w:cs="Times New Roman"/>
                  <w:bCs w:val="0"/>
                  <w:color w:val="00B0F0"/>
                  <w:kern w:val="0"/>
                  <w:sz w:val="18"/>
                  <w:szCs w:val="18"/>
                  <w:lang w:eastAsia="zh-CN"/>
                </w:rPr>
                <w:t>kg</w:t>
              </w:r>
            </w:ins>
          </w:p>
          <w:p w14:paraId="71FC5B77" w14:textId="28DAE1EB" w:rsidR="00AC10FE" w:rsidRPr="00BB7730" w:rsidRDefault="00AC10FE" w:rsidP="00AC10FE">
            <w:pPr>
              <w:spacing w:line="240" w:lineRule="exact"/>
              <w:contextualSpacing/>
              <w:rPr>
                <w:ins w:id="16991" w:author="He Han" w:date="2026-10-22T21:10:00Z"/>
                <w:rFonts w:ascii="Times New Roman" w:eastAsia="宋体" w:hAnsi="Times New Roman" w:cs="Times New Roman"/>
                <w:bCs w:val="0"/>
                <w:color w:val="00B0F0"/>
                <w:kern w:val="0"/>
                <w:sz w:val="18"/>
                <w:szCs w:val="18"/>
                <w:lang w:eastAsia="zh-CN"/>
              </w:rPr>
            </w:pPr>
            <w:ins w:id="16992" w:author="He Han" w:date="2026-10-22T21:10:00Z">
              <w:r w:rsidRPr="00BB7730">
                <w:rPr>
                  <w:rFonts w:ascii="Times New Roman" w:eastAsia="宋体" w:hAnsi="Times New Roman" w:cs="Times New Roman"/>
                  <w:bCs w:val="0"/>
                  <w:color w:val="00B0F0"/>
                  <w:kern w:val="0"/>
                  <w:sz w:val="18"/>
                  <w:szCs w:val="18"/>
                  <w:lang w:eastAsia="zh-CN"/>
                </w:rPr>
                <w:t>Activation DMF quantity(</w:t>
              </w:r>
              <w:r w:rsidRPr="00BB7730">
                <w:rPr>
                  <w:rFonts w:ascii="Times New Roman" w:eastAsia="仿宋_GB2312" w:hAnsi="Times New Roman" w:cs="Times New Roman"/>
                  <w:color w:val="00B0F0"/>
                  <w:sz w:val="18"/>
                  <w:szCs w:val="18"/>
                  <w:lang w:eastAsia="zh-CN"/>
                </w:rPr>
                <w:t>NMeAsn22, ,αMePhe15</w:t>
              </w:r>
              <w:r w:rsidRPr="00BB7730">
                <w:rPr>
                  <w:rFonts w:ascii="Times New Roman" w:eastAsia="宋体" w:hAnsi="Times New Roman" w:cs="Times New Roman"/>
                  <w:bCs w:val="0"/>
                  <w:color w:val="00B0F0"/>
                  <w:kern w:val="0"/>
                  <w:sz w:val="18"/>
                  <w:szCs w:val="18"/>
                  <w:lang w:eastAsia="zh-CN"/>
                </w:rPr>
                <w:t>):</w:t>
              </w:r>
            </w:ins>
            <w:ins w:id="16993" w:author="He Han" w:date="2026-10-27T16:55:00Z">
              <w:r w:rsidR="00640A3A">
                <w:rPr>
                  <w:rFonts w:ascii="Times New Roman" w:eastAsia="宋体" w:hAnsi="Times New Roman" w:cs="Times New Roman"/>
                  <w:bCs w:val="0"/>
                  <w:color w:val="00B0F0"/>
                  <w:kern w:val="0"/>
                  <w:sz w:val="18"/>
                  <w:szCs w:val="18"/>
                  <w:lang w:eastAsia="zh-CN"/>
                </w:rPr>
                <w:t xml:space="preserve"> </w:t>
              </w:r>
              <w:r w:rsidR="00640A3A">
                <w:rPr>
                  <w:rFonts w:ascii="Times New Roman" w:eastAsia="宋体" w:hAnsi="Times New Roman" w:cs="Times New Roman"/>
                  <w:bCs w:val="0"/>
                  <w:color w:val="00B0F0"/>
                  <w:kern w:val="0"/>
                  <w:sz w:val="18"/>
                  <w:szCs w:val="18"/>
                  <w:lang w:eastAsia="zh-CN"/>
                </w:rPr>
                <w:t>259.46~286.78</w:t>
              </w:r>
            </w:ins>
            <w:ins w:id="16994" w:author="He Han" w:date="2026-10-22T21:10:00Z">
              <w:r w:rsidRPr="00BB7730">
                <w:rPr>
                  <w:rFonts w:ascii="Times New Roman" w:eastAsia="宋体" w:hAnsi="Times New Roman" w:cs="Times New Roman"/>
                  <w:bCs w:val="0"/>
                  <w:color w:val="00B0F0"/>
                  <w:kern w:val="0"/>
                  <w:sz w:val="18"/>
                  <w:szCs w:val="18"/>
                  <w:lang w:eastAsia="zh-CN"/>
                </w:rPr>
                <w:t>kg</w:t>
              </w:r>
            </w:ins>
          </w:p>
          <w:p w14:paraId="794DD658" w14:textId="22814EC0" w:rsidR="00AC10FE" w:rsidRPr="00BB7730" w:rsidRDefault="00AC10FE" w:rsidP="00AC10FE">
            <w:pPr>
              <w:spacing w:line="240" w:lineRule="exact"/>
              <w:contextualSpacing/>
              <w:rPr>
                <w:ins w:id="16995" w:author="He Han" w:date="2026-10-22T21:10:00Z"/>
                <w:rFonts w:ascii="Times New Roman" w:eastAsia="宋体" w:hAnsi="Times New Roman" w:cs="Times New Roman"/>
                <w:bCs w:val="0"/>
                <w:color w:val="00B0F0"/>
                <w:kern w:val="0"/>
                <w:sz w:val="18"/>
                <w:szCs w:val="18"/>
                <w:lang w:eastAsia="zh-CN"/>
              </w:rPr>
            </w:pPr>
            <w:ins w:id="16996" w:author="He Han" w:date="2026-10-22T21:10:00Z">
              <w:r w:rsidRPr="00BB7730">
                <w:rPr>
                  <w:rFonts w:ascii="Times New Roman" w:eastAsia="宋体" w:hAnsi="Times New Roman" w:cs="Times New Roman"/>
                  <w:bCs w:val="0"/>
                  <w:color w:val="00B0F0"/>
                  <w:kern w:val="0"/>
                  <w:sz w:val="18"/>
                  <w:szCs w:val="18"/>
                  <w:lang w:eastAsia="zh-CN"/>
                </w:rPr>
                <w:t>Dissolution DMF quantity(Asn21):</w:t>
              </w:r>
            </w:ins>
            <w:ins w:id="16997" w:author="He Han" w:date="2026-10-27T16:57:00Z">
              <w:r w:rsidR="00F710E5" w:rsidRPr="00BB7730">
                <w:rPr>
                  <w:rFonts w:ascii="Times New Roman" w:eastAsia="宋体" w:hAnsi="Times New Roman" w:cs="Times New Roman"/>
                  <w:bCs w:val="0"/>
                  <w:color w:val="00B0F0"/>
                  <w:kern w:val="0"/>
                  <w:sz w:val="18"/>
                  <w:szCs w:val="18"/>
                  <w:lang w:eastAsia="zh-CN"/>
                </w:rPr>
                <w:t xml:space="preserve"> </w:t>
              </w:r>
              <w:r w:rsidR="00F710E5" w:rsidRPr="00BB7730">
                <w:rPr>
                  <w:rFonts w:ascii="Times New Roman" w:eastAsia="宋体" w:hAnsi="Times New Roman" w:cs="Times New Roman"/>
                  <w:bCs w:val="0"/>
                  <w:color w:val="00B0F0"/>
                  <w:kern w:val="0"/>
                  <w:sz w:val="18"/>
                  <w:szCs w:val="18"/>
                  <w:lang w:eastAsia="zh-CN"/>
                </w:rPr>
                <w:t>2</w:t>
              </w:r>
              <w:r w:rsidR="00F710E5">
                <w:rPr>
                  <w:rFonts w:ascii="Times New Roman" w:eastAsia="宋体" w:hAnsi="Times New Roman" w:cs="Times New Roman"/>
                  <w:bCs w:val="0"/>
                  <w:color w:val="00B0F0"/>
                  <w:kern w:val="0"/>
                  <w:sz w:val="18"/>
                  <w:szCs w:val="18"/>
                  <w:lang w:eastAsia="zh-CN"/>
                </w:rPr>
                <w:t>59.46~286.78</w:t>
              </w:r>
            </w:ins>
            <w:ins w:id="16998" w:author="He Han" w:date="2026-10-22T21:10:00Z">
              <w:r w:rsidRPr="00BB7730">
                <w:rPr>
                  <w:rFonts w:ascii="Times New Roman" w:eastAsia="宋体" w:hAnsi="Times New Roman" w:cs="Times New Roman"/>
                  <w:bCs w:val="0"/>
                  <w:color w:val="00B0F0"/>
                  <w:kern w:val="0"/>
                  <w:sz w:val="18"/>
                  <w:szCs w:val="18"/>
                  <w:lang w:eastAsia="zh-CN"/>
                </w:rPr>
                <w:t>kg</w:t>
              </w:r>
            </w:ins>
          </w:p>
          <w:p w14:paraId="7D0A2F9A" w14:textId="4110A161" w:rsidR="00AC10FE" w:rsidRPr="00BB7730" w:rsidRDefault="00AC10FE">
            <w:pPr>
              <w:spacing w:line="240" w:lineRule="exact"/>
              <w:contextualSpacing/>
              <w:rPr>
                <w:ins w:id="16999" w:author="He Han" w:date="2026-10-22T20:52:00Z"/>
                <w:rFonts w:ascii="Times New Roman" w:eastAsia="宋体" w:hAnsi="Times New Roman" w:cs="Times New Roman"/>
                <w:bCs w:val="0"/>
                <w:color w:val="00B0F0"/>
                <w:kern w:val="0"/>
                <w:sz w:val="18"/>
                <w:szCs w:val="18"/>
                <w:lang w:eastAsia="zh-CN"/>
              </w:rPr>
              <w:pPrChange w:id="17000" w:author="He Han" w:date="2026-10-22T21:10:00Z">
                <w:pPr>
                  <w:spacing w:line="240" w:lineRule="exact"/>
                  <w:contextualSpacing/>
                  <w:jc w:val="center"/>
                </w:pPr>
              </w:pPrChange>
            </w:pPr>
            <w:ins w:id="17001" w:author="He Han" w:date="2026-10-22T21:10:00Z">
              <w:r w:rsidRPr="00BB7730">
                <w:rPr>
                  <w:rFonts w:ascii="Times New Roman" w:eastAsia="宋体" w:hAnsi="Times New Roman" w:cs="Times New Roman"/>
                  <w:bCs w:val="0"/>
                  <w:color w:val="00B0F0"/>
                  <w:kern w:val="0"/>
                  <w:sz w:val="18"/>
                  <w:szCs w:val="18"/>
                  <w:lang w:eastAsia="zh-CN"/>
                </w:rPr>
                <w:t>Dissolution DMF quantity(Other AA):</w:t>
              </w:r>
            </w:ins>
            <w:ins w:id="17002" w:author="He Han" w:date="2026-10-27T16:58:00Z">
              <w:r w:rsidR="00FD28EF" w:rsidRPr="00BB7730">
                <w:rPr>
                  <w:rFonts w:ascii="Times New Roman" w:eastAsia="宋体" w:hAnsi="Times New Roman" w:cs="Times New Roman"/>
                  <w:bCs w:val="0"/>
                  <w:color w:val="00B0F0"/>
                  <w:kern w:val="0"/>
                  <w:sz w:val="18"/>
                  <w:szCs w:val="18"/>
                  <w:lang w:eastAsia="zh-CN"/>
                </w:rPr>
                <w:t xml:space="preserve"> </w:t>
              </w:r>
              <w:r w:rsidR="00FD28EF" w:rsidRPr="00BB7730">
                <w:rPr>
                  <w:rFonts w:ascii="Times New Roman" w:eastAsia="宋体" w:hAnsi="Times New Roman" w:cs="Times New Roman"/>
                  <w:bCs w:val="0"/>
                  <w:color w:val="00B0F0"/>
                  <w:kern w:val="0"/>
                  <w:sz w:val="18"/>
                  <w:szCs w:val="18"/>
                  <w:lang w:eastAsia="zh-CN"/>
                </w:rPr>
                <w:t>30</w:t>
              </w:r>
              <w:r w:rsidR="00FD28EF">
                <w:rPr>
                  <w:rFonts w:ascii="Times New Roman" w:eastAsia="宋体" w:hAnsi="Times New Roman" w:cs="Times New Roman"/>
                  <w:bCs w:val="0"/>
                  <w:color w:val="00B0F0"/>
                  <w:kern w:val="0"/>
                  <w:sz w:val="18"/>
                  <w:szCs w:val="18"/>
                  <w:lang w:eastAsia="zh-CN"/>
                </w:rPr>
                <w:t>2.78</w:t>
              </w:r>
              <w:r w:rsidR="00FD28EF" w:rsidRPr="00BB7730">
                <w:rPr>
                  <w:rFonts w:ascii="Times New Roman" w:eastAsia="宋体" w:hAnsi="Times New Roman" w:cs="Times New Roman"/>
                  <w:bCs w:val="0"/>
                  <w:color w:val="00B0F0"/>
                  <w:kern w:val="0"/>
                  <w:sz w:val="18"/>
                  <w:szCs w:val="18"/>
                  <w:lang w:eastAsia="zh-CN"/>
                </w:rPr>
                <w:t>~</w:t>
              </w:r>
              <w:r w:rsidR="00FD28EF">
                <w:rPr>
                  <w:rFonts w:ascii="Times New Roman" w:eastAsia="宋体" w:hAnsi="Times New Roman" w:cs="Times New Roman"/>
                  <w:bCs w:val="0"/>
                  <w:color w:val="00B0F0"/>
                  <w:kern w:val="0"/>
                  <w:sz w:val="18"/>
                  <w:szCs w:val="18"/>
                  <w:lang w:eastAsia="zh-CN"/>
                </w:rPr>
                <w:t>334.66</w:t>
              </w:r>
            </w:ins>
            <w:ins w:id="17003" w:author="He Han" w:date="2026-10-22T21:10:00Z">
              <w:r w:rsidRPr="00BB7730">
                <w:rPr>
                  <w:rFonts w:ascii="Times New Roman" w:eastAsia="宋体" w:hAnsi="Times New Roman" w:cs="Times New Roman"/>
                  <w:bCs w:val="0"/>
                  <w:color w:val="00B0F0"/>
                  <w:kern w:val="0"/>
                  <w:sz w:val="18"/>
                  <w:szCs w:val="18"/>
                  <w:lang w:eastAsia="zh-CN"/>
                </w:rPr>
                <w:t>kg</w:t>
              </w:r>
            </w:ins>
          </w:p>
        </w:tc>
        <w:tc>
          <w:tcPr>
            <w:tcW w:w="818" w:type="pct"/>
            <w:vAlign w:val="center"/>
            <w:tcPrChange w:id="17004" w:author="He Han" w:date="2026-10-27T17:54:00Z">
              <w:tcPr>
                <w:tcW w:w="816" w:type="pct"/>
                <w:gridSpan w:val="2"/>
                <w:vAlign w:val="center"/>
              </w:tcPr>
            </w:tcPrChange>
          </w:tcPr>
          <w:p w14:paraId="30B9D41D" w14:textId="1D9E897C" w:rsidR="00AC10FE" w:rsidRPr="00BB7730" w:rsidRDefault="00AC10FE" w:rsidP="00AC10FE">
            <w:pPr>
              <w:spacing w:line="240" w:lineRule="exact"/>
              <w:contextualSpacing/>
              <w:rPr>
                <w:ins w:id="17005" w:author="He Han" w:date="2026-10-22T21:10:00Z"/>
                <w:rFonts w:ascii="Times New Roman" w:eastAsia="宋体" w:hAnsi="Times New Roman" w:cs="Times New Roman"/>
                <w:bCs w:val="0"/>
                <w:color w:val="00B0F0"/>
                <w:kern w:val="0"/>
                <w:sz w:val="18"/>
                <w:szCs w:val="18"/>
                <w:lang w:eastAsia="zh-CN"/>
              </w:rPr>
            </w:pPr>
            <w:ins w:id="17006" w:author="He Han" w:date="2026-10-22T21:10:00Z">
              <w:r w:rsidRPr="00BB7730">
                <w:rPr>
                  <w:rFonts w:ascii="Times New Roman" w:eastAsia="宋体" w:hAnsi="Times New Roman" w:cs="Times New Roman"/>
                  <w:bCs w:val="0"/>
                  <w:color w:val="00B0F0"/>
                  <w:kern w:val="0"/>
                  <w:sz w:val="18"/>
                  <w:szCs w:val="18"/>
                  <w:lang w:eastAsia="zh-CN"/>
                </w:rPr>
                <w:t>Dissolution DMF quantity(Gly24):1</w:t>
              </w:r>
            </w:ins>
            <w:ins w:id="17007" w:author="He Han" w:date="2026-10-22T21:15:00Z">
              <w:r w:rsidRPr="00BB7730">
                <w:rPr>
                  <w:rFonts w:ascii="Times New Roman" w:eastAsia="宋体" w:hAnsi="Times New Roman" w:cs="Times New Roman"/>
                  <w:bCs w:val="0"/>
                  <w:color w:val="00B0F0"/>
                  <w:kern w:val="0"/>
                  <w:sz w:val="18"/>
                  <w:szCs w:val="18"/>
                  <w:lang w:eastAsia="zh-CN"/>
                </w:rPr>
                <w:t>98.72</w:t>
              </w:r>
            </w:ins>
            <w:ins w:id="17008" w:author="He Han" w:date="2026-10-22T21:10:00Z">
              <w:r w:rsidRPr="00BB7730">
                <w:rPr>
                  <w:rFonts w:ascii="Times New Roman" w:eastAsia="宋体" w:hAnsi="Times New Roman" w:cs="Times New Roman"/>
                  <w:bCs w:val="0"/>
                  <w:color w:val="00B0F0"/>
                  <w:kern w:val="0"/>
                  <w:sz w:val="18"/>
                  <w:szCs w:val="18"/>
                  <w:lang w:eastAsia="zh-CN"/>
                </w:rPr>
                <w:t>~</w:t>
              </w:r>
            </w:ins>
            <w:ins w:id="17009" w:author="He Han" w:date="2026-10-22T21:15:00Z">
              <w:r w:rsidRPr="00BB7730">
                <w:rPr>
                  <w:rFonts w:ascii="Times New Roman" w:eastAsia="宋体" w:hAnsi="Times New Roman" w:cs="Times New Roman"/>
                  <w:bCs w:val="0"/>
                  <w:color w:val="00B0F0"/>
                  <w:kern w:val="0"/>
                  <w:sz w:val="18"/>
                  <w:szCs w:val="18"/>
                  <w:lang w:eastAsia="zh-CN"/>
                </w:rPr>
                <w:t>269.28</w:t>
              </w:r>
            </w:ins>
            <w:ins w:id="17010" w:author="He Han" w:date="2026-10-22T21:10:00Z">
              <w:r w:rsidRPr="00BB7730">
                <w:rPr>
                  <w:rFonts w:ascii="Times New Roman" w:eastAsia="宋体" w:hAnsi="Times New Roman" w:cs="Times New Roman"/>
                  <w:bCs w:val="0"/>
                  <w:color w:val="00B0F0"/>
                  <w:kern w:val="0"/>
                  <w:sz w:val="18"/>
                  <w:szCs w:val="18"/>
                  <w:lang w:eastAsia="zh-CN"/>
                </w:rPr>
                <w:t>kg</w:t>
              </w:r>
            </w:ins>
          </w:p>
          <w:p w14:paraId="640B3B51" w14:textId="090FB782" w:rsidR="00AC10FE" w:rsidRPr="00BB7730" w:rsidRDefault="00AC10FE" w:rsidP="00AC10FE">
            <w:pPr>
              <w:spacing w:line="240" w:lineRule="exact"/>
              <w:contextualSpacing/>
              <w:rPr>
                <w:ins w:id="17011" w:author="He Han" w:date="2026-10-22T21:10:00Z"/>
                <w:rFonts w:ascii="Times New Roman" w:eastAsia="宋体" w:hAnsi="Times New Roman" w:cs="Times New Roman"/>
                <w:bCs w:val="0"/>
                <w:color w:val="00B0F0"/>
                <w:kern w:val="0"/>
                <w:sz w:val="18"/>
                <w:szCs w:val="18"/>
                <w:lang w:eastAsia="zh-CN"/>
              </w:rPr>
            </w:pPr>
            <w:ins w:id="17012" w:author="He Han" w:date="2026-10-22T21:10:00Z">
              <w:r w:rsidRPr="00BB7730">
                <w:rPr>
                  <w:rFonts w:ascii="Times New Roman" w:eastAsia="宋体" w:hAnsi="Times New Roman" w:cs="Times New Roman"/>
                  <w:bCs w:val="0"/>
                  <w:color w:val="00B0F0"/>
                  <w:kern w:val="0"/>
                  <w:sz w:val="18"/>
                  <w:szCs w:val="18"/>
                  <w:lang w:eastAsia="zh-CN"/>
                </w:rPr>
                <w:t>Activation DMF quantity(</w:t>
              </w:r>
              <w:r w:rsidRPr="00BB7730">
                <w:rPr>
                  <w:rFonts w:ascii="Times New Roman" w:eastAsia="仿宋_GB2312" w:hAnsi="Times New Roman" w:cs="Times New Roman"/>
                  <w:color w:val="00B0F0"/>
                  <w:sz w:val="18"/>
                  <w:szCs w:val="18"/>
                  <w:lang w:eastAsia="zh-CN"/>
                </w:rPr>
                <w:t>NMeAsn22, ,αMePhe15</w:t>
              </w:r>
              <w:r w:rsidR="00640A3A">
                <w:rPr>
                  <w:rFonts w:ascii="Times New Roman" w:eastAsia="宋体" w:hAnsi="Times New Roman" w:cs="Times New Roman"/>
                  <w:bCs w:val="0"/>
                  <w:color w:val="00B0F0"/>
                  <w:kern w:val="0"/>
                  <w:sz w:val="18"/>
                  <w:szCs w:val="18"/>
                  <w:lang w:eastAsia="zh-CN"/>
                </w:rPr>
                <w:t>):2</w:t>
              </w:r>
            </w:ins>
            <w:ins w:id="17013" w:author="He Han" w:date="2026-10-27T16:55:00Z">
              <w:r w:rsidR="00640A3A">
                <w:rPr>
                  <w:rFonts w:ascii="Times New Roman" w:eastAsia="宋体" w:hAnsi="Times New Roman" w:cs="Times New Roman"/>
                  <w:bCs w:val="0"/>
                  <w:color w:val="00B0F0"/>
                  <w:kern w:val="0"/>
                  <w:sz w:val="18"/>
                  <w:szCs w:val="18"/>
                  <w:lang w:eastAsia="zh-CN"/>
                </w:rPr>
                <w:t>40</w:t>
              </w:r>
            </w:ins>
            <w:ins w:id="17014" w:author="He Han" w:date="2026-10-22T21:10:00Z">
              <w:r w:rsidR="00640A3A">
                <w:rPr>
                  <w:rFonts w:ascii="Times New Roman" w:eastAsia="宋体" w:hAnsi="Times New Roman" w:cs="Times New Roman"/>
                  <w:bCs w:val="0"/>
                  <w:color w:val="00B0F0"/>
                  <w:kern w:val="0"/>
                  <w:sz w:val="18"/>
                  <w:szCs w:val="18"/>
                  <w:lang w:eastAsia="zh-CN"/>
                </w:rPr>
                <w:t>~</w:t>
              </w:r>
            </w:ins>
            <w:ins w:id="17015" w:author="He Han" w:date="2026-10-27T16:55:00Z">
              <w:r w:rsidR="00640A3A">
                <w:rPr>
                  <w:rFonts w:ascii="Times New Roman" w:eastAsia="宋体" w:hAnsi="Times New Roman" w:cs="Times New Roman"/>
                  <w:bCs w:val="0"/>
                  <w:color w:val="00B0F0"/>
                  <w:kern w:val="0"/>
                  <w:sz w:val="18"/>
                  <w:szCs w:val="18"/>
                  <w:lang w:eastAsia="zh-CN"/>
                </w:rPr>
                <w:t>307.68</w:t>
              </w:r>
            </w:ins>
            <w:ins w:id="17016" w:author="He Han" w:date="2026-10-22T21:10:00Z">
              <w:r w:rsidRPr="00BB7730">
                <w:rPr>
                  <w:rFonts w:ascii="Times New Roman" w:eastAsia="宋体" w:hAnsi="Times New Roman" w:cs="Times New Roman"/>
                  <w:bCs w:val="0"/>
                  <w:color w:val="00B0F0"/>
                  <w:kern w:val="0"/>
                  <w:sz w:val="18"/>
                  <w:szCs w:val="18"/>
                  <w:lang w:eastAsia="zh-CN"/>
                </w:rPr>
                <w:t>kg</w:t>
              </w:r>
            </w:ins>
          </w:p>
          <w:p w14:paraId="1DEF8A04" w14:textId="23E57CE6" w:rsidR="00AC10FE" w:rsidRPr="00BB7730" w:rsidRDefault="00AC10FE" w:rsidP="00AC10FE">
            <w:pPr>
              <w:spacing w:line="240" w:lineRule="exact"/>
              <w:contextualSpacing/>
              <w:rPr>
                <w:ins w:id="17017" w:author="He Han" w:date="2026-10-22T21:10:00Z"/>
                <w:rFonts w:ascii="Times New Roman" w:eastAsia="宋体" w:hAnsi="Times New Roman" w:cs="Times New Roman"/>
                <w:bCs w:val="0"/>
                <w:color w:val="00B0F0"/>
                <w:kern w:val="0"/>
                <w:sz w:val="18"/>
                <w:szCs w:val="18"/>
                <w:lang w:eastAsia="zh-CN"/>
              </w:rPr>
            </w:pPr>
            <w:ins w:id="17018" w:author="He Han" w:date="2026-10-22T21:10:00Z">
              <w:r w:rsidRPr="00BB7730">
                <w:rPr>
                  <w:rFonts w:ascii="Times New Roman" w:eastAsia="宋体" w:hAnsi="Times New Roman" w:cs="Times New Roman"/>
                  <w:bCs w:val="0"/>
                  <w:color w:val="00B0F0"/>
                  <w:kern w:val="0"/>
                  <w:sz w:val="18"/>
                  <w:szCs w:val="18"/>
                  <w:lang w:eastAsia="zh-CN"/>
                </w:rPr>
                <w:t>Dissolution DMF quantity(Asn21):</w:t>
              </w:r>
            </w:ins>
            <w:ins w:id="17019" w:author="He Han" w:date="2026-10-27T16:57:00Z">
              <w:r w:rsidR="002C776D">
                <w:rPr>
                  <w:rFonts w:ascii="Times New Roman" w:eastAsia="宋体" w:hAnsi="Times New Roman" w:cs="Times New Roman"/>
                  <w:bCs w:val="0"/>
                  <w:color w:val="00B0F0"/>
                  <w:kern w:val="0"/>
                  <w:sz w:val="18"/>
                  <w:szCs w:val="18"/>
                  <w:lang w:eastAsia="zh-CN"/>
                </w:rPr>
                <w:t>239.04~307.2</w:t>
              </w:r>
            </w:ins>
            <w:ins w:id="17020" w:author="He Han" w:date="2026-10-22T21:10:00Z">
              <w:r w:rsidRPr="00BB7730">
                <w:rPr>
                  <w:rFonts w:ascii="Times New Roman" w:eastAsia="宋体" w:hAnsi="Times New Roman" w:cs="Times New Roman"/>
                  <w:bCs w:val="0"/>
                  <w:color w:val="00B0F0"/>
                  <w:kern w:val="0"/>
                  <w:sz w:val="18"/>
                  <w:szCs w:val="18"/>
                  <w:lang w:eastAsia="zh-CN"/>
                </w:rPr>
                <w:t>kg</w:t>
              </w:r>
            </w:ins>
          </w:p>
          <w:p w14:paraId="0AD1341D" w14:textId="6A1F68D0" w:rsidR="00AC10FE" w:rsidRPr="00BB7730" w:rsidRDefault="00AC10FE" w:rsidP="00FD28EF">
            <w:pPr>
              <w:spacing w:line="240" w:lineRule="exact"/>
              <w:contextualSpacing/>
              <w:rPr>
                <w:ins w:id="17021" w:author="He Han" w:date="2026-10-22T20:52:00Z"/>
                <w:rFonts w:ascii="Times New Roman" w:eastAsia="宋体" w:hAnsi="Times New Roman" w:cs="Times New Roman"/>
                <w:bCs w:val="0"/>
                <w:color w:val="00B0F0"/>
                <w:kern w:val="0"/>
                <w:sz w:val="18"/>
                <w:szCs w:val="18"/>
                <w:lang w:eastAsia="zh-CN"/>
              </w:rPr>
              <w:pPrChange w:id="17022" w:author="He Han" w:date="2026-10-27T16:58:00Z">
                <w:pPr>
                  <w:spacing w:line="240" w:lineRule="exact"/>
                  <w:contextualSpacing/>
                  <w:jc w:val="center"/>
                </w:pPr>
              </w:pPrChange>
            </w:pPr>
            <w:ins w:id="17023" w:author="He Han" w:date="2026-10-22T21:10:00Z">
              <w:r w:rsidRPr="00BB7730">
                <w:rPr>
                  <w:rFonts w:ascii="Times New Roman" w:eastAsia="宋体" w:hAnsi="Times New Roman" w:cs="Times New Roman"/>
                  <w:bCs w:val="0"/>
                  <w:color w:val="00B0F0"/>
                  <w:kern w:val="0"/>
                  <w:sz w:val="18"/>
                  <w:szCs w:val="18"/>
                  <w:lang w:eastAsia="zh-CN"/>
                </w:rPr>
                <w:t>Dissolution DMF quantity(Other AA):</w:t>
              </w:r>
            </w:ins>
            <w:ins w:id="17024" w:author="He Han" w:date="2026-10-27T16:58:00Z">
              <w:r w:rsidR="00FD28EF">
                <w:rPr>
                  <w:rFonts w:ascii="Times New Roman" w:eastAsia="宋体" w:hAnsi="Times New Roman" w:cs="Times New Roman"/>
                  <w:bCs w:val="0"/>
                  <w:color w:val="00B0F0"/>
                  <w:kern w:val="0"/>
                  <w:sz w:val="18"/>
                  <w:szCs w:val="18"/>
                  <w:lang w:eastAsia="zh-CN"/>
                </w:rPr>
                <w:t>280.32~358.08</w:t>
              </w:r>
            </w:ins>
            <w:ins w:id="17025" w:author="He Han" w:date="2026-10-22T21:10:00Z">
              <w:r w:rsidRPr="00BB7730">
                <w:rPr>
                  <w:rFonts w:ascii="Times New Roman" w:eastAsia="宋体" w:hAnsi="Times New Roman" w:cs="Times New Roman"/>
                  <w:bCs w:val="0"/>
                  <w:color w:val="00B0F0"/>
                  <w:kern w:val="0"/>
                  <w:sz w:val="18"/>
                  <w:szCs w:val="18"/>
                  <w:lang w:eastAsia="zh-CN"/>
                </w:rPr>
                <w:t>kg</w:t>
              </w:r>
            </w:ins>
          </w:p>
        </w:tc>
        <w:tc>
          <w:tcPr>
            <w:tcW w:w="226" w:type="pct"/>
            <w:vAlign w:val="center"/>
            <w:tcPrChange w:id="17026" w:author="He Han" w:date="2026-10-27T17:54:00Z">
              <w:tcPr>
                <w:tcW w:w="226" w:type="pct"/>
                <w:gridSpan w:val="2"/>
                <w:vAlign w:val="center"/>
              </w:tcPr>
            </w:tcPrChange>
          </w:tcPr>
          <w:p w14:paraId="16C8F81B" w14:textId="49E0E2B9" w:rsidR="00AC10FE" w:rsidRPr="00BB7730" w:rsidRDefault="00AC10FE" w:rsidP="00AC10FE">
            <w:pPr>
              <w:spacing w:line="240" w:lineRule="exact"/>
              <w:contextualSpacing/>
              <w:jc w:val="center"/>
              <w:rPr>
                <w:ins w:id="17027" w:author="He Han" w:date="2026-10-22T20:52:00Z"/>
                <w:rFonts w:ascii="Times New Roman" w:eastAsia="仿宋_GB2312" w:hAnsi="Times New Roman" w:cs="Times New Roman"/>
                <w:color w:val="00B0F0"/>
                <w:sz w:val="18"/>
                <w:szCs w:val="18"/>
                <w:lang w:eastAsia="zh-CN"/>
              </w:rPr>
            </w:pPr>
            <w:ins w:id="17028" w:author="He Han" w:date="2026-10-22T21:15:00Z">
              <w:r w:rsidRPr="00BB7730">
                <w:rPr>
                  <w:rFonts w:ascii="Times New Roman" w:eastAsia="仿宋_GB2312" w:hAnsi="Times New Roman" w:cs="Times New Roman"/>
                  <w:color w:val="00B0F0"/>
                  <w:sz w:val="18"/>
                  <w:szCs w:val="18"/>
                  <w:lang w:eastAsia="zh-CN"/>
                </w:rPr>
                <w:t>Yes</w:t>
              </w:r>
            </w:ins>
          </w:p>
        </w:tc>
        <w:tc>
          <w:tcPr>
            <w:tcW w:w="252" w:type="pct"/>
            <w:vAlign w:val="center"/>
            <w:tcPrChange w:id="17029" w:author="He Han" w:date="2026-10-27T17:54:00Z">
              <w:tcPr>
                <w:tcW w:w="253" w:type="pct"/>
                <w:vAlign w:val="center"/>
              </w:tcPr>
            </w:tcPrChange>
          </w:tcPr>
          <w:p w14:paraId="36E2E6CC" w14:textId="5366BF54" w:rsidR="00AC10FE" w:rsidRPr="00BB7730" w:rsidRDefault="00AC10FE" w:rsidP="00AC10FE">
            <w:pPr>
              <w:spacing w:line="240" w:lineRule="exact"/>
              <w:contextualSpacing/>
              <w:jc w:val="center"/>
              <w:rPr>
                <w:ins w:id="17030" w:author="He Han" w:date="2026-10-22T20:52:00Z"/>
                <w:rFonts w:ascii="Times New Roman" w:eastAsia="仿宋_GB2312" w:hAnsi="Times New Roman" w:cs="Times New Roman"/>
                <w:color w:val="00B0F0"/>
                <w:sz w:val="18"/>
                <w:szCs w:val="18"/>
                <w:lang w:eastAsia="zh-CN"/>
              </w:rPr>
            </w:pPr>
            <w:ins w:id="17031" w:author="He Han" w:date="2026-10-22T21:15:00Z">
              <w:r w:rsidRPr="00BB7730">
                <w:rPr>
                  <w:rFonts w:ascii="Times New Roman" w:eastAsia="仿宋_GB2312" w:hAnsi="Times New Roman" w:cs="Times New Roman"/>
                  <w:color w:val="00B0F0"/>
                  <w:sz w:val="18"/>
                  <w:szCs w:val="18"/>
                  <w:lang w:eastAsia="zh-CN"/>
                </w:rPr>
                <w:t>Yes</w:t>
              </w:r>
            </w:ins>
          </w:p>
        </w:tc>
      </w:tr>
      <w:tr w:rsidR="00005C07" w:rsidRPr="00BB7730" w14:paraId="383BBD08" w14:textId="77777777" w:rsidTr="00005C07">
        <w:trPr>
          <w:cantSplit/>
          <w:trHeight w:val="396"/>
          <w:jc w:val="center"/>
          <w:trPrChange w:id="17032" w:author="He Han" w:date="2026-10-27T17:54:00Z">
            <w:trPr>
              <w:cantSplit/>
              <w:trHeight w:val="396"/>
              <w:jc w:val="center"/>
            </w:trPr>
          </w:trPrChange>
        </w:trPr>
        <w:tc>
          <w:tcPr>
            <w:tcW w:w="224" w:type="pct"/>
            <w:vMerge/>
            <w:noWrap/>
            <w:vAlign w:val="center"/>
            <w:tcPrChange w:id="17033" w:author="He Han" w:date="2026-10-27T17:54:00Z">
              <w:tcPr>
                <w:tcW w:w="224" w:type="pct"/>
                <w:vMerge/>
                <w:noWrap/>
                <w:vAlign w:val="center"/>
              </w:tcPr>
            </w:tcPrChange>
          </w:tcPr>
          <w:p w14:paraId="756022C1" w14:textId="77777777" w:rsidR="00AC10FE" w:rsidRPr="00BB7730" w:rsidRDefault="00AC10FE" w:rsidP="00AC10FE">
            <w:pPr>
              <w:spacing w:line="240" w:lineRule="exact"/>
              <w:contextualSpacing/>
              <w:jc w:val="center"/>
              <w:rPr>
                <w:rFonts w:ascii="Times New Roman" w:eastAsia="仿宋_GB2312" w:hAnsi="Times New Roman" w:cs="Times New Roman"/>
                <w:color w:val="auto"/>
                <w:kern w:val="0"/>
                <w:sz w:val="18"/>
                <w:szCs w:val="18"/>
                <w:lang w:eastAsia="zh-CN"/>
              </w:rPr>
            </w:pPr>
          </w:p>
        </w:tc>
        <w:tc>
          <w:tcPr>
            <w:tcW w:w="377" w:type="pct"/>
            <w:noWrap/>
            <w:vAlign w:val="center"/>
            <w:tcPrChange w:id="17034" w:author="He Han" w:date="2026-10-27T17:54:00Z">
              <w:tcPr>
                <w:tcW w:w="377" w:type="pct"/>
                <w:gridSpan w:val="2"/>
                <w:noWrap/>
                <w:vAlign w:val="center"/>
              </w:tcPr>
            </w:tcPrChange>
          </w:tcPr>
          <w:p w14:paraId="5340CF03" w14:textId="24F90C1C" w:rsidR="00AC10FE" w:rsidRPr="00BB7730" w:rsidRDefault="00AC10FE" w:rsidP="00AC10FE">
            <w:pPr>
              <w:spacing w:line="240" w:lineRule="exact"/>
              <w:contextualSpacing/>
              <w:jc w:val="center"/>
              <w:rPr>
                <w:rFonts w:ascii="Times New Roman" w:eastAsia="仿宋_GB2312" w:hAnsi="Times New Roman" w:cs="Times New Roman"/>
                <w:color w:val="auto"/>
                <w:kern w:val="0"/>
                <w:sz w:val="18"/>
                <w:szCs w:val="18"/>
                <w:lang w:eastAsia="zh-CN"/>
              </w:rPr>
            </w:pPr>
            <w:r w:rsidRPr="00BB7730">
              <w:rPr>
                <w:rFonts w:ascii="Times New Roman" w:eastAsia="仿宋_GB2312" w:hAnsi="Times New Roman" w:cs="Times New Roman"/>
                <w:color w:val="auto"/>
                <w:sz w:val="18"/>
                <w:szCs w:val="18"/>
              </w:rPr>
              <w:t>Pressure Transmitter</w:t>
            </w:r>
          </w:p>
        </w:tc>
        <w:tc>
          <w:tcPr>
            <w:tcW w:w="278" w:type="pct"/>
            <w:vAlign w:val="center"/>
            <w:tcPrChange w:id="17035" w:author="He Han" w:date="2026-10-27T17:54:00Z">
              <w:tcPr>
                <w:tcW w:w="278" w:type="pct"/>
                <w:gridSpan w:val="3"/>
                <w:vAlign w:val="center"/>
              </w:tcPr>
            </w:tcPrChange>
          </w:tcPr>
          <w:p w14:paraId="21641A05" w14:textId="0FB99CE7" w:rsidR="00AC10FE" w:rsidRPr="00BB7730" w:rsidRDefault="00AC10FE" w:rsidP="00AC10FE">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7036" w:author="Xuning Wei12232" w:date="2026-07-27T22:24:00Z">
              <w:r w:rsidRPr="00BB7730">
                <w:rPr>
                  <w:rFonts w:ascii="Times New Roman" w:eastAsia="仿宋_GB2312" w:hAnsi="Times New Roman" w:cs="Times New Roman"/>
                  <w:color w:val="auto"/>
                  <w:sz w:val="18"/>
                  <w:szCs w:val="18"/>
                  <w:lang w:eastAsia="zh-CN"/>
                  <w:rPrChange w:id="17037" w:author="Xuning Wei12232" w:date="2026-07-27T22:30:00Z">
                    <w:rPr>
                      <w:rFonts w:ascii="Times New Roman" w:eastAsia="仿宋_GB2312" w:hAnsi="Times New Roman" w:cs="Times New Roman"/>
                      <w:color w:val="FF0000"/>
                      <w:sz w:val="18"/>
                      <w:szCs w:val="18"/>
                      <w:lang w:eastAsia="zh-CN"/>
                    </w:rPr>
                  </w:rPrChange>
                </w:rPr>
                <w:t>12/15/2025</w:t>
              </w:r>
            </w:ins>
          </w:p>
        </w:tc>
        <w:tc>
          <w:tcPr>
            <w:tcW w:w="371" w:type="pct"/>
            <w:vAlign w:val="center"/>
            <w:tcPrChange w:id="17038" w:author="He Han" w:date="2026-10-27T17:54:00Z">
              <w:tcPr>
                <w:tcW w:w="476" w:type="pct"/>
                <w:gridSpan w:val="5"/>
                <w:vAlign w:val="center"/>
              </w:tcPr>
            </w:tcPrChange>
          </w:tcPr>
          <w:p w14:paraId="021740D7" w14:textId="7F8EB935" w:rsidR="00AC10FE" w:rsidRPr="00BB7730" w:rsidRDefault="00AC10FE" w:rsidP="00AC10FE">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CYJ11916</w:t>
            </w:r>
          </w:p>
        </w:tc>
        <w:tc>
          <w:tcPr>
            <w:tcW w:w="416" w:type="pct"/>
            <w:noWrap/>
            <w:vAlign w:val="center"/>
            <w:tcPrChange w:id="17039" w:author="He Han" w:date="2026-10-27T17:54:00Z">
              <w:tcPr>
                <w:tcW w:w="407" w:type="pct"/>
                <w:gridSpan w:val="2"/>
                <w:noWrap/>
                <w:vAlign w:val="center"/>
              </w:tcPr>
            </w:tcPrChange>
          </w:tcPr>
          <w:p w14:paraId="511F2CA1" w14:textId="1C7D13A3" w:rsidR="00AC10FE" w:rsidRPr="00BB7730" w:rsidRDefault="00AC10FE" w:rsidP="00AC10FE">
            <w:pPr>
              <w:spacing w:line="240" w:lineRule="exact"/>
              <w:contextualSpacing/>
              <w:jc w:val="center"/>
              <w:rPr>
                <w:rFonts w:ascii="Times New Roman" w:eastAsia="仿宋_GB2312" w:hAnsi="Times New Roman" w:cs="Times New Roman"/>
                <w:color w:val="00B0F0"/>
                <w:sz w:val="18"/>
                <w:szCs w:val="18"/>
                <w:lang w:eastAsia="zh-CN"/>
              </w:rPr>
            </w:pPr>
            <w:r w:rsidRPr="00BB7730">
              <w:rPr>
                <w:rFonts w:ascii="Times New Roman" w:eastAsia="仿宋_GB2312" w:hAnsi="Times New Roman" w:cs="Times New Roman"/>
                <w:color w:val="00B0F0"/>
                <w:sz w:val="18"/>
                <w:szCs w:val="18"/>
                <w:lang w:eastAsia="zh-CN"/>
              </w:rPr>
              <w:t>-0.1~0.6</w:t>
            </w:r>
            <w:ins w:id="17040" w:author="Johan Granander" w:date="2026-07-28T13:51:00Z">
              <w:r w:rsidRPr="00BB7730">
                <w:rPr>
                  <w:rFonts w:ascii="Times New Roman" w:eastAsia="仿宋_GB2312" w:hAnsi="Times New Roman" w:cs="Times New Roman"/>
                  <w:color w:val="00B0F0"/>
                  <w:sz w:val="18"/>
                  <w:szCs w:val="18"/>
                  <w:lang w:eastAsia="zh-CN"/>
                </w:rPr>
                <w:t xml:space="preserve"> </w:t>
              </w:r>
            </w:ins>
            <w:del w:id="17041" w:author="Johan Granander" w:date="2026-07-28T13:51:00Z">
              <w:r w:rsidRPr="00BB7730" w:rsidDel="00917FF6">
                <w:rPr>
                  <w:rFonts w:ascii="Times New Roman" w:eastAsia="仿宋_GB2312" w:hAnsi="Times New Roman" w:cs="Times New Roman"/>
                  <w:color w:val="00B0F0"/>
                  <w:sz w:val="18"/>
                  <w:szCs w:val="18"/>
                  <w:lang w:eastAsia="zh-CN"/>
                </w:rPr>
                <w:delText>Mpa</w:delText>
              </w:r>
            </w:del>
            <w:ins w:id="17042" w:author="Johan Granander" w:date="2026-07-28T13:51:00Z">
              <w:r w:rsidRPr="00BB7730">
                <w:rPr>
                  <w:rFonts w:ascii="Times New Roman" w:eastAsia="仿宋_GB2312" w:hAnsi="Times New Roman" w:cs="Times New Roman"/>
                  <w:color w:val="00B0F0"/>
                  <w:sz w:val="18"/>
                  <w:szCs w:val="18"/>
                  <w:lang w:eastAsia="zh-CN"/>
                </w:rPr>
                <w:t>MPa</w:t>
              </w:r>
            </w:ins>
          </w:p>
        </w:tc>
        <w:tc>
          <w:tcPr>
            <w:tcW w:w="278" w:type="pct"/>
            <w:vAlign w:val="center"/>
            <w:tcPrChange w:id="17043" w:author="He Han" w:date="2026-10-27T17:54:00Z">
              <w:tcPr>
                <w:tcW w:w="226" w:type="pct"/>
                <w:gridSpan w:val="3"/>
                <w:vAlign w:val="center"/>
              </w:tcPr>
            </w:tcPrChange>
          </w:tcPr>
          <w:p w14:paraId="340002FE" w14:textId="7523693E"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0.0004</w:t>
            </w:r>
            <w:r w:rsidRPr="00BB7730">
              <w:rPr>
                <w:rFonts w:ascii="Times New Roman" w:eastAsia="仿宋_GB2312" w:hAnsi="Times New Roman" w:cs="Times New Roman"/>
                <w:color w:val="auto"/>
                <w:sz w:val="18"/>
                <w:szCs w:val="18"/>
                <w:lang w:eastAsia="zh-CN"/>
              </w:rPr>
              <w:t xml:space="preserve"> </w:t>
            </w:r>
            <w:del w:id="17044" w:author="Johan Granander" w:date="2026-07-28T13:51:00Z">
              <w:r w:rsidRPr="00BB7730" w:rsidDel="00917FF6">
                <w:rPr>
                  <w:rFonts w:ascii="Times New Roman" w:eastAsia="仿宋_GB2312" w:hAnsi="Times New Roman" w:cs="Times New Roman"/>
                  <w:color w:val="auto"/>
                  <w:sz w:val="18"/>
                  <w:szCs w:val="18"/>
                  <w:lang w:eastAsia="zh-CN"/>
                </w:rPr>
                <w:delText>Mpa</w:delText>
              </w:r>
            </w:del>
            <w:ins w:id="17045" w:author="Johan Granander" w:date="2026-07-28T13:51:00Z">
              <w:r w:rsidRPr="00BB7730">
                <w:rPr>
                  <w:rFonts w:ascii="Times New Roman" w:eastAsia="仿宋_GB2312" w:hAnsi="Times New Roman" w:cs="Times New Roman"/>
                  <w:color w:val="auto"/>
                  <w:sz w:val="18"/>
                  <w:szCs w:val="18"/>
                  <w:lang w:eastAsia="zh-CN"/>
                </w:rPr>
                <w:t>MPa</w:t>
              </w:r>
            </w:ins>
          </w:p>
        </w:tc>
        <w:tc>
          <w:tcPr>
            <w:tcW w:w="2578" w:type="pct"/>
            <w:gridSpan w:val="3"/>
            <w:vAlign w:val="center"/>
            <w:tcPrChange w:id="17046" w:author="He Han" w:date="2026-10-27T17:54:00Z">
              <w:tcPr>
                <w:tcW w:w="2533" w:type="pct"/>
                <w:gridSpan w:val="7"/>
                <w:vAlign w:val="center"/>
              </w:tcPr>
            </w:tcPrChange>
          </w:tcPr>
          <w:p w14:paraId="3447BBB3" w14:textId="04C11A72" w:rsidR="00AC10FE" w:rsidRPr="00BB7730" w:rsidDel="00C05306" w:rsidRDefault="00AC10FE">
            <w:pPr>
              <w:spacing w:line="240" w:lineRule="exact"/>
              <w:contextualSpacing/>
              <w:jc w:val="both"/>
              <w:rPr>
                <w:del w:id="17047" w:author="Xuning Wei12232" w:date="2026-07-27T21:34:00Z"/>
                <w:rFonts w:ascii="Times New Roman" w:eastAsia="仿宋_GB2312" w:hAnsi="Times New Roman" w:cs="Times New Roman"/>
                <w:color w:val="auto"/>
                <w:sz w:val="18"/>
                <w:szCs w:val="18"/>
              </w:rPr>
              <w:pPrChange w:id="17048" w:author="He Han" w:date="2026-10-22T14:55:00Z">
                <w:pPr>
                  <w:spacing w:line="240" w:lineRule="exact"/>
                  <w:contextualSpacing/>
                  <w:jc w:val="center"/>
                </w:pPr>
              </w:pPrChange>
            </w:pPr>
            <w:ins w:id="17049" w:author="Xuning Wei12232" w:date="2026-07-27T21:34:00Z">
              <w:r w:rsidRPr="00BB7730">
                <w:rPr>
                  <w:rFonts w:ascii="Times New Roman" w:eastAsia="仿宋_GB2312" w:hAnsi="Times New Roman" w:cs="Times New Roman"/>
                  <w:color w:val="auto"/>
                  <w:sz w:val="18"/>
                  <w:szCs w:val="18"/>
                  <w:lang w:eastAsia="zh-CN"/>
                  <w:rPrChange w:id="17050" w:author="Xuning Wei12232" w:date="2026-07-27T22:30:00Z">
                    <w:rPr>
                      <w:rFonts w:ascii="Times New Roman" w:eastAsia="仿宋_GB2312" w:hAnsi="Times New Roman" w:cs="Times New Roman"/>
                      <w:color w:val="0000FF"/>
                      <w:sz w:val="18"/>
                      <w:szCs w:val="18"/>
                      <w:lang w:eastAsia="zh-CN"/>
                    </w:rPr>
                  </w:rPrChange>
                </w:rPr>
                <w:t>The process has no pressure requirements. The equipment pressure is controlled by the DCS system with a set pressure value of 0.005 MPa. The pressure inside the reactor is automatically regulated via valves and pressure interlocks.</w:t>
              </w:r>
            </w:ins>
            <w:del w:id="17051" w:author="Xuning Wei12232" w:date="2026-07-27T21:34:00Z">
              <w:r w:rsidRPr="00BB7730" w:rsidDel="00C05306">
                <w:rPr>
                  <w:rFonts w:ascii="Times New Roman" w:eastAsia="仿宋_GB2312" w:hAnsi="Times New Roman" w:cs="Times New Roman"/>
                  <w:color w:val="auto"/>
                  <w:sz w:val="18"/>
                  <w:szCs w:val="18"/>
                </w:rPr>
                <w:delText>N/A</w:delText>
              </w:r>
            </w:del>
          </w:p>
          <w:p w14:paraId="007BDD61" w14:textId="53D0FE88" w:rsidR="00AC10FE" w:rsidRPr="00BB7730" w:rsidDel="00C05306" w:rsidRDefault="00AC10FE">
            <w:pPr>
              <w:spacing w:line="240" w:lineRule="exact"/>
              <w:contextualSpacing/>
              <w:jc w:val="both"/>
              <w:rPr>
                <w:del w:id="17052" w:author="Xuning Wei12232" w:date="2026-07-27T21:34:00Z"/>
                <w:rFonts w:ascii="Times New Roman" w:eastAsia="仿宋_GB2312" w:hAnsi="Times New Roman" w:cs="Times New Roman"/>
                <w:color w:val="auto"/>
                <w:sz w:val="18"/>
                <w:szCs w:val="18"/>
              </w:rPr>
              <w:pPrChange w:id="17053" w:author="He Han" w:date="2026-10-22T14:55:00Z">
                <w:pPr>
                  <w:spacing w:line="240" w:lineRule="exact"/>
                  <w:contextualSpacing/>
                  <w:jc w:val="center"/>
                </w:pPr>
              </w:pPrChange>
            </w:pPr>
            <w:del w:id="17054" w:author="Xuning Wei12232" w:date="2026-07-27T21:34:00Z">
              <w:r w:rsidRPr="00BB7730" w:rsidDel="00C05306">
                <w:rPr>
                  <w:rFonts w:ascii="Times New Roman" w:eastAsia="仿宋_GB2312" w:hAnsi="Times New Roman" w:cs="Times New Roman"/>
                  <w:color w:val="auto"/>
                  <w:sz w:val="18"/>
                  <w:szCs w:val="18"/>
                  <w:lang w:eastAsia="zh-CN"/>
                </w:rPr>
                <w:delText>TBD</w:delText>
              </w:r>
            </w:del>
          </w:p>
          <w:p w14:paraId="35AC9A05" w14:textId="13C196C1" w:rsidR="00AC10FE" w:rsidRPr="00BB7730" w:rsidRDefault="00AC10FE">
            <w:pPr>
              <w:spacing w:line="240" w:lineRule="exact"/>
              <w:contextualSpacing/>
              <w:jc w:val="both"/>
              <w:rPr>
                <w:rFonts w:ascii="Times New Roman" w:eastAsia="仿宋_GB2312" w:hAnsi="Times New Roman" w:cs="Times New Roman"/>
                <w:color w:val="auto"/>
                <w:sz w:val="18"/>
                <w:szCs w:val="18"/>
              </w:rPr>
              <w:pPrChange w:id="17055" w:author="He Han" w:date="2026-10-22T14:55:00Z">
                <w:pPr>
                  <w:spacing w:line="240" w:lineRule="exact"/>
                  <w:contextualSpacing/>
                  <w:jc w:val="center"/>
                </w:pPr>
              </w:pPrChange>
            </w:pPr>
            <w:del w:id="17056" w:author="Xuning Wei12232" w:date="2026-07-27T21:34:00Z">
              <w:r w:rsidRPr="00BB7730" w:rsidDel="00C05306">
                <w:rPr>
                  <w:rFonts w:ascii="Times New Roman" w:eastAsia="仿宋_GB2312" w:hAnsi="Times New Roman" w:cs="Times New Roman"/>
                  <w:color w:val="auto"/>
                  <w:sz w:val="18"/>
                  <w:szCs w:val="18"/>
                  <w:lang w:eastAsia="zh-CN"/>
                </w:rPr>
                <w:delText>TBD</w:delText>
              </w:r>
            </w:del>
          </w:p>
        </w:tc>
        <w:tc>
          <w:tcPr>
            <w:tcW w:w="226" w:type="pct"/>
            <w:vAlign w:val="center"/>
            <w:tcPrChange w:id="17057" w:author="He Han" w:date="2026-10-27T17:54:00Z">
              <w:tcPr>
                <w:tcW w:w="226" w:type="pct"/>
                <w:gridSpan w:val="2"/>
                <w:vAlign w:val="center"/>
              </w:tcPr>
            </w:tcPrChange>
          </w:tcPr>
          <w:p w14:paraId="399D70C2" w14:textId="7718273F"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ins w:id="17058" w:author="He Han" w:date="2026-10-22T20:50:00Z">
              <w:r w:rsidRPr="00BB7730">
                <w:rPr>
                  <w:rFonts w:ascii="Times New Roman" w:eastAsia="仿宋_GB2312" w:hAnsi="Times New Roman" w:cs="Times New Roman"/>
                  <w:color w:val="00B0F0"/>
                  <w:sz w:val="18"/>
                  <w:szCs w:val="18"/>
                  <w:lang w:eastAsia="zh-CN"/>
                </w:rPr>
                <w:t>N/A</w:t>
              </w:r>
            </w:ins>
            <w:del w:id="17059" w:author="He Han" w:date="2026-10-22T20:34:00Z">
              <w:r w:rsidRPr="00BB7730" w:rsidDel="00983855">
                <w:rPr>
                  <w:rFonts w:ascii="Times New Roman" w:eastAsia="仿宋_GB2312" w:hAnsi="Times New Roman" w:cs="Times New Roman"/>
                  <w:color w:val="auto"/>
                  <w:sz w:val="18"/>
                  <w:szCs w:val="18"/>
                  <w:lang w:eastAsia="zh-CN"/>
                </w:rPr>
                <w:delText>TBD</w:delText>
              </w:r>
            </w:del>
          </w:p>
        </w:tc>
        <w:tc>
          <w:tcPr>
            <w:tcW w:w="252" w:type="pct"/>
            <w:vAlign w:val="center"/>
            <w:tcPrChange w:id="17060" w:author="He Han" w:date="2026-10-27T17:54:00Z">
              <w:tcPr>
                <w:tcW w:w="253" w:type="pct"/>
                <w:gridSpan w:val="2"/>
                <w:vAlign w:val="center"/>
              </w:tcPr>
            </w:tcPrChange>
          </w:tcPr>
          <w:p w14:paraId="67FB8C21" w14:textId="332CD93B"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ins w:id="17061" w:author="He Han" w:date="2026-10-22T20:50:00Z">
              <w:r w:rsidRPr="00BB7730">
                <w:rPr>
                  <w:rFonts w:ascii="Times New Roman" w:eastAsia="仿宋_GB2312" w:hAnsi="Times New Roman" w:cs="Times New Roman"/>
                  <w:color w:val="00B0F0"/>
                  <w:sz w:val="18"/>
                  <w:szCs w:val="18"/>
                  <w:lang w:eastAsia="zh-CN"/>
                </w:rPr>
                <w:t>N/A</w:t>
              </w:r>
            </w:ins>
            <w:del w:id="17062" w:author="He Han" w:date="2026-10-22T20:34:00Z">
              <w:r w:rsidRPr="00BB7730" w:rsidDel="00983855">
                <w:rPr>
                  <w:rFonts w:ascii="Times New Roman" w:eastAsia="仿宋_GB2312" w:hAnsi="Times New Roman" w:cs="Times New Roman"/>
                  <w:color w:val="auto"/>
                  <w:sz w:val="18"/>
                  <w:szCs w:val="18"/>
                  <w:lang w:eastAsia="zh-CN"/>
                </w:rPr>
                <w:delText>TBD</w:delText>
              </w:r>
            </w:del>
          </w:p>
        </w:tc>
      </w:tr>
      <w:tr w:rsidR="00005C07" w:rsidRPr="00BB7730" w14:paraId="30B92F36" w14:textId="77777777" w:rsidTr="00005C07">
        <w:trPr>
          <w:cantSplit/>
          <w:trHeight w:val="396"/>
          <w:jc w:val="center"/>
        </w:trPr>
        <w:tc>
          <w:tcPr>
            <w:tcW w:w="224" w:type="pct"/>
            <w:vMerge/>
            <w:noWrap/>
            <w:vAlign w:val="center"/>
          </w:tcPr>
          <w:p w14:paraId="6D94231D" w14:textId="77777777" w:rsidR="00AC10FE" w:rsidRPr="00BB7730" w:rsidRDefault="00AC10FE" w:rsidP="00AC10FE">
            <w:pPr>
              <w:spacing w:line="240" w:lineRule="exact"/>
              <w:contextualSpacing/>
              <w:jc w:val="center"/>
              <w:rPr>
                <w:rFonts w:ascii="Times New Roman" w:eastAsia="仿宋_GB2312" w:hAnsi="Times New Roman" w:cs="Times New Roman"/>
                <w:color w:val="auto"/>
                <w:kern w:val="0"/>
                <w:sz w:val="18"/>
                <w:szCs w:val="18"/>
                <w:lang w:eastAsia="zh-CN"/>
              </w:rPr>
            </w:pPr>
          </w:p>
        </w:tc>
        <w:tc>
          <w:tcPr>
            <w:tcW w:w="377" w:type="pct"/>
            <w:noWrap/>
            <w:vAlign w:val="center"/>
          </w:tcPr>
          <w:p w14:paraId="671403AC" w14:textId="0C0F9FA0"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rPr>
              <w:t>Agitation</w:t>
            </w:r>
          </w:p>
        </w:tc>
        <w:tc>
          <w:tcPr>
            <w:tcW w:w="278" w:type="pct"/>
            <w:vAlign w:val="center"/>
          </w:tcPr>
          <w:p w14:paraId="768055C1" w14:textId="118DA537" w:rsidR="00AC10FE" w:rsidRPr="00BB7730" w:rsidRDefault="00AC10FE" w:rsidP="00AC10FE">
            <w:pPr>
              <w:spacing w:line="240" w:lineRule="exact"/>
              <w:ind w:leftChars="-50" w:left="-105" w:rightChars="-50" w:right="-105"/>
              <w:contextualSpacing/>
              <w:jc w:val="center"/>
              <w:rPr>
                <w:rFonts w:ascii="Times New Roman" w:eastAsia="仿宋_GB2312" w:hAnsi="Times New Roman" w:cs="Times New Roman"/>
                <w:color w:val="auto"/>
                <w:kern w:val="0"/>
                <w:sz w:val="18"/>
                <w:szCs w:val="18"/>
                <w:lang w:eastAsia="zh-CN"/>
              </w:rPr>
            </w:pPr>
            <w:ins w:id="17063" w:author="Xuning Wei12232" w:date="2026-07-27T22:29:00Z">
              <w:r w:rsidRPr="00BB7730">
                <w:rPr>
                  <w:rFonts w:ascii="Times New Roman" w:eastAsia="仿宋_GB2312" w:hAnsi="Times New Roman" w:cs="Times New Roman"/>
                  <w:color w:val="auto"/>
                  <w:kern w:val="0"/>
                  <w:sz w:val="18"/>
                  <w:szCs w:val="18"/>
                  <w:lang w:eastAsia="zh-CN"/>
                </w:rPr>
                <w:t>N/A</w:t>
              </w:r>
            </w:ins>
          </w:p>
        </w:tc>
        <w:tc>
          <w:tcPr>
            <w:tcW w:w="371" w:type="pct"/>
            <w:vAlign w:val="center"/>
          </w:tcPr>
          <w:p w14:paraId="28F3989D" w14:textId="1846FDB9" w:rsidR="00AC10FE" w:rsidRPr="00BB7730" w:rsidRDefault="00AC10FE" w:rsidP="00AC10FE">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rPr>
              <w:t>N/A</w:t>
            </w:r>
          </w:p>
        </w:tc>
        <w:tc>
          <w:tcPr>
            <w:tcW w:w="416" w:type="pct"/>
            <w:noWrap/>
            <w:vAlign w:val="center"/>
          </w:tcPr>
          <w:p w14:paraId="2432956E" w14:textId="0057CBD8" w:rsidR="00AC10FE" w:rsidRPr="00BB7730" w:rsidRDefault="00AC10FE" w:rsidP="00AC10FE">
            <w:pPr>
              <w:spacing w:line="240" w:lineRule="exact"/>
              <w:contextualSpacing/>
              <w:jc w:val="center"/>
              <w:rPr>
                <w:rFonts w:ascii="Times New Roman" w:eastAsia="仿宋_GB2312" w:hAnsi="Times New Roman" w:cs="Times New Roman"/>
                <w:color w:val="00B0F0"/>
                <w:sz w:val="18"/>
                <w:szCs w:val="18"/>
                <w:lang w:eastAsia="zh-CN"/>
              </w:rPr>
            </w:pPr>
            <w:r w:rsidRPr="00BB7730">
              <w:rPr>
                <w:rFonts w:ascii="Times New Roman" w:eastAsia="仿宋_GB2312" w:hAnsi="Times New Roman" w:cs="Times New Roman"/>
                <w:color w:val="00B0F0"/>
                <w:kern w:val="0"/>
                <w:sz w:val="18"/>
                <w:szCs w:val="18"/>
              </w:rPr>
              <w:t>15~130</w:t>
            </w:r>
            <w:ins w:id="17064" w:author="Johan Granander" w:date="2026-07-28T13:51:00Z">
              <w:r w:rsidRPr="00BB7730">
                <w:rPr>
                  <w:rFonts w:ascii="Times New Roman" w:eastAsia="仿宋_GB2312" w:hAnsi="Times New Roman" w:cs="Times New Roman"/>
                  <w:color w:val="00B0F0"/>
                  <w:kern w:val="0"/>
                  <w:sz w:val="18"/>
                  <w:szCs w:val="18"/>
                </w:rPr>
                <w:t xml:space="preserve"> </w:t>
              </w:r>
            </w:ins>
            <w:del w:id="17065" w:author="Johan Granander" w:date="2026-07-28T13:52:00Z">
              <w:r w:rsidRPr="00BB7730" w:rsidDel="00917FF6">
                <w:rPr>
                  <w:rFonts w:ascii="Times New Roman" w:eastAsia="仿宋_GB2312" w:hAnsi="Times New Roman" w:cs="Times New Roman"/>
                  <w:color w:val="00B0F0"/>
                  <w:kern w:val="0"/>
                  <w:sz w:val="18"/>
                  <w:szCs w:val="18"/>
                </w:rPr>
                <w:delText>r/min</w:delText>
              </w:r>
            </w:del>
            <w:ins w:id="17066" w:author="Johan Granander" w:date="2026-07-28T13:52:00Z">
              <w:r w:rsidRPr="00BB7730">
                <w:rPr>
                  <w:rFonts w:ascii="Times New Roman" w:eastAsia="仿宋_GB2312" w:hAnsi="Times New Roman" w:cs="Times New Roman"/>
                  <w:color w:val="00B0F0"/>
                  <w:kern w:val="0"/>
                  <w:sz w:val="18"/>
                  <w:szCs w:val="18"/>
                </w:rPr>
                <w:t>rpm</w:t>
              </w:r>
            </w:ins>
          </w:p>
        </w:tc>
        <w:tc>
          <w:tcPr>
            <w:tcW w:w="278" w:type="pct"/>
            <w:vAlign w:val="center"/>
          </w:tcPr>
          <w:p w14:paraId="439B60FF" w14:textId="0AA8BDCB"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rPr>
              <w:t>±2</w:t>
            </w:r>
            <w:ins w:id="17067" w:author="Johan Granander" w:date="2026-07-28T13:51:00Z">
              <w:r w:rsidRPr="00BB7730">
                <w:rPr>
                  <w:rFonts w:ascii="Times New Roman" w:eastAsia="仿宋_GB2312" w:hAnsi="Times New Roman" w:cs="Times New Roman"/>
                  <w:color w:val="auto"/>
                  <w:kern w:val="0"/>
                  <w:sz w:val="18"/>
                  <w:szCs w:val="18"/>
                </w:rPr>
                <w:t xml:space="preserve"> </w:t>
              </w:r>
            </w:ins>
            <w:del w:id="17068" w:author="Johan Granander" w:date="2026-07-28T13:52:00Z">
              <w:r w:rsidRPr="00BB7730" w:rsidDel="00917FF6">
                <w:rPr>
                  <w:rFonts w:ascii="Times New Roman" w:eastAsia="仿宋_GB2312" w:hAnsi="Times New Roman" w:cs="Times New Roman"/>
                  <w:color w:val="auto"/>
                  <w:kern w:val="0"/>
                  <w:sz w:val="18"/>
                  <w:szCs w:val="18"/>
                </w:rPr>
                <w:delText>r/min</w:delText>
              </w:r>
            </w:del>
            <w:ins w:id="17069" w:author="Johan Granander" w:date="2026-07-28T13:52:00Z">
              <w:r w:rsidRPr="00BB7730">
                <w:rPr>
                  <w:rFonts w:ascii="Times New Roman" w:eastAsia="仿宋_GB2312" w:hAnsi="Times New Roman" w:cs="Times New Roman"/>
                  <w:color w:val="auto"/>
                  <w:kern w:val="0"/>
                  <w:sz w:val="18"/>
                  <w:szCs w:val="18"/>
                </w:rPr>
                <w:t>rpm</w:t>
              </w:r>
            </w:ins>
          </w:p>
        </w:tc>
        <w:tc>
          <w:tcPr>
            <w:tcW w:w="880" w:type="pct"/>
            <w:vAlign w:val="center"/>
          </w:tcPr>
          <w:p w14:paraId="3AE4EDC7" w14:textId="3CF3DA7F"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kern w:val="0"/>
                <w:sz w:val="18"/>
                <w:szCs w:val="18"/>
              </w:rPr>
              <w:t xml:space="preserve">80~100 </w:t>
            </w:r>
            <w:del w:id="17070" w:author="Johan Granander" w:date="2026-07-28T13:52:00Z">
              <w:r w:rsidRPr="00BB7730" w:rsidDel="00917FF6">
                <w:rPr>
                  <w:rFonts w:ascii="Times New Roman" w:eastAsia="仿宋_GB2312" w:hAnsi="Times New Roman" w:cs="Times New Roman"/>
                  <w:color w:val="auto"/>
                  <w:kern w:val="0"/>
                  <w:sz w:val="18"/>
                  <w:szCs w:val="18"/>
                </w:rPr>
                <w:delText>r/min</w:delText>
              </w:r>
            </w:del>
            <w:ins w:id="17071" w:author="Johan Granander" w:date="2026-07-28T13:52:00Z">
              <w:r w:rsidRPr="00BB7730">
                <w:rPr>
                  <w:rFonts w:ascii="Times New Roman" w:eastAsia="仿宋_GB2312" w:hAnsi="Times New Roman" w:cs="Times New Roman"/>
                  <w:color w:val="auto"/>
                  <w:kern w:val="0"/>
                  <w:sz w:val="18"/>
                  <w:szCs w:val="18"/>
                </w:rPr>
                <w:t>rpm</w:t>
              </w:r>
            </w:ins>
          </w:p>
        </w:tc>
        <w:tc>
          <w:tcPr>
            <w:tcW w:w="880" w:type="pct"/>
            <w:noWrap/>
            <w:vAlign w:val="center"/>
          </w:tcPr>
          <w:p w14:paraId="7B82CEA5" w14:textId="10E62CE0"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ins w:id="17072" w:author="He Han" w:date="2026-10-22T20:50:00Z">
              <w:r w:rsidRPr="00BB7730">
                <w:rPr>
                  <w:rFonts w:ascii="Times New Roman" w:eastAsia="仿宋_GB2312" w:hAnsi="Times New Roman" w:cs="Times New Roman"/>
                  <w:color w:val="auto"/>
                  <w:kern w:val="0"/>
                  <w:sz w:val="18"/>
                  <w:szCs w:val="18"/>
                </w:rPr>
                <w:t>80~100 rpm</w:t>
              </w:r>
            </w:ins>
            <w:del w:id="17073" w:author="He Han" w:date="2026-10-22T20:50:00Z">
              <w:r w:rsidRPr="00BB7730" w:rsidDel="004A7F26">
                <w:rPr>
                  <w:rFonts w:ascii="Times New Roman" w:eastAsia="仿宋_GB2312" w:hAnsi="Times New Roman" w:cs="Times New Roman"/>
                  <w:color w:val="auto"/>
                  <w:sz w:val="18"/>
                  <w:szCs w:val="18"/>
                  <w:lang w:eastAsia="zh-CN"/>
                </w:rPr>
                <w:delText>TBD</w:delText>
              </w:r>
            </w:del>
          </w:p>
        </w:tc>
        <w:tc>
          <w:tcPr>
            <w:tcW w:w="818" w:type="pct"/>
            <w:vAlign w:val="center"/>
          </w:tcPr>
          <w:p w14:paraId="643E8A99" w14:textId="53B9EFA4"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ins w:id="17074" w:author="He Han" w:date="2026-10-22T20:50:00Z">
              <w:r w:rsidRPr="00BB7730">
                <w:rPr>
                  <w:rFonts w:ascii="Times New Roman" w:eastAsia="仿宋_GB2312" w:hAnsi="Times New Roman" w:cs="Times New Roman"/>
                  <w:color w:val="00B0F0"/>
                  <w:sz w:val="18"/>
                  <w:szCs w:val="18"/>
                  <w:lang w:eastAsia="zh-CN"/>
                </w:rPr>
                <w:t>No defined</w:t>
              </w:r>
            </w:ins>
            <w:del w:id="17075" w:author="He Han" w:date="2026-10-22T20:50:00Z">
              <w:r w:rsidRPr="00BB7730" w:rsidDel="004A7F26">
                <w:rPr>
                  <w:rFonts w:ascii="Times New Roman" w:eastAsia="仿宋_GB2312" w:hAnsi="Times New Roman" w:cs="Times New Roman"/>
                  <w:color w:val="auto"/>
                  <w:sz w:val="18"/>
                  <w:szCs w:val="18"/>
                  <w:lang w:eastAsia="zh-CN"/>
                </w:rPr>
                <w:delText>TBD</w:delText>
              </w:r>
            </w:del>
          </w:p>
        </w:tc>
        <w:tc>
          <w:tcPr>
            <w:tcW w:w="226" w:type="pct"/>
            <w:vAlign w:val="center"/>
          </w:tcPr>
          <w:p w14:paraId="4E57F6C2" w14:textId="163A6D47"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ins w:id="17076" w:author="He Han" w:date="2026-10-22T20:50:00Z">
              <w:r w:rsidRPr="00BB7730">
                <w:rPr>
                  <w:rFonts w:ascii="Times New Roman" w:eastAsia="仿宋_GB2312" w:hAnsi="Times New Roman" w:cs="Times New Roman"/>
                  <w:color w:val="00B0F0"/>
                  <w:sz w:val="18"/>
                  <w:szCs w:val="18"/>
                  <w:lang w:eastAsia="zh-CN"/>
                </w:rPr>
                <w:t>N/A</w:t>
              </w:r>
            </w:ins>
            <w:del w:id="17077" w:author="He Han" w:date="2026-10-22T20:34:00Z">
              <w:r w:rsidRPr="00BB7730" w:rsidDel="00696375">
                <w:rPr>
                  <w:rFonts w:ascii="Times New Roman" w:eastAsia="仿宋_GB2312" w:hAnsi="Times New Roman" w:cs="Times New Roman"/>
                  <w:color w:val="auto"/>
                  <w:sz w:val="18"/>
                  <w:szCs w:val="18"/>
                  <w:lang w:eastAsia="zh-CN"/>
                </w:rPr>
                <w:delText>TBD</w:delText>
              </w:r>
            </w:del>
          </w:p>
        </w:tc>
        <w:tc>
          <w:tcPr>
            <w:tcW w:w="252" w:type="pct"/>
            <w:vAlign w:val="center"/>
          </w:tcPr>
          <w:p w14:paraId="1FA24EE3" w14:textId="4FE18087" w:rsidR="00AC10FE" w:rsidRPr="00BB7730" w:rsidRDefault="00AC10FE" w:rsidP="00AC10FE">
            <w:pPr>
              <w:spacing w:line="240" w:lineRule="exact"/>
              <w:contextualSpacing/>
              <w:jc w:val="center"/>
              <w:rPr>
                <w:rFonts w:ascii="Times New Roman" w:eastAsia="仿宋_GB2312" w:hAnsi="Times New Roman" w:cs="Times New Roman"/>
                <w:color w:val="auto"/>
                <w:sz w:val="18"/>
                <w:szCs w:val="18"/>
              </w:rPr>
            </w:pPr>
            <w:ins w:id="17078" w:author="He Han" w:date="2026-10-22T20:50:00Z">
              <w:r w:rsidRPr="00BB7730">
                <w:rPr>
                  <w:rFonts w:ascii="Times New Roman" w:eastAsia="仿宋_GB2312" w:hAnsi="Times New Roman" w:cs="Times New Roman"/>
                  <w:color w:val="00B0F0"/>
                  <w:sz w:val="18"/>
                  <w:szCs w:val="18"/>
                  <w:lang w:eastAsia="zh-CN"/>
                </w:rPr>
                <w:t>N/A</w:t>
              </w:r>
            </w:ins>
            <w:del w:id="17079" w:author="He Han" w:date="2026-10-22T20:34:00Z">
              <w:r w:rsidRPr="00BB7730" w:rsidDel="00696375">
                <w:rPr>
                  <w:rFonts w:ascii="Times New Roman" w:eastAsia="仿宋_GB2312" w:hAnsi="Times New Roman" w:cs="Times New Roman"/>
                  <w:color w:val="auto"/>
                  <w:sz w:val="18"/>
                  <w:szCs w:val="18"/>
                  <w:lang w:eastAsia="zh-CN"/>
                </w:rPr>
                <w:delText>TBD</w:delText>
              </w:r>
            </w:del>
          </w:p>
        </w:tc>
      </w:tr>
      <w:tr w:rsidR="00005C07" w:rsidRPr="00BB7730" w14:paraId="67350024" w14:textId="77777777" w:rsidTr="00005C07">
        <w:trPr>
          <w:cantSplit/>
          <w:trHeight w:val="396"/>
          <w:jc w:val="center"/>
          <w:ins w:id="17080" w:author="He Han" w:date="2026-10-22T13:18:00Z"/>
          <w:trPrChange w:id="17081" w:author="He Han" w:date="2026-10-27T17:54:00Z">
            <w:trPr>
              <w:cantSplit/>
              <w:trHeight w:val="396"/>
              <w:jc w:val="center"/>
            </w:trPr>
          </w:trPrChange>
        </w:trPr>
        <w:tc>
          <w:tcPr>
            <w:tcW w:w="224" w:type="pct"/>
            <w:vMerge w:val="restart"/>
            <w:noWrap/>
            <w:vAlign w:val="center"/>
            <w:tcPrChange w:id="17082" w:author="He Han" w:date="2026-10-27T17:54:00Z">
              <w:tcPr>
                <w:tcW w:w="224" w:type="pct"/>
                <w:vMerge w:val="restart"/>
                <w:noWrap/>
                <w:vAlign w:val="center"/>
              </w:tcPr>
            </w:tcPrChange>
          </w:tcPr>
          <w:p w14:paraId="50EDF937" w14:textId="77777777" w:rsidR="00AC10FE" w:rsidRPr="00BB7730" w:rsidRDefault="00AC10FE" w:rsidP="00AC10FE">
            <w:pPr>
              <w:spacing w:line="240" w:lineRule="exact"/>
              <w:contextualSpacing/>
              <w:jc w:val="center"/>
              <w:rPr>
                <w:ins w:id="17083" w:author="He Han" w:date="2026-10-22T13:18:00Z"/>
                <w:rFonts w:ascii="Times New Roman" w:eastAsia="仿宋_GB2312" w:hAnsi="Times New Roman" w:cs="Times New Roman"/>
                <w:color w:val="auto"/>
                <w:kern w:val="0"/>
                <w:sz w:val="18"/>
                <w:szCs w:val="18"/>
                <w:lang w:eastAsia="zh-CN"/>
              </w:rPr>
            </w:pPr>
            <w:ins w:id="17084" w:author="He Han" w:date="2026-10-22T13:18:00Z">
              <w:r w:rsidRPr="00BB7730">
                <w:rPr>
                  <w:rFonts w:ascii="Times New Roman" w:eastAsiaTheme="minorEastAsia" w:hAnsi="Times New Roman" w:cs="Times New Roman"/>
                  <w:color w:val="auto"/>
                  <w:sz w:val="18"/>
                  <w:szCs w:val="18"/>
                  <w:shd w:val="clear" w:color="auto" w:fill="FFFFFF"/>
                  <w:lang w:eastAsia="zh-CN"/>
                </w:rPr>
                <w:t>TJ4S-1213-SPS01-AT01/ TJ4S-1213-SPS01-AT02</w:t>
              </w:r>
            </w:ins>
          </w:p>
        </w:tc>
        <w:tc>
          <w:tcPr>
            <w:tcW w:w="377" w:type="pct"/>
            <w:noWrap/>
            <w:vAlign w:val="center"/>
            <w:tcPrChange w:id="17085" w:author="He Han" w:date="2026-10-27T17:54:00Z">
              <w:tcPr>
                <w:tcW w:w="377" w:type="pct"/>
                <w:gridSpan w:val="2"/>
                <w:noWrap/>
                <w:vAlign w:val="center"/>
              </w:tcPr>
            </w:tcPrChange>
          </w:tcPr>
          <w:p w14:paraId="547E8327" w14:textId="77777777" w:rsidR="00AC10FE" w:rsidRPr="00BB7730" w:rsidRDefault="00AC10FE" w:rsidP="00AC10FE">
            <w:pPr>
              <w:spacing w:line="240" w:lineRule="exact"/>
              <w:contextualSpacing/>
              <w:jc w:val="center"/>
              <w:rPr>
                <w:ins w:id="17086" w:author="He Han" w:date="2026-10-22T13:18:00Z"/>
                <w:rFonts w:ascii="Times New Roman" w:eastAsia="仿宋_GB2312" w:hAnsi="Times New Roman" w:cs="Times New Roman"/>
                <w:color w:val="auto"/>
                <w:sz w:val="18"/>
                <w:szCs w:val="18"/>
              </w:rPr>
            </w:pPr>
            <w:ins w:id="17087" w:author="He Han" w:date="2026-10-22T13:18:00Z">
              <w:r w:rsidRPr="00BB7730">
                <w:rPr>
                  <w:rFonts w:ascii="Times New Roman" w:eastAsia="仿宋_GB2312" w:hAnsi="Times New Roman" w:cs="Times New Roman"/>
                  <w:color w:val="auto"/>
                  <w:sz w:val="18"/>
                  <w:szCs w:val="18"/>
                </w:rPr>
                <w:t>Charging quantity</w:t>
              </w:r>
            </w:ins>
          </w:p>
        </w:tc>
        <w:tc>
          <w:tcPr>
            <w:tcW w:w="278" w:type="pct"/>
            <w:vAlign w:val="center"/>
            <w:tcPrChange w:id="17088" w:author="He Han" w:date="2026-10-27T17:54:00Z">
              <w:tcPr>
                <w:tcW w:w="278" w:type="pct"/>
                <w:gridSpan w:val="3"/>
                <w:vAlign w:val="center"/>
              </w:tcPr>
            </w:tcPrChange>
          </w:tcPr>
          <w:p w14:paraId="147A56A6" w14:textId="77777777" w:rsidR="00AC10FE" w:rsidRPr="00BB7730" w:rsidRDefault="00AC10FE" w:rsidP="00AC10FE">
            <w:pPr>
              <w:spacing w:line="240" w:lineRule="exact"/>
              <w:contextualSpacing/>
              <w:jc w:val="center"/>
              <w:rPr>
                <w:ins w:id="17089" w:author="He Han" w:date="2026-10-22T13:18:00Z"/>
                <w:rFonts w:ascii="Times New Roman" w:eastAsia="仿宋_GB2312" w:hAnsi="Times New Roman" w:cs="Times New Roman"/>
                <w:color w:val="auto"/>
                <w:kern w:val="0"/>
                <w:sz w:val="18"/>
                <w:szCs w:val="18"/>
              </w:rPr>
            </w:pPr>
            <w:ins w:id="17090" w:author="He Han" w:date="2026-10-22T13:18:00Z">
              <w:r w:rsidRPr="00BB7730">
                <w:rPr>
                  <w:rFonts w:ascii="Times New Roman" w:eastAsia="仿宋_GB2312" w:hAnsi="Times New Roman" w:cs="Times New Roman"/>
                  <w:color w:val="auto"/>
                  <w:sz w:val="18"/>
                  <w:szCs w:val="18"/>
                </w:rPr>
                <w:t>06/24/2026</w:t>
              </w:r>
            </w:ins>
          </w:p>
        </w:tc>
        <w:tc>
          <w:tcPr>
            <w:tcW w:w="371" w:type="pct"/>
            <w:vAlign w:val="center"/>
            <w:tcPrChange w:id="17091" w:author="He Han" w:date="2026-10-27T17:54:00Z">
              <w:tcPr>
                <w:tcW w:w="476" w:type="pct"/>
                <w:gridSpan w:val="5"/>
                <w:vAlign w:val="center"/>
              </w:tcPr>
            </w:tcPrChange>
          </w:tcPr>
          <w:p w14:paraId="345ACBDD" w14:textId="77777777" w:rsidR="00AC10FE" w:rsidRPr="00BB7730" w:rsidRDefault="00AC10FE" w:rsidP="00AC10FE">
            <w:pPr>
              <w:spacing w:line="240" w:lineRule="exact"/>
              <w:contextualSpacing/>
              <w:jc w:val="center"/>
              <w:rPr>
                <w:ins w:id="17092" w:author="He Han" w:date="2026-10-22T13:18:00Z"/>
                <w:rFonts w:ascii="Times New Roman" w:eastAsia="仿宋_GB2312" w:hAnsi="Times New Roman" w:cs="Times New Roman"/>
                <w:color w:val="auto"/>
                <w:sz w:val="18"/>
                <w:szCs w:val="18"/>
              </w:rPr>
            </w:pPr>
            <w:ins w:id="17093" w:author="He Han" w:date="2026-10-22T13:18:00Z">
              <w:r w:rsidRPr="00BB7730">
                <w:rPr>
                  <w:rFonts w:ascii="Times New Roman" w:eastAsia="仿宋_GB2312" w:hAnsi="Times New Roman" w:cs="Times New Roman"/>
                  <w:color w:val="auto"/>
                  <w:kern w:val="0"/>
                  <w:sz w:val="18"/>
                  <w:szCs w:val="18"/>
                </w:rPr>
                <w:t>EB52090L</w:t>
              </w:r>
            </w:ins>
          </w:p>
        </w:tc>
        <w:tc>
          <w:tcPr>
            <w:tcW w:w="416" w:type="pct"/>
            <w:noWrap/>
            <w:vAlign w:val="center"/>
            <w:tcPrChange w:id="17094" w:author="He Han" w:date="2026-10-27T17:54:00Z">
              <w:tcPr>
                <w:tcW w:w="407" w:type="pct"/>
                <w:gridSpan w:val="2"/>
                <w:noWrap/>
                <w:vAlign w:val="center"/>
              </w:tcPr>
            </w:tcPrChange>
          </w:tcPr>
          <w:p w14:paraId="1A4BA18C" w14:textId="77777777" w:rsidR="00AC10FE" w:rsidRPr="00BB7730" w:rsidRDefault="00AC10FE" w:rsidP="00AC10FE">
            <w:pPr>
              <w:spacing w:line="240" w:lineRule="exact"/>
              <w:contextualSpacing/>
              <w:jc w:val="center"/>
              <w:rPr>
                <w:ins w:id="17095" w:author="He Han" w:date="2026-10-22T13:18:00Z"/>
                <w:rFonts w:ascii="Times New Roman" w:eastAsia="仿宋_GB2312" w:hAnsi="Times New Roman" w:cs="Times New Roman"/>
                <w:color w:val="auto"/>
                <w:sz w:val="18"/>
                <w:szCs w:val="18"/>
                <w:lang w:eastAsia="zh-CN"/>
              </w:rPr>
            </w:pPr>
            <w:ins w:id="17096" w:author="He Han" w:date="2026-10-22T13:18:00Z">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w:t>
              </w:r>
              <w:r w:rsidRPr="00BB7730">
                <w:rPr>
                  <w:rFonts w:ascii="Times New Roman" w:eastAsia="仿宋_GB2312" w:hAnsi="Times New Roman" w:cs="Times New Roman"/>
                  <w:color w:val="auto"/>
                  <w:sz w:val="18"/>
                  <w:szCs w:val="18"/>
                  <w:lang w:eastAsia="zh-CN"/>
                </w:rPr>
                <w:t>400</w:t>
              </w:r>
            </w:ins>
          </w:p>
          <w:p w14:paraId="62813D8A" w14:textId="77777777" w:rsidR="00AC10FE" w:rsidRPr="00BB7730" w:rsidRDefault="00AC10FE" w:rsidP="00AC10FE">
            <w:pPr>
              <w:spacing w:line="240" w:lineRule="exact"/>
              <w:contextualSpacing/>
              <w:jc w:val="center"/>
              <w:rPr>
                <w:ins w:id="17097" w:author="He Han" w:date="2026-10-22T13:18:00Z"/>
                <w:rFonts w:ascii="Times New Roman" w:eastAsia="仿宋_GB2312" w:hAnsi="Times New Roman" w:cs="Times New Roman"/>
                <w:color w:val="auto"/>
                <w:sz w:val="18"/>
                <w:szCs w:val="18"/>
                <w:lang w:eastAsia="zh-CN"/>
              </w:rPr>
            </w:pPr>
            <w:ins w:id="17098" w:author="He Han" w:date="2026-10-22T13:18:00Z">
              <w:r w:rsidRPr="00BB7730">
                <w:rPr>
                  <w:rFonts w:ascii="Times New Roman" w:eastAsia="仿宋_GB2312" w:hAnsi="Times New Roman" w:cs="Times New Roman"/>
                  <w:color w:val="auto"/>
                  <w:sz w:val="18"/>
                  <w:szCs w:val="18"/>
                  <w:lang w:eastAsia="zh-CN"/>
                </w:rPr>
                <w:t>(379.20 kg)</w:t>
              </w:r>
            </w:ins>
          </w:p>
          <w:p w14:paraId="1322D47E" w14:textId="77777777" w:rsidR="00AC10FE" w:rsidRPr="00BB7730" w:rsidRDefault="00AC10FE" w:rsidP="00AC10FE">
            <w:pPr>
              <w:spacing w:line="240" w:lineRule="exact"/>
              <w:contextualSpacing/>
              <w:jc w:val="center"/>
              <w:rPr>
                <w:ins w:id="17099" w:author="He Han" w:date="2026-10-22T13:18:00Z"/>
                <w:rFonts w:ascii="Times New Roman" w:eastAsia="仿宋_GB2312" w:hAnsi="Times New Roman" w:cs="Times New Roman"/>
                <w:color w:val="auto"/>
                <w:sz w:val="18"/>
                <w:szCs w:val="18"/>
              </w:rPr>
            </w:pPr>
            <w:ins w:id="17100" w:author="He Han" w:date="2026-10-22T13:18:00Z">
              <w:r w:rsidRPr="00BB7730">
                <w:rPr>
                  <w:rFonts w:ascii="Times New Roman" w:eastAsia="仿宋_GB2312" w:hAnsi="Times New Roman" w:cs="Times New Roman"/>
                  <w:color w:val="auto"/>
                  <w:sz w:val="18"/>
                  <w:szCs w:val="18"/>
                  <w:lang w:eastAsia="zh-CN"/>
                </w:rPr>
                <w:t>DMF</w:t>
              </w:r>
            </w:ins>
          </w:p>
        </w:tc>
        <w:tc>
          <w:tcPr>
            <w:tcW w:w="278" w:type="pct"/>
            <w:vAlign w:val="center"/>
            <w:tcPrChange w:id="17101" w:author="He Han" w:date="2026-10-27T17:54:00Z">
              <w:tcPr>
                <w:tcW w:w="226" w:type="pct"/>
                <w:gridSpan w:val="3"/>
                <w:vAlign w:val="center"/>
              </w:tcPr>
            </w:tcPrChange>
          </w:tcPr>
          <w:p w14:paraId="3A3E94D4" w14:textId="77777777" w:rsidR="00AC10FE" w:rsidRPr="00BB7730" w:rsidRDefault="00AC10FE" w:rsidP="00AC10FE">
            <w:pPr>
              <w:spacing w:line="240" w:lineRule="exact"/>
              <w:contextualSpacing/>
              <w:jc w:val="center"/>
              <w:rPr>
                <w:ins w:id="17102" w:author="He Han" w:date="2026-10-22T13:18:00Z"/>
                <w:rFonts w:ascii="Times New Roman" w:eastAsia="仿宋_GB2312" w:hAnsi="Times New Roman" w:cs="Times New Roman"/>
                <w:color w:val="auto"/>
                <w:sz w:val="18"/>
                <w:szCs w:val="18"/>
              </w:rPr>
            </w:pPr>
            <w:ins w:id="17103" w:author="He Han" w:date="2026-10-22T13:18:00Z">
              <w:r w:rsidRPr="00BB7730">
                <w:rPr>
                  <w:rFonts w:ascii="Times New Roman" w:eastAsia="仿宋_GB2312" w:hAnsi="Times New Roman" w:cs="Times New Roman"/>
                  <w:color w:val="auto"/>
                  <w:sz w:val="18"/>
                  <w:szCs w:val="18"/>
                  <w:lang w:eastAsia="zh-CN"/>
                </w:rPr>
                <w:t>±3%</w:t>
              </w:r>
            </w:ins>
          </w:p>
        </w:tc>
        <w:tc>
          <w:tcPr>
            <w:tcW w:w="2578" w:type="pct"/>
            <w:gridSpan w:val="3"/>
            <w:vMerge w:val="restart"/>
            <w:vAlign w:val="center"/>
            <w:tcPrChange w:id="17104" w:author="He Han" w:date="2026-10-27T17:54:00Z">
              <w:tcPr>
                <w:tcW w:w="2533" w:type="pct"/>
                <w:gridSpan w:val="7"/>
                <w:vMerge w:val="restart"/>
                <w:vAlign w:val="center"/>
              </w:tcPr>
            </w:tcPrChange>
          </w:tcPr>
          <w:p w14:paraId="0DE0658E" w14:textId="607C013D" w:rsidR="00AC10FE" w:rsidRPr="00BB7730" w:rsidRDefault="00AC10FE" w:rsidP="00AC10FE">
            <w:pPr>
              <w:spacing w:line="240" w:lineRule="exact"/>
              <w:contextualSpacing/>
              <w:jc w:val="center"/>
              <w:rPr>
                <w:ins w:id="17105" w:author="He Han" w:date="2026-10-22T13:18:00Z"/>
                <w:rFonts w:ascii="Times New Roman" w:eastAsia="仿宋_GB2312" w:hAnsi="Times New Roman" w:cs="Times New Roman"/>
                <w:color w:val="auto"/>
                <w:sz w:val="18"/>
                <w:szCs w:val="18"/>
                <w:lang w:eastAsia="zh-CN"/>
              </w:rPr>
            </w:pPr>
            <w:ins w:id="17106" w:author="He Han" w:date="2026-10-22T13:18:00Z">
              <w:r w:rsidRPr="00BB7730">
                <w:rPr>
                  <w:rFonts w:ascii="Times New Roman" w:eastAsia="仿宋_GB2312" w:hAnsi="Times New Roman" w:cs="Times New Roman"/>
                  <w:color w:val="auto"/>
                  <w:sz w:val="18"/>
                  <w:szCs w:val="18"/>
                  <w:lang w:eastAsia="zh-CN"/>
                </w:rPr>
                <w:t>DMF cha</w:t>
              </w:r>
              <w:r w:rsidR="00640A3A">
                <w:rPr>
                  <w:rFonts w:ascii="Times New Roman" w:eastAsia="仿宋_GB2312" w:hAnsi="Times New Roman" w:cs="Times New Roman"/>
                  <w:color w:val="auto"/>
                  <w:sz w:val="18"/>
                  <w:szCs w:val="18"/>
                  <w:lang w:eastAsia="zh-CN"/>
                </w:rPr>
                <w:t>rging amount (DMF density: 0.9</w:t>
              </w:r>
            </w:ins>
            <w:ins w:id="17107" w:author="He Han" w:date="2026-10-27T16:52:00Z">
              <w:r w:rsidR="00640A3A">
                <w:rPr>
                  <w:rFonts w:ascii="Times New Roman" w:eastAsia="仿宋_GB2312" w:hAnsi="Times New Roman" w:cs="Times New Roman"/>
                  <w:color w:val="auto"/>
                  <w:sz w:val="18"/>
                  <w:szCs w:val="18"/>
                  <w:lang w:eastAsia="zh-CN"/>
                </w:rPr>
                <w:t>5</w:t>
              </w:r>
            </w:ins>
            <w:ins w:id="17108" w:author="He Han" w:date="2026-10-22T13:18:00Z">
              <w:r w:rsidRPr="00BB7730">
                <w:rPr>
                  <w:rFonts w:ascii="Times New Roman" w:eastAsia="仿宋_GB2312" w:hAnsi="Times New Roman" w:cs="Times New Roman"/>
                  <w:color w:val="auto"/>
                  <w:sz w:val="18"/>
                  <w:szCs w:val="18"/>
                  <w:lang w:eastAsia="zh-CN"/>
                </w:rPr>
                <w:t xml:space="preserve"> kg/L): 400~1600 L ; (379.20~1516.80 kg);</w:t>
              </w:r>
            </w:ins>
          </w:p>
          <w:p w14:paraId="74A4B892" w14:textId="574FD2D9" w:rsidR="00AC10FE" w:rsidRPr="00BB7730" w:rsidRDefault="00AC10FE" w:rsidP="00AC10FE">
            <w:pPr>
              <w:spacing w:line="240" w:lineRule="exact"/>
              <w:contextualSpacing/>
              <w:jc w:val="center"/>
              <w:rPr>
                <w:ins w:id="17109" w:author="He Han" w:date="2026-10-22T13:18:00Z"/>
                <w:rFonts w:ascii="Times New Roman" w:eastAsia="仿宋_GB2312" w:hAnsi="Times New Roman" w:cs="Times New Roman"/>
                <w:color w:val="auto"/>
                <w:sz w:val="18"/>
                <w:szCs w:val="18"/>
                <w:lang w:eastAsia="zh-CN"/>
              </w:rPr>
            </w:pPr>
            <w:ins w:id="17110" w:author="He Han" w:date="2026-10-22T13:18:00Z">
              <w:r w:rsidRPr="00BB7730">
                <w:rPr>
                  <w:rFonts w:ascii="Times New Roman" w:eastAsia="仿宋_GB2312" w:hAnsi="Times New Roman" w:cs="Times New Roman"/>
                  <w:color w:val="auto"/>
                  <w:sz w:val="18"/>
                  <w:szCs w:val="18"/>
                  <w:lang w:eastAsia="zh-CN"/>
                </w:rPr>
                <w:t>Piperidine charging amount (</w:t>
              </w:r>
              <w:proofErr w:type="spellStart"/>
              <w:r w:rsidRPr="00BB7730">
                <w:rPr>
                  <w:rFonts w:ascii="Times New Roman" w:eastAsia="仿宋_GB2312" w:hAnsi="Times New Roman" w:cs="Times New Roman"/>
                  <w:color w:val="auto"/>
                  <w:sz w:val="18"/>
                  <w:szCs w:val="18"/>
                  <w:lang w:eastAsia="zh-CN"/>
                </w:rPr>
                <w:t>Piperidine</w:t>
              </w:r>
              <w:proofErr w:type="spellEnd"/>
              <w:r w:rsidR="00640A3A">
                <w:rPr>
                  <w:rFonts w:ascii="Times New Roman" w:eastAsia="仿宋_GB2312" w:hAnsi="Times New Roman" w:cs="Times New Roman"/>
                  <w:color w:val="auto"/>
                  <w:sz w:val="18"/>
                  <w:szCs w:val="18"/>
                  <w:lang w:eastAsia="zh-CN"/>
                </w:rPr>
                <w:t xml:space="preserve"> density: 0.86</w:t>
              </w:r>
              <w:r w:rsidRPr="00BB7730">
                <w:rPr>
                  <w:rFonts w:ascii="Times New Roman" w:eastAsia="仿宋_GB2312" w:hAnsi="Times New Roman" w:cs="Times New Roman"/>
                  <w:color w:val="auto"/>
                  <w:sz w:val="18"/>
                  <w:szCs w:val="18"/>
                  <w:lang w:eastAsia="zh-CN"/>
                </w:rPr>
                <w:t xml:space="preserve"> kg/L): 100~400 L; (86.20~344.8 kg);</w:t>
              </w:r>
            </w:ins>
          </w:p>
          <w:p w14:paraId="6E49BDE2" w14:textId="77777777" w:rsidR="00AC10FE" w:rsidRPr="00BB7730" w:rsidRDefault="00AC10FE" w:rsidP="00AC10FE">
            <w:pPr>
              <w:spacing w:line="240" w:lineRule="exact"/>
              <w:contextualSpacing/>
              <w:jc w:val="center"/>
              <w:rPr>
                <w:ins w:id="17111" w:author="He Han" w:date="2026-10-22T13:18:00Z"/>
                <w:rFonts w:ascii="Times New Roman" w:eastAsia="仿宋_GB2312" w:hAnsi="Times New Roman" w:cs="Times New Roman"/>
                <w:color w:val="auto"/>
                <w:sz w:val="18"/>
                <w:szCs w:val="18"/>
                <w:lang w:eastAsia="zh-CN"/>
              </w:rPr>
            </w:pPr>
            <w:ins w:id="17112" w:author="He Han" w:date="2026-10-22T13:18:00Z">
              <w:r w:rsidRPr="00BB7730">
                <w:rPr>
                  <w:rFonts w:ascii="Times New Roman" w:eastAsia="仿宋_GB2312" w:hAnsi="Times New Roman" w:cs="Times New Roman"/>
                  <w:color w:val="auto"/>
                  <w:sz w:val="18"/>
                  <w:szCs w:val="18"/>
                </w:rPr>
                <w:t>Based on charging accuracy calculation, the concentration of Piperidine/DMF mixed solution is controlled within 19.5%~20.5%. The NOR range is 15%~20%, which complies with process requirements.</w:t>
              </w:r>
            </w:ins>
          </w:p>
        </w:tc>
        <w:tc>
          <w:tcPr>
            <w:tcW w:w="226" w:type="pct"/>
            <w:vAlign w:val="center"/>
            <w:tcPrChange w:id="17113" w:author="He Han" w:date="2026-10-27T17:54:00Z">
              <w:tcPr>
                <w:tcW w:w="226" w:type="pct"/>
                <w:gridSpan w:val="2"/>
                <w:vAlign w:val="center"/>
              </w:tcPr>
            </w:tcPrChange>
          </w:tcPr>
          <w:p w14:paraId="1E068941" w14:textId="77777777" w:rsidR="00AC10FE" w:rsidRPr="00BB7730" w:rsidRDefault="00AC10FE" w:rsidP="00AC10FE">
            <w:pPr>
              <w:spacing w:line="240" w:lineRule="exact"/>
              <w:contextualSpacing/>
              <w:jc w:val="center"/>
              <w:rPr>
                <w:ins w:id="17114" w:author="He Han" w:date="2026-10-22T13:18:00Z"/>
                <w:rFonts w:ascii="Times New Roman" w:eastAsia="仿宋_GB2312" w:hAnsi="Times New Roman" w:cs="Times New Roman"/>
                <w:color w:val="auto"/>
                <w:sz w:val="18"/>
                <w:szCs w:val="18"/>
                <w:lang w:eastAsia="zh-CN"/>
              </w:rPr>
            </w:pPr>
            <w:ins w:id="17115" w:author="He Han" w:date="2026-10-22T13:18:00Z">
              <w:r w:rsidRPr="00BB7730">
                <w:rPr>
                  <w:rFonts w:ascii="Times New Roman" w:eastAsia="仿宋_GB2312" w:hAnsi="Times New Roman" w:cs="Times New Roman"/>
                  <w:color w:val="auto"/>
                  <w:sz w:val="18"/>
                  <w:szCs w:val="18"/>
                  <w:lang w:eastAsia="zh-CN"/>
                </w:rPr>
                <w:t>Yes</w:t>
              </w:r>
            </w:ins>
          </w:p>
        </w:tc>
        <w:tc>
          <w:tcPr>
            <w:tcW w:w="252" w:type="pct"/>
            <w:vAlign w:val="center"/>
            <w:tcPrChange w:id="17116" w:author="He Han" w:date="2026-10-27T17:54:00Z">
              <w:tcPr>
                <w:tcW w:w="253" w:type="pct"/>
                <w:gridSpan w:val="2"/>
                <w:vAlign w:val="center"/>
              </w:tcPr>
            </w:tcPrChange>
          </w:tcPr>
          <w:p w14:paraId="7BCC49B8" w14:textId="77777777" w:rsidR="00AC10FE" w:rsidRPr="00BB7730" w:rsidRDefault="00AC10FE" w:rsidP="00AC10FE">
            <w:pPr>
              <w:spacing w:line="240" w:lineRule="exact"/>
              <w:contextualSpacing/>
              <w:jc w:val="center"/>
              <w:rPr>
                <w:ins w:id="17117" w:author="He Han" w:date="2026-10-22T13:18:00Z"/>
                <w:rFonts w:ascii="Times New Roman" w:eastAsia="仿宋_GB2312" w:hAnsi="Times New Roman" w:cs="Times New Roman"/>
                <w:color w:val="auto"/>
                <w:sz w:val="18"/>
                <w:szCs w:val="18"/>
                <w:lang w:eastAsia="zh-CN"/>
              </w:rPr>
            </w:pPr>
            <w:ins w:id="17118" w:author="He Han" w:date="2026-10-22T13:18:00Z">
              <w:r w:rsidRPr="00BB7730">
                <w:rPr>
                  <w:rFonts w:ascii="Times New Roman" w:eastAsia="仿宋_GB2312" w:hAnsi="Times New Roman" w:cs="Times New Roman"/>
                  <w:color w:val="auto"/>
                  <w:sz w:val="18"/>
                  <w:szCs w:val="18"/>
                  <w:lang w:eastAsia="zh-CN"/>
                </w:rPr>
                <w:t>Yes</w:t>
              </w:r>
            </w:ins>
          </w:p>
        </w:tc>
      </w:tr>
      <w:tr w:rsidR="00005C07" w:rsidRPr="00BB7730" w14:paraId="17427E54" w14:textId="77777777" w:rsidTr="00005C07">
        <w:trPr>
          <w:cantSplit/>
          <w:trHeight w:val="396"/>
          <w:jc w:val="center"/>
          <w:ins w:id="17119" w:author="He Han" w:date="2026-10-22T13:18:00Z"/>
          <w:trPrChange w:id="17120" w:author="He Han" w:date="2026-10-27T17:54:00Z">
            <w:trPr>
              <w:cantSplit/>
              <w:trHeight w:val="396"/>
              <w:jc w:val="center"/>
            </w:trPr>
          </w:trPrChange>
        </w:trPr>
        <w:tc>
          <w:tcPr>
            <w:tcW w:w="224" w:type="pct"/>
            <w:vMerge/>
            <w:noWrap/>
            <w:vAlign w:val="center"/>
            <w:tcPrChange w:id="17121" w:author="He Han" w:date="2026-10-27T17:54:00Z">
              <w:tcPr>
                <w:tcW w:w="224" w:type="pct"/>
                <w:vMerge/>
                <w:noWrap/>
                <w:vAlign w:val="center"/>
              </w:tcPr>
            </w:tcPrChange>
          </w:tcPr>
          <w:p w14:paraId="77535F48" w14:textId="77777777" w:rsidR="00AC10FE" w:rsidRPr="00BB7730" w:rsidRDefault="00AC10FE" w:rsidP="00AC10FE">
            <w:pPr>
              <w:spacing w:line="240" w:lineRule="exact"/>
              <w:contextualSpacing/>
              <w:jc w:val="center"/>
              <w:rPr>
                <w:ins w:id="17122" w:author="He Han" w:date="2026-10-22T13:18:00Z"/>
                <w:rFonts w:ascii="Times New Roman" w:eastAsia="仿宋_GB2312" w:hAnsi="Times New Roman" w:cs="Times New Roman"/>
                <w:color w:val="auto"/>
                <w:kern w:val="0"/>
                <w:sz w:val="18"/>
                <w:szCs w:val="18"/>
                <w:lang w:eastAsia="zh-CN"/>
              </w:rPr>
            </w:pPr>
          </w:p>
        </w:tc>
        <w:tc>
          <w:tcPr>
            <w:tcW w:w="377" w:type="pct"/>
            <w:noWrap/>
            <w:vAlign w:val="center"/>
            <w:tcPrChange w:id="17123" w:author="He Han" w:date="2026-10-27T17:54:00Z">
              <w:tcPr>
                <w:tcW w:w="377" w:type="pct"/>
                <w:gridSpan w:val="2"/>
                <w:noWrap/>
                <w:vAlign w:val="center"/>
              </w:tcPr>
            </w:tcPrChange>
          </w:tcPr>
          <w:p w14:paraId="547B572C" w14:textId="77777777" w:rsidR="00AC10FE" w:rsidRPr="00BB7730" w:rsidRDefault="00AC10FE" w:rsidP="00AC10FE">
            <w:pPr>
              <w:spacing w:line="240" w:lineRule="exact"/>
              <w:contextualSpacing/>
              <w:jc w:val="center"/>
              <w:rPr>
                <w:ins w:id="17124" w:author="He Han" w:date="2026-10-22T13:18:00Z"/>
                <w:rFonts w:ascii="Times New Roman" w:eastAsia="仿宋_GB2312" w:hAnsi="Times New Roman" w:cs="Times New Roman"/>
                <w:color w:val="auto"/>
                <w:sz w:val="18"/>
                <w:szCs w:val="18"/>
              </w:rPr>
            </w:pPr>
            <w:ins w:id="17125" w:author="He Han" w:date="2026-10-22T13:18:00Z">
              <w:r w:rsidRPr="00BB7730">
                <w:rPr>
                  <w:rFonts w:ascii="Times New Roman" w:eastAsia="仿宋_GB2312" w:hAnsi="Times New Roman" w:cs="Times New Roman"/>
                  <w:color w:val="auto"/>
                  <w:sz w:val="18"/>
                  <w:szCs w:val="18"/>
                </w:rPr>
                <w:t>Charging quantity</w:t>
              </w:r>
            </w:ins>
          </w:p>
        </w:tc>
        <w:tc>
          <w:tcPr>
            <w:tcW w:w="278" w:type="pct"/>
            <w:vAlign w:val="center"/>
            <w:tcPrChange w:id="17126" w:author="He Han" w:date="2026-10-27T17:54:00Z">
              <w:tcPr>
                <w:tcW w:w="278" w:type="pct"/>
                <w:gridSpan w:val="3"/>
                <w:vAlign w:val="center"/>
              </w:tcPr>
            </w:tcPrChange>
          </w:tcPr>
          <w:p w14:paraId="1ACC234E" w14:textId="77777777" w:rsidR="00AC10FE" w:rsidRPr="00BB7730" w:rsidRDefault="00AC10FE" w:rsidP="00AC10FE">
            <w:pPr>
              <w:spacing w:line="240" w:lineRule="exact"/>
              <w:contextualSpacing/>
              <w:jc w:val="center"/>
              <w:rPr>
                <w:ins w:id="17127" w:author="He Han" w:date="2026-10-22T13:18:00Z"/>
                <w:rFonts w:ascii="Times New Roman" w:eastAsia="仿宋_GB2312" w:hAnsi="Times New Roman" w:cs="Times New Roman"/>
                <w:color w:val="auto"/>
                <w:kern w:val="0"/>
                <w:sz w:val="18"/>
                <w:szCs w:val="18"/>
              </w:rPr>
            </w:pPr>
            <w:ins w:id="17128" w:author="He Han" w:date="2026-10-22T13:18:00Z">
              <w:r w:rsidRPr="00BB7730">
                <w:rPr>
                  <w:rFonts w:ascii="Times New Roman" w:eastAsia="仿宋_GB2312" w:hAnsi="Times New Roman" w:cs="Times New Roman"/>
                  <w:color w:val="auto"/>
                  <w:sz w:val="18"/>
                  <w:szCs w:val="18"/>
                </w:rPr>
                <w:t>06/22/2026</w:t>
              </w:r>
            </w:ins>
          </w:p>
        </w:tc>
        <w:tc>
          <w:tcPr>
            <w:tcW w:w="371" w:type="pct"/>
            <w:vAlign w:val="center"/>
            <w:tcPrChange w:id="17129" w:author="He Han" w:date="2026-10-27T17:54:00Z">
              <w:tcPr>
                <w:tcW w:w="476" w:type="pct"/>
                <w:gridSpan w:val="5"/>
                <w:vAlign w:val="center"/>
              </w:tcPr>
            </w:tcPrChange>
          </w:tcPr>
          <w:p w14:paraId="24732587" w14:textId="77777777" w:rsidR="00AC10FE" w:rsidRPr="00BB7730" w:rsidRDefault="00AC10FE" w:rsidP="00AC10FE">
            <w:pPr>
              <w:spacing w:line="240" w:lineRule="exact"/>
              <w:contextualSpacing/>
              <w:jc w:val="center"/>
              <w:rPr>
                <w:ins w:id="17130" w:author="He Han" w:date="2026-10-22T13:18:00Z"/>
                <w:rFonts w:ascii="Times New Roman" w:eastAsia="仿宋_GB2312" w:hAnsi="Times New Roman" w:cs="Times New Roman"/>
                <w:color w:val="auto"/>
                <w:sz w:val="18"/>
                <w:szCs w:val="18"/>
              </w:rPr>
            </w:pPr>
            <w:ins w:id="17131" w:author="He Han" w:date="2026-10-22T13:18:00Z">
              <w:r w:rsidRPr="00BB7730">
                <w:rPr>
                  <w:rFonts w:ascii="Times New Roman" w:eastAsia="仿宋_GB2312" w:hAnsi="Times New Roman" w:cs="Times New Roman"/>
                  <w:color w:val="auto"/>
                  <w:kern w:val="0"/>
                  <w:sz w:val="18"/>
                  <w:szCs w:val="18"/>
                </w:rPr>
                <w:t>EB52092L</w:t>
              </w:r>
            </w:ins>
          </w:p>
        </w:tc>
        <w:tc>
          <w:tcPr>
            <w:tcW w:w="416" w:type="pct"/>
            <w:noWrap/>
            <w:vAlign w:val="center"/>
            <w:tcPrChange w:id="17132" w:author="He Han" w:date="2026-10-27T17:54:00Z">
              <w:tcPr>
                <w:tcW w:w="407" w:type="pct"/>
                <w:gridSpan w:val="2"/>
                <w:noWrap/>
                <w:vAlign w:val="center"/>
              </w:tcPr>
            </w:tcPrChange>
          </w:tcPr>
          <w:p w14:paraId="70737CBD" w14:textId="77777777" w:rsidR="00AC10FE" w:rsidRPr="00BB7730" w:rsidRDefault="00AC10FE" w:rsidP="00AC10FE">
            <w:pPr>
              <w:spacing w:line="240" w:lineRule="exact"/>
              <w:contextualSpacing/>
              <w:jc w:val="center"/>
              <w:rPr>
                <w:ins w:id="17133" w:author="He Han" w:date="2026-10-22T13:18:00Z"/>
                <w:rFonts w:ascii="Times New Roman" w:eastAsia="仿宋_GB2312" w:hAnsi="Times New Roman" w:cs="Times New Roman"/>
                <w:color w:val="auto"/>
                <w:sz w:val="18"/>
                <w:szCs w:val="18"/>
                <w:lang w:eastAsia="zh-CN"/>
              </w:rPr>
            </w:pPr>
            <w:ins w:id="17134" w:author="He Han" w:date="2026-10-22T13:18:00Z">
              <w:r w:rsidRPr="00BB7730">
                <w:rPr>
                  <w:rFonts w:ascii="Times New Roman" w:eastAsia="仿宋_GB2312" w:hAnsi="Times New Roman" w:cs="Times New Roman"/>
                  <w:color w:val="auto"/>
                  <w:sz w:val="18"/>
                  <w:szCs w:val="18"/>
                  <w:lang w:eastAsia="zh-CN"/>
                </w:rPr>
                <w:t>*</w:t>
              </w:r>
              <w:r w:rsidRPr="00BB7730">
                <w:rPr>
                  <w:rFonts w:ascii="Times New Roman" w:eastAsia="仿宋_GB2312" w:hAnsi="Times New Roman" w:cs="Times New Roman"/>
                  <w:color w:val="auto"/>
                  <w:sz w:val="18"/>
                  <w:szCs w:val="18"/>
                </w:rPr>
                <w:t>≥</w:t>
              </w:r>
              <w:r w:rsidRPr="00BB7730">
                <w:rPr>
                  <w:rFonts w:ascii="Times New Roman" w:eastAsia="仿宋_GB2312" w:hAnsi="Times New Roman" w:cs="Times New Roman"/>
                  <w:color w:val="auto"/>
                  <w:sz w:val="18"/>
                  <w:szCs w:val="18"/>
                  <w:lang w:eastAsia="zh-CN"/>
                </w:rPr>
                <w:t>100 L</w:t>
              </w:r>
            </w:ins>
          </w:p>
          <w:p w14:paraId="1985508E" w14:textId="77777777" w:rsidR="00AC10FE" w:rsidRPr="00BB7730" w:rsidRDefault="00AC10FE" w:rsidP="00AC10FE">
            <w:pPr>
              <w:spacing w:line="240" w:lineRule="exact"/>
              <w:contextualSpacing/>
              <w:jc w:val="center"/>
              <w:rPr>
                <w:ins w:id="17135" w:author="He Han" w:date="2026-10-22T13:18:00Z"/>
                <w:rFonts w:ascii="Times New Roman" w:eastAsia="仿宋_GB2312" w:hAnsi="Times New Roman" w:cs="Times New Roman"/>
                <w:color w:val="auto"/>
                <w:sz w:val="18"/>
                <w:szCs w:val="18"/>
                <w:lang w:eastAsia="zh-CN"/>
              </w:rPr>
            </w:pPr>
            <w:ins w:id="17136" w:author="He Han" w:date="2026-10-22T13:18:00Z">
              <w:r w:rsidRPr="00BB7730">
                <w:rPr>
                  <w:rFonts w:ascii="Times New Roman" w:eastAsia="仿宋_GB2312" w:hAnsi="Times New Roman" w:cs="Times New Roman"/>
                  <w:color w:val="auto"/>
                  <w:sz w:val="18"/>
                  <w:szCs w:val="18"/>
                  <w:lang w:eastAsia="zh-CN"/>
                </w:rPr>
                <w:t>(86.20 kg)</w:t>
              </w:r>
            </w:ins>
          </w:p>
          <w:p w14:paraId="2A700EA9" w14:textId="77777777" w:rsidR="00AC10FE" w:rsidRPr="00BB7730" w:rsidRDefault="00AC10FE" w:rsidP="00AC10FE">
            <w:pPr>
              <w:spacing w:line="240" w:lineRule="exact"/>
              <w:contextualSpacing/>
              <w:jc w:val="center"/>
              <w:rPr>
                <w:ins w:id="17137" w:author="He Han" w:date="2026-10-22T13:18:00Z"/>
                <w:rFonts w:ascii="Times New Roman" w:eastAsia="仿宋_GB2312" w:hAnsi="Times New Roman" w:cs="Times New Roman"/>
                <w:color w:val="auto"/>
                <w:sz w:val="18"/>
                <w:szCs w:val="18"/>
              </w:rPr>
            </w:pPr>
            <w:ins w:id="17138" w:author="He Han" w:date="2026-10-22T13:18:00Z">
              <w:r w:rsidRPr="00BB7730">
                <w:rPr>
                  <w:rFonts w:ascii="Times New Roman" w:eastAsia="仿宋_GB2312" w:hAnsi="Times New Roman" w:cs="Times New Roman"/>
                  <w:color w:val="auto"/>
                  <w:sz w:val="18"/>
                  <w:szCs w:val="18"/>
                  <w:lang w:eastAsia="zh-CN"/>
                </w:rPr>
                <w:t>Piperidine</w:t>
              </w:r>
            </w:ins>
          </w:p>
        </w:tc>
        <w:tc>
          <w:tcPr>
            <w:tcW w:w="278" w:type="pct"/>
            <w:vAlign w:val="center"/>
            <w:tcPrChange w:id="17139" w:author="He Han" w:date="2026-10-27T17:54:00Z">
              <w:tcPr>
                <w:tcW w:w="226" w:type="pct"/>
                <w:gridSpan w:val="3"/>
                <w:vAlign w:val="center"/>
              </w:tcPr>
            </w:tcPrChange>
          </w:tcPr>
          <w:p w14:paraId="27EF3047" w14:textId="77777777" w:rsidR="00AC10FE" w:rsidRPr="00BB7730" w:rsidRDefault="00AC10FE" w:rsidP="00AC10FE">
            <w:pPr>
              <w:spacing w:line="240" w:lineRule="exact"/>
              <w:contextualSpacing/>
              <w:jc w:val="center"/>
              <w:rPr>
                <w:ins w:id="17140" w:author="He Han" w:date="2026-10-22T13:18:00Z"/>
                <w:rFonts w:ascii="Times New Roman" w:eastAsia="仿宋_GB2312" w:hAnsi="Times New Roman" w:cs="Times New Roman"/>
                <w:color w:val="auto"/>
                <w:sz w:val="18"/>
                <w:szCs w:val="18"/>
              </w:rPr>
            </w:pPr>
            <w:ins w:id="17141" w:author="He Han" w:date="2026-10-22T13:18:00Z">
              <w:r w:rsidRPr="00BB7730">
                <w:rPr>
                  <w:rFonts w:ascii="Times New Roman" w:eastAsia="仿宋_GB2312" w:hAnsi="Times New Roman" w:cs="Times New Roman"/>
                  <w:color w:val="auto"/>
                  <w:sz w:val="18"/>
                  <w:szCs w:val="18"/>
                  <w:lang w:eastAsia="zh-CN"/>
                </w:rPr>
                <w:t>±3%</w:t>
              </w:r>
            </w:ins>
          </w:p>
        </w:tc>
        <w:tc>
          <w:tcPr>
            <w:tcW w:w="2578" w:type="pct"/>
            <w:gridSpan w:val="3"/>
            <w:vMerge/>
            <w:vAlign w:val="center"/>
            <w:tcPrChange w:id="17142" w:author="He Han" w:date="2026-10-27T17:54:00Z">
              <w:tcPr>
                <w:tcW w:w="2533" w:type="pct"/>
                <w:gridSpan w:val="7"/>
                <w:vMerge/>
                <w:vAlign w:val="center"/>
              </w:tcPr>
            </w:tcPrChange>
          </w:tcPr>
          <w:p w14:paraId="1E1BE731" w14:textId="77777777" w:rsidR="00AC10FE" w:rsidRPr="00BB7730" w:rsidRDefault="00AC10FE" w:rsidP="00AC10FE">
            <w:pPr>
              <w:spacing w:line="240" w:lineRule="exact"/>
              <w:contextualSpacing/>
              <w:jc w:val="center"/>
              <w:rPr>
                <w:ins w:id="17143" w:author="He Han" w:date="2026-10-22T13:18:00Z"/>
                <w:rFonts w:ascii="Times New Roman" w:eastAsia="仿宋_GB2312" w:hAnsi="Times New Roman" w:cs="Times New Roman"/>
                <w:color w:val="auto"/>
                <w:sz w:val="18"/>
                <w:szCs w:val="18"/>
                <w:lang w:eastAsia="zh-CN"/>
              </w:rPr>
            </w:pPr>
          </w:p>
        </w:tc>
        <w:tc>
          <w:tcPr>
            <w:tcW w:w="226" w:type="pct"/>
            <w:vAlign w:val="center"/>
            <w:tcPrChange w:id="17144" w:author="He Han" w:date="2026-10-27T17:54:00Z">
              <w:tcPr>
                <w:tcW w:w="226" w:type="pct"/>
                <w:gridSpan w:val="2"/>
                <w:vAlign w:val="center"/>
              </w:tcPr>
            </w:tcPrChange>
          </w:tcPr>
          <w:p w14:paraId="2F80FCA6" w14:textId="77777777" w:rsidR="00AC10FE" w:rsidRPr="00BB7730" w:rsidRDefault="00AC10FE" w:rsidP="00AC10FE">
            <w:pPr>
              <w:spacing w:line="240" w:lineRule="exact"/>
              <w:contextualSpacing/>
              <w:jc w:val="center"/>
              <w:rPr>
                <w:ins w:id="17145" w:author="He Han" w:date="2026-10-22T13:18:00Z"/>
                <w:rFonts w:ascii="Times New Roman" w:eastAsia="仿宋_GB2312" w:hAnsi="Times New Roman" w:cs="Times New Roman"/>
                <w:color w:val="auto"/>
                <w:sz w:val="18"/>
                <w:szCs w:val="18"/>
                <w:lang w:eastAsia="zh-CN"/>
              </w:rPr>
            </w:pPr>
            <w:ins w:id="17146" w:author="He Han" w:date="2026-10-22T13:18:00Z">
              <w:r w:rsidRPr="00BB7730">
                <w:rPr>
                  <w:rFonts w:ascii="Times New Roman" w:eastAsia="仿宋_GB2312" w:hAnsi="Times New Roman" w:cs="Times New Roman"/>
                  <w:color w:val="auto"/>
                  <w:sz w:val="18"/>
                  <w:szCs w:val="18"/>
                  <w:lang w:eastAsia="zh-CN"/>
                </w:rPr>
                <w:t>Yes</w:t>
              </w:r>
            </w:ins>
          </w:p>
        </w:tc>
        <w:tc>
          <w:tcPr>
            <w:tcW w:w="252" w:type="pct"/>
            <w:vAlign w:val="center"/>
            <w:tcPrChange w:id="17147" w:author="He Han" w:date="2026-10-27T17:54:00Z">
              <w:tcPr>
                <w:tcW w:w="253" w:type="pct"/>
                <w:gridSpan w:val="2"/>
                <w:vAlign w:val="center"/>
              </w:tcPr>
            </w:tcPrChange>
          </w:tcPr>
          <w:p w14:paraId="0269287A" w14:textId="77777777" w:rsidR="00AC10FE" w:rsidRPr="00BB7730" w:rsidRDefault="00AC10FE" w:rsidP="00AC10FE">
            <w:pPr>
              <w:spacing w:line="240" w:lineRule="exact"/>
              <w:contextualSpacing/>
              <w:jc w:val="center"/>
              <w:rPr>
                <w:ins w:id="17148" w:author="He Han" w:date="2026-10-22T13:18:00Z"/>
                <w:rFonts w:ascii="Times New Roman" w:eastAsia="仿宋_GB2312" w:hAnsi="Times New Roman" w:cs="Times New Roman"/>
                <w:color w:val="auto"/>
                <w:sz w:val="18"/>
                <w:szCs w:val="18"/>
                <w:lang w:eastAsia="zh-CN"/>
              </w:rPr>
            </w:pPr>
            <w:ins w:id="17149" w:author="He Han" w:date="2026-10-22T13:18:00Z">
              <w:r w:rsidRPr="00BB7730">
                <w:rPr>
                  <w:rFonts w:ascii="Times New Roman" w:eastAsia="仿宋_GB2312" w:hAnsi="Times New Roman" w:cs="Times New Roman"/>
                  <w:color w:val="auto"/>
                  <w:sz w:val="18"/>
                  <w:szCs w:val="18"/>
                  <w:lang w:eastAsia="zh-CN"/>
                </w:rPr>
                <w:t>Yes</w:t>
              </w:r>
            </w:ins>
          </w:p>
        </w:tc>
      </w:tr>
      <w:tr w:rsidR="00005C07" w:rsidRPr="00BB7730" w14:paraId="1BAB1A1F" w14:textId="77777777" w:rsidTr="00005C07">
        <w:trPr>
          <w:cantSplit/>
          <w:trHeight w:val="396"/>
          <w:jc w:val="center"/>
          <w:ins w:id="17150" w:author="Xuning Wei12232" w:date="2026-07-27T22:16:00Z"/>
        </w:trPr>
        <w:tc>
          <w:tcPr>
            <w:tcW w:w="224" w:type="pct"/>
            <w:vMerge w:val="restart"/>
            <w:noWrap/>
            <w:vAlign w:val="center"/>
          </w:tcPr>
          <w:p w14:paraId="1D53EEE7" w14:textId="6F7A5F02" w:rsidR="00AC10FE" w:rsidRPr="00BB7730" w:rsidRDefault="00AC10FE" w:rsidP="00AC10FE">
            <w:pPr>
              <w:spacing w:line="240" w:lineRule="exact"/>
              <w:contextualSpacing/>
              <w:jc w:val="center"/>
              <w:rPr>
                <w:ins w:id="17151" w:author="Xuning Wei12232" w:date="2026-07-27T22:16:00Z"/>
                <w:rFonts w:ascii="Times New Roman" w:eastAsia="仿宋_GB2312" w:hAnsi="Times New Roman" w:cs="Times New Roman"/>
                <w:color w:val="auto"/>
                <w:kern w:val="0"/>
                <w:sz w:val="18"/>
                <w:szCs w:val="18"/>
                <w:lang w:eastAsia="zh-CN"/>
              </w:rPr>
            </w:pPr>
            <w:ins w:id="17152" w:author="Xuning Wei12232" w:date="2026-07-27T22:17:00Z">
              <w:r w:rsidRPr="00BB7730">
                <w:rPr>
                  <w:rFonts w:ascii="Times New Roman" w:eastAsia="仿宋_GB2312" w:hAnsi="Times New Roman" w:cs="Times New Roman"/>
                  <w:color w:val="auto"/>
                  <w:sz w:val="18"/>
                  <w:szCs w:val="18"/>
                </w:rPr>
                <w:t>TJ4S-1213- R22</w:t>
              </w:r>
            </w:ins>
          </w:p>
        </w:tc>
        <w:tc>
          <w:tcPr>
            <w:tcW w:w="377" w:type="pct"/>
            <w:noWrap/>
            <w:vAlign w:val="center"/>
          </w:tcPr>
          <w:p w14:paraId="3800D0E9" w14:textId="0312A244" w:rsidR="00AC10FE" w:rsidRPr="00BB7730" w:rsidRDefault="00AC10FE" w:rsidP="00AC10FE">
            <w:pPr>
              <w:spacing w:line="240" w:lineRule="exact"/>
              <w:contextualSpacing/>
              <w:jc w:val="center"/>
              <w:rPr>
                <w:ins w:id="17153" w:author="Xuning Wei12232" w:date="2026-07-27T22:16:00Z"/>
                <w:rFonts w:ascii="Times New Roman" w:eastAsia="仿宋_GB2312" w:hAnsi="Times New Roman" w:cs="Times New Roman"/>
                <w:color w:val="auto"/>
                <w:kern w:val="0"/>
                <w:sz w:val="18"/>
                <w:szCs w:val="18"/>
              </w:rPr>
            </w:pPr>
            <w:ins w:id="17154" w:author="Xuning Wei12232" w:date="2026-07-27T22:16:00Z">
              <w:r w:rsidRPr="00BB7730">
                <w:rPr>
                  <w:rFonts w:ascii="Times New Roman" w:eastAsia="仿宋_GB2312" w:hAnsi="Times New Roman" w:cs="Times New Roman"/>
                  <w:color w:val="auto"/>
                  <w:sz w:val="18"/>
                  <w:szCs w:val="18"/>
                  <w:rPrChange w:id="17155" w:author="Xuning Wei12232" w:date="2026-07-27T22:30:00Z">
                    <w:rPr>
                      <w:rFonts w:ascii="Times New Roman" w:eastAsia="仿宋_GB2312" w:hAnsi="Times New Roman" w:cs="Times New Roman"/>
                      <w:color w:val="0000FF"/>
                      <w:sz w:val="18"/>
                      <w:szCs w:val="18"/>
                    </w:rPr>
                  </w:rPrChange>
                </w:rPr>
                <w:t>Charging quantity</w:t>
              </w:r>
            </w:ins>
          </w:p>
        </w:tc>
        <w:tc>
          <w:tcPr>
            <w:tcW w:w="278" w:type="pct"/>
            <w:vAlign w:val="center"/>
          </w:tcPr>
          <w:p w14:paraId="125B4EF1" w14:textId="154FAF9B" w:rsidR="00AC10FE" w:rsidRPr="00BB7730" w:rsidRDefault="00AC10FE" w:rsidP="00AC10FE">
            <w:pPr>
              <w:spacing w:line="240" w:lineRule="exact"/>
              <w:ind w:leftChars="-50" w:left="-105" w:rightChars="-50" w:right="-105"/>
              <w:contextualSpacing/>
              <w:jc w:val="center"/>
              <w:rPr>
                <w:ins w:id="17156" w:author="Xuning Wei12232" w:date="2026-07-27T22:16:00Z"/>
                <w:rFonts w:ascii="Times New Roman" w:eastAsia="仿宋_GB2312" w:hAnsi="Times New Roman" w:cs="Times New Roman"/>
                <w:color w:val="auto"/>
                <w:kern w:val="0"/>
                <w:sz w:val="18"/>
                <w:szCs w:val="18"/>
              </w:rPr>
            </w:pPr>
            <w:ins w:id="17157" w:author="Xuning Wei12232" w:date="2026-07-27T22:17:00Z">
              <w:r w:rsidRPr="00BB7730">
                <w:rPr>
                  <w:rFonts w:ascii="Times New Roman" w:eastAsia="仿宋_GB2312" w:hAnsi="Times New Roman" w:cs="Times New Roman"/>
                  <w:color w:val="auto"/>
                  <w:sz w:val="18"/>
                  <w:szCs w:val="18"/>
                  <w:rPrChange w:id="17158" w:author="Xuning Wei12232" w:date="2026-07-27T22:30:00Z">
                    <w:rPr>
                      <w:rFonts w:ascii="Times New Roman" w:eastAsia="仿宋_GB2312" w:hAnsi="Times New Roman" w:cs="Times New Roman"/>
                      <w:color w:val="0000FF"/>
                      <w:sz w:val="18"/>
                      <w:szCs w:val="18"/>
                    </w:rPr>
                  </w:rPrChange>
                </w:rPr>
                <w:t>06/24/2026</w:t>
              </w:r>
            </w:ins>
          </w:p>
        </w:tc>
        <w:tc>
          <w:tcPr>
            <w:tcW w:w="371" w:type="pct"/>
            <w:vAlign w:val="center"/>
          </w:tcPr>
          <w:p w14:paraId="53F0344A" w14:textId="2D109577" w:rsidR="00AC10FE" w:rsidRPr="00BB7730" w:rsidRDefault="00AC10FE" w:rsidP="00AC10FE">
            <w:pPr>
              <w:spacing w:line="240" w:lineRule="exact"/>
              <w:ind w:leftChars="-50" w:left="-105" w:rightChars="-50" w:right="-105"/>
              <w:contextualSpacing/>
              <w:jc w:val="center"/>
              <w:rPr>
                <w:ins w:id="17159" w:author="Xuning Wei12232" w:date="2026-07-27T22:16:00Z"/>
                <w:rFonts w:ascii="Times New Roman" w:eastAsia="仿宋_GB2312" w:hAnsi="Times New Roman" w:cs="Times New Roman"/>
                <w:color w:val="auto"/>
                <w:kern w:val="0"/>
                <w:sz w:val="18"/>
                <w:szCs w:val="18"/>
              </w:rPr>
            </w:pPr>
            <w:ins w:id="17160" w:author="Xuning Wei12232" w:date="2026-07-27T22:17:00Z">
              <w:r w:rsidRPr="00BB7730">
                <w:rPr>
                  <w:rFonts w:ascii="Times New Roman" w:eastAsia="仿宋_GB2312" w:hAnsi="Times New Roman" w:cs="Times New Roman"/>
                  <w:color w:val="auto"/>
                  <w:kern w:val="0"/>
                  <w:sz w:val="18"/>
                  <w:szCs w:val="18"/>
                  <w:rPrChange w:id="17161" w:author="Xuning Wei12232" w:date="2026-07-27T22:30:00Z">
                    <w:rPr>
                      <w:rFonts w:ascii="Times New Roman" w:eastAsia="仿宋_GB2312" w:hAnsi="Times New Roman" w:cs="Times New Roman"/>
                      <w:color w:val="0000FF"/>
                      <w:kern w:val="0"/>
                      <w:sz w:val="18"/>
                      <w:szCs w:val="18"/>
                    </w:rPr>
                  </w:rPrChange>
                </w:rPr>
                <w:t>EB52089L</w:t>
              </w:r>
            </w:ins>
          </w:p>
        </w:tc>
        <w:tc>
          <w:tcPr>
            <w:tcW w:w="416" w:type="pct"/>
            <w:noWrap/>
            <w:vAlign w:val="center"/>
          </w:tcPr>
          <w:p w14:paraId="4112D253" w14:textId="0B7AD07B" w:rsidR="00AC10FE" w:rsidRPr="00BB7730" w:rsidRDefault="00AC10FE" w:rsidP="00AC10FE">
            <w:pPr>
              <w:spacing w:line="240" w:lineRule="exact"/>
              <w:contextualSpacing/>
              <w:jc w:val="center"/>
              <w:rPr>
                <w:ins w:id="17162" w:author="Xuning Wei12232" w:date="2026-07-27T22:16:00Z"/>
                <w:rFonts w:ascii="Times New Roman" w:eastAsia="仿宋_GB2312" w:hAnsi="Times New Roman" w:cs="Times New Roman"/>
                <w:color w:val="auto"/>
                <w:kern w:val="0"/>
                <w:sz w:val="18"/>
                <w:szCs w:val="18"/>
              </w:rPr>
            </w:pPr>
            <w:ins w:id="17163" w:author="Xuning Wei12232" w:date="2026-07-27T22:17:00Z">
              <w:r w:rsidRPr="00BB7730">
                <w:rPr>
                  <w:rFonts w:ascii="Times New Roman" w:eastAsia="仿宋_GB2312" w:hAnsi="Times New Roman" w:cs="Times New Roman" w:hint="eastAsia"/>
                  <w:color w:val="auto"/>
                  <w:sz w:val="18"/>
                  <w:szCs w:val="18"/>
                  <w:rPrChange w:id="17164" w:author="He Han" w:date="2026-10-13T14:15:00Z">
                    <w:rPr>
                      <w:rFonts w:ascii="Times New Roman" w:eastAsia="仿宋_GB2312" w:hAnsi="Times New Roman" w:cs="Times New Roman" w:hint="eastAsia"/>
                      <w:color w:val="0000FF"/>
                      <w:sz w:val="18"/>
                      <w:szCs w:val="18"/>
                    </w:rPr>
                  </w:rPrChange>
                </w:rPr>
                <w:t>≥</w:t>
              </w:r>
              <w:r w:rsidRPr="00BB7730">
                <w:rPr>
                  <w:rFonts w:ascii="Times New Roman" w:eastAsia="仿宋_GB2312" w:hAnsi="Times New Roman" w:cs="Times New Roman"/>
                  <w:color w:val="auto"/>
                  <w:sz w:val="18"/>
                  <w:szCs w:val="18"/>
                  <w:lang w:eastAsia="zh-CN"/>
                  <w:rPrChange w:id="17165" w:author="He Han" w:date="2026-10-13T14:15:00Z">
                    <w:rPr>
                      <w:rFonts w:ascii="Times New Roman" w:eastAsia="仿宋_GB2312" w:hAnsi="Times New Roman" w:cs="Times New Roman"/>
                      <w:color w:val="0000FF"/>
                      <w:sz w:val="18"/>
                      <w:szCs w:val="18"/>
                      <w:lang w:eastAsia="zh-CN"/>
                    </w:rPr>
                  </w:rPrChange>
                </w:rPr>
                <w:t>70</w:t>
              </w:r>
            </w:ins>
            <w:ins w:id="17166" w:author="Johan Granander" w:date="2026-07-28T13:51:00Z">
              <w:r w:rsidRPr="00BB7730">
                <w:rPr>
                  <w:rFonts w:ascii="Times New Roman" w:eastAsia="仿宋_GB2312" w:hAnsi="Times New Roman" w:cs="Times New Roman"/>
                  <w:color w:val="auto"/>
                  <w:sz w:val="18"/>
                  <w:szCs w:val="18"/>
                  <w:lang w:eastAsia="zh-CN"/>
                </w:rPr>
                <w:t xml:space="preserve"> </w:t>
              </w:r>
            </w:ins>
            <w:ins w:id="17167" w:author="Xuning Wei12232" w:date="2026-07-27T22:17:00Z">
              <w:r w:rsidRPr="00BB7730">
                <w:rPr>
                  <w:rFonts w:ascii="Times New Roman" w:eastAsia="仿宋_GB2312" w:hAnsi="Times New Roman" w:cs="Times New Roman"/>
                  <w:color w:val="auto"/>
                  <w:sz w:val="18"/>
                  <w:szCs w:val="18"/>
                  <w:lang w:eastAsia="zh-CN"/>
                  <w:rPrChange w:id="17168" w:author="He Han" w:date="2026-10-13T14:15:00Z">
                    <w:rPr>
                      <w:rFonts w:ascii="Times New Roman" w:eastAsia="仿宋_GB2312" w:hAnsi="Times New Roman" w:cs="Times New Roman"/>
                      <w:color w:val="0000FF"/>
                      <w:sz w:val="18"/>
                      <w:szCs w:val="18"/>
                      <w:lang w:eastAsia="zh-CN"/>
                    </w:rPr>
                  </w:rPrChange>
                </w:rPr>
                <w:t>kg</w:t>
              </w:r>
            </w:ins>
          </w:p>
        </w:tc>
        <w:tc>
          <w:tcPr>
            <w:tcW w:w="278" w:type="pct"/>
            <w:vAlign w:val="center"/>
          </w:tcPr>
          <w:p w14:paraId="0A1B9305" w14:textId="4DBF3983" w:rsidR="00AC10FE" w:rsidRPr="00BB7730" w:rsidRDefault="00AC10FE" w:rsidP="00AC10FE">
            <w:pPr>
              <w:spacing w:line="240" w:lineRule="exact"/>
              <w:contextualSpacing/>
              <w:jc w:val="center"/>
              <w:rPr>
                <w:ins w:id="17169" w:author="Xuning Wei12232" w:date="2026-07-27T22:16:00Z"/>
                <w:rFonts w:ascii="Times New Roman" w:eastAsia="仿宋_GB2312" w:hAnsi="Times New Roman" w:cs="Times New Roman"/>
                <w:color w:val="auto"/>
                <w:kern w:val="0"/>
                <w:sz w:val="18"/>
                <w:szCs w:val="18"/>
              </w:rPr>
            </w:pPr>
            <w:ins w:id="17170" w:author="Xuning Wei12232" w:date="2026-07-27T22:17:00Z">
              <w:r w:rsidRPr="00BB7730">
                <w:rPr>
                  <w:rFonts w:ascii="Times New Roman" w:eastAsia="仿宋_GB2312" w:hAnsi="Times New Roman" w:cs="Times New Roman"/>
                  <w:color w:val="auto"/>
                  <w:sz w:val="18"/>
                  <w:szCs w:val="18"/>
                  <w:lang w:eastAsia="zh-CN"/>
                  <w:rPrChange w:id="17171" w:author="Xuning Wei12232" w:date="2026-07-27T22:30:00Z">
                    <w:rPr>
                      <w:rFonts w:ascii="Times New Roman" w:eastAsia="仿宋_GB2312" w:hAnsi="Times New Roman" w:cs="Times New Roman"/>
                      <w:color w:val="0000FF"/>
                      <w:sz w:val="18"/>
                      <w:szCs w:val="18"/>
                      <w:lang w:eastAsia="zh-CN"/>
                    </w:rPr>
                  </w:rPrChange>
                </w:rPr>
                <w:t>±</w:t>
              </w:r>
              <w:r w:rsidRPr="00BB7730">
                <w:rPr>
                  <w:rFonts w:ascii="Times New Roman" w:eastAsia="仿宋_GB2312" w:hAnsi="Times New Roman" w:cs="Times New Roman"/>
                  <w:color w:val="auto"/>
                  <w:kern w:val="0"/>
                  <w:sz w:val="18"/>
                  <w:szCs w:val="18"/>
                  <w:lang w:val="sv-SE" w:eastAsia="zh-CN"/>
                  <w:rPrChange w:id="17172" w:author="Xuning Wei12232" w:date="2026-07-27T22:30:00Z">
                    <w:rPr>
                      <w:rFonts w:ascii="Times New Roman" w:eastAsia="仿宋_GB2312" w:hAnsi="Times New Roman" w:cs="Times New Roman"/>
                      <w:color w:val="0000FF"/>
                      <w:kern w:val="0"/>
                      <w:sz w:val="18"/>
                      <w:szCs w:val="18"/>
                      <w:lang w:val="sv-SE" w:eastAsia="zh-CN"/>
                    </w:rPr>
                  </w:rPrChange>
                </w:rPr>
                <w:t>3.0%</w:t>
              </w:r>
            </w:ins>
          </w:p>
        </w:tc>
        <w:tc>
          <w:tcPr>
            <w:tcW w:w="880" w:type="pct"/>
            <w:vAlign w:val="center"/>
          </w:tcPr>
          <w:p w14:paraId="5EE3EAA0" w14:textId="4FE60E1F" w:rsidR="00AC10FE" w:rsidRPr="00BB7730" w:rsidRDefault="00AC10FE" w:rsidP="00AC10FE">
            <w:pPr>
              <w:spacing w:line="240" w:lineRule="exact"/>
              <w:contextualSpacing/>
              <w:jc w:val="center"/>
              <w:rPr>
                <w:ins w:id="17173" w:author="Xuning Wei12232" w:date="2026-07-27T22:16:00Z"/>
                <w:rFonts w:ascii="Times New Roman" w:eastAsia="仿宋_GB2312" w:hAnsi="Times New Roman" w:cs="Times New Roman"/>
                <w:color w:val="auto"/>
                <w:kern w:val="0"/>
                <w:sz w:val="18"/>
                <w:szCs w:val="18"/>
                <w:lang w:eastAsia="zh-CN"/>
              </w:rPr>
            </w:pPr>
            <w:ins w:id="17174" w:author="Xuning Wei12232" w:date="2026-07-27T22:21:00Z">
              <w:r w:rsidRPr="00BB7730">
                <w:rPr>
                  <w:rFonts w:ascii="Times New Roman" w:eastAsia="仿宋_GB2312" w:hAnsi="Times New Roman" w:cs="Times New Roman"/>
                  <w:color w:val="auto"/>
                  <w:kern w:val="0"/>
                  <w:sz w:val="18"/>
                  <w:szCs w:val="18"/>
                  <w:lang w:eastAsia="zh-CN"/>
                </w:rPr>
                <w:t>264.83 ~ 272.77 kg</w:t>
              </w:r>
            </w:ins>
          </w:p>
        </w:tc>
        <w:tc>
          <w:tcPr>
            <w:tcW w:w="880" w:type="pct"/>
            <w:noWrap/>
            <w:vAlign w:val="center"/>
          </w:tcPr>
          <w:p w14:paraId="68ACE4B9" w14:textId="37A0E739" w:rsidR="00AC10FE" w:rsidRPr="00BB7730" w:rsidRDefault="00AC10FE" w:rsidP="00AC10FE">
            <w:pPr>
              <w:spacing w:line="240" w:lineRule="exact"/>
              <w:contextualSpacing/>
              <w:jc w:val="center"/>
              <w:rPr>
                <w:ins w:id="17175" w:author="Xuning Wei12232" w:date="2026-07-27T22:16:00Z"/>
                <w:rFonts w:ascii="Times New Roman" w:eastAsia="仿宋_GB2312" w:hAnsi="Times New Roman" w:cs="Times New Roman"/>
                <w:color w:val="auto"/>
                <w:sz w:val="18"/>
                <w:szCs w:val="18"/>
                <w:lang w:eastAsia="zh-CN"/>
              </w:rPr>
            </w:pPr>
            <w:ins w:id="17176" w:author="Xuning Wei12232" w:date="2026-07-27T22:22:00Z">
              <w:r w:rsidRPr="00BB7730">
                <w:rPr>
                  <w:rFonts w:ascii="Times New Roman" w:eastAsia="仿宋_GB2312" w:hAnsi="Times New Roman" w:cs="Times New Roman"/>
                  <w:color w:val="auto"/>
                  <w:sz w:val="18"/>
                  <w:szCs w:val="18"/>
                  <w:lang w:eastAsia="zh-CN"/>
                </w:rPr>
                <w:t>TBD</w:t>
              </w:r>
            </w:ins>
          </w:p>
        </w:tc>
        <w:tc>
          <w:tcPr>
            <w:tcW w:w="818" w:type="pct"/>
            <w:vAlign w:val="center"/>
          </w:tcPr>
          <w:p w14:paraId="4BCF7CED" w14:textId="32D33493" w:rsidR="00AC10FE" w:rsidRPr="00BB7730" w:rsidRDefault="00AC10FE" w:rsidP="00AC10FE">
            <w:pPr>
              <w:spacing w:line="240" w:lineRule="exact"/>
              <w:contextualSpacing/>
              <w:jc w:val="center"/>
              <w:rPr>
                <w:ins w:id="17177" w:author="Xuning Wei12232" w:date="2026-07-27T22:16:00Z"/>
                <w:rFonts w:ascii="Times New Roman" w:eastAsia="仿宋_GB2312" w:hAnsi="Times New Roman" w:cs="Times New Roman"/>
                <w:color w:val="auto"/>
                <w:sz w:val="18"/>
                <w:szCs w:val="18"/>
                <w:lang w:eastAsia="zh-CN"/>
              </w:rPr>
            </w:pPr>
            <w:ins w:id="17178" w:author="Xuning Wei12232" w:date="2026-07-27T22:22:00Z">
              <w:r w:rsidRPr="00BB7730">
                <w:rPr>
                  <w:rFonts w:ascii="Times New Roman" w:eastAsia="仿宋_GB2312" w:hAnsi="Times New Roman" w:cs="Times New Roman"/>
                  <w:color w:val="auto"/>
                  <w:sz w:val="18"/>
                  <w:szCs w:val="18"/>
                  <w:lang w:eastAsia="zh-CN"/>
                </w:rPr>
                <w:t>TBD</w:t>
              </w:r>
            </w:ins>
          </w:p>
        </w:tc>
        <w:tc>
          <w:tcPr>
            <w:tcW w:w="226" w:type="pct"/>
            <w:vAlign w:val="center"/>
          </w:tcPr>
          <w:p w14:paraId="71F86344" w14:textId="434C2BFD" w:rsidR="00AC10FE" w:rsidRPr="00BB7730" w:rsidRDefault="00AC10FE" w:rsidP="00AC10FE">
            <w:pPr>
              <w:spacing w:line="240" w:lineRule="exact"/>
              <w:contextualSpacing/>
              <w:jc w:val="center"/>
              <w:rPr>
                <w:ins w:id="17179" w:author="Xuning Wei12232" w:date="2026-07-27T22:16:00Z"/>
                <w:rFonts w:ascii="Times New Roman" w:eastAsia="仿宋_GB2312" w:hAnsi="Times New Roman" w:cs="Times New Roman"/>
                <w:color w:val="auto"/>
                <w:sz w:val="18"/>
                <w:szCs w:val="18"/>
                <w:lang w:eastAsia="zh-CN"/>
              </w:rPr>
            </w:pPr>
            <w:ins w:id="17180" w:author="He Han" w:date="2026-10-22T20:34:00Z">
              <w:r w:rsidRPr="00BB7730">
                <w:rPr>
                  <w:rFonts w:ascii="Times New Roman" w:eastAsia="仿宋_GB2312" w:hAnsi="Times New Roman" w:cs="Times New Roman"/>
                  <w:color w:val="00B0F0"/>
                  <w:sz w:val="18"/>
                  <w:szCs w:val="18"/>
                  <w:lang w:eastAsia="zh-CN"/>
                </w:rPr>
                <w:t>Yes</w:t>
              </w:r>
            </w:ins>
            <w:ins w:id="17181" w:author="Xuning Wei12232" w:date="2026-07-27T22:22:00Z">
              <w:del w:id="17182" w:author="He Han" w:date="2026-10-22T20:34:00Z">
                <w:r w:rsidRPr="00BB7730" w:rsidDel="00E73E8D">
                  <w:rPr>
                    <w:rFonts w:ascii="Times New Roman" w:eastAsia="仿宋_GB2312" w:hAnsi="Times New Roman" w:cs="Times New Roman"/>
                    <w:color w:val="auto"/>
                    <w:sz w:val="18"/>
                    <w:szCs w:val="18"/>
                    <w:lang w:eastAsia="zh-CN"/>
                  </w:rPr>
                  <w:delText>TBD</w:delText>
                </w:r>
              </w:del>
            </w:ins>
          </w:p>
        </w:tc>
        <w:tc>
          <w:tcPr>
            <w:tcW w:w="252" w:type="pct"/>
            <w:vAlign w:val="center"/>
          </w:tcPr>
          <w:p w14:paraId="6105195E" w14:textId="2BCBC06D" w:rsidR="00AC10FE" w:rsidRPr="00BB7730" w:rsidRDefault="00AC10FE" w:rsidP="00AC10FE">
            <w:pPr>
              <w:spacing w:line="240" w:lineRule="exact"/>
              <w:contextualSpacing/>
              <w:jc w:val="center"/>
              <w:rPr>
                <w:ins w:id="17183" w:author="Xuning Wei12232" w:date="2026-07-27T22:16:00Z"/>
                <w:rFonts w:ascii="Times New Roman" w:eastAsia="仿宋_GB2312" w:hAnsi="Times New Roman" w:cs="Times New Roman"/>
                <w:color w:val="auto"/>
                <w:sz w:val="18"/>
                <w:szCs w:val="18"/>
                <w:lang w:eastAsia="zh-CN"/>
              </w:rPr>
            </w:pPr>
            <w:ins w:id="17184" w:author="He Han" w:date="2026-10-22T20:34:00Z">
              <w:r w:rsidRPr="00BB7730">
                <w:rPr>
                  <w:rFonts w:ascii="Times New Roman" w:eastAsia="仿宋_GB2312" w:hAnsi="Times New Roman" w:cs="Times New Roman"/>
                  <w:color w:val="00B0F0"/>
                  <w:sz w:val="18"/>
                  <w:szCs w:val="18"/>
                  <w:lang w:eastAsia="zh-CN"/>
                </w:rPr>
                <w:t>Yes</w:t>
              </w:r>
            </w:ins>
            <w:ins w:id="17185" w:author="Xuning Wei12232" w:date="2026-07-27T22:22:00Z">
              <w:del w:id="17186" w:author="He Han" w:date="2026-10-22T20:34:00Z">
                <w:r w:rsidRPr="00BB7730" w:rsidDel="00E73E8D">
                  <w:rPr>
                    <w:rFonts w:ascii="Times New Roman" w:eastAsia="仿宋_GB2312" w:hAnsi="Times New Roman" w:cs="Times New Roman"/>
                    <w:color w:val="auto"/>
                    <w:sz w:val="18"/>
                    <w:szCs w:val="18"/>
                    <w:lang w:eastAsia="zh-CN"/>
                  </w:rPr>
                  <w:delText>TBD</w:delText>
                </w:r>
              </w:del>
            </w:ins>
          </w:p>
        </w:tc>
      </w:tr>
      <w:tr w:rsidR="00005C07" w:rsidRPr="00BB7730" w14:paraId="01A2B548" w14:textId="77777777" w:rsidTr="00005C07">
        <w:trPr>
          <w:cantSplit/>
          <w:trHeight w:val="396"/>
          <w:jc w:val="center"/>
          <w:ins w:id="17187" w:author="Xuning Wei12232" w:date="2026-07-27T22:16:00Z"/>
        </w:trPr>
        <w:tc>
          <w:tcPr>
            <w:tcW w:w="224" w:type="pct"/>
            <w:vMerge/>
            <w:noWrap/>
            <w:vAlign w:val="center"/>
          </w:tcPr>
          <w:p w14:paraId="4D013DF8" w14:textId="77777777" w:rsidR="00AC10FE" w:rsidRPr="00BB7730" w:rsidRDefault="00AC10FE" w:rsidP="00AC10FE">
            <w:pPr>
              <w:spacing w:line="240" w:lineRule="exact"/>
              <w:contextualSpacing/>
              <w:jc w:val="center"/>
              <w:rPr>
                <w:ins w:id="17188" w:author="Xuning Wei12232" w:date="2026-07-27T22:16:00Z"/>
                <w:rFonts w:ascii="Times New Roman" w:eastAsia="仿宋_GB2312" w:hAnsi="Times New Roman" w:cs="Times New Roman"/>
                <w:color w:val="auto"/>
                <w:kern w:val="0"/>
                <w:sz w:val="18"/>
                <w:szCs w:val="18"/>
                <w:lang w:eastAsia="zh-CN"/>
              </w:rPr>
            </w:pPr>
          </w:p>
        </w:tc>
        <w:tc>
          <w:tcPr>
            <w:tcW w:w="377" w:type="pct"/>
            <w:noWrap/>
            <w:vAlign w:val="center"/>
          </w:tcPr>
          <w:p w14:paraId="43B33B3F" w14:textId="0FCD4F1D" w:rsidR="00AC10FE" w:rsidRPr="00BB7730" w:rsidRDefault="00AC10FE" w:rsidP="00AC10FE">
            <w:pPr>
              <w:spacing w:line="240" w:lineRule="exact"/>
              <w:contextualSpacing/>
              <w:jc w:val="center"/>
              <w:rPr>
                <w:ins w:id="17189" w:author="Xuning Wei12232" w:date="2026-07-27T22:16:00Z"/>
                <w:rFonts w:ascii="Times New Roman" w:eastAsia="仿宋_GB2312" w:hAnsi="Times New Roman" w:cs="Times New Roman"/>
                <w:color w:val="auto"/>
                <w:kern w:val="0"/>
                <w:sz w:val="18"/>
                <w:szCs w:val="18"/>
              </w:rPr>
            </w:pPr>
            <w:ins w:id="17190" w:author="Xuning Wei12232" w:date="2026-07-27T22:18:00Z">
              <w:r w:rsidRPr="00BB7730">
                <w:rPr>
                  <w:rFonts w:ascii="Times New Roman" w:eastAsia="仿宋_GB2312" w:hAnsi="Times New Roman" w:cs="Times New Roman"/>
                  <w:color w:val="auto"/>
                  <w:sz w:val="18"/>
                  <w:szCs w:val="18"/>
                  <w:rPrChange w:id="17191" w:author="Xuning Wei12232" w:date="2026-07-27T22:30:00Z">
                    <w:rPr>
                      <w:rFonts w:ascii="Times New Roman" w:eastAsia="仿宋_GB2312" w:hAnsi="Times New Roman" w:cs="Times New Roman"/>
                      <w:color w:val="0000FF"/>
                      <w:sz w:val="18"/>
                      <w:szCs w:val="18"/>
                    </w:rPr>
                  </w:rPrChange>
                </w:rPr>
                <w:t>Agitation</w:t>
              </w:r>
            </w:ins>
          </w:p>
        </w:tc>
        <w:tc>
          <w:tcPr>
            <w:tcW w:w="278" w:type="pct"/>
            <w:vAlign w:val="center"/>
          </w:tcPr>
          <w:p w14:paraId="4DF4A5CB" w14:textId="5260C6F4" w:rsidR="00AC10FE" w:rsidRPr="00BB7730" w:rsidRDefault="00AC10FE" w:rsidP="00AC10FE">
            <w:pPr>
              <w:spacing w:line="240" w:lineRule="exact"/>
              <w:ind w:leftChars="-50" w:left="-105" w:rightChars="-50" w:right="-105"/>
              <w:contextualSpacing/>
              <w:jc w:val="center"/>
              <w:rPr>
                <w:ins w:id="17192" w:author="Xuning Wei12232" w:date="2026-07-27T22:16:00Z"/>
                <w:rFonts w:ascii="Times New Roman" w:eastAsia="仿宋_GB2312" w:hAnsi="Times New Roman" w:cs="Times New Roman"/>
                <w:color w:val="auto"/>
                <w:kern w:val="0"/>
                <w:sz w:val="18"/>
                <w:szCs w:val="18"/>
              </w:rPr>
            </w:pPr>
            <w:ins w:id="17193" w:author="Xuning Wei12232" w:date="2026-07-27T22:18:00Z">
              <w:r w:rsidRPr="00BB7730">
                <w:rPr>
                  <w:rFonts w:ascii="Times New Roman" w:eastAsia="仿宋_GB2312" w:hAnsi="Times New Roman" w:cs="Times New Roman"/>
                  <w:color w:val="auto"/>
                  <w:kern w:val="0"/>
                  <w:sz w:val="18"/>
                  <w:szCs w:val="18"/>
                  <w:rPrChange w:id="17194" w:author="Xuning Wei12232" w:date="2026-07-27T22:30:00Z">
                    <w:rPr>
                      <w:rFonts w:ascii="Times New Roman" w:eastAsia="仿宋_GB2312" w:hAnsi="Times New Roman" w:cs="Times New Roman"/>
                      <w:color w:val="0000FF"/>
                      <w:kern w:val="0"/>
                      <w:sz w:val="18"/>
                      <w:szCs w:val="18"/>
                    </w:rPr>
                  </w:rPrChange>
                </w:rPr>
                <w:t>N/A</w:t>
              </w:r>
            </w:ins>
          </w:p>
        </w:tc>
        <w:tc>
          <w:tcPr>
            <w:tcW w:w="371" w:type="pct"/>
            <w:vAlign w:val="center"/>
          </w:tcPr>
          <w:p w14:paraId="3D8948A5" w14:textId="65BD5A0D" w:rsidR="00AC10FE" w:rsidRPr="00BB7730" w:rsidRDefault="00AC10FE" w:rsidP="00AC10FE">
            <w:pPr>
              <w:spacing w:line="240" w:lineRule="exact"/>
              <w:ind w:leftChars="-50" w:left="-105" w:rightChars="-50" w:right="-105"/>
              <w:contextualSpacing/>
              <w:jc w:val="center"/>
              <w:rPr>
                <w:ins w:id="17195" w:author="Xuning Wei12232" w:date="2026-07-27T22:16:00Z"/>
                <w:rFonts w:ascii="Times New Roman" w:eastAsia="仿宋_GB2312" w:hAnsi="Times New Roman" w:cs="Times New Roman"/>
                <w:color w:val="auto"/>
                <w:kern w:val="0"/>
                <w:sz w:val="18"/>
                <w:szCs w:val="18"/>
              </w:rPr>
            </w:pPr>
            <w:ins w:id="17196" w:author="Xuning Wei12232" w:date="2026-07-27T22:18:00Z">
              <w:r w:rsidRPr="00BB7730">
                <w:rPr>
                  <w:rFonts w:ascii="Times New Roman" w:eastAsia="仿宋_GB2312" w:hAnsi="Times New Roman" w:cs="Times New Roman"/>
                  <w:color w:val="auto"/>
                  <w:kern w:val="0"/>
                  <w:sz w:val="18"/>
                  <w:szCs w:val="18"/>
                  <w:rPrChange w:id="17197" w:author="Xuning Wei12232" w:date="2026-07-27T22:30:00Z">
                    <w:rPr>
                      <w:rFonts w:ascii="Times New Roman" w:eastAsia="仿宋_GB2312" w:hAnsi="Times New Roman" w:cs="Times New Roman"/>
                      <w:color w:val="0000FF"/>
                      <w:kern w:val="0"/>
                      <w:sz w:val="18"/>
                      <w:szCs w:val="18"/>
                    </w:rPr>
                  </w:rPrChange>
                </w:rPr>
                <w:t>N/A</w:t>
              </w:r>
            </w:ins>
          </w:p>
        </w:tc>
        <w:tc>
          <w:tcPr>
            <w:tcW w:w="416" w:type="pct"/>
            <w:noWrap/>
            <w:vAlign w:val="center"/>
          </w:tcPr>
          <w:p w14:paraId="56B4AAFF" w14:textId="6D4E3D85" w:rsidR="00AC10FE" w:rsidRPr="00BB7730" w:rsidRDefault="00AC10FE" w:rsidP="00AC10FE">
            <w:pPr>
              <w:spacing w:line="240" w:lineRule="exact"/>
              <w:contextualSpacing/>
              <w:jc w:val="center"/>
              <w:rPr>
                <w:ins w:id="17198" w:author="Xuning Wei12232" w:date="2026-07-27T22:16:00Z"/>
                <w:rFonts w:ascii="Times New Roman" w:eastAsia="仿宋_GB2312" w:hAnsi="Times New Roman" w:cs="Times New Roman"/>
                <w:color w:val="auto"/>
                <w:kern w:val="0"/>
                <w:sz w:val="18"/>
                <w:szCs w:val="18"/>
              </w:rPr>
            </w:pPr>
            <w:ins w:id="17199" w:author="Xuning Wei12232" w:date="2026-07-27T22:18:00Z">
              <w:r w:rsidRPr="00BB7730">
                <w:rPr>
                  <w:rFonts w:ascii="Times New Roman" w:eastAsia="仿宋_GB2312" w:hAnsi="Times New Roman" w:cs="Times New Roman"/>
                  <w:color w:val="auto"/>
                  <w:kern w:val="0"/>
                  <w:sz w:val="18"/>
                  <w:szCs w:val="18"/>
                  <w:rPrChange w:id="17200" w:author="Xuning Wei12232" w:date="2026-07-27T22:30:00Z">
                    <w:rPr>
                      <w:rFonts w:ascii="Times New Roman" w:eastAsia="仿宋_GB2312" w:hAnsi="Times New Roman" w:cs="Times New Roman"/>
                      <w:color w:val="0000FF"/>
                      <w:kern w:val="0"/>
                      <w:sz w:val="18"/>
                      <w:szCs w:val="18"/>
                    </w:rPr>
                  </w:rPrChange>
                </w:rPr>
                <w:t>0~138</w:t>
              </w:r>
            </w:ins>
            <w:ins w:id="17201" w:author="Johan Granander" w:date="2026-07-28T13:51:00Z">
              <w:r w:rsidRPr="00BB7730">
                <w:rPr>
                  <w:rFonts w:ascii="Times New Roman" w:eastAsia="仿宋_GB2312" w:hAnsi="Times New Roman" w:cs="Times New Roman"/>
                  <w:color w:val="auto"/>
                  <w:kern w:val="0"/>
                  <w:sz w:val="18"/>
                  <w:szCs w:val="18"/>
                </w:rPr>
                <w:t xml:space="preserve"> </w:t>
              </w:r>
            </w:ins>
            <w:ins w:id="17202" w:author="Xuning Wei12232" w:date="2026-07-27T22:18:00Z">
              <w:del w:id="17203" w:author="Johan Granander" w:date="2026-07-28T13:52:00Z">
                <w:r w:rsidRPr="00BB7730" w:rsidDel="00917FF6">
                  <w:rPr>
                    <w:rFonts w:ascii="Times New Roman" w:eastAsia="仿宋_GB2312" w:hAnsi="Times New Roman" w:cs="Times New Roman"/>
                    <w:color w:val="auto"/>
                    <w:kern w:val="0"/>
                    <w:sz w:val="18"/>
                    <w:szCs w:val="18"/>
                    <w:rPrChange w:id="17204" w:author="Xuning Wei12232" w:date="2026-07-27T22:30:00Z">
                      <w:rPr>
                        <w:rFonts w:ascii="Times New Roman" w:eastAsia="仿宋_GB2312" w:hAnsi="Times New Roman" w:cs="Times New Roman"/>
                        <w:color w:val="0000FF"/>
                        <w:kern w:val="0"/>
                        <w:sz w:val="18"/>
                        <w:szCs w:val="18"/>
                      </w:rPr>
                    </w:rPrChange>
                  </w:rPr>
                  <w:delText>r/min</w:delText>
                </w:r>
              </w:del>
            </w:ins>
            <w:ins w:id="17205" w:author="Johan Granander" w:date="2026-07-28T13:52:00Z">
              <w:r w:rsidRPr="00BB7730">
                <w:rPr>
                  <w:rFonts w:ascii="Times New Roman" w:eastAsia="仿宋_GB2312" w:hAnsi="Times New Roman" w:cs="Times New Roman"/>
                  <w:color w:val="auto"/>
                  <w:kern w:val="0"/>
                  <w:sz w:val="18"/>
                  <w:szCs w:val="18"/>
                </w:rPr>
                <w:t>rpm</w:t>
              </w:r>
            </w:ins>
          </w:p>
        </w:tc>
        <w:tc>
          <w:tcPr>
            <w:tcW w:w="278" w:type="pct"/>
            <w:vAlign w:val="center"/>
          </w:tcPr>
          <w:p w14:paraId="6C10D64B" w14:textId="3F04952C" w:rsidR="00AC10FE" w:rsidRPr="00BB7730" w:rsidRDefault="00AC10FE" w:rsidP="00AC10FE">
            <w:pPr>
              <w:spacing w:line="240" w:lineRule="exact"/>
              <w:contextualSpacing/>
              <w:jc w:val="center"/>
              <w:rPr>
                <w:ins w:id="17206" w:author="Xuning Wei12232" w:date="2026-07-27T22:16:00Z"/>
                <w:rFonts w:ascii="Times New Roman" w:eastAsia="仿宋_GB2312" w:hAnsi="Times New Roman" w:cs="Times New Roman"/>
                <w:color w:val="auto"/>
                <w:kern w:val="0"/>
                <w:sz w:val="18"/>
                <w:szCs w:val="18"/>
              </w:rPr>
            </w:pPr>
            <w:ins w:id="17207" w:author="Xuning Wei12232" w:date="2026-07-27T22:18:00Z">
              <w:r w:rsidRPr="00BB7730">
                <w:rPr>
                  <w:rFonts w:ascii="Times New Roman" w:eastAsia="仿宋_GB2312" w:hAnsi="Times New Roman" w:cs="Times New Roman"/>
                  <w:color w:val="auto"/>
                  <w:kern w:val="0"/>
                  <w:sz w:val="18"/>
                  <w:szCs w:val="18"/>
                  <w:rPrChange w:id="17208" w:author="Xuning Wei12232" w:date="2026-07-27T22:30:00Z">
                    <w:rPr>
                      <w:rFonts w:ascii="Times New Roman" w:eastAsia="仿宋_GB2312" w:hAnsi="Times New Roman" w:cs="Times New Roman"/>
                      <w:color w:val="0000FF"/>
                      <w:kern w:val="0"/>
                      <w:sz w:val="18"/>
                      <w:szCs w:val="18"/>
                    </w:rPr>
                  </w:rPrChange>
                </w:rPr>
                <w:t>±2</w:t>
              </w:r>
            </w:ins>
            <w:ins w:id="17209" w:author="Johan Granander" w:date="2026-07-28T13:51:00Z">
              <w:r w:rsidRPr="00BB7730">
                <w:rPr>
                  <w:rFonts w:ascii="Times New Roman" w:eastAsia="仿宋_GB2312" w:hAnsi="Times New Roman" w:cs="Times New Roman"/>
                  <w:color w:val="auto"/>
                  <w:kern w:val="0"/>
                  <w:sz w:val="18"/>
                  <w:szCs w:val="18"/>
                </w:rPr>
                <w:t xml:space="preserve"> </w:t>
              </w:r>
            </w:ins>
            <w:ins w:id="17210" w:author="Xuning Wei12232" w:date="2026-07-27T22:18:00Z">
              <w:del w:id="17211" w:author="Johan Granander" w:date="2026-07-28T13:52:00Z">
                <w:r w:rsidRPr="00BB7730" w:rsidDel="00917FF6">
                  <w:rPr>
                    <w:rFonts w:ascii="Times New Roman" w:eastAsia="仿宋_GB2312" w:hAnsi="Times New Roman" w:cs="Times New Roman"/>
                    <w:color w:val="auto"/>
                    <w:kern w:val="0"/>
                    <w:sz w:val="18"/>
                    <w:szCs w:val="18"/>
                    <w:rPrChange w:id="17212" w:author="Xuning Wei12232" w:date="2026-07-27T22:30:00Z">
                      <w:rPr>
                        <w:rFonts w:ascii="Times New Roman" w:eastAsia="仿宋_GB2312" w:hAnsi="Times New Roman" w:cs="Times New Roman"/>
                        <w:color w:val="0000FF"/>
                        <w:kern w:val="0"/>
                        <w:sz w:val="18"/>
                        <w:szCs w:val="18"/>
                      </w:rPr>
                    </w:rPrChange>
                  </w:rPr>
                  <w:delText>r/min</w:delText>
                </w:r>
              </w:del>
            </w:ins>
            <w:ins w:id="17213" w:author="Johan Granander" w:date="2026-07-28T13:52:00Z">
              <w:r w:rsidRPr="00BB7730">
                <w:rPr>
                  <w:rFonts w:ascii="Times New Roman" w:eastAsia="仿宋_GB2312" w:hAnsi="Times New Roman" w:cs="Times New Roman"/>
                  <w:color w:val="auto"/>
                  <w:kern w:val="0"/>
                  <w:sz w:val="18"/>
                  <w:szCs w:val="18"/>
                </w:rPr>
                <w:t>rpm</w:t>
              </w:r>
            </w:ins>
          </w:p>
        </w:tc>
        <w:tc>
          <w:tcPr>
            <w:tcW w:w="880" w:type="pct"/>
            <w:vAlign w:val="center"/>
          </w:tcPr>
          <w:p w14:paraId="5CF9FD65" w14:textId="21B142E7" w:rsidR="00AC10FE" w:rsidRPr="00BB7730" w:rsidRDefault="00AC10FE" w:rsidP="00AC10FE">
            <w:pPr>
              <w:spacing w:line="240" w:lineRule="exact"/>
              <w:contextualSpacing/>
              <w:jc w:val="center"/>
              <w:rPr>
                <w:ins w:id="17214" w:author="Xuning Wei12232" w:date="2026-07-27T22:16:00Z"/>
                <w:rFonts w:ascii="Times New Roman" w:eastAsia="仿宋_GB2312" w:hAnsi="Times New Roman" w:cs="Times New Roman"/>
                <w:color w:val="auto"/>
                <w:kern w:val="0"/>
                <w:sz w:val="18"/>
                <w:szCs w:val="18"/>
                <w:lang w:eastAsia="zh-CN"/>
              </w:rPr>
            </w:pPr>
            <w:ins w:id="17215" w:author="Xuning Wei12232" w:date="2026-07-27T22:19:00Z">
              <w:r w:rsidRPr="00BB7730">
                <w:rPr>
                  <w:rFonts w:ascii="Times New Roman" w:eastAsia="仿宋_GB2312" w:hAnsi="Times New Roman" w:cs="Times New Roman"/>
                  <w:color w:val="auto"/>
                  <w:sz w:val="18"/>
                  <w:szCs w:val="18"/>
                  <w:rPrChange w:id="17216" w:author="Xuning Wei12232" w:date="2026-07-27T22:30:00Z">
                    <w:rPr>
                      <w:rFonts w:ascii="Times New Roman" w:eastAsia="仿宋_GB2312" w:hAnsi="Times New Roman" w:cs="Times New Roman"/>
                      <w:color w:val="0000FF"/>
                      <w:sz w:val="18"/>
                      <w:szCs w:val="18"/>
                    </w:rPr>
                  </w:rPrChange>
                </w:rPr>
                <w:t>95±10 rp</w:t>
              </w:r>
              <w:r w:rsidRPr="00BB7730">
                <w:rPr>
                  <w:rFonts w:ascii="Times New Roman" w:eastAsia="仿宋_GB2312" w:hAnsi="Times New Roman" w:cs="Times New Roman"/>
                  <w:color w:val="auto"/>
                  <w:sz w:val="18"/>
                  <w:szCs w:val="18"/>
                  <w:lang w:eastAsia="zh-CN"/>
                  <w:rPrChange w:id="17217" w:author="Xuning Wei12232" w:date="2026-07-27T22:30:00Z">
                    <w:rPr>
                      <w:rFonts w:ascii="Times New Roman" w:eastAsia="仿宋_GB2312" w:hAnsi="Times New Roman" w:cs="Times New Roman"/>
                      <w:color w:val="0000FF"/>
                      <w:sz w:val="18"/>
                      <w:szCs w:val="18"/>
                      <w:lang w:eastAsia="zh-CN"/>
                    </w:rPr>
                  </w:rPrChange>
                </w:rPr>
                <w:t>m</w:t>
              </w:r>
            </w:ins>
          </w:p>
        </w:tc>
        <w:tc>
          <w:tcPr>
            <w:tcW w:w="880" w:type="pct"/>
            <w:noWrap/>
            <w:vAlign w:val="center"/>
          </w:tcPr>
          <w:p w14:paraId="7D7AF929" w14:textId="02AD76BB" w:rsidR="00AC10FE" w:rsidRPr="00BB7730" w:rsidRDefault="00AC10FE" w:rsidP="00AC10FE">
            <w:pPr>
              <w:spacing w:line="240" w:lineRule="exact"/>
              <w:contextualSpacing/>
              <w:jc w:val="center"/>
              <w:rPr>
                <w:ins w:id="17218" w:author="Xuning Wei12232" w:date="2026-07-27T22:16:00Z"/>
                <w:rFonts w:ascii="Times New Roman" w:eastAsia="仿宋_GB2312" w:hAnsi="Times New Roman" w:cs="Times New Roman"/>
                <w:color w:val="00B0F0"/>
                <w:sz w:val="18"/>
                <w:szCs w:val="18"/>
                <w:lang w:eastAsia="zh-CN"/>
                <w:rPrChange w:id="17219" w:author="He Han" w:date="2026-10-22T20:37:00Z">
                  <w:rPr>
                    <w:ins w:id="17220" w:author="Xuning Wei12232" w:date="2026-07-27T22:16:00Z"/>
                    <w:rFonts w:ascii="Times New Roman" w:eastAsia="仿宋_GB2312" w:hAnsi="Times New Roman" w:cs="Times New Roman"/>
                    <w:color w:val="auto"/>
                    <w:sz w:val="18"/>
                    <w:szCs w:val="18"/>
                    <w:lang w:eastAsia="zh-CN"/>
                  </w:rPr>
                </w:rPrChange>
              </w:rPr>
            </w:pPr>
            <w:ins w:id="17221" w:author="He Han" w:date="2026-10-22T20:36:00Z">
              <w:r w:rsidRPr="00BB7730">
                <w:rPr>
                  <w:rFonts w:ascii="Times New Roman" w:eastAsia="仿宋_GB2312" w:hAnsi="Times New Roman" w:cs="Times New Roman"/>
                  <w:color w:val="00B0F0"/>
                  <w:sz w:val="18"/>
                  <w:szCs w:val="18"/>
                  <w:rPrChange w:id="17222" w:author="He Han" w:date="2026-10-22T20:37:00Z">
                    <w:rPr>
                      <w:rFonts w:ascii="Times New Roman" w:eastAsia="仿宋_GB2312" w:hAnsi="Times New Roman" w:cs="Times New Roman"/>
                      <w:color w:val="auto"/>
                      <w:sz w:val="18"/>
                      <w:szCs w:val="18"/>
                    </w:rPr>
                  </w:rPrChange>
                </w:rPr>
                <w:t>95±10 rp</w:t>
              </w:r>
              <w:r w:rsidRPr="00BB7730">
                <w:rPr>
                  <w:rFonts w:ascii="Times New Roman" w:eastAsia="仿宋_GB2312" w:hAnsi="Times New Roman" w:cs="Times New Roman"/>
                  <w:color w:val="00B0F0"/>
                  <w:sz w:val="18"/>
                  <w:szCs w:val="18"/>
                  <w:lang w:eastAsia="zh-CN"/>
                  <w:rPrChange w:id="17223" w:author="He Han" w:date="2026-10-22T20:37:00Z">
                    <w:rPr>
                      <w:rFonts w:ascii="Times New Roman" w:eastAsia="仿宋_GB2312" w:hAnsi="Times New Roman" w:cs="Times New Roman"/>
                      <w:color w:val="auto"/>
                      <w:sz w:val="18"/>
                      <w:szCs w:val="18"/>
                      <w:lang w:eastAsia="zh-CN"/>
                    </w:rPr>
                  </w:rPrChange>
                </w:rPr>
                <w:t>m</w:t>
              </w:r>
            </w:ins>
            <w:ins w:id="17224" w:author="Xuning Wei12232" w:date="2026-07-27T22:22:00Z">
              <w:del w:id="17225" w:author="He Han" w:date="2026-10-22T20:36:00Z">
                <w:r w:rsidRPr="00BB7730" w:rsidDel="008B6EF9">
                  <w:rPr>
                    <w:rFonts w:ascii="Times New Roman" w:eastAsia="仿宋_GB2312" w:hAnsi="Times New Roman" w:cs="Times New Roman"/>
                    <w:color w:val="00B0F0"/>
                    <w:sz w:val="18"/>
                    <w:szCs w:val="18"/>
                    <w:lang w:eastAsia="zh-CN"/>
                    <w:rPrChange w:id="17226" w:author="He Han" w:date="2026-10-22T20:37:00Z">
                      <w:rPr>
                        <w:rFonts w:ascii="Times New Roman" w:eastAsia="仿宋_GB2312" w:hAnsi="Times New Roman" w:cs="Times New Roman"/>
                        <w:color w:val="auto"/>
                        <w:sz w:val="18"/>
                        <w:szCs w:val="18"/>
                        <w:lang w:eastAsia="zh-CN"/>
                      </w:rPr>
                    </w:rPrChange>
                  </w:rPr>
                  <w:delText>TBD</w:delText>
                </w:r>
              </w:del>
            </w:ins>
          </w:p>
        </w:tc>
        <w:tc>
          <w:tcPr>
            <w:tcW w:w="818" w:type="pct"/>
            <w:vAlign w:val="center"/>
          </w:tcPr>
          <w:p w14:paraId="71B58231" w14:textId="3A5B2690" w:rsidR="00AC10FE" w:rsidRPr="00BB7730" w:rsidRDefault="00AC10FE" w:rsidP="00AC10FE">
            <w:pPr>
              <w:spacing w:line="240" w:lineRule="exact"/>
              <w:contextualSpacing/>
              <w:jc w:val="center"/>
              <w:rPr>
                <w:ins w:id="17227" w:author="Xuning Wei12232" w:date="2026-07-27T22:16:00Z"/>
                <w:rFonts w:ascii="Times New Roman" w:eastAsia="仿宋_GB2312" w:hAnsi="Times New Roman" w:cs="Times New Roman"/>
                <w:color w:val="00B0F0"/>
                <w:sz w:val="18"/>
                <w:szCs w:val="18"/>
                <w:lang w:eastAsia="zh-CN"/>
                <w:rPrChange w:id="17228" w:author="He Han" w:date="2026-10-22T20:37:00Z">
                  <w:rPr>
                    <w:ins w:id="17229" w:author="Xuning Wei12232" w:date="2026-07-27T22:16:00Z"/>
                    <w:rFonts w:ascii="Times New Roman" w:eastAsia="仿宋_GB2312" w:hAnsi="Times New Roman" w:cs="Times New Roman"/>
                    <w:color w:val="auto"/>
                    <w:sz w:val="18"/>
                    <w:szCs w:val="18"/>
                    <w:lang w:eastAsia="zh-CN"/>
                  </w:rPr>
                </w:rPrChange>
              </w:rPr>
            </w:pPr>
            <w:ins w:id="17230" w:author="Xuning Wei12232" w:date="2026-07-27T22:22:00Z">
              <w:del w:id="17231" w:author="He Han" w:date="2026-10-22T20:36:00Z">
                <w:r w:rsidRPr="00BB7730" w:rsidDel="008B6EF9">
                  <w:rPr>
                    <w:rFonts w:ascii="Times New Roman" w:eastAsia="仿宋_GB2312" w:hAnsi="Times New Roman" w:cs="Times New Roman"/>
                    <w:color w:val="00B0F0"/>
                    <w:sz w:val="18"/>
                    <w:szCs w:val="18"/>
                    <w:lang w:eastAsia="zh-CN"/>
                    <w:rPrChange w:id="17232" w:author="He Han" w:date="2026-10-22T20:37:00Z">
                      <w:rPr>
                        <w:rFonts w:ascii="Times New Roman" w:eastAsia="仿宋_GB2312" w:hAnsi="Times New Roman" w:cs="Times New Roman"/>
                        <w:color w:val="auto"/>
                        <w:sz w:val="18"/>
                        <w:szCs w:val="18"/>
                        <w:lang w:eastAsia="zh-CN"/>
                      </w:rPr>
                    </w:rPrChange>
                  </w:rPr>
                  <w:delText>TBD</w:delText>
                </w:r>
              </w:del>
            </w:ins>
            <w:ins w:id="17233" w:author="He Han" w:date="2026-10-22T20:36:00Z">
              <w:r w:rsidRPr="00BB7730">
                <w:rPr>
                  <w:rFonts w:ascii="Times New Roman" w:eastAsia="仿宋_GB2312" w:hAnsi="Times New Roman" w:cs="Times New Roman"/>
                  <w:color w:val="00B0F0"/>
                  <w:sz w:val="18"/>
                  <w:szCs w:val="18"/>
                  <w:lang w:eastAsia="zh-CN"/>
                  <w:rPrChange w:id="17234" w:author="He Han" w:date="2026-10-22T20:37:00Z">
                    <w:rPr>
                      <w:rFonts w:ascii="Times New Roman" w:eastAsia="仿宋_GB2312" w:hAnsi="Times New Roman" w:cs="Times New Roman"/>
                      <w:color w:val="auto"/>
                      <w:sz w:val="18"/>
                      <w:szCs w:val="18"/>
                      <w:lang w:eastAsia="zh-CN"/>
                    </w:rPr>
                  </w:rPrChange>
                </w:rPr>
                <w:t>No defined</w:t>
              </w:r>
            </w:ins>
          </w:p>
        </w:tc>
        <w:tc>
          <w:tcPr>
            <w:tcW w:w="226" w:type="pct"/>
            <w:vAlign w:val="center"/>
          </w:tcPr>
          <w:p w14:paraId="5B508C02" w14:textId="7374B494" w:rsidR="00AC10FE" w:rsidRPr="00BB7730" w:rsidRDefault="00AC10FE" w:rsidP="00AC10FE">
            <w:pPr>
              <w:spacing w:line="240" w:lineRule="exact"/>
              <w:contextualSpacing/>
              <w:jc w:val="center"/>
              <w:rPr>
                <w:ins w:id="17235" w:author="Xuning Wei12232" w:date="2026-07-27T22:16:00Z"/>
                <w:rFonts w:ascii="Times New Roman" w:eastAsia="仿宋_GB2312" w:hAnsi="Times New Roman" w:cs="Times New Roman"/>
                <w:color w:val="auto"/>
                <w:sz w:val="18"/>
                <w:szCs w:val="18"/>
                <w:lang w:eastAsia="zh-CN"/>
              </w:rPr>
            </w:pPr>
            <w:ins w:id="17236" w:author="He Han" w:date="2026-10-22T20:34:00Z">
              <w:r w:rsidRPr="00BB7730">
                <w:rPr>
                  <w:rFonts w:ascii="Times New Roman" w:eastAsia="仿宋_GB2312" w:hAnsi="Times New Roman" w:cs="Times New Roman"/>
                  <w:color w:val="00B0F0"/>
                  <w:sz w:val="18"/>
                  <w:szCs w:val="18"/>
                  <w:lang w:eastAsia="zh-CN"/>
                </w:rPr>
                <w:t>Yes</w:t>
              </w:r>
            </w:ins>
            <w:ins w:id="17237" w:author="Xuning Wei12232" w:date="2026-07-27T22:22:00Z">
              <w:del w:id="17238" w:author="He Han" w:date="2026-10-22T20:34:00Z">
                <w:r w:rsidRPr="00BB7730" w:rsidDel="00272E93">
                  <w:rPr>
                    <w:rFonts w:ascii="Times New Roman" w:eastAsia="仿宋_GB2312" w:hAnsi="Times New Roman" w:cs="Times New Roman"/>
                    <w:color w:val="auto"/>
                    <w:sz w:val="18"/>
                    <w:szCs w:val="18"/>
                    <w:lang w:eastAsia="zh-CN"/>
                  </w:rPr>
                  <w:delText>TBD</w:delText>
                </w:r>
              </w:del>
            </w:ins>
          </w:p>
        </w:tc>
        <w:tc>
          <w:tcPr>
            <w:tcW w:w="252" w:type="pct"/>
            <w:vAlign w:val="center"/>
          </w:tcPr>
          <w:p w14:paraId="3C180C75" w14:textId="478952BE" w:rsidR="00AC10FE" w:rsidRPr="00BB7730" w:rsidRDefault="00AC10FE" w:rsidP="00AC10FE">
            <w:pPr>
              <w:spacing w:line="240" w:lineRule="exact"/>
              <w:contextualSpacing/>
              <w:jc w:val="center"/>
              <w:rPr>
                <w:ins w:id="17239" w:author="Xuning Wei12232" w:date="2026-07-27T22:16:00Z"/>
                <w:rFonts w:ascii="Times New Roman" w:eastAsia="仿宋_GB2312" w:hAnsi="Times New Roman" w:cs="Times New Roman"/>
                <w:color w:val="auto"/>
                <w:sz w:val="18"/>
                <w:szCs w:val="18"/>
                <w:lang w:eastAsia="zh-CN"/>
              </w:rPr>
            </w:pPr>
            <w:ins w:id="17240" w:author="He Han" w:date="2026-10-22T20:34:00Z">
              <w:r w:rsidRPr="00BB7730">
                <w:rPr>
                  <w:rFonts w:ascii="Times New Roman" w:eastAsia="仿宋_GB2312" w:hAnsi="Times New Roman" w:cs="Times New Roman"/>
                  <w:color w:val="00B0F0"/>
                  <w:sz w:val="18"/>
                  <w:szCs w:val="18"/>
                  <w:lang w:eastAsia="zh-CN"/>
                </w:rPr>
                <w:t>Yes</w:t>
              </w:r>
            </w:ins>
            <w:ins w:id="17241" w:author="Xuning Wei12232" w:date="2026-07-27T22:22:00Z">
              <w:del w:id="17242" w:author="He Han" w:date="2026-10-22T20:34:00Z">
                <w:r w:rsidRPr="00BB7730" w:rsidDel="00272E93">
                  <w:rPr>
                    <w:rFonts w:ascii="Times New Roman" w:eastAsia="仿宋_GB2312" w:hAnsi="Times New Roman" w:cs="Times New Roman"/>
                    <w:color w:val="auto"/>
                    <w:sz w:val="18"/>
                    <w:szCs w:val="18"/>
                    <w:lang w:eastAsia="zh-CN"/>
                  </w:rPr>
                  <w:delText>TBD</w:delText>
                </w:r>
              </w:del>
            </w:ins>
          </w:p>
        </w:tc>
      </w:tr>
      <w:tr w:rsidR="00005C07" w:rsidRPr="00BB7730" w14:paraId="4FAE8FD3" w14:textId="77777777" w:rsidTr="00005C07">
        <w:trPr>
          <w:cantSplit/>
          <w:trHeight w:val="396"/>
          <w:jc w:val="center"/>
          <w:ins w:id="17243" w:author="Xuning Wei12232" w:date="2026-07-27T23:30:00Z"/>
        </w:trPr>
        <w:tc>
          <w:tcPr>
            <w:tcW w:w="224" w:type="pct"/>
            <w:vMerge/>
            <w:noWrap/>
            <w:vAlign w:val="center"/>
          </w:tcPr>
          <w:p w14:paraId="2D2A4194" w14:textId="77777777" w:rsidR="00AC10FE" w:rsidRPr="00BB7730" w:rsidRDefault="00AC10FE" w:rsidP="00AC10FE">
            <w:pPr>
              <w:spacing w:line="240" w:lineRule="exact"/>
              <w:contextualSpacing/>
              <w:jc w:val="center"/>
              <w:rPr>
                <w:ins w:id="17244" w:author="Xuning Wei12232" w:date="2026-07-27T23:30:00Z"/>
                <w:rFonts w:ascii="Times New Roman" w:eastAsia="仿宋_GB2312" w:hAnsi="Times New Roman" w:cs="Times New Roman"/>
                <w:color w:val="auto"/>
                <w:kern w:val="0"/>
                <w:sz w:val="18"/>
                <w:szCs w:val="18"/>
                <w:lang w:eastAsia="zh-CN"/>
              </w:rPr>
            </w:pPr>
          </w:p>
        </w:tc>
        <w:tc>
          <w:tcPr>
            <w:tcW w:w="377" w:type="pct"/>
            <w:noWrap/>
            <w:vAlign w:val="center"/>
          </w:tcPr>
          <w:p w14:paraId="4922850F" w14:textId="3C46ED2A" w:rsidR="00AC10FE" w:rsidRPr="00BB7730" w:rsidRDefault="00AC10FE" w:rsidP="00AC10FE">
            <w:pPr>
              <w:spacing w:line="240" w:lineRule="exact"/>
              <w:contextualSpacing/>
              <w:jc w:val="center"/>
              <w:rPr>
                <w:ins w:id="17245" w:author="Xuning Wei12232" w:date="2026-07-27T23:30:00Z"/>
                <w:rFonts w:ascii="Times New Roman" w:eastAsia="仿宋_GB2312" w:hAnsi="Times New Roman" w:cs="Times New Roman"/>
                <w:color w:val="auto"/>
                <w:sz w:val="18"/>
                <w:szCs w:val="18"/>
              </w:rPr>
            </w:pPr>
            <w:ins w:id="17246" w:author="Xuning Wei12232" w:date="2026-07-27T23:30:00Z">
              <w:r w:rsidRPr="00BB7730">
                <w:rPr>
                  <w:rFonts w:ascii="Times New Roman" w:eastAsia="仿宋_GB2312" w:hAnsi="Times New Roman" w:cs="Times New Roman"/>
                  <w:color w:val="0000FF"/>
                  <w:sz w:val="18"/>
                  <w:szCs w:val="18"/>
                </w:rPr>
                <w:t>**Charging quantity</w:t>
              </w:r>
            </w:ins>
          </w:p>
        </w:tc>
        <w:tc>
          <w:tcPr>
            <w:tcW w:w="278" w:type="pct"/>
            <w:vAlign w:val="center"/>
          </w:tcPr>
          <w:p w14:paraId="4C57766D" w14:textId="08054691" w:rsidR="00AC10FE" w:rsidRPr="00BB7730" w:rsidRDefault="00AC10FE" w:rsidP="00AC10FE">
            <w:pPr>
              <w:spacing w:line="240" w:lineRule="exact"/>
              <w:ind w:leftChars="-50" w:left="-105" w:rightChars="-50" w:right="-105"/>
              <w:contextualSpacing/>
              <w:jc w:val="center"/>
              <w:rPr>
                <w:ins w:id="17247" w:author="Xuning Wei12232" w:date="2026-07-27T23:30:00Z"/>
                <w:rFonts w:ascii="Times New Roman" w:eastAsia="仿宋_GB2312" w:hAnsi="Times New Roman" w:cs="Times New Roman"/>
                <w:color w:val="auto"/>
                <w:kern w:val="0"/>
                <w:sz w:val="18"/>
                <w:szCs w:val="18"/>
                <w:lang w:eastAsia="zh-CN"/>
              </w:rPr>
            </w:pPr>
            <w:ins w:id="17248" w:author="Xuning Wei12232" w:date="2026-07-27T23:30:00Z">
              <w:r w:rsidRPr="00BB7730">
                <w:rPr>
                  <w:rFonts w:ascii="Times New Roman" w:eastAsia="仿宋_GB2312" w:hAnsi="Times New Roman" w:cs="Times New Roman"/>
                  <w:color w:val="0000FF"/>
                  <w:kern w:val="0"/>
                  <w:sz w:val="18"/>
                  <w:szCs w:val="18"/>
                  <w:lang w:eastAsia="zh-CN"/>
                </w:rPr>
                <w:t>03/11/2025</w:t>
              </w:r>
            </w:ins>
          </w:p>
        </w:tc>
        <w:tc>
          <w:tcPr>
            <w:tcW w:w="371" w:type="pct"/>
            <w:vAlign w:val="center"/>
          </w:tcPr>
          <w:p w14:paraId="5267159A" w14:textId="4D70E824" w:rsidR="00AC10FE" w:rsidRPr="00BB7730" w:rsidRDefault="00AC10FE" w:rsidP="00AC10FE">
            <w:pPr>
              <w:spacing w:line="240" w:lineRule="exact"/>
              <w:ind w:leftChars="-50" w:left="-105" w:rightChars="-50" w:right="-105"/>
              <w:contextualSpacing/>
              <w:jc w:val="center"/>
              <w:rPr>
                <w:ins w:id="17249" w:author="Xuning Wei12232" w:date="2026-07-27T23:30:00Z"/>
                <w:rFonts w:ascii="Times New Roman" w:eastAsia="仿宋_GB2312" w:hAnsi="Times New Roman" w:cs="Times New Roman"/>
                <w:color w:val="auto"/>
                <w:kern w:val="0"/>
                <w:sz w:val="18"/>
                <w:szCs w:val="18"/>
                <w:lang w:eastAsia="zh-CN"/>
              </w:rPr>
            </w:pPr>
            <w:ins w:id="17250" w:author="Xuning Wei12232" w:date="2026-07-27T23:30:00Z">
              <w:r w:rsidRPr="00BB7730">
                <w:rPr>
                  <w:rFonts w:ascii="Times New Roman" w:eastAsia="仿宋_GB2312" w:hAnsi="Times New Roman" w:cs="Times New Roman"/>
                  <w:color w:val="0000FF"/>
                  <w:kern w:val="0"/>
                  <w:sz w:val="18"/>
                  <w:szCs w:val="18"/>
                  <w:lang w:eastAsia="zh-CN"/>
                </w:rPr>
                <w:t>2026011512</w:t>
              </w:r>
            </w:ins>
          </w:p>
        </w:tc>
        <w:tc>
          <w:tcPr>
            <w:tcW w:w="416" w:type="pct"/>
            <w:noWrap/>
            <w:vAlign w:val="center"/>
          </w:tcPr>
          <w:p w14:paraId="57B4A543" w14:textId="63C7A1E6" w:rsidR="00AC10FE" w:rsidRPr="00BB7730" w:rsidRDefault="00AC10FE" w:rsidP="00AC10FE">
            <w:pPr>
              <w:spacing w:line="240" w:lineRule="exact"/>
              <w:contextualSpacing/>
              <w:jc w:val="center"/>
              <w:rPr>
                <w:ins w:id="17251" w:author="Xuning Wei12232" w:date="2026-07-27T23:30:00Z"/>
                <w:rFonts w:ascii="Times New Roman" w:eastAsia="仿宋_GB2312" w:hAnsi="Times New Roman" w:cs="Times New Roman"/>
                <w:color w:val="auto"/>
                <w:kern w:val="0"/>
                <w:sz w:val="18"/>
                <w:szCs w:val="18"/>
                <w:lang w:eastAsia="zh-CN"/>
              </w:rPr>
            </w:pPr>
            <w:ins w:id="17252" w:author="Xuning Wei12232" w:date="2026-07-27T23:31:00Z">
              <w:r w:rsidRPr="00BB7730">
                <w:rPr>
                  <w:rFonts w:ascii="Times New Roman" w:eastAsia="仿宋_GB2312" w:hAnsi="Times New Roman" w:cs="Times New Roman"/>
                  <w:color w:val="0000FF"/>
                  <w:sz w:val="18"/>
                  <w:szCs w:val="18"/>
                  <w:lang w:eastAsia="zh-CN"/>
                </w:rPr>
                <w:t xml:space="preserve">2.00 ≤m </w:t>
              </w:r>
              <w:r w:rsidRPr="00BB7730">
                <w:rPr>
                  <w:rFonts w:ascii="Times New Roman" w:eastAsia="仿宋_GB2312" w:hAnsi="Times New Roman" w:cs="Times New Roman"/>
                  <w:color w:val="0000FF"/>
                  <w:kern w:val="0"/>
                  <w:sz w:val="18"/>
                  <w:szCs w:val="18"/>
                  <w:lang w:val="sv-SE"/>
                </w:rPr>
                <w:t xml:space="preserve">&lt; </w:t>
              </w:r>
              <w:r w:rsidRPr="00BB7730">
                <w:rPr>
                  <w:rFonts w:ascii="Times New Roman" w:eastAsia="仿宋_GB2312" w:hAnsi="Times New Roman" w:cs="Times New Roman"/>
                  <w:color w:val="0000FF"/>
                  <w:sz w:val="18"/>
                  <w:szCs w:val="18"/>
                  <w:lang w:eastAsia="zh-CN"/>
                </w:rPr>
                <w:t>300.00 kg</w:t>
              </w:r>
            </w:ins>
          </w:p>
        </w:tc>
        <w:tc>
          <w:tcPr>
            <w:tcW w:w="278" w:type="pct"/>
            <w:vAlign w:val="center"/>
          </w:tcPr>
          <w:p w14:paraId="4834DFE5" w14:textId="452CFBD2" w:rsidR="00AC10FE" w:rsidRPr="00BB7730" w:rsidRDefault="00AC10FE" w:rsidP="00AC10FE">
            <w:pPr>
              <w:spacing w:line="240" w:lineRule="exact"/>
              <w:contextualSpacing/>
              <w:jc w:val="center"/>
              <w:rPr>
                <w:ins w:id="17253" w:author="Xuning Wei12232" w:date="2026-07-27T23:30:00Z"/>
                <w:rFonts w:ascii="Times New Roman" w:eastAsia="仿宋_GB2312" w:hAnsi="Times New Roman" w:cs="Times New Roman"/>
                <w:color w:val="auto"/>
                <w:kern w:val="0"/>
                <w:sz w:val="18"/>
                <w:szCs w:val="18"/>
              </w:rPr>
            </w:pPr>
            <w:ins w:id="17254" w:author="Xuning Wei12232" w:date="2026-07-27T23:31:00Z">
              <w:r w:rsidRPr="00BB7730">
                <w:rPr>
                  <w:rFonts w:ascii="Times New Roman" w:eastAsia="仿宋_GB2312" w:hAnsi="Times New Roman" w:cs="Times New Roman"/>
                  <w:color w:val="0000FF"/>
                  <w:sz w:val="18"/>
                  <w:szCs w:val="18"/>
                  <w:lang w:eastAsia="zh-CN"/>
                </w:rPr>
                <w:t xml:space="preserve">± </w:t>
              </w:r>
              <w:r w:rsidRPr="00BB7730">
                <w:rPr>
                  <w:rFonts w:ascii="Times New Roman" w:eastAsia="仿宋_GB2312" w:hAnsi="Times New Roman" w:cs="Times New Roman"/>
                  <w:color w:val="0000FF"/>
                  <w:kern w:val="0"/>
                  <w:sz w:val="18"/>
                  <w:szCs w:val="18"/>
                  <w:lang w:val="sv-SE" w:eastAsia="zh-CN"/>
                </w:rPr>
                <w:t>3.0%</w:t>
              </w:r>
            </w:ins>
          </w:p>
        </w:tc>
        <w:tc>
          <w:tcPr>
            <w:tcW w:w="880" w:type="pct"/>
            <w:vAlign w:val="center"/>
          </w:tcPr>
          <w:p w14:paraId="2F7E24E4" w14:textId="19D0D062" w:rsidR="00AC10FE" w:rsidRPr="00BB7730" w:rsidRDefault="00AC10FE" w:rsidP="004C4128">
            <w:pPr>
              <w:spacing w:line="240" w:lineRule="exact"/>
              <w:contextualSpacing/>
              <w:jc w:val="center"/>
              <w:rPr>
                <w:ins w:id="17255" w:author="Xuning Wei12232" w:date="2026-07-27T23:30:00Z"/>
                <w:rFonts w:ascii="Times New Roman" w:eastAsia="仿宋_GB2312" w:hAnsi="Times New Roman" w:cs="Times New Roman"/>
                <w:color w:val="00B0F0"/>
                <w:kern w:val="0"/>
                <w:sz w:val="18"/>
                <w:szCs w:val="18"/>
                <w:rPrChange w:id="17256" w:author="He Han" w:date="2026-10-22T21:01:00Z">
                  <w:rPr>
                    <w:ins w:id="17257" w:author="Xuning Wei12232" w:date="2026-07-27T23:30:00Z"/>
                    <w:rFonts w:ascii="Times New Roman" w:eastAsia="仿宋_GB2312" w:hAnsi="Times New Roman" w:cs="Times New Roman"/>
                    <w:color w:val="auto"/>
                    <w:kern w:val="0"/>
                    <w:sz w:val="18"/>
                    <w:szCs w:val="18"/>
                  </w:rPr>
                </w:rPrChange>
              </w:rPr>
              <w:pPrChange w:id="17258" w:author="He Han" w:date="2026-10-27T16:50:00Z">
                <w:pPr>
                  <w:spacing w:line="240" w:lineRule="exact"/>
                  <w:contextualSpacing/>
                  <w:jc w:val="center"/>
                </w:pPr>
              </w:pPrChange>
            </w:pPr>
            <w:ins w:id="17259" w:author="Xuning Wei12232" w:date="2026-07-27T23:31:00Z">
              <w:r w:rsidRPr="00BB7730">
                <w:rPr>
                  <w:rFonts w:ascii="Times New Roman" w:eastAsia="仿宋_GB2312" w:hAnsi="Times New Roman" w:cs="Times New Roman"/>
                  <w:color w:val="00B0F0"/>
                  <w:sz w:val="18"/>
                  <w:szCs w:val="18"/>
                  <w:lang w:eastAsia="zh-CN"/>
                  <w:rPrChange w:id="17260" w:author="He Han" w:date="2026-10-22T21:01:00Z">
                    <w:rPr>
                      <w:rFonts w:ascii="Times New Roman" w:eastAsia="仿宋_GB2312" w:hAnsi="Times New Roman" w:cs="Times New Roman"/>
                      <w:color w:val="0000FF"/>
                      <w:sz w:val="18"/>
                      <w:szCs w:val="18"/>
                      <w:lang w:eastAsia="zh-CN"/>
                    </w:rPr>
                  </w:rPrChange>
                </w:rPr>
                <w:t>DMF</w:t>
              </w:r>
            </w:ins>
            <w:ins w:id="17261" w:author="He Han" w:date="2026-10-22T21:00:00Z">
              <w:r w:rsidRPr="00BB7730">
                <w:rPr>
                  <w:rFonts w:ascii="Times New Roman" w:eastAsia="仿宋_GB2312" w:hAnsi="Times New Roman" w:cs="Times New Roman"/>
                  <w:color w:val="00B0F0"/>
                  <w:sz w:val="18"/>
                  <w:szCs w:val="18"/>
                  <w:lang w:eastAsia="zh-CN"/>
                  <w:rPrChange w:id="17262" w:author="He Han" w:date="2026-10-22T21:01:00Z">
                    <w:rPr>
                      <w:rFonts w:ascii="Times New Roman" w:eastAsia="仿宋_GB2312" w:hAnsi="Times New Roman" w:cs="Times New Roman"/>
                      <w:color w:val="0000FF"/>
                      <w:sz w:val="18"/>
                      <w:szCs w:val="18"/>
                      <w:lang w:eastAsia="zh-CN"/>
                    </w:rPr>
                  </w:rPrChange>
                </w:rPr>
                <w:t xml:space="preserve"> quantity</w:t>
              </w:r>
            </w:ins>
            <w:ins w:id="17263" w:author="Xuning Wei12232" w:date="2026-07-27T23:31:00Z">
              <w:r w:rsidRPr="00BB7730">
                <w:rPr>
                  <w:rFonts w:ascii="Times New Roman" w:eastAsia="仿宋_GB2312" w:hAnsi="Times New Roman" w:cs="Times New Roman"/>
                  <w:color w:val="00B0F0"/>
                  <w:sz w:val="18"/>
                  <w:szCs w:val="18"/>
                  <w:lang w:eastAsia="zh-CN"/>
                  <w:rPrChange w:id="17264" w:author="He Han" w:date="2026-10-22T21:01:00Z">
                    <w:rPr>
                      <w:rFonts w:ascii="Times New Roman" w:eastAsia="仿宋_GB2312" w:hAnsi="Times New Roman" w:cs="Times New Roman"/>
                      <w:color w:val="0000FF"/>
                      <w:sz w:val="18"/>
                      <w:szCs w:val="18"/>
                      <w:lang w:eastAsia="zh-CN"/>
                    </w:rPr>
                  </w:rPrChange>
                </w:rPr>
                <w:t xml:space="preserve">: </w:t>
              </w:r>
            </w:ins>
            <w:ins w:id="17265" w:author="He Han" w:date="2026-10-22T21:00:00Z">
              <w:r w:rsidRPr="00BB7730">
                <w:rPr>
                  <w:rFonts w:ascii="Times New Roman" w:eastAsia="仿宋_GB2312" w:hAnsi="Times New Roman" w:cs="Times New Roman"/>
                  <w:color w:val="00B0F0"/>
                  <w:sz w:val="18"/>
                  <w:szCs w:val="18"/>
                  <w:lang w:eastAsia="zh-CN"/>
                  <w:rPrChange w:id="17266" w:author="He Han" w:date="2026-10-22T21:01:00Z">
                    <w:rPr>
                      <w:rFonts w:ascii="Times New Roman" w:eastAsia="仿宋_GB2312" w:hAnsi="Times New Roman" w:cs="Times New Roman"/>
                      <w:color w:val="0000FF"/>
                      <w:sz w:val="18"/>
                      <w:szCs w:val="18"/>
                      <w:lang w:eastAsia="zh-CN"/>
                    </w:rPr>
                  </w:rPrChange>
                </w:rPr>
                <w:t>30</w:t>
              </w:r>
            </w:ins>
            <w:ins w:id="17267" w:author="He Han" w:date="2026-10-27T16:49:00Z">
              <w:r w:rsidR="004C4128">
                <w:rPr>
                  <w:rFonts w:ascii="Times New Roman" w:eastAsia="仿宋_GB2312" w:hAnsi="Times New Roman" w:cs="Times New Roman"/>
                  <w:color w:val="00B0F0"/>
                  <w:sz w:val="18"/>
                  <w:szCs w:val="18"/>
                  <w:lang w:eastAsia="zh-CN"/>
                </w:rPr>
                <w:t>2.78</w:t>
              </w:r>
            </w:ins>
            <w:ins w:id="17268" w:author="Xuning Wei12232" w:date="2026-07-27T23:31:00Z">
              <w:del w:id="17269" w:author="He Han" w:date="2026-10-22T21:00:00Z">
                <w:r w:rsidRPr="00BB7730" w:rsidDel="0030508E">
                  <w:rPr>
                    <w:rFonts w:ascii="Times New Roman" w:eastAsia="仿宋_GB2312" w:hAnsi="Times New Roman" w:cs="Times New Roman"/>
                    <w:color w:val="00B0F0"/>
                    <w:sz w:val="18"/>
                    <w:szCs w:val="18"/>
                    <w:lang w:eastAsia="zh-CN"/>
                    <w:rPrChange w:id="17270" w:author="He Han" w:date="2026-10-22T21:01:00Z">
                      <w:rPr>
                        <w:rFonts w:ascii="Times New Roman" w:eastAsia="仿宋_GB2312" w:hAnsi="Times New Roman" w:cs="Times New Roman"/>
                        <w:color w:val="0000FF"/>
                        <w:sz w:val="18"/>
                        <w:szCs w:val="18"/>
                        <w:lang w:eastAsia="zh-CN"/>
                      </w:rPr>
                    </w:rPrChange>
                  </w:rPr>
                  <w:delText>43.50</w:delText>
                </w:r>
              </w:del>
              <w:r w:rsidRPr="00BB7730">
                <w:rPr>
                  <w:rFonts w:ascii="Times New Roman" w:eastAsia="仿宋_GB2312" w:hAnsi="Times New Roman" w:cs="Times New Roman"/>
                  <w:color w:val="00B0F0"/>
                  <w:sz w:val="18"/>
                  <w:szCs w:val="18"/>
                  <w:lang w:eastAsia="zh-CN"/>
                  <w:rPrChange w:id="17271" w:author="He Han" w:date="2026-10-22T21:01:00Z">
                    <w:rPr>
                      <w:rFonts w:ascii="Times New Roman" w:eastAsia="仿宋_GB2312" w:hAnsi="Times New Roman" w:cs="Times New Roman"/>
                      <w:color w:val="0000FF"/>
                      <w:sz w:val="18"/>
                      <w:szCs w:val="18"/>
                      <w:lang w:eastAsia="zh-CN"/>
                    </w:rPr>
                  </w:rPrChange>
                </w:rPr>
                <w:t xml:space="preserve"> ~ </w:t>
              </w:r>
            </w:ins>
            <w:ins w:id="17272" w:author="He Han" w:date="2026-10-22T21:00:00Z">
              <w:r w:rsidRPr="00BB7730">
                <w:rPr>
                  <w:rFonts w:ascii="Times New Roman" w:eastAsia="仿宋_GB2312" w:hAnsi="Times New Roman" w:cs="Times New Roman"/>
                  <w:color w:val="00B0F0"/>
                  <w:sz w:val="18"/>
                  <w:szCs w:val="18"/>
                  <w:lang w:eastAsia="zh-CN"/>
                  <w:rPrChange w:id="17273" w:author="He Han" w:date="2026-10-22T21:01:00Z">
                    <w:rPr>
                      <w:rFonts w:ascii="Times New Roman" w:eastAsia="仿宋_GB2312" w:hAnsi="Times New Roman" w:cs="Times New Roman"/>
                      <w:color w:val="0000FF"/>
                      <w:sz w:val="18"/>
                      <w:szCs w:val="18"/>
                      <w:lang w:eastAsia="zh-CN"/>
                    </w:rPr>
                  </w:rPrChange>
                </w:rPr>
                <w:t>3</w:t>
              </w:r>
            </w:ins>
            <w:ins w:id="17274" w:author="He Han" w:date="2026-10-27T16:50:00Z">
              <w:r w:rsidR="004C4128">
                <w:rPr>
                  <w:rFonts w:ascii="Times New Roman" w:eastAsia="仿宋_GB2312" w:hAnsi="Times New Roman" w:cs="Times New Roman"/>
                  <w:color w:val="00B0F0"/>
                  <w:sz w:val="18"/>
                  <w:szCs w:val="18"/>
                  <w:lang w:eastAsia="zh-CN"/>
                </w:rPr>
                <w:t>34.66</w:t>
              </w:r>
            </w:ins>
            <w:ins w:id="17275" w:author="Xuning Wei12232" w:date="2026-07-27T23:32:00Z">
              <w:del w:id="17276" w:author="He Han" w:date="2026-10-22T21:00:00Z">
                <w:r w:rsidRPr="00BB7730" w:rsidDel="0030508E">
                  <w:rPr>
                    <w:rFonts w:ascii="Times New Roman" w:eastAsia="仿宋_GB2312" w:hAnsi="Times New Roman" w:cs="Times New Roman"/>
                    <w:color w:val="00B0F0"/>
                    <w:sz w:val="18"/>
                    <w:szCs w:val="18"/>
                    <w:lang w:eastAsia="zh-CN"/>
                    <w:rPrChange w:id="17277" w:author="He Han" w:date="2026-10-22T21:01:00Z">
                      <w:rPr>
                        <w:rFonts w:ascii="Times New Roman" w:eastAsia="仿宋_GB2312" w:hAnsi="Times New Roman" w:cs="Times New Roman"/>
                        <w:color w:val="0000FF"/>
                        <w:sz w:val="18"/>
                        <w:szCs w:val="18"/>
                        <w:lang w:eastAsia="zh-CN"/>
                      </w:rPr>
                    </w:rPrChange>
                  </w:rPr>
                  <w:delText>281.21</w:delText>
                </w:r>
              </w:del>
            </w:ins>
            <w:ins w:id="17278" w:author="Xuning Wei12232" w:date="2026-07-27T23:31:00Z">
              <w:r w:rsidRPr="00BB7730">
                <w:rPr>
                  <w:rFonts w:ascii="Times New Roman" w:eastAsia="仿宋_GB2312" w:hAnsi="Times New Roman" w:cs="Times New Roman"/>
                  <w:color w:val="00B0F0"/>
                  <w:sz w:val="18"/>
                  <w:szCs w:val="18"/>
                  <w:lang w:eastAsia="zh-CN"/>
                  <w:rPrChange w:id="17279" w:author="He Han" w:date="2026-10-22T21:01:00Z">
                    <w:rPr>
                      <w:rFonts w:ascii="Times New Roman" w:eastAsia="仿宋_GB2312" w:hAnsi="Times New Roman" w:cs="Times New Roman"/>
                      <w:color w:val="0000FF"/>
                      <w:sz w:val="18"/>
                      <w:szCs w:val="18"/>
                      <w:lang w:eastAsia="zh-CN"/>
                    </w:rPr>
                  </w:rPrChange>
                </w:rPr>
                <w:t xml:space="preserve"> kg</w:t>
              </w:r>
            </w:ins>
          </w:p>
        </w:tc>
        <w:tc>
          <w:tcPr>
            <w:tcW w:w="880" w:type="pct"/>
            <w:noWrap/>
            <w:vAlign w:val="center"/>
          </w:tcPr>
          <w:p w14:paraId="155A0A5C" w14:textId="63DF137B" w:rsidR="00AC10FE" w:rsidRPr="00BB7730" w:rsidRDefault="00AC10FE" w:rsidP="00AC10FE">
            <w:pPr>
              <w:spacing w:line="240" w:lineRule="exact"/>
              <w:contextualSpacing/>
              <w:jc w:val="center"/>
              <w:rPr>
                <w:ins w:id="17280" w:author="Xuning Wei12232" w:date="2026-07-27T23:30:00Z"/>
                <w:rFonts w:ascii="Times New Roman" w:eastAsia="仿宋_GB2312" w:hAnsi="Times New Roman" w:cs="Times New Roman"/>
                <w:color w:val="00B0F0"/>
                <w:sz w:val="18"/>
                <w:szCs w:val="18"/>
                <w:lang w:eastAsia="zh-CN"/>
                <w:rPrChange w:id="17281" w:author="He Han" w:date="2026-10-22T21:01:00Z">
                  <w:rPr>
                    <w:ins w:id="17282" w:author="Xuning Wei12232" w:date="2026-07-27T23:30:00Z"/>
                    <w:rFonts w:ascii="Times New Roman" w:eastAsia="仿宋_GB2312" w:hAnsi="Times New Roman" w:cs="Times New Roman"/>
                    <w:color w:val="auto"/>
                    <w:sz w:val="18"/>
                    <w:szCs w:val="18"/>
                    <w:lang w:eastAsia="zh-CN"/>
                  </w:rPr>
                </w:rPrChange>
              </w:rPr>
            </w:pPr>
            <w:ins w:id="17283" w:author="He Han" w:date="2026-10-22T21:00:00Z">
              <w:r w:rsidRPr="00BB7730">
                <w:rPr>
                  <w:rFonts w:ascii="Times New Roman" w:eastAsia="仿宋_GB2312" w:hAnsi="Times New Roman" w:cs="Times New Roman"/>
                  <w:color w:val="00B0F0"/>
                  <w:sz w:val="18"/>
                  <w:szCs w:val="18"/>
                  <w:lang w:eastAsia="zh-CN"/>
                  <w:rPrChange w:id="17284" w:author="He Han" w:date="2026-10-22T21:01:00Z">
                    <w:rPr>
                      <w:rFonts w:ascii="Times New Roman" w:eastAsia="仿宋_GB2312" w:hAnsi="Times New Roman" w:cs="Times New Roman"/>
                      <w:color w:val="0000FF"/>
                      <w:sz w:val="18"/>
                      <w:szCs w:val="18"/>
                      <w:lang w:eastAsia="zh-CN"/>
                    </w:rPr>
                  </w:rPrChange>
                </w:rPr>
                <w:t xml:space="preserve">DMF quantity: </w:t>
              </w:r>
            </w:ins>
            <w:ins w:id="17285" w:author="He Han" w:date="2026-10-27T16:50:00Z">
              <w:r w:rsidR="004C4128" w:rsidRPr="002079CD">
                <w:rPr>
                  <w:rFonts w:ascii="Times New Roman" w:eastAsia="仿宋_GB2312" w:hAnsi="Times New Roman" w:cs="Times New Roman"/>
                  <w:color w:val="00B0F0"/>
                  <w:sz w:val="18"/>
                  <w:szCs w:val="18"/>
                  <w:lang w:eastAsia="zh-CN"/>
                </w:rPr>
                <w:t>30</w:t>
              </w:r>
              <w:r w:rsidR="004C4128">
                <w:rPr>
                  <w:rFonts w:ascii="Times New Roman" w:eastAsia="仿宋_GB2312" w:hAnsi="Times New Roman" w:cs="Times New Roman"/>
                  <w:color w:val="00B0F0"/>
                  <w:sz w:val="18"/>
                  <w:szCs w:val="18"/>
                  <w:lang w:eastAsia="zh-CN"/>
                </w:rPr>
                <w:t>2.78</w:t>
              </w:r>
              <w:r w:rsidR="004C4128" w:rsidRPr="002079CD">
                <w:rPr>
                  <w:rFonts w:ascii="Times New Roman" w:eastAsia="仿宋_GB2312" w:hAnsi="Times New Roman" w:cs="Times New Roman"/>
                  <w:color w:val="00B0F0"/>
                  <w:sz w:val="18"/>
                  <w:szCs w:val="18"/>
                  <w:lang w:eastAsia="zh-CN"/>
                </w:rPr>
                <w:t xml:space="preserve"> ~ 3</w:t>
              </w:r>
              <w:r w:rsidR="004C4128">
                <w:rPr>
                  <w:rFonts w:ascii="Times New Roman" w:eastAsia="仿宋_GB2312" w:hAnsi="Times New Roman" w:cs="Times New Roman"/>
                  <w:color w:val="00B0F0"/>
                  <w:sz w:val="18"/>
                  <w:szCs w:val="18"/>
                  <w:lang w:eastAsia="zh-CN"/>
                </w:rPr>
                <w:t>34.66</w:t>
              </w:r>
              <w:r w:rsidR="004C4128" w:rsidRPr="002079CD">
                <w:rPr>
                  <w:rFonts w:ascii="Times New Roman" w:eastAsia="仿宋_GB2312" w:hAnsi="Times New Roman" w:cs="Times New Roman"/>
                  <w:color w:val="00B0F0"/>
                  <w:sz w:val="18"/>
                  <w:szCs w:val="18"/>
                  <w:lang w:eastAsia="zh-CN"/>
                </w:rPr>
                <w:t xml:space="preserve"> kg</w:t>
              </w:r>
              <w:r w:rsidR="004C4128" w:rsidRPr="00BB7730" w:rsidDel="0030508E">
                <w:rPr>
                  <w:rFonts w:ascii="Times New Roman" w:eastAsia="仿宋_GB2312" w:hAnsi="Times New Roman" w:cs="Times New Roman"/>
                  <w:color w:val="00B0F0"/>
                  <w:sz w:val="18"/>
                  <w:szCs w:val="18"/>
                  <w:lang w:eastAsia="zh-CN"/>
                  <w:rPrChange w:id="17286" w:author="He Han" w:date="2026-10-22T21:01:00Z">
                    <w:rPr>
                      <w:rFonts w:ascii="Times New Roman" w:eastAsia="仿宋_GB2312" w:hAnsi="Times New Roman" w:cs="Times New Roman"/>
                      <w:color w:val="00B0F0"/>
                      <w:sz w:val="18"/>
                      <w:szCs w:val="18"/>
                      <w:lang w:eastAsia="zh-CN"/>
                    </w:rPr>
                  </w:rPrChange>
                </w:rPr>
                <w:t xml:space="preserve"> </w:t>
              </w:r>
            </w:ins>
            <w:ins w:id="17287" w:author="Xuning Wei12232" w:date="2026-07-27T23:30:00Z">
              <w:del w:id="17288" w:author="He Han" w:date="2026-10-22T21:00:00Z">
                <w:r w:rsidRPr="00BB7730" w:rsidDel="0030508E">
                  <w:rPr>
                    <w:rFonts w:ascii="Times New Roman" w:eastAsia="仿宋_GB2312" w:hAnsi="Times New Roman" w:cs="Times New Roman"/>
                    <w:color w:val="00B0F0"/>
                    <w:sz w:val="18"/>
                    <w:szCs w:val="18"/>
                    <w:lang w:eastAsia="zh-CN"/>
                    <w:rPrChange w:id="17289" w:author="He Han" w:date="2026-10-22T21:01:00Z">
                      <w:rPr>
                        <w:rFonts w:ascii="Times New Roman" w:eastAsia="仿宋_GB2312" w:hAnsi="Times New Roman" w:cs="Times New Roman"/>
                        <w:color w:val="auto"/>
                        <w:sz w:val="18"/>
                        <w:szCs w:val="18"/>
                        <w:lang w:eastAsia="zh-CN"/>
                      </w:rPr>
                    </w:rPrChange>
                  </w:rPr>
                  <w:delText>TBD</w:delText>
                </w:r>
              </w:del>
            </w:ins>
          </w:p>
        </w:tc>
        <w:tc>
          <w:tcPr>
            <w:tcW w:w="818" w:type="pct"/>
            <w:vAlign w:val="center"/>
          </w:tcPr>
          <w:p w14:paraId="3A4C227F" w14:textId="09120F11" w:rsidR="00AC10FE" w:rsidRPr="00BB7730" w:rsidRDefault="00AC10FE" w:rsidP="00AC10FE">
            <w:pPr>
              <w:spacing w:line="240" w:lineRule="exact"/>
              <w:contextualSpacing/>
              <w:jc w:val="center"/>
              <w:rPr>
                <w:ins w:id="17290" w:author="Xuning Wei12232" w:date="2026-07-27T23:30:00Z"/>
                <w:rFonts w:ascii="Times New Roman" w:eastAsia="仿宋_GB2312" w:hAnsi="Times New Roman" w:cs="Times New Roman"/>
                <w:color w:val="00B0F0"/>
                <w:sz w:val="18"/>
                <w:szCs w:val="18"/>
                <w:lang w:eastAsia="zh-CN"/>
                <w:rPrChange w:id="17291" w:author="He Han" w:date="2026-10-22T21:01:00Z">
                  <w:rPr>
                    <w:ins w:id="17292" w:author="Xuning Wei12232" w:date="2026-07-27T23:30:00Z"/>
                    <w:rFonts w:ascii="Times New Roman" w:eastAsia="仿宋_GB2312" w:hAnsi="Times New Roman" w:cs="Times New Roman"/>
                    <w:color w:val="auto"/>
                    <w:sz w:val="18"/>
                    <w:szCs w:val="18"/>
                    <w:lang w:eastAsia="zh-CN"/>
                  </w:rPr>
                </w:rPrChange>
              </w:rPr>
            </w:pPr>
            <w:ins w:id="17293" w:author="He Han" w:date="2026-10-22T21:00:00Z">
              <w:r w:rsidRPr="00BB7730">
                <w:rPr>
                  <w:rFonts w:ascii="Times New Roman" w:eastAsia="仿宋_GB2312" w:hAnsi="Times New Roman" w:cs="Times New Roman"/>
                  <w:color w:val="00B0F0"/>
                  <w:sz w:val="18"/>
                  <w:szCs w:val="18"/>
                  <w:lang w:eastAsia="zh-CN"/>
                  <w:rPrChange w:id="17294" w:author="He Han" w:date="2026-10-22T21:01:00Z">
                    <w:rPr>
                      <w:rFonts w:ascii="Times New Roman" w:eastAsia="仿宋_GB2312" w:hAnsi="Times New Roman" w:cs="Times New Roman"/>
                      <w:color w:val="0000FF"/>
                      <w:sz w:val="18"/>
                      <w:szCs w:val="18"/>
                      <w:lang w:eastAsia="zh-CN"/>
                    </w:rPr>
                  </w:rPrChange>
                </w:rPr>
                <w:t xml:space="preserve">DMF quantity: </w:t>
              </w:r>
            </w:ins>
            <w:ins w:id="17295" w:author="He Han" w:date="2026-10-22T21:01:00Z">
              <w:r w:rsidRPr="00BB7730">
                <w:rPr>
                  <w:rFonts w:ascii="Times New Roman" w:eastAsia="仿宋_GB2312" w:hAnsi="Times New Roman" w:cs="Times New Roman"/>
                  <w:color w:val="00B0F0"/>
                  <w:sz w:val="18"/>
                  <w:szCs w:val="18"/>
                  <w:lang w:eastAsia="zh-CN"/>
                  <w:rPrChange w:id="17296" w:author="He Han" w:date="2026-10-22T21:01:00Z">
                    <w:rPr>
                      <w:rFonts w:ascii="Times New Roman" w:eastAsia="仿宋_GB2312" w:hAnsi="Times New Roman" w:cs="Times New Roman"/>
                      <w:color w:val="0000FF"/>
                      <w:sz w:val="18"/>
                      <w:szCs w:val="18"/>
                      <w:lang w:eastAsia="zh-CN"/>
                    </w:rPr>
                  </w:rPrChange>
                </w:rPr>
                <w:t>278.40</w:t>
              </w:r>
            </w:ins>
            <w:ins w:id="17297" w:author="He Han" w:date="2026-10-22T21:00:00Z">
              <w:r w:rsidRPr="00BB7730">
                <w:rPr>
                  <w:rFonts w:ascii="Times New Roman" w:eastAsia="仿宋_GB2312" w:hAnsi="Times New Roman" w:cs="Times New Roman"/>
                  <w:color w:val="00B0F0"/>
                  <w:sz w:val="18"/>
                  <w:szCs w:val="18"/>
                  <w:lang w:eastAsia="zh-CN"/>
                  <w:rPrChange w:id="17298" w:author="He Han" w:date="2026-10-22T21:01:00Z">
                    <w:rPr>
                      <w:rFonts w:ascii="Times New Roman" w:eastAsia="仿宋_GB2312" w:hAnsi="Times New Roman" w:cs="Times New Roman"/>
                      <w:color w:val="0000FF"/>
                      <w:sz w:val="18"/>
                      <w:szCs w:val="18"/>
                      <w:lang w:eastAsia="zh-CN"/>
                    </w:rPr>
                  </w:rPrChange>
                </w:rPr>
                <w:t xml:space="preserve">~ </w:t>
              </w:r>
            </w:ins>
            <w:ins w:id="17299" w:author="He Han" w:date="2026-10-22T21:01:00Z">
              <w:r w:rsidRPr="00BB7730">
                <w:rPr>
                  <w:rFonts w:ascii="Times New Roman" w:eastAsia="仿宋_GB2312" w:hAnsi="Times New Roman" w:cs="Times New Roman"/>
                  <w:color w:val="00B0F0"/>
                  <w:sz w:val="18"/>
                  <w:szCs w:val="18"/>
                  <w:lang w:eastAsia="zh-CN"/>
                  <w:rPrChange w:id="17300" w:author="He Han" w:date="2026-10-22T21:01:00Z">
                    <w:rPr>
                      <w:rFonts w:ascii="Times New Roman" w:eastAsia="仿宋_GB2312" w:hAnsi="Times New Roman" w:cs="Times New Roman"/>
                      <w:color w:val="0000FF"/>
                      <w:sz w:val="18"/>
                      <w:szCs w:val="18"/>
                      <w:lang w:eastAsia="zh-CN"/>
                    </w:rPr>
                  </w:rPrChange>
                </w:rPr>
                <w:t>358.56</w:t>
              </w:r>
            </w:ins>
            <w:ins w:id="17301" w:author="He Han" w:date="2026-10-22T21:00:00Z">
              <w:r w:rsidRPr="00BB7730">
                <w:rPr>
                  <w:rFonts w:ascii="Times New Roman" w:eastAsia="仿宋_GB2312" w:hAnsi="Times New Roman" w:cs="Times New Roman"/>
                  <w:color w:val="00B0F0"/>
                  <w:sz w:val="18"/>
                  <w:szCs w:val="18"/>
                  <w:lang w:eastAsia="zh-CN"/>
                  <w:rPrChange w:id="17302" w:author="He Han" w:date="2026-10-22T21:01:00Z">
                    <w:rPr>
                      <w:rFonts w:ascii="Times New Roman" w:eastAsia="仿宋_GB2312" w:hAnsi="Times New Roman" w:cs="Times New Roman"/>
                      <w:color w:val="0000FF"/>
                      <w:sz w:val="18"/>
                      <w:szCs w:val="18"/>
                      <w:lang w:eastAsia="zh-CN"/>
                    </w:rPr>
                  </w:rPrChange>
                </w:rPr>
                <w:t>kg</w:t>
              </w:r>
            </w:ins>
            <w:ins w:id="17303" w:author="Xuning Wei12232" w:date="2026-07-27T23:30:00Z">
              <w:del w:id="17304" w:author="He Han" w:date="2026-10-22T21:00:00Z">
                <w:r w:rsidRPr="00BB7730" w:rsidDel="0030508E">
                  <w:rPr>
                    <w:rFonts w:ascii="Times New Roman" w:eastAsia="仿宋_GB2312" w:hAnsi="Times New Roman" w:cs="Times New Roman"/>
                    <w:color w:val="00B0F0"/>
                    <w:sz w:val="18"/>
                    <w:szCs w:val="18"/>
                    <w:lang w:eastAsia="zh-CN"/>
                    <w:rPrChange w:id="17305" w:author="He Han" w:date="2026-10-22T21:01:00Z">
                      <w:rPr>
                        <w:rFonts w:ascii="Times New Roman" w:eastAsia="仿宋_GB2312" w:hAnsi="Times New Roman" w:cs="Times New Roman"/>
                        <w:color w:val="auto"/>
                        <w:sz w:val="18"/>
                        <w:szCs w:val="18"/>
                        <w:lang w:eastAsia="zh-CN"/>
                      </w:rPr>
                    </w:rPrChange>
                  </w:rPr>
                  <w:delText>TBD</w:delText>
                </w:r>
              </w:del>
            </w:ins>
          </w:p>
        </w:tc>
        <w:tc>
          <w:tcPr>
            <w:tcW w:w="226" w:type="pct"/>
            <w:vAlign w:val="center"/>
          </w:tcPr>
          <w:p w14:paraId="15D42906" w14:textId="23B94AF9" w:rsidR="00AC10FE" w:rsidRPr="00BB7730" w:rsidRDefault="00AC10FE" w:rsidP="00AC10FE">
            <w:pPr>
              <w:spacing w:line="240" w:lineRule="exact"/>
              <w:contextualSpacing/>
              <w:jc w:val="center"/>
              <w:rPr>
                <w:ins w:id="17306" w:author="Xuning Wei12232" w:date="2026-07-27T23:30:00Z"/>
                <w:rFonts w:ascii="Times New Roman" w:eastAsia="仿宋_GB2312" w:hAnsi="Times New Roman" w:cs="Times New Roman"/>
                <w:color w:val="auto"/>
                <w:sz w:val="18"/>
                <w:szCs w:val="18"/>
                <w:lang w:eastAsia="zh-CN"/>
              </w:rPr>
            </w:pPr>
            <w:ins w:id="17307" w:author="He Han" w:date="2026-10-22T20:34:00Z">
              <w:r w:rsidRPr="00BB7730">
                <w:rPr>
                  <w:rFonts w:ascii="Times New Roman" w:eastAsia="仿宋_GB2312" w:hAnsi="Times New Roman" w:cs="Times New Roman"/>
                  <w:color w:val="00B0F0"/>
                  <w:sz w:val="18"/>
                  <w:szCs w:val="18"/>
                  <w:lang w:eastAsia="zh-CN"/>
                </w:rPr>
                <w:t>Yes</w:t>
              </w:r>
            </w:ins>
            <w:ins w:id="17308" w:author="Xuning Wei12232" w:date="2026-07-27T23:30:00Z">
              <w:del w:id="17309" w:author="He Han" w:date="2026-10-22T20:34:00Z">
                <w:r w:rsidRPr="00BB7730" w:rsidDel="00AC54D8">
                  <w:rPr>
                    <w:rFonts w:ascii="Times New Roman" w:eastAsia="仿宋_GB2312" w:hAnsi="Times New Roman" w:cs="Times New Roman"/>
                    <w:color w:val="auto"/>
                    <w:sz w:val="18"/>
                    <w:szCs w:val="18"/>
                    <w:lang w:eastAsia="zh-CN"/>
                  </w:rPr>
                  <w:delText>TBD</w:delText>
                </w:r>
              </w:del>
            </w:ins>
          </w:p>
        </w:tc>
        <w:tc>
          <w:tcPr>
            <w:tcW w:w="252" w:type="pct"/>
            <w:vAlign w:val="center"/>
          </w:tcPr>
          <w:p w14:paraId="07367837" w14:textId="79F8B051" w:rsidR="00AC10FE" w:rsidRPr="00BB7730" w:rsidRDefault="00AC10FE" w:rsidP="00AC10FE">
            <w:pPr>
              <w:spacing w:line="240" w:lineRule="exact"/>
              <w:contextualSpacing/>
              <w:jc w:val="center"/>
              <w:rPr>
                <w:ins w:id="17310" w:author="Xuning Wei12232" w:date="2026-07-27T23:30:00Z"/>
                <w:rFonts w:ascii="Times New Roman" w:eastAsia="仿宋_GB2312" w:hAnsi="Times New Roman" w:cs="Times New Roman"/>
                <w:color w:val="auto"/>
                <w:sz w:val="18"/>
                <w:szCs w:val="18"/>
                <w:lang w:eastAsia="zh-CN"/>
              </w:rPr>
            </w:pPr>
            <w:ins w:id="17311" w:author="He Han" w:date="2026-10-22T20:34:00Z">
              <w:r w:rsidRPr="00BB7730">
                <w:rPr>
                  <w:rFonts w:ascii="Times New Roman" w:eastAsia="仿宋_GB2312" w:hAnsi="Times New Roman" w:cs="Times New Roman"/>
                  <w:color w:val="00B0F0"/>
                  <w:sz w:val="18"/>
                  <w:szCs w:val="18"/>
                  <w:lang w:eastAsia="zh-CN"/>
                </w:rPr>
                <w:t>Yes</w:t>
              </w:r>
            </w:ins>
            <w:ins w:id="17312" w:author="Xuning Wei12232" w:date="2026-07-27T23:30:00Z">
              <w:del w:id="17313" w:author="He Han" w:date="2026-10-22T20:34:00Z">
                <w:r w:rsidRPr="00BB7730" w:rsidDel="00AC54D8">
                  <w:rPr>
                    <w:rFonts w:ascii="Times New Roman" w:eastAsia="仿宋_GB2312" w:hAnsi="Times New Roman" w:cs="Times New Roman"/>
                    <w:color w:val="auto"/>
                    <w:sz w:val="18"/>
                    <w:szCs w:val="18"/>
                    <w:lang w:eastAsia="zh-CN"/>
                  </w:rPr>
                  <w:delText>TBD</w:delText>
                </w:r>
              </w:del>
            </w:ins>
          </w:p>
        </w:tc>
      </w:tr>
      <w:tr w:rsidR="00005C07" w:rsidRPr="00BB7730" w14:paraId="39D91934" w14:textId="77777777" w:rsidTr="00005C07">
        <w:trPr>
          <w:cantSplit/>
          <w:trHeight w:val="396"/>
          <w:jc w:val="center"/>
          <w:ins w:id="17314" w:author="Xuning Wei12232" w:date="2026-07-27T23:30:00Z"/>
        </w:trPr>
        <w:tc>
          <w:tcPr>
            <w:tcW w:w="224" w:type="pct"/>
            <w:vMerge/>
            <w:noWrap/>
            <w:vAlign w:val="center"/>
          </w:tcPr>
          <w:p w14:paraId="05E16A77" w14:textId="77777777" w:rsidR="00AC10FE" w:rsidRPr="00BB7730" w:rsidRDefault="00AC10FE" w:rsidP="00AC10FE">
            <w:pPr>
              <w:spacing w:line="240" w:lineRule="exact"/>
              <w:contextualSpacing/>
              <w:jc w:val="center"/>
              <w:rPr>
                <w:ins w:id="17315" w:author="Xuning Wei12232" w:date="2026-07-27T23:30:00Z"/>
                <w:rFonts w:ascii="Times New Roman" w:eastAsia="仿宋_GB2312" w:hAnsi="Times New Roman" w:cs="Times New Roman"/>
                <w:color w:val="auto"/>
                <w:kern w:val="0"/>
                <w:sz w:val="18"/>
                <w:szCs w:val="18"/>
                <w:lang w:eastAsia="zh-CN"/>
              </w:rPr>
            </w:pPr>
          </w:p>
        </w:tc>
        <w:tc>
          <w:tcPr>
            <w:tcW w:w="377" w:type="pct"/>
            <w:noWrap/>
            <w:vAlign w:val="center"/>
          </w:tcPr>
          <w:p w14:paraId="33BDFEB8" w14:textId="764D8D36" w:rsidR="00AC10FE" w:rsidRPr="00BB7730" w:rsidRDefault="00AC10FE" w:rsidP="00AC10FE">
            <w:pPr>
              <w:spacing w:line="240" w:lineRule="exact"/>
              <w:contextualSpacing/>
              <w:jc w:val="center"/>
              <w:rPr>
                <w:ins w:id="17316" w:author="Xuning Wei12232" w:date="2026-07-27T23:30:00Z"/>
                <w:rFonts w:ascii="Times New Roman" w:eastAsia="仿宋_GB2312" w:hAnsi="Times New Roman" w:cs="Times New Roman"/>
                <w:color w:val="auto"/>
                <w:sz w:val="18"/>
                <w:szCs w:val="18"/>
              </w:rPr>
            </w:pPr>
            <w:ins w:id="17317" w:author="Xuning Wei12232" w:date="2026-07-27T23:30:00Z">
              <w:r w:rsidRPr="00BB7730">
                <w:rPr>
                  <w:rFonts w:ascii="Times New Roman" w:eastAsia="仿宋_GB2312" w:hAnsi="Times New Roman" w:cs="Times New Roman"/>
                  <w:color w:val="0000FF"/>
                  <w:sz w:val="18"/>
                  <w:szCs w:val="18"/>
                </w:rPr>
                <w:t>**Charging quantity</w:t>
              </w:r>
            </w:ins>
          </w:p>
        </w:tc>
        <w:tc>
          <w:tcPr>
            <w:tcW w:w="278" w:type="pct"/>
            <w:vAlign w:val="center"/>
          </w:tcPr>
          <w:p w14:paraId="1AE1A81F" w14:textId="182F51DF" w:rsidR="00AC10FE" w:rsidRPr="00BB7730" w:rsidRDefault="00AC10FE" w:rsidP="00AC10FE">
            <w:pPr>
              <w:spacing w:line="240" w:lineRule="exact"/>
              <w:ind w:leftChars="-50" w:left="-105" w:rightChars="-50" w:right="-105"/>
              <w:contextualSpacing/>
              <w:jc w:val="center"/>
              <w:rPr>
                <w:ins w:id="17318" w:author="Xuning Wei12232" w:date="2026-07-27T23:30:00Z"/>
                <w:rFonts w:ascii="Times New Roman" w:eastAsia="仿宋_GB2312" w:hAnsi="Times New Roman" w:cs="Times New Roman"/>
                <w:color w:val="auto"/>
                <w:kern w:val="0"/>
                <w:sz w:val="18"/>
                <w:szCs w:val="18"/>
                <w:lang w:eastAsia="zh-CN"/>
              </w:rPr>
            </w:pPr>
            <w:ins w:id="17319" w:author="Xuning Wei12232" w:date="2026-07-27T23:30:00Z">
              <w:r w:rsidRPr="00BB7730">
                <w:rPr>
                  <w:rFonts w:ascii="Times New Roman" w:eastAsia="仿宋_GB2312" w:hAnsi="Times New Roman" w:cs="Times New Roman"/>
                  <w:color w:val="0000FF"/>
                  <w:kern w:val="0"/>
                  <w:sz w:val="18"/>
                  <w:szCs w:val="18"/>
                  <w:lang w:eastAsia="zh-CN"/>
                </w:rPr>
                <w:t>03/11/2025</w:t>
              </w:r>
            </w:ins>
          </w:p>
        </w:tc>
        <w:tc>
          <w:tcPr>
            <w:tcW w:w="371" w:type="pct"/>
            <w:vAlign w:val="center"/>
          </w:tcPr>
          <w:p w14:paraId="5DFB677B" w14:textId="6A649839" w:rsidR="00AC10FE" w:rsidRPr="00BB7730" w:rsidRDefault="00AC10FE" w:rsidP="00AC10FE">
            <w:pPr>
              <w:spacing w:line="240" w:lineRule="exact"/>
              <w:ind w:leftChars="-50" w:left="-105" w:rightChars="-50" w:right="-105"/>
              <w:contextualSpacing/>
              <w:jc w:val="center"/>
              <w:rPr>
                <w:ins w:id="17320" w:author="Xuning Wei12232" w:date="2026-07-27T23:30:00Z"/>
                <w:rFonts w:ascii="Times New Roman" w:eastAsia="仿宋_GB2312" w:hAnsi="Times New Roman" w:cs="Times New Roman"/>
                <w:color w:val="auto"/>
                <w:kern w:val="0"/>
                <w:sz w:val="18"/>
                <w:szCs w:val="18"/>
                <w:lang w:eastAsia="zh-CN"/>
              </w:rPr>
            </w:pPr>
            <w:ins w:id="17321" w:author="Xuning Wei12232" w:date="2026-07-27T23:30:00Z">
              <w:r w:rsidRPr="00BB7730">
                <w:rPr>
                  <w:rFonts w:ascii="Times New Roman" w:eastAsia="仿宋_GB2312" w:hAnsi="Times New Roman" w:cs="Times New Roman"/>
                  <w:color w:val="0000FF"/>
                  <w:kern w:val="0"/>
                  <w:sz w:val="18"/>
                  <w:szCs w:val="18"/>
                  <w:lang w:eastAsia="zh-CN"/>
                </w:rPr>
                <w:t>2026011512</w:t>
              </w:r>
            </w:ins>
          </w:p>
        </w:tc>
        <w:tc>
          <w:tcPr>
            <w:tcW w:w="416" w:type="pct"/>
            <w:noWrap/>
            <w:vAlign w:val="center"/>
          </w:tcPr>
          <w:p w14:paraId="10BDB8B2" w14:textId="3030B619" w:rsidR="00AC10FE" w:rsidRPr="00BB7730" w:rsidRDefault="00AC10FE" w:rsidP="00AC10FE">
            <w:pPr>
              <w:spacing w:line="240" w:lineRule="exact"/>
              <w:contextualSpacing/>
              <w:jc w:val="center"/>
              <w:rPr>
                <w:ins w:id="17322" w:author="Xuning Wei12232" w:date="2026-07-27T23:30:00Z"/>
                <w:rFonts w:ascii="Times New Roman" w:eastAsia="仿宋_GB2312" w:hAnsi="Times New Roman" w:cs="Times New Roman"/>
                <w:color w:val="auto"/>
                <w:kern w:val="0"/>
                <w:sz w:val="18"/>
                <w:szCs w:val="18"/>
                <w:lang w:eastAsia="zh-CN"/>
              </w:rPr>
            </w:pPr>
            <w:ins w:id="17323" w:author="Xuning Wei12232" w:date="2026-07-27T23:30:00Z">
              <w:r w:rsidRPr="00BB7730">
                <w:rPr>
                  <w:rFonts w:ascii="Times New Roman" w:eastAsia="仿宋_GB2312" w:hAnsi="Times New Roman" w:cs="Times New Roman"/>
                  <w:color w:val="0000FF"/>
                  <w:sz w:val="18"/>
                  <w:szCs w:val="18"/>
                  <w:lang w:eastAsia="zh-CN"/>
                </w:rPr>
                <w:t xml:space="preserve">2.00 ≤m </w:t>
              </w:r>
              <w:r w:rsidRPr="00BB7730">
                <w:rPr>
                  <w:rFonts w:ascii="Times New Roman" w:eastAsia="仿宋_GB2312" w:hAnsi="Times New Roman" w:cs="Times New Roman"/>
                  <w:color w:val="0000FF"/>
                  <w:kern w:val="0"/>
                  <w:sz w:val="18"/>
                  <w:szCs w:val="18"/>
                  <w:lang w:val="sv-SE"/>
                </w:rPr>
                <w:t xml:space="preserve">&lt; </w:t>
              </w:r>
              <w:r w:rsidRPr="00BB7730">
                <w:rPr>
                  <w:rFonts w:ascii="Times New Roman" w:eastAsia="仿宋_GB2312" w:hAnsi="Times New Roman" w:cs="Times New Roman"/>
                  <w:color w:val="0000FF"/>
                  <w:sz w:val="18"/>
                  <w:szCs w:val="18"/>
                  <w:lang w:eastAsia="zh-CN"/>
                </w:rPr>
                <w:t>300.00 kg</w:t>
              </w:r>
            </w:ins>
          </w:p>
        </w:tc>
        <w:tc>
          <w:tcPr>
            <w:tcW w:w="278" w:type="pct"/>
            <w:vAlign w:val="center"/>
          </w:tcPr>
          <w:p w14:paraId="5963446D" w14:textId="57C6AC6E" w:rsidR="00AC10FE" w:rsidRPr="00BB7730" w:rsidRDefault="00AC10FE" w:rsidP="00AC10FE">
            <w:pPr>
              <w:spacing w:line="240" w:lineRule="exact"/>
              <w:contextualSpacing/>
              <w:jc w:val="center"/>
              <w:rPr>
                <w:ins w:id="17324" w:author="Xuning Wei12232" w:date="2026-07-27T23:30:00Z"/>
                <w:rFonts w:ascii="Times New Roman" w:eastAsia="仿宋_GB2312" w:hAnsi="Times New Roman" w:cs="Times New Roman"/>
                <w:color w:val="auto"/>
                <w:kern w:val="0"/>
                <w:sz w:val="18"/>
                <w:szCs w:val="18"/>
              </w:rPr>
            </w:pPr>
            <w:ins w:id="17325" w:author="Xuning Wei12232" w:date="2026-07-27T23:30:00Z">
              <w:r w:rsidRPr="00BB7730">
                <w:rPr>
                  <w:rFonts w:ascii="Times New Roman" w:eastAsia="仿宋_GB2312" w:hAnsi="Times New Roman" w:cs="Times New Roman"/>
                  <w:color w:val="0000FF"/>
                  <w:sz w:val="18"/>
                  <w:szCs w:val="18"/>
                  <w:lang w:eastAsia="zh-CN"/>
                </w:rPr>
                <w:t xml:space="preserve">± </w:t>
              </w:r>
              <w:r w:rsidRPr="00BB7730">
                <w:rPr>
                  <w:rFonts w:ascii="Times New Roman" w:eastAsia="仿宋_GB2312" w:hAnsi="Times New Roman" w:cs="Times New Roman"/>
                  <w:color w:val="0000FF"/>
                  <w:kern w:val="0"/>
                  <w:sz w:val="18"/>
                  <w:szCs w:val="18"/>
                  <w:lang w:val="sv-SE" w:eastAsia="zh-CN"/>
                </w:rPr>
                <w:t>3.0%</w:t>
              </w:r>
            </w:ins>
          </w:p>
        </w:tc>
        <w:tc>
          <w:tcPr>
            <w:tcW w:w="880" w:type="pct"/>
            <w:vAlign w:val="center"/>
          </w:tcPr>
          <w:p w14:paraId="7BD1DF82" w14:textId="28385013" w:rsidR="00AC10FE" w:rsidRPr="00BB7730" w:rsidRDefault="00AC10FE" w:rsidP="00AC10FE">
            <w:pPr>
              <w:spacing w:line="240" w:lineRule="exact"/>
              <w:contextualSpacing/>
              <w:jc w:val="center"/>
              <w:rPr>
                <w:ins w:id="17326" w:author="Xuning Wei12232" w:date="2026-07-27T23:30:00Z"/>
                <w:rFonts w:ascii="Times New Roman" w:eastAsia="仿宋_GB2312" w:hAnsi="Times New Roman" w:cs="Times New Roman"/>
                <w:color w:val="00B0F0"/>
                <w:sz w:val="18"/>
                <w:szCs w:val="18"/>
                <w:lang w:eastAsia="zh-CN"/>
                <w:rPrChange w:id="17327" w:author="He Han" w:date="2026-10-22T21:00:00Z">
                  <w:rPr>
                    <w:ins w:id="17328" w:author="Xuning Wei12232" w:date="2026-07-27T23:30:00Z"/>
                    <w:rFonts w:ascii="Times New Roman" w:eastAsia="仿宋_GB2312" w:hAnsi="Times New Roman" w:cs="Times New Roman"/>
                    <w:color w:val="0000FF"/>
                    <w:sz w:val="18"/>
                    <w:szCs w:val="18"/>
                    <w:lang w:eastAsia="zh-CN"/>
                  </w:rPr>
                </w:rPrChange>
              </w:rPr>
            </w:pPr>
            <w:ins w:id="17329" w:author="Xuning Wei12232" w:date="2026-07-27T23:30:00Z">
              <w:r w:rsidRPr="00BB7730">
                <w:rPr>
                  <w:rFonts w:ascii="Times New Roman" w:eastAsia="仿宋_GB2312" w:hAnsi="Times New Roman" w:cs="Times New Roman"/>
                  <w:color w:val="00B0F0"/>
                  <w:sz w:val="18"/>
                  <w:szCs w:val="18"/>
                  <w:lang w:eastAsia="zh-CN"/>
                  <w:rPrChange w:id="17330" w:author="He Han" w:date="2026-10-22T21:00:00Z">
                    <w:rPr>
                      <w:rFonts w:ascii="Times New Roman" w:eastAsia="仿宋_GB2312" w:hAnsi="Times New Roman" w:cs="Times New Roman"/>
                      <w:color w:val="0000FF"/>
                      <w:sz w:val="18"/>
                      <w:szCs w:val="18"/>
                      <w:lang w:eastAsia="zh-CN"/>
                    </w:rPr>
                  </w:rPrChange>
                </w:rPr>
                <w:t>Pyridine: 5.97~ 6.33 kg</w:t>
              </w:r>
            </w:ins>
          </w:p>
          <w:p w14:paraId="5044F98A" w14:textId="1364A4A0" w:rsidR="00AC10FE" w:rsidRPr="00BB7730" w:rsidRDefault="00AC10FE" w:rsidP="00AC10FE">
            <w:pPr>
              <w:spacing w:line="240" w:lineRule="exact"/>
              <w:contextualSpacing/>
              <w:jc w:val="center"/>
              <w:rPr>
                <w:ins w:id="17331" w:author="Xuning Wei12232" w:date="2026-07-27T23:30:00Z"/>
                <w:rFonts w:ascii="Times New Roman" w:eastAsia="仿宋_GB2312" w:hAnsi="Times New Roman" w:cs="Times New Roman"/>
                <w:color w:val="00B0F0"/>
                <w:kern w:val="0"/>
                <w:sz w:val="18"/>
                <w:szCs w:val="18"/>
                <w:rPrChange w:id="17332" w:author="He Han" w:date="2026-10-22T21:00:00Z">
                  <w:rPr>
                    <w:ins w:id="17333" w:author="Xuning Wei12232" w:date="2026-07-27T23:30:00Z"/>
                    <w:rFonts w:ascii="Times New Roman" w:eastAsia="仿宋_GB2312" w:hAnsi="Times New Roman" w:cs="Times New Roman"/>
                    <w:color w:val="auto"/>
                    <w:kern w:val="0"/>
                    <w:sz w:val="18"/>
                    <w:szCs w:val="18"/>
                  </w:rPr>
                </w:rPrChange>
              </w:rPr>
            </w:pPr>
            <w:ins w:id="17334" w:author="Xuning Wei12232" w:date="2026-07-27T23:30:00Z">
              <w:r w:rsidRPr="00BB7730">
                <w:rPr>
                  <w:rFonts w:ascii="Times New Roman" w:eastAsia="仿宋_GB2312" w:hAnsi="Times New Roman" w:cs="Times New Roman"/>
                  <w:color w:val="00B0F0"/>
                  <w:sz w:val="18"/>
                  <w:szCs w:val="18"/>
                  <w:lang w:eastAsia="zh-CN"/>
                  <w:rPrChange w:id="17335" w:author="He Han" w:date="2026-10-22T21:00:00Z">
                    <w:rPr>
                      <w:rFonts w:ascii="Times New Roman" w:eastAsia="仿宋_GB2312" w:hAnsi="Times New Roman" w:cs="Times New Roman"/>
                      <w:color w:val="0000FF"/>
                      <w:sz w:val="18"/>
                      <w:szCs w:val="18"/>
                      <w:lang w:eastAsia="zh-CN"/>
                    </w:rPr>
                  </w:rPrChange>
                </w:rPr>
                <w:t>Acetic</w:t>
              </w:r>
            </w:ins>
            <w:ins w:id="17336" w:author="Xuning Wei12232" w:date="2026-07-27T23:36:00Z">
              <w:r w:rsidRPr="00BB7730">
                <w:rPr>
                  <w:rFonts w:ascii="Times New Roman" w:eastAsia="仿宋_GB2312" w:hAnsi="Times New Roman" w:cs="Times New Roman"/>
                  <w:color w:val="00B0F0"/>
                  <w:sz w:val="18"/>
                  <w:szCs w:val="18"/>
                  <w:lang w:eastAsia="zh-CN"/>
                  <w:rPrChange w:id="17337" w:author="He Han" w:date="2026-10-22T21:00:00Z">
                    <w:rPr>
                      <w:rFonts w:ascii="Times New Roman" w:eastAsia="仿宋_GB2312" w:hAnsi="Times New Roman" w:cs="Times New Roman"/>
                      <w:color w:val="0000FF"/>
                      <w:sz w:val="18"/>
                      <w:szCs w:val="18"/>
                      <w:lang w:eastAsia="zh-CN"/>
                    </w:rPr>
                  </w:rPrChange>
                </w:rPr>
                <w:t xml:space="preserve"> </w:t>
              </w:r>
            </w:ins>
            <w:ins w:id="17338" w:author="Xuning Wei12232" w:date="2026-07-27T23:30:00Z">
              <w:r w:rsidRPr="00BB7730">
                <w:rPr>
                  <w:rFonts w:ascii="Times New Roman" w:eastAsia="仿宋_GB2312" w:hAnsi="Times New Roman" w:cs="Times New Roman"/>
                  <w:color w:val="00B0F0"/>
                  <w:sz w:val="18"/>
                  <w:szCs w:val="18"/>
                  <w:lang w:eastAsia="zh-CN"/>
                  <w:rPrChange w:id="17339" w:author="He Han" w:date="2026-10-22T21:00:00Z">
                    <w:rPr>
                      <w:rFonts w:ascii="Times New Roman" w:eastAsia="仿宋_GB2312" w:hAnsi="Times New Roman" w:cs="Times New Roman"/>
                      <w:color w:val="0000FF"/>
                      <w:sz w:val="18"/>
                      <w:szCs w:val="18"/>
                      <w:lang w:eastAsia="zh-CN"/>
                    </w:rPr>
                  </w:rPrChange>
                </w:rPr>
                <w:t>anhydride: 6.42~6.82 kg</w:t>
              </w:r>
            </w:ins>
          </w:p>
        </w:tc>
        <w:tc>
          <w:tcPr>
            <w:tcW w:w="880" w:type="pct"/>
            <w:noWrap/>
            <w:vAlign w:val="center"/>
          </w:tcPr>
          <w:p w14:paraId="38A8E1D7" w14:textId="77777777" w:rsidR="00AC10FE" w:rsidRPr="00BB7730" w:rsidRDefault="00AC10FE" w:rsidP="00AC10FE">
            <w:pPr>
              <w:spacing w:line="240" w:lineRule="exact"/>
              <w:contextualSpacing/>
              <w:jc w:val="center"/>
              <w:rPr>
                <w:ins w:id="17340" w:author="He Han" w:date="2026-10-22T20:58:00Z"/>
                <w:rFonts w:ascii="Times New Roman" w:eastAsia="仿宋_GB2312" w:hAnsi="Times New Roman" w:cs="Times New Roman"/>
                <w:color w:val="00B0F0"/>
                <w:sz w:val="18"/>
                <w:szCs w:val="18"/>
                <w:lang w:eastAsia="zh-CN"/>
                <w:rPrChange w:id="17341" w:author="He Han" w:date="2026-10-22T21:00:00Z">
                  <w:rPr>
                    <w:ins w:id="17342" w:author="He Han" w:date="2026-10-22T20:58:00Z"/>
                    <w:rFonts w:ascii="Times New Roman" w:eastAsia="仿宋_GB2312" w:hAnsi="Times New Roman" w:cs="Times New Roman"/>
                    <w:color w:val="0000FF"/>
                    <w:sz w:val="18"/>
                    <w:szCs w:val="18"/>
                    <w:lang w:eastAsia="zh-CN"/>
                  </w:rPr>
                </w:rPrChange>
              </w:rPr>
            </w:pPr>
            <w:ins w:id="17343" w:author="He Han" w:date="2026-10-22T20:58:00Z">
              <w:r w:rsidRPr="00BB7730">
                <w:rPr>
                  <w:rFonts w:ascii="Times New Roman" w:eastAsia="仿宋_GB2312" w:hAnsi="Times New Roman" w:cs="Times New Roman"/>
                  <w:color w:val="00B0F0"/>
                  <w:sz w:val="18"/>
                  <w:szCs w:val="18"/>
                  <w:lang w:eastAsia="zh-CN"/>
                  <w:rPrChange w:id="17344" w:author="He Han" w:date="2026-10-22T21:00:00Z">
                    <w:rPr>
                      <w:rFonts w:ascii="Times New Roman" w:eastAsia="仿宋_GB2312" w:hAnsi="Times New Roman" w:cs="Times New Roman"/>
                      <w:color w:val="0000FF"/>
                      <w:sz w:val="18"/>
                      <w:szCs w:val="18"/>
                      <w:lang w:eastAsia="zh-CN"/>
                    </w:rPr>
                  </w:rPrChange>
                </w:rPr>
                <w:t>Pyridine: 5.97~ 6.33 kg</w:t>
              </w:r>
            </w:ins>
          </w:p>
          <w:p w14:paraId="01260B36" w14:textId="41ECB744" w:rsidR="00AC10FE" w:rsidRPr="00BB7730" w:rsidRDefault="00AC10FE" w:rsidP="00AC10FE">
            <w:pPr>
              <w:spacing w:line="240" w:lineRule="exact"/>
              <w:contextualSpacing/>
              <w:jc w:val="center"/>
              <w:rPr>
                <w:ins w:id="17345" w:author="Xuning Wei12232" w:date="2026-07-27T23:30:00Z"/>
                <w:rFonts w:ascii="Times New Roman" w:eastAsia="仿宋_GB2312" w:hAnsi="Times New Roman" w:cs="Times New Roman"/>
                <w:color w:val="00B0F0"/>
                <w:sz w:val="18"/>
                <w:szCs w:val="18"/>
                <w:lang w:eastAsia="zh-CN"/>
                <w:rPrChange w:id="17346" w:author="He Han" w:date="2026-10-22T21:00:00Z">
                  <w:rPr>
                    <w:ins w:id="17347" w:author="Xuning Wei12232" w:date="2026-07-27T23:30:00Z"/>
                    <w:rFonts w:ascii="Times New Roman" w:eastAsia="仿宋_GB2312" w:hAnsi="Times New Roman" w:cs="Times New Roman"/>
                    <w:color w:val="auto"/>
                    <w:sz w:val="18"/>
                    <w:szCs w:val="18"/>
                    <w:lang w:eastAsia="zh-CN"/>
                  </w:rPr>
                </w:rPrChange>
              </w:rPr>
            </w:pPr>
            <w:ins w:id="17348" w:author="He Han" w:date="2026-10-22T20:58:00Z">
              <w:r w:rsidRPr="00BB7730">
                <w:rPr>
                  <w:rFonts w:ascii="Times New Roman" w:eastAsia="仿宋_GB2312" w:hAnsi="Times New Roman" w:cs="Times New Roman"/>
                  <w:color w:val="00B0F0"/>
                  <w:sz w:val="18"/>
                  <w:szCs w:val="18"/>
                  <w:lang w:eastAsia="zh-CN"/>
                  <w:rPrChange w:id="17349" w:author="He Han" w:date="2026-10-22T21:00:00Z">
                    <w:rPr>
                      <w:rFonts w:ascii="Times New Roman" w:eastAsia="仿宋_GB2312" w:hAnsi="Times New Roman" w:cs="Times New Roman"/>
                      <w:color w:val="0000FF"/>
                      <w:sz w:val="18"/>
                      <w:szCs w:val="18"/>
                      <w:lang w:eastAsia="zh-CN"/>
                    </w:rPr>
                  </w:rPrChange>
                </w:rPr>
                <w:t>Acetic anhydride: 6.42~6.82 kg</w:t>
              </w:r>
            </w:ins>
            <w:ins w:id="17350" w:author="Xuning Wei12232" w:date="2026-07-27T23:30:00Z">
              <w:del w:id="17351" w:author="He Han" w:date="2026-10-22T20:58:00Z">
                <w:r w:rsidRPr="00BB7730" w:rsidDel="002D5485">
                  <w:rPr>
                    <w:rFonts w:ascii="Times New Roman" w:eastAsia="仿宋_GB2312" w:hAnsi="Times New Roman" w:cs="Times New Roman"/>
                    <w:color w:val="00B0F0"/>
                    <w:sz w:val="18"/>
                    <w:szCs w:val="18"/>
                    <w:lang w:eastAsia="zh-CN"/>
                    <w:rPrChange w:id="17352" w:author="He Han" w:date="2026-10-22T21:00:00Z">
                      <w:rPr>
                        <w:rFonts w:ascii="Times New Roman" w:eastAsia="仿宋_GB2312" w:hAnsi="Times New Roman" w:cs="Times New Roman"/>
                        <w:color w:val="auto"/>
                        <w:sz w:val="18"/>
                        <w:szCs w:val="18"/>
                        <w:lang w:eastAsia="zh-CN"/>
                      </w:rPr>
                    </w:rPrChange>
                  </w:rPr>
                  <w:delText>TBD</w:delText>
                </w:r>
              </w:del>
            </w:ins>
          </w:p>
        </w:tc>
        <w:tc>
          <w:tcPr>
            <w:tcW w:w="818" w:type="pct"/>
            <w:vAlign w:val="center"/>
          </w:tcPr>
          <w:p w14:paraId="0A25F32F" w14:textId="39339C9E" w:rsidR="00AC10FE" w:rsidRPr="00BB7730" w:rsidRDefault="00AC10FE" w:rsidP="00AC10FE">
            <w:pPr>
              <w:spacing w:line="240" w:lineRule="exact"/>
              <w:contextualSpacing/>
              <w:jc w:val="center"/>
              <w:rPr>
                <w:ins w:id="17353" w:author="He Han" w:date="2026-10-22T20:58:00Z"/>
                <w:rFonts w:ascii="Times New Roman" w:eastAsia="仿宋_GB2312" w:hAnsi="Times New Roman" w:cs="Times New Roman"/>
                <w:color w:val="00B0F0"/>
                <w:sz w:val="18"/>
                <w:szCs w:val="18"/>
                <w:lang w:eastAsia="zh-CN"/>
                <w:rPrChange w:id="17354" w:author="He Han" w:date="2026-10-22T21:00:00Z">
                  <w:rPr>
                    <w:ins w:id="17355" w:author="He Han" w:date="2026-10-22T20:58:00Z"/>
                    <w:rFonts w:ascii="Times New Roman" w:eastAsia="仿宋_GB2312" w:hAnsi="Times New Roman" w:cs="Times New Roman"/>
                    <w:color w:val="0000FF"/>
                    <w:sz w:val="18"/>
                    <w:szCs w:val="18"/>
                    <w:lang w:eastAsia="zh-CN"/>
                  </w:rPr>
                </w:rPrChange>
              </w:rPr>
            </w:pPr>
            <w:ins w:id="17356" w:author="He Han" w:date="2026-10-22T20:58:00Z">
              <w:r w:rsidRPr="00BB7730">
                <w:rPr>
                  <w:rFonts w:ascii="Times New Roman" w:eastAsia="仿宋_GB2312" w:hAnsi="Times New Roman" w:cs="Times New Roman"/>
                  <w:color w:val="00B0F0"/>
                  <w:sz w:val="18"/>
                  <w:szCs w:val="18"/>
                  <w:lang w:eastAsia="zh-CN"/>
                  <w:rPrChange w:id="17357" w:author="He Han" w:date="2026-10-22T21:00:00Z">
                    <w:rPr>
                      <w:rFonts w:ascii="Times New Roman" w:eastAsia="仿宋_GB2312" w:hAnsi="Times New Roman" w:cs="Times New Roman"/>
                      <w:color w:val="0000FF"/>
                      <w:sz w:val="18"/>
                      <w:szCs w:val="18"/>
                      <w:lang w:eastAsia="zh-CN"/>
                    </w:rPr>
                  </w:rPrChange>
                </w:rPr>
                <w:t>Pyridine: 5.</w:t>
              </w:r>
            </w:ins>
            <w:ins w:id="17358" w:author="He Han" w:date="2026-10-22T20:59:00Z">
              <w:r w:rsidRPr="00BB7730">
                <w:rPr>
                  <w:rFonts w:ascii="Times New Roman" w:eastAsia="仿宋_GB2312" w:hAnsi="Times New Roman" w:cs="Times New Roman"/>
                  <w:color w:val="00B0F0"/>
                  <w:sz w:val="18"/>
                  <w:szCs w:val="18"/>
                  <w:lang w:eastAsia="zh-CN"/>
                  <w:rPrChange w:id="17359" w:author="He Han" w:date="2026-10-22T21:00:00Z">
                    <w:rPr>
                      <w:rFonts w:ascii="Times New Roman" w:eastAsia="仿宋_GB2312" w:hAnsi="Times New Roman" w:cs="Times New Roman"/>
                      <w:color w:val="0000FF"/>
                      <w:sz w:val="18"/>
                      <w:szCs w:val="18"/>
                      <w:lang w:eastAsia="zh-CN"/>
                    </w:rPr>
                  </w:rPrChange>
                </w:rPr>
                <w:t>37</w:t>
              </w:r>
            </w:ins>
            <w:ins w:id="17360" w:author="He Han" w:date="2026-10-22T20:58:00Z">
              <w:r w:rsidRPr="00BB7730">
                <w:rPr>
                  <w:rFonts w:ascii="Times New Roman" w:eastAsia="仿宋_GB2312" w:hAnsi="Times New Roman" w:cs="Times New Roman"/>
                  <w:color w:val="00B0F0"/>
                  <w:sz w:val="18"/>
                  <w:szCs w:val="18"/>
                  <w:lang w:eastAsia="zh-CN"/>
                  <w:rPrChange w:id="17361" w:author="He Han" w:date="2026-10-22T21:00:00Z">
                    <w:rPr>
                      <w:rFonts w:ascii="Times New Roman" w:eastAsia="仿宋_GB2312" w:hAnsi="Times New Roman" w:cs="Times New Roman"/>
                      <w:color w:val="0000FF"/>
                      <w:sz w:val="18"/>
                      <w:szCs w:val="18"/>
                      <w:lang w:eastAsia="zh-CN"/>
                    </w:rPr>
                  </w:rPrChange>
                </w:rPr>
                <w:t>~ 6.</w:t>
              </w:r>
            </w:ins>
            <w:ins w:id="17362" w:author="He Han" w:date="2026-10-22T20:59:00Z">
              <w:r w:rsidRPr="00BB7730">
                <w:rPr>
                  <w:rFonts w:ascii="Times New Roman" w:eastAsia="仿宋_GB2312" w:hAnsi="Times New Roman" w:cs="Times New Roman"/>
                  <w:color w:val="00B0F0"/>
                  <w:sz w:val="18"/>
                  <w:szCs w:val="18"/>
                  <w:lang w:eastAsia="zh-CN"/>
                  <w:rPrChange w:id="17363" w:author="He Han" w:date="2026-10-22T21:00:00Z">
                    <w:rPr>
                      <w:rFonts w:ascii="Times New Roman" w:eastAsia="仿宋_GB2312" w:hAnsi="Times New Roman" w:cs="Times New Roman"/>
                      <w:color w:val="0000FF"/>
                      <w:sz w:val="18"/>
                      <w:szCs w:val="18"/>
                      <w:lang w:eastAsia="zh-CN"/>
                    </w:rPr>
                  </w:rPrChange>
                </w:rPr>
                <w:t>9</w:t>
              </w:r>
            </w:ins>
            <w:ins w:id="17364" w:author="He Han" w:date="2026-10-22T20:58:00Z">
              <w:r w:rsidRPr="00BB7730">
                <w:rPr>
                  <w:rFonts w:ascii="Times New Roman" w:eastAsia="仿宋_GB2312" w:hAnsi="Times New Roman" w:cs="Times New Roman"/>
                  <w:color w:val="00B0F0"/>
                  <w:sz w:val="18"/>
                  <w:szCs w:val="18"/>
                  <w:lang w:eastAsia="zh-CN"/>
                  <w:rPrChange w:id="17365" w:author="He Han" w:date="2026-10-22T21:00:00Z">
                    <w:rPr>
                      <w:rFonts w:ascii="Times New Roman" w:eastAsia="仿宋_GB2312" w:hAnsi="Times New Roman" w:cs="Times New Roman"/>
                      <w:color w:val="0000FF"/>
                      <w:sz w:val="18"/>
                      <w:szCs w:val="18"/>
                      <w:lang w:eastAsia="zh-CN"/>
                    </w:rPr>
                  </w:rPrChange>
                </w:rPr>
                <w:t>3 kg</w:t>
              </w:r>
            </w:ins>
          </w:p>
          <w:p w14:paraId="2B88D58F" w14:textId="7A5CFB60" w:rsidR="00AC10FE" w:rsidRPr="00BB7730" w:rsidRDefault="00AC10FE" w:rsidP="00AC10FE">
            <w:pPr>
              <w:spacing w:line="240" w:lineRule="exact"/>
              <w:contextualSpacing/>
              <w:jc w:val="center"/>
              <w:rPr>
                <w:ins w:id="17366" w:author="Xuning Wei12232" w:date="2026-07-27T23:30:00Z"/>
                <w:rFonts w:ascii="Times New Roman" w:eastAsia="仿宋_GB2312" w:hAnsi="Times New Roman" w:cs="Times New Roman"/>
                <w:color w:val="00B0F0"/>
                <w:sz w:val="18"/>
                <w:szCs w:val="18"/>
                <w:lang w:eastAsia="zh-CN"/>
                <w:rPrChange w:id="17367" w:author="He Han" w:date="2026-10-22T21:00:00Z">
                  <w:rPr>
                    <w:ins w:id="17368" w:author="Xuning Wei12232" w:date="2026-07-27T23:30:00Z"/>
                    <w:rFonts w:ascii="Times New Roman" w:eastAsia="仿宋_GB2312" w:hAnsi="Times New Roman" w:cs="Times New Roman"/>
                    <w:color w:val="auto"/>
                    <w:sz w:val="18"/>
                    <w:szCs w:val="18"/>
                    <w:lang w:eastAsia="zh-CN"/>
                  </w:rPr>
                </w:rPrChange>
              </w:rPr>
            </w:pPr>
            <w:ins w:id="17369" w:author="He Han" w:date="2026-10-22T20:58:00Z">
              <w:r w:rsidRPr="00BB7730">
                <w:rPr>
                  <w:rFonts w:ascii="Times New Roman" w:eastAsia="仿宋_GB2312" w:hAnsi="Times New Roman" w:cs="Times New Roman"/>
                  <w:color w:val="00B0F0"/>
                  <w:sz w:val="18"/>
                  <w:szCs w:val="18"/>
                  <w:lang w:eastAsia="zh-CN"/>
                  <w:rPrChange w:id="17370" w:author="He Han" w:date="2026-10-22T21:00:00Z">
                    <w:rPr>
                      <w:rFonts w:ascii="Times New Roman" w:eastAsia="仿宋_GB2312" w:hAnsi="Times New Roman" w:cs="Times New Roman"/>
                      <w:color w:val="0000FF"/>
                      <w:sz w:val="18"/>
                      <w:szCs w:val="18"/>
                      <w:lang w:eastAsia="zh-CN"/>
                    </w:rPr>
                  </w:rPrChange>
                </w:rPr>
                <w:t xml:space="preserve">Acetic anhydride: </w:t>
              </w:r>
            </w:ins>
            <w:ins w:id="17371" w:author="He Han" w:date="2026-10-22T20:59:00Z">
              <w:r w:rsidRPr="00BB7730">
                <w:rPr>
                  <w:rFonts w:ascii="Times New Roman" w:eastAsia="仿宋_GB2312" w:hAnsi="Times New Roman" w:cs="Times New Roman"/>
                  <w:color w:val="00B0F0"/>
                  <w:sz w:val="18"/>
                  <w:szCs w:val="18"/>
                  <w:lang w:eastAsia="zh-CN"/>
                  <w:rPrChange w:id="17372" w:author="He Han" w:date="2026-10-22T21:00:00Z">
                    <w:rPr>
                      <w:rFonts w:ascii="Times New Roman" w:eastAsia="仿宋_GB2312" w:hAnsi="Times New Roman" w:cs="Times New Roman"/>
                      <w:color w:val="0000FF"/>
                      <w:sz w:val="18"/>
                      <w:szCs w:val="18"/>
                      <w:lang w:eastAsia="zh-CN"/>
                    </w:rPr>
                  </w:rPrChange>
                </w:rPr>
                <w:t>5.77</w:t>
              </w:r>
            </w:ins>
            <w:ins w:id="17373" w:author="He Han" w:date="2026-10-22T20:58:00Z">
              <w:r w:rsidRPr="00BB7730">
                <w:rPr>
                  <w:rFonts w:ascii="Times New Roman" w:eastAsia="仿宋_GB2312" w:hAnsi="Times New Roman" w:cs="Times New Roman"/>
                  <w:color w:val="00B0F0"/>
                  <w:sz w:val="18"/>
                  <w:szCs w:val="18"/>
                  <w:lang w:eastAsia="zh-CN"/>
                  <w:rPrChange w:id="17374" w:author="He Han" w:date="2026-10-22T21:00:00Z">
                    <w:rPr>
                      <w:rFonts w:ascii="Times New Roman" w:eastAsia="仿宋_GB2312" w:hAnsi="Times New Roman" w:cs="Times New Roman"/>
                      <w:color w:val="0000FF"/>
                      <w:sz w:val="18"/>
                      <w:szCs w:val="18"/>
                      <w:lang w:eastAsia="zh-CN"/>
                    </w:rPr>
                  </w:rPrChange>
                </w:rPr>
                <w:t>~</w:t>
              </w:r>
            </w:ins>
            <w:ins w:id="17375" w:author="He Han" w:date="2026-10-22T20:59:00Z">
              <w:r w:rsidRPr="00BB7730">
                <w:rPr>
                  <w:rFonts w:ascii="Times New Roman" w:eastAsia="仿宋_GB2312" w:hAnsi="Times New Roman" w:cs="Times New Roman"/>
                  <w:color w:val="00B0F0"/>
                  <w:sz w:val="18"/>
                  <w:szCs w:val="18"/>
                  <w:lang w:eastAsia="zh-CN"/>
                  <w:rPrChange w:id="17376" w:author="He Han" w:date="2026-10-22T21:00:00Z">
                    <w:rPr>
                      <w:rFonts w:ascii="Times New Roman" w:eastAsia="仿宋_GB2312" w:hAnsi="Times New Roman" w:cs="Times New Roman"/>
                      <w:color w:val="0000FF"/>
                      <w:sz w:val="18"/>
                      <w:szCs w:val="18"/>
                      <w:lang w:eastAsia="zh-CN"/>
                    </w:rPr>
                  </w:rPrChange>
                </w:rPr>
                <w:t>7.46</w:t>
              </w:r>
            </w:ins>
            <w:ins w:id="17377" w:author="He Han" w:date="2026-10-22T20:58:00Z">
              <w:r w:rsidRPr="00BB7730">
                <w:rPr>
                  <w:rFonts w:ascii="Times New Roman" w:eastAsia="仿宋_GB2312" w:hAnsi="Times New Roman" w:cs="Times New Roman"/>
                  <w:color w:val="00B0F0"/>
                  <w:sz w:val="18"/>
                  <w:szCs w:val="18"/>
                  <w:lang w:eastAsia="zh-CN"/>
                  <w:rPrChange w:id="17378" w:author="He Han" w:date="2026-10-22T21:00:00Z">
                    <w:rPr>
                      <w:rFonts w:ascii="Times New Roman" w:eastAsia="仿宋_GB2312" w:hAnsi="Times New Roman" w:cs="Times New Roman"/>
                      <w:color w:val="0000FF"/>
                      <w:sz w:val="18"/>
                      <w:szCs w:val="18"/>
                      <w:lang w:eastAsia="zh-CN"/>
                    </w:rPr>
                  </w:rPrChange>
                </w:rPr>
                <w:t xml:space="preserve"> kg</w:t>
              </w:r>
            </w:ins>
            <w:ins w:id="17379" w:author="Xuning Wei12232" w:date="2026-07-27T23:30:00Z">
              <w:del w:id="17380" w:author="He Han" w:date="2026-10-22T20:58:00Z">
                <w:r w:rsidRPr="00BB7730" w:rsidDel="002D5485">
                  <w:rPr>
                    <w:rFonts w:ascii="Times New Roman" w:eastAsia="仿宋_GB2312" w:hAnsi="Times New Roman" w:cs="Times New Roman"/>
                    <w:color w:val="00B0F0"/>
                    <w:sz w:val="18"/>
                    <w:szCs w:val="18"/>
                    <w:lang w:eastAsia="zh-CN"/>
                    <w:rPrChange w:id="17381" w:author="He Han" w:date="2026-10-22T21:00:00Z">
                      <w:rPr>
                        <w:rFonts w:ascii="Times New Roman" w:eastAsia="仿宋_GB2312" w:hAnsi="Times New Roman" w:cs="Times New Roman"/>
                        <w:color w:val="auto"/>
                        <w:sz w:val="18"/>
                        <w:szCs w:val="18"/>
                        <w:lang w:eastAsia="zh-CN"/>
                      </w:rPr>
                    </w:rPrChange>
                  </w:rPr>
                  <w:delText>TBD</w:delText>
                </w:r>
              </w:del>
            </w:ins>
          </w:p>
        </w:tc>
        <w:tc>
          <w:tcPr>
            <w:tcW w:w="226" w:type="pct"/>
            <w:vAlign w:val="center"/>
          </w:tcPr>
          <w:p w14:paraId="3B75989B" w14:textId="03A958DB" w:rsidR="00AC10FE" w:rsidRPr="00BB7730" w:rsidRDefault="00AC10FE" w:rsidP="00AC10FE">
            <w:pPr>
              <w:spacing w:line="240" w:lineRule="exact"/>
              <w:contextualSpacing/>
              <w:jc w:val="center"/>
              <w:rPr>
                <w:ins w:id="17382" w:author="Xuning Wei12232" w:date="2026-07-27T23:30:00Z"/>
                <w:rFonts w:ascii="Times New Roman" w:eastAsia="仿宋_GB2312" w:hAnsi="Times New Roman" w:cs="Times New Roman"/>
                <w:color w:val="auto"/>
                <w:sz w:val="18"/>
                <w:szCs w:val="18"/>
                <w:lang w:eastAsia="zh-CN"/>
              </w:rPr>
            </w:pPr>
            <w:ins w:id="17383" w:author="He Han" w:date="2026-10-22T20:34:00Z">
              <w:r w:rsidRPr="00BB7730">
                <w:rPr>
                  <w:rFonts w:ascii="Times New Roman" w:eastAsia="仿宋_GB2312" w:hAnsi="Times New Roman" w:cs="Times New Roman"/>
                  <w:color w:val="00B0F0"/>
                  <w:sz w:val="18"/>
                  <w:szCs w:val="18"/>
                  <w:lang w:eastAsia="zh-CN"/>
                </w:rPr>
                <w:t>Yes</w:t>
              </w:r>
            </w:ins>
            <w:ins w:id="17384" w:author="Xuning Wei12232" w:date="2026-07-27T23:30:00Z">
              <w:del w:id="17385" w:author="He Han" w:date="2026-10-22T20:34:00Z">
                <w:r w:rsidRPr="00BB7730" w:rsidDel="009476AC">
                  <w:rPr>
                    <w:rFonts w:ascii="Times New Roman" w:eastAsia="仿宋_GB2312" w:hAnsi="Times New Roman" w:cs="Times New Roman"/>
                    <w:color w:val="auto"/>
                    <w:sz w:val="18"/>
                    <w:szCs w:val="18"/>
                    <w:lang w:eastAsia="zh-CN"/>
                  </w:rPr>
                  <w:delText>TBD</w:delText>
                </w:r>
              </w:del>
            </w:ins>
          </w:p>
        </w:tc>
        <w:tc>
          <w:tcPr>
            <w:tcW w:w="252" w:type="pct"/>
            <w:vAlign w:val="center"/>
          </w:tcPr>
          <w:p w14:paraId="296C467E" w14:textId="4A7A317C" w:rsidR="00AC10FE" w:rsidRPr="00BB7730" w:rsidRDefault="00AC10FE" w:rsidP="00AC10FE">
            <w:pPr>
              <w:spacing w:line="240" w:lineRule="exact"/>
              <w:contextualSpacing/>
              <w:jc w:val="center"/>
              <w:rPr>
                <w:ins w:id="17386" w:author="Xuning Wei12232" w:date="2026-07-27T23:30:00Z"/>
                <w:rFonts w:ascii="Times New Roman" w:eastAsia="仿宋_GB2312" w:hAnsi="Times New Roman" w:cs="Times New Roman"/>
                <w:color w:val="auto"/>
                <w:sz w:val="18"/>
                <w:szCs w:val="18"/>
                <w:lang w:eastAsia="zh-CN"/>
              </w:rPr>
            </w:pPr>
            <w:ins w:id="17387" w:author="He Han" w:date="2026-10-22T20:34:00Z">
              <w:r w:rsidRPr="00BB7730">
                <w:rPr>
                  <w:rFonts w:ascii="Times New Roman" w:eastAsia="仿宋_GB2312" w:hAnsi="Times New Roman" w:cs="Times New Roman"/>
                  <w:color w:val="00B0F0"/>
                  <w:sz w:val="18"/>
                  <w:szCs w:val="18"/>
                  <w:lang w:eastAsia="zh-CN"/>
                </w:rPr>
                <w:t>Yes</w:t>
              </w:r>
            </w:ins>
            <w:ins w:id="17388" w:author="Xuning Wei12232" w:date="2026-07-27T23:30:00Z">
              <w:del w:id="17389" w:author="He Han" w:date="2026-10-22T20:34:00Z">
                <w:r w:rsidRPr="00BB7730" w:rsidDel="009476AC">
                  <w:rPr>
                    <w:rFonts w:ascii="Times New Roman" w:eastAsia="仿宋_GB2312" w:hAnsi="Times New Roman" w:cs="Times New Roman"/>
                    <w:color w:val="auto"/>
                    <w:sz w:val="18"/>
                    <w:szCs w:val="18"/>
                    <w:lang w:eastAsia="zh-CN"/>
                  </w:rPr>
                  <w:delText>TBD</w:delText>
                </w:r>
              </w:del>
            </w:ins>
          </w:p>
        </w:tc>
      </w:tr>
      <w:tr w:rsidR="00005C07" w:rsidRPr="00BB7730" w14:paraId="5FA0A957" w14:textId="77777777" w:rsidTr="00005C07">
        <w:trPr>
          <w:cantSplit/>
          <w:trHeight w:val="396"/>
          <w:jc w:val="center"/>
          <w:ins w:id="17390" w:author="Xuning Wei12232" w:date="2026-07-27T22:16:00Z"/>
        </w:trPr>
        <w:tc>
          <w:tcPr>
            <w:tcW w:w="224" w:type="pct"/>
            <w:vMerge/>
            <w:noWrap/>
            <w:vAlign w:val="center"/>
          </w:tcPr>
          <w:p w14:paraId="076A22CD" w14:textId="77777777" w:rsidR="00AC10FE" w:rsidRPr="00BB7730" w:rsidRDefault="00AC10FE" w:rsidP="00AC10FE">
            <w:pPr>
              <w:spacing w:line="240" w:lineRule="exact"/>
              <w:contextualSpacing/>
              <w:jc w:val="center"/>
              <w:rPr>
                <w:ins w:id="17391" w:author="Xuning Wei12232" w:date="2026-07-27T22:16:00Z"/>
                <w:rFonts w:ascii="Times New Roman" w:eastAsia="仿宋_GB2312" w:hAnsi="Times New Roman" w:cs="Times New Roman"/>
                <w:color w:val="auto"/>
                <w:kern w:val="0"/>
                <w:sz w:val="18"/>
                <w:szCs w:val="18"/>
                <w:lang w:eastAsia="zh-CN"/>
              </w:rPr>
            </w:pPr>
          </w:p>
        </w:tc>
        <w:tc>
          <w:tcPr>
            <w:tcW w:w="377" w:type="pct"/>
            <w:noWrap/>
            <w:vAlign w:val="center"/>
          </w:tcPr>
          <w:p w14:paraId="0DC5D995" w14:textId="7ADF42A5" w:rsidR="00AC10FE" w:rsidRPr="00BB7730" w:rsidRDefault="00AC10FE" w:rsidP="00AC10FE">
            <w:pPr>
              <w:spacing w:line="240" w:lineRule="exact"/>
              <w:contextualSpacing/>
              <w:jc w:val="center"/>
              <w:rPr>
                <w:ins w:id="17392" w:author="Xuning Wei12232" w:date="2026-07-27T22:16:00Z"/>
                <w:rFonts w:ascii="Times New Roman" w:eastAsia="仿宋_GB2312" w:hAnsi="Times New Roman" w:cs="Times New Roman"/>
                <w:color w:val="auto"/>
                <w:kern w:val="0"/>
                <w:sz w:val="18"/>
                <w:szCs w:val="18"/>
              </w:rPr>
            </w:pPr>
            <w:ins w:id="17393" w:author="Xuning Wei12232" w:date="2026-07-27T22:18:00Z">
              <w:r w:rsidRPr="00BB7730">
                <w:rPr>
                  <w:rFonts w:ascii="Times New Roman" w:eastAsia="仿宋_GB2312" w:hAnsi="Times New Roman" w:cs="Times New Roman"/>
                  <w:color w:val="auto"/>
                  <w:sz w:val="18"/>
                  <w:szCs w:val="18"/>
                  <w:rPrChange w:id="17394" w:author="Xuning Wei12232" w:date="2026-07-27T22:30:00Z">
                    <w:rPr>
                      <w:rFonts w:ascii="Times New Roman" w:eastAsia="仿宋_GB2312" w:hAnsi="Times New Roman" w:cs="Times New Roman"/>
                      <w:color w:val="0000FF"/>
                      <w:sz w:val="18"/>
                      <w:szCs w:val="18"/>
                    </w:rPr>
                  </w:rPrChange>
                </w:rPr>
                <w:t>Internal Temperature</w:t>
              </w:r>
            </w:ins>
          </w:p>
        </w:tc>
        <w:tc>
          <w:tcPr>
            <w:tcW w:w="278" w:type="pct"/>
            <w:vAlign w:val="center"/>
          </w:tcPr>
          <w:p w14:paraId="7A38EB10" w14:textId="3E94B2F1" w:rsidR="00AC10FE" w:rsidRPr="00BB7730" w:rsidRDefault="00AC10FE" w:rsidP="00AC10FE">
            <w:pPr>
              <w:spacing w:line="240" w:lineRule="exact"/>
              <w:ind w:leftChars="-50" w:left="-105" w:rightChars="-50" w:right="-105"/>
              <w:contextualSpacing/>
              <w:jc w:val="center"/>
              <w:rPr>
                <w:ins w:id="17395" w:author="Xuning Wei12232" w:date="2026-07-27T22:16:00Z"/>
                <w:rFonts w:ascii="Times New Roman" w:eastAsia="仿宋_GB2312" w:hAnsi="Times New Roman" w:cs="Times New Roman"/>
                <w:color w:val="auto"/>
                <w:kern w:val="0"/>
                <w:sz w:val="18"/>
                <w:szCs w:val="18"/>
              </w:rPr>
            </w:pPr>
            <w:ins w:id="17396" w:author="Xuning Wei12232" w:date="2026-07-27T22:18:00Z">
              <w:r w:rsidRPr="00BB7730">
                <w:rPr>
                  <w:rFonts w:ascii="Times New Roman" w:eastAsia="仿宋_GB2312" w:hAnsi="Times New Roman" w:cs="Times New Roman"/>
                  <w:color w:val="auto"/>
                  <w:kern w:val="0"/>
                  <w:sz w:val="18"/>
                  <w:szCs w:val="18"/>
                  <w:lang w:eastAsia="zh-CN"/>
                  <w:rPrChange w:id="17397" w:author="Xuning Wei12232" w:date="2026-07-27T22:30:00Z">
                    <w:rPr>
                      <w:rFonts w:ascii="Times New Roman" w:eastAsia="仿宋_GB2312" w:hAnsi="Times New Roman" w:cs="Times New Roman"/>
                      <w:color w:val="0000FF"/>
                      <w:kern w:val="0"/>
                      <w:sz w:val="18"/>
                      <w:szCs w:val="18"/>
                      <w:lang w:eastAsia="zh-CN"/>
                    </w:rPr>
                  </w:rPrChange>
                </w:rPr>
                <w:t>01/05/2026</w:t>
              </w:r>
            </w:ins>
          </w:p>
        </w:tc>
        <w:tc>
          <w:tcPr>
            <w:tcW w:w="371" w:type="pct"/>
            <w:vAlign w:val="center"/>
          </w:tcPr>
          <w:p w14:paraId="749EBF05" w14:textId="69A18FC8" w:rsidR="00AC10FE" w:rsidRPr="00BB7730" w:rsidRDefault="00AC10FE" w:rsidP="00AC10FE">
            <w:pPr>
              <w:spacing w:line="240" w:lineRule="exact"/>
              <w:ind w:leftChars="-50" w:left="-105" w:rightChars="-50" w:right="-105"/>
              <w:contextualSpacing/>
              <w:jc w:val="center"/>
              <w:rPr>
                <w:ins w:id="17398" w:author="Xuning Wei12232" w:date="2026-07-27T22:16:00Z"/>
                <w:rFonts w:ascii="Times New Roman" w:eastAsia="仿宋_GB2312" w:hAnsi="Times New Roman" w:cs="Times New Roman"/>
                <w:color w:val="auto"/>
                <w:kern w:val="0"/>
                <w:sz w:val="18"/>
                <w:szCs w:val="18"/>
              </w:rPr>
            </w:pPr>
            <w:ins w:id="17399" w:author="Xuning Wei12232" w:date="2026-07-27T22:18:00Z">
              <w:r w:rsidRPr="00BB7730">
                <w:rPr>
                  <w:rFonts w:ascii="Times New Roman" w:eastAsia="仿宋_GB2312" w:hAnsi="Times New Roman" w:cs="Times New Roman"/>
                  <w:color w:val="auto"/>
                  <w:kern w:val="0"/>
                  <w:sz w:val="18"/>
                  <w:szCs w:val="18"/>
                  <w:lang w:eastAsia="zh-CN"/>
                  <w:rPrChange w:id="17400" w:author="Xuning Wei12232" w:date="2026-07-27T22:30:00Z">
                    <w:rPr>
                      <w:rFonts w:ascii="Times New Roman" w:eastAsia="仿宋_GB2312" w:hAnsi="Times New Roman" w:cs="Times New Roman"/>
                      <w:color w:val="0000FF"/>
                      <w:kern w:val="0"/>
                      <w:sz w:val="18"/>
                      <w:szCs w:val="18"/>
                      <w:lang w:eastAsia="zh-CN"/>
                    </w:rPr>
                  </w:rPrChange>
                </w:rPr>
                <w:t>CYI101282</w:t>
              </w:r>
            </w:ins>
          </w:p>
        </w:tc>
        <w:tc>
          <w:tcPr>
            <w:tcW w:w="416" w:type="pct"/>
            <w:noWrap/>
            <w:vAlign w:val="center"/>
          </w:tcPr>
          <w:p w14:paraId="0913068D" w14:textId="074164AB" w:rsidR="00AC10FE" w:rsidRPr="00BB7730" w:rsidRDefault="00AC10FE" w:rsidP="00AC10FE">
            <w:pPr>
              <w:spacing w:line="240" w:lineRule="exact"/>
              <w:contextualSpacing/>
              <w:jc w:val="center"/>
              <w:rPr>
                <w:ins w:id="17401" w:author="Xuning Wei12232" w:date="2026-07-27T22:16:00Z"/>
                <w:rFonts w:ascii="Times New Roman" w:eastAsia="仿宋_GB2312" w:hAnsi="Times New Roman" w:cs="Times New Roman"/>
                <w:color w:val="00B0F0"/>
                <w:kern w:val="0"/>
                <w:sz w:val="18"/>
                <w:szCs w:val="18"/>
              </w:rPr>
            </w:pPr>
            <w:ins w:id="17402" w:author="Xuning Wei12232" w:date="2026-07-27T22:18:00Z">
              <w:r w:rsidRPr="00BB7730">
                <w:rPr>
                  <w:rFonts w:ascii="Times New Roman" w:eastAsia="仿宋_GB2312" w:hAnsi="Times New Roman" w:cs="Times New Roman"/>
                  <w:color w:val="00B0F0"/>
                  <w:kern w:val="0"/>
                  <w:sz w:val="18"/>
                  <w:szCs w:val="18"/>
                  <w:lang w:eastAsia="zh-CN"/>
                  <w:rPrChange w:id="17403" w:author="He Han" w:date="2026-10-13T13:27:00Z">
                    <w:rPr>
                      <w:rFonts w:ascii="Times New Roman" w:eastAsia="仿宋_GB2312" w:hAnsi="Times New Roman" w:cs="Times New Roman"/>
                      <w:color w:val="0000FF"/>
                      <w:kern w:val="0"/>
                      <w:sz w:val="18"/>
                      <w:szCs w:val="18"/>
                      <w:lang w:eastAsia="zh-CN"/>
                    </w:rPr>
                  </w:rPrChange>
                </w:rPr>
                <w:t>-</w:t>
              </w:r>
            </w:ins>
            <w:r w:rsidRPr="00BB7730">
              <w:rPr>
                <w:rFonts w:ascii="Times New Roman" w:eastAsia="仿宋_GB2312" w:hAnsi="Times New Roman" w:cs="Times New Roman"/>
                <w:color w:val="00B0F0"/>
                <w:kern w:val="0"/>
                <w:sz w:val="18"/>
                <w:szCs w:val="18"/>
                <w:lang w:eastAsia="zh-CN"/>
              </w:rPr>
              <w:t>30</w:t>
            </w:r>
            <w:ins w:id="17404" w:author="Xuning Wei12232" w:date="2026-07-27T22:18:00Z">
              <w:r w:rsidRPr="00BB7730">
                <w:rPr>
                  <w:rFonts w:ascii="Times New Roman" w:eastAsia="仿宋_GB2312" w:hAnsi="Times New Roman" w:cs="Times New Roman"/>
                  <w:color w:val="00B0F0"/>
                  <w:kern w:val="0"/>
                  <w:sz w:val="18"/>
                  <w:szCs w:val="18"/>
                  <w:lang w:eastAsia="zh-CN"/>
                  <w:rPrChange w:id="17405" w:author="He Han" w:date="2026-10-13T13:27:00Z">
                    <w:rPr>
                      <w:rFonts w:ascii="Times New Roman" w:eastAsia="仿宋_GB2312" w:hAnsi="Times New Roman" w:cs="Times New Roman"/>
                      <w:color w:val="0000FF"/>
                      <w:kern w:val="0"/>
                      <w:sz w:val="18"/>
                      <w:szCs w:val="18"/>
                      <w:lang w:eastAsia="zh-CN"/>
                    </w:rPr>
                  </w:rPrChange>
                </w:rPr>
                <w:t>~1</w:t>
              </w:r>
            </w:ins>
            <w:r w:rsidRPr="00BB7730">
              <w:rPr>
                <w:rFonts w:ascii="Times New Roman" w:eastAsia="仿宋_GB2312" w:hAnsi="Times New Roman" w:cs="Times New Roman"/>
                <w:color w:val="00B0F0"/>
                <w:kern w:val="0"/>
                <w:sz w:val="18"/>
                <w:szCs w:val="18"/>
                <w:lang w:eastAsia="zh-CN"/>
              </w:rPr>
              <w:t>50</w:t>
            </w:r>
            <w:ins w:id="17406" w:author="Johan Granander" w:date="2026-07-28T13:52:00Z">
              <w:r w:rsidRPr="00BB7730">
                <w:rPr>
                  <w:rFonts w:ascii="Times New Roman" w:eastAsia="仿宋_GB2312" w:hAnsi="Times New Roman" w:cs="Times New Roman"/>
                  <w:color w:val="00B0F0"/>
                  <w:kern w:val="0"/>
                  <w:sz w:val="18"/>
                  <w:szCs w:val="18"/>
                  <w:lang w:eastAsia="zh-CN"/>
                </w:rPr>
                <w:t xml:space="preserve"> </w:t>
              </w:r>
            </w:ins>
            <w:ins w:id="17407" w:author="Xuning Wei12232" w:date="2026-07-27T22:18:00Z">
              <w:r w:rsidRPr="00BB7730">
                <w:rPr>
                  <w:rFonts w:ascii="Times New Roman" w:eastAsia="仿宋_GB2312" w:hAnsi="Times New Roman" w:cs="Times New Roman" w:hint="eastAsia"/>
                  <w:color w:val="00B0F0"/>
                  <w:kern w:val="0"/>
                  <w:sz w:val="18"/>
                  <w:szCs w:val="18"/>
                  <w:rPrChange w:id="17408" w:author="He Han" w:date="2026-10-13T13:27:00Z">
                    <w:rPr>
                      <w:rFonts w:ascii="Times New Roman" w:eastAsia="仿宋_GB2312" w:hAnsi="Times New Roman" w:cs="Times New Roman" w:hint="eastAsia"/>
                      <w:color w:val="0000FF"/>
                      <w:kern w:val="0"/>
                      <w:sz w:val="18"/>
                      <w:szCs w:val="18"/>
                    </w:rPr>
                  </w:rPrChange>
                </w:rPr>
                <w:t>℃</w:t>
              </w:r>
            </w:ins>
          </w:p>
        </w:tc>
        <w:tc>
          <w:tcPr>
            <w:tcW w:w="278" w:type="pct"/>
            <w:vAlign w:val="center"/>
          </w:tcPr>
          <w:p w14:paraId="39EEF9B5" w14:textId="768AC6BC" w:rsidR="00AC10FE" w:rsidRPr="00BB7730" w:rsidRDefault="00AC10FE" w:rsidP="00AC10FE">
            <w:pPr>
              <w:spacing w:line="240" w:lineRule="exact"/>
              <w:contextualSpacing/>
              <w:jc w:val="center"/>
              <w:rPr>
                <w:ins w:id="17409" w:author="Xuning Wei12232" w:date="2026-07-27T22:16:00Z"/>
                <w:rFonts w:ascii="Times New Roman" w:eastAsia="仿宋_GB2312" w:hAnsi="Times New Roman" w:cs="Times New Roman"/>
                <w:color w:val="auto"/>
                <w:kern w:val="0"/>
                <w:sz w:val="18"/>
                <w:szCs w:val="18"/>
              </w:rPr>
            </w:pPr>
            <w:ins w:id="17410" w:author="Xuning Wei12232" w:date="2026-07-27T22:18:00Z">
              <w:r w:rsidRPr="00BB7730">
                <w:rPr>
                  <w:rFonts w:ascii="Times New Roman" w:eastAsia="仿宋_GB2312" w:hAnsi="Times New Roman" w:cs="Times New Roman"/>
                  <w:color w:val="auto"/>
                  <w:kern w:val="0"/>
                  <w:sz w:val="18"/>
                  <w:szCs w:val="18"/>
                  <w:rPrChange w:id="17411" w:author="He Han" w:date="2026-10-23T09:09:00Z">
                    <w:rPr>
                      <w:rFonts w:ascii="Times New Roman" w:eastAsia="仿宋_GB2312" w:hAnsi="Times New Roman" w:cs="Times New Roman"/>
                      <w:color w:val="0000FF"/>
                      <w:kern w:val="0"/>
                      <w:sz w:val="18"/>
                      <w:szCs w:val="18"/>
                    </w:rPr>
                  </w:rPrChange>
                </w:rPr>
                <w:t>±</w:t>
              </w:r>
              <w:r w:rsidRPr="00BB7730">
                <w:rPr>
                  <w:rFonts w:ascii="Times New Roman" w:eastAsia="仿宋_GB2312" w:hAnsi="Times New Roman" w:cs="Times New Roman"/>
                  <w:color w:val="auto"/>
                  <w:kern w:val="0"/>
                  <w:sz w:val="18"/>
                  <w:szCs w:val="18"/>
                  <w:lang w:eastAsia="zh-CN"/>
                  <w:rPrChange w:id="17412" w:author="He Han" w:date="2026-10-23T09:09:00Z">
                    <w:rPr>
                      <w:rFonts w:ascii="Times New Roman" w:eastAsia="仿宋_GB2312" w:hAnsi="Times New Roman" w:cs="Times New Roman"/>
                      <w:color w:val="0000FF"/>
                      <w:kern w:val="0"/>
                      <w:sz w:val="18"/>
                      <w:szCs w:val="18"/>
                      <w:lang w:eastAsia="zh-CN"/>
                    </w:rPr>
                  </w:rPrChange>
                </w:rPr>
                <w:t>1.35</w:t>
              </w:r>
            </w:ins>
            <w:ins w:id="17413" w:author="Johan Granander" w:date="2026-07-28T13:52:00Z">
              <w:r w:rsidRPr="00BB7730">
                <w:rPr>
                  <w:rFonts w:ascii="Times New Roman" w:eastAsia="仿宋_GB2312" w:hAnsi="Times New Roman" w:cs="Times New Roman"/>
                  <w:color w:val="auto"/>
                  <w:kern w:val="0"/>
                  <w:sz w:val="18"/>
                  <w:szCs w:val="18"/>
                  <w:lang w:eastAsia="zh-CN"/>
                </w:rPr>
                <w:t xml:space="preserve"> </w:t>
              </w:r>
            </w:ins>
            <w:ins w:id="17414" w:author="Xuning Wei12232" w:date="2026-07-27T22:18:00Z">
              <w:r w:rsidRPr="00BB7730">
                <w:rPr>
                  <w:rFonts w:ascii="Times New Roman" w:eastAsia="仿宋_GB2312" w:hAnsi="Times New Roman" w:cs="Times New Roman" w:hint="eastAsia"/>
                  <w:color w:val="auto"/>
                  <w:kern w:val="0"/>
                  <w:sz w:val="18"/>
                  <w:szCs w:val="18"/>
                  <w:lang w:eastAsia="zh-CN"/>
                  <w:rPrChange w:id="17415" w:author="He Han" w:date="2026-10-23T09:09:00Z">
                    <w:rPr>
                      <w:rFonts w:ascii="Times New Roman" w:eastAsia="仿宋_GB2312" w:hAnsi="Times New Roman" w:cs="Times New Roman" w:hint="eastAsia"/>
                      <w:color w:val="0000FF"/>
                      <w:kern w:val="0"/>
                      <w:sz w:val="18"/>
                      <w:szCs w:val="18"/>
                      <w:lang w:eastAsia="zh-CN"/>
                    </w:rPr>
                  </w:rPrChange>
                </w:rPr>
                <w:t>℃</w:t>
              </w:r>
            </w:ins>
          </w:p>
        </w:tc>
        <w:tc>
          <w:tcPr>
            <w:tcW w:w="880" w:type="pct"/>
            <w:vAlign w:val="center"/>
          </w:tcPr>
          <w:p w14:paraId="1FEE6E38" w14:textId="3928D3D0" w:rsidR="00AC10FE" w:rsidRPr="00BB7730" w:rsidRDefault="00AC10FE" w:rsidP="00AC10FE">
            <w:pPr>
              <w:spacing w:line="240" w:lineRule="exact"/>
              <w:contextualSpacing/>
              <w:jc w:val="center"/>
              <w:rPr>
                <w:ins w:id="17416" w:author="Xuning Wei12232" w:date="2026-07-27T22:16:00Z"/>
                <w:rFonts w:ascii="Times New Roman" w:eastAsia="仿宋_GB2312" w:hAnsi="Times New Roman" w:cs="Times New Roman"/>
                <w:color w:val="auto"/>
                <w:kern w:val="0"/>
                <w:sz w:val="18"/>
                <w:szCs w:val="18"/>
              </w:rPr>
            </w:pPr>
            <w:ins w:id="17417" w:author="Xuning Wei12232" w:date="2026-07-27T22:19:00Z">
              <w:r w:rsidRPr="00BB7730">
                <w:rPr>
                  <w:rFonts w:ascii="Times New Roman" w:eastAsia="仿宋_GB2312" w:hAnsi="Times New Roman" w:cs="Times New Roman"/>
                  <w:color w:val="auto"/>
                  <w:kern w:val="0"/>
                  <w:sz w:val="18"/>
                  <w:szCs w:val="18"/>
                  <w:rPrChange w:id="17418" w:author="He Han" w:date="2026-10-23T09:09:00Z">
                    <w:rPr>
                      <w:rFonts w:ascii="Times New Roman" w:eastAsia="仿宋_GB2312" w:hAnsi="Times New Roman" w:cs="Times New Roman"/>
                      <w:color w:val="0000FF"/>
                      <w:kern w:val="0"/>
                      <w:sz w:val="18"/>
                      <w:szCs w:val="18"/>
                    </w:rPr>
                  </w:rPrChange>
                </w:rPr>
                <w:t>20~30</w:t>
              </w:r>
            </w:ins>
            <w:ins w:id="17419" w:author="Johan Granander" w:date="2026-07-28T13:52:00Z">
              <w:r w:rsidRPr="004C4128">
                <w:rPr>
                  <w:rFonts w:ascii="Times New Roman" w:eastAsia="仿宋_GB2312" w:hAnsi="Times New Roman" w:cs="Times New Roman"/>
                  <w:color w:val="auto"/>
                  <w:kern w:val="0"/>
                  <w:sz w:val="18"/>
                  <w:szCs w:val="18"/>
                  <w:rPrChange w:id="17420" w:author="He Han" w:date="2026-10-27T16:51:00Z">
                    <w:rPr>
                      <w:rFonts w:ascii="Times New Roman" w:eastAsia="仿宋_GB2312" w:hAnsi="Times New Roman" w:cs="Times New Roman"/>
                      <w:color w:val="auto"/>
                      <w:kern w:val="0"/>
                      <w:sz w:val="18"/>
                      <w:szCs w:val="18"/>
                    </w:rPr>
                  </w:rPrChange>
                </w:rPr>
                <w:t xml:space="preserve"> </w:t>
              </w:r>
            </w:ins>
            <w:ins w:id="17421" w:author="Xuning Wei12232" w:date="2026-07-27T22:19:00Z">
              <w:r w:rsidRPr="004C4128">
                <w:rPr>
                  <w:rFonts w:ascii="Times New Roman" w:eastAsia="仿宋_GB2312" w:hAnsi="Times New Roman" w:cs="Times New Roman"/>
                  <w:color w:val="auto"/>
                  <w:kern w:val="0"/>
                  <w:sz w:val="18"/>
                  <w:szCs w:val="18"/>
                  <w:rPrChange w:id="17422" w:author="He Han" w:date="2026-10-27T16:51:00Z">
                    <w:rPr>
                      <w:rFonts w:ascii="Times New Roman" w:eastAsia="仿宋_GB2312" w:hAnsi="Times New Roman" w:cs="Times New Roman" w:hint="eastAsia"/>
                      <w:color w:val="0000FF"/>
                      <w:kern w:val="0"/>
                      <w:sz w:val="18"/>
                      <w:szCs w:val="18"/>
                    </w:rPr>
                  </w:rPrChange>
                </w:rPr>
                <w:t>℃</w:t>
              </w:r>
            </w:ins>
          </w:p>
        </w:tc>
        <w:tc>
          <w:tcPr>
            <w:tcW w:w="880" w:type="pct"/>
            <w:noWrap/>
            <w:vAlign w:val="center"/>
          </w:tcPr>
          <w:p w14:paraId="19072F8A" w14:textId="7FAD0B84" w:rsidR="00AC10FE" w:rsidRPr="00BB7730" w:rsidRDefault="00AC10FE" w:rsidP="00AC10FE">
            <w:pPr>
              <w:spacing w:line="240" w:lineRule="exact"/>
              <w:contextualSpacing/>
              <w:jc w:val="center"/>
              <w:rPr>
                <w:ins w:id="17423" w:author="Xuning Wei12232" w:date="2026-07-27T22:16:00Z"/>
                <w:rFonts w:ascii="Times New Roman" w:eastAsia="仿宋_GB2312" w:hAnsi="Times New Roman" w:cs="Times New Roman"/>
                <w:color w:val="auto"/>
                <w:sz w:val="18"/>
                <w:szCs w:val="18"/>
                <w:lang w:eastAsia="zh-CN"/>
              </w:rPr>
            </w:pPr>
            <w:ins w:id="17424" w:author="He Han" w:date="2026-10-22T20:57:00Z">
              <w:r w:rsidRPr="00BB7730">
                <w:rPr>
                  <w:rFonts w:ascii="Times New Roman" w:eastAsia="仿宋_GB2312" w:hAnsi="Times New Roman" w:cs="Times New Roman"/>
                  <w:color w:val="auto"/>
                  <w:kern w:val="0"/>
                  <w:sz w:val="18"/>
                  <w:szCs w:val="18"/>
                </w:rPr>
                <w:t>20~30 ℃</w:t>
              </w:r>
            </w:ins>
            <w:ins w:id="17425" w:author="Xuning Wei12232" w:date="2026-07-27T22:22:00Z">
              <w:del w:id="17426" w:author="He Han" w:date="2026-10-22T20:57:00Z">
                <w:r w:rsidRPr="00BB7730" w:rsidDel="002D5485">
                  <w:rPr>
                    <w:rFonts w:ascii="Times New Roman" w:eastAsia="仿宋_GB2312" w:hAnsi="Times New Roman" w:cs="Times New Roman"/>
                    <w:color w:val="auto"/>
                    <w:sz w:val="18"/>
                    <w:szCs w:val="18"/>
                    <w:lang w:eastAsia="zh-CN"/>
                  </w:rPr>
                  <w:delText>TBD</w:delText>
                </w:r>
              </w:del>
            </w:ins>
          </w:p>
        </w:tc>
        <w:tc>
          <w:tcPr>
            <w:tcW w:w="818" w:type="pct"/>
            <w:vAlign w:val="center"/>
          </w:tcPr>
          <w:p w14:paraId="43B788C4" w14:textId="07F295E2" w:rsidR="00AC10FE" w:rsidRPr="00BB7730" w:rsidRDefault="00AC10FE" w:rsidP="00AC10FE">
            <w:pPr>
              <w:spacing w:line="240" w:lineRule="exact"/>
              <w:contextualSpacing/>
              <w:jc w:val="center"/>
              <w:rPr>
                <w:ins w:id="17427" w:author="Xuning Wei12232" w:date="2026-07-27T22:16:00Z"/>
                <w:rFonts w:ascii="Times New Roman" w:eastAsia="仿宋_GB2312" w:hAnsi="Times New Roman" w:cs="Times New Roman"/>
                <w:color w:val="auto"/>
                <w:sz w:val="18"/>
                <w:szCs w:val="18"/>
                <w:lang w:eastAsia="zh-CN"/>
              </w:rPr>
            </w:pPr>
            <w:ins w:id="17428" w:author="He Han" w:date="2026-10-22T20:57:00Z">
              <w:r w:rsidRPr="00BB7730">
                <w:rPr>
                  <w:rFonts w:ascii="Times New Roman" w:eastAsia="仿宋_GB2312" w:hAnsi="Times New Roman" w:cs="Times New Roman"/>
                  <w:color w:val="00B0F0"/>
                  <w:sz w:val="18"/>
                  <w:szCs w:val="18"/>
                  <w:lang w:eastAsia="zh-CN"/>
                </w:rPr>
                <w:t>No defined</w:t>
              </w:r>
            </w:ins>
            <w:ins w:id="17429" w:author="Xuning Wei12232" w:date="2026-07-27T22:22:00Z">
              <w:del w:id="17430" w:author="He Han" w:date="2026-10-22T20:57:00Z">
                <w:r w:rsidRPr="00BB7730" w:rsidDel="002D5485">
                  <w:rPr>
                    <w:rFonts w:ascii="Times New Roman" w:eastAsia="仿宋_GB2312" w:hAnsi="Times New Roman" w:cs="Times New Roman"/>
                    <w:color w:val="auto"/>
                    <w:sz w:val="18"/>
                    <w:szCs w:val="18"/>
                    <w:lang w:eastAsia="zh-CN"/>
                  </w:rPr>
                  <w:delText>TBD</w:delText>
                </w:r>
              </w:del>
            </w:ins>
          </w:p>
        </w:tc>
        <w:tc>
          <w:tcPr>
            <w:tcW w:w="226" w:type="pct"/>
            <w:vAlign w:val="center"/>
          </w:tcPr>
          <w:p w14:paraId="7306938D" w14:textId="581E00A3" w:rsidR="00AC10FE" w:rsidRPr="00BB7730" w:rsidRDefault="00AC10FE" w:rsidP="00AC10FE">
            <w:pPr>
              <w:spacing w:line="240" w:lineRule="exact"/>
              <w:contextualSpacing/>
              <w:jc w:val="center"/>
              <w:rPr>
                <w:ins w:id="17431" w:author="Xuning Wei12232" w:date="2026-07-27T22:16:00Z"/>
                <w:rFonts w:ascii="Times New Roman" w:eastAsia="仿宋_GB2312" w:hAnsi="Times New Roman" w:cs="Times New Roman"/>
                <w:color w:val="auto"/>
                <w:sz w:val="18"/>
                <w:szCs w:val="18"/>
                <w:lang w:eastAsia="zh-CN"/>
              </w:rPr>
            </w:pPr>
            <w:ins w:id="17432" w:author="He Han" w:date="2026-10-22T20:57:00Z">
              <w:r w:rsidRPr="00BB7730">
                <w:rPr>
                  <w:rFonts w:ascii="Times New Roman" w:eastAsia="仿宋_GB2312" w:hAnsi="Times New Roman" w:cs="Times New Roman"/>
                  <w:color w:val="auto"/>
                  <w:sz w:val="18"/>
                  <w:szCs w:val="18"/>
                  <w:lang w:eastAsia="zh-CN"/>
                </w:rPr>
                <w:t>N/A</w:t>
              </w:r>
            </w:ins>
            <w:ins w:id="17433" w:author="Xuning Wei12232" w:date="2026-07-27T22:22:00Z">
              <w:del w:id="17434" w:author="He Han" w:date="2026-10-22T20:34:00Z">
                <w:r w:rsidRPr="00BB7730" w:rsidDel="00BB117A">
                  <w:rPr>
                    <w:rFonts w:ascii="Times New Roman" w:eastAsia="仿宋_GB2312" w:hAnsi="Times New Roman" w:cs="Times New Roman"/>
                    <w:color w:val="auto"/>
                    <w:sz w:val="18"/>
                    <w:szCs w:val="18"/>
                    <w:lang w:eastAsia="zh-CN"/>
                  </w:rPr>
                  <w:delText>TBD</w:delText>
                </w:r>
              </w:del>
            </w:ins>
          </w:p>
        </w:tc>
        <w:tc>
          <w:tcPr>
            <w:tcW w:w="252" w:type="pct"/>
            <w:vAlign w:val="center"/>
          </w:tcPr>
          <w:p w14:paraId="5E578BF2" w14:textId="54C0409F" w:rsidR="00AC10FE" w:rsidRPr="00BB7730" w:rsidRDefault="00AC10FE" w:rsidP="00AC10FE">
            <w:pPr>
              <w:spacing w:line="240" w:lineRule="exact"/>
              <w:contextualSpacing/>
              <w:jc w:val="center"/>
              <w:rPr>
                <w:ins w:id="17435" w:author="Xuning Wei12232" w:date="2026-07-27T22:16:00Z"/>
                <w:rFonts w:ascii="Times New Roman" w:eastAsia="仿宋_GB2312" w:hAnsi="Times New Roman" w:cs="Times New Roman"/>
                <w:color w:val="auto"/>
                <w:sz w:val="18"/>
                <w:szCs w:val="18"/>
                <w:lang w:eastAsia="zh-CN"/>
              </w:rPr>
            </w:pPr>
            <w:ins w:id="17436" w:author="He Han" w:date="2026-10-22T20:57:00Z">
              <w:r w:rsidRPr="00BB7730">
                <w:rPr>
                  <w:rFonts w:ascii="Times New Roman" w:eastAsia="仿宋_GB2312" w:hAnsi="Times New Roman" w:cs="Times New Roman"/>
                  <w:color w:val="auto"/>
                  <w:sz w:val="18"/>
                  <w:szCs w:val="18"/>
                  <w:lang w:eastAsia="zh-CN"/>
                </w:rPr>
                <w:t>N/A</w:t>
              </w:r>
            </w:ins>
            <w:ins w:id="17437" w:author="Xuning Wei12232" w:date="2026-07-27T22:22:00Z">
              <w:del w:id="17438" w:author="He Han" w:date="2026-10-22T20:34:00Z">
                <w:r w:rsidRPr="00BB7730" w:rsidDel="00BB117A">
                  <w:rPr>
                    <w:rFonts w:ascii="Times New Roman" w:eastAsia="仿宋_GB2312" w:hAnsi="Times New Roman" w:cs="Times New Roman"/>
                    <w:color w:val="auto"/>
                    <w:sz w:val="18"/>
                    <w:szCs w:val="18"/>
                    <w:lang w:eastAsia="zh-CN"/>
                  </w:rPr>
                  <w:delText>TBD</w:delText>
                </w:r>
              </w:del>
            </w:ins>
          </w:p>
        </w:tc>
      </w:tr>
      <w:tr w:rsidR="00005C07" w:rsidRPr="00BB7730" w14:paraId="042C4756" w14:textId="77777777" w:rsidTr="00005C07">
        <w:trPr>
          <w:cantSplit/>
          <w:trHeight w:val="849"/>
          <w:jc w:val="center"/>
          <w:ins w:id="17439" w:author="Xuning Wei12232" w:date="2026-07-27T22:16:00Z"/>
          <w:trPrChange w:id="17440" w:author="He Han" w:date="2026-10-27T17:54:00Z">
            <w:trPr>
              <w:cantSplit/>
              <w:trHeight w:val="849"/>
              <w:jc w:val="center"/>
            </w:trPr>
          </w:trPrChange>
        </w:trPr>
        <w:tc>
          <w:tcPr>
            <w:tcW w:w="224" w:type="pct"/>
            <w:vMerge/>
            <w:noWrap/>
            <w:vAlign w:val="center"/>
            <w:tcPrChange w:id="17441" w:author="He Han" w:date="2026-10-27T17:54:00Z">
              <w:tcPr>
                <w:tcW w:w="224" w:type="pct"/>
                <w:vMerge/>
                <w:noWrap/>
                <w:vAlign w:val="center"/>
              </w:tcPr>
            </w:tcPrChange>
          </w:tcPr>
          <w:p w14:paraId="54F72943" w14:textId="77777777" w:rsidR="00AC10FE" w:rsidRPr="00BB7730" w:rsidRDefault="00AC10FE" w:rsidP="00AC10FE">
            <w:pPr>
              <w:spacing w:line="240" w:lineRule="exact"/>
              <w:contextualSpacing/>
              <w:jc w:val="center"/>
              <w:rPr>
                <w:ins w:id="17442" w:author="Xuning Wei12232" w:date="2026-07-27T22:16:00Z"/>
                <w:rFonts w:ascii="Times New Roman" w:eastAsia="仿宋_GB2312" w:hAnsi="Times New Roman" w:cs="Times New Roman"/>
                <w:color w:val="auto"/>
                <w:kern w:val="0"/>
                <w:sz w:val="18"/>
                <w:szCs w:val="18"/>
                <w:lang w:eastAsia="zh-CN"/>
              </w:rPr>
            </w:pPr>
          </w:p>
        </w:tc>
        <w:tc>
          <w:tcPr>
            <w:tcW w:w="377" w:type="pct"/>
            <w:noWrap/>
            <w:vAlign w:val="center"/>
            <w:tcPrChange w:id="17443" w:author="He Han" w:date="2026-10-27T17:54:00Z">
              <w:tcPr>
                <w:tcW w:w="377" w:type="pct"/>
                <w:gridSpan w:val="2"/>
                <w:noWrap/>
                <w:vAlign w:val="center"/>
              </w:tcPr>
            </w:tcPrChange>
          </w:tcPr>
          <w:p w14:paraId="28F6DE63" w14:textId="6179BC0E" w:rsidR="00AC10FE" w:rsidRPr="00BB7730" w:rsidRDefault="00AC10FE" w:rsidP="00AC10FE">
            <w:pPr>
              <w:spacing w:line="240" w:lineRule="exact"/>
              <w:contextualSpacing/>
              <w:jc w:val="center"/>
              <w:rPr>
                <w:ins w:id="17444" w:author="Xuning Wei12232" w:date="2026-07-27T22:16:00Z"/>
                <w:rFonts w:ascii="Times New Roman" w:eastAsia="仿宋_GB2312" w:hAnsi="Times New Roman" w:cs="Times New Roman"/>
                <w:color w:val="auto"/>
                <w:kern w:val="0"/>
                <w:sz w:val="18"/>
                <w:szCs w:val="18"/>
              </w:rPr>
            </w:pPr>
            <w:ins w:id="17445" w:author="Xuning Wei12232" w:date="2026-07-27T22:18:00Z">
              <w:r w:rsidRPr="00BB7730">
                <w:rPr>
                  <w:rFonts w:ascii="Times New Roman" w:eastAsia="仿宋_GB2312" w:hAnsi="Times New Roman" w:cs="Times New Roman"/>
                  <w:color w:val="auto"/>
                  <w:sz w:val="18"/>
                  <w:szCs w:val="18"/>
                  <w:rPrChange w:id="17446" w:author="Xuning Wei12232" w:date="2026-07-27T22:30:00Z">
                    <w:rPr>
                      <w:rFonts w:ascii="Times New Roman" w:eastAsia="仿宋_GB2312" w:hAnsi="Times New Roman" w:cs="Times New Roman"/>
                      <w:color w:val="0000FF"/>
                      <w:sz w:val="18"/>
                      <w:szCs w:val="18"/>
                    </w:rPr>
                  </w:rPrChange>
                </w:rPr>
                <w:t>Pressure</w:t>
              </w:r>
            </w:ins>
          </w:p>
        </w:tc>
        <w:tc>
          <w:tcPr>
            <w:tcW w:w="278" w:type="pct"/>
            <w:vAlign w:val="center"/>
            <w:tcPrChange w:id="17447" w:author="He Han" w:date="2026-10-27T17:54:00Z">
              <w:tcPr>
                <w:tcW w:w="278" w:type="pct"/>
                <w:gridSpan w:val="3"/>
                <w:vAlign w:val="center"/>
              </w:tcPr>
            </w:tcPrChange>
          </w:tcPr>
          <w:p w14:paraId="21BE36C9" w14:textId="163043F3" w:rsidR="00AC10FE" w:rsidRPr="00BB7730" w:rsidRDefault="00AC10FE" w:rsidP="00AC10FE">
            <w:pPr>
              <w:spacing w:line="240" w:lineRule="exact"/>
              <w:ind w:leftChars="-50" w:left="-105" w:rightChars="-50" w:right="-105"/>
              <w:contextualSpacing/>
              <w:jc w:val="center"/>
              <w:rPr>
                <w:ins w:id="17448" w:author="Xuning Wei12232" w:date="2026-07-27T22:16:00Z"/>
                <w:rFonts w:ascii="Times New Roman" w:eastAsia="仿宋_GB2312" w:hAnsi="Times New Roman" w:cs="Times New Roman"/>
                <w:color w:val="auto"/>
                <w:kern w:val="0"/>
                <w:sz w:val="18"/>
                <w:szCs w:val="18"/>
              </w:rPr>
            </w:pPr>
            <w:ins w:id="17449" w:author="Xuning Wei12232" w:date="2026-07-27T22:18:00Z">
              <w:r w:rsidRPr="00BB7730">
                <w:rPr>
                  <w:rFonts w:ascii="Times New Roman" w:eastAsia="仿宋_GB2312" w:hAnsi="Times New Roman" w:cs="Times New Roman"/>
                  <w:color w:val="auto"/>
                  <w:sz w:val="18"/>
                  <w:szCs w:val="18"/>
                  <w:rPrChange w:id="17450" w:author="Xuning Wei12232" w:date="2026-07-27T22:30:00Z">
                    <w:rPr>
                      <w:rFonts w:ascii="Times New Roman" w:eastAsia="仿宋_GB2312" w:hAnsi="Times New Roman" w:cs="Times New Roman"/>
                      <w:color w:val="0000FF"/>
                      <w:sz w:val="18"/>
                      <w:szCs w:val="18"/>
                    </w:rPr>
                  </w:rPrChange>
                </w:rPr>
                <w:t>12/14/2025</w:t>
              </w:r>
            </w:ins>
          </w:p>
        </w:tc>
        <w:tc>
          <w:tcPr>
            <w:tcW w:w="371" w:type="pct"/>
            <w:vAlign w:val="center"/>
            <w:tcPrChange w:id="17451" w:author="He Han" w:date="2026-10-27T17:54:00Z">
              <w:tcPr>
                <w:tcW w:w="476" w:type="pct"/>
                <w:gridSpan w:val="5"/>
                <w:vAlign w:val="center"/>
              </w:tcPr>
            </w:tcPrChange>
          </w:tcPr>
          <w:p w14:paraId="1948870D" w14:textId="54AB731B" w:rsidR="00AC10FE" w:rsidRPr="00BB7730" w:rsidRDefault="00AC10FE" w:rsidP="00AC10FE">
            <w:pPr>
              <w:spacing w:line="240" w:lineRule="exact"/>
              <w:ind w:leftChars="-50" w:left="-105" w:rightChars="-50" w:right="-105"/>
              <w:contextualSpacing/>
              <w:jc w:val="center"/>
              <w:rPr>
                <w:ins w:id="17452" w:author="Xuning Wei12232" w:date="2026-07-27T22:16:00Z"/>
                <w:rFonts w:ascii="Times New Roman" w:eastAsia="仿宋_GB2312" w:hAnsi="Times New Roman" w:cs="Times New Roman"/>
                <w:color w:val="auto"/>
                <w:kern w:val="0"/>
                <w:sz w:val="18"/>
                <w:szCs w:val="18"/>
              </w:rPr>
            </w:pPr>
            <w:ins w:id="17453" w:author="Xuning Wei12232" w:date="2026-07-27T22:18:00Z">
              <w:r w:rsidRPr="00BB7730">
                <w:rPr>
                  <w:rFonts w:ascii="Times New Roman" w:eastAsia="仿宋_GB2312" w:hAnsi="Times New Roman" w:cs="Times New Roman"/>
                  <w:color w:val="auto"/>
                  <w:kern w:val="0"/>
                  <w:sz w:val="18"/>
                  <w:szCs w:val="18"/>
                  <w:lang w:eastAsia="zh-CN"/>
                  <w:rPrChange w:id="17454" w:author="Xuning Wei12232" w:date="2026-07-27T22:30:00Z">
                    <w:rPr>
                      <w:rFonts w:ascii="Times New Roman" w:eastAsia="仿宋_GB2312" w:hAnsi="Times New Roman" w:cs="Times New Roman"/>
                      <w:color w:val="0000FF"/>
                      <w:kern w:val="0"/>
                      <w:sz w:val="18"/>
                      <w:szCs w:val="18"/>
                      <w:lang w:eastAsia="zh-CN"/>
                    </w:rPr>
                  </w:rPrChange>
                </w:rPr>
                <w:t>CYJ11903</w:t>
              </w:r>
            </w:ins>
          </w:p>
        </w:tc>
        <w:tc>
          <w:tcPr>
            <w:tcW w:w="416" w:type="pct"/>
            <w:noWrap/>
            <w:vAlign w:val="center"/>
            <w:tcPrChange w:id="17455" w:author="He Han" w:date="2026-10-27T17:54:00Z">
              <w:tcPr>
                <w:tcW w:w="407" w:type="pct"/>
                <w:gridSpan w:val="2"/>
                <w:noWrap/>
                <w:vAlign w:val="center"/>
              </w:tcPr>
            </w:tcPrChange>
          </w:tcPr>
          <w:p w14:paraId="76FEA204" w14:textId="77777777" w:rsidR="00AC10FE" w:rsidRPr="00BB7730" w:rsidRDefault="00AC10FE" w:rsidP="00AC10FE">
            <w:pPr>
              <w:spacing w:line="240" w:lineRule="exact"/>
              <w:contextualSpacing/>
              <w:jc w:val="center"/>
              <w:rPr>
                <w:rFonts w:ascii="Times New Roman" w:eastAsia="仿宋_GB2312" w:hAnsi="Times New Roman" w:cs="Times New Roman"/>
                <w:color w:val="00B0F0"/>
                <w:sz w:val="18"/>
                <w:szCs w:val="18"/>
              </w:rPr>
            </w:pPr>
            <w:ins w:id="17456" w:author="Xuning Wei12232" w:date="2026-07-27T22:18:00Z">
              <w:r w:rsidRPr="00BB7730">
                <w:rPr>
                  <w:rFonts w:ascii="Times New Roman" w:eastAsia="仿宋_GB2312" w:hAnsi="Times New Roman" w:cs="Times New Roman"/>
                  <w:color w:val="00B0F0"/>
                  <w:sz w:val="18"/>
                  <w:szCs w:val="18"/>
                  <w:rPrChange w:id="17457" w:author="Xuning Wei12232" w:date="2026-07-27T22:30:00Z">
                    <w:rPr>
                      <w:rFonts w:ascii="Times New Roman" w:eastAsia="仿宋_GB2312" w:hAnsi="Times New Roman" w:cs="Times New Roman"/>
                      <w:color w:val="0000FF"/>
                      <w:sz w:val="18"/>
                      <w:szCs w:val="18"/>
                    </w:rPr>
                  </w:rPrChange>
                </w:rPr>
                <w:t>-0.</w:t>
              </w:r>
            </w:ins>
            <w:r w:rsidRPr="00BB7730">
              <w:rPr>
                <w:rFonts w:ascii="Times New Roman" w:eastAsia="仿宋_GB2312" w:hAnsi="Times New Roman" w:cs="Times New Roman"/>
                <w:color w:val="00B0F0"/>
                <w:sz w:val="18"/>
                <w:szCs w:val="18"/>
              </w:rPr>
              <w:t>1</w:t>
            </w:r>
            <w:ins w:id="17458" w:author="Xuning Wei12232" w:date="2026-07-27T22:18:00Z">
              <w:r w:rsidRPr="00BB7730">
                <w:rPr>
                  <w:rFonts w:ascii="Times New Roman" w:eastAsia="仿宋_GB2312" w:hAnsi="Times New Roman" w:cs="Times New Roman"/>
                  <w:color w:val="00B0F0"/>
                  <w:sz w:val="18"/>
                  <w:szCs w:val="18"/>
                  <w:rPrChange w:id="17459" w:author="Xuning Wei12232" w:date="2026-07-27T22:30:00Z">
                    <w:rPr>
                      <w:rFonts w:ascii="Times New Roman" w:eastAsia="仿宋_GB2312" w:hAnsi="Times New Roman" w:cs="Times New Roman"/>
                      <w:color w:val="0000FF"/>
                      <w:sz w:val="18"/>
                      <w:szCs w:val="18"/>
                    </w:rPr>
                  </w:rPrChange>
                </w:rPr>
                <w:t>~0.</w:t>
              </w:r>
            </w:ins>
            <w:r w:rsidRPr="00BB7730">
              <w:rPr>
                <w:rFonts w:ascii="Times New Roman" w:eastAsia="仿宋_GB2312" w:hAnsi="Times New Roman" w:cs="Times New Roman"/>
                <w:color w:val="00B0F0"/>
                <w:sz w:val="18"/>
                <w:szCs w:val="18"/>
              </w:rPr>
              <w:t>3</w:t>
            </w:r>
          </w:p>
          <w:p w14:paraId="0E71C2E3" w14:textId="0EA8A640" w:rsidR="00AC10FE" w:rsidRPr="00BB7730" w:rsidRDefault="00AC10FE" w:rsidP="00AC10FE">
            <w:pPr>
              <w:spacing w:line="240" w:lineRule="exact"/>
              <w:contextualSpacing/>
              <w:jc w:val="center"/>
              <w:rPr>
                <w:ins w:id="17460" w:author="Xuning Wei12232" w:date="2026-07-27T22:16:00Z"/>
                <w:rFonts w:ascii="Times New Roman" w:eastAsia="仿宋_GB2312" w:hAnsi="Times New Roman" w:cs="Times New Roman"/>
                <w:color w:val="00B0F0"/>
                <w:kern w:val="0"/>
                <w:sz w:val="18"/>
                <w:szCs w:val="18"/>
              </w:rPr>
            </w:pPr>
            <w:ins w:id="17461" w:author="Xuning Wei12232" w:date="2026-07-27T22:18:00Z">
              <w:r w:rsidRPr="00BB7730">
                <w:rPr>
                  <w:rFonts w:ascii="Times New Roman" w:eastAsia="仿宋_GB2312" w:hAnsi="Times New Roman" w:cs="Times New Roman"/>
                  <w:color w:val="00B0F0"/>
                  <w:sz w:val="18"/>
                  <w:szCs w:val="18"/>
                  <w:rPrChange w:id="17462" w:author="Xuning Wei12232" w:date="2026-07-27T22:30:00Z">
                    <w:rPr>
                      <w:rFonts w:ascii="Times New Roman" w:eastAsia="仿宋_GB2312" w:hAnsi="Times New Roman" w:cs="Times New Roman"/>
                      <w:color w:val="0000FF"/>
                      <w:sz w:val="18"/>
                      <w:szCs w:val="18"/>
                    </w:rPr>
                  </w:rPrChange>
                </w:rPr>
                <w:t>MPa</w:t>
              </w:r>
            </w:ins>
          </w:p>
        </w:tc>
        <w:tc>
          <w:tcPr>
            <w:tcW w:w="278" w:type="pct"/>
            <w:vAlign w:val="center"/>
            <w:tcPrChange w:id="17463" w:author="He Han" w:date="2026-10-27T17:54:00Z">
              <w:tcPr>
                <w:tcW w:w="226" w:type="pct"/>
                <w:gridSpan w:val="3"/>
                <w:vAlign w:val="center"/>
              </w:tcPr>
            </w:tcPrChange>
          </w:tcPr>
          <w:p w14:paraId="3D4E24AE" w14:textId="1C0E0D33" w:rsidR="00AC10FE" w:rsidRPr="00BB7730" w:rsidRDefault="00AC10FE" w:rsidP="00AC10FE">
            <w:pPr>
              <w:spacing w:line="240" w:lineRule="exact"/>
              <w:contextualSpacing/>
              <w:jc w:val="center"/>
              <w:rPr>
                <w:ins w:id="17464" w:author="Xuning Wei12232" w:date="2026-07-27T22:16:00Z"/>
                <w:rFonts w:ascii="Times New Roman" w:eastAsia="仿宋_GB2312" w:hAnsi="Times New Roman" w:cs="Times New Roman"/>
                <w:color w:val="auto"/>
                <w:kern w:val="0"/>
                <w:sz w:val="18"/>
                <w:szCs w:val="18"/>
              </w:rPr>
            </w:pPr>
            <w:ins w:id="17465" w:author="Xuning Wei12232" w:date="2026-07-27T22:18:00Z">
              <w:r w:rsidRPr="00BB7730">
                <w:rPr>
                  <w:rFonts w:ascii="Times New Roman" w:eastAsia="仿宋_GB2312" w:hAnsi="Times New Roman" w:cs="Times New Roman"/>
                  <w:color w:val="auto"/>
                  <w:kern w:val="0"/>
                  <w:sz w:val="18"/>
                  <w:szCs w:val="18"/>
                </w:rPr>
                <w:t>±0.0009</w:t>
              </w:r>
            </w:ins>
            <w:ins w:id="17466" w:author="Johan Granander" w:date="2026-07-28T13:52:00Z">
              <w:r w:rsidRPr="00BB7730">
                <w:rPr>
                  <w:rFonts w:ascii="Times New Roman" w:eastAsia="仿宋_GB2312" w:hAnsi="Times New Roman" w:cs="Times New Roman"/>
                  <w:color w:val="auto"/>
                  <w:kern w:val="0"/>
                  <w:sz w:val="18"/>
                  <w:szCs w:val="18"/>
                </w:rPr>
                <w:t xml:space="preserve"> </w:t>
              </w:r>
            </w:ins>
            <w:ins w:id="17467" w:author="Xuning Wei12232" w:date="2026-07-27T22:18:00Z">
              <w:r w:rsidRPr="00BB7730">
                <w:rPr>
                  <w:rFonts w:ascii="Times New Roman" w:eastAsia="仿宋_GB2312" w:hAnsi="Times New Roman" w:cs="Times New Roman"/>
                  <w:color w:val="auto"/>
                  <w:kern w:val="0"/>
                  <w:sz w:val="18"/>
                  <w:szCs w:val="18"/>
                </w:rPr>
                <w:t>MPa</w:t>
              </w:r>
            </w:ins>
          </w:p>
        </w:tc>
        <w:tc>
          <w:tcPr>
            <w:tcW w:w="2578" w:type="pct"/>
            <w:gridSpan w:val="3"/>
            <w:vAlign w:val="center"/>
            <w:tcPrChange w:id="17468" w:author="He Han" w:date="2026-10-27T17:54:00Z">
              <w:tcPr>
                <w:tcW w:w="2533" w:type="pct"/>
                <w:gridSpan w:val="7"/>
                <w:vAlign w:val="center"/>
              </w:tcPr>
            </w:tcPrChange>
          </w:tcPr>
          <w:p w14:paraId="4D98096B" w14:textId="1E35D49E" w:rsidR="00AC10FE" w:rsidRPr="00BB7730" w:rsidRDefault="00AC10FE" w:rsidP="00AC10FE">
            <w:pPr>
              <w:spacing w:line="240" w:lineRule="exact"/>
              <w:contextualSpacing/>
              <w:jc w:val="both"/>
              <w:rPr>
                <w:ins w:id="17469" w:author="Xuning Wei12232" w:date="2026-07-27T22:16:00Z"/>
                <w:rFonts w:ascii="Times New Roman" w:eastAsia="仿宋_GB2312" w:hAnsi="Times New Roman" w:cs="Times New Roman"/>
                <w:color w:val="auto"/>
                <w:sz w:val="18"/>
                <w:szCs w:val="18"/>
                <w:lang w:eastAsia="zh-CN"/>
              </w:rPr>
            </w:pPr>
            <w:ins w:id="17470" w:author="Xuning Wei12232" w:date="2026-07-27T22:19:00Z">
              <w:r w:rsidRPr="00BB7730">
                <w:rPr>
                  <w:rFonts w:ascii="Times New Roman" w:eastAsia="仿宋_GB2312" w:hAnsi="Times New Roman" w:cs="Times New Roman"/>
                  <w:color w:val="auto"/>
                  <w:sz w:val="18"/>
                  <w:szCs w:val="18"/>
                  <w:lang w:eastAsia="zh-CN"/>
                  <w:rPrChange w:id="17471" w:author="Xuning Wei12232" w:date="2026-07-27T22:30:00Z">
                    <w:rPr>
                      <w:rFonts w:ascii="Times New Roman" w:eastAsia="仿宋_GB2312" w:hAnsi="Times New Roman" w:cs="Times New Roman"/>
                      <w:color w:val="0000FF"/>
                      <w:sz w:val="18"/>
                      <w:szCs w:val="18"/>
                      <w:lang w:eastAsia="zh-CN"/>
                    </w:rPr>
                  </w:rPrChange>
                </w:rPr>
                <w:t>The process has no pressure requirements. The equipment pressure is controlled by the DCS system with a set pressure value of 0.005 MPa. The pressure inside the reactor is automatically regulated via valves and pressure interlocks.</w:t>
              </w:r>
            </w:ins>
          </w:p>
        </w:tc>
        <w:tc>
          <w:tcPr>
            <w:tcW w:w="226" w:type="pct"/>
            <w:vAlign w:val="center"/>
            <w:tcPrChange w:id="17472" w:author="He Han" w:date="2026-10-27T17:54:00Z">
              <w:tcPr>
                <w:tcW w:w="226" w:type="pct"/>
                <w:gridSpan w:val="2"/>
                <w:vAlign w:val="center"/>
              </w:tcPr>
            </w:tcPrChange>
          </w:tcPr>
          <w:p w14:paraId="5CAE2337" w14:textId="2EF461BA" w:rsidR="00AC10FE" w:rsidRPr="00BB7730" w:rsidRDefault="00AC10FE" w:rsidP="00AC10FE">
            <w:pPr>
              <w:spacing w:line="240" w:lineRule="exact"/>
              <w:contextualSpacing/>
              <w:jc w:val="center"/>
              <w:rPr>
                <w:ins w:id="17473" w:author="Xuning Wei12232" w:date="2026-07-27T22:16:00Z"/>
                <w:rFonts w:ascii="Times New Roman" w:eastAsia="仿宋_GB2312" w:hAnsi="Times New Roman" w:cs="Times New Roman"/>
                <w:color w:val="auto"/>
                <w:sz w:val="18"/>
                <w:szCs w:val="18"/>
                <w:lang w:eastAsia="zh-CN"/>
              </w:rPr>
            </w:pPr>
            <w:ins w:id="17474" w:author="Xuning Wei12232" w:date="2026-07-27T22:20:00Z">
              <w:del w:id="17475" w:author="He Han" w:date="2026-10-22T20:55:00Z">
                <w:r w:rsidRPr="00BB7730" w:rsidDel="002D5485">
                  <w:rPr>
                    <w:rFonts w:ascii="Times New Roman" w:eastAsia="仿宋_GB2312" w:hAnsi="Times New Roman" w:cs="Times New Roman"/>
                    <w:color w:val="auto"/>
                    <w:sz w:val="18"/>
                    <w:szCs w:val="18"/>
                    <w:lang w:eastAsia="zh-CN"/>
                    <w:rPrChange w:id="17476" w:author="Xuning Wei12232" w:date="2026-07-27T22:30:00Z">
                      <w:rPr>
                        <w:rFonts w:ascii="Times New Roman" w:eastAsia="仿宋_GB2312" w:hAnsi="Times New Roman" w:cs="Times New Roman"/>
                        <w:color w:val="0000FF"/>
                        <w:sz w:val="18"/>
                        <w:szCs w:val="18"/>
                        <w:lang w:eastAsia="zh-CN"/>
                      </w:rPr>
                    </w:rPrChange>
                  </w:rPr>
                  <w:delText>Yes</w:delText>
                </w:r>
              </w:del>
            </w:ins>
            <w:ins w:id="17477" w:author="He Han" w:date="2026-10-22T20:55:00Z">
              <w:r w:rsidRPr="00BB7730">
                <w:rPr>
                  <w:rFonts w:ascii="Times New Roman" w:eastAsia="仿宋_GB2312" w:hAnsi="Times New Roman" w:cs="Times New Roman"/>
                  <w:color w:val="auto"/>
                  <w:sz w:val="18"/>
                  <w:szCs w:val="18"/>
                  <w:lang w:eastAsia="zh-CN"/>
                </w:rPr>
                <w:t>N/A</w:t>
              </w:r>
            </w:ins>
          </w:p>
        </w:tc>
        <w:tc>
          <w:tcPr>
            <w:tcW w:w="252" w:type="pct"/>
            <w:vAlign w:val="center"/>
            <w:tcPrChange w:id="17478" w:author="He Han" w:date="2026-10-27T17:54:00Z">
              <w:tcPr>
                <w:tcW w:w="253" w:type="pct"/>
                <w:gridSpan w:val="2"/>
                <w:vAlign w:val="center"/>
              </w:tcPr>
            </w:tcPrChange>
          </w:tcPr>
          <w:p w14:paraId="1F89CA8D" w14:textId="3D383BB1" w:rsidR="00AC10FE" w:rsidRPr="00BB7730" w:rsidRDefault="00AC10FE" w:rsidP="00AC10FE">
            <w:pPr>
              <w:spacing w:line="240" w:lineRule="exact"/>
              <w:contextualSpacing/>
              <w:jc w:val="center"/>
              <w:rPr>
                <w:ins w:id="17479" w:author="Xuning Wei12232" w:date="2026-07-27T22:16:00Z"/>
                <w:rFonts w:ascii="Times New Roman" w:eastAsia="仿宋_GB2312" w:hAnsi="Times New Roman" w:cs="Times New Roman"/>
                <w:color w:val="auto"/>
                <w:sz w:val="18"/>
                <w:szCs w:val="18"/>
                <w:lang w:eastAsia="zh-CN"/>
              </w:rPr>
            </w:pPr>
            <w:ins w:id="17480" w:author="Xuning Wei12232" w:date="2026-07-27T22:20:00Z">
              <w:del w:id="17481" w:author="He Han" w:date="2026-10-22T20:55:00Z">
                <w:r w:rsidRPr="00BB7730" w:rsidDel="002D5485">
                  <w:rPr>
                    <w:rFonts w:ascii="Times New Roman" w:eastAsia="仿宋_GB2312" w:hAnsi="Times New Roman" w:cs="Times New Roman"/>
                    <w:color w:val="auto"/>
                    <w:sz w:val="18"/>
                    <w:szCs w:val="18"/>
                    <w:lang w:eastAsia="zh-CN"/>
                    <w:rPrChange w:id="17482" w:author="Xuning Wei12232" w:date="2026-07-27T22:30:00Z">
                      <w:rPr>
                        <w:rFonts w:ascii="Times New Roman" w:eastAsia="仿宋_GB2312" w:hAnsi="Times New Roman" w:cs="Times New Roman"/>
                        <w:color w:val="0000FF"/>
                        <w:sz w:val="18"/>
                        <w:szCs w:val="18"/>
                        <w:lang w:eastAsia="zh-CN"/>
                      </w:rPr>
                    </w:rPrChange>
                  </w:rPr>
                  <w:delText>Yes</w:delText>
                </w:r>
              </w:del>
            </w:ins>
            <w:ins w:id="17483" w:author="He Han" w:date="2026-10-22T20:55:00Z">
              <w:r w:rsidRPr="00BB7730">
                <w:rPr>
                  <w:rFonts w:ascii="Times New Roman" w:eastAsia="仿宋_GB2312" w:hAnsi="Times New Roman" w:cs="Times New Roman"/>
                  <w:color w:val="auto"/>
                  <w:sz w:val="18"/>
                  <w:szCs w:val="18"/>
                  <w:lang w:eastAsia="zh-CN"/>
                </w:rPr>
                <w:t>N/A</w:t>
              </w:r>
            </w:ins>
          </w:p>
        </w:tc>
      </w:tr>
    </w:tbl>
    <w:p w14:paraId="4EB89E0F" w14:textId="38C9C9A6" w:rsidR="005A09E0" w:rsidRPr="00BB7730" w:rsidRDefault="00010358">
      <w:pPr>
        <w:snapToGrid w:val="0"/>
        <w:rPr>
          <w:rFonts w:ascii="Times New Roman" w:eastAsia="仿宋_GB2312" w:hAnsi="Times New Roman" w:cs="Times New Roman"/>
          <w:i/>
          <w:color w:val="7030A0"/>
          <w:sz w:val="18"/>
          <w:szCs w:val="18"/>
          <w:lang w:eastAsia="zh-CN"/>
        </w:rPr>
      </w:pPr>
      <w:r w:rsidRPr="00BB7730">
        <w:rPr>
          <w:rFonts w:ascii="Times New Roman" w:eastAsia="仿宋_GB2312" w:hAnsi="Times New Roman" w:cs="Times New Roman"/>
          <w:i/>
          <w:color w:val="7030A0"/>
          <w:sz w:val="18"/>
          <w:szCs w:val="18"/>
          <w:lang w:eastAsia="zh-CN"/>
        </w:rPr>
        <w:t xml:space="preserve">Note: </w:t>
      </w:r>
      <w:r w:rsidRPr="00BB7730">
        <w:rPr>
          <w:rFonts w:ascii="Times New Roman" w:eastAsia="仿宋_GB2312" w:hAnsi="Times New Roman" w:cs="Times New Roman"/>
          <w:i/>
          <w:color w:val="auto"/>
          <w:sz w:val="18"/>
          <w:szCs w:val="18"/>
          <w:lang w:eastAsia="zh-CN"/>
        </w:rPr>
        <w:t xml:space="preserve">Calculation of temperature Accuracy = Signal transform accuracy + sensor accuracy = 0.5%* range of gauge + [0.6 </w:t>
      </w:r>
      <w:r w:rsidRPr="00BB7730">
        <w:rPr>
          <w:rFonts w:ascii="Times New Roman" w:eastAsia="仿宋_GB2312" w:hAnsi="Times New Roman" w:cs="Times New Roman"/>
          <w:i/>
          <w:color w:val="auto"/>
          <w:sz w:val="18"/>
          <w:szCs w:val="18"/>
        </w:rPr>
        <w:t>°C</w:t>
      </w:r>
      <w:r w:rsidRPr="00BB7730">
        <w:rPr>
          <w:rFonts w:ascii="Times New Roman" w:eastAsia="仿宋_GB2312" w:hAnsi="Times New Roman" w:cs="Times New Roman"/>
          <w:i/>
          <w:color w:val="auto"/>
          <w:sz w:val="18"/>
          <w:szCs w:val="18"/>
          <w:lang w:eastAsia="zh-CN"/>
        </w:rPr>
        <w:t xml:space="preserve"> +0.010*testing temperature] (based on Grade C gauge);</w:t>
      </w:r>
    </w:p>
    <w:p w14:paraId="0EA49534" w14:textId="3BA77EEC" w:rsidR="00813D53" w:rsidRPr="00BB7730" w:rsidRDefault="00010358">
      <w:pPr>
        <w:snapToGrid w:val="0"/>
        <w:rPr>
          <w:rFonts w:ascii="Times New Roman" w:eastAsia="仿宋_GB2312" w:hAnsi="Times New Roman" w:cs="Times New Roman"/>
          <w:i/>
          <w:color w:val="auto"/>
          <w:kern w:val="0"/>
          <w:sz w:val="18"/>
          <w:szCs w:val="18"/>
        </w:rPr>
      </w:pPr>
      <w:r w:rsidRPr="00BB7730">
        <w:rPr>
          <w:rFonts w:ascii="Times New Roman" w:eastAsia="仿宋_GB2312" w:hAnsi="Times New Roman" w:cs="Times New Roman"/>
          <w:i/>
          <w:color w:val="auto"/>
          <w:sz w:val="18"/>
          <w:szCs w:val="18"/>
          <w:lang w:eastAsia="zh-CN"/>
        </w:rPr>
        <w:t xml:space="preserve">Calculation of pressure Accuracy = 0.5%* range of gauge; </w:t>
      </w:r>
      <w:r w:rsidRPr="00BB7730">
        <w:rPr>
          <w:rFonts w:ascii="Times New Roman" w:eastAsia="仿宋_GB2312" w:hAnsi="Times New Roman" w:cs="Times New Roman"/>
          <w:i/>
          <w:color w:val="auto"/>
          <w:kern w:val="0"/>
          <w:sz w:val="18"/>
          <w:szCs w:val="18"/>
        </w:rPr>
        <w:t>Agitator speed accuracy = ±2r/min.</w:t>
      </w:r>
    </w:p>
    <w:p w14:paraId="5AFC945A" w14:textId="77777777" w:rsidR="00813D53" w:rsidRPr="00BB7730" w:rsidRDefault="00010358">
      <w:pPr>
        <w:snapToGrid w:val="0"/>
        <w:rPr>
          <w:rFonts w:ascii="Times New Roman" w:eastAsia="仿宋_GB2312" w:hAnsi="Times New Roman" w:cs="Times New Roman"/>
          <w:i/>
          <w:color w:val="auto"/>
          <w:sz w:val="18"/>
          <w:szCs w:val="18"/>
          <w:lang w:eastAsia="zh-CN"/>
        </w:rPr>
      </w:pPr>
      <w:r w:rsidRPr="00BB7730">
        <w:rPr>
          <w:rFonts w:ascii="Times New Roman" w:eastAsia="仿宋_GB2312" w:hAnsi="Times New Roman" w:cs="Times New Roman"/>
          <w:i/>
          <w:color w:val="auto"/>
          <w:sz w:val="18"/>
          <w:szCs w:val="18"/>
          <w:lang w:eastAsia="zh-CN"/>
        </w:rPr>
        <w:t>1) High boundary of PAR- High boundary of MOR ≥Accuracy</w:t>
      </w:r>
      <w:r w:rsidRPr="00BB7730">
        <w:rPr>
          <w:rFonts w:ascii="Times New Roman" w:eastAsia="仿宋_GB2312" w:hAnsi="Times New Roman" w:cs="Times New Roman"/>
          <w:i/>
          <w:color w:val="auto"/>
          <w:sz w:val="18"/>
          <w:szCs w:val="18"/>
          <w:lang w:eastAsia="zh-CN"/>
        </w:rPr>
        <w:t>，</w:t>
      </w:r>
      <w:r w:rsidRPr="00BB7730">
        <w:rPr>
          <w:rFonts w:ascii="Times New Roman" w:eastAsia="仿宋_GB2312" w:hAnsi="Times New Roman" w:cs="Times New Roman"/>
          <w:i/>
          <w:color w:val="auto"/>
          <w:sz w:val="18"/>
          <w:szCs w:val="18"/>
          <w:lang w:eastAsia="zh-CN"/>
        </w:rPr>
        <w:t>so the risk is relatively low.</w:t>
      </w:r>
    </w:p>
    <w:p w14:paraId="328945C1" w14:textId="7EDE969C" w:rsidR="00813D53" w:rsidRPr="00BB7730" w:rsidRDefault="00010358">
      <w:pPr>
        <w:snapToGrid w:val="0"/>
        <w:rPr>
          <w:rFonts w:ascii="Times New Roman" w:eastAsia="仿宋_GB2312" w:hAnsi="Times New Roman" w:cs="Times New Roman"/>
          <w:i/>
          <w:color w:val="auto"/>
          <w:sz w:val="18"/>
          <w:szCs w:val="18"/>
          <w:lang w:eastAsia="zh-CN"/>
        </w:rPr>
      </w:pPr>
      <w:r w:rsidRPr="00BB7730">
        <w:rPr>
          <w:rFonts w:ascii="Times New Roman" w:eastAsia="仿宋_GB2312" w:hAnsi="Times New Roman" w:cs="Times New Roman"/>
          <w:i/>
          <w:color w:val="auto"/>
          <w:sz w:val="18"/>
          <w:szCs w:val="18"/>
          <w:lang w:eastAsia="zh-CN"/>
        </w:rPr>
        <w:t>2) The over temperature alarm limit for this operation is 14 ° C, Low boundary of PAR- Over temperature alarm limit ≥Accuracy</w:t>
      </w:r>
      <w:r w:rsidRPr="00BB7730">
        <w:rPr>
          <w:rFonts w:ascii="Times New Roman" w:eastAsia="仿宋_GB2312" w:hAnsi="Times New Roman" w:cs="Times New Roman"/>
          <w:i/>
          <w:color w:val="auto"/>
          <w:sz w:val="18"/>
          <w:szCs w:val="18"/>
          <w:lang w:eastAsia="zh-CN"/>
        </w:rPr>
        <w:t>，</w:t>
      </w:r>
      <w:r w:rsidRPr="00BB7730">
        <w:rPr>
          <w:rFonts w:ascii="Times New Roman" w:eastAsia="仿宋_GB2312" w:hAnsi="Times New Roman" w:cs="Times New Roman"/>
          <w:i/>
          <w:color w:val="auto"/>
          <w:sz w:val="18"/>
          <w:szCs w:val="18"/>
          <w:lang w:eastAsia="zh-CN"/>
        </w:rPr>
        <w:t>so the risk is relatively low.</w:t>
      </w:r>
    </w:p>
    <w:p w14:paraId="3C44E65E" w14:textId="6C5BDEF9" w:rsidR="004F00DC" w:rsidRPr="00BB7730" w:rsidDel="00FD0C0F" w:rsidRDefault="004F00DC">
      <w:pPr>
        <w:snapToGrid w:val="0"/>
        <w:rPr>
          <w:del w:id="17484" w:author="Xuning Wei12232" w:date="2026-07-27T23:37:00Z"/>
          <w:rFonts w:ascii="Times New Roman" w:eastAsia="仿宋_GB2312" w:hAnsi="Times New Roman" w:cs="Times New Roman"/>
          <w:i/>
          <w:color w:val="auto"/>
          <w:sz w:val="18"/>
          <w:szCs w:val="18"/>
          <w:lang w:eastAsia="zh-CN"/>
        </w:rPr>
      </w:pPr>
      <w:r w:rsidRPr="00BB7730">
        <w:rPr>
          <w:rFonts w:ascii="Times New Roman" w:eastAsia="仿宋_GB2312" w:hAnsi="Times New Roman" w:cs="Times New Roman"/>
          <w:i/>
          <w:color w:val="auto"/>
          <w:kern w:val="0"/>
          <w:sz w:val="18"/>
          <w:szCs w:val="18"/>
        </w:rPr>
        <w:t xml:space="preserve">Note: </w:t>
      </w:r>
      <w:ins w:id="17485" w:author="Xuning Wei12232" w:date="2026-07-27T23:38:00Z">
        <w:r w:rsidR="00FD0C0F" w:rsidRPr="00BB7730">
          <w:rPr>
            <w:rFonts w:ascii="Times New Roman" w:eastAsia="仿宋_GB2312" w:hAnsi="Times New Roman" w:cs="Times New Roman"/>
            <w:color w:val="0000FF"/>
            <w:sz w:val="18"/>
            <w:szCs w:val="18"/>
            <w:lang w:eastAsia="zh-CN"/>
          </w:rPr>
          <w:t>* Note: Weighing shall be carried out in batches, and the weighing range for each batch shall be kept within the qualified ranges. Each bag shall be subpackaged within a weight range of 1.00~25.00</w:t>
        </w:r>
      </w:ins>
      <w:del w:id="17486" w:author="Xuning Wei12232" w:date="2026-07-27T23:37:00Z">
        <w:r w:rsidR="00696916" w:rsidRPr="00BB7730" w:rsidDel="00FD0C0F">
          <w:rPr>
            <w:rFonts w:ascii="Times New Roman" w:eastAsia="仿宋_GB2312" w:hAnsi="Times New Roman" w:cs="Times New Roman"/>
            <w:i/>
            <w:color w:val="auto"/>
            <w:kern w:val="0"/>
            <w:sz w:val="18"/>
            <w:szCs w:val="18"/>
          </w:rPr>
          <w:delText>*</w:delText>
        </w:r>
        <w:r w:rsidR="00696916" w:rsidRPr="00BB7730" w:rsidDel="00FD0C0F">
          <w:rPr>
            <w:rFonts w:ascii="Times New Roman" w:eastAsia="仿宋_GB2312" w:hAnsi="Times New Roman" w:cs="Times New Roman"/>
            <w:i/>
            <w:color w:val="auto"/>
            <w:sz w:val="18"/>
            <w:szCs w:val="18"/>
            <w:lang w:eastAsia="zh-CN"/>
          </w:rPr>
          <w:delText xml:space="preserve"> Charging </w:delText>
        </w:r>
        <w:r w:rsidR="00F2636F" w:rsidRPr="00BB7730" w:rsidDel="00FD0C0F">
          <w:rPr>
            <w:rFonts w:ascii="Times New Roman" w:eastAsia="仿宋_GB2312" w:hAnsi="Times New Roman" w:cs="Times New Roman"/>
            <w:i/>
            <w:color w:val="auto"/>
            <w:sz w:val="18"/>
            <w:szCs w:val="18"/>
            <w:lang w:eastAsia="zh-CN"/>
          </w:rPr>
          <w:delText>accuracy of DMF is ≤</w:delText>
        </w:r>
        <w:r w:rsidRPr="00BB7730" w:rsidDel="00FD0C0F">
          <w:rPr>
            <w:rFonts w:ascii="Times New Roman" w:eastAsia="仿宋_GB2312" w:hAnsi="Times New Roman" w:cs="Times New Roman"/>
            <w:i/>
            <w:color w:val="auto"/>
            <w:sz w:val="18"/>
            <w:szCs w:val="18"/>
            <w:lang w:eastAsia="zh-CN"/>
          </w:rPr>
          <w:delText>2kg when the charging amount is more than or equal to 5kg and less than 70kg;</w:delText>
        </w:r>
        <w:r w:rsidRPr="00BB7730" w:rsidDel="00FD0C0F">
          <w:rPr>
            <w:rFonts w:ascii="Times New Roman" w:eastAsia="仿宋_GB2312" w:hAnsi="Times New Roman" w:cs="Times New Roman"/>
            <w:i/>
            <w:color w:val="auto"/>
            <w:sz w:val="18"/>
            <w:szCs w:val="18"/>
            <w:lang w:eastAsia="zh-CN"/>
          </w:rPr>
          <w:br/>
        </w:r>
        <w:r w:rsidR="00696916" w:rsidRPr="00BB7730" w:rsidDel="00FD0C0F">
          <w:rPr>
            <w:rFonts w:ascii="Times New Roman" w:eastAsia="仿宋_GB2312" w:hAnsi="Times New Roman" w:cs="Times New Roman"/>
            <w:i/>
            <w:color w:val="auto"/>
            <w:kern w:val="0"/>
            <w:sz w:val="18"/>
            <w:szCs w:val="18"/>
          </w:rPr>
          <w:delText>*</w:delText>
        </w:r>
        <w:r w:rsidRPr="00BB7730" w:rsidDel="00FD0C0F">
          <w:rPr>
            <w:rFonts w:ascii="Times New Roman" w:eastAsia="仿宋_GB2312" w:hAnsi="Times New Roman" w:cs="Times New Roman"/>
            <w:i/>
            <w:color w:val="auto"/>
            <w:sz w:val="18"/>
            <w:szCs w:val="18"/>
            <w:lang w:eastAsia="zh-CN"/>
          </w:rPr>
          <w:delText>Charging accuracy of DMF is</w:delText>
        </w:r>
        <w:r w:rsidR="00F2636F" w:rsidRPr="00BB7730" w:rsidDel="00FD0C0F">
          <w:rPr>
            <w:rFonts w:ascii="Times New Roman" w:eastAsia="仿宋_GB2312" w:hAnsi="Times New Roman" w:cs="Times New Roman"/>
            <w:i/>
            <w:color w:val="auto"/>
            <w:sz w:val="18"/>
            <w:szCs w:val="18"/>
            <w:lang w:eastAsia="zh-CN"/>
          </w:rPr>
          <w:delText>≤</w:delText>
        </w:r>
        <w:r w:rsidRPr="00BB7730" w:rsidDel="00FD0C0F">
          <w:rPr>
            <w:rFonts w:ascii="Times New Roman" w:eastAsia="仿宋_GB2312" w:hAnsi="Times New Roman" w:cs="Times New Roman"/>
            <w:i/>
            <w:color w:val="auto"/>
            <w:sz w:val="18"/>
            <w:szCs w:val="18"/>
            <w:lang w:eastAsia="zh-CN"/>
          </w:rPr>
          <w:delText>3% when the charging amount is more than 70kg.</w:delText>
        </w:r>
      </w:del>
    </w:p>
    <w:p w14:paraId="3F938494" w14:textId="60D059E0" w:rsidR="00696916" w:rsidRPr="00BB7730" w:rsidRDefault="00696916">
      <w:pPr>
        <w:snapToGrid w:val="0"/>
        <w:rPr>
          <w:ins w:id="17487" w:author="Xuning Wei12232" w:date="2026-07-27T22:59:00Z"/>
          <w:rFonts w:ascii="Times New Roman" w:eastAsia="仿宋_GB2312" w:hAnsi="Times New Roman" w:cs="Times New Roman"/>
          <w:i/>
          <w:color w:val="auto"/>
          <w:sz w:val="18"/>
          <w:szCs w:val="18"/>
          <w:lang w:eastAsia="zh-CN"/>
        </w:rPr>
      </w:pPr>
      <w:del w:id="17488" w:author="Xuning Wei12232" w:date="2026-07-27T23:37:00Z">
        <w:r w:rsidRPr="00BB7730" w:rsidDel="00FD0C0F">
          <w:rPr>
            <w:rFonts w:ascii="Times New Roman" w:eastAsia="仿宋_GB2312" w:hAnsi="Times New Roman" w:cs="Times New Roman"/>
            <w:i/>
            <w:color w:val="auto"/>
            <w:kern w:val="0"/>
            <w:sz w:val="18"/>
            <w:szCs w:val="18"/>
          </w:rPr>
          <w:delText>**</w:delText>
        </w:r>
        <w:r w:rsidRPr="00BB7730" w:rsidDel="00FD0C0F">
          <w:rPr>
            <w:rFonts w:ascii="Times New Roman" w:eastAsia="仿宋_GB2312" w:hAnsi="Times New Roman" w:cs="Times New Roman"/>
            <w:i/>
            <w:color w:val="auto"/>
            <w:sz w:val="18"/>
            <w:szCs w:val="18"/>
            <w:lang w:eastAsia="zh-CN"/>
          </w:rPr>
          <w:delText xml:space="preserve"> Charging accuracy of DMF is ≤2kg when the charging amount is more than or equal to 10kg and less than 70kg;</w:delText>
        </w:r>
        <w:r w:rsidRPr="00BB7730" w:rsidDel="00FD0C0F">
          <w:rPr>
            <w:rFonts w:ascii="Times New Roman" w:eastAsia="仿宋_GB2312" w:hAnsi="Times New Roman" w:cs="Times New Roman"/>
            <w:i/>
            <w:color w:val="auto"/>
            <w:sz w:val="18"/>
            <w:szCs w:val="18"/>
            <w:lang w:eastAsia="zh-CN"/>
          </w:rPr>
          <w:br/>
        </w:r>
        <w:r w:rsidRPr="00BB7730" w:rsidDel="00FD0C0F">
          <w:rPr>
            <w:rFonts w:ascii="Times New Roman" w:eastAsia="仿宋_GB2312" w:hAnsi="Times New Roman" w:cs="Times New Roman"/>
            <w:i/>
            <w:color w:val="auto"/>
            <w:kern w:val="0"/>
            <w:sz w:val="18"/>
            <w:szCs w:val="18"/>
          </w:rPr>
          <w:delText>**</w:delText>
        </w:r>
        <w:r w:rsidRPr="00BB7730" w:rsidDel="00FD0C0F">
          <w:rPr>
            <w:rFonts w:ascii="Times New Roman" w:eastAsia="仿宋_GB2312" w:hAnsi="Times New Roman" w:cs="Times New Roman"/>
            <w:i/>
            <w:color w:val="auto"/>
            <w:sz w:val="18"/>
            <w:szCs w:val="18"/>
            <w:lang w:eastAsia="zh-CN"/>
          </w:rPr>
          <w:delText>Charging accuracy of DMF is≤3% when the charging amount is more than 70kg.</w:delText>
        </w:r>
      </w:del>
    </w:p>
    <w:p w14:paraId="211337C8" w14:textId="59AA57AD" w:rsidR="007A76FC" w:rsidRPr="00BB7730" w:rsidRDefault="007A76FC">
      <w:pPr>
        <w:snapToGrid w:val="0"/>
        <w:rPr>
          <w:rFonts w:ascii="Times New Roman" w:eastAsia="仿宋_GB2312" w:hAnsi="Times New Roman" w:cs="Times New Roman"/>
          <w:i/>
          <w:color w:val="auto"/>
          <w:sz w:val="18"/>
          <w:szCs w:val="18"/>
          <w:lang w:eastAsia="zh-CN"/>
        </w:rPr>
      </w:pPr>
      <w:ins w:id="17489" w:author="Xuning Wei12232" w:date="2026-07-27T22:59:00Z">
        <w:r w:rsidRPr="00BB7730">
          <w:rPr>
            <w:rFonts w:ascii="Times New Roman" w:eastAsia="仿宋_GB2312" w:hAnsi="Times New Roman" w:cs="Times New Roman"/>
            <w:color w:val="0000FF"/>
            <w:sz w:val="18"/>
            <w:szCs w:val="18"/>
            <w:lang w:eastAsia="zh-CN"/>
          </w:rPr>
          <w:t>*</w:t>
        </w:r>
      </w:ins>
      <w:ins w:id="17490" w:author="Xuning Wei12232" w:date="2026-07-27T23:38:00Z">
        <w:r w:rsidR="00FD0C0F" w:rsidRPr="00BB7730">
          <w:rPr>
            <w:rFonts w:ascii="Times New Roman" w:eastAsia="仿宋_GB2312" w:hAnsi="Times New Roman" w:cs="Times New Roman"/>
            <w:color w:val="0000FF"/>
            <w:sz w:val="18"/>
            <w:szCs w:val="18"/>
            <w:lang w:eastAsia="zh-CN"/>
          </w:rPr>
          <w:t>* Note: The charging range each drum is between 2.00~ 170.00 kg.</w:t>
        </w:r>
      </w:ins>
    </w:p>
    <w:p w14:paraId="3DE2466A" w14:textId="17D8863C" w:rsidR="00DC63D8" w:rsidRPr="00BB7730" w:rsidRDefault="00010358">
      <w:pPr>
        <w:snapToGrid w:val="0"/>
        <w:spacing w:beforeLines="50" w:before="120" w:afterLines="50" w:after="120"/>
        <w:rPr>
          <w:rFonts w:ascii="Times New Roman" w:eastAsia="仿宋_GB2312" w:hAnsi="Times New Roman" w:cs="Times New Roman"/>
          <w:color w:val="auto"/>
          <w:sz w:val="20"/>
          <w:szCs w:val="20"/>
          <w:lang w:eastAsia="zh-CN"/>
        </w:rPr>
        <w:sectPr w:rsidR="00DC63D8" w:rsidRPr="00BB7730" w:rsidSect="005E6318">
          <w:pgSz w:w="16839" w:h="11907" w:orient="landscape"/>
          <w:pgMar w:top="720" w:right="1077" w:bottom="720" w:left="1440" w:header="720" w:footer="720" w:gutter="0"/>
          <w:cols w:space="720"/>
          <w:docGrid w:linePitch="360"/>
        </w:sectPr>
      </w:pPr>
      <w:r w:rsidRPr="00BB7730">
        <w:rPr>
          <w:rFonts w:ascii="Times New Roman" w:eastAsia="仿宋_GB2312" w:hAnsi="Times New Roman" w:cs="Times New Roman"/>
          <w:color w:val="auto"/>
          <w:sz w:val="20"/>
          <w:szCs w:val="20"/>
        </w:rPr>
        <w:t xml:space="preserve">Conclusion: The normal operation ranges of </w:t>
      </w:r>
      <w:ins w:id="17491" w:author="Johan Granander" w:date="2026-05-04T11:58:00Z">
        <w:r w:rsidR="0051195D" w:rsidRPr="00BB7730">
          <w:rPr>
            <w:rFonts w:ascii="Times New Roman" w:eastAsia="仿宋_GB2312" w:hAnsi="Times New Roman" w:cs="Times New Roman"/>
            <w:color w:val="auto"/>
            <w:sz w:val="20"/>
            <w:szCs w:val="20"/>
          </w:rPr>
          <w:t xml:space="preserve">the </w:t>
        </w:r>
      </w:ins>
      <w:r w:rsidRPr="00BB7730">
        <w:rPr>
          <w:rFonts w:ascii="Times New Roman" w:eastAsia="仿宋_GB2312" w:hAnsi="Times New Roman" w:cs="Times New Roman"/>
          <w:color w:val="auto"/>
          <w:sz w:val="20"/>
          <w:szCs w:val="20"/>
        </w:rPr>
        <w:t xml:space="preserve">process are within the qualified ranges </w:t>
      </w:r>
      <w:ins w:id="17492" w:author="Johan Granander" w:date="2026-05-04T11:58:00Z">
        <w:r w:rsidR="0051195D" w:rsidRPr="00BB7730">
          <w:rPr>
            <w:rFonts w:ascii="Times New Roman" w:eastAsia="仿宋_GB2312" w:hAnsi="Times New Roman" w:cs="Times New Roman"/>
            <w:color w:val="auto"/>
            <w:sz w:val="20"/>
            <w:szCs w:val="20"/>
          </w:rPr>
          <w:t xml:space="preserve">and </w:t>
        </w:r>
      </w:ins>
      <w:r w:rsidRPr="00BB7730">
        <w:rPr>
          <w:rFonts w:ascii="Times New Roman" w:eastAsia="仿宋_GB2312" w:hAnsi="Times New Roman" w:cs="Times New Roman"/>
          <w:color w:val="auto"/>
          <w:sz w:val="20"/>
          <w:szCs w:val="20"/>
        </w:rPr>
        <w:t>can meet the process requireme</w:t>
      </w:r>
      <w:ins w:id="17493" w:author="Johan Granander" w:date="2026-05-04T11:58:00Z">
        <w:r w:rsidR="0051195D" w:rsidRPr="00BB7730">
          <w:rPr>
            <w:rFonts w:ascii="Times New Roman" w:eastAsia="仿宋_GB2312" w:hAnsi="Times New Roman" w:cs="Times New Roman"/>
            <w:color w:val="auto"/>
            <w:sz w:val="20"/>
            <w:szCs w:val="20"/>
          </w:rPr>
          <w:t>nts.</w:t>
        </w:r>
      </w:ins>
    </w:p>
    <w:p w14:paraId="6B6FD560" w14:textId="36321013" w:rsidR="00DD767F" w:rsidRPr="00BB7730" w:rsidDel="00C66CB4" w:rsidRDefault="00DD767F" w:rsidP="00DC63D8">
      <w:pPr>
        <w:rPr>
          <w:del w:id="17494" w:author="He Han" w:date="2026-10-13T14:19:00Z"/>
          <w:rFonts w:ascii="Times New Roman" w:hAnsi="Times New Roman" w:cs="Times New Roman"/>
          <w:lang w:eastAsia="zh-CN"/>
        </w:rPr>
      </w:pPr>
      <w:bookmarkStart w:id="17495" w:name="_Toc243321811"/>
      <w:bookmarkStart w:id="17496" w:name="_Toc243321851"/>
      <w:bookmarkStart w:id="17497" w:name="_Toc243322042"/>
      <w:bookmarkStart w:id="17498" w:name="_Toc243322399"/>
      <w:bookmarkStart w:id="17499" w:name="_Toc243487852"/>
      <w:bookmarkStart w:id="17500" w:name="_Toc243487867"/>
      <w:bookmarkStart w:id="17501" w:name="_Toc243488719"/>
      <w:bookmarkStart w:id="17502" w:name="_Toc243489245"/>
      <w:bookmarkStart w:id="17503" w:name="_Toc243494769"/>
      <w:bookmarkStart w:id="17504" w:name="_Toc243495133"/>
      <w:bookmarkStart w:id="17505" w:name="_Toc243495333"/>
      <w:bookmarkStart w:id="17506" w:name="_Toc243495509"/>
      <w:bookmarkStart w:id="17507" w:name="_Toc243495685"/>
      <w:bookmarkStart w:id="17508" w:name="_Toc243495861"/>
      <w:bookmarkEnd w:id="17495"/>
      <w:bookmarkEnd w:id="17496"/>
      <w:bookmarkEnd w:id="17497"/>
      <w:bookmarkEnd w:id="17498"/>
      <w:bookmarkEnd w:id="17499"/>
      <w:bookmarkEnd w:id="17500"/>
      <w:bookmarkEnd w:id="17501"/>
      <w:bookmarkEnd w:id="17502"/>
      <w:bookmarkEnd w:id="17503"/>
      <w:bookmarkEnd w:id="17504"/>
      <w:bookmarkEnd w:id="17505"/>
      <w:bookmarkEnd w:id="17506"/>
      <w:bookmarkEnd w:id="17507"/>
      <w:bookmarkEnd w:id="17508"/>
    </w:p>
    <w:p w14:paraId="1CD5034B" w14:textId="03420CAA" w:rsidR="00AE1978" w:rsidRPr="00BB7730" w:rsidRDefault="00010358" w:rsidP="002E57D0">
      <w:pPr>
        <w:pStyle w:val="1"/>
        <w:numPr>
          <w:ilvl w:val="0"/>
          <w:numId w:val="8"/>
        </w:numPr>
        <w:rPr>
          <w:rPrChange w:id="17509" w:author="He Han" w:date="2026-08-27T16:21:00Z">
            <w:rPr>
              <w:b w:val="0"/>
              <w:sz w:val="20"/>
              <w:szCs w:val="20"/>
              <w:lang w:eastAsia="en-US"/>
            </w:rPr>
          </w:rPrChange>
        </w:rPr>
      </w:pPr>
      <w:bookmarkStart w:id="17510" w:name="_Toc243495134"/>
      <w:bookmarkStart w:id="17511" w:name="_Toc243495862"/>
      <w:r w:rsidRPr="00BB7730">
        <w:t>Other Considerations</w:t>
      </w:r>
      <w:bookmarkEnd w:id="17510"/>
      <w:bookmarkEnd w:id="17511"/>
      <w:r w:rsidRPr="00BB7730">
        <w:t xml:space="preserve"> </w:t>
      </w:r>
    </w:p>
    <w:p w14:paraId="29159133" w14:textId="4D60FCF4" w:rsidR="00813D53" w:rsidRPr="00BB7730" w:rsidRDefault="00A00479" w:rsidP="00AE1978">
      <w:pPr>
        <w:rPr>
          <w:rFonts w:ascii="Times New Roman" w:hAnsi="Times New Roman" w:cs="Times New Roman"/>
          <w:sz w:val="20"/>
          <w:szCs w:val="20"/>
        </w:rPr>
      </w:pPr>
      <w:r w:rsidRPr="00BB7730">
        <w:rPr>
          <w:rFonts w:ascii="Times New Roman" w:hAnsi="Times New Roman" w:cs="Times New Roman"/>
          <w:sz w:val="20"/>
          <w:szCs w:val="20"/>
        </w:rPr>
        <w:t xml:space="preserve">See </w:t>
      </w:r>
      <w:r w:rsidRPr="00BB7730">
        <w:rPr>
          <w:rFonts w:ascii="Times New Roman" w:hAnsi="Times New Roman" w:cs="Times New Roman"/>
          <w:b/>
          <w:i/>
          <w:sz w:val="20"/>
          <w:szCs w:val="20"/>
        </w:rPr>
        <w:t>Table 10-1</w:t>
      </w:r>
      <w:r w:rsidRPr="00BB7730">
        <w:rPr>
          <w:rFonts w:ascii="Times New Roman" w:hAnsi="Times New Roman" w:cs="Times New Roman"/>
          <w:sz w:val="20"/>
          <w:szCs w:val="20"/>
        </w:rPr>
        <w:t xml:space="preserve">~ </w:t>
      </w:r>
      <w:r w:rsidRPr="00BB7730">
        <w:rPr>
          <w:rFonts w:ascii="Times New Roman" w:hAnsi="Times New Roman" w:cs="Times New Roman"/>
          <w:b/>
          <w:i/>
          <w:sz w:val="20"/>
          <w:szCs w:val="20"/>
        </w:rPr>
        <w:t>Table 10-3</w:t>
      </w:r>
      <w:r w:rsidRPr="00BB7730">
        <w:rPr>
          <w:rFonts w:ascii="Times New Roman" w:hAnsi="Times New Roman" w:cs="Times New Roman"/>
          <w:sz w:val="20"/>
          <w:szCs w:val="20"/>
        </w:rPr>
        <w:t xml:space="preserve"> below</w:t>
      </w:r>
    </w:p>
    <w:p w14:paraId="2EB50C9E" w14:textId="77777777" w:rsidR="002E5D66" w:rsidRPr="00BB7730" w:rsidRDefault="002E5D66" w:rsidP="002E5D66">
      <w:pPr>
        <w:spacing w:beforeLines="50" w:before="120" w:afterLines="50" w:after="120"/>
        <w:jc w:val="center"/>
        <w:rPr>
          <w:ins w:id="17512" w:author="Xuning Wei12232" w:date="2026-07-27T21:35:00Z"/>
          <w:rFonts w:ascii="Times New Roman" w:eastAsia="仿宋_GB2312" w:hAnsi="Times New Roman" w:cs="Times New Roman"/>
          <w:b/>
          <w:color w:val="auto"/>
          <w:sz w:val="20"/>
          <w:szCs w:val="20"/>
          <w:lang w:val="en-GB" w:eastAsia="zh-CN"/>
        </w:rPr>
      </w:pPr>
      <w:bookmarkStart w:id="17513" w:name="_Toc24119148"/>
      <w:ins w:id="17514" w:author="Xuning Wei12232" w:date="2026-07-27T21:35:00Z">
        <w:r w:rsidRPr="00BB7730">
          <w:rPr>
            <w:rFonts w:ascii="Times New Roman" w:eastAsia="仿宋_GB2312" w:hAnsi="Times New Roman" w:cs="Times New Roman"/>
            <w:b/>
            <w:color w:val="auto"/>
            <w:sz w:val="20"/>
            <w:szCs w:val="20"/>
          </w:rPr>
          <w:t xml:space="preserve">Table 10-1: </w:t>
        </w:r>
        <w:r w:rsidRPr="00BB7730">
          <w:rPr>
            <w:rFonts w:ascii="Times New Roman" w:eastAsia="仿宋_GB2312" w:hAnsi="Times New Roman" w:cs="Times New Roman"/>
            <w:b/>
            <w:color w:val="auto"/>
            <w:sz w:val="20"/>
            <w:szCs w:val="20"/>
            <w:lang w:val="en-GB" w:eastAsia="zh-CN"/>
          </w:rPr>
          <w:t>Preventative Maintenance Review</w:t>
        </w:r>
      </w:ins>
    </w:p>
    <w:tbl>
      <w:tblPr>
        <w:tblW w:w="14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7"/>
        <w:gridCol w:w="1619"/>
        <w:gridCol w:w="1767"/>
        <w:gridCol w:w="9427"/>
      </w:tblGrid>
      <w:tr w:rsidR="00CD0F6F" w:rsidRPr="00BB7730" w14:paraId="70068EDC" w14:textId="77777777" w:rsidTr="00974D3A">
        <w:trPr>
          <w:cantSplit/>
          <w:trHeight w:val="489"/>
          <w:tblHeader/>
          <w:jc w:val="center"/>
          <w:ins w:id="17515" w:author="Xuning Wei12232" w:date="2026-07-27T21:35:00Z"/>
        </w:trPr>
        <w:tc>
          <w:tcPr>
            <w:tcW w:w="1467" w:type="dxa"/>
            <w:shd w:val="clear" w:color="auto" w:fill="D9D9D9" w:themeFill="background1" w:themeFillShade="D9"/>
            <w:noWrap/>
            <w:vAlign w:val="center"/>
          </w:tcPr>
          <w:p w14:paraId="72B1DB98" w14:textId="77777777" w:rsidR="002E5D66" w:rsidRPr="00BB7730" w:rsidRDefault="002E5D66" w:rsidP="00974D3A">
            <w:pPr>
              <w:ind w:leftChars="-50" w:left="-105" w:rightChars="-50" w:right="-105"/>
              <w:jc w:val="center"/>
              <w:rPr>
                <w:ins w:id="17516" w:author="Xuning Wei12232" w:date="2026-07-27T21:35:00Z"/>
                <w:rFonts w:ascii="Times New Roman" w:eastAsia="仿宋_GB2312" w:hAnsi="Times New Roman" w:cs="Times New Roman"/>
                <w:b/>
                <w:color w:val="auto"/>
                <w:sz w:val="18"/>
                <w:szCs w:val="18"/>
                <w:lang w:val="en-GB"/>
              </w:rPr>
            </w:pPr>
            <w:ins w:id="17517" w:author="Xuning Wei12232" w:date="2026-07-27T21:35:00Z">
              <w:r w:rsidRPr="00BB7730">
                <w:rPr>
                  <w:rFonts w:ascii="Times New Roman" w:eastAsia="仿宋_GB2312" w:hAnsi="Times New Roman" w:cs="Times New Roman"/>
                  <w:b/>
                  <w:color w:val="auto"/>
                  <w:sz w:val="18"/>
                  <w:szCs w:val="18"/>
                  <w:lang w:val="en-GB"/>
                </w:rPr>
                <w:t>Equipment Code</w:t>
              </w:r>
            </w:ins>
          </w:p>
        </w:tc>
        <w:tc>
          <w:tcPr>
            <w:tcW w:w="1619" w:type="dxa"/>
            <w:shd w:val="clear" w:color="auto" w:fill="D9D9D9" w:themeFill="background1" w:themeFillShade="D9"/>
            <w:noWrap/>
            <w:vAlign w:val="center"/>
          </w:tcPr>
          <w:p w14:paraId="2C423A06" w14:textId="77777777" w:rsidR="002E5D66" w:rsidRPr="00BB7730" w:rsidRDefault="002E5D66" w:rsidP="00974D3A">
            <w:pPr>
              <w:ind w:leftChars="-50" w:left="-105" w:rightChars="-50" w:right="-105"/>
              <w:jc w:val="center"/>
              <w:rPr>
                <w:ins w:id="17518" w:author="Xuning Wei12232" w:date="2026-07-27T21:35:00Z"/>
                <w:rFonts w:ascii="Times New Roman" w:eastAsia="仿宋_GB2312" w:hAnsi="Times New Roman" w:cs="Times New Roman"/>
                <w:b/>
                <w:color w:val="auto"/>
                <w:sz w:val="18"/>
                <w:szCs w:val="18"/>
                <w:lang w:val="en-GB"/>
              </w:rPr>
            </w:pPr>
            <w:ins w:id="17519" w:author="Xuning Wei12232" w:date="2026-07-27T21:35:00Z">
              <w:r w:rsidRPr="00BB7730">
                <w:rPr>
                  <w:rFonts w:ascii="Times New Roman" w:eastAsia="仿宋_GB2312" w:hAnsi="Times New Roman" w:cs="Times New Roman"/>
                  <w:b/>
                  <w:color w:val="auto"/>
                  <w:sz w:val="18"/>
                  <w:szCs w:val="18"/>
                  <w:lang w:val="en-GB"/>
                </w:rPr>
                <w:t>Equipment component</w:t>
              </w:r>
            </w:ins>
          </w:p>
        </w:tc>
        <w:tc>
          <w:tcPr>
            <w:tcW w:w="1767" w:type="dxa"/>
            <w:shd w:val="clear" w:color="auto" w:fill="D9D9D9" w:themeFill="background1" w:themeFillShade="D9"/>
            <w:vAlign w:val="center"/>
          </w:tcPr>
          <w:p w14:paraId="03B8CFED" w14:textId="77777777" w:rsidR="002E5D66" w:rsidRPr="00BB7730" w:rsidRDefault="002E5D66" w:rsidP="00974D3A">
            <w:pPr>
              <w:ind w:leftChars="-50" w:left="-105" w:rightChars="-50" w:right="-105"/>
              <w:jc w:val="center"/>
              <w:rPr>
                <w:ins w:id="17520" w:author="Xuning Wei12232" w:date="2026-07-27T21:35:00Z"/>
                <w:rFonts w:ascii="Times New Roman" w:eastAsia="仿宋_GB2312" w:hAnsi="Times New Roman" w:cs="Times New Roman"/>
                <w:b/>
                <w:color w:val="auto"/>
                <w:sz w:val="18"/>
                <w:szCs w:val="18"/>
                <w:lang w:val="en-GB"/>
              </w:rPr>
            </w:pPr>
            <w:ins w:id="17521" w:author="Xuning Wei12232" w:date="2026-07-27T21:35:00Z">
              <w:r w:rsidRPr="00BB7730">
                <w:rPr>
                  <w:rFonts w:ascii="Times New Roman" w:eastAsia="仿宋_GB2312" w:hAnsi="Times New Roman" w:cs="Times New Roman"/>
                  <w:b/>
                  <w:color w:val="auto"/>
                  <w:sz w:val="18"/>
                  <w:szCs w:val="18"/>
                  <w:lang w:val="en-GB"/>
                </w:rPr>
                <w:t>MOC</w:t>
              </w:r>
            </w:ins>
          </w:p>
        </w:tc>
        <w:tc>
          <w:tcPr>
            <w:tcW w:w="9427" w:type="dxa"/>
            <w:shd w:val="clear" w:color="auto" w:fill="D9D9D9" w:themeFill="background1" w:themeFillShade="D9"/>
            <w:vAlign w:val="center"/>
          </w:tcPr>
          <w:p w14:paraId="640D5F1C" w14:textId="77777777" w:rsidR="002E5D66" w:rsidRPr="00BB7730" w:rsidRDefault="002E5D66" w:rsidP="00974D3A">
            <w:pPr>
              <w:ind w:leftChars="-50" w:left="-105" w:rightChars="-50" w:right="-105"/>
              <w:jc w:val="center"/>
              <w:rPr>
                <w:ins w:id="17522" w:author="Xuning Wei12232" w:date="2026-07-27T21:35:00Z"/>
                <w:rFonts w:ascii="Times New Roman" w:eastAsia="仿宋_GB2312" w:hAnsi="Times New Roman" w:cs="Times New Roman"/>
                <w:b/>
                <w:color w:val="auto"/>
                <w:sz w:val="18"/>
                <w:szCs w:val="18"/>
                <w:lang w:val="en-GB"/>
              </w:rPr>
            </w:pPr>
            <w:ins w:id="17523" w:author="Xuning Wei12232" w:date="2026-07-27T21:35:00Z">
              <w:r w:rsidRPr="00BB7730">
                <w:rPr>
                  <w:rFonts w:ascii="Times New Roman" w:eastAsia="仿宋_GB2312" w:hAnsi="Times New Roman" w:cs="Times New Roman"/>
                  <w:b/>
                  <w:color w:val="auto"/>
                  <w:sz w:val="18"/>
                  <w:szCs w:val="18"/>
                  <w:lang w:val="en-GB"/>
                </w:rPr>
                <w:t>Preventative Maintenance</w:t>
              </w:r>
            </w:ins>
          </w:p>
        </w:tc>
      </w:tr>
      <w:tr w:rsidR="00CD0F6F" w:rsidRPr="00BB7730" w14:paraId="2B0EEF3B" w14:textId="77777777" w:rsidTr="00974D3A">
        <w:trPr>
          <w:cantSplit/>
          <w:trHeight w:val="460"/>
          <w:jc w:val="center"/>
          <w:ins w:id="17524" w:author="Xuning Wei12232" w:date="2026-07-27T21:35:00Z"/>
        </w:trPr>
        <w:tc>
          <w:tcPr>
            <w:tcW w:w="1467" w:type="dxa"/>
            <w:vMerge w:val="restart"/>
            <w:noWrap/>
            <w:vAlign w:val="center"/>
          </w:tcPr>
          <w:p w14:paraId="46A37805" w14:textId="2E5A7F41" w:rsidR="002E5D66" w:rsidRPr="00BB7730" w:rsidRDefault="002E5D66" w:rsidP="00974D3A">
            <w:pPr>
              <w:jc w:val="center"/>
              <w:rPr>
                <w:ins w:id="17525" w:author="Xuning Wei12232" w:date="2026-07-27T21:35:00Z"/>
                <w:rFonts w:ascii="Times New Roman" w:eastAsia="仿宋_GB2312" w:hAnsi="Times New Roman" w:cs="Times New Roman"/>
                <w:color w:val="auto"/>
                <w:sz w:val="18"/>
                <w:szCs w:val="18"/>
              </w:rPr>
            </w:pPr>
            <w:ins w:id="17526" w:author="Xuning Wei12232" w:date="2026-07-27T21:35:00Z">
              <w:r w:rsidRPr="00BB7730">
                <w:rPr>
                  <w:rFonts w:ascii="Times New Roman" w:eastAsia="仿宋_GB2312" w:hAnsi="Times New Roman" w:cs="Times New Roman"/>
                  <w:color w:val="auto"/>
                  <w:sz w:val="18"/>
                  <w:szCs w:val="18"/>
                </w:rPr>
                <w:t>TJ4S-1213-Sy</w:t>
              </w:r>
            </w:ins>
            <w:ins w:id="17527" w:author="Xuning Wei12232" w:date="2026-07-27T21:36:00Z">
              <w:r w:rsidRPr="00BB7730">
                <w:rPr>
                  <w:rFonts w:ascii="Times New Roman" w:eastAsia="仿宋_GB2312" w:hAnsi="Times New Roman" w:cs="Times New Roman"/>
                  <w:color w:val="auto"/>
                  <w:sz w:val="18"/>
                  <w:szCs w:val="18"/>
                </w:rPr>
                <w:t>15</w:t>
              </w:r>
            </w:ins>
            <w:ins w:id="17528" w:author="Xuning Wei12232" w:date="2026-07-27T21:35:00Z">
              <w:r w:rsidRPr="00BB7730">
                <w:rPr>
                  <w:rFonts w:ascii="Times New Roman" w:eastAsia="仿宋_GB2312" w:hAnsi="Times New Roman" w:cs="Times New Roman"/>
                  <w:color w:val="auto"/>
                  <w:sz w:val="18"/>
                  <w:szCs w:val="18"/>
                </w:rPr>
                <w:t>,</w:t>
              </w:r>
            </w:ins>
          </w:p>
          <w:p w14:paraId="08403974" w14:textId="56DFBBFB" w:rsidR="002E5D66" w:rsidRPr="00BB7730" w:rsidRDefault="002E5D66">
            <w:pPr>
              <w:jc w:val="center"/>
              <w:rPr>
                <w:ins w:id="17529" w:author="Xuning Wei12232" w:date="2026-07-27T21:35:00Z"/>
                <w:rFonts w:ascii="Times New Roman" w:eastAsia="仿宋_GB2312" w:hAnsi="Times New Roman" w:cs="Times New Roman"/>
                <w:color w:val="auto"/>
                <w:sz w:val="18"/>
                <w:szCs w:val="18"/>
                <w:lang w:eastAsia="zh-CN"/>
              </w:rPr>
            </w:pPr>
            <w:ins w:id="17530" w:author="Xuning Wei12232" w:date="2026-07-27T21:35:00Z">
              <w:r w:rsidRPr="00BB7730">
                <w:rPr>
                  <w:rFonts w:ascii="Times New Roman" w:eastAsia="仿宋_GB2312" w:hAnsi="Times New Roman" w:cs="Times New Roman"/>
                  <w:color w:val="auto"/>
                  <w:sz w:val="18"/>
                  <w:szCs w:val="18"/>
                </w:rPr>
                <w:t xml:space="preserve"> TJ4S-1213-Sy</w:t>
              </w:r>
            </w:ins>
            <w:ins w:id="17531" w:author="Xuning Wei12232" w:date="2026-07-27T21:36:00Z">
              <w:r w:rsidRPr="00BB7730">
                <w:rPr>
                  <w:rFonts w:ascii="Times New Roman" w:eastAsia="仿宋_GB2312" w:hAnsi="Times New Roman" w:cs="Times New Roman"/>
                  <w:color w:val="auto"/>
                  <w:sz w:val="18"/>
                  <w:szCs w:val="18"/>
                </w:rPr>
                <w:t>15</w:t>
              </w:r>
            </w:ins>
            <w:ins w:id="17532" w:author="Xuning Wei12232" w:date="2026-07-27T21:35:00Z">
              <w:r w:rsidRPr="00BB7730">
                <w:rPr>
                  <w:rFonts w:ascii="Times New Roman" w:eastAsia="仿宋_GB2312" w:hAnsi="Times New Roman" w:cs="Times New Roman"/>
                  <w:color w:val="auto"/>
                  <w:sz w:val="18"/>
                  <w:szCs w:val="18"/>
                </w:rPr>
                <w:t>-R01</w:t>
              </w:r>
            </w:ins>
          </w:p>
        </w:tc>
        <w:tc>
          <w:tcPr>
            <w:tcW w:w="1619" w:type="dxa"/>
            <w:noWrap/>
            <w:vAlign w:val="center"/>
          </w:tcPr>
          <w:p w14:paraId="22E8BE41" w14:textId="77777777" w:rsidR="002E5D66" w:rsidRPr="00BB7730" w:rsidRDefault="002E5D66" w:rsidP="00974D3A">
            <w:pPr>
              <w:jc w:val="center"/>
              <w:rPr>
                <w:ins w:id="17533" w:author="Xuning Wei12232" w:date="2026-07-27T21:35:00Z"/>
                <w:rFonts w:ascii="Times New Roman" w:eastAsia="仿宋_GB2312" w:hAnsi="Times New Roman" w:cs="Times New Roman"/>
                <w:color w:val="auto"/>
                <w:sz w:val="18"/>
                <w:szCs w:val="18"/>
                <w:lang w:eastAsia="zh-CN"/>
              </w:rPr>
            </w:pPr>
            <w:ins w:id="17534" w:author="Xuning Wei12232" w:date="2026-07-27T21:35:00Z">
              <w:r w:rsidRPr="00BB7730">
                <w:rPr>
                  <w:rFonts w:ascii="Times New Roman" w:eastAsia="仿宋_GB2312" w:hAnsi="Times New Roman" w:cs="Times New Roman"/>
                  <w:color w:val="auto"/>
                  <w:sz w:val="18"/>
                  <w:szCs w:val="18"/>
                  <w:lang w:eastAsia="zh-CN"/>
                </w:rPr>
                <w:t>Gasket on the manhole</w:t>
              </w:r>
            </w:ins>
          </w:p>
        </w:tc>
        <w:tc>
          <w:tcPr>
            <w:tcW w:w="1767" w:type="dxa"/>
            <w:noWrap/>
            <w:vAlign w:val="center"/>
          </w:tcPr>
          <w:p w14:paraId="55D79668" w14:textId="77777777" w:rsidR="002E5D66" w:rsidRPr="00BB7730" w:rsidRDefault="002E5D66" w:rsidP="00974D3A">
            <w:pPr>
              <w:jc w:val="center"/>
              <w:rPr>
                <w:ins w:id="17535" w:author="Xuning Wei12232" w:date="2026-07-27T21:35:00Z"/>
                <w:rFonts w:ascii="Times New Roman" w:eastAsia="仿宋_GB2312" w:hAnsi="Times New Roman" w:cs="Times New Roman"/>
                <w:color w:val="auto"/>
                <w:sz w:val="18"/>
                <w:szCs w:val="18"/>
                <w:lang w:eastAsia="zh-CN"/>
              </w:rPr>
            </w:pPr>
            <w:ins w:id="17536" w:author="Xuning Wei12232" w:date="2026-07-27T21:35:00Z">
              <w:r w:rsidRPr="00BB7730">
                <w:rPr>
                  <w:rFonts w:ascii="Times New Roman" w:eastAsia="仿宋_GB2312" w:hAnsi="Times New Roman" w:cs="Times New Roman"/>
                  <w:color w:val="auto"/>
                  <w:sz w:val="18"/>
                  <w:szCs w:val="18"/>
                  <w:lang w:eastAsia="zh-CN"/>
                </w:rPr>
                <w:t>PTFE</w:t>
              </w:r>
            </w:ins>
          </w:p>
        </w:tc>
        <w:tc>
          <w:tcPr>
            <w:tcW w:w="9427" w:type="dxa"/>
            <w:noWrap/>
            <w:vAlign w:val="center"/>
          </w:tcPr>
          <w:p w14:paraId="4AB208F8" w14:textId="77777777" w:rsidR="002E5D66" w:rsidRPr="00BB7730" w:rsidRDefault="002E5D66" w:rsidP="00974D3A">
            <w:pPr>
              <w:jc w:val="both"/>
              <w:rPr>
                <w:ins w:id="17537" w:author="Xuning Wei12232" w:date="2026-07-27T21:35:00Z"/>
                <w:rFonts w:ascii="Times New Roman" w:eastAsia="仿宋_GB2312" w:hAnsi="Times New Roman" w:cs="Times New Roman"/>
                <w:color w:val="auto"/>
                <w:sz w:val="18"/>
                <w:szCs w:val="18"/>
                <w:lang w:eastAsia="zh-CN"/>
              </w:rPr>
            </w:pPr>
            <w:ins w:id="17538" w:author="Xuning Wei12232" w:date="2026-07-27T21:35:00Z">
              <w:r w:rsidRPr="00BB7730">
                <w:rPr>
                  <w:rFonts w:ascii="Times New Roman" w:hAnsi="Times New Roman" w:cs="Times New Roman"/>
                  <w:color w:val="auto"/>
                  <w:sz w:val="18"/>
                  <w:szCs w:val="18"/>
                </w:rPr>
                <w:t xml:space="preserve">Disassembly cleaning will be performed for each </w:t>
              </w:r>
              <w:r w:rsidRPr="00BB7730">
                <w:rPr>
                  <w:rFonts w:ascii="Times New Roman" w:hAnsi="Times New Roman" w:cs="Times New Roman"/>
                  <w:color w:val="auto"/>
                  <w:sz w:val="18"/>
                  <w:szCs w:val="18"/>
                  <w:rPrChange w:id="17539" w:author="Xuning Wei12232" w:date="2026-07-27T22:32:00Z">
                    <w:rPr>
                      <w:rFonts w:ascii="Times New Roman" w:hAnsi="Times New Roman" w:cs="Times New Roman"/>
                      <w:color w:val="0000FF"/>
                      <w:sz w:val="18"/>
                      <w:szCs w:val="18"/>
                    </w:rPr>
                  </w:rPrChange>
                </w:rPr>
                <w:t>batch</w:t>
              </w:r>
              <w:r w:rsidRPr="00BB7730">
                <w:rPr>
                  <w:rFonts w:ascii="Times New Roman" w:hAnsi="Times New Roman" w:cs="Times New Roman"/>
                  <w:color w:val="auto"/>
                  <w:sz w:val="18"/>
                  <w:szCs w:val="18"/>
                </w:rPr>
                <w:t xml:space="preserve"> of the equipment. After each disassembly cleaning, the integrity of the gasket on the manhole will be checked, and the relevant </w:t>
              </w:r>
              <w:r w:rsidRPr="00BB7730">
                <w:rPr>
                  <w:rFonts w:ascii="Times New Roman" w:eastAsiaTheme="minorEastAsia" w:hAnsi="Times New Roman" w:cs="Times New Roman"/>
                  <w:color w:val="auto"/>
                  <w:sz w:val="18"/>
                  <w:szCs w:val="18"/>
                  <w:lang w:eastAsia="zh-CN"/>
                </w:rPr>
                <w:t>check</w:t>
              </w:r>
              <w:r w:rsidRPr="00BB7730">
                <w:rPr>
                  <w:rFonts w:ascii="Times New Roman" w:hAnsi="Times New Roman" w:cs="Times New Roman"/>
                  <w:color w:val="auto"/>
                  <w:sz w:val="18"/>
                  <w:szCs w:val="18"/>
                </w:rPr>
                <w:t xml:space="preserve"> results will be filled in the corresponding cleaning and </w:t>
              </w:r>
              <w:r w:rsidRPr="00BB7730">
                <w:rPr>
                  <w:rFonts w:ascii="Times New Roman" w:eastAsiaTheme="minorEastAsia" w:hAnsi="Times New Roman" w:cs="Times New Roman"/>
                  <w:color w:val="auto"/>
                  <w:sz w:val="18"/>
                  <w:szCs w:val="18"/>
                  <w:lang w:eastAsia="zh-CN"/>
                </w:rPr>
                <w:t xml:space="preserve">checking </w:t>
              </w:r>
              <w:r w:rsidRPr="00BB7730">
                <w:rPr>
                  <w:rFonts w:ascii="Times New Roman" w:hAnsi="Times New Roman" w:cs="Times New Roman"/>
                  <w:color w:val="auto"/>
                  <w:sz w:val="18"/>
                  <w:szCs w:val="18"/>
                </w:rPr>
                <w:t>record of the equipment.</w:t>
              </w:r>
              <w:r w:rsidRPr="00BB7730">
                <w:rPr>
                  <w:rFonts w:ascii="Times New Roman" w:hAnsi="Times New Roman" w:cs="Times New Roman"/>
                  <w:color w:val="auto"/>
                  <w:rPrChange w:id="17540" w:author="Xuning Wei12232" w:date="2026-07-27T22:32:00Z">
                    <w:rPr/>
                  </w:rPrChange>
                </w:rPr>
                <w:t xml:space="preserve"> </w:t>
              </w:r>
              <w:r w:rsidRPr="00BB7730">
                <w:rPr>
                  <w:rFonts w:ascii="Times New Roman" w:hAnsi="Times New Roman" w:cs="Times New Roman"/>
                  <w:color w:val="auto"/>
                  <w:sz w:val="18"/>
                  <w:szCs w:val="18"/>
                  <w:rPrChange w:id="17541" w:author="Xuning Wei12232" w:date="2026-07-27T22:32:00Z">
                    <w:rPr>
                      <w:rFonts w:ascii="Times New Roman" w:hAnsi="Times New Roman" w:cs="Times New Roman"/>
                      <w:color w:val="0000FF"/>
                      <w:sz w:val="18"/>
                      <w:szCs w:val="18"/>
                    </w:rPr>
                  </w:rPrChange>
                </w:rPr>
                <w:t>The final check shall be conducted by QA.</w:t>
              </w:r>
            </w:ins>
          </w:p>
        </w:tc>
      </w:tr>
      <w:tr w:rsidR="00CD0F6F" w:rsidRPr="00BB7730" w14:paraId="32029996" w14:textId="77777777" w:rsidTr="00974D3A">
        <w:trPr>
          <w:cantSplit/>
          <w:trHeight w:val="460"/>
          <w:jc w:val="center"/>
          <w:ins w:id="17542" w:author="Xuning Wei12232" w:date="2026-07-27T21:35:00Z"/>
        </w:trPr>
        <w:tc>
          <w:tcPr>
            <w:tcW w:w="1467" w:type="dxa"/>
            <w:vMerge/>
            <w:noWrap/>
            <w:vAlign w:val="center"/>
          </w:tcPr>
          <w:p w14:paraId="76FC7BCD" w14:textId="77777777" w:rsidR="002E5D66" w:rsidRPr="00BB7730" w:rsidRDefault="002E5D66" w:rsidP="00974D3A">
            <w:pPr>
              <w:jc w:val="center"/>
              <w:rPr>
                <w:ins w:id="17543" w:author="Xuning Wei12232" w:date="2026-07-27T21:35:00Z"/>
                <w:rFonts w:ascii="Times New Roman" w:eastAsia="仿宋_GB2312" w:hAnsi="Times New Roman" w:cs="Times New Roman"/>
                <w:color w:val="auto"/>
                <w:sz w:val="18"/>
                <w:szCs w:val="18"/>
                <w:lang w:eastAsia="zh-CN"/>
              </w:rPr>
            </w:pPr>
          </w:p>
        </w:tc>
        <w:tc>
          <w:tcPr>
            <w:tcW w:w="1619" w:type="dxa"/>
            <w:noWrap/>
            <w:vAlign w:val="center"/>
          </w:tcPr>
          <w:p w14:paraId="4F2671B7" w14:textId="2E03D7EE" w:rsidR="002E5D66" w:rsidRPr="00BB7730" w:rsidRDefault="002E5D66" w:rsidP="00974D3A">
            <w:pPr>
              <w:jc w:val="center"/>
              <w:rPr>
                <w:ins w:id="17544" w:author="Xuning Wei12232" w:date="2026-07-27T21:35:00Z"/>
                <w:rFonts w:ascii="Times New Roman" w:eastAsia="仿宋_GB2312" w:hAnsi="Times New Roman" w:cs="Times New Roman"/>
                <w:color w:val="auto"/>
                <w:sz w:val="18"/>
                <w:szCs w:val="18"/>
                <w:lang w:eastAsia="zh-CN"/>
              </w:rPr>
            </w:pPr>
            <w:ins w:id="17545" w:author="Xuning Wei12232" w:date="2026-07-27T21:38:00Z">
              <w:r w:rsidRPr="00BB7730">
                <w:rPr>
                  <w:rFonts w:ascii="Times New Roman" w:eastAsia="仿宋_GB2312" w:hAnsi="Times New Roman" w:cs="Times New Roman"/>
                  <w:color w:val="auto"/>
                  <w:sz w:val="18"/>
                  <w:szCs w:val="18"/>
                  <w:lang w:eastAsia="zh-CN"/>
                  <w:rPrChange w:id="17546" w:author="Xuning Wei12232" w:date="2026-07-27T22:32:00Z">
                    <w:rPr>
                      <w:rFonts w:ascii="Times New Roman" w:eastAsia="仿宋_GB2312" w:hAnsi="Times New Roman" w:cs="Times New Roman"/>
                      <w:color w:val="0000FF"/>
                      <w:sz w:val="18"/>
                      <w:szCs w:val="18"/>
                      <w:lang w:eastAsia="zh-CN"/>
                    </w:rPr>
                  </w:rPrChange>
                </w:rPr>
                <w:t xml:space="preserve">Mechanic </w:t>
              </w:r>
            </w:ins>
            <w:ins w:id="17547" w:author="Xuning Wei12232" w:date="2026-07-27T21:35:00Z">
              <w:r w:rsidRPr="00BB7730">
                <w:rPr>
                  <w:rFonts w:ascii="Times New Roman" w:eastAsia="仿宋_GB2312" w:hAnsi="Times New Roman" w:cs="Times New Roman"/>
                  <w:color w:val="auto"/>
                  <w:sz w:val="18"/>
                  <w:szCs w:val="18"/>
                  <w:lang w:eastAsia="zh-CN"/>
                </w:rPr>
                <w:t>seal</w:t>
              </w:r>
            </w:ins>
            <w:ins w:id="17548" w:author="Xuning Wei12232" w:date="2026-07-27T21:38:00Z">
              <w:r w:rsidRPr="00BB7730">
                <w:rPr>
                  <w:rFonts w:ascii="Times New Roman" w:eastAsia="仿宋_GB2312" w:hAnsi="Times New Roman" w:cs="Times New Roman"/>
                  <w:color w:val="auto"/>
                  <w:sz w:val="18"/>
                  <w:szCs w:val="18"/>
                  <w:lang w:eastAsia="zh-CN"/>
                </w:rPr>
                <w:t>s</w:t>
              </w:r>
            </w:ins>
          </w:p>
        </w:tc>
        <w:tc>
          <w:tcPr>
            <w:tcW w:w="1767" w:type="dxa"/>
            <w:noWrap/>
            <w:vAlign w:val="center"/>
          </w:tcPr>
          <w:p w14:paraId="10E55845" w14:textId="77777777" w:rsidR="002E5D66" w:rsidRPr="00BB7730" w:rsidRDefault="002E5D66" w:rsidP="00974D3A">
            <w:pPr>
              <w:jc w:val="center"/>
              <w:rPr>
                <w:ins w:id="17549" w:author="Xuning Wei12232" w:date="2026-07-27T21:35:00Z"/>
                <w:rFonts w:ascii="Times New Roman" w:eastAsia="仿宋_GB2312" w:hAnsi="Times New Roman" w:cs="Times New Roman"/>
                <w:color w:val="auto"/>
                <w:sz w:val="18"/>
                <w:szCs w:val="18"/>
                <w:lang w:eastAsia="zh-CN"/>
              </w:rPr>
            </w:pPr>
            <w:ins w:id="17550" w:author="Xuning Wei12232" w:date="2026-07-27T21:35:00Z">
              <w:r w:rsidRPr="00BB7730">
                <w:rPr>
                  <w:rFonts w:ascii="Times New Roman" w:eastAsia="仿宋_GB2312" w:hAnsi="Times New Roman" w:cs="Times New Roman"/>
                  <w:color w:val="auto"/>
                  <w:sz w:val="18"/>
                  <w:szCs w:val="18"/>
                  <w:lang w:eastAsia="zh-CN"/>
                  <w:rPrChange w:id="17551" w:author="Xuning Wei12232" w:date="2026-07-27T22:32:00Z">
                    <w:rPr>
                      <w:rFonts w:ascii="Times New Roman" w:eastAsia="仿宋_GB2312" w:hAnsi="Times New Roman" w:cs="Times New Roman"/>
                      <w:color w:val="0000FF"/>
                      <w:sz w:val="18"/>
                      <w:szCs w:val="18"/>
                      <w:lang w:eastAsia="zh-CN"/>
                    </w:rPr>
                  </w:rPrChange>
                </w:rPr>
                <w:t>316L</w:t>
              </w:r>
              <w:r w:rsidRPr="00BB7730">
                <w:rPr>
                  <w:rFonts w:ascii="Times New Roman" w:eastAsia="仿宋_GB2312" w:hAnsi="Times New Roman" w:cs="Times New Roman"/>
                  <w:color w:val="auto"/>
                  <w:sz w:val="18"/>
                  <w:szCs w:val="18"/>
                  <w:lang w:eastAsia="zh-CN"/>
                </w:rPr>
                <w:t xml:space="preserve"> &amp;PTFE</w:t>
              </w:r>
            </w:ins>
          </w:p>
          <w:p w14:paraId="4977F9ED" w14:textId="77777777" w:rsidR="002E5D66" w:rsidRPr="00BB7730" w:rsidRDefault="002E5D66" w:rsidP="00974D3A">
            <w:pPr>
              <w:jc w:val="center"/>
              <w:rPr>
                <w:ins w:id="17552" w:author="Xuning Wei12232" w:date="2026-07-27T21:35:00Z"/>
                <w:rFonts w:ascii="Times New Roman" w:eastAsia="仿宋_GB2312" w:hAnsi="Times New Roman" w:cs="Times New Roman"/>
                <w:color w:val="auto"/>
                <w:sz w:val="18"/>
                <w:szCs w:val="18"/>
                <w:lang w:eastAsia="zh-CN"/>
              </w:rPr>
            </w:pPr>
            <w:ins w:id="17553" w:author="Xuning Wei12232" w:date="2026-07-27T21:35:00Z">
              <w:r w:rsidRPr="00BB7730">
                <w:rPr>
                  <w:rFonts w:ascii="Times New Roman" w:eastAsia="仿宋_GB2312" w:hAnsi="Times New Roman" w:cs="Times New Roman"/>
                  <w:color w:val="auto"/>
                  <w:sz w:val="18"/>
                  <w:szCs w:val="18"/>
                  <w:lang w:eastAsia="zh-CN"/>
                </w:rPr>
                <w:t>&amp;FFKM(O-ring)</w:t>
              </w:r>
            </w:ins>
          </w:p>
        </w:tc>
        <w:tc>
          <w:tcPr>
            <w:tcW w:w="9427" w:type="dxa"/>
            <w:noWrap/>
            <w:vAlign w:val="center"/>
          </w:tcPr>
          <w:p w14:paraId="1ABBCF0B" w14:textId="77777777" w:rsidR="002E5D66" w:rsidRPr="00BB7730" w:rsidRDefault="002E5D66" w:rsidP="00974D3A">
            <w:pPr>
              <w:jc w:val="both"/>
              <w:rPr>
                <w:ins w:id="17554" w:author="Xuning Wei12232" w:date="2026-07-27T21:35:00Z"/>
                <w:rFonts w:ascii="Times New Roman" w:eastAsia="仿宋_GB2312" w:hAnsi="Times New Roman" w:cs="Times New Roman"/>
                <w:color w:val="auto"/>
                <w:sz w:val="18"/>
                <w:szCs w:val="18"/>
                <w:lang w:eastAsia="zh-CN"/>
              </w:rPr>
            </w:pPr>
            <w:ins w:id="17555" w:author="Xuning Wei12232" w:date="2026-07-27T21:35:00Z">
              <w:r w:rsidRPr="00BB7730">
                <w:rPr>
                  <w:rFonts w:ascii="Times New Roman" w:eastAsia="仿宋_GB2312" w:hAnsi="Times New Roman" w:cs="Times New Roman"/>
                  <w:color w:val="auto"/>
                  <w:sz w:val="18"/>
                  <w:szCs w:val="18"/>
                  <w:lang w:eastAsia="zh-CN"/>
                </w:rPr>
                <w:t>The equipment department conducts an overall inspection once a year. Check the wear of the moving ring, check the sealing surface, and re-adjust the tightening moving ring as necessary.</w:t>
              </w:r>
            </w:ins>
          </w:p>
        </w:tc>
      </w:tr>
      <w:tr w:rsidR="00CD0F6F" w:rsidRPr="00BB7730" w14:paraId="3A0699A8" w14:textId="77777777" w:rsidTr="00974D3A">
        <w:trPr>
          <w:cantSplit/>
          <w:trHeight w:val="460"/>
          <w:jc w:val="center"/>
          <w:ins w:id="17556" w:author="Xuning Wei12232" w:date="2026-07-27T21:35:00Z"/>
        </w:trPr>
        <w:tc>
          <w:tcPr>
            <w:tcW w:w="1467" w:type="dxa"/>
            <w:vMerge/>
            <w:noWrap/>
            <w:vAlign w:val="center"/>
          </w:tcPr>
          <w:p w14:paraId="28CAD900" w14:textId="77777777" w:rsidR="002E5D66" w:rsidRPr="00BB7730" w:rsidRDefault="002E5D66" w:rsidP="00974D3A">
            <w:pPr>
              <w:jc w:val="center"/>
              <w:rPr>
                <w:ins w:id="17557" w:author="Xuning Wei12232" w:date="2026-07-27T21:35:00Z"/>
                <w:rFonts w:ascii="Times New Roman" w:eastAsia="仿宋_GB2312" w:hAnsi="Times New Roman" w:cs="Times New Roman"/>
                <w:color w:val="auto"/>
                <w:sz w:val="18"/>
                <w:szCs w:val="18"/>
                <w:lang w:eastAsia="zh-CN"/>
              </w:rPr>
            </w:pPr>
          </w:p>
        </w:tc>
        <w:tc>
          <w:tcPr>
            <w:tcW w:w="1619" w:type="dxa"/>
            <w:noWrap/>
            <w:vAlign w:val="center"/>
          </w:tcPr>
          <w:p w14:paraId="08F38FBF" w14:textId="77777777" w:rsidR="002E5D66" w:rsidRPr="00BB7730" w:rsidRDefault="002E5D66" w:rsidP="00974D3A">
            <w:pPr>
              <w:jc w:val="center"/>
              <w:rPr>
                <w:ins w:id="17558" w:author="Xuning Wei12232" w:date="2026-07-27T21:35:00Z"/>
                <w:rFonts w:ascii="Times New Roman" w:eastAsia="仿宋_GB2312" w:hAnsi="Times New Roman" w:cs="Times New Roman"/>
                <w:color w:val="auto"/>
                <w:sz w:val="18"/>
                <w:szCs w:val="18"/>
                <w:lang w:eastAsia="zh-CN"/>
              </w:rPr>
            </w:pPr>
            <w:ins w:id="17559" w:author="Xuning Wei12232" w:date="2026-07-27T21:35:00Z">
              <w:r w:rsidRPr="00BB7730">
                <w:rPr>
                  <w:rFonts w:ascii="Times New Roman" w:eastAsia="仿宋_GB2312" w:hAnsi="Times New Roman" w:cs="Times New Roman"/>
                  <w:color w:val="auto"/>
                  <w:sz w:val="18"/>
                  <w:szCs w:val="18"/>
                  <w:lang w:eastAsia="zh-CN"/>
                  <w:rPrChange w:id="17560" w:author="Xuning Wei12232" w:date="2026-07-27T22:32:00Z">
                    <w:rPr>
                      <w:rFonts w:ascii="Times New Roman" w:eastAsia="仿宋_GB2312" w:hAnsi="Times New Roman" w:cs="Times New Roman"/>
                      <w:color w:val="0000FF"/>
                      <w:sz w:val="18"/>
                      <w:szCs w:val="18"/>
                      <w:lang w:eastAsia="zh-CN"/>
                    </w:rPr>
                  </w:rPrChange>
                </w:rPr>
                <w:t>Sealing ring</w:t>
              </w:r>
            </w:ins>
          </w:p>
        </w:tc>
        <w:tc>
          <w:tcPr>
            <w:tcW w:w="1767" w:type="dxa"/>
            <w:noWrap/>
            <w:vAlign w:val="center"/>
          </w:tcPr>
          <w:p w14:paraId="02DE5574" w14:textId="77777777" w:rsidR="002E5D66" w:rsidRPr="00BB7730" w:rsidRDefault="002E5D66" w:rsidP="00974D3A">
            <w:pPr>
              <w:jc w:val="center"/>
              <w:rPr>
                <w:ins w:id="17561" w:author="Xuning Wei12232" w:date="2026-07-27T21:35:00Z"/>
                <w:rFonts w:ascii="Times New Roman" w:eastAsia="仿宋_GB2312" w:hAnsi="Times New Roman" w:cs="Times New Roman"/>
                <w:color w:val="auto"/>
                <w:sz w:val="18"/>
                <w:szCs w:val="18"/>
                <w:lang w:eastAsia="zh-CN"/>
              </w:rPr>
            </w:pPr>
            <w:ins w:id="17562" w:author="Xuning Wei12232" w:date="2026-07-27T21:35:00Z">
              <w:r w:rsidRPr="00BB7730">
                <w:rPr>
                  <w:rFonts w:ascii="Times New Roman" w:eastAsia="仿宋_GB2312" w:hAnsi="Times New Roman" w:cs="Times New Roman"/>
                  <w:color w:val="auto"/>
                  <w:sz w:val="18"/>
                  <w:szCs w:val="18"/>
                  <w:lang w:eastAsia="zh-CN"/>
                  <w:rPrChange w:id="17563" w:author="Xuning Wei12232" w:date="2026-07-27T22:32:00Z">
                    <w:rPr>
                      <w:rFonts w:ascii="Times New Roman" w:eastAsia="仿宋_GB2312" w:hAnsi="Times New Roman" w:cs="Times New Roman"/>
                      <w:color w:val="0000FF"/>
                      <w:sz w:val="18"/>
                      <w:szCs w:val="18"/>
                      <w:lang w:eastAsia="zh-CN"/>
                    </w:rPr>
                  </w:rPrChange>
                </w:rPr>
                <w:t>Outer coated FEP core silicone rubber</w:t>
              </w:r>
            </w:ins>
          </w:p>
        </w:tc>
        <w:tc>
          <w:tcPr>
            <w:tcW w:w="9427" w:type="dxa"/>
            <w:noWrap/>
            <w:vAlign w:val="center"/>
          </w:tcPr>
          <w:p w14:paraId="2680E60F" w14:textId="77777777" w:rsidR="002E5D66" w:rsidRPr="00BB7730" w:rsidRDefault="002E5D66" w:rsidP="00974D3A">
            <w:pPr>
              <w:jc w:val="both"/>
              <w:rPr>
                <w:ins w:id="17564" w:author="Xuning Wei12232" w:date="2026-07-27T21:35:00Z"/>
                <w:rFonts w:ascii="Times New Roman" w:eastAsia="仿宋_GB2312" w:hAnsi="Times New Roman" w:cs="Times New Roman"/>
                <w:color w:val="auto"/>
                <w:sz w:val="18"/>
                <w:szCs w:val="18"/>
                <w:lang w:eastAsia="zh-CN"/>
              </w:rPr>
            </w:pPr>
            <w:ins w:id="17565" w:author="Xuning Wei12232" w:date="2026-07-27T21:35:00Z">
              <w:r w:rsidRPr="00BB7730">
                <w:rPr>
                  <w:rFonts w:ascii="Times New Roman" w:eastAsia="仿宋_GB2312" w:hAnsi="Times New Roman" w:cs="Times New Roman"/>
                  <w:color w:val="auto"/>
                  <w:sz w:val="18"/>
                  <w:szCs w:val="18"/>
                  <w:lang w:eastAsia="zh-CN"/>
                  <w:rPrChange w:id="17566" w:author="Xuning Wei12232" w:date="2026-07-27T22:32:00Z">
                    <w:rPr>
                      <w:rFonts w:ascii="Times New Roman" w:eastAsia="仿宋_GB2312" w:hAnsi="Times New Roman" w:cs="Times New Roman"/>
                      <w:color w:val="0000FF"/>
                      <w:sz w:val="18"/>
                      <w:szCs w:val="18"/>
                      <w:lang w:eastAsia="zh-CN"/>
                    </w:rPr>
                  </w:rPrChange>
                </w:rPr>
                <w:t>The sealing ring of sealing joint between sieve plate and reactor body, sealing joint at material receiving port Visual inspection shall be conducted during each disassembly and cleaning. Pressure tightness test shall be performed after reassembly.</w:t>
              </w:r>
            </w:ins>
          </w:p>
        </w:tc>
      </w:tr>
      <w:tr w:rsidR="00CD0F6F" w:rsidRPr="00BB7730" w14:paraId="70D9E1D2" w14:textId="77777777" w:rsidTr="00974D3A">
        <w:trPr>
          <w:cantSplit/>
          <w:trHeight w:val="460"/>
          <w:jc w:val="center"/>
          <w:ins w:id="17567" w:author="Xuning Wei12232" w:date="2026-07-27T21:35:00Z"/>
        </w:trPr>
        <w:tc>
          <w:tcPr>
            <w:tcW w:w="1467" w:type="dxa"/>
            <w:vMerge/>
            <w:noWrap/>
            <w:vAlign w:val="center"/>
          </w:tcPr>
          <w:p w14:paraId="2A418219" w14:textId="77777777" w:rsidR="002E5D66" w:rsidRPr="00BB7730" w:rsidRDefault="002E5D66" w:rsidP="00974D3A">
            <w:pPr>
              <w:jc w:val="center"/>
              <w:rPr>
                <w:ins w:id="17568" w:author="Xuning Wei12232" w:date="2026-07-27T21:35:00Z"/>
                <w:rFonts w:ascii="Times New Roman" w:eastAsia="仿宋_GB2312" w:hAnsi="Times New Roman" w:cs="Times New Roman"/>
                <w:color w:val="auto"/>
                <w:sz w:val="18"/>
                <w:szCs w:val="18"/>
                <w:lang w:eastAsia="zh-CN"/>
              </w:rPr>
            </w:pPr>
          </w:p>
        </w:tc>
        <w:tc>
          <w:tcPr>
            <w:tcW w:w="1619" w:type="dxa"/>
            <w:noWrap/>
            <w:vAlign w:val="center"/>
          </w:tcPr>
          <w:p w14:paraId="2E28B82C" w14:textId="77777777" w:rsidR="002E5D66" w:rsidRPr="00BB7730" w:rsidRDefault="002E5D66" w:rsidP="00974D3A">
            <w:pPr>
              <w:jc w:val="center"/>
              <w:rPr>
                <w:ins w:id="17569" w:author="Xuning Wei12232" w:date="2026-07-27T21:35:00Z"/>
                <w:rFonts w:ascii="Times New Roman" w:eastAsia="仿宋_GB2312" w:hAnsi="Times New Roman" w:cs="Times New Roman"/>
                <w:color w:val="auto"/>
                <w:sz w:val="18"/>
                <w:szCs w:val="18"/>
                <w:lang w:eastAsia="zh-CN"/>
              </w:rPr>
            </w:pPr>
            <w:ins w:id="17570" w:author="Xuning Wei12232" w:date="2026-07-27T21:35:00Z">
              <w:r w:rsidRPr="00BB7730">
                <w:rPr>
                  <w:rFonts w:ascii="Times New Roman" w:eastAsia="仿宋_GB2312" w:hAnsi="Times New Roman" w:cs="Times New Roman"/>
                  <w:color w:val="auto"/>
                  <w:sz w:val="18"/>
                  <w:szCs w:val="18"/>
                  <w:lang w:eastAsia="zh-CN"/>
                </w:rPr>
                <w:t>Gasket between reactor and valve</w:t>
              </w:r>
            </w:ins>
          </w:p>
        </w:tc>
        <w:tc>
          <w:tcPr>
            <w:tcW w:w="1767" w:type="dxa"/>
            <w:noWrap/>
            <w:vAlign w:val="center"/>
          </w:tcPr>
          <w:p w14:paraId="6B2E4793" w14:textId="77777777" w:rsidR="002E5D66" w:rsidRPr="00BB7730" w:rsidRDefault="002E5D66" w:rsidP="00974D3A">
            <w:pPr>
              <w:jc w:val="center"/>
              <w:rPr>
                <w:ins w:id="17571" w:author="Xuning Wei12232" w:date="2026-07-27T21:35:00Z"/>
                <w:rFonts w:ascii="Times New Roman" w:eastAsia="仿宋_GB2312" w:hAnsi="Times New Roman" w:cs="Times New Roman"/>
                <w:color w:val="auto"/>
                <w:sz w:val="18"/>
                <w:szCs w:val="18"/>
                <w:lang w:eastAsia="zh-CN"/>
              </w:rPr>
            </w:pPr>
            <w:ins w:id="17572" w:author="Xuning Wei12232" w:date="2026-07-27T21:35:00Z">
              <w:r w:rsidRPr="00BB7730">
                <w:rPr>
                  <w:rFonts w:ascii="Times New Roman" w:eastAsia="仿宋_GB2312" w:hAnsi="Times New Roman" w:cs="Times New Roman"/>
                  <w:color w:val="auto"/>
                  <w:sz w:val="18"/>
                  <w:szCs w:val="18"/>
                  <w:lang w:eastAsia="zh-CN"/>
                </w:rPr>
                <w:t>PTFE</w:t>
              </w:r>
            </w:ins>
          </w:p>
        </w:tc>
        <w:tc>
          <w:tcPr>
            <w:tcW w:w="9427" w:type="dxa"/>
            <w:noWrap/>
            <w:vAlign w:val="center"/>
          </w:tcPr>
          <w:p w14:paraId="697CB934" w14:textId="77777777" w:rsidR="002E5D66" w:rsidRPr="00BB7730" w:rsidRDefault="002E5D66" w:rsidP="00974D3A">
            <w:pPr>
              <w:jc w:val="both"/>
              <w:rPr>
                <w:ins w:id="17573" w:author="Xuning Wei12232" w:date="2026-07-27T21:35:00Z"/>
                <w:rFonts w:ascii="Times New Roman" w:eastAsia="仿宋_GB2312" w:hAnsi="Times New Roman" w:cs="Times New Roman"/>
                <w:color w:val="auto"/>
                <w:sz w:val="18"/>
                <w:szCs w:val="18"/>
                <w:lang w:eastAsia="zh-CN"/>
              </w:rPr>
            </w:pPr>
            <w:ins w:id="17574" w:author="Xuning Wei12232" w:date="2026-07-27T21:35:00Z">
              <w:r w:rsidRPr="00BB7730">
                <w:rPr>
                  <w:rFonts w:ascii="Times New Roman" w:eastAsia="仿宋_GB2312" w:hAnsi="Times New Roman" w:cs="Times New Roman"/>
                  <w:color w:val="auto"/>
                  <w:sz w:val="18"/>
                  <w:szCs w:val="18"/>
                  <w:lang w:eastAsia="zh-CN"/>
                </w:rPr>
                <w:t>Replace when equipment is disassembled for cleaning,</w:t>
              </w:r>
              <w:r w:rsidRPr="00BB7730">
                <w:rPr>
                  <w:rFonts w:ascii="Times New Roman" w:hAnsi="Times New Roman" w:cs="Times New Roman"/>
                  <w:color w:val="auto"/>
                  <w:sz w:val="18"/>
                  <w:szCs w:val="18"/>
                </w:rPr>
                <w:t xml:space="preserve"> and the relevant </w:t>
              </w:r>
              <w:r w:rsidRPr="00BB7730">
                <w:rPr>
                  <w:rFonts w:ascii="Times New Roman" w:eastAsiaTheme="minorEastAsia" w:hAnsi="Times New Roman" w:cs="Times New Roman"/>
                  <w:color w:val="auto"/>
                  <w:sz w:val="18"/>
                  <w:szCs w:val="18"/>
                  <w:lang w:eastAsia="zh-CN"/>
                </w:rPr>
                <w:t>check</w:t>
              </w:r>
              <w:r w:rsidRPr="00BB7730">
                <w:rPr>
                  <w:rFonts w:ascii="Times New Roman" w:hAnsi="Times New Roman" w:cs="Times New Roman"/>
                  <w:color w:val="auto"/>
                  <w:sz w:val="18"/>
                  <w:szCs w:val="18"/>
                </w:rPr>
                <w:t xml:space="preserve"> results will be filled in the corresponding cleaning and </w:t>
              </w:r>
              <w:r w:rsidRPr="00BB7730">
                <w:rPr>
                  <w:rFonts w:ascii="Times New Roman" w:eastAsiaTheme="minorEastAsia" w:hAnsi="Times New Roman" w:cs="Times New Roman"/>
                  <w:color w:val="auto"/>
                  <w:sz w:val="18"/>
                  <w:szCs w:val="18"/>
                  <w:lang w:eastAsia="zh-CN"/>
                </w:rPr>
                <w:t xml:space="preserve">checking </w:t>
              </w:r>
              <w:r w:rsidRPr="00BB7730">
                <w:rPr>
                  <w:rFonts w:ascii="Times New Roman" w:hAnsi="Times New Roman" w:cs="Times New Roman"/>
                  <w:color w:val="auto"/>
                  <w:sz w:val="18"/>
                  <w:szCs w:val="18"/>
                </w:rPr>
                <w:t>record of the equipment.</w:t>
              </w:r>
            </w:ins>
          </w:p>
        </w:tc>
      </w:tr>
      <w:tr w:rsidR="00CD0F6F" w:rsidRPr="00BB7730" w14:paraId="51774B21" w14:textId="77777777" w:rsidTr="00974D3A">
        <w:trPr>
          <w:cantSplit/>
          <w:trHeight w:val="460"/>
          <w:jc w:val="center"/>
          <w:ins w:id="17575" w:author="Xuning Wei12232" w:date="2026-07-27T21:35:00Z"/>
        </w:trPr>
        <w:tc>
          <w:tcPr>
            <w:tcW w:w="1467" w:type="dxa"/>
            <w:vMerge w:val="restart"/>
            <w:noWrap/>
            <w:vAlign w:val="center"/>
          </w:tcPr>
          <w:p w14:paraId="71B91EA3" w14:textId="77777777" w:rsidR="002E5D66" w:rsidRPr="00BB7730" w:rsidRDefault="002E5D66" w:rsidP="00974D3A">
            <w:pPr>
              <w:jc w:val="center"/>
              <w:rPr>
                <w:ins w:id="17576" w:author="Xuning Wei12232" w:date="2026-07-27T21:35:00Z"/>
                <w:rFonts w:ascii="Times New Roman" w:eastAsia="仿宋_GB2312" w:hAnsi="Times New Roman" w:cs="Times New Roman"/>
                <w:color w:val="auto"/>
                <w:sz w:val="18"/>
                <w:szCs w:val="18"/>
                <w:lang w:eastAsia="zh-CN"/>
                <w:rPrChange w:id="17577" w:author="Xuning Wei12232" w:date="2026-07-27T22:32:00Z">
                  <w:rPr>
                    <w:ins w:id="17578" w:author="Xuning Wei12232" w:date="2026-07-27T21:35:00Z"/>
                    <w:rFonts w:ascii="Times New Roman" w:eastAsia="仿宋_GB2312" w:hAnsi="Times New Roman" w:cs="Times New Roman"/>
                    <w:color w:val="0000FF"/>
                    <w:sz w:val="18"/>
                    <w:szCs w:val="18"/>
                    <w:lang w:eastAsia="zh-CN"/>
                  </w:rPr>
                </w:rPrChange>
              </w:rPr>
            </w:pPr>
            <w:ins w:id="17579" w:author="Xuning Wei12232" w:date="2026-07-27T21:35:00Z">
              <w:r w:rsidRPr="00BB7730">
                <w:rPr>
                  <w:rFonts w:ascii="Times New Roman" w:eastAsia="仿宋_GB2312" w:hAnsi="Times New Roman" w:cs="Times New Roman"/>
                  <w:color w:val="auto"/>
                  <w:sz w:val="18"/>
                  <w:szCs w:val="18"/>
                  <w:rPrChange w:id="17580" w:author="Xuning Wei12232" w:date="2026-07-27T22:32:00Z">
                    <w:rPr>
                      <w:rFonts w:ascii="Times New Roman" w:eastAsia="仿宋_GB2312" w:hAnsi="Times New Roman" w:cs="Times New Roman"/>
                      <w:color w:val="0000FF"/>
                      <w:sz w:val="18"/>
                      <w:szCs w:val="18"/>
                    </w:rPr>
                  </w:rPrChange>
                </w:rPr>
                <w:lastRenderedPageBreak/>
                <w:t>TJ4S-1213-R22</w:t>
              </w:r>
            </w:ins>
          </w:p>
        </w:tc>
        <w:tc>
          <w:tcPr>
            <w:tcW w:w="1619" w:type="dxa"/>
            <w:noWrap/>
            <w:vAlign w:val="center"/>
          </w:tcPr>
          <w:p w14:paraId="65D93C0A" w14:textId="64ACEC49" w:rsidR="002E5D66" w:rsidRPr="00BB7730" w:rsidRDefault="002E5D66" w:rsidP="00974D3A">
            <w:pPr>
              <w:jc w:val="center"/>
              <w:rPr>
                <w:ins w:id="17581" w:author="Xuning Wei12232" w:date="2026-07-27T21:35:00Z"/>
                <w:rFonts w:ascii="Times New Roman" w:eastAsia="仿宋_GB2312" w:hAnsi="Times New Roman" w:cs="Times New Roman"/>
                <w:color w:val="auto"/>
                <w:sz w:val="18"/>
                <w:szCs w:val="18"/>
                <w:lang w:eastAsia="zh-CN"/>
                <w:rPrChange w:id="17582" w:author="Xuning Wei12232" w:date="2026-07-27T22:32:00Z">
                  <w:rPr>
                    <w:ins w:id="17583" w:author="Xuning Wei12232" w:date="2026-07-27T21:35:00Z"/>
                    <w:rFonts w:ascii="Times New Roman" w:eastAsia="仿宋_GB2312" w:hAnsi="Times New Roman" w:cs="Times New Roman"/>
                    <w:color w:val="0000FF"/>
                    <w:sz w:val="18"/>
                    <w:szCs w:val="18"/>
                    <w:lang w:eastAsia="zh-CN"/>
                  </w:rPr>
                </w:rPrChange>
              </w:rPr>
            </w:pPr>
            <w:ins w:id="17584" w:author="Xuning Wei12232" w:date="2026-07-27T21:37:00Z">
              <w:r w:rsidRPr="00BB7730">
                <w:rPr>
                  <w:rFonts w:ascii="Times New Roman" w:eastAsia="仿宋_GB2312" w:hAnsi="Times New Roman" w:cs="Times New Roman"/>
                  <w:color w:val="auto"/>
                  <w:sz w:val="18"/>
                  <w:szCs w:val="18"/>
                  <w:lang w:eastAsia="zh-CN"/>
                  <w:rPrChange w:id="17585" w:author="Xuning Wei12232" w:date="2026-07-27T22:32:00Z">
                    <w:rPr>
                      <w:rFonts w:ascii="Times New Roman" w:eastAsia="仿宋_GB2312" w:hAnsi="Times New Roman" w:cs="Times New Roman"/>
                      <w:color w:val="0000FF"/>
                      <w:sz w:val="18"/>
                      <w:szCs w:val="18"/>
                      <w:lang w:eastAsia="zh-CN"/>
                    </w:rPr>
                  </w:rPrChange>
                </w:rPr>
                <w:t>Ensure the integrity of the equipment.</w:t>
              </w:r>
            </w:ins>
          </w:p>
        </w:tc>
        <w:tc>
          <w:tcPr>
            <w:tcW w:w="1767" w:type="dxa"/>
            <w:noWrap/>
            <w:vAlign w:val="center"/>
          </w:tcPr>
          <w:p w14:paraId="59E129F7" w14:textId="77777777" w:rsidR="002E5D66" w:rsidRPr="00BB7730" w:rsidRDefault="002E5D66" w:rsidP="00974D3A">
            <w:pPr>
              <w:jc w:val="center"/>
              <w:rPr>
                <w:ins w:id="17586" w:author="Xuning Wei12232" w:date="2026-07-27T21:35:00Z"/>
                <w:rFonts w:ascii="Times New Roman" w:eastAsia="仿宋_GB2312" w:hAnsi="Times New Roman" w:cs="Times New Roman"/>
                <w:color w:val="auto"/>
                <w:sz w:val="18"/>
                <w:szCs w:val="18"/>
                <w:lang w:eastAsia="zh-CN"/>
                <w:rPrChange w:id="17587" w:author="Xuning Wei12232" w:date="2026-07-27T22:32:00Z">
                  <w:rPr>
                    <w:ins w:id="17588" w:author="Xuning Wei12232" w:date="2026-07-27T21:35:00Z"/>
                    <w:rFonts w:ascii="Times New Roman" w:eastAsia="仿宋_GB2312" w:hAnsi="Times New Roman" w:cs="Times New Roman"/>
                    <w:color w:val="0000FF"/>
                    <w:sz w:val="18"/>
                    <w:szCs w:val="18"/>
                    <w:lang w:eastAsia="zh-CN"/>
                  </w:rPr>
                </w:rPrChange>
              </w:rPr>
            </w:pPr>
            <w:ins w:id="17589" w:author="Xuning Wei12232" w:date="2026-07-27T21:35:00Z">
              <w:r w:rsidRPr="00BB7730">
                <w:rPr>
                  <w:rFonts w:ascii="Times New Roman" w:eastAsia="仿宋_GB2312" w:hAnsi="Times New Roman" w:cs="Times New Roman"/>
                  <w:color w:val="auto"/>
                  <w:sz w:val="18"/>
                  <w:szCs w:val="18"/>
                  <w:lang w:eastAsia="zh-CN"/>
                  <w:rPrChange w:id="17590" w:author="Xuning Wei12232" w:date="2026-07-27T22:32:00Z">
                    <w:rPr>
                      <w:rFonts w:ascii="Times New Roman" w:eastAsia="仿宋_GB2312" w:hAnsi="Times New Roman" w:cs="Times New Roman"/>
                      <w:color w:val="0000FF"/>
                      <w:sz w:val="18"/>
                      <w:szCs w:val="18"/>
                      <w:lang w:eastAsia="zh-CN"/>
                    </w:rPr>
                  </w:rPrChange>
                </w:rPr>
                <w:t>GL</w:t>
              </w:r>
            </w:ins>
          </w:p>
        </w:tc>
        <w:tc>
          <w:tcPr>
            <w:tcW w:w="9427" w:type="dxa"/>
            <w:noWrap/>
            <w:vAlign w:val="center"/>
          </w:tcPr>
          <w:p w14:paraId="2E13DCDF" w14:textId="77777777" w:rsidR="002E5D66" w:rsidRPr="00BB7730" w:rsidRDefault="002E5D66" w:rsidP="00974D3A">
            <w:pPr>
              <w:jc w:val="both"/>
              <w:rPr>
                <w:ins w:id="17591" w:author="Xuning Wei12232" w:date="2026-07-27T21:35:00Z"/>
                <w:rFonts w:ascii="Times New Roman" w:eastAsia="仿宋_GB2312" w:hAnsi="Times New Roman" w:cs="Times New Roman"/>
                <w:color w:val="auto"/>
                <w:sz w:val="18"/>
                <w:szCs w:val="18"/>
                <w:lang w:eastAsia="zh-CN"/>
                <w:rPrChange w:id="17592" w:author="Xuning Wei12232" w:date="2026-07-27T22:32:00Z">
                  <w:rPr>
                    <w:ins w:id="17593" w:author="Xuning Wei12232" w:date="2026-07-27T21:35:00Z"/>
                    <w:rFonts w:ascii="Times New Roman" w:eastAsia="仿宋_GB2312" w:hAnsi="Times New Roman" w:cs="Times New Roman"/>
                    <w:color w:val="0000FF"/>
                    <w:sz w:val="18"/>
                    <w:szCs w:val="18"/>
                    <w:lang w:eastAsia="zh-CN"/>
                  </w:rPr>
                </w:rPrChange>
              </w:rPr>
            </w:pPr>
            <w:ins w:id="17594" w:author="Xuning Wei12232" w:date="2026-07-27T21:35:00Z">
              <w:r w:rsidRPr="00BB7730">
                <w:rPr>
                  <w:rFonts w:ascii="Times New Roman" w:eastAsia="仿宋_GB2312" w:hAnsi="Times New Roman" w:cs="Times New Roman"/>
                  <w:color w:val="auto"/>
                  <w:sz w:val="18"/>
                  <w:szCs w:val="18"/>
                  <w:lang w:eastAsia="zh-CN"/>
                  <w:rPrChange w:id="17595" w:author="Xuning Wei12232" w:date="2026-07-27T22:32:00Z">
                    <w:rPr>
                      <w:rFonts w:ascii="Times New Roman" w:eastAsia="仿宋_GB2312" w:hAnsi="Times New Roman" w:cs="Times New Roman"/>
                      <w:color w:val="0000FF"/>
                      <w:sz w:val="18"/>
                      <w:szCs w:val="18"/>
                      <w:lang w:eastAsia="zh-CN"/>
                    </w:rPr>
                  </w:rPrChange>
                </w:rPr>
                <w:t xml:space="preserve">1. For glass-lined equipment, the equipment department uses an enamel wall thickness check once a year. Regular inspection to the glass-lined equipment internal surface, if the GL was damage or rupture/crack, the check should also include the iron exposure detection. </w:t>
              </w:r>
            </w:ins>
          </w:p>
          <w:p w14:paraId="4B0D1F51" w14:textId="77777777" w:rsidR="002E5D66" w:rsidRPr="00BB7730" w:rsidRDefault="002E5D66" w:rsidP="00974D3A">
            <w:pPr>
              <w:jc w:val="both"/>
              <w:rPr>
                <w:ins w:id="17596" w:author="Xuning Wei12232" w:date="2026-07-27T21:35:00Z"/>
                <w:rFonts w:ascii="Times New Roman" w:eastAsia="仿宋_GB2312" w:hAnsi="Times New Roman" w:cs="Times New Roman"/>
                <w:color w:val="auto"/>
                <w:sz w:val="18"/>
                <w:szCs w:val="18"/>
                <w:lang w:eastAsia="zh-CN"/>
                <w:rPrChange w:id="17597" w:author="Xuning Wei12232" w:date="2026-07-27T22:32:00Z">
                  <w:rPr>
                    <w:ins w:id="17598" w:author="Xuning Wei12232" w:date="2026-07-27T21:35:00Z"/>
                    <w:rFonts w:ascii="Times New Roman" w:eastAsia="仿宋_GB2312" w:hAnsi="Times New Roman" w:cs="Times New Roman"/>
                    <w:color w:val="0000FF"/>
                    <w:sz w:val="18"/>
                    <w:szCs w:val="18"/>
                    <w:lang w:eastAsia="zh-CN"/>
                  </w:rPr>
                </w:rPrChange>
              </w:rPr>
            </w:pPr>
            <w:ins w:id="17599" w:author="Xuning Wei12232" w:date="2026-07-27T21:35:00Z">
              <w:r w:rsidRPr="00BB7730">
                <w:rPr>
                  <w:rFonts w:ascii="Times New Roman" w:eastAsia="仿宋_GB2312" w:hAnsi="Times New Roman" w:cs="Times New Roman"/>
                  <w:color w:val="auto"/>
                  <w:sz w:val="18"/>
                  <w:szCs w:val="18"/>
                  <w:lang w:eastAsia="zh-CN"/>
                  <w:rPrChange w:id="17600" w:author="Xuning Wei12232" w:date="2026-07-27T22:32:00Z">
                    <w:rPr>
                      <w:rFonts w:ascii="Times New Roman" w:eastAsia="仿宋_GB2312" w:hAnsi="Times New Roman" w:cs="Times New Roman"/>
                      <w:color w:val="0000FF"/>
                      <w:sz w:val="18"/>
                      <w:szCs w:val="18"/>
                      <w:lang w:eastAsia="zh-CN"/>
                    </w:rPr>
                  </w:rPrChange>
                </w:rPr>
                <w:t>2. Visual inspection of the integrity of the enamel during the cleaning. See detail in Enamel equipment inner surface stain control procedure&lt;DS-GMP-023.01&gt;.</w:t>
              </w:r>
            </w:ins>
          </w:p>
        </w:tc>
      </w:tr>
      <w:tr w:rsidR="00CD0F6F" w:rsidRPr="00BB7730" w14:paraId="4EC46548" w14:textId="77777777" w:rsidTr="00974D3A">
        <w:trPr>
          <w:cantSplit/>
          <w:trHeight w:val="460"/>
          <w:jc w:val="center"/>
          <w:ins w:id="17601" w:author="Xuning Wei12232" w:date="2026-07-27T21:35:00Z"/>
        </w:trPr>
        <w:tc>
          <w:tcPr>
            <w:tcW w:w="1467" w:type="dxa"/>
            <w:vMerge/>
            <w:noWrap/>
            <w:vAlign w:val="center"/>
          </w:tcPr>
          <w:p w14:paraId="688A0F9F" w14:textId="77777777" w:rsidR="002E5D66" w:rsidRPr="00BB7730" w:rsidRDefault="002E5D66" w:rsidP="00974D3A">
            <w:pPr>
              <w:jc w:val="center"/>
              <w:rPr>
                <w:ins w:id="17602" w:author="Xuning Wei12232" w:date="2026-07-27T21:35:00Z"/>
                <w:rFonts w:ascii="Times New Roman" w:eastAsia="仿宋_GB2312" w:hAnsi="Times New Roman" w:cs="Times New Roman"/>
                <w:color w:val="auto"/>
                <w:sz w:val="18"/>
                <w:szCs w:val="18"/>
                <w:rPrChange w:id="17603" w:author="Xuning Wei12232" w:date="2026-07-27T22:32:00Z">
                  <w:rPr>
                    <w:ins w:id="17604" w:author="Xuning Wei12232" w:date="2026-07-27T21:35:00Z"/>
                    <w:rFonts w:ascii="Times New Roman" w:eastAsia="仿宋_GB2312" w:hAnsi="Times New Roman" w:cs="Times New Roman"/>
                    <w:color w:val="0000FF"/>
                    <w:sz w:val="18"/>
                    <w:szCs w:val="18"/>
                  </w:rPr>
                </w:rPrChange>
              </w:rPr>
            </w:pPr>
          </w:p>
        </w:tc>
        <w:tc>
          <w:tcPr>
            <w:tcW w:w="1619" w:type="dxa"/>
            <w:noWrap/>
            <w:vAlign w:val="center"/>
          </w:tcPr>
          <w:p w14:paraId="1386306A" w14:textId="77777777" w:rsidR="002E5D66" w:rsidRPr="00BB7730" w:rsidRDefault="002E5D66" w:rsidP="00974D3A">
            <w:pPr>
              <w:jc w:val="center"/>
              <w:rPr>
                <w:ins w:id="17605" w:author="Xuning Wei12232" w:date="2026-07-27T21:35:00Z"/>
                <w:rFonts w:ascii="Times New Roman" w:eastAsia="仿宋_GB2312" w:hAnsi="Times New Roman" w:cs="Times New Roman"/>
                <w:color w:val="auto"/>
                <w:sz w:val="18"/>
                <w:szCs w:val="18"/>
                <w:lang w:eastAsia="zh-CN"/>
                <w:rPrChange w:id="17606" w:author="Xuning Wei12232" w:date="2026-07-27T22:32:00Z">
                  <w:rPr>
                    <w:ins w:id="17607" w:author="Xuning Wei12232" w:date="2026-07-27T21:35:00Z"/>
                    <w:rFonts w:ascii="Times New Roman" w:eastAsia="仿宋_GB2312" w:hAnsi="Times New Roman" w:cs="Times New Roman"/>
                    <w:color w:val="0000FF"/>
                    <w:sz w:val="18"/>
                    <w:szCs w:val="18"/>
                    <w:lang w:eastAsia="zh-CN"/>
                  </w:rPr>
                </w:rPrChange>
              </w:rPr>
            </w:pPr>
            <w:ins w:id="17608" w:author="Xuning Wei12232" w:date="2026-07-27T21:35:00Z">
              <w:r w:rsidRPr="00BB7730">
                <w:rPr>
                  <w:rFonts w:ascii="Times New Roman" w:hAnsi="Times New Roman" w:cs="Times New Roman"/>
                  <w:color w:val="auto"/>
                  <w:sz w:val="18"/>
                  <w:szCs w:val="18"/>
                  <w:shd w:val="clear" w:color="auto" w:fill="FFFFFF"/>
                </w:rPr>
                <w:t>Mechanical</w:t>
              </w:r>
              <w:r w:rsidRPr="00BB7730">
                <w:rPr>
                  <w:rFonts w:ascii="Times New Roman" w:eastAsia="仿宋_GB2312" w:hAnsi="Times New Roman" w:cs="Times New Roman"/>
                  <w:color w:val="auto"/>
                  <w:sz w:val="18"/>
                  <w:szCs w:val="18"/>
                  <w:lang w:eastAsia="zh-CN"/>
                  <w:rPrChange w:id="17609" w:author="Xuning Wei12232" w:date="2026-07-27T22:32:00Z">
                    <w:rPr>
                      <w:rFonts w:ascii="Times New Roman" w:eastAsia="仿宋_GB2312" w:hAnsi="Times New Roman" w:cs="Times New Roman"/>
                      <w:color w:val="0000FF"/>
                      <w:sz w:val="18"/>
                      <w:szCs w:val="18"/>
                      <w:lang w:eastAsia="zh-CN"/>
                    </w:rPr>
                  </w:rPrChange>
                </w:rPr>
                <w:t xml:space="preserve"> seal</w:t>
              </w:r>
            </w:ins>
          </w:p>
        </w:tc>
        <w:tc>
          <w:tcPr>
            <w:tcW w:w="1767" w:type="dxa"/>
            <w:noWrap/>
            <w:vAlign w:val="center"/>
          </w:tcPr>
          <w:p w14:paraId="1DFC0A55" w14:textId="77777777" w:rsidR="002E5D66" w:rsidRPr="00BB7730" w:rsidRDefault="002E5D66" w:rsidP="00974D3A">
            <w:pPr>
              <w:jc w:val="center"/>
              <w:rPr>
                <w:ins w:id="17610" w:author="Xuning Wei12232" w:date="2026-07-27T21:35:00Z"/>
                <w:rFonts w:ascii="Times New Roman" w:eastAsia="仿宋_GB2312" w:hAnsi="Times New Roman" w:cs="Times New Roman"/>
                <w:color w:val="auto"/>
                <w:sz w:val="18"/>
                <w:szCs w:val="18"/>
                <w:lang w:eastAsia="zh-CN"/>
                <w:rPrChange w:id="17611" w:author="Xuning Wei12232" w:date="2026-07-27T22:32:00Z">
                  <w:rPr>
                    <w:ins w:id="17612" w:author="Xuning Wei12232" w:date="2026-07-27T21:35:00Z"/>
                    <w:rFonts w:ascii="Times New Roman" w:eastAsia="仿宋_GB2312" w:hAnsi="Times New Roman" w:cs="Times New Roman"/>
                    <w:color w:val="0000FF"/>
                    <w:sz w:val="18"/>
                    <w:szCs w:val="18"/>
                    <w:lang w:eastAsia="zh-CN"/>
                  </w:rPr>
                </w:rPrChange>
              </w:rPr>
            </w:pPr>
            <w:ins w:id="17613" w:author="Xuning Wei12232" w:date="2026-07-27T21:35:00Z">
              <w:r w:rsidRPr="00BB7730">
                <w:rPr>
                  <w:rFonts w:ascii="Times New Roman" w:eastAsia="仿宋_GB2312" w:hAnsi="Times New Roman" w:cs="Times New Roman"/>
                  <w:color w:val="auto"/>
                  <w:sz w:val="18"/>
                  <w:szCs w:val="18"/>
                  <w:lang w:eastAsia="zh-CN"/>
                  <w:rPrChange w:id="17614" w:author="Xuning Wei12232" w:date="2026-07-27T22:32:00Z">
                    <w:rPr>
                      <w:rFonts w:ascii="Times New Roman" w:eastAsia="仿宋_GB2312" w:hAnsi="Times New Roman" w:cs="Times New Roman"/>
                      <w:color w:val="0000FF"/>
                      <w:sz w:val="18"/>
                      <w:szCs w:val="18"/>
                      <w:lang w:eastAsia="zh-CN"/>
                    </w:rPr>
                  </w:rPrChange>
                </w:rPr>
                <w:t>GL&amp;PTFE</w:t>
              </w:r>
            </w:ins>
          </w:p>
          <w:p w14:paraId="69251EB7" w14:textId="77777777" w:rsidR="002E5D66" w:rsidRPr="00BB7730" w:rsidRDefault="002E5D66" w:rsidP="00974D3A">
            <w:pPr>
              <w:jc w:val="center"/>
              <w:rPr>
                <w:ins w:id="17615" w:author="Xuning Wei12232" w:date="2026-07-27T21:35:00Z"/>
                <w:rFonts w:ascii="Times New Roman" w:eastAsia="仿宋_GB2312" w:hAnsi="Times New Roman" w:cs="Times New Roman"/>
                <w:color w:val="auto"/>
                <w:sz w:val="18"/>
                <w:szCs w:val="18"/>
                <w:lang w:eastAsia="zh-CN"/>
                <w:rPrChange w:id="17616" w:author="Xuning Wei12232" w:date="2026-07-27T22:32:00Z">
                  <w:rPr>
                    <w:ins w:id="17617" w:author="Xuning Wei12232" w:date="2026-07-27T21:35:00Z"/>
                    <w:rFonts w:ascii="Times New Roman" w:eastAsia="仿宋_GB2312" w:hAnsi="Times New Roman" w:cs="Times New Roman"/>
                    <w:color w:val="0000FF"/>
                    <w:sz w:val="18"/>
                    <w:szCs w:val="18"/>
                    <w:lang w:eastAsia="zh-CN"/>
                  </w:rPr>
                </w:rPrChange>
              </w:rPr>
            </w:pPr>
            <w:ins w:id="17618" w:author="Xuning Wei12232" w:date="2026-07-27T21:35:00Z">
              <w:r w:rsidRPr="00BB7730">
                <w:rPr>
                  <w:rFonts w:ascii="Times New Roman" w:eastAsia="仿宋_GB2312" w:hAnsi="Times New Roman" w:cs="Times New Roman"/>
                  <w:color w:val="auto"/>
                  <w:sz w:val="18"/>
                  <w:szCs w:val="18"/>
                  <w:lang w:eastAsia="zh-CN"/>
                  <w:rPrChange w:id="17619" w:author="Xuning Wei12232" w:date="2026-07-27T22:32:00Z">
                    <w:rPr>
                      <w:rFonts w:ascii="Times New Roman" w:eastAsia="仿宋_GB2312" w:hAnsi="Times New Roman" w:cs="Times New Roman"/>
                      <w:color w:val="0000FF"/>
                      <w:sz w:val="18"/>
                      <w:szCs w:val="18"/>
                      <w:lang w:eastAsia="zh-CN"/>
                    </w:rPr>
                  </w:rPrChange>
                </w:rPr>
                <w:t>&amp;FFKM(O-ring)</w:t>
              </w:r>
            </w:ins>
          </w:p>
        </w:tc>
        <w:tc>
          <w:tcPr>
            <w:tcW w:w="9427" w:type="dxa"/>
            <w:noWrap/>
            <w:vAlign w:val="center"/>
          </w:tcPr>
          <w:p w14:paraId="50184964" w14:textId="77777777" w:rsidR="002E5D66" w:rsidRPr="00BB7730" w:rsidRDefault="002E5D66" w:rsidP="00974D3A">
            <w:pPr>
              <w:jc w:val="both"/>
              <w:rPr>
                <w:ins w:id="17620" w:author="Xuning Wei12232" w:date="2026-07-27T21:35:00Z"/>
                <w:rFonts w:ascii="Times New Roman" w:eastAsia="仿宋_GB2312" w:hAnsi="Times New Roman" w:cs="Times New Roman"/>
                <w:color w:val="auto"/>
                <w:sz w:val="18"/>
                <w:szCs w:val="18"/>
                <w:lang w:eastAsia="zh-CN"/>
                <w:rPrChange w:id="17621" w:author="Xuning Wei12232" w:date="2026-07-27T22:32:00Z">
                  <w:rPr>
                    <w:ins w:id="17622" w:author="Xuning Wei12232" w:date="2026-07-27T21:35:00Z"/>
                    <w:rFonts w:ascii="Times New Roman" w:eastAsia="仿宋_GB2312" w:hAnsi="Times New Roman" w:cs="Times New Roman"/>
                    <w:color w:val="0000FF"/>
                    <w:sz w:val="18"/>
                    <w:szCs w:val="18"/>
                    <w:lang w:eastAsia="zh-CN"/>
                  </w:rPr>
                </w:rPrChange>
              </w:rPr>
            </w:pPr>
            <w:ins w:id="17623" w:author="Xuning Wei12232" w:date="2026-07-27T21:35:00Z">
              <w:r w:rsidRPr="00BB7730">
                <w:rPr>
                  <w:rFonts w:ascii="Times New Roman" w:eastAsia="仿宋_GB2312" w:hAnsi="Times New Roman" w:cs="Times New Roman"/>
                  <w:color w:val="auto"/>
                  <w:sz w:val="18"/>
                  <w:szCs w:val="18"/>
                  <w:lang w:eastAsia="zh-CN"/>
                  <w:rPrChange w:id="17624" w:author="Xuning Wei12232" w:date="2026-07-27T22:32:00Z">
                    <w:rPr>
                      <w:rFonts w:ascii="Times New Roman" w:eastAsia="仿宋_GB2312" w:hAnsi="Times New Roman" w:cs="Times New Roman"/>
                      <w:color w:val="0000FF"/>
                      <w:sz w:val="18"/>
                      <w:szCs w:val="18"/>
                      <w:lang w:eastAsia="zh-CN"/>
                    </w:rPr>
                  </w:rPrChange>
                </w:rPr>
                <w:t>The equipment department conducts an overall inspection once a year. Check the wear of the moving ring, check the sealing surface, and re-adjust the tightening moving ring as necessary.</w:t>
              </w:r>
            </w:ins>
          </w:p>
        </w:tc>
      </w:tr>
      <w:tr w:rsidR="00F956FA" w:rsidRPr="00BB7730" w14:paraId="4EED6F26" w14:textId="77777777" w:rsidTr="000550BB">
        <w:trPr>
          <w:cantSplit/>
          <w:trHeight w:val="460"/>
          <w:jc w:val="center"/>
          <w:ins w:id="17625" w:author="He Han" w:date="2026-10-21T16:19:00Z"/>
        </w:trPr>
        <w:tc>
          <w:tcPr>
            <w:tcW w:w="1467" w:type="dxa"/>
            <w:vMerge w:val="restart"/>
            <w:noWrap/>
            <w:vAlign w:val="center"/>
          </w:tcPr>
          <w:p w14:paraId="76190C2A" w14:textId="1C7DB2EC" w:rsidR="00F956FA" w:rsidRPr="00BB7730" w:rsidRDefault="00F956FA" w:rsidP="00F956FA">
            <w:pPr>
              <w:jc w:val="center"/>
              <w:rPr>
                <w:ins w:id="17626" w:author="He Han" w:date="2026-10-21T16:19:00Z"/>
                <w:rFonts w:ascii="Times New Roman" w:eastAsia="仿宋_GB2312" w:hAnsi="Times New Roman" w:cs="Times New Roman"/>
                <w:color w:val="auto"/>
                <w:sz w:val="18"/>
                <w:szCs w:val="18"/>
              </w:rPr>
            </w:pPr>
            <w:ins w:id="17627" w:author="He Han" w:date="2026-10-21T16:19:00Z">
              <w:r w:rsidRPr="00BB7730">
                <w:rPr>
                  <w:rFonts w:ascii="Times New Roman" w:eastAsia="仿宋_GB2312" w:hAnsi="Times New Roman" w:cs="Times New Roman"/>
                  <w:color w:val="auto"/>
                  <w:sz w:val="18"/>
                  <w:szCs w:val="18"/>
                  <w:lang w:eastAsia="zh-CN"/>
                </w:rPr>
                <w:t>TJ</w:t>
              </w:r>
              <w:r w:rsidRPr="00BB7730">
                <w:rPr>
                  <w:rFonts w:ascii="Times New Roman" w:eastAsia="仿宋_GB2312" w:hAnsi="Times New Roman" w:cs="Times New Roman"/>
                  <w:color w:val="auto"/>
                  <w:sz w:val="18"/>
                  <w:szCs w:val="18"/>
                </w:rPr>
                <w:t>4</w:t>
              </w:r>
              <w:r w:rsidRPr="00BB7730">
                <w:rPr>
                  <w:rFonts w:ascii="Times New Roman" w:eastAsia="仿宋_GB2312" w:hAnsi="Times New Roman" w:cs="Times New Roman"/>
                  <w:color w:val="auto"/>
                  <w:sz w:val="18"/>
                  <w:szCs w:val="18"/>
                  <w:lang w:eastAsia="zh-CN"/>
                </w:rPr>
                <w:t>S</w:t>
              </w:r>
              <w:r w:rsidRPr="00BB7730">
                <w:rPr>
                  <w:rFonts w:ascii="Times New Roman" w:eastAsia="仿宋_GB2312" w:hAnsi="Times New Roman" w:cs="Times New Roman"/>
                  <w:color w:val="auto"/>
                  <w:sz w:val="18"/>
                  <w:szCs w:val="18"/>
                </w:rPr>
                <w:t>-1200-</w:t>
              </w:r>
              <w:r w:rsidRPr="00BB7730">
                <w:rPr>
                  <w:rFonts w:ascii="Times New Roman" w:eastAsia="仿宋_GB2312" w:hAnsi="Times New Roman" w:cs="Times New Roman"/>
                  <w:color w:val="auto"/>
                  <w:sz w:val="18"/>
                  <w:szCs w:val="18"/>
                  <w:lang w:eastAsia="zh-CN"/>
                </w:rPr>
                <w:t>AT</w:t>
              </w:r>
              <w:r w:rsidRPr="00BB7730">
                <w:rPr>
                  <w:rFonts w:ascii="Times New Roman" w:eastAsia="仿宋_GB2312" w:hAnsi="Times New Roman" w:cs="Times New Roman"/>
                  <w:color w:val="auto"/>
                  <w:sz w:val="18"/>
                  <w:szCs w:val="18"/>
                </w:rPr>
                <w:t>0</w:t>
              </w:r>
            </w:ins>
            <w:ins w:id="17628" w:author="He Han" w:date="2026-10-21T16:20:00Z">
              <w:r w:rsidRPr="00BB7730">
                <w:rPr>
                  <w:rFonts w:ascii="Times New Roman" w:eastAsia="仿宋_GB2312" w:hAnsi="Times New Roman" w:cs="Times New Roman"/>
                  <w:color w:val="auto"/>
                  <w:sz w:val="18"/>
                  <w:szCs w:val="18"/>
                </w:rPr>
                <w:t>2</w:t>
              </w:r>
            </w:ins>
          </w:p>
        </w:tc>
        <w:tc>
          <w:tcPr>
            <w:tcW w:w="1619" w:type="dxa"/>
            <w:noWrap/>
            <w:vAlign w:val="center"/>
          </w:tcPr>
          <w:p w14:paraId="39F49747" w14:textId="0130E13E" w:rsidR="00F956FA" w:rsidRPr="00BB7730" w:rsidRDefault="00F956FA">
            <w:pPr>
              <w:jc w:val="center"/>
              <w:rPr>
                <w:ins w:id="17629" w:author="He Han" w:date="2026-10-21T16:19:00Z"/>
                <w:rFonts w:ascii="Times New Roman" w:eastAsia="仿宋_GB2312" w:hAnsi="Times New Roman" w:cs="Times New Roman"/>
                <w:color w:val="00B0F0"/>
                <w:sz w:val="18"/>
                <w:szCs w:val="18"/>
                <w:lang w:eastAsia="zh-CN"/>
                <w:rPrChange w:id="17630" w:author="He Han" w:date="2026-10-21T16:19:00Z">
                  <w:rPr>
                    <w:ins w:id="17631" w:author="He Han" w:date="2026-10-21T16:19:00Z"/>
                    <w:rFonts w:ascii="Times New Roman" w:hAnsi="Times New Roman" w:cs="Times New Roman"/>
                    <w:color w:val="auto"/>
                    <w:sz w:val="18"/>
                    <w:szCs w:val="18"/>
                    <w:shd w:val="clear" w:color="auto" w:fill="FFFFFF"/>
                  </w:rPr>
                </w:rPrChange>
              </w:rPr>
            </w:pPr>
            <w:ins w:id="17632" w:author="He Han" w:date="2026-10-21T16:19:00Z">
              <w:r w:rsidRPr="00BB7730">
                <w:rPr>
                  <w:rFonts w:ascii="Times New Roman" w:eastAsia="仿宋_GB2312" w:hAnsi="Times New Roman" w:cs="Times New Roman"/>
                  <w:color w:val="00B0F0"/>
                  <w:sz w:val="18"/>
                  <w:szCs w:val="18"/>
                  <w:lang w:eastAsia="zh-CN"/>
                  <w:rPrChange w:id="17633" w:author="He Han" w:date="2026-10-21T16:19:00Z">
                    <w:rPr>
                      <w:sz w:val="18"/>
                      <w:szCs w:val="18"/>
                    </w:rPr>
                  </w:rPrChange>
                </w:rPr>
                <w:t>Make sure the equipment's integrity</w:t>
              </w:r>
            </w:ins>
          </w:p>
        </w:tc>
        <w:tc>
          <w:tcPr>
            <w:tcW w:w="1767" w:type="dxa"/>
            <w:noWrap/>
            <w:vAlign w:val="center"/>
          </w:tcPr>
          <w:p w14:paraId="775C478C" w14:textId="4B3DBFA5" w:rsidR="00F956FA" w:rsidRPr="00BB7730" w:rsidRDefault="00F956FA">
            <w:pPr>
              <w:jc w:val="center"/>
              <w:rPr>
                <w:ins w:id="17634" w:author="He Han" w:date="2026-10-21T16:19:00Z"/>
                <w:rFonts w:ascii="Times New Roman" w:eastAsia="仿宋_GB2312" w:hAnsi="Times New Roman" w:cs="Times New Roman"/>
                <w:color w:val="00B0F0"/>
                <w:sz w:val="18"/>
                <w:szCs w:val="18"/>
                <w:lang w:eastAsia="zh-CN"/>
                <w:rPrChange w:id="17635" w:author="He Han" w:date="2026-10-21T16:19:00Z">
                  <w:rPr>
                    <w:ins w:id="17636" w:author="He Han" w:date="2026-10-21T16:19:00Z"/>
                    <w:rFonts w:ascii="Times New Roman" w:eastAsia="仿宋_GB2312" w:hAnsi="Times New Roman" w:cs="Times New Roman"/>
                    <w:color w:val="auto"/>
                    <w:sz w:val="18"/>
                    <w:szCs w:val="18"/>
                    <w:lang w:eastAsia="zh-CN"/>
                  </w:rPr>
                </w:rPrChange>
              </w:rPr>
            </w:pPr>
            <w:ins w:id="17637" w:author="He Han" w:date="2026-10-21T16:19:00Z">
              <w:r w:rsidRPr="00BB7730">
                <w:rPr>
                  <w:rFonts w:ascii="Times New Roman" w:eastAsia="仿宋_GB2312" w:hAnsi="Times New Roman" w:cs="Times New Roman"/>
                  <w:color w:val="00B0F0"/>
                  <w:sz w:val="18"/>
                  <w:szCs w:val="18"/>
                  <w:lang w:eastAsia="zh-CN"/>
                  <w:rPrChange w:id="17638" w:author="He Han" w:date="2026-10-21T16:19:00Z">
                    <w:rPr>
                      <w:sz w:val="18"/>
                      <w:szCs w:val="18"/>
                    </w:rPr>
                  </w:rPrChange>
                </w:rPr>
                <w:t>C-276</w:t>
              </w:r>
            </w:ins>
          </w:p>
        </w:tc>
        <w:tc>
          <w:tcPr>
            <w:tcW w:w="9427" w:type="dxa"/>
            <w:noWrap/>
            <w:vAlign w:val="center"/>
          </w:tcPr>
          <w:p w14:paraId="67C64E63" w14:textId="1AEDF8A8" w:rsidR="00F956FA" w:rsidRPr="00BB7730" w:rsidRDefault="00F956FA">
            <w:pPr>
              <w:pStyle w:val="Default"/>
              <w:jc w:val="both"/>
              <w:rPr>
                <w:ins w:id="17639" w:author="He Han" w:date="2026-10-21T16:19:00Z"/>
                <w:rFonts w:eastAsia="仿宋_GB2312"/>
                <w:bCs/>
                <w:color w:val="00B0F0"/>
                <w:kern w:val="32"/>
                <w:sz w:val="18"/>
                <w:szCs w:val="18"/>
                <w:rPrChange w:id="17640" w:author="He Han" w:date="2026-10-21T16:19:00Z">
                  <w:rPr>
                    <w:ins w:id="17641" w:author="He Han" w:date="2026-10-21T16:19:00Z"/>
                    <w:sz w:val="18"/>
                    <w:szCs w:val="18"/>
                  </w:rPr>
                </w:rPrChange>
              </w:rPr>
              <w:pPrChange w:id="17642" w:author="He Han" w:date="2026-10-21T16:20:00Z">
                <w:pPr>
                  <w:pStyle w:val="Default"/>
                </w:pPr>
              </w:pPrChange>
            </w:pPr>
            <w:ins w:id="17643" w:author="He Han" w:date="2026-10-21T16:19:00Z">
              <w:r w:rsidRPr="00BB7730">
                <w:rPr>
                  <w:rFonts w:eastAsia="仿宋_GB2312"/>
                  <w:bCs/>
                  <w:color w:val="00B0F0"/>
                  <w:kern w:val="32"/>
                  <w:sz w:val="18"/>
                  <w:szCs w:val="18"/>
                  <w:rPrChange w:id="17644" w:author="He Han" w:date="2026-10-21T16:19:00Z">
                    <w:rPr>
                      <w:sz w:val="18"/>
                      <w:szCs w:val="18"/>
                    </w:rPr>
                  </w:rPrChange>
                </w:rPr>
                <w:t>1. For glass-lined equipment, the equipment department uses an enamel wall thickness check once a year. Regular inspection to the glass-lined equipment internal surface, if the GL was damage or rupture/crack, the check should also include the iron exposure detection.</w:t>
              </w:r>
            </w:ins>
          </w:p>
          <w:p w14:paraId="2A31AE03" w14:textId="3669108F" w:rsidR="00F956FA" w:rsidRPr="00BB7730" w:rsidRDefault="00F956FA">
            <w:pPr>
              <w:jc w:val="both"/>
              <w:rPr>
                <w:ins w:id="17645" w:author="He Han" w:date="2026-10-21T16:19:00Z"/>
                <w:rFonts w:ascii="Times New Roman" w:eastAsia="仿宋_GB2312" w:hAnsi="Times New Roman" w:cs="Times New Roman"/>
                <w:color w:val="00B0F0"/>
                <w:sz w:val="18"/>
                <w:szCs w:val="18"/>
                <w:lang w:eastAsia="zh-CN"/>
                <w:rPrChange w:id="17646" w:author="He Han" w:date="2026-10-21T16:19:00Z">
                  <w:rPr>
                    <w:ins w:id="17647" w:author="He Han" w:date="2026-10-21T16:19:00Z"/>
                    <w:rFonts w:ascii="Times New Roman" w:eastAsia="仿宋_GB2312" w:hAnsi="Times New Roman" w:cs="Times New Roman"/>
                    <w:color w:val="auto"/>
                    <w:sz w:val="18"/>
                    <w:szCs w:val="18"/>
                    <w:lang w:eastAsia="zh-CN"/>
                  </w:rPr>
                </w:rPrChange>
              </w:rPr>
            </w:pPr>
            <w:ins w:id="17648" w:author="He Han" w:date="2026-10-21T16:19:00Z">
              <w:r w:rsidRPr="00BB7730">
                <w:rPr>
                  <w:rFonts w:ascii="Times New Roman" w:eastAsia="仿宋_GB2312" w:hAnsi="Times New Roman" w:cs="Times New Roman"/>
                  <w:color w:val="00B0F0"/>
                  <w:sz w:val="18"/>
                  <w:szCs w:val="18"/>
                  <w:lang w:eastAsia="zh-CN"/>
                  <w:rPrChange w:id="17649" w:author="He Han" w:date="2026-10-21T16:19:00Z">
                    <w:rPr>
                      <w:sz w:val="18"/>
                      <w:szCs w:val="18"/>
                    </w:rPr>
                  </w:rPrChange>
                </w:rPr>
                <w:t>2. Visual inspection of the integrity of the enamel during the cleaning. See detail in Enamel equipment inner surface stain control procedure&lt;DS-GMP-023.01&gt;.</w:t>
              </w:r>
            </w:ins>
          </w:p>
        </w:tc>
      </w:tr>
      <w:tr w:rsidR="00F956FA" w:rsidRPr="00BB7730" w14:paraId="44F1D1F0" w14:textId="77777777" w:rsidTr="000550BB">
        <w:trPr>
          <w:cantSplit/>
          <w:trHeight w:val="460"/>
          <w:jc w:val="center"/>
          <w:ins w:id="17650" w:author="He Han" w:date="2026-10-21T16:19:00Z"/>
        </w:trPr>
        <w:tc>
          <w:tcPr>
            <w:tcW w:w="1467" w:type="dxa"/>
            <w:vMerge/>
            <w:noWrap/>
            <w:vAlign w:val="center"/>
          </w:tcPr>
          <w:p w14:paraId="26C3A6CE" w14:textId="77777777" w:rsidR="00F956FA" w:rsidRPr="00BB7730" w:rsidRDefault="00F956FA" w:rsidP="00F956FA">
            <w:pPr>
              <w:jc w:val="center"/>
              <w:rPr>
                <w:ins w:id="17651" w:author="He Han" w:date="2026-10-21T16:19:00Z"/>
                <w:rFonts w:ascii="Times New Roman" w:eastAsia="仿宋_GB2312" w:hAnsi="Times New Roman" w:cs="Times New Roman"/>
                <w:color w:val="auto"/>
                <w:sz w:val="18"/>
                <w:szCs w:val="18"/>
              </w:rPr>
            </w:pPr>
          </w:p>
        </w:tc>
        <w:tc>
          <w:tcPr>
            <w:tcW w:w="1619" w:type="dxa"/>
            <w:noWrap/>
            <w:vAlign w:val="center"/>
          </w:tcPr>
          <w:p w14:paraId="3AE3058D" w14:textId="77AD1B62" w:rsidR="00F956FA" w:rsidRPr="00BB7730" w:rsidRDefault="00F956FA">
            <w:pPr>
              <w:jc w:val="center"/>
              <w:rPr>
                <w:ins w:id="17652" w:author="He Han" w:date="2026-10-21T16:19:00Z"/>
                <w:rFonts w:ascii="Times New Roman" w:eastAsia="仿宋_GB2312" w:hAnsi="Times New Roman" w:cs="Times New Roman"/>
                <w:color w:val="00B0F0"/>
                <w:sz w:val="18"/>
                <w:szCs w:val="18"/>
                <w:lang w:eastAsia="zh-CN"/>
                <w:rPrChange w:id="17653" w:author="He Han" w:date="2026-10-21T16:19:00Z">
                  <w:rPr>
                    <w:ins w:id="17654" w:author="He Han" w:date="2026-10-21T16:19:00Z"/>
                    <w:rFonts w:ascii="Times New Roman" w:hAnsi="Times New Roman" w:cs="Times New Roman"/>
                    <w:color w:val="auto"/>
                    <w:sz w:val="18"/>
                    <w:szCs w:val="18"/>
                    <w:shd w:val="clear" w:color="auto" w:fill="FFFFFF"/>
                  </w:rPr>
                </w:rPrChange>
              </w:rPr>
            </w:pPr>
            <w:ins w:id="17655" w:author="He Han" w:date="2026-10-21T16:19:00Z">
              <w:r w:rsidRPr="00BB7730">
                <w:rPr>
                  <w:rFonts w:ascii="Times New Roman" w:eastAsia="仿宋_GB2312" w:hAnsi="Times New Roman" w:cs="Times New Roman"/>
                  <w:color w:val="00B0F0"/>
                  <w:sz w:val="18"/>
                  <w:szCs w:val="18"/>
                  <w:lang w:eastAsia="zh-CN"/>
                  <w:rPrChange w:id="17656" w:author="He Han" w:date="2026-10-21T16:19:00Z">
                    <w:rPr>
                      <w:sz w:val="18"/>
                      <w:szCs w:val="18"/>
                    </w:rPr>
                  </w:rPrChange>
                </w:rPr>
                <w:t>Peristaltic pump tubing</w:t>
              </w:r>
            </w:ins>
          </w:p>
        </w:tc>
        <w:tc>
          <w:tcPr>
            <w:tcW w:w="1767" w:type="dxa"/>
            <w:noWrap/>
            <w:vAlign w:val="center"/>
          </w:tcPr>
          <w:p w14:paraId="3258CE76" w14:textId="47006BD9" w:rsidR="00F956FA" w:rsidRPr="00BB7730" w:rsidRDefault="00F956FA">
            <w:pPr>
              <w:jc w:val="center"/>
              <w:rPr>
                <w:ins w:id="17657" w:author="He Han" w:date="2026-10-21T16:19:00Z"/>
                <w:rFonts w:ascii="Times New Roman" w:eastAsia="仿宋_GB2312" w:hAnsi="Times New Roman" w:cs="Times New Roman"/>
                <w:color w:val="00B0F0"/>
                <w:sz w:val="18"/>
                <w:szCs w:val="18"/>
                <w:lang w:eastAsia="zh-CN"/>
                <w:rPrChange w:id="17658" w:author="He Han" w:date="2026-10-21T16:19:00Z">
                  <w:rPr>
                    <w:ins w:id="17659" w:author="He Han" w:date="2026-10-21T16:19:00Z"/>
                    <w:rFonts w:ascii="Times New Roman" w:eastAsia="仿宋_GB2312" w:hAnsi="Times New Roman" w:cs="Times New Roman"/>
                    <w:color w:val="auto"/>
                    <w:sz w:val="18"/>
                    <w:szCs w:val="18"/>
                    <w:lang w:eastAsia="zh-CN"/>
                  </w:rPr>
                </w:rPrChange>
              </w:rPr>
            </w:pPr>
            <w:ins w:id="17660" w:author="He Han" w:date="2026-10-21T16:19:00Z">
              <w:r w:rsidRPr="00BB7730">
                <w:rPr>
                  <w:rFonts w:ascii="Times New Roman" w:eastAsia="仿宋_GB2312" w:hAnsi="Times New Roman" w:cs="Times New Roman"/>
                  <w:color w:val="00B0F0"/>
                  <w:sz w:val="18"/>
                  <w:szCs w:val="18"/>
                  <w:lang w:eastAsia="zh-CN"/>
                  <w:rPrChange w:id="17661" w:author="He Han" w:date="2026-10-21T16:19:00Z">
                    <w:rPr>
                      <w:sz w:val="18"/>
                      <w:szCs w:val="18"/>
                    </w:rPr>
                  </w:rPrChange>
                </w:rPr>
                <w:t>PharMed BPT</w:t>
              </w:r>
            </w:ins>
          </w:p>
        </w:tc>
        <w:tc>
          <w:tcPr>
            <w:tcW w:w="9427" w:type="dxa"/>
            <w:noWrap/>
            <w:vAlign w:val="center"/>
          </w:tcPr>
          <w:p w14:paraId="13F54F59" w14:textId="76363760" w:rsidR="00F956FA" w:rsidRPr="00BB7730" w:rsidRDefault="00F956FA">
            <w:pPr>
              <w:jc w:val="both"/>
              <w:rPr>
                <w:ins w:id="17662" w:author="He Han" w:date="2026-10-21T16:19:00Z"/>
                <w:rFonts w:ascii="Times New Roman" w:eastAsia="仿宋_GB2312" w:hAnsi="Times New Roman" w:cs="Times New Roman"/>
                <w:color w:val="00B0F0"/>
                <w:sz w:val="18"/>
                <w:szCs w:val="18"/>
                <w:lang w:eastAsia="zh-CN"/>
                <w:rPrChange w:id="17663" w:author="He Han" w:date="2026-10-21T16:19:00Z">
                  <w:rPr>
                    <w:ins w:id="17664" w:author="He Han" w:date="2026-10-21T16:19:00Z"/>
                    <w:rFonts w:ascii="Times New Roman" w:eastAsia="仿宋_GB2312" w:hAnsi="Times New Roman" w:cs="Times New Roman"/>
                    <w:color w:val="auto"/>
                    <w:sz w:val="18"/>
                    <w:szCs w:val="18"/>
                    <w:lang w:eastAsia="zh-CN"/>
                  </w:rPr>
                </w:rPrChange>
              </w:rPr>
            </w:pPr>
            <w:ins w:id="17665" w:author="He Han" w:date="2026-10-21T16:19:00Z">
              <w:r w:rsidRPr="00BB7730">
                <w:rPr>
                  <w:rFonts w:ascii="Times New Roman" w:eastAsia="仿宋_GB2312" w:hAnsi="Times New Roman" w:cs="Times New Roman"/>
                  <w:color w:val="00B0F0"/>
                  <w:sz w:val="18"/>
                  <w:szCs w:val="18"/>
                  <w:lang w:eastAsia="zh-CN"/>
                  <w:rPrChange w:id="17666" w:author="He Han" w:date="2026-10-21T16:19:00Z">
                    <w:rPr>
                      <w:sz w:val="20"/>
                      <w:szCs w:val="20"/>
                    </w:rPr>
                  </w:rPrChange>
                </w:rPr>
                <w:t>The peristaltic pump tubing shall be replaced after each use.</w:t>
              </w:r>
            </w:ins>
          </w:p>
        </w:tc>
      </w:tr>
      <w:tr w:rsidR="00F956FA" w:rsidRPr="00BB7730" w14:paraId="288B3E96" w14:textId="77777777" w:rsidTr="000550BB">
        <w:trPr>
          <w:cantSplit/>
          <w:trHeight w:val="460"/>
          <w:jc w:val="center"/>
          <w:ins w:id="17667" w:author="He Han" w:date="2026-10-21T16:19:00Z"/>
        </w:trPr>
        <w:tc>
          <w:tcPr>
            <w:tcW w:w="1467" w:type="dxa"/>
            <w:vMerge/>
            <w:noWrap/>
            <w:vAlign w:val="center"/>
          </w:tcPr>
          <w:p w14:paraId="3F95FD5C" w14:textId="77777777" w:rsidR="00F956FA" w:rsidRPr="00BB7730" w:rsidRDefault="00F956FA" w:rsidP="00F956FA">
            <w:pPr>
              <w:jc w:val="center"/>
              <w:rPr>
                <w:ins w:id="17668" w:author="He Han" w:date="2026-10-21T16:19:00Z"/>
                <w:rFonts w:ascii="Times New Roman" w:eastAsia="仿宋_GB2312" w:hAnsi="Times New Roman" w:cs="Times New Roman"/>
                <w:color w:val="auto"/>
                <w:sz w:val="18"/>
                <w:szCs w:val="18"/>
              </w:rPr>
            </w:pPr>
          </w:p>
        </w:tc>
        <w:tc>
          <w:tcPr>
            <w:tcW w:w="1619" w:type="dxa"/>
            <w:noWrap/>
            <w:vAlign w:val="center"/>
          </w:tcPr>
          <w:p w14:paraId="78259746" w14:textId="18F74C06" w:rsidR="00F956FA" w:rsidRPr="00BB7730" w:rsidRDefault="00F956FA">
            <w:pPr>
              <w:jc w:val="center"/>
              <w:rPr>
                <w:ins w:id="17669" w:author="He Han" w:date="2026-10-21T16:19:00Z"/>
                <w:rFonts w:ascii="Times New Roman" w:eastAsia="仿宋_GB2312" w:hAnsi="Times New Roman" w:cs="Times New Roman"/>
                <w:color w:val="00B0F0"/>
                <w:sz w:val="18"/>
                <w:szCs w:val="18"/>
                <w:lang w:eastAsia="zh-CN"/>
                <w:rPrChange w:id="17670" w:author="He Han" w:date="2026-10-21T16:19:00Z">
                  <w:rPr>
                    <w:ins w:id="17671" w:author="He Han" w:date="2026-10-21T16:19:00Z"/>
                    <w:rFonts w:ascii="Times New Roman" w:hAnsi="Times New Roman" w:cs="Times New Roman"/>
                    <w:color w:val="auto"/>
                    <w:sz w:val="18"/>
                    <w:szCs w:val="18"/>
                    <w:shd w:val="clear" w:color="auto" w:fill="FFFFFF"/>
                  </w:rPr>
                </w:rPrChange>
              </w:rPr>
            </w:pPr>
            <w:ins w:id="17672" w:author="He Han" w:date="2026-10-21T16:19:00Z">
              <w:r w:rsidRPr="00BB7730">
                <w:rPr>
                  <w:rFonts w:ascii="Times New Roman" w:eastAsia="仿宋_GB2312" w:hAnsi="Times New Roman" w:cs="Times New Roman"/>
                  <w:color w:val="00B0F0"/>
                  <w:sz w:val="18"/>
                  <w:szCs w:val="18"/>
                  <w:lang w:eastAsia="zh-CN"/>
                  <w:rPrChange w:id="17673" w:author="He Han" w:date="2026-10-21T16:19:00Z">
                    <w:rPr>
                      <w:sz w:val="18"/>
                      <w:szCs w:val="18"/>
                    </w:rPr>
                  </w:rPrChange>
                </w:rPr>
                <w:t>Mechanical seal</w:t>
              </w:r>
            </w:ins>
          </w:p>
        </w:tc>
        <w:tc>
          <w:tcPr>
            <w:tcW w:w="1767" w:type="dxa"/>
            <w:noWrap/>
            <w:vAlign w:val="center"/>
          </w:tcPr>
          <w:p w14:paraId="0D3C055A" w14:textId="622C3641" w:rsidR="00F956FA" w:rsidRPr="00BB7730" w:rsidRDefault="00F956FA">
            <w:pPr>
              <w:pStyle w:val="Default"/>
              <w:jc w:val="center"/>
              <w:rPr>
                <w:ins w:id="17674" w:author="He Han" w:date="2026-10-21T16:19:00Z"/>
                <w:rFonts w:eastAsia="仿宋_GB2312"/>
                <w:bCs/>
                <w:color w:val="00B0F0"/>
                <w:kern w:val="32"/>
                <w:sz w:val="18"/>
                <w:szCs w:val="18"/>
                <w:rPrChange w:id="17675" w:author="He Han" w:date="2026-10-21T16:19:00Z">
                  <w:rPr>
                    <w:ins w:id="17676" w:author="He Han" w:date="2026-10-21T16:19:00Z"/>
                    <w:sz w:val="18"/>
                    <w:szCs w:val="18"/>
                  </w:rPr>
                </w:rPrChange>
              </w:rPr>
              <w:pPrChange w:id="17677" w:author="He Han" w:date="2026-10-21T16:19:00Z">
                <w:pPr>
                  <w:pStyle w:val="Default"/>
                </w:pPr>
              </w:pPrChange>
            </w:pPr>
            <w:ins w:id="17678" w:author="He Han" w:date="2026-10-21T16:19:00Z">
              <w:r w:rsidRPr="00BB7730">
                <w:rPr>
                  <w:rFonts w:eastAsia="仿宋_GB2312"/>
                  <w:bCs/>
                  <w:color w:val="00B0F0"/>
                  <w:kern w:val="32"/>
                  <w:sz w:val="18"/>
                  <w:szCs w:val="18"/>
                  <w:rPrChange w:id="17679" w:author="He Han" w:date="2026-10-21T16:19:00Z">
                    <w:rPr>
                      <w:sz w:val="18"/>
                      <w:szCs w:val="18"/>
                    </w:rPr>
                  </w:rPrChange>
                </w:rPr>
                <w:t>C-276&amp;PTFE</w:t>
              </w:r>
            </w:ins>
          </w:p>
          <w:p w14:paraId="55294500" w14:textId="552A3EAB" w:rsidR="00F956FA" w:rsidRPr="00BB7730" w:rsidRDefault="00F956FA">
            <w:pPr>
              <w:jc w:val="center"/>
              <w:rPr>
                <w:ins w:id="17680" w:author="He Han" w:date="2026-10-21T16:19:00Z"/>
                <w:rFonts w:ascii="Times New Roman" w:eastAsia="仿宋_GB2312" w:hAnsi="Times New Roman" w:cs="Times New Roman"/>
                <w:color w:val="00B0F0"/>
                <w:sz w:val="18"/>
                <w:szCs w:val="18"/>
                <w:lang w:eastAsia="zh-CN"/>
                <w:rPrChange w:id="17681" w:author="He Han" w:date="2026-10-21T16:19:00Z">
                  <w:rPr>
                    <w:ins w:id="17682" w:author="He Han" w:date="2026-10-21T16:19:00Z"/>
                    <w:rFonts w:ascii="Times New Roman" w:eastAsia="仿宋_GB2312" w:hAnsi="Times New Roman" w:cs="Times New Roman"/>
                    <w:color w:val="auto"/>
                    <w:sz w:val="18"/>
                    <w:szCs w:val="18"/>
                    <w:lang w:eastAsia="zh-CN"/>
                  </w:rPr>
                </w:rPrChange>
              </w:rPr>
            </w:pPr>
            <w:ins w:id="17683" w:author="He Han" w:date="2026-10-21T16:19:00Z">
              <w:r w:rsidRPr="00BB7730">
                <w:rPr>
                  <w:rFonts w:ascii="Times New Roman" w:eastAsia="仿宋_GB2312" w:hAnsi="Times New Roman" w:cs="Times New Roman"/>
                  <w:color w:val="00B0F0"/>
                  <w:sz w:val="18"/>
                  <w:szCs w:val="18"/>
                  <w:lang w:eastAsia="zh-CN"/>
                  <w:rPrChange w:id="17684" w:author="He Han" w:date="2026-10-21T16:19:00Z">
                    <w:rPr>
                      <w:sz w:val="18"/>
                      <w:szCs w:val="18"/>
                    </w:rPr>
                  </w:rPrChange>
                </w:rPr>
                <w:t>&amp;FFKM(O-ring)</w:t>
              </w:r>
            </w:ins>
          </w:p>
        </w:tc>
        <w:tc>
          <w:tcPr>
            <w:tcW w:w="9427" w:type="dxa"/>
            <w:noWrap/>
            <w:vAlign w:val="center"/>
          </w:tcPr>
          <w:p w14:paraId="2B48F27C" w14:textId="50B304E8" w:rsidR="00F956FA" w:rsidRPr="00BB7730" w:rsidRDefault="00F956FA">
            <w:pPr>
              <w:jc w:val="both"/>
              <w:rPr>
                <w:ins w:id="17685" w:author="He Han" w:date="2026-10-21T16:19:00Z"/>
                <w:rFonts w:ascii="Times New Roman" w:eastAsia="仿宋_GB2312" w:hAnsi="Times New Roman" w:cs="Times New Roman"/>
                <w:color w:val="00B0F0"/>
                <w:sz w:val="18"/>
                <w:szCs w:val="18"/>
                <w:lang w:eastAsia="zh-CN"/>
                <w:rPrChange w:id="17686" w:author="He Han" w:date="2026-10-21T16:19:00Z">
                  <w:rPr>
                    <w:ins w:id="17687" w:author="He Han" w:date="2026-10-21T16:19:00Z"/>
                    <w:rFonts w:ascii="Times New Roman" w:eastAsia="仿宋_GB2312" w:hAnsi="Times New Roman" w:cs="Times New Roman"/>
                    <w:color w:val="auto"/>
                    <w:sz w:val="18"/>
                    <w:szCs w:val="18"/>
                    <w:lang w:eastAsia="zh-CN"/>
                  </w:rPr>
                </w:rPrChange>
              </w:rPr>
            </w:pPr>
            <w:ins w:id="17688" w:author="He Han" w:date="2026-10-21T16:19:00Z">
              <w:r w:rsidRPr="00BB7730">
                <w:rPr>
                  <w:rFonts w:ascii="Times New Roman" w:eastAsia="仿宋_GB2312" w:hAnsi="Times New Roman" w:cs="Times New Roman"/>
                  <w:color w:val="00B0F0"/>
                  <w:sz w:val="18"/>
                  <w:szCs w:val="18"/>
                  <w:lang w:eastAsia="zh-CN"/>
                  <w:rPrChange w:id="17689" w:author="He Han" w:date="2026-10-21T16:19:00Z">
                    <w:rPr>
                      <w:sz w:val="18"/>
                      <w:szCs w:val="18"/>
                    </w:rPr>
                  </w:rPrChange>
                </w:rPr>
                <w:t>The equipment department conducts an overall inspection once a year. Check the wear of the moving ring, check the sealing surface, and re-adjust the tightening moving ring as necessary.</w:t>
              </w:r>
            </w:ins>
          </w:p>
        </w:tc>
      </w:tr>
    </w:tbl>
    <w:p w14:paraId="5F6E60D5" w14:textId="77777777" w:rsidR="002E5D66" w:rsidRPr="00BB7730" w:rsidRDefault="002E5D66" w:rsidP="002E5D66">
      <w:pPr>
        <w:snapToGrid w:val="0"/>
        <w:spacing w:beforeLines="50" w:before="120" w:afterLines="50" w:after="120"/>
        <w:rPr>
          <w:ins w:id="17690" w:author="Xuning Wei12232" w:date="2026-07-27T21:35:00Z"/>
          <w:rFonts w:ascii="Times New Roman" w:eastAsia="仿宋_GB2312" w:hAnsi="Times New Roman" w:cs="Times New Roman"/>
          <w:b/>
          <w:color w:val="auto"/>
          <w:sz w:val="20"/>
          <w:szCs w:val="20"/>
        </w:rPr>
      </w:pPr>
      <w:ins w:id="17691" w:author="Xuning Wei12232" w:date="2026-07-27T21:35:00Z">
        <w:r w:rsidRPr="00BB7730">
          <w:rPr>
            <w:rFonts w:ascii="Times New Roman" w:eastAsia="仿宋_GB2312" w:hAnsi="Times New Roman" w:cs="Times New Roman"/>
            <w:b/>
            <w:color w:val="auto"/>
            <w:sz w:val="20"/>
            <w:szCs w:val="20"/>
          </w:rPr>
          <w:t xml:space="preserve">Conclusion: </w:t>
        </w:r>
      </w:ins>
    </w:p>
    <w:p w14:paraId="2885B7E0" w14:textId="77777777" w:rsidR="002E5D66" w:rsidRPr="00BB7730" w:rsidRDefault="002E5D66">
      <w:pPr>
        <w:snapToGrid w:val="0"/>
        <w:spacing w:beforeLines="50" w:before="120" w:afterLines="50" w:after="120"/>
        <w:jc w:val="both"/>
        <w:rPr>
          <w:ins w:id="17692" w:author="Xuning Wei12232" w:date="2026-07-27T21:35:00Z"/>
          <w:rFonts w:ascii="Times New Roman" w:eastAsia="仿宋_GB2312" w:hAnsi="Times New Roman" w:cs="Times New Roman"/>
          <w:color w:val="auto"/>
          <w:sz w:val="20"/>
          <w:szCs w:val="20"/>
          <w:lang w:eastAsia="zh-CN"/>
        </w:rPr>
        <w:pPrChange w:id="17693" w:author="He Han" w:date="2026-08-27T16:31:00Z">
          <w:pPr>
            <w:snapToGrid w:val="0"/>
            <w:spacing w:beforeLines="50" w:before="120" w:afterLines="50" w:after="120"/>
          </w:pPr>
        </w:pPrChange>
      </w:pPr>
      <w:ins w:id="17694" w:author="Xuning Wei12232" w:date="2026-07-27T21:35:00Z">
        <w:r w:rsidRPr="00BB7730">
          <w:rPr>
            <w:rFonts w:ascii="Times New Roman" w:eastAsia="仿宋_GB2312" w:hAnsi="Times New Roman" w:cs="Times New Roman"/>
            <w:color w:val="auto"/>
            <w:sz w:val="20"/>
            <w:szCs w:val="20"/>
            <w:lang w:eastAsia="zh-CN"/>
          </w:rPr>
          <w:t xml:space="preserve">According to the Asymchem SOP required, all accessories/consumables are required to be unblemished and usable before the equipment is installed. The risk of using these accessories/consumables is assessed as low. </w:t>
        </w:r>
      </w:ins>
    </w:p>
    <w:p w14:paraId="0A70D0B2" w14:textId="216F3822" w:rsidR="00813D53" w:rsidRPr="00BB7730" w:rsidRDefault="00010358" w:rsidP="00F73D8B">
      <w:pPr>
        <w:spacing w:beforeLines="100" w:before="240" w:afterLines="50" w:after="120"/>
        <w:jc w:val="center"/>
        <w:rPr>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rPr>
        <w:t>Table 10-2: Compatibility Matrix for Equipment MOC and Batch Mixtures</w:t>
      </w:r>
    </w:p>
    <w:tbl>
      <w:tblPr>
        <w:tblStyle w:val="af6"/>
        <w:tblW w:w="4977" w:type="pct"/>
        <w:jc w:val="center"/>
        <w:tblLayout w:type="fixed"/>
        <w:tblLook w:val="04A0" w:firstRow="1" w:lastRow="0" w:firstColumn="1" w:lastColumn="0" w:noHBand="0" w:noVBand="1"/>
        <w:tblPrChange w:id="17695" w:author="He Han" w:date="2026-10-27T17:53:00Z">
          <w:tblPr>
            <w:tblStyle w:val="af6"/>
            <w:tblW w:w="4532" w:type="pct"/>
            <w:jc w:val="center"/>
            <w:tblLayout w:type="fixed"/>
            <w:tblLook w:val="04A0" w:firstRow="1" w:lastRow="0" w:firstColumn="1" w:lastColumn="0" w:noHBand="0" w:noVBand="1"/>
          </w:tblPr>
        </w:tblPrChange>
      </w:tblPr>
      <w:tblGrid>
        <w:gridCol w:w="1492"/>
        <w:gridCol w:w="1031"/>
        <w:gridCol w:w="1030"/>
        <w:gridCol w:w="1030"/>
        <w:gridCol w:w="1030"/>
        <w:gridCol w:w="1030"/>
        <w:gridCol w:w="1030"/>
        <w:gridCol w:w="1030"/>
        <w:gridCol w:w="1030"/>
        <w:gridCol w:w="1030"/>
        <w:gridCol w:w="1044"/>
        <w:gridCol w:w="949"/>
        <w:gridCol w:w="1490"/>
        <w:tblGridChange w:id="17696">
          <w:tblGrid>
            <w:gridCol w:w="3006"/>
            <w:gridCol w:w="1981"/>
            <w:gridCol w:w="1978"/>
            <w:gridCol w:w="1978"/>
            <w:gridCol w:w="1978"/>
            <w:gridCol w:w="1978"/>
            <w:gridCol w:w="1978"/>
            <w:gridCol w:w="1978"/>
            <w:gridCol w:w="1978"/>
            <w:gridCol w:w="1978"/>
            <w:gridCol w:w="2010"/>
            <w:gridCol w:w="1798"/>
            <w:gridCol w:w="3000"/>
          </w:tblGrid>
        </w:tblGridChange>
      </w:tblGrid>
      <w:tr w:rsidR="00EA6B9F" w:rsidRPr="00BB7730" w14:paraId="2AD4C4A5" w14:textId="77777777" w:rsidTr="00EA6B9F">
        <w:trPr>
          <w:trHeight w:val="435"/>
          <w:tblHeader/>
          <w:jc w:val="center"/>
          <w:trPrChange w:id="17697" w:author="He Han" w:date="2026-10-27T17:53:00Z">
            <w:trPr>
              <w:trHeight w:val="424"/>
              <w:tblHeader/>
              <w:jc w:val="center"/>
            </w:trPr>
          </w:trPrChange>
        </w:trPr>
        <w:tc>
          <w:tcPr>
            <w:tcW w:w="3302" w:type="dxa"/>
            <w:shd w:val="clear" w:color="auto" w:fill="D9D9D9" w:themeFill="background1" w:themeFillShade="D9"/>
            <w:vAlign w:val="center"/>
            <w:tcPrChange w:id="17698" w:author="He Han" w:date="2026-10-27T17:53:00Z">
              <w:tcPr>
                <w:tcW w:w="3007" w:type="dxa"/>
                <w:shd w:val="clear" w:color="auto" w:fill="D9D9D9" w:themeFill="background1" w:themeFillShade="D9"/>
                <w:vAlign w:val="center"/>
              </w:tcPr>
            </w:tcPrChange>
          </w:tcPr>
          <w:p w14:paraId="162DC862" w14:textId="77777777" w:rsidR="00EA01C7" w:rsidRPr="00BB7730" w:rsidRDefault="00EA01C7" w:rsidP="00F13227">
            <w:pPr>
              <w:spacing w:line="240" w:lineRule="exact"/>
              <w:contextualSpacing/>
              <w:jc w:val="center"/>
              <w:rPr>
                <w:rFonts w:ascii="Times New Roman" w:eastAsia="仿宋_GB2312" w:hAnsi="Times New Roman" w:cs="Times New Roman"/>
                <w:b/>
                <w:color w:val="auto"/>
                <w:sz w:val="18"/>
                <w:szCs w:val="20"/>
              </w:rPr>
            </w:pPr>
            <w:r w:rsidRPr="00BB7730">
              <w:rPr>
                <w:rFonts w:ascii="Times New Roman" w:eastAsia="仿宋_GB2312" w:hAnsi="Times New Roman" w:cs="Times New Roman"/>
                <w:b/>
                <w:color w:val="auto"/>
                <w:sz w:val="18"/>
                <w:szCs w:val="20"/>
              </w:rPr>
              <w:t>Material Name</w:t>
            </w:r>
          </w:p>
        </w:tc>
        <w:tc>
          <w:tcPr>
            <w:tcW w:w="2176" w:type="dxa"/>
            <w:shd w:val="clear" w:color="auto" w:fill="D9D9D9" w:themeFill="background1" w:themeFillShade="D9"/>
            <w:vAlign w:val="center"/>
            <w:tcPrChange w:id="17699" w:author="He Han" w:date="2026-10-27T17:53:00Z">
              <w:tcPr>
                <w:tcW w:w="1982" w:type="dxa"/>
                <w:shd w:val="clear" w:color="auto" w:fill="D9D9D9" w:themeFill="background1" w:themeFillShade="D9"/>
                <w:vAlign w:val="center"/>
              </w:tcPr>
            </w:tcPrChange>
          </w:tcPr>
          <w:p w14:paraId="756D0A53" w14:textId="6FEB836D" w:rsidR="00EA01C7" w:rsidRPr="00BB7730" w:rsidRDefault="00EA01C7" w:rsidP="00A764CE">
            <w:pPr>
              <w:spacing w:line="240" w:lineRule="exact"/>
              <w:contextualSpacing/>
              <w:jc w:val="center"/>
              <w:rPr>
                <w:rFonts w:ascii="Times New Roman" w:eastAsia="仿宋_GB2312" w:hAnsi="Times New Roman" w:cs="Times New Roman"/>
                <w:b/>
                <w:color w:val="auto"/>
                <w:sz w:val="18"/>
                <w:szCs w:val="20"/>
              </w:rPr>
            </w:pPr>
            <w:r w:rsidRPr="00BB7730">
              <w:rPr>
                <w:rFonts w:ascii="Times New Roman" w:eastAsia="仿宋_GB2312" w:hAnsi="Times New Roman" w:cs="Times New Roman"/>
                <w:b/>
                <w:color w:val="auto"/>
                <w:sz w:val="18"/>
                <w:szCs w:val="20"/>
              </w:rPr>
              <w:t>Compatible with C-276</w:t>
            </w:r>
            <w:ins w:id="17700" w:author="He Han" w:date="2026-10-21T16:25:00Z">
              <w:r w:rsidRPr="00BB7730">
                <w:rPr>
                  <w:rFonts w:ascii="Times New Roman" w:eastAsia="仿宋_GB2312" w:hAnsi="Times New Roman" w:cs="Times New Roman"/>
                  <w:b/>
                  <w:color w:val="auto"/>
                  <w:sz w:val="18"/>
                  <w:szCs w:val="20"/>
                </w:rPr>
                <w:t xml:space="preserve"> </w:t>
              </w:r>
              <w:r w:rsidRPr="00BB7730">
                <w:rPr>
                  <w:rFonts w:ascii="Times New Roman" w:eastAsia="仿宋_GB2312" w:hAnsi="Times New Roman" w:cs="Times New Roman"/>
                  <w:b/>
                  <w:color w:val="auto"/>
                  <w:sz w:val="18"/>
                  <w:szCs w:val="20"/>
                  <w:lang w:eastAsia="zh-CN"/>
                </w:rPr>
                <w:t>(Hastell</w:t>
              </w:r>
            </w:ins>
            <w:ins w:id="17701" w:author="He Han" w:date="2026-10-21T16:27:00Z">
              <w:r w:rsidRPr="00BB7730">
                <w:rPr>
                  <w:rFonts w:ascii="Times New Roman" w:eastAsia="仿宋_GB2312" w:hAnsi="Times New Roman" w:cs="Times New Roman"/>
                  <w:b/>
                  <w:color w:val="auto"/>
                  <w:sz w:val="18"/>
                  <w:szCs w:val="20"/>
                  <w:lang w:eastAsia="zh-CN"/>
                </w:rPr>
                <w:t>o</w:t>
              </w:r>
            </w:ins>
            <w:ins w:id="17702" w:author="He Han" w:date="2026-10-21T16:25:00Z">
              <w:r w:rsidRPr="00BB7730">
                <w:rPr>
                  <w:rFonts w:ascii="Times New Roman" w:eastAsia="仿宋_GB2312" w:hAnsi="Times New Roman" w:cs="Times New Roman"/>
                  <w:b/>
                  <w:color w:val="auto"/>
                  <w:sz w:val="18"/>
                  <w:szCs w:val="20"/>
                  <w:lang w:eastAsia="zh-CN"/>
                </w:rPr>
                <w:t>y)</w:t>
              </w:r>
            </w:ins>
          </w:p>
        </w:tc>
        <w:tc>
          <w:tcPr>
            <w:tcW w:w="2172" w:type="dxa"/>
            <w:shd w:val="clear" w:color="auto" w:fill="D9D9D9" w:themeFill="background1" w:themeFillShade="D9"/>
            <w:vAlign w:val="center"/>
            <w:tcPrChange w:id="17703" w:author="He Han" w:date="2026-10-27T17:53:00Z">
              <w:tcPr>
                <w:tcW w:w="1978" w:type="dxa"/>
                <w:shd w:val="clear" w:color="auto" w:fill="D9D9D9" w:themeFill="background1" w:themeFillShade="D9"/>
                <w:vAlign w:val="center"/>
              </w:tcPr>
            </w:tcPrChange>
          </w:tcPr>
          <w:p w14:paraId="62CBE0AB" w14:textId="73A1119A" w:rsidR="00EA01C7" w:rsidRPr="00BB7730" w:rsidRDefault="00EA01C7" w:rsidP="00A764CE">
            <w:pPr>
              <w:spacing w:line="240" w:lineRule="exact"/>
              <w:contextualSpacing/>
              <w:jc w:val="center"/>
              <w:rPr>
                <w:rFonts w:ascii="Times New Roman" w:eastAsia="仿宋_GB2312" w:hAnsi="Times New Roman" w:cs="Times New Roman"/>
                <w:b/>
                <w:color w:val="auto"/>
                <w:sz w:val="18"/>
                <w:szCs w:val="20"/>
              </w:rPr>
            </w:pPr>
            <w:r w:rsidRPr="00BB7730">
              <w:rPr>
                <w:rFonts w:ascii="Times New Roman" w:eastAsia="仿宋_GB2312" w:hAnsi="Times New Roman" w:cs="Times New Roman"/>
                <w:b/>
                <w:color w:val="auto"/>
                <w:sz w:val="18"/>
                <w:szCs w:val="20"/>
              </w:rPr>
              <w:t>Compatible with PTFE</w:t>
            </w:r>
          </w:p>
        </w:tc>
        <w:tc>
          <w:tcPr>
            <w:tcW w:w="2172" w:type="dxa"/>
            <w:shd w:val="clear" w:color="auto" w:fill="D9D9D9" w:themeFill="background1" w:themeFillShade="D9"/>
            <w:vAlign w:val="center"/>
            <w:tcPrChange w:id="17704" w:author="He Han" w:date="2026-10-27T17:53:00Z">
              <w:tcPr>
                <w:tcW w:w="1978" w:type="dxa"/>
                <w:shd w:val="clear" w:color="auto" w:fill="D9D9D9" w:themeFill="background1" w:themeFillShade="D9"/>
                <w:vAlign w:val="center"/>
              </w:tcPr>
            </w:tcPrChange>
          </w:tcPr>
          <w:p w14:paraId="6809DC34" w14:textId="26B2CBC0" w:rsidR="00EA01C7" w:rsidRPr="00BB7730" w:rsidRDefault="00EA01C7" w:rsidP="00A764CE">
            <w:pPr>
              <w:spacing w:line="240" w:lineRule="exact"/>
              <w:contextualSpacing/>
              <w:jc w:val="center"/>
              <w:rPr>
                <w:rFonts w:ascii="Times New Roman" w:eastAsia="仿宋_GB2312" w:hAnsi="Times New Roman" w:cs="Times New Roman"/>
                <w:color w:val="auto"/>
                <w:sz w:val="18"/>
                <w:szCs w:val="20"/>
              </w:rPr>
            </w:pPr>
            <w:r w:rsidRPr="00BB7730">
              <w:rPr>
                <w:rFonts w:ascii="Times New Roman" w:eastAsia="仿宋_GB2312" w:hAnsi="Times New Roman" w:cs="Times New Roman"/>
                <w:b/>
                <w:color w:val="auto"/>
                <w:sz w:val="18"/>
                <w:szCs w:val="20"/>
              </w:rPr>
              <w:t>Compatible with Glass</w:t>
            </w:r>
          </w:p>
        </w:tc>
        <w:tc>
          <w:tcPr>
            <w:tcW w:w="2172" w:type="dxa"/>
            <w:shd w:val="clear" w:color="auto" w:fill="D9D9D9" w:themeFill="background1" w:themeFillShade="D9"/>
            <w:vAlign w:val="center"/>
            <w:tcPrChange w:id="17705" w:author="He Han" w:date="2026-10-27T17:53:00Z">
              <w:tcPr>
                <w:tcW w:w="1978" w:type="dxa"/>
                <w:shd w:val="clear" w:color="auto" w:fill="D9D9D9" w:themeFill="background1" w:themeFillShade="D9"/>
                <w:vAlign w:val="center"/>
              </w:tcPr>
            </w:tcPrChange>
          </w:tcPr>
          <w:p w14:paraId="32ED7955" w14:textId="02CCBB1A" w:rsidR="00EA01C7" w:rsidRPr="00BB7730" w:rsidRDefault="00EA01C7">
            <w:pPr>
              <w:spacing w:line="240" w:lineRule="exact"/>
              <w:contextualSpacing/>
              <w:jc w:val="center"/>
              <w:rPr>
                <w:rFonts w:ascii="Times New Roman" w:eastAsia="仿宋_GB2312" w:hAnsi="Times New Roman" w:cs="Times New Roman"/>
                <w:b/>
                <w:color w:val="auto"/>
                <w:sz w:val="18"/>
                <w:szCs w:val="20"/>
              </w:rPr>
            </w:pPr>
            <w:ins w:id="17706" w:author="He Han" w:date="2026-10-21T16:21:00Z">
              <w:r w:rsidRPr="00BB7730">
                <w:rPr>
                  <w:rFonts w:ascii="Times New Roman" w:eastAsia="仿宋_GB2312" w:hAnsi="Times New Roman" w:cs="Times New Roman"/>
                  <w:b/>
                  <w:color w:val="00B0F0"/>
                  <w:sz w:val="18"/>
                  <w:szCs w:val="20"/>
                  <w:rPrChange w:id="17707" w:author="He Han" w:date="2026-10-21T16:22:00Z">
                    <w:rPr>
                      <w:rFonts w:ascii="Times New Roman" w:eastAsia="仿宋_GB2312" w:hAnsi="Times New Roman" w:cs="Times New Roman"/>
                      <w:b/>
                      <w:color w:val="auto"/>
                      <w:sz w:val="18"/>
                      <w:szCs w:val="20"/>
                    </w:rPr>
                  </w:rPrChange>
                </w:rPr>
                <w:t>Compatible with G</w:t>
              </w:r>
            </w:ins>
            <w:ins w:id="17708" w:author="He Han" w:date="2026-10-21T16:22:00Z">
              <w:r w:rsidRPr="00BB7730">
                <w:rPr>
                  <w:rFonts w:ascii="Times New Roman" w:eastAsia="仿宋_GB2312" w:hAnsi="Times New Roman" w:cs="Times New Roman"/>
                  <w:b/>
                  <w:color w:val="00B0F0"/>
                  <w:sz w:val="18"/>
                  <w:szCs w:val="20"/>
                  <w:lang w:eastAsia="zh-CN"/>
                  <w:rPrChange w:id="17709" w:author="He Han" w:date="2026-10-21T16:22:00Z">
                    <w:rPr>
                      <w:rFonts w:ascii="Times New Roman" w:eastAsia="仿宋_GB2312" w:hAnsi="Times New Roman" w:cs="Times New Roman"/>
                      <w:b/>
                      <w:color w:val="auto"/>
                      <w:sz w:val="18"/>
                      <w:szCs w:val="20"/>
                      <w:lang w:eastAsia="zh-CN"/>
                    </w:rPr>
                  </w:rPrChange>
                </w:rPr>
                <w:t>lass-lined</w:t>
              </w:r>
            </w:ins>
          </w:p>
        </w:tc>
        <w:tc>
          <w:tcPr>
            <w:tcW w:w="2172" w:type="dxa"/>
            <w:shd w:val="clear" w:color="auto" w:fill="D9D9D9" w:themeFill="background1" w:themeFillShade="D9"/>
            <w:vAlign w:val="center"/>
            <w:tcPrChange w:id="17710" w:author="He Han" w:date="2026-10-27T17:53:00Z">
              <w:tcPr>
                <w:tcW w:w="1978" w:type="dxa"/>
                <w:shd w:val="clear" w:color="auto" w:fill="D9D9D9" w:themeFill="background1" w:themeFillShade="D9"/>
                <w:vAlign w:val="center"/>
              </w:tcPr>
            </w:tcPrChange>
          </w:tcPr>
          <w:p w14:paraId="5D51B358" w14:textId="4F8EC377" w:rsidR="00EA01C7" w:rsidRPr="00BB7730" w:rsidRDefault="00EA01C7" w:rsidP="00A764CE">
            <w:pPr>
              <w:spacing w:line="240" w:lineRule="exact"/>
              <w:contextualSpacing/>
              <w:jc w:val="center"/>
              <w:rPr>
                <w:rFonts w:ascii="Times New Roman" w:eastAsia="仿宋_GB2312" w:hAnsi="Times New Roman" w:cs="Times New Roman"/>
                <w:b/>
                <w:color w:val="auto"/>
                <w:sz w:val="18"/>
                <w:szCs w:val="20"/>
              </w:rPr>
            </w:pPr>
            <w:r w:rsidRPr="00BB7730">
              <w:rPr>
                <w:rFonts w:ascii="Times New Roman" w:eastAsia="仿宋_GB2312" w:hAnsi="Times New Roman" w:cs="Times New Roman"/>
                <w:b/>
                <w:color w:val="auto"/>
                <w:sz w:val="18"/>
                <w:szCs w:val="20"/>
              </w:rPr>
              <w:t>Compatible with LDPE</w:t>
            </w:r>
          </w:p>
        </w:tc>
        <w:tc>
          <w:tcPr>
            <w:tcW w:w="2172" w:type="dxa"/>
            <w:shd w:val="clear" w:color="auto" w:fill="D9D9D9" w:themeFill="background1" w:themeFillShade="D9"/>
            <w:vAlign w:val="center"/>
            <w:tcPrChange w:id="17711" w:author="He Han" w:date="2026-10-27T17:53:00Z">
              <w:tcPr>
                <w:tcW w:w="1978" w:type="dxa"/>
                <w:shd w:val="clear" w:color="auto" w:fill="D9D9D9" w:themeFill="background1" w:themeFillShade="D9"/>
                <w:vAlign w:val="center"/>
              </w:tcPr>
            </w:tcPrChange>
          </w:tcPr>
          <w:p w14:paraId="13115E57" w14:textId="0E505ED5" w:rsidR="00EA01C7" w:rsidRPr="00BB7730" w:rsidRDefault="00EA01C7">
            <w:pPr>
              <w:spacing w:line="240" w:lineRule="exact"/>
              <w:contextualSpacing/>
              <w:jc w:val="center"/>
              <w:rPr>
                <w:rFonts w:ascii="Times New Roman" w:eastAsia="仿宋_GB2312" w:hAnsi="Times New Roman" w:cs="Times New Roman"/>
                <w:b/>
                <w:color w:val="auto"/>
                <w:sz w:val="18"/>
                <w:szCs w:val="20"/>
              </w:rPr>
            </w:pPr>
            <w:ins w:id="17712" w:author="He Han" w:date="2026-10-21T16:22:00Z">
              <w:r w:rsidRPr="00BB7730">
                <w:rPr>
                  <w:rFonts w:ascii="Times New Roman" w:eastAsia="仿宋_GB2312" w:hAnsi="Times New Roman" w:cs="Times New Roman"/>
                  <w:b/>
                  <w:color w:val="00B0F0"/>
                  <w:sz w:val="18"/>
                  <w:szCs w:val="20"/>
                  <w:rPrChange w:id="17713" w:author="He Han" w:date="2026-10-21T16:22:00Z">
                    <w:rPr>
                      <w:rFonts w:ascii="Times New Roman" w:eastAsia="仿宋_GB2312" w:hAnsi="Times New Roman" w:cs="Times New Roman"/>
                      <w:b/>
                      <w:color w:val="auto"/>
                      <w:sz w:val="18"/>
                      <w:szCs w:val="20"/>
                    </w:rPr>
                  </w:rPrChange>
                </w:rPr>
                <w:t xml:space="preserve">Compatible with </w:t>
              </w:r>
              <w:r w:rsidRPr="00BB7730">
                <w:rPr>
                  <w:rFonts w:ascii="Times New Roman" w:eastAsia="仿宋_GB2312" w:hAnsi="Times New Roman" w:cs="Times New Roman"/>
                  <w:b/>
                  <w:color w:val="00B0F0"/>
                  <w:sz w:val="18"/>
                  <w:szCs w:val="20"/>
                  <w:lang w:eastAsia="zh-CN"/>
                  <w:rPrChange w:id="17714" w:author="He Han" w:date="2026-10-21T16:22:00Z">
                    <w:rPr>
                      <w:rFonts w:ascii="Times New Roman" w:eastAsia="仿宋_GB2312" w:hAnsi="Times New Roman" w:cs="Times New Roman"/>
                      <w:b/>
                      <w:color w:val="auto"/>
                      <w:sz w:val="18"/>
                      <w:szCs w:val="20"/>
                      <w:lang w:eastAsia="zh-CN"/>
                    </w:rPr>
                  </w:rPrChange>
                </w:rPr>
                <w:t>H</w:t>
              </w:r>
              <w:r w:rsidRPr="00BB7730">
                <w:rPr>
                  <w:rFonts w:ascii="Times New Roman" w:eastAsia="仿宋_GB2312" w:hAnsi="Times New Roman" w:cs="Times New Roman"/>
                  <w:b/>
                  <w:color w:val="00B0F0"/>
                  <w:sz w:val="18"/>
                  <w:szCs w:val="20"/>
                  <w:rPrChange w:id="17715" w:author="He Han" w:date="2026-10-21T16:22:00Z">
                    <w:rPr>
                      <w:rFonts w:ascii="Times New Roman" w:eastAsia="仿宋_GB2312" w:hAnsi="Times New Roman" w:cs="Times New Roman"/>
                      <w:b/>
                      <w:color w:val="auto"/>
                      <w:sz w:val="18"/>
                      <w:szCs w:val="20"/>
                    </w:rPr>
                  </w:rPrChange>
                </w:rPr>
                <w:t>DPE</w:t>
              </w:r>
            </w:ins>
          </w:p>
        </w:tc>
        <w:tc>
          <w:tcPr>
            <w:tcW w:w="2172" w:type="dxa"/>
            <w:shd w:val="clear" w:color="auto" w:fill="D9D9D9" w:themeFill="background1" w:themeFillShade="D9"/>
            <w:vAlign w:val="center"/>
            <w:tcPrChange w:id="17716" w:author="He Han" w:date="2026-10-27T17:53:00Z">
              <w:tcPr>
                <w:tcW w:w="1978" w:type="dxa"/>
                <w:shd w:val="clear" w:color="auto" w:fill="D9D9D9" w:themeFill="background1" w:themeFillShade="D9"/>
                <w:vAlign w:val="center"/>
              </w:tcPr>
            </w:tcPrChange>
          </w:tcPr>
          <w:p w14:paraId="6D29C203" w14:textId="4C4C759A" w:rsidR="00EA01C7" w:rsidRPr="00BB7730" w:rsidRDefault="00EA01C7">
            <w:pPr>
              <w:spacing w:line="240" w:lineRule="exact"/>
              <w:contextualSpacing/>
              <w:jc w:val="center"/>
              <w:rPr>
                <w:rFonts w:ascii="Times New Roman" w:eastAsia="仿宋_GB2312" w:hAnsi="Times New Roman" w:cs="Times New Roman"/>
                <w:b/>
                <w:color w:val="auto"/>
                <w:sz w:val="18"/>
                <w:szCs w:val="20"/>
              </w:rPr>
            </w:pPr>
            <w:ins w:id="17717" w:author="He Han" w:date="2026-10-21T16:24:00Z">
              <w:r w:rsidRPr="00BB7730">
                <w:rPr>
                  <w:rFonts w:ascii="Times New Roman" w:eastAsia="仿宋_GB2312" w:hAnsi="Times New Roman" w:cs="Times New Roman"/>
                  <w:b/>
                  <w:color w:val="00B0F0"/>
                  <w:sz w:val="18"/>
                  <w:szCs w:val="20"/>
                </w:rPr>
                <w:t xml:space="preserve">Compatible with </w:t>
              </w:r>
              <w:r w:rsidRPr="00BB7730">
                <w:rPr>
                  <w:rFonts w:ascii="Times New Roman" w:eastAsia="仿宋_GB2312" w:hAnsi="Times New Roman" w:cs="Times New Roman"/>
                  <w:b/>
                  <w:color w:val="00B0F0"/>
                  <w:sz w:val="18"/>
                  <w:szCs w:val="20"/>
                  <w:lang w:eastAsia="zh-CN"/>
                </w:rPr>
                <w:t>CSPE</w:t>
              </w:r>
            </w:ins>
          </w:p>
        </w:tc>
        <w:tc>
          <w:tcPr>
            <w:tcW w:w="2172" w:type="dxa"/>
            <w:shd w:val="clear" w:color="auto" w:fill="D9D9D9" w:themeFill="background1" w:themeFillShade="D9"/>
            <w:vAlign w:val="center"/>
            <w:tcPrChange w:id="17718" w:author="He Han" w:date="2026-10-27T17:53:00Z">
              <w:tcPr>
                <w:tcW w:w="1978" w:type="dxa"/>
                <w:shd w:val="clear" w:color="auto" w:fill="D9D9D9" w:themeFill="background1" w:themeFillShade="D9"/>
                <w:vAlign w:val="center"/>
              </w:tcPr>
            </w:tcPrChange>
          </w:tcPr>
          <w:p w14:paraId="75A4377F" w14:textId="5D0438F9" w:rsidR="00EA01C7" w:rsidRPr="00BB7730" w:rsidRDefault="00EA01C7">
            <w:pPr>
              <w:spacing w:line="240" w:lineRule="exact"/>
              <w:contextualSpacing/>
              <w:jc w:val="center"/>
              <w:rPr>
                <w:rFonts w:ascii="Times New Roman" w:eastAsia="仿宋_GB2312" w:hAnsi="Times New Roman" w:cs="Times New Roman"/>
                <w:b/>
                <w:color w:val="auto"/>
                <w:sz w:val="18"/>
                <w:szCs w:val="20"/>
              </w:rPr>
            </w:pPr>
            <w:ins w:id="17719" w:author="He Han" w:date="2026-10-21T16:25:00Z">
              <w:r w:rsidRPr="00BB7730">
                <w:rPr>
                  <w:rFonts w:ascii="Times New Roman" w:eastAsia="仿宋_GB2312" w:hAnsi="Times New Roman" w:cs="Times New Roman"/>
                  <w:b/>
                  <w:color w:val="00B0F0"/>
                  <w:sz w:val="18"/>
                  <w:szCs w:val="20"/>
                </w:rPr>
                <w:t xml:space="preserve">Compatible with </w:t>
              </w:r>
              <w:r w:rsidRPr="00BB7730">
                <w:rPr>
                  <w:rFonts w:ascii="Times New Roman" w:eastAsia="仿宋_GB2312" w:hAnsi="Times New Roman" w:cs="Times New Roman"/>
                  <w:b/>
                  <w:color w:val="00B0F0"/>
                  <w:sz w:val="18"/>
                  <w:szCs w:val="20"/>
                  <w:lang w:eastAsia="zh-CN"/>
                </w:rPr>
                <w:t>NRL</w:t>
              </w:r>
            </w:ins>
          </w:p>
        </w:tc>
        <w:tc>
          <w:tcPr>
            <w:tcW w:w="2172" w:type="dxa"/>
            <w:shd w:val="clear" w:color="auto" w:fill="D9D9D9" w:themeFill="background1" w:themeFillShade="D9"/>
            <w:vAlign w:val="center"/>
            <w:tcPrChange w:id="17720" w:author="He Han" w:date="2026-10-27T17:53:00Z">
              <w:tcPr>
                <w:tcW w:w="1978" w:type="dxa"/>
                <w:shd w:val="clear" w:color="auto" w:fill="D9D9D9" w:themeFill="background1" w:themeFillShade="D9"/>
                <w:vAlign w:val="center"/>
              </w:tcPr>
            </w:tcPrChange>
          </w:tcPr>
          <w:p w14:paraId="7851582E" w14:textId="5166F3CF" w:rsidR="00EA01C7" w:rsidRPr="00BB7730" w:rsidRDefault="00EA01C7" w:rsidP="00A764CE">
            <w:pPr>
              <w:spacing w:line="240" w:lineRule="exact"/>
              <w:contextualSpacing/>
              <w:jc w:val="center"/>
              <w:rPr>
                <w:rFonts w:ascii="Times New Roman" w:eastAsia="仿宋_GB2312" w:hAnsi="Times New Roman" w:cs="Times New Roman"/>
                <w:b/>
                <w:color w:val="auto"/>
                <w:sz w:val="18"/>
                <w:szCs w:val="20"/>
                <w:highlight w:val="yellow"/>
              </w:rPr>
            </w:pPr>
            <w:r w:rsidRPr="00BB7730">
              <w:rPr>
                <w:rFonts w:ascii="Times New Roman" w:eastAsia="仿宋_GB2312" w:hAnsi="Times New Roman" w:cs="Times New Roman"/>
                <w:b/>
                <w:color w:val="auto"/>
                <w:sz w:val="18"/>
                <w:szCs w:val="20"/>
              </w:rPr>
              <w:t>Compatible with 316L</w:t>
            </w:r>
          </w:p>
        </w:tc>
        <w:tc>
          <w:tcPr>
            <w:tcW w:w="2207" w:type="dxa"/>
            <w:shd w:val="clear" w:color="auto" w:fill="D9D9D9" w:themeFill="background1" w:themeFillShade="D9"/>
            <w:vAlign w:val="center"/>
            <w:tcPrChange w:id="17721" w:author="He Han" w:date="2026-10-27T17:53:00Z">
              <w:tcPr>
                <w:tcW w:w="2010" w:type="dxa"/>
                <w:shd w:val="clear" w:color="auto" w:fill="D9D9D9" w:themeFill="background1" w:themeFillShade="D9"/>
                <w:vAlign w:val="center"/>
              </w:tcPr>
            </w:tcPrChange>
          </w:tcPr>
          <w:p w14:paraId="7550E862" w14:textId="7F39C731" w:rsidR="00EA01C7" w:rsidRPr="00BB7730" w:rsidRDefault="00EA01C7" w:rsidP="00A54EC0">
            <w:pPr>
              <w:spacing w:line="240" w:lineRule="exact"/>
              <w:contextualSpacing/>
              <w:jc w:val="center"/>
              <w:rPr>
                <w:rFonts w:ascii="Times New Roman" w:eastAsia="仿宋_GB2312" w:hAnsi="Times New Roman" w:cs="Times New Roman"/>
                <w:b/>
                <w:color w:val="auto"/>
                <w:sz w:val="18"/>
                <w:szCs w:val="20"/>
              </w:rPr>
            </w:pPr>
            <w:ins w:id="17722" w:author="He Han" w:date="2026-08-27T16:55:00Z">
              <w:r w:rsidRPr="00BB7730">
                <w:rPr>
                  <w:rFonts w:ascii="Times New Roman" w:eastAsia="仿宋_GB2312" w:hAnsi="Times New Roman" w:cs="Times New Roman"/>
                  <w:b/>
                  <w:color w:val="auto"/>
                  <w:sz w:val="18"/>
                  <w:szCs w:val="20"/>
                  <w:highlight w:val="yellow"/>
                  <w:rPrChange w:id="17723" w:author="He Han" w:date="2026-08-27T17:10:00Z">
                    <w:rPr>
                      <w:rFonts w:ascii="Times New Roman" w:eastAsia="仿宋_GB2312" w:hAnsi="Times New Roman" w:cs="Times New Roman"/>
                      <w:b/>
                      <w:color w:val="0000FF"/>
                      <w:sz w:val="15"/>
                      <w:szCs w:val="15"/>
                    </w:rPr>
                  </w:rPrChange>
                </w:rPr>
                <w:t>Compatible with</w:t>
              </w:r>
            </w:ins>
            <w:ins w:id="17724" w:author="He Han" w:date="2026-08-27T16:56:00Z">
              <w:r w:rsidRPr="00BB7730">
                <w:rPr>
                  <w:rFonts w:ascii="Times New Roman" w:eastAsia="仿宋_GB2312" w:hAnsi="Times New Roman" w:cs="Times New Roman"/>
                  <w:b/>
                  <w:color w:val="auto"/>
                  <w:sz w:val="18"/>
                  <w:szCs w:val="20"/>
                  <w:highlight w:val="yellow"/>
                  <w:rPrChange w:id="17725" w:author="He Han" w:date="2026-08-27T17:10:00Z">
                    <w:rPr>
                      <w:rFonts w:ascii="Times New Roman" w:eastAsia="仿宋_GB2312" w:hAnsi="Times New Roman" w:cs="Times New Roman"/>
                      <w:b/>
                      <w:color w:val="auto"/>
                      <w:sz w:val="18"/>
                      <w:szCs w:val="20"/>
                    </w:rPr>
                  </w:rPrChange>
                </w:rPr>
                <w:t xml:space="preserve"> </w:t>
              </w:r>
            </w:ins>
            <w:ins w:id="17726" w:author="He Han" w:date="2026-08-27T17:07:00Z">
              <w:del w:id="17727" w:author="Xuning Wei12232" w:date="2026-09-05T20:42:00Z">
                <w:r w:rsidRPr="00BB7730" w:rsidDel="00294DF4">
                  <w:rPr>
                    <w:rFonts w:ascii="Times New Roman" w:eastAsia="仿宋_GB2312" w:hAnsi="Times New Roman" w:cs="Times New Roman"/>
                    <w:b/>
                    <w:color w:val="auto"/>
                    <w:sz w:val="18"/>
                    <w:szCs w:val="20"/>
                    <w:highlight w:val="yellow"/>
                    <w:lang w:eastAsia="zh-CN"/>
                    <w:rPrChange w:id="17728" w:author="He Han" w:date="2026-08-27T17:10:00Z">
                      <w:rPr>
                        <w:rFonts w:ascii="Times New Roman" w:eastAsia="仿宋_GB2312" w:hAnsi="Times New Roman" w:cs="Times New Roman"/>
                        <w:b/>
                        <w:color w:val="auto"/>
                        <w:sz w:val="18"/>
                        <w:szCs w:val="20"/>
                        <w:lang w:eastAsia="zh-CN"/>
                      </w:rPr>
                    </w:rPrChange>
                  </w:rPr>
                  <w:delText>PharMed polyolefin</w:delText>
                </w:r>
              </w:del>
            </w:ins>
            <w:ins w:id="17729" w:author="Xuning Wei12232" w:date="2026-09-05T20:42:00Z">
              <w:r w:rsidRPr="00BB7730">
                <w:rPr>
                  <w:rFonts w:ascii="Times New Roman" w:eastAsia="仿宋_GB2312" w:hAnsi="Times New Roman" w:cs="Times New Roman"/>
                  <w:b/>
                  <w:color w:val="auto"/>
                  <w:sz w:val="18"/>
                  <w:szCs w:val="20"/>
                  <w:lang w:eastAsia="zh-CN"/>
                </w:rPr>
                <w:t>304 SS</w:t>
              </w:r>
            </w:ins>
          </w:p>
        </w:tc>
        <w:tc>
          <w:tcPr>
            <w:tcW w:w="1975" w:type="dxa"/>
            <w:shd w:val="clear" w:color="auto" w:fill="D9D9D9" w:themeFill="background1" w:themeFillShade="D9"/>
            <w:vAlign w:val="center"/>
            <w:tcPrChange w:id="17730" w:author="He Han" w:date="2026-10-27T17:53:00Z">
              <w:tcPr>
                <w:tcW w:w="1798" w:type="dxa"/>
                <w:shd w:val="clear" w:color="auto" w:fill="D9D9D9" w:themeFill="background1" w:themeFillShade="D9"/>
                <w:vAlign w:val="center"/>
              </w:tcPr>
            </w:tcPrChange>
          </w:tcPr>
          <w:p w14:paraId="4AD23F09" w14:textId="26FD462C" w:rsidR="00EA01C7" w:rsidRPr="00BB7730" w:rsidRDefault="00EA01C7" w:rsidP="00EA01C7">
            <w:pPr>
              <w:spacing w:line="240" w:lineRule="exact"/>
              <w:contextualSpacing/>
              <w:jc w:val="center"/>
              <w:rPr>
                <w:ins w:id="17731" w:author="He Han" w:date="2026-10-27T17:46:00Z"/>
                <w:rFonts w:ascii="Times New Roman" w:eastAsia="仿宋_GB2312" w:hAnsi="Times New Roman" w:cs="Times New Roman" w:hint="eastAsia"/>
                <w:b/>
                <w:color w:val="auto"/>
                <w:sz w:val="18"/>
                <w:szCs w:val="20"/>
                <w:lang w:eastAsia="zh-CN"/>
              </w:rPr>
              <w:pPrChange w:id="17732" w:author="He Han" w:date="2026-10-27T17:47:00Z">
                <w:pPr>
                  <w:spacing w:line="240" w:lineRule="exact"/>
                  <w:contextualSpacing/>
                  <w:jc w:val="center"/>
                </w:pPr>
              </w:pPrChange>
            </w:pPr>
            <w:ins w:id="17733" w:author="He Han" w:date="2026-10-27T17:47:00Z">
              <w:r>
                <w:rPr>
                  <w:rFonts w:ascii="Times New Roman" w:eastAsia="仿宋_GB2312" w:hAnsi="Times New Roman" w:cs="Times New Roman"/>
                  <w:b/>
                  <w:color w:val="auto"/>
                  <w:sz w:val="18"/>
                  <w:szCs w:val="20"/>
                  <w:lang w:eastAsia="zh-CN"/>
                </w:rPr>
                <w:t>Co</w:t>
              </w:r>
            </w:ins>
            <w:ins w:id="17734" w:author="He Han" w:date="2026-10-27T17:48:00Z">
              <w:r>
                <w:rPr>
                  <w:rFonts w:ascii="Times New Roman" w:eastAsia="仿宋_GB2312" w:hAnsi="Times New Roman" w:cs="Times New Roman"/>
                  <w:b/>
                  <w:color w:val="auto"/>
                  <w:sz w:val="18"/>
                  <w:szCs w:val="20"/>
                  <w:lang w:eastAsia="zh-CN"/>
                </w:rPr>
                <w:t>mpatible with TPE (</w:t>
              </w:r>
              <w:proofErr w:type="spellStart"/>
              <w:r>
                <w:rPr>
                  <w:rFonts w:ascii="Times New Roman" w:eastAsia="仿宋_GB2312" w:hAnsi="Times New Roman" w:cs="Times New Roman"/>
                  <w:b/>
                  <w:color w:val="auto"/>
                  <w:sz w:val="18"/>
                  <w:szCs w:val="20"/>
                  <w:lang w:eastAsia="zh-CN"/>
                </w:rPr>
                <w:t>PharMed</w:t>
              </w:r>
              <w:proofErr w:type="spellEnd"/>
              <w:r>
                <w:rPr>
                  <w:rFonts w:ascii="Times New Roman" w:eastAsia="仿宋_GB2312" w:hAnsi="Times New Roman" w:cs="Times New Roman"/>
                  <w:b/>
                  <w:color w:val="auto"/>
                  <w:sz w:val="18"/>
                  <w:szCs w:val="20"/>
                  <w:lang w:eastAsia="zh-CN"/>
                </w:rPr>
                <w:t xml:space="preserve"> BPT)</w:t>
              </w:r>
            </w:ins>
          </w:p>
        </w:tc>
        <w:tc>
          <w:tcPr>
            <w:tcW w:w="3295" w:type="dxa"/>
            <w:shd w:val="clear" w:color="auto" w:fill="D9D9D9" w:themeFill="background1" w:themeFillShade="D9"/>
            <w:vAlign w:val="center"/>
            <w:tcPrChange w:id="17735" w:author="He Han" w:date="2026-10-27T17:53:00Z">
              <w:tcPr>
                <w:tcW w:w="3000" w:type="dxa"/>
                <w:shd w:val="clear" w:color="auto" w:fill="D9D9D9" w:themeFill="background1" w:themeFillShade="D9"/>
                <w:vAlign w:val="center"/>
              </w:tcPr>
            </w:tcPrChange>
          </w:tcPr>
          <w:p w14:paraId="144B60FF" w14:textId="6BA59857" w:rsidR="00EA01C7" w:rsidRPr="00BB7730" w:rsidRDefault="00EA01C7" w:rsidP="00A764CE">
            <w:pPr>
              <w:spacing w:line="240" w:lineRule="exact"/>
              <w:contextualSpacing/>
              <w:jc w:val="center"/>
              <w:rPr>
                <w:rFonts w:ascii="Times New Roman" w:eastAsia="仿宋_GB2312" w:hAnsi="Times New Roman" w:cs="Times New Roman"/>
                <w:b/>
                <w:color w:val="auto"/>
                <w:sz w:val="18"/>
                <w:szCs w:val="20"/>
              </w:rPr>
            </w:pPr>
            <w:r w:rsidRPr="00BB7730">
              <w:rPr>
                <w:rFonts w:ascii="Times New Roman" w:eastAsia="仿宋_GB2312" w:hAnsi="Times New Roman" w:cs="Times New Roman"/>
                <w:b/>
                <w:color w:val="auto"/>
                <w:sz w:val="18"/>
                <w:szCs w:val="20"/>
              </w:rPr>
              <w:t>Compatible references</w:t>
            </w:r>
          </w:p>
        </w:tc>
      </w:tr>
      <w:tr w:rsidR="00EA6B9F" w:rsidRPr="00BB7730" w14:paraId="337047E2" w14:textId="77777777" w:rsidTr="00EA6B9F">
        <w:trPr>
          <w:trHeight w:val="435"/>
          <w:jc w:val="center"/>
          <w:trPrChange w:id="17736" w:author="He Han" w:date="2026-10-27T17:53:00Z">
            <w:trPr>
              <w:trHeight w:val="424"/>
              <w:jc w:val="center"/>
            </w:trPr>
          </w:trPrChange>
        </w:trPr>
        <w:tc>
          <w:tcPr>
            <w:tcW w:w="3302" w:type="dxa"/>
            <w:vAlign w:val="center"/>
            <w:tcPrChange w:id="17737" w:author="He Han" w:date="2026-10-27T17:53:00Z">
              <w:tcPr>
                <w:tcW w:w="3007" w:type="dxa"/>
                <w:vAlign w:val="center"/>
              </w:tcPr>
            </w:tcPrChange>
          </w:tcPr>
          <w:p w14:paraId="3F88B5A6" w14:textId="5645A8E1"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
              <w:t>Reaction mixture</w:t>
            </w:r>
          </w:p>
        </w:tc>
        <w:tc>
          <w:tcPr>
            <w:tcW w:w="2176" w:type="dxa"/>
            <w:vAlign w:val="center"/>
            <w:tcPrChange w:id="17738" w:author="He Han" w:date="2026-10-27T17:53:00Z">
              <w:tcPr>
                <w:tcW w:w="1982" w:type="dxa"/>
                <w:vAlign w:val="center"/>
              </w:tcPr>
            </w:tcPrChange>
          </w:tcPr>
          <w:p w14:paraId="7AAD749F" w14:textId="647B0044"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vAlign w:val="center"/>
            <w:tcPrChange w:id="17739" w:author="He Han" w:date="2026-10-27T17:53:00Z">
              <w:tcPr>
                <w:tcW w:w="1978" w:type="dxa"/>
                <w:vAlign w:val="center"/>
              </w:tcPr>
            </w:tcPrChange>
          </w:tcPr>
          <w:p w14:paraId="5BA19183" w14:textId="77777777"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740" w:author="He Han" w:date="2026-10-27T17:53:00Z">
              <w:tcPr>
                <w:tcW w:w="1978" w:type="dxa"/>
                <w:tcBorders>
                  <w:bottom w:val="single" w:sz="4" w:space="0" w:color="auto"/>
                </w:tcBorders>
                <w:vAlign w:val="center"/>
              </w:tcPr>
            </w:tcPrChange>
          </w:tcPr>
          <w:p w14:paraId="3141D391" w14:textId="17D146C7"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741" w:author="He Han" w:date="2026-10-27T17:53:00Z">
              <w:tcPr>
                <w:tcW w:w="1978" w:type="dxa"/>
                <w:tcBorders>
                  <w:bottom w:val="single" w:sz="4" w:space="0" w:color="auto"/>
                </w:tcBorders>
                <w:vAlign w:val="center"/>
              </w:tcPr>
            </w:tcPrChange>
          </w:tcPr>
          <w:p w14:paraId="54F9C998" w14:textId="2A8D4B47"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42" w:author="He Han" w:date="2026-10-22T21:21: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43" w:author="He Han" w:date="2026-10-27T17:53:00Z">
              <w:tcPr>
                <w:tcW w:w="1978" w:type="dxa"/>
                <w:tcBorders>
                  <w:bottom w:val="single" w:sz="4" w:space="0" w:color="auto"/>
                </w:tcBorders>
                <w:vAlign w:val="center"/>
              </w:tcPr>
            </w:tcPrChange>
          </w:tcPr>
          <w:p w14:paraId="455E1F7E" w14:textId="5B548832" w:rsidR="00EA01C7" w:rsidRPr="00BB7730" w:rsidRDefault="00EA01C7">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p>
        </w:tc>
        <w:tc>
          <w:tcPr>
            <w:tcW w:w="2172" w:type="dxa"/>
            <w:tcBorders>
              <w:bottom w:val="single" w:sz="4" w:space="0" w:color="auto"/>
            </w:tcBorders>
            <w:vAlign w:val="center"/>
            <w:tcPrChange w:id="17744" w:author="He Han" w:date="2026-10-27T17:53:00Z">
              <w:tcPr>
                <w:tcW w:w="1978" w:type="dxa"/>
                <w:tcBorders>
                  <w:bottom w:val="single" w:sz="4" w:space="0" w:color="auto"/>
                </w:tcBorders>
                <w:vAlign w:val="center"/>
              </w:tcPr>
            </w:tcPrChange>
          </w:tcPr>
          <w:p w14:paraId="31BFD6F7" w14:textId="5E45B621"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45"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46" w:author="He Han" w:date="2026-10-27T17:53:00Z">
              <w:tcPr>
                <w:tcW w:w="1978" w:type="dxa"/>
                <w:tcBorders>
                  <w:bottom w:val="single" w:sz="4" w:space="0" w:color="auto"/>
                </w:tcBorders>
                <w:vAlign w:val="center"/>
              </w:tcPr>
            </w:tcPrChange>
          </w:tcPr>
          <w:p w14:paraId="361BA77A" w14:textId="66FC265B"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47"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48" w:author="He Han" w:date="2026-10-27T17:53:00Z">
              <w:tcPr>
                <w:tcW w:w="1978" w:type="dxa"/>
                <w:tcBorders>
                  <w:bottom w:val="single" w:sz="4" w:space="0" w:color="auto"/>
                </w:tcBorders>
                <w:vAlign w:val="center"/>
              </w:tcPr>
            </w:tcPrChange>
          </w:tcPr>
          <w:p w14:paraId="570FF976" w14:textId="3EC33874"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49" w:author="He Han" w:date="2026-10-22T21:23: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50" w:author="He Han" w:date="2026-10-27T17:53:00Z">
              <w:tcPr>
                <w:tcW w:w="1978" w:type="dxa"/>
                <w:tcBorders>
                  <w:bottom w:val="single" w:sz="4" w:space="0" w:color="auto"/>
                </w:tcBorders>
                <w:vAlign w:val="center"/>
              </w:tcPr>
            </w:tcPrChange>
          </w:tcPr>
          <w:p w14:paraId="7BA03F32" w14:textId="37F1ECA3" w:rsidR="00EA01C7" w:rsidRPr="00BB7730" w:rsidRDefault="00EA01C7" w:rsidP="00EC3A7E">
            <w:pPr>
              <w:spacing w:line="240" w:lineRule="exact"/>
              <w:contextualSpacing/>
              <w:jc w:val="center"/>
              <w:rPr>
                <w:rFonts w:ascii="Times New Roman" w:eastAsia="仿宋_GB2312" w:hAnsi="Times New Roman" w:cs="Times New Roman"/>
                <w:strike/>
                <w:color w:val="auto"/>
                <w:sz w:val="18"/>
                <w:szCs w:val="18"/>
              </w:rPr>
            </w:pPr>
            <w:r w:rsidRPr="00BB7730">
              <w:rPr>
                <w:rFonts w:ascii="Times New Roman" w:eastAsia="仿宋_GB2312" w:hAnsi="Times New Roman" w:cs="Times New Roman"/>
                <w:color w:val="auto"/>
                <w:sz w:val="18"/>
                <w:szCs w:val="18"/>
              </w:rPr>
              <w:t>Yes</w:t>
            </w:r>
          </w:p>
        </w:tc>
        <w:tc>
          <w:tcPr>
            <w:tcW w:w="2207" w:type="dxa"/>
            <w:vAlign w:val="center"/>
            <w:tcPrChange w:id="17751" w:author="He Han" w:date="2026-10-27T17:53:00Z">
              <w:tcPr>
                <w:tcW w:w="2010" w:type="dxa"/>
                <w:vAlign w:val="center"/>
              </w:tcPr>
            </w:tcPrChange>
          </w:tcPr>
          <w:p w14:paraId="7BC3DC77" w14:textId="58903709"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752" w:author="He Han" w:date="2026-08-27T17:07:00Z">
              <w:r w:rsidRPr="00BB7730">
                <w:rPr>
                  <w:rFonts w:ascii="Times New Roman" w:eastAsia="仿宋_GB2312" w:hAnsi="Times New Roman" w:cs="Times New Roman"/>
                  <w:color w:val="auto"/>
                  <w:sz w:val="15"/>
                  <w:szCs w:val="15"/>
                </w:rPr>
                <w:t>N</w:t>
              </w:r>
              <w:r w:rsidRPr="00BB7730">
                <w:rPr>
                  <w:rFonts w:ascii="Times New Roman" w:eastAsia="仿宋_GB2312" w:hAnsi="Times New Roman" w:cs="Times New Roman"/>
                  <w:color w:val="auto"/>
                  <w:sz w:val="15"/>
                  <w:szCs w:val="15"/>
                  <w:lang w:eastAsia="zh-CN"/>
                </w:rPr>
                <w:t>o</w:t>
              </w:r>
              <w:r w:rsidRPr="00BB7730">
                <w:rPr>
                  <w:rFonts w:ascii="Times New Roman" w:eastAsia="仿宋_GB2312" w:hAnsi="Times New Roman" w:cs="Times New Roman"/>
                  <w:color w:val="auto"/>
                  <w:sz w:val="15"/>
                  <w:szCs w:val="15"/>
                </w:rPr>
                <w:t xml:space="preserve"> </w:t>
              </w:r>
              <w:r w:rsidRPr="00BB7730">
                <w:rPr>
                  <w:rFonts w:ascii="Times New Roman" w:eastAsia="仿宋_GB2312" w:hAnsi="Times New Roman" w:cs="Times New Roman"/>
                  <w:color w:val="auto"/>
                  <w:sz w:val="15"/>
                  <w:szCs w:val="15"/>
                  <w:lang w:eastAsia="zh-CN"/>
                </w:rPr>
                <w:t>con</w:t>
              </w:r>
              <w:r w:rsidRPr="00BB7730">
                <w:rPr>
                  <w:rFonts w:ascii="Times New Roman" w:eastAsia="仿宋_GB2312" w:hAnsi="Times New Roman" w:cs="Times New Roman"/>
                  <w:color w:val="auto"/>
                  <w:sz w:val="15"/>
                  <w:szCs w:val="15"/>
                </w:rPr>
                <w:t>tact</w:t>
              </w:r>
            </w:ins>
          </w:p>
        </w:tc>
        <w:tc>
          <w:tcPr>
            <w:tcW w:w="1975" w:type="dxa"/>
            <w:vAlign w:val="center"/>
            <w:tcPrChange w:id="17753" w:author="He Han" w:date="2026-10-27T17:53:00Z">
              <w:tcPr>
                <w:tcW w:w="1798" w:type="dxa"/>
                <w:vAlign w:val="center"/>
              </w:tcPr>
            </w:tcPrChange>
          </w:tcPr>
          <w:p w14:paraId="03C97D31" w14:textId="6427177E" w:rsidR="00EA01C7" w:rsidRPr="00BB7730" w:rsidRDefault="00EA01C7" w:rsidP="00EA01C7">
            <w:pPr>
              <w:spacing w:line="240" w:lineRule="exact"/>
              <w:contextualSpacing/>
              <w:jc w:val="center"/>
              <w:rPr>
                <w:ins w:id="17754" w:author="He Han" w:date="2026-10-27T17:46:00Z"/>
                <w:rFonts w:ascii="Times New Roman" w:eastAsia="仿宋_GB2312" w:hAnsi="Times New Roman" w:cs="Times New Roman"/>
                <w:color w:val="auto"/>
                <w:sz w:val="18"/>
                <w:szCs w:val="18"/>
              </w:rPr>
              <w:pPrChange w:id="17755" w:author="He Han" w:date="2026-10-27T17:47:00Z">
                <w:pPr>
                  <w:spacing w:line="240" w:lineRule="exact"/>
                  <w:contextualSpacing/>
                  <w:jc w:val="center"/>
                </w:pPr>
              </w:pPrChange>
            </w:pPr>
            <w:ins w:id="17756" w:author="He Han" w:date="2026-10-27T17:47: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restart"/>
            <w:vAlign w:val="center"/>
            <w:tcPrChange w:id="17757" w:author="He Han" w:date="2026-10-27T17:53:00Z">
              <w:tcPr>
                <w:tcW w:w="3000" w:type="dxa"/>
                <w:vMerge w:val="restart"/>
                <w:vAlign w:val="center"/>
              </w:tcPr>
            </w:tcPrChange>
          </w:tcPr>
          <w:p w14:paraId="550E2692" w14:textId="7EC918CD" w:rsidR="00EA01C7" w:rsidRPr="00BB7730" w:rsidRDefault="00EA01C7" w:rsidP="00EC3A7E">
            <w:pPr>
              <w:spacing w:line="240" w:lineRule="exact"/>
              <w:contextualSpacing/>
              <w:jc w:val="center"/>
              <w:rPr>
                <w:ins w:id="17758" w:author="Xuning Wei12232" w:date="2026-07-27T23:42: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 xml:space="preserve">Based on production experience of batch </w:t>
            </w:r>
            <w:del w:id="17759" w:author="Xuning Wei12232" w:date="2026-07-27T17:56:00Z">
              <w:r w:rsidRPr="00BB7730" w:rsidDel="00F338FC">
                <w:rPr>
                  <w:rFonts w:ascii="Times New Roman" w:eastAsia="仿宋_GB2312" w:hAnsi="Times New Roman" w:cs="Times New Roman"/>
                  <w:color w:val="auto"/>
                  <w:sz w:val="18"/>
                  <w:szCs w:val="18"/>
                </w:rPr>
                <w:delText>CPo140020-02-01-02</w:delText>
              </w:r>
            </w:del>
            <w:ins w:id="17760" w:author="Xuning Wei12232" w:date="2026-07-27T17:56:00Z">
              <w:r w:rsidRPr="00BB7730">
                <w:rPr>
                  <w:rFonts w:ascii="Times New Roman" w:eastAsia="仿宋_GB2312" w:hAnsi="Times New Roman" w:cs="Times New Roman"/>
                  <w:color w:val="auto"/>
                  <w:sz w:val="18"/>
                  <w:szCs w:val="18"/>
                </w:rPr>
                <w:t>CPo140020-02-01-01~04</w:t>
              </w:r>
            </w:ins>
            <w:ins w:id="17761" w:author="Xuning Wei12232" w:date="2026-07-27T23:42:00Z">
              <w:r w:rsidRPr="00BB7730">
                <w:rPr>
                  <w:rFonts w:ascii="Times New Roman" w:eastAsia="仿宋_GB2312" w:hAnsi="Times New Roman" w:cs="Times New Roman"/>
                  <w:color w:val="auto"/>
                  <w:sz w:val="18"/>
                  <w:szCs w:val="18"/>
                </w:rPr>
                <w:t>;</w:t>
              </w:r>
            </w:ins>
          </w:p>
          <w:p w14:paraId="5C222A11" w14:textId="1F47F947"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762" w:author="Xuning Wei12232" w:date="2026-07-27T23:42:00Z">
              <w:r w:rsidRPr="00BB7730">
                <w:rPr>
                  <w:rFonts w:ascii="Times New Roman" w:eastAsia="仿宋_GB2312" w:hAnsi="Times New Roman" w:cs="Times New Roman"/>
                  <w:color w:val="auto"/>
                  <w:sz w:val="15"/>
                  <w:szCs w:val="15"/>
                  <w:lang w:eastAsia="zh-CN"/>
                </w:rPr>
                <w:lastRenderedPageBreak/>
                <w:t>Handbook &amp; Page: Page 1161-1164; SOP:QM01020</w:t>
              </w:r>
            </w:ins>
          </w:p>
        </w:tc>
      </w:tr>
      <w:tr w:rsidR="00EA6B9F" w:rsidRPr="00BB7730" w14:paraId="68743DA4" w14:textId="77777777" w:rsidTr="00EA6B9F">
        <w:trPr>
          <w:trHeight w:val="435"/>
          <w:jc w:val="center"/>
          <w:trPrChange w:id="17763" w:author="He Han" w:date="2026-10-27T17:53:00Z">
            <w:trPr>
              <w:trHeight w:val="424"/>
              <w:jc w:val="center"/>
            </w:trPr>
          </w:trPrChange>
        </w:trPr>
        <w:tc>
          <w:tcPr>
            <w:tcW w:w="3302" w:type="dxa"/>
            <w:vAlign w:val="center"/>
            <w:tcPrChange w:id="17764" w:author="He Han" w:date="2026-10-27T17:53:00Z">
              <w:tcPr>
                <w:tcW w:w="3007" w:type="dxa"/>
                <w:vAlign w:val="center"/>
              </w:tcPr>
            </w:tcPrChange>
          </w:tcPr>
          <w:p w14:paraId="75828423" w14:textId="1B3B1562"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Activation mixture</w:t>
            </w:r>
          </w:p>
        </w:tc>
        <w:tc>
          <w:tcPr>
            <w:tcW w:w="2176" w:type="dxa"/>
            <w:vAlign w:val="center"/>
            <w:tcPrChange w:id="17765" w:author="He Han" w:date="2026-10-27T17:53:00Z">
              <w:tcPr>
                <w:tcW w:w="1982" w:type="dxa"/>
                <w:vAlign w:val="center"/>
              </w:tcPr>
            </w:tcPrChange>
          </w:tcPr>
          <w:p w14:paraId="2B142728" w14:textId="24199903"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vAlign w:val="center"/>
            <w:tcPrChange w:id="17766" w:author="He Han" w:date="2026-10-27T17:53:00Z">
              <w:tcPr>
                <w:tcW w:w="1978" w:type="dxa"/>
                <w:vAlign w:val="center"/>
              </w:tcPr>
            </w:tcPrChange>
          </w:tcPr>
          <w:p w14:paraId="0573D54C" w14:textId="4905AB0D"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767" w:author="He Han" w:date="2026-10-27T17:53:00Z">
              <w:tcPr>
                <w:tcW w:w="1978" w:type="dxa"/>
                <w:tcBorders>
                  <w:bottom w:val="single" w:sz="4" w:space="0" w:color="auto"/>
                </w:tcBorders>
                <w:vAlign w:val="center"/>
              </w:tcPr>
            </w:tcPrChange>
          </w:tcPr>
          <w:p w14:paraId="3D22F907" w14:textId="1115A2C4"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768" w:author="He Han" w:date="2026-10-27T17:53:00Z">
              <w:tcPr>
                <w:tcW w:w="1978" w:type="dxa"/>
                <w:tcBorders>
                  <w:bottom w:val="single" w:sz="4" w:space="0" w:color="auto"/>
                </w:tcBorders>
                <w:vAlign w:val="center"/>
              </w:tcPr>
            </w:tcPrChange>
          </w:tcPr>
          <w:p w14:paraId="59A0FCAA" w14:textId="54956075"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69" w:author="He Han" w:date="2026-10-22T21:21: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70" w:author="He Han" w:date="2026-10-27T17:53:00Z">
              <w:tcPr>
                <w:tcW w:w="1978" w:type="dxa"/>
                <w:tcBorders>
                  <w:bottom w:val="single" w:sz="4" w:space="0" w:color="auto"/>
                </w:tcBorders>
                <w:vAlign w:val="center"/>
              </w:tcPr>
            </w:tcPrChange>
          </w:tcPr>
          <w:p w14:paraId="01B852FF" w14:textId="0DB7A77C" w:rsidR="00EA01C7" w:rsidRPr="00BB7730" w:rsidRDefault="00EA01C7">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p>
        </w:tc>
        <w:tc>
          <w:tcPr>
            <w:tcW w:w="2172" w:type="dxa"/>
            <w:tcBorders>
              <w:bottom w:val="single" w:sz="4" w:space="0" w:color="auto"/>
            </w:tcBorders>
            <w:vAlign w:val="center"/>
            <w:tcPrChange w:id="17771" w:author="He Han" w:date="2026-10-27T17:53:00Z">
              <w:tcPr>
                <w:tcW w:w="1978" w:type="dxa"/>
                <w:tcBorders>
                  <w:bottom w:val="single" w:sz="4" w:space="0" w:color="auto"/>
                </w:tcBorders>
                <w:vAlign w:val="center"/>
              </w:tcPr>
            </w:tcPrChange>
          </w:tcPr>
          <w:p w14:paraId="3EBC156D" w14:textId="1482053E"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72"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73" w:author="He Han" w:date="2026-10-27T17:53:00Z">
              <w:tcPr>
                <w:tcW w:w="1978" w:type="dxa"/>
                <w:tcBorders>
                  <w:bottom w:val="single" w:sz="4" w:space="0" w:color="auto"/>
                </w:tcBorders>
                <w:vAlign w:val="center"/>
              </w:tcPr>
            </w:tcPrChange>
          </w:tcPr>
          <w:p w14:paraId="11F400A4" w14:textId="1FD494FE"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74"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75" w:author="He Han" w:date="2026-10-27T17:53:00Z">
              <w:tcPr>
                <w:tcW w:w="1978" w:type="dxa"/>
                <w:tcBorders>
                  <w:bottom w:val="single" w:sz="4" w:space="0" w:color="auto"/>
                </w:tcBorders>
                <w:vAlign w:val="center"/>
              </w:tcPr>
            </w:tcPrChange>
          </w:tcPr>
          <w:p w14:paraId="6DE556DC" w14:textId="5E45828C"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76" w:author="He Han" w:date="2026-10-22T21:23: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77" w:author="He Han" w:date="2026-10-27T17:53:00Z">
              <w:tcPr>
                <w:tcW w:w="1978" w:type="dxa"/>
                <w:tcBorders>
                  <w:bottom w:val="single" w:sz="4" w:space="0" w:color="auto"/>
                </w:tcBorders>
                <w:vAlign w:val="center"/>
              </w:tcPr>
            </w:tcPrChange>
          </w:tcPr>
          <w:p w14:paraId="245B5312" w14:textId="1AE21250"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207" w:type="dxa"/>
            <w:vAlign w:val="center"/>
            <w:tcPrChange w:id="17778" w:author="He Han" w:date="2026-10-27T17:53:00Z">
              <w:tcPr>
                <w:tcW w:w="2010" w:type="dxa"/>
                <w:vAlign w:val="center"/>
              </w:tcPr>
            </w:tcPrChange>
          </w:tcPr>
          <w:p w14:paraId="71D7FFDE" w14:textId="4D6670FF"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779" w:author="He Han" w:date="2026-08-27T17:07:00Z">
              <w:r w:rsidRPr="00BB7730">
                <w:rPr>
                  <w:rFonts w:ascii="Times New Roman" w:eastAsia="仿宋_GB2312" w:hAnsi="Times New Roman" w:cs="Times New Roman"/>
                  <w:color w:val="auto"/>
                  <w:sz w:val="15"/>
                  <w:szCs w:val="15"/>
                </w:rPr>
                <w:t>N</w:t>
              </w:r>
              <w:r w:rsidRPr="00BB7730">
                <w:rPr>
                  <w:rFonts w:ascii="Times New Roman" w:eastAsia="仿宋_GB2312" w:hAnsi="Times New Roman" w:cs="Times New Roman"/>
                  <w:color w:val="auto"/>
                  <w:sz w:val="15"/>
                  <w:szCs w:val="15"/>
                  <w:lang w:eastAsia="zh-CN"/>
                </w:rPr>
                <w:t>o</w:t>
              </w:r>
              <w:r w:rsidRPr="00BB7730">
                <w:rPr>
                  <w:rFonts w:ascii="Times New Roman" w:eastAsia="仿宋_GB2312" w:hAnsi="Times New Roman" w:cs="Times New Roman"/>
                  <w:color w:val="auto"/>
                  <w:sz w:val="15"/>
                  <w:szCs w:val="15"/>
                </w:rPr>
                <w:t xml:space="preserve"> </w:t>
              </w:r>
              <w:r w:rsidRPr="00BB7730">
                <w:rPr>
                  <w:rFonts w:ascii="Times New Roman" w:eastAsia="仿宋_GB2312" w:hAnsi="Times New Roman" w:cs="Times New Roman"/>
                  <w:color w:val="auto"/>
                  <w:sz w:val="15"/>
                  <w:szCs w:val="15"/>
                  <w:lang w:eastAsia="zh-CN"/>
                </w:rPr>
                <w:t>con</w:t>
              </w:r>
              <w:r w:rsidRPr="00BB7730">
                <w:rPr>
                  <w:rFonts w:ascii="Times New Roman" w:eastAsia="仿宋_GB2312" w:hAnsi="Times New Roman" w:cs="Times New Roman"/>
                  <w:color w:val="auto"/>
                  <w:sz w:val="15"/>
                  <w:szCs w:val="15"/>
                </w:rPr>
                <w:t>tact</w:t>
              </w:r>
            </w:ins>
          </w:p>
        </w:tc>
        <w:tc>
          <w:tcPr>
            <w:tcW w:w="1975" w:type="dxa"/>
            <w:vAlign w:val="center"/>
            <w:tcPrChange w:id="17780" w:author="He Han" w:date="2026-10-27T17:53:00Z">
              <w:tcPr>
                <w:tcW w:w="1798" w:type="dxa"/>
                <w:vAlign w:val="center"/>
              </w:tcPr>
            </w:tcPrChange>
          </w:tcPr>
          <w:p w14:paraId="69359130" w14:textId="215B2557" w:rsidR="00EA01C7" w:rsidRPr="00BB7730" w:rsidRDefault="00EA01C7" w:rsidP="00EA01C7">
            <w:pPr>
              <w:spacing w:line="240" w:lineRule="exact"/>
              <w:contextualSpacing/>
              <w:jc w:val="center"/>
              <w:rPr>
                <w:ins w:id="17781" w:author="He Han" w:date="2026-10-27T17:46:00Z"/>
                <w:rFonts w:ascii="Times New Roman" w:eastAsia="仿宋_GB2312" w:hAnsi="Times New Roman" w:cs="Times New Roman"/>
                <w:color w:val="auto"/>
                <w:sz w:val="18"/>
                <w:szCs w:val="18"/>
              </w:rPr>
              <w:pPrChange w:id="17782" w:author="He Han" w:date="2026-10-27T17:47:00Z">
                <w:pPr>
                  <w:spacing w:line="240" w:lineRule="exact"/>
                  <w:contextualSpacing/>
                  <w:jc w:val="center"/>
                </w:pPr>
              </w:pPrChange>
            </w:pPr>
            <w:ins w:id="17783" w:author="He Han" w:date="2026-10-27T17:47: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ign w:val="center"/>
            <w:tcPrChange w:id="17784" w:author="He Han" w:date="2026-10-27T17:53:00Z">
              <w:tcPr>
                <w:tcW w:w="3000" w:type="dxa"/>
                <w:vMerge/>
                <w:vAlign w:val="center"/>
              </w:tcPr>
            </w:tcPrChange>
          </w:tcPr>
          <w:p w14:paraId="1EEF96AD" w14:textId="63D47912" w:rsidR="00EA01C7" w:rsidRPr="00BB7730" w:rsidRDefault="00EA01C7">
            <w:pPr>
              <w:spacing w:line="240" w:lineRule="exact"/>
              <w:contextualSpacing/>
              <w:jc w:val="center"/>
              <w:rPr>
                <w:rFonts w:ascii="Times New Roman" w:eastAsia="仿宋_GB2312" w:hAnsi="Times New Roman" w:cs="Times New Roman"/>
                <w:color w:val="auto"/>
                <w:sz w:val="18"/>
                <w:szCs w:val="18"/>
              </w:rPr>
            </w:pPr>
          </w:p>
        </w:tc>
      </w:tr>
      <w:tr w:rsidR="00EA6B9F" w:rsidRPr="00BB7730" w14:paraId="3E63029E" w14:textId="77777777" w:rsidTr="00EA6B9F">
        <w:trPr>
          <w:trHeight w:val="435"/>
          <w:jc w:val="center"/>
          <w:trPrChange w:id="17785" w:author="He Han" w:date="2026-10-27T17:53:00Z">
            <w:trPr>
              <w:trHeight w:val="424"/>
              <w:jc w:val="center"/>
            </w:trPr>
          </w:trPrChange>
        </w:trPr>
        <w:tc>
          <w:tcPr>
            <w:tcW w:w="3302" w:type="dxa"/>
            <w:vAlign w:val="center"/>
            <w:tcPrChange w:id="17786" w:author="He Han" w:date="2026-10-27T17:53:00Z">
              <w:tcPr>
                <w:tcW w:w="3007" w:type="dxa"/>
                <w:vAlign w:val="center"/>
              </w:tcPr>
            </w:tcPrChange>
          </w:tcPr>
          <w:p w14:paraId="4E6DB1C4" w14:textId="53ABCE42"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 xml:space="preserve">20% </w:t>
            </w:r>
            <w:proofErr w:type="spellStart"/>
            <w:r w:rsidRPr="00BB7730">
              <w:rPr>
                <w:rFonts w:ascii="Times New Roman" w:eastAsia="仿宋_GB2312" w:hAnsi="Times New Roman" w:cs="Times New Roman"/>
                <w:color w:val="auto"/>
                <w:sz w:val="18"/>
                <w:szCs w:val="18"/>
                <w:lang w:eastAsia="zh-CN"/>
              </w:rPr>
              <w:t>Piperidine</w:t>
            </w:r>
            <w:proofErr w:type="spellEnd"/>
            <w:ins w:id="17787" w:author="Xuning Wei12232" w:date="2026-06-06T13:46:00Z">
              <w:r w:rsidRPr="00BB7730">
                <w:rPr>
                  <w:rFonts w:ascii="Times New Roman" w:eastAsia="仿宋_GB2312" w:hAnsi="Times New Roman" w:cs="Times New Roman"/>
                  <w:color w:val="auto"/>
                  <w:sz w:val="18"/>
                  <w:szCs w:val="18"/>
                  <w:lang w:eastAsia="zh-CN"/>
                </w:rPr>
                <w:t xml:space="preserve"> </w:t>
              </w:r>
            </w:ins>
            <w:ins w:id="17788" w:author="Xuning Wei12232" w:date="2026-06-06T13:47:00Z">
              <w:r w:rsidRPr="00BB7730">
                <w:rPr>
                  <w:rFonts w:ascii="Times New Roman" w:eastAsia="仿宋_GB2312" w:hAnsi="Times New Roman" w:cs="Times New Roman"/>
                  <w:color w:val="auto"/>
                  <w:sz w:val="18"/>
                  <w:szCs w:val="18"/>
                  <w:lang w:eastAsia="zh-CN"/>
                </w:rPr>
                <w:t xml:space="preserve">in </w:t>
              </w:r>
            </w:ins>
            <w:ins w:id="17789" w:author="Xuning Wei12232" w:date="2026-06-06T13:46:00Z">
              <w:r w:rsidRPr="00BB7730">
                <w:rPr>
                  <w:rFonts w:ascii="Times New Roman" w:eastAsia="仿宋_GB2312" w:hAnsi="Times New Roman" w:cs="Times New Roman"/>
                  <w:color w:val="auto"/>
                  <w:sz w:val="18"/>
                  <w:szCs w:val="18"/>
                  <w:lang w:eastAsia="zh-CN"/>
                </w:rPr>
                <w:t>DMF</w:t>
              </w:r>
            </w:ins>
            <w:r w:rsidRPr="00BB7730">
              <w:rPr>
                <w:rFonts w:ascii="Times New Roman" w:eastAsia="仿宋_GB2312" w:hAnsi="Times New Roman" w:cs="Times New Roman"/>
                <w:color w:val="auto"/>
                <w:sz w:val="18"/>
                <w:szCs w:val="18"/>
                <w:lang w:eastAsia="zh-CN"/>
              </w:rPr>
              <w:t xml:space="preserve"> solution</w:t>
            </w:r>
          </w:p>
        </w:tc>
        <w:tc>
          <w:tcPr>
            <w:tcW w:w="2176" w:type="dxa"/>
            <w:vAlign w:val="center"/>
            <w:tcPrChange w:id="17790" w:author="He Han" w:date="2026-10-27T17:53:00Z">
              <w:tcPr>
                <w:tcW w:w="1982" w:type="dxa"/>
                <w:vAlign w:val="center"/>
              </w:tcPr>
            </w:tcPrChange>
          </w:tcPr>
          <w:p w14:paraId="61498956" w14:textId="295DD9B9"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rPr>
              <w:t>Yes</w:t>
            </w:r>
          </w:p>
        </w:tc>
        <w:tc>
          <w:tcPr>
            <w:tcW w:w="2172" w:type="dxa"/>
            <w:vAlign w:val="center"/>
            <w:tcPrChange w:id="17791" w:author="He Han" w:date="2026-10-27T17:53:00Z">
              <w:tcPr>
                <w:tcW w:w="1978" w:type="dxa"/>
                <w:vAlign w:val="center"/>
              </w:tcPr>
            </w:tcPrChange>
          </w:tcPr>
          <w:p w14:paraId="2DD41DB3" w14:textId="25FBCEA4"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792" w:author="He Han" w:date="2026-10-27T17:53:00Z">
              <w:tcPr>
                <w:tcW w:w="1978" w:type="dxa"/>
                <w:tcBorders>
                  <w:bottom w:val="single" w:sz="4" w:space="0" w:color="auto"/>
                </w:tcBorders>
                <w:vAlign w:val="center"/>
              </w:tcPr>
            </w:tcPrChange>
          </w:tcPr>
          <w:p w14:paraId="14CE2EEB" w14:textId="7BBC9DD5"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793" w:author="He Han" w:date="2026-10-27T17:53:00Z">
              <w:tcPr>
                <w:tcW w:w="1978" w:type="dxa"/>
                <w:tcBorders>
                  <w:bottom w:val="single" w:sz="4" w:space="0" w:color="auto"/>
                </w:tcBorders>
                <w:vAlign w:val="center"/>
              </w:tcPr>
            </w:tcPrChange>
          </w:tcPr>
          <w:p w14:paraId="658625BE" w14:textId="628B9723"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94"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95" w:author="He Han" w:date="2026-10-27T17:53:00Z">
              <w:tcPr>
                <w:tcW w:w="1978" w:type="dxa"/>
                <w:tcBorders>
                  <w:bottom w:val="single" w:sz="4" w:space="0" w:color="auto"/>
                </w:tcBorders>
                <w:vAlign w:val="center"/>
              </w:tcPr>
            </w:tcPrChange>
          </w:tcPr>
          <w:p w14:paraId="44EAA112" w14:textId="1009DD94" w:rsidR="00EA01C7" w:rsidRPr="00BB7730" w:rsidRDefault="00EA01C7">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p>
        </w:tc>
        <w:tc>
          <w:tcPr>
            <w:tcW w:w="2172" w:type="dxa"/>
            <w:tcBorders>
              <w:bottom w:val="single" w:sz="4" w:space="0" w:color="auto"/>
            </w:tcBorders>
            <w:vAlign w:val="center"/>
            <w:tcPrChange w:id="17796" w:author="He Han" w:date="2026-10-27T17:53:00Z">
              <w:tcPr>
                <w:tcW w:w="1978" w:type="dxa"/>
                <w:tcBorders>
                  <w:bottom w:val="single" w:sz="4" w:space="0" w:color="auto"/>
                </w:tcBorders>
                <w:vAlign w:val="center"/>
              </w:tcPr>
            </w:tcPrChange>
          </w:tcPr>
          <w:p w14:paraId="10A018B8" w14:textId="1BA49C86"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97"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798" w:author="He Han" w:date="2026-10-27T17:53:00Z">
              <w:tcPr>
                <w:tcW w:w="1978" w:type="dxa"/>
                <w:tcBorders>
                  <w:bottom w:val="single" w:sz="4" w:space="0" w:color="auto"/>
                </w:tcBorders>
                <w:vAlign w:val="center"/>
              </w:tcPr>
            </w:tcPrChange>
          </w:tcPr>
          <w:p w14:paraId="3DAEEAA3" w14:textId="7D987399"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799"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800" w:author="He Han" w:date="2026-10-27T17:53:00Z">
              <w:tcPr>
                <w:tcW w:w="1978" w:type="dxa"/>
                <w:tcBorders>
                  <w:bottom w:val="single" w:sz="4" w:space="0" w:color="auto"/>
                </w:tcBorders>
                <w:vAlign w:val="center"/>
              </w:tcPr>
            </w:tcPrChange>
          </w:tcPr>
          <w:p w14:paraId="0DF5BFE6" w14:textId="56ACCD8A"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01" w:author="He Han" w:date="2026-10-22T21:23: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802" w:author="He Han" w:date="2026-10-27T17:53:00Z">
              <w:tcPr>
                <w:tcW w:w="1978" w:type="dxa"/>
                <w:tcBorders>
                  <w:bottom w:val="single" w:sz="4" w:space="0" w:color="auto"/>
                </w:tcBorders>
                <w:vAlign w:val="center"/>
              </w:tcPr>
            </w:tcPrChange>
          </w:tcPr>
          <w:p w14:paraId="348749ED" w14:textId="124220EC"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207" w:type="dxa"/>
            <w:vAlign w:val="center"/>
            <w:tcPrChange w:id="17803" w:author="He Han" w:date="2026-10-27T17:53:00Z">
              <w:tcPr>
                <w:tcW w:w="2010" w:type="dxa"/>
                <w:vAlign w:val="center"/>
              </w:tcPr>
            </w:tcPrChange>
          </w:tcPr>
          <w:p w14:paraId="7025B399" w14:textId="03FF3F54" w:rsidR="00EA01C7" w:rsidRPr="00BB7730" w:rsidRDefault="00EA01C7" w:rsidP="00EC3A7E">
            <w:pPr>
              <w:spacing w:line="240" w:lineRule="exact"/>
              <w:contextualSpacing/>
              <w:jc w:val="center"/>
              <w:rPr>
                <w:rFonts w:ascii="Times New Roman" w:eastAsia="仿宋_GB2312" w:hAnsi="Times New Roman" w:cs="Times New Roman"/>
                <w:color w:val="auto"/>
                <w:sz w:val="15"/>
                <w:szCs w:val="15"/>
                <w:lang w:eastAsia="zh-CN"/>
              </w:rPr>
            </w:pPr>
            <w:ins w:id="17804" w:author="He Han" w:date="2026-08-27T17:08:00Z">
              <w:r w:rsidRPr="00BB7730">
                <w:rPr>
                  <w:rFonts w:ascii="Times New Roman" w:eastAsia="仿宋_GB2312" w:hAnsi="Times New Roman" w:cs="Times New Roman"/>
                  <w:color w:val="auto"/>
                  <w:sz w:val="15"/>
                  <w:szCs w:val="15"/>
                </w:rPr>
                <w:t>N</w:t>
              </w:r>
              <w:r w:rsidRPr="00BB7730">
                <w:rPr>
                  <w:rFonts w:ascii="Times New Roman" w:eastAsia="仿宋_GB2312" w:hAnsi="Times New Roman" w:cs="Times New Roman"/>
                  <w:color w:val="auto"/>
                  <w:sz w:val="15"/>
                  <w:szCs w:val="15"/>
                  <w:lang w:eastAsia="zh-CN"/>
                </w:rPr>
                <w:t>o</w:t>
              </w:r>
              <w:r w:rsidRPr="00BB7730">
                <w:rPr>
                  <w:rFonts w:ascii="Times New Roman" w:eastAsia="仿宋_GB2312" w:hAnsi="Times New Roman" w:cs="Times New Roman"/>
                  <w:color w:val="auto"/>
                  <w:sz w:val="15"/>
                  <w:szCs w:val="15"/>
                </w:rPr>
                <w:t xml:space="preserve"> </w:t>
              </w:r>
              <w:r w:rsidRPr="00BB7730">
                <w:rPr>
                  <w:rFonts w:ascii="Times New Roman" w:eastAsia="仿宋_GB2312" w:hAnsi="Times New Roman" w:cs="Times New Roman"/>
                  <w:color w:val="auto"/>
                  <w:sz w:val="15"/>
                  <w:szCs w:val="15"/>
                  <w:lang w:eastAsia="zh-CN"/>
                </w:rPr>
                <w:t>con</w:t>
              </w:r>
              <w:r w:rsidRPr="00BB7730">
                <w:rPr>
                  <w:rFonts w:ascii="Times New Roman" w:eastAsia="仿宋_GB2312" w:hAnsi="Times New Roman" w:cs="Times New Roman"/>
                  <w:color w:val="auto"/>
                  <w:sz w:val="15"/>
                  <w:szCs w:val="15"/>
                </w:rPr>
                <w:t>tact</w:t>
              </w:r>
            </w:ins>
          </w:p>
        </w:tc>
        <w:tc>
          <w:tcPr>
            <w:tcW w:w="1975" w:type="dxa"/>
            <w:vAlign w:val="center"/>
            <w:tcPrChange w:id="17805" w:author="He Han" w:date="2026-10-27T17:53:00Z">
              <w:tcPr>
                <w:tcW w:w="1798" w:type="dxa"/>
                <w:vAlign w:val="center"/>
              </w:tcPr>
            </w:tcPrChange>
          </w:tcPr>
          <w:p w14:paraId="41C405F7" w14:textId="200A3987" w:rsidR="00EA01C7" w:rsidRPr="00BB7730" w:rsidRDefault="00EA01C7" w:rsidP="00EA01C7">
            <w:pPr>
              <w:spacing w:line="240" w:lineRule="exact"/>
              <w:contextualSpacing/>
              <w:jc w:val="center"/>
              <w:rPr>
                <w:ins w:id="17806" w:author="He Han" w:date="2026-10-27T17:46:00Z"/>
                <w:rFonts w:ascii="Times New Roman" w:eastAsia="仿宋_GB2312" w:hAnsi="Times New Roman" w:cs="Times New Roman"/>
                <w:color w:val="auto"/>
                <w:sz w:val="15"/>
                <w:szCs w:val="15"/>
                <w:lang w:eastAsia="zh-CN"/>
              </w:rPr>
              <w:pPrChange w:id="17807" w:author="He Han" w:date="2026-10-27T17:47:00Z">
                <w:pPr>
                  <w:spacing w:line="240" w:lineRule="exact"/>
                  <w:contextualSpacing/>
                  <w:jc w:val="center"/>
                </w:pPr>
              </w:pPrChange>
            </w:pPr>
            <w:ins w:id="17808" w:author="He Han" w:date="2026-10-27T17:48: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Align w:val="center"/>
            <w:tcPrChange w:id="17809" w:author="He Han" w:date="2026-10-27T17:53:00Z">
              <w:tcPr>
                <w:tcW w:w="3000" w:type="dxa"/>
                <w:vAlign w:val="center"/>
              </w:tcPr>
            </w:tcPrChange>
          </w:tcPr>
          <w:p w14:paraId="3E1B74F7" w14:textId="470FBC9F"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810" w:author="Xuning Wei12232" w:date="2026-07-27T23:43:00Z">
              <w:r w:rsidRPr="00BB7730">
                <w:rPr>
                  <w:rFonts w:ascii="Times New Roman" w:eastAsia="仿宋_GB2312" w:hAnsi="Times New Roman" w:cs="Times New Roman"/>
                  <w:color w:val="auto"/>
                  <w:sz w:val="15"/>
                  <w:szCs w:val="15"/>
                  <w:lang w:eastAsia="zh-CN"/>
                </w:rPr>
                <w:t xml:space="preserve">Based on production experience of batch </w:t>
              </w:r>
              <w:r w:rsidRPr="00BB7730">
                <w:rPr>
                  <w:rFonts w:ascii="Times New Roman" w:eastAsia="仿宋_GB2312" w:hAnsi="Times New Roman" w:cs="Times New Roman"/>
                  <w:color w:val="auto"/>
                  <w:sz w:val="18"/>
                  <w:szCs w:val="18"/>
                </w:rPr>
                <w:t>CPo140020-02-01-01~04;</w:t>
              </w:r>
              <w:r w:rsidRPr="00BB7730">
                <w:rPr>
                  <w:rFonts w:ascii="Times New Roman" w:eastAsia="仿宋_GB2312" w:hAnsi="Times New Roman" w:cs="Times New Roman"/>
                  <w:color w:val="auto"/>
                  <w:sz w:val="15"/>
                  <w:szCs w:val="15"/>
                  <w:lang w:eastAsia="zh-CN"/>
                </w:rPr>
                <w:t>;  Chemical Engineering Handbook &amp; Page: p</w:t>
              </w:r>
              <w:r w:rsidRPr="00BB7730">
                <w:rPr>
                  <w:rFonts w:ascii="Times New Roman" w:eastAsia="仿宋_GB2312" w:hAnsi="Times New Roman" w:cs="Times New Roman"/>
                  <w:color w:val="auto"/>
                  <w:sz w:val="15"/>
                  <w:szCs w:val="15"/>
                </w:rPr>
                <w:t>age10-14~10-15</w:t>
              </w:r>
              <w:r w:rsidRPr="00BB7730">
                <w:rPr>
                  <w:rFonts w:ascii="Times New Roman" w:eastAsia="仿宋_GB2312" w:hAnsi="Times New Roman" w:cs="Times New Roman"/>
                  <w:color w:val="auto"/>
                  <w:sz w:val="15"/>
                  <w:szCs w:val="15"/>
                  <w:lang w:eastAsia="zh-CN"/>
                </w:rPr>
                <w:t>, p</w:t>
              </w:r>
              <w:r w:rsidRPr="00BB7730">
                <w:rPr>
                  <w:rFonts w:ascii="Times New Roman" w:eastAsia="仿宋_GB2312" w:hAnsi="Times New Roman" w:cs="Times New Roman"/>
                  <w:color w:val="auto"/>
                  <w:sz w:val="15"/>
                  <w:szCs w:val="15"/>
                </w:rPr>
                <w:t xml:space="preserve">age10-22~10-23; </w:t>
              </w:r>
              <w:r w:rsidRPr="00BB7730">
                <w:rPr>
                  <w:rFonts w:ascii="Times New Roman" w:eastAsia="仿宋_GB2312" w:hAnsi="Times New Roman" w:cs="Times New Roman"/>
                  <w:color w:val="auto"/>
                  <w:sz w:val="15"/>
                  <w:szCs w:val="15"/>
                  <w:lang w:eastAsia="zh-CN"/>
                </w:rPr>
                <w:t xml:space="preserve">Handbook &amp; Page: </w:t>
              </w:r>
              <w:r w:rsidRPr="00BB7730">
                <w:rPr>
                  <w:rFonts w:ascii="Times New Roman" w:eastAsia="仿宋_GB2312" w:hAnsi="Times New Roman" w:cs="Times New Roman"/>
                  <w:color w:val="auto"/>
                  <w:sz w:val="15"/>
                  <w:szCs w:val="15"/>
                </w:rPr>
                <w:t>P</w:t>
              </w:r>
              <w:r w:rsidRPr="00BB7730">
                <w:rPr>
                  <w:rFonts w:ascii="Times New Roman" w:eastAsia="仿宋_GB2312" w:hAnsi="Times New Roman" w:cs="Times New Roman"/>
                  <w:color w:val="auto"/>
                  <w:sz w:val="15"/>
                  <w:szCs w:val="15"/>
                  <w:lang w:eastAsia="zh-CN"/>
                </w:rPr>
                <w:t>age 1161-1164</w:t>
              </w:r>
              <w:r w:rsidRPr="00BB7730">
                <w:rPr>
                  <w:rFonts w:ascii="Times New Roman" w:eastAsia="仿宋_GB2312" w:hAnsi="Times New Roman" w:cs="Times New Roman"/>
                  <w:color w:val="auto"/>
                  <w:kern w:val="0"/>
                  <w:sz w:val="15"/>
                  <w:szCs w:val="15"/>
                  <w:lang w:eastAsia="zh-CN"/>
                </w:rPr>
                <w:t xml:space="preserve"> </w:t>
              </w:r>
              <w:r w:rsidRPr="00BB7730">
                <w:rPr>
                  <w:rFonts w:ascii="Times New Roman" w:eastAsia="仿宋_GB2312" w:hAnsi="Times New Roman" w:cs="Times New Roman"/>
                  <w:color w:val="auto"/>
                  <w:sz w:val="15"/>
                  <w:szCs w:val="15"/>
                  <w:lang w:eastAsia="zh-CN"/>
                </w:rPr>
                <w:t>SOP:QM01020</w:t>
              </w:r>
            </w:ins>
          </w:p>
        </w:tc>
      </w:tr>
      <w:tr w:rsidR="00EA6B9F" w:rsidRPr="00BB7730" w14:paraId="2563F93E" w14:textId="77777777" w:rsidTr="00EA6B9F">
        <w:trPr>
          <w:trHeight w:val="435"/>
          <w:jc w:val="center"/>
          <w:trPrChange w:id="17811" w:author="He Han" w:date="2026-10-27T17:53:00Z">
            <w:trPr>
              <w:trHeight w:val="424"/>
              <w:jc w:val="center"/>
            </w:trPr>
          </w:trPrChange>
        </w:trPr>
        <w:tc>
          <w:tcPr>
            <w:tcW w:w="3302" w:type="dxa"/>
            <w:vAlign w:val="center"/>
            <w:tcPrChange w:id="17812" w:author="He Han" w:date="2026-10-27T17:53:00Z">
              <w:tcPr>
                <w:tcW w:w="3007" w:type="dxa"/>
                <w:vAlign w:val="center"/>
              </w:tcPr>
            </w:tcPrChange>
          </w:tcPr>
          <w:p w14:paraId="77684DE6" w14:textId="73D649A6"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lang w:eastAsia="zh-CN"/>
              </w:rPr>
              <w:t>Capping solution</w:t>
            </w:r>
          </w:p>
        </w:tc>
        <w:tc>
          <w:tcPr>
            <w:tcW w:w="2176" w:type="dxa"/>
            <w:vAlign w:val="center"/>
            <w:tcPrChange w:id="17813" w:author="He Han" w:date="2026-10-27T17:53:00Z">
              <w:tcPr>
                <w:tcW w:w="1982" w:type="dxa"/>
                <w:vAlign w:val="center"/>
              </w:tcPr>
            </w:tcPrChange>
          </w:tcPr>
          <w:p w14:paraId="77815CF9" w14:textId="6A1B4B34"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vAlign w:val="center"/>
            <w:tcPrChange w:id="17814" w:author="He Han" w:date="2026-10-27T17:53:00Z">
              <w:tcPr>
                <w:tcW w:w="1978" w:type="dxa"/>
                <w:vAlign w:val="center"/>
              </w:tcPr>
            </w:tcPrChange>
          </w:tcPr>
          <w:p w14:paraId="6CD8FC01" w14:textId="6EAD5901"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815" w:author="He Han" w:date="2026-10-27T17:53:00Z">
              <w:tcPr>
                <w:tcW w:w="1978" w:type="dxa"/>
                <w:tcBorders>
                  <w:bottom w:val="single" w:sz="4" w:space="0" w:color="auto"/>
                </w:tcBorders>
                <w:vAlign w:val="center"/>
              </w:tcPr>
            </w:tcPrChange>
          </w:tcPr>
          <w:p w14:paraId="0A540BEA" w14:textId="2EA1B1F3"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tcBorders>
              <w:bottom w:val="single" w:sz="4" w:space="0" w:color="auto"/>
            </w:tcBorders>
            <w:vAlign w:val="center"/>
            <w:tcPrChange w:id="17816" w:author="He Han" w:date="2026-10-27T17:53:00Z">
              <w:tcPr>
                <w:tcW w:w="1978" w:type="dxa"/>
                <w:tcBorders>
                  <w:bottom w:val="single" w:sz="4" w:space="0" w:color="auto"/>
                </w:tcBorders>
                <w:vAlign w:val="center"/>
              </w:tcPr>
            </w:tcPrChange>
          </w:tcPr>
          <w:p w14:paraId="7B1CAC1C" w14:textId="57EBD487"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17" w:author="He Han" w:date="2026-10-22T21:22:00Z">
              <w:r w:rsidRPr="00BB7730">
                <w:rPr>
                  <w:rFonts w:ascii="Times New Roman" w:eastAsia="仿宋_GB2312" w:hAnsi="Times New Roman" w:cs="Times New Roman"/>
                  <w:color w:val="auto"/>
                  <w:sz w:val="18"/>
                  <w:szCs w:val="18"/>
                </w:rPr>
                <w:t>Yes</w:t>
              </w:r>
            </w:ins>
          </w:p>
        </w:tc>
        <w:tc>
          <w:tcPr>
            <w:tcW w:w="2172" w:type="dxa"/>
            <w:tcBorders>
              <w:bottom w:val="single" w:sz="4" w:space="0" w:color="auto"/>
            </w:tcBorders>
            <w:vAlign w:val="center"/>
            <w:tcPrChange w:id="17818" w:author="He Han" w:date="2026-10-27T17:53:00Z">
              <w:tcPr>
                <w:tcW w:w="1978" w:type="dxa"/>
                <w:tcBorders>
                  <w:bottom w:val="single" w:sz="4" w:space="0" w:color="auto"/>
                </w:tcBorders>
                <w:vAlign w:val="center"/>
              </w:tcPr>
            </w:tcPrChange>
          </w:tcPr>
          <w:p w14:paraId="5559B89E" w14:textId="6662E5F4" w:rsidR="00EA01C7" w:rsidRPr="00BB7730" w:rsidRDefault="00EA01C7">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p>
        </w:tc>
        <w:tc>
          <w:tcPr>
            <w:tcW w:w="2172" w:type="dxa"/>
            <w:tcBorders>
              <w:bottom w:val="single" w:sz="4" w:space="0" w:color="auto"/>
            </w:tcBorders>
            <w:vAlign w:val="center"/>
            <w:tcPrChange w:id="17819" w:author="He Han" w:date="2026-10-27T17:53:00Z">
              <w:tcPr>
                <w:tcW w:w="1978" w:type="dxa"/>
                <w:tcBorders>
                  <w:bottom w:val="single" w:sz="4" w:space="0" w:color="auto"/>
                </w:tcBorders>
                <w:vAlign w:val="center"/>
              </w:tcPr>
            </w:tcPrChange>
          </w:tcPr>
          <w:p w14:paraId="1A080749" w14:textId="62B2538E"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20"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821" w:author="He Han" w:date="2026-10-27T17:53:00Z">
              <w:tcPr>
                <w:tcW w:w="1978" w:type="dxa"/>
                <w:tcBorders>
                  <w:bottom w:val="single" w:sz="4" w:space="0" w:color="auto"/>
                </w:tcBorders>
                <w:vAlign w:val="center"/>
              </w:tcPr>
            </w:tcPrChange>
          </w:tcPr>
          <w:p w14:paraId="25CB8050" w14:textId="7D8DE2C6"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22"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823" w:author="He Han" w:date="2026-10-27T17:53:00Z">
              <w:tcPr>
                <w:tcW w:w="1978" w:type="dxa"/>
                <w:tcBorders>
                  <w:bottom w:val="single" w:sz="4" w:space="0" w:color="auto"/>
                </w:tcBorders>
                <w:vAlign w:val="center"/>
              </w:tcPr>
            </w:tcPrChange>
          </w:tcPr>
          <w:p w14:paraId="62C4A0D7" w14:textId="22AA634C"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24" w:author="He Han" w:date="2026-10-22T21:23: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tcBorders>
              <w:bottom w:val="single" w:sz="4" w:space="0" w:color="auto"/>
            </w:tcBorders>
            <w:vAlign w:val="center"/>
            <w:tcPrChange w:id="17825" w:author="He Han" w:date="2026-10-27T17:53:00Z">
              <w:tcPr>
                <w:tcW w:w="1978" w:type="dxa"/>
                <w:tcBorders>
                  <w:bottom w:val="single" w:sz="4" w:space="0" w:color="auto"/>
                </w:tcBorders>
                <w:vAlign w:val="center"/>
              </w:tcPr>
            </w:tcPrChange>
          </w:tcPr>
          <w:p w14:paraId="6E439B16" w14:textId="27CF9CF1"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207" w:type="dxa"/>
            <w:vAlign w:val="center"/>
            <w:tcPrChange w:id="17826" w:author="He Han" w:date="2026-10-27T17:53:00Z">
              <w:tcPr>
                <w:tcW w:w="2010" w:type="dxa"/>
                <w:vAlign w:val="center"/>
              </w:tcPr>
            </w:tcPrChange>
          </w:tcPr>
          <w:p w14:paraId="39945275" w14:textId="1A5F4024"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827" w:author="He Han" w:date="2026-08-27T17:08:00Z">
              <w:r w:rsidRPr="00BB7730">
                <w:rPr>
                  <w:rFonts w:ascii="Times New Roman" w:eastAsia="仿宋_GB2312" w:hAnsi="Times New Roman" w:cs="Times New Roman"/>
                  <w:color w:val="auto"/>
                  <w:sz w:val="18"/>
                  <w:szCs w:val="18"/>
                  <w:lang w:eastAsia="zh-CN"/>
                </w:rPr>
                <w:t>Yes</w:t>
              </w:r>
            </w:ins>
          </w:p>
        </w:tc>
        <w:tc>
          <w:tcPr>
            <w:tcW w:w="1975" w:type="dxa"/>
            <w:vAlign w:val="center"/>
            <w:tcPrChange w:id="17828" w:author="He Han" w:date="2026-10-27T17:53:00Z">
              <w:tcPr>
                <w:tcW w:w="1798" w:type="dxa"/>
                <w:vAlign w:val="center"/>
              </w:tcPr>
            </w:tcPrChange>
          </w:tcPr>
          <w:p w14:paraId="774278BF" w14:textId="57E51304" w:rsidR="00EA01C7" w:rsidRPr="00BB7730" w:rsidRDefault="00EA01C7" w:rsidP="00EA01C7">
            <w:pPr>
              <w:spacing w:line="240" w:lineRule="exact"/>
              <w:contextualSpacing/>
              <w:jc w:val="center"/>
              <w:rPr>
                <w:ins w:id="17829" w:author="He Han" w:date="2026-10-27T17:46:00Z"/>
                <w:rFonts w:ascii="Times New Roman" w:eastAsia="仿宋_GB2312" w:hAnsi="Times New Roman" w:cs="Times New Roman"/>
                <w:color w:val="auto"/>
                <w:sz w:val="18"/>
                <w:szCs w:val="18"/>
              </w:rPr>
              <w:pPrChange w:id="17830" w:author="He Han" w:date="2026-10-27T17:47:00Z">
                <w:pPr>
                  <w:spacing w:line="240" w:lineRule="exact"/>
                  <w:contextualSpacing/>
                  <w:jc w:val="center"/>
                </w:pPr>
              </w:pPrChange>
            </w:pPr>
            <w:ins w:id="17831" w:author="He Han" w:date="2026-10-27T17:48: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Align w:val="center"/>
            <w:tcPrChange w:id="17832" w:author="He Han" w:date="2026-10-27T17:53:00Z">
              <w:tcPr>
                <w:tcW w:w="3000" w:type="dxa"/>
                <w:vAlign w:val="center"/>
              </w:tcPr>
            </w:tcPrChange>
          </w:tcPr>
          <w:p w14:paraId="708F9842" w14:textId="1825A548" w:rsidR="00EA01C7" w:rsidRPr="00BB7730" w:rsidRDefault="00EA01C7" w:rsidP="00EC3A7E">
            <w:pPr>
              <w:spacing w:line="240" w:lineRule="exact"/>
              <w:contextualSpacing/>
              <w:jc w:val="center"/>
              <w:rPr>
                <w:ins w:id="17833" w:author="Xuning Wei12232" w:date="2026-07-27T23:42:00Z"/>
                <w:rFonts w:ascii="Times New Roman" w:eastAsia="仿宋_GB2312" w:hAnsi="Times New Roman" w:cs="Times New Roman"/>
                <w:color w:val="auto"/>
                <w:sz w:val="18"/>
                <w:szCs w:val="18"/>
              </w:rPr>
            </w:pPr>
            <w:ins w:id="17834" w:author="Xuning Wei12232" w:date="2026-07-27T23:42:00Z">
              <w:r w:rsidRPr="00BB7730">
                <w:rPr>
                  <w:rFonts w:ascii="Times New Roman" w:eastAsia="仿宋_GB2312" w:hAnsi="Times New Roman" w:cs="Times New Roman"/>
                  <w:color w:val="auto"/>
                  <w:sz w:val="18"/>
                  <w:szCs w:val="18"/>
                </w:rPr>
                <w:t>Based on production experience of batch CPo140020-02-01-01~04;</w:t>
              </w:r>
            </w:ins>
          </w:p>
          <w:p w14:paraId="0EB681CA" w14:textId="48C4529E" w:rsidR="00EA01C7" w:rsidRPr="00BB7730" w:rsidRDefault="00EA01C7">
            <w:pPr>
              <w:spacing w:line="240" w:lineRule="exact"/>
              <w:jc w:val="center"/>
              <w:rPr>
                <w:ins w:id="17835" w:author="Xuning Wei12232" w:date="2026-07-27T23:42:00Z"/>
                <w:rFonts w:ascii="Times New Roman" w:eastAsia="仿宋_GB2312" w:hAnsi="Times New Roman" w:cs="Times New Roman"/>
                <w:color w:val="auto"/>
                <w:sz w:val="15"/>
                <w:szCs w:val="15"/>
                <w:lang w:eastAsia="zh-CN"/>
              </w:rPr>
              <w:pPrChange w:id="17836" w:author="He Han" w:date="2026-08-27T16:21:00Z">
                <w:pPr>
                  <w:spacing w:line="240" w:lineRule="exact"/>
                </w:pPr>
              </w:pPrChange>
            </w:pPr>
            <w:ins w:id="17837" w:author="Xuning Wei12232" w:date="2026-07-27T23:42:00Z">
              <w:r w:rsidRPr="00BB7730">
                <w:rPr>
                  <w:rFonts w:ascii="Times New Roman" w:eastAsia="仿宋_GB2312" w:hAnsi="Times New Roman" w:cs="Times New Roman"/>
                  <w:color w:val="auto"/>
                  <w:sz w:val="15"/>
                  <w:szCs w:val="15"/>
                  <w:lang w:eastAsia="zh-CN"/>
                </w:rPr>
                <w:t>Handbook &amp; Page:</w:t>
              </w:r>
              <w:r w:rsidRPr="00BB7730">
                <w:rPr>
                  <w:rFonts w:ascii="Times New Roman" w:eastAsia="仿宋_GB2312" w:hAnsi="Times New Roman" w:cs="Times New Roman"/>
                  <w:color w:val="auto"/>
                  <w:kern w:val="0"/>
                  <w:sz w:val="15"/>
                  <w:szCs w:val="15"/>
                  <w:lang w:eastAsia="zh-CN"/>
                </w:rPr>
                <w:t xml:space="preserve"> Page 41-44 &amp; Page 2721-2724 &amp;</w:t>
              </w:r>
              <w:r w:rsidRPr="00BB7730">
                <w:rPr>
                  <w:rFonts w:ascii="Times New Roman" w:eastAsia="仿宋_GB2312" w:hAnsi="Times New Roman" w:cs="Times New Roman"/>
                  <w:color w:val="auto"/>
                  <w:sz w:val="15"/>
                  <w:szCs w:val="15"/>
                </w:rPr>
                <w:t xml:space="preserve"> P</w:t>
              </w:r>
              <w:r w:rsidRPr="00BB7730">
                <w:rPr>
                  <w:rFonts w:ascii="Times New Roman" w:eastAsia="仿宋_GB2312" w:hAnsi="Times New Roman" w:cs="Times New Roman"/>
                  <w:color w:val="auto"/>
                  <w:sz w:val="15"/>
                  <w:szCs w:val="15"/>
                  <w:lang w:eastAsia="zh-CN"/>
                </w:rPr>
                <w:t>age 1161-1164;</w:t>
              </w:r>
            </w:ins>
          </w:p>
          <w:p w14:paraId="78A9CE80" w14:textId="0A9DCE38"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838" w:author="Xuning Wei12232" w:date="2026-07-27T23:42:00Z">
              <w:r w:rsidRPr="00BB7730">
                <w:rPr>
                  <w:rFonts w:ascii="Times New Roman" w:eastAsia="仿宋_GB2312" w:hAnsi="Times New Roman" w:cs="Times New Roman"/>
                  <w:color w:val="auto"/>
                  <w:sz w:val="15"/>
                  <w:szCs w:val="15"/>
                  <w:lang w:eastAsia="zh-CN"/>
                </w:rPr>
                <w:t>SOP:QM01020</w:t>
              </w:r>
            </w:ins>
          </w:p>
        </w:tc>
      </w:tr>
      <w:tr w:rsidR="00EA6B9F" w:rsidRPr="00BB7730" w14:paraId="4A7E6899" w14:textId="77777777" w:rsidTr="00EA6B9F">
        <w:trPr>
          <w:trHeight w:val="435"/>
          <w:jc w:val="center"/>
          <w:trPrChange w:id="17839" w:author="He Han" w:date="2026-10-27T17:53:00Z">
            <w:trPr>
              <w:trHeight w:val="424"/>
              <w:jc w:val="center"/>
            </w:trPr>
          </w:trPrChange>
        </w:trPr>
        <w:tc>
          <w:tcPr>
            <w:tcW w:w="3302" w:type="dxa"/>
            <w:vAlign w:val="center"/>
            <w:tcPrChange w:id="17840" w:author="He Han" w:date="2026-10-27T17:53:00Z">
              <w:tcPr>
                <w:tcW w:w="3007" w:type="dxa"/>
                <w:vAlign w:val="center"/>
              </w:tcPr>
            </w:tcPrChange>
          </w:tcPr>
          <w:p w14:paraId="075D7301" w14:textId="0D19B5C5"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lang w:eastAsia="zh-CN"/>
              </w:rPr>
            </w:pPr>
            <w:r w:rsidRPr="00BB7730">
              <w:rPr>
                <w:rFonts w:ascii="Times New Roman" w:eastAsia="仿宋_GB2312" w:hAnsi="Times New Roman" w:cs="Times New Roman"/>
                <w:color w:val="auto"/>
                <w:sz w:val="18"/>
                <w:szCs w:val="18"/>
              </w:rPr>
              <w:t>ASYM-141366 intermediate</w:t>
            </w:r>
          </w:p>
        </w:tc>
        <w:tc>
          <w:tcPr>
            <w:tcW w:w="2176" w:type="dxa"/>
            <w:vAlign w:val="center"/>
            <w:tcPrChange w:id="17841" w:author="He Han" w:date="2026-10-27T17:53:00Z">
              <w:tcPr>
                <w:tcW w:w="1982" w:type="dxa"/>
                <w:vAlign w:val="center"/>
              </w:tcPr>
            </w:tcPrChange>
          </w:tcPr>
          <w:p w14:paraId="271198AC" w14:textId="1723731D"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vAlign w:val="center"/>
            <w:tcPrChange w:id="17842" w:author="He Han" w:date="2026-10-27T17:53:00Z">
              <w:tcPr>
                <w:tcW w:w="1978" w:type="dxa"/>
                <w:vAlign w:val="center"/>
              </w:tcPr>
            </w:tcPrChange>
          </w:tcPr>
          <w:p w14:paraId="45D87A9A" w14:textId="1CD11F9C"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vAlign w:val="center"/>
            <w:tcPrChange w:id="17843" w:author="He Han" w:date="2026-10-27T17:53:00Z">
              <w:tcPr>
                <w:tcW w:w="1978" w:type="dxa"/>
                <w:vAlign w:val="center"/>
              </w:tcPr>
            </w:tcPrChange>
          </w:tcPr>
          <w:p w14:paraId="4B179C7B" w14:textId="42731410"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p>
        </w:tc>
        <w:tc>
          <w:tcPr>
            <w:tcW w:w="2172" w:type="dxa"/>
            <w:vAlign w:val="center"/>
            <w:tcPrChange w:id="17844" w:author="He Han" w:date="2026-10-27T17:53:00Z">
              <w:tcPr>
                <w:tcW w:w="1978" w:type="dxa"/>
                <w:vAlign w:val="center"/>
              </w:tcPr>
            </w:tcPrChange>
          </w:tcPr>
          <w:p w14:paraId="26E9432D" w14:textId="2B811169"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45"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7846" w:author="He Han" w:date="2026-10-27T17:53:00Z">
              <w:tcPr>
                <w:tcW w:w="1978" w:type="dxa"/>
                <w:vAlign w:val="center"/>
              </w:tcPr>
            </w:tcPrChange>
          </w:tcPr>
          <w:p w14:paraId="63DAF74B" w14:textId="1603B2A6" w:rsidR="00EA01C7" w:rsidRPr="00BB7730" w:rsidRDefault="00EA01C7">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172" w:type="dxa"/>
            <w:vAlign w:val="center"/>
            <w:tcPrChange w:id="17847" w:author="He Han" w:date="2026-10-27T17:53:00Z">
              <w:tcPr>
                <w:tcW w:w="1978" w:type="dxa"/>
                <w:vAlign w:val="center"/>
              </w:tcPr>
            </w:tcPrChange>
          </w:tcPr>
          <w:p w14:paraId="0A6E2A15" w14:textId="3BA0C230" w:rsidR="00EA01C7" w:rsidRPr="00BB7730" w:rsidRDefault="00EA01C7">
            <w:pPr>
              <w:spacing w:line="240" w:lineRule="exact"/>
              <w:contextualSpacing/>
              <w:jc w:val="center"/>
              <w:rPr>
                <w:rFonts w:ascii="Times New Roman" w:eastAsia="仿宋_GB2312" w:hAnsi="Times New Roman" w:cs="Times New Roman"/>
                <w:color w:val="auto"/>
                <w:sz w:val="18"/>
                <w:szCs w:val="18"/>
                <w:lang w:eastAsia="zh-CN"/>
              </w:rPr>
            </w:pPr>
            <w:ins w:id="17848" w:author="He Han" w:date="2026-10-22T21:22:00Z">
              <w:r w:rsidRPr="00BB7730">
                <w:rPr>
                  <w:rFonts w:ascii="Times New Roman" w:eastAsia="仿宋_GB2312" w:hAnsi="Times New Roman" w:cs="Times New Roman"/>
                  <w:color w:val="auto"/>
                  <w:sz w:val="18"/>
                  <w:szCs w:val="18"/>
                  <w:lang w:eastAsia="zh-CN"/>
                </w:rPr>
                <w:t>Yes</w:t>
              </w:r>
            </w:ins>
          </w:p>
        </w:tc>
        <w:tc>
          <w:tcPr>
            <w:tcW w:w="2172" w:type="dxa"/>
            <w:vAlign w:val="center"/>
            <w:tcPrChange w:id="17849" w:author="He Han" w:date="2026-10-27T17:53:00Z">
              <w:tcPr>
                <w:tcW w:w="1978" w:type="dxa"/>
                <w:vAlign w:val="center"/>
              </w:tcPr>
            </w:tcPrChange>
          </w:tcPr>
          <w:p w14:paraId="0BC53EAA" w14:textId="71953F0A"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50"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7851" w:author="He Han" w:date="2026-10-27T17:53:00Z">
              <w:tcPr>
                <w:tcW w:w="1978" w:type="dxa"/>
                <w:vAlign w:val="center"/>
              </w:tcPr>
            </w:tcPrChange>
          </w:tcPr>
          <w:p w14:paraId="451B9A1B" w14:textId="627E9CE6" w:rsidR="00EA01C7" w:rsidRPr="00BB7730" w:rsidRDefault="00EA01C7">
            <w:pPr>
              <w:spacing w:line="240" w:lineRule="exact"/>
              <w:contextualSpacing/>
              <w:jc w:val="center"/>
              <w:rPr>
                <w:rFonts w:ascii="Times New Roman" w:eastAsia="仿宋_GB2312" w:hAnsi="Times New Roman" w:cs="Times New Roman"/>
                <w:color w:val="auto"/>
                <w:sz w:val="18"/>
                <w:szCs w:val="18"/>
              </w:rPr>
            </w:pPr>
            <w:ins w:id="17852" w:author="He Han" w:date="2026-10-22T21:23: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7853" w:author="He Han" w:date="2026-10-27T17:53:00Z">
              <w:tcPr>
                <w:tcW w:w="1978" w:type="dxa"/>
                <w:vAlign w:val="center"/>
              </w:tcPr>
            </w:tcPrChange>
          </w:tcPr>
          <w:p w14:paraId="616CC60A" w14:textId="2C5B4966"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rPr>
              <w:t>Yes</w:t>
            </w:r>
          </w:p>
        </w:tc>
        <w:tc>
          <w:tcPr>
            <w:tcW w:w="2207" w:type="dxa"/>
            <w:vAlign w:val="center"/>
            <w:tcPrChange w:id="17854" w:author="He Han" w:date="2026-10-27T17:53:00Z">
              <w:tcPr>
                <w:tcW w:w="2010" w:type="dxa"/>
                <w:vAlign w:val="center"/>
              </w:tcPr>
            </w:tcPrChange>
          </w:tcPr>
          <w:p w14:paraId="5B6900BE" w14:textId="552457F1"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855" w:author="He Han" w:date="2026-08-27T17:08:00Z">
              <w:r w:rsidRPr="00BB7730">
                <w:rPr>
                  <w:rFonts w:ascii="Times New Roman" w:eastAsia="仿宋_GB2312" w:hAnsi="Times New Roman" w:cs="Times New Roman"/>
                  <w:color w:val="auto"/>
                  <w:sz w:val="15"/>
                  <w:szCs w:val="15"/>
                </w:rPr>
                <w:t>N</w:t>
              </w:r>
              <w:r w:rsidRPr="00BB7730">
                <w:rPr>
                  <w:rFonts w:ascii="Times New Roman" w:eastAsia="仿宋_GB2312" w:hAnsi="Times New Roman" w:cs="Times New Roman"/>
                  <w:color w:val="auto"/>
                  <w:sz w:val="15"/>
                  <w:szCs w:val="15"/>
                  <w:lang w:eastAsia="zh-CN"/>
                </w:rPr>
                <w:t>o</w:t>
              </w:r>
              <w:r w:rsidRPr="00BB7730">
                <w:rPr>
                  <w:rFonts w:ascii="Times New Roman" w:eastAsia="仿宋_GB2312" w:hAnsi="Times New Roman" w:cs="Times New Roman"/>
                  <w:color w:val="auto"/>
                  <w:sz w:val="15"/>
                  <w:szCs w:val="15"/>
                </w:rPr>
                <w:t xml:space="preserve"> </w:t>
              </w:r>
              <w:r w:rsidRPr="00BB7730">
                <w:rPr>
                  <w:rFonts w:ascii="Times New Roman" w:eastAsia="仿宋_GB2312" w:hAnsi="Times New Roman" w:cs="Times New Roman"/>
                  <w:color w:val="auto"/>
                  <w:sz w:val="15"/>
                  <w:szCs w:val="15"/>
                  <w:lang w:eastAsia="zh-CN"/>
                </w:rPr>
                <w:t>con</w:t>
              </w:r>
              <w:r w:rsidRPr="00BB7730">
                <w:rPr>
                  <w:rFonts w:ascii="Times New Roman" w:eastAsia="仿宋_GB2312" w:hAnsi="Times New Roman" w:cs="Times New Roman"/>
                  <w:color w:val="auto"/>
                  <w:sz w:val="15"/>
                  <w:szCs w:val="15"/>
                </w:rPr>
                <w:t>tact</w:t>
              </w:r>
            </w:ins>
          </w:p>
        </w:tc>
        <w:tc>
          <w:tcPr>
            <w:tcW w:w="1975" w:type="dxa"/>
            <w:vAlign w:val="center"/>
            <w:tcPrChange w:id="17856" w:author="He Han" w:date="2026-10-27T17:53:00Z">
              <w:tcPr>
                <w:tcW w:w="1798" w:type="dxa"/>
                <w:vAlign w:val="center"/>
              </w:tcPr>
            </w:tcPrChange>
          </w:tcPr>
          <w:p w14:paraId="60AADB62" w14:textId="3D67A3B1" w:rsidR="00EA01C7" w:rsidRPr="00BB7730" w:rsidRDefault="00EA01C7" w:rsidP="00EA01C7">
            <w:pPr>
              <w:spacing w:line="240" w:lineRule="exact"/>
              <w:contextualSpacing/>
              <w:jc w:val="center"/>
              <w:rPr>
                <w:ins w:id="17857" w:author="He Han" w:date="2026-10-27T17:46:00Z"/>
                <w:rFonts w:ascii="Times New Roman" w:eastAsia="仿宋_GB2312" w:hAnsi="Times New Roman" w:cs="Times New Roman"/>
                <w:color w:val="auto"/>
                <w:sz w:val="18"/>
                <w:szCs w:val="18"/>
              </w:rPr>
              <w:pPrChange w:id="17858" w:author="He Han" w:date="2026-10-27T17:47:00Z">
                <w:pPr>
                  <w:spacing w:line="240" w:lineRule="exact"/>
                  <w:contextualSpacing/>
                  <w:jc w:val="center"/>
                </w:pPr>
              </w:pPrChange>
            </w:pPr>
            <w:ins w:id="17859" w:author="He Han" w:date="2026-10-27T17:48: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Align w:val="center"/>
            <w:tcPrChange w:id="17860" w:author="He Han" w:date="2026-10-27T17:53:00Z">
              <w:tcPr>
                <w:tcW w:w="3000" w:type="dxa"/>
                <w:vAlign w:val="center"/>
              </w:tcPr>
            </w:tcPrChange>
          </w:tcPr>
          <w:p w14:paraId="1776FAC0" w14:textId="4C1F1D10" w:rsidR="00EA01C7" w:rsidRPr="00BB7730" w:rsidRDefault="00EA01C7" w:rsidP="00EC3A7E">
            <w:pPr>
              <w:spacing w:line="240" w:lineRule="exact"/>
              <w:contextualSpacing/>
              <w:jc w:val="center"/>
              <w:rPr>
                <w:rFonts w:ascii="Times New Roman" w:eastAsia="仿宋_GB2312" w:hAnsi="Times New Roman" w:cs="Times New Roman"/>
                <w:color w:val="auto"/>
                <w:sz w:val="18"/>
                <w:szCs w:val="18"/>
              </w:rPr>
            </w:pPr>
            <w:ins w:id="17861" w:author="Xuning Wei12232" w:date="2026-07-27T23:43:00Z">
              <w:r w:rsidRPr="00BB7730">
                <w:rPr>
                  <w:rFonts w:ascii="Times New Roman" w:eastAsia="仿宋_GB2312" w:hAnsi="Times New Roman" w:cs="Times New Roman"/>
                  <w:color w:val="auto"/>
                  <w:sz w:val="18"/>
                  <w:szCs w:val="18"/>
                </w:rPr>
                <w:t xml:space="preserve">Based on production experience of </w:t>
              </w:r>
              <w:r w:rsidRPr="00BB7730">
                <w:rPr>
                  <w:rFonts w:ascii="Times New Roman" w:eastAsia="仿宋_GB2312" w:hAnsi="Times New Roman" w:cs="Times New Roman"/>
                  <w:color w:val="auto"/>
                  <w:sz w:val="18"/>
                  <w:szCs w:val="18"/>
                </w:rPr>
                <w:lastRenderedPageBreak/>
                <w:t>batch CPo140020-02-01-01~04;</w:t>
              </w:r>
            </w:ins>
          </w:p>
        </w:tc>
      </w:tr>
      <w:tr w:rsidR="00EA6B9F" w:rsidRPr="00BB7730" w14:paraId="08CF1F18" w14:textId="77777777" w:rsidTr="00EA6B9F">
        <w:trPr>
          <w:trHeight w:val="435"/>
          <w:jc w:val="center"/>
          <w:ins w:id="17862" w:author="He Han" w:date="2026-10-22T21:23:00Z"/>
          <w:trPrChange w:id="17863" w:author="He Han" w:date="2026-10-27T17:53:00Z">
            <w:trPr>
              <w:trHeight w:val="424"/>
              <w:jc w:val="center"/>
            </w:trPr>
          </w:trPrChange>
        </w:trPr>
        <w:tc>
          <w:tcPr>
            <w:tcW w:w="3302" w:type="dxa"/>
            <w:vAlign w:val="center"/>
            <w:tcPrChange w:id="17864" w:author="He Han" w:date="2026-10-27T17:53:00Z">
              <w:tcPr>
                <w:tcW w:w="3007" w:type="dxa"/>
                <w:vAlign w:val="center"/>
              </w:tcPr>
            </w:tcPrChange>
          </w:tcPr>
          <w:p w14:paraId="57E6075D" w14:textId="60201E60" w:rsidR="00EA01C7" w:rsidRPr="00BB7730" w:rsidRDefault="00EA01C7" w:rsidP="00584C7E">
            <w:pPr>
              <w:spacing w:line="240" w:lineRule="exact"/>
              <w:contextualSpacing/>
              <w:jc w:val="center"/>
              <w:rPr>
                <w:ins w:id="17865" w:author="He Han" w:date="2026-10-22T21:23:00Z"/>
                <w:rFonts w:ascii="Times New Roman" w:eastAsia="仿宋_GB2312" w:hAnsi="Times New Roman" w:cs="Times New Roman"/>
                <w:color w:val="auto"/>
                <w:sz w:val="18"/>
                <w:szCs w:val="18"/>
                <w:lang w:eastAsia="zh-CN"/>
              </w:rPr>
            </w:pPr>
            <w:ins w:id="17866" w:author="He Han" w:date="2026-10-22T21:24:00Z">
              <w:r w:rsidRPr="00BB7730">
                <w:rPr>
                  <w:rFonts w:ascii="Times New Roman" w:eastAsia="仿宋_GB2312" w:hAnsi="Times New Roman" w:cs="Times New Roman"/>
                  <w:color w:val="auto"/>
                  <w:sz w:val="18"/>
                  <w:szCs w:val="18"/>
                  <w:lang w:eastAsia="zh-CN"/>
                </w:rPr>
                <w:lastRenderedPageBreak/>
                <w:t>AAs&amp;2-CTC resin</w:t>
              </w:r>
            </w:ins>
          </w:p>
        </w:tc>
        <w:tc>
          <w:tcPr>
            <w:tcW w:w="2176" w:type="dxa"/>
            <w:vAlign w:val="center"/>
            <w:tcPrChange w:id="17867" w:author="He Han" w:date="2026-10-27T17:53:00Z">
              <w:tcPr>
                <w:tcW w:w="1982" w:type="dxa"/>
                <w:vAlign w:val="center"/>
              </w:tcPr>
            </w:tcPrChange>
          </w:tcPr>
          <w:p w14:paraId="2EB56F13" w14:textId="4B3A22DD" w:rsidR="00EA01C7" w:rsidRPr="00BB7730" w:rsidRDefault="00EA01C7" w:rsidP="00584C7E">
            <w:pPr>
              <w:spacing w:line="240" w:lineRule="exact"/>
              <w:contextualSpacing/>
              <w:jc w:val="center"/>
              <w:rPr>
                <w:ins w:id="17868" w:author="He Han" w:date="2026-10-22T21:23:00Z"/>
                <w:rFonts w:ascii="Times New Roman" w:eastAsia="仿宋_GB2312" w:hAnsi="Times New Roman" w:cs="Times New Roman"/>
                <w:color w:val="auto"/>
                <w:sz w:val="18"/>
                <w:szCs w:val="18"/>
              </w:rPr>
            </w:pPr>
            <w:ins w:id="17869" w:author="He Han" w:date="2026-10-22T21:26:00Z">
              <w:r w:rsidRPr="00BB7730">
                <w:rPr>
                  <w:rFonts w:ascii="Times New Roman" w:eastAsia="仿宋_GB2312" w:hAnsi="Times New Roman" w:cs="Times New Roman"/>
                  <w:color w:val="auto"/>
                  <w:sz w:val="18"/>
                  <w:szCs w:val="18"/>
                  <w:rPrChange w:id="17870"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871" w:author="He Han" w:date="2026-10-27T17:53:00Z">
              <w:tcPr>
                <w:tcW w:w="1978" w:type="dxa"/>
                <w:vAlign w:val="center"/>
              </w:tcPr>
            </w:tcPrChange>
          </w:tcPr>
          <w:p w14:paraId="01730226" w14:textId="105857E6" w:rsidR="00EA01C7" w:rsidRPr="00BB7730" w:rsidRDefault="00EA01C7" w:rsidP="00584C7E">
            <w:pPr>
              <w:spacing w:line="240" w:lineRule="exact"/>
              <w:contextualSpacing/>
              <w:jc w:val="center"/>
              <w:rPr>
                <w:ins w:id="17872" w:author="He Han" w:date="2026-10-22T21:23:00Z"/>
                <w:rFonts w:ascii="Times New Roman" w:eastAsia="仿宋_GB2312" w:hAnsi="Times New Roman" w:cs="Times New Roman"/>
                <w:color w:val="auto"/>
                <w:sz w:val="18"/>
                <w:szCs w:val="18"/>
              </w:rPr>
            </w:pPr>
            <w:ins w:id="17873" w:author="He Han" w:date="2026-10-22T21:26:00Z">
              <w:r w:rsidRPr="00BB7730">
                <w:rPr>
                  <w:rFonts w:ascii="Times New Roman" w:eastAsia="仿宋_GB2312" w:hAnsi="Times New Roman" w:cs="Times New Roman"/>
                  <w:color w:val="auto"/>
                  <w:sz w:val="18"/>
                  <w:szCs w:val="18"/>
                  <w:rPrChange w:id="17874"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875" w:author="He Han" w:date="2026-10-27T17:53:00Z">
              <w:tcPr>
                <w:tcW w:w="1978" w:type="dxa"/>
                <w:vAlign w:val="center"/>
              </w:tcPr>
            </w:tcPrChange>
          </w:tcPr>
          <w:p w14:paraId="342621E7" w14:textId="2830BD57" w:rsidR="00EA01C7" w:rsidRPr="00BB7730" w:rsidRDefault="00EA01C7" w:rsidP="00584C7E">
            <w:pPr>
              <w:spacing w:line="240" w:lineRule="exact"/>
              <w:contextualSpacing/>
              <w:jc w:val="center"/>
              <w:rPr>
                <w:ins w:id="17876" w:author="He Han" w:date="2026-10-22T21:23:00Z"/>
                <w:rFonts w:ascii="Times New Roman" w:eastAsia="仿宋_GB2312" w:hAnsi="Times New Roman" w:cs="Times New Roman"/>
                <w:color w:val="auto"/>
                <w:sz w:val="18"/>
                <w:szCs w:val="18"/>
              </w:rPr>
            </w:pPr>
            <w:ins w:id="17877" w:author="He Han" w:date="2026-10-22T21:27:00Z">
              <w:r w:rsidRPr="00BB7730">
                <w:rPr>
                  <w:rFonts w:ascii="Times New Roman" w:eastAsia="仿宋_GB2312" w:hAnsi="Times New Roman" w:cs="Times New Roman"/>
                  <w:color w:val="auto"/>
                  <w:sz w:val="18"/>
                  <w:szCs w:val="18"/>
                  <w:rPrChange w:id="17878"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879" w:author="He Han" w:date="2026-10-27T17:53:00Z">
              <w:tcPr>
                <w:tcW w:w="1978" w:type="dxa"/>
                <w:vAlign w:val="center"/>
              </w:tcPr>
            </w:tcPrChange>
          </w:tcPr>
          <w:p w14:paraId="35EF7A4E" w14:textId="70DC8194" w:rsidR="00EA01C7" w:rsidRPr="00BB7730" w:rsidRDefault="00EA01C7" w:rsidP="00584C7E">
            <w:pPr>
              <w:spacing w:line="240" w:lineRule="exact"/>
              <w:contextualSpacing/>
              <w:jc w:val="center"/>
              <w:rPr>
                <w:ins w:id="17880" w:author="He Han" w:date="2026-10-22T21:23:00Z"/>
                <w:rFonts w:ascii="Times New Roman" w:eastAsia="仿宋_GB2312" w:hAnsi="Times New Roman" w:cs="Times New Roman"/>
                <w:color w:val="auto"/>
                <w:sz w:val="18"/>
                <w:szCs w:val="18"/>
              </w:rPr>
            </w:pPr>
            <w:ins w:id="17881"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7882" w:author="He Han" w:date="2026-10-27T17:53:00Z">
              <w:tcPr>
                <w:tcW w:w="1978" w:type="dxa"/>
                <w:vAlign w:val="center"/>
              </w:tcPr>
            </w:tcPrChange>
          </w:tcPr>
          <w:p w14:paraId="3F33CA15" w14:textId="5663F5D6" w:rsidR="00EA01C7" w:rsidRPr="00BB7730" w:rsidRDefault="00EA01C7" w:rsidP="00584C7E">
            <w:pPr>
              <w:spacing w:line="240" w:lineRule="exact"/>
              <w:contextualSpacing/>
              <w:jc w:val="center"/>
              <w:rPr>
                <w:ins w:id="17883" w:author="He Han" w:date="2026-10-22T21:23:00Z"/>
                <w:rFonts w:ascii="Times New Roman" w:eastAsia="仿宋_GB2312" w:hAnsi="Times New Roman" w:cs="Times New Roman"/>
                <w:color w:val="auto"/>
                <w:sz w:val="18"/>
                <w:szCs w:val="18"/>
              </w:rPr>
            </w:pPr>
            <w:ins w:id="17884" w:author="He Han" w:date="2026-10-22T21:27:00Z">
              <w:r w:rsidRPr="00BB7730">
                <w:rPr>
                  <w:rFonts w:ascii="Times New Roman" w:eastAsia="仿宋_GB2312" w:hAnsi="Times New Roman" w:cs="Times New Roman"/>
                  <w:color w:val="auto"/>
                  <w:sz w:val="18"/>
                  <w:szCs w:val="18"/>
                  <w:rPrChange w:id="17885"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7886"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7887"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7888"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7889"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7890" w:author="He Han" w:date="2026-10-27T17:53:00Z">
              <w:tcPr>
                <w:tcW w:w="1978" w:type="dxa"/>
                <w:vAlign w:val="center"/>
              </w:tcPr>
            </w:tcPrChange>
          </w:tcPr>
          <w:p w14:paraId="40DC4B37" w14:textId="53DB024F" w:rsidR="00EA01C7" w:rsidRPr="00BB7730" w:rsidRDefault="00EA01C7" w:rsidP="00584C7E">
            <w:pPr>
              <w:spacing w:line="240" w:lineRule="exact"/>
              <w:contextualSpacing/>
              <w:jc w:val="center"/>
              <w:rPr>
                <w:ins w:id="17891" w:author="He Han" w:date="2026-10-22T21:23:00Z"/>
                <w:rFonts w:ascii="Times New Roman" w:eastAsia="仿宋_GB2312" w:hAnsi="Times New Roman" w:cs="Times New Roman"/>
                <w:color w:val="auto"/>
                <w:sz w:val="18"/>
                <w:szCs w:val="18"/>
                <w:lang w:eastAsia="zh-CN"/>
              </w:rPr>
            </w:pPr>
            <w:r w:rsidRPr="00584C7E">
              <w:rPr>
                <w:rFonts w:ascii="Times New Roman" w:eastAsia="仿宋_GB2312" w:hAnsi="Times New Roman" w:cs="Times New Roman"/>
                <w:color w:val="auto"/>
                <w:sz w:val="18"/>
                <w:szCs w:val="18"/>
              </w:rPr>
              <w:t>N</w:t>
            </w:r>
            <w:r w:rsidRPr="00584C7E">
              <w:rPr>
                <w:rFonts w:ascii="Times New Roman" w:eastAsia="仿宋_GB2312" w:hAnsi="Times New Roman" w:cs="Times New Roman"/>
                <w:color w:val="auto"/>
                <w:sz w:val="18"/>
                <w:szCs w:val="18"/>
                <w:lang w:eastAsia="zh-CN"/>
              </w:rPr>
              <w:t>o</w:t>
            </w:r>
            <w:r w:rsidRPr="00584C7E">
              <w:rPr>
                <w:rFonts w:ascii="Times New Roman" w:eastAsia="仿宋_GB2312" w:hAnsi="Times New Roman" w:cs="Times New Roman"/>
                <w:color w:val="auto"/>
                <w:sz w:val="18"/>
                <w:szCs w:val="18"/>
              </w:rPr>
              <w:t xml:space="preserve"> </w:t>
            </w:r>
            <w:r w:rsidRPr="00584C7E">
              <w:rPr>
                <w:rFonts w:ascii="Times New Roman" w:eastAsia="仿宋_GB2312" w:hAnsi="Times New Roman" w:cs="Times New Roman"/>
                <w:color w:val="auto"/>
                <w:sz w:val="18"/>
                <w:szCs w:val="18"/>
                <w:lang w:eastAsia="zh-CN"/>
              </w:rPr>
              <w:t>con</w:t>
            </w:r>
            <w:r w:rsidRPr="00584C7E">
              <w:rPr>
                <w:rFonts w:ascii="Times New Roman" w:eastAsia="仿宋_GB2312" w:hAnsi="Times New Roman" w:cs="Times New Roman"/>
                <w:color w:val="auto"/>
                <w:sz w:val="18"/>
                <w:szCs w:val="18"/>
              </w:rPr>
              <w:t>tact</w:t>
            </w:r>
          </w:p>
        </w:tc>
        <w:tc>
          <w:tcPr>
            <w:tcW w:w="2172" w:type="dxa"/>
            <w:vAlign w:val="center"/>
            <w:tcPrChange w:id="17892" w:author="He Han" w:date="2026-10-27T17:53:00Z">
              <w:tcPr>
                <w:tcW w:w="1978" w:type="dxa"/>
                <w:vAlign w:val="center"/>
              </w:tcPr>
            </w:tcPrChange>
          </w:tcPr>
          <w:p w14:paraId="5E3E50AD" w14:textId="13F47C4D" w:rsidR="00EA01C7" w:rsidRPr="00584C7E" w:rsidRDefault="00EA01C7" w:rsidP="00584C7E">
            <w:pPr>
              <w:spacing w:line="240" w:lineRule="exact"/>
              <w:contextualSpacing/>
              <w:jc w:val="center"/>
              <w:rPr>
                <w:ins w:id="17893" w:author="He Han" w:date="2026-10-22T21:23:00Z"/>
                <w:rFonts w:ascii="Times New Roman" w:eastAsia="仿宋_GB2312" w:hAnsi="Times New Roman" w:cs="Times New Roman"/>
                <w:color w:val="auto"/>
                <w:sz w:val="18"/>
                <w:szCs w:val="18"/>
                <w:lang w:eastAsia="zh-CN"/>
              </w:rPr>
            </w:pPr>
            <w:ins w:id="17894" w:author="He Han" w:date="2026-10-22T21:32:00Z">
              <w:r w:rsidRPr="00BB7730">
                <w:rPr>
                  <w:rFonts w:ascii="Times New Roman" w:eastAsia="仿宋_GB2312" w:hAnsi="Times New Roman" w:cs="Times New Roman"/>
                  <w:color w:val="auto"/>
                  <w:sz w:val="18"/>
                  <w:szCs w:val="18"/>
                  <w:lang w:eastAsia="zh-CN"/>
                  <w:rPrChange w:id="17895" w:author="He Han" w:date="2026-10-22T21:34:00Z">
                    <w:rPr>
                      <w:rFonts w:ascii="Times New Roman" w:eastAsia="仿宋_GB2312" w:hAnsi="Times New Roman" w:cs="Times New Roman"/>
                      <w:color w:val="00B0F0"/>
                      <w:sz w:val="18"/>
                      <w:szCs w:val="18"/>
                      <w:lang w:eastAsia="zh-CN"/>
                    </w:rPr>
                  </w:rPrChange>
                </w:rPr>
                <w:t>Yes</w:t>
              </w:r>
            </w:ins>
          </w:p>
        </w:tc>
        <w:tc>
          <w:tcPr>
            <w:tcW w:w="2172" w:type="dxa"/>
            <w:vAlign w:val="center"/>
            <w:tcPrChange w:id="17896" w:author="He Han" w:date="2026-10-27T17:53:00Z">
              <w:tcPr>
                <w:tcW w:w="1978" w:type="dxa"/>
                <w:vAlign w:val="center"/>
              </w:tcPr>
            </w:tcPrChange>
          </w:tcPr>
          <w:p w14:paraId="17A9D292" w14:textId="25514328" w:rsidR="00EA01C7" w:rsidRPr="00BB7730" w:rsidRDefault="00EA01C7" w:rsidP="00584C7E">
            <w:pPr>
              <w:spacing w:line="240" w:lineRule="exact"/>
              <w:contextualSpacing/>
              <w:jc w:val="center"/>
              <w:rPr>
                <w:ins w:id="17897" w:author="He Han" w:date="2026-10-22T21:23:00Z"/>
                <w:rFonts w:ascii="Times New Roman" w:eastAsia="仿宋_GB2312" w:hAnsi="Times New Roman" w:cs="Times New Roman"/>
                <w:color w:val="auto"/>
                <w:sz w:val="18"/>
                <w:szCs w:val="18"/>
              </w:rPr>
            </w:pPr>
            <w:ins w:id="17898" w:author="He Han" w:date="2026-10-22T21:33:00Z">
              <w:r w:rsidRPr="00BB7730">
                <w:rPr>
                  <w:rFonts w:ascii="Times New Roman" w:eastAsia="仿宋_GB2312" w:hAnsi="Times New Roman" w:cs="Times New Roman"/>
                  <w:color w:val="auto"/>
                  <w:sz w:val="18"/>
                  <w:szCs w:val="18"/>
                  <w:rPrChange w:id="17899"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900" w:author="He Han" w:date="2026-10-27T17:53:00Z">
              <w:tcPr>
                <w:tcW w:w="1978" w:type="dxa"/>
                <w:vAlign w:val="center"/>
              </w:tcPr>
            </w:tcPrChange>
          </w:tcPr>
          <w:p w14:paraId="68FFD6B8" w14:textId="398A1D50" w:rsidR="00EA01C7" w:rsidRPr="00BB7730" w:rsidRDefault="00EA01C7" w:rsidP="00584C7E">
            <w:pPr>
              <w:spacing w:line="240" w:lineRule="exact"/>
              <w:contextualSpacing/>
              <w:jc w:val="center"/>
              <w:rPr>
                <w:ins w:id="17901" w:author="He Han" w:date="2026-10-22T21:23:00Z"/>
                <w:rFonts w:ascii="Times New Roman" w:eastAsia="仿宋_GB2312" w:hAnsi="Times New Roman" w:cs="Times New Roman"/>
                <w:color w:val="auto"/>
                <w:sz w:val="18"/>
                <w:szCs w:val="18"/>
              </w:rPr>
            </w:pPr>
            <w:ins w:id="17902" w:author="He Han" w:date="2026-10-22T21:27:00Z">
              <w:r w:rsidRPr="00BB7730">
                <w:rPr>
                  <w:rFonts w:ascii="Times New Roman" w:eastAsia="仿宋_GB2312" w:hAnsi="Times New Roman" w:cs="Times New Roman"/>
                  <w:color w:val="auto"/>
                  <w:sz w:val="18"/>
                  <w:szCs w:val="18"/>
                  <w:rPrChange w:id="17903"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7904" w:author="He Han" w:date="2026-10-27T17:53:00Z">
              <w:tcPr>
                <w:tcW w:w="2010" w:type="dxa"/>
                <w:vAlign w:val="center"/>
              </w:tcPr>
            </w:tcPrChange>
          </w:tcPr>
          <w:p w14:paraId="39DD4D13" w14:textId="0293605B" w:rsidR="00EA01C7" w:rsidRPr="00BB7730" w:rsidRDefault="00EA01C7" w:rsidP="00584C7E">
            <w:pPr>
              <w:spacing w:line="240" w:lineRule="exact"/>
              <w:contextualSpacing/>
              <w:jc w:val="center"/>
              <w:rPr>
                <w:ins w:id="17905" w:author="He Han" w:date="2026-10-22T21:23:00Z"/>
                <w:rFonts w:ascii="Times New Roman" w:eastAsia="仿宋_GB2312" w:hAnsi="Times New Roman" w:cs="Times New Roman"/>
                <w:color w:val="auto"/>
                <w:sz w:val="15"/>
                <w:szCs w:val="15"/>
              </w:rPr>
            </w:pPr>
            <w:ins w:id="17906" w:author="He Han" w:date="2026-10-22T21:27:00Z">
              <w:r w:rsidRPr="00584C7E">
                <w:rPr>
                  <w:rFonts w:ascii="Times New Roman" w:eastAsia="仿宋_GB2312" w:hAnsi="Times New Roman" w:cs="Times New Roman"/>
                  <w:color w:val="auto"/>
                  <w:sz w:val="18"/>
                  <w:szCs w:val="18"/>
                </w:rPr>
                <w:t>Yes</w:t>
              </w:r>
            </w:ins>
          </w:p>
        </w:tc>
        <w:tc>
          <w:tcPr>
            <w:tcW w:w="1975" w:type="dxa"/>
            <w:vAlign w:val="center"/>
            <w:tcPrChange w:id="17907" w:author="He Han" w:date="2026-10-27T17:53:00Z">
              <w:tcPr>
                <w:tcW w:w="1798" w:type="dxa"/>
                <w:vAlign w:val="center"/>
              </w:tcPr>
            </w:tcPrChange>
          </w:tcPr>
          <w:p w14:paraId="7A6BCBA8" w14:textId="3418F9D9" w:rsidR="00EA01C7" w:rsidRPr="00BB7730" w:rsidRDefault="00EA01C7" w:rsidP="00EA01C7">
            <w:pPr>
              <w:spacing w:line="240" w:lineRule="exact"/>
              <w:contextualSpacing/>
              <w:jc w:val="center"/>
              <w:rPr>
                <w:ins w:id="17908" w:author="He Han" w:date="2026-10-27T17:46:00Z"/>
                <w:rFonts w:ascii="Times New Roman" w:eastAsia="仿宋_GB2312" w:hAnsi="Times New Roman" w:cs="Times New Roman"/>
                <w:color w:val="auto"/>
                <w:sz w:val="18"/>
                <w:szCs w:val="18"/>
              </w:rPr>
              <w:pPrChange w:id="17909" w:author="He Han" w:date="2026-10-27T17:47:00Z">
                <w:pPr>
                  <w:spacing w:line="240" w:lineRule="exact"/>
                  <w:contextualSpacing/>
                  <w:jc w:val="center"/>
                </w:pPr>
              </w:pPrChange>
            </w:pPr>
            <w:ins w:id="17910" w:author="He Han" w:date="2026-10-27T17:48: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restart"/>
            <w:vAlign w:val="center"/>
            <w:tcPrChange w:id="17911" w:author="He Han" w:date="2026-10-27T17:53:00Z">
              <w:tcPr>
                <w:tcW w:w="3000" w:type="dxa"/>
                <w:vMerge w:val="restart"/>
                <w:vAlign w:val="center"/>
              </w:tcPr>
            </w:tcPrChange>
          </w:tcPr>
          <w:p w14:paraId="5B74ED29" w14:textId="15AF2003" w:rsidR="00EA01C7" w:rsidRPr="00BB7730" w:rsidRDefault="00EA01C7" w:rsidP="00584C7E">
            <w:pPr>
              <w:spacing w:line="240" w:lineRule="exact"/>
              <w:contextualSpacing/>
              <w:jc w:val="center"/>
              <w:rPr>
                <w:ins w:id="17912" w:author="He Han" w:date="2026-10-22T21:34:00Z"/>
                <w:rFonts w:ascii="Times New Roman" w:eastAsia="仿宋_GB2312" w:hAnsi="Times New Roman" w:cs="Times New Roman"/>
                <w:color w:val="auto"/>
                <w:sz w:val="18"/>
                <w:szCs w:val="18"/>
              </w:rPr>
            </w:pPr>
            <w:ins w:id="17913" w:author="He Han" w:date="2026-10-22T21:34:00Z">
              <w:r w:rsidRPr="00BB7730">
                <w:rPr>
                  <w:rFonts w:ascii="Times New Roman" w:eastAsia="仿宋_GB2312" w:hAnsi="Times New Roman" w:cs="Times New Roman"/>
                  <w:color w:val="auto"/>
                  <w:sz w:val="18"/>
                  <w:szCs w:val="18"/>
                </w:rPr>
                <w:t>Based on production experience of batch CPo140020-02-01-01~04;</w:t>
              </w:r>
            </w:ins>
          </w:p>
          <w:p w14:paraId="79E2B1E2" w14:textId="2FBB2EF6" w:rsidR="00EA01C7" w:rsidRPr="00BB7730" w:rsidRDefault="00EA01C7" w:rsidP="00584C7E">
            <w:pPr>
              <w:spacing w:line="240" w:lineRule="exact"/>
              <w:contextualSpacing/>
              <w:jc w:val="center"/>
              <w:rPr>
                <w:ins w:id="17914" w:author="He Han" w:date="2026-10-22T21:23:00Z"/>
                <w:rFonts w:ascii="Times New Roman" w:eastAsia="仿宋_GB2312" w:hAnsi="Times New Roman" w:cs="Times New Roman"/>
                <w:color w:val="auto"/>
                <w:sz w:val="18"/>
                <w:szCs w:val="18"/>
              </w:rPr>
            </w:pPr>
            <w:ins w:id="17915" w:author="He Han" w:date="2026-10-22T21:34:00Z">
              <w:r w:rsidRPr="00BB7730">
                <w:rPr>
                  <w:rFonts w:ascii="Times New Roman" w:eastAsia="仿宋_GB2312" w:hAnsi="Times New Roman" w:cs="Times New Roman"/>
                  <w:color w:val="auto"/>
                  <w:kern w:val="0"/>
                  <w:sz w:val="15"/>
                  <w:szCs w:val="15"/>
                  <w:lang w:eastAsia="zh-CN"/>
                </w:rPr>
                <w:t>Resins, amino acids and oxyma pure are relatively stable in solid state, and do not react with materials such as LDPE, stainless steel, PTFE, PC, PP, CEPS and glass at room temperature.</w:t>
              </w:r>
            </w:ins>
          </w:p>
        </w:tc>
      </w:tr>
      <w:tr w:rsidR="00EA6B9F" w:rsidRPr="00BB7730" w14:paraId="1B77F6F3" w14:textId="77777777" w:rsidTr="00EA6B9F">
        <w:trPr>
          <w:trHeight w:val="435"/>
          <w:jc w:val="center"/>
          <w:ins w:id="17916" w:author="He Han" w:date="2026-10-22T21:23:00Z"/>
          <w:trPrChange w:id="17917" w:author="He Han" w:date="2026-10-27T17:53:00Z">
            <w:trPr>
              <w:trHeight w:val="424"/>
              <w:jc w:val="center"/>
            </w:trPr>
          </w:trPrChange>
        </w:trPr>
        <w:tc>
          <w:tcPr>
            <w:tcW w:w="3302" w:type="dxa"/>
            <w:vAlign w:val="center"/>
            <w:tcPrChange w:id="17918" w:author="He Han" w:date="2026-10-27T17:53:00Z">
              <w:tcPr>
                <w:tcW w:w="3007" w:type="dxa"/>
                <w:vAlign w:val="center"/>
              </w:tcPr>
            </w:tcPrChange>
          </w:tcPr>
          <w:p w14:paraId="69E84CB5" w14:textId="6AE431D0" w:rsidR="00EA01C7" w:rsidRPr="00BB7730" w:rsidRDefault="00EA01C7" w:rsidP="00584C7E">
            <w:pPr>
              <w:spacing w:line="240" w:lineRule="exact"/>
              <w:contextualSpacing/>
              <w:jc w:val="center"/>
              <w:rPr>
                <w:ins w:id="17919" w:author="He Han" w:date="2026-10-22T21:23:00Z"/>
                <w:rFonts w:ascii="Times New Roman" w:eastAsia="仿宋_GB2312" w:hAnsi="Times New Roman" w:cs="Times New Roman"/>
                <w:color w:val="auto"/>
                <w:sz w:val="18"/>
                <w:szCs w:val="18"/>
              </w:rPr>
            </w:pPr>
            <w:ins w:id="17920" w:author="He Han" w:date="2026-10-22T21:24:00Z">
              <w:r w:rsidRPr="00584C7E">
                <w:rPr>
                  <w:rFonts w:ascii="Times New Roman" w:eastAsia="仿宋_GB2312" w:hAnsi="Times New Roman" w:cs="Times New Roman"/>
                  <w:color w:val="auto"/>
                  <w:sz w:val="18"/>
                  <w:szCs w:val="18"/>
                </w:rPr>
                <w:t>DIPEA</w:t>
              </w:r>
            </w:ins>
          </w:p>
        </w:tc>
        <w:tc>
          <w:tcPr>
            <w:tcW w:w="2176" w:type="dxa"/>
            <w:vAlign w:val="center"/>
            <w:tcPrChange w:id="17921" w:author="He Han" w:date="2026-10-27T17:53:00Z">
              <w:tcPr>
                <w:tcW w:w="1982" w:type="dxa"/>
                <w:vAlign w:val="center"/>
              </w:tcPr>
            </w:tcPrChange>
          </w:tcPr>
          <w:p w14:paraId="0FD3A568" w14:textId="4F57DF97" w:rsidR="00EA01C7" w:rsidRPr="00BB7730" w:rsidRDefault="00EA01C7" w:rsidP="00584C7E">
            <w:pPr>
              <w:spacing w:line="240" w:lineRule="exact"/>
              <w:contextualSpacing/>
              <w:jc w:val="center"/>
              <w:rPr>
                <w:ins w:id="17922" w:author="He Han" w:date="2026-10-22T21:23:00Z"/>
                <w:rFonts w:ascii="Times New Roman" w:eastAsia="仿宋_GB2312" w:hAnsi="Times New Roman" w:cs="Times New Roman"/>
                <w:color w:val="auto"/>
                <w:sz w:val="18"/>
                <w:szCs w:val="18"/>
              </w:rPr>
            </w:pPr>
            <w:ins w:id="17923" w:author="He Han" w:date="2026-10-22T21:26:00Z">
              <w:r w:rsidRPr="00584C7E">
                <w:rPr>
                  <w:rFonts w:ascii="Times New Roman" w:eastAsia="仿宋_GB2312" w:hAnsi="Times New Roman" w:cs="Times New Roman"/>
                  <w:color w:val="auto"/>
                  <w:sz w:val="18"/>
                  <w:szCs w:val="18"/>
                </w:rPr>
                <w:t>Yes</w:t>
              </w:r>
            </w:ins>
          </w:p>
        </w:tc>
        <w:tc>
          <w:tcPr>
            <w:tcW w:w="2172" w:type="dxa"/>
            <w:vAlign w:val="center"/>
            <w:tcPrChange w:id="17924" w:author="He Han" w:date="2026-10-27T17:53:00Z">
              <w:tcPr>
                <w:tcW w:w="1978" w:type="dxa"/>
                <w:vAlign w:val="center"/>
              </w:tcPr>
            </w:tcPrChange>
          </w:tcPr>
          <w:p w14:paraId="457D3E9A" w14:textId="79298B54" w:rsidR="00EA01C7" w:rsidRPr="00BB7730" w:rsidRDefault="00EA01C7" w:rsidP="00584C7E">
            <w:pPr>
              <w:spacing w:line="240" w:lineRule="exact"/>
              <w:contextualSpacing/>
              <w:jc w:val="center"/>
              <w:rPr>
                <w:ins w:id="17925" w:author="He Han" w:date="2026-10-22T21:23:00Z"/>
                <w:rFonts w:ascii="Times New Roman" w:eastAsia="仿宋_GB2312" w:hAnsi="Times New Roman" w:cs="Times New Roman"/>
                <w:color w:val="auto"/>
                <w:sz w:val="18"/>
                <w:szCs w:val="18"/>
              </w:rPr>
            </w:pPr>
            <w:ins w:id="17926" w:author="He Han" w:date="2026-10-22T21:26:00Z">
              <w:r w:rsidRPr="00584C7E">
                <w:rPr>
                  <w:rFonts w:ascii="Times New Roman" w:eastAsia="仿宋_GB2312" w:hAnsi="Times New Roman" w:cs="Times New Roman"/>
                  <w:color w:val="auto"/>
                  <w:sz w:val="18"/>
                  <w:szCs w:val="18"/>
                </w:rPr>
                <w:t>Yes</w:t>
              </w:r>
            </w:ins>
          </w:p>
        </w:tc>
        <w:tc>
          <w:tcPr>
            <w:tcW w:w="2172" w:type="dxa"/>
            <w:vAlign w:val="center"/>
            <w:tcPrChange w:id="17927" w:author="He Han" w:date="2026-10-27T17:53:00Z">
              <w:tcPr>
                <w:tcW w:w="1978" w:type="dxa"/>
                <w:vAlign w:val="center"/>
              </w:tcPr>
            </w:tcPrChange>
          </w:tcPr>
          <w:p w14:paraId="70D78025" w14:textId="49D30FCC" w:rsidR="00EA01C7" w:rsidRPr="00BB7730" w:rsidRDefault="00EA01C7" w:rsidP="00584C7E">
            <w:pPr>
              <w:spacing w:line="240" w:lineRule="exact"/>
              <w:contextualSpacing/>
              <w:jc w:val="center"/>
              <w:rPr>
                <w:ins w:id="17928" w:author="He Han" w:date="2026-10-22T21:23:00Z"/>
                <w:rFonts w:ascii="Times New Roman" w:eastAsia="仿宋_GB2312" w:hAnsi="Times New Roman" w:cs="Times New Roman"/>
                <w:color w:val="auto"/>
                <w:sz w:val="18"/>
                <w:szCs w:val="18"/>
              </w:rPr>
            </w:pPr>
            <w:ins w:id="17929" w:author="He Han" w:date="2026-10-22T21:27:00Z">
              <w:r w:rsidRPr="00584C7E">
                <w:rPr>
                  <w:rFonts w:ascii="Times New Roman" w:eastAsia="仿宋_GB2312" w:hAnsi="Times New Roman" w:cs="Times New Roman"/>
                  <w:color w:val="auto"/>
                  <w:sz w:val="18"/>
                  <w:szCs w:val="18"/>
                </w:rPr>
                <w:t>Yes</w:t>
              </w:r>
            </w:ins>
          </w:p>
        </w:tc>
        <w:tc>
          <w:tcPr>
            <w:tcW w:w="2172" w:type="dxa"/>
            <w:vAlign w:val="center"/>
            <w:tcPrChange w:id="17930" w:author="He Han" w:date="2026-10-27T17:53:00Z">
              <w:tcPr>
                <w:tcW w:w="1978" w:type="dxa"/>
                <w:vAlign w:val="center"/>
              </w:tcPr>
            </w:tcPrChange>
          </w:tcPr>
          <w:p w14:paraId="165C025B" w14:textId="4111EFBC" w:rsidR="00EA01C7" w:rsidRPr="00BB7730" w:rsidRDefault="00EA01C7" w:rsidP="00584C7E">
            <w:pPr>
              <w:spacing w:line="240" w:lineRule="exact"/>
              <w:contextualSpacing/>
              <w:jc w:val="center"/>
              <w:rPr>
                <w:ins w:id="17931" w:author="He Han" w:date="2026-10-22T21:23:00Z"/>
                <w:rFonts w:ascii="Times New Roman" w:eastAsia="仿宋_GB2312" w:hAnsi="Times New Roman" w:cs="Times New Roman"/>
                <w:color w:val="auto"/>
                <w:sz w:val="18"/>
                <w:szCs w:val="18"/>
                <w:lang w:eastAsia="zh-CN"/>
                <w:rPrChange w:id="17932" w:author="He Han" w:date="2026-10-22T21:34:00Z">
                  <w:rPr>
                    <w:ins w:id="17933" w:author="He Han" w:date="2026-10-22T21:23:00Z"/>
                    <w:rFonts w:ascii="Times New Roman" w:eastAsia="仿宋_GB2312" w:hAnsi="Times New Roman" w:cs="Times New Roman"/>
                    <w:color w:val="auto"/>
                    <w:sz w:val="18"/>
                    <w:szCs w:val="18"/>
                  </w:rPr>
                </w:rPrChange>
              </w:rPr>
            </w:pPr>
            <w:r w:rsidRPr="00BB7730">
              <w:rPr>
                <w:rFonts w:ascii="Times New Roman" w:eastAsia="仿宋_GB2312" w:hAnsi="Times New Roman" w:cs="Times New Roman"/>
                <w:color w:val="auto"/>
                <w:sz w:val="18"/>
                <w:szCs w:val="18"/>
                <w:lang w:eastAsia="zh-CN"/>
                <w:rPrChange w:id="17934" w:author="He Han" w:date="2026-10-22T21:34:00Z">
                  <w:rPr>
                    <w:rFonts w:ascii="Times New Roman" w:eastAsia="仿宋_GB2312" w:hAnsi="Times New Roman" w:cs="Times New Roman"/>
                    <w:color w:val="00B0F0"/>
                    <w:sz w:val="18"/>
                    <w:szCs w:val="18"/>
                    <w:lang w:eastAsia="zh-CN"/>
                  </w:rPr>
                </w:rPrChange>
              </w:rPr>
              <w:t>Yes</w:t>
            </w:r>
          </w:p>
        </w:tc>
        <w:tc>
          <w:tcPr>
            <w:tcW w:w="2172" w:type="dxa"/>
            <w:vAlign w:val="center"/>
            <w:tcPrChange w:id="17935" w:author="He Han" w:date="2026-10-27T17:53:00Z">
              <w:tcPr>
                <w:tcW w:w="1978" w:type="dxa"/>
                <w:vAlign w:val="center"/>
              </w:tcPr>
            </w:tcPrChange>
          </w:tcPr>
          <w:p w14:paraId="62D31AB9" w14:textId="6826C4FA" w:rsidR="00EA01C7" w:rsidRPr="00BB7730" w:rsidRDefault="00EA01C7" w:rsidP="00584C7E">
            <w:pPr>
              <w:spacing w:line="240" w:lineRule="exact"/>
              <w:contextualSpacing/>
              <w:jc w:val="center"/>
              <w:rPr>
                <w:ins w:id="17936" w:author="He Han" w:date="2026-10-22T21:23:00Z"/>
                <w:rFonts w:ascii="Times New Roman" w:eastAsia="仿宋_GB2312" w:hAnsi="Times New Roman" w:cs="Times New Roman"/>
                <w:color w:val="auto"/>
                <w:sz w:val="18"/>
                <w:szCs w:val="18"/>
              </w:rPr>
            </w:pPr>
            <w:ins w:id="17937" w:author="He Han" w:date="2026-10-22T21:27:00Z">
              <w:r w:rsidRPr="00BB7730">
                <w:rPr>
                  <w:rFonts w:ascii="Times New Roman" w:eastAsia="仿宋_GB2312" w:hAnsi="Times New Roman" w:cs="Times New Roman"/>
                  <w:color w:val="auto"/>
                  <w:sz w:val="18"/>
                  <w:szCs w:val="18"/>
                  <w:rPrChange w:id="17938"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7939"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7940"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7941"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7942"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7943" w:author="He Han" w:date="2026-10-27T17:53:00Z">
              <w:tcPr>
                <w:tcW w:w="1978" w:type="dxa"/>
                <w:vAlign w:val="center"/>
              </w:tcPr>
            </w:tcPrChange>
          </w:tcPr>
          <w:p w14:paraId="57B517DA" w14:textId="325FA82D" w:rsidR="00EA01C7" w:rsidRPr="00BB7730" w:rsidRDefault="00EA01C7" w:rsidP="00584C7E">
            <w:pPr>
              <w:spacing w:line="240" w:lineRule="exact"/>
              <w:contextualSpacing/>
              <w:jc w:val="center"/>
              <w:rPr>
                <w:ins w:id="17944" w:author="He Han" w:date="2026-10-22T21:23:00Z"/>
                <w:rFonts w:ascii="Times New Roman" w:eastAsia="仿宋_GB2312" w:hAnsi="Times New Roman" w:cs="Times New Roman"/>
                <w:color w:val="auto"/>
                <w:sz w:val="18"/>
                <w:szCs w:val="18"/>
                <w:lang w:eastAsia="zh-CN"/>
              </w:rPr>
            </w:pPr>
            <w:ins w:id="17945" w:author="He Han" w:date="2026-10-22T21:27:00Z">
              <w:r w:rsidRPr="00BB7730">
                <w:rPr>
                  <w:rFonts w:ascii="Times New Roman" w:eastAsia="仿宋_GB2312" w:hAnsi="Times New Roman" w:cs="Times New Roman"/>
                  <w:color w:val="auto"/>
                  <w:sz w:val="18"/>
                  <w:szCs w:val="18"/>
                  <w:rPrChange w:id="17946"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7947"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7948"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7949"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7950"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7951" w:author="He Han" w:date="2026-10-27T17:53:00Z">
              <w:tcPr>
                <w:tcW w:w="1978" w:type="dxa"/>
                <w:vAlign w:val="center"/>
              </w:tcPr>
            </w:tcPrChange>
          </w:tcPr>
          <w:p w14:paraId="5960EE92" w14:textId="1AC39BC5" w:rsidR="00EA01C7" w:rsidRPr="00BB7730" w:rsidRDefault="00EA01C7" w:rsidP="00584C7E">
            <w:pPr>
              <w:spacing w:line="240" w:lineRule="exact"/>
              <w:contextualSpacing/>
              <w:jc w:val="center"/>
              <w:rPr>
                <w:ins w:id="17952" w:author="He Han" w:date="2026-10-22T21:23:00Z"/>
                <w:rFonts w:ascii="Times New Roman" w:eastAsia="仿宋_GB2312" w:hAnsi="Times New Roman" w:cs="Times New Roman"/>
                <w:color w:val="auto"/>
                <w:sz w:val="18"/>
                <w:szCs w:val="18"/>
              </w:rPr>
            </w:pPr>
            <w:ins w:id="17953" w:author="He Han" w:date="2026-10-22T21:32:00Z">
              <w:r w:rsidRPr="00BB7730">
                <w:rPr>
                  <w:rFonts w:ascii="Times New Roman" w:eastAsia="仿宋_GB2312" w:hAnsi="Times New Roman" w:cs="Times New Roman"/>
                  <w:color w:val="auto"/>
                  <w:sz w:val="18"/>
                  <w:szCs w:val="18"/>
                  <w:rPrChange w:id="17954"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7955"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7956"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7957"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7958"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7959" w:author="He Han" w:date="2026-10-27T17:53:00Z">
              <w:tcPr>
                <w:tcW w:w="1978" w:type="dxa"/>
                <w:vAlign w:val="center"/>
              </w:tcPr>
            </w:tcPrChange>
          </w:tcPr>
          <w:p w14:paraId="76AD31D9" w14:textId="5D3B8ABD" w:rsidR="00EA01C7" w:rsidRPr="00BB7730" w:rsidRDefault="00EA01C7" w:rsidP="00584C7E">
            <w:pPr>
              <w:spacing w:line="240" w:lineRule="exact"/>
              <w:contextualSpacing/>
              <w:jc w:val="center"/>
              <w:rPr>
                <w:ins w:id="17960" w:author="He Han" w:date="2026-10-22T21:23:00Z"/>
                <w:rFonts w:ascii="Times New Roman" w:eastAsia="仿宋_GB2312" w:hAnsi="Times New Roman" w:cs="Times New Roman"/>
                <w:color w:val="auto"/>
                <w:sz w:val="18"/>
                <w:szCs w:val="18"/>
              </w:rPr>
            </w:pPr>
            <w:ins w:id="17961" w:author="He Han" w:date="2026-10-22T21:32:00Z">
              <w:r w:rsidRPr="00BB7730">
                <w:rPr>
                  <w:rFonts w:ascii="Times New Roman" w:eastAsia="仿宋_GB2312" w:hAnsi="Times New Roman" w:cs="Times New Roman"/>
                  <w:color w:val="auto"/>
                  <w:sz w:val="18"/>
                  <w:szCs w:val="18"/>
                  <w:rPrChange w:id="17962"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963" w:author="He Han" w:date="2026-10-27T17:53:00Z">
              <w:tcPr>
                <w:tcW w:w="1978" w:type="dxa"/>
                <w:vAlign w:val="center"/>
              </w:tcPr>
            </w:tcPrChange>
          </w:tcPr>
          <w:p w14:paraId="6D5E57BA" w14:textId="50465B03" w:rsidR="00EA01C7" w:rsidRPr="00BB7730" w:rsidRDefault="00EA01C7" w:rsidP="00584C7E">
            <w:pPr>
              <w:spacing w:line="240" w:lineRule="exact"/>
              <w:contextualSpacing/>
              <w:jc w:val="center"/>
              <w:rPr>
                <w:ins w:id="17964" w:author="He Han" w:date="2026-10-22T21:23:00Z"/>
                <w:rFonts w:ascii="Times New Roman" w:eastAsia="仿宋_GB2312" w:hAnsi="Times New Roman" w:cs="Times New Roman"/>
                <w:color w:val="auto"/>
                <w:sz w:val="18"/>
                <w:szCs w:val="18"/>
              </w:rPr>
            </w:pPr>
            <w:ins w:id="17965" w:author="He Han" w:date="2026-10-22T21:27:00Z">
              <w:r w:rsidRPr="00BB7730">
                <w:rPr>
                  <w:rFonts w:ascii="Times New Roman" w:eastAsia="仿宋_GB2312" w:hAnsi="Times New Roman" w:cs="Times New Roman"/>
                  <w:color w:val="auto"/>
                  <w:sz w:val="18"/>
                  <w:szCs w:val="18"/>
                  <w:rPrChange w:id="17966"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7967" w:author="He Han" w:date="2026-10-27T17:53:00Z">
              <w:tcPr>
                <w:tcW w:w="2010" w:type="dxa"/>
                <w:vAlign w:val="center"/>
              </w:tcPr>
            </w:tcPrChange>
          </w:tcPr>
          <w:p w14:paraId="57586B30" w14:textId="361E6093" w:rsidR="00EA01C7" w:rsidRPr="00BB7730" w:rsidRDefault="00EA01C7" w:rsidP="00584C7E">
            <w:pPr>
              <w:spacing w:line="240" w:lineRule="exact"/>
              <w:contextualSpacing/>
              <w:jc w:val="center"/>
              <w:rPr>
                <w:ins w:id="17968" w:author="He Han" w:date="2026-10-22T21:23:00Z"/>
                <w:rFonts w:ascii="Times New Roman" w:eastAsia="仿宋_GB2312" w:hAnsi="Times New Roman" w:cs="Times New Roman"/>
                <w:color w:val="auto"/>
                <w:sz w:val="15"/>
                <w:szCs w:val="15"/>
              </w:rPr>
            </w:pPr>
            <w:ins w:id="17969" w:author="He Han" w:date="2026-10-22T21:27:00Z">
              <w:r w:rsidRPr="00BB7730">
                <w:rPr>
                  <w:rFonts w:ascii="Times New Roman" w:eastAsia="仿宋_GB2312" w:hAnsi="Times New Roman" w:cs="Times New Roman"/>
                  <w:color w:val="auto"/>
                  <w:sz w:val="18"/>
                  <w:szCs w:val="18"/>
                  <w:rPrChange w:id="17970"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7971" w:author="He Han" w:date="2026-10-27T17:53:00Z">
              <w:tcPr>
                <w:tcW w:w="1798" w:type="dxa"/>
                <w:vAlign w:val="center"/>
              </w:tcPr>
            </w:tcPrChange>
          </w:tcPr>
          <w:p w14:paraId="4BEFA270" w14:textId="4D583252" w:rsidR="00EA01C7" w:rsidRPr="00BB7730" w:rsidRDefault="00732F6B" w:rsidP="00EA01C7">
            <w:pPr>
              <w:spacing w:line="240" w:lineRule="exact"/>
              <w:contextualSpacing/>
              <w:jc w:val="center"/>
              <w:rPr>
                <w:ins w:id="17972" w:author="He Han" w:date="2026-10-27T17:46:00Z"/>
                <w:rFonts w:ascii="Times New Roman" w:eastAsia="仿宋_GB2312" w:hAnsi="Times New Roman" w:cs="Times New Roman"/>
                <w:color w:val="auto"/>
                <w:sz w:val="18"/>
                <w:szCs w:val="18"/>
              </w:rPr>
              <w:pPrChange w:id="17973" w:author="He Han" w:date="2026-10-27T17:47:00Z">
                <w:pPr>
                  <w:spacing w:line="240" w:lineRule="exact"/>
                  <w:contextualSpacing/>
                  <w:jc w:val="center"/>
                </w:pPr>
              </w:pPrChange>
            </w:pPr>
            <w:ins w:id="17974" w:author="He Han" w:date="2026-10-27T17:50:00Z">
              <w:r w:rsidRPr="002079CD">
                <w:rPr>
                  <w:rFonts w:ascii="Times New Roman" w:eastAsia="仿宋_GB2312" w:hAnsi="Times New Roman" w:cs="Times New Roman"/>
                  <w:color w:val="auto"/>
                  <w:sz w:val="18"/>
                  <w:szCs w:val="18"/>
                </w:rPr>
                <w:t>Yes</w:t>
              </w:r>
            </w:ins>
          </w:p>
        </w:tc>
        <w:tc>
          <w:tcPr>
            <w:tcW w:w="3295" w:type="dxa"/>
            <w:vMerge/>
            <w:vAlign w:val="center"/>
            <w:tcPrChange w:id="17975" w:author="He Han" w:date="2026-10-27T17:53:00Z">
              <w:tcPr>
                <w:tcW w:w="3000" w:type="dxa"/>
                <w:vMerge/>
                <w:vAlign w:val="center"/>
              </w:tcPr>
            </w:tcPrChange>
          </w:tcPr>
          <w:p w14:paraId="7614EA93" w14:textId="1470F18E" w:rsidR="00EA01C7" w:rsidRPr="00BB7730" w:rsidRDefault="00EA01C7" w:rsidP="00584C7E">
            <w:pPr>
              <w:spacing w:line="240" w:lineRule="exact"/>
              <w:contextualSpacing/>
              <w:jc w:val="center"/>
              <w:rPr>
                <w:ins w:id="17976" w:author="He Han" w:date="2026-10-22T21:23:00Z"/>
                <w:rFonts w:ascii="Times New Roman" w:eastAsia="仿宋_GB2312" w:hAnsi="Times New Roman" w:cs="Times New Roman"/>
                <w:color w:val="auto"/>
                <w:sz w:val="18"/>
                <w:szCs w:val="18"/>
              </w:rPr>
            </w:pPr>
          </w:p>
        </w:tc>
      </w:tr>
      <w:tr w:rsidR="00EA6B9F" w:rsidRPr="00BB7730" w14:paraId="4AD94FEE" w14:textId="77777777" w:rsidTr="00EA6B9F">
        <w:trPr>
          <w:trHeight w:val="435"/>
          <w:jc w:val="center"/>
          <w:ins w:id="17977" w:author="He Han" w:date="2026-10-22T21:24:00Z"/>
          <w:trPrChange w:id="17978" w:author="He Han" w:date="2026-10-27T17:53:00Z">
            <w:trPr>
              <w:trHeight w:val="424"/>
              <w:jc w:val="center"/>
            </w:trPr>
          </w:trPrChange>
        </w:trPr>
        <w:tc>
          <w:tcPr>
            <w:tcW w:w="3302" w:type="dxa"/>
            <w:vAlign w:val="center"/>
            <w:tcPrChange w:id="17979" w:author="He Han" w:date="2026-10-27T17:53:00Z">
              <w:tcPr>
                <w:tcW w:w="3007" w:type="dxa"/>
                <w:vAlign w:val="center"/>
              </w:tcPr>
            </w:tcPrChange>
          </w:tcPr>
          <w:p w14:paraId="4E26EEE7" w14:textId="466BC31D" w:rsidR="00EA01C7" w:rsidRPr="00BB7730" w:rsidRDefault="00EA01C7" w:rsidP="00584C7E">
            <w:pPr>
              <w:spacing w:line="240" w:lineRule="exact"/>
              <w:contextualSpacing/>
              <w:jc w:val="center"/>
              <w:rPr>
                <w:ins w:id="17980" w:author="He Han" w:date="2026-10-22T21:24:00Z"/>
                <w:rFonts w:ascii="Times New Roman" w:eastAsia="仿宋_GB2312" w:hAnsi="Times New Roman" w:cs="Times New Roman"/>
                <w:color w:val="auto"/>
                <w:sz w:val="18"/>
                <w:szCs w:val="18"/>
              </w:rPr>
            </w:pPr>
            <w:proofErr w:type="spellStart"/>
            <w:ins w:id="17981" w:author="He Han" w:date="2026-10-22T21:24:00Z">
              <w:r w:rsidRPr="00BB7730">
                <w:rPr>
                  <w:rFonts w:ascii="Times New Roman" w:eastAsia="仿宋_GB2312" w:hAnsi="Times New Roman" w:cs="Times New Roman"/>
                  <w:color w:val="auto"/>
                  <w:sz w:val="18"/>
                  <w:szCs w:val="18"/>
                  <w:rPrChange w:id="17982" w:author="He Han" w:date="2026-10-22T21:34:00Z">
                    <w:rPr>
                      <w:rFonts w:ascii="Times New Roman" w:eastAsia="仿宋_GB2312" w:hAnsi="Times New Roman" w:cs="Times New Roman"/>
                      <w:color w:val="00B0F0"/>
                      <w:sz w:val="18"/>
                      <w:szCs w:val="18"/>
                    </w:rPr>
                  </w:rPrChange>
                </w:rPr>
                <w:t>O</w:t>
              </w:r>
              <w:r w:rsidRPr="00BB7730">
                <w:rPr>
                  <w:rFonts w:ascii="Times New Roman" w:eastAsia="仿宋_GB2312" w:hAnsi="Times New Roman" w:cs="Times New Roman"/>
                  <w:color w:val="auto"/>
                  <w:sz w:val="18"/>
                  <w:szCs w:val="18"/>
                  <w:lang w:eastAsia="zh-CN"/>
                  <w:rPrChange w:id="17983" w:author="He Han" w:date="2026-10-22T21:34:00Z">
                    <w:rPr>
                      <w:rFonts w:ascii="Times New Roman" w:eastAsia="仿宋_GB2312" w:hAnsi="Times New Roman" w:cs="Times New Roman"/>
                      <w:color w:val="00B0F0"/>
                      <w:sz w:val="18"/>
                      <w:szCs w:val="18"/>
                      <w:lang w:eastAsia="zh-CN"/>
                    </w:rPr>
                  </w:rPrChange>
                </w:rPr>
                <w:t>xyma</w:t>
              </w:r>
              <w:proofErr w:type="spellEnd"/>
              <w:r w:rsidRPr="00BB7730">
                <w:rPr>
                  <w:rFonts w:ascii="Times New Roman" w:eastAsia="仿宋_GB2312" w:hAnsi="Times New Roman" w:cs="Times New Roman"/>
                  <w:color w:val="auto"/>
                  <w:sz w:val="18"/>
                  <w:szCs w:val="18"/>
                  <w:rPrChange w:id="17984" w:author="He Han" w:date="2026-10-22T21:34:00Z">
                    <w:rPr>
                      <w:rFonts w:ascii="Times New Roman" w:eastAsia="仿宋_GB2312" w:hAnsi="Times New Roman" w:cs="Times New Roman"/>
                      <w:color w:val="00B0F0"/>
                      <w:sz w:val="18"/>
                      <w:szCs w:val="18"/>
                    </w:rPr>
                  </w:rPrChange>
                </w:rPr>
                <w:t xml:space="preserve"> pure</w:t>
              </w:r>
            </w:ins>
          </w:p>
        </w:tc>
        <w:tc>
          <w:tcPr>
            <w:tcW w:w="2176" w:type="dxa"/>
            <w:vAlign w:val="center"/>
            <w:tcPrChange w:id="17985" w:author="He Han" w:date="2026-10-27T17:53:00Z">
              <w:tcPr>
                <w:tcW w:w="1982" w:type="dxa"/>
                <w:vAlign w:val="center"/>
              </w:tcPr>
            </w:tcPrChange>
          </w:tcPr>
          <w:p w14:paraId="46A7F939" w14:textId="2F2915F7" w:rsidR="00EA01C7" w:rsidRPr="00BB7730" w:rsidRDefault="00EA01C7" w:rsidP="00584C7E">
            <w:pPr>
              <w:spacing w:line="240" w:lineRule="exact"/>
              <w:contextualSpacing/>
              <w:jc w:val="center"/>
              <w:rPr>
                <w:ins w:id="17986" w:author="He Han" w:date="2026-10-22T21:24:00Z"/>
                <w:rFonts w:ascii="Times New Roman" w:eastAsia="仿宋_GB2312" w:hAnsi="Times New Roman" w:cs="Times New Roman"/>
                <w:color w:val="auto"/>
                <w:sz w:val="18"/>
                <w:szCs w:val="18"/>
              </w:rPr>
            </w:pPr>
            <w:ins w:id="17987" w:author="He Han" w:date="2026-10-22T21:26:00Z">
              <w:r w:rsidRPr="00BB7730">
                <w:rPr>
                  <w:rFonts w:ascii="Times New Roman" w:eastAsia="仿宋_GB2312" w:hAnsi="Times New Roman" w:cs="Times New Roman"/>
                  <w:color w:val="auto"/>
                  <w:sz w:val="18"/>
                  <w:szCs w:val="18"/>
                  <w:rPrChange w:id="17988"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989" w:author="He Han" w:date="2026-10-27T17:53:00Z">
              <w:tcPr>
                <w:tcW w:w="1978" w:type="dxa"/>
                <w:vAlign w:val="center"/>
              </w:tcPr>
            </w:tcPrChange>
          </w:tcPr>
          <w:p w14:paraId="3510C95D" w14:textId="563C63D2" w:rsidR="00EA01C7" w:rsidRPr="00BB7730" w:rsidRDefault="00EA01C7" w:rsidP="00584C7E">
            <w:pPr>
              <w:spacing w:line="240" w:lineRule="exact"/>
              <w:contextualSpacing/>
              <w:jc w:val="center"/>
              <w:rPr>
                <w:ins w:id="17990" w:author="He Han" w:date="2026-10-22T21:24:00Z"/>
                <w:rFonts w:ascii="Times New Roman" w:eastAsia="仿宋_GB2312" w:hAnsi="Times New Roman" w:cs="Times New Roman"/>
                <w:color w:val="auto"/>
                <w:sz w:val="18"/>
                <w:szCs w:val="18"/>
              </w:rPr>
            </w:pPr>
            <w:ins w:id="17991" w:author="He Han" w:date="2026-10-22T21:26:00Z">
              <w:r w:rsidRPr="00BB7730">
                <w:rPr>
                  <w:rFonts w:ascii="Times New Roman" w:eastAsia="仿宋_GB2312" w:hAnsi="Times New Roman" w:cs="Times New Roman"/>
                  <w:color w:val="auto"/>
                  <w:sz w:val="18"/>
                  <w:szCs w:val="18"/>
                  <w:rPrChange w:id="17992"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993" w:author="He Han" w:date="2026-10-27T17:53:00Z">
              <w:tcPr>
                <w:tcW w:w="1978" w:type="dxa"/>
                <w:vAlign w:val="center"/>
              </w:tcPr>
            </w:tcPrChange>
          </w:tcPr>
          <w:p w14:paraId="6009BD77" w14:textId="65CE46E1" w:rsidR="00EA01C7" w:rsidRPr="00BB7730" w:rsidRDefault="00EA01C7" w:rsidP="00584C7E">
            <w:pPr>
              <w:spacing w:line="240" w:lineRule="exact"/>
              <w:contextualSpacing/>
              <w:jc w:val="center"/>
              <w:rPr>
                <w:ins w:id="17994" w:author="He Han" w:date="2026-10-22T21:24:00Z"/>
                <w:rFonts w:ascii="Times New Roman" w:eastAsia="仿宋_GB2312" w:hAnsi="Times New Roman" w:cs="Times New Roman"/>
                <w:color w:val="auto"/>
                <w:sz w:val="18"/>
                <w:szCs w:val="18"/>
              </w:rPr>
            </w:pPr>
            <w:ins w:id="17995" w:author="He Han" w:date="2026-10-22T21:27:00Z">
              <w:r w:rsidRPr="00BB7730">
                <w:rPr>
                  <w:rFonts w:ascii="Times New Roman" w:eastAsia="仿宋_GB2312" w:hAnsi="Times New Roman" w:cs="Times New Roman"/>
                  <w:color w:val="auto"/>
                  <w:sz w:val="18"/>
                  <w:szCs w:val="18"/>
                  <w:rPrChange w:id="17996"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7997" w:author="He Han" w:date="2026-10-27T17:53:00Z">
              <w:tcPr>
                <w:tcW w:w="1978" w:type="dxa"/>
                <w:vAlign w:val="center"/>
              </w:tcPr>
            </w:tcPrChange>
          </w:tcPr>
          <w:p w14:paraId="70B65F69" w14:textId="35820C8A" w:rsidR="00EA01C7" w:rsidRPr="00BB7730" w:rsidRDefault="00EA01C7" w:rsidP="00584C7E">
            <w:pPr>
              <w:spacing w:line="240" w:lineRule="exact"/>
              <w:contextualSpacing/>
              <w:jc w:val="center"/>
              <w:rPr>
                <w:ins w:id="17998" w:author="He Han" w:date="2026-10-22T21:24: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Change w:id="17999" w:author="He Han" w:date="2026-10-22T21:34:00Z">
                  <w:rPr>
                    <w:rFonts w:ascii="Times New Roman" w:eastAsia="仿宋_GB2312" w:hAnsi="Times New Roman" w:cs="Times New Roman"/>
                    <w:color w:val="00B0F0"/>
                    <w:sz w:val="18"/>
                    <w:szCs w:val="18"/>
                    <w:lang w:eastAsia="zh-CN"/>
                  </w:rPr>
                </w:rPrChange>
              </w:rPr>
              <w:t>Yes</w:t>
            </w:r>
          </w:p>
        </w:tc>
        <w:tc>
          <w:tcPr>
            <w:tcW w:w="2172" w:type="dxa"/>
            <w:vAlign w:val="center"/>
            <w:tcPrChange w:id="18000" w:author="He Han" w:date="2026-10-27T17:53:00Z">
              <w:tcPr>
                <w:tcW w:w="1978" w:type="dxa"/>
                <w:vAlign w:val="center"/>
              </w:tcPr>
            </w:tcPrChange>
          </w:tcPr>
          <w:p w14:paraId="1F772F8A" w14:textId="5927EC10" w:rsidR="00EA01C7" w:rsidRPr="00BB7730" w:rsidRDefault="00EA01C7" w:rsidP="00584C7E">
            <w:pPr>
              <w:spacing w:line="240" w:lineRule="exact"/>
              <w:contextualSpacing/>
              <w:jc w:val="center"/>
              <w:rPr>
                <w:ins w:id="18001" w:author="He Han" w:date="2026-10-22T21:24:00Z"/>
                <w:rFonts w:ascii="Times New Roman" w:eastAsia="仿宋_GB2312" w:hAnsi="Times New Roman" w:cs="Times New Roman"/>
                <w:color w:val="auto"/>
                <w:sz w:val="18"/>
                <w:szCs w:val="18"/>
              </w:rPr>
            </w:pPr>
            <w:ins w:id="18002" w:author="He Han" w:date="2026-10-22T21:27:00Z">
              <w:r w:rsidRPr="00BB7730">
                <w:rPr>
                  <w:rFonts w:ascii="Times New Roman" w:eastAsia="仿宋_GB2312" w:hAnsi="Times New Roman" w:cs="Times New Roman"/>
                  <w:color w:val="auto"/>
                  <w:sz w:val="18"/>
                  <w:szCs w:val="18"/>
                  <w:rPrChange w:id="18003"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004"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005"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006"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007"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008" w:author="He Han" w:date="2026-10-27T17:53:00Z">
              <w:tcPr>
                <w:tcW w:w="1978" w:type="dxa"/>
                <w:vAlign w:val="center"/>
              </w:tcPr>
            </w:tcPrChange>
          </w:tcPr>
          <w:p w14:paraId="3A67864B" w14:textId="6B980B29" w:rsidR="00EA01C7" w:rsidRPr="00BB7730" w:rsidRDefault="00EA01C7" w:rsidP="00584C7E">
            <w:pPr>
              <w:spacing w:line="240" w:lineRule="exact"/>
              <w:contextualSpacing/>
              <w:jc w:val="center"/>
              <w:rPr>
                <w:ins w:id="18009" w:author="He Han" w:date="2026-10-22T21:24:00Z"/>
                <w:rFonts w:ascii="Times New Roman" w:eastAsia="仿宋_GB2312" w:hAnsi="Times New Roman" w:cs="Times New Roman"/>
                <w:color w:val="auto"/>
                <w:sz w:val="18"/>
                <w:szCs w:val="18"/>
                <w:lang w:eastAsia="zh-CN"/>
              </w:rPr>
            </w:pPr>
            <w:ins w:id="18010" w:author="He Han" w:date="2026-10-22T21:27:00Z">
              <w:r w:rsidRPr="00BB7730">
                <w:rPr>
                  <w:rFonts w:ascii="Times New Roman" w:eastAsia="仿宋_GB2312" w:hAnsi="Times New Roman" w:cs="Times New Roman"/>
                  <w:color w:val="auto"/>
                  <w:sz w:val="18"/>
                  <w:szCs w:val="18"/>
                  <w:rPrChange w:id="18011"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012"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013"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014"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015"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016" w:author="He Han" w:date="2026-10-27T17:53:00Z">
              <w:tcPr>
                <w:tcW w:w="1978" w:type="dxa"/>
                <w:vAlign w:val="center"/>
              </w:tcPr>
            </w:tcPrChange>
          </w:tcPr>
          <w:p w14:paraId="3097B7D3" w14:textId="42F10C92" w:rsidR="00EA01C7" w:rsidRPr="00BB7730" w:rsidRDefault="00EA01C7" w:rsidP="00584C7E">
            <w:pPr>
              <w:spacing w:line="240" w:lineRule="exact"/>
              <w:contextualSpacing/>
              <w:jc w:val="center"/>
              <w:rPr>
                <w:ins w:id="18017" w:author="He Han" w:date="2026-10-22T21:24:00Z"/>
                <w:rFonts w:ascii="Times New Roman" w:eastAsia="仿宋_GB2312" w:hAnsi="Times New Roman" w:cs="Times New Roman"/>
                <w:color w:val="auto"/>
                <w:sz w:val="18"/>
                <w:szCs w:val="18"/>
              </w:rPr>
            </w:pPr>
            <w:ins w:id="18018" w:author="He Han" w:date="2026-10-22T21:32:00Z">
              <w:r w:rsidRPr="00BB7730">
                <w:rPr>
                  <w:rFonts w:ascii="Times New Roman" w:eastAsia="仿宋_GB2312" w:hAnsi="Times New Roman" w:cs="Times New Roman"/>
                  <w:color w:val="auto"/>
                  <w:sz w:val="18"/>
                  <w:szCs w:val="18"/>
                  <w:lang w:eastAsia="zh-CN"/>
                  <w:rPrChange w:id="18019" w:author="He Han" w:date="2026-10-22T21:34:00Z">
                    <w:rPr>
                      <w:rFonts w:ascii="Times New Roman" w:eastAsia="仿宋_GB2312" w:hAnsi="Times New Roman" w:cs="Times New Roman"/>
                      <w:color w:val="00B0F0"/>
                      <w:sz w:val="18"/>
                      <w:szCs w:val="18"/>
                      <w:lang w:eastAsia="zh-CN"/>
                    </w:rPr>
                  </w:rPrChange>
                </w:rPr>
                <w:t>Yes</w:t>
              </w:r>
            </w:ins>
          </w:p>
        </w:tc>
        <w:tc>
          <w:tcPr>
            <w:tcW w:w="2172" w:type="dxa"/>
            <w:vAlign w:val="center"/>
            <w:tcPrChange w:id="18020" w:author="He Han" w:date="2026-10-27T17:53:00Z">
              <w:tcPr>
                <w:tcW w:w="1978" w:type="dxa"/>
                <w:vAlign w:val="center"/>
              </w:tcPr>
            </w:tcPrChange>
          </w:tcPr>
          <w:p w14:paraId="4773E58E" w14:textId="347C0D70" w:rsidR="00EA01C7" w:rsidRPr="00BB7730" w:rsidRDefault="00EA01C7" w:rsidP="00584C7E">
            <w:pPr>
              <w:spacing w:line="240" w:lineRule="exact"/>
              <w:contextualSpacing/>
              <w:jc w:val="center"/>
              <w:rPr>
                <w:ins w:id="18021" w:author="He Han" w:date="2026-10-22T21:24:00Z"/>
                <w:rFonts w:ascii="Times New Roman" w:eastAsia="仿宋_GB2312" w:hAnsi="Times New Roman" w:cs="Times New Roman"/>
                <w:color w:val="auto"/>
                <w:sz w:val="18"/>
                <w:szCs w:val="18"/>
              </w:rPr>
            </w:pPr>
            <w:ins w:id="18022" w:author="He Han" w:date="2026-10-22T21:33:00Z">
              <w:r w:rsidRPr="00BB7730">
                <w:rPr>
                  <w:rFonts w:ascii="Times New Roman" w:eastAsia="仿宋_GB2312" w:hAnsi="Times New Roman" w:cs="Times New Roman"/>
                  <w:color w:val="auto"/>
                  <w:sz w:val="18"/>
                  <w:szCs w:val="18"/>
                  <w:rPrChange w:id="18023"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024"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025"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026"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027"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028" w:author="He Han" w:date="2026-10-27T17:53:00Z">
              <w:tcPr>
                <w:tcW w:w="1978" w:type="dxa"/>
                <w:vAlign w:val="center"/>
              </w:tcPr>
            </w:tcPrChange>
          </w:tcPr>
          <w:p w14:paraId="443A5280" w14:textId="161C57B5" w:rsidR="00EA01C7" w:rsidRPr="00BB7730" w:rsidRDefault="00EA01C7" w:rsidP="00584C7E">
            <w:pPr>
              <w:spacing w:line="240" w:lineRule="exact"/>
              <w:contextualSpacing/>
              <w:jc w:val="center"/>
              <w:rPr>
                <w:ins w:id="18029" w:author="He Han" w:date="2026-10-22T21:24:00Z"/>
                <w:rFonts w:ascii="Times New Roman" w:eastAsia="仿宋_GB2312" w:hAnsi="Times New Roman" w:cs="Times New Roman"/>
                <w:color w:val="auto"/>
                <w:sz w:val="18"/>
                <w:szCs w:val="18"/>
              </w:rPr>
            </w:pPr>
            <w:ins w:id="18030" w:author="He Han" w:date="2026-10-22T21:27:00Z">
              <w:r w:rsidRPr="00BB7730">
                <w:rPr>
                  <w:rFonts w:ascii="Times New Roman" w:eastAsia="仿宋_GB2312" w:hAnsi="Times New Roman" w:cs="Times New Roman"/>
                  <w:color w:val="auto"/>
                  <w:sz w:val="18"/>
                  <w:szCs w:val="18"/>
                  <w:rPrChange w:id="18031"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032" w:author="He Han" w:date="2026-10-27T17:53:00Z">
              <w:tcPr>
                <w:tcW w:w="2010" w:type="dxa"/>
                <w:vAlign w:val="center"/>
              </w:tcPr>
            </w:tcPrChange>
          </w:tcPr>
          <w:p w14:paraId="0C7BD125" w14:textId="585D824F" w:rsidR="00EA01C7" w:rsidRPr="00BB7730" w:rsidRDefault="00EA01C7" w:rsidP="00584C7E">
            <w:pPr>
              <w:spacing w:line="240" w:lineRule="exact"/>
              <w:contextualSpacing/>
              <w:jc w:val="center"/>
              <w:rPr>
                <w:ins w:id="18033" w:author="He Han" w:date="2026-10-22T21:24:00Z"/>
                <w:rFonts w:ascii="Times New Roman" w:eastAsia="仿宋_GB2312" w:hAnsi="Times New Roman" w:cs="Times New Roman"/>
                <w:color w:val="auto"/>
                <w:sz w:val="15"/>
                <w:szCs w:val="15"/>
              </w:rPr>
            </w:pPr>
            <w:ins w:id="18034" w:author="He Han" w:date="2026-10-22T21:27:00Z">
              <w:r w:rsidRPr="00BB7730">
                <w:rPr>
                  <w:rFonts w:ascii="Times New Roman" w:eastAsia="仿宋_GB2312" w:hAnsi="Times New Roman" w:cs="Times New Roman"/>
                  <w:color w:val="auto"/>
                  <w:sz w:val="18"/>
                  <w:szCs w:val="18"/>
                  <w:rPrChange w:id="18035"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036" w:author="He Han" w:date="2026-10-27T17:53:00Z">
              <w:tcPr>
                <w:tcW w:w="1798" w:type="dxa"/>
                <w:vAlign w:val="center"/>
              </w:tcPr>
            </w:tcPrChange>
          </w:tcPr>
          <w:p w14:paraId="411BCAF3" w14:textId="1647A2C7" w:rsidR="00EA01C7" w:rsidRPr="00BB7730" w:rsidRDefault="00EA01C7" w:rsidP="00EA01C7">
            <w:pPr>
              <w:spacing w:line="240" w:lineRule="exact"/>
              <w:contextualSpacing/>
              <w:jc w:val="center"/>
              <w:rPr>
                <w:ins w:id="18037" w:author="He Han" w:date="2026-10-27T17:46:00Z"/>
                <w:rFonts w:ascii="Times New Roman" w:eastAsia="仿宋_GB2312" w:hAnsi="Times New Roman" w:cs="Times New Roman"/>
                <w:color w:val="auto"/>
                <w:sz w:val="18"/>
                <w:szCs w:val="18"/>
              </w:rPr>
              <w:pPrChange w:id="18038" w:author="He Han" w:date="2026-10-27T17:47:00Z">
                <w:pPr>
                  <w:spacing w:line="240" w:lineRule="exact"/>
                  <w:contextualSpacing/>
                  <w:jc w:val="center"/>
                </w:pPr>
              </w:pPrChange>
            </w:pPr>
            <w:ins w:id="18039" w:author="He Han" w:date="2026-10-27T17:49: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ign w:val="center"/>
            <w:tcPrChange w:id="18040" w:author="He Han" w:date="2026-10-27T17:53:00Z">
              <w:tcPr>
                <w:tcW w:w="3000" w:type="dxa"/>
                <w:vMerge/>
                <w:vAlign w:val="center"/>
              </w:tcPr>
            </w:tcPrChange>
          </w:tcPr>
          <w:p w14:paraId="0513275A" w14:textId="433771F6" w:rsidR="00EA01C7" w:rsidRPr="00BB7730" w:rsidRDefault="00EA01C7" w:rsidP="00584C7E">
            <w:pPr>
              <w:spacing w:line="240" w:lineRule="exact"/>
              <w:contextualSpacing/>
              <w:jc w:val="center"/>
              <w:rPr>
                <w:ins w:id="18041" w:author="He Han" w:date="2026-10-22T21:24:00Z"/>
                <w:rFonts w:ascii="Times New Roman" w:eastAsia="仿宋_GB2312" w:hAnsi="Times New Roman" w:cs="Times New Roman"/>
                <w:color w:val="auto"/>
                <w:sz w:val="18"/>
                <w:szCs w:val="18"/>
              </w:rPr>
            </w:pPr>
          </w:p>
        </w:tc>
      </w:tr>
      <w:tr w:rsidR="00EA6B9F" w:rsidRPr="00BB7730" w14:paraId="594B7C28" w14:textId="77777777" w:rsidTr="00EA6B9F">
        <w:trPr>
          <w:trHeight w:val="435"/>
          <w:jc w:val="center"/>
          <w:ins w:id="18042" w:author="He Han" w:date="2026-10-22T21:24:00Z"/>
          <w:trPrChange w:id="18043" w:author="He Han" w:date="2026-10-27T17:53:00Z">
            <w:trPr>
              <w:trHeight w:val="424"/>
              <w:jc w:val="center"/>
            </w:trPr>
          </w:trPrChange>
        </w:trPr>
        <w:tc>
          <w:tcPr>
            <w:tcW w:w="3302" w:type="dxa"/>
            <w:vAlign w:val="center"/>
            <w:tcPrChange w:id="18044" w:author="He Han" w:date="2026-10-27T17:53:00Z">
              <w:tcPr>
                <w:tcW w:w="3007" w:type="dxa"/>
                <w:vAlign w:val="center"/>
              </w:tcPr>
            </w:tcPrChange>
          </w:tcPr>
          <w:p w14:paraId="13973B5C" w14:textId="165CFC73" w:rsidR="00EA01C7" w:rsidRPr="00BB7730" w:rsidRDefault="00EA01C7" w:rsidP="00584C7E">
            <w:pPr>
              <w:spacing w:line="240" w:lineRule="exact"/>
              <w:contextualSpacing/>
              <w:jc w:val="center"/>
              <w:rPr>
                <w:ins w:id="18045" w:author="He Han" w:date="2026-10-22T21:24:00Z"/>
                <w:rFonts w:ascii="Times New Roman" w:eastAsia="仿宋_GB2312" w:hAnsi="Times New Roman" w:cs="Times New Roman"/>
                <w:color w:val="auto"/>
                <w:sz w:val="18"/>
                <w:szCs w:val="18"/>
              </w:rPr>
            </w:pPr>
            <w:proofErr w:type="spellStart"/>
            <w:ins w:id="18046" w:author="He Han" w:date="2026-10-22T21:24:00Z">
              <w:r w:rsidRPr="00BB7730">
                <w:rPr>
                  <w:rFonts w:ascii="Times New Roman" w:eastAsia="仿宋_GB2312" w:hAnsi="Times New Roman" w:cs="Times New Roman"/>
                  <w:color w:val="auto"/>
                  <w:sz w:val="18"/>
                  <w:szCs w:val="18"/>
                  <w:lang w:eastAsia="zh-CN"/>
                  <w:rPrChange w:id="18047" w:author="He Han" w:date="2026-10-22T21:34:00Z">
                    <w:rPr>
                      <w:rFonts w:ascii="Times New Roman" w:eastAsia="仿宋_GB2312" w:hAnsi="Times New Roman" w:cs="Times New Roman"/>
                      <w:color w:val="00B0F0"/>
                      <w:sz w:val="18"/>
                      <w:szCs w:val="18"/>
                      <w:lang w:eastAsia="zh-CN"/>
                    </w:rPr>
                  </w:rPrChange>
                </w:rPr>
                <w:t>PyBOP</w:t>
              </w:r>
              <w:proofErr w:type="spellEnd"/>
            </w:ins>
          </w:p>
        </w:tc>
        <w:tc>
          <w:tcPr>
            <w:tcW w:w="2176" w:type="dxa"/>
            <w:vAlign w:val="center"/>
            <w:tcPrChange w:id="18048" w:author="He Han" w:date="2026-10-27T17:53:00Z">
              <w:tcPr>
                <w:tcW w:w="1982" w:type="dxa"/>
                <w:vAlign w:val="center"/>
              </w:tcPr>
            </w:tcPrChange>
          </w:tcPr>
          <w:p w14:paraId="2BCD0094" w14:textId="084D82E6" w:rsidR="00EA01C7" w:rsidRPr="00BB7730" w:rsidRDefault="00EA01C7" w:rsidP="00584C7E">
            <w:pPr>
              <w:spacing w:line="240" w:lineRule="exact"/>
              <w:contextualSpacing/>
              <w:jc w:val="center"/>
              <w:rPr>
                <w:ins w:id="18049" w:author="He Han" w:date="2026-10-22T21:24:00Z"/>
                <w:rFonts w:ascii="Times New Roman" w:eastAsia="仿宋_GB2312" w:hAnsi="Times New Roman" w:cs="Times New Roman"/>
                <w:color w:val="auto"/>
                <w:sz w:val="18"/>
                <w:szCs w:val="18"/>
              </w:rPr>
            </w:pPr>
            <w:ins w:id="18050" w:author="He Han" w:date="2026-10-22T21:26:00Z">
              <w:r w:rsidRPr="00BB7730">
                <w:rPr>
                  <w:rFonts w:ascii="Times New Roman" w:eastAsia="仿宋_GB2312" w:hAnsi="Times New Roman" w:cs="Times New Roman"/>
                  <w:color w:val="auto"/>
                  <w:sz w:val="18"/>
                  <w:szCs w:val="18"/>
                  <w:rPrChange w:id="18051"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052" w:author="He Han" w:date="2026-10-27T17:53:00Z">
              <w:tcPr>
                <w:tcW w:w="1978" w:type="dxa"/>
                <w:vAlign w:val="center"/>
              </w:tcPr>
            </w:tcPrChange>
          </w:tcPr>
          <w:p w14:paraId="729C0488" w14:textId="20A37119" w:rsidR="00EA01C7" w:rsidRPr="00BB7730" w:rsidRDefault="00EA01C7" w:rsidP="00584C7E">
            <w:pPr>
              <w:spacing w:line="240" w:lineRule="exact"/>
              <w:contextualSpacing/>
              <w:jc w:val="center"/>
              <w:rPr>
                <w:ins w:id="18053" w:author="He Han" w:date="2026-10-22T21:24:00Z"/>
                <w:rFonts w:ascii="Times New Roman" w:eastAsia="仿宋_GB2312" w:hAnsi="Times New Roman" w:cs="Times New Roman"/>
                <w:color w:val="auto"/>
                <w:sz w:val="18"/>
                <w:szCs w:val="18"/>
              </w:rPr>
            </w:pPr>
            <w:ins w:id="18054" w:author="He Han" w:date="2026-10-22T21:26:00Z">
              <w:r w:rsidRPr="00BB7730">
                <w:rPr>
                  <w:rFonts w:ascii="Times New Roman" w:eastAsia="仿宋_GB2312" w:hAnsi="Times New Roman" w:cs="Times New Roman"/>
                  <w:color w:val="auto"/>
                  <w:sz w:val="18"/>
                  <w:szCs w:val="18"/>
                  <w:rPrChange w:id="18055"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056" w:author="He Han" w:date="2026-10-27T17:53:00Z">
              <w:tcPr>
                <w:tcW w:w="1978" w:type="dxa"/>
                <w:vAlign w:val="center"/>
              </w:tcPr>
            </w:tcPrChange>
          </w:tcPr>
          <w:p w14:paraId="6666BC48" w14:textId="393680C2" w:rsidR="00EA01C7" w:rsidRPr="00BB7730" w:rsidRDefault="00EA01C7" w:rsidP="00584C7E">
            <w:pPr>
              <w:spacing w:line="240" w:lineRule="exact"/>
              <w:contextualSpacing/>
              <w:jc w:val="center"/>
              <w:rPr>
                <w:ins w:id="18057" w:author="He Han" w:date="2026-10-22T21:24:00Z"/>
                <w:rFonts w:ascii="Times New Roman" w:eastAsia="仿宋_GB2312" w:hAnsi="Times New Roman" w:cs="Times New Roman"/>
                <w:color w:val="auto"/>
                <w:sz w:val="18"/>
                <w:szCs w:val="18"/>
              </w:rPr>
            </w:pPr>
            <w:ins w:id="18058" w:author="He Han" w:date="2026-10-22T21:27:00Z">
              <w:r w:rsidRPr="00BB7730">
                <w:rPr>
                  <w:rFonts w:ascii="Times New Roman" w:eastAsia="仿宋_GB2312" w:hAnsi="Times New Roman" w:cs="Times New Roman"/>
                  <w:color w:val="auto"/>
                  <w:sz w:val="18"/>
                  <w:szCs w:val="18"/>
                  <w:rPrChange w:id="18059"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060" w:author="He Han" w:date="2026-10-27T17:53:00Z">
              <w:tcPr>
                <w:tcW w:w="1978" w:type="dxa"/>
                <w:vAlign w:val="center"/>
              </w:tcPr>
            </w:tcPrChange>
          </w:tcPr>
          <w:p w14:paraId="0E51FF22" w14:textId="7AF6608C" w:rsidR="00EA01C7" w:rsidRPr="00BB7730" w:rsidRDefault="00EA01C7" w:rsidP="00584C7E">
            <w:pPr>
              <w:spacing w:line="240" w:lineRule="exact"/>
              <w:contextualSpacing/>
              <w:jc w:val="center"/>
              <w:rPr>
                <w:ins w:id="18061" w:author="He Han" w:date="2026-10-22T21:24: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Change w:id="18062" w:author="He Han" w:date="2026-10-22T21:34:00Z">
                  <w:rPr>
                    <w:rFonts w:ascii="Times New Roman" w:eastAsia="仿宋_GB2312" w:hAnsi="Times New Roman" w:cs="Times New Roman"/>
                    <w:color w:val="00B0F0"/>
                    <w:sz w:val="18"/>
                    <w:szCs w:val="18"/>
                    <w:lang w:eastAsia="zh-CN"/>
                  </w:rPr>
                </w:rPrChange>
              </w:rPr>
              <w:t>Yes</w:t>
            </w:r>
          </w:p>
        </w:tc>
        <w:tc>
          <w:tcPr>
            <w:tcW w:w="2172" w:type="dxa"/>
            <w:vAlign w:val="center"/>
            <w:tcPrChange w:id="18063" w:author="He Han" w:date="2026-10-27T17:53:00Z">
              <w:tcPr>
                <w:tcW w:w="1978" w:type="dxa"/>
                <w:vAlign w:val="center"/>
              </w:tcPr>
            </w:tcPrChange>
          </w:tcPr>
          <w:p w14:paraId="7AB5812E" w14:textId="58E2E567" w:rsidR="00EA01C7" w:rsidRPr="00BB7730" w:rsidRDefault="00EA01C7" w:rsidP="00584C7E">
            <w:pPr>
              <w:spacing w:line="240" w:lineRule="exact"/>
              <w:contextualSpacing/>
              <w:jc w:val="center"/>
              <w:rPr>
                <w:ins w:id="18064" w:author="He Han" w:date="2026-10-22T21:24:00Z"/>
                <w:rFonts w:ascii="Times New Roman" w:eastAsia="仿宋_GB2312" w:hAnsi="Times New Roman" w:cs="Times New Roman"/>
                <w:color w:val="auto"/>
                <w:sz w:val="18"/>
                <w:szCs w:val="18"/>
              </w:rPr>
            </w:pPr>
            <w:ins w:id="18065" w:author="He Han" w:date="2026-10-22T21:27:00Z">
              <w:r w:rsidRPr="00BB7730">
                <w:rPr>
                  <w:rFonts w:ascii="Times New Roman" w:eastAsia="仿宋_GB2312" w:hAnsi="Times New Roman" w:cs="Times New Roman"/>
                  <w:color w:val="auto"/>
                  <w:sz w:val="18"/>
                  <w:szCs w:val="18"/>
                  <w:rPrChange w:id="18066"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067"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068"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069"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070"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071" w:author="He Han" w:date="2026-10-27T17:53:00Z">
              <w:tcPr>
                <w:tcW w:w="1978" w:type="dxa"/>
                <w:vAlign w:val="center"/>
              </w:tcPr>
            </w:tcPrChange>
          </w:tcPr>
          <w:p w14:paraId="2029CD01" w14:textId="138774B7" w:rsidR="00EA01C7" w:rsidRPr="00BB7730" w:rsidRDefault="00EA01C7" w:rsidP="00584C7E">
            <w:pPr>
              <w:spacing w:line="240" w:lineRule="exact"/>
              <w:contextualSpacing/>
              <w:jc w:val="center"/>
              <w:rPr>
                <w:ins w:id="18072" w:author="He Han" w:date="2026-10-22T21:24:00Z"/>
                <w:rFonts w:ascii="Times New Roman" w:eastAsia="仿宋_GB2312" w:hAnsi="Times New Roman" w:cs="Times New Roman"/>
                <w:color w:val="auto"/>
                <w:sz w:val="18"/>
                <w:szCs w:val="18"/>
                <w:lang w:eastAsia="zh-CN"/>
              </w:rPr>
            </w:pPr>
            <w:ins w:id="18073" w:author="He Han" w:date="2026-10-22T21:27:00Z">
              <w:r w:rsidRPr="00BB7730">
                <w:rPr>
                  <w:rFonts w:ascii="Times New Roman" w:eastAsia="仿宋_GB2312" w:hAnsi="Times New Roman" w:cs="Times New Roman"/>
                  <w:color w:val="auto"/>
                  <w:sz w:val="18"/>
                  <w:szCs w:val="18"/>
                  <w:rPrChange w:id="18074"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075"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076"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077"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078"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079" w:author="He Han" w:date="2026-10-27T17:53:00Z">
              <w:tcPr>
                <w:tcW w:w="1978" w:type="dxa"/>
                <w:vAlign w:val="center"/>
              </w:tcPr>
            </w:tcPrChange>
          </w:tcPr>
          <w:p w14:paraId="7EAA6C9C" w14:textId="4E955138" w:rsidR="00EA01C7" w:rsidRPr="00BB7730" w:rsidRDefault="00EA01C7" w:rsidP="00584C7E">
            <w:pPr>
              <w:spacing w:line="240" w:lineRule="exact"/>
              <w:contextualSpacing/>
              <w:jc w:val="center"/>
              <w:rPr>
                <w:ins w:id="18080" w:author="He Han" w:date="2026-10-22T21:24:00Z"/>
                <w:rFonts w:ascii="Times New Roman" w:eastAsia="仿宋_GB2312" w:hAnsi="Times New Roman" w:cs="Times New Roman"/>
                <w:color w:val="auto"/>
                <w:sz w:val="18"/>
                <w:szCs w:val="18"/>
              </w:rPr>
            </w:pPr>
            <w:ins w:id="18081" w:author="He Han" w:date="2026-10-22T21:32:00Z">
              <w:r w:rsidRPr="00BB7730">
                <w:rPr>
                  <w:rFonts w:ascii="Times New Roman" w:eastAsia="仿宋_GB2312" w:hAnsi="Times New Roman" w:cs="Times New Roman"/>
                  <w:color w:val="auto"/>
                  <w:sz w:val="18"/>
                  <w:szCs w:val="18"/>
                  <w:rPrChange w:id="18082"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083"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084"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085"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086"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087" w:author="He Han" w:date="2026-10-27T17:53:00Z">
              <w:tcPr>
                <w:tcW w:w="1978" w:type="dxa"/>
                <w:vAlign w:val="center"/>
              </w:tcPr>
            </w:tcPrChange>
          </w:tcPr>
          <w:p w14:paraId="6B15A749" w14:textId="5159A8C9" w:rsidR="00EA01C7" w:rsidRPr="00BB7730" w:rsidRDefault="00EA01C7" w:rsidP="00584C7E">
            <w:pPr>
              <w:spacing w:line="240" w:lineRule="exact"/>
              <w:contextualSpacing/>
              <w:jc w:val="center"/>
              <w:rPr>
                <w:ins w:id="18088" w:author="He Han" w:date="2026-10-22T21:24:00Z"/>
                <w:rFonts w:ascii="Times New Roman" w:eastAsia="仿宋_GB2312" w:hAnsi="Times New Roman" w:cs="Times New Roman"/>
                <w:color w:val="auto"/>
                <w:sz w:val="18"/>
                <w:szCs w:val="18"/>
              </w:rPr>
            </w:pPr>
            <w:ins w:id="18089" w:author="He Han" w:date="2026-10-22T21:33:00Z">
              <w:r w:rsidRPr="00BB7730">
                <w:rPr>
                  <w:rFonts w:ascii="Times New Roman" w:eastAsia="仿宋_GB2312" w:hAnsi="Times New Roman" w:cs="Times New Roman"/>
                  <w:color w:val="auto"/>
                  <w:sz w:val="18"/>
                  <w:szCs w:val="18"/>
                  <w:rPrChange w:id="18090"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091"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092"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093"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094"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095" w:author="He Han" w:date="2026-10-27T17:53:00Z">
              <w:tcPr>
                <w:tcW w:w="1978" w:type="dxa"/>
                <w:vAlign w:val="center"/>
              </w:tcPr>
            </w:tcPrChange>
          </w:tcPr>
          <w:p w14:paraId="38BF9D39" w14:textId="77ACFFE2" w:rsidR="00EA01C7" w:rsidRPr="00BB7730" w:rsidRDefault="00EA01C7" w:rsidP="00584C7E">
            <w:pPr>
              <w:spacing w:line="240" w:lineRule="exact"/>
              <w:contextualSpacing/>
              <w:jc w:val="center"/>
              <w:rPr>
                <w:ins w:id="18096" w:author="He Han" w:date="2026-10-22T21:24:00Z"/>
                <w:rFonts w:ascii="Times New Roman" w:eastAsia="仿宋_GB2312" w:hAnsi="Times New Roman" w:cs="Times New Roman"/>
                <w:color w:val="auto"/>
                <w:sz w:val="18"/>
                <w:szCs w:val="18"/>
              </w:rPr>
            </w:pPr>
            <w:ins w:id="18097" w:author="He Han" w:date="2026-10-22T21:27:00Z">
              <w:r w:rsidRPr="00BB7730">
                <w:rPr>
                  <w:rFonts w:ascii="Times New Roman" w:eastAsia="仿宋_GB2312" w:hAnsi="Times New Roman" w:cs="Times New Roman"/>
                  <w:color w:val="auto"/>
                  <w:sz w:val="18"/>
                  <w:szCs w:val="18"/>
                  <w:rPrChange w:id="18098"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099" w:author="He Han" w:date="2026-10-27T17:53:00Z">
              <w:tcPr>
                <w:tcW w:w="2010" w:type="dxa"/>
                <w:vAlign w:val="center"/>
              </w:tcPr>
            </w:tcPrChange>
          </w:tcPr>
          <w:p w14:paraId="29FF575E" w14:textId="42E16B46" w:rsidR="00EA01C7" w:rsidRPr="00BB7730" w:rsidRDefault="00EA01C7" w:rsidP="00584C7E">
            <w:pPr>
              <w:spacing w:line="240" w:lineRule="exact"/>
              <w:contextualSpacing/>
              <w:jc w:val="center"/>
              <w:rPr>
                <w:ins w:id="18100" w:author="He Han" w:date="2026-10-22T21:24:00Z"/>
                <w:rFonts w:ascii="Times New Roman" w:eastAsia="仿宋_GB2312" w:hAnsi="Times New Roman" w:cs="Times New Roman"/>
                <w:color w:val="auto"/>
                <w:sz w:val="15"/>
                <w:szCs w:val="15"/>
              </w:rPr>
            </w:pPr>
            <w:ins w:id="18101" w:author="He Han" w:date="2026-10-22T21:27:00Z">
              <w:r w:rsidRPr="00BB7730">
                <w:rPr>
                  <w:rFonts w:ascii="Times New Roman" w:eastAsia="仿宋_GB2312" w:hAnsi="Times New Roman" w:cs="Times New Roman"/>
                  <w:color w:val="auto"/>
                  <w:sz w:val="18"/>
                  <w:szCs w:val="18"/>
                  <w:rPrChange w:id="18102"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103" w:author="He Han" w:date="2026-10-27T17:53:00Z">
              <w:tcPr>
                <w:tcW w:w="1798" w:type="dxa"/>
                <w:vAlign w:val="center"/>
              </w:tcPr>
            </w:tcPrChange>
          </w:tcPr>
          <w:p w14:paraId="25C8F5A6" w14:textId="7DC588EB" w:rsidR="00EA01C7" w:rsidRPr="00BB7730" w:rsidRDefault="00EA01C7" w:rsidP="00EA01C7">
            <w:pPr>
              <w:spacing w:line="240" w:lineRule="exact"/>
              <w:contextualSpacing/>
              <w:jc w:val="center"/>
              <w:rPr>
                <w:ins w:id="18104" w:author="He Han" w:date="2026-10-27T17:46:00Z"/>
                <w:rFonts w:ascii="Times New Roman" w:eastAsia="仿宋_GB2312" w:hAnsi="Times New Roman" w:cs="Times New Roman"/>
                <w:color w:val="auto"/>
                <w:sz w:val="18"/>
                <w:szCs w:val="18"/>
              </w:rPr>
              <w:pPrChange w:id="18105" w:author="He Han" w:date="2026-10-27T17:47:00Z">
                <w:pPr>
                  <w:spacing w:line="240" w:lineRule="exact"/>
                  <w:contextualSpacing/>
                  <w:jc w:val="center"/>
                </w:pPr>
              </w:pPrChange>
            </w:pPr>
            <w:ins w:id="18106" w:author="He Han" w:date="2026-10-27T17:49: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ign w:val="center"/>
            <w:tcPrChange w:id="18107" w:author="He Han" w:date="2026-10-27T17:53:00Z">
              <w:tcPr>
                <w:tcW w:w="3000" w:type="dxa"/>
                <w:vMerge/>
                <w:vAlign w:val="center"/>
              </w:tcPr>
            </w:tcPrChange>
          </w:tcPr>
          <w:p w14:paraId="43C78BD0" w14:textId="6245AB49" w:rsidR="00EA01C7" w:rsidRPr="00BB7730" w:rsidRDefault="00EA01C7" w:rsidP="00584C7E">
            <w:pPr>
              <w:spacing w:line="240" w:lineRule="exact"/>
              <w:contextualSpacing/>
              <w:jc w:val="center"/>
              <w:rPr>
                <w:ins w:id="18108" w:author="He Han" w:date="2026-10-22T21:24:00Z"/>
                <w:rFonts w:ascii="Times New Roman" w:eastAsia="仿宋_GB2312" w:hAnsi="Times New Roman" w:cs="Times New Roman"/>
                <w:color w:val="auto"/>
                <w:sz w:val="18"/>
                <w:szCs w:val="18"/>
              </w:rPr>
            </w:pPr>
          </w:p>
        </w:tc>
      </w:tr>
      <w:tr w:rsidR="00EA6B9F" w:rsidRPr="00BB7730" w14:paraId="37DE2D10" w14:textId="77777777" w:rsidTr="00EA6B9F">
        <w:trPr>
          <w:trHeight w:val="435"/>
          <w:jc w:val="center"/>
          <w:ins w:id="18109" w:author="He Han" w:date="2026-10-22T21:23:00Z"/>
          <w:trPrChange w:id="18110" w:author="He Han" w:date="2026-10-27T17:53:00Z">
            <w:trPr>
              <w:trHeight w:val="424"/>
              <w:jc w:val="center"/>
            </w:trPr>
          </w:trPrChange>
        </w:trPr>
        <w:tc>
          <w:tcPr>
            <w:tcW w:w="3302" w:type="dxa"/>
            <w:vAlign w:val="center"/>
            <w:tcPrChange w:id="18111" w:author="He Han" w:date="2026-10-27T17:53:00Z">
              <w:tcPr>
                <w:tcW w:w="3007" w:type="dxa"/>
                <w:vAlign w:val="center"/>
              </w:tcPr>
            </w:tcPrChange>
          </w:tcPr>
          <w:p w14:paraId="31A36458" w14:textId="5CDD451A" w:rsidR="00EA01C7" w:rsidRPr="00BB7730" w:rsidRDefault="00EA01C7" w:rsidP="00584C7E">
            <w:pPr>
              <w:spacing w:line="240" w:lineRule="exact"/>
              <w:contextualSpacing/>
              <w:jc w:val="center"/>
              <w:rPr>
                <w:ins w:id="18112" w:author="He Han" w:date="2026-10-22T21:23:00Z"/>
                <w:rFonts w:ascii="Times New Roman" w:eastAsia="仿宋_GB2312" w:hAnsi="Times New Roman" w:cs="Times New Roman"/>
                <w:color w:val="auto"/>
                <w:sz w:val="18"/>
                <w:szCs w:val="18"/>
              </w:rPr>
            </w:pPr>
            <w:ins w:id="18113" w:author="He Han" w:date="2026-10-22T21:24:00Z">
              <w:r w:rsidRPr="00BB7730">
                <w:rPr>
                  <w:rFonts w:ascii="Times New Roman" w:eastAsia="仿宋_GB2312" w:hAnsi="Times New Roman" w:cs="Times New Roman"/>
                  <w:color w:val="auto"/>
                  <w:sz w:val="18"/>
                  <w:szCs w:val="18"/>
                  <w:lang w:eastAsia="zh-CN"/>
                  <w:rPrChange w:id="18114" w:author="He Han" w:date="2026-10-22T21:34:00Z">
                    <w:rPr>
                      <w:rFonts w:ascii="Times New Roman" w:eastAsia="仿宋_GB2312" w:hAnsi="Times New Roman" w:cs="Times New Roman"/>
                      <w:color w:val="00B0F0"/>
                      <w:sz w:val="18"/>
                      <w:szCs w:val="18"/>
                      <w:lang w:eastAsia="zh-CN"/>
                    </w:rPr>
                  </w:rPrChange>
                </w:rPr>
                <w:t>DIC</w:t>
              </w:r>
            </w:ins>
          </w:p>
        </w:tc>
        <w:tc>
          <w:tcPr>
            <w:tcW w:w="2176" w:type="dxa"/>
            <w:vAlign w:val="center"/>
            <w:tcPrChange w:id="18115" w:author="He Han" w:date="2026-10-27T17:53:00Z">
              <w:tcPr>
                <w:tcW w:w="1982" w:type="dxa"/>
                <w:vAlign w:val="center"/>
              </w:tcPr>
            </w:tcPrChange>
          </w:tcPr>
          <w:p w14:paraId="644D52F1" w14:textId="2FB0ED22" w:rsidR="00EA01C7" w:rsidRPr="00BB7730" w:rsidRDefault="00EA01C7" w:rsidP="00584C7E">
            <w:pPr>
              <w:spacing w:line="240" w:lineRule="exact"/>
              <w:contextualSpacing/>
              <w:jc w:val="center"/>
              <w:rPr>
                <w:ins w:id="18116" w:author="He Han" w:date="2026-10-22T21:23:00Z"/>
                <w:rFonts w:ascii="Times New Roman" w:eastAsia="仿宋_GB2312" w:hAnsi="Times New Roman" w:cs="Times New Roman"/>
                <w:color w:val="auto"/>
                <w:sz w:val="18"/>
                <w:szCs w:val="18"/>
              </w:rPr>
            </w:pPr>
            <w:ins w:id="18117" w:author="He Han" w:date="2026-10-22T21:26:00Z">
              <w:r w:rsidRPr="00BB7730">
                <w:rPr>
                  <w:rFonts w:ascii="Times New Roman" w:eastAsia="仿宋_GB2312" w:hAnsi="Times New Roman" w:cs="Times New Roman"/>
                  <w:color w:val="auto"/>
                  <w:sz w:val="18"/>
                  <w:szCs w:val="18"/>
                  <w:rPrChange w:id="18118"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119" w:author="He Han" w:date="2026-10-27T17:53:00Z">
              <w:tcPr>
                <w:tcW w:w="1978" w:type="dxa"/>
                <w:vAlign w:val="center"/>
              </w:tcPr>
            </w:tcPrChange>
          </w:tcPr>
          <w:p w14:paraId="0573D2A1" w14:textId="31860067" w:rsidR="00EA01C7" w:rsidRPr="00BB7730" w:rsidRDefault="00EA01C7" w:rsidP="00584C7E">
            <w:pPr>
              <w:spacing w:line="240" w:lineRule="exact"/>
              <w:contextualSpacing/>
              <w:jc w:val="center"/>
              <w:rPr>
                <w:ins w:id="18120" w:author="He Han" w:date="2026-10-22T21:23:00Z"/>
                <w:rFonts w:ascii="Times New Roman" w:eastAsia="仿宋_GB2312" w:hAnsi="Times New Roman" w:cs="Times New Roman"/>
                <w:color w:val="auto"/>
                <w:sz w:val="18"/>
                <w:szCs w:val="18"/>
              </w:rPr>
            </w:pPr>
            <w:ins w:id="18121" w:author="He Han" w:date="2026-10-22T21:26:00Z">
              <w:r w:rsidRPr="00BB7730">
                <w:rPr>
                  <w:rFonts w:ascii="Times New Roman" w:eastAsia="仿宋_GB2312" w:hAnsi="Times New Roman" w:cs="Times New Roman"/>
                  <w:color w:val="auto"/>
                  <w:sz w:val="18"/>
                  <w:szCs w:val="18"/>
                  <w:rPrChange w:id="18122"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123" w:author="He Han" w:date="2026-10-27T17:53:00Z">
              <w:tcPr>
                <w:tcW w:w="1978" w:type="dxa"/>
                <w:vAlign w:val="center"/>
              </w:tcPr>
            </w:tcPrChange>
          </w:tcPr>
          <w:p w14:paraId="47640D41" w14:textId="7CCA3B18" w:rsidR="00EA01C7" w:rsidRPr="00BB7730" w:rsidRDefault="00EA01C7" w:rsidP="00584C7E">
            <w:pPr>
              <w:spacing w:line="240" w:lineRule="exact"/>
              <w:contextualSpacing/>
              <w:jc w:val="center"/>
              <w:rPr>
                <w:ins w:id="18124" w:author="He Han" w:date="2026-10-22T21:23:00Z"/>
                <w:rFonts w:ascii="Times New Roman" w:eastAsia="仿宋_GB2312" w:hAnsi="Times New Roman" w:cs="Times New Roman"/>
                <w:color w:val="auto"/>
                <w:sz w:val="18"/>
                <w:szCs w:val="18"/>
              </w:rPr>
            </w:pPr>
            <w:ins w:id="18125" w:author="He Han" w:date="2026-10-22T21:27:00Z">
              <w:r w:rsidRPr="00BB7730">
                <w:rPr>
                  <w:rFonts w:ascii="Times New Roman" w:eastAsia="仿宋_GB2312" w:hAnsi="Times New Roman" w:cs="Times New Roman"/>
                  <w:color w:val="auto"/>
                  <w:sz w:val="18"/>
                  <w:szCs w:val="18"/>
                  <w:rPrChange w:id="18126"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127" w:author="He Han" w:date="2026-10-27T17:53:00Z">
              <w:tcPr>
                <w:tcW w:w="1978" w:type="dxa"/>
                <w:vAlign w:val="center"/>
              </w:tcPr>
            </w:tcPrChange>
          </w:tcPr>
          <w:p w14:paraId="645D5B3D" w14:textId="7549F317" w:rsidR="00EA01C7" w:rsidRPr="00BB7730" w:rsidRDefault="00EA01C7" w:rsidP="00584C7E">
            <w:pPr>
              <w:spacing w:line="240" w:lineRule="exact"/>
              <w:contextualSpacing/>
              <w:jc w:val="center"/>
              <w:rPr>
                <w:ins w:id="18128" w:author="He Han" w:date="2026-10-22T21:23:00Z"/>
                <w:rFonts w:ascii="Times New Roman" w:eastAsia="仿宋_GB2312" w:hAnsi="Times New Roman" w:cs="Times New Roman"/>
                <w:color w:val="auto"/>
                <w:sz w:val="18"/>
                <w:szCs w:val="18"/>
              </w:rPr>
            </w:pPr>
            <w:ins w:id="18129"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8130" w:author="He Han" w:date="2026-10-27T17:53:00Z">
              <w:tcPr>
                <w:tcW w:w="1978" w:type="dxa"/>
                <w:vAlign w:val="center"/>
              </w:tcPr>
            </w:tcPrChange>
          </w:tcPr>
          <w:p w14:paraId="6C823130" w14:textId="30FF9E6F" w:rsidR="00EA01C7" w:rsidRPr="00BB7730" w:rsidRDefault="00EA01C7" w:rsidP="00584C7E">
            <w:pPr>
              <w:spacing w:line="240" w:lineRule="exact"/>
              <w:contextualSpacing/>
              <w:jc w:val="center"/>
              <w:rPr>
                <w:ins w:id="18131" w:author="He Han" w:date="2026-10-22T21:23:00Z"/>
                <w:rFonts w:ascii="Times New Roman" w:eastAsia="仿宋_GB2312" w:hAnsi="Times New Roman" w:cs="Times New Roman"/>
                <w:color w:val="auto"/>
                <w:sz w:val="18"/>
                <w:szCs w:val="18"/>
              </w:rPr>
            </w:pPr>
            <w:ins w:id="18132" w:author="He Han" w:date="2026-10-22T21:27:00Z">
              <w:r w:rsidRPr="00BB7730">
                <w:rPr>
                  <w:rFonts w:ascii="Times New Roman" w:eastAsia="仿宋_GB2312" w:hAnsi="Times New Roman" w:cs="Times New Roman"/>
                  <w:color w:val="auto"/>
                  <w:sz w:val="18"/>
                  <w:szCs w:val="18"/>
                  <w:rPrChange w:id="18133"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134"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135"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136"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137"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138" w:author="He Han" w:date="2026-10-27T17:53:00Z">
              <w:tcPr>
                <w:tcW w:w="1978" w:type="dxa"/>
                <w:vAlign w:val="center"/>
              </w:tcPr>
            </w:tcPrChange>
          </w:tcPr>
          <w:p w14:paraId="59A5EC35" w14:textId="596DE383" w:rsidR="00EA01C7" w:rsidRPr="00BB7730" w:rsidRDefault="00EA01C7" w:rsidP="00584C7E">
            <w:pPr>
              <w:spacing w:line="240" w:lineRule="exact"/>
              <w:contextualSpacing/>
              <w:jc w:val="center"/>
              <w:rPr>
                <w:ins w:id="18139" w:author="He Han" w:date="2026-10-22T21:23:00Z"/>
                <w:rFonts w:ascii="Times New Roman" w:eastAsia="仿宋_GB2312" w:hAnsi="Times New Roman" w:cs="Times New Roman"/>
                <w:color w:val="auto"/>
                <w:sz w:val="18"/>
                <w:szCs w:val="18"/>
                <w:lang w:eastAsia="zh-CN"/>
              </w:rPr>
            </w:pPr>
            <w:ins w:id="18140" w:author="He Han" w:date="2026-10-22T21:27:00Z">
              <w:r w:rsidRPr="00BB7730">
                <w:rPr>
                  <w:rFonts w:ascii="Times New Roman" w:eastAsia="仿宋_GB2312" w:hAnsi="Times New Roman" w:cs="Times New Roman"/>
                  <w:color w:val="auto"/>
                  <w:sz w:val="18"/>
                  <w:szCs w:val="18"/>
                  <w:rPrChange w:id="18141"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142"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143"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144"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145"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146" w:author="He Han" w:date="2026-10-27T17:53:00Z">
              <w:tcPr>
                <w:tcW w:w="1978" w:type="dxa"/>
                <w:vAlign w:val="center"/>
              </w:tcPr>
            </w:tcPrChange>
          </w:tcPr>
          <w:p w14:paraId="4D638B23" w14:textId="67BDF49A" w:rsidR="00EA01C7" w:rsidRPr="00BB7730" w:rsidRDefault="00EA01C7" w:rsidP="00584C7E">
            <w:pPr>
              <w:spacing w:line="240" w:lineRule="exact"/>
              <w:contextualSpacing/>
              <w:jc w:val="center"/>
              <w:rPr>
                <w:ins w:id="18147" w:author="He Han" w:date="2026-10-22T21:23:00Z"/>
                <w:rFonts w:ascii="Times New Roman" w:eastAsia="仿宋_GB2312" w:hAnsi="Times New Roman" w:cs="Times New Roman"/>
                <w:color w:val="auto"/>
                <w:sz w:val="18"/>
                <w:szCs w:val="18"/>
              </w:rPr>
            </w:pPr>
            <w:ins w:id="18148" w:author="He Han" w:date="2026-10-22T21:32:00Z">
              <w:r w:rsidRPr="00BB7730">
                <w:rPr>
                  <w:rFonts w:ascii="Times New Roman" w:eastAsia="仿宋_GB2312" w:hAnsi="Times New Roman" w:cs="Times New Roman"/>
                  <w:color w:val="auto"/>
                  <w:sz w:val="18"/>
                  <w:szCs w:val="18"/>
                  <w:rPrChange w:id="18149"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150"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151"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152"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153"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154" w:author="He Han" w:date="2026-10-27T17:53:00Z">
              <w:tcPr>
                <w:tcW w:w="1978" w:type="dxa"/>
                <w:vAlign w:val="center"/>
              </w:tcPr>
            </w:tcPrChange>
          </w:tcPr>
          <w:p w14:paraId="7EDDAE67" w14:textId="7D5D93E1" w:rsidR="00EA01C7" w:rsidRPr="00BB7730" w:rsidRDefault="00EA01C7" w:rsidP="00584C7E">
            <w:pPr>
              <w:spacing w:line="240" w:lineRule="exact"/>
              <w:contextualSpacing/>
              <w:jc w:val="center"/>
              <w:rPr>
                <w:ins w:id="18155" w:author="He Han" w:date="2026-10-22T21:23:00Z"/>
                <w:rFonts w:ascii="Times New Roman" w:eastAsia="仿宋_GB2312" w:hAnsi="Times New Roman" w:cs="Times New Roman"/>
                <w:color w:val="auto"/>
                <w:sz w:val="18"/>
                <w:szCs w:val="18"/>
              </w:rPr>
            </w:pPr>
            <w:ins w:id="18156" w:author="He Han" w:date="2026-10-22T21:32:00Z">
              <w:r w:rsidRPr="00BB7730">
                <w:rPr>
                  <w:rFonts w:ascii="Times New Roman" w:eastAsia="仿宋_GB2312" w:hAnsi="Times New Roman" w:cs="Times New Roman"/>
                  <w:color w:val="auto"/>
                  <w:sz w:val="18"/>
                  <w:szCs w:val="18"/>
                  <w:rPrChange w:id="18157"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158" w:author="He Han" w:date="2026-10-27T17:53:00Z">
              <w:tcPr>
                <w:tcW w:w="1978" w:type="dxa"/>
                <w:vAlign w:val="center"/>
              </w:tcPr>
            </w:tcPrChange>
          </w:tcPr>
          <w:p w14:paraId="1978ACD1" w14:textId="09FF1A13" w:rsidR="00EA01C7" w:rsidRPr="00BB7730" w:rsidRDefault="00EA01C7" w:rsidP="00584C7E">
            <w:pPr>
              <w:spacing w:line="240" w:lineRule="exact"/>
              <w:contextualSpacing/>
              <w:jc w:val="center"/>
              <w:rPr>
                <w:ins w:id="18159" w:author="He Han" w:date="2026-10-22T21:23:00Z"/>
                <w:rFonts w:ascii="Times New Roman" w:eastAsia="仿宋_GB2312" w:hAnsi="Times New Roman" w:cs="Times New Roman"/>
                <w:color w:val="auto"/>
                <w:sz w:val="18"/>
                <w:szCs w:val="18"/>
              </w:rPr>
            </w:pPr>
            <w:ins w:id="18160" w:author="He Han" w:date="2026-10-22T21:27:00Z">
              <w:r w:rsidRPr="00BB7730">
                <w:rPr>
                  <w:rFonts w:ascii="Times New Roman" w:eastAsia="仿宋_GB2312" w:hAnsi="Times New Roman" w:cs="Times New Roman"/>
                  <w:color w:val="auto"/>
                  <w:sz w:val="18"/>
                  <w:szCs w:val="18"/>
                  <w:rPrChange w:id="18161"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162" w:author="He Han" w:date="2026-10-27T17:53:00Z">
              <w:tcPr>
                <w:tcW w:w="2010" w:type="dxa"/>
                <w:vAlign w:val="center"/>
              </w:tcPr>
            </w:tcPrChange>
          </w:tcPr>
          <w:p w14:paraId="458A8A18" w14:textId="1A97FDC8" w:rsidR="00EA01C7" w:rsidRPr="00BB7730" w:rsidRDefault="00EA01C7" w:rsidP="00584C7E">
            <w:pPr>
              <w:spacing w:line="240" w:lineRule="exact"/>
              <w:contextualSpacing/>
              <w:jc w:val="center"/>
              <w:rPr>
                <w:ins w:id="18163" w:author="He Han" w:date="2026-10-22T21:23:00Z"/>
                <w:rFonts w:ascii="Times New Roman" w:eastAsia="仿宋_GB2312" w:hAnsi="Times New Roman" w:cs="Times New Roman"/>
                <w:color w:val="auto"/>
                <w:sz w:val="15"/>
                <w:szCs w:val="15"/>
              </w:rPr>
            </w:pPr>
            <w:ins w:id="18164" w:author="He Han" w:date="2026-10-22T21:27:00Z">
              <w:r w:rsidRPr="00BB7730">
                <w:rPr>
                  <w:rFonts w:ascii="Times New Roman" w:eastAsia="仿宋_GB2312" w:hAnsi="Times New Roman" w:cs="Times New Roman"/>
                  <w:color w:val="auto"/>
                  <w:sz w:val="18"/>
                  <w:szCs w:val="18"/>
                  <w:rPrChange w:id="18165"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166" w:author="He Han" w:date="2026-10-27T17:53:00Z">
              <w:tcPr>
                <w:tcW w:w="1798" w:type="dxa"/>
                <w:vAlign w:val="center"/>
              </w:tcPr>
            </w:tcPrChange>
          </w:tcPr>
          <w:p w14:paraId="619C882D" w14:textId="517D0DF0" w:rsidR="00EA01C7" w:rsidRPr="00BB7730" w:rsidRDefault="006E26BF" w:rsidP="00EA01C7">
            <w:pPr>
              <w:spacing w:line="240" w:lineRule="exact"/>
              <w:contextualSpacing/>
              <w:jc w:val="center"/>
              <w:rPr>
                <w:ins w:id="18167" w:author="He Han" w:date="2026-10-27T17:46:00Z"/>
                <w:rFonts w:ascii="Times New Roman" w:eastAsia="仿宋_GB2312" w:hAnsi="Times New Roman" w:cs="Times New Roman"/>
                <w:color w:val="auto"/>
                <w:sz w:val="18"/>
                <w:szCs w:val="18"/>
              </w:rPr>
              <w:pPrChange w:id="18168" w:author="He Han" w:date="2026-10-27T17:47:00Z">
                <w:pPr>
                  <w:spacing w:line="240" w:lineRule="exact"/>
                  <w:contextualSpacing/>
                  <w:jc w:val="center"/>
                </w:pPr>
              </w:pPrChange>
            </w:pPr>
            <w:ins w:id="18169" w:author="He Han" w:date="2026-10-27T17:50:00Z">
              <w:r w:rsidRPr="002079CD">
                <w:rPr>
                  <w:rFonts w:ascii="Times New Roman" w:eastAsia="仿宋_GB2312" w:hAnsi="Times New Roman" w:cs="Times New Roman"/>
                  <w:color w:val="auto"/>
                  <w:sz w:val="18"/>
                  <w:szCs w:val="18"/>
                </w:rPr>
                <w:t>Yes</w:t>
              </w:r>
            </w:ins>
          </w:p>
        </w:tc>
        <w:tc>
          <w:tcPr>
            <w:tcW w:w="3295" w:type="dxa"/>
            <w:vMerge/>
            <w:vAlign w:val="center"/>
            <w:tcPrChange w:id="18170" w:author="He Han" w:date="2026-10-27T17:53:00Z">
              <w:tcPr>
                <w:tcW w:w="3000" w:type="dxa"/>
                <w:vMerge/>
                <w:vAlign w:val="center"/>
              </w:tcPr>
            </w:tcPrChange>
          </w:tcPr>
          <w:p w14:paraId="6EE08F16" w14:textId="2984AAE3" w:rsidR="00EA01C7" w:rsidRPr="00BB7730" w:rsidRDefault="00EA01C7" w:rsidP="00584C7E">
            <w:pPr>
              <w:spacing w:line="240" w:lineRule="exact"/>
              <w:contextualSpacing/>
              <w:jc w:val="center"/>
              <w:rPr>
                <w:ins w:id="18171" w:author="He Han" w:date="2026-10-22T21:23:00Z"/>
                <w:rFonts w:ascii="Times New Roman" w:eastAsia="仿宋_GB2312" w:hAnsi="Times New Roman" w:cs="Times New Roman"/>
                <w:color w:val="auto"/>
                <w:sz w:val="18"/>
                <w:szCs w:val="18"/>
              </w:rPr>
            </w:pPr>
          </w:p>
        </w:tc>
      </w:tr>
      <w:tr w:rsidR="00EA6B9F" w:rsidRPr="00BB7730" w14:paraId="7C6B8BDF" w14:textId="77777777" w:rsidTr="00EA6B9F">
        <w:trPr>
          <w:trHeight w:val="435"/>
          <w:jc w:val="center"/>
          <w:ins w:id="18172" w:author="He Han" w:date="2026-10-22T21:23:00Z"/>
          <w:trPrChange w:id="18173" w:author="He Han" w:date="2026-10-27T17:53:00Z">
            <w:trPr>
              <w:trHeight w:val="424"/>
              <w:jc w:val="center"/>
            </w:trPr>
          </w:trPrChange>
        </w:trPr>
        <w:tc>
          <w:tcPr>
            <w:tcW w:w="3302" w:type="dxa"/>
            <w:vAlign w:val="center"/>
            <w:tcPrChange w:id="18174" w:author="He Han" w:date="2026-10-27T17:53:00Z">
              <w:tcPr>
                <w:tcW w:w="3007" w:type="dxa"/>
                <w:vAlign w:val="center"/>
              </w:tcPr>
            </w:tcPrChange>
          </w:tcPr>
          <w:p w14:paraId="5FDA0C6E" w14:textId="53EFA1F2" w:rsidR="00EA01C7" w:rsidRPr="00BB7730" w:rsidRDefault="00EA01C7" w:rsidP="00584C7E">
            <w:pPr>
              <w:spacing w:line="240" w:lineRule="exact"/>
              <w:contextualSpacing/>
              <w:jc w:val="center"/>
              <w:rPr>
                <w:ins w:id="18175" w:author="He Han" w:date="2026-10-22T21:23:00Z"/>
                <w:rFonts w:ascii="Times New Roman" w:eastAsia="仿宋_GB2312" w:hAnsi="Times New Roman" w:cs="Times New Roman"/>
                <w:color w:val="auto"/>
                <w:sz w:val="18"/>
                <w:szCs w:val="18"/>
              </w:rPr>
            </w:pPr>
            <w:ins w:id="18176" w:author="He Han" w:date="2026-10-22T21:24:00Z">
              <w:r w:rsidRPr="00BB7730">
                <w:rPr>
                  <w:rFonts w:ascii="Times New Roman" w:eastAsia="仿宋_GB2312" w:hAnsi="Times New Roman" w:cs="Times New Roman"/>
                  <w:color w:val="auto"/>
                  <w:sz w:val="18"/>
                  <w:szCs w:val="18"/>
                  <w:lang w:eastAsia="zh-CN"/>
                  <w:rPrChange w:id="18177" w:author="He Han" w:date="2026-10-22T21:34:00Z">
                    <w:rPr>
                      <w:rFonts w:ascii="Times New Roman" w:eastAsia="仿宋_GB2312" w:hAnsi="Times New Roman" w:cs="Times New Roman"/>
                      <w:color w:val="00B0F0"/>
                      <w:sz w:val="18"/>
                      <w:szCs w:val="18"/>
                      <w:lang w:eastAsia="zh-CN"/>
                    </w:rPr>
                  </w:rPrChange>
                </w:rPr>
                <w:t>Methanol</w:t>
              </w:r>
            </w:ins>
          </w:p>
        </w:tc>
        <w:tc>
          <w:tcPr>
            <w:tcW w:w="2176" w:type="dxa"/>
            <w:vAlign w:val="center"/>
            <w:tcPrChange w:id="18178" w:author="He Han" w:date="2026-10-27T17:53:00Z">
              <w:tcPr>
                <w:tcW w:w="1982" w:type="dxa"/>
                <w:vAlign w:val="center"/>
              </w:tcPr>
            </w:tcPrChange>
          </w:tcPr>
          <w:p w14:paraId="4B1BBE9D" w14:textId="2B2494E9" w:rsidR="00EA01C7" w:rsidRPr="00BB7730" w:rsidRDefault="00EA01C7" w:rsidP="00584C7E">
            <w:pPr>
              <w:spacing w:line="240" w:lineRule="exact"/>
              <w:contextualSpacing/>
              <w:jc w:val="center"/>
              <w:rPr>
                <w:ins w:id="18179" w:author="He Han" w:date="2026-10-22T21:23:00Z"/>
                <w:rFonts w:ascii="Times New Roman" w:eastAsia="仿宋_GB2312" w:hAnsi="Times New Roman" w:cs="Times New Roman"/>
                <w:color w:val="auto"/>
                <w:sz w:val="18"/>
                <w:szCs w:val="18"/>
              </w:rPr>
            </w:pPr>
            <w:ins w:id="18180" w:author="He Han" w:date="2026-10-22T21:26:00Z">
              <w:r w:rsidRPr="00BB7730">
                <w:rPr>
                  <w:rFonts w:ascii="Times New Roman" w:eastAsia="仿宋_GB2312" w:hAnsi="Times New Roman" w:cs="Times New Roman"/>
                  <w:color w:val="auto"/>
                  <w:sz w:val="18"/>
                  <w:szCs w:val="18"/>
                  <w:rPrChange w:id="18181"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182" w:author="He Han" w:date="2026-10-27T17:53:00Z">
              <w:tcPr>
                <w:tcW w:w="1978" w:type="dxa"/>
                <w:vAlign w:val="center"/>
              </w:tcPr>
            </w:tcPrChange>
          </w:tcPr>
          <w:p w14:paraId="026C6109" w14:textId="357179E0" w:rsidR="00EA01C7" w:rsidRPr="00BB7730" w:rsidRDefault="00EA01C7" w:rsidP="00584C7E">
            <w:pPr>
              <w:spacing w:line="240" w:lineRule="exact"/>
              <w:contextualSpacing/>
              <w:jc w:val="center"/>
              <w:rPr>
                <w:ins w:id="18183" w:author="He Han" w:date="2026-10-22T21:23:00Z"/>
                <w:rFonts w:ascii="Times New Roman" w:eastAsia="仿宋_GB2312" w:hAnsi="Times New Roman" w:cs="Times New Roman"/>
                <w:color w:val="auto"/>
                <w:sz w:val="18"/>
                <w:szCs w:val="18"/>
              </w:rPr>
            </w:pPr>
            <w:ins w:id="18184" w:author="He Han" w:date="2026-10-22T21:26:00Z">
              <w:r w:rsidRPr="00BB7730">
                <w:rPr>
                  <w:rFonts w:ascii="Times New Roman" w:eastAsia="仿宋_GB2312" w:hAnsi="Times New Roman" w:cs="Times New Roman"/>
                  <w:color w:val="auto"/>
                  <w:sz w:val="18"/>
                  <w:szCs w:val="18"/>
                  <w:rPrChange w:id="18185"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186" w:author="He Han" w:date="2026-10-27T17:53:00Z">
              <w:tcPr>
                <w:tcW w:w="1978" w:type="dxa"/>
                <w:vAlign w:val="center"/>
              </w:tcPr>
            </w:tcPrChange>
          </w:tcPr>
          <w:p w14:paraId="12D33B23" w14:textId="5D5D47F0" w:rsidR="00EA01C7" w:rsidRPr="00BB7730" w:rsidRDefault="00EA01C7" w:rsidP="00584C7E">
            <w:pPr>
              <w:spacing w:line="240" w:lineRule="exact"/>
              <w:contextualSpacing/>
              <w:jc w:val="center"/>
              <w:rPr>
                <w:ins w:id="18187" w:author="He Han" w:date="2026-10-22T21:23:00Z"/>
                <w:rFonts w:ascii="Times New Roman" w:eastAsia="仿宋_GB2312" w:hAnsi="Times New Roman" w:cs="Times New Roman"/>
                <w:color w:val="auto"/>
                <w:sz w:val="18"/>
                <w:szCs w:val="18"/>
              </w:rPr>
            </w:pPr>
            <w:ins w:id="18188" w:author="He Han" w:date="2026-10-22T21:27:00Z">
              <w:r w:rsidRPr="00BB7730">
                <w:rPr>
                  <w:rFonts w:ascii="Times New Roman" w:eastAsia="仿宋_GB2312" w:hAnsi="Times New Roman" w:cs="Times New Roman"/>
                  <w:color w:val="auto"/>
                  <w:sz w:val="18"/>
                  <w:szCs w:val="18"/>
                  <w:rPrChange w:id="18189"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190" w:author="He Han" w:date="2026-10-27T17:53:00Z">
              <w:tcPr>
                <w:tcW w:w="1978" w:type="dxa"/>
                <w:vAlign w:val="center"/>
              </w:tcPr>
            </w:tcPrChange>
          </w:tcPr>
          <w:p w14:paraId="4C906F47" w14:textId="5E9D998D" w:rsidR="00EA01C7" w:rsidRPr="00BB7730" w:rsidRDefault="00EA01C7" w:rsidP="00584C7E">
            <w:pPr>
              <w:spacing w:line="240" w:lineRule="exact"/>
              <w:contextualSpacing/>
              <w:jc w:val="center"/>
              <w:rPr>
                <w:ins w:id="18191" w:author="He Han" w:date="2026-10-22T21:23:00Z"/>
                <w:rFonts w:ascii="Times New Roman" w:eastAsia="仿宋_GB2312" w:hAnsi="Times New Roman" w:cs="Times New Roman"/>
                <w:color w:val="auto"/>
                <w:sz w:val="18"/>
                <w:szCs w:val="18"/>
              </w:rPr>
            </w:pPr>
            <w:ins w:id="18192"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8193" w:author="He Han" w:date="2026-10-27T17:53:00Z">
              <w:tcPr>
                <w:tcW w:w="1978" w:type="dxa"/>
                <w:vAlign w:val="center"/>
              </w:tcPr>
            </w:tcPrChange>
          </w:tcPr>
          <w:p w14:paraId="5C09E529" w14:textId="5F18AE7B" w:rsidR="00EA01C7" w:rsidRPr="00BB7730" w:rsidRDefault="00EA01C7" w:rsidP="00584C7E">
            <w:pPr>
              <w:spacing w:line="240" w:lineRule="exact"/>
              <w:contextualSpacing/>
              <w:jc w:val="center"/>
              <w:rPr>
                <w:ins w:id="18194" w:author="He Han" w:date="2026-10-22T21:23:00Z"/>
                <w:rFonts w:ascii="Times New Roman" w:eastAsia="仿宋_GB2312" w:hAnsi="Times New Roman" w:cs="Times New Roman"/>
                <w:color w:val="auto"/>
                <w:sz w:val="18"/>
                <w:szCs w:val="18"/>
              </w:rPr>
            </w:pPr>
            <w:ins w:id="18195" w:author="He Han" w:date="2026-10-22T21:27:00Z">
              <w:r w:rsidRPr="00BB7730">
                <w:rPr>
                  <w:rFonts w:ascii="Times New Roman" w:eastAsia="仿宋_GB2312" w:hAnsi="Times New Roman" w:cs="Times New Roman"/>
                  <w:color w:val="auto"/>
                  <w:sz w:val="18"/>
                  <w:szCs w:val="18"/>
                  <w:rPrChange w:id="18196"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197"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198"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199"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00"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01" w:author="He Han" w:date="2026-10-27T17:53:00Z">
              <w:tcPr>
                <w:tcW w:w="1978" w:type="dxa"/>
                <w:vAlign w:val="center"/>
              </w:tcPr>
            </w:tcPrChange>
          </w:tcPr>
          <w:p w14:paraId="02A94518" w14:textId="50EA92FA" w:rsidR="00EA01C7" w:rsidRPr="00BB7730" w:rsidRDefault="00EA01C7" w:rsidP="00584C7E">
            <w:pPr>
              <w:spacing w:line="240" w:lineRule="exact"/>
              <w:contextualSpacing/>
              <w:jc w:val="center"/>
              <w:rPr>
                <w:ins w:id="18202" w:author="He Han" w:date="2026-10-22T21:23:00Z"/>
                <w:rFonts w:ascii="Times New Roman" w:eastAsia="仿宋_GB2312" w:hAnsi="Times New Roman" w:cs="Times New Roman"/>
                <w:color w:val="auto"/>
                <w:sz w:val="18"/>
                <w:szCs w:val="18"/>
                <w:lang w:eastAsia="zh-CN"/>
              </w:rPr>
            </w:pPr>
            <w:ins w:id="18203" w:author="He Han" w:date="2026-10-22T21:27:00Z">
              <w:r w:rsidRPr="00BB7730">
                <w:rPr>
                  <w:rFonts w:ascii="Times New Roman" w:eastAsia="仿宋_GB2312" w:hAnsi="Times New Roman" w:cs="Times New Roman"/>
                  <w:color w:val="auto"/>
                  <w:sz w:val="18"/>
                  <w:szCs w:val="18"/>
                  <w:rPrChange w:id="18204"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205"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206"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207"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08"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09" w:author="He Han" w:date="2026-10-27T17:53:00Z">
              <w:tcPr>
                <w:tcW w:w="1978" w:type="dxa"/>
                <w:vAlign w:val="center"/>
              </w:tcPr>
            </w:tcPrChange>
          </w:tcPr>
          <w:p w14:paraId="32CC4C1D" w14:textId="5215690B" w:rsidR="00EA01C7" w:rsidRPr="00BB7730" w:rsidRDefault="00EA01C7" w:rsidP="00584C7E">
            <w:pPr>
              <w:spacing w:line="240" w:lineRule="exact"/>
              <w:contextualSpacing/>
              <w:jc w:val="center"/>
              <w:rPr>
                <w:ins w:id="18210" w:author="He Han" w:date="2026-10-22T21:23:00Z"/>
                <w:rFonts w:ascii="Times New Roman" w:eastAsia="仿宋_GB2312" w:hAnsi="Times New Roman" w:cs="Times New Roman"/>
                <w:color w:val="auto"/>
                <w:sz w:val="18"/>
                <w:szCs w:val="18"/>
              </w:rPr>
            </w:pPr>
            <w:ins w:id="18211" w:author="He Han" w:date="2026-10-22T21:32:00Z">
              <w:r w:rsidRPr="00BB7730">
                <w:rPr>
                  <w:rFonts w:ascii="Times New Roman" w:eastAsia="仿宋_GB2312" w:hAnsi="Times New Roman" w:cs="Times New Roman"/>
                  <w:color w:val="auto"/>
                  <w:sz w:val="18"/>
                  <w:szCs w:val="18"/>
                  <w:rPrChange w:id="18212"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213"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214"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215"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16"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17" w:author="He Han" w:date="2026-10-27T17:53:00Z">
              <w:tcPr>
                <w:tcW w:w="1978" w:type="dxa"/>
                <w:vAlign w:val="center"/>
              </w:tcPr>
            </w:tcPrChange>
          </w:tcPr>
          <w:p w14:paraId="6290B653" w14:textId="1A6BBE3D" w:rsidR="00EA01C7" w:rsidRPr="00BB7730" w:rsidRDefault="00EA01C7" w:rsidP="00584C7E">
            <w:pPr>
              <w:spacing w:line="240" w:lineRule="exact"/>
              <w:contextualSpacing/>
              <w:jc w:val="center"/>
              <w:rPr>
                <w:ins w:id="18218" w:author="He Han" w:date="2026-10-22T21:23:00Z"/>
                <w:rFonts w:ascii="Times New Roman" w:eastAsia="仿宋_GB2312" w:hAnsi="Times New Roman" w:cs="Times New Roman"/>
                <w:color w:val="auto"/>
                <w:sz w:val="18"/>
                <w:szCs w:val="18"/>
              </w:rPr>
            </w:pPr>
            <w:ins w:id="18219" w:author="He Han" w:date="2026-10-22T21:33:00Z">
              <w:r w:rsidRPr="00BB7730">
                <w:rPr>
                  <w:rFonts w:ascii="Times New Roman" w:eastAsia="仿宋_GB2312" w:hAnsi="Times New Roman" w:cs="Times New Roman"/>
                  <w:color w:val="auto"/>
                  <w:sz w:val="18"/>
                  <w:szCs w:val="18"/>
                  <w:rPrChange w:id="18220"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221"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222"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223"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24"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25" w:author="He Han" w:date="2026-10-27T17:53:00Z">
              <w:tcPr>
                <w:tcW w:w="1978" w:type="dxa"/>
                <w:vAlign w:val="center"/>
              </w:tcPr>
            </w:tcPrChange>
          </w:tcPr>
          <w:p w14:paraId="64AF6B10" w14:textId="326DEB93" w:rsidR="00EA01C7" w:rsidRPr="00BB7730" w:rsidRDefault="00EA01C7" w:rsidP="00584C7E">
            <w:pPr>
              <w:spacing w:line="240" w:lineRule="exact"/>
              <w:contextualSpacing/>
              <w:jc w:val="center"/>
              <w:rPr>
                <w:ins w:id="18226" w:author="He Han" w:date="2026-10-22T21:23:00Z"/>
                <w:rFonts w:ascii="Times New Roman" w:eastAsia="仿宋_GB2312" w:hAnsi="Times New Roman" w:cs="Times New Roman"/>
                <w:color w:val="auto"/>
                <w:sz w:val="18"/>
                <w:szCs w:val="18"/>
              </w:rPr>
            </w:pPr>
            <w:ins w:id="18227" w:author="He Han" w:date="2026-10-22T21:27:00Z">
              <w:r w:rsidRPr="00BB7730">
                <w:rPr>
                  <w:rFonts w:ascii="Times New Roman" w:eastAsia="仿宋_GB2312" w:hAnsi="Times New Roman" w:cs="Times New Roman"/>
                  <w:color w:val="auto"/>
                  <w:sz w:val="18"/>
                  <w:szCs w:val="18"/>
                  <w:rPrChange w:id="18228"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229" w:author="He Han" w:date="2026-10-27T17:53:00Z">
              <w:tcPr>
                <w:tcW w:w="2010" w:type="dxa"/>
                <w:vAlign w:val="center"/>
              </w:tcPr>
            </w:tcPrChange>
          </w:tcPr>
          <w:p w14:paraId="38AB27A5" w14:textId="3DF32FD5" w:rsidR="00EA01C7" w:rsidRPr="00BB7730" w:rsidRDefault="00EA01C7" w:rsidP="00584C7E">
            <w:pPr>
              <w:spacing w:line="240" w:lineRule="exact"/>
              <w:contextualSpacing/>
              <w:jc w:val="center"/>
              <w:rPr>
                <w:ins w:id="18230" w:author="He Han" w:date="2026-10-22T21:23:00Z"/>
                <w:rFonts w:ascii="Times New Roman" w:eastAsia="仿宋_GB2312" w:hAnsi="Times New Roman" w:cs="Times New Roman"/>
                <w:color w:val="auto"/>
                <w:sz w:val="15"/>
                <w:szCs w:val="15"/>
              </w:rPr>
            </w:pPr>
            <w:ins w:id="18231" w:author="He Han" w:date="2026-10-22T21:27:00Z">
              <w:r w:rsidRPr="00BB7730">
                <w:rPr>
                  <w:rFonts w:ascii="Times New Roman" w:eastAsia="仿宋_GB2312" w:hAnsi="Times New Roman" w:cs="Times New Roman"/>
                  <w:color w:val="auto"/>
                  <w:sz w:val="18"/>
                  <w:szCs w:val="18"/>
                  <w:rPrChange w:id="18232"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233" w:author="He Han" w:date="2026-10-27T17:53:00Z">
              <w:tcPr>
                <w:tcW w:w="1798" w:type="dxa"/>
                <w:vAlign w:val="center"/>
              </w:tcPr>
            </w:tcPrChange>
          </w:tcPr>
          <w:p w14:paraId="07C8CF54" w14:textId="06E76DEB" w:rsidR="00EA01C7" w:rsidRPr="00BB7730" w:rsidRDefault="006E26BF" w:rsidP="00EA01C7">
            <w:pPr>
              <w:spacing w:line="240" w:lineRule="exact"/>
              <w:contextualSpacing/>
              <w:jc w:val="center"/>
              <w:rPr>
                <w:ins w:id="18234" w:author="He Han" w:date="2026-10-27T17:46:00Z"/>
                <w:rFonts w:ascii="Times New Roman" w:eastAsia="仿宋_GB2312" w:hAnsi="Times New Roman" w:cs="Times New Roman"/>
                <w:color w:val="auto"/>
                <w:sz w:val="18"/>
                <w:szCs w:val="18"/>
              </w:rPr>
              <w:pPrChange w:id="18235" w:author="He Han" w:date="2026-10-27T17:47:00Z">
                <w:pPr>
                  <w:spacing w:line="240" w:lineRule="exact"/>
                  <w:contextualSpacing/>
                  <w:jc w:val="center"/>
                </w:pPr>
              </w:pPrChange>
            </w:pPr>
            <w:ins w:id="18236" w:author="He Han" w:date="2026-10-27T17:50:00Z">
              <w:r w:rsidRPr="002079CD">
                <w:rPr>
                  <w:rFonts w:ascii="Times New Roman" w:eastAsia="仿宋_GB2312" w:hAnsi="Times New Roman" w:cs="Times New Roman"/>
                  <w:color w:val="auto"/>
                  <w:sz w:val="18"/>
                  <w:szCs w:val="18"/>
                </w:rPr>
                <w:t>Yes</w:t>
              </w:r>
            </w:ins>
          </w:p>
        </w:tc>
        <w:tc>
          <w:tcPr>
            <w:tcW w:w="3295" w:type="dxa"/>
            <w:vMerge/>
            <w:vAlign w:val="center"/>
            <w:tcPrChange w:id="18237" w:author="He Han" w:date="2026-10-27T17:53:00Z">
              <w:tcPr>
                <w:tcW w:w="3000" w:type="dxa"/>
                <w:vMerge/>
                <w:vAlign w:val="center"/>
              </w:tcPr>
            </w:tcPrChange>
          </w:tcPr>
          <w:p w14:paraId="191CAED3" w14:textId="4D210BA6" w:rsidR="00EA01C7" w:rsidRPr="00BB7730" w:rsidRDefault="00EA01C7" w:rsidP="00584C7E">
            <w:pPr>
              <w:spacing w:line="240" w:lineRule="exact"/>
              <w:contextualSpacing/>
              <w:jc w:val="center"/>
              <w:rPr>
                <w:ins w:id="18238" w:author="He Han" w:date="2026-10-22T21:23:00Z"/>
                <w:rFonts w:ascii="Times New Roman" w:eastAsia="仿宋_GB2312" w:hAnsi="Times New Roman" w:cs="Times New Roman"/>
                <w:color w:val="auto"/>
                <w:sz w:val="18"/>
                <w:szCs w:val="18"/>
              </w:rPr>
            </w:pPr>
          </w:p>
        </w:tc>
      </w:tr>
      <w:tr w:rsidR="00EA6B9F" w:rsidRPr="00BB7730" w14:paraId="207AA6ED" w14:textId="77777777" w:rsidTr="00EA6B9F">
        <w:trPr>
          <w:trHeight w:val="435"/>
          <w:jc w:val="center"/>
          <w:ins w:id="18239" w:author="He Han" w:date="2026-10-22T21:23:00Z"/>
          <w:trPrChange w:id="18240" w:author="He Han" w:date="2026-10-27T17:53:00Z">
            <w:trPr>
              <w:trHeight w:val="424"/>
              <w:jc w:val="center"/>
            </w:trPr>
          </w:trPrChange>
        </w:trPr>
        <w:tc>
          <w:tcPr>
            <w:tcW w:w="3302" w:type="dxa"/>
            <w:vAlign w:val="center"/>
            <w:tcPrChange w:id="18241" w:author="He Han" w:date="2026-10-27T17:53:00Z">
              <w:tcPr>
                <w:tcW w:w="3007" w:type="dxa"/>
                <w:vAlign w:val="center"/>
              </w:tcPr>
            </w:tcPrChange>
          </w:tcPr>
          <w:p w14:paraId="6AA714BE" w14:textId="357ED885" w:rsidR="00EA01C7" w:rsidRPr="00BB7730" w:rsidRDefault="00EA01C7" w:rsidP="00584C7E">
            <w:pPr>
              <w:spacing w:line="240" w:lineRule="exact"/>
              <w:contextualSpacing/>
              <w:jc w:val="center"/>
              <w:rPr>
                <w:ins w:id="18242" w:author="He Han" w:date="2026-10-22T21:23:00Z"/>
                <w:rFonts w:ascii="Times New Roman" w:eastAsia="仿宋_GB2312" w:hAnsi="Times New Roman" w:cs="Times New Roman"/>
                <w:color w:val="auto"/>
                <w:sz w:val="18"/>
                <w:szCs w:val="18"/>
              </w:rPr>
            </w:pPr>
            <w:ins w:id="18243" w:author="He Han" w:date="2026-10-22T21:24:00Z">
              <w:r w:rsidRPr="00BB7730">
                <w:rPr>
                  <w:rFonts w:ascii="Times New Roman" w:eastAsia="仿宋_GB2312" w:hAnsi="Times New Roman" w:cs="Times New Roman"/>
                  <w:color w:val="auto"/>
                  <w:sz w:val="18"/>
                  <w:szCs w:val="18"/>
                  <w:lang w:eastAsia="zh-CN"/>
                  <w:rPrChange w:id="18244" w:author="He Han" w:date="2026-10-22T21:34:00Z">
                    <w:rPr>
                      <w:rFonts w:ascii="Times New Roman" w:eastAsia="仿宋_GB2312" w:hAnsi="Times New Roman" w:cs="Times New Roman"/>
                      <w:color w:val="00B0F0"/>
                      <w:sz w:val="18"/>
                      <w:szCs w:val="18"/>
                      <w:lang w:eastAsia="zh-CN"/>
                    </w:rPr>
                  </w:rPrChange>
                </w:rPr>
                <w:t>Acetic anhydride</w:t>
              </w:r>
            </w:ins>
          </w:p>
        </w:tc>
        <w:tc>
          <w:tcPr>
            <w:tcW w:w="2176" w:type="dxa"/>
            <w:vAlign w:val="center"/>
            <w:tcPrChange w:id="18245" w:author="He Han" w:date="2026-10-27T17:53:00Z">
              <w:tcPr>
                <w:tcW w:w="1982" w:type="dxa"/>
                <w:vAlign w:val="center"/>
              </w:tcPr>
            </w:tcPrChange>
          </w:tcPr>
          <w:p w14:paraId="26D3A819" w14:textId="5E452D7F" w:rsidR="00EA01C7" w:rsidRPr="00BB7730" w:rsidRDefault="00EA01C7" w:rsidP="00584C7E">
            <w:pPr>
              <w:spacing w:line="240" w:lineRule="exact"/>
              <w:contextualSpacing/>
              <w:jc w:val="center"/>
              <w:rPr>
                <w:ins w:id="18246" w:author="He Han" w:date="2026-10-22T21:23:00Z"/>
                <w:rFonts w:ascii="Times New Roman" w:eastAsia="仿宋_GB2312" w:hAnsi="Times New Roman" w:cs="Times New Roman"/>
                <w:color w:val="auto"/>
                <w:sz w:val="18"/>
                <w:szCs w:val="18"/>
              </w:rPr>
            </w:pPr>
            <w:ins w:id="18247" w:author="He Han" w:date="2026-10-22T21:26:00Z">
              <w:r w:rsidRPr="00BB7730">
                <w:rPr>
                  <w:rFonts w:ascii="Times New Roman" w:eastAsia="仿宋_GB2312" w:hAnsi="Times New Roman" w:cs="Times New Roman"/>
                  <w:color w:val="auto"/>
                  <w:sz w:val="18"/>
                  <w:szCs w:val="18"/>
                  <w:rPrChange w:id="18248"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249" w:author="He Han" w:date="2026-10-27T17:53:00Z">
              <w:tcPr>
                <w:tcW w:w="1978" w:type="dxa"/>
                <w:vAlign w:val="center"/>
              </w:tcPr>
            </w:tcPrChange>
          </w:tcPr>
          <w:p w14:paraId="20E49037" w14:textId="1EEF5068" w:rsidR="00EA01C7" w:rsidRPr="00BB7730" w:rsidRDefault="00EA01C7" w:rsidP="00584C7E">
            <w:pPr>
              <w:spacing w:line="240" w:lineRule="exact"/>
              <w:contextualSpacing/>
              <w:jc w:val="center"/>
              <w:rPr>
                <w:ins w:id="18250" w:author="He Han" w:date="2026-10-22T21:23:00Z"/>
                <w:rFonts w:ascii="Times New Roman" w:eastAsia="仿宋_GB2312" w:hAnsi="Times New Roman" w:cs="Times New Roman"/>
                <w:color w:val="auto"/>
                <w:sz w:val="18"/>
                <w:szCs w:val="18"/>
              </w:rPr>
            </w:pPr>
            <w:ins w:id="18251" w:author="He Han" w:date="2026-10-22T21:26:00Z">
              <w:r w:rsidRPr="00BB7730">
                <w:rPr>
                  <w:rFonts w:ascii="Times New Roman" w:eastAsia="仿宋_GB2312" w:hAnsi="Times New Roman" w:cs="Times New Roman"/>
                  <w:color w:val="auto"/>
                  <w:sz w:val="18"/>
                  <w:szCs w:val="18"/>
                  <w:rPrChange w:id="18252"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253" w:author="He Han" w:date="2026-10-27T17:53:00Z">
              <w:tcPr>
                <w:tcW w:w="1978" w:type="dxa"/>
                <w:vAlign w:val="center"/>
              </w:tcPr>
            </w:tcPrChange>
          </w:tcPr>
          <w:p w14:paraId="7B7D4C3E" w14:textId="5DEC7581" w:rsidR="00EA01C7" w:rsidRPr="00BB7730" w:rsidRDefault="00EA01C7" w:rsidP="00584C7E">
            <w:pPr>
              <w:spacing w:line="240" w:lineRule="exact"/>
              <w:contextualSpacing/>
              <w:jc w:val="center"/>
              <w:rPr>
                <w:ins w:id="18254" w:author="He Han" w:date="2026-10-22T21:23:00Z"/>
                <w:rFonts w:ascii="Times New Roman" w:eastAsia="仿宋_GB2312" w:hAnsi="Times New Roman" w:cs="Times New Roman"/>
                <w:color w:val="auto"/>
                <w:sz w:val="18"/>
                <w:szCs w:val="18"/>
              </w:rPr>
            </w:pPr>
            <w:ins w:id="18255" w:author="He Han" w:date="2026-10-22T21:27:00Z">
              <w:r w:rsidRPr="00BB7730">
                <w:rPr>
                  <w:rFonts w:ascii="Times New Roman" w:eastAsia="仿宋_GB2312" w:hAnsi="Times New Roman" w:cs="Times New Roman"/>
                  <w:color w:val="auto"/>
                  <w:sz w:val="18"/>
                  <w:szCs w:val="18"/>
                  <w:rPrChange w:id="18256"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257" w:author="He Han" w:date="2026-10-27T17:53:00Z">
              <w:tcPr>
                <w:tcW w:w="1978" w:type="dxa"/>
                <w:vAlign w:val="center"/>
              </w:tcPr>
            </w:tcPrChange>
          </w:tcPr>
          <w:p w14:paraId="10E2E48E" w14:textId="5364B9E4" w:rsidR="00EA01C7" w:rsidRPr="00BB7730" w:rsidRDefault="00EA01C7" w:rsidP="00584C7E">
            <w:pPr>
              <w:spacing w:line="240" w:lineRule="exact"/>
              <w:contextualSpacing/>
              <w:jc w:val="center"/>
              <w:rPr>
                <w:ins w:id="18258" w:author="He Han" w:date="2026-10-22T21:23: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Change w:id="18259" w:author="He Han" w:date="2026-10-22T21:34:00Z">
                  <w:rPr>
                    <w:rFonts w:ascii="Times New Roman" w:eastAsia="仿宋_GB2312" w:hAnsi="Times New Roman" w:cs="Times New Roman"/>
                    <w:color w:val="00B0F0"/>
                    <w:sz w:val="18"/>
                    <w:szCs w:val="18"/>
                    <w:lang w:eastAsia="zh-CN"/>
                  </w:rPr>
                </w:rPrChange>
              </w:rPr>
              <w:t>Yes</w:t>
            </w:r>
          </w:p>
        </w:tc>
        <w:tc>
          <w:tcPr>
            <w:tcW w:w="2172" w:type="dxa"/>
            <w:vAlign w:val="center"/>
            <w:tcPrChange w:id="18260" w:author="He Han" w:date="2026-10-27T17:53:00Z">
              <w:tcPr>
                <w:tcW w:w="1978" w:type="dxa"/>
                <w:vAlign w:val="center"/>
              </w:tcPr>
            </w:tcPrChange>
          </w:tcPr>
          <w:p w14:paraId="6B66E324" w14:textId="5A3C4C79" w:rsidR="00EA01C7" w:rsidRPr="00BB7730" w:rsidRDefault="00EA01C7" w:rsidP="00584C7E">
            <w:pPr>
              <w:spacing w:line="240" w:lineRule="exact"/>
              <w:contextualSpacing/>
              <w:jc w:val="center"/>
              <w:rPr>
                <w:ins w:id="18261" w:author="He Han" w:date="2026-10-22T21:23:00Z"/>
                <w:rFonts w:ascii="Times New Roman" w:eastAsia="仿宋_GB2312" w:hAnsi="Times New Roman" w:cs="Times New Roman"/>
                <w:color w:val="auto"/>
                <w:sz w:val="18"/>
                <w:szCs w:val="18"/>
              </w:rPr>
            </w:pPr>
            <w:ins w:id="18262" w:author="He Han" w:date="2026-10-22T21:27:00Z">
              <w:r w:rsidRPr="00BB7730">
                <w:rPr>
                  <w:rFonts w:ascii="Times New Roman" w:eastAsia="仿宋_GB2312" w:hAnsi="Times New Roman" w:cs="Times New Roman"/>
                  <w:color w:val="auto"/>
                  <w:sz w:val="18"/>
                  <w:szCs w:val="18"/>
                  <w:rPrChange w:id="18263"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264"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265"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266"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67"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68" w:author="He Han" w:date="2026-10-27T17:53:00Z">
              <w:tcPr>
                <w:tcW w:w="1978" w:type="dxa"/>
                <w:vAlign w:val="center"/>
              </w:tcPr>
            </w:tcPrChange>
          </w:tcPr>
          <w:p w14:paraId="6524C7D3" w14:textId="564EA655" w:rsidR="00EA01C7" w:rsidRPr="00BB7730" w:rsidRDefault="00EA01C7" w:rsidP="00584C7E">
            <w:pPr>
              <w:spacing w:line="240" w:lineRule="exact"/>
              <w:contextualSpacing/>
              <w:jc w:val="center"/>
              <w:rPr>
                <w:ins w:id="18269" w:author="He Han" w:date="2026-10-22T21:23:00Z"/>
                <w:rFonts w:ascii="Times New Roman" w:eastAsia="仿宋_GB2312" w:hAnsi="Times New Roman" w:cs="Times New Roman"/>
                <w:color w:val="auto"/>
                <w:sz w:val="18"/>
                <w:szCs w:val="18"/>
                <w:lang w:eastAsia="zh-CN"/>
              </w:rPr>
            </w:pPr>
            <w:ins w:id="18270" w:author="He Han" w:date="2026-10-22T21:27:00Z">
              <w:r w:rsidRPr="00BB7730">
                <w:rPr>
                  <w:rFonts w:ascii="Times New Roman" w:eastAsia="仿宋_GB2312" w:hAnsi="Times New Roman" w:cs="Times New Roman"/>
                  <w:color w:val="auto"/>
                  <w:sz w:val="18"/>
                  <w:szCs w:val="18"/>
                  <w:rPrChange w:id="18271"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272"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273"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274"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75"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76" w:author="He Han" w:date="2026-10-27T17:53:00Z">
              <w:tcPr>
                <w:tcW w:w="1978" w:type="dxa"/>
                <w:vAlign w:val="center"/>
              </w:tcPr>
            </w:tcPrChange>
          </w:tcPr>
          <w:p w14:paraId="4F12CB49" w14:textId="224FE5B2" w:rsidR="00EA01C7" w:rsidRPr="00BB7730" w:rsidRDefault="00EA01C7" w:rsidP="00584C7E">
            <w:pPr>
              <w:spacing w:line="240" w:lineRule="exact"/>
              <w:contextualSpacing/>
              <w:jc w:val="center"/>
              <w:rPr>
                <w:ins w:id="18277" w:author="He Han" w:date="2026-10-22T21:23:00Z"/>
                <w:rFonts w:ascii="Times New Roman" w:eastAsia="仿宋_GB2312" w:hAnsi="Times New Roman" w:cs="Times New Roman"/>
                <w:color w:val="auto"/>
                <w:sz w:val="18"/>
                <w:szCs w:val="18"/>
              </w:rPr>
            </w:pPr>
            <w:ins w:id="18278" w:author="He Han" w:date="2026-10-22T21:32:00Z">
              <w:r w:rsidRPr="00BB7730">
                <w:rPr>
                  <w:rFonts w:ascii="Times New Roman" w:eastAsia="仿宋_GB2312" w:hAnsi="Times New Roman" w:cs="Times New Roman"/>
                  <w:color w:val="auto"/>
                  <w:sz w:val="18"/>
                  <w:szCs w:val="18"/>
                  <w:rPrChange w:id="18279"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280"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281"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282"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83"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84" w:author="He Han" w:date="2026-10-27T17:53:00Z">
              <w:tcPr>
                <w:tcW w:w="1978" w:type="dxa"/>
                <w:vAlign w:val="center"/>
              </w:tcPr>
            </w:tcPrChange>
          </w:tcPr>
          <w:p w14:paraId="1F0D7CFF" w14:textId="6E2B96D5" w:rsidR="00EA01C7" w:rsidRPr="00BB7730" w:rsidRDefault="00EA01C7" w:rsidP="00584C7E">
            <w:pPr>
              <w:spacing w:line="240" w:lineRule="exact"/>
              <w:contextualSpacing/>
              <w:jc w:val="center"/>
              <w:rPr>
                <w:ins w:id="18285" w:author="He Han" w:date="2026-10-22T21:23:00Z"/>
                <w:rFonts w:ascii="Times New Roman" w:eastAsia="仿宋_GB2312" w:hAnsi="Times New Roman" w:cs="Times New Roman"/>
                <w:color w:val="auto"/>
                <w:sz w:val="18"/>
                <w:szCs w:val="18"/>
              </w:rPr>
            </w:pPr>
            <w:ins w:id="18286" w:author="He Han" w:date="2026-10-22T21:33:00Z">
              <w:r w:rsidRPr="00BB7730">
                <w:rPr>
                  <w:rFonts w:ascii="Times New Roman" w:eastAsia="仿宋_GB2312" w:hAnsi="Times New Roman" w:cs="Times New Roman"/>
                  <w:color w:val="auto"/>
                  <w:sz w:val="18"/>
                  <w:szCs w:val="18"/>
                  <w:rPrChange w:id="18287"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288"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289"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290"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291"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292" w:author="He Han" w:date="2026-10-27T17:53:00Z">
              <w:tcPr>
                <w:tcW w:w="1978" w:type="dxa"/>
                <w:vAlign w:val="center"/>
              </w:tcPr>
            </w:tcPrChange>
          </w:tcPr>
          <w:p w14:paraId="6381156E" w14:textId="194659ED" w:rsidR="00EA01C7" w:rsidRPr="00BB7730" w:rsidRDefault="00EA01C7" w:rsidP="00584C7E">
            <w:pPr>
              <w:spacing w:line="240" w:lineRule="exact"/>
              <w:contextualSpacing/>
              <w:jc w:val="center"/>
              <w:rPr>
                <w:ins w:id="18293" w:author="He Han" w:date="2026-10-22T21:23:00Z"/>
                <w:rFonts w:ascii="Times New Roman" w:eastAsia="仿宋_GB2312" w:hAnsi="Times New Roman" w:cs="Times New Roman"/>
                <w:color w:val="auto"/>
                <w:sz w:val="18"/>
                <w:szCs w:val="18"/>
              </w:rPr>
            </w:pPr>
            <w:ins w:id="18294" w:author="He Han" w:date="2026-10-22T21:27:00Z">
              <w:r w:rsidRPr="00BB7730">
                <w:rPr>
                  <w:rFonts w:ascii="Times New Roman" w:eastAsia="仿宋_GB2312" w:hAnsi="Times New Roman" w:cs="Times New Roman"/>
                  <w:color w:val="auto"/>
                  <w:sz w:val="18"/>
                  <w:szCs w:val="18"/>
                  <w:rPrChange w:id="18295"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296" w:author="He Han" w:date="2026-10-27T17:53:00Z">
              <w:tcPr>
                <w:tcW w:w="2010" w:type="dxa"/>
                <w:vAlign w:val="center"/>
              </w:tcPr>
            </w:tcPrChange>
          </w:tcPr>
          <w:p w14:paraId="6A201226" w14:textId="3AF485FB" w:rsidR="00EA01C7" w:rsidRPr="00BB7730" w:rsidRDefault="00EA01C7" w:rsidP="00584C7E">
            <w:pPr>
              <w:spacing w:line="240" w:lineRule="exact"/>
              <w:contextualSpacing/>
              <w:jc w:val="center"/>
              <w:rPr>
                <w:ins w:id="18297" w:author="He Han" w:date="2026-10-22T21:23:00Z"/>
                <w:rFonts w:ascii="Times New Roman" w:eastAsia="仿宋_GB2312" w:hAnsi="Times New Roman" w:cs="Times New Roman"/>
                <w:color w:val="auto"/>
                <w:sz w:val="15"/>
                <w:szCs w:val="15"/>
              </w:rPr>
            </w:pPr>
            <w:ins w:id="18298" w:author="He Han" w:date="2026-10-22T21:27:00Z">
              <w:r w:rsidRPr="00BB7730">
                <w:rPr>
                  <w:rFonts w:ascii="Times New Roman" w:eastAsia="仿宋_GB2312" w:hAnsi="Times New Roman" w:cs="Times New Roman"/>
                  <w:color w:val="auto"/>
                  <w:sz w:val="18"/>
                  <w:szCs w:val="18"/>
                  <w:rPrChange w:id="18299"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300" w:author="He Han" w:date="2026-10-27T17:53:00Z">
              <w:tcPr>
                <w:tcW w:w="1798" w:type="dxa"/>
                <w:vAlign w:val="center"/>
              </w:tcPr>
            </w:tcPrChange>
          </w:tcPr>
          <w:p w14:paraId="0023AB91" w14:textId="7204ADE8" w:rsidR="00EA01C7" w:rsidRPr="00BB7730" w:rsidRDefault="006E26BF" w:rsidP="00EA01C7">
            <w:pPr>
              <w:spacing w:line="240" w:lineRule="exact"/>
              <w:contextualSpacing/>
              <w:jc w:val="center"/>
              <w:rPr>
                <w:ins w:id="18301" w:author="He Han" w:date="2026-10-27T17:46:00Z"/>
                <w:rFonts w:ascii="Times New Roman" w:eastAsia="仿宋_GB2312" w:hAnsi="Times New Roman" w:cs="Times New Roman"/>
                <w:color w:val="auto"/>
                <w:sz w:val="18"/>
                <w:szCs w:val="18"/>
              </w:rPr>
              <w:pPrChange w:id="18302" w:author="He Han" w:date="2026-10-27T17:47:00Z">
                <w:pPr>
                  <w:spacing w:line="240" w:lineRule="exact"/>
                  <w:contextualSpacing/>
                  <w:jc w:val="center"/>
                </w:pPr>
              </w:pPrChange>
            </w:pPr>
            <w:ins w:id="18303" w:author="He Han" w:date="2026-10-27T17:50:00Z">
              <w:r w:rsidRPr="002079CD">
                <w:rPr>
                  <w:rFonts w:ascii="Times New Roman" w:eastAsia="仿宋_GB2312" w:hAnsi="Times New Roman" w:cs="Times New Roman"/>
                  <w:color w:val="auto"/>
                  <w:sz w:val="18"/>
                  <w:szCs w:val="18"/>
                </w:rPr>
                <w:t>Yes</w:t>
              </w:r>
            </w:ins>
          </w:p>
        </w:tc>
        <w:tc>
          <w:tcPr>
            <w:tcW w:w="3295" w:type="dxa"/>
            <w:vMerge/>
            <w:vAlign w:val="center"/>
            <w:tcPrChange w:id="18304" w:author="He Han" w:date="2026-10-27T17:53:00Z">
              <w:tcPr>
                <w:tcW w:w="3000" w:type="dxa"/>
                <w:vMerge/>
                <w:vAlign w:val="center"/>
              </w:tcPr>
            </w:tcPrChange>
          </w:tcPr>
          <w:p w14:paraId="6B6518F0" w14:textId="3DC66BD5" w:rsidR="00EA01C7" w:rsidRPr="00BB7730" w:rsidRDefault="00EA01C7" w:rsidP="00584C7E">
            <w:pPr>
              <w:spacing w:line="240" w:lineRule="exact"/>
              <w:contextualSpacing/>
              <w:jc w:val="center"/>
              <w:rPr>
                <w:ins w:id="18305" w:author="He Han" w:date="2026-10-22T21:23:00Z"/>
                <w:rFonts w:ascii="Times New Roman" w:eastAsia="仿宋_GB2312" w:hAnsi="Times New Roman" w:cs="Times New Roman"/>
                <w:color w:val="auto"/>
                <w:sz w:val="18"/>
                <w:szCs w:val="18"/>
              </w:rPr>
            </w:pPr>
          </w:p>
        </w:tc>
      </w:tr>
      <w:tr w:rsidR="00EA6B9F" w:rsidRPr="00BB7730" w14:paraId="043BEC2C" w14:textId="77777777" w:rsidTr="00EA6B9F">
        <w:trPr>
          <w:trHeight w:val="435"/>
          <w:jc w:val="center"/>
          <w:ins w:id="18306" w:author="He Han" w:date="2026-10-22T21:23:00Z"/>
          <w:trPrChange w:id="18307" w:author="He Han" w:date="2026-10-27T17:53:00Z">
            <w:trPr>
              <w:trHeight w:val="424"/>
              <w:jc w:val="center"/>
            </w:trPr>
          </w:trPrChange>
        </w:trPr>
        <w:tc>
          <w:tcPr>
            <w:tcW w:w="3302" w:type="dxa"/>
            <w:vAlign w:val="center"/>
            <w:tcPrChange w:id="18308" w:author="He Han" w:date="2026-10-27T17:53:00Z">
              <w:tcPr>
                <w:tcW w:w="3007" w:type="dxa"/>
                <w:vAlign w:val="center"/>
              </w:tcPr>
            </w:tcPrChange>
          </w:tcPr>
          <w:p w14:paraId="0D287FFF" w14:textId="51C4C074" w:rsidR="00EA01C7" w:rsidRPr="00BB7730" w:rsidRDefault="00EA01C7" w:rsidP="00584C7E">
            <w:pPr>
              <w:spacing w:line="240" w:lineRule="exact"/>
              <w:contextualSpacing/>
              <w:jc w:val="center"/>
              <w:rPr>
                <w:ins w:id="18309" w:author="He Han" w:date="2026-10-22T21:23:00Z"/>
                <w:rFonts w:ascii="Times New Roman" w:eastAsia="仿宋_GB2312" w:hAnsi="Times New Roman" w:cs="Times New Roman"/>
                <w:color w:val="auto"/>
                <w:sz w:val="18"/>
                <w:szCs w:val="18"/>
              </w:rPr>
            </w:pPr>
            <w:ins w:id="18310" w:author="He Han" w:date="2026-10-22T21:24:00Z">
              <w:r w:rsidRPr="00BB7730">
                <w:rPr>
                  <w:rFonts w:ascii="Times New Roman" w:eastAsia="仿宋_GB2312" w:hAnsi="Times New Roman" w:cs="Times New Roman"/>
                  <w:color w:val="auto"/>
                  <w:sz w:val="18"/>
                  <w:szCs w:val="18"/>
                  <w:lang w:eastAsia="zh-CN"/>
                  <w:rPrChange w:id="18311" w:author="He Han" w:date="2026-10-22T21:34:00Z">
                    <w:rPr>
                      <w:rFonts w:ascii="Times New Roman" w:eastAsia="仿宋_GB2312" w:hAnsi="Times New Roman" w:cs="Times New Roman"/>
                      <w:color w:val="00B0F0"/>
                      <w:sz w:val="18"/>
                      <w:szCs w:val="18"/>
                      <w:lang w:eastAsia="zh-CN"/>
                    </w:rPr>
                  </w:rPrChange>
                </w:rPr>
                <w:t>DMF</w:t>
              </w:r>
            </w:ins>
          </w:p>
        </w:tc>
        <w:tc>
          <w:tcPr>
            <w:tcW w:w="2176" w:type="dxa"/>
            <w:vAlign w:val="center"/>
            <w:tcPrChange w:id="18312" w:author="He Han" w:date="2026-10-27T17:53:00Z">
              <w:tcPr>
                <w:tcW w:w="1982" w:type="dxa"/>
                <w:vAlign w:val="center"/>
              </w:tcPr>
            </w:tcPrChange>
          </w:tcPr>
          <w:p w14:paraId="65C30A30" w14:textId="04180CEB" w:rsidR="00EA01C7" w:rsidRPr="00BB7730" w:rsidRDefault="00EA01C7" w:rsidP="00584C7E">
            <w:pPr>
              <w:spacing w:line="240" w:lineRule="exact"/>
              <w:contextualSpacing/>
              <w:jc w:val="center"/>
              <w:rPr>
                <w:ins w:id="18313" w:author="He Han" w:date="2026-10-22T21:23:00Z"/>
                <w:rFonts w:ascii="Times New Roman" w:eastAsia="仿宋_GB2312" w:hAnsi="Times New Roman" w:cs="Times New Roman"/>
                <w:color w:val="auto"/>
                <w:sz w:val="18"/>
                <w:szCs w:val="18"/>
              </w:rPr>
            </w:pPr>
            <w:ins w:id="18314" w:author="He Han" w:date="2026-10-22T21:26:00Z">
              <w:r w:rsidRPr="00BB7730">
                <w:rPr>
                  <w:rFonts w:ascii="Times New Roman" w:eastAsia="仿宋_GB2312" w:hAnsi="Times New Roman" w:cs="Times New Roman"/>
                  <w:color w:val="auto"/>
                  <w:sz w:val="18"/>
                  <w:szCs w:val="18"/>
                  <w:rPrChange w:id="18315"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316" w:author="He Han" w:date="2026-10-27T17:53:00Z">
              <w:tcPr>
                <w:tcW w:w="1978" w:type="dxa"/>
                <w:vAlign w:val="center"/>
              </w:tcPr>
            </w:tcPrChange>
          </w:tcPr>
          <w:p w14:paraId="066AC841" w14:textId="29B440A1" w:rsidR="00EA01C7" w:rsidRPr="00BB7730" w:rsidRDefault="00EA01C7" w:rsidP="00584C7E">
            <w:pPr>
              <w:spacing w:line="240" w:lineRule="exact"/>
              <w:contextualSpacing/>
              <w:jc w:val="center"/>
              <w:rPr>
                <w:ins w:id="18317" w:author="He Han" w:date="2026-10-22T21:23:00Z"/>
                <w:rFonts w:ascii="Times New Roman" w:eastAsia="仿宋_GB2312" w:hAnsi="Times New Roman" w:cs="Times New Roman"/>
                <w:color w:val="auto"/>
                <w:sz w:val="18"/>
                <w:szCs w:val="18"/>
              </w:rPr>
            </w:pPr>
            <w:ins w:id="18318" w:author="He Han" w:date="2026-10-22T21:26:00Z">
              <w:r w:rsidRPr="00BB7730">
                <w:rPr>
                  <w:rFonts w:ascii="Times New Roman" w:eastAsia="仿宋_GB2312" w:hAnsi="Times New Roman" w:cs="Times New Roman"/>
                  <w:color w:val="auto"/>
                  <w:sz w:val="18"/>
                  <w:szCs w:val="18"/>
                  <w:rPrChange w:id="18319"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320" w:author="He Han" w:date="2026-10-27T17:53:00Z">
              <w:tcPr>
                <w:tcW w:w="1978" w:type="dxa"/>
                <w:vAlign w:val="center"/>
              </w:tcPr>
            </w:tcPrChange>
          </w:tcPr>
          <w:p w14:paraId="49911FE8" w14:textId="03202F3E" w:rsidR="00EA01C7" w:rsidRPr="00BB7730" w:rsidRDefault="00EA01C7" w:rsidP="00584C7E">
            <w:pPr>
              <w:spacing w:line="240" w:lineRule="exact"/>
              <w:contextualSpacing/>
              <w:jc w:val="center"/>
              <w:rPr>
                <w:ins w:id="18321" w:author="He Han" w:date="2026-10-22T21:23:00Z"/>
                <w:rFonts w:ascii="Times New Roman" w:eastAsia="仿宋_GB2312" w:hAnsi="Times New Roman" w:cs="Times New Roman"/>
                <w:color w:val="auto"/>
                <w:sz w:val="18"/>
                <w:szCs w:val="18"/>
              </w:rPr>
            </w:pPr>
            <w:ins w:id="18322" w:author="He Han" w:date="2026-10-22T21:27:00Z">
              <w:r w:rsidRPr="00BB7730">
                <w:rPr>
                  <w:rFonts w:ascii="Times New Roman" w:eastAsia="仿宋_GB2312" w:hAnsi="Times New Roman" w:cs="Times New Roman"/>
                  <w:color w:val="auto"/>
                  <w:sz w:val="18"/>
                  <w:szCs w:val="18"/>
                  <w:rPrChange w:id="18323"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324" w:author="He Han" w:date="2026-10-27T17:53:00Z">
              <w:tcPr>
                <w:tcW w:w="1978" w:type="dxa"/>
                <w:vAlign w:val="center"/>
              </w:tcPr>
            </w:tcPrChange>
          </w:tcPr>
          <w:p w14:paraId="5F81ED42" w14:textId="04C10D55" w:rsidR="00EA01C7" w:rsidRPr="00BB7730" w:rsidRDefault="00EA01C7" w:rsidP="00584C7E">
            <w:pPr>
              <w:spacing w:line="240" w:lineRule="exact"/>
              <w:contextualSpacing/>
              <w:jc w:val="center"/>
              <w:rPr>
                <w:ins w:id="18325" w:author="He Han" w:date="2026-10-22T21:23:00Z"/>
                <w:rFonts w:ascii="Times New Roman" w:eastAsia="仿宋_GB2312" w:hAnsi="Times New Roman" w:cs="Times New Roman"/>
                <w:color w:val="auto"/>
                <w:sz w:val="18"/>
                <w:szCs w:val="18"/>
              </w:rPr>
            </w:pPr>
            <w:r w:rsidRPr="00BB7730">
              <w:rPr>
                <w:rFonts w:ascii="Times New Roman" w:eastAsia="仿宋_GB2312" w:hAnsi="Times New Roman" w:cs="Times New Roman"/>
                <w:color w:val="auto"/>
                <w:sz w:val="18"/>
                <w:szCs w:val="18"/>
                <w:lang w:eastAsia="zh-CN"/>
                <w:rPrChange w:id="18326" w:author="He Han" w:date="2026-10-22T21:34:00Z">
                  <w:rPr>
                    <w:rFonts w:ascii="Times New Roman" w:eastAsia="仿宋_GB2312" w:hAnsi="Times New Roman" w:cs="Times New Roman"/>
                    <w:color w:val="00B0F0"/>
                    <w:sz w:val="18"/>
                    <w:szCs w:val="18"/>
                    <w:lang w:eastAsia="zh-CN"/>
                  </w:rPr>
                </w:rPrChange>
              </w:rPr>
              <w:t>Yes</w:t>
            </w:r>
          </w:p>
        </w:tc>
        <w:tc>
          <w:tcPr>
            <w:tcW w:w="2172" w:type="dxa"/>
            <w:vAlign w:val="center"/>
            <w:tcPrChange w:id="18327" w:author="He Han" w:date="2026-10-27T17:53:00Z">
              <w:tcPr>
                <w:tcW w:w="1978" w:type="dxa"/>
                <w:vAlign w:val="center"/>
              </w:tcPr>
            </w:tcPrChange>
          </w:tcPr>
          <w:p w14:paraId="1677DEFC" w14:textId="7D292502" w:rsidR="00EA01C7" w:rsidRPr="00BB7730" w:rsidRDefault="00EA01C7" w:rsidP="00584C7E">
            <w:pPr>
              <w:spacing w:line="240" w:lineRule="exact"/>
              <w:contextualSpacing/>
              <w:jc w:val="center"/>
              <w:rPr>
                <w:ins w:id="18328" w:author="He Han" w:date="2026-10-22T21:23:00Z"/>
                <w:rFonts w:ascii="Times New Roman" w:eastAsia="仿宋_GB2312" w:hAnsi="Times New Roman" w:cs="Times New Roman"/>
                <w:color w:val="auto"/>
                <w:sz w:val="18"/>
                <w:szCs w:val="18"/>
              </w:rPr>
            </w:pPr>
            <w:ins w:id="18329" w:author="He Han" w:date="2026-10-22T21:27:00Z">
              <w:r w:rsidRPr="00BB7730">
                <w:rPr>
                  <w:rFonts w:ascii="Times New Roman" w:eastAsia="仿宋_GB2312" w:hAnsi="Times New Roman" w:cs="Times New Roman"/>
                  <w:color w:val="auto"/>
                  <w:sz w:val="18"/>
                  <w:szCs w:val="18"/>
                  <w:rPrChange w:id="18330"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331"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332"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333"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334"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335" w:author="He Han" w:date="2026-10-27T17:53:00Z">
              <w:tcPr>
                <w:tcW w:w="1978" w:type="dxa"/>
                <w:vAlign w:val="center"/>
              </w:tcPr>
            </w:tcPrChange>
          </w:tcPr>
          <w:p w14:paraId="0FB23381" w14:textId="2E7DB83A" w:rsidR="00EA01C7" w:rsidRPr="00BB7730" w:rsidRDefault="00EA01C7" w:rsidP="00584C7E">
            <w:pPr>
              <w:spacing w:line="240" w:lineRule="exact"/>
              <w:contextualSpacing/>
              <w:jc w:val="center"/>
              <w:rPr>
                <w:ins w:id="18336" w:author="He Han" w:date="2026-10-22T21:23:00Z"/>
                <w:rFonts w:ascii="Times New Roman" w:eastAsia="仿宋_GB2312" w:hAnsi="Times New Roman" w:cs="Times New Roman"/>
                <w:color w:val="auto"/>
                <w:sz w:val="18"/>
                <w:szCs w:val="18"/>
                <w:lang w:eastAsia="zh-CN"/>
              </w:rPr>
            </w:pPr>
            <w:ins w:id="18337" w:author="He Han" w:date="2026-10-22T21:27:00Z">
              <w:r w:rsidRPr="00BB7730">
                <w:rPr>
                  <w:rFonts w:ascii="Times New Roman" w:eastAsia="仿宋_GB2312" w:hAnsi="Times New Roman" w:cs="Times New Roman"/>
                  <w:color w:val="auto"/>
                  <w:sz w:val="18"/>
                  <w:szCs w:val="18"/>
                  <w:rPrChange w:id="18338"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339"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340"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341"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342"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343" w:author="He Han" w:date="2026-10-27T17:53:00Z">
              <w:tcPr>
                <w:tcW w:w="1978" w:type="dxa"/>
                <w:vAlign w:val="center"/>
              </w:tcPr>
            </w:tcPrChange>
          </w:tcPr>
          <w:p w14:paraId="426E9A0E" w14:textId="28115307" w:rsidR="00EA01C7" w:rsidRPr="00BB7730" w:rsidRDefault="00EA01C7" w:rsidP="00584C7E">
            <w:pPr>
              <w:spacing w:line="240" w:lineRule="exact"/>
              <w:contextualSpacing/>
              <w:jc w:val="center"/>
              <w:rPr>
                <w:ins w:id="18344" w:author="He Han" w:date="2026-10-22T21:23:00Z"/>
                <w:rFonts w:ascii="Times New Roman" w:eastAsia="仿宋_GB2312" w:hAnsi="Times New Roman" w:cs="Times New Roman"/>
                <w:color w:val="auto"/>
                <w:sz w:val="18"/>
                <w:szCs w:val="18"/>
              </w:rPr>
            </w:pPr>
            <w:ins w:id="18345" w:author="He Han" w:date="2026-10-22T21:32:00Z">
              <w:r w:rsidRPr="00BB7730">
                <w:rPr>
                  <w:rFonts w:ascii="Times New Roman" w:eastAsia="仿宋_GB2312" w:hAnsi="Times New Roman" w:cs="Times New Roman"/>
                  <w:color w:val="auto"/>
                  <w:sz w:val="18"/>
                  <w:szCs w:val="18"/>
                  <w:rPrChange w:id="18346"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347"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348"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349"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350"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351" w:author="He Han" w:date="2026-10-27T17:53:00Z">
              <w:tcPr>
                <w:tcW w:w="1978" w:type="dxa"/>
                <w:vAlign w:val="center"/>
              </w:tcPr>
            </w:tcPrChange>
          </w:tcPr>
          <w:p w14:paraId="2818DBC9" w14:textId="3BAAF1BC" w:rsidR="00EA01C7" w:rsidRPr="00BB7730" w:rsidRDefault="00EA01C7" w:rsidP="00584C7E">
            <w:pPr>
              <w:spacing w:line="240" w:lineRule="exact"/>
              <w:contextualSpacing/>
              <w:jc w:val="center"/>
              <w:rPr>
                <w:ins w:id="18352" w:author="He Han" w:date="2026-10-22T21:23:00Z"/>
                <w:rFonts w:ascii="Times New Roman" w:eastAsia="仿宋_GB2312" w:hAnsi="Times New Roman" w:cs="Times New Roman"/>
                <w:color w:val="auto"/>
                <w:sz w:val="18"/>
                <w:szCs w:val="18"/>
              </w:rPr>
            </w:pPr>
            <w:ins w:id="18353" w:author="He Han" w:date="2026-10-22T21:33:00Z">
              <w:r w:rsidRPr="00BB7730">
                <w:rPr>
                  <w:rFonts w:ascii="Times New Roman" w:eastAsia="仿宋_GB2312" w:hAnsi="Times New Roman" w:cs="Times New Roman"/>
                  <w:color w:val="auto"/>
                  <w:sz w:val="18"/>
                  <w:szCs w:val="18"/>
                  <w:rPrChange w:id="18354"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355"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356"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357"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358"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359" w:author="He Han" w:date="2026-10-27T17:53:00Z">
              <w:tcPr>
                <w:tcW w:w="1978" w:type="dxa"/>
                <w:vAlign w:val="center"/>
              </w:tcPr>
            </w:tcPrChange>
          </w:tcPr>
          <w:p w14:paraId="5CB4798C" w14:textId="280889FF" w:rsidR="00EA01C7" w:rsidRPr="00BB7730" w:rsidRDefault="00EA01C7" w:rsidP="00584C7E">
            <w:pPr>
              <w:spacing w:line="240" w:lineRule="exact"/>
              <w:contextualSpacing/>
              <w:jc w:val="center"/>
              <w:rPr>
                <w:ins w:id="18360" w:author="He Han" w:date="2026-10-22T21:23:00Z"/>
                <w:rFonts w:ascii="Times New Roman" w:eastAsia="仿宋_GB2312" w:hAnsi="Times New Roman" w:cs="Times New Roman"/>
                <w:color w:val="auto"/>
                <w:sz w:val="18"/>
                <w:szCs w:val="18"/>
              </w:rPr>
            </w:pPr>
            <w:ins w:id="18361" w:author="He Han" w:date="2026-10-22T21:27:00Z">
              <w:r w:rsidRPr="00BB7730">
                <w:rPr>
                  <w:rFonts w:ascii="Times New Roman" w:eastAsia="仿宋_GB2312" w:hAnsi="Times New Roman" w:cs="Times New Roman"/>
                  <w:color w:val="auto"/>
                  <w:sz w:val="18"/>
                  <w:szCs w:val="18"/>
                  <w:rPrChange w:id="18362"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363" w:author="He Han" w:date="2026-10-27T17:53:00Z">
              <w:tcPr>
                <w:tcW w:w="2010" w:type="dxa"/>
                <w:vAlign w:val="center"/>
              </w:tcPr>
            </w:tcPrChange>
          </w:tcPr>
          <w:p w14:paraId="12A7CD4C" w14:textId="6AA2C72A" w:rsidR="00EA01C7" w:rsidRPr="00BB7730" w:rsidRDefault="00EA01C7" w:rsidP="00584C7E">
            <w:pPr>
              <w:spacing w:line="240" w:lineRule="exact"/>
              <w:contextualSpacing/>
              <w:jc w:val="center"/>
              <w:rPr>
                <w:ins w:id="18364" w:author="He Han" w:date="2026-10-22T21:23:00Z"/>
                <w:rFonts w:ascii="Times New Roman" w:eastAsia="仿宋_GB2312" w:hAnsi="Times New Roman" w:cs="Times New Roman"/>
                <w:color w:val="auto"/>
                <w:sz w:val="15"/>
                <w:szCs w:val="15"/>
              </w:rPr>
            </w:pPr>
            <w:ins w:id="18365" w:author="He Han" w:date="2026-10-22T21:27:00Z">
              <w:r w:rsidRPr="00BB7730">
                <w:rPr>
                  <w:rFonts w:ascii="Times New Roman" w:eastAsia="仿宋_GB2312" w:hAnsi="Times New Roman" w:cs="Times New Roman"/>
                  <w:color w:val="auto"/>
                  <w:sz w:val="18"/>
                  <w:szCs w:val="18"/>
                  <w:rPrChange w:id="18366"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367" w:author="He Han" w:date="2026-10-27T17:53:00Z">
              <w:tcPr>
                <w:tcW w:w="1798" w:type="dxa"/>
                <w:vAlign w:val="center"/>
              </w:tcPr>
            </w:tcPrChange>
          </w:tcPr>
          <w:p w14:paraId="16CA5E22" w14:textId="56E9287B" w:rsidR="00EA01C7" w:rsidRPr="00BB7730" w:rsidRDefault="00EA01C7" w:rsidP="00EA01C7">
            <w:pPr>
              <w:spacing w:line="240" w:lineRule="exact"/>
              <w:contextualSpacing/>
              <w:jc w:val="center"/>
              <w:rPr>
                <w:ins w:id="18368" w:author="He Han" w:date="2026-10-27T17:46:00Z"/>
                <w:rFonts w:ascii="Times New Roman" w:eastAsia="仿宋_GB2312" w:hAnsi="Times New Roman" w:cs="Times New Roman"/>
                <w:color w:val="auto"/>
                <w:sz w:val="18"/>
                <w:szCs w:val="18"/>
              </w:rPr>
              <w:pPrChange w:id="18369" w:author="He Han" w:date="2026-10-27T17:47:00Z">
                <w:pPr>
                  <w:spacing w:line="240" w:lineRule="exact"/>
                  <w:contextualSpacing/>
                  <w:jc w:val="center"/>
                </w:pPr>
              </w:pPrChange>
            </w:pPr>
            <w:ins w:id="18370" w:author="He Han" w:date="2026-10-27T17:49: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ign w:val="center"/>
            <w:tcPrChange w:id="18371" w:author="He Han" w:date="2026-10-27T17:53:00Z">
              <w:tcPr>
                <w:tcW w:w="3000" w:type="dxa"/>
                <w:vMerge/>
                <w:vAlign w:val="center"/>
              </w:tcPr>
            </w:tcPrChange>
          </w:tcPr>
          <w:p w14:paraId="4A7BA37E" w14:textId="73797D57" w:rsidR="00EA01C7" w:rsidRPr="00BB7730" w:rsidRDefault="00EA01C7" w:rsidP="00584C7E">
            <w:pPr>
              <w:spacing w:line="240" w:lineRule="exact"/>
              <w:contextualSpacing/>
              <w:jc w:val="center"/>
              <w:rPr>
                <w:ins w:id="18372" w:author="He Han" w:date="2026-10-22T21:23:00Z"/>
                <w:rFonts w:ascii="Times New Roman" w:eastAsia="仿宋_GB2312" w:hAnsi="Times New Roman" w:cs="Times New Roman"/>
                <w:color w:val="auto"/>
                <w:sz w:val="18"/>
                <w:szCs w:val="18"/>
              </w:rPr>
            </w:pPr>
          </w:p>
        </w:tc>
      </w:tr>
      <w:tr w:rsidR="00EA6B9F" w:rsidRPr="00BB7730" w14:paraId="47450313" w14:textId="77777777" w:rsidTr="00EA6B9F">
        <w:trPr>
          <w:trHeight w:val="435"/>
          <w:jc w:val="center"/>
          <w:ins w:id="18373" w:author="He Han" w:date="2026-10-22T21:23:00Z"/>
          <w:trPrChange w:id="18374" w:author="He Han" w:date="2026-10-27T17:53:00Z">
            <w:trPr>
              <w:trHeight w:val="424"/>
              <w:jc w:val="center"/>
            </w:trPr>
          </w:trPrChange>
        </w:trPr>
        <w:tc>
          <w:tcPr>
            <w:tcW w:w="3302" w:type="dxa"/>
            <w:vAlign w:val="center"/>
            <w:tcPrChange w:id="18375" w:author="He Han" w:date="2026-10-27T17:53:00Z">
              <w:tcPr>
                <w:tcW w:w="3007" w:type="dxa"/>
                <w:vAlign w:val="center"/>
              </w:tcPr>
            </w:tcPrChange>
          </w:tcPr>
          <w:p w14:paraId="5B566B6B" w14:textId="01BF73B3" w:rsidR="00EA01C7" w:rsidRPr="00BB7730" w:rsidRDefault="00EA01C7" w:rsidP="00584C7E">
            <w:pPr>
              <w:spacing w:line="240" w:lineRule="exact"/>
              <w:contextualSpacing/>
              <w:jc w:val="center"/>
              <w:rPr>
                <w:ins w:id="18376" w:author="He Han" w:date="2026-10-22T21:23:00Z"/>
                <w:rFonts w:ascii="Times New Roman" w:eastAsia="仿宋_GB2312" w:hAnsi="Times New Roman" w:cs="Times New Roman"/>
                <w:color w:val="auto"/>
                <w:sz w:val="18"/>
                <w:szCs w:val="18"/>
              </w:rPr>
            </w:pPr>
            <w:ins w:id="18377" w:author="He Han" w:date="2026-10-22T21:24:00Z">
              <w:r w:rsidRPr="00BB7730">
                <w:rPr>
                  <w:rFonts w:ascii="Times New Roman" w:eastAsia="仿宋_GB2312" w:hAnsi="Times New Roman" w:cs="Times New Roman"/>
                  <w:color w:val="auto"/>
                  <w:sz w:val="18"/>
                  <w:szCs w:val="18"/>
                  <w:lang w:eastAsia="zh-CN"/>
                  <w:rPrChange w:id="18378" w:author="He Han" w:date="2026-10-22T21:34:00Z">
                    <w:rPr>
                      <w:rFonts w:ascii="Times New Roman" w:eastAsia="仿宋_GB2312" w:hAnsi="Times New Roman" w:cs="Times New Roman"/>
                      <w:color w:val="00B0F0"/>
                      <w:sz w:val="18"/>
                      <w:szCs w:val="18"/>
                      <w:lang w:eastAsia="zh-CN"/>
                    </w:rPr>
                  </w:rPrChange>
                </w:rPr>
                <w:t>IPAC</w:t>
              </w:r>
            </w:ins>
          </w:p>
        </w:tc>
        <w:tc>
          <w:tcPr>
            <w:tcW w:w="2176" w:type="dxa"/>
            <w:vAlign w:val="center"/>
            <w:tcPrChange w:id="18379" w:author="He Han" w:date="2026-10-27T17:53:00Z">
              <w:tcPr>
                <w:tcW w:w="1982" w:type="dxa"/>
                <w:vAlign w:val="center"/>
              </w:tcPr>
            </w:tcPrChange>
          </w:tcPr>
          <w:p w14:paraId="1D63C9CE" w14:textId="28C63A8C" w:rsidR="00EA01C7" w:rsidRPr="00BB7730" w:rsidRDefault="00EA01C7" w:rsidP="00584C7E">
            <w:pPr>
              <w:spacing w:line="240" w:lineRule="exact"/>
              <w:contextualSpacing/>
              <w:jc w:val="center"/>
              <w:rPr>
                <w:ins w:id="18380" w:author="He Han" w:date="2026-10-22T21:23:00Z"/>
                <w:rFonts w:ascii="Times New Roman" w:eastAsia="仿宋_GB2312" w:hAnsi="Times New Roman" w:cs="Times New Roman"/>
                <w:color w:val="auto"/>
                <w:sz w:val="18"/>
                <w:szCs w:val="18"/>
              </w:rPr>
            </w:pPr>
            <w:ins w:id="18381" w:author="He Han" w:date="2026-10-22T21:26:00Z">
              <w:r w:rsidRPr="00BB7730">
                <w:rPr>
                  <w:rFonts w:ascii="Times New Roman" w:eastAsia="仿宋_GB2312" w:hAnsi="Times New Roman" w:cs="Times New Roman"/>
                  <w:color w:val="auto"/>
                  <w:sz w:val="18"/>
                  <w:szCs w:val="18"/>
                  <w:rPrChange w:id="18382"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383" w:author="He Han" w:date="2026-10-27T17:53:00Z">
              <w:tcPr>
                <w:tcW w:w="1978" w:type="dxa"/>
                <w:vAlign w:val="center"/>
              </w:tcPr>
            </w:tcPrChange>
          </w:tcPr>
          <w:p w14:paraId="1841A6D3" w14:textId="57C0E041" w:rsidR="00EA01C7" w:rsidRPr="00BB7730" w:rsidRDefault="00EA01C7" w:rsidP="00584C7E">
            <w:pPr>
              <w:spacing w:line="240" w:lineRule="exact"/>
              <w:contextualSpacing/>
              <w:jc w:val="center"/>
              <w:rPr>
                <w:ins w:id="18384" w:author="He Han" w:date="2026-10-22T21:23:00Z"/>
                <w:rFonts w:ascii="Times New Roman" w:eastAsia="仿宋_GB2312" w:hAnsi="Times New Roman" w:cs="Times New Roman"/>
                <w:color w:val="auto"/>
                <w:sz w:val="18"/>
                <w:szCs w:val="18"/>
              </w:rPr>
            </w:pPr>
            <w:ins w:id="18385" w:author="He Han" w:date="2026-10-22T21:26:00Z">
              <w:r w:rsidRPr="00BB7730">
                <w:rPr>
                  <w:rFonts w:ascii="Times New Roman" w:eastAsia="仿宋_GB2312" w:hAnsi="Times New Roman" w:cs="Times New Roman"/>
                  <w:color w:val="auto"/>
                  <w:sz w:val="18"/>
                  <w:szCs w:val="18"/>
                  <w:rPrChange w:id="18386"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387" w:author="He Han" w:date="2026-10-27T17:53:00Z">
              <w:tcPr>
                <w:tcW w:w="1978" w:type="dxa"/>
                <w:vAlign w:val="center"/>
              </w:tcPr>
            </w:tcPrChange>
          </w:tcPr>
          <w:p w14:paraId="29A9AEF7" w14:textId="1D6814D4" w:rsidR="00EA01C7" w:rsidRPr="00BB7730" w:rsidRDefault="00EA01C7" w:rsidP="00584C7E">
            <w:pPr>
              <w:spacing w:line="240" w:lineRule="exact"/>
              <w:contextualSpacing/>
              <w:jc w:val="center"/>
              <w:rPr>
                <w:ins w:id="18388" w:author="He Han" w:date="2026-10-22T21:23:00Z"/>
                <w:rFonts w:ascii="Times New Roman" w:eastAsia="仿宋_GB2312" w:hAnsi="Times New Roman" w:cs="Times New Roman"/>
                <w:color w:val="auto"/>
                <w:sz w:val="18"/>
                <w:szCs w:val="18"/>
              </w:rPr>
            </w:pPr>
            <w:ins w:id="18389" w:author="He Han" w:date="2026-10-22T21:27:00Z">
              <w:r w:rsidRPr="00BB7730">
                <w:rPr>
                  <w:rFonts w:ascii="Times New Roman" w:eastAsia="仿宋_GB2312" w:hAnsi="Times New Roman" w:cs="Times New Roman"/>
                  <w:color w:val="auto"/>
                  <w:sz w:val="18"/>
                  <w:szCs w:val="18"/>
                  <w:rPrChange w:id="18390"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391" w:author="He Han" w:date="2026-10-27T17:53:00Z">
              <w:tcPr>
                <w:tcW w:w="1978" w:type="dxa"/>
                <w:vAlign w:val="center"/>
              </w:tcPr>
            </w:tcPrChange>
          </w:tcPr>
          <w:p w14:paraId="6DAA0A0D" w14:textId="3CF3BC1E" w:rsidR="00EA01C7" w:rsidRPr="00BB7730" w:rsidRDefault="00EA01C7" w:rsidP="00584C7E">
            <w:pPr>
              <w:spacing w:line="240" w:lineRule="exact"/>
              <w:contextualSpacing/>
              <w:jc w:val="center"/>
              <w:rPr>
                <w:ins w:id="18392" w:author="He Han" w:date="2026-10-22T21:23:00Z"/>
                <w:rFonts w:ascii="Times New Roman" w:eastAsia="仿宋_GB2312" w:hAnsi="Times New Roman" w:cs="Times New Roman"/>
                <w:color w:val="auto"/>
                <w:sz w:val="18"/>
                <w:szCs w:val="18"/>
              </w:rPr>
            </w:pPr>
            <w:ins w:id="18393"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8394" w:author="He Han" w:date="2026-10-27T17:53:00Z">
              <w:tcPr>
                <w:tcW w:w="1978" w:type="dxa"/>
                <w:vAlign w:val="center"/>
              </w:tcPr>
            </w:tcPrChange>
          </w:tcPr>
          <w:p w14:paraId="2F508A23" w14:textId="6D84A017" w:rsidR="00EA01C7" w:rsidRPr="00BB7730" w:rsidRDefault="00EA01C7" w:rsidP="00584C7E">
            <w:pPr>
              <w:spacing w:line="240" w:lineRule="exact"/>
              <w:contextualSpacing/>
              <w:jc w:val="center"/>
              <w:rPr>
                <w:ins w:id="18395" w:author="He Han" w:date="2026-10-22T21:23:00Z"/>
                <w:rFonts w:ascii="Times New Roman" w:eastAsia="仿宋_GB2312" w:hAnsi="Times New Roman" w:cs="Times New Roman"/>
                <w:color w:val="auto"/>
                <w:sz w:val="18"/>
                <w:szCs w:val="18"/>
              </w:rPr>
            </w:pPr>
            <w:ins w:id="18396" w:author="He Han" w:date="2026-10-22T21:27:00Z">
              <w:r w:rsidRPr="00BB7730">
                <w:rPr>
                  <w:rFonts w:ascii="Times New Roman" w:eastAsia="仿宋_GB2312" w:hAnsi="Times New Roman" w:cs="Times New Roman"/>
                  <w:color w:val="auto"/>
                  <w:sz w:val="18"/>
                  <w:szCs w:val="18"/>
                  <w:rPrChange w:id="18397"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398"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399"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400"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401"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402" w:author="He Han" w:date="2026-10-27T17:53:00Z">
              <w:tcPr>
                <w:tcW w:w="1978" w:type="dxa"/>
                <w:vAlign w:val="center"/>
              </w:tcPr>
            </w:tcPrChange>
          </w:tcPr>
          <w:p w14:paraId="3FD02C78" w14:textId="13FE805A" w:rsidR="00EA01C7" w:rsidRPr="00BB7730" w:rsidRDefault="00EA01C7" w:rsidP="00584C7E">
            <w:pPr>
              <w:spacing w:line="240" w:lineRule="exact"/>
              <w:contextualSpacing/>
              <w:jc w:val="center"/>
              <w:rPr>
                <w:ins w:id="18403" w:author="He Han" w:date="2026-10-22T21:23:00Z"/>
                <w:rFonts w:ascii="Times New Roman" w:eastAsia="仿宋_GB2312" w:hAnsi="Times New Roman" w:cs="Times New Roman"/>
                <w:color w:val="auto"/>
                <w:sz w:val="18"/>
                <w:szCs w:val="18"/>
                <w:lang w:eastAsia="zh-CN"/>
              </w:rPr>
            </w:pPr>
            <w:ins w:id="18404" w:author="He Han" w:date="2026-10-22T21:27:00Z">
              <w:r w:rsidRPr="00BB7730">
                <w:rPr>
                  <w:rFonts w:ascii="Times New Roman" w:eastAsia="仿宋_GB2312" w:hAnsi="Times New Roman" w:cs="Times New Roman"/>
                  <w:color w:val="auto"/>
                  <w:sz w:val="18"/>
                  <w:szCs w:val="18"/>
                  <w:rPrChange w:id="18405"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406"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407"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408"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409"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410" w:author="He Han" w:date="2026-10-27T17:53:00Z">
              <w:tcPr>
                <w:tcW w:w="1978" w:type="dxa"/>
                <w:vAlign w:val="center"/>
              </w:tcPr>
            </w:tcPrChange>
          </w:tcPr>
          <w:p w14:paraId="3046C393" w14:textId="258EC90D" w:rsidR="00EA01C7" w:rsidRPr="00BB7730" w:rsidRDefault="00EA01C7" w:rsidP="00584C7E">
            <w:pPr>
              <w:spacing w:line="240" w:lineRule="exact"/>
              <w:contextualSpacing/>
              <w:jc w:val="center"/>
              <w:rPr>
                <w:ins w:id="18411" w:author="He Han" w:date="2026-10-22T21:23:00Z"/>
                <w:rFonts w:ascii="Times New Roman" w:eastAsia="仿宋_GB2312" w:hAnsi="Times New Roman" w:cs="Times New Roman"/>
                <w:color w:val="auto"/>
                <w:sz w:val="18"/>
                <w:szCs w:val="18"/>
              </w:rPr>
            </w:pPr>
            <w:ins w:id="18412" w:author="He Han" w:date="2026-10-22T21:32:00Z">
              <w:r w:rsidRPr="00BB7730">
                <w:rPr>
                  <w:rFonts w:ascii="Times New Roman" w:eastAsia="仿宋_GB2312" w:hAnsi="Times New Roman" w:cs="Times New Roman"/>
                  <w:color w:val="auto"/>
                  <w:sz w:val="18"/>
                  <w:szCs w:val="18"/>
                  <w:rPrChange w:id="18413"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414"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415"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416"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417"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418" w:author="He Han" w:date="2026-10-27T17:53:00Z">
              <w:tcPr>
                <w:tcW w:w="1978" w:type="dxa"/>
                <w:vAlign w:val="center"/>
              </w:tcPr>
            </w:tcPrChange>
          </w:tcPr>
          <w:p w14:paraId="25C998EC" w14:textId="71C3AEB8" w:rsidR="00EA01C7" w:rsidRPr="00BB7730" w:rsidRDefault="00EA01C7" w:rsidP="00584C7E">
            <w:pPr>
              <w:spacing w:line="240" w:lineRule="exact"/>
              <w:contextualSpacing/>
              <w:jc w:val="center"/>
              <w:rPr>
                <w:ins w:id="18419" w:author="He Han" w:date="2026-10-22T21:23:00Z"/>
                <w:rFonts w:ascii="Times New Roman" w:eastAsia="仿宋_GB2312" w:hAnsi="Times New Roman" w:cs="Times New Roman"/>
                <w:color w:val="auto"/>
                <w:sz w:val="18"/>
                <w:szCs w:val="18"/>
              </w:rPr>
            </w:pPr>
            <w:ins w:id="18420" w:author="He Han" w:date="2026-10-22T21:32:00Z">
              <w:r w:rsidRPr="00BB7730">
                <w:rPr>
                  <w:rFonts w:ascii="Times New Roman" w:eastAsia="仿宋_GB2312" w:hAnsi="Times New Roman" w:cs="Times New Roman"/>
                  <w:color w:val="auto"/>
                  <w:sz w:val="18"/>
                  <w:szCs w:val="18"/>
                  <w:rPrChange w:id="18421"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422" w:author="He Han" w:date="2026-10-27T17:53:00Z">
              <w:tcPr>
                <w:tcW w:w="1978" w:type="dxa"/>
                <w:vAlign w:val="center"/>
              </w:tcPr>
            </w:tcPrChange>
          </w:tcPr>
          <w:p w14:paraId="41FC6A41" w14:textId="7B12AF1E" w:rsidR="00EA01C7" w:rsidRPr="00BB7730" w:rsidRDefault="00EA01C7" w:rsidP="00584C7E">
            <w:pPr>
              <w:spacing w:line="240" w:lineRule="exact"/>
              <w:contextualSpacing/>
              <w:jc w:val="center"/>
              <w:rPr>
                <w:ins w:id="18423" w:author="He Han" w:date="2026-10-22T21:23:00Z"/>
                <w:rFonts w:ascii="Times New Roman" w:eastAsia="仿宋_GB2312" w:hAnsi="Times New Roman" w:cs="Times New Roman"/>
                <w:color w:val="auto"/>
                <w:sz w:val="18"/>
                <w:szCs w:val="18"/>
              </w:rPr>
            </w:pPr>
            <w:ins w:id="18424" w:author="He Han" w:date="2026-10-22T21:27:00Z">
              <w:r w:rsidRPr="00BB7730">
                <w:rPr>
                  <w:rFonts w:ascii="Times New Roman" w:eastAsia="仿宋_GB2312" w:hAnsi="Times New Roman" w:cs="Times New Roman"/>
                  <w:color w:val="auto"/>
                  <w:sz w:val="18"/>
                  <w:szCs w:val="18"/>
                  <w:rPrChange w:id="18425"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426" w:author="He Han" w:date="2026-10-27T17:53:00Z">
              <w:tcPr>
                <w:tcW w:w="2010" w:type="dxa"/>
                <w:vAlign w:val="center"/>
              </w:tcPr>
            </w:tcPrChange>
          </w:tcPr>
          <w:p w14:paraId="0B851543" w14:textId="16D50FDB" w:rsidR="00EA01C7" w:rsidRPr="00BB7730" w:rsidRDefault="00EA01C7" w:rsidP="00584C7E">
            <w:pPr>
              <w:spacing w:line="240" w:lineRule="exact"/>
              <w:contextualSpacing/>
              <w:jc w:val="center"/>
              <w:rPr>
                <w:ins w:id="18427" w:author="He Han" w:date="2026-10-22T21:23:00Z"/>
                <w:rFonts w:ascii="Times New Roman" w:eastAsia="仿宋_GB2312" w:hAnsi="Times New Roman" w:cs="Times New Roman"/>
                <w:color w:val="auto"/>
                <w:sz w:val="15"/>
                <w:szCs w:val="15"/>
              </w:rPr>
            </w:pPr>
            <w:ins w:id="18428" w:author="He Han" w:date="2026-10-22T21:27:00Z">
              <w:r w:rsidRPr="00BB7730">
                <w:rPr>
                  <w:rFonts w:ascii="Times New Roman" w:eastAsia="仿宋_GB2312" w:hAnsi="Times New Roman" w:cs="Times New Roman"/>
                  <w:color w:val="auto"/>
                  <w:sz w:val="18"/>
                  <w:szCs w:val="18"/>
                  <w:rPrChange w:id="18429"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430" w:author="He Han" w:date="2026-10-27T17:53:00Z">
              <w:tcPr>
                <w:tcW w:w="1798" w:type="dxa"/>
                <w:vAlign w:val="center"/>
              </w:tcPr>
            </w:tcPrChange>
          </w:tcPr>
          <w:p w14:paraId="033D219F" w14:textId="19F26F16" w:rsidR="00EA01C7" w:rsidRPr="00BB7730" w:rsidRDefault="006E26BF" w:rsidP="00EA01C7">
            <w:pPr>
              <w:spacing w:line="240" w:lineRule="exact"/>
              <w:contextualSpacing/>
              <w:jc w:val="center"/>
              <w:rPr>
                <w:ins w:id="18431" w:author="He Han" w:date="2026-10-27T17:46:00Z"/>
                <w:rFonts w:ascii="Times New Roman" w:eastAsia="仿宋_GB2312" w:hAnsi="Times New Roman" w:cs="Times New Roman"/>
                <w:color w:val="auto"/>
                <w:sz w:val="18"/>
                <w:szCs w:val="18"/>
              </w:rPr>
              <w:pPrChange w:id="18432" w:author="He Han" w:date="2026-10-27T17:47:00Z">
                <w:pPr>
                  <w:spacing w:line="240" w:lineRule="exact"/>
                  <w:contextualSpacing/>
                  <w:jc w:val="center"/>
                </w:pPr>
              </w:pPrChange>
            </w:pPr>
            <w:ins w:id="18433" w:author="He Han" w:date="2026-10-27T17:50:00Z">
              <w:r w:rsidRPr="002079CD">
                <w:rPr>
                  <w:rFonts w:ascii="Times New Roman" w:eastAsia="仿宋_GB2312" w:hAnsi="Times New Roman" w:cs="Times New Roman"/>
                  <w:color w:val="auto"/>
                  <w:sz w:val="18"/>
                  <w:szCs w:val="18"/>
                </w:rPr>
                <w:t>Yes</w:t>
              </w:r>
            </w:ins>
          </w:p>
        </w:tc>
        <w:tc>
          <w:tcPr>
            <w:tcW w:w="3295" w:type="dxa"/>
            <w:vMerge/>
            <w:vAlign w:val="center"/>
            <w:tcPrChange w:id="18434" w:author="He Han" w:date="2026-10-27T17:53:00Z">
              <w:tcPr>
                <w:tcW w:w="3000" w:type="dxa"/>
                <w:vMerge/>
                <w:vAlign w:val="center"/>
              </w:tcPr>
            </w:tcPrChange>
          </w:tcPr>
          <w:p w14:paraId="0B8D500F" w14:textId="6C89F306" w:rsidR="00EA01C7" w:rsidRPr="00BB7730" w:rsidRDefault="00EA01C7" w:rsidP="00584C7E">
            <w:pPr>
              <w:spacing w:line="240" w:lineRule="exact"/>
              <w:contextualSpacing/>
              <w:jc w:val="center"/>
              <w:rPr>
                <w:ins w:id="18435" w:author="He Han" w:date="2026-10-22T21:23:00Z"/>
                <w:rFonts w:ascii="Times New Roman" w:eastAsia="仿宋_GB2312" w:hAnsi="Times New Roman" w:cs="Times New Roman"/>
                <w:color w:val="auto"/>
                <w:sz w:val="18"/>
                <w:szCs w:val="18"/>
              </w:rPr>
            </w:pPr>
          </w:p>
        </w:tc>
      </w:tr>
      <w:tr w:rsidR="00EA6B9F" w:rsidRPr="00BB7730" w14:paraId="1E206FC1" w14:textId="77777777" w:rsidTr="00EA6B9F">
        <w:trPr>
          <w:trHeight w:val="435"/>
          <w:jc w:val="center"/>
          <w:ins w:id="18436" w:author="He Han" w:date="2026-10-22T21:23:00Z"/>
          <w:trPrChange w:id="18437" w:author="He Han" w:date="2026-10-27T17:53:00Z">
            <w:trPr>
              <w:trHeight w:val="424"/>
              <w:jc w:val="center"/>
            </w:trPr>
          </w:trPrChange>
        </w:trPr>
        <w:tc>
          <w:tcPr>
            <w:tcW w:w="3302" w:type="dxa"/>
            <w:vAlign w:val="center"/>
            <w:tcPrChange w:id="18438" w:author="He Han" w:date="2026-10-27T17:53:00Z">
              <w:tcPr>
                <w:tcW w:w="3007" w:type="dxa"/>
                <w:vAlign w:val="center"/>
              </w:tcPr>
            </w:tcPrChange>
          </w:tcPr>
          <w:p w14:paraId="7B3C3DDB" w14:textId="06CE0513" w:rsidR="00EA01C7" w:rsidRPr="00BB7730" w:rsidRDefault="00EA01C7" w:rsidP="00584C7E">
            <w:pPr>
              <w:spacing w:line="240" w:lineRule="exact"/>
              <w:contextualSpacing/>
              <w:jc w:val="center"/>
              <w:rPr>
                <w:ins w:id="18439" w:author="He Han" w:date="2026-10-22T21:23:00Z"/>
                <w:rFonts w:ascii="Times New Roman" w:eastAsia="仿宋_GB2312" w:hAnsi="Times New Roman" w:cs="Times New Roman"/>
                <w:color w:val="auto"/>
                <w:sz w:val="18"/>
                <w:szCs w:val="18"/>
              </w:rPr>
            </w:pPr>
            <w:ins w:id="18440" w:author="He Han" w:date="2026-10-22T21:24:00Z">
              <w:r w:rsidRPr="00BB7730">
                <w:rPr>
                  <w:rFonts w:ascii="Times New Roman" w:eastAsia="仿宋_GB2312" w:hAnsi="Times New Roman" w:cs="Times New Roman"/>
                  <w:color w:val="auto"/>
                  <w:sz w:val="18"/>
                  <w:szCs w:val="18"/>
                  <w:lang w:eastAsia="zh-CN"/>
                  <w:rPrChange w:id="18441" w:author="He Han" w:date="2026-10-22T21:34:00Z">
                    <w:rPr>
                      <w:rFonts w:ascii="Times New Roman" w:eastAsia="仿宋_GB2312" w:hAnsi="Times New Roman" w:cs="Times New Roman"/>
                      <w:color w:val="00B0F0"/>
                      <w:sz w:val="18"/>
                      <w:szCs w:val="18"/>
                      <w:lang w:eastAsia="zh-CN"/>
                    </w:rPr>
                  </w:rPrChange>
                </w:rPr>
                <w:t>MTBE</w:t>
              </w:r>
            </w:ins>
          </w:p>
        </w:tc>
        <w:tc>
          <w:tcPr>
            <w:tcW w:w="2176" w:type="dxa"/>
            <w:vAlign w:val="center"/>
            <w:tcPrChange w:id="18442" w:author="He Han" w:date="2026-10-27T17:53:00Z">
              <w:tcPr>
                <w:tcW w:w="1982" w:type="dxa"/>
                <w:vAlign w:val="center"/>
              </w:tcPr>
            </w:tcPrChange>
          </w:tcPr>
          <w:p w14:paraId="511DEE06" w14:textId="28A56C71" w:rsidR="00EA01C7" w:rsidRPr="00BB7730" w:rsidRDefault="00EA01C7" w:rsidP="00584C7E">
            <w:pPr>
              <w:spacing w:line="240" w:lineRule="exact"/>
              <w:contextualSpacing/>
              <w:jc w:val="center"/>
              <w:rPr>
                <w:ins w:id="18443" w:author="He Han" w:date="2026-10-22T21:23:00Z"/>
                <w:rFonts w:ascii="Times New Roman" w:eastAsia="仿宋_GB2312" w:hAnsi="Times New Roman" w:cs="Times New Roman"/>
                <w:color w:val="auto"/>
                <w:sz w:val="18"/>
                <w:szCs w:val="18"/>
              </w:rPr>
            </w:pPr>
            <w:ins w:id="18444" w:author="He Han" w:date="2026-10-22T21:26:00Z">
              <w:r w:rsidRPr="00BB7730">
                <w:rPr>
                  <w:rFonts w:ascii="Times New Roman" w:eastAsia="仿宋_GB2312" w:hAnsi="Times New Roman" w:cs="Times New Roman"/>
                  <w:color w:val="auto"/>
                  <w:sz w:val="18"/>
                  <w:szCs w:val="18"/>
                  <w:rPrChange w:id="18445"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446" w:author="He Han" w:date="2026-10-27T17:53:00Z">
              <w:tcPr>
                <w:tcW w:w="1978" w:type="dxa"/>
                <w:vAlign w:val="center"/>
              </w:tcPr>
            </w:tcPrChange>
          </w:tcPr>
          <w:p w14:paraId="04413293" w14:textId="6D3DE9EA" w:rsidR="00EA01C7" w:rsidRPr="00BB7730" w:rsidRDefault="00EA01C7" w:rsidP="00584C7E">
            <w:pPr>
              <w:spacing w:line="240" w:lineRule="exact"/>
              <w:contextualSpacing/>
              <w:jc w:val="center"/>
              <w:rPr>
                <w:ins w:id="18447" w:author="He Han" w:date="2026-10-22T21:23:00Z"/>
                <w:rFonts w:ascii="Times New Roman" w:eastAsia="仿宋_GB2312" w:hAnsi="Times New Roman" w:cs="Times New Roman"/>
                <w:color w:val="auto"/>
                <w:sz w:val="18"/>
                <w:szCs w:val="18"/>
              </w:rPr>
            </w:pPr>
            <w:ins w:id="18448" w:author="He Han" w:date="2026-10-22T21:26:00Z">
              <w:r w:rsidRPr="00BB7730">
                <w:rPr>
                  <w:rFonts w:ascii="Times New Roman" w:eastAsia="仿宋_GB2312" w:hAnsi="Times New Roman" w:cs="Times New Roman"/>
                  <w:color w:val="auto"/>
                  <w:sz w:val="18"/>
                  <w:szCs w:val="18"/>
                  <w:rPrChange w:id="18449"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450" w:author="He Han" w:date="2026-10-27T17:53:00Z">
              <w:tcPr>
                <w:tcW w:w="1978" w:type="dxa"/>
                <w:vAlign w:val="center"/>
              </w:tcPr>
            </w:tcPrChange>
          </w:tcPr>
          <w:p w14:paraId="543DF570" w14:textId="7B439F0E" w:rsidR="00EA01C7" w:rsidRPr="00BB7730" w:rsidRDefault="00EA01C7" w:rsidP="00584C7E">
            <w:pPr>
              <w:spacing w:line="240" w:lineRule="exact"/>
              <w:contextualSpacing/>
              <w:jc w:val="center"/>
              <w:rPr>
                <w:ins w:id="18451" w:author="He Han" w:date="2026-10-22T21:23:00Z"/>
                <w:rFonts w:ascii="Times New Roman" w:eastAsia="仿宋_GB2312" w:hAnsi="Times New Roman" w:cs="Times New Roman"/>
                <w:color w:val="auto"/>
                <w:sz w:val="18"/>
                <w:szCs w:val="18"/>
              </w:rPr>
            </w:pPr>
            <w:ins w:id="18452" w:author="He Han" w:date="2026-10-22T21:27:00Z">
              <w:r w:rsidRPr="00BB7730">
                <w:rPr>
                  <w:rFonts w:ascii="Times New Roman" w:eastAsia="仿宋_GB2312" w:hAnsi="Times New Roman" w:cs="Times New Roman"/>
                  <w:color w:val="auto"/>
                  <w:sz w:val="18"/>
                  <w:szCs w:val="18"/>
                  <w:rPrChange w:id="18453"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454" w:author="He Han" w:date="2026-10-27T17:53:00Z">
              <w:tcPr>
                <w:tcW w:w="1978" w:type="dxa"/>
                <w:vAlign w:val="center"/>
              </w:tcPr>
            </w:tcPrChange>
          </w:tcPr>
          <w:p w14:paraId="67FDA0D4" w14:textId="6C39CF66" w:rsidR="00EA01C7" w:rsidRPr="00BB7730" w:rsidRDefault="00EA01C7" w:rsidP="00584C7E">
            <w:pPr>
              <w:spacing w:line="240" w:lineRule="exact"/>
              <w:contextualSpacing/>
              <w:jc w:val="center"/>
              <w:rPr>
                <w:ins w:id="18455" w:author="He Han" w:date="2026-10-22T21:23:00Z"/>
                <w:rFonts w:ascii="Times New Roman" w:eastAsia="仿宋_GB2312" w:hAnsi="Times New Roman" w:cs="Times New Roman"/>
                <w:color w:val="auto"/>
                <w:sz w:val="18"/>
                <w:szCs w:val="18"/>
              </w:rPr>
            </w:pPr>
            <w:ins w:id="18456"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8457" w:author="He Han" w:date="2026-10-27T17:53:00Z">
              <w:tcPr>
                <w:tcW w:w="1978" w:type="dxa"/>
                <w:vAlign w:val="center"/>
              </w:tcPr>
            </w:tcPrChange>
          </w:tcPr>
          <w:p w14:paraId="080FC860" w14:textId="00D66AE1" w:rsidR="00EA01C7" w:rsidRPr="00BB7730" w:rsidRDefault="00EA01C7" w:rsidP="00584C7E">
            <w:pPr>
              <w:spacing w:line="240" w:lineRule="exact"/>
              <w:contextualSpacing/>
              <w:jc w:val="center"/>
              <w:rPr>
                <w:ins w:id="18458" w:author="He Han" w:date="2026-10-22T21:23:00Z"/>
                <w:rFonts w:ascii="Times New Roman" w:eastAsia="仿宋_GB2312" w:hAnsi="Times New Roman" w:cs="Times New Roman"/>
                <w:color w:val="auto"/>
                <w:sz w:val="18"/>
                <w:szCs w:val="18"/>
              </w:rPr>
            </w:pPr>
            <w:ins w:id="18459" w:author="He Han" w:date="2026-10-22T21:27:00Z">
              <w:r w:rsidRPr="00BB7730">
                <w:rPr>
                  <w:rFonts w:ascii="Times New Roman" w:eastAsia="仿宋_GB2312" w:hAnsi="Times New Roman" w:cs="Times New Roman"/>
                  <w:color w:val="auto"/>
                  <w:sz w:val="18"/>
                  <w:szCs w:val="18"/>
                  <w:rPrChange w:id="18460"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461"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462"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463"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464"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465" w:author="He Han" w:date="2026-10-27T17:53:00Z">
              <w:tcPr>
                <w:tcW w:w="1978" w:type="dxa"/>
                <w:vAlign w:val="center"/>
              </w:tcPr>
            </w:tcPrChange>
          </w:tcPr>
          <w:p w14:paraId="6086B8CE" w14:textId="3CCEDFBA" w:rsidR="00EA01C7" w:rsidRPr="00BB7730" w:rsidRDefault="00EA01C7" w:rsidP="00584C7E">
            <w:pPr>
              <w:spacing w:line="240" w:lineRule="exact"/>
              <w:contextualSpacing/>
              <w:jc w:val="center"/>
              <w:rPr>
                <w:ins w:id="18466" w:author="He Han" w:date="2026-10-22T21:23:00Z"/>
                <w:rFonts w:ascii="Times New Roman" w:eastAsia="仿宋_GB2312" w:hAnsi="Times New Roman" w:cs="Times New Roman"/>
                <w:color w:val="auto"/>
                <w:sz w:val="18"/>
                <w:szCs w:val="18"/>
                <w:lang w:eastAsia="zh-CN"/>
              </w:rPr>
            </w:pPr>
            <w:ins w:id="18467" w:author="He Han" w:date="2026-10-22T21:27:00Z">
              <w:r w:rsidRPr="00BB7730">
                <w:rPr>
                  <w:rFonts w:ascii="Times New Roman" w:eastAsia="仿宋_GB2312" w:hAnsi="Times New Roman" w:cs="Times New Roman"/>
                  <w:color w:val="auto"/>
                  <w:sz w:val="18"/>
                  <w:szCs w:val="18"/>
                  <w:rPrChange w:id="18468"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469"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470"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471"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472"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473" w:author="He Han" w:date="2026-10-27T17:53:00Z">
              <w:tcPr>
                <w:tcW w:w="1978" w:type="dxa"/>
                <w:vAlign w:val="center"/>
              </w:tcPr>
            </w:tcPrChange>
          </w:tcPr>
          <w:p w14:paraId="2B6C9DF0" w14:textId="6769BFEE" w:rsidR="00EA01C7" w:rsidRPr="00BB7730" w:rsidRDefault="00EA01C7" w:rsidP="00584C7E">
            <w:pPr>
              <w:spacing w:line="240" w:lineRule="exact"/>
              <w:contextualSpacing/>
              <w:jc w:val="center"/>
              <w:rPr>
                <w:ins w:id="18474" w:author="He Han" w:date="2026-10-22T21:23:00Z"/>
                <w:rFonts w:ascii="Times New Roman" w:eastAsia="仿宋_GB2312" w:hAnsi="Times New Roman" w:cs="Times New Roman"/>
                <w:color w:val="auto"/>
                <w:sz w:val="18"/>
                <w:szCs w:val="18"/>
              </w:rPr>
            </w:pPr>
            <w:ins w:id="18475" w:author="He Han" w:date="2026-10-22T21:32:00Z">
              <w:r w:rsidRPr="00BB7730">
                <w:rPr>
                  <w:rFonts w:ascii="Times New Roman" w:eastAsia="仿宋_GB2312" w:hAnsi="Times New Roman" w:cs="Times New Roman"/>
                  <w:color w:val="auto"/>
                  <w:sz w:val="18"/>
                  <w:szCs w:val="18"/>
                  <w:rPrChange w:id="18476"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477"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478"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479"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480"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481" w:author="He Han" w:date="2026-10-27T17:53:00Z">
              <w:tcPr>
                <w:tcW w:w="1978" w:type="dxa"/>
                <w:vAlign w:val="center"/>
              </w:tcPr>
            </w:tcPrChange>
          </w:tcPr>
          <w:p w14:paraId="00F3D7A2" w14:textId="5EF4FF33" w:rsidR="00EA01C7" w:rsidRPr="00BB7730" w:rsidRDefault="00EA01C7" w:rsidP="00584C7E">
            <w:pPr>
              <w:spacing w:line="240" w:lineRule="exact"/>
              <w:contextualSpacing/>
              <w:jc w:val="center"/>
              <w:rPr>
                <w:ins w:id="18482" w:author="He Han" w:date="2026-10-22T21:23:00Z"/>
                <w:rFonts w:ascii="Times New Roman" w:eastAsia="仿宋_GB2312" w:hAnsi="Times New Roman" w:cs="Times New Roman"/>
                <w:color w:val="auto"/>
                <w:sz w:val="18"/>
                <w:szCs w:val="18"/>
              </w:rPr>
            </w:pPr>
            <w:ins w:id="18483" w:author="He Han" w:date="2026-10-22T21:32:00Z">
              <w:r w:rsidRPr="00BB7730">
                <w:rPr>
                  <w:rFonts w:ascii="Times New Roman" w:eastAsia="仿宋_GB2312" w:hAnsi="Times New Roman" w:cs="Times New Roman"/>
                  <w:color w:val="auto"/>
                  <w:sz w:val="18"/>
                  <w:szCs w:val="18"/>
                  <w:rPrChange w:id="18484"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485"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486"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487"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488"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489" w:author="He Han" w:date="2026-10-27T17:53:00Z">
              <w:tcPr>
                <w:tcW w:w="1978" w:type="dxa"/>
                <w:vAlign w:val="center"/>
              </w:tcPr>
            </w:tcPrChange>
          </w:tcPr>
          <w:p w14:paraId="25A4145B" w14:textId="77EF3D63" w:rsidR="00EA01C7" w:rsidRPr="00BB7730" w:rsidRDefault="00EA01C7" w:rsidP="00584C7E">
            <w:pPr>
              <w:spacing w:line="240" w:lineRule="exact"/>
              <w:contextualSpacing/>
              <w:jc w:val="center"/>
              <w:rPr>
                <w:ins w:id="18490" w:author="He Han" w:date="2026-10-22T21:23:00Z"/>
                <w:rFonts w:ascii="Times New Roman" w:eastAsia="仿宋_GB2312" w:hAnsi="Times New Roman" w:cs="Times New Roman"/>
                <w:color w:val="auto"/>
                <w:sz w:val="18"/>
                <w:szCs w:val="18"/>
              </w:rPr>
            </w:pPr>
            <w:ins w:id="18491" w:author="He Han" w:date="2026-10-22T21:27:00Z">
              <w:r w:rsidRPr="00BB7730">
                <w:rPr>
                  <w:rFonts w:ascii="Times New Roman" w:eastAsia="仿宋_GB2312" w:hAnsi="Times New Roman" w:cs="Times New Roman"/>
                  <w:color w:val="auto"/>
                  <w:sz w:val="18"/>
                  <w:szCs w:val="18"/>
                  <w:rPrChange w:id="18492"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493" w:author="He Han" w:date="2026-10-27T17:53:00Z">
              <w:tcPr>
                <w:tcW w:w="2010" w:type="dxa"/>
                <w:vAlign w:val="center"/>
              </w:tcPr>
            </w:tcPrChange>
          </w:tcPr>
          <w:p w14:paraId="22ADAADF" w14:textId="3012F474" w:rsidR="00EA01C7" w:rsidRPr="00BB7730" w:rsidRDefault="00EA01C7" w:rsidP="00584C7E">
            <w:pPr>
              <w:spacing w:line="240" w:lineRule="exact"/>
              <w:contextualSpacing/>
              <w:jc w:val="center"/>
              <w:rPr>
                <w:ins w:id="18494" w:author="He Han" w:date="2026-10-22T21:23:00Z"/>
                <w:rFonts w:ascii="Times New Roman" w:eastAsia="仿宋_GB2312" w:hAnsi="Times New Roman" w:cs="Times New Roman"/>
                <w:color w:val="auto"/>
                <w:sz w:val="15"/>
                <w:szCs w:val="15"/>
              </w:rPr>
            </w:pPr>
            <w:ins w:id="18495" w:author="He Han" w:date="2026-10-22T21:27:00Z">
              <w:r w:rsidRPr="00BB7730">
                <w:rPr>
                  <w:rFonts w:ascii="Times New Roman" w:eastAsia="仿宋_GB2312" w:hAnsi="Times New Roman" w:cs="Times New Roman"/>
                  <w:color w:val="auto"/>
                  <w:sz w:val="18"/>
                  <w:szCs w:val="18"/>
                  <w:rPrChange w:id="18496"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497" w:author="He Han" w:date="2026-10-27T17:53:00Z">
              <w:tcPr>
                <w:tcW w:w="1798" w:type="dxa"/>
                <w:vAlign w:val="center"/>
              </w:tcPr>
            </w:tcPrChange>
          </w:tcPr>
          <w:p w14:paraId="305357BB" w14:textId="7B4CE9C5" w:rsidR="00EA01C7" w:rsidRPr="00BB7730" w:rsidRDefault="00EA01C7" w:rsidP="00EA01C7">
            <w:pPr>
              <w:spacing w:line="240" w:lineRule="exact"/>
              <w:contextualSpacing/>
              <w:jc w:val="center"/>
              <w:rPr>
                <w:ins w:id="18498" w:author="He Han" w:date="2026-10-27T17:46:00Z"/>
                <w:rFonts w:ascii="Times New Roman" w:eastAsia="仿宋_GB2312" w:hAnsi="Times New Roman" w:cs="Times New Roman"/>
                <w:color w:val="auto"/>
                <w:sz w:val="18"/>
                <w:szCs w:val="18"/>
              </w:rPr>
              <w:pPrChange w:id="18499" w:author="He Han" w:date="2026-10-27T17:47:00Z">
                <w:pPr>
                  <w:spacing w:line="240" w:lineRule="exact"/>
                  <w:contextualSpacing/>
                  <w:jc w:val="center"/>
                </w:pPr>
              </w:pPrChange>
            </w:pPr>
            <w:ins w:id="18500" w:author="He Han" w:date="2026-10-27T17:49: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ign w:val="center"/>
            <w:tcPrChange w:id="18501" w:author="He Han" w:date="2026-10-27T17:53:00Z">
              <w:tcPr>
                <w:tcW w:w="3000" w:type="dxa"/>
                <w:vMerge/>
                <w:vAlign w:val="center"/>
              </w:tcPr>
            </w:tcPrChange>
          </w:tcPr>
          <w:p w14:paraId="7B80FABF" w14:textId="5B3F8EBA" w:rsidR="00EA01C7" w:rsidRPr="00BB7730" w:rsidRDefault="00EA01C7" w:rsidP="00584C7E">
            <w:pPr>
              <w:spacing w:line="240" w:lineRule="exact"/>
              <w:contextualSpacing/>
              <w:jc w:val="center"/>
              <w:rPr>
                <w:ins w:id="18502" w:author="He Han" w:date="2026-10-22T21:23:00Z"/>
                <w:rFonts w:ascii="Times New Roman" w:eastAsia="仿宋_GB2312" w:hAnsi="Times New Roman" w:cs="Times New Roman"/>
                <w:color w:val="auto"/>
                <w:sz w:val="18"/>
                <w:szCs w:val="18"/>
              </w:rPr>
            </w:pPr>
          </w:p>
        </w:tc>
      </w:tr>
      <w:tr w:rsidR="00EA6B9F" w:rsidRPr="00BB7730" w14:paraId="60953884" w14:textId="77777777" w:rsidTr="00EA6B9F">
        <w:trPr>
          <w:trHeight w:val="435"/>
          <w:jc w:val="center"/>
          <w:ins w:id="18503" w:author="He Han" w:date="2026-10-22T21:24:00Z"/>
          <w:trPrChange w:id="18504" w:author="He Han" w:date="2026-10-27T17:53:00Z">
            <w:trPr>
              <w:trHeight w:val="424"/>
              <w:jc w:val="center"/>
            </w:trPr>
          </w:trPrChange>
        </w:trPr>
        <w:tc>
          <w:tcPr>
            <w:tcW w:w="3302" w:type="dxa"/>
            <w:vAlign w:val="center"/>
            <w:tcPrChange w:id="18505" w:author="He Han" w:date="2026-10-27T17:53:00Z">
              <w:tcPr>
                <w:tcW w:w="3007" w:type="dxa"/>
                <w:vAlign w:val="center"/>
              </w:tcPr>
            </w:tcPrChange>
          </w:tcPr>
          <w:p w14:paraId="1F6C458E" w14:textId="6238D8C9" w:rsidR="00EA01C7" w:rsidRPr="00BB7730" w:rsidRDefault="00EA01C7" w:rsidP="00584C7E">
            <w:pPr>
              <w:spacing w:line="240" w:lineRule="exact"/>
              <w:contextualSpacing/>
              <w:jc w:val="center"/>
              <w:rPr>
                <w:ins w:id="18506" w:author="He Han" w:date="2026-10-22T21:24:00Z"/>
                <w:rFonts w:ascii="Times New Roman" w:eastAsia="仿宋_GB2312" w:hAnsi="Times New Roman" w:cs="Times New Roman"/>
                <w:color w:val="auto"/>
                <w:sz w:val="18"/>
                <w:szCs w:val="18"/>
                <w:rPrChange w:id="18507" w:author="He Han" w:date="2026-10-22T21:34:00Z">
                  <w:rPr>
                    <w:ins w:id="18508" w:author="He Han" w:date="2026-10-22T21:24:00Z"/>
                    <w:rFonts w:ascii="Times New Roman" w:eastAsia="仿宋_GB2312" w:hAnsi="Times New Roman" w:cs="Times New Roman"/>
                    <w:color w:val="00B0F0"/>
                    <w:sz w:val="18"/>
                    <w:szCs w:val="18"/>
                  </w:rPr>
                </w:rPrChange>
              </w:rPr>
            </w:pPr>
            <w:ins w:id="18509" w:author="He Han" w:date="2026-10-22T21:24:00Z">
              <w:r w:rsidRPr="00BB7730">
                <w:rPr>
                  <w:rFonts w:ascii="Times New Roman" w:eastAsia="仿宋_GB2312" w:hAnsi="Times New Roman" w:cs="Times New Roman"/>
                  <w:color w:val="auto"/>
                  <w:sz w:val="18"/>
                  <w:szCs w:val="18"/>
                  <w:lang w:eastAsia="zh-CN"/>
                  <w:rPrChange w:id="18510" w:author="He Han" w:date="2026-10-22T21:34:00Z">
                    <w:rPr>
                      <w:rFonts w:ascii="Times New Roman" w:eastAsia="仿宋_GB2312" w:hAnsi="Times New Roman" w:cs="Times New Roman"/>
                      <w:color w:val="00B0F0"/>
                      <w:sz w:val="18"/>
                      <w:szCs w:val="18"/>
                      <w:lang w:eastAsia="zh-CN"/>
                    </w:rPr>
                  </w:rPrChange>
                </w:rPr>
                <w:t>Pyridine</w:t>
              </w:r>
            </w:ins>
          </w:p>
        </w:tc>
        <w:tc>
          <w:tcPr>
            <w:tcW w:w="2176" w:type="dxa"/>
            <w:vAlign w:val="center"/>
            <w:tcPrChange w:id="18511" w:author="He Han" w:date="2026-10-27T17:53:00Z">
              <w:tcPr>
                <w:tcW w:w="1982" w:type="dxa"/>
                <w:vAlign w:val="center"/>
              </w:tcPr>
            </w:tcPrChange>
          </w:tcPr>
          <w:p w14:paraId="17B52757" w14:textId="39E17E45" w:rsidR="00EA01C7" w:rsidRPr="00BB7730" w:rsidRDefault="00EA01C7" w:rsidP="00584C7E">
            <w:pPr>
              <w:spacing w:line="240" w:lineRule="exact"/>
              <w:contextualSpacing/>
              <w:jc w:val="center"/>
              <w:rPr>
                <w:ins w:id="18512" w:author="He Han" w:date="2026-10-22T21:24:00Z"/>
                <w:rFonts w:ascii="Times New Roman" w:eastAsia="仿宋_GB2312" w:hAnsi="Times New Roman" w:cs="Times New Roman"/>
                <w:color w:val="auto"/>
                <w:sz w:val="18"/>
                <w:szCs w:val="18"/>
                <w:rPrChange w:id="18513" w:author="He Han" w:date="2026-10-22T21:34:00Z">
                  <w:rPr>
                    <w:ins w:id="18514" w:author="He Han" w:date="2026-10-22T21:24:00Z"/>
                    <w:rFonts w:ascii="Times New Roman" w:eastAsia="仿宋_GB2312" w:hAnsi="Times New Roman" w:cs="Times New Roman"/>
                    <w:color w:val="00B0F0"/>
                    <w:sz w:val="18"/>
                    <w:szCs w:val="18"/>
                  </w:rPr>
                </w:rPrChange>
              </w:rPr>
            </w:pPr>
            <w:ins w:id="18515" w:author="He Han" w:date="2026-10-22T21:26:00Z">
              <w:r w:rsidRPr="00BB7730">
                <w:rPr>
                  <w:rFonts w:ascii="Times New Roman" w:eastAsia="仿宋_GB2312" w:hAnsi="Times New Roman" w:cs="Times New Roman"/>
                  <w:color w:val="auto"/>
                  <w:sz w:val="18"/>
                  <w:szCs w:val="18"/>
                  <w:rPrChange w:id="18516"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517" w:author="He Han" w:date="2026-10-27T17:53:00Z">
              <w:tcPr>
                <w:tcW w:w="1978" w:type="dxa"/>
                <w:vAlign w:val="center"/>
              </w:tcPr>
            </w:tcPrChange>
          </w:tcPr>
          <w:p w14:paraId="1BB2E46A" w14:textId="1AB60272" w:rsidR="00EA01C7" w:rsidRPr="00BB7730" w:rsidRDefault="00EA01C7" w:rsidP="00584C7E">
            <w:pPr>
              <w:spacing w:line="240" w:lineRule="exact"/>
              <w:contextualSpacing/>
              <w:jc w:val="center"/>
              <w:rPr>
                <w:ins w:id="18518" w:author="He Han" w:date="2026-10-22T21:24:00Z"/>
                <w:rFonts w:ascii="Times New Roman" w:eastAsia="仿宋_GB2312" w:hAnsi="Times New Roman" w:cs="Times New Roman"/>
                <w:color w:val="auto"/>
                <w:sz w:val="18"/>
                <w:szCs w:val="18"/>
                <w:rPrChange w:id="18519" w:author="He Han" w:date="2026-10-22T21:34:00Z">
                  <w:rPr>
                    <w:ins w:id="18520" w:author="He Han" w:date="2026-10-22T21:24:00Z"/>
                    <w:rFonts w:ascii="Times New Roman" w:eastAsia="仿宋_GB2312" w:hAnsi="Times New Roman" w:cs="Times New Roman"/>
                    <w:color w:val="00B0F0"/>
                    <w:sz w:val="18"/>
                    <w:szCs w:val="18"/>
                  </w:rPr>
                </w:rPrChange>
              </w:rPr>
            </w:pPr>
            <w:ins w:id="18521" w:author="He Han" w:date="2026-10-22T21:26:00Z">
              <w:r w:rsidRPr="00BB7730">
                <w:rPr>
                  <w:rFonts w:ascii="Times New Roman" w:eastAsia="仿宋_GB2312" w:hAnsi="Times New Roman" w:cs="Times New Roman"/>
                  <w:color w:val="auto"/>
                  <w:sz w:val="18"/>
                  <w:szCs w:val="18"/>
                  <w:rPrChange w:id="18522"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523" w:author="He Han" w:date="2026-10-27T17:53:00Z">
              <w:tcPr>
                <w:tcW w:w="1978" w:type="dxa"/>
                <w:vAlign w:val="center"/>
              </w:tcPr>
            </w:tcPrChange>
          </w:tcPr>
          <w:p w14:paraId="38F165A3" w14:textId="5388A009" w:rsidR="00EA01C7" w:rsidRPr="00BB7730" w:rsidRDefault="00EA01C7" w:rsidP="00584C7E">
            <w:pPr>
              <w:spacing w:line="240" w:lineRule="exact"/>
              <w:contextualSpacing/>
              <w:jc w:val="center"/>
              <w:rPr>
                <w:ins w:id="18524" w:author="He Han" w:date="2026-10-22T21:24:00Z"/>
                <w:rFonts w:ascii="Times New Roman" w:eastAsia="仿宋_GB2312" w:hAnsi="Times New Roman" w:cs="Times New Roman"/>
                <w:color w:val="auto"/>
                <w:sz w:val="18"/>
                <w:szCs w:val="18"/>
                <w:rPrChange w:id="18525" w:author="He Han" w:date="2026-10-22T21:34:00Z">
                  <w:rPr>
                    <w:ins w:id="18526" w:author="He Han" w:date="2026-10-22T21:24:00Z"/>
                    <w:rFonts w:ascii="Times New Roman" w:eastAsia="仿宋_GB2312" w:hAnsi="Times New Roman" w:cs="Times New Roman"/>
                    <w:color w:val="00B0F0"/>
                    <w:sz w:val="18"/>
                    <w:szCs w:val="18"/>
                  </w:rPr>
                </w:rPrChange>
              </w:rPr>
            </w:pPr>
            <w:ins w:id="18527" w:author="He Han" w:date="2026-10-22T21:27:00Z">
              <w:r w:rsidRPr="00BB7730">
                <w:rPr>
                  <w:rFonts w:ascii="Times New Roman" w:eastAsia="仿宋_GB2312" w:hAnsi="Times New Roman" w:cs="Times New Roman"/>
                  <w:color w:val="auto"/>
                  <w:sz w:val="18"/>
                  <w:szCs w:val="18"/>
                  <w:rPrChange w:id="18528"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529" w:author="He Han" w:date="2026-10-27T17:53:00Z">
              <w:tcPr>
                <w:tcW w:w="1978" w:type="dxa"/>
                <w:vAlign w:val="center"/>
              </w:tcPr>
            </w:tcPrChange>
          </w:tcPr>
          <w:p w14:paraId="1FD501B9" w14:textId="3B706431" w:rsidR="00EA01C7" w:rsidRPr="00BB7730" w:rsidRDefault="00EA01C7" w:rsidP="00584C7E">
            <w:pPr>
              <w:spacing w:line="240" w:lineRule="exact"/>
              <w:contextualSpacing/>
              <w:jc w:val="center"/>
              <w:rPr>
                <w:ins w:id="18530" w:author="He Han" w:date="2026-10-22T21:24:00Z"/>
                <w:rFonts w:ascii="Times New Roman" w:eastAsia="仿宋_GB2312" w:hAnsi="Times New Roman" w:cs="Times New Roman"/>
                <w:color w:val="auto"/>
                <w:sz w:val="18"/>
                <w:szCs w:val="18"/>
                <w:rPrChange w:id="18531" w:author="He Han" w:date="2026-10-22T21:34:00Z">
                  <w:rPr>
                    <w:ins w:id="18532" w:author="He Han" w:date="2026-10-22T21:24:00Z"/>
                    <w:rFonts w:ascii="Times New Roman" w:eastAsia="仿宋_GB2312" w:hAnsi="Times New Roman" w:cs="Times New Roman"/>
                    <w:color w:val="00B0F0"/>
                    <w:sz w:val="18"/>
                    <w:szCs w:val="18"/>
                  </w:rPr>
                </w:rPrChange>
              </w:rPr>
            </w:pPr>
            <w:ins w:id="18533"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8534" w:author="He Han" w:date="2026-10-27T17:53:00Z">
              <w:tcPr>
                <w:tcW w:w="1978" w:type="dxa"/>
                <w:vAlign w:val="center"/>
              </w:tcPr>
            </w:tcPrChange>
          </w:tcPr>
          <w:p w14:paraId="49AFD213" w14:textId="61C08D5B" w:rsidR="00EA01C7" w:rsidRPr="00BB7730" w:rsidRDefault="00EA01C7" w:rsidP="00584C7E">
            <w:pPr>
              <w:spacing w:line="240" w:lineRule="exact"/>
              <w:contextualSpacing/>
              <w:jc w:val="center"/>
              <w:rPr>
                <w:ins w:id="18535" w:author="He Han" w:date="2026-10-22T21:24:00Z"/>
                <w:rFonts w:ascii="Times New Roman" w:eastAsia="仿宋_GB2312" w:hAnsi="Times New Roman" w:cs="Times New Roman"/>
                <w:color w:val="auto"/>
                <w:sz w:val="18"/>
                <w:szCs w:val="18"/>
                <w:rPrChange w:id="18536" w:author="He Han" w:date="2026-10-22T21:34:00Z">
                  <w:rPr>
                    <w:ins w:id="18537" w:author="He Han" w:date="2026-10-22T21:24:00Z"/>
                    <w:rFonts w:ascii="Times New Roman" w:eastAsia="仿宋_GB2312" w:hAnsi="Times New Roman" w:cs="Times New Roman"/>
                    <w:color w:val="00B0F0"/>
                    <w:sz w:val="18"/>
                    <w:szCs w:val="18"/>
                  </w:rPr>
                </w:rPrChange>
              </w:rPr>
            </w:pPr>
            <w:ins w:id="18538" w:author="He Han" w:date="2026-10-22T21:27:00Z">
              <w:r w:rsidRPr="00BB7730">
                <w:rPr>
                  <w:rFonts w:ascii="Times New Roman" w:eastAsia="仿宋_GB2312" w:hAnsi="Times New Roman" w:cs="Times New Roman"/>
                  <w:color w:val="auto"/>
                  <w:sz w:val="18"/>
                  <w:szCs w:val="18"/>
                  <w:rPrChange w:id="18539"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540"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541"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542"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543"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544" w:author="He Han" w:date="2026-10-27T17:53:00Z">
              <w:tcPr>
                <w:tcW w:w="1978" w:type="dxa"/>
                <w:vAlign w:val="center"/>
              </w:tcPr>
            </w:tcPrChange>
          </w:tcPr>
          <w:p w14:paraId="791B01C2" w14:textId="32FBC8EE" w:rsidR="00EA01C7" w:rsidRPr="00BB7730" w:rsidRDefault="00EA01C7" w:rsidP="00584C7E">
            <w:pPr>
              <w:spacing w:line="240" w:lineRule="exact"/>
              <w:contextualSpacing/>
              <w:jc w:val="center"/>
              <w:rPr>
                <w:ins w:id="18545" w:author="He Han" w:date="2026-10-22T21:24:00Z"/>
                <w:rFonts w:ascii="Times New Roman" w:eastAsia="仿宋_GB2312" w:hAnsi="Times New Roman" w:cs="Times New Roman"/>
                <w:color w:val="auto"/>
                <w:sz w:val="18"/>
                <w:szCs w:val="18"/>
                <w:lang w:eastAsia="zh-CN"/>
                <w:rPrChange w:id="18546" w:author="He Han" w:date="2026-10-22T21:34:00Z">
                  <w:rPr>
                    <w:ins w:id="18547" w:author="He Han" w:date="2026-10-22T21:24:00Z"/>
                    <w:rFonts w:ascii="Times New Roman" w:eastAsia="仿宋_GB2312" w:hAnsi="Times New Roman" w:cs="Times New Roman"/>
                    <w:color w:val="00B0F0"/>
                    <w:sz w:val="18"/>
                    <w:szCs w:val="18"/>
                    <w:lang w:eastAsia="zh-CN"/>
                  </w:rPr>
                </w:rPrChange>
              </w:rPr>
            </w:pPr>
            <w:ins w:id="18548" w:author="He Han" w:date="2026-10-22T21:27:00Z">
              <w:r w:rsidRPr="00BB7730">
                <w:rPr>
                  <w:rFonts w:ascii="Times New Roman" w:eastAsia="仿宋_GB2312" w:hAnsi="Times New Roman" w:cs="Times New Roman"/>
                  <w:color w:val="auto"/>
                  <w:sz w:val="18"/>
                  <w:szCs w:val="18"/>
                  <w:rPrChange w:id="18549"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550"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551"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552"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553"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554" w:author="He Han" w:date="2026-10-27T17:53:00Z">
              <w:tcPr>
                <w:tcW w:w="1978" w:type="dxa"/>
                <w:vAlign w:val="center"/>
              </w:tcPr>
            </w:tcPrChange>
          </w:tcPr>
          <w:p w14:paraId="1C1F6E08" w14:textId="00582962" w:rsidR="00EA01C7" w:rsidRPr="00BB7730" w:rsidRDefault="00EA01C7" w:rsidP="00584C7E">
            <w:pPr>
              <w:spacing w:line="240" w:lineRule="exact"/>
              <w:contextualSpacing/>
              <w:jc w:val="center"/>
              <w:rPr>
                <w:ins w:id="18555" w:author="He Han" w:date="2026-10-22T21:24:00Z"/>
                <w:rFonts w:ascii="Times New Roman" w:eastAsia="仿宋_GB2312" w:hAnsi="Times New Roman" w:cs="Times New Roman"/>
                <w:color w:val="auto"/>
                <w:sz w:val="18"/>
                <w:szCs w:val="18"/>
                <w:rPrChange w:id="18556" w:author="He Han" w:date="2026-10-22T21:34:00Z">
                  <w:rPr>
                    <w:ins w:id="18557" w:author="He Han" w:date="2026-10-22T21:24:00Z"/>
                    <w:rFonts w:ascii="Times New Roman" w:eastAsia="仿宋_GB2312" w:hAnsi="Times New Roman" w:cs="Times New Roman"/>
                    <w:color w:val="00B0F0"/>
                    <w:sz w:val="18"/>
                    <w:szCs w:val="18"/>
                  </w:rPr>
                </w:rPrChange>
              </w:rPr>
            </w:pPr>
            <w:ins w:id="18558" w:author="He Han" w:date="2026-10-22T21:32:00Z">
              <w:r w:rsidRPr="00BB7730">
                <w:rPr>
                  <w:rFonts w:ascii="Times New Roman" w:eastAsia="仿宋_GB2312" w:hAnsi="Times New Roman" w:cs="Times New Roman"/>
                  <w:color w:val="auto"/>
                  <w:sz w:val="18"/>
                  <w:szCs w:val="18"/>
                  <w:rPrChange w:id="18559"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560"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561"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562"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563"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564" w:author="He Han" w:date="2026-10-27T17:53:00Z">
              <w:tcPr>
                <w:tcW w:w="1978" w:type="dxa"/>
                <w:vAlign w:val="center"/>
              </w:tcPr>
            </w:tcPrChange>
          </w:tcPr>
          <w:p w14:paraId="7CCCFACD" w14:textId="51383CB0" w:rsidR="00EA01C7" w:rsidRPr="00BB7730" w:rsidRDefault="00EA01C7" w:rsidP="00584C7E">
            <w:pPr>
              <w:spacing w:line="240" w:lineRule="exact"/>
              <w:contextualSpacing/>
              <w:jc w:val="center"/>
              <w:rPr>
                <w:ins w:id="18565" w:author="He Han" w:date="2026-10-22T21:24:00Z"/>
                <w:rFonts w:ascii="Times New Roman" w:eastAsia="仿宋_GB2312" w:hAnsi="Times New Roman" w:cs="Times New Roman"/>
                <w:color w:val="auto"/>
                <w:sz w:val="18"/>
                <w:szCs w:val="18"/>
                <w:rPrChange w:id="18566" w:author="He Han" w:date="2026-10-22T21:34:00Z">
                  <w:rPr>
                    <w:ins w:id="18567" w:author="He Han" w:date="2026-10-22T21:24:00Z"/>
                    <w:rFonts w:ascii="Times New Roman" w:eastAsia="仿宋_GB2312" w:hAnsi="Times New Roman" w:cs="Times New Roman"/>
                    <w:color w:val="00B0F0"/>
                    <w:sz w:val="18"/>
                    <w:szCs w:val="18"/>
                  </w:rPr>
                </w:rPrChange>
              </w:rPr>
            </w:pPr>
            <w:ins w:id="18568" w:author="He Han" w:date="2026-10-22T21:32:00Z">
              <w:r w:rsidRPr="00BB7730">
                <w:rPr>
                  <w:rFonts w:ascii="Times New Roman" w:eastAsia="仿宋_GB2312" w:hAnsi="Times New Roman" w:cs="Times New Roman"/>
                  <w:color w:val="auto"/>
                  <w:sz w:val="18"/>
                  <w:szCs w:val="18"/>
                  <w:rPrChange w:id="18569"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570"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571"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572"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573"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574" w:author="He Han" w:date="2026-10-27T17:53:00Z">
              <w:tcPr>
                <w:tcW w:w="1978" w:type="dxa"/>
                <w:vAlign w:val="center"/>
              </w:tcPr>
            </w:tcPrChange>
          </w:tcPr>
          <w:p w14:paraId="5EBE78C4" w14:textId="757D0C98" w:rsidR="00EA01C7" w:rsidRPr="00BB7730" w:rsidRDefault="00EA01C7" w:rsidP="00584C7E">
            <w:pPr>
              <w:spacing w:line="240" w:lineRule="exact"/>
              <w:contextualSpacing/>
              <w:jc w:val="center"/>
              <w:rPr>
                <w:ins w:id="18575" w:author="He Han" w:date="2026-10-22T21:24:00Z"/>
                <w:rFonts w:ascii="Times New Roman" w:eastAsia="仿宋_GB2312" w:hAnsi="Times New Roman" w:cs="Times New Roman"/>
                <w:color w:val="auto"/>
                <w:sz w:val="18"/>
                <w:szCs w:val="18"/>
                <w:rPrChange w:id="18576" w:author="He Han" w:date="2026-10-22T21:34:00Z">
                  <w:rPr>
                    <w:ins w:id="18577" w:author="He Han" w:date="2026-10-22T21:24:00Z"/>
                    <w:rFonts w:ascii="Times New Roman" w:eastAsia="仿宋_GB2312" w:hAnsi="Times New Roman" w:cs="Times New Roman"/>
                    <w:color w:val="00B0F0"/>
                    <w:sz w:val="18"/>
                    <w:szCs w:val="18"/>
                  </w:rPr>
                </w:rPrChange>
              </w:rPr>
            </w:pPr>
            <w:ins w:id="18578" w:author="He Han" w:date="2026-10-22T21:27:00Z">
              <w:r w:rsidRPr="00BB7730">
                <w:rPr>
                  <w:rFonts w:ascii="Times New Roman" w:eastAsia="仿宋_GB2312" w:hAnsi="Times New Roman" w:cs="Times New Roman"/>
                  <w:color w:val="auto"/>
                  <w:sz w:val="18"/>
                  <w:szCs w:val="18"/>
                  <w:rPrChange w:id="18579"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580" w:author="He Han" w:date="2026-10-27T17:53:00Z">
              <w:tcPr>
                <w:tcW w:w="2010" w:type="dxa"/>
                <w:vAlign w:val="center"/>
              </w:tcPr>
            </w:tcPrChange>
          </w:tcPr>
          <w:p w14:paraId="4C2BDF6E" w14:textId="59591795" w:rsidR="00EA01C7" w:rsidRPr="00BB7730" w:rsidRDefault="00EA01C7" w:rsidP="00584C7E">
            <w:pPr>
              <w:spacing w:line="240" w:lineRule="exact"/>
              <w:contextualSpacing/>
              <w:jc w:val="center"/>
              <w:rPr>
                <w:ins w:id="18581" w:author="He Han" w:date="2026-10-22T21:24:00Z"/>
                <w:rFonts w:ascii="Times New Roman" w:eastAsia="仿宋_GB2312" w:hAnsi="Times New Roman" w:cs="Times New Roman"/>
                <w:color w:val="auto"/>
                <w:sz w:val="15"/>
                <w:szCs w:val="15"/>
                <w:rPrChange w:id="18582" w:author="He Han" w:date="2026-10-22T21:34:00Z">
                  <w:rPr>
                    <w:ins w:id="18583" w:author="He Han" w:date="2026-10-22T21:24:00Z"/>
                    <w:rFonts w:ascii="Times New Roman" w:eastAsia="仿宋_GB2312" w:hAnsi="Times New Roman" w:cs="Times New Roman"/>
                    <w:color w:val="00B0F0"/>
                    <w:sz w:val="15"/>
                    <w:szCs w:val="15"/>
                  </w:rPr>
                </w:rPrChange>
              </w:rPr>
            </w:pPr>
            <w:ins w:id="18584" w:author="He Han" w:date="2026-10-22T21:27:00Z">
              <w:r w:rsidRPr="00BB7730">
                <w:rPr>
                  <w:rFonts w:ascii="Times New Roman" w:eastAsia="仿宋_GB2312" w:hAnsi="Times New Roman" w:cs="Times New Roman"/>
                  <w:color w:val="auto"/>
                  <w:sz w:val="18"/>
                  <w:szCs w:val="18"/>
                  <w:rPrChange w:id="18585"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586" w:author="He Han" w:date="2026-10-27T17:53:00Z">
              <w:tcPr>
                <w:tcW w:w="1798" w:type="dxa"/>
                <w:vAlign w:val="center"/>
              </w:tcPr>
            </w:tcPrChange>
          </w:tcPr>
          <w:p w14:paraId="692FCD79" w14:textId="35CBD28B" w:rsidR="00EA01C7" w:rsidRPr="00BB7730" w:rsidRDefault="006E26BF" w:rsidP="00EA01C7">
            <w:pPr>
              <w:spacing w:line="240" w:lineRule="exact"/>
              <w:contextualSpacing/>
              <w:jc w:val="center"/>
              <w:rPr>
                <w:ins w:id="18587" w:author="He Han" w:date="2026-10-27T17:46:00Z"/>
                <w:rFonts w:ascii="Times New Roman" w:eastAsia="仿宋_GB2312" w:hAnsi="Times New Roman" w:cs="Times New Roman"/>
                <w:color w:val="auto"/>
                <w:sz w:val="18"/>
                <w:szCs w:val="18"/>
                <w:rPrChange w:id="18588" w:author="He Han" w:date="2026-10-22T21:34:00Z">
                  <w:rPr>
                    <w:ins w:id="18589" w:author="He Han" w:date="2026-10-27T17:46:00Z"/>
                    <w:rFonts w:ascii="Times New Roman" w:eastAsia="仿宋_GB2312" w:hAnsi="Times New Roman" w:cs="Times New Roman"/>
                    <w:color w:val="auto"/>
                    <w:sz w:val="18"/>
                    <w:szCs w:val="18"/>
                  </w:rPr>
                </w:rPrChange>
              </w:rPr>
              <w:pPrChange w:id="18590" w:author="He Han" w:date="2026-10-27T17:47:00Z">
                <w:pPr>
                  <w:spacing w:line="240" w:lineRule="exact"/>
                  <w:contextualSpacing/>
                  <w:jc w:val="center"/>
                </w:pPr>
              </w:pPrChange>
            </w:pPr>
            <w:ins w:id="18591" w:author="He Han" w:date="2026-10-27T17:50:00Z">
              <w:r w:rsidRPr="002079CD">
                <w:rPr>
                  <w:rFonts w:ascii="Times New Roman" w:eastAsia="仿宋_GB2312" w:hAnsi="Times New Roman" w:cs="Times New Roman"/>
                  <w:color w:val="auto"/>
                  <w:sz w:val="18"/>
                  <w:szCs w:val="18"/>
                </w:rPr>
                <w:t>Yes</w:t>
              </w:r>
            </w:ins>
          </w:p>
        </w:tc>
        <w:tc>
          <w:tcPr>
            <w:tcW w:w="3295" w:type="dxa"/>
            <w:vMerge/>
            <w:vAlign w:val="center"/>
            <w:tcPrChange w:id="18592" w:author="He Han" w:date="2026-10-27T17:53:00Z">
              <w:tcPr>
                <w:tcW w:w="3000" w:type="dxa"/>
                <w:vMerge/>
                <w:vAlign w:val="center"/>
              </w:tcPr>
            </w:tcPrChange>
          </w:tcPr>
          <w:p w14:paraId="4A274BD6" w14:textId="08596978" w:rsidR="00EA01C7" w:rsidRPr="00BB7730" w:rsidRDefault="00EA01C7" w:rsidP="00584C7E">
            <w:pPr>
              <w:spacing w:line="240" w:lineRule="exact"/>
              <w:contextualSpacing/>
              <w:jc w:val="center"/>
              <w:rPr>
                <w:ins w:id="18593" w:author="He Han" w:date="2026-10-22T21:24:00Z"/>
                <w:rFonts w:ascii="Times New Roman" w:eastAsia="仿宋_GB2312" w:hAnsi="Times New Roman" w:cs="Times New Roman"/>
                <w:color w:val="auto"/>
                <w:sz w:val="18"/>
                <w:szCs w:val="18"/>
                <w:rPrChange w:id="18594" w:author="He Han" w:date="2026-10-22T21:34:00Z">
                  <w:rPr>
                    <w:ins w:id="18595" w:author="He Han" w:date="2026-10-22T21:24:00Z"/>
                    <w:rFonts w:ascii="Times New Roman" w:eastAsia="仿宋_GB2312" w:hAnsi="Times New Roman" w:cs="Times New Roman"/>
                    <w:color w:val="00B0F0"/>
                    <w:sz w:val="18"/>
                    <w:szCs w:val="18"/>
                  </w:rPr>
                </w:rPrChange>
              </w:rPr>
            </w:pPr>
          </w:p>
        </w:tc>
      </w:tr>
      <w:tr w:rsidR="00EA6B9F" w:rsidRPr="00BB7730" w14:paraId="60150858" w14:textId="77777777" w:rsidTr="00EA6B9F">
        <w:trPr>
          <w:trHeight w:val="435"/>
          <w:jc w:val="center"/>
          <w:ins w:id="18596" w:author="He Han" w:date="2026-10-22T21:24:00Z"/>
          <w:trPrChange w:id="18597" w:author="He Han" w:date="2026-10-27T17:53:00Z">
            <w:trPr>
              <w:trHeight w:val="424"/>
              <w:jc w:val="center"/>
            </w:trPr>
          </w:trPrChange>
        </w:trPr>
        <w:tc>
          <w:tcPr>
            <w:tcW w:w="3302" w:type="dxa"/>
            <w:vAlign w:val="center"/>
            <w:tcPrChange w:id="18598" w:author="He Han" w:date="2026-10-27T17:53:00Z">
              <w:tcPr>
                <w:tcW w:w="3007" w:type="dxa"/>
                <w:vAlign w:val="center"/>
              </w:tcPr>
            </w:tcPrChange>
          </w:tcPr>
          <w:p w14:paraId="7C71AEA1" w14:textId="49EA8C6A" w:rsidR="00EA01C7" w:rsidRPr="00BB7730" w:rsidRDefault="00EA01C7" w:rsidP="00584C7E">
            <w:pPr>
              <w:spacing w:line="240" w:lineRule="exact"/>
              <w:contextualSpacing/>
              <w:jc w:val="center"/>
              <w:rPr>
                <w:ins w:id="18599" w:author="He Han" w:date="2026-10-22T21:24:00Z"/>
                <w:rFonts w:ascii="Times New Roman" w:eastAsia="仿宋_GB2312" w:hAnsi="Times New Roman" w:cs="Times New Roman"/>
                <w:color w:val="auto"/>
                <w:sz w:val="18"/>
                <w:szCs w:val="18"/>
                <w:rPrChange w:id="18600" w:author="He Han" w:date="2026-10-22T21:34:00Z">
                  <w:rPr>
                    <w:ins w:id="18601" w:author="He Han" w:date="2026-10-22T21:24:00Z"/>
                    <w:rFonts w:ascii="Times New Roman" w:eastAsia="仿宋_GB2312" w:hAnsi="Times New Roman" w:cs="Times New Roman"/>
                    <w:color w:val="00B0F0"/>
                    <w:sz w:val="18"/>
                    <w:szCs w:val="18"/>
                  </w:rPr>
                </w:rPrChange>
              </w:rPr>
            </w:pPr>
            <w:ins w:id="18602" w:author="He Han" w:date="2026-10-22T21:24:00Z">
              <w:r w:rsidRPr="00BB7730">
                <w:rPr>
                  <w:rFonts w:ascii="Times New Roman" w:eastAsia="仿宋_GB2312" w:hAnsi="Times New Roman" w:cs="Times New Roman"/>
                  <w:color w:val="auto"/>
                  <w:sz w:val="18"/>
                  <w:szCs w:val="18"/>
                  <w:lang w:eastAsia="zh-CN"/>
                  <w:rPrChange w:id="18603" w:author="He Han" w:date="2026-10-22T21:34:00Z">
                    <w:rPr>
                      <w:rFonts w:ascii="Times New Roman" w:eastAsia="仿宋_GB2312" w:hAnsi="Times New Roman" w:cs="Times New Roman"/>
                      <w:color w:val="00B0F0"/>
                      <w:sz w:val="18"/>
                      <w:szCs w:val="18"/>
                      <w:lang w:eastAsia="zh-CN"/>
                    </w:rPr>
                  </w:rPrChange>
                </w:rPr>
                <w:t>Toluene</w:t>
              </w:r>
            </w:ins>
          </w:p>
        </w:tc>
        <w:tc>
          <w:tcPr>
            <w:tcW w:w="2176" w:type="dxa"/>
            <w:vAlign w:val="center"/>
            <w:tcPrChange w:id="18604" w:author="He Han" w:date="2026-10-27T17:53:00Z">
              <w:tcPr>
                <w:tcW w:w="1982" w:type="dxa"/>
                <w:vAlign w:val="center"/>
              </w:tcPr>
            </w:tcPrChange>
          </w:tcPr>
          <w:p w14:paraId="30455412" w14:textId="46199DD1" w:rsidR="00EA01C7" w:rsidRPr="00BB7730" w:rsidRDefault="00EA01C7" w:rsidP="00584C7E">
            <w:pPr>
              <w:spacing w:line="240" w:lineRule="exact"/>
              <w:contextualSpacing/>
              <w:jc w:val="center"/>
              <w:rPr>
                <w:ins w:id="18605" w:author="He Han" w:date="2026-10-22T21:24:00Z"/>
                <w:rFonts w:ascii="Times New Roman" w:eastAsia="仿宋_GB2312" w:hAnsi="Times New Roman" w:cs="Times New Roman"/>
                <w:color w:val="auto"/>
                <w:sz w:val="18"/>
                <w:szCs w:val="18"/>
                <w:rPrChange w:id="18606" w:author="He Han" w:date="2026-10-22T21:34:00Z">
                  <w:rPr>
                    <w:ins w:id="18607" w:author="He Han" w:date="2026-10-22T21:24:00Z"/>
                    <w:rFonts w:ascii="Times New Roman" w:eastAsia="仿宋_GB2312" w:hAnsi="Times New Roman" w:cs="Times New Roman"/>
                    <w:color w:val="00B0F0"/>
                    <w:sz w:val="18"/>
                    <w:szCs w:val="18"/>
                  </w:rPr>
                </w:rPrChange>
              </w:rPr>
            </w:pPr>
            <w:ins w:id="18608" w:author="He Han" w:date="2026-10-22T21:26:00Z">
              <w:r w:rsidRPr="00BB7730">
                <w:rPr>
                  <w:rFonts w:ascii="Times New Roman" w:eastAsia="仿宋_GB2312" w:hAnsi="Times New Roman" w:cs="Times New Roman"/>
                  <w:color w:val="auto"/>
                  <w:sz w:val="18"/>
                  <w:szCs w:val="18"/>
                  <w:rPrChange w:id="18609"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610" w:author="He Han" w:date="2026-10-27T17:53:00Z">
              <w:tcPr>
                <w:tcW w:w="1978" w:type="dxa"/>
                <w:vAlign w:val="center"/>
              </w:tcPr>
            </w:tcPrChange>
          </w:tcPr>
          <w:p w14:paraId="6EB6FA7F" w14:textId="5FC83690" w:rsidR="00EA01C7" w:rsidRPr="00BB7730" w:rsidRDefault="00EA01C7" w:rsidP="00584C7E">
            <w:pPr>
              <w:spacing w:line="240" w:lineRule="exact"/>
              <w:contextualSpacing/>
              <w:jc w:val="center"/>
              <w:rPr>
                <w:ins w:id="18611" w:author="He Han" w:date="2026-10-22T21:24:00Z"/>
                <w:rFonts w:ascii="Times New Roman" w:eastAsia="仿宋_GB2312" w:hAnsi="Times New Roman" w:cs="Times New Roman"/>
                <w:color w:val="auto"/>
                <w:sz w:val="18"/>
                <w:szCs w:val="18"/>
                <w:rPrChange w:id="18612" w:author="He Han" w:date="2026-10-22T21:34:00Z">
                  <w:rPr>
                    <w:ins w:id="18613" w:author="He Han" w:date="2026-10-22T21:24:00Z"/>
                    <w:rFonts w:ascii="Times New Roman" w:eastAsia="仿宋_GB2312" w:hAnsi="Times New Roman" w:cs="Times New Roman"/>
                    <w:color w:val="00B0F0"/>
                    <w:sz w:val="18"/>
                    <w:szCs w:val="18"/>
                  </w:rPr>
                </w:rPrChange>
              </w:rPr>
            </w:pPr>
            <w:ins w:id="18614" w:author="He Han" w:date="2026-10-22T21:26:00Z">
              <w:r w:rsidRPr="00BB7730">
                <w:rPr>
                  <w:rFonts w:ascii="Times New Roman" w:eastAsia="仿宋_GB2312" w:hAnsi="Times New Roman" w:cs="Times New Roman"/>
                  <w:color w:val="auto"/>
                  <w:sz w:val="18"/>
                  <w:szCs w:val="18"/>
                  <w:rPrChange w:id="18615"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616" w:author="He Han" w:date="2026-10-27T17:53:00Z">
              <w:tcPr>
                <w:tcW w:w="1978" w:type="dxa"/>
                <w:vAlign w:val="center"/>
              </w:tcPr>
            </w:tcPrChange>
          </w:tcPr>
          <w:p w14:paraId="7CB4D0AB" w14:textId="1EE211C6" w:rsidR="00EA01C7" w:rsidRPr="00BB7730" w:rsidRDefault="00EA01C7" w:rsidP="00584C7E">
            <w:pPr>
              <w:spacing w:line="240" w:lineRule="exact"/>
              <w:contextualSpacing/>
              <w:jc w:val="center"/>
              <w:rPr>
                <w:ins w:id="18617" w:author="He Han" w:date="2026-10-22T21:24:00Z"/>
                <w:rFonts w:ascii="Times New Roman" w:eastAsia="仿宋_GB2312" w:hAnsi="Times New Roman" w:cs="Times New Roman"/>
                <w:color w:val="auto"/>
                <w:sz w:val="18"/>
                <w:szCs w:val="18"/>
                <w:rPrChange w:id="18618" w:author="He Han" w:date="2026-10-22T21:34:00Z">
                  <w:rPr>
                    <w:ins w:id="18619" w:author="He Han" w:date="2026-10-22T21:24:00Z"/>
                    <w:rFonts w:ascii="Times New Roman" w:eastAsia="仿宋_GB2312" w:hAnsi="Times New Roman" w:cs="Times New Roman"/>
                    <w:color w:val="00B0F0"/>
                    <w:sz w:val="18"/>
                    <w:szCs w:val="18"/>
                  </w:rPr>
                </w:rPrChange>
              </w:rPr>
            </w:pPr>
            <w:ins w:id="18620" w:author="He Han" w:date="2026-10-22T21:27:00Z">
              <w:r w:rsidRPr="00BB7730">
                <w:rPr>
                  <w:rFonts w:ascii="Times New Roman" w:eastAsia="仿宋_GB2312" w:hAnsi="Times New Roman" w:cs="Times New Roman"/>
                  <w:color w:val="auto"/>
                  <w:sz w:val="18"/>
                  <w:szCs w:val="18"/>
                  <w:rPrChange w:id="18621" w:author="He Han" w:date="2026-10-22T21:34:00Z">
                    <w:rPr>
                      <w:rFonts w:ascii="Times New Roman" w:eastAsia="仿宋_GB2312" w:hAnsi="Times New Roman" w:cs="Times New Roman"/>
                      <w:color w:val="00B0F0"/>
                      <w:sz w:val="18"/>
                      <w:szCs w:val="18"/>
                    </w:rPr>
                  </w:rPrChange>
                </w:rPr>
                <w:t>Yes</w:t>
              </w:r>
            </w:ins>
          </w:p>
        </w:tc>
        <w:tc>
          <w:tcPr>
            <w:tcW w:w="2172" w:type="dxa"/>
            <w:vAlign w:val="center"/>
            <w:tcPrChange w:id="18622" w:author="He Han" w:date="2026-10-27T17:53:00Z">
              <w:tcPr>
                <w:tcW w:w="1978" w:type="dxa"/>
                <w:vAlign w:val="center"/>
              </w:tcPr>
            </w:tcPrChange>
          </w:tcPr>
          <w:p w14:paraId="3FB63E1C" w14:textId="61D09C23" w:rsidR="00EA01C7" w:rsidRPr="00BB7730" w:rsidRDefault="00EA01C7" w:rsidP="00584C7E">
            <w:pPr>
              <w:spacing w:line="240" w:lineRule="exact"/>
              <w:contextualSpacing/>
              <w:jc w:val="center"/>
              <w:rPr>
                <w:ins w:id="18623" w:author="He Han" w:date="2026-10-22T21:24:00Z"/>
                <w:rFonts w:ascii="Times New Roman" w:eastAsia="仿宋_GB2312" w:hAnsi="Times New Roman" w:cs="Times New Roman"/>
                <w:color w:val="auto"/>
                <w:sz w:val="18"/>
                <w:szCs w:val="18"/>
                <w:rPrChange w:id="18624" w:author="He Han" w:date="2026-10-22T21:34:00Z">
                  <w:rPr>
                    <w:ins w:id="18625" w:author="He Han" w:date="2026-10-22T21:24:00Z"/>
                    <w:rFonts w:ascii="Times New Roman" w:eastAsia="仿宋_GB2312" w:hAnsi="Times New Roman" w:cs="Times New Roman"/>
                    <w:color w:val="00B0F0"/>
                    <w:sz w:val="18"/>
                    <w:szCs w:val="18"/>
                  </w:rPr>
                </w:rPrChange>
              </w:rPr>
            </w:pPr>
            <w:ins w:id="18626" w:author="He Han" w:date="2026-10-22T21:22:00Z">
              <w:r w:rsidRPr="00BB7730">
                <w:rPr>
                  <w:rFonts w:ascii="Times New Roman" w:eastAsia="仿宋_GB2312" w:hAnsi="Times New Roman" w:cs="Times New Roman"/>
                  <w:color w:val="auto"/>
                  <w:sz w:val="18"/>
                  <w:szCs w:val="18"/>
                </w:rPr>
                <w:t>N</w:t>
              </w:r>
              <w:r w:rsidRPr="00BB7730">
                <w:rPr>
                  <w:rFonts w:ascii="Times New Roman" w:eastAsia="仿宋_GB2312" w:hAnsi="Times New Roman" w:cs="Times New Roman"/>
                  <w:color w:val="auto"/>
                  <w:sz w:val="18"/>
                  <w:szCs w:val="18"/>
                  <w:lang w:eastAsia="zh-CN"/>
                </w:rPr>
                <w:t>o</w:t>
              </w:r>
              <w:r w:rsidRPr="00BB7730">
                <w:rPr>
                  <w:rFonts w:ascii="Times New Roman" w:eastAsia="仿宋_GB2312" w:hAnsi="Times New Roman" w:cs="Times New Roman"/>
                  <w:color w:val="auto"/>
                  <w:sz w:val="18"/>
                  <w:szCs w:val="18"/>
                </w:rPr>
                <w:t xml:space="preserve"> </w:t>
              </w:r>
              <w:r w:rsidRPr="00BB7730">
                <w:rPr>
                  <w:rFonts w:ascii="Times New Roman" w:eastAsia="仿宋_GB2312" w:hAnsi="Times New Roman" w:cs="Times New Roman"/>
                  <w:color w:val="auto"/>
                  <w:sz w:val="18"/>
                  <w:szCs w:val="18"/>
                  <w:lang w:eastAsia="zh-CN"/>
                </w:rPr>
                <w:t>con</w:t>
              </w:r>
              <w:r w:rsidRPr="00BB7730">
                <w:rPr>
                  <w:rFonts w:ascii="Times New Roman" w:eastAsia="仿宋_GB2312" w:hAnsi="Times New Roman" w:cs="Times New Roman"/>
                  <w:color w:val="auto"/>
                  <w:sz w:val="18"/>
                  <w:szCs w:val="18"/>
                </w:rPr>
                <w:t>tact</w:t>
              </w:r>
            </w:ins>
          </w:p>
        </w:tc>
        <w:tc>
          <w:tcPr>
            <w:tcW w:w="2172" w:type="dxa"/>
            <w:vAlign w:val="center"/>
            <w:tcPrChange w:id="18627" w:author="He Han" w:date="2026-10-27T17:53:00Z">
              <w:tcPr>
                <w:tcW w:w="1978" w:type="dxa"/>
                <w:vAlign w:val="center"/>
              </w:tcPr>
            </w:tcPrChange>
          </w:tcPr>
          <w:p w14:paraId="4D799A1A" w14:textId="1B02E84C" w:rsidR="00EA01C7" w:rsidRPr="00BB7730" w:rsidRDefault="00EA01C7" w:rsidP="00584C7E">
            <w:pPr>
              <w:spacing w:line="240" w:lineRule="exact"/>
              <w:contextualSpacing/>
              <w:jc w:val="center"/>
              <w:rPr>
                <w:ins w:id="18628" w:author="He Han" w:date="2026-10-22T21:24:00Z"/>
                <w:rFonts w:ascii="Times New Roman" w:eastAsia="仿宋_GB2312" w:hAnsi="Times New Roman" w:cs="Times New Roman"/>
                <w:color w:val="auto"/>
                <w:sz w:val="18"/>
                <w:szCs w:val="18"/>
                <w:rPrChange w:id="18629" w:author="He Han" w:date="2026-10-22T21:34:00Z">
                  <w:rPr>
                    <w:ins w:id="18630" w:author="He Han" w:date="2026-10-22T21:24:00Z"/>
                    <w:rFonts w:ascii="Times New Roman" w:eastAsia="仿宋_GB2312" w:hAnsi="Times New Roman" w:cs="Times New Roman"/>
                    <w:color w:val="00B0F0"/>
                    <w:sz w:val="18"/>
                    <w:szCs w:val="18"/>
                  </w:rPr>
                </w:rPrChange>
              </w:rPr>
            </w:pPr>
            <w:ins w:id="18631" w:author="He Han" w:date="2026-10-22T21:27:00Z">
              <w:r w:rsidRPr="00BB7730">
                <w:rPr>
                  <w:rFonts w:ascii="Times New Roman" w:eastAsia="仿宋_GB2312" w:hAnsi="Times New Roman" w:cs="Times New Roman"/>
                  <w:color w:val="auto"/>
                  <w:sz w:val="18"/>
                  <w:szCs w:val="18"/>
                  <w:rPrChange w:id="18632"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633"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634"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635"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636"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637" w:author="He Han" w:date="2026-10-27T17:53:00Z">
              <w:tcPr>
                <w:tcW w:w="1978" w:type="dxa"/>
                <w:vAlign w:val="center"/>
              </w:tcPr>
            </w:tcPrChange>
          </w:tcPr>
          <w:p w14:paraId="4D19C0CB" w14:textId="59966F91" w:rsidR="00EA01C7" w:rsidRPr="00BB7730" w:rsidRDefault="00EA01C7" w:rsidP="00584C7E">
            <w:pPr>
              <w:spacing w:line="240" w:lineRule="exact"/>
              <w:contextualSpacing/>
              <w:jc w:val="center"/>
              <w:rPr>
                <w:ins w:id="18638" w:author="He Han" w:date="2026-10-22T21:24:00Z"/>
                <w:rFonts w:ascii="Times New Roman" w:eastAsia="仿宋_GB2312" w:hAnsi="Times New Roman" w:cs="Times New Roman"/>
                <w:color w:val="auto"/>
                <w:sz w:val="18"/>
                <w:szCs w:val="18"/>
                <w:lang w:eastAsia="zh-CN"/>
                <w:rPrChange w:id="18639" w:author="He Han" w:date="2026-10-22T21:34:00Z">
                  <w:rPr>
                    <w:ins w:id="18640" w:author="He Han" w:date="2026-10-22T21:24:00Z"/>
                    <w:rFonts w:ascii="Times New Roman" w:eastAsia="仿宋_GB2312" w:hAnsi="Times New Roman" w:cs="Times New Roman"/>
                    <w:color w:val="00B0F0"/>
                    <w:sz w:val="18"/>
                    <w:szCs w:val="18"/>
                    <w:lang w:eastAsia="zh-CN"/>
                  </w:rPr>
                </w:rPrChange>
              </w:rPr>
            </w:pPr>
            <w:ins w:id="18641" w:author="He Han" w:date="2026-10-22T21:27:00Z">
              <w:r w:rsidRPr="00BB7730">
                <w:rPr>
                  <w:rFonts w:ascii="Times New Roman" w:eastAsia="仿宋_GB2312" w:hAnsi="Times New Roman" w:cs="Times New Roman"/>
                  <w:color w:val="auto"/>
                  <w:sz w:val="18"/>
                  <w:szCs w:val="18"/>
                  <w:rPrChange w:id="18642"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643"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644"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645"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646"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647" w:author="He Han" w:date="2026-10-27T17:53:00Z">
              <w:tcPr>
                <w:tcW w:w="1978" w:type="dxa"/>
                <w:vAlign w:val="center"/>
              </w:tcPr>
            </w:tcPrChange>
          </w:tcPr>
          <w:p w14:paraId="7006146B" w14:textId="7B430436" w:rsidR="00EA01C7" w:rsidRPr="00BB7730" w:rsidRDefault="00EA01C7" w:rsidP="00584C7E">
            <w:pPr>
              <w:spacing w:line="240" w:lineRule="exact"/>
              <w:contextualSpacing/>
              <w:jc w:val="center"/>
              <w:rPr>
                <w:ins w:id="18648" w:author="He Han" w:date="2026-10-22T21:24:00Z"/>
                <w:rFonts w:ascii="Times New Roman" w:eastAsia="仿宋_GB2312" w:hAnsi="Times New Roman" w:cs="Times New Roman"/>
                <w:color w:val="auto"/>
                <w:sz w:val="18"/>
                <w:szCs w:val="18"/>
                <w:rPrChange w:id="18649" w:author="He Han" w:date="2026-10-22T21:34:00Z">
                  <w:rPr>
                    <w:ins w:id="18650" w:author="He Han" w:date="2026-10-22T21:24:00Z"/>
                    <w:rFonts w:ascii="Times New Roman" w:eastAsia="仿宋_GB2312" w:hAnsi="Times New Roman" w:cs="Times New Roman"/>
                    <w:color w:val="00B0F0"/>
                    <w:sz w:val="18"/>
                    <w:szCs w:val="18"/>
                  </w:rPr>
                </w:rPrChange>
              </w:rPr>
            </w:pPr>
            <w:ins w:id="18651" w:author="He Han" w:date="2026-10-22T21:32:00Z">
              <w:r w:rsidRPr="00BB7730">
                <w:rPr>
                  <w:rFonts w:ascii="Times New Roman" w:eastAsia="仿宋_GB2312" w:hAnsi="Times New Roman" w:cs="Times New Roman"/>
                  <w:color w:val="auto"/>
                  <w:sz w:val="18"/>
                  <w:szCs w:val="18"/>
                  <w:rPrChange w:id="18652"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653"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654"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655"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656"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657" w:author="He Han" w:date="2026-10-27T17:53:00Z">
              <w:tcPr>
                <w:tcW w:w="1978" w:type="dxa"/>
                <w:vAlign w:val="center"/>
              </w:tcPr>
            </w:tcPrChange>
          </w:tcPr>
          <w:p w14:paraId="344A438F" w14:textId="55057318" w:rsidR="00EA01C7" w:rsidRPr="00BB7730" w:rsidRDefault="00EA01C7" w:rsidP="00584C7E">
            <w:pPr>
              <w:spacing w:line="240" w:lineRule="exact"/>
              <w:contextualSpacing/>
              <w:jc w:val="center"/>
              <w:rPr>
                <w:ins w:id="18658" w:author="He Han" w:date="2026-10-22T21:24:00Z"/>
                <w:rFonts w:ascii="Times New Roman" w:eastAsia="仿宋_GB2312" w:hAnsi="Times New Roman" w:cs="Times New Roman"/>
                <w:color w:val="auto"/>
                <w:sz w:val="18"/>
                <w:szCs w:val="18"/>
                <w:rPrChange w:id="18659" w:author="He Han" w:date="2026-10-22T21:34:00Z">
                  <w:rPr>
                    <w:ins w:id="18660" w:author="He Han" w:date="2026-10-22T21:24:00Z"/>
                    <w:rFonts w:ascii="Times New Roman" w:eastAsia="仿宋_GB2312" w:hAnsi="Times New Roman" w:cs="Times New Roman"/>
                    <w:color w:val="00B0F0"/>
                    <w:sz w:val="18"/>
                    <w:szCs w:val="18"/>
                  </w:rPr>
                </w:rPrChange>
              </w:rPr>
            </w:pPr>
            <w:ins w:id="18661" w:author="He Han" w:date="2026-10-22T21:32:00Z">
              <w:r w:rsidRPr="00BB7730">
                <w:rPr>
                  <w:rFonts w:ascii="Times New Roman" w:eastAsia="仿宋_GB2312" w:hAnsi="Times New Roman" w:cs="Times New Roman"/>
                  <w:color w:val="auto"/>
                  <w:sz w:val="18"/>
                  <w:szCs w:val="18"/>
                  <w:rPrChange w:id="18662" w:author="He Han" w:date="2026-10-22T21:34:00Z">
                    <w:rPr>
                      <w:rFonts w:ascii="Times New Roman" w:eastAsia="仿宋_GB2312" w:hAnsi="Times New Roman" w:cs="Times New Roman"/>
                      <w:color w:val="00B0F0"/>
                      <w:sz w:val="18"/>
                      <w:szCs w:val="18"/>
                    </w:rPr>
                  </w:rPrChange>
                </w:rPr>
                <w:t>N</w:t>
              </w:r>
              <w:r w:rsidRPr="00BB7730">
                <w:rPr>
                  <w:rFonts w:ascii="Times New Roman" w:eastAsia="仿宋_GB2312" w:hAnsi="Times New Roman" w:cs="Times New Roman"/>
                  <w:color w:val="auto"/>
                  <w:sz w:val="18"/>
                  <w:szCs w:val="18"/>
                  <w:lang w:eastAsia="zh-CN"/>
                  <w:rPrChange w:id="18663" w:author="He Han" w:date="2026-10-22T21:34:00Z">
                    <w:rPr>
                      <w:rFonts w:ascii="Times New Roman" w:eastAsia="仿宋_GB2312" w:hAnsi="Times New Roman" w:cs="Times New Roman"/>
                      <w:color w:val="00B0F0"/>
                      <w:sz w:val="18"/>
                      <w:szCs w:val="18"/>
                      <w:lang w:eastAsia="zh-CN"/>
                    </w:rPr>
                  </w:rPrChange>
                </w:rPr>
                <w:t>o</w:t>
              </w:r>
              <w:r w:rsidRPr="00BB7730">
                <w:rPr>
                  <w:rFonts w:ascii="Times New Roman" w:eastAsia="仿宋_GB2312" w:hAnsi="Times New Roman" w:cs="Times New Roman"/>
                  <w:color w:val="auto"/>
                  <w:sz w:val="18"/>
                  <w:szCs w:val="18"/>
                  <w:rPrChange w:id="18664" w:author="He Han" w:date="2026-10-22T21:34:00Z">
                    <w:rPr>
                      <w:rFonts w:ascii="Times New Roman" w:eastAsia="仿宋_GB2312" w:hAnsi="Times New Roman" w:cs="Times New Roman"/>
                      <w:color w:val="00B0F0"/>
                      <w:sz w:val="18"/>
                      <w:szCs w:val="18"/>
                    </w:rPr>
                  </w:rPrChange>
                </w:rPr>
                <w:t xml:space="preserve"> </w:t>
              </w:r>
              <w:r w:rsidRPr="00BB7730">
                <w:rPr>
                  <w:rFonts w:ascii="Times New Roman" w:eastAsia="仿宋_GB2312" w:hAnsi="Times New Roman" w:cs="Times New Roman"/>
                  <w:color w:val="auto"/>
                  <w:sz w:val="18"/>
                  <w:szCs w:val="18"/>
                  <w:lang w:eastAsia="zh-CN"/>
                  <w:rPrChange w:id="18665" w:author="He Han" w:date="2026-10-22T21:34:00Z">
                    <w:rPr>
                      <w:rFonts w:ascii="Times New Roman" w:eastAsia="仿宋_GB2312" w:hAnsi="Times New Roman" w:cs="Times New Roman"/>
                      <w:color w:val="00B0F0"/>
                      <w:sz w:val="18"/>
                      <w:szCs w:val="18"/>
                      <w:lang w:eastAsia="zh-CN"/>
                    </w:rPr>
                  </w:rPrChange>
                </w:rPr>
                <w:t>con</w:t>
              </w:r>
              <w:r w:rsidRPr="00BB7730">
                <w:rPr>
                  <w:rFonts w:ascii="Times New Roman" w:eastAsia="仿宋_GB2312" w:hAnsi="Times New Roman" w:cs="Times New Roman"/>
                  <w:color w:val="auto"/>
                  <w:sz w:val="18"/>
                  <w:szCs w:val="18"/>
                  <w:rPrChange w:id="18666" w:author="He Han" w:date="2026-10-22T21:34:00Z">
                    <w:rPr>
                      <w:rFonts w:ascii="Times New Roman" w:eastAsia="仿宋_GB2312" w:hAnsi="Times New Roman" w:cs="Times New Roman"/>
                      <w:color w:val="00B0F0"/>
                      <w:sz w:val="18"/>
                      <w:szCs w:val="18"/>
                    </w:rPr>
                  </w:rPrChange>
                </w:rPr>
                <w:t>tact</w:t>
              </w:r>
            </w:ins>
          </w:p>
        </w:tc>
        <w:tc>
          <w:tcPr>
            <w:tcW w:w="2172" w:type="dxa"/>
            <w:vAlign w:val="center"/>
            <w:tcPrChange w:id="18667" w:author="He Han" w:date="2026-10-27T17:53:00Z">
              <w:tcPr>
                <w:tcW w:w="1978" w:type="dxa"/>
                <w:vAlign w:val="center"/>
              </w:tcPr>
            </w:tcPrChange>
          </w:tcPr>
          <w:p w14:paraId="200E9400" w14:textId="4D1D33B7" w:rsidR="00EA01C7" w:rsidRPr="00BB7730" w:rsidRDefault="00EA01C7" w:rsidP="00584C7E">
            <w:pPr>
              <w:spacing w:line="240" w:lineRule="exact"/>
              <w:contextualSpacing/>
              <w:jc w:val="center"/>
              <w:rPr>
                <w:ins w:id="18668" w:author="He Han" w:date="2026-10-22T21:24:00Z"/>
                <w:rFonts w:ascii="Times New Roman" w:eastAsia="仿宋_GB2312" w:hAnsi="Times New Roman" w:cs="Times New Roman"/>
                <w:color w:val="auto"/>
                <w:sz w:val="18"/>
                <w:szCs w:val="18"/>
                <w:rPrChange w:id="18669" w:author="He Han" w:date="2026-10-22T21:34:00Z">
                  <w:rPr>
                    <w:ins w:id="18670" w:author="He Han" w:date="2026-10-22T21:24:00Z"/>
                    <w:rFonts w:ascii="Times New Roman" w:eastAsia="仿宋_GB2312" w:hAnsi="Times New Roman" w:cs="Times New Roman"/>
                    <w:color w:val="00B0F0"/>
                    <w:sz w:val="18"/>
                    <w:szCs w:val="18"/>
                  </w:rPr>
                </w:rPrChange>
              </w:rPr>
            </w:pPr>
            <w:ins w:id="18671" w:author="He Han" w:date="2026-10-22T21:27:00Z">
              <w:r w:rsidRPr="00BB7730">
                <w:rPr>
                  <w:rFonts w:ascii="Times New Roman" w:eastAsia="仿宋_GB2312" w:hAnsi="Times New Roman" w:cs="Times New Roman"/>
                  <w:color w:val="auto"/>
                  <w:sz w:val="18"/>
                  <w:szCs w:val="18"/>
                  <w:rPrChange w:id="18672" w:author="He Han" w:date="2026-10-22T21:34:00Z">
                    <w:rPr>
                      <w:rFonts w:ascii="Times New Roman" w:eastAsia="仿宋_GB2312" w:hAnsi="Times New Roman" w:cs="Times New Roman"/>
                      <w:color w:val="00B0F0"/>
                      <w:sz w:val="18"/>
                      <w:szCs w:val="18"/>
                    </w:rPr>
                  </w:rPrChange>
                </w:rPr>
                <w:t>Yes</w:t>
              </w:r>
            </w:ins>
          </w:p>
        </w:tc>
        <w:tc>
          <w:tcPr>
            <w:tcW w:w="2207" w:type="dxa"/>
            <w:vAlign w:val="center"/>
            <w:tcPrChange w:id="18673" w:author="He Han" w:date="2026-10-27T17:53:00Z">
              <w:tcPr>
                <w:tcW w:w="2010" w:type="dxa"/>
                <w:vAlign w:val="center"/>
              </w:tcPr>
            </w:tcPrChange>
          </w:tcPr>
          <w:p w14:paraId="6A508FAD" w14:textId="7455BEB5" w:rsidR="00EA01C7" w:rsidRPr="00BB7730" w:rsidRDefault="00EA01C7" w:rsidP="00584C7E">
            <w:pPr>
              <w:spacing w:line="240" w:lineRule="exact"/>
              <w:contextualSpacing/>
              <w:jc w:val="center"/>
              <w:rPr>
                <w:ins w:id="18674" w:author="He Han" w:date="2026-10-22T21:24:00Z"/>
                <w:rFonts w:ascii="Times New Roman" w:eastAsia="仿宋_GB2312" w:hAnsi="Times New Roman" w:cs="Times New Roman"/>
                <w:color w:val="auto"/>
                <w:sz w:val="15"/>
                <w:szCs w:val="15"/>
                <w:rPrChange w:id="18675" w:author="He Han" w:date="2026-10-22T21:34:00Z">
                  <w:rPr>
                    <w:ins w:id="18676" w:author="He Han" w:date="2026-10-22T21:24:00Z"/>
                    <w:rFonts w:ascii="Times New Roman" w:eastAsia="仿宋_GB2312" w:hAnsi="Times New Roman" w:cs="Times New Roman"/>
                    <w:color w:val="00B0F0"/>
                    <w:sz w:val="15"/>
                    <w:szCs w:val="15"/>
                  </w:rPr>
                </w:rPrChange>
              </w:rPr>
            </w:pPr>
            <w:ins w:id="18677" w:author="He Han" w:date="2026-10-22T21:27:00Z">
              <w:r w:rsidRPr="00BB7730">
                <w:rPr>
                  <w:rFonts w:ascii="Times New Roman" w:eastAsia="仿宋_GB2312" w:hAnsi="Times New Roman" w:cs="Times New Roman"/>
                  <w:color w:val="auto"/>
                  <w:sz w:val="18"/>
                  <w:szCs w:val="18"/>
                  <w:rPrChange w:id="18678" w:author="He Han" w:date="2026-10-22T21:34:00Z">
                    <w:rPr>
                      <w:rFonts w:ascii="Times New Roman" w:eastAsia="仿宋_GB2312" w:hAnsi="Times New Roman" w:cs="Times New Roman"/>
                      <w:color w:val="00B0F0"/>
                      <w:sz w:val="18"/>
                      <w:szCs w:val="18"/>
                    </w:rPr>
                  </w:rPrChange>
                </w:rPr>
                <w:t>Yes</w:t>
              </w:r>
            </w:ins>
          </w:p>
        </w:tc>
        <w:tc>
          <w:tcPr>
            <w:tcW w:w="1975" w:type="dxa"/>
            <w:vAlign w:val="center"/>
            <w:tcPrChange w:id="18679" w:author="He Han" w:date="2026-10-27T17:53:00Z">
              <w:tcPr>
                <w:tcW w:w="1798" w:type="dxa"/>
                <w:vAlign w:val="center"/>
              </w:tcPr>
            </w:tcPrChange>
          </w:tcPr>
          <w:p w14:paraId="672CF2A0" w14:textId="05DC7204" w:rsidR="00EA01C7" w:rsidRPr="00BB7730" w:rsidRDefault="00EA01C7" w:rsidP="00EA01C7">
            <w:pPr>
              <w:spacing w:line="240" w:lineRule="exact"/>
              <w:contextualSpacing/>
              <w:jc w:val="center"/>
              <w:rPr>
                <w:ins w:id="18680" w:author="He Han" w:date="2026-10-27T17:46:00Z"/>
                <w:rFonts w:ascii="Times New Roman" w:eastAsia="仿宋_GB2312" w:hAnsi="Times New Roman" w:cs="Times New Roman"/>
                <w:color w:val="auto"/>
                <w:sz w:val="18"/>
                <w:szCs w:val="18"/>
                <w:rPrChange w:id="18681" w:author="He Han" w:date="2026-10-22T21:34:00Z">
                  <w:rPr>
                    <w:ins w:id="18682" w:author="He Han" w:date="2026-10-27T17:46:00Z"/>
                    <w:rFonts w:ascii="Times New Roman" w:eastAsia="仿宋_GB2312" w:hAnsi="Times New Roman" w:cs="Times New Roman"/>
                    <w:color w:val="auto"/>
                    <w:sz w:val="18"/>
                    <w:szCs w:val="18"/>
                  </w:rPr>
                </w:rPrChange>
              </w:rPr>
              <w:pPrChange w:id="18683" w:author="He Han" w:date="2026-10-27T17:47:00Z">
                <w:pPr>
                  <w:spacing w:line="240" w:lineRule="exact"/>
                  <w:contextualSpacing/>
                  <w:jc w:val="center"/>
                </w:pPr>
              </w:pPrChange>
            </w:pPr>
            <w:ins w:id="18684" w:author="He Han" w:date="2026-10-27T17:49:00Z">
              <w:r w:rsidRPr="002079CD">
                <w:rPr>
                  <w:rFonts w:ascii="Times New Roman" w:eastAsia="仿宋_GB2312" w:hAnsi="Times New Roman" w:cs="Times New Roman"/>
                  <w:color w:val="auto"/>
                  <w:sz w:val="18"/>
                  <w:szCs w:val="18"/>
                </w:rPr>
                <w:t>N</w:t>
              </w:r>
              <w:r w:rsidRPr="002079CD">
                <w:rPr>
                  <w:rFonts w:ascii="Times New Roman" w:eastAsia="仿宋_GB2312" w:hAnsi="Times New Roman" w:cs="Times New Roman"/>
                  <w:color w:val="auto"/>
                  <w:sz w:val="18"/>
                  <w:szCs w:val="18"/>
                  <w:lang w:eastAsia="zh-CN"/>
                </w:rPr>
                <w:t>o</w:t>
              </w:r>
              <w:r w:rsidRPr="002079CD">
                <w:rPr>
                  <w:rFonts w:ascii="Times New Roman" w:eastAsia="仿宋_GB2312" w:hAnsi="Times New Roman" w:cs="Times New Roman"/>
                  <w:color w:val="auto"/>
                  <w:sz w:val="18"/>
                  <w:szCs w:val="18"/>
                </w:rPr>
                <w:t xml:space="preserve"> </w:t>
              </w:r>
              <w:r w:rsidRPr="002079CD">
                <w:rPr>
                  <w:rFonts w:ascii="Times New Roman" w:eastAsia="仿宋_GB2312" w:hAnsi="Times New Roman" w:cs="Times New Roman"/>
                  <w:color w:val="auto"/>
                  <w:sz w:val="18"/>
                  <w:szCs w:val="18"/>
                  <w:lang w:eastAsia="zh-CN"/>
                </w:rPr>
                <w:t>con</w:t>
              </w:r>
              <w:r w:rsidRPr="002079CD">
                <w:rPr>
                  <w:rFonts w:ascii="Times New Roman" w:eastAsia="仿宋_GB2312" w:hAnsi="Times New Roman" w:cs="Times New Roman"/>
                  <w:color w:val="auto"/>
                  <w:sz w:val="18"/>
                  <w:szCs w:val="18"/>
                </w:rPr>
                <w:t>tact</w:t>
              </w:r>
            </w:ins>
          </w:p>
        </w:tc>
        <w:tc>
          <w:tcPr>
            <w:tcW w:w="3295" w:type="dxa"/>
            <w:vMerge/>
            <w:vAlign w:val="center"/>
            <w:tcPrChange w:id="18685" w:author="He Han" w:date="2026-10-27T17:53:00Z">
              <w:tcPr>
                <w:tcW w:w="3000" w:type="dxa"/>
                <w:vMerge/>
                <w:vAlign w:val="center"/>
              </w:tcPr>
            </w:tcPrChange>
          </w:tcPr>
          <w:p w14:paraId="2FA4CB39" w14:textId="69EA9397" w:rsidR="00EA01C7" w:rsidRPr="00BB7730" w:rsidRDefault="00EA01C7" w:rsidP="00584C7E">
            <w:pPr>
              <w:spacing w:line="240" w:lineRule="exact"/>
              <w:contextualSpacing/>
              <w:jc w:val="center"/>
              <w:rPr>
                <w:ins w:id="18686" w:author="He Han" w:date="2026-10-22T21:24:00Z"/>
                <w:rFonts w:ascii="Times New Roman" w:eastAsia="仿宋_GB2312" w:hAnsi="Times New Roman" w:cs="Times New Roman"/>
                <w:color w:val="auto"/>
                <w:sz w:val="18"/>
                <w:szCs w:val="18"/>
                <w:rPrChange w:id="18687" w:author="He Han" w:date="2026-10-22T21:34:00Z">
                  <w:rPr>
                    <w:ins w:id="18688" w:author="He Han" w:date="2026-10-22T21:24:00Z"/>
                    <w:rFonts w:ascii="Times New Roman" w:eastAsia="仿宋_GB2312" w:hAnsi="Times New Roman" w:cs="Times New Roman"/>
                    <w:color w:val="00B0F0"/>
                    <w:sz w:val="18"/>
                    <w:szCs w:val="18"/>
                  </w:rPr>
                </w:rPrChange>
              </w:rPr>
            </w:pPr>
          </w:p>
        </w:tc>
      </w:tr>
    </w:tbl>
    <w:p w14:paraId="6704EEEA" w14:textId="522C3A34" w:rsidR="00813D53" w:rsidRPr="00BB7730" w:rsidDel="007E1298" w:rsidRDefault="00010358">
      <w:pPr>
        <w:snapToGrid w:val="0"/>
        <w:spacing w:beforeLines="50" w:before="120" w:afterLines="50" w:after="120"/>
        <w:rPr>
          <w:del w:id="18689" w:author="He Han" w:date="2026-10-22T21:35:00Z"/>
          <w:rFonts w:ascii="Times New Roman" w:eastAsia="仿宋_GB2312" w:hAnsi="Times New Roman" w:cs="Times New Roman"/>
          <w:b/>
          <w:color w:val="auto"/>
          <w:sz w:val="20"/>
          <w:szCs w:val="20"/>
        </w:rPr>
      </w:pPr>
      <w:del w:id="18690" w:author="He Han" w:date="2026-10-22T21:35:00Z">
        <w:r w:rsidRPr="00BB7730" w:rsidDel="007E1298">
          <w:rPr>
            <w:rFonts w:ascii="Times New Roman" w:eastAsia="仿宋_GB2312" w:hAnsi="Times New Roman" w:cs="Times New Roman"/>
            <w:b/>
            <w:color w:val="auto"/>
            <w:sz w:val="20"/>
            <w:szCs w:val="20"/>
          </w:rPr>
          <w:delText xml:space="preserve">Conclusion: </w:delText>
        </w:r>
      </w:del>
    </w:p>
    <w:p w14:paraId="5DC4BF52" w14:textId="59938CE9" w:rsidR="007E1298" w:rsidRPr="00EA35D5" w:rsidRDefault="00010358" w:rsidP="007E1298">
      <w:pPr>
        <w:snapToGrid w:val="0"/>
        <w:spacing w:beforeLines="50" w:before="120" w:afterLines="50" w:after="120"/>
        <w:rPr>
          <w:ins w:id="18691" w:author="He Han" w:date="2026-10-22T21:34:00Z"/>
          <w:rFonts w:ascii="Times New Roman" w:hAnsi="Times New Roman" w:cs="Times New Roman"/>
          <w:color w:val="auto"/>
          <w:rPrChange w:id="18692" w:author="He Han" w:date="2026-10-27T17:37:00Z">
            <w:rPr>
              <w:ins w:id="18693" w:author="He Han" w:date="2026-10-22T21:34:00Z"/>
              <w:rFonts w:ascii="Times New Roman" w:hAnsi="Times New Roman" w:cs="Times New Roman"/>
            </w:rPr>
          </w:rPrChange>
        </w:rPr>
      </w:pPr>
      <w:del w:id="18694" w:author="He Han" w:date="2026-10-22T21:35:00Z">
        <w:r w:rsidRPr="00BB7730" w:rsidDel="007E1298">
          <w:rPr>
            <w:rFonts w:ascii="Times New Roman" w:eastAsia="仿宋_GB2312" w:hAnsi="Times New Roman" w:cs="Times New Roman"/>
            <w:color w:val="auto"/>
            <w:sz w:val="20"/>
            <w:szCs w:val="20"/>
            <w:lang w:eastAsia="zh-CN"/>
          </w:rPr>
          <w:delText>The selected MOC of accessories/component</w:delText>
        </w:r>
      </w:del>
      <w:ins w:id="18695" w:author="Johan Granander" w:date="2026-05-04T11:59:00Z">
        <w:del w:id="18696" w:author="He Han" w:date="2026-10-22T21:35:00Z">
          <w:r w:rsidR="0051195D" w:rsidRPr="00BB7730" w:rsidDel="007E1298">
            <w:rPr>
              <w:rFonts w:ascii="Times New Roman" w:eastAsia="仿宋_GB2312" w:hAnsi="Times New Roman" w:cs="Times New Roman"/>
              <w:color w:val="auto"/>
              <w:sz w:val="20"/>
              <w:szCs w:val="20"/>
              <w:lang w:eastAsia="zh-CN"/>
            </w:rPr>
            <w:delText>s</w:delText>
          </w:r>
        </w:del>
      </w:ins>
      <w:del w:id="18697" w:author="He Han" w:date="2026-10-22T21:35:00Z">
        <w:r w:rsidRPr="00BB7730" w:rsidDel="007E1298">
          <w:rPr>
            <w:rFonts w:ascii="Times New Roman" w:eastAsia="仿宋_GB2312" w:hAnsi="Times New Roman" w:cs="Times New Roman"/>
            <w:color w:val="auto"/>
            <w:sz w:val="20"/>
            <w:szCs w:val="20"/>
            <w:lang w:eastAsia="zh-CN"/>
          </w:rPr>
          <w:delText xml:space="preserve"> is suitable for process needs. The inner surfac</w:delText>
        </w:r>
        <w:r w:rsidR="00601346" w:rsidRPr="00BB7730" w:rsidDel="007E1298">
          <w:rPr>
            <w:rFonts w:ascii="Times New Roman" w:eastAsia="仿宋_GB2312" w:hAnsi="Times New Roman" w:cs="Times New Roman"/>
            <w:color w:val="auto"/>
            <w:sz w:val="20"/>
            <w:szCs w:val="20"/>
            <w:lang w:eastAsia="zh-CN"/>
          </w:rPr>
          <w:delText xml:space="preserve">e, temperature probe and </w:delText>
        </w:r>
        <w:r w:rsidR="004B2C9D" w:rsidRPr="00BB7730" w:rsidDel="007E1298">
          <w:rPr>
            <w:rFonts w:ascii="Times New Roman" w:eastAsia="仿宋_GB2312" w:hAnsi="Times New Roman" w:cs="Times New Roman"/>
            <w:color w:val="auto"/>
            <w:sz w:val="20"/>
            <w:szCs w:val="20"/>
            <w:lang w:eastAsia="zh-CN"/>
          </w:rPr>
          <w:delText>agitator</w:delText>
        </w:r>
        <w:r w:rsidRPr="00BB7730" w:rsidDel="007E1298">
          <w:rPr>
            <w:rFonts w:ascii="Times New Roman" w:eastAsia="仿宋_GB2312" w:hAnsi="Times New Roman" w:cs="Times New Roman"/>
            <w:color w:val="auto"/>
            <w:sz w:val="20"/>
            <w:szCs w:val="20"/>
            <w:lang w:eastAsia="zh-CN"/>
          </w:rPr>
          <w:delText xml:space="preserve"> is </w:delText>
        </w:r>
        <w:r w:rsidR="00D459C3" w:rsidRPr="00BB7730" w:rsidDel="007E1298">
          <w:rPr>
            <w:rFonts w:ascii="Times New Roman" w:eastAsia="仿宋_GB2312" w:hAnsi="Times New Roman" w:cs="Times New Roman"/>
            <w:b/>
            <w:color w:val="auto"/>
            <w:sz w:val="18"/>
            <w:szCs w:val="20"/>
          </w:rPr>
          <w:delText>C-276</w:delText>
        </w:r>
        <w:r w:rsidRPr="00BB7730" w:rsidDel="007E1298">
          <w:rPr>
            <w:rFonts w:ascii="Times New Roman" w:eastAsia="仿宋_GB2312" w:hAnsi="Times New Roman" w:cs="Times New Roman"/>
            <w:color w:val="auto"/>
            <w:sz w:val="20"/>
            <w:szCs w:val="20"/>
            <w:lang w:eastAsia="zh-CN"/>
          </w:rPr>
          <w:delText xml:space="preserve"> and i</w:delText>
        </w:r>
        <w:r w:rsidR="00D459C3" w:rsidRPr="00BB7730" w:rsidDel="007E1298">
          <w:rPr>
            <w:rFonts w:ascii="Times New Roman" w:eastAsia="仿宋_GB2312" w:hAnsi="Times New Roman" w:cs="Times New Roman"/>
            <w:color w:val="auto"/>
            <w:sz w:val="20"/>
            <w:szCs w:val="20"/>
            <w:lang w:eastAsia="zh-CN"/>
          </w:rPr>
          <w:delText>t is suitable for process needs. And o</w:delText>
        </w:r>
      </w:del>
      <w:ins w:id="18698" w:author="Johan Granander" w:date="2026-05-04T11:59:00Z">
        <w:del w:id="18699" w:author="He Han" w:date="2026-10-22T21:35:00Z">
          <w:r w:rsidR="0051195D" w:rsidRPr="00BB7730" w:rsidDel="007E1298">
            <w:rPr>
              <w:rFonts w:ascii="Times New Roman" w:eastAsia="仿宋_GB2312" w:hAnsi="Times New Roman" w:cs="Times New Roman"/>
              <w:color w:val="auto"/>
              <w:sz w:val="20"/>
              <w:szCs w:val="20"/>
              <w:lang w:eastAsia="zh-CN"/>
            </w:rPr>
            <w:delText>O</w:delText>
          </w:r>
        </w:del>
      </w:ins>
      <w:del w:id="18700" w:author="He Han" w:date="2026-10-22T21:35:00Z">
        <w:r w:rsidR="00D459C3" w:rsidRPr="00BB7730" w:rsidDel="007E1298">
          <w:rPr>
            <w:rFonts w:ascii="Times New Roman" w:eastAsia="仿宋_GB2312" w:hAnsi="Times New Roman" w:cs="Times New Roman"/>
            <w:color w:val="auto"/>
            <w:sz w:val="20"/>
            <w:szCs w:val="20"/>
            <w:lang w:eastAsia="zh-CN"/>
          </w:rPr>
          <w:delText>ther accessories are</w:delText>
        </w:r>
        <w:r w:rsidRPr="00BB7730" w:rsidDel="007E1298">
          <w:rPr>
            <w:rFonts w:ascii="Times New Roman" w:eastAsia="仿宋_GB2312" w:hAnsi="Times New Roman" w:cs="Times New Roman"/>
            <w:color w:val="auto"/>
            <w:sz w:val="20"/>
            <w:szCs w:val="20"/>
            <w:lang w:eastAsia="zh-CN"/>
          </w:rPr>
          <w:delText xml:space="preserve"> suitable for process needs. The risk of using these equipment is assessed as low.</w:delText>
        </w:r>
      </w:del>
      <w:ins w:id="18701" w:author="He Han" w:date="2026-10-22T21:34:00Z">
        <w:r w:rsidR="007E1298" w:rsidRPr="00BB7730">
          <w:rPr>
            <w:rFonts w:ascii="Times New Roman" w:eastAsia="仿宋_GB2312" w:hAnsi="Times New Roman" w:cs="Times New Roman"/>
            <w:b/>
            <w:color w:val="auto"/>
            <w:sz w:val="20"/>
            <w:szCs w:val="20"/>
          </w:rPr>
          <w:t xml:space="preserve">Conclusion: </w:t>
        </w:r>
        <w:r w:rsidR="007E1298" w:rsidRPr="00BB7730">
          <w:rPr>
            <w:rFonts w:ascii="Times New Roman" w:eastAsia="仿宋_GB2312" w:hAnsi="Times New Roman" w:cs="Times New Roman"/>
            <w:color w:val="auto"/>
            <w:sz w:val="20"/>
            <w:szCs w:val="20"/>
            <w:lang w:eastAsia="zh-CN"/>
          </w:rPr>
          <w:t>The selected MOC of accessories/component is suitable for process needs. The risk of using these accessories/consumables is assessed as low. The</w:t>
        </w:r>
        <w:r w:rsidR="007E1298" w:rsidRPr="00BB7730">
          <w:rPr>
            <w:rFonts w:ascii="Times New Roman" w:hAnsi="Times New Roman" w:cs="Times New Roman"/>
            <w:color w:val="auto"/>
          </w:rPr>
          <w:t xml:space="preserve"> Material </w:t>
        </w:r>
        <w:r w:rsidR="007E1298" w:rsidRPr="00EA35D5">
          <w:rPr>
            <w:rFonts w:ascii="Times New Roman" w:hAnsi="Times New Roman" w:cs="Times New Roman"/>
            <w:color w:val="auto"/>
            <w:rPrChange w:id="18702" w:author="He Han" w:date="2026-10-27T17:37:00Z">
              <w:rPr>
                <w:rFonts w:ascii="Times New Roman" w:hAnsi="Times New Roman" w:cs="Times New Roman"/>
                <w:color w:val="auto"/>
              </w:rPr>
            </w:rPrChange>
          </w:rPr>
          <w:t>Compatibility Assessment Report refer to TR-1400200303.01.</w:t>
        </w:r>
      </w:ins>
    </w:p>
    <w:p w14:paraId="6A5A2A87" w14:textId="5B5EF731" w:rsidR="007E1298" w:rsidRPr="00BB7730" w:rsidDel="001870FF" w:rsidRDefault="007E1298">
      <w:pPr>
        <w:spacing w:afterLines="50" w:after="120"/>
        <w:rPr>
          <w:del w:id="18703" w:author="He Han" w:date="2026-10-27T17:44:00Z"/>
          <w:rFonts w:ascii="Times New Roman" w:eastAsia="仿宋_GB2312" w:hAnsi="Times New Roman" w:cs="Times New Roman"/>
          <w:color w:val="auto"/>
          <w:sz w:val="20"/>
          <w:szCs w:val="20"/>
          <w:lang w:eastAsia="zh-CN"/>
        </w:rPr>
      </w:pPr>
      <w:ins w:id="18704" w:author="He Han" w:date="2026-10-22T21:34:00Z">
        <w:r w:rsidRPr="00EA35D5">
          <w:rPr>
            <w:rFonts w:ascii="Times New Roman" w:eastAsia="Times New Roman" w:hAnsi="Times New Roman" w:cs="Times New Roman"/>
            <w:color w:val="auto"/>
            <w:sz w:val="20"/>
            <w:szCs w:val="20"/>
            <w:rPrChange w:id="18705" w:author="He Han" w:date="2026-10-27T17:37:00Z">
              <w:rPr>
                <w:rFonts w:ascii="Times New Roman" w:eastAsia="Times New Roman" w:hAnsi="Times New Roman" w:cs="Times New Roman"/>
                <w:color w:val="FF0000"/>
                <w:sz w:val="20"/>
                <w:szCs w:val="20"/>
              </w:rPr>
            </w:rPrChange>
          </w:rPr>
          <w:lastRenderedPageBreak/>
          <w:t>Peristaltic pump tubing shows poor compatibility with DIC, pyridine and acetic anhydride upon prolonged contact; however, such incompatibility risk can be mitigated under short</w:t>
        </w:r>
        <w:r w:rsidRPr="00EA35D5">
          <w:rPr>
            <w:rFonts w:ascii="Times New Roman" w:hAnsi="Times New Roman" w:cs="Times New Roman"/>
            <w:color w:val="auto"/>
            <w:rPrChange w:id="18706" w:author="He Han" w:date="2026-10-27T17:37:00Z">
              <w:rPr>
                <w:rFonts w:ascii="Times New Roman" w:hAnsi="Times New Roman" w:cs="Times New Roman"/>
                <w:color w:val="FF0000"/>
              </w:rPr>
            </w:rPrChange>
          </w:rPr>
          <w:noBreakHyphen/>
        </w:r>
        <w:r w:rsidRPr="00EA35D5">
          <w:rPr>
            <w:rFonts w:ascii="Times New Roman" w:eastAsia="Times New Roman" w:hAnsi="Times New Roman" w:cs="Times New Roman"/>
            <w:color w:val="auto"/>
            <w:sz w:val="20"/>
            <w:szCs w:val="20"/>
            <w:rPrChange w:id="18707" w:author="He Han" w:date="2026-10-27T17:37:00Z">
              <w:rPr>
                <w:rFonts w:ascii="Times New Roman" w:eastAsia="Times New Roman" w:hAnsi="Times New Roman" w:cs="Times New Roman"/>
                <w:color w:val="FF0000"/>
                <w:sz w:val="20"/>
                <w:szCs w:val="20"/>
              </w:rPr>
            </w:rPrChange>
          </w:rPr>
          <w:t>term contact. Therefore, the peristaltic pump tubing shall be replaced after each use. Since the material contact duration during each charging does not exceed 2 hours, short</w:t>
        </w:r>
        <w:r w:rsidRPr="00EA35D5">
          <w:rPr>
            <w:rFonts w:ascii="Times New Roman" w:hAnsi="Times New Roman" w:cs="Times New Roman"/>
            <w:color w:val="auto"/>
            <w:rPrChange w:id="18708" w:author="He Han" w:date="2026-10-27T17:37:00Z">
              <w:rPr>
                <w:rFonts w:ascii="Times New Roman" w:hAnsi="Times New Roman" w:cs="Times New Roman"/>
                <w:color w:val="FF0000"/>
              </w:rPr>
            </w:rPrChange>
          </w:rPr>
          <w:noBreakHyphen/>
        </w:r>
        <w:r w:rsidRPr="00EA35D5">
          <w:rPr>
            <w:rFonts w:ascii="Times New Roman" w:eastAsia="Times New Roman" w:hAnsi="Times New Roman" w:cs="Times New Roman"/>
            <w:color w:val="auto"/>
            <w:sz w:val="20"/>
            <w:szCs w:val="20"/>
            <w:rPrChange w:id="18709" w:author="He Han" w:date="2026-10-27T17:37:00Z">
              <w:rPr>
                <w:rFonts w:ascii="Times New Roman" w:eastAsia="Times New Roman" w:hAnsi="Times New Roman" w:cs="Times New Roman"/>
                <w:color w:val="FF0000"/>
                <w:sz w:val="20"/>
                <w:szCs w:val="20"/>
              </w:rPr>
            </w:rPrChange>
          </w:rPr>
          <w:t>term contact reduces the risks of material degradation and leaching, and the residual risk is low</w:t>
        </w:r>
        <w:r w:rsidRPr="00BB7730">
          <w:rPr>
            <w:rFonts w:ascii="Times New Roman" w:eastAsia="Times New Roman" w:hAnsi="Times New Roman" w:cs="Times New Roman"/>
            <w:color w:val="FF0000"/>
            <w:sz w:val="20"/>
            <w:szCs w:val="20"/>
          </w:rPr>
          <w:t>.</w:t>
        </w:r>
      </w:ins>
    </w:p>
    <w:p w14:paraId="722C3818" w14:textId="58998F62" w:rsidR="00DD767F" w:rsidRPr="00BB7730" w:rsidRDefault="00DD767F">
      <w:pPr>
        <w:rPr>
          <w:rFonts w:ascii="Times New Roman" w:eastAsia="仿宋_GB2312" w:hAnsi="Times New Roman" w:cs="Times New Roman"/>
          <w:color w:val="auto"/>
          <w:sz w:val="20"/>
          <w:szCs w:val="20"/>
          <w:lang w:eastAsia="zh-CN"/>
        </w:rPr>
      </w:pPr>
      <w:del w:id="18710" w:author="He Han" w:date="2026-10-27T17:44:00Z">
        <w:r w:rsidRPr="00BB7730" w:rsidDel="001870FF">
          <w:rPr>
            <w:rFonts w:ascii="Times New Roman" w:eastAsia="仿宋_GB2312" w:hAnsi="Times New Roman" w:cs="Times New Roman"/>
            <w:color w:val="auto"/>
            <w:sz w:val="20"/>
            <w:szCs w:val="20"/>
            <w:lang w:eastAsia="zh-CN"/>
          </w:rPr>
          <w:br w:type="page"/>
        </w:r>
      </w:del>
    </w:p>
    <w:p w14:paraId="2570E8AE" w14:textId="41330D72" w:rsidR="00813D53" w:rsidRPr="00BB7730" w:rsidDel="00EA35D5" w:rsidRDefault="00010358" w:rsidP="00F73D8B">
      <w:pPr>
        <w:spacing w:beforeLines="100" w:before="240" w:afterLines="50" w:after="120"/>
        <w:jc w:val="center"/>
        <w:rPr>
          <w:del w:id="18711" w:author="He Han" w:date="2026-10-27T17:42:00Z"/>
          <w:rFonts w:ascii="Times New Roman" w:eastAsia="仿宋_GB2312" w:hAnsi="Times New Roman" w:cs="Times New Roman"/>
          <w:b/>
          <w:color w:val="auto"/>
          <w:sz w:val="20"/>
          <w:szCs w:val="20"/>
        </w:rPr>
      </w:pPr>
      <w:del w:id="18712" w:author="He Han" w:date="2026-10-27T17:42:00Z">
        <w:r w:rsidRPr="00BB7730" w:rsidDel="00EA35D5">
          <w:rPr>
            <w:rFonts w:ascii="Times New Roman" w:eastAsia="仿宋_GB2312" w:hAnsi="Times New Roman" w:cs="Times New Roman"/>
            <w:color w:val="auto"/>
            <w:sz w:val="20"/>
            <w:szCs w:val="20"/>
            <w:lang w:eastAsia="zh-CN"/>
          </w:rPr>
          <w:delText xml:space="preserve"> </w:delText>
        </w:r>
        <w:r w:rsidRPr="00BB7730" w:rsidDel="00EA35D5">
          <w:rPr>
            <w:rFonts w:ascii="Times New Roman" w:eastAsia="仿宋_GB2312" w:hAnsi="Times New Roman" w:cs="Times New Roman"/>
            <w:b/>
            <w:color w:val="auto"/>
            <w:sz w:val="20"/>
            <w:szCs w:val="20"/>
          </w:rPr>
          <w:delText xml:space="preserve">Table 10-3: Compatibility Matrix for </w:delText>
        </w:r>
        <w:r w:rsidR="00CD0EA3" w:rsidRPr="00BB7730" w:rsidDel="00EA35D5">
          <w:rPr>
            <w:rFonts w:ascii="Times New Roman" w:eastAsia="仿宋_GB2312" w:hAnsi="Times New Roman" w:cs="Times New Roman"/>
            <w:b/>
            <w:color w:val="auto"/>
            <w:sz w:val="20"/>
            <w:szCs w:val="20"/>
          </w:rPr>
          <w:delText>Equipment MOC and Raw Materials</w:delText>
        </w:r>
      </w:del>
    </w:p>
    <w:tbl>
      <w:tblPr>
        <w:tblStyle w:val="af6"/>
        <w:tblW w:w="5000" w:type="pct"/>
        <w:jc w:val="center"/>
        <w:tblLook w:val="04A0" w:firstRow="1" w:lastRow="0" w:firstColumn="1" w:lastColumn="0" w:noHBand="0" w:noVBand="1"/>
        <w:tblPrChange w:id="18713" w:author="He Han" w:date="2026-08-27T17:09:00Z">
          <w:tblPr>
            <w:tblStyle w:val="af6"/>
            <w:tblW w:w="5000" w:type="pct"/>
            <w:jc w:val="center"/>
            <w:tblLook w:val="04A0" w:firstRow="1" w:lastRow="0" w:firstColumn="1" w:lastColumn="0" w:noHBand="0" w:noVBand="1"/>
          </w:tblPr>
        </w:tblPrChange>
      </w:tblPr>
      <w:tblGrid>
        <w:gridCol w:w="2435"/>
        <w:gridCol w:w="1116"/>
        <w:gridCol w:w="1450"/>
        <w:gridCol w:w="1150"/>
        <w:gridCol w:w="1453"/>
        <w:gridCol w:w="1454"/>
        <w:gridCol w:w="1374"/>
        <w:gridCol w:w="1394"/>
        <w:gridCol w:w="1179"/>
        <w:gridCol w:w="1307"/>
        <w:tblGridChange w:id="18714">
          <w:tblGrid>
            <w:gridCol w:w="2688"/>
            <w:gridCol w:w="1116"/>
            <w:gridCol w:w="1612"/>
            <w:gridCol w:w="1282"/>
            <w:gridCol w:w="1614"/>
            <w:gridCol w:w="1614"/>
            <w:gridCol w:w="1526"/>
            <w:gridCol w:w="1546"/>
            <w:gridCol w:w="1314"/>
            <w:gridCol w:w="1314"/>
          </w:tblGrid>
        </w:tblGridChange>
      </w:tblGrid>
      <w:tr w:rsidR="00EC3A7E" w:rsidRPr="00BB7730" w:rsidDel="00EA35D5" w14:paraId="7D4579F3" w14:textId="236BDF47" w:rsidTr="00EC3A7E">
        <w:trPr>
          <w:trHeight w:val="455"/>
          <w:tblHeader/>
          <w:jc w:val="center"/>
          <w:del w:id="18715" w:author="He Han" w:date="2026-10-27T17:42:00Z"/>
          <w:trPrChange w:id="18716" w:author="He Han" w:date="2026-08-27T17:09:00Z">
            <w:trPr>
              <w:trHeight w:val="455"/>
              <w:tblHeader/>
              <w:jc w:val="center"/>
            </w:trPr>
          </w:trPrChange>
        </w:trPr>
        <w:tc>
          <w:tcPr>
            <w:tcW w:w="851" w:type="pct"/>
            <w:shd w:val="clear" w:color="auto" w:fill="D9D9D9" w:themeFill="background1" w:themeFillShade="D9"/>
            <w:vAlign w:val="center"/>
            <w:tcPrChange w:id="18717" w:author="He Han" w:date="2026-08-27T17:09:00Z">
              <w:tcPr>
                <w:tcW w:w="939" w:type="pct"/>
                <w:shd w:val="clear" w:color="auto" w:fill="D9D9D9" w:themeFill="background1" w:themeFillShade="D9"/>
                <w:vAlign w:val="center"/>
              </w:tcPr>
            </w:tcPrChange>
          </w:tcPr>
          <w:p w14:paraId="2BCE8701" w14:textId="3C6A51D9" w:rsidR="00EC3A7E" w:rsidRPr="00BB7730" w:rsidDel="00EA35D5" w:rsidRDefault="00EC3A7E" w:rsidP="00866D7C">
            <w:pPr>
              <w:spacing w:line="240" w:lineRule="exact"/>
              <w:contextualSpacing/>
              <w:jc w:val="center"/>
              <w:rPr>
                <w:del w:id="18718" w:author="He Han" w:date="2026-10-27T17:42:00Z"/>
                <w:rFonts w:ascii="Times New Roman" w:eastAsia="仿宋_GB2312" w:hAnsi="Times New Roman" w:cs="Times New Roman"/>
                <w:b/>
                <w:color w:val="auto"/>
                <w:sz w:val="18"/>
                <w:szCs w:val="20"/>
              </w:rPr>
            </w:pPr>
            <w:commentRangeStart w:id="18719"/>
            <w:commentRangeStart w:id="18720"/>
            <w:del w:id="18721" w:author="He Han" w:date="2026-10-27T17:42:00Z">
              <w:r w:rsidRPr="00BB7730" w:rsidDel="00EA35D5">
                <w:rPr>
                  <w:rFonts w:ascii="Times New Roman" w:eastAsia="仿宋_GB2312" w:hAnsi="Times New Roman" w:cs="Times New Roman"/>
                  <w:b/>
                  <w:color w:val="auto"/>
                  <w:sz w:val="18"/>
                  <w:szCs w:val="20"/>
                </w:rPr>
                <w:delText>Material Name</w:delText>
              </w:r>
              <w:commentRangeEnd w:id="18719"/>
              <w:r w:rsidRPr="00BB7730" w:rsidDel="00EA35D5">
                <w:rPr>
                  <w:rStyle w:val="aff2"/>
                  <w:rFonts w:ascii="Times New Roman" w:eastAsia="仿宋_GB2312" w:hAnsi="Times New Roman" w:cs="Times New Roman"/>
                  <w:b/>
                  <w:color w:val="auto"/>
                  <w:sz w:val="18"/>
                  <w:szCs w:val="20"/>
                </w:rPr>
                <w:commentReference w:id="18719"/>
              </w:r>
              <w:commentRangeEnd w:id="18720"/>
              <w:r w:rsidRPr="00BB7730" w:rsidDel="00EA35D5">
                <w:rPr>
                  <w:rStyle w:val="aff2"/>
                  <w:rFonts w:ascii="Times New Roman" w:eastAsia="仿宋_GB2312" w:hAnsi="Times New Roman" w:cs="Times New Roman"/>
                  <w:b/>
                  <w:color w:val="auto"/>
                  <w:sz w:val="18"/>
                  <w:szCs w:val="20"/>
                </w:rPr>
                <w:commentReference w:id="18720"/>
              </w:r>
            </w:del>
          </w:p>
        </w:tc>
        <w:tc>
          <w:tcPr>
            <w:tcW w:w="390" w:type="pct"/>
            <w:shd w:val="clear" w:color="auto" w:fill="D9D9D9" w:themeFill="background1" w:themeFillShade="D9"/>
            <w:vAlign w:val="center"/>
            <w:tcPrChange w:id="18722" w:author="He Han" w:date="2026-08-27T17:09:00Z">
              <w:tcPr>
                <w:tcW w:w="390" w:type="pct"/>
                <w:shd w:val="clear" w:color="auto" w:fill="D9D9D9" w:themeFill="background1" w:themeFillShade="D9"/>
                <w:vAlign w:val="center"/>
              </w:tcPr>
            </w:tcPrChange>
          </w:tcPr>
          <w:p w14:paraId="2D1E0728" w14:textId="137A700C" w:rsidR="00EC3A7E" w:rsidRPr="00BB7730" w:rsidDel="00EA35D5" w:rsidRDefault="00EC3A7E" w:rsidP="00866D7C">
            <w:pPr>
              <w:spacing w:line="240" w:lineRule="exact"/>
              <w:contextualSpacing/>
              <w:jc w:val="center"/>
              <w:rPr>
                <w:del w:id="18723" w:author="He Han" w:date="2026-10-27T17:42:00Z"/>
                <w:rFonts w:ascii="Times New Roman" w:eastAsia="仿宋_GB2312" w:hAnsi="Times New Roman" w:cs="Times New Roman"/>
                <w:b/>
                <w:color w:val="auto"/>
                <w:sz w:val="18"/>
                <w:szCs w:val="20"/>
              </w:rPr>
            </w:pPr>
            <w:del w:id="18724" w:author="He Han" w:date="2026-10-27T17:42:00Z">
              <w:r w:rsidRPr="00BB7730" w:rsidDel="00EA35D5">
                <w:rPr>
                  <w:rFonts w:ascii="Times New Roman" w:eastAsia="仿宋_GB2312" w:hAnsi="Times New Roman" w:cs="Times New Roman"/>
                  <w:b/>
                  <w:color w:val="auto"/>
                  <w:sz w:val="18"/>
                  <w:szCs w:val="20"/>
                </w:rPr>
                <w:delText>Compatible with C-276</w:delText>
              </w:r>
            </w:del>
          </w:p>
        </w:tc>
        <w:tc>
          <w:tcPr>
            <w:tcW w:w="507" w:type="pct"/>
            <w:shd w:val="clear" w:color="auto" w:fill="D9D9D9" w:themeFill="background1" w:themeFillShade="D9"/>
            <w:vAlign w:val="center"/>
            <w:tcPrChange w:id="18725" w:author="He Han" w:date="2026-08-27T17:09:00Z">
              <w:tcPr>
                <w:tcW w:w="563" w:type="pct"/>
                <w:shd w:val="clear" w:color="auto" w:fill="D9D9D9" w:themeFill="background1" w:themeFillShade="D9"/>
                <w:vAlign w:val="center"/>
              </w:tcPr>
            </w:tcPrChange>
          </w:tcPr>
          <w:p w14:paraId="7405628B" w14:textId="5692D11C" w:rsidR="00EC3A7E" w:rsidRPr="00BB7730" w:rsidDel="00EA35D5" w:rsidRDefault="00EC3A7E" w:rsidP="00866D7C">
            <w:pPr>
              <w:spacing w:line="240" w:lineRule="exact"/>
              <w:contextualSpacing/>
              <w:jc w:val="center"/>
              <w:rPr>
                <w:del w:id="18726" w:author="He Han" w:date="2026-10-27T17:42:00Z"/>
                <w:rFonts w:ascii="Times New Roman" w:eastAsia="仿宋_GB2312" w:hAnsi="Times New Roman" w:cs="Times New Roman"/>
                <w:b/>
                <w:color w:val="auto"/>
                <w:sz w:val="18"/>
                <w:szCs w:val="20"/>
              </w:rPr>
            </w:pPr>
            <w:del w:id="18727" w:author="He Han" w:date="2026-10-27T17:42:00Z">
              <w:r w:rsidRPr="00BB7730" w:rsidDel="00EA35D5">
                <w:rPr>
                  <w:rFonts w:ascii="Times New Roman" w:eastAsia="仿宋_GB2312" w:hAnsi="Times New Roman" w:cs="Times New Roman"/>
                  <w:b/>
                  <w:color w:val="auto"/>
                  <w:sz w:val="18"/>
                  <w:szCs w:val="20"/>
                </w:rPr>
                <w:delText>Compatible with PTFE</w:delText>
              </w:r>
            </w:del>
          </w:p>
        </w:tc>
        <w:tc>
          <w:tcPr>
            <w:tcW w:w="402" w:type="pct"/>
            <w:tcBorders>
              <w:bottom w:val="single" w:sz="4" w:space="0" w:color="auto"/>
            </w:tcBorders>
            <w:shd w:val="clear" w:color="auto" w:fill="D9D9D9" w:themeFill="background1" w:themeFillShade="D9"/>
            <w:vAlign w:val="center"/>
            <w:tcPrChange w:id="18728" w:author="He Han" w:date="2026-08-27T17:09:00Z">
              <w:tcPr>
                <w:tcW w:w="448" w:type="pct"/>
                <w:tcBorders>
                  <w:bottom w:val="single" w:sz="4" w:space="0" w:color="auto"/>
                </w:tcBorders>
                <w:shd w:val="clear" w:color="auto" w:fill="D9D9D9" w:themeFill="background1" w:themeFillShade="D9"/>
                <w:vAlign w:val="center"/>
              </w:tcPr>
            </w:tcPrChange>
          </w:tcPr>
          <w:p w14:paraId="0DA2669C" w14:textId="47F53318" w:rsidR="00EC3A7E" w:rsidRPr="00BB7730" w:rsidDel="00EA35D5" w:rsidRDefault="00EC3A7E" w:rsidP="00866D7C">
            <w:pPr>
              <w:spacing w:line="240" w:lineRule="exact"/>
              <w:contextualSpacing/>
              <w:jc w:val="center"/>
              <w:rPr>
                <w:del w:id="18729" w:author="He Han" w:date="2026-10-27T17:42:00Z"/>
                <w:rFonts w:ascii="Times New Roman" w:eastAsia="仿宋_GB2312" w:hAnsi="Times New Roman" w:cs="Times New Roman"/>
                <w:color w:val="auto"/>
                <w:sz w:val="18"/>
                <w:szCs w:val="20"/>
              </w:rPr>
            </w:pPr>
            <w:del w:id="18730" w:author="He Han" w:date="2026-10-27T17:42:00Z">
              <w:r w:rsidRPr="00BB7730" w:rsidDel="00EA35D5">
                <w:rPr>
                  <w:rFonts w:ascii="Times New Roman" w:eastAsia="仿宋_GB2312" w:hAnsi="Times New Roman" w:cs="Times New Roman"/>
                  <w:b/>
                  <w:color w:val="auto"/>
                  <w:sz w:val="18"/>
                  <w:szCs w:val="20"/>
                </w:rPr>
                <w:delText>Compatible with SS</w:delText>
              </w:r>
            </w:del>
          </w:p>
        </w:tc>
        <w:tc>
          <w:tcPr>
            <w:tcW w:w="508" w:type="pct"/>
            <w:shd w:val="clear" w:color="auto" w:fill="D9D9D9" w:themeFill="background1" w:themeFillShade="D9"/>
            <w:vAlign w:val="center"/>
            <w:tcPrChange w:id="18731" w:author="He Han" w:date="2026-08-27T17:09:00Z">
              <w:tcPr>
                <w:tcW w:w="564" w:type="pct"/>
                <w:shd w:val="clear" w:color="auto" w:fill="D9D9D9" w:themeFill="background1" w:themeFillShade="D9"/>
                <w:vAlign w:val="center"/>
              </w:tcPr>
            </w:tcPrChange>
          </w:tcPr>
          <w:p w14:paraId="2A4728BE" w14:textId="73731D48" w:rsidR="00EC3A7E" w:rsidRPr="00BB7730" w:rsidDel="00EA35D5" w:rsidRDefault="00EC3A7E" w:rsidP="00866D7C">
            <w:pPr>
              <w:spacing w:line="240" w:lineRule="exact"/>
              <w:contextualSpacing/>
              <w:jc w:val="center"/>
              <w:rPr>
                <w:del w:id="18732" w:author="He Han" w:date="2026-10-27T17:42:00Z"/>
                <w:rFonts w:ascii="Times New Roman" w:eastAsia="仿宋_GB2312" w:hAnsi="Times New Roman" w:cs="Times New Roman"/>
                <w:color w:val="auto"/>
                <w:sz w:val="18"/>
                <w:szCs w:val="20"/>
              </w:rPr>
            </w:pPr>
            <w:del w:id="18733" w:author="He Han" w:date="2026-10-27T17:42:00Z">
              <w:r w:rsidRPr="00BB7730" w:rsidDel="00EA35D5">
                <w:rPr>
                  <w:rFonts w:ascii="Times New Roman" w:eastAsia="仿宋_GB2312" w:hAnsi="Times New Roman" w:cs="Times New Roman"/>
                  <w:b/>
                  <w:color w:val="auto"/>
                  <w:sz w:val="18"/>
                  <w:szCs w:val="20"/>
                </w:rPr>
                <w:delText>Compatible with Glass</w:delText>
              </w:r>
            </w:del>
          </w:p>
        </w:tc>
        <w:tc>
          <w:tcPr>
            <w:tcW w:w="508" w:type="pct"/>
            <w:shd w:val="clear" w:color="auto" w:fill="D9D9D9" w:themeFill="background1" w:themeFillShade="D9"/>
            <w:vAlign w:val="center"/>
            <w:tcPrChange w:id="18734" w:author="He Han" w:date="2026-08-27T17:09:00Z">
              <w:tcPr>
                <w:tcW w:w="564" w:type="pct"/>
                <w:shd w:val="clear" w:color="auto" w:fill="D9D9D9" w:themeFill="background1" w:themeFillShade="D9"/>
                <w:vAlign w:val="center"/>
              </w:tcPr>
            </w:tcPrChange>
          </w:tcPr>
          <w:p w14:paraId="06F2D21A" w14:textId="4096D5F5" w:rsidR="00EC3A7E" w:rsidRPr="00BB7730" w:rsidDel="00EA35D5" w:rsidRDefault="00EC3A7E" w:rsidP="00866D7C">
            <w:pPr>
              <w:spacing w:line="240" w:lineRule="exact"/>
              <w:contextualSpacing/>
              <w:jc w:val="center"/>
              <w:rPr>
                <w:del w:id="18735" w:author="He Han" w:date="2026-10-27T17:42:00Z"/>
                <w:rFonts w:ascii="Times New Roman" w:eastAsia="仿宋_GB2312" w:hAnsi="Times New Roman" w:cs="Times New Roman"/>
                <w:b/>
                <w:color w:val="auto"/>
                <w:sz w:val="18"/>
                <w:szCs w:val="20"/>
              </w:rPr>
            </w:pPr>
            <w:del w:id="18736" w:author="He Han" w:date="2026-10-27T17:42:00Z">
              <w:r w:rsidRPr="00BB7730" w:rsidDel="00EA35D5">
                <w:rPr>
                  <w:rFonts w:ascii="Times New Roman" w:eastAsia="仿宋_GB2312" w:hAnsi="Times New Roman" w:cs="Times New Roman"/>
                  <w:b/>
                  <w:color w:val="auto"/>
                  <w:sz w:val="18"/>
                  <w:szCs w:val="20"/>
                </w:rPr>
                <w:delText>Compatible with LDPE</w:delText>
              </w:r>
            </w:del>
          </w:p>
        </w:tc>
        <w:tc>
          <w:tcPr>
            <w:tcW w:w="480" w:type="pct"/>
            <w:shd w:val="clear" w:color="auto" w:fill="D9D9D9" w:themeFill="background1" w:themeFillShade="D9"/>
            <w:vAlign w:val="center"/>
            <w:tcPrChange w:id="18737" w:author="He Han" w:date="2026-08-27T17:09:00Z">
              <w:tcPr>
                <w:tcW w:w="533" w:type="pct"/>
                <w:shd w:val="clear" w:color="auto" w:fill="D9D9D9" w:themeFill="background1" w:themeFillShade="D9"/>
                <w:vAlign w:val="center"/>
              </w:tcPr>
            </w:tcPrChange>
          </w:tcPr>
          <w:p w14:paraId="2C72D117" w14:textId="55145371" w:rsidR="00EC3A7E" w:rsidRPr="00BB7730" w:rsidDel="00EA35D5" w:rsidRDefault="00EC3A7E" w:rsidP="00866D7C">
            <w:pPr>
              <w:spacing w:line="240" w:lineRule="exact"/>
              <w:contextualSpacing/>
              <w:jc w:val="center"/>
              <w:rPr>
                <w:del w:id="18738" w:author="He Han" w:date="2026-10-27T17:42:00Z"/>
                <w:rFonts w:ascii="Times New Roman" w:eastAsia="仿宋_GB2312" w:hAnsi="Times New Roman" w:cs="Times New Roman"/>
                <w:b/>
                <w:color w:val="auto"/>
                <w:sz w:val="18"/>
                <w:szCs w:val="20"/>
              </w:rPr>
            </w:pPr>
            <w:del w:id="18739" w:author="He Han" w:date="2026-10-27T17:42:00Z">
              <w:r w:rsidRPr="00BB7730" w:rsidDel="00EA35D5">
                <w:rPr>
                  <w:rFonts w:ascii="Times New Roman" w:eastAsia="仿宋_GB2312" w:hAnsi="Times New Roman" w:cs="Times New Roman"/>
                  <w:b/>
                  <w:color w:val="auto"/>
                  <w:sz w:val="18"/>
                  <w:szCs w:val="20"/>
                </w:rPr>
                <w:delText>Compatible with HSS</w:delText>
              </w:r>
            </w:del>
          </w:p>
        </w:tc>
        <w:tc>
          <w:tcPr>
            <w:tcW w:w="487" w:type="pct"/>
            <w:shd w:val="clear" w:color="auto" w:fill="D9D9D9" w:themeFill="background1" w:themeFillShade="D9"/>
            <w:vAlign w:val="center"/>
            <w:tcPrChange w:id="18740" w:author="He Han" w:date="2026-08-27T17:09:00Z">
              <w:tcPr>
                <w:tcW w:w="540" w:type="pct"/>
                <w:shd w:val="clear" w:color="auto" w:fill="D9D9D9" w:themeFill="background1" w:themeFillShade="D9"/>
                <w:vAlign w:val="center"/>
              </w:tcPr>
            </w:tcPrChange>
          </w:tcPr>
          <w:p w14:paraId="4BCC282F" w14:textId="41872A9B" w:rsidR="00EC3A7E" w:rsidRPr="00BB7730" w:rsidDel="00EA35D5" w:rsidRDefault="00EC3A7E" w:rsidP="00866D7C">
            <w:pPr>
              <w:spacing w:line="240" w:lineRule="exact"/>
              <w:contextualSpacing/>
              <w:jc w:val="center"/>
              <w:rPr>
                <w:del w:id="18741" w:author="He Han" w:date="2026-10-27T17:42:00Z"/>
                <w:rFonts w:ascii="Times New Roman" w:eastAsia="仿宋_GB2312" w:hAnsi="Times New Roman" w:cs="Times New Roman"/>
                <w:b/>
                <w:color w:val="auto"/>
                <w:sz w:val="18"/>
                <w:szCs w:val="20"/>
              </w:rPr>
            </w:pPr>
            <w:del w:id="18742" w:author="He Han" w:date="2026-10-27T17:42:00Z">
              <w:r w:rsidRPr="00BB7730" w:rsidDel="00EA35D5">
                <w:rPr>
                  <w:rFonts w:ascii="Times New Roman" w:eastAsia="仿宋_GB2312" w:hAnsi="Times New Roman" w:cs="Times New Roman"/>
                  <w:b/>
                  <w:color w:val="auto"/>
                  <w:sz w:val="18"/>
                  <w:szCs w:val="20"/>
                </w:rPr>
                <w:delText>Compatible with Polycarbonate</w:delText>
              </w:r>
            </w:del>
          </w:p>
        </w:tc>
        <w:tc>
          <w:tcPr>
            <w:tcW w:w="412" w:type="pct"/>
            <w:shd w:val="clear" w:color="auto" w:fill="D9D9D9" w:themeFill="background1" w:themeFillShade="D9"/>
            <w:vAlign w:val="center"/>
            <w:tcPrChange w:id="18743" w:author="He Han" w:date="2026-08-27T17:09:00Z">
              <w:tcPr>
                <w:tcW w:w="1" w:type="pct"/>
                <w:shd w:val="clear" w:color="auto" w:fill="D9D9D9" w:themeFill="background1" w:themeFillShade="D9"/>
              </w:tcPr>
            </w:tcPrChange>
          </w:tcPr>
          <w:p w14:paraId="0A5DE970" w14:textId="1A459857" w:rsidR="00EC3A7E" w:rsidRPr="00BB7730" w:rsidDel="00EA35D5" w:rsidRDefault="00EC3A7E" w:rsidP="00EC3A7E">
            <w:pPr>
              <w:spacing w:line="240" w:lineRule="exact"/>
              <w:contextualSpacing/>
              <w:jc w:val="center"/>
              <w:rPr>
                <w:del w:id="18744" w:author="He Han" w:date="2026-10-27T17:42:00Z"/>
                <w:rFonts w:ascii="Times New Roman" w:eastAsia="仿宋_GB2312" w:hAnsi="Times New Roman" w:cs="Times New Roman"/>
                <w:b/>
                <w:color w:val="auto"/>
                <w:sz w:val="18"/>
                <w:szCs w:val="20"/>
              </w:rPr>
            </w:pPr>
          </w:p>
        </w:tc>
        <w:tc>
          <w:tcPr>
            <w:tcW w:w="457" w:type="pct"/>
            <w:shd w:val="clear" w:color="auto" w:fill="D9D9D9" w:themeFill="background1" w:themeFillShade="D9"/>
            <w:vAlign w:val="center"/>
            <w:tcPrChange w:id="18745" w:author="He Han" w:date="2026-08-27T17:09:00Z">
              <w:tcPr>
                <w:tcW w:w="459" w:type="pct"/>
                <w:shd w:val="clear" w:color="auto" w:fill="D9D9D9" w:themeFill="background1" w:themeFillShade="D9"/>
                <w:vAlign w:val="center"/>
              </w:tcPr>
            </w:tcPrChange>
          </w:tcPr>
          <w:p w14:paraId="722E8231" w14:textId="6B61D66C" w:rsidR="00EC3A7E" w:rsidRPr="00BB7730" w:rsidDel="00EA35D5" w:rsidRDefault="00EC3A7E" w:rsidP="00866D7C">
            <w:pPr>
              <w:spacing w:line="240" w:lineRule="exact"/>
              <w:contextualSpacing/>
              <w:jc w:val="center"/>
              <w:rPr>
                <w:del w:id="18746" w:author="He Han" w:date="2026-10-27T17:42:00Z"/>
                <w:rFonts w:ascii="Times New Roman" w:eastAsia="仿宋_GB2312" w:hAnsi="Times New Roman" w:cs="Times New Roman"/>
                <w:b/>
                <w:color w:val="auto"/>
                <w:sz w:val="18"/>
                <w:szCs w:val="20"/>
              </w:rPr>
            </w:pPr>
            <w:del w:id="18747" w:author="He Han" w:date="2026-10-27T17:42:00Z">
              <w:r w:rsidRPr="00BB7730" w:rsidDel="00EA35D5">
                <w:rPr>
                  <w:rFonts w:ascii="Times New Roman" w:eastAsia="仿宋_GB2312" w:hAnsi="Times New Roman" w:cs="Times New Roman"/>
                  <w:b/>
                  <w:color w:val="auto"/>
                  <w:sz w:val="18"/>
                  <w:szCs w:val="20"/>
                </w:rPr>
                <w:delText>Compatible references</w:delText>
              </w:r>
            </w:del>
          </w:p>
        </w:tc>
      </w:tr>
      <w:tr w:rsidR="00EC3A7E" w:rsidRPr="00BB7730" w:rsidDel="00EA35D5" w14:paraId="331CB0F3" w14:textId="28C62418" w:rsidTr="00EC3A7E">
        <w:trPr>
          <w:trHeight w:val="455"/>
          <w:jc w:val="center"/>
          <w:del w:id="18748" w:author="He Han" w:date="2026-10-27T17:42:00Z"/>
          <w:trPrChange w:id="18749" w:author="He Han" w:date="2026-08-27T17:10:00Z">
            <w:trPr>
              <w:trHeight w:val="455"/>
              <w:jc w:val="center"/>
            </w:trPr>
          </w:trPrChange>
        </w:trPr>
        <w:tc>
          <w:tcPr>
            <w:tcW w:w="851" w:type="pct"/>
            <w:vAlign w:val="center"/>
            <w:tcPrChange w:id="18750" w:author="He Han" w:date="2026-08-27T17:10:00Z">
              <w:tcPr>
                <w:tcW w:w="939" w:type="pct"/>
                <w:vAlign w:val="center"/>
              </w:tcPr>
            </w:tcPrChange>
          </w:tcPr>
          <w:p w14:paraId="6D644BB2" w14:textId="40773C38" w:rsidR="00EC3A7E" w:rsidRPr="00BB7730" w:rsidDel="00EA35D5" w:rsidRDefault="00EC3A7E" w:rsidP="00EC3A7E">
            <w:pPr>
              <w:spacing w:line="240" w:lineRule="exact"/>
              <w:contextualSpacing/>
              <w:jc w:val="center"/>
              <w:rPr>
                <w:del w:id="18751" w:author="He Han" w:date="2026-10-27T17:42:00Z"/>
                <w:rFonts w:ascii="Times New Roman" w:eastAsia="仿宋_GB2312" w:hAnsi="Times New Roman" w:cs="Times New Roman"/>
                <w:color w:val="auto"/>
                <w:sz w:val="18"/>
                <w:szCs w:val="18"/>
              </w:rPr>
            </w:pPr>
            <w:del w:id="18752" w:author="He Han" w:date="2026-10-27T17:42:00Z">
              <w:r w:rsidRPr="00BB7730" w:rsidDel="00EA35D5">
                <w:rPr>
                  <w:rFonts w:ascii="Times New Roman" w:eastAsia="仿宋_GB2312" w:hAnsi="Times New Roman" w:cs="Times New Roman"/>
                  <w:color w:val="auto"/>
                  <w:sz w:val="18"/>
                  <w:szCs w:val="18"/>
                  <w:lang w:eastAsia="zh-CN"/>
                </w:rPr>
                <w:delText>Fmoc-Gly-OH</w:delText>
              </w:r>
            </w:del>
          </w:p>
        </w:tc>
        <w:tc>
          <w:tcPr>
            <w:tcW w:w="390" w:type="pct"/>
            <w:vAlign w:val="center"/>
            <w:tcPrChange w:id="18753" w:author="He Han" w:date="2026-08-27T17:10:00Z">
              <w:tcPr>
                <w:tcW w:w="390" w:type="pct"/>
                <w:vAlign w:val="center"/>
              </w:tcPr>
            </w:tcPrChange>
          </w:tcPr>
          <w:p w14:paraId="3BB8E593" w14:textId="7FD8968A" w:rsidR="00EC3A7E" w:rsidRPr="00BB7730" w:rsidDel="00EA35D5" w:rsidRDefault="00EC3A7E" w:rsidP="00EC3A7E">
            <w:pPr>
              <w:spacing w:line="240" w:lineRule="exact"/>
              <w:contextualSpacing/>
              <w:jc w:val="center"/>
              <w:rPr>
                <w:del w:id="18754" w:author="He Han" w:date="2026-10-27T17:42:00Z"/>
                <w:rFonts w:ascii="Times New Roman" w:eastAsia="仿宋_GB2312" w:hAnsi="Times New Roman" w:cs="Times New Roman"/>
                <w:color w:val="auto"/>
                <w:sz w:val="18"/>
                <w:szCs w:val="18"/>
              </w:rPr>
            </w:pPr>
            <w:del w:id="18755"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756" w:author="He Han" w:date="2026-08-27T17:10:00Z">
              <w:tcPr>
                <w:tcW w:w="563" w:type="pct"/>
                <w:vAlign w:val="center"/>
              </w:tcPr>
            </w:tcPrChange>
          </w:tcPr>
          <w:p w14:paraId="3F4C0042" w14:textId="268B8149" w:rsidR="00EC3A7E" w:rsidRPr="00BB7730" w:rsidDel="00EA35D5" w:rsidRDefault="00EC3A7E" w:rsidP="00EC3A7E">
            <w:pPr>
              <w:spacing w:line="240" w:lineRule="exact"/>
              <w:contextualSpacing/>
              <w:jc w:val="center"/>
              <w:rPr>
                <w:del w:id="18757" w:author="He Han" w:date="2026-10-27T17:42:00Z"/>
                <w:rFonts w:ascii="Times New Roman" w:eastAsia="仿宋_GB2312" w:hAnsi="Times New Roman" w:cs="Times New Roman"/>
                <w:color w:val="auto"/>
                <w:sz w:val="18"/>
                <w:szCs w:val="18"/>
              </w:rPr>
            </w:pPr>
            <w:del w:id="18758"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759" w:author="He Han" w:date="2026-08-27T17:10:00Z">
              <w:tcPr>
                <w:tcW w:w="448" w:type="pct"/>
                <w:tcBorders>
                  <w:bottom w:val="single" w:sz="4" w:space="0" w:color="auto"/>
                </w:tcBorders>
                <w:vAlign w:val="center"/>
              </w:tcPr>
            </w:tcPrChange>
          </w:tcPr>
          <w:p w14:paraId="61B2C53B" w14:textId="79CE399E" w:rsidR="00EC3A7E" w:rsidRPr="00BB7730" w:rsidDel="00EA35D5" w:rsidRDefault="00EC3A7E" w:rsidP="00EC3A7E">
            <w:pPr>
              <w:spacing w:line="240" w:lineRule="exact"/>
              <w:contextualSpacing/>
              <w:jc w:val="center"/>
              <w:rPr>
                <w:del w:id="18760" w:author="He Han" w:date="2026-10-27T17:42:00Z"/>
                <w:rFonts w:ascii="Times New Roman" w:eastAsia="仿宋_GB2312" w:hAnsi="Times New Roman" w:cs="Times New Roman"/>
                <w:color w:val="auto"/>
                <w:sz w:val="18"/>
                <w:szCs w:val="18"/>
              </w:rPr>
            </w:pPr>
            <w:del w:id="18761"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tcBorders>
              <w:bottom w:val="single" w:sz="4" w:space="0" w:color="auto"/>
            </w:tcBorders>
            <w:vAlign w:val="center"/>
            <w:tcPrChange w:id="18762" w:author="He Han" w:date="2026-08-27T17:10:00Z">
              <w:tcPr>
                <w:tcW w:w="564" w:type="pct"/>
                <w:tcBorders>
                  <w:bottom w:val="single" w:sz="4" w:space="0" w:color="auto"/>
                </w:tcBorders>
                <w:vAlign w:val="center"/>
              </w:tcPr>
            </w:tcPrChange>
          </w:tcPr>
          <w:p w14:paraId="22455FCC" w14:textId="6A394B81" w:rsidR="00EC3A7E" w:rsidRPr="00BB7730" w:rsidDel="00EA35D5" w:rsidRDefault="00EC3A7E" w:rsidP="00EC3A7E">
            <w:pPr>
              <w:spacing w:line="240" w:lineRule="exact"/>
              <w:contextualSpacing/>
              <w:jc w:val="center"/>
              <w:rPr>
                <w:del w:id="18763" w:author="He Han" w:date="2026-10-27T17:42:00Z"/>
                <w:rFonts w:ascii="Times New Roman" w:eastAsia="仿宋_GB2312" w:hAnsi="Times New Roman" w:cs="Times New Roman"/>
                <w:color w:val="auto"/>
                <w:sz w:val="18"/>
                <w:szCs w:val="18"/>
              </w:rPr>
            </w:pPr>
            <w:del w:id="18764"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tcBorders>
              <w:bottom w:val="single" w:sz="4" w:space="0" w:color="auto"/>
            </w:tcBorders>
            <w:vAlign w:val="center"/>
            <w:tcPrChange w:id="18765" w:author="He Han" w:date="2026-08-27T17:10:00Z">
              <w:tcPr>
                <w:tcW w:w="564" w:type="pct"/>
                <w:tcBorders>
                  <w:bottom w:val="single" w:sz="4" w:space="0" w:color="auto"/>
                </w:tcBorders>
                <w:vAlign w:val="center"/>
              </w:tcPr>
            </w:tcPrChange>
          </w:tcPr>
          <w:p w14:paraId="5A78D625" w14:textId="666BD406" w:rsidR="00EC3A7E" w:rsidRPr="00BB7730" w:rsidDel="00EA35D5" w:rsidRDefault="00EC3A7E" w:rsidP="00EC3A7E">
            <w:pPr>
              <w:spacing w:line="240" w:lineRule="exact"/>
              <w:contextualSpacing/>
              <w:jc w:val="center"/>
              <w:rPr>
                <w:del w:id="18766" w:author="He Han" w:date="2026-10-27T17:42:00Z"/>
                <w:rFonts w:ascii="Times New Roman" w:eastAsia="仿宋_GB2312" w:hAnsi="Times New Roman" w:cs="Times New Roman"/>
                <w:color w:val="auto"/>
                <w:sz w:val="18"/>
                <w:szCs w:val="18"/>
              </w:rPr>
            </w:pPr>
            <w:del w:id="18767"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tcBorders>
              <w:bottom w:val="single" w:sz="4" w:space="0" w:color="auto"/>
            </w:tcBorders>
            <w:vAlign w:val="center"/>
            <w:tcPrChange w:id="18768" w:author="He Han" w:date="2026-08-27T17:10:00Z">
              <w:tcPr>
                <w:tcW w:w="533" w:type="pct"/>
                <w:tcBorders>
                  <w:bottom w:val="single" w:sz="4" w:space="0" w:color="auto"/>
                </w:tcBorders>
                <w:vAlign w:val="center"/>
              </w:tcPr>
            </w:tcPrChange>
          </w:tcPr>
          <w:p w14:paraId="68BC3CC1" w14:textId="2F90D943" w:rsidR="00EC3A7E" w:rsidRPr="00BB7730" w:rsidDel="00EA35D5" w:rsidRDefault="00EC3A7E" w:rsidP="00EC3A7E">
            <w:pPr>
              <w:spacing w:line="240" w:lineRule="exact"/>
              <w:contextualSpacing/>
              <w:jc w:val="center"/>
              <w:rPr>
                <w:del w:id="18769" w:author="He Han" w:date="2026-10-27T17:42:00Z"/>
                <w:rFonts w:ascii="Times New Roman" w:eastAsia="仿宋_GB2312" w:hAnsi="Times New Roman" w:cs="Times New Roman"/>
                <w:strike/>
                <w:color w:val="auto"/>
                <w:sz w:val="18"/>
                <w:szCs w:val="18"/>
              </w:rPr>
            </w:pPr>
            <w:del w:id="18770"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tcBorders>
              <w:bottom w:val="single" w:sz="4" w:space="0" w:color="auto"/>
            </w:tcBorders>
            <w:vAlign w:val="center"/>
            <w:tcPrChange w:id="18771" w:author="He Han" w:date="2026-08-27T17:10:00Z">
              <w:tcPr>
                <w:tcW w:w="540" w:type="pct"/>
                <w:tcBorders>
                  <w:bottom w:val="single" w:sz="4" w:space="0" w:color="auto"/>
                </w:tcBorders>
                <w:vAlign w:val="center"/>
              </w:tcPr>
            </w:tcPrChange>
          </w:tcPr>
          <w:p w14:paraId="1873A6DC" w14:textId="03DC1D0C" w:rsidR="00EC3A7E" w:rsidRPr="00BB7730" w:rsidDel="00EA35D5" w:rsidRDefault="00EC3A7E" w:rsidP="00EC3A7E">
            <w:pPr>
              <w:spacing w:line="240" w:lineRule="exact"/>
              <w:contextualSpacing/>
              <w:jc w:val="center"/>
              <w:rPr>
                <w:del w:id="18772" w:author="He Han" w:date="2026-10-27T17:42:00Z"/>
                <w:rFonts w:ascii="Times New Roman" w:eastAsia="仿宋_GB2312" w:hAnsi="Times New Roman" w:cs="Times New Roman"/>
                <w:color w:val="auto"/>
                <w:sz w:val="18"/>
                <w:szCs w:val="18"/>
              </w:rPr>
            </w:pPr>
            <w:del w:id="18773"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774" w:author="He Han" w:date="2026-08-27T17:10:00Z">
              <w:tcPr>
                <w:tcW w:w="1" w:type="pct"/>
              </w:tcPr>
            </w:tcPrChange>
          </w:tcPr>
          <w:p w14:paraId="23542C8E" w14:textId="12E82DC9" w:rsidR="00EC3A7E" w:rsidRPr="00BB7730" w:rsidDel="00EA35D5" w:rsidRDefault="00EC3A7E" w:rsidP="00EC3A7E">
            <w:pPr>
              <w:spacing w:line="240" w:lineRule="exact"/>
              <w:contextualSpacing/>
              <w:jc w:val="center"/>
              <w:rPr>
                <w:del w:id="18775" w:author="He Han" w:date="2026-10-27T17:42:00Z"/>
                <w:rFonts w:ascii="Times New Roman" w:eastAsia="仿宋_GB2312" w:hAnsi="Times New Roman" w:cs="Times New Roman"/>
                <w:color w:val="auto"/>
                <w:sz w:val="18"/>
                <w:szCs w:val="18"/>
              </w:rPr>
            </w:pPr>
          </w:p>
        </w:tc>
        <w:tc>
          <w:tcPr>
            <w:tcW w:w="457" w:type="pct"/>
            <w:vMerge w:val="restart"/>
            <w:vAlign w:val="center"/>
            <w:tcPrChange w:id="18776" w:author="He Han" w:date="2026-08-27T17:10:00Z">
              <w:tcPr>
                <w:tcW w:w="459" w:type="pct"/>
                <w:vMerge w:val="restart"/>
                <w:vAlign w:val="center"/>
              </w:tcPr>
            </w:tcPrChange>
          </w:tcPr>
          <w:p w14:paraId="0F1E962B" w14:textId="4C4A2428" w:rsidR="00EC3A7E" w:rsidRPr="00BB7730" w:rsidDel="00EA35D5" w:rsidRDefault="00EC3A7E" w:rsidP="00EC3A7E">
            <w:pPr>
              <w:spacing w:line="240" w:lineRule="exact"/>
              <w:contextualSpacing/>
              <w:jc w:val="center"/>
              <w:rPr>
                <w:ins w:id="18777" w:author="Xuning Wei12232" w:date="2026-07-27T23:45:00Z"/>
                <w:del w:id="18778" w:author="He Han" w:date="2026-10-27T17:42:00Z"/>
                <w:rFonts w:ascii="Times New Roman" w:eastAsia="仿宋_GB2312" w:hAnsi="Times New Roman" w:cs="Times New Roman"/>
                <w:color w:val="auto"/>
                <w:sz w:val="18"/>
                <w:szCs w:val="18"/>
              </w:rPr>
            </w:pPr>
            <w:del w:id="18779" w:author="He Han" w:date="2026-10-27T17:42:00Z">
              <w:r w:rsidRPr="00BB7730" w:rsidDel="00EA35D5">
                <w:rPr>
                  <w:rFonts w:ascii="Times New Roman" w:eastAsia="仿宋_GB2312" w:hAnsi="Times New Roman" w:cs="Times New Roman"/>
                  <w:color w:val="auto"/>
                  <w:sz w:val="18"/>
                  <w:szCs w:val="18"/>
                </w:rPr>
                <w:delText>Based on production experience of batch CPo140020-02-01-02</w:delText>
              </w:r>
            </w:del>
            <w:ins w:id="18780" w:author="Xuning Wei12232" w:date="2026-07-27T17:56:00Z">
              <w:del w:id="18781" w:author="He Han" w:date="2026-10-27T17:42:00Z">
                <w:r w:rsidRPr="00BB7730" w:rsidDel="00EA35D5">
                  <w:rPr>
                    <w:rFonts w:ascii="Times New Roman" w:eastAsia="仿宋_GB2312" w:hAnsi="Times New Roman" w:cs="Times New Roman"/>
                    <w:color w:val="auto"/>
                    <w:sz w:val="18"/>
                    <w:szCs w:val="18"/>
                  </w:rPr>
                  <w:delText>CPo140020-02-01-01~04</w:delText>
                </w:r>
              </w:del>
            </w:ins>
            <w:ins w:id="18782" w:author="Xuning Wei12232" w:date="2026-07-27T23:45:00Z">
              <w:del w:id="18783" w:author="He Han" w:date="2026-10-27T17:42:00Z">
                <w:r w:rsidRPr="00BB7730" w:rsidDel="00EA35D5">
                  <w:rPr>
                    <w:rFonts w:ascii="Times New Roman" w:eastAsia="仿宋_GB2312" w:hAnsi="Times New Roman" w:cs="Times New Roman"/>
                    <w:color w:val="auto"/>
                    <w:sz w:val="18"/>
                    <w:szCs w:val="18"/>
                  </w:rPr>
                  <w:delText>;</w:delText>
                </w:r>
              </w:del>
            </w:ins>
          </w:p>
          <w:p w14:paraId="27D50B3B" w14:textId="7A65A70A" w:rsidR="00EC3A7E" w:rsidRPr="00BB7730" w:rsidDel="00EA35D5" w:rsidRDefault="00EC3A7E" w:rsidP="00EC3A7E">
            <w:pPr>
              <w:spacing w:line="240" w:lineRule="exact"/>
              <w:contextualSpacing/>
              <w:jc w:val="center"/>
              <w:rPr>
                <w:del w:id="18784" w:author="He Han" w:date="2026-10-27T17:42:00Z"/>
                <w:rFonts w:ascii="Times New Roman" w:eastAsia="仿宋_GB2312" w:hAnsi="Times New Roman" w:cs="Times New Roman"/>
                <w:color w:val="auto"/>
                <w:sz w:val="18"/>
                <w:szCs w:val="18"/>
              </w:rPr>
            </w:pPr>
            <w:ins w:id="18785" w:author="Xuning Wei12232" w:date="2026-07-27T23:45:00Z">
              <w:del w:id="18786" w:author="He Han" w:date="2026-10-27T17:42:00Z">
                <w:r w:rsidRPr="00BB7730" w:rsidDel="00EA35D5">
                  <w:rPr>
                    <w:rFonts w:ascii="Times New Roman" w:eastAsia="仿宋_GB2312" w:hAnsi="Times New Roman" w:cs="Times New Roman"/>
                    <w:color w:val="auto"/>
                    <w:kern w:val="0"/>
                    <w:sz w:val="15"/>
                    <w:szCs w:val="15"/>
                    <w:lang w:eastAsia="zh-CN"/>
                  </w:rPr>
                  <w:delText>Resins, amino acids and oxyma pure are relatively stable in solid state, and do not react with materials such as LDPE, stainless steel, PTFE, PC, PP, CEPS and glass at room temperature.</w:delText>
                </w:r>
              </w:del>
            </w:ins>
          </w:p>
        </w:tc>
      </w:tr>
      <w:tr w:rsidR="00EC3A7E" w:rsidRPr="00BB7730" w:rsidDel="00EA35D5" w14:paraId="4A040A56" w14:textId="7E32AE22" w:rsidTr="00EC3A7E">
        <w:trPr>
          <w:trHeight w:val="455"/>
          <w:jc w:val="center"/>
          <w:del w:id="18787" w:author="He Han" w:date="2026-10-27T17:42:00Z"/>
          <w:trPrChange w:id="18788" w:author="He Han" w:date="2026-08-27T17:10:00Z">
            <w:trPr>
              <w:trHeight w:val="455"/>
              <w:jc w:val="center"/>
            </w:trPr>
          </w:trPrChange>
        </w:trPr>
        <w:tc>
          <w:tcPr>
            <w:tcW w:w="851" w:type="pct"/>
            <w:vAlign w:val="center"/>
            <w:tcPrChange w:id="18789" w:author="He Han" w:date="2026-08-27T17:10:00Z">
              <w:tcPr>
                <w:tcW w:w="939" w:type="pct"/>
                <w:vAlign w:val="center"/>
              </w:tcPr>
            </w:tcPrChange>
          </w:tcPr>
          <w:p w14:paraId="6EBD1DEF" w14:textId="05F7D29D" w:rsidR="00EC3A7E" w:rsidRPr="00BB7730" w:rsidDel="00EA35D5" w:rsidRDefault="00EC3A7E" w:rsidP="00EC3A7E">
            <w:pPr>
              <w:spacing w:line="240" w:lineRule="exact"/>
              <w:contextualSpacing/>
              <w:jc w:val="center"/>
              <w:rPr>
                <w:del w:id="18790" w:author="He Han" w:date="2026-10-27T17:42:00Z"/>
                <w:rFonts w:ascii="Times New Roman" w:eastAsia="仿宋_GB2312" w:hAnsi="Times New Roman" w:cs="Times New Roman"/>
                <w:color w:val="auto"/>
                <w:sz w:val="18"/>
                <w:szCs w:val="18"/>
                <w:lang w:eastAsia="zh-CN"/>
              </w:rPr>
            </w:pPr>
            <w:del w:id="18791" w:author="He Han" w:date="2026-10-27T17:42:00Z">
              <w:r w:rsidRPr="00BB7730" w:rsidDel="00EA35D5">
                <w:rPr>
                  <w:rFonts w:ascii="Times New Roman" w:eastAsia="仿宋_GB2312" w:hAnsi="Times New Roman" w:cs="Times New Roman"/>
                  <w:color w:val="auto"/>
                  <w:sz w:val="18"/>
                  <w:szCs w:val="18"/>
                  <w:lang w:eastAsia="zh-CN"/>
                </w:rPr>
                <w:delText>Fmoc-L-Phe-OH</w:delText>
              </w:r>
            </w:del>
          </w:p>
        </w:tc>
        <w:tc>
          <w:tcPr>
            <w:tcW w:w="390" w:type="pct"/>
            <w:vAlign w:val="center"/>
            <w:tcPrChange w:id="18792" w:author="He Han" w:date="2026-08-27T17:10:00Z">
              <w:tcPr>
                <w:tcW w:w="390" w:type="pct"/>
                <w:vAlign w:val="center"/>
              </w:tcPr>
            </w:tcPrChange>
          </w:tcPr>
          <w:p w14:paraId="68325AD9" w14:textId="29D9FA67" w:rsidR="00EC3A7E" w:rsidRPr="00BB7730" w:rsidDel="00EA35D5" w:rsidRDefault="00EC3A7E" w:rsidP="00EC3A7E">
            <w:pPr>
              <w:spacing w:line="240" w:lineRule="exact"/>
              <w:contextualSpacing/>
              <w:jc w:val="center"/>
              <w:rPr>
                <w:del w:id="18793" w:author="He Han" w:date="2026-10-27T17:42:00Z"/>
                <w:rFonts w:ascii="Times New Roman" w:eastAsia="仿宋_GB2312" w:hAnsi="Times New Roman" w:cs="Times New Roman"/>
                <w:color w:val="auto"/>
                <w:sz w:val="18"/>
                <w:szCs w:val="18"/>
              </w:rPr>
            </w:pPr>
            <w:del w:id="1879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795" w:author="He Han" w:date="2026-08-27T17:10:00Z">
              <w:tcPr>
                <w:tcW w:w="563" w:type="pct"/>
                <w:vAlign w:val="center"/>
              </w:tcPr>
            </w:tcPrChange>
          </w:tcPr>
          <w:p w14:paraId="6ED42EF1" w14:textId="7643CC25" w:rsidR="00EC3A7E" w:rsidRPr="00BB7730" w:rsidDel="00EA35D5" w:rsidRDefault="00EC3A7E" w:rsidP="00EC3A7E">
            <w:pPr>
              <w:spacing w:line="240" w:lineRule="exact"/>
              <w:contextualSpacing/>
              <w:jc w:val="center"/>
              <w:rPr>
                <w:del w:id="18796" w:author="He Han" w:date="2026-10-27T17:42:00Z"/>
                <w:rFonts w:ascii="Times New Roman" w:eastAsia="仿宋_GB2312" w:hAnsi="Times New Roman" w:cs="Times New Roman"/>
                <w:color w:val="auto"/>
                <w:sz w:val="18"/>
                <w:szCs w:val="18"/>
              </w:rPr>
            </w:pPr>
            <w:del w:id="1879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798" w:author="He Han" w:date="2026-08-27T17:10:00Z">
              <w:tcPr>
                <w:tcW w:w="448" w:type="pct"/>
                <w:tcBorders>
                  <w:bottom w:val="single" w:sz="4" w:space="0" w:color="auto"/>
                </w:tcBorders>
                <w:vAlign w:val="center"/>
              </w:tcPr>
            </w:tcPrChange>
          </w:tcPr>
          <w:p w14:paraId="5D19B3E8" w14:textId="4F9D2834" w:rsidR="00EC3A7E" w:rsidRPr="00BB7730" w:rsidDel="00EA35D5" w:rsidRDefault="00EC3A7E" w:rsidP="00EC3A7E">
            <w:pPr>
              <w:spacing w:line="240" w:lineRule="exact"/>
              <w:contextualSpacing/>
              <w:jc w:val="center"/>
              <w:rPr>
                <w:del w:id="18799" w:author="He Han" w:date="2026-10-27T17:42:00Z"/>
                <w:rFonts w:ascii="Times New Roman" w:eastAsia="仿宋_GB2312" w:hAnsi="Times New Roman" w:cs="Times New Roman"/>
                <w:color w:val="auto"/>
                <w:sz w:val="18"/>
                <w:szCs w:val="18"/>
              </w:rPr>
            </w:pPr>
            <w:del w:id="1880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tcBorders>
              <w:bottom w:val="single" w:sz="4" w:space="0" w:color="auto"/>
            </w:tcBorders>
            <w:vAlign w:val="center"/>
            <w:tcPrChange w:id="18801" w:author="He Han" w:date="2026-08-27T17:10:00Z">
              <w:tcPr>
                <w:tcW w:w="564" w:type="pct"/>
                <w:tcBorders>
                  <w:bottom w:val="single" w:sz="4" w:space="0" w:color="auto"/>
                </w:tcBorders>
                <w:vAlign w:val="center"/>
              </w:tcPr>
            </w:tcPrChange>
          </w:tcPr>
          <w:p w14:paraId="3E17BBE6" w14:textId="5DC1407B" w:rsidR="00EC3A7E" w:rsidRPr="00BB7730" w:rsidDel="00EA35D5" w:rsidRDefault="00EC3A7E" w:rsidP="00EC3A7E">
            <w:pPr>
              <w:spacing w:line="240" w:lineRule="exact"/>
              <w:contextualSpacing/>
              <w:jc w:val="center"/>
              <w:rPr>
                <w:del w:id="18802" w:author="He Han" w:date="2026-10-27T17:42:00Z"/>
                <w:rFonts w:ascii="Times New Roman" w:eastAsia="仿宋_GB2312" w:hAnsi="Times New Roman" w:cs="Times New Roman"/>
                <w:color w:val="auto"/>
                <w:sz w:val="18"/>
                <w:szCs w:val="18"/>
              </w:rPr>
            </w:pPr>
            <w:del w:id="18803"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tcBorders>
              <w:bottom w:val="single" w:sz="4" w:space="0" w:color="auto"/>
            </w:tcBorders>
            <w:vAlign w:val="center"/>
            <w:tcPrChange w:id="18804" w:author="He Han" w:date="2026-08-27T17:10:00Z">
              <w:tcPr>
                <w:tcW w:w="564" w:type="pct"/>
                <w:tcBorders>
                  <w:bottom w:val="single" w:sz="4" w:space="0" w:color="auto"/>
                </w:tcBorders>
                <w:vAlign w:val="center"/>
              </w:tcPr>
            </w:tcPrChange>
          </w:tcPr>
          <w:p w14:paraId="2F90409F" w14:textId="26E6834A" w:rsidR="00EC3A7E" w:rsidRPr="00BB7730" w:rsidDel="00EA35D5" w:rsidRDefault="00EC3A7E" w:rsidP="00EC3A7E">
            <w:pPr>
              <w:spacing w:line="240" w:lineRule="exact"/>
              <w:contextualSpacing/>
              <w:jc w:val="center"/>
              <w:rPr>
                <w:del w:id="18805" w:author="He Han" w:date="2026-10-27T17:42:00Z"/>
                <w:rFonts w:ascii="Times New Roman" w:eastAsia="仿宋_GB2312" w:hAnsi="Times New Roman" w:cs="Times New Roman"/>
                <w:color w:val="auto"/>
                <w:sz w:val="18"/>
                <w:szCs w:val="18"/>
              </w:rPr>
            </w:pPr>
            <w:del w:id="18806"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tcBorders>
              <w:bottom w:val="single" w:sz="4" w:space="0" w:color="auto"/>
            </w:tcBorders>
            <w:vAlign w:val="center"/>
            <w:tcPrChange w:id="18807" w:author="He Han" w:date="2026-08-27T17:10:00Z">
              <w:tcPr>
                <w:tcW w:w="533" w:type="pct"/>
                <w:tcBorders>
                  <w:bottom w:val="single" w:sz="4" w:space="0" w:color="auto"/>
                </w:tcBorders>
                <w:vAlign w:val="center"/>
              </w:tcPr>
            </w:tcPrChange>
          </w:tcPr>
          <w:p w14:paraId="4C0BD3FA" w14:textId="72ADE9BC" w:rsidR="00EC3A7E" w:rsidRPr="00BB7730" w:rsidDel="00EA35D5" w:rsidRDefault="00EC3A7E" w:rsidP="00EC3A7E">
            <w:pPr>
              <w:spacing w:line="240" w:lineRule="exact"/>
              <w:contextualSpacing/>
              <w:jc w:val="center"/>
              <w:rPr>
                <w:del w:id="18808" w:author="He Han" w:date="2026-10-27T17:42:00Z"/>
                <w:rFonts w:ascii="Times New Roman" w:eastAsia="仿宋_GB2312" w:hAnsi="Times New Roman" w:cs="Times New Roman"/>
                <w:color w:val="auto"/>
                <w:sz w:val="18"/>
                <w:szCs w:val="18"/>
              </w:rPr>
            </w:pPr>
            <w:del w:id="18809"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tcBorders>
              <w:bottom w:val="single" w:sz="4" w:space="0" w:color="auto"/>
            </w:tcBorders>
            <w:vAlign w:val="center"/>
            <w:tcPrChange w:id="18810" w:author="He Han" w:date="2026-08-27T17:10:00Z">
              <w:tcPr>
                <w:tcW w:w="540" w:type="pct"/>
                <w:tcBorders>
                  <w:bottom w:val="single" w:sz="4" w:space="0" w:color="auto"/>
                </w:tcBorders>
                <w:vAlign w:val="center"/>
              </w:tcPr>
            </w:tcPrChange>
          </w:tcPr>
          <w:p w14:paraId="7CCFEAD8" w14:textId="5C8FA8D9" w:rsidR="00EC3A7E" w:rsidRPr="00BB7730" w:rsidDel="00EA35D5" w:rsidRDefault="00EC3A7E" w:rsidP="00EC3A7E">
            <w:pPr>
              <w:spacing w:line="240" w:lineRule="exact"/>
              <w:contextualSpacing/>
              <w:jc w:val="center"/>
              <w:rPr>
                <w:del w:id="18811" w:author="He Han" w:date="2026-10-27T17:42:00Z"/>
                <w:rFonts w:ascii="Times New Roman" w:eastAsia="仿宋_GB2312" w:hAnsi="Times New Roman" w:cs="Times New Roman"/>
                <w:color w:val="auto"/>
                <w:sz w:val="18"/>
                <w:szCs w:val="18"/>
              </w:rPr>
            </w:pPr>
            <w:del w:id="18812"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813" w:author="He Han" w:date="2026-08-27T17:10:00Z">
              <w:tcPr>
                <w:tcW w:w="1" w:type="pct"/>
              </w:tcPr>
            </w:tcPrChange>
          </w:tcPr>
          <w:p w14:paraId="39DC9439" w14:textId="592D9472" w:rsidR="00EC3A7E" w:rsidRPr="00BB7730" w:rsidDel="00EA35D5" w:rsidRDefault="00EC3A7E" w:rsidP="00EC3A7E">
            <w:pPr>
              <w:spacing w:line="240" w:lineRule="exact"/>
              <w:contextualSpacing/>
              <w:jc w:val="center"/>
              <w:rPr>
                <w:del w:id="18814" w:author="He Han" w:date="2026-10-27T17:42:00Z"/>
                <w:rFonts w:ascii="Times New Roman" w:eastAsia="仿宋_GB2312" w:hAnsi="Times New Roman" w:cs="Times New Roman"/>
                <w:color w:val="auto"/>
                <w:sz w:val="18"/>
                <w:szCs w:val="18"/>
              </w:rPr>
            </w:pPr>
          </w:p>
        </w:tc>
        <w:tc>
          <w:tcPr>
            <w:tcW w:w="457" w:type="pct"/>
            <w:vMerge/>
            <w:vAlign w:val="center"/>
            <w:tcPrChange w:id="18815" w:author="He Han" w:date="2026-08-27T17:10:00Z">
              <w:tcPr>
                <w:tcW w:w="459" w:type="pct"/>
                <w:vMerge/>
                <w:vAlign w:val="center"/>
              </w:tcPr>
            </w:tcPrChange>
          </w:tcPr>
          <w:p w14:paraId="4F71562E" w14:textId="44A4B7F9" w:rsidR="00EC3A7E" w:rsidRPr="00BB7730" w:rsidDel="00EA35D5" w:rsidRDefault="00EC3A7E" w:rsidP="00EC3A7E">
            <w:pPr>
              <w:spacing w:line="240" w:lineRule="exact"/>
              <w:contextualSpacing/>
              <w:jc w:val="center"/>
              <w:rPr>
                <w:del w:id="18816" w:author="He Han" w:date="2026-10-27T17:42:00Z"/>
                <w:rFonts w:ascii="Times New Roman" w:eastAsia="仿宋_GB2312" w:hAnsi="Times New Roman" w:cs="Times New Roman"/>
                <w:color w:val="auto"/>
                <w:sz w:val="18"/>
                <w:szCs w:val="18"/>
              </w:rPr>
            </w:pPr>
          </w:p>
        </w:tc>
      </w:tr>
      <w:tr w:rsidR="00EC3A7E" w:rsidRPr="00BB7730" w:rsidDel="00EA35D5" w14:paraId="79E43F67" w14:textId="7E9D4E93" w:rsidTr="00EC3A7E">
        <w:trPr>
          <w:trHeight w:val="455"/>
          <w:jc w:val="center"/>
          <w:del w:id="18817" w:author="He Han" w:date="2026-10-27T17:42:00Z"/>
          <w:trPrChange w:id="18818" w:author="He Han" w:date="2026-08-27T17:10:00Z">
            <w:trPr>
              <w:trHeight w:val="455"/>
              <w:jc w:val="center"/>
            </w:trPr>
          </w:trPrChange>
        </w:trPr>
        <w:tc>
          <w:tcPr>
            <w:tcW w:w="851" w:type="pct"/>
            <w:vAlign w:val="center"/>
            <w:tcPrChange w:id="18819" w:author="He Han" w:date="2026-08-27T17:10:00Z">
              <w:tcPr>
                <w:tcW w:w="939" w:type="pct"/>
                <w:vAlign w:val="center"/>
              </w:tcPr>
            </w:tcPrChange>
          </w:tcPr>
          <w:p w14:paraId="180D671A" w14:textId="73CA40A4" w:rsidR="00EC3A7E" w:rsidRPr="00BB7730" w:rsidDel="00EA35D5" w:rsidRDefault="00EC3A7E" w:rsidP="00EC3A7E">
            <w:pPr>
              <w:spacing w:line="240" w:lineRule="exact"/>
              <w:contextualSpacing/>
              <w:jc w:val="center"/>
              <w:rPr>
                <w:del w:id="18820" w:author="He Han" w:date="2026-10-27T17:42:00Z"/>
                <w:rFonts w:ascii="Times New Roman" w:eastAsia="仿宋_GB2312" w:hAnsi="Times New Roman" w:cs="Times New Roman"/>
                <w:color w:val="auto"/>
                <w:sz w:val="18"/>
                <w:szCs w:val="18"/>
                <w:lang w:eastAsia="zh-CN"/>
              </w:rPr>
            </w:pPr>
            <w:del w:id="18821" w:author="He Han" w:date="2026-10-27T17:42:00Z">
              <w:r w:rsidRPr="00BB7730" w:rsidDel="00EA35D5">
                <w:rPr>
                  <w:rFonts w:ascii="Times New Roman" w:eastAsia="仿宋_GB2312" w:hAnsi="Times New Roman" w:cs="Times New Roman"/>
                  <w:color w:val="auto"/>
                  <w:sz w:val="18"/>
                  <w:szCs w:val="18"/>
                  <w:lang w:eastAsia="zh-CN"/>
                </w:rPr>
                <w:delText>Fmoc-N-Me-Asn(Trt)-OH</w:delText>
              </w:r>
            </w:del>
          </w:p>
        </w:tc>
        <w:tc>
          <w:tcPr>
            <w:tcW w:w="390" w:type="pct"/>
            <w:vAlign w:val="center"/>
            <w:tcPrChange w:id="18822" w:author="He Han" w:date="2026-08-27T17:10:00Z">
              <w:tcPr>
                <w:tcW w:w="390" w:type="pct"/>
                <w:vAlign w:val="center"/>
              </w:tcPr>
            </w:tcPrChange>
          </w:tcPr>
          <w:p w14:paraId="55390C76" w14:textId="05D4FB3C" w:rsidR="00EC3A7E" w:rsidRPr="00BB7730" w:rsidDel="00EA35D5" w:rsidRDefault="00EC3A7E" w:rsidP="00EC3A7E">
            <w:pPr>
              <w:spacing w:line="240" w:lineRule="exact"/>
              <w:contextualSpacing/>
              <w:jc w:val="center"/>
              <w:rPr>
                <w:del w:id="18823" w:author="He Han" w:date="2026-10-27T17:42:00Z"/>
                <w:rFonts w:ascii="Times New Roman" w:eastAsia="仿宋_GB2312" w:hAnsi="Times New Roman" w:cs="Times New Roman"/>
                <w:color w:val="auto"/>
                <w:sz w:val="18"/>
                <w:szCs w:val="18"/>
                <w:lang w:eastAsia="zh-CN"/>
              </w:rPr>
            </w:pPr>
            <w:del w:id="1882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825" w:author="He Han" w:date="2026-08-27T17:10:00Z">
              <w:tcPr>
                <w:tcW w:w="563" w:type="pct"/>
                <w:vAlign w:val="center"/>
              </w:tcPr>
            </w:tcPrChange>
          </w:tcPr>
          <w:p w14:paraId="089FF7AB" w14:textId="42B238FD" w:rsidR="00EC3A7E" w:rsidRPr="00BB7730" w:rsidDel="00EA35D5" w:rsidRDefault="00EC3A7E" w:rsidP="00EC3A7E">
            <w:pPr>
              <w:spacing w:line="240" w:lineRule="exact"/>
              <w:contextualSpacing/>
              <w:jc w:val="center"/>
              <w:rPr>
                <w:del w:id="18826" w:author="He Han" w:date="2026-10-27T17:42:00Z"/>
                <w:rFonts w:ascii="Times New Roman" w:eastAsia="仿宋_GB2312" w:hAnsi="Times New Roman" w:cs="Times New Roman"/>
                <w:color w:val="auto"/>
                <w:sz w:val="18"/>
                <w:szCs w:val="18"/>
              </w:rPr>
            </w:pPr>
            <w:del w:id="1882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828" w:author="He Han" w:date="2026-08-27T17:10:00Z">
              <w:tcPr>
                <w:tcW w:w="448" w:type="pct"/>
                <w:tcBorders>
                  <w:bottom w:val="single" w:sz="4" w:space="0" w:color="auto"/>
                </w:tcBorders>
                <w:vAlign w:val="center"/>
              </w:tcPr>
            </w:tcPrChange>
          </w:tcPr>
          <w:p w14:paraId="7BED04B4" w14:textId="3CA1DFA4" w:rsidR="00EC3A7E" w:rsidRPr="00BB7730" w:rsidDel="00EA35D5" w:rsidRDefault="00EC3A7E" w:rsidP="00EC3A7E">
            <w:pPr>
              <w:spacing w:line="240" w:lineRule="exact"/>
              <w:contextualSpacing/>
              <w:jc w:val="center"/>
              <w:rPr>
                <w:del w:id="18829" w:author="He Han" w:date="2026-10-27T17:42:00Z"/>
                <w:rFonts w:ascii="Times New Roman" w:eastAsia="仿宋_GB2312" w:hAnsi="Times New Roman" w:cs="Times New Roman"/>
                <w:color w:val="auto"/>
                <w:sz w:val="18"/>
                <w:szCs w:val="18"/>
              </w:rPr>
            </w:pPr>
            <w:del w:id="1883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tcBorders>
              <w:bottom w:val="single" w:sz="4" w:space="0" w:color="auto"/>
            </w:tcBorders>
            <w:vAlign w:val="center"/>
            <w:tcPrChange w:id="18831" w:author="He Han" w:date="2026-08-27T17:10:00Z">
              <w:tcPr>
                <w:tcW w:w="564" w:type="pct"/>
                <w:tcBorders>
                  <w:bottom w:val="single" w:sz="4" w:space="0" w:color="auto"/>
                </w:tcBorders>
                <w:vAlign w:val="center"/>
              </w:tcPr>
            </w:tcPrChange>
          </w:tcPr>
          <w:p w14:paraId="4EDA6653" w14:textId="7F597472" w:rsidR="00EC3A7E" w:rsidRPr="00BB7730" w:rsidDel="00EA35D5" w:rsidRDefault="00EC3A7E" w:rsidP="00EC3A7E">
            <w:pPr>
              <w:spacing w:line="240" w:lineRule="exact"/>
              <w:contextualSpacing/>
              <w:jc w:val="center"/>
              <w:rPr>
                <w:del w:id="18832" w:author="He Han" w:date="2026-10-27T17:42:00Z"/>
                <w:rFonts w:ascii="Times New Roman" w:eastAsia="仿宋_GB2312" w:hAnsi="Times New Roman" w:cs="Times New Roman"/>
                <w:color w:val="auto"/>
                <w:sz w:val="18"/>
                <w:szCs w:val="18"/>
              </w:rPr>
            </w:pPr>
            <w:del w:id="18833"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tcBorders>
              <w:bottom w:val="single" w:sz="4" w:space="0" w:color="auto"/>
            </w:tcBorders>
            <w:vAlign w:val="center"/>
            <w:tcPrChange w:id="18834" w:author="He Han" w:date="2026-08-27T17:10:00Z">
              <w:tcPr>
                <w:tcW w:w="564" w:type="pct"/>
                <w:tcBorders>
                  <w:bottom w:val="single" w:sz="4" w:space="0" w:color="auto"/>
                </w:tcBorders>
                <w:vAlign w:val="center"/>
              </w:tcPr>
            </w:tcPrChange>
          </w:tcPr>
          <w:p w14:paraId="2B945E96" w14:textId="7DBA4F0B" w:rsidR="00EC3A7E" w:rsidRPr="00BB7730" w:rsidDel="00EA35D5" w:rsidRDefault="00EC3A7E" w:rsidP="00EC3A7E">
            <w:pPr>
              <w:spacing w:line="240" w:lineRule="exact"/>
              <w:contextualSpacing/>
              <w:jc w:val="center"/>
              <w:rPr>
                <w:del w:id="18835" w:author="He Han" w:date="2026-10-27T17:42:00Z"/>
                <w:rFonts w:ascii="Times New Roman" w:eastAsia="仿宋_GB2312" w:hAnsi="Times New Roman" w:cs="Times New Roman"/>
                <w:color w:val="auto"/>
                <w:sz w:val="18"/>
                <w:szCs w:val="18"/>
              </w:rPr>
            </w:pPr>
            <w:del w:id="18836"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tcBorders>
              <w:bottom w:val="single" w:sz="4" w:space="0" w:color="auto"/>
            </w:tcBorders>
            <w:vAlign w:val="center"/>
            <w:tcPrChange w:id="18837" w:author="He Han" w:date="2026-08-27T17:10:00Z">
              <w:tcPr>
                <w:tcW w:w="533" w:type="pct"/>
                <w:tcBorders>
                  <w:bottom w:val="single" w:sz="4" w:space="0" w:color="auto"/>
                </w:tcBorders>
                <w:vAlign w:val="center"/>
              </w:tcPr>
            </w:tcPrChange>
          </w:tcPr>
          <w:p w14:paraId="75FD7190" w14:textId="4DDA0B8D" w:rsidR="00EC3A7E" w:rsidRPr="00BB7730" w:rsidDel="00EA35D5" w:rsidRDefault="00EC3A7E" w:rsidP="00EC3A7E">
            <w:pPr>
              <w:spacing w:line="240" w:lineRule="exact"/>
              <w:contextualSpacing/>
              <w:jc w:val="center"/>
              <w:rPr>
                <w:del w:id="18838" w:author="He Han" w:date="2026-10-27T17:42:00Z"/>
                <w:rFonts w:ascii="Times New Roman" w:eastAsia="仿宋_GB2312" w:hAnsi="Times New Roman" w:cs="Times New Roman"/>
                <w:color w:val="auto"/>
                <w:sz w:val="18"/>
                <w:szCs w:val="18"/>
              </w:rPr>
            </w:pPr>
            <w:del w:id="18839"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tcBorders>
              <w:bottom w:val="single" w:sz="4" w:space="0" w:color="auto"/>
            </w:tcBorders>
            <w:vAlign w:val="center"/>
            <w:tcPrChange w:id="18840" w:author="He Han" w:date="2026-08-27T17:10:00Z">
              <w:tcPr>
                <w:tcW w:w="540" w:type="pct"/>
                <w:tcBorders>
                  <w:bottom w:val="single" w:sz="4" w:space="0" w:color="auto"/>
                </w:tcBorders>
                <w:vAlign w:val="center"/>
              </w:tcPr>
            </w:tcPrChange>
          </w:tcPr>
          <w:p w14:paraId="16FA8FAF" w14:textId="519082C2" w:rsidR="00EC3A7E" w:rsidRPr="00BB7730" w:rsidDel="00EA35D5" w:rsidRDefault="00EC3A7E" w:rsidP="00EC3A7E">
            <w:pPr>
              <w:spacing w:line="240" w:lineRule="exact"/>
              <w:contextualSpacing/>
              <w:jc w:val="center"/>
              <w:rPr>
                <w:del w:id="18841" w:author="He Han" w:date="2026-10-27T17:42:00Z"/>
                <w:rFonts w:ascii="Times New Roman" w:eastAsia="仿宋_GB2312" w:hAnsi="Times New Roman" w:cs="Times New Roman"/>
                <w:color w:val="auto"/>
                <w:sz w:val="18"/>
                <w:szCs w:val="18"/>
              </w:rPr>
            </w:pPr>
            <w:del w:id="18842"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843" w:author="He Han" w:date="2026-08-27T17:10:00Z">
              <w:tcPr>
                <w:tcW w:w="1" w:type="pct"/>
              </w:tcPr>
            </w:tcPrChange>
          </w:tcPr>
          <w:p w14:paraId="5158DE5C" w14:textId="18122A9D" w:rsidR="00EC3A7E" w:rsidRPr="00BB7730" w:rsidDel="00EA35D5" w:rsidRDefault="00EC3A7E" w:rsidP="00EC3A7E">
            <w:pPr>
              <w:spacing w:line="240" w:lineRule="exact"/>
              <w:contextualSpacing/>
              <w:jc w:val="center"/>
              <w:rPr>
                <w:del w:id="18844" w:author="He Han" w:date="2026-10-27T17:42:00Z"/>
                <w:rFonts w:ascii="Times New Roman" w:eastAsia="仿宋_GB2312" w:hAnsi="Times New Roman" w:cs="Times New Roman"/>
                <w:color w:val="auto"/>
                <w:sz w:val="18"/>
                <w:szCs w:val="18"/>
              </w:rPr>
            </w:pPr>
          </w:p>
        </w:tc>
        <w:tc>
          <w:tcPr>
            <w:tcW w:w="457" w:type="pct"/>
            <w:vMerge/>
            <w:vAlign w:val="center"/>
            <w:tcPrChange w:id="18845" w:author="He Han" w:date="2026-08-27T17:10:00Z">
              <w:tcPr>
                <w:tcW w:w="459" w:type="pct"/>
                <w:vMerge/>
                <w:vAlign w:val="center"/>
              </w:tcPr>
            </w:tcPrChange>
          </w:tcPr>
          <w:p w14:paraId="2566F57B" w14:textId="0BF9862E" w:rsidR="00EC3A7E" w:rsidRPr="00BB7730" w:rsidDel="00EA35D5" w:rsidRDefault="00EC3A7E" w:rsidP="00EC3A7E">
            <w:pPr>
              <w:spacing w:line="240" w:lineRule="exact"/>
              <w:contextualSpacing/>
              <w:jc w:val="center"/>
              <w:rPr>
                <w:del w:id="18846" w:author="He Han" w:date="2026-10-27T17:42:00Z"/>
                <w:rFonts w:ascii="Times New Roman" w:eastAsia="仿宋_GB2312" w:hAnsi="Times New Roman" w:cs="Times New Roman"/>
                <w:color w:val="auto"/>
                <w:sz w:val="18"/>
                <w:szCs w:val="18"/>
              </w:rPr>
            </w:pPr>
          </w:p>
        </w:tc>
      </w:tr>
      <w:tr w:rsidR="00EC3A7E" w:rsidRPr="00BB7730" w:rsidDel="00EA35D5" w14:paraId="6AE89AC4" w14:textId="73094369" w:rsidTr="00EC3A7E">
        <w:trPr>
          <w:trHeight w:val="455"/>
          <w:jc w:val="center"/>
          <w:del w:id="18847" w:author="He Han" w:date="2026-10-27T17:42:00Z"/>
          <w:trPrChange w:id="18848" w:author="He Han" w:date="2026-08-27T17:10:00Z">
            <w:trPr>
              <w:trHeight w:val="455"/>
              <w:jc w:val="center"/>
            </w:trPr>
          </w:trPrChange>
        </w:trPr>
        <w:tc>
          <w:tcPr>
            <w:tcW w:w="851" w:type="pct"/>
            <w:vAlign w:val="center"/>
            <w:tcPrChange w:id="18849" w:author="He Han" w:date="2026-08-27T17:10:00Z">
              <w:tcPr>
                <w:tcW w:w="939" w:type="pct"/>
                <w:vAlign w:val="center"/>
              </w:tcPr>
            </w:tcPrChange>
          </w:tcPr>
          <w:p w14:paraId="44615CD0" w14:textId="68C06C77" w:rsidR="00EC3A7E" w:rsidRPr="00BB7730" w:rsidDel="00EA35D5" w:rsidRDefault="00EC3A7E" w:rsidP="00EC3A7E">
            <w:pPr>
              <w:spacing w:line="240" w:lineRule="exact"/>
              <w:contextualSpacing/>
              <w:jc w:val="center"/>
              <w:rPr>
                <w:del w:id="18850" w:author="He Han" w:date="2026-10-27T17:42:00Z"/>
                <w:rFonts w:ascii="Times New Roman" w:eastAsia="仿宋_GB2312" w:hAnsi="Times New Roman" w:cs="Times New Roman"/>
                <w:color w:val="auto"/>
                <w:sz w:val="18"/>
                <w:szCs w:val="18"/>
                <w:lang w:eastAsia="zh-CN"/>
              </w:rPr>
            </w:pPr>
            <w:del w:id="18851" w:author="He Han" w:date="2026-10-27T17:42:00Z">
              <w:r w:rsidRPr="00BB7730" w:rsidDel="00EA35D5">
                <w:rPr>
                  <w:rFonts w:ascii="Times New Roman" w:eastAsia="仿宋_GB2312" w:hAnsi="Times New Roman" w:cs="Times New Roman"/>
                  <w:color w:val="auto"/>
                  <w:sz w:val="18"/>
                  <w:szCs w:val="18"/>
                  <w:lang w:eastAsia="zh-CN"/>
                </w:rPr>
                <w:delText>Fmoc-L-Asn(Trt)-OH</w:delText>
              </w:r>
            </w:del>
          </w:p>
        </w:tc>
        <w:tc>
          <w:tcPr>
            <w:tcW w:w="390" w:type="pct"/>
            <w:vAlign w:val="center"/>
            <w:tcPrChange w:id="18852" w:author="He Han" w:date="2026-08-27T17:10:00Z">
              <w:tcPr>
                <w:tcW w:w="390" w:type="pct"/>
                <w:vAlign w:val="center"/>
              </w:tcPr>
            </w:tcPrChange>
          </w:tcPr>
          <w:p w14:paraId="66325DEB" w14:textId="66E5D8DD" w:rsidR="00EC3A7E" w:rsidRPr="00BB7730" w:rsidDel="00EA35D5" w:rsidRDefault="00EC3A7E" w:rsidP="00EC3A7E">
            <w:pPr>
              <w:spacing w:line="240" w:lineRule="exact"/>
              <w:contextualSpacing/>
              <w:jc w:val="center"/>
              <w:rPr>
                <w:del w:id="18853" w:author="He Han" w:date="2026-10-27T17:42:00Z"/>
                <w:rFonts w:ascii="Times New Roman" w:eastAsia="仿宋_GB2312" w:hAnsi="Times New Roman" w:cs="Times New Roman"/>
                <w:color w:val="auto"/>
                <w:sz w:val="18"/>
                <w:szCs w:val="18"/>
              </w:rPr>
            </w:pPr>
            <w:del w:id="1885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855" w:author="He Han" w:date="2026-08-27T17:10:00Z">
              <w:tcPr>
                <w:tcW w:w="563" w:type="pct"/>
                <w:vAlign w:val="center"/>
              </w:tcPr>
            </w:tcPrChange>
          </w:tcPr>
          <w:p w14:paraId="3549EFB7" w14:textId="72C7F32C" w:rsidR="00EC3A7E" w:rsidRPr="00BB7730" w:rsidDel="00EA35D5" w:rsidRDefault="00EC3A7E" w:rsidP="00EC3A7E">
            <w:pPr>
              <w:spacing w:line="240" w:lineRule="exact"/>
              <w:contextualSpacing/>
              <w:jc w:val="center"/>
              <w:rPr>
                <w:del w:id="18856" w:author="He Han" w:date="2026-10-27T17:42:00Z"/>
                <w:rFonts w:ascii="Times New Roman" w:eastAsia="仿宋_GB2312" w:hAnsi="Times New Roman" w:cs="Times New Roman"/>
                <w:color w:val="auto"/>
                <w:sz w:val="18"/>
                <w:szCs w:val="18"/>
              </w:rPr>
            </w:pPr>
            <w:del w:id="1885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858" w:author="He Han" w:date="2026-08-27T17:10:00Z">
              <w:tcPr>
                <w:tcW w:w="448" w:type="pct"/>
                <w:tcBorders>
                  <w:bottom w:val="single" w:sz="4" w:space="0" w:color="auto"/>
                </w:tcBorders>
                <w:vAlign w:val="center"/>
              </w:tcPr>
            </w:tcPrChange>
          </w:tcPr>
          <w:p w14:paraId="707E162B" w14:textId="6010B542" w:rsidR="00EC3A7E" w:rsidRPr="00BB7730" w:rsidDel="00EA35D5" w:rsidRDefault="00EC3A7E" w:rsidP="00EC3A7E">
            <w:pPr>
              <w:spacing w:line="240" w:lineRule="exact"/>
              <w:contextualSpacing/>
              <w:jc w:val="center"/>
              <w:rPr>
                <w:del w:id="18859" w:author="He Han" w:date="2026-10-27T17:42:00Z"/>
                <w:rFonts w:ascii="Times New Roman" w:eastAsia="仿宋_GB2312" w:hAnsi="Times New Roman" w:cs="Times New Roman"/>
                <w:color w:val="auto"/>
                <w:sz w:val="18"/>
                <w:szCs w:val="18"/>
              </w:rPr>
            </w:pPr>
            <w:del w:id="1886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tcBorders>
              <w:bottom w:val="single" w:sz="4" w:space="0" w:color="auto"/>
            </w:tcBorders>
            <w:vAlign w:val="center"/>
            <w:tcPrChange w:id="18861" w:author="He Han" w:date="2026-08-27T17:10:00Z">
              <w:tcPr>
                <w:tcW w:w="564" w:type="pct"/>
                <w:tcBorders>
                  <w:bottom w:val="single" w:sz="4" w:space="0" w:color="auto"/>
                </w:tcBorders>
                <w:vAlign w:val="center"/>
              </w:tcPr>
            </w:tcPrChange>
          </w:tcPr>
          <w:p w14:paraId="302575E5" w14:textId="56140FE0" w:rsidR="00EC3A7E" w:rsidRPr="00BB7730" w:rsidDel="00EA35D5" w:rsidRDefault="00EC3A7E" w:rsidP="00EC3A7E">
            <w:pPr>
              <w:spacing w:line="240" w:lineRule="exact"/>
              <w:contextualSpacing/>
              <w:jc w:val="center"/>
              <w:rPr>
                <w:del w:id="18862" w:author="He Han" w:date="2026-10-27T17:42:00Z"/>
                <w:rFonts w:ascii="Times New Roman" w:eastAsia="仿宋_GB2312" w:hAnsi="Times New Roman" w:cs="Times New Roman"/>
                <w:color w:val="auto"/>
                <w:sz w:val="18"/>
                <w:szCs w:val="18"/>
              </w:rPr>
            </w:pPr>
            <w:del w:id="18863"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tcBorders>
              <w:bottom w:val="single" w:sz="4" w:space="0" w:color="auto"/>
            </w:tcBorders>
            <w:vAlign w:val="center"/>
            <w:tcPrChange w:id="18864" w:author="He Han" w:date="2026-08-27T17:10:00Z">
              <w:tcPr>
                <w:tcW w:w="564" w:type="pct"/>
                <w:tcBorders>
                  <w:bottom w:val="single" w:sz="4" w:space="0" w:color="auto"/>
                </w:tcBorders>
                <w:vAlign w:val="center"/>
              </w:tcPr>
            </w:tcPrChange>
          </w:tcPr>
          <w:p w14:paraId="282898DA" w14:textId="74C0947C" w:rsidR="00EC3A7E" w:rsidRPr="00BB7730" w:rsidDel="00EA35D5" w:rsidRDefault="00EC3A7E" w:rsidP="00EC3A7E">
            <w:pPr>
              <w:spacing w:line="240" w:lineRule="exact"/>
              <w:contextualSpacing/>
              <w:jc w:val="center"/>
              <w:rPr>
                <w:del w:id="18865" w:author="He Han" w:date="2026-10-27T17:42:00Z"/>
                <w:rFonts w:ascii="Times New Roman" w:eastAsia="仿宋_GB2312" w:hAnsi="Times New Roman" w:cs="Times New Roman"/>
                <w:color w:val="auto"/>
                <w:sz w:val="18"/>
                <w:szCs w:val="18"/>
              </w:rPr>
            </w:pPr>
            <w:del w:id="18866"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tcBorders>
              <w:bottom w:val="single" w:sz="4" w:space="0" w:color="auto"/>
            </w:tcBorders>
            <w:vAlign w:val="center"/>
            <w:tcPrChange w:id="18867" w:author="He Han" w:date="2026-08-27T17:10:00Z">
              <w:tcPr>
                <w:tcW w:w="533" w:type="pct"/>
                <w:tcBorders>
                  <w:bottom w:val="single" w:sz="4" w:space="0" w:color="auto"/>
                </w:tcBorders>
                <w:vAlign w:val="center"/>
              </w:tcPr>
            </w:tcPrChange>
          </w:tcPr>
          <w:p w14:paraId="387CA1B0" w14:textId="6A455CA6" w:rsidR="00EC3A7E" w:rsidRPr="00BB7730" w:rsidDel="00EA35D5" w:rsidRDefault="00EC3A7E" w:rsidP="00EC3A7E">
            <w:pPr>
              <w:spacing w:line="240" w:lineRule="exact"/>
              <w:contextualSpacing/>
              <w:jc w:val="center"/>
              <w:rPr>
                <w:del w:id="18868" w:author="He Han" w:date="2026-10-27T17:42:00Z"/>
                <w:rFonts w:ascii="Times New Roman" w:eastAsia="仿宋_GB2312" w:hAnsi="Times New Roman" w:cs="Times New Roman"/>
                <w:color w:val="auto"/>
                <w:sz w:val="18"/>
                <w:szCs w:val="18"/>
              </w:rPr>
            </w:pPr>
            <w:del w:id="18869"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tcBorders>
              <w:bottom w:val="single" w:sz="4" w:space="0" w:color="auto"/>
            </w:tcBorders>
            <w:vAlign w:val="center"/>
            <w:tcPrChange w:id="18870" w:author="He Han" w:date="2026-08-27T17:10:00Z">
              <w:tcPr>
                <w:tcW w:w="540" w:type="pct"/>
                <w:tcBorders>
                  <w:bottom w:val="single" w:sz="4" w:space="0" w:color="auto"/>
                </w:tcBorders>
                <w:vAlign w:val="center"/>
              </w:tcPr>
            </w:tcPrChange>
          </w:tcPr>
          <w:p w14:paraId="2053A326" w14:textId="5BBE3FDC" w:rsidR="00EC3A7E" w:rsidRPr="00BB7730" w:rsidDel="00EA35D5" w:rsidRDefault="00EC3A7E" w:rsidP="00EC3A7E">
            <w:pPr>
              <w:spacing w:line="240" w:lineRule="exact"/>
              <w:contextualSpacing/>
              <w:jc w:val="center"/>
              <w:rPr>
                <w:del w:id="18871" w:author="He Han" w:date="2026-10-27T17:42:00Z"/>
                <w:rFonts w:ascii="Times New Roman" w:eastAsia="仿宋_GB2312" w:hAnsi="Times New Roman" w:cs="Times New Roman"/>
                <w:color w:val="auto"/>
                <w:sz w:val="18"/>
                <w:szCs w:val="18"/>
              </w:rPr>
            </w:pPr>
            <w:del w:id="18872"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873" w:author="He Han" w:date="2026-08-27T17:10:00Z">
              <w:tcPr>
                <w:tcW w:w="1" w:type="pct"/>
              </w:tcPr>
            </w:tcPrChange>
          </w:tcPr>
          <w:p w14:paraId="058296EE" w14:textId="046EC41D" w:rsidR="00EC3A7E" w:rsidRPr="00BB7730" w:rsidDel="00EA35D5" w:rsidRDefault="00EC3A7E" w:rsidP="00EC3A7E">
            <w:pPr>
              <w:spacing w:line="240" w:lineRule="exact"/>
              <w:contextualSpacing/>
              <w:jc w:val="center"/>
              <w:rPr>
                <w:del w:id="18874" w:author="He Han" w:date="2026-10-27T17:42:00Z"/>
                <w:rFonts w:ascii="Times New Roman" w:eastAsia="仿宋_GB2312" w:hAnsi="Times New Roman" w:cs="Times New Roman"/>
                <w:color w:val="auto"/>
                <w:sz w:val="18"/>
                <w:szCs w:val="18"/>
              </w:rPr>
            </w:pPr>
          </w:p>
        </w:tc>
        <w:tc>
          <w:tcPr>
            <w:tcW w:w="457" w:type="pct"/>
            <w:vMerge/>
            <w:vAlign w:val="center"/>
            <w:tcPrChange w:id="18875" w:author="He Han" w:date="2026-08-27T17:10:00Z">
              <w:tcPr>
                <w:tcW w:w="459" w:type="pct"/>
                <w:vMerge/>
                <w:vAlign w:val="center"/>
              </w:tcPr>
            </w:tcPrChange>
          </w:tcPr>
          <w:p w14:paraId="43A6A3D9" w14:textId="28662E41" w:rsidR="00EC3A7E" w:rsidRPr="00BB7730" w:rsidDel="00EA35D5" w:rsidRDefault="00EC3A7E" w:rsidP="00EC3A7E">
            <w:pPr>
              <w:spacing w:line="240" w:lineRule="exact"/>
              <w:contextualSpacing/>
              <w:jc w:val="center"/>
              <w:rPr>
                <w:del w:id="18876" w:author="He Han" w:date="2026-10-27T17:42:00Z"/>
                <w:rFonts w:ascii="Times New Roman" w:eastAsia="仿宋_GB2312" w:hAnsi="Times New Roman" w:cs="Times New Roman"/>
                <w:color w:val="auto"/>
                <w:sz w:val="18"/>
                <w:szCs w:val="18"/>
              </w:rPr>
            </w:pPr>
          </w:p>
        </w:tc>
      </w:tr>
      <w:tr w:rsidR="00EC3A7E" w:rsidRPr="00BB7730" w:rsidDel="00EA35D5" w14:paraId="44749523" w14:textId="1A32CB1B" w:rsidTr="00EC3A7E">
        <w:trPr>
          <w:trHeight w:val="455"/>
          <w:jc w:val="center"/>
          <w:del w:id="18877" w:author="He Han" w:date="2026-10-27T17:42:00Z"/>
          <w:trPrChange w:id="18878" w:author="He Han" w:date="2026-08-27T17:10:00Z">
            <w:trPr>
              <w:trHeight w:val="455"/>
              <w:jc w:val="center"/>
            </w:trPr>
          </w:trPrChange>
        </w:trPr>
        <w:tc>
          <w:tcPr>
            <w:tcW w:w="851" w:type="pct"/>
            <w:vAlign w:val="center"/>
            <w:tcPrChange w:id="18879" w:author="He Han" w:date="2026-08-27T17:10:00Z">
              <w:tcPr>
                <w:tcW w:w="939" w:type="pct"/>
                <w:vAlign w:val="center"/>
              </w:tcPr>
            </w:tcPrChange>
          </w:tcPr>
          <w:p w14:paraId="7886305C" w14:textId="5B01939A" w:rsidR="00EC3A7E" w:rsidRPr="00BB7730" w:rsidDel="00EA35D5" w:rsidRDefault="00EC3A7E" w:rsidP="00EC3A7E">
            <w:pPr>
              <w:spacing w:line="240" w:lineRule="exact"/>
              <w:contextualSpacing/>
              <w:jc w:val="center"/>
              <w:rPr>
                <w:del w:id="18880" w:author="He Han" w:date="2026-10-27T17:42:00Z"/>
                <w:rFonts w:ascii="Times New Roman" w:eastAsia="仿宋_GB2312" w:hAnsi="Times New Roman" w:cs="Times New Roman"/>
                <w:color w:val="auto"/>
                <w:sz w:val="18"/>
                <w:szCs w:val="18"/>
                <w:lang w:val="sv-SE" w:eastAsia="zh-CN"/>
                <w:rPrChange w:id="18881" w:author="Johan Granander" w:date="2026-05-04T09:59:00Z">
                  <w:rPr>
                    <w:del w:id="18882" w:author="He Han" w:date="2026-10-27T17:42:00Z"/>
                    <w:rFonts w:ascii="Times New Roman" w:eastAsia="仿宋_GB2312" w:hAnsi="Times New Roman" w:cs="Times New Roman"/>
                    <w:color w:val="auto"/>
                    <w:sz w:val="18"/>
                    <w:szCs w:val="18"/>
                    <w:lang w:eastAsia="zh-CN"/>
                  </w:rPr>
                </w:rPrChange>
              </w:rPr>
            </w:pPr>
            <w:del w:id="18883" w:author="He Han" w:date="2026-10-27T17:42:00Z">
              <w:r w:rsidRPr="00BB7730" w:rsidDel="00EA35D5">
                <w:rPr>
                  <w:rFonts w:ascii="Times New Roman" w:eastAsia="仿宋_GB2312" w:hAnsi="Times New Roman" w:cs="Times New Roman"/>
                  <w:color w:val="auto"/>
                  <w:sz w:val="18"/>
                  <w:szCs w:val="18"/>
                  <w:lang w:val="sv-SE"/>
                  <w:rPrChange w:id="18884" w:author="Johan Granander" w:date="2026-05-04T09:59:00Z">
                    <w:rPr>
                      <w:rFonts w:ascii="Times New Roman" w:eastAsia="仿宋_GB2312" w:hAnsi="Times New Roman" w:cs="Times New Roman"/>
                      <w:color w:val="auto"/>
                      <w:sz w:val="18"/>
                      <w:szCs w:val="18"/>
                    </w:rPr>
                  </w:rPrChange>
                </w:rPr>
                <w:delText>Fmoc-L-Ser(tBu)-OH</w:delText>
              </w:r>
            </w:del>
          </w:p>
        </w:tc>
        <w:tc>
          <w:tcPr>
            <w:tcW w:w="390" w:type="pct"/>
            <w:vAlign w:val="center"/>
            <w:tcPrChange w:id="18885" w:author="He Han" w:date="2026-08-27T17:10:00Z">
              <w:tcPr>
                <w:tcW w:w="390" w:type="pct"/>
                <w:vAlign w:val="center"/>
              </w:tcPr>
            </w:tcPrChange>
          </w:tcPr>
          <w:p w14:paraId="4EFA2DA3" w14:textId="19657AF5" w:rsidR="00EC3A7E" w:rsidRPr="00BB7730" w:rsidDel="00EA35D5" w:rsidRDefault="00EC3A7E" w:rsidP="00EC3A7E">
            <w:pPr>
              <w:spacing w:line="240" w:lineRule="exact"/>
              <w:contextualSpacing/>
              <w:jc w:val="center"/>
              <w:rPr>
                <w:del w:id="18886" w:author="He Han" w:date="2026-10-27T17:42:00Z"/>
                <w:rFonts w:ascii="Times New Roman" w:eastAsia="仿宋_GB2312" w:hAnsi="Times New Roman" w:cs="Times New Roman"/>
                <w:color w:val="auto"/>
                <w:sz w:val="18"/>
                <w:szCs w:val="18"/>
              </w:rPr>
            </w:pPr>
            <w:del w:id="18887"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888" w:author="He Han" w:date="2026-08-27T17:10:00Z">
              <w:tcPr>
                <w:tcW w:w="563" w:type="pct"/>
                <w:vAlign w:val="center"/>
              </w:tcPr>
            </w:tcPrChange>
          </w:tcPr>
          <w:p w14:paraId="6EB59590" w14:textId="371143E1" w:rsidR="00EC3A7E" w:rsidRPr="00BB7730" w:rsidDel="00EA35D5" w:rsidRDefault="00EC3A7E" w:rsidP="00EC3A7E">
            <w:pPr>
              <w:spacing w:line="240" w:lineRule="exact"/>
              <w:contextualSpacing/>
              <w:jc w:val="center"/>
              <w:rPr>
                <w:del w:id="18889" w:author="He Han" w:date="2026-10-27T17:42:00Z"/>
                <w:rFonts w:ascii="Times New Roman" w:eastAsia="仿宋_GB2312" w:hAnsi="Times New Roman" w:cs="Times New Roman"/>
                <w:color w:val="auto"/>
                <w:sz w:val="18"/>
                <w:szCs w:val="18"/>
              </w:rPr>
            </w:pPr>
            <w:del w:id="18890"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891" w:author="He Han" w:date="2026-08-27T17:10:00Z">
              <w:tcPr>
                <w:tcW w:w="448" w:type="pct"/>
                <w:tcBorders>
                  <w:bottom w:val="single" w:sz="4" w:space="0" w:color="auto"/>
                </w:tcBorders>
                <w:vAlign w:val="center"/>
              </w:tcPr>
            </w:tcPrChange>
          </w:tcPr>
          <w:p w14:paraId="47379CDD" w14:textId="58F21178" w:rsidR="00EC3A7E" w:rsidRPr="00BB7730" w:rsidDel="00EA35D5" w:rsidRDefault="00EC3A7E" w:rsidP="00EC3A7E">
            <w:pPr>
              <w:spacing w:line="240" w:lineRule="exact"/>
              <w:contextualSpacing/>
              <w:jc w:val="center"/>
              <w:rPr>
                <w:del w:id="18892" w:author="He Han" w:date="2026-10-27T17:42:00Z"/>
                <w:rFonts w:ascii="Times New Roman" w:eastAsia="仿宋_GB2312" w:hAnsi="Times New Roman" w:cs="Times New Roman"/>
                <w:color w:val="auto"/>
                <w:sz w:val="18"/>
                <w:szCs w:val="18"/>
              </w:rPr>
            </w:pPr>
            <w:del w:id="1889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tcBorders>
              <w:bottom w:val="single" w:sz="4" w:space="0" w:color="auto"/>
            </w:tcBorders>
            <w:vAlign w:val="center"/>
            <w:tcPrChange w:id="18894" w:author="He Han" w:date="2026-08-27T17:10:00Z">
              <w:tcPr>
                <w:tcW w:w="564" w:type="pct"/>
                <w:tcBorders>
                  <w:bottom w:val="single" w:sz="4" w:space="0" w:color="auto"/>
                </w:tcBorders>
                <w:vAlign w:val="center"/>
              </w:tcPr>
            </w:tcPrChange>
          </w:tcPr>
          <w:p w14:paraId="3B89A553" w14:textId="242B658A" w:rsidR="00EC3A7E" w:rsidRPr="00BB7730" w:rsidDel="00EA35D5" w:rsidRDefault="00EC3A7E" w:rsidP="00EC3A7E">
            <w:pPr>
              <w:spacing w:line="240" w:lineRule="exact"/>
              <w:contextualSpacing/>
              <w:jc w:val="center"/>
              <w:rPr>
                <w:del w:id="18895" w:author="He Han" w:date="2026-10-27T17:42:00Z"/>
                <w:rFonts w:ascii="Times New Roman" w:eastAsia="仿宋_GB2312" w:hAnsi="Times New Roman" w:cs="Times New Roman"/>
                <w:color w:val="auto"/>
                <w:sz w:val="18"/>
                <w:szCs w:val="18"/>
              </w:rPr>
            </w:pPr>
            <w:del w:id="1889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tcBorders>
              <w:bottom w:val="single" w:sz="4" w:space="0" w:color="auto"/>
            </w:tcBorders>
            <w:vAlign w:val="center"/>
            <w:tcPrChange w:id="18897" w:author="He Han" w:date="2026-08-27T17:10:00Z">
              <w:tcPr>
                <w:tcW w:w="564" w:type="pct"/>
                <w:tcBorders>
                  <w:bottom w:val="single" w:sz="4" w:space="0" w:color="auto"/>
                </w:tcBorders>
                <w:vAlign w:val="center"/>
              </w:tcPr>
            </w:tcPrChange>
          </w:tcPr>
          <w:p w14:paraId="2A982F3B" w14:textId="394A2E6F" w:rsidR="00EC3A7E" w:rsidRPr="00BB7730" w:rsidDel="00EA35D5" w:rsidRDefault="00EC3A7E" w:rsidP="00EC3A7E">
            <w:pPr>
              <w:spacing w:line="240" w:lineRule="exact"/>
              <w:contextualSpacing/>
              <w:jc w:val="center"/>
              <w:rPr>
                <w:del w:id="18898" w:author="He Han" w:date="2026-10-27T17:42:00Z"/>
                <w:rFonts w:ascii="Times New Roman" w:eastAsia="仿宋_GB2312" w:hAnsi="Times New Roman" w:cs="Times New Roman"/>
                <w:color w:val="auto"/>
                <w:sz w:val="18"/>
                <w:szCs w:val="18"/>
              </w:rPr>
            </w:pPr>
            <w:del w:id="18899"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tcBorders>
              <w:bottom w:val="single" w:sz="4" w:space="0" w:color="auto"/>
            </w:tcBorders>
            <w:vAlign w:val="center"/>
            <w:tcPrChange w:id="18900" w:author="He Han" w:date="2026-08-27T17:10:00Z">
              <w:tcPr>
                <w:tcW w:w="533" w:type="pct"/>
                <w:tcBorders>
                  <w:bottom w:val="single" w:sz="4" w:space="0" w:color="auto"/>
                </w:tcBorders>
                <w:vAlign w:val="center"/>
              </w:tcPr>
            </w:tcPrChange>
          </w:tcPr>
          <w:p w14:paraId="2B58A840" w14:textId="658DB0A1" w:rsidR="00EC3A7E" w:rsidRPr="00BB7730" w:rsidDel="00EA35D5" w:rsidRDefault="00EC3A7E" w:rsidP="00EC3A7E">
            <w:pPr>
              <w:spacing w:line="240" w:lineRule="exact"/>
              <w:contextualSpacing/>
              <w:jc w:val="center"/>
              <w:rPr>
                <w:del w:id="18901" w:author="He Han" w:date="2026-10-27T17:42:00Z"/>
                <w:rFonts w:ascii="Times New Roman" w:eastAsia="仿宋_GB2312" w:hAnsi="Times New Roman" w:cs="Times New Roman"/>
                <w:color w:val="auto"/>
                <w:sz w:val="18"/>
                <w:szCs w:val="18"/>
              </w:rPr>
            </w:pPr>
            <w:del w:id="18902"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tcBorders>
              <w:bottom w:val="single" w:sz="4" w:space="0" w:color="auto"/>
            </w:tcBorders>
            <w:vAlign w:val="center"/>
            <w:tcPrChange w:id="18903" w:author="He Han" w:date="2026-08-27T17:10:00Z">
              <w:tcPr>
                <w:tcW w:w="540" w:type="pct"/>
                <w:tcBorders>
                  <w:bottom w:val="single" w:sz="4" w:space="0" w:color="auto"/>
                </w:tcBorders>
                <w:vAlign w:val="center"/>
              </w:tcPr>
            </w:tcPrChange>
          </w:tcPr>
          <w:p w14:paraId="033B7379" w14:textId="1C186716" w:rsidR="00EC3A7E" w:rsidRPr="00BB7730" w:rsidDel="00EA35D5" w:rsidRDefault="00EC3A7E" w:rsidP="00EC3A7E">
            <w:pPr>
              <w:spacing w:line="240" w:lineRule="exact"/>
              <w:contextualSpacing/>
              <w:jc w:val="center"/>
              <w:rPr>
                <w:del w:id="18904" w:author="He Han" w:date="2026-10-27T17:42:00Z"/>
                <w:rFonts w:ascii="Times New Roman" w:eastAsia="仿宋_GB2312" w:hAnsi="Times New Roman" w:cs="Times New Roman"/>
                <w:color w:val="auto"/>
                <w:sz w:val="18"/>
                <w:szCs w:val="18"/>
              </w:rPr>
            </w:pPr>
            <w:del w:id="18905"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906" w:author="He Han" w:date="2026-08-27T17:10:00Z">
              <w:tcPr>
                <w:tcW w:w="1" w:type="pct"/>
              </w:tcPr>
            </w:tcPrChange>
          </w:tcPr>
          <w:p w14:paraId="4D9771B9" w14:textId="3F4C8874" w:rsidR="00EC3A7E" w:rsidRPr="00BB7730" w:rsidDel="00EA35D5" w:rsidRDefault="00EC3A7E" w:rsidP="00EC3A7E">
            <w:pPr>
              <w:spacing w:line="240" w:lineRule="exact"/>
              <w:contextualSpacing/>
              <w:jc w:val="center"/>
              <w:rPr>
                <w:del w:id="18907" w:author="He Han" w:date="2026-10-27T17:42:00Z"/>
                <w:rFonts w:ascii="Times New Roman" w:eastAsia="仿宋_GB2312" w:hAnsi="Times New Roman" w:cs="Times New Roman"/>
                <w:color w:val="auto"/>
                <w:sz w:val="18"/>
                <w:szCs w:val="18"/>
              </w:rPr>
            </w:pPr>
          </w:p>
        </w:tc>
        <w:tc>
          <w:tcPr>
            <w:tcW w:w="457" w:type="pct"/>
            <w:vMerge/>
            <w:tcPrChange w:id="18908" w:author="He Han" w:date="2026-08-27T17:10:00Z">
              <w:tcPr>
                <w:tcW w:w="459" w:type="pct"/>
                <w:vMerge/>
              </w:tcPr>
            </w:tcPrChange>
          </w:tcPr>
          <w:p w14:paraId="1AC9A2BB" w14:textId="761B8E66" w:rsidR="00EC3A7E" w:rsidRPr="00BB7730" w:rsidDel="00EA35D5" w:rsidRDefault="00EC3A7E" w:rsidP="00EC3A7E">
            <w:pPr>
              <w:spacing w:line="240" w:lineRule="exact"/>
              <w:contextualSpacing/>
              <w:jc w:val="center"/>
              <w:rPr>
                <w:del w:id="18909" w:author="He Han" w:date="2026-10-27T17:42:00Z"/>
                <w:rFonts w:ascii="Times New Roman" w:eastAsia="仿宋_GB2312" w:hAnsi="Times New Roman" w:cs="Times New Roman"/>
                <w:color w:val="auto"/>
                <w:sz w:val="18"/>
                <w:szCs w:val="18"/>
              </w:rPr>
            </w:pPr>
          </w:p>
        </w:tc>
      </w:tr>
      <w:tr w:rsidR="00EC3A7E" w:rsidRPr="00BB7730" w:rsidDel="00EA35D5" w14:paraId="33EBA100" w14:textId="3B779CF9" w:rsidTr="00EC3A7E">
        <w:trPr>
          <w:trHeight w:val="455"/>
          <w:jc w:val="center"/>
          <w:del w:id="18910" w:author="He Han" w:date="2026-10-27T17:42:00Z"/>
          <w:trPrChange w:id="18911" w:author="He Han" w:date="2026-08-27T17:10:00Z">
            <w:trPr>
              <w:trHeight w:val="455"/>
              <w:jc w:val="center"/>
            </w:trPr>
          </w:trPrChange>
        </w:trPr>
        <w:tc>
          <w:tcPr>
            <w:tcW w:w="851" w:type="pct"/>
            <w:vAlign w:val="center"/>
            <w:tcPrChange w:id="18912" w:author="He Han" w:date="2026-08-27T17:10:00Z">
              <w:tcPr>
                <w:tcW w:w="939" w:type="pct"/>
                <w:vAlign w:val="center"/>
              </w:tcPr>
            </w:tcPrChange>
          </w:tcPr>
          <w:p w14:paraId="478A28D8" w14:textId="72E00CD8" w:rsidR="00EC3A7E" w:rsidRPr="00BB7730" w:rsidDel="00EA35D5" w:rsidRDefault="00EC3A7E" w:rsidP="00EC3A7E">
            <w:pPr>
              <w:spacing w:line="240" w:lineRule="exact"/>
              <w:contextualSpacing/>
              <w:jc w:val="center"/>
              <w:rPr>
                <w:del w:id="18913" w:author="He Han" w:date="2026-10-27T17:42:00Z"/>
                <w:rFonts w:ascii="Times New Roman" w:eastAsia="仿宋_GB2312" w:hAnsi="Times New Roman" w:cs="Times New Roman"/>
                <w:color w:val="auto"/>
                <w:sz w:val="18"/>
                <w:szCs w:val="18"/>
              </w:rPr>
            </w:pPr>
            <w:del w:id="18914" w:author="He Han" w:date="2026-10-27T17:42:00Z">
              <w:r w:rsidRPr="00BB7730" w:rsidDel="00EA35D5">
                <w:rPr>
                  <w:rFonts w:ascii="Times New Roman" w:eastAsia="仿宋_GB2312" w:hAnsi="Times New Roman" w:cs="Times New Roman"/>
                  <w:color w:val="auto"/>
                  <w:sz w:val="18"/>
                  <w:szCs w:val="18"/>
                </w:rPr>
                <w:delText>Fmoc-L-Arg(Pbf)-OH</w:delText>
              </w:r>
            </w:del>
          </w:p>
        </w:tc>
        <w:tc>
          <w:tcPr>
            <w:tcW w:w="390" w:type="pct"/>
            <w:vAlign w:val="center"/>
            <w:tcPrChange w:id="18915" w:author="He Han" w:date="2026-08-27T17:10:00Z">
              <w:tcPr>
                <w:tcW w:w="390" w:type="pct"/>
                <w:vAlign w:val="center"/>
              </w:tcPr>
            </w:tcPrChange>
          </w:tcPr>
          <w:p w14:paraId="1A4DCB1A" w14:textId="448673CD" w:rsidR="00EC3A7E" w:rsidRPr="00BB7730" w:rsidDel="00EA35D5" w:rsidRDefault="00EC3A7E" w:rsidP="00EC3A7E">
            <w:pPr>
              <w:spacing w:line="240" w:lineRule="exact"/>
              <w:contextualSpacing/>
              <w:jc w:val="center"/>
              <w:rPr>
                <w:del w:id="18916" w:author="He Han" w:date="2026-10-27T17:42:00Z"/>
                <w:rFonts w:ascii="Times New Roman" w:eastAsia="仿宋_GB2312" w:hAnsi="Times New Roman" w:cs="Times New Roman"/>
                <w:color w:val="auto"/>
                <w:sz w:val="18"/>
                <w:szCs w:val="18"/>
              </w:rPr>
            </w:pPr>
            <w:del w:id="18917"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918" w:author="He Han" w:date="2026-08-27T17:10:00Z">
              <w:tcPr>
                <w:tcW w:w="563" w:type="pct"/>
                <w:vAlign w:val="center"/>
              </w:tcPr>
            </w:tcPrChange>
          </w:tcPr>
          <w:p w14:paraId="357555C0" w14:textId="4FBF7BD8" w:rsidR="00EC3A7E" w:rsidRPr="00BB7730" w:rsidDel="00EA35D5" w:rsidRDefault="00EC3A7E" w:rsidP="00EC3A7E">
            <w:pPr>
              <w:spacing w:line="240" w:lineRule="exact"/>
              <w:contextualSpacing/>
              <w:jc w:val="center"/>
              <w:rPr>
                <w:del w:id="18919" w:author="He Han" w:date="2026-10-27T17:42:00Z"/>
                <w:rFonts w:ascii="Times New Roman" w:eastAsia="仿宋_GB2312" w:hAnsi="Times New Roman" w:cs="Times New Roman"/>
                <w:color w:val="auto"/>
                <w:sz w:val="18"/>
                <w:szCs w:val="18"/>
              </w:rPr>
            </w:pPr>
            <w:del w:id="18920"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921" w:author="He Han" w:date="2026-08-27T17:10:00Z">
              <w:tcPr>
                <w:tcW w:w="448" w:type="pct"/>
                <w:tcBorders>
                  <w:bottom w:val="single" w:sz="4" w:space="0" w:color="auto"/>
                </w:tcBorders>
                <w:vAlign w:val="center"/>
              </w:tcPr>
            </w:tcPrChange>
          </w:tcPr>
          <w:p w14:paraId="71676E27" w14:textId="73807666" w:rsidR="00EC3A7E" w:rsidRPr="00BB7730" w:rsidDel="00EA35D5" w:rsidRDefault="00EC3A7E" w:rsidP="00EC3A7E">
            <w:pPr>
              <w:spacing w:line="240" w:lineRule="exact"/>
              <w:contextualSpacing/>
              <w:jc w:val="center"/>
              <w:rPr>
                <w:del w:id="18922" w:author="He Han" w:date="2026-10-27T17:42:00Z"/>
                <w:rFonts w:ascii="Times New Roman" w:eastAsia="仿宋_GB2312" w:hAnsi="Times New Roman" w:cs="Times New Roman"/>
                <w:color w:val="auto"/>
                <w:sz w:val="18"/>
                <w:szCs w:val="18"/>
              </w:rPr>
            </w:pPr>
            <w:del w:id="1892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tcBorders>
              <w:bottom w:val="single" w:sz="4" w:space="0" w:color="auto"/>
            </w:tcBorders>
            <w:vAlign w:val="center"/>
            <w:tcPrChange w:id="18924" w:author="He Han" w:date="2026-08-27T17:10:00Z">
              <w:tcPr>
                <w:tcW w:w="564" w:type="pct"/>
                <w:tcBorders>
                  <w:bottom w:val="single" w:sz="4" w:space="0" w:color="auto"/>
                </w:tcBorders>
                <w:vAlign w:val="center"/>
              </w:tcPr>
            </w:tcPrChange>
          </w:tcPr>
          <w:p w14:paraId="27F9D258" w14:textId="16DF33D9" w:rsidR="00EC3A7E" w:rsidRPr="00BB7730" w:rsidDel="00EA35D5" w:rsidRDefault="00EC3A7E" w:rsidP="00EC3A7E">
            <w:pPr>
              <w:spacing w:line="240" w:lineRule="exact"/>
              <w:contextualSpacing/>
              <w:jc w:val="center"/>
              <w:rPr>
                <w:del w:id="18925" w:author="He Han" w:date="2026-10-27T17:42:00Z"/>
                <w:rFonts w:ascii="Times New Roman" w:eastAsia="仿宋_GB2312" w:hAnsi="Times New Roman" w:cs="Times New Roman"/>
                <w:color w:val="auto"/>
                <w:sz w:val="18"/>
                <w:szCs w:val="18"/>
              </w:rPr>
            </w:pPr>
            <w:del w:id="1892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tcBorders>
              <w:bottom w:val="single" w:sz="4" w:space="0" w:color="auto"/>
            </w:tcBorders>
            <w:vAlign w:val="center"/>
            <w:tcPrChange w:id="18927" w:author="He Han" w:date="2026-08-27T17:10:00Z">
              <w:tcPr>
                <w:tcW w:w="564" w:type="pct"/>
                <w:tcBorders>
                  <w:bottom w:val="single" w:sz="4" w:space="0" w:color="auto"/>
                </w:tcBorders>
                <w:vAlign w:val="center"/>
              </w:tcPr>
            </w:tcPrChange>
          </w:tcPr>
          <w:p w14:paraId="36073D55" w14:textId="7B1832BD" w:rsidR="00EC3A7E" w:rsidRPr="00BB7730" w:rsidDel="00EA35D5" w:rsidRDefault="00EC3A7E" w:rsidP="00EC3A7E">
            <w:pPr>
              <w:spacing w:line="240" w:lineRule="exact"/>
              <w:contextualSpacing/>
              <w:jc w:val="center"/>
              <w:rPr>
                <w:del w:id="18928" w:author="He Han" w:date="2026-10-27T17:42:00Z"/>
                <w:rFonts w:ascii="Times New Roman" w:eastAsia="仿宋_GB2312" w:hAnsi="Times New Roman" w:cs="Times New Roman"/>
                <w:color w:val="auto"/>
                <w:sz w:val="18"/>
                <w:szCs w:val="18"/>
              </w:rPr>
            </w:pPr>
            <w:del w:id="18929"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tcBorders>
              <w:bottom w:val="single" w:sz="4" w:space="0" w:color="auto"/>
            </w:tcBorders>
            <w:vAlign w:val="center"/>
            <w:tcPrChange w:id="18930" w:author="He Han" w:date="2026-08-27T17:10:00Z">
              <w:tcPr>
                <w:tcW w:w="533" w:type="pct"/>
                <w:tcBorders>
                  <w:bottom w:val="single" w:sz="4" w:space="0" w:color="auto"/>
                </w:tcBorders>
                <w:vAlign w:val="center"/>
              </w:tcPr>
            </w:tcPrChange>
          </w:tcPr>
          <w:p w14:paraId="4EC8A4AB" w14:textId="6CE9D495" w:rsidR="00EC3A7E" w:rsidRPr="00BB7730" w:rsidDel="00EA35D5" w:rsidRDefault="00EC3A7E" w:rsidP="00EC3A7E">
            <w:pPr>
              <w:spacing w:line="240" w:lineRule="exact"/>
              <w:contextualSpacing/>
              <w:jc w:val="center"/>
              <w:rPr>
                <w:del w:id="18931" w:author="He Han" w:date="2026-10-27T17:42:00Z"/>
                <w:rFonts w:ascii="Times New Roman" w:eastAsia="仿宋_GB2312" w:hAnsi="Times New Roman" w:cs="Times New Roman"/>
                <w:color w:val="auto"/>
                <w:sz w:val="18"/>
                <w:szCs w:val="18"/>
              </w:rPr>
            </w:pPr>
            <w:del w:id="18932"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tcBorders>
              <w:bottom w:val="single" w:sz="4" w:space="0" w:color="auto"/>
            </w:tcBorders>
            <w:vAlign w:val="center"/>
            <w:tcPrChange w:id="18933" w:author="He Han" w:date="2026-08-27T17:10:00Z">
              <w:tcPr>
                <w:tcW w:w="540" w:type="pct"/>
                <w:tcBorders>
                  <w:bottom w:val="single" w:sz="4" w:space="0" w:color="auto"/>
                </w:tcBorders>
                <w:vAlign w:val="center"/>
              </w:tcPr>
            </w:tcPrChange>
          </w:tcPr>
          <w:p w14:paraId="02621635" w14:textId="05BC2FA1" w:rsidR="00EC3A7E" w:rsidRPr="00BB7730" w:rsidDel="00EA35D5" w:rsidRDefault="00EC3A7E" w:rsidP="00EC3A7E">
            <w:pPr>
              <w:spacing w:line="240" w:lineRule="exact"/>
              <w:contextualSpacing/>
              <w:jc w:val="center"/>
              <w:rPr>
                <w:del w:id="18934" w:author="He Han" w:date="2026-10-27T17:42:00Z"/>
                <w:rFonts w:ascii="Times New Roman" w:eastAsia="仿宋_GB2312" w:hAnsi="Times New Roman" w:cs="Times New Roman"/>
                <w:strike/>
                <w:color w:val="auto"/>
                <w:sz w:val="18"/>
                <w:szCs w:val="18"/>
              </w:rPr>
            </w:pPr>
            <w:del w:id="18935"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936" w:author="He Han" w:date="2026-08-27T17:10:00Z">
              <w:tcPr>
                <w:tcW w:w="1" w:type="pct"/>
              </w:tcPr>
            </w:tcPrChange>
          </w:tcPr>
          <w:p w14:paraId="0AB01E7B" w14:textId="7B3A8BFD" w:rsidR="00EC3A7E" w:rsidRPr="00BB7730" w:rsidDel="00EA35D5" w:rsidRDefault="00EC3A7E" w:rsidP="00EC3A7E">
            <w:pPr>
              <w:spacing w:line="240" w:lineRule="exact"/>
              <w:contextualSpacing/>
              <w:jc w:val="center"/>
              <w:rPr>
                <w:del w:id="18937" w:author="He Han" w:date="2026-10-27T17:42:00Z"/>
                <w:rFonts w:ascii="Times New Roman" w:eastAsia="仿宋_GB2312" w:hAnsi="Times New Roman" w:cs="Times New Roman"/>
                <w:color w:val="auto"/>
                <w:sz w:val="18"/>
                <w:szCs w:val="18"/>
              </w:rPr>
            </w:pPr>
          </w:p>
        </w:tc>
        <w:tc>
          <w:tcPr>
            <w:tcW w:w="457" w:type="pct"/>
            <w:vMerge/>
            <w:tcPrChange w:id="18938" w:author="He Han" w:date="2026-08-27T17:10:00Z">
              <w:tcPr>
                <w:tcW w:w="459" w:type="pct"/>
                <w:vMerge/>
              </w:tcPr>
            </w:tcPrChange>
          </w:tcPr>
          <w:p w14:paraId="07FA99D1" w14:textId="101973AE" w:rsidR="00EC3A7E" w:rsidRPr="00BB7730" w:rsidDel="00EA35D5" w:rsidRDefault="00EC3A7E" w:rsidP="00EC3A7E">
            <w:pPr>
              <w:spacing w:line="240" w:lineRule="exact"/>
              <w:contextualSpacing/>
              <w:jc w:val="center"/>
              <w:rPr>
                <w:del w:id="18939" w:author="He Han" w:date="2026-10-27T17:42:00Z"/>
                <w:rFonts w:ascii="Times New Roman" w:eastAsia="仿宋_GB2312" w:hAnsi="Times New Roman" w:cs="Times New Roman"/>
                <w:color w:val="auto"/>
                <w:sz w:val="18"/>
                <w:szCs w:val="18"/>
              </w:rPr>
            </w:pPr>
          </w:p>
        </w:tc>
      </w:tr>
      <w:tr w:rsidR="00EC3A7E" w:rsidRPr="00BB7730" w:rsidDel="00EA35D5" w14:paraId="7D4F00B1" w14:textId="68847A5C" w:rsidTr="00EC3A7E">
        <w:trPr>
          <w:trHeight w:val="455"/>
          <w:jc w:val="center"/>
          <w:del w:id="18940" w:author="He Han" w:date="2026-10-27T17:42:00Z"/>
          <w:trPrChange w:id="18941" w:author="He Han" w:date="2026-08-27T17:10:00Z">
            <w:trPr>
              <w:trHeight w:val="455"/>
              <w:jc w:val="center"/>
            </w:trPr>
          </w:trPrChange>
        </w:trPr>
        <w:tc>
          <w:tcPr>
            <w:tcW w:w="851" w:type="pct"/>
            <w:vAlign w:val="center"/>
            <w:tcPrChange w:id="18942" w:author="He Han" w:date="2026-08-27T17:10:00Z">
              <w:tcPr>
                <w:tcW w:w="939" w:type="pct"/>
                <w:vAlign w:val="center"/>
              </w:tcPr>
            </w:tcPrChange>
          </w:tcPr>
          <w:p w14:paraId="718C3EB3" w14:textId="50BA1DC2" w:rsidR="00EC3A7E" w:rsidRPr="00BB7730" w:rsidDel="00EA35D5" w:rsidRDefault="00EC3A7E" w:rsidP="00EC3A7E">
            <w:pPr>
              <w:spacing w:line="240" w:lineRule="exact"/>
              <w:contextualSpacing/>
              <w:jc w:val="center"/>
              <w:rPr>
                <w:del w:id="18943" w:author="He Han" w:date="2026-10-27T17:42:00Z"/>
                <w:rFonts w:ascii="Times New Roman" w:eastAsia="仿宋_GB2312" w:hAnsi="Times New Roman" w:cs="Times New Roman"/>
                <w:color w:val="auto"/>
                <w:sz w:val="18"/>
                <w:szCs w:val="18"/>
              </w:rPr>
            </w:pPr>
            <w:del w:id="18944" w:author="He Han" w:date="2026-10-27T17:42:00Z">
              <w:r w:rsidRPr="00BB7730" w:rsidDel="00EA35D5">
                <w:rPr>
                  <w:rFonts w:ascii="Times New Roman" w:eastAsia="仿宋_GB2312" w:hAnsi="Times New Roman" w:cs="Times New Roman"/>
                  <w:color w:val="auto"/>
                  <w:sz w:val="18"/>
                  <w:szCs w:val="18"/>
                </w:rPr>
                <w:delText>Fmoc-L-Val-OH</w:delText>
              </w:r>
            </w:del>
          </w:p>
        </w:tc>
        <w:tc>
          <w:tcPr>
            <w:tcW w:w="390" w:type="pct"/>
            <w:vAlign w:val="center"/>
            <w:tcPrChange w:id="18945" w:author="He Han" w:date="2026-08-27T17:10:00Z">
              <w:tcPr>
                <w:tcW w:w="390" w:type="pct"/>
                <w:vAlign w:val="center"/>
              </w:tcPr>
            </w:tcPrChange>
          </w:tcPr>
          <w:p w14:paraId="2C4E5573" w14:textId="1D1F4A89" w:rsidR="00EC3A7E" w:rsidRPr="00BB7730" w:rsidDel="00EA35D5" w:rsidRDefault="00EC3A7E" w:rsidP="00EC3A7E">
            <w:pPr>
              <w:spacing w:line="240" w:lineRule="exact"/>
              <w:contextualSpacing/>
              <w:jc w:val="center"/>
              <w:rPr>
                <w:del w:id="18946" w:author="He Han" w:date="2026-10-27T17:42:00Z"/>
                <w:rFonts w:ascii="Times New Roman" w:eastAsia="仿宋_GB2312" w:hAnsi="Times New Roman" w:cs="Times New Roman"/>
                <w:color w:val="auto"/>
                <w:sz w:val="18"/>
                <w:szCs w:val="18"/>
              </w:rPr>
            </w:pPr>
            <w:del w:id="18947"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948" w:author="He Han" w:date="2026-08-27T17:10:00Z">
              <w:tcPr>
                <w:tcW w:w="563" w:type="pct"/>
                <w:vAlign w:val="center"/>
              </w:tcPr>
            </w:tcPrChange>
          </w:tcPr>
          <w:p w14:paraId="5430D4BF" w14:textId="11E44E26" w:rsidR="00EC3A7E" w:rsidRPr="00BB7730" w:rsidDel="00EA35D5" w:rsidRDefault="00EC3A7E" w:rsidP="00EC3A7E">
            <w:pPr>
              <w:spacing w:line="240" w:lineRule="exact"/>
              <w:contextualSpacing/>
              <w:jc w:val="center"/>
              <w:rPr>
                <w:del w:id="18949" w:author="He Han" w:date="2026-10-27T17:42:00Z"/>
                <w:rFonts w:ascii="Times New Roman" w:eastAsia="仿宋_GB2312" w:hAnsi="Times New Roman" w:cs="Times New Roman"/>
                <w:color w:val="auto"/>
                <w:sz w:val="18"/>
                <w:szCs w:val="18"/>
              </w:rPr>
            </w:pPr>
            <w:del w:id="18950"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951" w:author="He Han" w:date="2026-08-27T17:10:00Z">
              <w:tcPr>
                <w:tcW w:w="448" w:type="pct"/>
                <w:tcBorders>
                  <w:bottom w:val="single" w:sz="4" w:space="0" w:color="auto"/>
                </w:tcBorders>
                <w:vAlign w:val="center"/>
              </w:tcPr>
            </w:tcPrChange>
          </w:tcPr>
          <w:p w14:paraId="705E9786" w14:textId="7864C1C6" w:rsidR="00EC3A7E" w:rsidRPr="00BB7730" w:rsidDel="00EA35D5" w:rsidRDefault="00EC3A7E" w:rsidP="00EC3A7E">
            <w:pPr>
              <w:spacing w:line="240" w:lineRule="exact"/>
              <w:contextualSpacing/>
              <w:jc w:val="center"/>
              <w:rPr>
                <w:del w:id="18952" w:author="He Han" w:date="2026-10-27T17:42:00Z"/>
                <w:rFonts w:ascii="Times New Roman" w:eastAsia="仿宋_GB2312" w:hAnsi="Times New Roman" w:cs="Times New Roman"/>
                <w:color w:val="auto"/>
                <w:sz w:val="18"/>
                <w:szCs w:val="18"/>
              </w:rPr>
            </w:pPr>
            <w:del w:id="1895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8954" w:author="He Han" w:date="2026-08-27T17:10:00Z">
              <w:tcPr>
                <w:tcW w:w="564" w:type="pct"/>
                <w:vAlign w:val="center"/>
              </w:tcPr>
            </w:tcPrChange>
          </w:tcPr>
          <w:p w14:paraId="77E7DE58" w14:textId="7902E24C" w:rsidR="00EC3A7E" w:rsidRPr="00BB7730" w:rsidDel="00EA35D5" w:rsidRDefault="00EC3A7E" w:rsidP="00EC3A7E">
            <w:pPr>
              <w:spacing w:line="240" w:lineRule="exact"/>
              <w:contextualSpacing/>
              <w:jc w:val="center"/>
              <w:rPr>
                <w:del w:id="18955" w:author="He Han" w:date="2026-10-27T17:42:00Z"/>
                <w:rFonts w:ascii="Times New Roman" w:eastAsia="仿宋_GB2312" w:hAnsi="Times New Roman" w:cs="Times New Roman"/>
                <w:color w:val="auto"/>
                <w:sz w:val="18"/>
                <w:szCs w:val="18"/>
              </w:rPr>
            </w:pPr>
            <w:del w:id="1895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8957" w:author="He Han" w:date="2026-08-27T17:10:00Z">
              <w:tcPr>
                <w:tcW w:w="564" w:type="pct"/>
                <w:vAlign w:val="center"/>
              </w:tcPr>
            </w:tcPrChange>
          </w:tcPr>
          <w:p w14:paraId="1549E11D" w14:textId="5031306A" w:rsidR="00EC3A7E" w:rsidRPr="00BB7730" w:rsidDel="00EA35D5" w:rsidRDefault="00EC3A7E" w:rsidP="00EC3A7E">
            <w:pPr>
              <w:spacing w:line="240" w:lineRule="exact"/>
              <w:contextualSpacing/>
              <w:jc w:val="center"/>
              <w:rPr>
                <w:del w:id="18958" w:author="He Han" w:date="2026-10-27T17:42:00Z"/>
                <w:rFonts w:ascii="Times New Roman" w:eastAsia="仿宋_GB2312" w:hAnsi="Times New Roman" w:cs="Times New Roman"/>
                <w:color w:val="auto"/>
                <w:sz w:val="18"/>
                <w:szCs w:val="18"/>
              </w:rPr>
            </w:pPr>
            <w:del w:id="18959"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8960" w:author="He Han" w:date="2026-08-27T17:10:00Z">
              <w:tcPr>
                <w:tcW w:w="533" w:type="pct"/>
                <w:vAlign w:val="center"/>
              </w:tcPr>
            </w:tcPrChange>
          </w:tcPr>
          <w:p w14:paraId="4E4DD4D9" w14:textId="5108126A" w:rsidR="00EC3A7E" w:rsidRPr="00BB7730" w:rsidDel="00EA35D5" w:rsidRDefault="00EC3A7E" w:rsidP="00EC3A7E">
            <w:pPr>
              <w:spacing w:line="240" w:lineRule="exact"/>
              <w:contextualSpacing/>
              <w:jc w:val="center"/>
              <w:rPr>
                <w:del w:id="18961" w:author="He Han" w:date="2026-10-27T17:42:00Z"/>
                <w:rFonts w:ascii="Times New Roman" w:eastAsia="仿宋_GB2312" w:hAnsi="Times New Roman" w:cs="Times New Roman"/>
                <w:color w:val="auto"/>
                <w:sz w:val="18"/>
                <w:szCs w:val="18"/>
              </w:rPr>
            </w:pPr>
            <w:del w:id="18962"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8963" w:author="He Han" w:date="2026-08-27T17:10:00Z">
              <w:tcPr>
                <w:tcW w:w="540" w:type="pct"/>
                <w:vAlign w:val="center"/>
              </w:tcPr>
            </w:tcPrChange>
          </w:tcPr>
          <w:p w14:paraId="1AEB7555" w14:textId="3D403CEA" w:rsidR="00EC3A7E" w:rsidRPr="00BB7730" w:rsidDel="00EA35D5" w:rsidRDefault="00EC3A7E" w:rsidP="00EC3A7E">
            <w:pPr>
              <w:spacing w:line="240" w:lineRule="exact"/>
              <w:contextualSpacing/>
              <w:jc w:val="center"/>
              <w:rPr>
                <w:del w:id="18964" w:author="He Han" w:date="2026-10-27T17:42:00Z"/>
                <w:rFonts w:ascii="Times New Roman" w:eastAsia="仿宋_GB2312" w:hAnsi="Times New Roman" w:cs="Times New Roman"/>
                <w:strike/>
                <w:color w:val="auto"/>
                <w:sz w:val="18"/>
                <w:szCs w:val="18"/>
              </w:rPr>
            </w:pPr>
            <w:del w:id="18965"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966" w:author="He Han" w:date="2026-08-27T17:10:00Z">
              <w:tcPr>
                <w:tcW w:w="1" w:type="pct"/>
              </w:tcPr>
            </w:tcPrChange>
          </w:tcPr>
          <w:p w14:paraId="5F942D4F" w14:textId="480F74CA" w:rsidR="00EC3A7E" w:rsidRPr="00BB7730" w:rsidDel="00EA35D5" w:rsidRDefault="00EC3A7E" w:rsidP="00EC3A7E">
            <w:pPr>
              <w:spacing w:line="240" w:lineRule="exact"/>
              <w:contextualSpacing/>
              <w:jc w:val="center"/>
              <w:rPr>
                <w:del w:id="18967" w:author="He Han" w:date="2026-10-27T17:42:00Z"/>
                <w:rFonts w:ascii="Times New Roman" w:eastAsia="仿宋_GB2312" w:hAnsi="Times New Roman" w:cs="Times New Roman"/>
                <w:color w:val="auto"/>
                <w:sz w:val="18"/>
                <w:szCs w:val="18"/>
              </w:rPr>
            </w:pPr>
          </w:p>
        </w:tc>
        <w:tc>
          <w:tcPr>
            <w:tcW w:w="457" w:type="pct"/>
            <w:vMerge/>
            <w:tcPrChange w:id="18968" w:author="He Han" w:date="2026-08-27T17:10:00Z">
              <w:tcPr>
                <w:tcW w:w="459" w:type="pct"/>
                <w:vMerge/>
              </w:tcPr>
            </w:tcPrChange>
          </w:tcPr>
          <w:p w14:paraId="5600F1F4" w14:textId="14003F2E" w:rsidR="00EC3A7E" w:rsidRPr="00BB7730" w:rsidDel="00EA35D5" w:rsidRDefault="00EC3A7E" w:rsidP="00EC3A7E">
            <w:pPr>
              <w:spacing w:line="240" w:lineRule="exact"/>
              <w:contextualSpacing/>
              <w:jc w:val="center"/>
              <w:rPr>
                <w:del w:id="18969" w:author="He Han" w:date="2026-10-27T17:42:00Z"/>
                <w:rFonts w:ascii="Times New Roman" w:eastAsia="仿宋_GB2312" w:hAnsi="Times New Roman" w:cs="Times New Roman"/>
                <w:color w:val="auto"/>
                <w:sz w:val="18"/>
                <w:szCs w:val="18"/>
              </w:rPr>
            </w:pPr>
          </w:p>
        </w:tc>
      </w:tr>
      <w:tr w:rsidR="00EC3A7E" w:rsidRPr="00BB7730" w:rsidDel="00EA35D5" w14:paraId="030136FE" w14:textId="0D44A67A" w:rsidTr="00EC3A7E">
        <w:trPr>
          <w:trHeight w:val="455"/>
          <w:jc w:val="center"/>
          <w:del w:id="18970" w:author="He Han" w:date="2026-10-27T17:42:00Z"/>
          <w:trPrChange w:id="18971" w:author="He Han" w:date="2026-08-27T17:10:00Z">
            <w:trPr>
              <w:trHeight w:val="455"/>
              <w:jc w:val="center"/>
            </w:trPr>
          </w:trPrChange>
        </w:trPr>
        <w:tc>
          <w:tcPr>
            <w:tcW w:w="851" w:type="pct"/>
            <w:vAlign w:val="center"/>
            <w:tcPrChange w:id="18972" w:author="He Han" w:date="2026-08-27T17:10:00Z">
              <w:tcPr>
                <w:tcW w:w="939" w:type="pct"/>
                <w:vAlign w:val="center"/>
              </w:tcPr>
            </w:tcPrChange>
          </w:tcPr>
          <w:p w14:paraId="5ADA8B72" w14:textId="509528C3" w:rsidR="00EC3A7E" w:rsidRPr="00BB7730" w:rsidDel="00EA35D5" w:rsidRDefault="00EC3A7E" w:rsidP="00EC3A7E">
            <w:pPr>
              <w:spacing w:line="240" w:lineRule="exact"/>
              <w:contextualSpacing/>
              <w:jc w:val="center"/>
              <w:rPr>
                <w:del w:id="18973" w:author="He Han" w:date="2026-10-27T17:42:00Z"/>
                <w:rFonts w:ascii="Times New Roman" w:eastAsia="仿宋_GB2312" w:hAnsi="Times New Roman" w:cs="Times New Roman"/>
                <w:color w:val="auto"/>
                <w:sz w:val="18"/>
                <w:szCs w:val="18"/>
              </w:rPr>
            </w:pPr>
            <w:del w:id="18974" w:author="He Han" w:date="2026-10-27T17:42:00Z">
              <w:r w:rsidRPr="00BB7730" w:rsidDel="00EA35D5">
                <w:rPr>
                  <w:rFonts w:ascii="Times New Roman" w:eastAsia="仿宋_GB2312" w:hAnsi="Times New Roman" w:cs="Times New Roman"/>
                  <w:color w:val="auto"/>
                  <w:sz w:val="18"/>
                  <w:szCs w:val="18"/>
                </w:rPr>
                <w:delText>Fmoc-L-Leu-OH</w:delText>
              </w:r>
            </w:del>
          </w:p>
        </w:tc>
        <w:tc>
          <w:tcPr>
            <w:tcW w:w="390" w:type="pct"/>
            <w:vAlign w:val="center"/>
            <w:tcPrChange w:id="18975" w:author="He Han" w:date="2026-08-27T17:10:00Z">
              <w:tcPr>
                <w:tcW w:w="390" w:type="pct"/>
                <w:vAlign w:val="center"/>
              </w:tcPr>
            </w:tcPrChange>
          </w:tcPr>
          <w:p w14:paraId="0D248C14" w14:textId="7723EFD3" w:rsidR="00EC3A7E" w:rsidRPr="00BB7730" w:rsidDel="00EA35D5" w:rsidRDefault="00EC3A7E" w:rsidP="00EC3A7E">
            <w:pPr>
              <w:spacing w:line="240" w:lineRule="exact"/>
              <w:contextualSpacing/>
              <w:jc w:val="center"/>
              <w:rPr>
                <w:del w:id="18976" w:author="He Han" w:date="2026-10-27T17:42:00Z"/>
                <w:rFonts w:ascii="Times New Roman" w:eastAsia="仿宋_GB2312" w:hAnsi="Times New Roman" w:cs="Times New Roman"/>
                <w:color w:val="auto"/>
                <w:sz w:val="18"/>
                <w:szCs w:val="18"/>
              </w:rPr>
            </w:pPr>
            <w:del w:id="18977"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8978" w:author="He Han" w:date="2026-08-27T17:10:00Z">
              <w:tcPr>
                <w:tcW w:w="563" w:type="pct"/>
                <w:vAlign w:val="center"/>
              </w:tcPr>
            </w:tcPrChange>
          </w:tcPr>
          <w:p w14:paraId="4E1E91D0" w14:textId="7AE5CE4E" w:rsidR="00EC3A7E" w:rsidRPr="00BB7730" w:rsidDel="00EA35D5" w:rsidRDefault="00EC3A7E" w:rsidP="00EC3A7E">
            <w:pPr>
              <w:spacing w:line="240" w:lineRule="exact"/>
              <w:contextualSpacing/>
              <w:jc w:val="center"/>
              <w:rPr>
                <w:del w:id="18979" w:author="He Han" w:date="2026-10-27T17:42:00Z"/>
                <w:rFonts w:ascii="Times New Roman" w:eastAsia="仿宋_GB2312" w:hAnsi="Times New Roman" w:cs="Times New Roman"/>
                <w:color w:val="auto"/>
                <w:sz w:val="18"/>
                <w:szCs w:val="18"/>
              </w:rPr>
            </w:pPr>
            <w:del w:id="18980"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8981" w:author="He Han" w:date="2026-08-27T17:10:00Z">
              <w:tcPr>
                <w:tcW w:w="448" w:type="pct"/>
                <w:tcBorders>
                  <w:bottom w:val="single" w:sz="4" w:space="0" w:color="auto"/>
                </w:tcBorders>
                <w:vAlign w:val="center"/>
              </w:tcPr>
            </w:tcPrChange>
          </w:tcPr>
          <w:p w14:paraId="05CCBB66" w14:textId="774547E0" w:rsidR="00EC3A7E" w:rsidRPr="00BB7730" w:rsidDel="00EA35D5" w:rsidRDefault="00EC3A7E" w:rsidP="00EC3A7E">
            <w:pPr>
              <w:spacing w:line="240" w:lineRule="exact"/>
              <w:contextualSpacing/>
              <w:jc w:val="center"/>
              <w:rPr>
                <w:del w:id="18982" w:author="He Han" w:date="2026-10-27T17:42:00Z"/>
                <w:rFonts w:ascii="Times New Roman" w:eastAsia="仿宋_GB2312" w:hAnsi="Times New Roman" w:cs="Times New Roman"/>
                <w:color w:val="auto"/>
                <w:sz w:val="18"/>
                <w:szCs w:val="18"/>
              </w:rPr>
            </w:pPr>
            <w:del w:id="1898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8984" w:author="He Han" w:date="2026-08-27T17:10:00Z">
              <w:tcPr>
                <w:tcW w:w="564" w:type="pct"/>
                <w:vAlign w:val="center"/>
              </w:tcPr>
            </w:tcPrChange>
          </w:tcPr>
          <w:p w14:paraId="1A3DDB93" w14:textId="2A13BB29" w:rsidR="00EC3A7E" w:rsidRPr="00BB7730" w:rsidDel="00EA35D5" w:rsidRDefault="00EC3A7E" w:rsidP="00EC3A7E">
            <w:pPr>
              <w:spacing w:line="240" w:lineRule="exact"/>
              <w:contextualSpacing/>
              <w:jc w:val="center"/>
              <w:rPr>
                <w:del w:id="18985" w:author="He Han" w:date="2026-10-27T17:42:00Z"/>
                <w:rFonts w:ascii="Times New Roman" w:eastAsia="仿宋_GB2312" w:hAnsi="Times New Roman" w:cs="Times New Roman"/>
                <w:color w:val="auto"/>
                <w:sz w:val="18"/>
                <w:szCs w:val="18"/>
              </w:rPr>
            </w:pPr>
            <w:del w:id="1898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8987" w:author="He Han" w:date="2026-08-27T17:10:00Z">
              <w:tcPr>
                <w:tcW w:w="564" w:type="pct"/>
                <w:vAlign w:val="center"/>
              </w:tcPr>
            </w:tcPrChange>
          </w:tcPr>
          <w:p w14:paraId="521D4DA0" w14:textId="6075CC4E" w:rsidR="00EC3A7E" w:rsidRPr="00BB7730" w:rsidDel="00EA35D5" w:rsidRDefault="00EC3A7E" w:rsidP="00EC3A7E">
            <w:pPr>
              <w:spacing w:line="240" w:lineRule="exact"/>
              <w:contextualSpacing/>
              <w:jc w:val="center"/>
              <w:rPr>
                <w:del w:id="18988" w:author="He Han" w:date="2026-10-27T17:42:00Z"/>
                <w:rFonts w:ascii="Times New Roman" w:eastAsia="仿宋_GB2312" w:hAnsi="Times New Roman" w:cs="Times New Roman"/>
                <w:color w:val="auto"/>
                <w:sz w:val="18"/>
                <w:szCs w:val="18"/>
              </w:rPr>
            </w:pPr>
            <w:del w:id="18989"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8990" w:author="He Han" w:date="2026-08-27T17:10:00Z">
              <w:tcPr>
                <w:tcW w:w="533" w:type="pct"/>
                <w:vAlign w:val="center"/>
              </w:tcPr>
            </w:tcPrChange>
          </w:tcPr>
          <w:p w14:paraId="4937C7F2" w14:textId="03AC0ED2" w:rsidR="00EC3A7E" w:rsidRPr="00BB7730" w:rsidDel="00EA35D5" w:rsidRDefault="00EC3A7E" w:rsidP="00EC3A7E">
            <w:pPr>
              <w:spacing w:line="240" w:lineRule="exact"/>
              <w:contextualSpacing/>
              <w:jc w:val="center"/>
              <w:rPr>
                <w:del w:id="18991" w:author="He Han" w:date="2026-10-27T17:42:00Z"/>
                <w:rFonts w:ascii="Times New Roman" w:eastAsia="仿宋_GB2312" w:hAnsi="Times New Roman" w:cs="Times New Roman"/>
                <w:color w:val="auto"/>
                <w:sz w:val="18"/>
                <w:szCs w:val="18"/>
              </w:rPr>
            </w:pPr>
            <w:del w:id="18992"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8993" w:author="He Han" w:date="2026-08-27T17:10:00Z">
              <w:tcPr>
                <w:tcW w:w="540" w:type="pct"/>
                <w:vAlign w:val="center"/>
              </w:tcPr>
            </w:tcPrChange>
          </w:tcPr>
          <w:p w14:paraId="7BFE5A10" w14:textId="61BFFC7D" w:rsidR="00EC3A7E" w:rsidRPr="00BB7730" w:rsidDel="00EA35D5" w:rsidRDefault="00EC3A7E" w:rsidP="00EC3A7E">
            <w:pPr>
              <w:spacing w:line="240" w:lineRule="exact"/>
              <w:contextualSpacing/>
              <w:jc w:val="center"/>
              <w:rPr>
                <w:del w:id="18994" w:author="He Han" w:date="2026-10-27T17:42:00Z"/>
                <w:rFonts w:ascii="Times New Roman" w:eastAsia="仿宋_GB2312" w:hAnsi="Times New Roman" w:cs="Times New Roman"/>
                <w:color w:val="auto"/>
                <w:sz w:val="18"/>
                <w:szCs w:val="18"/>
              </w:rPr>
            </w:pPr>
            <w:del w:id="18995"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8996" w:author="He Han" w:date="2026-08-27T17:10:00Z">
              <w:tcPr>
                <w:tcW w:w="1" w:type="pct"/>
              </w:tcPr>
            </w:tcPrChange>
          </w:tcPr>
          <w:p w14:paraId="2222B54A" w14:textId="7B90FD27" w:rsidR="00EC3A7E" w:rsidRPr="00BB7730" w:rsidDel="00EA35D5" w:rsidRDefault="00EC3A7E" w:rsidP="00EC3A7E">
            <w:pPr>
              <w:spacing w:line="240" w:lineRule="exact"/>
              <w:contextualSpacing/>
              <w:jc w:val="center"/>
              <w:rPr>
                <w:del w:id="18997" w:author="He Han" w:date="2026-10-27T17:42:00Z"/>
                <w:rFonts w:ascii="Times New Roman" w:eastAsia="仿宋_GB2312" w:hAnsi="Times New Roman" w:cs="Times New Roman"/>
                <w:color w:val="auto"/>
                <w:sz w:val="18"/>
                <w:szCs w:val="18"/>
              </w:rPr>
            </w:pPr>
          </w:p>
        </w:tc>
        <w:tc>
          <w:tcPr>
            <w:tcW w:w="457" w:type="pct"/>
            <w:vMerge/>
            <w:tcPrChange w:id="18998" w:author="He Han" w:date="2026-08-27T17:10:00Z">
              <w:tcPr>
                <w:tcW w:w="459" w:type="pct"/>
                <w:vMerge/>
              </w:tcPr>
            </w:tcPrChange>
          </w:tcPr>
          <w:p w14:paraId="67D21F22" w14:textId="044CB190" w:rsidR="00EC3A7E" w:rsidRPr="00BB7730" w:rsidDel="00EA35D5" w:rsidRDefault="00EC3A7E" w:rsidP="00EC3A7E">
            <w:pPr>
              <w:spacing w:line="240" w:lineRule="exact"/>
              <w:contextualSpacing/>
              <w:jc w:val="center"/>
              <w:rPr>
                <w:del w:id="18999" w:author="He Han" w:date="2026-10-27T17:42:00Z"/>
                <w:rFonts w:ascii="Times New Roman" w:eastAsia="仿宋_GB2312" w:hAnsi="Times New Roman" w:cs="Times New Roman"/>
                <w:color w:val="auto"/>
                <w:sz w:val="18"/>
                <w:szCs w:val="18"/>
              </w:rPr>
            </w:pPr>
          </w:p>
        </w:tc>
      </w:tr>
      <w:tr w:rsidR="00EC3A7E" w:rsidRPr="00BB7730" w:rsidDel="00EA35D5" w14:paraId="0A54567A" w14:textId="57023877" w:rsidTr="00EC3A7E">
        <w:trPr>
          <w:trHeight w:val="455"/>
          <w:jc w:val="center"/>
          <w:del w:id="19000" w:author="He Han" w:date="2026-10-27T17:42:00Z"/>
          <w:trPrChange w:id="19001" w:author="He Han" w:date="2026-08-27T17:10:00Z">
            <w:trPr>
              <w:trHeight w:val="455"/>
              <w:jc w:val="center"/>
            </w:trPr>
          </w:trPrChange>
        </w:trPr>
        <w:tc>
          <w:tcPr>
            <w:tcW w:w="851" w:type="pct"/>
            <w:vAlign w:val="center"/>
            <w:tcPrChange w:id="19002" w:author="He Han" w:date="2026-08-27T17:10:00Z">
              <w:tcPr>
                <w:tcW w:w="939" w:type="pct"/>
                <w:vAlign w:val="center"/>
              </w:tcPr>
            </w:tcPrChange>
          </w:tcPr>
          <w:p w14:paraId="60A7675E" w14:textId="00261FAD" w:rsidR="00EC3A7E" w:rsidRPr="00BB7730" w:rsidDel="00EA35D5" w:rsidRDefault="00EC3A7E" w:rsidP="00EC3A7E">
            <w:pPr>
              <w:spacing w:line="240" w:lineRule="exact"/>
              <w:contextualSpacing/>
              <w:jc w:val="center"/>
              <w:rPr>
                <w:del w:id="19003" w:author="He Han" w:date="2026-10-27T17:42:00Z"/>
                <w:rFonts w:ascii="Times New Roman" w:eastAsia="仿宋_GB2312" w:hAnsi="Times New Roman" w:cs="Times New Roman"/>
                <w:color w:val="auto"/>
                <w:sz w:val="18"/>
                <w:szCs w:val="18"/>
                <w:lang w:eastAsia="zh-CN"/>
              </w:rPr>
            </w:pPr>
            <w:del w:id="19004" w:author="He Han" w:date="2026-10-27T17:42:00Z">
              <w:r w:rsidRPr="00BB7730" w:rsidDel="00EA35D5">
                <w:rPr>
                  <w:rFonts w:ascii="Times New Roman" w:eastAsia="仿宋_GB2312" w:hAnsi="Times New Roman" w:cs="Times New Roman"/>
                  <w:color w:val="auto"/>
                  <w:sz w:val="18"/>
                  <w:szCs w:val="18"/>
                  <w:lang w:eastAsia="zh-CN"/>
                </w:rPr>
                <w:delText>Fmoc-L-α-Me-Phe-OH</w:delText>
              </w:r>
            </w:del>
          </w:p>
        </w:tc>
        <w:tc>
          <w:tcPr>
            <w:tcW w:w="390" w:type="pct"/>
            <w:vAlign w:val="center"/>
            <w:tcPrChange w:id="19005" w:author="He Han" w:date="2026-08-27T17:10:00Z">
              <w:tcPr>
                <w:tcW w:w="390" w:type="pct"/>
                <w:vAlign w:val="center"/>
              </w:tcPr>
            </w:tcPrChange>
          </w:tcPr>
          <w:p w14:paraId="11356ABA" w14:textId="17B598B3" w:rsidR="00EC3A7E" w:rsidRPr="00BB7730" w:rsidDel="00EA35D5" w:rsidRDefault="00EC3A7E" w:rsidP="00EC3A7E">
            <w:pPr>
              <w:spacing w:line="240" w:lineRule="exact"/>
              <w:contextualSpacing/>
              <w:jc w:val="center"/>
              <w:rPr>
                <w:del w:id="19006" w:author="He Han" w:date="2026-10-27T17:42:00Z"/>
                <w:rFonts w:ascii="Times New Roman" w:eastAsia="仿宋_GB2312" w:hAnsi="Times New Roman" w:cs="Times New Roman"/>
                <w:color w:val="auto"/>
                <w:sz w:val="18"/>
                <w:szCs w:val="18"/>
              </w:rPr>
            </w:pPr>
            <w:del w:id="19007"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008" w:author="He Han" w:date="2026-08-27T17:10:00Z">
              <w:tcPr>
                <w:tcW w:w="563" w:type="pct"/>
                <w:vAlign w:val="center"/>
              </w:tcPr>
            </w:tcPrChange>
          </w:tcPr>
          <w:p w14:paraId="494C296D" w14:textId="6EA4BB97" w:rsidR="00EC3A7E" w:rsidRPr="00BB7730" w:rsidDel="00EA35D5" w:rsidRDefault="00EC3A7E" w:rsidP="00EC3A7E">
            <w:pPr>
              <w:spacing w:line="240" w:lineRule="exact"/>
              <w:contextualSpacing/>
              <w:jc w:val="center"/>
              <w:rPr>
                <w:del w:id="19009" w:author="He Han" w:date="2026-10-27T17:42:00Z"/>
                <w:rFonts w:ascii="Times New Roman" w:eastAsia="仿宋_GB2312" w:hAnsi="Times New Roman" w:cs="Times New Roman"/>
                <w:color w:val="auto"/>
                <w:sz w:val="18"/>
                <w:szCs w:val="18"/>
              </w:rPr>
            </w:pPr>
            <w:del w:id="19010"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9011" w:author="He Han" w:date="2026-08-27T17:10:00Z">
              <w:tcPr>
                <w:tcW w:w="448" w:type="pct"/>
                <w:tcBorders>
                  <w:bottom w:val="single" w:sz="4" w:space="0" w:color="auto"/>
                </w:tcBorders>
                <w:vAlign w:val="center"/>
              </w:tcPr>
            </w:tcPrChange>
          </w:tcPr>
          <w:p w14:paraId="09DE1BDC" w14:textId="42D0C6AF" w:rsidR="00EC3A7E" w:rsidRPr="00BB7730" w:rsidDel="00EA35D5" w:rsidRDefault="00EC3A7E" w:rsidP="00EC3A7E">
            <w:pPr>
              <w:spacing w:line="240" w:lineRule="exact"/>
              <w:contextualSpacing/>
              <w:jc w:val="center"/>
              <w:rPr>
                <w:del w:id="19012" w:author="He Han" w:date="2026-10-27T17:42:00Z"/>
                <w:rFonts w:ascii="Times New Roman" w:eastAsia="仿宋_GB2312" w:hAnsi="Times New Roman" w:cs="Times New Roman"/>
                <w:color w:val="auto"/>
                <w:sz w:val="18"/>
                <w:szCs w:val="18"/>
              </w:rPr>
            </w:pPr>
            <w:del w:id="1901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014" w:author="He Han" w:date="2026-08-27T17:10:00Z">
              <w:tcPr>
                <w:tcW w:w="564" w:type="pct"/>
                <w:vAlign w:val="center"/>
              </w:tcPr>
            </w:tcPrChange>
          </w:tcPr>
          <w:p w14:paraId="28DF718F" w14:textId="7BCF93F1" w:rsidR="00EC3A7E" w:rsidRPr="00BB7730" w:rsidDel="00EA35D5" w:rsidRDefault="00EC3A7E" w:rsidP="00EC3A7E">
            <w:pPr>
              <w:spacing w:line="240" w:lineRule="exact"/>
              <w:contextualSpacing/>
              <w:jc w:val="center"/>
              <w:rPr>
                <w:del w:id="19015" w:author="He Han" w:date="2026-10-27T17:42:00Z"/>
                <w:rFonts w:ascii="Times New Roman" w:eastAsia="仿宋_GB2312" w:hAnsi="Times New Roman" w:cs="Times New Roman"/>
                <w:color w:val="auto"/>
                <w:sz w:val="18"/>
                <w:szCs w:val="18"/>
              </w:rPr>
            </w:pPr>
            <w:del w:id="1901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017" w:author="He Han" w:date="2026-08-27T17:10:00Z">
              <w:tcPr>
                <w:tcW w:w="564" w:type="pct"/>
                <w:vAlign w:val="center"/>
              </w:tcPr>
            </w:tcPrChange>
          </w:tcPr>
          <w:p w14:paraId="1F143BFD" w14:textId="65303B8E" w:rsidR="00EC3A7E" w:rsidRPr="00BB7730" w:rsidDel="00EA35D5" w:rsidRDefault="00EC3A7E" w:rsidP="00EC3A7E">
            <w:pPr>
              <w:spacing w:line="240" w:lineRule="exact"/>
              <w:contextualSpacing/>
              <w:jc w:val="center"/>
              <w:rPr>
                <w:del w:id="19018" w:author="He Han" w:date="2026-10-27T17:42:00Z"/>
                <w:rFonts w:ascii="Times New Roman" w:eastAsia="仿宋_GB2312" w:hAnsi="Times New Roman" w:cs="Times New Roman"/>
                <w:color w:val="auto"/>
                <w:sz w:val="18"/>
                <w:szCs w:val="18"/>
              </w:rPr>
            </w:pPr>
            <w:del w:id="19019"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9020" w:author="He Han" w:date="2026-08-27T17:10:00Z">
              <w:tcPr>
                <w:tcW w:w="533" w:type="pct"/>
                <w:vAlign w:val="center"/>
              </w:tcPr>
            </w:tcPrChange>
          </w:tcPr>
          <w:p w14:paraId="664E25DC" w14:textId="1EC769E1" w:rsidR="00EC3A7E" w:rsidRPr="00BB7730" w:rsidDel="00EA35D5" w:rsidRDefault="00EC3A7E" w:rsidP="00EC3A7E">
            <w:pPr>
              <w:spacing w:line="240" w:lineRule="exact"/>
              <w:contextualSpacing/>
              <w:jc w:val="center"/>
              <w:rPr>
                <w:del w:id="19021" w:author="He Han" w:date="2026-10-27T17:42:00Z"/>
                <w:rFonts w:ascii="Times New Roman" w:eastAsia="仿宋_GB2312" w:hAnsi="Times New Roman" w:cs="Times New Roman"/>
                <w:color w:val="auto"/>
                <w:sz w:val="18"/>
                <w:szCs w:val="18"/>
              </w:rPr>
            </w:pPr>
            <w:del w:id="19022"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9023" w:author="He Han" w:date="2026-08-27T17:10:00Z">
              <w:tcPr>
                <w:tcW w:w="540" w:type="pct"/>
                <w:vAlign w:val="center"/>
              </w:tcPr>
            </w:tcPrChange>
          </w:tcPr>
          <w:p w14:paraId="5F0F57AA" w14:textId="1A8B2CE7" w:rsidR="00EC3A7E" w:rsidRPr="00BB7730" w:rsidDel="00EA35D5" w:rsidRDefault="00EC3A7E" w:rsidP="00EC3A7E">
            <w:pPr>
              <w:spacing w:line="240" w:lineRule="exact"/>
              <w:contextualSpacing/>
              <w:jc w:val="center"/>
              <w:rPr>
                <w:del w:id="19024" w:author="He Han" w:date="2026-10-27T17:42:00Z"/>
                <w:rFonts w:ascii="Times New Roman" w:eastAsia="仿宋_GB2312" w:hAnsi="Times New Roman" w:cs="Times New Roman"/>
                <w:color w:val="auto"/>
                <w:sz w:val="18"/>
                <w:szCs w:val="18"/>
              </w:rPr>
            </w:pPr>
            <w:del w:id="19025"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9026" w:author="He Han" w:date="2026-08-27T17:10:00Z">
              <w:tcPr>
                <w:tcW w:w="1" w:type="pct"/>
              </w:tcPr>
            </w:tcPrChange>
          </w:tcPr>
          <w:p w14:paraId="732BD3A0" w14:textId="7336ECC4" w:rsidR="00EC3A7E" w:rsidRPr="00BB7730" w:rsidDel="00EA35D5" w:rsidRDefault="00EC3A7E" w:rsidP="00EC3A7E">
            <w:pPr>
              <w:spacing w:line="240" w:lineRule="exact"/>
              <w:contextualSpacing/>
              <w:jc w:val="center"/>
              <w:rPr>
                <w:del w:id="19027" w:author="He Han" w:date="2026-10-27T17:42:00Z"/>
                <w:rFonts w:ascii="Times New Roman" w:eastAsia="仿宋_GB2312" w:hAnsi="Times New Roman" w:cs="Times New Roman"/>
                <w:color w:val="auto"/>
                <w:sz w:val="20"/>
                <w:szCs w:val="20"/>
              </w:rPr>
            </w:pPr>
          </w:p>
        </w:tc>
        <w:tc>
          <w:tcPr>
            <w:tcW w:w="457" w:type="pct"/>
            <w:vMerge/>
            <w:tcPrChange w:id="19028" w:author="He Han" w:date="2026-08-27T17:10:00Z">
              <w:tcPr>
                <w:tcW w:w="459" w:type="pct"/>
                <w:vMerge/>
              </w:tcPr>
            </w:tcPrChange>
          </w:tcPr>
          <w:p w14:paraId="6AA3006D" w14:textId="1D2607B4" w:rsidR="00EC3A7E" w:rsidRPr="00BB7730" w:rsidDel="00EA35D5" w:rsidRDefault="00EC3A7E" w:rsidP="00EC3A7E">
            <w:pPr>
              <w:spacing w:line="240" w:lineRule="exact"/>
              <w:contextualSpacing/>
              <w:jc w:val="center"/>
              <w:rPr>
                <w:del w:id="19029" w:author="He Han" w:date="2026-10-27T17:42:00Z"/>
                <w:rFonts w:ascii="Times New Roman" w:eastAsia="仿宋_GB2312" w:hAnsi="Times New Roman" w:cs="Times New Roman"/>
                <w:color w:val="auto"/>
                <w:sz w:val="20"/>
                <w:szCs w:val="20"/>
              </w:rPr>
            </w:pPr>
          </w:p>
        </w:tc>
      </w:tr>
      <w:tr w:rsidR="00EC3A7E" w:rsidRPr="00BB7730" w:rsidDel="00EA35D5" w14:paraId="72789DDD" w14:textId="1DDB1A18" w:rsidTr="00EC3A7E">
        <w:trPr>
          <w:trHeight w:val="455"/>
          <w:jc w:val="center"/>
          <w:del w:id="19030" w:author="He Han" w:date="2026-10-27T17:42:00Z"/>
          <w:trPrChange w:id="19031" w:author="He Han" w:date="2026-08-27T17:10:00Z">
            <w:trPr>
              <w:trHeight w:val="455"/>
              <w:jc w:val="center"/>
            </w:trPr>
          </w:trPrChange>
        </w:trPr>
        <w:tc>
          <w:tcPr>
            <w:tcW w:w="851" w:type="pct"/>
            <w:vAlign w:val="center"/>
            <w:tcPrChange w:id="19032" w:author="He Han" w:date="2026-08-27T17:10:00Z">
              <w:tcPr>
                <w:tcW w:w="939" w:type="pct"/>
                <w:vAlign w:val="center"/>
              </w:tcPr>
            </w:tcPrChange>
          </w:tcPr>
          <w:p w14:paraId="608649FB" w14:textId="7D64F7E3" w:rsidR="00EC3A7E" w:rsidRPr="00BB7730" w:rsidDel="00EA35D5" w:rsidRDefault="00EC3A7E" w:rsidP="00EC3A7E">
            <w:pPr>
              <w:spacing w:line="240" w:lineRule="exact"/>
              <w:contextualSpacing/>
              <w:jc w:val="center"/>
              <w:rPr>
                <w:del w:id="19033" w:author="He Han" w:date="2026-10-27T17:42:00Z"/>
                <w:rFonts w:ascii="Times New Roman" w:eastAsia="仿宋_GB2312" w:hAnsi="Times New Roman" w:cs="Times New Roman"/>
                <w:color w:val="auto"/>
                <w:sz w:val="18"/>
                <w:szCs w:val="18"/>
                <w:lang w:eastAsia="zh-CN"/>
              </w:rPr>
            </w:pPr>
            <w:del w:id="19034" w:author="He Han" w:date="2026-10-27T17:42:00Z">
              <w:r w:rsidRPr="00BB7730" w:rsidDel="00EA35D5">
                <w:rPr>
                  <w:rFonts w:ascii="Times New Roman" w:eastAsia="仿宋_GB2312" w:hAnsi="Times New Roman" w:cs="Times New Roman"/>
                  <w:color w:val="auto"/>
                  <w:sz w:val="18"/>
                  <w:szCs w:val="18"/>
                  <w:lang w:eastAsia="zh-CN"/>
                </w:rPr>
                <w:delText>Fmoc-L-Glu(OtBu)-OH·H</w:delText>
              </w:r>
              <w:r w:rsidRPr="00BB7730" w:rsidDel="00EA35D5">
                <w:rPr>
                  <w:rFonts w:ascii="Times New Roman" w:eastAsia="仿宋_GB2312" w:hAnsi="Times New Roman" w:cs="Times New Roman"/>
                  <w:color w:val="auto"/>
                  <w:sz w:val="18"/>
                  <w:szCs w:val="18"/>
                  <w:vertAlign w:val="subscript"/>
                  <w:lang w:eastAsia="zh-CN"/>
                </w:rPr>
                <w:delText>2</w:delText>
              </w:r>
              <w:r w:rsidRPr="00BB7730" w:rsidDel="00EA35D5">
                <w:rPr>
                  <w:rFonts w:ascii="Times New Roman" w:eastAsia="仿宋_GB2312" w:hAnsi="Times New Roman" w:cs="Times New Roman"/>
                  <w:color w:val="auto"/>
                  <w:sz w:val="18"/>
                  <w:szCs w:val="18"/>
                  <w:lang w:eastAsia="zh-CN"/>
                </w:rPr>
                <w:delText>O</w:delText>
              </w:r>
            </w:del>
          </w:p>
        </w:tc>
        <w:tc>
          <w:tcPr>
            <w:tcW w:w="390" w:type="pct"/>
            <w:vAlign w:val="center"/>
            <w:tcPrChange w:id="19035" w:author="He Han" w:date="2026-08-27T17:10:00Z">
              <w:tcPr>
                <w:tcW w:w="390" w:type="pct"/>
                <w:vAlign w:val="center"/>
              </w:tcPr>
            </w:tcPrChange>
          </w:tcPr>
          <w:p w14:paraId="1AD0FCD9" w14:textId="3F6ADE50" w:rsidR="00EC3A7E" w:rsidRPr="00BB7730" w:rsidDel="00EA35D5" w:rsidRDefault="00EC3A7E" w:rsidP="00EC3A7E">
            <w:pPr>
              <w:spacing w:line="240" w:lineRule="exact"/>
              <w:contextualSpacing/>
              <w:jc w:val="center"/>
              <w:rPr>
                <w:del w:id="19036" w:author="He Han" w:date="2026-10-27T17:42:00Z"/>
                <w:rFonts w:ascii="Times New Roman" w:eastAsia="仿宋_GB2312" w:hAnsi="Times New Roman" w:cs="Times New Roman"/>
                <w:color w:val="auto"/>
                <w:sz w:val="18"/>
                <w:szCs w:val="18"/>
              </w:rPr>
            </w:pPr>
            <w:del w:id="19037"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038" w:author="He Han" w:date="2026-08-27T17:10:00Z">
              <w:tcPr>
                <w:tcW w:w="563" w:type="pct"/>
                <w:vAlign w:val="center"/>
              </w:tcPr>
            </w:tcPrChange>
          </w:tcPr>
          <w:p w14:paraId="5E80E26D" w14:textId="73353934" w:rsidR="00EC3A7E" w:rsidRPr="00BB7730" w:rsidDel="00EA35D5" w:rsidRDefault="00EC3A7E" w:rsidP="00EC3A7E">
            <w:pPr>
              <w:spacing w:line="240" w:lineRule="exact"/>
              <w:contextualSpacing/>
              <w:jc w:val="center"/>
              <w:rPr>
                <w:del w:id="19039" w:author="He Han" w:date="2026-10-27T17:42:00Z"/>
                <w:rFonts w:ascii="Times New Roman" w:eastAsia="仿宋_GB2312" w:hAnsi="Times New Roman" w:cs="Times New Roman"/>
                <w:color w:val="auto"/>
                <w:sz w:val="18"/>
                <w:szCs w:val="18"/>
              </w:rPr>
            </w:pPr>
            <w:del w:id="19040"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9041" w:author="He Han" w:date="2026-08-27T17:10:00Z">
              <w:tcPr>
                <w:tcW w:w="448" w:type="pct"/>
                <w:tcBorders>
                  <w:bottom w:val="single" w:sz="4" w:space="0" w:color="auto"/>
                </w:tcBorders>
                <w:vAlign w:val="center"/>
              </w:tcPr>
            </w:tcPrChange>
          </w:tcPr>
          <w:p w14:paraId="117B6863" w14:textId="4C407CC1" w:rsidR="00EC3A7E" w:rsidRPr="00BB7730" w:rsidDel="00EA35D5" w:rsidRDefault="00EC3A7E" w:rsidP="00EC3A7E">
            <w:pPr>
              <w:spacing w:line="240" w:lineRule="exact"/>
              <w:contextualSpacing/>
              <w:jc w:val="center"/>
              <w:rPr>
                <w:del w:id="19042" w:author="He Han" w:date="2026-10-27T17:42:00Z"/>
                <w:rFonts w:ascii="Times New Roman" w:eastAsia="仿宋_GB2312" w:hAnsi="Times New Roman" w:cs="Times New Roman"/>
                <w:color w:val="auto"/>
                <w:sz w:val="18"/>
                <w:szCs w:val="18"/>
              </w:rPr>
            </w:pPr>
            <w:del w:id="1904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044" w:author="He Han" w:date="2026-08-27T17:10:00Z">
              <w:tcPr>
                <w:tcW w:w="564" w:type="pct"/>
                <w:vAlign w:val="center"/>
              </w:tcPr>
            </w:tcPrChange>
          </w:tcPr>
          <w:p w14:paraId="466049F3" w14:textId="45EDC02C" w:rsidR="00EC3A7E" w:rsidRPr="00BB7730" w:rsidDel="00EA35D5" w:rsidRDefault="00EC3A7E" w:rsidP="00EC3A7E">
            <w:pPr>
              <w:spacing w:line="240" w:lineRule="exact"/>
              <w:contextualSpacing/>
              <w:jc w:val="center"/>
              <w:rPr>
                <w:del w:id="19045" w:author="He Han" w:date="2026-10-27T17:42:00Z"/>
                <w:rFonts w:ascii="Times New Roman" w:eastAsia="仿宋_GB2312" w:hAnsi="Times New Roman" w:cs="Times New Roman"/>
                <w:color w:val="auto"/>
                <w:sz w:val="18"/>
                <w:szCs w:val="18"/>
              </w:rPr>
            </w:pPr>
            <w:del w:id="1904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047" w:author="He Han" w:date="2026-08-27T17:10:00Z">
              <w:tcPr>
                <w:tcW w:w="564" w:type="pct"/>
                <w:vAlign w:val="center"/>
              </w:tcPr>
            </w:tcPrChange>
          </w:tcPr>
          <w:p w14:paraId="7701BAA7" w14:textId="036E11D1" w:rsidR="00EC3A7E" w:rsidRPr="00BB7730" w:rsidDel="00EA35D5" w:rsidRDefault="00EC3A7E" w:rsidP="00EC3A7E">
            <w:pPr>
              <w:spacing w:line="240" w:lineRule="exact"/>
              <w:contextualSpacing/>
              <w:jc w:val="center"/>
              <w:rPr>
                <w:del w:id="19048" w:author="He Han" w:date="2026-10-27T17:42:00Z"/>
                <w:rFonts w:ascii="Times New Roman" w:eastAsia="仿宋_GB2312" w:hAnsi="Times New Roman" w:cs="Times New Roman"/>
                <w:color w:val="auto"/>
                <w:sz w:val="18"/>
                <w:szCs w:val="18"/>
              </w:rPr>
            </w:pPr>
            <w:del w:id="19049"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9050" w:author="He Han" w:date="2026-08-27T17:10:00Z">
              <w:tcPr>
                <w:tcW w:w="533" w:type="pct"/>
                <w:vAlign w:val="center"/>
              </w:tcPr>
            </w:tcPrChange>
          </w:tcPr>
          <w:p w14:paraId="18628E88" w14:textId="2845EEC5" w:rsidR="00EC3A7E" w:rsidRPr="00BB7730" w:rsidDel="00EA35D5" w:rsidRDefault="00EC3A7E" w:rsidP="00EC3A7E">
            <w:pPr>
              <w:spacing w:line="240" w:lineRule="exact"/>
              <w:contextualSpacing/>
              <w:jc w:val="center"/>
              <w:rPr>
                <w:del w:id="19051" w:author="He Han" w:date="2026-10-27T17:42:00Z"/>
                <w:rFonts w:ascii="Times New Roman" w:eastAsia="仿宋_GB2312" w:hAnsi="Times New Roman" w:cs="Times New Roman"/>
                <w:color w:val="auto"/>
                <w:sz w:val="18"/>
                <w:szCs w:val="18"/>
              </w:rPr>
            </w:pPr>
            <w:del w:id="19052"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9053" w:author="He Han" w:date="2026-08-27T17:10:00Z">
              <w:tcPr>
                <w:tcW w:w="540" w:type="pct"/>
                <w:vAlign w:val="center"/>
              </w:tcPr>
            </w:tcPrChange>
          </w:tcPr>
          <w:p w14:paraId="1802C69C" w14:textId="12224C05" w:rsidR="00EC3A7E" w:rsidRPr="00BB7730" w:rsidDel="00EA35D5" w:rsidRDefault="00EC3A7E" w:rsidP="00EC3A7E">
            <w:pPr>
              <w:spacing w:line="240" w:lineRule="exact"/>
              <w:contextualSpacing/>
              <w:jc w:val="center"/>
              <w:rPr>
                <w:del w:id="19054" w:author="He Han" w:date="2026-10-27T17:42:00Z"/>
                <w:rFonts w:ascii="Times New Roman" w:eastAsia="仿宋_GB2312" w:hAnsi="Times New Roman" w:cs="Times New Roman"/>
                <w:strike/>
                <w:color w:val="auto"/>
                <w:sz w:val="18"/>
                <w:szCs w:val="18"/>
              </w:rPr>
            </w:pPr>
            <w:del w:id="19055"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9056" w:author="He Han" w:date="2026-08-27T17:10:00Z">
              <w:tcPr>
                <w:tcW w:w="1" w:type="pct"/>
              </w:tcPr>
            </w:tcPrChange>
          </w:tcPr>
          <w:p w14:paraId="27A07E9D" w14:textId="74CF0515" w:rsidR="00EC3A7E" w:rsidRPr="00BB7730" w:rsidDel="00EA35D5" w:rsidRDefault="00EC3A7E" w:rsidP="00EC3A7E">
            <w:pPr>
              <w:spacing w:line="240" w:lineRule="exact"/>
              <w:contextualSpacing/>
              <w:jc w:val="center"/>
              <w:rPr>
                <w:del w:id="19057" w:author="He Han" w:date="2026-10-27T17:42:00Z"/>
                <w:rFonts w:ascii="Times New Roman" w:eastAsia="仿宋_GB2312" w:hAnsi="Times New Roman" w:cs="Times New Roman"/>
                <w:color w:val="auto"/>
                <w:sz w:val="20"/>
                <w:szCs w:val="20"/>
              </w:rPr>
            </w:pPr>
          </w:p>
        </w:tc>
        <w:tc>
          <w:tcPr>
            <w:tcW w:w="457" w:type="pct"/>
            <w:vMerge/>
            <w:tcPrChange w:id="19058" w:author="He Han" w:date="2026-08-27T17:10:00Z">
              <w:tcPr>
                <w:tcW w:w="459" w:type="pct"/>
                <w:vMerge/>
              </w:tcPr>
            </w:tcPrChange>
          </w:tcPr>
          <w:p w14:paraId="3D8A01EC" w14:textId="4502F76E" w:rsidR="00EC3A7E" w:rsidRPr="00BB7730" w:rsidDel="00EA35D5" w:rsidRDefault="00EC3A7E" w:rsidP="00EC3A7E">
            <w:pPr>
              <w:spacing w:line="240" w:lineRule="exact"/>
              <w:contextualSpacing/>
              <w:jc w:val="center"/>
              <w:rPr>
                <w:del w:id="19059" w:author="He Han" w:date="2026-10-27T17:42:00Z"/>
                <w:rFonts w:ascii="Times New Roman" w:eastAsia="仿宋_GB2312" w:hAnsi="Times New Roman" w:cs="Times New Roman"/>
                <w:color w:val="auto"/>
                <w:sz w:val="20"/>
                <w:szCs w:val="20"/>
              </w:rPr>
            </w:pPr>
          </w:p>
        </w:tc>
      </w:tr>
      <w:tr w:rsidR="00EC3A7E" w:rsidRPr="00BB7730" w:rsidDel="00EA35D5" w14:paraId="3F00AC7D" w14:textId="5CD44956" w:rsidTr="00EC3A7E">
        <w:trPr>
          <w:trHeight w:val="455"/>
          <w:jc w:val="center"/>
          <w:del w:id="19060" w:author="He Han" w:date="2026-10-27T17:42:00Z"/>
          <w:trPrChange w:id="19061" w:author="He Han" w:date="2026-08-27T17:10:00Z">
            <w:trPr>
              <w:trHeight w:val="455"/>
              <w:jc w:val="center"/>
            </w:trPr>
          </w:trPrChange>
        </w:trPr>
        <w:tc>
          <w:tcPr>
            <w:tcW w:w="851" w:type="pct"/>
            <w:vAlign w:val="center"/>
            <w:tcPrChange w:id="19062" w:author="He Han" w:date="2026-08-27T17:10:00Z">
              <w:tcPr>
                <w:tcW w:w="939" w:type="pct"/>
                <w:vAlign w:val="center"/>
              </w:tcPr>
            </w:tcPrChange>
          </w:tcPr>
          <w:p w14:paraId="184D0D0A" w14:textId="11FAB2C4" w:rsidR="00EC3A7E" w:rsidRPr="00BB7730" w:rsidDel="00EA35D5" w:rsidRDefault="00EC3A7E" w:rsidP="00EC3A7E">
            <w:pPr>
              <w:spacing w:line="240" w:lineRule="exact"/>
              <w:contextualSpacing/>
              <w:jc w:val="center"/>
              <w:rPr>
                <w:del w:id="19063" w:author="He Han" w:date="2026-10-27T17:42:00Z"/>
                <w:rFonts w:ascii="Times New Roman" w:eastAsia="仿宋_GB2312" w:hAnsi="Times New Roman" w:cs="Times New Roman"/>
                <w:color w:val="auto"/>
                <w:sz w:val="18"/>
                <w:szCs w:val="18"/>
                <w:lang w:val="sv-SE" w:eastAsia="zh-CN"/>
                <w:rPrChange w:id="19064" w:author="Johan Granander" w:date="2026-05-04T09:59:00Z">
                  <w:rPr>
                    <w:del w:id="19065" w:author="He Han" w:date="2026-10-27T17:42:00Z"/>
                    <w:rFonts w:ascii="Times New Roman" w:eastAsia="仿宋_GB2312" w:hAnsi="Times New Roman" w:cs="Times New Roman"/>
                    <w:color w:val="auto"/>
                    <w:sz w:val="18"/>
                    <w:szCs w:val="18"/>
                    <w:lang w:eastAsia="zh-CN"/>
                  </w:rPr>
                </w:rPrChange>
              </w:rPr>
            </w:pPr>
            <w:del w:id="19066" w:author="He Han" w:date="2026-10-27T17:42:00Z">
              <w:r w:rsidRPr="00BB7730" w:rsidDel="00EA35D5">
                <w:rPr>
                  <w:rFonts w:ascii="Times New Roman" w:eastAsia="仿宋_GB2312" w:hAnsi="Times New Roman" w:cs="Times New Roman"/>
                  <w:color w:val="auto"/>
                  <w:sz w:val="18"/>
                  <w:szCs w:val="18"/>
                  <w:lang w:val="sv-SE" w:eastAsia="zh-CN"/>
                  <w:rPrChange w:id="19067" w:author="Johan Granander" w:date="2026-05-04T09:59:00Z">
                    <w:rPr>
                      <w:rFonts w:ascii="Times New Roman" w:eastAsia="仿宋_GB2312" w:hAnsi="Times New Roman" w:cs="Times New Roman"/>
                      <w:color w:val="auto"/>
                      <w:sz w:val="18"/>
                      <w:szCs w:val="18"/>
                      <w:lang w:eastAsia="zh-CN"/>
                    </w:rPr>
                  </w:rPrChange>
                </w:rPr>
                <w:delText>Fmoc-L-Ala-OH.H</w:delText>
              </w:r>
              <w:r w:rsidRPr="00BB7730" w:rsidDel="00EA35D5">
                <w:rPr>
                  <w:rFonts w:ascii="Times New Roman" w:eastAsia="仿宋_GB2312" w:hAnsi="Times New Roman" w:cs="Times New Roman"/>
                  <w:color w:val="auto"/>
                  <w:sz w:val="18"/>
                  <w:szCs w:val="18"/>
                  <w:vertAlign w:val="subscript"/>
                  <w:lang w:val="sv-SE" w:eastAsia="zh-CN"/>
                  <w:rPrChange w:id="19068" w:author="Johan Granander" w:date="2026-05-04T09:59:00Z">
                    <w:rPr>
                      <w:rFonts w:ascii="Times New Roman" w:eastAsia="仿宋_GB2312" w:hAnsi="Times New Roman" w:cs="Times New Roman"/>
                      <w:color w:val="auto"/>
                      <w:sz w:val="18"/>
                      <w:szCs w:val="18"/>
                      <w:vertAlign w:val="subscript"/>
                      <w:lang w:eastAsia="zh-CN"/>
                    </w:rPr>
                  </w:rPrChange>
                </w:rPr>
                <w:delText>2</w:delText>
              </w:r>
              <w:r w:rsidRPr="00BB7730" w:rsidDel="00EA35D5">
                <w:rPr>
                  <w:rFonts w:ascii="Times New Roman" w:eastAsia="仿宋_GB2312" w:hAnsi="Times New Roman" w:cs="Times New Roman"/>
                  <w:color w:val="auto"/>
                  <w:sz w:val="18"/>
                  <w:szCs w:val="18"/>
                  <w:lang w:val="sv-SE" w:eastAsia="zh-CN"/>
                  <w:rPrChange w:id="19069" w:author="Johan Granander" w:date="2026-05-04T09:59:00Z">
                    <w:rPr>
                      <w:rFonts w:ascii="Times New Roman" w:eastAsia="仿宋_GB2312" w:hAnsi="Times New Roman" w:cs="Times New Roman"/>
                      <w:color w:val="auto"/>
                      <w:sz w:val="18"/>
                      <w:szCs w:val="18"/>
                      <w:lang w:eastAsia="zh-CN"/>
                    </w:rPr>
                  </w:rPrChange>
                </w:rPr>
                <w:delText>O</w:delText>
              </w:r>
            </w:del>
          </w:p>
        </w:tc>
        <w:tc>
          <w:tcPr>
            <w:tcW w:w="390" w:type="pct"/>
            <w:vAlign w:val="center"/>
            <w:tcPrChange w:id="19070" w:author="He Han" w:date="2026-08-27T17:10:00Z">
              <w:tcPr>
                <w:tcW w:w="390" w:type="pct"/>
                <w:vAlign w:val="center"/>
              </w:tcPr>
            </w:tcPrChange>
          </w:tcPr>
          <w:p w14:paraId="5EFA05E2" w14:textId="39FF0983" w:rsidR="00EC3A7E" w:rsidRPr="00BB7730" w:rsidDel="00EA35D5" w:rsidRDefault="00EC3A7E" w:rsidP="00EC3A7E">
            <w:pPr>
              <w:spacing w:line="240" w:lineRule="exact"/>
              <w:contextualSpacing/>
              <w:jc w:val="center"/>
              <w:rPr>
                <w:del w:id="19071" w:author="He Han" w:date="2026-10-27T17:42:00Z"/>
                <w:rFonts w:ascii="Times New Roman" w:eastAsia="仿宋_GB2312" w:hAnsi="Times New Roman" w:cs="Times New Roman"/>
                <w:color w:val="auto"/>
                <w:sz w:val="18"/>
                <w:szCs w:val="18"/>
              </w:rPr>
            </w:pPr>
            <w:del w:id="19072"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073" w:author="He Han" w:date="2026-08-27T17:10:00Z">
              <w:tcPr>
                <w:tcW w:w="563" w:type="pct"/>
                <w:vAlign w:val="center"/>
              </w:tcPr>
            </w:tcPrChange>
          </w:tcPr>
          <w:p w14:paraId="38C0935B" w14:textId="5148B68E" w:rsidR="00EC3A7E" w:rsidRPr="00BB7730" w:rsidDel="00EA35D5" w:rsidRDefault="00EC3A7E" w:rsidP="00EC3A7E">
            <w:pPr>
              <w:spacing w:line="240" w:lineRule="exact"/>
              <w:contextualSpacing/>
              <w:jc w:val="center"/>
              <w:rPr>
                <w:del w:id="19074" w:author="He Han" w:date="2026-10-27T17:42:00Z"/>
                <w:rFonts w:ascii="Times New Roman" w:eastAsia="仿宋_GB2312" w:hAnsi="Times New Roman" w:cs="Times New Roman"/>
                <w:color w:val="auto"/>
                <w:sz w:val="18"/>
                <w:szCs w:val="18"/>
                <w:lang w:eastAsia="zh-CN"/>
              </w:rPr>
            </w:pPr>
            <w:del w:id="19075"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Borders>
              <w:bottom w:val="single" w:sz="4" w:space="0" w:color="auto"/>
            </w:tcBorders>
            <w:vAlign w:val="center"/>
            <w:tcPrChange w:id="19076" w:author="He Han" w:date="2026-08-27T17:10:00Z">
              <w:tcPr>
                <w:tcW w:w="448" w:type="pct"/>
                <w:tcBorders>
                  <w:bottom w:val="single" w:sz="4" w:space="0" w:color="auto"/>
                </w:tcBorders>
                <w:vAlign w:val="center"/>
              </w:tcPr>
            </w:tcPrChange>
          </w:tcPr>
          <w:p w14:paraId="4EE1E53F" w14:textId="542B4FC2" w:rsidR="00EC3A7E" w:rsidRPr="00BB7730" w:rsidDel="00EA35D5" w:rsidRDefault="00EC3A7E" w:rsidP="00EC3A7E">
            <w:pPr>
              <w:spacing w:line="240" w:lineRule="exact"/>
              <w:contextualSpacing/>
              <w:jc w:val="center"/>
              <w:rPr>
                <w:del w:id="19077" w:author="He Han" w:date="2026-10-27T17:42:00Z"/>
                <w:rFonts w:ascii="Times New Roman" w:eastAsia="仿宋_GB2312" w:hAnsi="Times New Roman" w:cs="Times New Roman"/>
                <w:color w:val="auto"/>
                <w:sz w:val="18"/>
                <w:szCs w:val="18"/>
              </w:rPr>
            </w:pPr>
            <w:del w:id="19078"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079" w:author="He Han" w:date="2026-08-27T17:10:00Z">
              <w:tcPr>
                <w:tcW w:w="564" w:type="pct"/>
                <w:vAlign w:val="center"/>
              </w:tcPr>
            </w:tcPrChange>
          </w:tcPr>
          <w:p w14:paraId="4B247DE6" w14:textId="69CBC07D" w:rsidR="00EC3A7E" w:rsidRPr="00BB7730" w:rsidDel="00EA35D5" w:rsidRDefault="00EC3A7E" w:rsidP="00EC3A7E">
            <w:pPr>
              <w:spacing w:line="240" w:lineRule="exact"/>
              <w:contextualSpacing/>
              <w:jc w:val="center"/>
              <w:rPr>
                <w:del w:id="19080" w:author="He Han" w:date="2026-10-27T17:42:00Z"/>
                <w:rFonts w:ascii="Times New Roman" w:eastAsia="仿宋_GB2312" w:hAnsi="Times New Roman" w:cs="Times New Roman"/>
                <w:color w:val="auto"/>
                <w:sz w:val="18"/>
                <w:szCs w:val="18"/>
              </w:rPr>
            </w:pPr>
            <w:del w:id="19081"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082" w:author="He Han" w:date="2026-08-27T17:10:00Z">
              <w:tcPr>
                <w:tcW w:w="564" w:type="pct"/>
                <w:vAlign w:val="center"/>
              </w:tcPr>
            </w:tcPrChange>
          </w:tcPr>
          <w:p w14:paraId="51FEBC7E" w14:textId="67721B5D" w:rsidR="00EC3A7E" w:rsidRPr="00BB7730" w:rsidDel="00EA35D5" w:rsidRDefault="00EC3A7E" w:rsidP="00EC3A7E">
            <w:pPr>
              <w:spacing w:line="240" w:lineRule="exact"/>
              <w:contextualSpacing/>
              <w:jc w:val="center"/>
              <w:rPr>
                <w:del w:id="19083" w:author="He Han" w:date="2026-10-27T17:42:00Z"/>
                <w:rFonts w:ascii="Times New Roman" w:eastAsia="仿宋_GB2312" w:hAnsi="Times New Roman" w:cs="Times New Roman"/>
                <w:color w:val="auto"/>
                <w:sz w:val="18"/>
                <w:szCs w:val="18"/>
              </w:rPr>
            </w:pPr>
            <w:del w:id="19084"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9085" w:author="He Han" w:date="2026-08-27T17:10:00Z">
              <w:tcPr>
                <w:tcW w:w="533" w:type="pct"/>
                <w:vAlign w:val="center"/>
              </w:tcPr>
            </w:tcPrChange>
          </w:tcPr>
          <w:p w14:paraId="349202BE" w14:textId="0B0DAED9" w:rsidR="00EC3A7E" w:rsidRPr="00BB7730" w:rsidDel="00EA35D5" w:rsidRDefault="00EC3A7E" w:rsidP="00EC3A7E">
            <w:pPr>
              <w:spacing w:line="240" w:lineRule="exact"/>
              <w:contextualSpacing/>
              <w:jc w:val="center"/>
              <w:rPr>
                <w:del w:id="19086" w:author="He Han" w:date="2026-10-27T17:42:00Z"/>
                <w:rFonts w:ascii="Times New Roman" w:eastAsia="仿宋_GB2312" w:hAnsi="Times New Roman" w:cs="Times New Roman"/>
                <w:color w:val="auto"/>
                <w:sz w:val="18"/>
                <w:szCs w:val="18"/>
                <w:lang w:eastAsia="zh-CN"/>
              </w:rPr>
            </w:pPr>
            <w:del w:id="19087"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9088" w:author="He Han" w:date="2026-08-27T17:10:00Z">
              <w:tcPr>
                <w:tcW w:w="540" w:type="pct"/>
                <w:vAlign w:val="center"/>
              </w:tcPr>
            </w:tcPrChange>
          </w:tcPr>
          <w:p w14:paraId="60800C1D" w14:textId="4D67F793" w:rsidR="00EC3A7E" w:rsidRPr="00BB7730" w:rsidDel="00EA35D5" w:rsidRDefault="00EC3A7E" w:rsidP="00EC3A7E">
            <w:pPr>
              <w:spacing w:line="240" w:lineRule="exact"/>
              <w:contextualSpacing/>
              <w:jc w:val="center"/>
              <w:rPr>
                <w:del w:id="19089" w:author="He Han" w:date="2026-10-27T17:42:00Z"/>
                <w:rFonts w:ascii="Times New Roman" w:eastAsia="仿宋_GB2312" w:hAnsi="Times New Roman" w:cs="Times New Roman"/>
                <w:color w:val="auto"/>
                <w:sz w:val="18"/>
                <w:szCs w:val="18"/>
              </w:rPr>
            </w:pPr>
            <w:del w:id="19090"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9091" w:author="He Han" w:date="2026-08-27T17:10:00Z">
              <w:tcPr>
                <w:tcW w:w="1" w:type="pct"/>
              </w:tcPr>
            </w:tcPrChange>
          </w:tcPr>
          <w:p w14:paraId="753BE442" w14:textId="389889A8" w:rsidR="00EC3A7E" w:rsidRPr="00BB7730" w:rsidDel="00EA35D5" w:rsidRDefault="00EC3A7E" w:rsidP="00EC3A7E">
            <w:pPr>
              <w:spacing w:line="240" w:lineRule="exact"/>
              <w:contextualSpacing/>
              <w:jc w:val="center"/>
              <w:rPr>
                <w:del w:id="19092" w:author="He Han" w:date="2026-10-27T17:42:00Z"/>
                <w:rFonts w:ascii="Times New Roman" w:eastAsia="仿宋_GB2312" w:hAnsi="Times New Roman" w:cs="Times New Roman"/>
                <w:color w:val="auto"/>
                <w:sz w:val="20"/>
                <w:szCs w:val="20"/>
              </w:rPr>
            </w:pPr>
          </w:p>
        </w:tc>
        <w:tc>
          <w:tcPr>
            <w:tcW w:w="457" w:type="pct"/>
            <w:vMerge/>
            <w:tcPrChange w:id="19093" w:author="He Han" w:date="2026-08-27T17:10:00Z">
              <w:tcPr>
                <w:tcW w:w="459" w:type="pct"/>
                <w:vMerge/>
              </w:tcPr>
            </w:tcPrChange>
          </w:tcPr>
          <w:p w14:paraId="2B5D8D40" w14:textId="4EE5B16C" w:rsidR="00EC3A7E" w:rsidRPr="00BB7730" w:rsidDel="00EA35D5" w:rsidRDefault="00EC3A7E" w:rsidP="00EC3A7E">
            <w:pPr>
              <w:spacing w:line="240" w:lineRule="exact"/>
              <w:contextualSpacing/>
              <w:jc w:val="center"/>
              <w:rPr>
                <w:del w:id="19094" w:author="He Han" w:date="2026-10-27T17:42:00Z"/>
                <w:rFonts w:ascii="Times New Roman" w:eastAsia="仿宋_GB2312" w:hAnsi="Times New Roman" w:cs="Times New Roman"/>
                <w:color w:val="auto"/>
                <w:sz w:val="20"/>
                <w:szCs w:val="20"/>
              </w:rPr>
            </w:pPr>
          </w:p>
        </w:tc>
      </w:tr>
      <w:tr w:rsidR="00EC3A7E" w:rsidRPr="00BB7730" w:rsidDel="00EA35D5" w14:paraId="2A700378" w14:textId="26BF5672" w:rsidTr="00EC3A7E">
        <w:trPr>
          <w:trHeight w:val="455"/>
          <w:jc w:val="center"/>
          <w:del w:id="19095" w:author="He Han" w:date="2026-10-27T17:42:00Z"/>
          <w:trPrChange w:id="19096" w:author="He Han" w:date="2026-08-27T17:10:00Z">
            <w:trPr>
              <w:trHeight w:val="455"/>
              <w:jc w:val="center"/>
            </w:trPr>
          </w:trPrChange>
        </w:trPr>
        <w:tc>
          <w:tcPr>
            <w:tcW w:w="851" w:type="pct"/>
            <w:vAlign w:val="center"/>
            <w:tcPrChange w:id="19097" w:author="He Han" w:date="2026-08-27T17:10:00Z">
              <w:tcPr>
                <w:tcW w:w="939" w:type="pct"/>
                <w:vAlign w:val="center"/>
              </w:tcPr>
            </w:tcPrChange>
          </w:tcPr>
          <w:p w14:paraId="17E601E4" w14:textId="5882D761" w:rsidR="00EC3A7E" w:rsidRPr="00BB7730" w:rsidDel="00EA35D5" w:rsidRDefault="00EC3A7E" w:rsidP="00EC3A7E">
            <w:pPr>
              <w:spacing w:line="240" w:lineRule="exact"/>
              <w:contextualSpacing/>
              <w:jc w:val="center"/>
              <w:rPr>
                <w:del w:id="19098" w:author="He Han" w:date="2026-10-27T17:42:00Z"/>
                <w:rFonts w:ascii="Times New Roman" w:eastAsia="仿宋_GB2312" w:hAnsi="Times New Roman" w:cs="Times New Roman"/>
                <w:color w:val="auto"/>
                <w:sz w:val="18"/>
                <w:szCs w:val="18"/>
              </w:rPr>
            </w:pPr>
            <w:del w:id="19099" w:author="He Han" w:date="2026-10-27T17:42:00Z">
              <w:r w:rsidRPr="00BB7730" w:rsidDel="00EA35D5">
                <w:rPr>
                  <w:rFonts w:ascii="Times New Roman" w:eastAsia="仿宋_GB2312" w:hAnsi="Times New Roman" w:cs="Times New Roman"/>
                  <w:color w:val="auto"/>
                  <w:sz w:val="18"/>
                  <w:szCs w:val="18"/>
                </w:rPr>
                <w:delText>Fmoc-Orn(Boc)-OH</w:delText>
              </w:r>
            </w:del>
          </w:p>
        </w:tc>
        <w:tc>
          <w:tcPr>
            <w:tcW w:w="390" w:type="pct"/>
            <w:vAlign w:val="center"/>
            <w:tcPrChange w:id="19100" w:author="He Han" w:date="2026-08-27T17:10:00Z">
              <w:tcPr>
                <w:tcW w:w="390" w:type="pct"/>
                <w:vAlign w:val="center"/>
              </w:tcPr>
            </w:tcPrChange>
          </w:tcPr>
          <w:p w14:paraId="6DE3506E" w14:textId="0561347C" w:rsidR="00EC3A7E" w:rsidRPr="00BB7730" w:rsidDel="00EA35D5" w:rsidRDefault="00EC3A7E" w:rsidP="00EC3A7E">
            <w:pPr>
              <w:spacing w:line="240" w:lineRule="exact"/>
              <w:contextualSpacing/>
              <w:jc w:val="center"/>
              <w:rPr>
                <w:del w:id="19101" w:author="He Han" w:date="2026-10-27T17:42:00Z"/>
                <w:rFonts w:ascii="Times New Roman" w:eastAsia="仿宋_GB2312" w:hAnsi="Times New Roman" w:cs="Times New Roman"/>
                <w:color w:val="auto"/>
                <w:sz w:val="18"/>
                <w:szCs w:val="18"/>
              </w:rPr>
            </w:pPr>
            <w:del w:id="19102"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103" w:author="He Han" w:date="2026-08-27T17:10:00Z">
              <w:tcPr>
                <w:tcW w:w="563" w:type="pct"/>
                <w:vAlign w:val="center"/>
              </w:tcPr>
            </w:tcPrChange>
          </w:tcPr>
          <w:p w14:paraId="44918C8A" w14:textId="629645D7" w:rsidR="00EC3A7E" w:rsidRPr="00BB7730" w:rsidDel="00EA35D5" w:rsidRDefault="00EC3A7E" w:rsidP="00EC3A7E">
            <w:pPr>
              <w:spacing w:line="240" w:lineRule="exact"/>
              <w:contextualSpacing/>
              <w:jc w:val="center"/>
              <w:rPr>
                <w:del w:id="19104" w:author="He Han" w:date="2026-10-27T17:42:00Z"/>
                <w:rFonts w:ascii="Times New Roman" w:eastAsia="仿宋_GB2312" w:hAnsi="Times New Roman" w:cs="Times New Roman"/>
                <w:color w:val="auto"/>
                <w:sz w:val="18"/>
                <w:szCs w:val="18"/>
              </w:rPr>
            </w:pPr>
            <w:del w:id="19105"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106" w:author="He Han" w:date="2026-08-27T17:10:00Z">
              <w:tcPr>
                <w:tcW w:w="448" w:type="pct"/>
                <w:vAlign w:val="center"/>
              </w:tcPr>
            </w:tcPrChange>
          </w:tcPr>
          <w:p w14:paraId="1EC95849" w14:textId="0422349E" w:rsidR="00EC3A7E" w:rsidRPr="00BB7730" w:rsidDel="00EA35D5" w:rsidRDefault="00EC3A7E" w:rsidP="00EC3A7E">
            <w:pPr>
              <w:spacing w:line="240" w:lineRule="exact"/>
              <w:contextualSpacing/>
              <w:jc w:val="center"/>
              <w:rPr>
                <w:del w:id="19107" w:author="He Han" w:date="2026-10-27T17:42:00Z"/>
                <w:rFonts w:ascii="Times New Roman" w:eastAsia="仿宋_GB2312" w:hAnsi="Times New Roman" w:cs="Times New Roman"/>
                <w:color w:val="auto"/>
                <w:sz w:val="18"/>
                <w:szCs w:val="18"/>
              </w:rPr>
            </w:pPr>
            <w:del w:id="19108"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109" w:author="He Han" w:date="2026-08-27T17:10:00Z">
              <w:tcPr>
                <w:tcW w:w="564" w:type="pct"/>
                <w:vAlign w:val="center"/>
              </w:tcPr>
            </w:tcPrChange>
          </w:tcPr>
          <w:p w14:paraId="2D4CAD4E" w14:textId="33D1BE32" w:rsidR="00EC3A7E" w:rsidRPr="00BB7730" w:rsidDel="00EA35D5" w:rsidRDefault="00EC3A7E" w:rsidP="00EC3A7E">
            <w:pPr>
              <w:spacing w:line="240" w:lineRule="exact"/>
              <w:contextualSpacing/>
              <w:jc w:val="center"/>
              <w:rPr>
                <w:del w:id="19110" w:author="He Han" w:date="2026-10-27T17:42:00Z"/>
                <w:rFonts w:ascii="Times New Roman" w:eastAsia="仿宋_GB2312" w:hAnsi="Times New Roman" w:cs="Times New Roman"/>
                <w:color w:val="auto"/>
                <w:sz w:val="18"/>
                <w:szCs w:val="18"/>
              </w:rPr>
            </w:pPr>
            <w:del w:id="19111"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112" w:author="He Han" w:date="2026-08-27T17:10:00Z">
              <w:tcPr>
                <w:tcW w:w="564" w:type="pct"/>
                <w:vAlign w:val="center"/>
              </w:tcPr>
            </w:tcPrChange>
          </w:tcPr>
          <w:p w14:paraId="71A1596E" w14:textId="3D534DA1" w:rsidR="00EC3A7E" w:rsidRPr="00BB7730" w:rsidDel="00EA35D5" w:rsidRDefault="00EC3A7E" w:rsidP="00EC3A7E">
            <w:pPr>
              <w:spacing w:line="240" w:lineRule="exact"/>
              <w:contextualSpacing/>
              <w:jc w:val="center"/>
              <w:rPr>
                <w:del w:id="19113" w:author="He Han" w:date="2026-10-27T17:42:00Z"/>
                <w:rFonts w:ascii="Times New Roman" w:eastAsia="仿宋_GB2312" w:hAnsi="Times New Roman" w:cs="Times New Roman"/>
                <w:color w:val="auto"/>
                <w:sz w:val="18"/>
                <w:szCs w:val="18"/>
              </w:rPr>
            </w:pPr>
            <w:del w:id="19114"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9115" w:author="He Han" w:date="2026-08-27T17:10:00Z">
              <w:tcPr>
                <w:tcW w:w="533" w:type="pct"/>
                <w:vAlign w:val="center"/>
              </w:tcPr>
            </w:tcPrChange>
          </w:tcPr>
          <w:p w14:paraId="55F0D7D5" w14:textId="0B218F01" w:rsidR="00EC3A7E" w:rsidRPr="00BB7730" w:rsidDel="00EA35D5" w:rsidRDefault="00EC3A7E" w:rsidP="00EC3A7E">
            <w:pPr>
              <w:spacing w:line="240" w:lineRule="exact"/>
              <w:contextualSpacing/>
              <w:jc w:val="center"/>
              <w:rPr>
                <w:del w:id="19116" w:author="He Han" w:date="2026-10-27T17:42:00Z"/>
                <w:rFonts w:ascii="Times New Roman" w:eastAsia="仿宋_GB2312" w:hAnsi="Times New Roman" w:cs="Times New Roman"/>
                <w:color w:val="auto"/>
                <w:sz w:val="18"/>
                <w:szCs w:val="18"/>
              </w:rPr>
            </w:pPr>
            <w:del w:id="19117"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9118" w:author="He Han" w:date="2026-08-27T17:10:00Z">
              <w:tcPr>
                <w:tcW w:w="540" w:type="pct"/>
                <w:vAlign w:val="center"/>
              </w:tcPr>
            </w:tcPrChange>
          </w:tcPr>
          <w:p w14:paraId="1394DE6C" w14:textId="0E5B8A5D" w:rsidR="00EC3A7E" w:rsidRPr="00BB7730" w:rsidDel="00EA35D5" w:rsidRDefault="00EC3A7E" w:rsidP="00EC3A7E">
            <w:pPr>
              <w:spacing w:line="240" w:lineRule="exact"/>
              <w:contextualSpacing/>
              <w:jc w:val="center"/>
              <w:rPr>
                <w:del w:id="19119" w:author="He Han" w:date="2026-10-27T17:42:00Z"/>
                <w:rFonts w:ascii="Times New Roman" w:eastAsia="仿宋_GB2312" w:hAnsi="Times New Roman" w:cs="Times New Roman"/>
                <w:color w:val="auto"/>
                <w:sz w:val="18"/>
                <w:szCs w:val="18"/>
              </w:rPr>
            </w:pPr>
            <w:del w:id="19120" w:author="He Han" w:date="2026-10-27T17:42:00Z">
              <w:r w:rsidRPr="00BB7730" w:rsidDel="00EA35D5">
                <w:rPr>
                  <w:rFonts w:ascii="Times New Roman" w:eastAsia="仿宋_GB2312" w:hAnsi="Times New Roman" w:cs="Times New Roman"/>
                  <w:color w:val="auto"/>
                  <w:sz w:val="18"/>
                  <w:szCs w:val="18"/>
                </w:rPr>
                <w:delText>Yes</w:delText>
              </w:r>
            </w:del>
          </w:p>
        </w:tc>
        <w:tc>
          <w:tcPr>
            <w:tcW w:w="412" w:type="pct"/>
            <w:vAlign w:val="center"/>
            <w:tcPrChange w:id="19121" w:author="He Han" w:date="2026-08-27T17:10:00Z">
              <w:tcPr>
                <w:tcW w:w="1" w:type="pct"/>
              </w:tcPr>
            </w:tcPrChange>
          </w:tcPr>
          <w:p w14:paraId="34DEEDC1" w14:textId="147587BE" w:rsidR="00EC3A7E" w:rsidRPr="00BB7730" w:rsidDel="00EA35D5" w:rsidRDefault="00EC3A7E" w:rsidP="00EC3A7E">
            <w:pPr>
              <w:spacing w:line="240" w:lineRule="exact"/>
              <w:contextualSpacing/>
              <w:jc w:val="center"/>
              <w:rPr>
                <w:del w:id="19122" w:author="He Han" w:date="2026-10-27T17:42:00Z"/>
                <w:rFonts w:ascii="Times New Roman" w:eastAsia="仿宋_GB2312" w:hAnsi="Times New Roman" w:cs="Times New Roman"/>
                <w:color w:val="auto"/>
                <w:sz w:val="20"/>
                <w:szCs w:val="20"/>
              </w:rPr>
            </w:pPr>
          </w:p>
        </w:tc>
        <w:tc>
          <w:tcPr>
            <w:tcW w:w="457" w:type="pct"/>
            <w:vMerge/>
            <w:tcPrChange w:id="19123" w:author="He Han" w:date="2026-08-27T17:10:00Z">
              <w:tcPr>
                <w:tcW w:w="459" w:type="pct"/>
                <w:vMerge/>
              </w:tcPr>
            </w:tcPrChange>
          </w:tcPr>
          <w:p w14:paraId="5125991E" w14:textId="7BE54CC7" w:rsidR="00EC3A7E" w:rsidRPr="00BB7730" w:rsidDel="00EA35D5" w:rsidRDefault="00EC3A7E" w:rsidP="00EC3A7E">
            <w:pPr>
              <w:spacing w:line="240" w:lineRule="exact"/>
              <w:contextualSpacing/>
              <w:jc w:val="center"/>
              <w:rPr>
                <w:del w:id="19124" w:author="He Han" w:date="2026-10-27T17:42:00Z"/>
                <w:rFonts w:ascii="Times New Roman" w:eastAsia="仿宋_GB2312" w:hAnsi="Times New Roman" w:cs="Times New Roman"/>
                <w:color w:val="auto"/>
                <w:sz w:val="20"/>
                <w:szCs w:val="20"/>
              </w:rPr>
            </w:pPr>
          </w:p>
        </w:tc>
      </w:tr>
      <w:tr w:rsidR="00EC3A7E" w:rsidRPr="00BB7730" w:rsidDel="00EA35D5" w14:paraId="31E55857" w14:textId="6E006EB7" w:rsidTr="00EC3A7E">
        <w:trPr>
          <w:trHeight w:val="455"/>
          <w:jc w:val="center"/>
          <w:del w:id="19125" w:author="He Han" w:date="2026-10-27T17:42:00Z"/>
          <w:trPrChange w:id="19126" w:author="He Han" w:date="2026-08-27T17:09:00Z">
            <w:trPr>
              <w:trHeight w:val="455"/>
              <w:jc w:val="center"/>
            </w:trPr>
          </w:trPrChange>
        </w:trPr>
        <w:tc>
          <w:tcPr>
            <w:tcW w:w="851" w:type="pct"/>
            <w:vAlign w:val="center"/>
            <w:tcPrChange w:id="19127" w:author="He Han" w:date="2026-08-27T17:09:00Z">
              <w:tcPr>
                <w:tcW w:w="939" w:type="pct"/>
                <w:vAlign w:val="center"/>
              </w:tcPr>
            </w:tcPrChange>
          </w:tcPr>
          <w:p w14:paraId="2641D7D4" w14:textId="3C320A6D" w:rsidR="00EC3A7E" w:rsidRPr="00BB7730" w:rsidDel="00EA35D5" w:rsidRDefault="00EC3A7E" w:rsidP="00EC3A7E">
            <w:pPr>
              <w:spacing w:line="240" w:lineRule="exact"/>
              <w:contextualSpacing/>
              <w:jc w:val="center"/>
              <w:rPr>
                <w:del w:id="19128" w:author="He Han" w:date="2026-10-27T17:42:00Z"/>
                <w:rFonts w:ascii="Times New Roman" w:eastAsia="仿宋_GB2312" w:hAnsi="Times New Roman" w:cs="Times New Roman"/>
                <w:color w:val="auto"/>
                <w:sz w:val="18"/>
                <w:szCs w:val="18"/>
              </w:rPr>
            </w:pPr>
            <w:del w:id="19129" w:author="He Han" w:date="2026-10-27T17:42:00Z">
              <w:r w:rsidRPr="00BB7730" w:rsidDel="00EA35D5">
                <w:rPr>
                  <w:rFonts w:ascii="Times New Roman" w:eastAsia="仿宋_GB2312" w:hAnsi="Times New Roman" w:cs="Times New Roman"/>
                  <w:color w:val="auto"/>
                  <w:sz w:val="18"/>
                  <w:szCs w:val="18"/>
                </w:rPr>
                <w:delText>DIPEA</w:delText>
              </w:r>
            </w:del>
          </w:p>
        </w:tc>
        <w:tc>
          <w:tcPr>
            <w:tcW w:w="390" w:type="pct"/>
            <w:vAlign w:val="center"/>
            <w:tcPrChange w:id="19130" w:author="He Han" w:date="2026-08-27T17:09:00Z">
              <w:tcPr>
                <w:tcW w:w="390" w:type="pct"/>
                <w:vAlign w:val="center"/>
              </w:tcPr>
            </w:tcPrChange>
          </w:tcPr>
          <w:p w14:paraId="4701B390" w14:textId="765D3056" w:rsidR="00EC3A7E" w:rsidRPr="00BB7730" w:rsidDel="00EA35D5" w:rsidRDefault="00EC3A7E" w:rsidP="00866D7C">
            <w:pPr>
              <w:spacing w:line="240" w:lineRule="exact"/>
              <w:contextualSpacing/>
              <w:jc w:val="center"/>
              <w:rPr>
                <w:del w:id="19131" w:author="He Han" w:date="2026-10-27T17:42:00Z"/>
                <w:rFonts w:ascii="Times New Roman" w:eastAsia="仿宋_GB2312" w:hAnsi="Times New Roman" w:cs="Times New Roman"/>
                <w:color w:val="auto"/>
                <w:sz w:val="18"/>
                <w:szCs w:val="18"/>
              </w:rPr>
            </w:pPr>
            <w:del w:id="19132"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133" w:author="He Han" w:date="2026-08-27T17:09:00Z">
              <w:tcPr>
                <w:tcW w:w="563" w:type="pct"/>
                <w:vAlign w:val="center"/>
              </w:tcPr>
            </w:tcPrChange>
          </w:tcPr>
          <w:p w14:paraId="27526318" w14:textId="560E96F4" w:rsidR="00EC3A7E" w:rsidRPr="00BB7730" w:rsidDel="00EA35D5" w:rsidRDefault="00EC3A7E" w:rsidP="00866D7C">
            <w:pPr>
              <w:spacing w:line="240" w:lineRule="exact"/>
              <w:contextualSpacing/>
              <w:jc w:val="center"/>
              <w:rPr>
                <w:del w:id="19134" w:author="He Han" w:date="2026-10-27T17:42:00Z"/>
                <w:rFonts w:ascii="Times New Roman" w:eastAsia="仿宋_GB2312" w:hAnsi="Times New Roman" w:cs="Times New Roman"/>
                <w:color w:val="auto"/>
                <w:sz w:val="18"/>
                <w:szCs w:val="18"/>
              </w:rPr>
            </w:pPr>
            <w:del w:id="19135"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136" w:author="He Han" w:date="2026-08-27T17:09:00Z">
              <w:tcPr>
                <w:tcW w:w="448" w:type="pct"/>
                <w:vAlign w:val="center"/>
              </w:tcPr>
            </w:tcPrChange>
          </w:tcPr>
          <w:p w14:paraId="1EB06A02" w14:textId="14BDE8CE" w:rsidR="00EC3A7E" w:rsidRPr="00BB7730" w:rsidDel="00EA35D5" w:rsidRDefault="00EC3A7E" w:rsidP="00866D7C">
            <w:pPr>
              <w:spacing w:line="240" w:lineRule="exact"/>
              <w:contextualSpacing/>
              <w:jc w:val="center"/>
              <w:rPr>
                <w:del w:id="19137" w:author="He Han" w:date="2026-10-27T17:42:00Z"/>
                <w:rFonts w:ascii="Times New Roman" w:eastAsia="仿宋_GB2312" w:hAnsi="Times New Roman" w:cs="Times New Roman"/>
                <w:color w:val="auto"/>
                <w:sz w:val="18"/>
                <w:szCs w:val="18"/>
              </w:rPr>
            </w:pPr>
            <w:del w:id="19138"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139" w:author="He Han" w:date="2026-08-27T17:09:00Z">
              <w:tcPr>
                <w:tcW w:w="564" w:type="pct"/>
                <w:vAlign w:val="center"/>
              </w:tcPr>
            </w:tcPrChange>
          </w:tcPr>
          <w:p w14:paraId="70DFA3D8" w14:textId="640CC579" w:rsidR="00EC3A7E" w:rsidRPr="00BB7730" w:rsidDel="00EA35D5" w:rsidRDefault="00EC3A7E" w:rsidP="00866D7C">
            <w:pPr>
              <w:spacing w:line="240" w:lineRule="exact"/>
              <w:contextualSpacing/>
              <w:jc w:val="center"/>
              <w:rPr>
                <w:del w:id="19140" w:author="He Han" w:date="2026-10-27T17:42:00Z"/>
                <w:rFonts w:ascii="Times New Roman" w:eastAsia="仿宋_GB2312" w:hAnsi="Times New Roman" w:cs="Times New Roman"/>
                <w:color w:val="auto"/>
                <w:sz w:val="18"/>
                <w:szCs w:val="18"/>
              </w:rPr>
            </w:pPr>
            <w:del w:id="19141"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142" w:author="He Han" w:date="2026-08-27T17:09:00Z">
              <w:tcPr>
                <w:tcW w:w="564" w:type="pct"/>
                <w:vAlign w:val="center"/>
              </w:tcPr>
            </w:tcPrChange>
          </w:tcPr>
          <w:p w14:paraId="4E9D7C7F" w14:textId="6B35F497" w:rsidR="00EC3A7E" w:rsidRPr="00BB7730" w:rsidDel="00EA35D5" w:rsidRDefault="00EC3A7E" w:rsidP="00866D7C">
            <w:pPr>
              <w:spacing w:line="240" w:lineRule="exact"/>
              <w:contextualSpacing/>
              <w:jc w:val="center"/>
              <w:rPr>
                <w:del w:id="19143" w:author="He Han" w:date="2026-10-27T17:42:00Z"/>
                <w:rFonts w:ascii="Times New Roman" w:eastAsia="仿宋_GB2312" w:hAnsi="Times New Roman" w:cs="Times New Roman"/>
                <w:color w:val="auto"/>
                <w:sz w:val="18"/>
                <w:szCs w:val="18"/>
              </w:rPr>
            </w:pPr>
            <w:del w:id="19144"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145" w:author="He Han" w:date="2026-08-27T17:09:00Z">
              <w:tcPr>
                <w:tcW w:w="533" w:type="pct"/>
                <w:vAlign w:val="center"/>
              </w:tcPr>
            </w:tcPrChange>
          </w:tcPr>
          <w:p w14:paraId="0ABDE4B0" w14:textId="4B0BD460" w:rsidR="00EC3A7E" w:rsidRPr="00BB7730" w:rsidDel="00EA35D5" w:rsidRDefault="00EC3A7E" w:rsidP="00866D7C">
            <w:pPr>
              <w:spacing w:line="240" w:lineRule="exact"/>
              <w:contextualSpacing/>
              <w:jc w:val="center"/>
              <w:rPr>
                <w:del w:id="19146" w:author="He Han" w:date="2026-10-27T17:42:00Z"/>
                <w:rFonts w:ascii="Times New Roman" w:eastAsia="仿宋_GB2312" w:hAnsi="Times New Roman" w:cs="Times New Roman"/>
                <w:color w:val="auto"/>
                <w:sz w:val="18"/>
                <w:szCs w:val="18"/>
                <w:lang w:eastAsia="zh-CN"/>
              </w:rPr>
            </w:pPr>
            <w:del w:id="19147"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148" w:author="He Han" w:date="2026-08-27T17:09:00Z">
              <w:tcPr>
                <w:tcW w:w="540" w:type="pct"/>
                <w:vAlign w:val="center"/>
              </w:tcPr>
            </w:tcPrChange>
          </w:tcPr>
          <w:p w14:paraId="31FAF188" w14:textId="7F3122A0" w:rsidR="00EC3A7E" w:rsidRPr="00BB7730" w:rsidDel="00EA35D5" w:rsidRDefault="00EC3A7E" w:rsidP="00866D7C">
            <w:pPr>
              <w:spacing w:line="240" w:lineRule="exact"/>
              <w:contextualSpacing/>
              <w:jc w:val="center"/>
              <w:rPr>
                <w:del w:id="19149" w:author="He Han" w:date="2026-10-27T17:42:00Z"/>
                <w:rFonts w:ascii="Times New Roman" w:eastAsia="仿宋_GB2312" w:hAnsi="Times New Roman" w:cs="Times New Roman"/>
                <w:color w:val="auto"/>
                <w:sz w:val="18"/>
                <w:szCs w:val="18"/>
              </w:rPr>
            </w:pPr>
            <w:del w:id="19150"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151" w:author="He Han" w:date="2026-08-27T17:09:00Z">
              <w:tcPr>
                <w:tcW w:w="1" w:type="pct"/>
              </w:tcPr>
            </w:tcPrChange>
          </w:tcPr>
          <w:p w14:paraId="18915D53" w14:textId="0FA77128" w:rsidR="00EC3A7E" w:rsidRPr="00BB7730" w:rsidDel="00EA35D5" w:rsidRDefault="00EC3A7E" w:rsidP="00EC3A7E">
            <w:pPr>
              <w:spacing w:line="240" w:lineRule="exact"/>
              <w:contextualSpacing/>
              <w:jc w:val="center"/>
              <w:rPr>
                <w:del w:id="19152" w:author="He Han" w:date="2026-10-27T17:42:00Z"/>
                <w:rFonts w:ascii="Times New Roman" w:eastAsia="仿宋_GB2312" w:hAnsi="Times New Roman" w:cs="Times New Roman"/>
                <w:color w:val="auto"/>
                <w:sz w:val="20"/>
                <w:szCs w:val="20"/>
              </w:rPr>
            </w:pPr>
          </w:p>
        </w:tc>
        <w:tc>
          <w:tcPr>
            <w:tcW w:w="457" w:type="pct"/>
            <w:vMerge/>
            <w:tcPrChange w:id="19153" w:author="He Han" w:date="2026-08-27T17:09:00Z">
              <w:tcPr>
                <w:tcW w:w="459" w:type="pct"/>
                <w:vMerge/>
              </w:tcPr>
            </w:tcPrChange>
          </w:tcPr>
          <w:p w14:paraId="0310ADBA" w14:textId="25ACB74B" w:rsidR="00EC3A7E" w:rsidRPr="00BB7730" w:rsidDel="00EA35D5" w:rsidRDefault="00EC3A7E" w:rsidP="00866D7C">
            <w:pPr>
              <w:spacing w:line="240" w:lineRule="exact"/>
              <w:contextualSpacing/>
              <w:jc w:val="center"/>
              <w:rPr>
                <w:del w:id="19154" w:author="He Han" w:date="2026-10-27T17:42:00Z"/>
                <w:rFonts w:ascii="Times New Roman" w:eastAsia="仿宋_GB2312" w:hAnsi="Times New Roman" w:cs="Times New Roman"/>
                <w:color w:val="auto"/>
                <w:sz w:val="20"/>
                <w:szCs w:val="20"/>
              </w:rPr>
            </w:pPr>
          </w:p>
        </w:tc>
      </w:tr>
      <w:tr w:rsidR="00EC3A7E" w:rsidRPr="00BB7730" w:rsidDel="00EA35D5" w14:paraId="4613233A" w14:textId="63120F51" w:rsidTr="00EC3A7E">
        <w:trPr>
          <w:trHeight w:val="455"/>
          <w:jc w:val="center"/>
          <w:del w:id="19155" w:author="He Han" w:date="2026-10-27T17:42:00Z"/>
          <w:trPrChange w:id="19156" w:author="He Han" w:date="2026-08-27T17:09:00Z">
            <w:trPr>
              <w:trHeight w:val="455"/>
              <w:jc w:val="center"/>
            </w:trPr>
          </w:trPrChange>
        </w:trPr>
        <w:tc>
          <w:tcPr>
            <w:tcW w:w="851" w:type="pct"/>
            <w:vAlign w:val="center"/>
            <w:tcPrChange w:id="19157" w:author="He Han" w:date="2026-08-27T17:09:00Z">
              <w:tcPr>
                <w:tcW w:w="939" w:type="pct"/>
                <w:vAlign w:val="center"/>
              </w:tcPr>
            </w:tcPrChange>
          </w:tcPr>
          <w:p w14:paraId="467ADC0C" w14:textId="2B522A47" w:rsidR="00EC3A7E" w:rsidRPr="00BB7730" w:rsidDel="00EA35D5" w:rsidRDefault="00EC3A7E" w:rsidP="00EC3A7E">
            <w:pPr>
              <w:spacing w:line="240" w:lineRule="exact"/>
              <w:contextualSpacing/>
              <w:jc w:val="center"/>
              <w:rPr>
                <w:del w:id="19158" w:author="He Han" w:date="2026-10-27T17:42:00Z"/>
                <w:rFonts w:ascii="Times New Roman" w:eastAsia="仿宋_GB2312" w:hAnsi="Times New Roman" w:cs="Times New Roman"/>
                <w:color w:val="auto"/>
                <w:sz w:val="18"/>
                <w:szCs w:val="18"/>
              </w:rPr>
            </w:pPr>
            <w:del w:id="19159" w:author="He Han" w:date="2026-10-27T17:42:00Z">
              <w:r w:rsidRPr="00BB7730" w:rsidDel="00EA35D5">
                <w:rPr>
                  <w:rFonts w:ascii="Times New Roman" w:eastAsia="仿宋_GB2312" w:hAnsi="Times New Roman" w:cs="Times New Roman"/>
                  <w:color w:val="auto"/>
                  <w:sz w:val="18"/>
                  <w:szCs w:val="18"/>
                </w:rPr>
                <w:delText>O</w:delText>
              </w:r>
              <w:r w:rsidRPr="00BB7730" w:rsidDel="00EA35D5">
                <w:rPr>
                  <w:rFonts w:ascii="Times New Roman" w:eastAsia="仿宋_GB2312" w:hAnsi="Times New Roman" w:cs="Times New Roman"/>
                  <w:color w:val="auto"/>
                  <w:sz w:val="18"/>
                  <w:szCs w:val="18"/>
                  <w:lang w:eastAsia="zh-CN"/>
                </w:rPr>
                <w:delText>xyma</w:delText>
              </w:r>
              <w:r w:rsidRPr="00BB7730" w:rsidDel="00EA35D5">
                <w:rPr>
                  <w:rFonts w:ascii="Times New Roman" w:eastAsia="仿宋_GB2312" w:hAnsi="Times New Roman" w:cs="Times New Roman"/>
                  <w:color w:val="auto"/>
                  <w:sz w:val="18"/>
                  <w:szCs w:val="18"/>
                </w:rPr>
                <w:delText xml:space="preserve"> pure</w:delText>
              </w:r>
            </w:del>
          </w:p>
        </w:tc>
        <w:tc>
          <w:tcPr>
            <w:tcW w:w="390" w:type="pct"/>
            <w:vAlign w:val="center"/>
            <w:tcPrChange w:id="19160" w:author="He Han" w:date="2026-08-27T17:09:00Z">
              <w:tcPr>
                <w:tcW w:w="390" w:type="pct"/>
                <w:vAlign w:val="center"/>
              </w:tcPr>
            </w:tcPrChange>
          </w:tcPr>
          <w:p w14:paraId="72588C0D" w14:textId="6D00923A" w:rsidR="00EC3A7E" w:rsidRPr="00BB7730" w:rsidDel="00EA35D5" w:rsidRDefault="00EC3A7E" w:rsidP="00A87E1A">
            <w:pPr>
              <w:spacing w:line="240" w:lineRule="exact"/>
              <w:contextualSpacing/>
              <w:jc w:val="center"/>
              <w:rPr>
                <w:del w:id="19161" w:author="He Han" w:date="2026-10-27T17:42:00Z"/>
                <w:rFonts w:ascii="Times New Roman" w:eastAsia="仿宋_GB2312" w:hAnsi="Times New Roman" w:cs="Times New Roman"/>
                <w:color w:val="auto"/>
                <w:sz w:val="18"/>
                <w:szCs w:val="18"/>
              </w:rPr>
            </w:pPr>
            <w:del w:id="19162"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tcPrChange w:id="19163" w:author="He Han" w:date="2026-08-27T17:09:00Z">
              <w:tcPr>
                <w:tcW w:w="563" w:type="pct"/>
              </w:tcPr>
            </w:tcPrChange>
          </w:tcPr>
          <w:p w14:paraId="4A01CACE" w14:textId="16310426" w:rsidR="00EC3A7E" w:rsidRPr="00BB7730" w:rsidDel="00EA35D5" w:rsidRDefault="00EC3A7E" w:rsidP="00A87E1A">
            <w:pPr>
              <w:spacing w:line="240" w:lineRule="exact"/>
              <w:contextualSpacing/>
              <w:jc w:val="center"/>
              <w:rPr>
                <w:del w:id="19164" w:author="He Han" w:date="2026-10-27T17:42:00Z"/>
                <w:rFonts w:ascii="Times New Roman" w:eastAsia="仿宋_GB2312" w:hAnsi="Times New Roman" w:cs="Times New Roman"/>
                <w:color w:val="auto"/>
                <w:sz w:val="18"/>
                <w:szCs w:val="18"/>
              </w:rPr>
            </w:pPr>
            <w:del w:id="19165"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166" w:author="He Han" w:date="2026-08-27T17:09:00Z">
              <w:tcPr>
                <w:tcW w:w="448" w:type="pct"/>
                <w:vAlign w:val="center"/>
              </w:tcPr>
            </w:tcPrChange>
          </w:tcPr>
          <w:p w14:paraId="41CE12E2" w14:textId="43349C57" w:rsidR="00EC3A7E" w:rsidRPr="00BB7730" w:rsidDel="00EA35D5" w:rsidRDefault="00EC3A7E" w:rsidP="00A87E1A">
            <w:pPr>
              <w:spacing w:line="240" w:lineRule="exact"/>
              <w:contextualSpacing/>
              <w:jc w:val="center"/>
              <w:rPr>
                <w:del w:id="19167" w:author="He Han" w:date="2026-10-27T17:42:00Z"/>
                <w:rFonts w:ascii="Times New Roman" w:eastAsia="仿宋_GB2312" w:hAnsi="Times New Roman" w:cs="Times New Roman"/>
                <w:color w:val="auto"/>
                <w:sz w:val="18"/>
                <w:szCs w:val="18"/>
              </w:rPr>
            </w:pPr>
            <w:del w:id="19168"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169" w:author="He Han" w:date="2026-08-27T17:09:00Z">
              <w:tcPr>
                <w:tcW w:w="564" w:type="pct"/>
                <w:vAlign w:val="center"/>
              </w:tcPr>
            </w:tcPrChange>
          </w:tcPr>
          <w:p w14:paraId="19B73DF9" w14:textId="4FDA5D23" w:rsidR="00EC3A7E" w:rsidRPr="00BB7730" w:rsidDel="00EA35D5" w:rsidRDefault="00EC3A7E" w:rsidP="00A87E1A">
            <w:pPr>
              <w:spacing w:line="240" w:lineRule="exact"/>
              <w:contextualSpacing/>
              <w:jc w:val="center"/>
              <w:rPr>
                <w:del w:id="19170" w:author="He Han" w:date="2026-10-27T17:42:00Z"/>
                <w:rFonts w:ascii="Times New Roman" w:eastAsia="仿宋_GB2312" w:hAnsi="Times New Roman" w:cs="Times New Roman"/>
                <w:color w:val="auto"/>
                <w:sz w:val="18"/>
                <w:szCs w:val="18"/>
              </w:rPr>
            </w:pPr>
            <w:del w:id="19171"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172" w:author="He Han" w:date="2026-08-27T17:09:00Z">
              <w:tcPr>
                <w:tcW w:w="564" w:type="pct"/>
                <w:vAlign w:val="center"/>
              </w:tcPr>
            </w:tcPrChange>
          </w:tcPr>
          <w:p w14:paraId="25D13314" w14:textId="6D2A0D34" w:rsidR="00EC3A7E" w:rsidRPr="00BB7730" w:rsidDel="00EA35D5" w:rsidRDefault="00EC3A7E" w:rsidP="00A87E1A">
            <w:pPr>
              <w:spacing w:line="240" w:lineRule="exact"/>
              <w:contextualSpacing/>
              <w:jc w:val="center"/>
              <w:rPr>
                <w:del w:id="19173" w:author="He Han" w:date="2026-10-27T17:42:00Z"/>
                <w:rFonts w:ascii="Times New Roman" w:eastAsia="仿宋_GB2312" w:hAnsi="Times New Roman" w:cs="Times New Roman"/>
                <w:color w:val="auto"/>
                <w:sz w:val="18"/>
                <w:szCs w:val="18"/>
              </w:rPr>
            </w:pPr>
            <w:del w:id="19174"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9175" w:author="He Han" w:date="2026-08-27T17:09:00Z">
              <w:tcPr>
                <w:tcW w:w="533" w:type="pct"/>
                <w:vAlign w:val="center"/>
              </w:tcPr>
            </w:tcPrChange>
          </w:tcPr>
          <w:p w14:paraId="65A153E4" w14:textId="794F81A4" w:rsidR="00EC3A7E" w:rsidRPr="00BB7730" w:rsidDel="00EA35D5" w:rsidRDefault="00EC3A7E" w:rsidP="00A87E1A">
            <w:pPr>
              <w:spacing w:line="240" w:lineRule="exact"/>
              <w:contextualSpacing/>
              <w:jc w:val="center"/>
              <w:rPr>
                <w:del w:id="19176" w:author="He Han" w:date="2026-10-27T17:42:00Z"/>
                <w:rFonts w:ascii="Times New Roman" w:eastAsia="仿宋_GB2312" w:hAnsi="Times New Roman" w:cs="Times New Roman"/>
                <w:color w:val="auto"/>
                <w:sz w:val="18"/>
                <w:szCs w:val="18"/>
                <w:lang w:eastAsia="zh-CN"/>
              </w:rPr>
            </w:pPr>
            <w:del w:id="19177"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9178" w:author="He Han" w:date="2026-08-27T17:09:00Z">
              <w:tcPr>
                <w:tcW w:w="540" w:type="pct"/>
                <w:vAlign w:val="center"/>
              </w:tcPr>
            </w:tcPrChange>
          </w:tcPr>
          <w:p w14:paraId="791C328F" w14:textId="38C8CE59" w:rsidR="00EC3A7E" w:rsidRPr="00BB7730" w:rsidDel="00EA35D5" w:rsidRDefault="00EC3A7E" w:rsidP="00A87E1A">
            <w:pPr>
              <w:spacing w:line="240" w:lineRule="exact"/>
              <w:contextualSpacing/>
              <w:jc w:val="center"/>
              <w:rPr>
                <w:del w:id="19179" w:author="He Han" w:date="2026-10-27T17:42:00Z"/>
                <w:rFonts w:ascii="Times New Roman" w:eastAsia="仿宋_GB2312" w:hAnsi="Times New Roman" w:cs="Times New Roman"/>
                <w:color w:val="auto"/>
                <w:sz w:val="18"/>
                <w:szCs w:val="18"/>
              </w:rPr>
            </w:pPr>
            <w:del w:id="19180" w:author="He Han" w:date="2026-10-27T17:42:00Z">
              <w:r w:rsidRPr="00BB7730" w:rsidDel="00EA35D5">
                <w:rPr>
                  <w:rFonts w:ascii="Times New Roman" w:eastAsia="仿宋_GB2312" w:hAnsi="Times New Roman" w:cs="Times New Roman"/>
                  <w:color w:val="auto"/>
                  <w:sz w:val="18"/>
                  <w:szCs w:val="18"/>
                </w:rPr>
                <w:delText xml:space="preserve">Yes </w:delText>
              </w:r>
            </w:del>
          </w:p>
        </w:tc>
        <w:tc>
          <w:tcPr>
            <w:tcW w:w="412" w:type="pct"/>
            <w:vAlign w:val="center"/>
            <w:tcPrChange w:id="19181" w:author="He Han" w:date="2026-08-27T17:09:00Z">
              <w:tcPr>
                <w:tcW w:w="1" w:type="pct"/>
              </w:tcPr>
            </w:tcPrChange>
          </w:tcPr>
          <w:p w14:paraId="2C71D79A" w14:textId="5E2F9392" w:rsidR="00EC3A7E" w:rsidRPr="00BB7730" w:rsidDel="00EA35D5" w:rsidRDefault="00EC3A7E" w:rsidP="00EC3A7E">
            <w:pPr>
              <w:spacing w:line="240" w:lineRule="exact"/>
              <w:contextualSpacing/>
              <w:jc w:val="center"/>
              <w:rPr>
                <w:del w:id="19182" w:author="He Han" w:date="2026-10-27T17:42:00Z"/>
                <w:rFonts w:ascii="Times New Roman" w:eastAsia="仿宋_GB2312" w:hAnsi="Times New Roman" w:cs="Times New Roman"/>
                <w:color w:val="auto"/>
                <w:sz w:val="20"/>
                <w:szCs w:val="20"/>
              </w:rPr>
            </w:pPr>
          </w:p>
        </w:tc>
        <w:tc>
          <w:tcPr>
            <w:tcW w:w="457" w:type="pct"/>
            <w:vMerge/>
            <w:tcPrChange w:id="19183" w:author="He Han" w:date="2026-08-27T17:09:00Z">
              <w:tcPr>
                <w:tcW w:w="459" w:type="pct"/>
                <w:vMerge/>
              </w:tcPr>
            </w:tcPrChange>
          </w:tcPr>
          <w:p w14:paraId="49CC84E5" w14:textId="623D41CC" w:rsidR="00EC3A7E" w:rsidRPr="00BB7730" w:rsidDel="00EA35D5" w:rsidRDefault="00EC3A7E" w:rsidP="00A87E1A">
            <w:pPr>
              <w:spacing w:line="240" w:lineRule="exact"/>
              <w:contextualSpacing/>
              <w:jc w:val="center"/>
              <w:rPr>
                <w:del w:id="19184" w:author="He Han" w:date="2026-10-27T17:42:00Z"/>
                <w:rFonts w:ascii="Times New Roman" w:eastAsia="仿宋_GB2312" w:hAnsi="Times New Roman" w:cs="Times New Roman"/>
                <w:color w:val="auto"/>
                <w:sz w:val="20"/>
                <w:szCs w:val="20"/>
              </w:rPr>
            </w:pPr>
          </w:p>
        </w:tc>
      </w:tr>
      <w:tr w:rsidR="00EC3A7E" w:rsidRPr="00BB7730" w:rsidDel="00EA35D5" w14:paraId="78EB1575" w14:textId="6855084E" w:rsidTr="00EC3A7E">
        <w:trPr>
          <w:trHeight w:val="455"/>
          <w:jc w:val="center"/>
          <w:del w:id="19185" w:author="He Han" w:date="2026-10-27T17:42:00Z"/>
          <w:trPrChange w:id="19186" w:author="He Han" w:date="2026-08-27T17:09:00Z">
            <w:trPr>
              <w:trHeight w:val="455"/>
              <w:jc w:val="center"/>
            </w:trPr>
          </w:trPrChange>
        </w:trPr>
        <w:tc>
          <w:tcPr>
            <w:tcW w:w="851" w:type="pct"/>
            <w:vAlign w:val="center"/>
            <w:tcPrChange w:id="19187" w:author="He Han" w:date="2026-08-27T17:09:00Z">
              <w:tcPr>
                <w:tcW w:w="939" w:type="pct"/>
                <w:vAlign w:val="center"/>
              </w:tcPr>
            </w:tcPrChange>
          </w:tcPr>
          <w:p w14:paraId="673B4055" w14:textId="7947235F" w:rsidR="00EC3A7E" w:rsidRPr="00BB7730" w:rsidDel="00EA35D5" w:rsidRDefault="00EC3A7E" w:rsidP="00EC3A7E">
            <w:pPr>
              <w:spacing w:line="240" w:lineRule="exact"/>
              <w:contextualSpacing/>
              <w:jc w:val="center"/>
              <w:rPr>
                <w:del w:id="19188" w:author="He Han" w:date="2026-10-27T17:42:00Z"/>
                <w:rFonts w:ascii="Times New Roman" w:eastAsia="仿宋_GB2312" w:hAnsi="Times New Roman" w:cs="Times New Roman"/>
                <w:color w:val="auto"/>
                <w:sz w:val="18"/>
                <w:szCs w:val="18"/>
                <w:lang w:eastAsia="zh-CN"/>
              </w:rPr>
            </w:pPr>
            <w:del w:id="19189" w:author="He Han" w:date="2026-10-27T17:42:00Z">
              <w:r w:rsidRPr="00BB7730" w:rsidDel="00EA35D5">
                <w:rPr>
                  <w:rFonts w:ascii="Times New Roman" w:eastAsia="仿宋_GB2312" w:hAnsi="Times New Roman" w:cs="Times New Roman"/>
                  <w:color w:val="auto"/>
                  <w:sz w:val="18"/>
                  <w:szCs w:val="18"/>
                  <w:lang w:eastAsia="zh-CN"/>
                </w:rPr>
                <w:delText>PyBOP</w:delText>
              </w:r>
            </w:del>
          </w:p>
        </w:tc>
        <w:tc>
          <w:tcPr>
            <w:tcW w:w="390" w:type="pct"/>
            <w:vAlign w:val="center"/>
            <w:tcPrChange w:id="19190" w:author="He Han" w:date="2026-08-27T17:09:00Z">
              <w:tcPr>
                <w:tcW w:w="390" w:type="pct"/>
                <w:vAlign w:val="center"/>
              </w:tcPr>
            </w:tcPrChange>
          </w:tcPr>
          <w:p w14:paraId="671FFC08" w14:textId="56EEE486" w:rsidR="00EC3A7E" w:rsidRPr="00BB7730" w:rsidDel="00EA35D5" w:rsidRDefault="00EC3A7E" w:rsidP="00A87E1A">
            <w:pPr>
              <w:spacing w:line="240" w:lineRule="exact"/>
              <w:contextualSpacing/>
              <w:jc w:val="center"/>
              <w:rPr>
                <w:del w:id="19191" w:author="He Han" w:date="2026-10-27T17:42:00Z"/>
                <w:rFonts w:ascii="Times New Roman" w:eastAsia="仿宋_GB2312" w:hAnsi="Times New Roman" w:cs="Times New Roman"/>
                <w:color w:val="auto"/>
                <w:sz w:val="18"/>
                <w:szCs w:val="18"/>
              </w:rPr>
            </w:pPr>
            <w:del w:id="19192"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tcPrChange w:id="19193" w:author="He Han" w:date="2026-08-27T17:09:00Z">
              <w:tcPr>
                <w:tcW w:w="563" w:type="pct"/>
              </w:tcPr>
            </w:tcPrChange>
          </w:tcPr>
          <w:p w14:paraId="5114A21C" w14:textId="16448F00" w:rsidR="00EC3A7E" w:rsidRPr="00BB7730" w:rsidDel="00EA35D5" w:rsidRDefault="00EC3A7E" w:rsidP="00A87E1A">
            <w:pPr>
              <w:spacing w:line="240" w:lineRule="exact"/>
              <w:contextualSpacing/>
              <w:jc w:val="center"/>
              <w:rPr>
                <w:del w:id="19194" w:author="He Han" w:date="2026-10-27T17:42:00Z"/>
                <w:rFonts w:ascii="Times New Roman" w:eastAsia="仿宋_GB2312" w:hAnsi="Times New Roman" w:cs="Times New Roman"/>
                <w:color w:val="auto"/>
                <w:sz w:val="18"/>
                <w:szCs w:val="18"/>
              </w:rPr>
            </w:pPr>
            <w:del w:id="19195"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196" w:author="He Han" w:date="2026-08-27T17:09:00Z">
              <w:tcPr>
                <w:tcW w:w="448" w:type="pct"/>
                <w:vAlign w:val="center"/>
              </w:tcPr>
            </w:tcPrChange>
          </w:tcPr>
          <w:p w14:paraId="1F9BF8E5" w14:textId="1AE3916F" w:rsidR="00EC3A7E" w:rsidRPr="00BB7730" w:rsidDel="00EA35D5" w:rsidRDefault="00EC3A7E" w:rsidP="00A87E1A">
            <w:pPr>
              <w:spacing w:line="240" w:lineRule="exact"/>
              <w:contextualSpacing/>
              <w:jc w:val="center"/>
              <w:rPr>
                <w:del w:id="19197" w:author="He Han" w:date="2026-10-27T17:42:00Z"/>
                <w:rFonts w:ascii="Times New Roman" w:eastAsia="仿宋_GB2312" w:hAnsi="Times New Roman" w:cs="Times New Roman"/>
                <w:color w:val="auto"/>
                <w:sz w:val="18"/>
                <w:szCs w:val="18"/>
              </w:rPr>
            </w:pPr>
            <w:del w:id="19198"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199" w:author="He Han" w:date="2026-08-27T17:09:00Z">
              <w:tcPr>
                <w:tcW w:w="564" w:type="pct"/>
                <w:vAlign w:val="center"/>
              </w:tcPr>
            </w:tcPrChange>
          </w:tcPr>
          <w:p w14:paraId="3DA8322C" w14:textId="6DAB2C06" w:rsidR="00EC3A7E" w:rsidRPr="00BB7730" w:rsidDel="00EA35D5" w:rsidRDefault="00EC3A7E" w:rsidP="00A87E1A">
            <w:pPr>
              <w:spacing w:line="240" w:lineRule="exact"/>
              <w:contextualSpacing/>
              <w:jc w:val="center"/>
              <w:rPr>
                <w:del w:id="19200" w:author="He Han" w:date="2026-10-27T17:42:00Z"/>
                <w:rFonts w:ascii="Times New Roman" w:eastAsia="仿宋_GB2312" w:hAnsi="Times New Roman" w:cs="Times New Roman"/>
                <w:color w:val="auto"/>
                <w:sz w:val="18"/>
                <w:szCs w:val="18"/>
              </w:rPr>
            </w:pPr>
            <w:del w:id="19201"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202" w:author="He Han" w:date="2026-08-27T17:09:00Z">
              <w:tcPr>
                <w:tcW w:w="564" w:type="pct"/>
                <w:vAlign w:val="center"/>
              </w:tcPr>
            </w:tcPrChange>
          </w:tcPr>
          <w:p w14:paraId="789998AC" w14:textId="4DD19F7C" w:rsidR="00EC3A7E" w:rsidRPr="00BB7730" w:rsidDel="00EA35D5" w:rsidRDefault="00EC3A7E" w:rsidP="00A87E1A">
            <w:pPr>
              <w:spacing w:line="240" w:lineRule="exact"/>
              <w:contextualSpacing/>
              <w:jc w:val="center"/>
              <w:rPr>
                <w:del w:id="19203" w:author="He Han" w:date="2026-10-27T17:42:00Z"/>
                <w:rFonts w:ascii="Times New Roman" w:eastAsia="仿宋_GB2312" w:hAnsi="Times New Roman" w:cs="Times New Roman"/>
                <w:color w:val="auto"/>
                <w:sz w:val="18"/>
                <w:szCs w:val="18"/>
              </w:rPr>
            </w:pPr>
            <w:del w:id="19204" w:author="He Han" w:date="2026-10-27T17:42:00Z">
              <w:r w:rsidRPr="00BB7730" w:rsidDel="00EA35D5">
                <w:rPr>
                  <w:rFonts w:ascii="Times New Roman" w:eastAsia="仿宋_GB2312" w:hAnsi="Times New Roman" w:cs="Times New Roman"/>
                  <w:color w:val="auto"/>
                  <w:sz w:val="18"/>
                  <w:szCs w:val="18"/>
                </w:rPr>
                <w:delText>Yes</w:delText>
              </w:r>
            </w:del>
          </w:p>
        </w:tc>
        <w:tc>
          <w:tcPr>
            <w:tcW w:w="480" w:type="pct"/>
            <w:vAlign w:val="center"/>
            <w:tcPrChange w:id="19205" w:author="He Han" w:date="2026-08-27T17:09:00Z">
              <w:tcPr>
                <w:tcW w:w="533" w:type="pct"/>
                <w:vAlign w:val="center"/>
              </w:tcPr>
            </w:tcPrChange>
          </w:tcPr>
          <w:p w14:paraId="378304C2" w14:textId="20649AEB" w:rsidR="00EC3A7E" w:rsidRPr="00BB7730" w:rsidDel="00EA35D5" w:rsidRDefault="00EC3A7E" w:rsidP="00A87E1A">
            <w:pPr>
              <w:spacing w:line="240" w:lineRule="exact"/>
              <w:contextualSpacing/>
              <w:jc w:val="center"/>
              <w:rPr>
                <w:del w:id="19206" w:author="He Han" w:date="2026-10-27T17:42:00Z"/>
                <w:rFonts w:ascii="Times New Roman" w:eastAsia="仿宋_GB2312" w:hAnsi="Times New Roman" w:cs="Times New Roman"/>
                <w:color w:val="auto"/>
                <w:sz w:val="18"/>
                <w:szCs w:val="18"/>
                <w:lang w:eastAsia="zh-CN"/>
              </w:rPr>
            </w:pPr>
            <w:del w:id="19207" w:author="He Han" w:date="2026-10-27T17:42:00Z">
              <w:r w:rsidRPr="00BB7730" w:rsidDel="00EA35D5">
                <w:rPr>
                  <w:rFonts w:ascii="Times New Roman" w:eastAsia="仿宋_GB2312" w:hAnsi="Times New Roman" w:cs="Times New Roman"/>
                  <w:color w:val="auto"/>
                  <w:sz w:val="18"/>
                  <w:szCs w:val="18"/>
                </w:rPr>
                <w:delText>Yes</w:delText>
              </w:r>
            </w:del>
          </w:p>
        </w:tc>
        <w:tc>
          <w:tcPr>
            <w:tcW w:w="487" w:type="pct"/>
            <w:vAlign w:val="center"/>
            <w:tcPrChange w:id="19208" w:author="He Han" w:date="2026-08-27T17:09:00Z">
              <w:tcPr>
                <w:tcW w:w="540" w:type="pct"/>
                <w:vAlign w:val="center"/>
              </w:tcPr>
            </w:tcPrChange>
          </w:tcPr>
          <w:p w14:paraId="385A4D22" w14:textId="3658DBF7" w:rsidR="00EC3A7E" w:rsidRPr="00BB7730" w:rsidDel="00EA35D5" w:rsidRDefault="00EC3A7E" w:rsidP="00A87E1A">
            <w:pPr>
              <w:spacing w:line="240" w:lineRule="exact"/>
              <w:contextualSpacing/>
              <w:jc w:val="center"/>
              <w:rPr>
                <w:del w:id="19209" w:author="He Han" w:date="2026-10-27T17:42:00Z"/>
                <w:rFonts w:ascii="Times New Roman" w:eastAsia="仿宋_GB2312" w:hAnsi="Times New Roman" w:cs="Times New Roman"/>
                <w:color w:val="auto"/>
                <w:sz w:val="18"/>
                <w:szCs w:val="18"/>
              </w:rPr>
            </w:pPr>
            <w:del w:id="19210" w:author="He Han" w:date="2026-10-27T17:42:00Z">
              <w:r w:rsidRPr="00BB7730" w:rsidDel="00EA35D5">
                <w:rPr>
                  <w:rFonts w:ascii="Times New Roman" w:eastAsia="仿宋_GB2312" w:hAnsi="Times New Roman" w:cs="Times New Roman"/>
                  <w:color w:val="auto"/>
                  <w:sz w:val="18"/>
                  <w:szCs w:val="18"/>
                </w:rPr>
                <w:delText xml:space="preserve">Yes </w:delText>
              </w:r>
            </w:del>
          </w:p>
        </w:tc>
        <w:tc>
          <w:tcPr>
            <w:tcW w:w="412" w:type="pct"/>
            <w:vAlign w:val="center"/>
            <w:tcPrChange w:id="19211" w:author="He Han" w:date="2026-08-27T17:09:00Z">
              <w:tcPr>
                <w:tcW w:w="1" w:type="pct"/>
              </w:tcPr>
            </w:tcPrChange>
          </w:tcPr>
          <w:p w14:paraId="2588C3F2" w14:textId="374B8D4B" w:rsidR="00EC3A7E" w:rsidRPr="00BB7730" w:rsidDel="00EA35D5" w:rsidRDefault="00EC3A7E" w:rsidP="00EC3A7E">
            <w:pPr>
              <w:spacing w:line="240" w:lineRule="exact"/>
              <w:contextualSpacing/>
              <w:jc w:val="center"/>
              <w:rPr>
                <w:del w:id="19212" w:author="He Han" w:date="2026-10-27T17:42:00Z"/>
                <w:rFonts w:ascii="Times New Roman" w:eastAsia="仿宋_GB2312" w:hAnsi="Times New Roman" w:cs="Times New Roman"/>
                <w:color w:val="auto"/>
                <w:sz w:val="20"/>
                <w:szCs w:val="20"/>
              </w:rPr>
            </w:pPr>
          </w:p>
        </w:tc>
        <w:tc>
          <w:tcPr>
            <w:tcW w:w="457" w:type="pct"/>
            <w:vMerge/>
            <w:tcPrChange w:id="19213" w:author="He Han" w:date="2026-08-27T17:09:00Z">
              <w:tcPr>
                <w:tcW w:w="459" w:type="pct"/>
                <w:vMerge/>
              </w:tcPr>
            </w:tcPrChange>
          </w:tcPr>
          <w:p w14:paraId="7B4DF634" w14:textId="687840A6" w:rsidR="00EC3A7E" w:rsidRPr="00BB7730" w:rsidDel="00EA35D5" w:rsidRDefault="00EC3A7E" w:rsidP="00A87E1A">
            <w:pPr>
              <w:spacing w:line="240" w:lineRule="exact"/>
              <w:contextualSpacing/>
              <w:jc w:val="center"/>
              <w:rPr>
                <w:del w:id="19214" w:author="He Han" w:date="2026-10-27T17:42:00Z"/>
                <w:rFonts w:ascii="Times New Roman" w:eastAsia="仿宋_GB2312" w:hAnsi="Times New Roman" w:cs="Times New Roman"/>
                <w:color w:val="auto"/>
                <w:sz w:val="20"/>
                <w:szCs w:val="20"/>
              </w:rPr>
            </w:pPr>
          </w:p>
        </w:tc>
      </w:tr>
      <w:tr w:rsidR="00EC3A7E" w:rsidRPr="00BB7730" w:rsidDel="00EA35D5" w14:paraId="24143545" w14:textId="53BEBDB8" w:rsidTr="00EC3A7E">
        <w:trPr>
          <w:trHeight w:val="455"/>
          <w:jc w:val="center"/>
          <w:del w:id="19215" w:author="He Han" w:date="2026-10-27T17:42:00Z"/>
          <w:trPrChange w:id="19216" w:author="He Han" w:date="2026-08-27T17:09:00Z">
            <w:trPr>
              <w:trHeight w:val="455"/>
              <w:jc w:val="center"/>
            </w:trPr>
          </w:trPrChange>
        </w:trPr>
        <w:tc>
          <w:tcPr>
            <w:tcW w:w="851" w:type="pct"/>
            <w:vAlign w:val="center"/>
            <w:tcPrChange w:id="19217" w:author="He Han" w:date="2026-08-27T17:09:00Z">
              <w:tcPr>
                <w:tcW w:w="939" w:type="pct"/>
                <w:vAlign w:val="center"/>
              </w:tcPr>
            </w:tcPrChange>
          </w:tcPr>
          <w:p w14:paraId="6DA33159" w14:textId="41D17243" w:rsidR="00EC3A7E" w:rsidRPr="00BB7730" w:rsidDel="00EA35D5" w:rsidRDefault="00EC3A7E" w:rsidP="00EC3A7E">
            <w:pPr>
              <w:spacing w:line="240" w:lineRule="exact"/>
              <w:contextualSpacing/>
              <w:jc w:val="center"/>
              <w:rPr>
                <w:del w:id="19218" w:author="He Han" w:date="2026-10-27T17:42:00Z"/>
                <w:rFonts w:ascii="Times New Roman" w:eastAsia="仿宋_GB2312" w:hAnsi="Times New Roman" w:cs="Times New Roman"/>
                <w:color w:val="auto"/>
                <w:sz w:val="18"/>
                <w:szCs w:val="18"/>
                <w:lang w:eastAsia="zh-CN"/>
              </w:rPr>
            </w:pPr>
            <w:del w:id="19219" w:author="He Han" w:date="2026-10-27T17:42:00Z">
              <w:r w:rsidRPr="00BB7730" w:rsidDel="00EA35D5">
                <w:rPr>
                  <w:rFonts w:ascii="Times New Roman" w:eastAsia="仿宋_GB2312" w:hAnsi="Times New Roman" w:cs="Times New Roman"/>
                  <w:color w:val="auto"/>
                  <w:sz w:val="18"/>
                  <w:szCs w:val="18"/>
                  <w:lang w:eastAsia="zh-CN"/>
                </w:rPr>
                <w:delText>DIC</w:delText>
              </w:r>
            </w:del>
          </w:p>
        </w:tc>
        <w:tc>
          <w:tcPr>
            <w:tcW w:w="390" w:type="pct"/>
            <w:vAlign w:val="center"/>
            <w:tcPrChange w:id="19220" w:author="He Han" w:date="2026-08-27T17:09:00Z">
              <w:tcPr>
                <w:tcW w:w="390" w:type="pct"/>
                <w:vAlign w:val="center"/>
              </w:tcPr>
            </w:tcPrChange>
          </w:tcPr>
          <w:p w14:paraId="28A90950" w14:textId="32386AA5" w:rsidR="00EC3A7E" w:rsidRPr="00BB7730" w:rsidDel="00EA35D5" w:rsidRDefault="00EC3A7E" w:rsidP="00866D7C">
            <w:pPr>
              <w:spacing w:line="240" w:lineRule="exact"/>
              <w:contextualSpacing/>
              <w:jc w:val="center"/>
              <w:rPr>
                <w:del w:id="19221" w:author="He Han" w:date="2026-10-27T17:42:00Z"/>
                <w:rFonts w:ascii="Times New Roman" w:eastAsia="仿宋_GB2312" w:hAnsi="Times New Roman" w:cs="Times New Roman"/>
                <w:color w:val="auto"/>
                <w:sz w:val="18"/>
                <w:szCs w:val="18"/>
              </w:rPr>
            </w:pPr>
            <w:del w:id="19222"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223" w:author="He Han" w:date="2026-08-27T17:09:00Z">
              <w:tcPr>
                <w:tcW w:w="563" w:type="pct"/>
                <w:vAlign w:val="center"/>
              </w:tcPr>
            </w:tcPrChange>
          </w:tcPr>
          <w:p w14:paraId="77D6FDC7" w14:textId="36E8630D" w:rsidR="00EC3A7E" w:rsidRPr="00BB7730" w:rsidDel="00EA35D5" w:rsidRDefault="00EC3A7E" w:rsidP="00866D7C">
            <w:pPr>
              <w:spacing w:line="240" w:lineRule="exact"/>
              <w:contextualSpacing/>
              <w:jc w:val="center"/>
              <w:rPr>
                <w:del w:id="19224" w:author="He Han" w:date="2026-10-27T17:42:00Z"/>
                <w:rFonts w:ascii="Times New Roman" w:eastAsia="仿宋_GB2312" w:hAnsi="Times New Roman" w:cs="Times New Roman"/>
                <w:color w:val="auto"/>
                <w:sz w:val="18"/>
                <w:szCs w:val="18"/>
              </w:rPr>
            </w:pPr>
            <w:del w:id="19225"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226" w:author="He Han" w:date="2026-08-27T17:09:00Z">
              <w:tcPr>
                <w:tcW w:w="448" w:type="pct"/>
                <w:vAlign w:val="center"/>
              </w:tcPr>
            </w:tcPrChange>
          </w:tcPr>
          <w:p w14:paraId="0DD2B295" w14:textId="2CFDF57C" w:rsidR="00EC3A7E" w:rsidRPr="00BB7730" w:rsidDel="00EA35D5" w:rsidRDefault="00EC3A7E" w:rsidP="00866D7C">
            <w:pPr>
              <w:spacing w:line="240" w:lineRule="exact"/>
              <w:contextualSpacing/>
              <w:jc w:val="center"/>
              <w:rPr>
                <w:del w:id="19227" w:author="He Han" w:date="2026-10-27T17:42:00Z"/>
                <w:rFonts w:ascii="Times New Roman" w:eastAsia="仿宋_GB2312" w:hAnsi="Times New Roman" w:cs="Times New Roman"/>
                <w:color w:val="auto"/>
                <w:sz w:val="18"/>
                <w:szCs w:val="18"/>
              </w:rPr>
            </w:pPr>
            <w:del w:id="19228"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229" w:author="He Han" w:date="2026-08-27T17:09:00Z">
              <w:tcPr>
                <w:tcW w:w="564" w:type="pct"/>
                <w:vAlign w:val="center"/>
              </w:tcPr>
            </w:tcPrChange>
          </w:tcPr>
          <w:p w14:paraId="6719B832" w14:textId="3ACFB92C" w:rsidR="00EC3A7E" w:rsidRPr="00BB7730" w:rsidDel="00EA35D5" w:rsidRDefault="00EC3A7E" w:rsidP="00866D7C">
            <w:pPr>
              <w:spacing w:line="240" w:lineRule="exact"/>
              <w:contextualSpacing/>
              <w:jc w:val="center"/>
              <w:rPr>
                <w:del w:id="19230" w:author="He Han" w:date="2026-10-27T17:42:00Z"/>
                <w:rFonts w:ascii="Times New Roman" w:eastAsia="仿宋_GB2312" w:hAnsi="Times New Roman" w:cs="Times New Roman"/>
                <w:color w:val="auto"/>
                <w:sz w:val="18"/>
                <w:szCs w:val="18"/>
              </w:rPr>
            </w:pPr>
            <w:del w:id="19231"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232" w:author="He Han" w:date="2026-08-27T17:09:00Z">
              <w:tcPr>
                <w:tcW w:w="564" w:type="pct"/>
                <w:vAlign w:val="center"/>
              </w:tcPr>
            </w:tcPrChange>
          </w:tcPr>
          <w:p w14:paraId="60BC4D99" w14:textId="7719654D" w:rsidR="00EC3A7E" w:rsidRPr="00BB7730" w:rsidDel="00EA35D5" w:rsidRDefault="00EC3A7E" w:rsidP="00866D7C">
            <w:pPr>
              <w:spacing w:line="240" w:lineRule="exact"/>
              <w:contextualSpacing/>
              <w:jc w:val="center"/>
              <w:rPr>
                <w:del w:id="19233" w:author="He Han" w:date="2026-10-27T17:42:00Z"/>
                <w:rFonts w:ascii="Times New Roman" w:eastAsia="仿宋_GB2312" w:hAnsi="Times New Roman" w:cs="Times New Roman"/>
                <w:color w:val="auto"/>
                <w:sz w:val="18"/>
                <w:szCs w:val="18"/>
              </w:rPr>
            </w:pPr>
            <w:del w:id="19234"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235" w:author="He Han" w:date="2026-08-27T17:09:00Z">
              <w:tcPr>
                <w:tcW w:w="533" w:type="pct"/>
                <w:vAlign w:val="center"/>
              </w:tcPr>
            </w:tcPrChange>
          </w:tcPr>
          <w:p w14:paraId="32F9D4F4" w14:textId="3329540C" w:rsidR="00EC3A7E" w:rsidRPr="00BB7730" w:rsidDel="00EA35D5" w:rsidRDefault="00EC3A7E" w:rsidP="00866D7C">
            <w:pPr>
              <w:spacing w:line="240" w:lineRule="exact"/>
              <w:contextualSpacing/>
              <w:jc w:val="center"/>
              <w:rPr>
                <w:del w:id="19236" w:author="He Han" w:date="2026-10-27T17:42:00Z"/>
                <w:rFonts w:ascii="Times New Roman" w:eastAsia="仿宋_GB2312" w:hAnsi="Times New Roman" w:cs="Times New Roman"/>
                <w:color w:val="auto"/>
                <w:sz w:val="18"/>
                <w:szCs w:val="18"/>
                <w:lang w:eastAsia="zh-CN"/>
              </w:rPr>
            </w:pPr>
            <w:del w:id="19237"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238" w:author="He Han" w:date="2026-08-27T17:09:00Z">
              <w:tcPr>
                <w:tcW w:w="540" w:type="pct"/>
                <w:vAlign w:val="center"/>
              </w:tcPr>
            </w:tcPrChange>
          </w:tcPr>
          <w:p w14:paraId="356B5D79" w14:textId="39FE117E" w:rsidR="00EC3A7E" w:rsidRPr="00BB7730" w:rsidDel="00EA35D5" w:rsidRDefault="00EC3A7E" w:rsidP="00866D7C">
            <w:pPr>
              <w:spacing w:line="240" w:lineRule="exact"/>
              <w:contextualSpacing/>
              <w:jc w:val="center"/>
              <w:rPr>
                <w:del w:id="19239" w:author="He Han" w:date="2026-10-27T17:42:00Z"/>
                <w:rFonts w:ascii="Times New Roman" w:eastAsia="仿宋_GB2312" w:hAnsi="Times New Roman" w:cs="Times New Roman"/>
                <w:color w:val="auto"/>
                <w:sz w:val="18"/>
                <w:szCs w:val="18"/>
              </w:rPr>
            </w:pPr>
            <w:del w:id="19240"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241" w:author="He Han" w:date="2026-08-27T17:09:00Z">
              <w:tcPr>
                <w:tcW w:w="1" w:type="pct"/>
              </w:tcPr>
            </w:tcPrChange>
          </w:tcPr>
          <w:p w14:paraId="2FD32DE3" w14:textId="7622D49D" w:rsidR="00EC3A7E" w:rsidRPr="00BB7730" w:rsidDel="00EA35D5" w:rsidRDefault="00EC3A7E" w:rsidP="00EC3A7E">
            <w:pPr>
              <w:spacing w:line="240" w:lineRule="exact"/>
              <w:contextualSpacing/>
              <w:jc w:val="center"/>
              <w:rPr>
                <w:del w:id="19242" w:author="He Han" w:date="2026-10-27T17:42:00Z"/>
                <w:rFonts w:ascii="Times New Roman" w:eastAsia="仿宋_GB2312" w:hAnsi="Times New Roman" w:cs="Times New Roman"/>
                <w:color w:val="auto"/>
                <w:sz w:val="18"/>
                <w:szCs w:val="18"/>
              </w:rPr>
            </w:pPr>
          </w:p>
        </w:tc>
        <w:tc>
          <w:tcPr>
            <w:tcW w:w="457" w:type="pct"/>
            <w:vMerge w:val="restart"/>
            <w:tcPrChange w:id="19243" w:author="He Han" w:date="2026-08-27T17:09:00Z">
              <w:tcPr>
                <w:tcW w:w="459" w:type="pct"/>
                <w:vMerge w:val="restart"/>
              </w:tcPr>
            </w:tcPrChange>
          </w:tcPr>
          <w:p w14:paraId="72EDB3B6" w14:textId="06F3D854" w:rsidR="00EC3A7E" w:rsidRPr="00BB7730" w:rsidDel="00EA35D5" w:rsidRDefault="00EC3A7E" w:rsidP="00866D7C">
            <w:pPr>
              <w:spacing w:line="240" w:lineRule="exact"/>
              <w:contextualSpacing/>
              <w:jc w:val="center"/>
              <w:rPr>
                <w:del w:id="19244" w:author="He Han" w:date="2026-10-27T17:42:00Z"/>
                <w:rFonts w:ascii="Times New Roman" w:eastAsia="仿宋_GB2312" w:hAnsi="Times New Roman" w:cs="Times New Roman"/>
                <w:color w:val="auto"/>
                <w:sz w:val="20"/>
                <w:szCs w:val="20"/>
              </w:rPr>
            </w:pPr>
            <w:ins w:id="19245" w:author="Xuning Wei12232" w:date="2026-07-27T23:46:00Z">
              <w:del w:id="19246" w:author="He Han" w:date="2026-10-27T17:42:00Z">
                <w:r w:rsidRPr="00BB7730" w:rsidDel="00EA35D5">
                  <w:rPr>
                    <w:rFonts w:ascii="Times New Roman" w:eastAsia="仿宋_GB2312" w:hAnsi="Times New Roman" w:cs="Times New Roman"/>
                    <w:color w:val="auto"/>
                    <w:sz w:val="18"/>
                    <w:szCs w:val="18"/>
                  </w:rPr>
                  <w:delText>Based on production experience of batch CPo140020-02-01-01~04;</w:delText>
                </w:r>
              </w:del>
            </w:ins>
          </w:p>
        </w:tc>
      </w:tr>
      <w:tr w:rsidR="00EC3A7E" w:rsidRPr="00BB7730" w:rsidDel="00EA35D5" w14:paraId="788E8099" w14:textId="5071BDA0" w:rsidTr="00EC3A7E">
        <w:trPr>
          <w:trHeight w:val="455"/>
          <w:jc w:val="center"/>
          <w:del w:id="19247" w:author="He Han" w:date="2026-10-27T17:42:00Z"/>
          <w:trPrChange w:id="19248" w:author="He Han" w:date="2026-08-27T17:09:00Z">
            <w:trPr>
              <w:trHeight w:val="455"/>
              <w:jc w:val="center"/>
            </w:trPr>
          </w:trPrChange>
        </w:trPr>
        <w:tc>
          <w:tcPr>
            <w:tcW w:w="851" w:type="pct"/>
            <w:vAlign w:val="center"/>
            <w:tcPrChange w:id="19249" w:author="He Han" w:date="2026-08-27T17:09:00Z">
              <w:tcPr>
                <w:tcW w:w="939" w:type="pct"/>
                <w:vAlign w:val="center"/>
              </w:tcPr>
            </w:tcPrChange>
          </w:tcPr>
          <w:p w14:paraId="364C5E20" w14:textId="10A7CF8A" w:rsidR="00EC3A7E" w:rsidRPr="00BB7730" w:rsidDel="00EA35D5" w:rsidRDefault="00EC3A7E" w:rsidP="00EC3A7E">
            <w:pPr>
              <w:spacing w:line="240" w:lineRule="exact"/>
              <w:contextualSpacing/>
              <w:jc w:val="center"/>
              <w:rPr>
                <w:del w:id="19250" w:author="He Han" w:date="2026-10-27T17:42:00Z"/>
                <w:rFonts w:ascii="Times New Roman" w:eastAsia="仿宋_GB2312" w:hAnsi="Times New Roman" w:cs="Times New Roman"/>
                <w:color w:val="auto"/>
                <w:sz w:val="18"/>
                <w:szCs w:val="18"/>
                <w:lang w:eastAsia="zh-CN"/>
              </w:rPr>
            </w:pPr>
            <w:del w:id="19251" w:author="He Han" w:date="2026-10-27T17:42:00Z">
              <w:r w:rsidRPr="00BB7730" w:rsidDel="00EA35D5">
                <w:rPr>
                  <w:rFonts w:ascii="Times New Roman" w:eastAsia="仿宋_GB2312" w:hAnsi="Times New Roman" w:cs="Times New Roman"/>
                  <w:color w:val="auto"/>
                  <w:sz w:val="18"/>
                  <w:szCs w:val="18"/>
                  <w:lang w:eastAsia="zh-CN"/>
                </w:rPr>
                <w:delText>Methanol</w:delText>
              </w:r>
            </w:del>
          </w:p>
        </w:tc>
        <w:tc>
          <w:tcPr>
            <w:tcW w:w="390" w:type="pct"/>
            <w:vAlign w:val="center"/>
            <w:tcPrChange w:id="19252" w:author="He Han" w:date="2026-08-27T17:09:00Z">
              <w:tcPr>
                <w:tcW w:w="390" w:type="pct"/>
                <w:vAlign w:val="center"/>
              </w:tcPr>
            </w:tcPrChange>
          </w:tcPr>
          <w:p w14:paraId="2AC3C519" w14:textId="540DED08" w:rsidR="00EC3A7E" w:rsidRPr="00BB7730" w:rsidDel="00EA35D5" w:rsidRDefault="00EC3A7E" w:rsidP="00866D7C">
            <w:pPr>
              <w:spacing w:line="240" w:lineRule="exact"/>
              <w:contextualSpacing/>
              <w:jc w:val="center"/>
              <w:rPr>
                <w:del w:id="19253" w:author="He Han" w:date="2026-10-27T17:42:00Z"/>
                <w:rFonts w:ascii="Times New Roman" w:eastAsia="仿宋_GB2312" w:hAnsi="Times New Roman" w:cs="Times New Roman"/>
                <w:color w:val="auto"/>
                <w:sz w:val="18"/>
                <w:szCs w:val="18"/>
              </w:rPr>
            </w:pPr>
            <w:del w:id="1925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255" w:author="He Han" w:date="2026-08-27T17:09:00Z">
              <w:tcPr>
                <w:tcW w:w="563" w:type="pct"/>
                <w:vAlign w:val="center"/>
              </w:tcPr>
            </w:tcPrChange>
          </w:tcPr>
          <w:p w14:paraId="336D10E5" w14:textId="20699140" w:rsidR="00EC3A7E" w:rsidRPr="00BB7730" w:rsidDel="00EA35D5" w:rsidRDefault="00EC3A7E" w:rsidP="00866D7C">
            <w:pPr>
              <w:spacing w:line="240" w:lineRule="exact"/>
              <w:contextualSpacing/>
              <w:jc w:val="center"/>
              <w:rPr>
                <w:del w:id="19256" w:author="He Han" w:date="2026-10-27T17:42:00Z"/>
                <w:rFonts w:ascii="Times New Roman" w:eastAsia="仿宋_GB2312" w:hAnsi="Times New Roman" w:cs="Times New Roman"/>
                <w:color w:val="auto"/>
                <w:sz w:val="18"/>
                <w:szCs w:val="18"/>
              </w:rPr>
            </w:pPr>
            <w:del w:id="1925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258" w:author="He Han" w:date="2026-08-27T17:09:00Z">
              <w:tcPr>
                <w:tcW w:w="448" w:type="pct"/>
                <w:vAlign w:val="center"/>
              </w:tcPr>
            </w:tcPrChange>
          </w:tcPr>
          <w:p w14:paraId="7A2DFF99" w14:textId="534FEAB0" w:rsidR="00EC3A7E" w:rsidRPr="00BB7730" w:rsidDel="00EA35D5" w:rsidRDefault="00EC3A7E" w:rsidP="00866D7C">
            <w:pPr>
              <w:spacing w:line="240" w:lineRule="exact"/>
              <w:contextualSpacing/>
              <w:jc w:val="center"/>
              <w:rPr>
                <w:del w:id="19259" w:author="He Han" w:date="2026-10-27T17:42:00Z"/>
                <w:rFonts w:ascii="Times New Roman" w:eastAsia="仿宋_GB2312" w:hAnsi="Times New Roman" w:cs="Times New Roman"/>
                <w:color w:val="auto"/>
                <w:sz w:val="18"/>
                <w:szCs w:val="18"/>
              </w:rPr>
            </w:pPr>
            <w:del w:id="1926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261" w:author="He Han" w:date="2026-08-27T17:09:00Z">
              <w:tcPr>
                <w:tcW w:w="564" w:type="pct"/>
                <w:vAlign w:val="center"/>
              </w:tcPr>
            </w:tcPrChange>
          </w:tcPr>
          <w:p w14:paraId="51B38BB0" w14:textId="7D4C00D0" w:rsidR="00EC3A7E" w:rsidRPr="00BB7730" w:rsidDel="00EA35D5" w:rsidRDefault="00EC3A7E" w:rsidP="00866D7C">
            <w:pPr>
              <w:spacing w:line="240" w:lineRule="exact"/>
              <w:contextualSpacing/>
              <w:jc w:val="center"/>
              <w:rPr>
                <w:del w:id="19262" w:author="He Han" w:date="2026-10-27T17:42:00Z"/>
                <w:rFonts w:ascii="Times New Roman" w:eastAsia="仿宋_GB2312" w:hAnsi="Times New Roman" w:cs="Times New Roman"/>
                <w:color w:val="auto"/>
                <w:sz w:val="18"/>
                <w:szCs w:val="18"/>
              </w:rPr>
            </w:pPr>
            <w:del w:id="19263"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264" w:author="He Han" w:date="2026-08-27T17:09:00Z">
              <w:tcPr>
                <w:tcW w:w="564" w:type="pct"/>
                <w:vAlign w:val="center"/>
              </w:tcPr>
            </w:tcPrChange>
          </w:tcPr>
          <w:p w14:paraId="7002C98F" w14:textId="6C83BE11" w:rsidR="00EC3A7E" w:rsidRPr="00BB7730" w:rsidDel="00EA35D5" w:rsidRDefault="00EC3A7E" w:rsidP="00866D7C">
            <w:pPr>
              <w:spacing w:line="240" w:lineRule="exact"/>
              <w:contextualSpacing/>
              <w:jc w:val="center"/>
              <w:rPr>
                <w:del w:id="19265" w:author="He Han" w:date="2026-10-27T17:42:00Z"/>
                <w:rFonts w:ascii="Times New Roman" w:eastAsia="仿宋_GB2312" w:hAnsi="Times New Roman" w:cs="Times New Roman"/>
                <w:color w:val="auto"/>
                <w:sz w:val="18"/>
                <w:szCs w:val="18"/>
              </w:rPr>
            </w:pPr>
            <w:del w:id="1926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267" w:author="He Han" w:date="2026-08-27T17:09:00Z">
              <w:tcPr>
                <w:tcW w:w="533" w:type="pct"/>
                <w:vAlign w:val="center"/>
              </w:tcPr>
            </w:tcPrChange>
          </w:tcPr>
          <w:p w14:paraId="35FB5EFF" w14:textId="76BE0AE0" w:rsidR="00EC3A7E" w:rsidRPr="00BB7730" w:rsidDel="00EA35D5" w:rsidRDefault="00EC3A7E" w:rsidP="00866D7C">
            <w:pPr>
              <w:spacing w:line="240" w:lineRule="exact"/>
              <w:contextualSpacing/>
              <w:jc w:val="center"/>
              <w:rPr>
                <w:del w:id="19268" w:author="He Han" w:date="2026-10-27T17:42:00Z"/>
                <w:rFonts w:ascii="Times New Roman" w:eastAsia="仿宋_GB2312" w:hAnsi="Times New Roman" w:cs="Times New Roman"/>
                <w:color w:val="auto"/>
                <w:sz w:val="18"/>
                <w:szCs w:val="18"/>
                <w:lang w:eastAsia="zh-CN"/>
              </w:rPr>
            </w:pPr>
            <w:del w:id="19269"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270" w:author="He Han" w:date="2026-08-27T17:09:00Z">
              <w:tcPr>
                <w:tcW w:w="540" w:type="pct"/>
                <w:vAlign w:val="center"/>
              </w:tcPr>
            </w:tcPrChange>
          </w:tcPr>
          <w:p w14:paraId="077833C8" w14:textId="62293812" w:rsidR="00EC3A7E" w:rsidRPr="00BB7730" w:rsidDel="00EA35D5" w:rsidRDefault="00EC3A7E" w:rsidP="00866D7C">
            <w:pPr>
              <w:spacing w:line="240" w:lineRule="exact"/>
              <w:contextualSpacing/>
              <w:jc w:val="center"/>
              <w:rPr>
                <w:del w:id="19271" w:author="He Han" w:date="2026-10-27T17:42:00Z"/>
                <w:rFonts w:ascii="Times New Roman" w:eastAsia="仿宋_GB2312" w:hAnsi="Times New Roman" w:cs="Times New Roman"/>
                <w:color w:val="auto"/>
                <w:sz w:val="18"/>
                <w:szCs w:val="18"/>
              </w:rPr>
            </w:pPr>
            <w:del w:id="19272"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273" w:author="He Han" w:date="2026-08-27T17:09:00Z">
              <w:tcPr>
                <w:tcW w:w="1" w:type="pct"/>
              </w:tcPr>
            </w:tcPrChange>
          </w:tcPr>
          <w:p w14:paraId="75E9F639" w14:textId="0B040376" w:rsidR="00EC3A7E" w:rsidRPr="00BB7730" w:rsidDel="00EA35D5" w:rsidRDefault="00EC3A7E" w:rsidP="00EC3A7E">
            <w:pPr>
              <w:spacing w:line="240" w:lineRule="exact"/>
              <w:contextualSpacing/>
              <w:jc w:val="center"/>
              <w:rPr>
                <w:del w:id="19274" w:author="He Han" w:date="2026-10-27T17:42:00Z"/>
                <w:rFonts w:ascii="Times New Roman" w:eastAsia="仿宋_GB2312" w:hAnsi="Times New Roman" w:cs="Times New Roman"/>
                <w:color w:val="auto"/>
                <w:sz w:val="20"/>
                <w:szCs w:val="20"/>
              </w:rPr>
            </w:pPr>
          </w:p>
        </w:tc>
        <w:tc>
          <w:tcPr>
            <w:tcW w:w="457" w:type="pct"/>
            <w:vMerge/>
            <w:tcPrChange w:id="19275" w:author="He Han" w:date="2026-08-27T17:09:00Z">
              <w:tcPr>
                <w:tcW w:w="459" w:type="pct"/>
                <w:vMerge/>
              </w:tcPr>
            </w:tcPrChange>
          </w:tcPr>
          <w:p w14:paraId="29673CA6" w14:textId="3405754C" w:rsidR="00EC3A7E" w:rsidRPr="00BB7730" w:rsidDel="00EA35D5" w:rsidRDefault="00EC3A7E" w:rsidP="00866D7C">
            <w:pPr>
              <w:spacing w:line="240" w:lineRule="exact"/>
              <w:contextualSpacing/>
              <w:jc w:val="center"/>
              <w:rPr>
                <w:del w:id="19276" w:author="He Han" w:date="2026-10-27T17:42:00Z"/>
                <w:rFonts w:ascii="Times New Roman" w:eastAsia="仿宋_GB2312" w:hAnsi="Times New Roman" w:cs="Times New Roman"/>
                <w:color w:val="auto"/>
                <w:sz w:val="20"/>
                <w:szCs w:val="20"/>
              </w:rPr>
            </w:pPr>
          </w:p>
        </w:tc>
      </w:tr>
      <w:tr w:rsidR="00EC3A7E" w:rsidRPr="00BB7730" w:rsidDel="00EA35D5" w14:paraId="5C8DB48E" w14:textId="669B1AAE" w:rsidTr="00EC3A7E">
        <w:trPr>
          <w:trHeight w:val="455"/>
          <w:jc w:val="center"/>
          <w:del w:id="19277" w:author="He Han" w:date="2026-10-27T17:42:00Z"/>
          <w:trPrChange w:id="19278" w:author="He Han" w:date="2026-08-27T17:09:00Z">
            <w:trPr>
              <w:trHeight w:val="455"/>
              <w:jc w:val="center"/>
            </w:trPr>
          </w:trPrChange>
        </w:trPr>
        <w:tc>
          <w:tcPr>
            <w:tcW w:w="851" w:type="pct"/>
            <w:vAlign w:val="center"/>
            <w:tcPrChange w:id="19279" w:author="He Han" w:date="2026-08-27T17:09:00Z">
              <w:tcPr>
                <w:tcW w:w="939" w:type="pct"/>
                <w:vAlign w:val="center"/>
              </w:tcPr>
            </w:tcPrChange>
          </w:tcPr>
          <w:p w14:paraId="0DE854B0" w14:textId="12846F5F" w:rsidR="00EC3A7E" w:rsidRPr="00BB7730" w:rsidDel="00EA35D5" w:rsidRDefault="00EC3A7E" w:rsidP="00EC3A7E">
            <w:pPr>
              <w:spacing w:line="240" w:lineRule="exact"/>
              <w:contextualSpacing/>
              <w:jc w:val="center"/>
              <w:rPr>
                <w:del w:id="19280" w:author="He Han" w:date="2026-10-27T17:42:00Z"/>
                <w:rFonts w:ascii="Times New Roman" w:eastAsia="仿宋_GB2312" w:hAnsi="Times New Roman" w:cs="Times New Roman"/>
                <w:color w:val="auto"/>
                <w:sz w:val="18"/>
                <w:szCs w:val="18"/>
                <w:lang w:eastAsia="zh-CN"/>
              </w:rPr>
            </w:pPr>
            <w:del w:id="19281" w:author="He Han" w:date="2026-10-27T17:42:00Z">
              <w:r w:rsidRPr="00BB7730" w:rsidDel="00EA35D5">
                <w:rPr>
                  <w:rFonts w:ascii="Times New Roman" w:eastAsia="仿宋_GB2312" w:hAnsi="Times New Roman" w:cs="Times New Roman"/>
                  <w:color w:val="auto"/>
                  <w:sz w:val="18"/>
                  <w:szCs w:val="18"/>
                  <w:lang w:eastAsia="zh-CN"/>
                </w:rPr>
                <w:delText>Acetic anhydride</w:delText>
              </w:r>
            </w:del>
          </w:p>
        </w:tc>
        <w:tc>
          <w:tcPr>
            <w:tcW w:w="390" w:type="pct"/>
            <w:vAlign w:val="center"/>
            <w:tcPrChange w:id="19282" w:author="He Han" w:date="2026-08-27T17:09:00Z">
              <w:tcPr>
                <w:tcW w:w="390" w:type="pct"/>
                <w:vAlign w:val="center"/>
              </w:tcPr>
            </w:tcPrChange>
          </w:tcPr>
          <w:p w14:paraId="25059504" w14:textId="17C7CE87" w:rsidR="00EC3A7E" w:rsidRPr="00BB7730" w:rsidDel="00EA35D5" w:rsidRDefault="00EC3A7E" w:rsidP="00866D7C">
            <w:pPr>
              <w:spacing w:line="240" w:lineRule="exact"/>
              <w:contextualSpacing/>
              <w:jc w:val="center"/>
              <w:rPr>
                <w:del w:id="19283" w:author="He Han" w:date="2026-10-27T17:42:00Z"/>
                <w:rFonts w:ascii="Times New Roman" w:eastAsia="仿宋_GB2312" w:hAnsi="Times New Roman" w:cs="Times New Roman"/>
                <w:color w:val="auto"/>
                <w:sz w:val="18"/>
                <w:szCs w:val="18"/>
              </w:rPr>
            </w:pPr>
            <w:del w:id="1928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285" w:author="He Han" w:date="2026-08-27T17:09:00Z">
              <w:tcPr>
                <w:tcW w:w="563" w:type="pct"/>
                <w:vAlign w:val="center"/>
              </w:tcPr>
            </w:tcPrChange>
          </w:tcPr>
          <w:p w14:paraId="62329351" w14:textId="3D86CFC7" w:rsidR="00EC3A7E" w:rsidRPr="00BB7730" w:rsidDel="00EA35D5" w:rsidRDefault="00EC3A7E" w:rsidP="00866D7C">
            <w:pPr>
              <w:spacing w:line="240" w:lineRule="exact"/>
              <w:contextualSpacing/>
              <w:jc w:val="center"/>
              <w:rPr>
                <w:del w:id="19286" w:author="He Han" w:date="2026-10-27T17:42:00Z"/>
                <w:rFonts w:ascii="Times New Roman" w:eastAsia="仿宋_GB2312" w:hAnsi="Times New Roman" w:cs="Times New Roman"/>
                <w:color w:val="auto"/>
                <w:sz w:val="18"/>
                <w:szCs w:val="18"/>
              </w:rPr>
            </w:pPr>
            <w:del w:id="1928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288" w:author="He Han" w:date="2026-08-27T17:09:00Z">
              <w:tcPr>
                <w:tcW w:w="448" w:type="pct"/>
                <w:vAlign w:val="center"/>
              </w:tcPr>
            </w:tcPrChange>
          </w:tcPr>
          <w:p w14:paraId="494A7499" w14:textId="1541B2FA" w:rsidR="00EC3A7E" w:rsidRPr="00BB7730" w:rsidDel="00EA35D5" w:rsidRDefault="00EC3A7E" w:rsidP="00866D7C">
            <w:pPr>
              <w:spacing w:line="240" w:lineRule="exact"/>
              <w:contextualSpacing/>
              <w:jc w:val="center"/>
              <w:rPr>
                <w:del w:id="19289" w:author="He Han" w:date="2026-10-27T17:42:00Z"/>
                <w:rFonts w:ascii="Times New Roman" w:eastAsia="仿宋_GB2312" w:hAnsi="Times New Roman" w:cs="Times New Roman"/>
                <w:color w:val="auto"/>
                <w:sz w:val="18"/>
                <w:szCs w:val="18"/>
              </w:rPr>
            </w:pPr>
            <w:del w:id="1929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291" w:author="He Han" w:date="2026-08-27T17:09:00Z">
              <w:tcPr>
                <w:tcW w:w="564" w:type="pct"/>
                <w:vAlign w:val="center"/>
              </w:tcPr>
            </w:tcPrChange>
          </w:tcPr>
          <w:p w14:paraId="4867FA2F" w14:textId="1B7450A0" w:rsidR="00EC3A7E" w:rsidRPr="00BB7730" w:rsidDel="00EA35D5" w:rsidRDefault="00EC3A7E" w:rsidP="00866D7C">
            <w:pPr>
              <w:spacing w:line="240" w:lineRule="exact"/>
              <w:contextualSpacing/>
              <w:jc w:val="center"/>
              <w:rPr>
                <w:del w:id="19292" w:author="He Han" w:date="2026-10-27T17:42:00Z"/>
                <w:rFonts w:ascii="Times New Roman" w:eastAsia="仿宋_GB2312" w:hAnsi="Times New Roman" w:cs="Times New Roman"/>
                <w:color w:val="auto"/>
                <w:sz w:val="18"/>
                <w:szCs w:val="18"/>
              </w:rPr>
            </w:pPr>
            <w:del w:id="19293"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508" w:type="pct"/>
            <w:vAlign w:val="center"/>
            <w:tcPrChange w:id="19294" w:author="He Han" w:date="2026-08-27T17:09:00Z">
              <w:tcPr>
                <w:tcW w:w="564" w:type="pct"/>
                <w:vAlign w:val="center"/>
              </w:tcPr>
            </w:tcPrChange>
          </w:tcPr>
          <w:p w14:paraId="57F5A66E" w14:textId="56E9DCB6" w:rsidR="00EC3A7E" w:rsidRPr="00BB7730" w:rsidDel="00EA35D5" w:rsidRDefault="00EC3A7E" w:rsidP="00866D7C">
            <w:pPr>
              <w:spacing w:line="240" w:lineRule="exact"/>
              <w:contextualSpacing/>
              <w:jc w:val="center"/>
              <w:rPr>
                <w:del w:id="19295" w:author="He Han" w:date="2026-10-27T17:42:00Z"/>
                <w:rFonts w:ascii="Times New Roman" w:eastAsia="仿宋_GB2312" w:hAnsi="Times New Roman" w:cs="Times New Roman"/>
                <w:color w:val="auto"/>
                <w:sz w:val="18"/>
                <w:szCs w:val="18"/>
              </w:rPr>
            </w:pPr>
            <w:del w:id="1929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297" w:author="He Han" w:date="2026-08-27T17:09:00Z">
              <w:tcPr>
                <w:tcW w:w="533" w:type="pct"/>
                <w:vAlign w:val="center"/>
              </w:tcPr>
            </w:tcPrChange>
          </w:tcPr>
          <w:p w14:paraId="05FE9D23" w14:textId="76D5C2C2" w:rsidR="00EC3A7E" w:rsidRPr="00BB7730" w:rsidDel="00EA35D5" w:rsidRDefault="00EC3A7E" w:rsidP="00866D7C">
            <w:pPr>
              <w:spacing w:line="240" w:lineRule="exact"/>
              <w:contextualSpacing/>
              <w:jc w:val="center"/>
              <w:rPr>
                <w:del w:id="19298" w:author="He Han" w:date="2026-10-27T17:42:00Z"/>
                <w:rFonts w:ascii="Times New Roman" w:eastAsia="仿宋_GB2312" w:hAnsi="Times New Roman" w:cs="Times New Roman"/>
                <w:color w:val="auto"/>
                <w:sz w:val="18"/>
                <w:szCs w:val="18"/>
                <w:lang w:eastAsia="zh-CN"/>
              </w:rPr>
            </w:pPr>
            <w:del w:id="19299"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300" w:author="He Han" w:date="2026-08-27T17:09:00Z">
              <w:tcPr>
                <w:tcW w:w="540" w:type="pct"/>
                <w:vAlign w:val="center"/>
              </w:tcPr>
            </w:tcPrChange>
          </w:tcPr>
          <w:p w14:paraId="13DEECA8" w14:textId="6E77C421" w:rsidR="00EC3A7E" w:rsidRPr="00BB7730" w:rsidDel="00EA35D5" w:rsidRDefault="00EC3A7E" w:rsidP="00866D7C">
            <w:pPr>
              <w:spacing w:line="240" w:lineRule="exact"/>
              <w:contextualSpacing/>
              <w:jc w:val="center"/>
              <w:rPr>
                <w:del w:id="19301" w:author="He Han" w:date="2026-10-27T17:42:00Z"/>
                <w:rFonts w:ascii="Times New Roman" w:eastAsia="仿宋_GB2312" w:hAnsi="Times New Roman" w:cs="Times New Roman"/>
                <w:color w:val="auto"/>
                <w:sz w:val="18"/>
                <w:szCs w:val="18"/>
              </w:rPr>
            </w:pPr>
            <w:del w:id="19302"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303" w:author="He Han" w:date="2026-08-27T17:09:00Z">
              <w:tcPr>
                <w:tcW w:w="1" w:type="pct"/>
              </w:tcPr>
            </w:tcPrChange>
          </w:tcPr>
          <w:p w14:paraId="7D7028BB" w14:textId="79B8ABCB" w:rsidR="00EC3A7E" w:rsidRPr="00BB7730" w:rsidDel="00EA35D5" w:rsidRDefault="00EC3A7E" w:rsidP="00EC3A7E">
            <w:pPr>
              <w:spacing w:line="240" w:lineRule="exact"/>
              <w:contextualSpacing/>
              <w:jc w:val="center"/>
              <w:rPr>
                <w:del w:id="19304" w:author="He Han" w:date="2026-10-27T17:42:00Z"/>
                <w:rFonts w:ascii="Times New Roman" w:eastAsia="仿宋_GB2312" w:hAnsi="Times New Roman" w:cs="Times New Roman"/>
                <w:color w:val="auto"/>
                <w:sz w:val="20"/>
                <w:szCs w:val="20"/>
              </w:rPr>
            </w:pPr>
          </w:p>
        </w:tc>
        <w:tc>
          <w:tcPr>
            <w:tcW w:w="457" w:type="pct"/>
            <w:vMerge/>
            <w:tcPrChange w:id="19305" w:author="He Han" w:date="2026-08-27T17:09:00Z">
              <w:tcPr>
                <w:tcW w:w="459" w:type="pct"/>
                <w:vMerge/>
              </w:tcPr>
            </w:tcPrChange>
          </w:tcPr>
          <w:p w14:paraId="6A29B18F" w14:textId="3CA37A64" w:rsidR="00EC3A7E" w:rsidRPr="00BB7730" w:rsidDel="00EA35D5" w:rsidRDefault="00EC3A7E" w:rsidP="00866D7C">
            <w:pPr>
              <w:spacing w:line="240" w:lineRule="exact"/>
              <w:contextualSpacing/>
              <w:jc w:val="center"/>
              <w:rPr>
                <w:del w:id="19306" w:author="He Han" w:date="2026-10-27T17:42:00Z"/>
                <w:rFonts w:ascii="Times New Roman" w:eastAsia="仿宋_GB2312" w:hAnsi="Times New Roman" w:cs="Times New Roman"/>
                <w:color w:val="auto"/>
                <w:sz w:val="20"/>
                <w:szCs w:val="20"/>
              </w:rPr>
            </w:pPr>
          </w:p>
        </w:tc>
      </w:tr>
      <w:tr w:rsidR="00EC3A7E" w:rsidRPr="00BB7730" w:rsidDel="00EA35D5" w14:paraId="61EC7A4A" w14:textId="162F85BA" w:rsidTr="00EC3A7E">
        <w:trPr>
          <w:trHeight w:val="455"/>
          <w:jc w:val="center"/>
          <w:del w:id="19307" w:author="He Han" w:date="2026-10-27T17:42:00Z"/>
          <w:trPrChange w:id="19308" w:author="He Han" w:date="2026-08-27T17:09:00Z">
            <w:trPr>
              <w:trHeight w:val="455"/>
              <w:jc w:val="center"/>
            </w:trPr>
          </w:trPrChange>
        </w:trPr>
        <w:tc>
          <w:tcPr>
            <w:tcW w:w="851" w:type="pct"/>
            <w:vAlign w:val="center"/>
            <w:tcPrChange w:id="19309" w:author="He Han" w:date="2026-08-27T17:09:00Z">
              <w:tcPr>
                <w:tcW w:w="939" w:type="pct"/>
                <w:vAlign w:val="center"/>
              </w:tcPr>
            </w:tcPrChange>
          </w:tcPr>
          <w:p w14:paraId="4354A438" w14:textId="37E16151" w:rsidR="00EC3A7E" w:rsidRPr="00BB7730" w:rsidDel="00EA35D5" w:rsidRDefault="00EC3A7E" w:rsidP="00EC3A7E">
            <w:pPr>
              <w:spacing w:line="240" w:lineRule="exact"/>
              <w:contextualSpacing/>
              <w:jc w:val="center"/>
              <w:rPr>
                <w:del w:id="19310" w:author="He Han" w:date="2026-10-27T17:42:00Z"/>
                <w:rFonts w:ascii="Times New Roman" w:eastAsia="仿宋_GB2312" w:hAnsi="Times New Roman" w:cs="Times New Roman"/>
                <w:color w:val="auto"/>
                <w:sz w:val="18"/>
                <w:szCs w:val="18"/>
                <w:lang w:eastAsia="zh-CN"/>
              </w:rPr>
            </w:pPr>
            <w:del w:id="19311" w:author="He Han" w:date="2026-10-27T17:42:00Z">
              <w:r w:rsidRPr="00BB7730" w:rsidDel="00EA35D5">
                <w:rPr>
                  <w:rFonts w:ascii="Times New Roman" w:eastAsia="仿宋_GB2312" w:hAnsi="Times New Roman" w:cs="Times New Roman"/>
                  <w:color w:val="auto"/>
                  <w:sz w:val="18"/>
                  <w:szCs w:val="18"/>
                  <w:lang w:eastAsia="zh-CN"/>
                </w:rPr>
                <w:delText>DMF</w:delText>
              </w:r>
            </w:del>
          </w:p>
        </w:tc>
        <w:tc>
          <w:tcPr>
            <w:tcW w:w="390" w:type="pct"/>
            <w:vAlign w:val="center"/>
            <w:tcPrChange w:id="19312" w:author="He Han" w:date="2026-08-27T17:09:00Z">
              <w:tcPr>
                <w:tcW w:w="390" w:type="pct"/>
                <w:vAlign w:val="center"/>
              </w:tcPr>
            </w:tcPrChange>
          </w:tcPr>
          <w:p w14:paraId="212CE31E" w14:textId="4BF1F862" w:rsidR="00EC3A7E" w:rsidRPr="00BB7730" w:rsidDel="00EA35D5" w:rsidRDefault="00EC3A7E" w:rsidP="00866D7C">
            <w:pPr>
              <w:spacing w:line="240" w:lineRule="exact"/>
              <w:contextualSpacing/>
              <w:jc w:val="center"/>
              <w:rPr>
                <w:del w:id="19313" w:author="He Han" w:date="2026-10-27T17:42:00Z"/>
                <w:rFonts w:ascii="Times New Roman" w:eastAsia="仿宋_GB2312" w:hAnsi="Times New Roman" w:cs="Times New Roman"/>
                <w:color w:val="auto"/>
                <w:sz w:val="18"/>
                <w:szCs w:val="18"/>
              </w:rPr>
            </w:pPr>
            <w:del w:id="1931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315" w:author="He Han" w:date="2026-08-27T17:09:00Z">
              <w:tcPr>
                <w:tcW w:w="563" w:type="pct"/>
                <w:vAlign w:val="center"/>
              </w:tcPr>
            </w:tcPrChange>
          </w:tcPr>
          <w:p w14:paraId="5211C985" w14:textId="595CC8A4" w:rsidR="00EC3A7E" w:rsidRPr="00BB7730" w:rsidDel="00EA35D5" w:rsidRDefault="00EC3A7E" w:rsidP="00866D7C">
            <w:pPr>
              <w:spacing w:line="240" w:lineRule="exact"/>
              <w:contextualSpacing/>
              <w:jc w:val="center"/>
              <w:rPr>
                <w:del w:id="19316" w:author="He Han" w:date="2026-10-27T17:42:00Z"/>
                <w:rFonts w:ascii="Times New Roman" w:eastAsia="仿宋_GB2312" w:hAnsi="Times New Roman" w:cs="Times New Roman"/>
                <w:color w:val="auto"/>
                <w:sz w:val="18"/>
                <w:szCs w:val="18"/>
              </w:rPr>
            </w:pPr>
            <w:del w:id="1931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PrChange w:id="19318" w:author="He Han" w:date="2026-08-27T17:09:00Z">
              <w:tcPr>
                <w:tcW w:w="448" w:type="pct"/>
              </w:tcPr>
            </w:tcPrChange>
          </w:tcPr>
          <w:p w14:paraId="0F6CC212" w14:textId="6A24BBDB" w:rsidR="00EC3A7E" w:rsidRPr="00BB7730" w:rsidDel="00EA35D5" w:rsidRDefault="00EC3A7E" w:rsidP="00866D7C">
            <w:pPr>
              <w:spacing w:line="240" w:lineRule="exact"/>
              <w:contextualSpacing/>
              <w:jc w:val="center"/>
              <w:rPr>
                <w:del w:id="19319" w:author="He Han" w:date="2026-10-27T17:42:00Z"/>
                <w:rFonts w:ascii="Times New Roman" w:eastAsia="仿宋_GB2312" w:hAnsi="Times New Roman" w:cs="Times New Roman"/>
                <w:color w:val="auto"/>
                <w:sz w:val="18"/>
                <w:szCs w:val="18"/>
              </w:rPr>
            </w:pPr>
            <w:del w:id="1932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321" w:author="He Han" w:date="2026-08-27T17:09:00Z">
              <w:tcPr>
                <w:tcW w:w="564" w:type="pct"/>
                <w:vAlign w:val="center"/>
              </w:tcPr>
            </w:tcPrChange>
          </w:tcPr>
          <w:p w14:paraId="5A5DDC58" w14:textId="3FD5005E" w:rsidR="00EC3A7E" w:rsidRPr="00BB7730" w:rsidDel="00EA35D5" w:rsidRDefault="00EC3A7E" w:rsidP="00866D7C">
            <w:pPr>
              <w:spacing w:line="240" w:lineRule="exact"/>
              <w:contextualSpacing/>
              <w:jc w:val="center"/>
              <w:rPr>
                <w:del w:id="19322" w:author="He Han" w:date="2026-10-27T17:42:00Z"/>
                <w:rFonts w:ascii="Times New Roman" w:eastAsia="仿宋_GB2312" w:hAnsi="Times New Roman" w:cs="Times New Roman"/>
                <w:color w:val="auto"/>
                <w:sz w:val="18"/>
                <w:szCs w:val="18"/>
              </w:rPr>
            </w:pPr>
            <w:del w:id="1932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324" w:author="He Han" w:date="2026-08-27T17:09:00Z">
              <w:tcPr>
                <w:tcW w:w="564" w:type="pct"/>
                <w:vAlign w:val="center"/>
              </w:tcPr>
            </w:tcPrChange>
          </w:tcPr>
          <w:p w14:paraId="5DDAF176" w14:textId="09760267" w:rsidR="00EC3A7E" w:rsidRPr="00BB7730" w:rsidDel="00EA35D5" w:rsidRDefault="00EC3A7E" w:rsidP="00866D7C">
            <w:pPr>
              <w:spacing w:line="240" w:lineRule="exact"/>
              <w:contextualSpacing/>
              <w:jc w:val="center"/>
              <w:rPr>
                <w:del w:id="19325" w:author="He Han" w:date="2026-10-27T17:42:00Z"/>
                <w:rFonts w:ascii="Times New Roman" w:eastAsia="仿宋_GB2312" w:hAnsi="Times New Roman" w:cs="Times New Roman"/>
                <w:color w:val="auto"/>
                <w:sz w:val="18"/>
                <w:szCs w:val="18"/>
              </w:rPr>
            </w:pPr>
            <w:del w:id="1932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327" w:author="He Han" w:date="2026-08-27T17:09:00Z">
              <w:tcPr>
                <w:tcW w:w="533" w:type="pct"/>
                <w:vAlign w:val="center"/>
              </w:tcPr>
            </w:tcPrChange>
          </w:tcPr>
          <w:p w14:paraId="336E1F60" w14:textId="2B223F8C" w:rsidR="00EC3A7E" w:rsidRPr="00BB7730" w:rsidDel="00EA35D5" w:rsidRDefault="00EC3A7E" w:rsidP="00866D7C">
            <w:pPr>
              <w:spacing w:line="240" w:lineRule="exact"/>
              <w:contextualSpacing/>
              <w:jc w:val="center"/>
              <w:rPr>
                <w:del w:id="19328" w:author="He Han" w:date="2026-10-27T17:42:00Z"/>
                <w:rFonts w:ascii="Times New Roman" w:eastAsia="仿宋_GB2312" w:hAnsi="Times New Roman" w:cs="Times New Roman"/>
                <w:color w:val="auto"/>
                <w:sz w:val="18"/>
                <w:szCs w:val="18"/>
                <w:lang w:eastAsia="zh-CN"/>
              </w:rPr>
            </w:pPr>
            <w:del w:id="19329"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330" w:author="He Han" w:date="2026-08-27T17:09:00Z">
              <w:tcPr>
                <w:tcW w:w="540" w:type="pct"/>
                <w:vAlign w:val="center"/>
              </w:tcPr>
            </w:tcPrChange>
          </w:tcPr>
          <w:p w14:paraId="22B661BF" w14:textId="4584D41C" w:rsidR="00EC3A7E" w:rsidRPr="00BB7730" w:rsidDel="00EA35D5" w:rsidRDefault="00EC3A7E" w:rsidP="00866D7C">
            <w:pPr>
              <w:spacing w:line="240" w:lineRule="exact"/>
              <w:contextualSpacing/>
              <w:jc w:val="center"/>
              <w:rPr>
                <w:del w:id="19331" w:author="He Han" w:date="2026-10-27T17:42:00Z"/>
                <w:rFonts w:ascii="Times New Roman" w:eastAsia="仿宋_GB2312" w:hAnsi="Times New Roman" w:cs="Times New Roman"/>
                <w:color w:val="auto"/>
                <w:sz w:val="18"/>
                <w:szCs w:val="18"/>
              </w:rPr>
            </w:pPr>
            <w:del w:id="19332"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333" w:author="He Han" w:date="2026-08-27T17:09:00Z">
              <w:tcPr>
                <w:tcW w:w="1" w:type="pct"/>
              </w:tcPr>
            </w:tcPrChange>
          </w:tcPr>
          <w:p w14:paraId="31DC4D64" w14:textId="4BB7FF09" w:rsidR="00EC3A7E" w:rsidRPr="00BB7730" w:rsidDel="00EA35D5" w:rsidRDefault="00EC3A7E" w:rsidP="00EC3A7E">
            <w:pPr>
              <w:spacing w:line="240" w:lineRule="exact"/>
              <w:contextualSpacing/>
              <w:jc w:val="center"/>
              <w:rPr>
                <w:del w:id="19334" w:author="He Han" w:date="2026-10-27T17:42:00Z"/>
                <w:rFonts w:ascii="Times New Roman" w:eastAsia="仿宋_GB2312" w:hAnsi="Times New Roman" w:cs="Times New Roman"/>
                <w:color w:val="auto"/>
                <w:sz w:val="20"/>
                <w:szCs w:val="20"/>
              </w:rPr>
            </w:pPr>
          </w:p>
        </w:tc>
        <w:tc>
          <w:tcPr>
            <w:tcW w:w="457" w:type="pct"/>
            <w:vMerge/>
            <w:tcPrChange w:id="19335" w:author="He Han" w:date="2026-08-27T17:09:00Z">
              <w:tcPr>
                <w:tcW w:w="459" w:type="pct"/>
                <w:vMerge/>
              </w:tcPr>
            </w:tcPrChange>
          </w:tcPr>
          <w:p w14:paraId="49D094E2" w14:textId="6CBFD3DC" w:rsidR="00EC3A7E" w:rsidRPr="00BB7730" w:rsidDel="00EA35D5" w:rsidRDefault="00EC3A7E" w:rsidP="00866D7C">
            <w:pPr>
              <w:spacing w:line="240" w:lineRule="exact"/>
              <w:contextualSpacing/>
              <w:jc w:val="center"/>
              <w:rPr>
                <w:del w:id="19336" w:author="He Han" w:date="2026-10-27T17:42:00Z"/>
                <w:rFonts w:ascii="Times New Roman" w:eastAsia="仿宋_GB2312" w:hAnsi="Times New Roman" w:cs="Times New Roman"/>
                <w:color w:val="auto"/>
                <w:sz w:val="20"/>
                <w:szCs w:val="20"/>
              </w:rPr>
            </w:pPr>
          </w:p>
        </w:tc>
      </w:tr>
      <w:tr w:rsidR="00EC3A7E" w:rsidRPr="00BB7730" w:rsidDel="00EA35D5" w14:paraId="7FF91D6B" w14:textId="5651D5A2" w:rsidTr="00EC3A7E">
        <w:trPr>
          <w:trHeight w:val="455"/>
          <w:jc w:val="center"/>
          <w:del w:id="19337" w:author="He Han" w:date="2026-10-27T17:42:00Z"/>
          <w:trPrChange w:id="19338" w:author="He Han" w:date="2026-08-27T17:09:00Z">
            <w:trPr>
              <w:trHeight w:val="455"/>
              <w:jc w:val="center"/>
            </w:trPr>
          </w:trPrChange>
        </w:trPr>
        <w:tc>
          <w:tcPr>
            <w:tcW w:w="851" w:type="pct"/>
            <w:vAlign w:val="center"/>
            <w:tcPrChange w:id="19339" w:author="He Han" w:date="2026-08-27T17:09:00Z">
              <w:tcPr>
                <w:tcW w:w="939" w:type="pct"/>
                <w:vAlign w:val="center"/>
              </w:tcPr>
            </w:tcPrChange>
          </w:tcPr>
          <w:p w14:paraId="481C6111" w14:textId="3B54E411" w:rsidR="00EC3A7E" w:rsidRPr="00BB7730" w:rsidDel="00EA35D5" w:rsidRDefault="00EC3A7E" w:rsidP="00EC3A7E">
            <w:pPr>
              <w:spacing w:line="240" w:lineRule="exact"/>
              <w:contextualSpacing/>
              <w:jc w:val="center"/>
              <w:rPr>
                <w:del w:id="19340" w:author="He Han" w:date="2026-10-27T17:42:00Z"/>
                <w:rFonts w:ascii="Times New Roman" w:eastAsia="仿宋_GB2312" w:hAnsi="Times New Roman" w:cs="Times New Roman"/>
                <w:color w:val="auto"/>
                <w:sz w:val="18"/>
                <w:szCs w:val="18"/>
                <w:lang w:eastAsia="zh-CN"/>
              </w:rPr>
            </w:pPr>
            <w:del w:id="19341" w:author="He Han" w:date="2026-10-27T17:42:00Z">
              <w:r w:rsidRPr="00BB7730" w:rsidDel="00EA35D5">
                <w:rPr>
                  <w:rFonts w:ascii="Times New Roman" w:eastAsia="仿宋_GB2312" w:hAnsi="Times New Roman" w:cs="Times New Roman"/>
                  <w:color w:val="auto"/>
                  <w:sz w:val="18"/>
                  <w:szCs w:val="18"/>
                  <w:lang w:eastAsia="zh-CN"/>
                </w:rPr>
                <w:delText>IPAC</w:delText>
              </w:r>
            </w:del>
          </w:p>
        </w:tc>
        <w:tc>
          <w:tcPr>
            <w:tcW w:w="390" w:type="pct"/>
            <w:vAlign w:val="center"/>
            <w:tcPrChange w:id="19342" w:author="He Han" w:date="2026-08-27T17:09:00Z">
              <w:tcPr>
                <w:tcW w:w="390" w:type="pct"/>
                <w:vAlign w:val="center"/>
              </w:tcPr>
            </w:tcPrChange>
          </w:tcPr>
          <w:p w14:paraId="03C4B082" w14:textId="133DE5BD" w:rsidR="00EC3A7E" w:rsidRPr="00BB7730" w:rsidDel="00EA35D5" w:rsidRDefault="00EC3A7E" w:rsidP="00866D7C">
            <w:pPr>
              <w:spacing w:line="240" w:lineRule="exact"/>
              <w:contextualSpacing/>
              <w:jc w:val="center"/>
              <w:rPr>
                <w:del w:id="19343" w:author="He Han" w:date="2026-10-27T17:42:00Z"/>
                <w:rFonts w:ascii="Times New Roman" w:eastAsia="仿宋_GB2312" w:hAnsi="Times New Roman" w:cs="Times New Roman"/>
                <w:color w:val="auto"/>
                <w:sz w:val="18"/>
                <w:szCs w:val="18"/>
              </w:rPr>
            </w:pPr>
            <w:del w:id="1934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345" w:author="He Han" w:date="2026-08-27T17:09:00Z">
              <w:tcPr>
                <w:tcW w:w="563" w:type="pct"/>
                <w:vAlign w:val="center"/>
              </w:tcPr>
            </w:tcPrChange>
          </w:tcPr>
          <w:p w14:paraId="2BB40AD9" w14:textId="36E91E03" w:rsidR="00EC3A7E" w:rsidRPr="00BB7730" w:rsidDel="00EA35D5" w:rsidRDefault="00EC3A7E" w:rsidP="00866D7C">
            <w:pPr>
              <w:spacing w:line="240" w:lineRule="exact"/>
              <w:contextualSpacing/>
              <w:jc w:val="center"/>
              <w:rPr>
                <w:del w:id="19346" w:author="He Han" w:date="2026-10-27T17:42:00Z"/>
                <w:rFonts w:ascii="Times New Roman" w:eastAsia="仿宋_GB2312" w:hAnsi="Times New Roman" w:cs="Times New Roman"/>
                <w:color w:val="auto"/>
                <w:sz w:val="18"/>
                <w:szCs w:val="18"/>
              </w:rPr>
            </w:pPr>
            <w:del w:id="1934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PrChange w:id="19348" w:author="He Han" w:date="2026-08-27T17:09:00Z">
              <w:tcPr>
                <w:tcW w:w="448" w:type="pct"/>
              </w:tcPr>
            </w:tcPrChange>
          </w:tcPr>
          <w:p w14:paraId="3510F356" w14:textId="7F5C8A15" w:rsidR="00EC3A7E" w:rsidRPr="00BB7730" w:rsidDel="00EA35D5" w:rsidRDefault="00EC3A7E" w:rsidP="00866D7C">
            <w:pPr>
              <w:spacing w:line="240" w:lineRule="exact"/>
              <w:contextualSpacing/>
              <w:jc w:val="center"/>
              <w:rPr>
                <w:del w:id="19349" w:author="He Han" w:date="2026-10-27T17:42:00Z"/>
                <w:rFonts w:ascii="Times New Roman" w:eastAsia="仿宋_GB2312" w:hAnsi="Times New Roman" w:cs="Times New Roman"/>
                <w:color w:val="auto"/>
                <w:sz w:val="18"/>
                <w:szCs w:val="18"/>
              </w:rPr>
            </w:pPr>
            <w:del w:id="1935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351" w:author="He Han" w:date="2026-08-27T17:09:00Z">
              <w:tcPr>
                <w:tcW w:w="564" w:type="pct"/>
                <w:vAlign w:val="center"/>
              </w:tcPr>
            </w:tcPrChange>
          </w:tcPr>
          <w:p w14:paraId="6653EF2D" w14:textId="1C3811F5" w:rsidR="00EC3A7E" w:rsidRPr="00BB7730" w:rsidDel="00EA35D5" w:rsidRDefault="00EC3A7E" w:rsidP="00866D7C">
            <w:pPr>
              <w:spacing w:line="240" w:lineRule="exact"/>
              <w:contextualSpacing/>
              <w:jc w:val="center"/>
              <w:rPr>
                <w:del w:id="19352" w:author="He Han" w:date="2026-10-27T17:42:00Z"/>
                <w:rFonts w:ascii="Times New Roman" w:eastAsia="仿宋_GB2312" w:hAnsi="Times New Roman" w:cs="Times New Roman"/>
                <w:color w:val="auto"/>
                <w:sz w:val="18"/>
                <w:szCs w:val="18"/>
              </w:rPr>
            </w:pPr>
            <w:del w:id="1935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354" w:author="He Han" w:date="2026-08-27T17:09:00Z">
              <w:tcPr>
                <w:tcW w:w="564" w:type="pct"/>
                <w:vAlign w:val="center"/>
              </w:tcPr>
            </w:tcPrChange>
          </w:tcPr>
          <w:p w14:paraId="3D0B6F62" w14:textId="6F803706" w:rsidR="00EC3A7E" w:rsidRPr="00BB7730" w:rsidDel="00EA35D5" w:rsidRDefault="00EC3A7E" w:rsidP="00866D7C">
            <w:pPr>
              <w:spacing w:line="240" w:lineRule="exact"/>
              <w:contextualSpacing/>
              <w:jc w:val="center"/>
              <w:rPr>
                <w:del w:id="19355" w:author="He Han" w:date="2026-10-27T17:42:00Z"/>
                <w:rFonts w:ascii="Times New Roman" w:eastAsia="仿宋_GB2312" w:hAnsi="Times New Roman" w:cs="Times New Roman"/>
                <w:color w:val="auto"/>
                <w:sz w:val="18"/>
                <w:szCs w:val="18"/>
              </w:rPr>
            </w:pPr>
            <w:del w:id="1935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357" w:author="He Han" w:date="2026-08-27T17:09:00Z">
              <w:tcPr>
                <w:tcW w:w="533" w:type="pct"/>
                <w:vAlign w:val="center"/>
              </w:tcPr>
            </w:tcPrChange>
          </w:tcPr>
          <w:p w14:paraId="7ABCDADD" w14:textId="3BF9E547" w:rsidR="00EC3A7E" w:rsidRPr="00BB7730" w:rsidDel="00EA35D5" w:rsidRDefault="00EC3A7E" w:rsidP="00866D7C">
            <w:pPr>
              <w:spacing w:line="240" w:lineRule="exact"/>
              <w:contextualSpacing/>
              <w:jc w:val="center"/>
              <w:rPr>
                <w:del w:id="19358" w:author="He Han" w:date="2026-10-27T17:42:00Z"/>
                <w:rFonts w:ascii="Times New Roman" w:eastAsia="仿宋_GB2312" w:hAnsi="Times New Roman" w:cs="Times New Roman"/>
                <w:color w:val="auto"/>
                <w:sz w:val="18"/>
                <w:szCs w:val="18"/>
                <w:lang w:eastAsia="zh-CN"/>
              </w:rPr>
            </w:pPr>
            <w:del w:id="19359"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360" w:author="He Han" w:date="2026-08-27T17:09:00Z">
              <w:tcPr>
                <w:tcW w:w="540" w:type="pct"/>
                <w:vAlign w:val="center"/>
              </w:tcPr>
            </w:tcPrChange>
          </w:tcPr>
          <w:p w14:paraId="3A254F70" w14:textId="1B6DEC09" w:rsidR="00EC3A7E" w:rsidRPr="00BB7730" w:rsidDel="00EA35D5" w:rsidRDefault="00EC3A7E" w:rsidP="00866D7C">
            <w:pPr>
              <w:spacing w:line="240" w:lineRule="exact"/>
              <w:contextualSpacing/>
              <w:jc w:val="center"/>
              <w:rPr>
                <w:del w:id="19361" w:author="He Han" w:date="2026-10-27T17:42:00Z"/>
                <w:rFonts w:ascii="Times New Roman" w:eastAsia="仿宋_GB2312" w:hAnsi="Times New Roman" w:cs="Times New Roman"/>
                <w:color w:val="auto"/>
                <w:sz w:val="18"/>
                <w:szCs w:val="18"/>
              </w:rPr>
            </w:pPr>
            <w:del w:id="19362"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363" w:author="He Han" w:date="2026-08-27T17:09:00Z">
              <w:tcPr>
                <w:tcW w:w="1" w:type="pct"/>
              </w:tcPr>
            </w:tcPrChange>
          </w:tcPr>
          <w:p w14:paraId="54079351" w14:textId="4AD24AD5" w:rsidR="00EC3A7E" w:rsidRPr="00BB7730" w:rsidDel="00EA35D5" w:rsidRDefault="00EC3A7E" w:rsidP="00EC3A7E">
            <w:pPr>
              <w:spacing w:line="240" w:lineRule="exact"/>
              <w:contextualSpacing/>
              <w:jc w:val="center"/>
              <w:rPr>
                <w:del w:id="19364" w:author="He Han" w:date="2026-10-27T17:42:00Z"/>
                <w:rFonts w:ascii="Times New Roman" w:eastAsia="仿宋_GB2312" w:hAnsi="Times New Roman" w:cs="Times New Roman"/>
                <w:color w:val="auto"/>
                <w:sz w:val="20"/>
                <w:szCs w:val="20"/>
              </w:rPr>
            </w:pPr>
          </w:p>
        </w:tc>
        <w:tc>
          <w:tcPr>
            <w:tcW w:w="457" w:type="pct"/>
            <w:vMerge/>
            <w:tcPrChange w:id="19365" w:author="He Han" w:date="2026-08-27T17:09:00Z">
              <w:tcPr>
                <w:tcW w:w="459" w:type="pct"/>
                <w:vMerge/>
              </w:tcPr>
            </w:tcPrChange>
          </w:tcPr>
          <w:p w14:paraId="44655EF8" w14:textId="008DADD1" w:rsidR="00EC3A7E" w:rsidRPr="00BB7730" w:rsidDel="00EA35D5" w:rsidRDefault="00EC3A7E" w:rsidP="00866D7C">
            <w:pPr>
              <w:spacing w:line="240" w:lineRule="exact"/>
              <w:contextualSpacing/>
              <w:jc w:val="center"/>
              <w:rPr>
                <w:del w:id="19366" w:author="He Han" w:date="2026-10-27T17:42:00Z"/>
                <w:rFonts w:ascii="Times New Roman" w:eastAsia="仿宋_GB2312" w:hAnsi="Times New Roman" w:cs="Times New Roman"/>
                <w:color w:val="auto"/>
                <w:sz w:val="20"/>
                <w:szCs w:val="20"/>
              </w:rPr>
            </w:pPr>
          </w:p>
        </w:tc>
      </w:tr>
      <w:tr w:rsidR="00EC3A7E" w:rsidRPr="00BB7730" w:rsidDel="00EA35D5" w14:paraId="216930A3" w14:textId="09DEA151" w:rsidTr="00EC3A7E">
        <w:trPr>
          <w:trHeight w:val="455"/>
          <w:jc w:val="center"/>
          <w:del w:id="19367" w:author="He Han" w:date="2026-10-27T17:42:00Z"/>
          <w:trPrChange w:id="19368" w:author="He Han" w:date="2026-08-27T17:09:00Z">
            <w:trPr>
              <w:trHeight w:val="455"/>
              <w:jc w:val="center"/>
            </w:trPr>
          </w:trPrChange>
        </w:trPr>
        <w:tc>
          <w:tcPr>
            <w:tcW w:w="851" w:type="pct"/>
            <w:vAlign w:val="center"/>
            <w:tcPrChange w:id="19369" w:author="He Han" w:date="2026-08-27T17:09:00Z">
              <w:tcPr>
                <w:tcW w:w="939" w:type="pct"/>
                <w:vAlign w:val="center"/>
              </w:tcPr>
            </w:tcPrChange>
          </w:tcPr>
          <w:p w14:paraId="12EA7D19" w14:textId="18F8DD01" w:rsidR="00EC3A7E" w:rsidRPr="00BB7730" w:rsidDel="00EA35D5" w:rsidRDefault="00EC3A7E" w:rsidP="00EC3A7E">
            <w:pPr>
              <w:spacing w:line="240" w:lineRule="exact"/>
              <w:contextualSpacing/>
              <w:jc w:val="center"/>
              <w:rPr>
                <w:del w:id="19370" w:author="He Han" w:date="2026-10-27T17:42:00Z"/>
                <w:rFonts w:ascii="Times New Roman" w:eastAsia="仿宋_GB2312" w:hAnsi="Times New Roman" w:cs="Times New Roman"/>
                <w:color w:val="auto"/>
                <w:sz w:val="18"/>
                <w:szCs w:val="18"/>
                <w:lang w:eastAsia="zh-CN"/>
              </w:rPr>
            </w:pPr>
            <w:del w:id="19371" w:author="He Han" w:date="2026-10-27T17:42:00Z">
              <w:r w:rsidRPr="00BB7730" w:rsidDel="00EA35D5">
                <w:rPr>
                  <w:rFonts w:ascii="Times New Roman" w:eastAsia="仿宋_GB2312" w:hAnsi="Times New Roman" w:cs="Times New Roman"/>
                  <w:color w:val="auto"/>
                  <w:sz w:val="18"/>
                  <w:szCs w:val="18"/>
                  <w:lang w:eastAsia="zh-CN"/>
                </w:rPr>
                <w:delText>MTBE</w:delText>
              </w:r>
            </w:del>
          </w:p>
        </w:tc>
        <w:tc>
          <w:tcPr>
            <w:tcW w:w="390" w:type="pct"/>
            <w:vAlign w:val="center"/>
            <w:tcPrChange w:id="19372" w:author="He Han" w:date="2026-08-27T17:09:00Z">
              <w:tcPr>
                <w:tcW w:w="390" w:type="pct"/>
                <w:vAlign w:val="center"/>
              </w:tcPr>
            </w:tcPrChange>
          </w:tcPr>
          <w:p w14:paraId="48CDD8DC" w14:textId="12992CE4" w:rsidR="00EC3A7E" w:rsidRPr="00BB7730" w:rsidDel="00EA35D5" w:rsidRDefault="00EC3A7E" w:rsidP="00866D7C">
            <w:pPr>
              <w:spacing w:line="240" w:lineRule="exact"/>
              <w:contextualSpacing/>
              <w:jc w:val="center"/>
              <w:rPr>
                <w:del w:id="19373" w:author="He Han" w:date="2026-10-27T17:42:00Z"/>
                <w:rFonts w:ascii="Times New Roman" w:eastAsia="仿宋_GB2312" w:hAnsi="Times New Roman" w:cs="Times New Roman"/>
                <w:color w:val="auto"/>
                <w:sz w:val="18"/>
                <w:szCs w:val="18"/>
              </w:rPr>
            </w:pPr>
            <w:del w:id="19374"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375" w:author="He Han" w:date="2026-08-27T17:09:00Z">
              <w:tcPr>
                <w:tcW w:w="563" w:type="pct"/>
                <w:vAlign w:val="center"/>
              </w:tcPr>
            </w:tcPrChange>
          </w:tcPr>
          <w:p w14:paraId="1C055348" w14:textId="73AD55B0" w:rsidR="00EC3A7E" w:rsidRPr="00BB7730" w:rsidDel="00EA35D5" w:rsidRDefault="00EC3A7E" w:rsidP="00866D7C">
            <w:pPr>
              <w:spacing w:line="240" w:lineRule="exact"/>
              <w:contextualSpacing/>
              <w:jc w:val="center"/>
              <w:rPr>
                <w:del w:id="19376" w:author="He Han" w:date="2026-10-27T17:42:00Z"/>
                <w:rFonts w:ascii="Times New Roman" w:eastAsia="仿宋_GB2312" w:hAnsi="Times New Roman" w:cs="Times New Roman"/>
                <w:color w:val="auto"/>
                <w:sz w:val="18"/>
                <w:szCs w:val="18"/>
              </w:rPr>
            </w:pPr>
            <w:del w:id="19377"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tcPrChange w:id="19378" w:author="He Han" w:date="2026-08-27T17:09:00Z">
              <w:tcPr>
                <w:tcW w:w="448" w:type="pct"/>
              </w:tcPr>
            </w:tcPrChange>
          </w:tcPr>
          <w:p w14:paraId="13589F17" w14:textId="02EF5C7E" w:rsidR="00EC3A7E" w:rsidRPr="00BB7730" w:rsidDel="00EA35D5" w:rsidRDefault="00EC3A7E" w:rsidP="00866D7C">
            <w:pPr>
              <w:spacing w:line="240" w:lineRule="exact"/>
              <w:contextualSpacing/>
              <w:jc w:val="center"/>
              <w:rPr>
                <w:del w:id="19379" w:author="He Han" w:date="2026-10-27T17:42:00Z"/>
                <w:rFonts w:ascii="Times New Roman" w:eastAsia="仿宋_GB2312" w:hAnsi="Times New Roman" w:cs="Times New Roman"/>
                <w:color w:val="auto"/>
                <w:sz w:val="18"/>
                <w:szCs w:val="18"/>
              </w:rPr>
            </w:pPr>
            <w:del w:id="19380"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381" w:author="He Han" w:date="2026-08-27T17:09:00Z">
              <w:tcPr>
                <w:tcW w:w="564" w:type="pct"/>
                <w:vAlign w:val="center"/>
              </w:tcPr>
            </w:tcPrChange>
          </w:tcPr>
          <w:p w14:paraId="49DBF618" w14:textId="4D88F16F" w:rsidR="00EC3A7E" w:rsidRPr="00BB7730" w:rsidDel="00EA35D5" w:rsidRDefault="00EC3A7E" w:rsidP="00866D7C">
            <w:pPr>
              <w:spacing w:line="240" w:lineRule="exact"/>
              <w:contextualSpacing/>
              <w:jc w:val="center"/>
              <w:rPr>
                <w:del w:id="19382" w:author="He Han" w:date="2026-10-27T17:42:00Z"/>
                <w:rFonts w:ascii="Times New Roman" w:eastAsia="仿宋_GB2312" w:hAnsi="Times New Roman" w:cs="Times New Roman"/>
                <w:color w:val="auto"/>
                <w:sz w:val="18"/>
                <w:szCs w:val="18"/>
              </w:rPr>
            </w:pPr>
            <w:del w:id="19383"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384" w:author="He Han" w:date="2026-08-27T17:09:00Z">
              <w:tcPr>
                <w:tcW w:w="564" w:type="pct"/>
                <w:vAlign w:val="center"/>
              </w:tcPr>
            </w:tcPrChange>
          </w:tcPr>
          <w:p w14:paraId="167CCE2A" w14:textId="36EE25C7" w:rsidR="00EC3A7E" w:rsidRPr="00BB7730" w:rsidDel="00EA35D5" w:rsidRDefault="00EC3A7E" w:rsidP="00866D7C">
            <w:pPr>
              <w:spacing w:line="240" w:lineRule="exact"/>
              <w:contextualSpacing/>
              <w:jc w:val="center"/>
              <w:rPr>
                <w:del w:id="19385" w:author="He Han" w:date="2026-10-27T17:42:00Z"/>
                <w:rFonts w:ascii="Times New Roman" w:eastAsia="仿宋_GB2312" w:hAnsi="Times New Roman" w:cs="Times New Roman"/>
                <w:color w:val="auto"/>
                <w:sz w:val="18"/>
                <w:szCs w:val="18"/>
              </w:rPr>
            </w:pPr>
            <w:del w:id="1938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387" w:author="He Han" w:date="2026-08-27T17:09:00Z">
              <w:tcPr>
                <w:tcW w:w="533" w:type="pct"/>
                <w:vAlign w:val="center"/>
              </w:tcPr>
            </w:tcPrChange>
          </w:tcPr>
          <w:p w14:paraId="4CFDD3C2" w14:textId="5BCB3A01" w:rsidR="00EC3A7E" w:rsidRPr="00BB7730" w:rsidDel="00EA35D5" w:rsidRDefault="00EC3A7E" w:rsidP="00866D7C">
            <w:pPr>
              <w:spacing w:line="240" w:lineRule="exact"/>
              <w:contextualSpacing/>
              <w:jc w:val="center"/>
              <w:rPr>
                <w:del w:id="19388" w:author="He Han" w:date="2026-10-27T17:42:00Z"/>
                <w:rFonts w:ascii="Times New Roman" w:eastAsia="仿宋_GB2312" w:hAnsi="Times New Roman" w:cs="Times New Roman"/>
                <w:color w:val="auto"/>
                <w:sz w:val="18"/>
                <w:szCs w:val="18"/>
                <w:lang w:eastAsia="zh-CN"/>
              </w:rPr>
            </w:pPr>
            <w:del w:id="19389"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390" w:author="He Han" w:date="2026-08-27T17:09:00Z">
              <w:tcPr>
                <w:tcW w:w="540" w:type="pct"/>
                <w:vAlign w:val="center"/>
              </w:tcPr>
            </w:tcPrChange>
          </w:tcPr>
          <w:p w14:paraId="40B1A3A6" w14:textId="453D9559" w:rsidR="00EC3A7E" w:rsidRPr="00BB7730" w:rsidDel="00EA35D5" w:rsidRDefault="00EC3A7E" w:rsidP="00866D7C">
            <w:pPr>
              <w:spacing w:line="240" w:lineRule="exact"/>
              <w:contextualSpacing/>
              <w:jc w:val="center"/>
              <w:rPr>
                <w:del w:id="19391" w:author="He Han" w:date="2026-10-27T17:42:00Z"/>
                <w:rFonts w:ascii="Times New Roman" w:eastAsia="仿宋_GB2312" w:hAnsi="Times New Roman" w:cs="Times New Roman"/>
                <w:color w:val="auto"/>
                <w:sz w:val="18"/>
                <w:szCs w:val="18"/>
              </w:rPr>
            </w:pPr>
            <w:del w:id="19392"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393" w:author="He Han" w:date="2026-08-27T17:09:00Z">
              <w:tcPr>
                <w:tcW w:w="1" w:type="pct"/>
              </w:tcPr>
            </w:tcPrChange>
          </w:tcPr>
          <w:p w14:paraId="6A2EF3F9" w14:textId="4C96651E" w:rsidR="00EC3A7E" w:rsidRPr="00BB7730" w:rsidDel="00EA35D5" w:rsidRDefault="00EC3A7E" w:rsidP="00EC3A7E">
            <w:pPr>
              <w:spacing w:line="240" w:lineRule="exact"/>
              <w:contextualSpacing/>
              <w:jc w:val="center"/>
              <w:rPr>
                <w:del w:id="19394" w:author="He Han" w:date="2026-10-27T17:42:00Z"/>
                <w:rFonts w:ascii="Times New Roman" w:eastAsia="仿宋_GB2312" w:hAnsi="Times New Roman" w:cs="Times New Roman"/>
                <w:color w:val="auto"/>
                <w:sz w:val="20"/>
                <w:szCs w:val="20"/>
              </w:rPr>
            </w:pPr>
          </w:p>
        </w:tc>
        <w:tc>
          <w:tcPr>
            <w:tcW w:w="457" w:type="pct"/>
            <w:vMerge/>
            <w:tcPrChange w:id="19395" w:author="He Han" w:date="2026-08-27T17:09:00Z">
              <w:tcPr>
                <w:tcW w:w="459" w:type="pct"/>
                <w:vMerge/>
              </w:tcPr>
            </w:tcPrChange>
          </w:tcPr>
          <w:p w14:paraId="79DFFFE7" w14:textId="40B20E62" w:rsidR="00EC3A7E" w:rsidRPr="00BB7730" w:rsidDel="00EA35D5" w:rsidRDefault="00EC3A7E" w:rsidP="00866D7C">
            <w:pPr>
              <w:spacing w:line="240" w:lineRule="exact"/>
              <w:contextualSpacing/>
              <w:jc w:val="center"/>
              <w:rPr>
                <w:del w:id="19396" w:author="He Han" w:date="2026-10-27T17:42:00Z"/>
                <w:rFonts w:ascii="Times New Roman" w:eastAsia="仿宋_GB2312" w:hAnsi="Times New Roman" w:cs="Times New Roman"/>
                <w:color w:val="auto"/>
                <w:sz w:val="20"/>
                <w:szCs w:val="20"/>
              </w:rPr>
            </w:pPr>
          </w:p>
        </w:tc>
      </w:tr>
      <w:tr w:rsidR="00EC3A7E" w:rsidRPr="00BB7730" w:rsidDel="00EA35D5" w14:paraId="528CB826" w14:textId="2CDCD9A7" w:rsidTr="00EC3A7E">
        <w:trPr>
          <w:trHeight w:val="455"/>
          <w:jc w:val="center"/>
          <w:del w:id="19397" w:author="He Han" w:date="2026-10-27T17:42:00Z"/>
          <w:trPrChange w:id="19398" w:author="He Han" w:date="2026-08-27T17:09:00Z">
            <w:trPr>
              <w:trHeight w:val="455"/>
              <w:jc w:val="center"/>
            </w:trPr>
          </w:trPrChange>
        </w:trPr>
        <w:tc>
          <w:tcPr>
            <w:tcW w:w="851" w:type="pct"/>
            <w:vAlign w:val="center"/>
            <w:tcPrChange w:id="19399" w:author="He Han" w:date="2026-08-27T17:09:00Z">
              <w:tcPr>
                <w:tcW w:w="939" w:type="pct"/>
                <w:vAlign w:val="center"/>
              </w:tcPr>
            </w:tcPrChange>
          </w:tcPr>
          <w:p w14:paraId="4FC2D8CC" w14:textId="608580DD" w:rsidR="00EC3A7E" w:rsidRPr="00BB7730" w:rsidDel="00EA35D5" w:rsidRDefault="00EC3A7E" w:rsidP="00EC3A7E">
            <w:pPr>
              <w:spacing w:line="240" w:lineRule="exact"/>
              <w:contextualSpacing/>
              <w:jc w:val="center"/>
              <w:rPr>
                <w:del w:id="19400" w:author="He Han" w:date="2026-10-27T17:42:00Z"/>
                <w:rFonts w:ascii="Times New Roman" w:eastAsia="仿宋_GB2312" w:hAnsi="Times New Roman" w:cs="Times New Roman"/>
                <w:color w:val="auto"/>
                <w:sz w:val="18"/>
                <w:szCs w:val="18"/>
                <w:lang w:eastAsia="zh-CN"/>
                <w:rPrChange w:id="19401" w:author="Xuning Wei12232" w:date="2026-07-27T22:33:00Z">
                  <w:rPr>
                    <w:del w:id="19402" w:author="He Han" w:date="2026-10-27T17:42:00Z"/>
                    <w:rFonts w:ascii="Times New Roman" w:eastAsia="仿宋_GB2312" w:hAnsi="Times New Roman" w:cs="Times New Roman"/>
                    <w:color w:val="0000FF"/>
                    <w:sz w:val="18"/>
                    <w:szCs w:val="18"/>
                    <w:lang w:eastAsia="zh-CN"/>
                  </w:rPr>
                </w:rPrChange>
              </w:rPr>
            </w:pPr>
            <w:del w:id="19403" w:author="He Han" w:date="2026-10-27T17:42:00Z">
              <w:r w:rsidRPr="00BB7730" w:rsidDel="00EA35D5">
                <w:rPr>
                  <w:rFonts w:ascii="Times New Roman" w:eastAsia="仿宋_GB2312" w:hAnsi="Times New Roman" w:cs="Times New Roman"/>
                  <w:color w:val="auto"/>
                  <w:sz w:val="18"/>
                  <w:szCs w:val="18"/>
                  <w:lang w:eastAsia="zh-CN"/>
                  <w:rPrChange w:id="19404" w:author="Xuning Wei12232" w:date="2026-07-27T22:33:00Z">
                    <w:rPr>
                      <w:rFonts w:ascii="Times New Roman" w:eastAsia="仿宋_GB2312" w:hAnsi="Times New Roman" w:cs="Times New Roman"/>
                      <w:color w:val="0000FF"/>
                      <w:sz w:val="18"/>
                      <w:szCs w:val="18"/>
                      <w:lang w:eastAsia="zh-CN"/>
                    </w:rPr>
                  </w:rPrChange>
                </w:rPr>
                <w:delText>Pyridine</w:delText>
              </w:r>
            </w:del>
          </w:p>
        </w:tc>
        <w:tc>
          <w:tcPr>
            <w:tcW w:w="390" w:type="pct"/>
            <w:vAlign w:val="center"/>
            <w:tcPrChange w:id="19405" w:author="He Han" w:date="2026-08-27T17:09:00Z">
              <w:tcPr>
                <w:tcW w:w="390" w:type="pct"/>
                <w:vAlign w:val="center"/>
              </w:tcPr>
            </w:tcPrChange>
          </w:tcPr>
          <w:p w14:paraId="0103EE11" w14:textId="258FF92E" w:rsidR="00EC3A7E" w:rsidRPr="00BB7730" w:rsidDel="00EA35D5" w:rsidRDefault="00EC3A7E" w:rsidP="00866D7C">
            <w:pPr>
              <w:spacing w:line="240" w:lineRule="exact"/>
              <w:contextualSpacing/>
              <w:jc w:val="center"/>
              <w:rPr>
                <w:del w:id="19406" w:author="He Han" w:date="2026-10-27T17:42:00Z"/>
                <w:rFonts w:ascii="Times New Roman" w:eastAsia="仿宋_GB2312" w:hAnsi="Times New Roman" w:cs="Times New Roman"/>
                <w:color w:val="auto"/>
                <w:sz w:val="18"/>
                <w:szCs w:val="18"/>
                <w:rPrChange w:id="19407" w:author="Xuning Wei12232" w:date="2026-07-27T22:33:00Z">
                  <w:rPr>
                    <w:del w:id="19408" w:author="He Han" w:date="2026-10-27T17:42:00Z"/>
                    <w:rFonts w:ascii="Times New Roman" w:eastAsia="仿宋_GB2312" w:hAnsi="Times New Roman" w:cs="Times New Roman"/>
                    <w:color w:val="0000FF"/>
                    <w:sz w:val="18"/>
                    <w:szCs w:val="18"/>
                  </w:rPr>
                </w:rPrChange>
              </w:rPr>
            </w:pPr>
            <w:del w:id="19409" w:author="He Han" w:date="2026-10-27T17:42:00Z">
              <w:r w:rsidRPr="00BB7730" w:rsidDel="00EA35D5">
                <w:rPr>
                  <w:rFonts w:ascii="Times New Roman" w:eastAsia="仿宋_GB2312" w:hAnsi="Times New Roman" w:cs="Times New Roman"/>
                  <w:color w:val="auto"/>
                  <w:sz w:val="18"/>
                  <w:szCs w:val="18"/>
                  <w:rPrChange w:id="19410" w:author="Xuning Wei12232" w:date="2026-07-27T22:33:00Z">
                    <w:rPr>
                      <w:rFonts w:ascii="Times New Roman" w:eastAsia="仿宋_GB2312" w:hAnsi="Times New Roman" w:cs="Times New Roman"/>
                      <w:color w:val="0000FF"/>
                      <w:sz w:val="18"/>
                      <w:szCs w:val="18"/>
                    </w:rPr>
                  </w:rPrChange>
                </w:rPr>
                <w:delText>Yes</w:delText>
              </w:r>
            </w:del>
          </w:p>
        </w:tc>
        <w:tc>
          <w:tcPr>
            <w:tcW w:w="507" w:type="pct"/>
            <w:vAlign w:val="center"/>
            <w:tcPrChange w:id="19411" w:author="He Han" w:date="2026-08-27T17:09:00Z">
              <w:tcPr>
                <w:tcW w:w="563" w:type="pct"/>
                <w:vAlign w:val="center"/>
              </w:tcPr>
            </w:tcPrChange>
          </w:tcPr>
          <w:p w14:paraId="0ED0C17E" w14:textId="6AD82E24" w:rsidR="00EC3A7E" w:rsidRPr="00BB7730" w:rsidDel="00EA35D5" w:rsidRDefault="00EC3A7E" w:rsidP="00A347C4">
            <w:pPr>
              <w:spacing w:line="240" w:lineRule="exact"/>
              <w:contextualSpacing/>
              <w:jc w:val="center"/>
              <w:rPr>
                <w:del w:id="19412" w:author="He Han" w:date="2026-10-27T17:42:00Z"/>
                <w:rFonts w:ascii="Times New Roman" w:eastAsia="仿宋_GB2312" w:hAnsi="Times New Roman" w:cs="Times New Roman"/>
                <w:color w:val="auto"/>
                <w:sz w:val="18"/>
                <w:szCs w:val="18"/>
                <w:rPrChange w:id="19413" w:author="Xuning Wei12232" w:date="2026-07-27T22:33:00Z">
                  <w:rPr>
                    <w:del w:id="19414" w:author="He Han" w:date="2026-10-27T17:42:00Z"/>
                    <w:rFonts w:ascii="Times New Roman" w:eastAsia="仿宋_GB2312" w:hAnsi="Times New Roman" w:cs="Times New Roman"/>
                    <w:color w:val="0000FF"/>
                    <w:sz w:val="18"/>
                    <w:szCs w:val="18"/>
                  </w:rPr>
                </w:rPrChange>
              </w:rPr>
            </w:pPr>
            <w:del w:id="19415" w:author="He Han" w:date="2026-10-27T17:42:00Z">
              <w:r w:rsidRPr="00BB7730" w:rsidDel="00EA35D5">
                <w:rPr>
                  <w:rFonts w:ascii="Times New Roman" w:eastAsia="仿宋_GB2312" w:hAnsi="Times New Roman" w:cs="Times New Roman"/>
                  <w:color w:val="auto"/>
                  <w:sz w:val="18"/>
                  <w:szCs w:val="18"/>
                  <w:rPrChange w:id="19416" w:author="Xuning Wei12232" w:date="2026-07-27T22:33:00Z">
                    <w:rPr>
                      <w:rFonts w:ascii="Times New Roman" w:eastAsia="仿宋_GB2312" w:hAnsi="Times New Roman" w:cs="Times New Roman"/>
                      <w:color w:val="0000FF"/>
                      <w:sz w:val="18"/>
                      <w:szCs w:val="18"/>
                    </w:rPr>
                  </w:rPrChange>
                </w:rPr>
                <w:delText>Yes</w:delText>
              </w:r>
            </w:del>
          </w:p>
        </w:tc>
        <w:tc>
          <w:tcPr>
            <w:tcW w:w="402" w:type="pct"/>
            <w:vAlign w:val="center"/>
            <w:tcPrChange w:id="19417" w:author="He Han" w:date="2026-08-27T17:09:00Z">
              <w:tcPr>
                <w:tcW w:w="448" w:type="pct"/>
                <w:vAlign w:val="center"/>
              </w:tcPr>
            </w:tcPrChange>
          </w:tcPr>
          <w:p w14:paraId="799BC4E8" w14:textId="6F1B43E1" w:rsidR="00EC3A7E" w:rsidRPr="00BB7730" w:rsidDel="00EA35D5" w:rsidRDefault="00EC3A7E" w:rsidP="00A347C4">
            <w:pPr>
              <w:spacing w:line="240" w:lineRule="exact"/>
              <w:contextualSpacing/>
              <w:jc w:val="center"/>
              <w:rPr>
                <w:del w:id="19418" w:author="He Han" w:date="2026-10-27T17:42:00Z"/>
                <w:rFonts w:ascii="Times New Roman" w:eastAsia="仿宋_GB2312" w:hAnsi="Times New Roman" w:cs="Times New Roman"/>
                <w:color w:val="auto"/>
                <w:sz w:val="18"/>
                <w:szCs w:val="18"/>
                <w:lang w:eastAsia="zh-CN"/>
                <w:rPrChange w:id="19419" w:author="Xuning Wei12232" w:date="2026-07-27T22:33:00Z">
                  <w:rPr>
                    <w:del w:id="19420" w:author="He Han" w:date="2026-10-27T17:42:00Z"/>
                    <w:rFonts w:ascii="Times New Roman" w:eastAsia="仿宋_GB2312" w:hAnsi="Times New Roman" w:cs="Times New Roman"/>
                    <w:color w:val="0000FF"/>
                    <w:sz w:val="18"/>
                    <w:szCs w:val="18"/>
                    <w:lang w:eastAsia="zh-CN"/>
                  </w:rPr>
                </w:rPrChange>
              </w:rPr>
            </w:pPr>
            <w:del w:id="19421" w:author="He Han" w:date="2026-10-27T17:42:00Z">
              <w:r w:rsidRPr="00BB7730" w:rsidDel="00EA35D5">
                <w:rPr>
                  <w:rFonts w:ascii="Times New Roman" w:eastAsia="仿宋_GB2312" w:hAnsi="Times New Roman" w:cs="Times New Roman"/>
                  <w:color w:val="auto"/>
                  <w:sz w:val="18"/>
                  <w:szCs w:val="18"/>
                  <w:rPrChange w:id="19422" w:author="Xuning Wei12232" w:date="2026-07-27T22:33:00Z">
                    <w:rPr>
                      <w:rFonts w:ascii="Times New Roman" w:eastAsia="仿宋_GB2312" w:hAnsi="Times New Roman" w:cs="Times New Roman"/>
                      <w:color w:val="0000FF"/>
                      <w:sz w:val="18"/>
                      <w:szCs w:val="18"/>
                    </w:rPr>
                  </w:rPrChange>
                </w:rPr>
                <w:delText>N</w:delText>
              </w:r>
              <w:r w:rsidRPr="00BB7730" w:rsidDel="00EA35D5">
                <w:rPr>
                  <w:rFonts w:ascii="Times New Roman" w:eastAsia="仿宋_GB2312" w:hAnsi="Times New Roman" w:cs="Times New Roman"/>
                  <w:color w:val="auto"/>
                  <w:sz w:val="18"/>
                  <w:szCs w:val="18"/>
                  <w:lang w:eastAsia="zh-CN"/>
                  <w:rPrChange w:id="19423" w:author="Xuning Wei12232" w:date="2026-07-27T22:33:00Z">
                    <w:rPr>
                      <w:rFonts w:ascii="Times New Roman" w:eastAsia="仿宋_GB2312" w:hAnsi="Times New Roman" w:cs="Times New Roman"/>
                      <w:color w:val="0000FF"/>
                      <w:sz w:val="18"/>
                      <w:szCs w:val="18"/>
                      <w:lang w:eastAsia="zh-CN"/>
                    </w:rPr>
                  </w:rPrChange>
                </w:rPr>
                <w:delText>o</w:delText>
              </w:r>
              <w:r w:rsidRPr="00BB7730" w:rsidDel="00EA35D5">
                <w:rPr>
                  <w:rFonts w:ascii="Times New Roman" w:eastAsia="仿宋_GB2312" w:hAnsi="Times New Roman" w:cs="Times New Roman"/>
                  <w:color w:val="auto"/>
                  <w:sz w:val="18"/>
                  <w:szCs w:val="18"/>
                  <w:rPrChange w:id="19424" w:author="Xuning Wei12232" w:date="2026-07-27T22:33:00Z">
                    <w:rPr>
                      <w:rFonts w:ascii="Times New Roman" w:eastAsia="仿宋_GB2312" w:hAnsi="Times New Roman" w:cs="Times New Roman"/>
                      <w:color w:val="0000FF"/>
                      <w:sz w:val="18"/>
                      <w:szCs w:val="18"/>
                    </w:rPr>
                  </w:rPrChange>
                </w:rPr>
                <w:delText xml:space="preserve"> </w:delText>
              </w:r>
              <w:r w:rsidRPr="00BB7730" w:rsidDel="00EA35D5">
                <w:rPr>
                  <w:rFonts w:ascii="Times New Roman" w:eastAsia="仿宋_GB2312" w:hAnsi="Times New Roman" w:cs="Times New Roman"/>
                  <w:color w:val="auto"/>
                  <w:sz w:val="18"/>
                  <w:szCs w:val="18"/>
                  <w:lang w:eastAsia="zh-CN"/>
                  <w:rPrChange w:id="19425" w:author="Xuning Wei12232" w:date="2026-07-27T22:33:00Z">
                    <w:rPr>
                      <w:rFonts w:ascii="Times New Roman" w:eastAsia="仿宋_GB2312" w:hAnsi="Times New Roman" w:cs="Times New Roman"/>
                      <w:color w:val="0000FF"/>
                      <w:sz w:val="18"/>
                      <w:szCs w:val="18"/>
                      <w:lang w:eastAsia="zh-CN"/>
                    </w:rPr>
                  </w:rPrChange>
                </w:rPr>
                <w:delText>con</w:delText>
              </w:r>
              <w:r w:rsidRPr="00BB7730" w:rsidDel="00EA35D5">
                <w:rPr>
                  <w:rFonts w:ascii="Times New Roman" w:eastAsia="仿宋_GB2312" w:hAnsi="Times New Roman" w:cs="Times New Roman"/>
                  <w:color w:val="auto"/>
                  <w:sz w:val="18"/>
                  <w:szCs w:val="18"/>
                  <w:rPrChange w:id="19426" w:author="Xuning Wei12232" w:date="2026-07-27T22:33:00Z">
                    <w:rPr>
                      <w:rFonts w:ascii="Times New Roman" w:eastAsia="仿宋_GB2312" w:hAnsi="Times New Roman" w:cs="Times New Roman"/>
                      <w:color w:val="0000FF"/>
                      <w:sz w:val="18"/>
                      <w:szCs w:val="18"/>
                    </w:rPr>
                  </w:rPrChange>
                </w:rPr>
                <w:delText>tact</w:delText>
              </w:r>
            </w:del>
          </w:p>
        </w:tc>
        <w:tc>
          <w:tcPr>
            <w:tcW w:w="508" w:type="pct"/>
            <w:vAlign w:val="center"/>
            <w:tcPrChange w:id="19427" w:author="He Han" w:date="2026-08-27T17:09:00Z">
              <w:tcPr>
                <w:tcW w:w="564" w:type="pct"/>
                <w:vAlign w:val="center"/>
              </w:tcPr>
            </w:tcPrChange>
          </w:tcPr>
          <w:p w14:paraId="67DDDE38" w14:textId="618D40CA" w:rsidR="00EC3A7E" w:rsidRPr="00BB7730" w:rsidDel="00EA35D5" w:rsidRDefault="00EC3A7E" w:rsidP="00A347C4">
            <w:pPr>
              <w:spacing w:line="240" w:lineRule="exact"/>
              <w:contextualSpacing/>
              <w:jc w:val="center"/>
              <w:rPr>
                <w:del w:id="19428" w:author="He Han" w:date="2026-10-27T17:42:00Z"/>
                <w:rFonts w:ascii="Times New Roman" w:eastAsia="仿宋_GB2312" w:hAnsi="Times New Roman" w:cs="Times New Roman"/>
                <w:color w:val="auto"/>
                <w:sz w:val="18"/>
                <w:szCs w:val="18"/>
                <w:rPrChange w:id="19429" w:author="Xuning Wei12232" w:date="2026-07-27T22:33:00Z">
                  <w:rPr>
                    <w:del w:id="19430" w:author="He Han" w:date="2026-10-27T17:42:00Z"/>
                    <w:rFonts w:ascii="Times New Roman" w:eastAsia="仿宋_GB2312" w:hAnsi="Times New Roman" w:cs="Times New Roman"/>
                    <w:color w:val="0000FF"/>
                    <w:sz w:val="18"/>
                    <w:szCs w:val="18"/>
                  </w:rPr>
                </w:rPrChange>
              </w:rPr>
            </w:pPr>
            <w:del w:id="19431" w:author="He Han" w:date="2026-10-27T17:42:00Z">
              <w:r w:rsidRPr="00BB7730" w:rsidDel="00EA35D5">
                <w:rPr>
                  <w:rFonts w:ascii="Times New Roman" w:eastAsia="仿宋_GB2312" w:hAnsi="Times New Roman" w:cs="Times New Roman"/>
                  <w:color w:val="auto"/>
                  <w:sz w:val="18"/>
                  <w:szCs w:val="18"/>
                  <w:rPrChange w:id="19432" w:author="Xuning Wei12232" w:date="2026-07-27T22:33:00Z">
                    <w:rPr>
                      <w:rFonts w:ascii="Times New Roman" w:eastAsia="仿宋_GB2312" w:hAnsi="Times New Roman" w:cs="Times New Roman"/>
                      <w:color w:val="0000FF"/>
                      <w:sz w:val="18"/>
                      <w:szCs w:val="18"/>
                    </w:rPr>
                  </w:rPrChange>
                </w:rPr>
                <w:delText>N</w:delText>
              </w:r>
              <w:r w:rsidRPr="00BB7730" w:rsidDel="00EA35D5">
                <w:rPr>
                  <w:rFonts w:ascii="Times New Roman" w:eastAsia="仿宋_GB2312" w:hAnsi="Times New Roman" w:cs="Times New Roman"/>
                  <w:color w:val="auto"/>
                  <w:sz w:val="18"/>
                  <w:szCs w:val="18"/>
                  <w:lang w:eastAsia="zh-CN"/>
                  <w:rPrChange w:id="19433" w:author="Xuning Wei12232" w:date="2026-07-27T22:33:00Z">
                    <w:rPr>
                      <w:rFonts w:ascii="Times New Roman" w:eastAsia="仿宋_GB2312" w:hAnsi="Times New Roman" w:cs="Times New Roman"/>
                      <w:color w:val="0000FF"/>
                      <w:sz w:val="18"/>
                      <w:szCs w:val="18"/>
                      <w:lang w:eastAsia="zh-CN"/>
                    </w:rPr>
                  </w:rPrChange>
                </w:rPr>
                <w:delText>o</w:delText>
              </w:r>
              <w:r w:rsidRPr="00BB7730" w:rsidDel="00EA35D5">
                <w:rPr>
                  <w:rFonts w:ascii="Times New Roman" w:eastAsia="仿宋_GB2312" w:hAnsi="Times New Roman" w:cs="Times New Roman"/>
                  <w:color w:val="auto"/>
                  <w:sz w:val="18"/>
                  <w:szCs w:val="18"/>
                  <w:rPrChange w:id="19434" w:author="Xuning Wei12232" w:date="2026-07-27T22:33:00Z">
                    <w:rPr>
                      <w:rFonts w:ascii="Times New Roman" w:eastAsia="仿宋_GB2312" w:hAnsi="Times New Roman" w:cs="Times New Roman"/>
                      <w:color w:val="0000FF"/>
                      <w:sz w:val="18"/>
                      <w:szCs w:val="18"/>
                    </w:rPr>
                  </w:rPrChange>
                </w:rPr>
                <w:delText xml:space="preserve"> </w:delText>
              </w:r>
              <w:r w:rsidRPr="00BB7730" w:rsidDel="00EA35D5">
                <w:rPr>
                  <w:rFonts w:ascii="Times New Roman" w:eastAsia="仿宋_GB2312" w:hAnsi="Times New Roman" w:cs="Times New Roman"/>
                  <w:color w:val="auto"/>
                  <w:sz w:val="18"/>
                  <w:szCs w:val="18"/>
                  <w:lang w:eastAsia="zh-CN"/>
                  <w:rPrChange w:id="19435" w:author="Xuning Wei12232" w:date="2026-07-27T22:33:00Z">
                    <w:rPr>
                      <w:rFonts w:ascii="Times New Roman" w:eastAsia="仿宋_GB2312" w:hAnsi="Times New Roman" w:cs="Times New Roman"/>
                      <w:color w:val="0000FF"/>
                      <w:sz w:val="18"/>
                      <w:szCs w:val="18"/>
                      <w:lang w:eastAsia="zh-CN"/>
                    </w:rPr>
                  </w:rPrChange>
                </w:rPr>
                <w:delText>con</w:delText>
              </w:r>
              <w:r w:rsidRPr="00BB7730" w:rsidDel="00EA35D5">
                <w:rPr>
                  <w:rFonts w:ascii="Times New Roman" w:eastAsia="仿宋_GB2312" w:hAnsi="Times New Roman" w:cs="Times New Roman"/>
                  <w:color w:val="auto"/>
                  <w:sz w:val="18"/>
                  <w:szCs w:val="18"/>
                  <w:rPrChange w:id="19436" w:author="Xuning Wei12232" w:date="2026-07-27T22:33:00Z">
                    <w:rPr>
                      <w:rFonts w:ascii="Times New Roman" w:eastAsia="仿宋_GB2312" w:hAnsi="Times New Roman" w:cs="Times New Roman"/>
                      <w:color w:val="0000FF"/>
                      <w:sz w:val="18"/>
                      <w:szCs w:val="18"/>
                    </w:rPr>
                  </w:rPrChange>
                </w:rPr>
                <w:delText>tact</w:delText>
              </w:r>
            </w:del>
          </w:p>
        </w:tc>
        <w:tc>
          <w:tcPr>
            <w:tcW w:w="508" w:type="pct"/>
            <w:vAlign w:val="center"/>
            <w:tcPrChange w:id="19437" w:author="He Han" w:date="2026-08-27T17:09:00Z">
              <w:tcPr>
                <w:tcW w:w="564" w:type="pct"/>
                <w:vAlign w:val="center"/>
              </w:tcPr>
            </w:tcPrChange>
          </w:tcPr>
          <w:p w14:paraId="45A2FC29" w14:textId="7E5609A9" w:rsidR="00EC3A7E" w:rsidRPr="00BB7730" w:rsidDel="00EA35D5" w:rsidRDefault="00EC3A7E" w:rsidP="00A347C4">
            <w:pPr>
              <w:spacing w:line="240" w:lineRule="exact"/>
              <w:contextualSpacing/>
              <w:jc w:val="center"/>
              <w:rPr>
                <w:del w:id="19438" w:author="He Han" w:date="2026-10-27T17:42:00Z"/>
                <w:rFonts w:ascii="Times New Roman" w:eastAsia="仿宋_GB2312" w:hAnsi="Times New Roman" w:cs="Times New Roman"/>
                <w:color w:val="auto"/>
                <w:sz w:val="18"/>
                <w:szCs w:val="18"/>
                <w:rPrChange w:id="19439" w:author="Xuning Wei12232" w:date="2026-07-27T22:33:00Z">
                  <w:rPr>
                    <w:del w:id="19440" w:author="He Han" w:date="2026-10-27T17:42:00Z"/>
                    <w:rFonts w:ascii="Times New Roman" w:eastAsia="仿宋_GB2312" w:hAnsi="Times New Roman" w:cs="Times New Roman"/>
                    <w:color w:val="0000FF"/>
                    <w:sz w:val="18"/>
                    <w:szCs w:val="18"/>
                  </w:rPr>
                </w:rPrChange>
              </w:rPr>
            </w:pPr>
            <w:del w:id="19441" w:author="He Han" w:date="2026-10-27T17:42:00Z">
              <w:r w:rsidRPr="00BB7730" w:rsidDel="00EA35D5">
                <w:rPr>
                  <w:rFonts w:ascii="Times New Roman" w:eastAsia="仿宋_GB2312" w:hAnsi="Times New Roman" w:cs="Times New Roman"/>
                  <w:color w:val="auto"/>
                  <w:sz w:val="18"/>
                  <w:szCs w:val="18"/>
                  <w:rPrChange w:id="19442" w:author="Xuning Wei12232" w:date="2026-07-27T22:33:00Z">
                    <w:rPr>
                      <w:rFonts w:ascii="Times New Roman" w:eastAsia="仿宋_GB2312" w:hAnsi="Times New Roman" w:cs="Times New Roman"/>
                      <w:color w:val="0000FF"/>
                      <w:sz w:val="18"/>
                      <w:szCs w:val="18"/>
                    </w:rPr>
                  </w:rPrChange>
                </w:rPr>
                <w:delText>N</w:delText>
              </w:r>
              <w:r w:rsidRPr="00BB7730" w:rsidDel="00EA35D5">
                <w:rPr>
                  <w:rFonts w:ascii="Times New Roman" w:eastAsia="仿宋_GB2312" w:hAnsi="Times New Roman" w:cs="Times New Roman"/>
                  <w:color w:val="auto"/>
                  <w:sz w:val="18"/>
                  <w:szCs w:val="18"/>
                  <w:lang w:eastAsia="zh-CN"/>
                  <w:rPrChange w:id="19443" w:author="Xuning Wei12232" w:date="2026-07-27T22:33:00Z">
                    <w:rPr>
                      <w:rFonts w:ascii="Times New Roman" w:eastAsia="仿宋_GB2312" w:hAnsi="Times New Roman" w:cs="Times New Roman"/>
                      <w:color w:val="0000FF"/>
                      <w:sz w:val="18"/>
                      <w:szCs w:val="18"/>
                      <w:lang w:eastAsia="zh-CN"/>
                    </w:rPr>
                  </w:rPrChange>
                </w:rPr>
                <w:delText>o</w:delText>
              </w:r>
              <w:r w:rsidRPr="00BB7730" w:rsidDel="00EA35D5">
                <w:rPr>
                  <w:rFonts w:ascii="Times New Roman" w:eastAsia="仿宋_GB2312" w:hAnsi="Times New Roman" w:cs="Times New Roman"/>
                  <w:color w:val="auto"/>
                  <w:sz w:val="18"/>
                  <w:szCs w:val="18"/>
                  <w:rPrChange w:id="19444" w:author="Xuning Wei12232" w:date="2026-07-27T22:33:00Z">
                    <w:rPr>
                      <w:rFonts w:ascii="Times New Roman" w:eastAsia="仿宋_GB2312" w:hAnsi="Times New Roman" w:cs="Times New Roman"/>
                      <w:color w:val="0000FF"/>
                      <w:sz w:val="18"/>
                      <w:szCs w:val="18"/>
                    </w:rPr>
                  </w:rPrChange>
                </w:rPr>
                <w:delText xml:space="preserve"> </w:delText>
              </w:r>
              <w:r w:rsidRPr="00BB7730" w:rsidDel="00EA35D5">
                <w:rPr>
                  <w:rFonts w:ascii="Times New Roman" w:eastAsia="仿宋_GB2312" w:hAnsi="Times New Roman" w:cs="Times New Roman"/>
                  <w:color w:val="auto"/>
                  <w:sz w:val="18"/>
                  <w:szCs w:val="18"/>
                  <w:lang w:eastAsia="zh-CN"/>
                  <w:rPrChange w:id="19445" w:author="Xuning Wei12232" w:date="2026-07-27T22:33:00Z">
                    <w:rPr>
                      <w:rFonts w:ascii="Times New Roman" w:eastAsia="仿宋_GB2312" w:hAnsi="Times New Roman" w:cs="Times New Roman"/>
                      <w:color w:val="0000FF"/>
                      <w:sz w:val="18"/>
                      <w:szCs w:val="18"/>
                      <w:lang w:eastAsia="zh-CN"/>
                    </w:rPr>
                  </w:rPrChange>
                </w:rPr>
                <w:delText>con</w:delText>
              </w:r>
              <w:r w:rsidRPr="00BB7730" w:rsidDel="00EA35D5">
                <w:rPr>
                  <w:rFonts w:ascii="Times New Roman" w:eastAsia="仿宋_GB2312" w:hAnsi="Times New Roman" w:cs="Times New Roman"/>
                  <w:color w:val="auto"/>
                  <w:sz w:val="18"/>
                  <w:szCs w:val="18"/>
                  <w:rPrChange w:id="19446" w:author="Xuning Wei12232" w:date="2026-07-27T22:33:00Z">
                    <w:rPr>
                      <w:rFonts w:ascii="Times New Roman" w:eastAsia="仿宋_GB2312" w:hAnsi="Times New Roman" w:cs="Times New Roman"/>
                      <w:color w:val="0000FF"/>
                      <w:sz w:val="18"/>
                      <w:szCs w:val="18"/>
                    </w:rPr>
                  </w:rPrChange>
                </w:rPr>
                <w:delText>tact</w:delText>
              </w:r>
            </w:del>
          </w:p>
        </w:tc>
        <w:tc>
          <w:tcPr>
            <w:tcW w:w="480" w:type="pct"/>
            <w:vAlign w:val="center"/>
            <w:tcPrChange w:id="19447" w:author="He Han" w:date="2026-08-27T17:09:00Z">
              <w:tcPr>
                <w:tcW w:w="533" w:type="pct"/>
                <w:vAlign w:val="center"/>
              </w:tcPr>
            </w:tcPrChange>
          </w:tcPr>
          <w:p w14:paraId="18B0875D" w14:textId="54BDF987" w:rsidR="00EC3A7E" w:rsidRPr="00BB7730" w:rsidDel="00EA35D5" w:rsidRDefault="00EC3A7E" w:rsidP="00A347C4">
            <w:pPr>
              <w:spacing w:line="240" w:lineRule="exact"/>
              <w:contextualSpacing/>
              <w:jc w:val="center"/>
              <w:rPr>
                <w:del w:id="19448" w:author="He Han" w:date="2026-10-27T17:42:00Z"/>
                <w:rFonts w:ascii="Times New Roman" w:eastAsia="仿宋_GB2312" w:hAnsi="Times New Roman" w:cs="Times New Roman"/>
                <w:color w:val="auto"/>
                <w:sz w:val="18"/>
                <w:szCs w:val="18"/>
                <w:lang w:eastAsia="zh-CN"/>
                <w:rPrChange w:id="19449" w:author="Xuning Wei12232" w:date="2026-07-27T22:33:00Z">
                  <w:rPr>
                    <w:del w:id="19450" w:author="He Han" w:date="2026-10-27T17:42:00Z"/>
                    <w:rFonts w:ascii="Times New Roman" w:eastAsia="仿宋_GB2312" w:hAnsi="Times New Roman" w:cs="Times New Roman"/>
                    <w:color w:val="0000FF"/>
                    <w:sz w:val="18"/>
                    <w:szCs w:val="18"/>
                    <w:lang w:eastAsia="zh-CN"/>
                  </w:rPr>
                </w:rPrChange>
              </w:rPr>
            </w:pPr>
            <w:del w:id="19451" w:author="He Han" w:date="2026-10-27T17:42:00Z">
              <w:r w:rsidRPr="00BB7730" w:rsidDel="00EA35D5">
                <w:rPr>
                  <w:rFonts w:ascii="Times New Roman" w:eastAsia="仿宋_GB2312" w:hAnsi="Times New Roman" w:cs="Times New Roman"/>
                  <w:color w:val="auto"/>
                  <w:sz w:val="18"/>
                  <w:szCs w:val="18"/>
                  <w:rPrChange w:id="19452" w:author="Xuning Wei12232" w:date="2026-07-27T22:33:00Z">
                    <w:rPr>
                      <w:rFonts w:ascii="Times New Roman" w:eastAsia="仿宋_GB2312" w:hAnsi="Times New Roman" w:cs="Times New Roman"/>
                      <w:color w:val="0000FF"/>
                      <w:sz w:val="18"/>
                      <w:szCs w:val="18"/>
                    </w:rPr>
                  </w:rPrChange>
                </w:rPr>
                <w:delText>N</w:delText>
              </w:r>
              <w:r w:rsidRPr="00BB7730" w:rsidDel="00EA35D5">
                <w:rPr>
                  <w:rFonts w:ascii="Times New Roman" w:eastAsia="仿宋_GB2312" w:hAnsi="Times New Roman" w:cs="Times New Roman"/>
                  <w:color w:val="auto"/>
                  <w:sz w:val="18"/>
                  <w:szCs w:val="18"/>
                  <w:lang w:eastAsia="zh-CN"/>
                  <w:rPrChange w:id="19453" w:author="Xuning Wei12232" w:date="2026-07-27T22:33:00Z">
                    <w:rPr>
                      <w:rFonts w:ascii="Times New Roman" w:eastAsia="仿宋_GB2312" w:hAnsi="Times New Roman" w:cs="Times New Roman"/>
                      <w:color w:val="0000FF"/>
                      <w:sz w:val="18"/>
                      <w:szCs w:val="18"/>
                      <w:lang w:eastAsia="zh-CN"/>
                    </w:rPr>
                  </w:rPrChange>
                </w:rPr>
                <w:delText>o</w:delText>
              </w:r>
              <w:r w:rsidRPr="00BB7730" w:rsidDel="00EA35D5">
                <w:rPr>
                  <w:rFonts w:ascii="Times New Roman" w:eastAsia="仿宋_GB2312" w:hAnsi="Times New Roman" w:cs="Times New Roman"/>
                  <w:color w:val="auto"/>
                  <w:sz w:val="18"/>
                  <w:szCs w:val="18"/>
                  <w:rPrChange w:id="19454" w:author="Xuning Wei12232" w:date="2026-07-27T22:33:00Z">
                    <w:rPr>
                      <w:rFonts w:ascii="Times New Roman" w:eastAsia="仿宋_GB2312" w:hAnsi="Times New Roman" w:cs="Times New Roman"/>
                      <w:color w:val="0000FF"/>
                      <w:sz w:val="18"/>
                      <w:szCs w:val="18"/>
                    </w:rPr>
                  </w:rPrChange>
                </w:rPr>
                <w:delText xml:space="preserve"> </w:delText>
              </w:r>
              <w:r w:rsidRPr="00BB7730" w:rsidDel="00EA35D5">
                <w:rPr>
                  <w:rFonts w:ascii="Times New Roman" w:eastAsia="仿宋_GB2312" w:hAnsi="Times New Roman" w:cs="Times New Roman"/>
                  <w:color w:val="auto"/>
                  <w:sz w:val="18"/>
                  <w:szCs w:val="18"/>
                  <w:lang w:eastAsia="zh-CN"/>
                  <w:rPrChange w:id="19455" w:author="Xuning Wei12232" w:date="2026-07-27T22:33:00Z">
                    <w:rPr>
                      <w:rFonts w:ascii="Times New Roman" w:eastAsia="仿宋_GB2312" w:hAnsi="Times New Roman" w:cs="Times New Roman"/>
                      <w:color w:val="0000FF"/>
                      <w:sz w:val="18"/>
                      <w:szCs w:val="18"/>
                      <w:lang w:eastAsia="zh-CN"/>
                    </w:rPr>
                  </w:rPrChange>
                </w:rPr>
                <w:delText>con</w:delText>
              </w:r>
              <w:r w:rsidRPr="00BB7730" w:rsidDel="00EA35D5">
                <w:rPr>
                  <w:rFonts w:ascii="Times New Roman" w:eastAsia="仿宋_GB2312" w:hAnsi="Times New Roman" w:cs="Times New Roman"/>
                  <w:color w:val="auto"/>
                  <w:sz w:val="18"/>
                  <w:szCs w:val="18"/>
                  <w:rPrChange w:id="19456" w:author="Xuning Wei12232" w:date="2026-07-27T22:33:00Z">
                    <w:rPr>
                      <w:rFonts w:ascii="Times New Roman" w:eastAsia="仿宋_GB2312" w:hAnsi="Times New Roman" w:cs="Times New Roman"/>
                      <w:color w:val="0000FF"/>
                      <w:sz w:val="18"/>
                      <w:szCs w:val="18"/>
                    </w:rPr>
                  </w:rPrChange>
                </w:rPr>
                <w:delText>tact</w:delText>
              </w:r>
            </w:del>
          </w:p>
        </w:tc>
        <w:tc>
          <w:tcPr>
            <w:tcW w:w="487" w:type="pct"/>
            <w:vAlign w:val="center"/>
            <w:tcPrChange w:id="19457" w:author="He Han" w:date="2026-08-27T17:09:00Z">
              <w:tcPr>
                <w:tcW w:w="540" w:type="pct"/>
                <w:vAlign w:val="center"/>
              </w:tcPr>
            </w:tcPrChange>
          </w:tcPr>
          <w:p w14:paraId="4745C5CA" w14:textId="6DCC44B2" w:rsidR="00EC3A7E" w:rsidRPr="00BB7730" w:rsidDel="00EA35D5" w:rsidRDefault="00EC3A7E" w:rsidP="00A347C4">
            <w:pPr>
              <w:spacing w:line="240" w:lineRule="exact"/>
              <w:contextualSpacing/>
              <w:jc w:val="center"/>
              <w:rPr>
                <w:del w:id="19458" w:author="He Han" w:date="2026-10-27T17:42:00Z"/>
                <w:rFonts w:ascii="Times New Roman" w:eastAsia="仿宋_GB2312" w:hAnsi="Times New Roman" w:cs="Times New Roman"/>
                <w:color w:val="auto"/>
                <w:sz w:val="18"/>
                <w:szCs w:val="18"/>
                <w:rPrChange w:id="19459" w:author="Xuning Wei12232" w:date="2026-07-27T22:33:00Z">
                  <w:rPr>
                    <w:del w:id="19460" w:author="He Han" w:date="2026-10-27T17:42:00Z"/>
                    <w:rFonts w:ascii="Times New Roman" w:eastAsia="仿宋_GB2312" w:hAnsi="Times New Roman" w:cs="Times New Roman"/>
                    <w:color w:val="0000FF"/>
                    <w:sz w:val="18"/>
                    <w:szCs w:val="18"/>
                  </w:rPr>
                </w:rPrChange>
              </w:rPr>
            </w:pPr>
            <w:del w:id="19461" w:author="He Han" w:date="2026-10-27T17:42:00Z">
              <w:r w:rsidRPr="00BB7730" w:rsidDel="00EA35D5">
                <w:rPr>
                  <w:rFonts w:ascii="Times New Roman" w:eastAsia="仿宋_GB2312" w:hAnsi="Times New Roman" w:cs="Times New Roman"/>
                  <w:color w:val="auto"/>
                  <w:sz w:val="18"/>
                  <w:szCs w:val="18"/>
                  <w:rPrChange w:id="19462" w:author="Xuning Wei12232" w:date="2026-07-27T22:33:00Z">
                    <w:rPr>
                      <w:rFonts w:ascii="Times New Roman" w:eastAsia="仿宋_GB2312" w:hAnsi="Times New Roman" w:cs="Times New Roman"/>
                      <w:color w:val="0000FF"/>
                      <w:sz w:val="18"/>
                      <w:szCs w:val="18"/>
                    </w:rPr>
                  </w:rPrChange>
                </w:rPr>
                <w:delText>N</w:delText>
              </w:r>
              <w:r w:rsidRPr="00BB7730" w:rsidDel="00EA35D5">
                <w:rPr>
                  <w:rFonts w:ascii="Times New Roman" w:eastAsia="仿宋_GB2312" w:hAnsi="Times New Roman" w:cs="Times New Roman"/>
                  <w:color w:val="auto"/>
                  <w:sz w:val="18"/>
                  <w:szCs w:val="18"/>
                  <w:lang w:eastAsia="zh-CN"/>
                  <w:rPrChange w:id="19463" w:author="Xuning Wei12232" w:date="2026-07-27T22:33:00Z">
                    <w:rPr>
                      <w:rFonts w:ascii="Times New Roman" w:eastAsia="仿宋_GB2312" w:hAnsi="Times New Roman" w:cs="Times New Roman"/>
                      <w:color w:val="0000FF"/>
                      <w:sz w:val="18"/>
                      <w:szCs w:val="18"/>
                      <w:lang w:eastAsia="zh-CN"/>
                    </w:rPr>
                  </w:rPrChange>
                </w:rPr>
                <w:delText>o</w:delText>
              </w:r>
              <w:r w:rsidRPr="00BB7730" w:rsidDel="00EA35D5">
                <w:rPr>
                  <w:rFonts w:ascii="Times New Roman" w:eastAsia="仿宋_GB2312" w:hAnsi="Times New Roman" w:cs="Times New Roman"/>
                  <w:color w:val="auto"/>
                  <w:sz w:val="18"/>
                  <w:szCs w:val="18"/>
                  <w:rPrChange w:id="19464" w:author="Xuning Wei12232" w:date="2026-07-27T22:33:00Z">
                    <w:rPr>
                      <w:rFonts w:ascii="Times New Roman" w:eastAsia="仿宋_GB2312" w:hAnsi="Times New Roman" w:cs="Times New Roman"/>
                      <w:color w:val="0000FF"/>
                      <w:sz w:val="18"/>
                      <w:szCs w:val="18"/>
                    </w:rPr>
                  </w:rPrChange>
                </w:rPr>
                <w:delText xml:space="preserve"> </w:delText>
              </w:r>
              <w:r w:rsidRPr="00BB7730" w:rsidDel="00EA35D5">
                <w:rPr>
                  <w:rFonts w:ascii="Times New Roman" w:eastAsia="仿宋_GB2312" w:hAnsi="Times New Roman" w:cs="Times New Roman"/>
                  <w:color w:val="auto"/>
                  <w:sz w:val="18"/>
                  <w:szCs w:val="18"/>
                  <w:lang w:eastAsia="zh-CN"/>
                  <w:rPrChange w:id="19465" w:author="Xuning Wei12232" w:date="2026-07-27T22:33:00Z">
                    <w:rPr>
                      <w:rFonts w:ascii="Times New Roman" w:eastAsia="仿宋_GB2312" w:hAnsi="Times New Roman" w:cs="Times New Roman"/>
                      <w:color w:val="0000FF"/>
                      <w:sz w:val="18"/>
                      <w:szCs w:val="18"/>
                      <w:lang w:eastAsia="zh-CN"/>
                    </w:rPr>
                  </w:rPrChange>
                </w:rPr>
                <w:delText>con</w:delText>
              </w:r>
              <w:r w:rsidRPr="00BB7730" w:rsidDel="00EA35D5">
                <w:rPr>
                  <w:rFonts w:ascii="Times New Roman" w:eastAsia="仿宋_GB2312" w:hAnsi="Times New Roman" w:cs="Times New Roman"/>
                  <w:color w:val="auto"/>
                  <w:sz w:val="18"/>
                  <w:szCs w:val="18"/>
                  <w:rPrChange w:id="19466" w:author="Xuning Wei12232" w:date="2026-07-27T22:33:00Z">
                    <w:rPr>
                      <w:rFonts w:ascii="Times New Roman" w:eastAsia="仿宋_GB2312" w:hAnsi="Times New Roman" w:cs="Times New Roman"/>
                      <w:color w:val="0000FF"/>
                      <w:sz w:val="18"/>
                      <w:szCs w:val="18"/>
                    </w:rPr>
                  </w:rPrChange>
                </w:rPr>
                <w:delText>tact</w:delText>
              </w:r>
            </w:del>
          </w:p>
        </w:tc>
        <w:tc>
          <w:tcPr>
            <w:tcW w:w="412" w:type="pct"/>
            <w:vAlign w:val="center"/>
            <w:tcPrChange w:id="19467" w:author="He Han" w:date="2026-08-27T17:09:00Z">
              <w:tcPr>
                <w:tcW w:w="1" w:type="pct"/>
              </w:tcPr>
            </w:tcPrChange>
          </w:tcPr>
          <w:p w14:paraId="4632A6DD" w14:textId="1B5BDA55" w:rsidR="00EC3A7E" w:rsidRPr="00BB7730" w:rsidDel="00EA35D5" w:rsidRDefault="00EC3A7E" w:rsidP="00EC3A7E">
            <w:pPr>
              <w:spacing w:line="240" w:lineRule="exact"/>
              <w:contextualSpacing/>
              <w:jc w:val="center"/>
              <w:rPr>
                <w:del w:id="19468" w:author="He Han" w:date="2026-10-27T17:42:00Z"/>
                <w:rFonts w:ascii="Times New Roman" w:eastAsia="仿宋_GB2312" w:hAnsi="Times New Roman" w:cs="Times New Roman"/>
                <w:color w:val="auto"/>
                <w:sz w:val="20"/>
                <w:szCs w:val="20"/>
              </w:rPr>
            </w:pPr>
          </w:p>
        </w:tc>
        <w:tc>
          <w:tcPr>
            <w:tcW w:w="457" w:type="pct"/>
            <w:vMerge/>
            <w:tcPrChange w:id="19469" w:author="He Han" w:date="2026-08-27T17:09:00Z">
              <w:tcPr>
                <w:tcW w:w="459" w:type="pct"/>
                <w:vMerge/>
              </w:tcPr>
            </w:tcPrChange>
          </w:tcPr>
          <w:p w14:paraId="5AC1A967" w14:textId="2DD3AE92" w:rsidR="00EC3A7E" w:rsidRPr="00BB7730" w:rsidDel="00EA35D5" w:rsidRDefault="00EC3A7E" w:rsidP="00866D7C">
            <w:pPr>
              <w:spacing w:line="240" w:lineRule="exact"/>
              <w:contextualSpacing/>
              <w:jc w:val="center"/>
              <w:rPr>
                <w:del w:id="19470" w:author="He Han" w:date="2026-10-27T17:42:00Z"/>
                <w:rFonts w:ascii="Times New Roman" w:eastAsia="仿宋_GB2312" w:hAnsi="Times New Roman" w:cs="Times New Roman"/>
                <w:color w:val="auto"/>
                <w:sz w:val="20"/>
                <w:szCs w:val="20"/>
              </w:rPr>
            </w:pPr>
          </w:p>
        </w:tc>
      </w:tr>
      <w:tr w:rsidR="00EC3A7E" w:rsidRPr="00BB7730" w:rsidDel="00EA35D5" w14:paraId="2F092692" w14:textId="6C2213A1" w:rsidTr="00EC3A7E">
        <w:trPr>
          <w:trHeight w:val="455"/>
          <w:jc w:val="center"/>
          <w:del w:id="19471" w:author="He Han" w:date="2026-10-27T17:42:00Z"/>
          <w:trPrChange w:id="19472" w:author="He Han" w:date="2026-08-27T17:09:00Z">
            <w:trPr>
              <w:trHeight w:val="455"/>
              <w:jc w:val="center"/>
            </w:trPr>
          </w:trPrChange>
        </w:trPr>
        <w:tc>
          <w:tcPr>
            <w:tcW w:w="851" w:type="pct"/>
            <w:vAlign w:val="center"/>
            <w:tcPrChange w:id="19473" w:author="He Han" w:date="2026-08-27T17:09:00Z">
              <w:tcPr>
                <w:tcW w:w="939" w:type="pct"/>
                <w:vAlign w:val="center"/>
              </w:tcPr>
            </w:tcPrChange>
          </w:tcPr>
          <w:p w14:paraId="5B7BB075" w14:textId="40BE906E" w:rsidR="00EC3A7E" w:rsidRPr="00BB7730" w:rsidDel="00EA35D5" w:rsidRDefault="00EC3A7E" w:rsidP="00EC3A7E">
            <w:pPr>
              <w:spacing w:line="240" w:lineRule="exact"/>
              <w:contextualSpacing/>
              <w:jc w:val="center"/>
              <w:rPr>
                <w:del w:id="19474" w:author="He Han" w:date="2026-10-27T17:42:00Z"/>
                <w:rFonts w:ascii="Times New Roman" w:eastAsia="仿宋_GB2312" w:hAnsi="Times New Roman" w:cs="Times New Roman"/>
                <w:color w:val="auto"/>
                <w:sz w:val="18"/>
                <w:szCs w:val="18"/>
                <w:lang w:eastAsia="zh-CN"/>
              </w:rPr>
            </w:pPr>
            <w:del w:id="19475" w:author="He Han" w:date="2026-10-27T17:42:00Z">
              <w:r w:rsidRPr="00BB7730" w:rsidDel="00EA35D5">
                <w:rPr>
                  <w:rFonts w:ascii="Times New Roman" w:eastAsia="仿宋_GB2312" w:hAnsi="Times New Roman" w:cs="Times New Roman"/>
                  <w:color w:val="auto"/>
                  <w:sz w:val="18"/>
                  <w:szCs w:val="18"/>
                  <w:lang w:eastAsia="zh-CN"/>
                </w:rPr>
                <w:delText>Toluene</w:delText>
              </w:r>
            </w:del>
          </w:p>
        </w:tc>
        <w:tc>
          <w:tcPr>
            <w:tcW w:w="390" w:type="pct"/>
            <w:vAlign w:val="center"/>
            <w:tcPrChange w:id="19476" w:author="He Han" w:date="2026-08-27T17:09:00Z">
              <w:tcPr>
                <w:tcW w:w="390" w:type="pct"/>
                <w:vAlign w:val="center"/>
              </w:tcPr>
            </w:tcPrChange>
          </w:tcPr>
          <w:p w14:paraId="332D7124" w14:textId="437AB100" w:rsidR="00EC3A7E" w:rsidRPr="00BB7730" w:rsidDel="00EA35D5" w:rsidRDefault="00EC3A7E" w:rsidP="00866D7C">
            <w:pPr>
              <w:spacing w:line="240" w:lineRule="exact"/>
              <w:contextualSpacing/>
              <w:jc w:val="center"/>
              <w:rPr>
                <w:del w:id="19477" w:author="He Han" w:date="2026-10-27T17:42:00Z"/>
                <w:rFonts w:ascii="Times New Roman" w:eastAsia="仿宋_GB2312" w:hAnsi="Times New Roman" w:cs="Times New Roman"/>
                <w:color w:val="auto"/>
                <w:sz w:val="18"/>
                <w:szCs w:val="18"/>
              </w:rPr>
            </w:pPr>
            <w:del w:id="19478" w:author="He Han" w:date="2026-10-27T17:42:00Z">
              <w:r w:rsidRPr="00BB7730" w:rsidDel="00EA35D5">
                <w:rPr>
                  <w:rFonts w:ascii="Times New Roman" w:eastAsia="仿宋_GB2312" w:hAnsi="Times New Roman" w:cs="Times New Roman"/>
                  <w:color w:val="auto"/>
                  <w:sz w:val="18"/>
                  <w:szCs w:val="18"/>
                </w:rPr>
                <w:delText>Yes</w:delText>
              </w:r>
            </w:del>
          </w:p>
        </w:tc>
        <w:tc>
          <w:tcPr>
            <w:tcW w:w="507" w:type="pct"/>
            <w:vAlign w:val="center"/>
            <w:tcPrChange w:id="19479" w:author="He Han" w:date="2026-08-27T17:09:00Z">
              <w:tcPr>
                <w:tcW w:w="563" w:type="pct"/>
                <w:vAlign w:val="center"/>
              </w:tcPr>
            </w:tcPrChange>
          </w:tcPr>
          <w:p w14:paraId="715A367C" w14:textId="76E1AE55" w:rsidR="00EC3A7E" w:rsidRPr="00BB7730" w:rsidDel="00EA35D5" w:rsidRDefault="00EC3A7E" w:rsidP="00A347C4">
            <w:pPr>
              <w:spacing w:line="240" w:lineRule="exact"/>
              <w:contextualSpacing/>
              <w:jc w:val="center"/>
              <w:rPr>
                <w:del w:id="19480" w:author="He Han" w:date="2026-10-27T17:42:00Z"/>
                <w:rFonts w:ascii="Times New Roman" w:eastAsia="仿宋_GB2312" w:hAnsi="Times New Roman" w:cs="Times New Roman"/>
                <w:color w:val="auto"/>
                <w:sz w:val="18"/>
                <w:szCs w:val="18"/>
              </w:rPr>
            </w:pPr>
            <w:del w:id="19481" w:author="He Han" w:date="2026-10-27T17:42:00Z">
              <w:r w:rsidRPr="00BB7730" w:rsidDel="00EA35D5">
                <w:rPr>
                  <w:rFonts w:ascii="Times New Roman" w:eastAsia="仿宋_GB2312" w:hAnsi="Times New Roman" w:cs="Times New Roman"/>
                  <w:color w:val="auto"/>
                  <w:sz w:val="18"/>
                  <w:szCs w:val="18"/>
                </w:rPr>
                <w:delText>Yes</w:delText>
              </w:r>
            </w:del>
          </w:p>
        </w:tc>
        <w:tc>
          <w:tcPr>
            <w:tcW w:w="402" w:type="pct"/>
            <w:vAlign w:val="center"/>
            <w:tcPrChange w:id="19482" w:author="He Han" w:date="2026-08-27T17:09:00Z">
              <w:tcPr>
                <w:tcW w:w="448" w:type="pct"/>
                <w:vAlign w:val="center"/>
              </w:tcPr>
            </w:tcPrChange>
          </w:tcPr>
          <w:p w14:paraId="2CE92D08" w14:textId="0CF6D4C1" w:rsidR="00EC3A7E" w:rsidRPr="00BB7730" w:rsidDel="00EA35D5" w:rsidRDefault="00EC3A7E" w:rsidP="00A347C4">
            <w:pPr>
              <w:spacing w:line="240" w:lineRule="exact"/>
              <w:contextualSpacing/>
              <w:jc w:val="center"/>
              <w:rPr>
                <w:del w:id="19483" w:author="He Han" w:date="2026-10-27T17:42:00Z"/>
                <w:rFonts w:ascii="Times New Roman" w:eastAsia="仿宋_GB2312" w:hAnsi="Times New Roman" w:cs="Times New Roman"/>
                <w:color w:val="auto"/>
                <w:sz w:val="18"/>
                <w:szCs w:val="18"/>
              </w:rPr>
            </w:pPr>
            <w:del w:id="19484"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485" w:author="He Han" w:date="2026-08-27T17:09:00Z">
              <w:tcPr>
                <w:tcW w:w="564" w:type="pct"/>
                <w:vAlign w:val="center"/>
              </w:tcPr>
            </w:tcPrChange>
          </w:tcPr>
          <w:p w14:paraId="08715AA9" w14:textId="3CDEB600" w:rsidR="00EC3A7E" w:rsidRPr="00BB7730" w:rsidDel="00EA35D5" w:rsidRDefault="00EC3A7E" w:rsidP="00A347C4">
            <w:pPr>
              <w:spacing w:line="240" w:lineRule="exact"/>
              <w:contextualSpacing/>
              <w:jc w:val="center"/>
              <w:rPr>
                <w:del w:id="19486" w:author="He Han" w:date="2026-10-27T17:42:00Z"/>
                <w:rFonts w:ascii="Times New Roman" w:eastAsia="仿宋_GB2312" w:hAnsi="Times New Roman" w:cs="Times New Roman"/>
                <w:color w:val="auto"/>
                <w:sz w:val="18"/>
                <w:szCs w:val="18"/>
              </w:rPr>
            </w:pPr>
            <w:del w:id="19487" w:author="He Han" w:date="2026-10-27T17:42:00Z">
              <w:r w:rsidRPr="00BB7730" w:rsidDel="00EA35D5">
                <w:rPr>
                  <w:rFonts w:ascii="Times New Roman" w:eastAsia="仿宋_GB2312" w:hAnsi="Times New Roman" w:cs="Times New Roman"/>
                  <w:color w:val="auto"/>
                  <w:sz w:val="18"/>
                  <w:szCs w:val="18"/>
                </w:rPr>
                <w:delText>Yes</w:delText>
              </w:r>
            </w:del>
          </w:p>
        </w:tc>
        <w:tc>
          <w:tcPr>
            <w:tcW w:w="508" w:type="pct"/>
            <w:vAlign w:val="center"/>
            <w:tcPrChange w:id="19488" w:author="He Han" w:date="2026-08-27T17:09:00Z">
              <w:tcPr>
                <w:tcW w:w="564" w:type="pct"/>
                <w:vAlign w:val="center"/>
              </w:tcPr>
            </w:tcPrChange>
          </w:tcPr>
          <w:p w14:paraId="7FAFB532" w14:textId="13DA7417" w:rsidR="00EC3A7E" w:rsidRPr="00BB7730" w:rsidDel="00EA35D5" w:rsidRDefault="00EC3A7E" w:rsidP="00A347C4">
            <w:pPr>
              <w:spacing w:line="240" w:lineRule="exact"/>
              <w:contextualSpacing/>
              <w:jc w:val="center"/>
              <w:rPr>
                <w:del w:id="19489" w:author="He Han" w:date="2026-10-27T17:42:00Z"/>
                <w:rFonts w:ascii="Times New Roman" w:eastAsia="仿宋_GB2312" w:hAnsi="Times New Roman" w:cs="Times New Roman"/>
                <w:color w:val="auto"/>
                <w:sz w:val="18"/>
                <w:szCs w:val="18"/>
              </w:rPr>
            </w:pPr>
            <w:del w:id="19490"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80" w:type="pct"/>
            <w:vAlign w:val="center"/>
            <w:tcPrChange w:id="19491" w:author="He Han" w:date="2026-08-27T17:09:00Z">
              <w:tcPr>
                <w:tcW w:w="533" w:type="pct"/>
                <w:vAlign w:val="center"/>
              </w:tcPr>
            </w:tcPrChange>
          </w:tcPr>
          <w:p w14:paraId="12C73B06" w14:textId="421E261E" w:rsidR="00EC3A7E" w:rsidRPr="00BB7730" w:rsidDel="00EA35D5" w:rsidRDefault="00EC3A7E" w:rsidP="00A347C4">
            <w:pPr>
              <w:spacing w:line="240" w:lineRule="exact"/>
              <w:contextualSpacing/>
              <w:jc w:val="center"/>
              <w:rPr>
                <w:del w:id="19492" w:author="He Han" w:date="2026-10-27T17:42:00Z"/>
                <w:rFonts w:ascii="Times New Roman" w:eastAsia="仿宋_GB2312" w:hAnsi="Times New Roman" w:cs="Times New Roman"/>
                <w:color w:val="auto"/>
                <w:sz w:val="18"/>
                <w:szCs w:val="18"/>
                <w:lang w:eastAsia="zh-CN"/>
              </w:rPr>
            </w:pPr>
            <w:del w:id="19493" w:author="He Han" w:date="2026-10-27T17:42:00Z">
              <w:r w:rsidRPr="00BB7730" w:rsidDel="00EA35D5">
                <w:rPr>
                  <w:rFonts w:ascii="Times New Roman" w:eastAsia="仿宋_GB2312" w:hAnsi="Times New Roman" w:cs="Times New Roman"/>
                  <w:color w:val="auto"/>
                  <w:sz w:val="18"/>
                  <w:szCs w:val="18"/>
                  <w:lang w:eastAsia="zh-CN"/>
                </w:rPr>
                <w:delText>Yes</w:delText>
              </w:r>
            </w:del>
          </w:p>
        </w:tc>
        <w:tc>
          <w:tcPr>
            <w:tcW w:w="487" w:type="pct"/>
            <w:vAlign w:val="center"/>
            <w:tcPrChange w:id="19494" w:author="He Han" w:date="2026-08-27T17:09:00Z">
              <w:tcPr>
                <w:tcW w:w="540" w:type="pct"/>
                <w:vAlign w:val="center"/>
              </w:tcPr>
            </w:tcPrChange>
          </w:tcPr>
          <w:p w14:paraId="00301266" w14:textId="0CECDE46" w:rsidR="00EC3A7E" w:rsidRPr="00BB7730" w:rsidDel="00EA35D5" w:rsidRDefault="00EC3A7E" w:rsidP="00A347C4">
            <w:pPr>
              <w:spacing w:line="240" w:lineRule="exact"/>
              <w:contextualSpacing/>
              <w:jc w:val="center"/>
              <w:rPr>
                <w:del w:id="19495" w:author="He Han" w:date="2026-10-27T17:42:00Z"/>
                <w:rFonts w:ascii="Times New Roman" w:eastAsia="仿宋_GB2312" w:hAnsi="Times New Roman" w:cs="Times New Roman"/>
                <w:color w:val="auto"/>
                <w:sz w:val="18"/>
                <w:szCs w:val="18"/>
              </w:rPr>
            </w:pPr>
            <w:del w:id="19496" w:author="He Han" w:date="2026-10-27T17:42:00Z">
              <w:r w:rsidRPr="00BB7730" w:rsidDel="00EA35D5">
                <w:rPr>
                  <w:rFonts w:ascii="Times New Roman" w:eastAsia="仿宋_GB2312" w:hAnsi="Times New Roman" w:cs="Times New Roman"/>
                  <w:color w:val="auto"/>
                  <w:sz w:val="18"/>
                  <w:szCs w:val="18"/>
                </w:rPr>
                <w:delText>N</w:delText>
              </w:r>
              <w:r w:rsidRPr="00BB7730" w:rsidDel="00EA35D5">
                <w:rPr>
                  <w:rFonts w:ascii="Times New Roman" w:eastAsia="仿宋_GB2312" w:hAnsi="Times New Roman" w:cs="Times New Roman"/>
                  <w:color w:val="auto"/>
                  <w:sz w:val="18"/>
                  <w:szCs w:val="18"/>
                  <w:lang w:eastAsia="zh-CN"/>
                </w:rPr>
                <w:delText>o</w:delText>
              </w:r>
              <w:r w:rsidRPr="00BB7730" w:rsidDel="00EA35D5">
                <w:rPr>
                  <w:rFonts w:ascii="Times New Roman" w:eastAsia="仿宋_GB2312" w:hAnsi="Times New Roman" w:cs="Times New Roman"/>
                  <w:color w:val="auto"/>
                  <w:sz w:val="18"/>
                  <w:szCs w:val="18"/>
                </w:rPr>
                <w:delText xml:space="preserve"> </w:delText>
              </w:r>
              <w:r w:rsidRPr="00BB7730" w:rsidDel="00EA35D5">
                <w:rPr>
                  <w:rFonts w:ascii="Times New Roman" w:eastAsia="仿宋_GB2312" w:hAnsi="Times New Roman" w:cs="Times New Roman"/>
                  <w:color w:val="auto"/>
                  <w:sz w:val="18"/>
                  <w:szCs w:val="18"/>
                  <w:lang w:eastAsia="zh-CN"/>
                </w:rPr>
                <w:delText>con</w:delText>
              </w:r>
              <w:r w:rsidRPr="00BB7730" w:rsidDel="00EA35D5">
                <w:rPr>
                  <w:rFonts w:ascii="Times New Roman" w:eastAsia="仿宋_GB2312" w:hAnsi="Times New Roman" w:cs="Times New Roman"/>
                  <w:color w:val="auto"/>
                  <w:sz w:val="18"/>
                  <w:szCs w:val="18"/>
                </w:rPr>
                <w:delText>tact</w:delText>
              </w:r>
            </w:del>
          </w:p>
        </w:tc>
        <w:tc>
          <w:tcPr>
            <w:tcW w:w="412" w:type="pct"/>
            <w:vAlign w:val="center"/>
            <w:tcPrChange w:id="19497" w:author="He Han" w:date="2026-08-27T17:09:00Z">
              <w:tcPr>
                <w:tcW w:w="1" w:type="pct"/>
              </w:tcPr>
            </w:tcPrChange>
          </w:tcPr>
          <w:p w14:paraId="2B233D13" w14:textId="0D2FD32D" w:rsidR="00EC3A7E" w:rsidRPr="00BB7730" w:rsidDel="00EA35D5" w:rsidRDefault="00EC3A7E" w:rsidP="00EC3A7E">
            <w:pPr>
              <w:spacing w:line="240" w:lineRule="exact"/>
              <w:contextualSpacing/>
              <w:jc w:val="center"/>
              <w:rPr>
                <w:del w:id="19498" w:author="He Han" w:date="2026-10-27T17:42:00Z"/>
                <w:rFonts w:ascii="Times New Roman" w:eastAsia="仿宋_GB2312" w:hAnsi="Times New Roman" w:cs="Times New Roman"/>
                <w:color w:val="auto"/>
                <w:sz w:val="20"/>
                <w:szCs w:val="20"/>
              </w:rPr>
            </w:pPr>
          </w:p>
        </w:tc>
        <w:tc>
          <w:tcPr>
            <w:tcW w:w="457" w:type="pct"/>
            <w:vMerge/>
            <w:tcPrChange w:id="19499" w:author="He Han" w:date="2026-08-27T17:09:00Z">
              <w:tcPr>
                <w:tcW w:w="459" w:type="pct"/>
                <w:vMerge/>
              </w:tcPr>
            </w:tcPrChange>
          </w:tcPr>
          <w:p w14:paraId="4F3E95E4" w14:textId="7EC524CF" w:rsidR="00EC3A7E" w:rsidRPr="00BB7730" w:rsidDel="00EA35D5" w:rsidRDefault="00EC3A7E" w:rsidP="00866D7C">
            <w:pPr>
              <w:spacing w:line="240" w:lineRule="exact"/>
              <w:contextualSpacing/>
              <w:jc w:val="center"/>
              <w:rPr>
                <w:del w:id="19500" w:author="He Han" w:date="2026-10-27T17:42:00Z"/>
                <w:rFonts w:ascii="Times New Roman" w:eastAsia="仿宋_GB2312" w:hAnsi="Times New Roman" w:cs="Times New Roman"/>
                <w:color w:val="auto"/>
                <w:sz w:val="20"/>
                <w:szCs w:val="20"/>
              </w:rPr>
            </w:pPr>
          </w:p>
        </w:tc>
      </w:tr>
    </w:tbl>
    <w:p w14:paraId="3BCEF9D1" w14:textId="72580032" w:rsidR="00B07A8E" w:rsidRPr="00BB7730" w:rsidDel="00EA35D5" w:rsidRDefault="00B07A8E" w:rsidP="00DD767F">
      <w:pPr>
        <w:snapToGrid w:val="0"/>
        <w:spacing w:beforeLines="50" w:before="120" w:afterLines="50" w:after="120"/>
        <w:rPr>
          <w:del w:id="19501" w:author="He Han" w:date="2026-10-27T17:42:00Z"/>
          <w:rFonts w:ascii="Times New Roman" w:eastAsia="仿宋_GB2312" w:hAnsi="Times New Roman" w:cs="Times New Roman"/>
          <w:b/>
          <w:color w:val="auto"/>
          <w:sz w:val="20"/>
          <w:szCs w:val="20"/>
        </w:rPr>
      </w:pPr>
    </w:p>
    <w:p w14:paraId="79E3A681" w14:textId="0863E4AE" w:rsidR="00813D53" w:rsidRPr="00BB7730" w:rsidDel="00EA35D5" w:rsidRDefault="00010358" w:rsidP="00DD767F">
      <w:pPr>
        <w:snapToGrid w:val="0"/>
        <w:spacing w:beforeLines="50" w:before="120" w:afterLines="50" w:after="120"/>
        <w:rPr>
          <w:del w:id="19502" w:author="He Han" w:date="2026-10-27T17:42:00Z"/>
          <w:rFonts w:ascii="Times New Roman" w:eastAsia="仿宋_GB2312" w:hAnsi="Times New Roman" w:cs="Times New Roman"/>
          <w:b/>
          <w:color w:val="auto"/>
          <w:sz w:val="20"/>
          <w:szCs w:val="20"/>
        </w:rPr>
      </w:pPr>
      <w:del w:id="19503" w:author="He Han" w:date="2026-10-27T17:42:00Z">
        <w:r w:rsidRPr="00BB7730" w:rsidDel="00EA35D5">
          <w:rPr>
            <w:rFonts w:ascii="Times New Roman" w:eastAsia="仿宋_GB2312" w:hAnsi="Times New Roman" w:cs="Times New Roman"/>
            <w:b/>
            <w:color w:val="auto"/>
            <w:sz w:val="20"/>
            <w:szCs w:val="20"/>
          </w:rPr>
          <w:delText xml:space="preserve">Conclusion: </w:delText>
        </w:r>
        <w:r w:rsidRPr="00BB7730" w:rsidDel="00EA35D5">
          <w:rPr>
            <w:rFonts w:ascii="Times New Roman" w:eastAsia="仿宋_GB2312" w:hAnsi="Times New Roman" w:cs="Times New Roman"/>
            <w:color w:val="auto"/>
            <w:sz w:val="20"/>
            <w:szCs w:val="20"/>
            <w:lang w:eastAsia="zh-CN"/>
          </w:rPr>
          <w:delText>The selected MOC of accessories/component is suitable for process needs. The risk of using these accessories/consumables is assessed as low.</w:delText>
        </w:r>
      </w:del>
      <w:ins w:id="19504" w:author="Xuning Wei12232" w:date="2026-07-27T23:47:00Z">
        <w:del w:id="19505" w:author="He Han" w:date="2026-10-27T17:42:00Z">
          <w:r w:rsidR="00075991" w:rsidRPr="00BB7730" w:rsidDel="00EA35D5">
            <w:rPr>
              <w:rFonts w:ascii="Times New Roman" w:eastAsia="仿宋_GB2312" w:hAnsi="Times New Roman" w:cs="Times New Roman"/>
              <w:color w:val="auto"/>
              <w:sz w:val="20"/>
              <w:szCs w:val="20"/>
              <w:lang w:eastAsia="zh-CN"/>
            </w:rPr>
            <w:delText xml:space="preserve"> The</w:delText>
          </w:r>
        </w:del>
      </w:ins>
      <w:del w:id="19506" w:author="He Han" w:date="2026-10-27T17:42:00Z">
        <w:r w:rsidRPr="00BB7730" w:rsidDel="00EA35D5">
          <w:rPr>
            <w:rFonts w:ascii="Times New Roman" w:hAnsi="Times New Roman" w:cs="Times New Roman"/>
            <w:color w:val="auto"/>
          </w:rPr>
          <w:delText xml:space="preserve"> </w:delText>
        </w:r>
      </w:del>
      <w:ins w:id="19507" w:author="Xuning Wei12232" w:date="2026-07-27T23:47:00Z">
        <w:del w:id="19508" w:author="He Han" w:date="2026-10-27T17:42:00Z">
          <w:r w:rsidR="00075991" w:rsidRPr="00BB7730" w:rsidDel="00EA35D5">
            <w:rPr>
              <w:rFonts w:ascii="Times New Roman" w:hAnsi="Times New Roman" w:cs="Times New Roman"/>
              <w:color w:val="auto"/>
            </w:rPr>
            <w:delText xml:space="preserve">Material Compatibility Assessment Report refer to </w:delText>
          </w:r>
        </w:del>
      </w:ins>
      <w:ins w:id="19509" w:author="Xuning Wei12232" w:date="2026-07-27T23:48:00Z">
        <w:del w:id="19510" w:author="He Han" w:date="2026-10-27T17:42:00Z">
          <w:r w:rsidR="00075991" w:rsidRPr="00BB7730" w:rsidDel="00EA35D5">
            <w:rPr>
              <w:rFonts w:ascii="Times New Roman" w:hAnsi="Times New Roman" w:cs="Times New Roman"/>
              <w:color w:val="auto"/>
            </w:rPr>
            <w:delText>TR-1400200303.01.</w:delText>
          </w:r>
        </w:del>
      </w:ins>
    </w:p>
    <w:p w14:paraId="55D1C4A1" w14:textId="7B489C08" w:rsidR="00813D53" w:rsidRPr="00BB7730" w:rsidDel="00EA35D5" w:rsidRDefault="00813D53">
      <w:pPr>
        <w:snapToGrid w:val="0"/>
        <w:spacing w:beforeLines="50" w:before="120" w:afterLines="50" w:after="120"/>
        <w:rPr>
          <w:ins w:id="19511" w:author="Xuning Wei12232" w:date="2026-09-05T20:45:00Z"/>
          <w:del w:id="19512" w:author="He Han" w:date="2026-10-27T17:42:00Z"/>
        </w:rPr>
        <w:pPrChange w:id="19513" w:author="Xuning Wei12232" w:date="2026-09-05T20:45:00Z">
          <w:pPr>
            <w:pStyle w:val="1"/>
          </w:pPr>
        </w:pPrChange>
      </w:pPr>
    </w:p>
    <w:p w14:paraId="36A78ED0" w14:textId="3C81CF4C" w:rsidR="00000000" w:rsidRDefault="0087035C">
      <w:pPr>
        <w:rPr>
          <w:rFonts w:eastAsiaTheme="minorEastAsia"/>
          <w:color w:val="FF0000"/>
          <w:rPrChange w:id="19514" w:author="Xuning Wei12232" w:date="2026-09-05T20:45:00Z">
            <w:rPr/>
          </w:rPrChange>
        </w:rPr>
        <w:sectPr w:rsidR="00000000" w:rsidSect="00DC63D8">
          <w:type w:val="continuous"/>
          <w:pgSz w:w="16839" w:h="11907" w:orient="landscape"/>
          <w:pgMar w:top="720" w:right="1077" w:bottom="720" w:left="1440" w:header="720" w:footer="720" w:gutter="0"/>
          <w:cols w:space="720"/>
          <w:docGrid w:linePitch="360"/>
        </w:sectPr>
        <w:pPrChange w:id="19515" w:author="Xuning Wei12232" w:date="2026-09-05T20:45:00Z">
          <w:pPr>
            <w:pStyle w:val="1"/>
          </w:pPr>
        </w:pPrChange>
      </w:pPr>
      <w:ins w:id="19516" w:author="Xuning Wei12232" w:date="2026-09-05T20:45:00Z">
        <w:del w:id="19517" w:author="He Han" w:date="2026-10-27T17:42:00Z">
          <w:r w:rsidRPr="00BB7730" w:rsidDel="00EA35D5">
            <w:rPr>
              <w:rFonts w:ascii="Times New Roman" w:eastAsia="Times New Roman" w:hAnsi="Times New Roman" w:cs="Times New Roman"/>
              <w:color w:val="FF0000"/>
              <w:sz w:val="20"/>
              <w:szCs w:val="20"/>
              <w:rPrChange w:id="19518" w:author="Xuning Wei12232" w:date="2026-09-05T20:45:00Z">
                <w:rPr>
                  <w:rFonts w:eastAsia="Times New Roman"/>
                  <w:sz w:val="20"/>
                  <w:szCs w:val="20"/>
                </w:rPr>
              </w:rPrChange>
            </w:rPr>
            <w:delText>Peristaltic pump tubing shows poor compatibility with DIC, pyridine and acetic anhydride upon prolonged contact; however, such incompatibility risk can be mitigated under short</w:delText>
          </w:r>
          <w:r w:rsidRPr="00BB7730" w:rsidDel="00EA35D5">
            <w:rPr>
              <w:rFonts w:ascii="Times New Roman" w:hAnsi="Times New Roman" w:cs="Times New Roman"/>
              <w:color w:val="FF0000"/>
              <w:rPrChange w:id="19519" w:author="Xuning Wei12232" w:date="2026-09-05T20:45:00Z">
                <w:rPr/>
              </w:rPrChange>
            </w:rPr>
            <w:noBreakHyphen/>
          </w:r>
          <w:r w:rsidRPr="00BB7730" w:rsidDel="00EA35D5">
            <w:rPr>
              <w:rFonts w:ascii="Times New Roman" w:eastAsia="Times New Roman" w:hAnsi="Times New Roman" w:cs="Times New Roman"/>
              <w:color w:val="FF0000"/>
              <w:sz w:val="20"/>
              <w:szCs w:val="20"/>
              <w:rPrChange w:id="19520" w:author="Xuning Wei12232" w:date="2026-09-05T20:45:00Z">
                <w:rPr>
                  <w:rFonts w:eastAsia="Times New Roman"/>
                  <w:sz w:val="20"/>
                  <w:szCs w:val="20"/>
                </w:rPr>
              </w:rPrChange>
            </w:rPr>
            <w:delText>term contact. Therefore, the peristaltic pump tubing shall be replaced after each use. Since the material contact duration during each charging does not exceed 2 hours, short</w:delText>
          </w:r>
          <w:r w:rsidRPr="00BB7730" w:rsidDel="00EA35D5">
            <w:rPr>
              <w:rFonts w:ascii="Times New Roman" w:hAnsi="Times New Roman" w:cs="Times New Roman"/>
              <w:color w:val="FF0000"/>
              <w:rPrChange w:id="19521" w:author="Xuning Wei12232" w:date="2026-09-05T20:45:00Z">
                <w:rPr/>
              </w:rPrChange>
            </w:rPr>
            <w:noBreakHyphen/>
          </w:r>
          <w:r w:rsidRPr="00BB7730" w:rsidDel="00EA35D5">
            <w:rPr>
              <w:rFonts w:ascii="Times New Roman" w:eastAsia="Times New Roman" w:hAnsi="Times New Roman" w:cs="Times New Roman"/>
              <w:color w:val="FF0000"/>
              <w:sz w:val="20"/>
              <w:szCs w:val="20"/>
              <w:rPrChange w:id="19522" w:author="Xuning Wei12232" w:date="2026-09-05T20:45:00Z">
                <w:rPr>
                  <w:rFonts w:eastAsia="Times New Roman"/>
                  <w:sz w:val="20"/>
                  <w:szCs w:val="20"/>
                </w:rPr>
              </w:rPrChange>
            </w:rPr>
            <w:delText>term contact reduces the risks of material degradation and leaching, and the residual risk is low.</w:delText>
          </w:r>
        </w:del>
      </w:ins>
    </w:p>
    <w:p w14:paraId="6B7126FB" w14:textId="2320E169" w:rsidR="00813D53" w:rsidRPr="00BB7730" w:rsidRDefault="00010358">
      <w:pPr>
        <w:pStyle w:val="1"/>
        <w:numPr>
          <w:ilvl w:val="0"/>
          <w:numId w:val="8"/>
        </w:numPr>
        <w:pPrChange w:id="19523" w:author="He Han" w:date="2026-10-19T17:05:00Z">
          <w:pPr>
            <w:pStyle w:val="1"/>
          </w:pPr>
        </w:pPrChange>
      </w:pPr>
      <w:bookmarkStart w:id="19524" w:name="_Toc243495135"/>
      <w:bookmarkStart w:id="19525" w:name="_Toc243495863"/>
      <w:bookmarkEnd w:id="17513"/>
      <w:r w:rsidRPr="00BB7730">
        <w:lastRenderedPageBreak/>
        <w:t>Conclusion</w:t>
      </w:r>
      <w:bookmarkEnd w:id="19524"/>
      <w:bookmarkEnd w:id="19525"/>
    </w:p>
    <w:p w14:paraId="6EF16ADC" w14:textId="4F69647D" w:rsidR="00813D53" w:rsidRPr="00BB7730" w:rsidRDefault="00010358">
      <w:pPr>
        <w:spacing w:afterLines="50" w:after="120"/>
        <w:rPr>
          <w:rFonts w:ascii="Times New Roman" w:eastAsia="仿宋_GB2312" w:hAnsi="Times New Roman" w:cs="Times New Roman"/>
          <w:color w:val="auto"/>
          <w:kern w:val="0"/>
          <w:sz w:val="20"/>
          <w:szCs w:val="20"/>
          <w:lang w:eastAsia="zh-CN"/>
        </w:rPr>
      </w:pPr>
      <w:r w:rsidRPr="00BB7730">
        <w:rPr>
          <w:rFonts w:ascii="Times New Roman" w:eastAsia="仿宋_GB2312" w:hAnsi="Times New Roman" w:cs="Times New Roman"/>
          <w:color w:val="auto"/>
          <w:kern w:val="0"/>
          <w:sz w:val="20"/>
          <w:szCs w:val="20"/>
        </w:rPr>
        <w:t xml:space="preserve">Based on above assessment, it can be concluded that </w:t>
      </w:r>
      <w:r w:rsidRPr="00BB7730">
        <w:rPr>
          <w:rFonts w:ascii="Times New Roman" w:eastAsia="仿宋_GB2312" w:hAnsi="Times New Roman" w:cs="Times New Roman"/>
          <w:color w:val="auto"/>
          <w:kern w:val="0"/>
          <w:sz w:val="20"/>
          <w:szCs w:val="20"/>
          <w:lang w:eastAsia="zh-CN"/>
        </w:rPr>
        <w:t>t</w:t>
      </w:r>
      <w:r w:rsidR="00DC4904" w:rsidRPr="00BB7730">
        <w:rPr>
          <w:rFonts w:ascii="Times New Roman" w:eastAsia="仿宋_GB2312" w:hAnsi="Times New Roman" w:cs="Times New Roman"/>
          <w:color w:val="auto"/>
          <w:kern w:val="0"/>
          <w:sz w:val="20"/>
          <w:szCs w:val="20"/>
          <w:lang w:eastAsia="zh-CN"/>
        </w:rPr>
        <w:t>he equipment train at building 12, model 13 at Asymchem TJ4</w:t>
      </w:r>
      <w:r w:rsidRPr="00BB7730">
        <w:rPr>
          <w:rFonts w:ascii="Times New Roman" w:eastAsia="仿宋_GB2312" w:hAnsi="Times New Roman" w:cs="Times New Roman"/>
          <w:color w:val="auto"/>
          <w:kern w:val="0"/>
          <w:sz w:val="20"/>
          <w:szCs w:val="20"/>
          <w:lang w:eastAsia="zh-CN"/>
        </w:rPr>
        <w:t xml:space="preserve"> is suitable for </w:t>
      </w:r>
      <w:r w:rsidR="00AE5B3E" w:rsidRPr="00BB7730">
        <w:rPr>
          <w:rFonts w:ascii="Times New Roman" w:eastAsia="仿宋_GB2312" w:hAnsi="Times New Roman" w:cs="Times New Roman"/>
          <w:color w:val="auto"/>
          <w:kern w:val="0"/>
          <w:sz w:val="20"/>
          <w:szCs w:val="20"/>
          <w:lang w:eastAsia="zh-CN"/>
        </w:rPr>
        <w:t>ASYM-1</w:t>
      </w:r>
      <w:r w:rsidR="00DC4904" w:rsidRPr="00BB7730">
        <w:rPr>
          <w:rFonts w:ascii="Times New Roman" w:eastAsia="仿宋_GB2312" w:hAnsi="Times New Roman" w:cs="Times New Roman"/>
          <w:color w:val="auto"/>
          <w:kern w:val="0"/>
          <w:sz w:val="20"/>
          <w:szCs w:val="20"/>
          <w:lang w:eastAsia="zh-CN"/>
        </w:rPr>
        <w:t>41366</w:t>
      </w:r>
      <w:r w:rsidR="002F36FB" w:rsidRPr="00BB7730">
        <w:rPr>
          <w:rFonts w:ascii="Times New Roman" w:eastAsia="仿宋_GB2312" w:hAnsi="Times New Roman" w:cs="Times New Roman"/>
          <w:color w:val="auto"/>
          <w:kern w:val="0"/>
          <w:sz w:val="20"/>
          <w:szCs w:val="20"/>
          <w:lang w:eastAsia="zh-CN"/>
        </w:rPr>
        <w:t xml:space="preserve"> (</w:t>
      </w:r>
      <w:ins w:id="19526" w:author="Xuning Wei12232" w:date="2026-07-22T11:25:00Z">
        <w:r w:rsidR="003E76D0" w:rsidRPr="00BB7730">
          <w:rPr>
            <w:rFonts w:ascii="Times New Roman" w:eastAsia="仿宋_GB2312" w:hAnsi="Times New Roman" w:cs="Times New Roman"/>
            <w:color w:val="auto"/>
            <w:kern w:val="0"/>
            <w:sz w:val="20"/>
            <w:szCs w:val="20"/>
            <w:lang w:eastAsia="zh-CN"/>
          </w:rPr>
          <w:t xml:space="preserve">Step 1 of </w:t>
        </w:r>
      </w:ins>
      <w:ins w:id="19527" w:author="Xuning Wei12232" w:date="2026-07-22T11:24:00Z">
        <w:r w:rsidR="003E76D0" w:rsidRPr="00BB7730">
          <w:rPr>
            <w:rFonts w:ascii="Times New Roman" w:eastAsia="仿宋_GB2312" w:hAnsi="Times New Roman" w:cs="Times New Roman"/>
            <w:color w:val="auto"/>
            <w:kern w:val="0"/>
            <w:sz w:val="20"/>
            <w:szCs w:val="20"/>
            <w:lang w:eastAsia="zh-CN"/>
          </w:rPr>
          <w:t>CPo</w:t>
        </w:r>
      </w:ins>
      <w:r w:rsidR="002F36FB" w:rsidRPr="00BB7730">
        <w:rPr>
          <w:rFonts w:ascii="Times New Roman" w:eastAsia="仿宋_GB2312" w:hAnsi="Times New Roman" w:cs="Times New Roman"/>
          <w:color w:val="auto"/>
          <w:kern w:val="0"/>
          <w:sz w:val="20"/>
          <w:szCs w:val="20"/>
          <w:lang w:eastAsia="zh-CN"/>
        </w:rPr>
        <w:t>140020</w:t>
      </w:r>
      <w:ins w:id="19528" w:author="Xuning Wei12232" w:date="2026-07-22T11:24:00Z">
        <w:r w:rsidR="003E76D0" w:rsidRPr="00BB7730">
          <w:rPr>
            <w:rFonts w:ascii="Times New Roman" w:eastAsia="仿宋_GB2312" w:hAnsi="Times New Roman" w:cs="Times New Roman"/>
            <w:color w:val="auto"/>
            <w:kern w:val="0"/>
            <w:sz w:val="20"/>
            <w:szCs w:val="20"/>
            <w:lang w:eastAsia="zh-CN"/>
          </w:rPr>
          <w:t>-03</w:t>
        </w:r>
      </w:ins>
      <w:r w:rsidR="002F36FB" w:rsidRPr="00BB7730">
        <w:rPr>
          <w:rFonts w:ascii="Times New Roman" w:eastAsia="仿宋_GB2312" w:hAnsi="Times New Roman" w:cs="Times New Roman"/>
          <w:color w:val="auto"/>
          <w:kern w:val="0"/>
          <w:sz w:val="20"/>
          <w:szCs w:val="20"/>
          <w:lang w:eastAsia="zh-CN"/>
        </w:rPr>
        <w:t>)</w:t>
      </w:r>
      <w:r w:rsidR="00DC4904" w:rsidRPr="00BB7730">
        <w:rPr>
          <w:rFonts w:ascii="Times New Roman" w:eastAsia="仿宋_GB2312" w:hAnsi="Times New Roman" w:cs="Times New Roman"/>
          <w:color w:val="auto"/>
          <w:kern w:val="0"/>
          <w:sz w:val="20"/>
          <w:szCs w:val="20"/>
          <w:lang w:eastAsia="zh-CN"/>
        </w:rPr>
        <w:t xml:space="preserve"> manufacture</w:t>
      </w:r>
      <w:del w:id="19529" w:author="Xuning Wei12232" w:date="2026-07-22T11:25:00Z">
        <w:r w:rsidR="00DC4904" w:rsidRPr="00BB7730" w:rsidDel="003E76D0">
          <w:rPr>
            <w:rFonts w:ascii="Times New Roman" w:eastAsia="仿宋_GB2312" w:hAnsi="Times New Roman" w:cs="Times New Roman"/>
            <w:color w:val="auto"/>
            <w:kern w:val="0"/>
            <w:sz w:val="20"/>
            <w:szCs w:val="20"/>
            <w:lang w:eastAsia="zh-CN"/>
          </w:rPr>
          <w:delText xml:space="preserve"> (step 1</w:delText>
        </w:r>
        <w:r w:rsidRPr="00BB7730" w:rsidDel="003E76D0">
          <w:rPr>
            <w:rFonts w:ascii="Times New Roman" w:eastAsia="仿宋_GB2312" w:hAnsi="Times New Roman" w:cs="Times New Roman"/>
            <w:color w:val="auto"/>
            <w:kern w:val="0"/>
            <w:sz w:val="20"/>
            <w:szCs w:val="20"/>
            <w:lang w:eastAsia="zh-CN"/>
          </w:rPr>
          <w:delText>)</w:delText>
        </w:r>
      </w:del>
    </w:p>
    <w:p w14:paraId="3E9D678B" w14:textId="5ECDDF4B" w:rsidR="00813D53" w:rsidRPr="00BB7730" w:rsidRDefault="00010358">
      <w:pPr>
        <w:pStyle w:val="1"/>
        <w:numPr>
          <w:ilvl w:val="0"/>
          <w:numId w:val="8"/>
        </w:numPr>
        <w:pPrChange w:id="19530" w:author="He Han" w:date="2026-10-19T17:05:00Z">
          <w:pPr>
            <w:pStyle w:val="1"/>
          </w:pPr>
        </w:pPrChange>
      </w:pPr>
      <w:bookmarkStart w:id="19531" w:name="_Toc24119149"/>
      <w:bookmarkStart w:id="19532" w:name="_Toc243495136"/>
      <w:bookmarkStart w:id="19533" w:name="_Toc243495864"/>
      <w:r w:rsidRPr="00BB7730">
        <w:t>Revision History</w:t>
      </w:r>
      <w:bookmarkEnd w:id="19531"/>
      <w:bookmarkEnd w:id="19532"/>
      <w:bookmarkEnd w:id="195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9534" w:author="He Han" w:date="2026-10-21T16:3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263"/>
        <w:gridCol w:w="2695"/>
        <w:gridCol w:w="2445"/>
        <w:gridCol w:w="2340"/>
        <w:tblGridChange w:id="19535">
          <w:tblGrid>
            <w:gridCol w:w="1954"/>
            <w:gridCol w:w="2473"/>
            <w:gridCol w:w="2976"/>
            <w:gridCol w:w="2340"/>
          </w:tblGrid>
        </w:tblGridChange>
      </w:tblGrid>
      <w:tr w:rsidR="00987F75" w:rsidRPr="00BB7730" w14:paraId="00258B35" w14:textId="77777777" w:rsidTr="003C6F0D">
        <w:trPr>
          <w:trHeight w:val="397"/>
          <w:trPrChange w:id="19536" w:author="He Han" w:date="2026-10-21T16:30:00Z">
            <w:trPr>
              <w:trHeight w:val="397"/>
            </w:trPr>
          </w:trPrChange>
        </w:trPr>
        <w:tc>
          <w:tcPr>
            <w:tcW w:w="1161" w:type="pct"/>
            <w:shd w:val="clear" w:color="auto" w:fill="E6E6E6"/>
            <w:vAlign w:val="center"/>
            <w:tcPrChange w:id="19537" w:author="He Han" w:date="2026-10-21T16:30:00Z">
              <w:tcPr>
                <w:tcW w:w="1003" w:type="pct"/>
                <w:shd w:val="clear" w:color="auto" w:fill="E6E6E6"/>
                <w:vAlign w:val="center"/>
              </w:tcPr>
            </w:tcPrChange>
          </w:tcPr>
          <w:p w14:paraId="379A0F72" w14:textId="77777777" w:rsidR="00813D53" w:rsidRPr="00BB7730" w:rsidRDefault="00010358">
            <w:pPr>
              <w:spacing w:line="276" w:lineRule="auto"/>
              <w:contextualSpacing/>
              <w:jc w:val="center"/>
              <w:rPr>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rPr>
              <w:t>Doc</w:t>
            </w:r>
            <w:r w:rsidRPr="00BB7730">
              <w:rPr>
                <w:rFonts w:ascii="Times New Roman" w:eastAsia="仿宋_GB2312" w:hAnsi="Times New Roman" w:cs="Times New Roman"/>
                <w:b/>
                <w:color w:val="auto"/>
                <w:sz w:val="20"/>
                <w:szCs w:val="20"/>
                <w:lang w:eastAsia="zh-CN"/>
              </w:rPr>
              <w:t>.</w:t>
            </w:r>
            <w:r w:rsidRPr="00BB7730">
              <w:rPr>
                <w:rFonts w:ascii="Times New Roman" w:eastAsia="仿宋_GB2312" w:hAnsi="Times New Roman" w:cs="Times New Roman"/>
                <w:b/>
                <w:color w:val="auto"/>
                <w:sz w:val="20"/>
                <w:szCs w:val="20"/>
              </w:rPr>
              <w:t xml:space="preserve"> No. and version</w:t>
            </w:r>
          </w:p>
        </w:tc>
        <w:tc>
          <w:tcPr>
            <w:tcW w:w="1383" w:type="pct"/>
            <w:shd w:val="clear" w:color="auto" w:fill="E6E6E6"/>
            <w:vAlign w:val="center"/>
            <w:tcPrChange w:id="19538" w:author="He Han" w:date="2026-10-21T16:30:00Z">
              <w:tcPr>
                <w:tcW w:w="1269" w:type="pct"/>
                <w:shd w:val="clear" w:color="auto" w:fill="E6E6E6"/>
                <w:vAlign w:val="center"/>
              </w:tcPr>
            </w:tcPrChange>
          </w:tcPr>
          <w:p w14:paraId="2C4F5AFD" w14:textId="77777777" w:rsidR="00813D53" w:rsidRPr="00BB7730" w:rsidRDefault="00010358">
            <w:pPr>
              <w:spacing w:line="276" w:lineRule="auto"/>
              <w:contextualSpacing/>
              <w:jc w:val="center"/>
              <w:rPr>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rPr>
              <w:t>Document Changes</w:t>
            </w:r>
          </w:p>
        </w:tc>
        <w:tc>
          <w:tcPr>
            <w:tcW w:w="1255" w:type="pct"/>
            <w:shd w:val="clear" w:color="auto" w:fill="E6E6E6"/>
            <w:vAlign w:val="center"/>
            <w:tcPrChange w:id="19539" w:author="He Han" w:date="2026-10-21T16:30:00Z">
              <w:tcPr>
                <w:tcW w:w="1527" w:type="pct"/>
                <w:shd w:val="clear" w:color="auto" w:fill="E6E6E6"/>
                <w:vAlign w:val="center"/>
              </w:tcPr>
            </w:tcPrChange>
          </w:tcPr>
          <w:p w14:paraId="7B6255D4" w14:textId="77777777" w:rsidR="00813D53" w:rsidRPr="00BB7730" w:rsidRDefault="00010358">
            <w:pPr>
              <w:spacing w:line="276" w:lineRule="auto"/>
              <w:contextualSpacing/>
              <w:jc w:val="center"/>
              <w:rPr>
                <w:rFonts w:ascii="Times New Roman" w:eastAsia="仿宋_GB2312" w:hAnsi="Times New Roman" w:cs="Times New Roman"/>
                <w:b/>
                <w:color w:val="auto"/>
                <w:sz w:val="20"/>
                <w:szCs w:val="20"/>
                <w:lang w:eastAsia="zh-CN"/>
              </w:rPr>
            </w:pPr>
            <w:r w:rsidRPr="00BB7730">
              <w:rPr>
                <w:rFonts w:ascii="Times New Roman" w:eastAsia="仿宋_GB2312" w:hAnsi="Times New Roman" w:cs="Times New Roman"/>
                <w:b/>
                <w:color w:val="auto"/>
                <w:sz w:val="20"/>
                <w:szCs w:val="20"/>
                <w:lang w:eastAsia="zh-CN"/>
              </w:rPr>
              <w:t>Justification</w:t>
            </w:r>
          </w:p>
        </w:tc>
        <w:tc>
          <w:tcPr>
            <w:tcW w:w="1201" w:type="pct"/>
            <w:shd w:val="clear" w:color="auto" w:fill="E6E6E6"/>
            <w:vAlign w:val="center"/>
            <w:tcPrChange w:id="19540" w:author="He Han" w:date="2026-10-21T16:30:00Z">
              <w:tcPr>
                <w:tcW w:w="1201" w:type="pct"/>
                <w:shd w:val="clear" w:color="auto" w:fill="E6E6E6"/>
                <w:vAlign w:val="center"/>
              </w:tcPr>
            </w:tcPrChange>
          </w:tcPr>
          <w:p w14:paraId="06838F85" w14:textId="77777777" w:rsidR="00813D53" w:rsidRPr="00BB7730" w:rsidRDefault="00010358">
            <w:pPr>
              <w:spacing w:line="276" w:lineRule="auto"/>
              <w:contextualSpacing/>
              <w:jc w:val="center"/>
              <w:rPr>
                <w:rFonts w:ascii="Times New Roman" w:eastAsia="仿宋_GB2312" w:hAnsi="Times New Roman" w:cs="Times New Roman"/>
                <w:b/>
                <w:color w:val="auto"/>
                <w:sz w:val="20"/>
                <w:szCs w:val="20"/>
              </w:rPr>
            </w:pPr>
            <w:r w:rsidRPr="00BB7730">
              <w:rPr>
                <w:rFonts w:ascii="Times New Roman" w:eastAsia="仿宋_GB2312" w:hAnsi="Times New Roman" w:cs="Times New Roman"/>
                <w:b/>
                <w:color w:val="auto"/>
                <w:sz w:val="20"/>
                <w:szCs w:val="20"/>
                <w:lang w:eastAsia="zh-CN"/>
              </w:rPr>
              <w:t xml:space="preserve">Effective </w:t>
            </w:r>
            <w:r w:rsidRPr="00BB7730">
              <w:rPr>
                <w:rFonts w:ascii="Times New Roman" w:eastAsia="仿宋_GB2312" w:hAnsi="Times New Roman" w:cs="Times New Roman"/>
                <w:b/>
                <w:color w:val="auto"/>
                <w:sz w:val="20"/>
                <w:szCs w:val="20"/>
              </w:rPr>
              <w:t>Date</w:t>
            </w:r>
          </w:p>
        </w:tc>
      </w:tr>
      <w:tr w:rsidR="00813D53" w:rsidRPr="00BB7730" w14:paraId="4813BFEC" w14:textId="77777777" w:rsidTr="003C6F0D">
        <w:trPr>
          <w:trHeight w:val="397"/>
          <w:trPrChange w:id="19541" w:author="He Han" w:date="2026-10-21T16:30:00Z">
            <w:trPr>
              <w:trHeight w:val="397"/>
            </w:trPr>
          </w:trPrChange>
        </w:trPr>
        <w:tc>
          <w:tcPr>
            <w:tcW w:w="1161" w:type="pct"/>
            <w:vAlign w:val="center"/>
            <w:tcPrChange w:id="19542" w:author="He Han" w:date="2026-10-21T16:30:00Z">
              <w:tcPr>
                <w:tcW w:w="1003" w:type="pct"/>
                <w:vAlign w:val="center"/>
              </w:tcPr>
            </w:tcPrChange>
          </w:tcPr>
          <w:p w14:paraId="3B5A11F9" w14:textId="11FEB43E" w:rsidR="00813D53" w:rsidRPr="00BB7730" w:rsidRDefault="00E16333" w:rsidP="00DC4904">
            <w:pPr>
              <w:spacing w:line="276" w:lineRule="auto"/>
              <w:contextualSpacing/>
              <w:jc w:val="center"/>
              <w:rPr>
                <w:rFonts w:ascii="Times New Roman" w:eastAsia="仿宋_GB2312" w:hAnsi="Times New Roman" w:cs="Times New Roman"/>
                <w:color w:val="auto"/>
                <w:sz w:val="20"/>
                <w:szCs w:val="20"/>
              </w:rPr>
            </w:pPr>
            <w:r w:rsidRPr="00BB7730">
              <w:rPr>
                <w:rFonts w:ascii="Times New Roman" w:eastAsia="仿宋_GB2312" w:hAnsi="Times New Roman" w:cs="Times New Roman"/>
                <w:color w:val="auto"/>
                <w:sz w:val="20"/>
                <w:szCs w:val="20"/>
                <w:lang w:eastAsia="zh-CN"/>
              </w:rPr>
              <w:t>RA-</w:t>
            </w:r>
            <w:r w:rsidR="00AE5B3E" w:rsidRPr="00BB7730">
              <w:rPr>
                <w:rFonts w:ascii="Times New Roman" w:eastAsia="仿宋_GB2312" w:hAnsi="Times New Roman" w:cs="Times New Roman"/>
                <w:color w:val="auto"/>
                <w:sz w:val="20"/>
                <w:szCs w:val="20"/>
                <w:lang w:eastAsia="zh-CN"/>
              </w:rPr>
              <w:t>1</w:t>
            </w:r>
            <w:r w:rsidR="00DC4904" w:rsidRPr="00BB7730">
              <w:rPr>
                <w:rFonts w:ascii="Times New Roman" w:eastAsia="仿宋_GB2312" w:hAnsi="Times New Roman" w:cs="Times New Roman"/>
                <w:color w:val="auto"/>
                <w:sz w:val="20"/>
                <w:szCs w:val="20"/>
                <w:lang w:eastAsia="zh-CN"/>
              </w:rPr>
              <w:t>40020030101</w:t>
            </w:r>
            <w:r w:rsidR="00010358" w:rsidRPr="00BB7730">
              <w:rPr>
                <w:rFonts w:ascii="Times New Roman" w:eastAsia="仿宋_GB2312" w:hAnsi="Times New Roman" w:cs="Times New Roman"/>
                <w:color w:val="auto"/>
                <w:sz w:val="20"/>
                <w:szCs w:val="20"/>
                <w:lang w:eastAsia="zh-CN"/>
              </w:rPr>
              <w:t>.01</w:t>
            </w:r>
          </w:p>
        </w:tc>
        <w:tc>
          <w:tcPr>
            <w:tcW w:w="1383" w:type="pct"/>
            <w:vAlign w:val="center"/>
            <w:tcPrChange w:id="19543" w:author="He Han" w:date="2026-10-21T16:30:00Z">
              <w:tcPr>
                <w:tcW w:w="1269" w:type="pct"/>
                <w:vAlign w:val="center"/>
              </w:tcPr>
            </w:tcPrChange>
          </w:tcPr>
          <w:p w14:paraId="09704D43" w14:textId="77777777" w:rsidR="00813D53" w:rsidRPr="00BB7730" w:rsidRDefault="00010358">
            <w:pPr>
              <w:spacing w:line="276" w:lineRule="auto"/>
              <w:contextualSpacing/>
              <w:jc w:val="center"/>
              <w:rPr>
                <w:rFonts w:ascii="Times New Roman" w:eastAsia="仿宋_GB2312" w:hAnsi="Times New Roman" w:cs="Times New Roman"/>
                <w:color w:val="auto"/>
                <w:sz w:val="20"/>
                <w:szCs w:val="20"/>
                <w:lang w:eastAsia="zh-CN"/>
              </w:rPr>
            </w:pPr>
            <w:r w:rsidRPr="00BB7730">
              <w:rPr>
                <w:rFonts w:ascii="Times New Roman" w:eastAsia="仿宋_GB2312" w:hAnsi="Times New Roman" w:cs="Times New Roman"/>
                <w:color w:val="auto"/>
                <w:sz w:val="20"/>
                <w:szCs w:val="20"/>
                <w:lang w:eastAsia="zh-CN"/>
              </w:rPr>
              <w:t>N/A</w:t>
            </w:r>
          </w:p>
        </w:tc>
        <w:tc>
          <w:tcPr>
            <w:tcW w:w="1255" w:type="pct"/>
            <w:vAlign w:val="center"/>
            <w:tcPrChange w:id="19544" w:author="He Han" w:date="2026-10-21T16:30:00Z">
              <w:tcPr>
                <w:tcW w:w="1527" w:type="pct"/>
                <w:vAlign w:val="center"/>
              </w:tcPr>
            </w:tcPrChange>
          </w:tcPr>
          <w:p w14:paraId="3450B000" w14:textId="77777777" w:rsidR="00813D53" w:rsidRPr="00BB7730" w:rsidRDefault="00010358">
            <w:pPr>
              <w:spacing w:line="276" w:lineRule="auto"/>
              <w:contextualSpacing/>
              <w:jc w:val="center"/>
              <w:rPr>
                <w:rFonts w:ascii="Times New Roman" w:eastAsia="仿宋_GB2312" w:hAnsi="Times New Roman" w:cs="Times New Roman"/>
                <w:color w:val="auto"/>
                <w:sz w:val="20"/>
                <w:szCs w:val="20"/>
                <w:lang w:eastAsia="zh-CN"/>
              </w:rPr>
            </w:pPr>
            <w:r w:rsidRPr="00BB7730">
              <w:rPr>
                <w:rFonts w:ascii="Times New Roman" w:eastAsia="仿宋_GB2312" w:hAnsi="Times New Roman" w:cs="Times New Roman"/>
                <w:color w:val="auto"/>
                <w:sz w:val="20"/>
                <w:szCs w:val="20"/>
                <w:lang w:eastAsia="zh-CN"/>
              </w:rPr>
              <w:t>The first version</w:t>
            </w:r>
          </w:p>
        </w:tc>
        <w:tc>
          <w:tcPr>
            <w:tcW w:w="1201" w:type="pct"/>
            <w:vAlign w:val="center"/>
            <w:tcPrChange w:id="19545" w:author="He Han" w:date="2026-10-21T16:30:00Z">
              <w:tcPr>
                <w:tcW w:w="1201" w:type="pct"/>
                <w:vAlign w:val="center"/>
              </w:tcPr>
            </w:tcPrChange>
          </w:tcPr>
          <w:p w14:paraId="167CAD5E" w14:textId="77777777" w:rsidR="00813D53" w:rsidRPr="00BB7730" w:rsidRDefault="00010358">
            <w:pPr>
              <w:spacing w:line="276" w:lineRule="auto"/>
              <w:contextualSpacing/>
              <w:jc w:val="center"/>
              <w:rPr>
                <w:rFonts w:ascii="Times New Roman" w:eastAsia="仿宋_GB2312" w:hAnsi="Times New Roman" w:cs="Times New Roman"/>
                <w:color w:val="auto"/>
                <w:sz w:val="20"/>
                <w:szCs w:val="20"/>
                <w:lang w:eastAsia="zh-CN"/>
              </w:rPr>
            </w:pPr>
            <w:r w:rsidRPr="00BB7730">
              <w:rPr>
                <w:rFonts w:ascii="Times New Roman" w:eastAsia="仿宋_GB2312" w:hAnsi="Times New Roman" w:cs="Times New Roman"/>
                <w:color w:val="auto"/>
                <w:sz w:val="20"/>
                <w:szCs w:val="20"/>
                <w:lang w:eastAsia="zh-CN"/>
              </w:rPr>
              <w:t xml:space="preserve">The last signature date is the effective date. </w:t>
            </w:r>
          </w:p>
        </w:tc>
      </w:tr>
    </w:tbl>
    <w:p w14:paraId="38B6933B" w14:textId="77777777" w:rsidR="00813D53" w:rsidRPr="00BB7730" w:rsidRDefault="00813D53">
      <w:pPr>
        <w:snapToGrid w:val="0"/>
        <w:rPr>
          <w:rFonts w:ascii="Times New Roman" w:eastAsia="仿宋_GB2312" w:hAnsi="Times New Roman" w:cs="Times New Roman"/>
          <w:color w:val="auto"/>
          <w:kern w:val="0"/>
          <w:szCs w:val="21"/>
          <w:lang w:eastAsia="zh-CN"/>
        </w:rPr>
      </w:pPr>
    </w:p>
    <w:sectPr w:rsidR="00813D53" w:rsidRPr="00BB7730" w:rsidSect="000B5026">
      <w:headerReference w:type="even" r:id="rId28"/>
      <w:headerReference w:type="default" r:id="rId29"/>
      <w:headerReference w:type="first" r:id="rId30"/>
      <w:pgSz w:w="11907" w:h="16839"/>
      <w:pgMar w:top="720" w:right="1077" w:bottom="720" w:left="107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70" w:author="Veera Venkata Satyanarayana Chiranjeevi Geda" w:date="2026-05-21T12:22:00Z" w:initials="VG">
    <w:p w14:paraId="558EF78A" w14:textId="77777777" w:rsidR="00153539" w:rsidRDefault="00153539" w:rsidP="008E2B4C">
      <w:pPr>
        <w:pStyle w:val="CommentText1"/>
      </w:pPr>
      <w:r>
        <w:rPr>
          <w:rStyle w:val="CommentReference1"/>
        </w:rPr>
        <w:annotationRef/>
      </w:r>
      <w:r w:rsidRPr="5173439A">
        <w:t>Refer L1 comments with same context.</w:t>
      </w:r>
    </w:p>
  </w:comment>
  <w:comment w:id="271" w:author="Xuning Wei12232" w:date="2026-05-25T14:26:00Z" w:initials="XW">
    <w:p w14:paraId="1BD3D6E8" w14:textId="32F4AF4D" w:rsidR="00153539" w:rsidRDefault="00153539">
      <w:pPr>
        <w:pStyle w:val="aff0"/>
      </w:pPr>
      <w:r>
        <w:rPr>
          <w:rStyle w:val="aff2"/>
        </w:rPr>
        <w:annotationRef/>
      </w:r>
      <w:r>
        <w:rPr>
          <w:rFonts w:eastAsiaTheme="minorEastAsia" w:hint="eastAsia"/>
          <w:lang w:eastAsia="zh-CN"/>
        </w:rPr>
        <w:t>OK,</w:t>
      </w:r>
      <w:r>
        <w:rPr>
          <w:rFonts w:eastAsiaTheme="minorEastAsia"/>
          <w:lang w:eastAsia="zh-CN"/>
        </w:rPr>
        <w:t xml:space="preserve"> thanks. </w:t>
      </w:r>
      <w:r>
        <w:rPr>
          <w:rFonts w:eastAsiaTheme="minorEastAsia" w:hint="eastAsia"/>
          <w:lang w:eastAsia="zh-CN"/>
        </w:rPr>
        <w:t>Has</w:t>
      </w:r>
      <w:r>
        <w:rPr>
          <w:rFonts w:eastAsiaTheme="minorEastAsia"/>
          <w:lang w:eastAsia="zh-CN"/>
        </w:rPr>
        <w:t xml:space="preserve"> </w:t>
      </w:r>
      <w:r>
        <w:rPr>
          <w:rFonts w:eastAsiaTheme="minorEastAsia" w:hint="eastAsia"/>
          <w:lang w:eastAsia="zh-CN"/>
        </w:rPr>
        <w:t>been</w:t>
      </w:r>
      <w:r>
        <w:rPr>
          <w:rFonts w:eastAsiaTheme="minorEastAsia"/>
          <w:lang w:eastAsia="zh-CN"/>
        </w:rPr>
        <w:t xml:space="preserve"> adjusted </w:t>
      </w:r>
      <w:r>
        <w:t>r</w:t>
      </w:r>
      <w:r w:rsidRPr="5173439A">
        <w:t>efer L1</w:t>
      </w:r>
    </w:p>
  </w:comment>
  <w:comment w:id="272" w:author="Diedra Shorty-Duffie" w:date="2026-05-06T12:00:00Z" w:initials="DS">
    <w:p w14:paraId="53950A4F" w14:textId="3AA6615D" w:rsidR="00153539" w:rsidRDefault="00153539">
      <w:pPr>
        <w:pStyle w:val="CommentText1"/>
      </w:pPr>
      <w:r>
        <w:rPr>
          <w:rStyle w:val="CommentReference1"/>
        </w:rPr>
        <w:annotationRef/>
      </w:r>
      <w:r w:rsidRPr="41B06627">
        <w:t>Standardize with L1 ESA naming here and in title/header</w:t>
      </w:r>
    </w:p>
  </w:comment>
  <w:comment w:id="273" w:author="Pengda Zhao - Network" w:date="2026-05-12T11:30:00Z" w:initials="PN">
    <w:p w14:paraId="7E787002" w14:textId="565B8B72" w:rsidR="00153539" w:rsidRDefault="00153539">
      <w:pPr>
        <w:pStyle w:val="CommentText1"/>
      </w:pPr>
      <w:r>
        <w:rPr>
          <w:rStyle w:val="CommentReference1"/>
        </w:rPr>
        <w:annotationRef/>
      </w:r>
      <w:r w:rsidRPr="6DDBB619">
        <w:t>Thanks, it has been changed.</w:t>
      </w:r>
    </w:p>
  </w:comment>
  <w:comment w:id="385" w:author="Johan Granander" w:date="2026-05-04T10:39:00Z" w:initials="JG">
    <w:p w14:paraId="113315B7" w14:textId="77777777" w:rsidR="00153539" w:rsidRDefault="00153539" w:rsidP="00BC47E2">
      <w:pPr>
        <w:pStyle w:val="CommentText1"/>
      </w:pPr>
      <w:r>
        <w:rPr>
          <w:rStyle w:val="CommentReference1"/>
        </w:rPr>
        <w:annotationRef/>
      </w:r>
      <w:r>
        <w:rPr>
          <w:lang w:val="sv-SE"/>
        </w:rPr>
        <w:t>The scheme is missing the assignments for Steps 1 and 2 (its just showing a, b, c etc)</w:t>
      </w:r>
      <w:r>
        <w:rPr>
          <w:lang w:val="sv-SE"/>
        </w:rPr>
        <w:br/>
      </w:r>
      <w:r>
        <w:rPr>
          <w:lang w:val="sv-SE"/>
        </w:rPr>
        <w:br/>
        <w:t>The DMF reswell volume (Step 1a) is 8.0 V (7.0 V + 1.0 V) in step 3.1.3 further down in the MOR.</w:t>
      </w:r>
      <w:r>
        <w:rPr>
          <w:lang w:val="sv-SE"/>
        </w:rPr>
        <w:br/>
      </w:r>
      <w:r>
        <w:rPr>
          <w:lang w:val="sv-SE"/>
        </w:rPr>
        <w:br/>
        <w:t xml:space="preserve">Check the DMF volume in Step 1c, there seems to be only 3.5 V added, followed by 1.0 V to rinse the activation tank. </w:t>
      </w:r>
      <w:r>
        <w:rPr>
          <w:lang w:val="sv-SE"/>
        </w:rPr>
        <w:br/>
      </w:r>
      <w:r>
        <w:rPr>
          <w:lang w:val="sv-SE"/>
        </w:rPr>
        <w:br/>
        <w:t>Add DMF volume to wash 1f.</w:t>
      </w:r>
      <w:r>
        <w:rPr>
          <w:lang w:val="sv-SE"/>
        </w:rPr>
        <w:br/>
      </w:r>
      <w:r>
        <w:rPr>
          <w:lang w:val="sv-SE"/>
        </w:rPr>
        <w:br/>
        <w:t>In Step 2d, the MOR describes using 2.0 eq. PyBOP, not 3.0 eq. Also, check the DMF volume used.</w:t>
      </w:r>
      <w:r>
        <w:rPr>
          <w:lang w:val="sv-SE"/>
        </w:rPr>
        <w:br/>
      </w:r>
      <w:r>
        <w:rPr>
          <w:lang w:val="sv-SE"/>
        </w:rPr>
        <w:br/>
        <w:t>The process deprotection and coupling for AA14 is different from the other AAs.</w:t>
      </w:r>
      <w:r>
        <w:rPr>
          <w:lang w:val="sv-SE"/>
        </w:rPr>
        <w:br/>
      </w:r>
      <w:r>
        <w:rPr>
          <w:lang w:val="sv-SE"/>
        </w:rPr>
        <w:br/>
        <w:t>The final deswell and wash steps are missing.</w:t>
      </w:r>
      <w:r>
        <w:rPr>
          <w:lang w:val="sv-SE"/>
        </w:rPr>
        <w:br/>
      </w:r>
    </w:p>
  </w:comment>
  <w:comment w:id="386" w:author="Xuning Wei12232" w:date="2026-05-20T10:51:00Z" w:initials="XW">
    <w:p w14:paraId="4F03C12E" w14:textId="6EA34055" w:rsidR="00153539" w:rsidRDefault="00153539">
      <w:pPr>
        <w:pStyle w:val="aff0"/>
      </w:pPr>
      <w:r>
        <w:rPr>
          <w:rStyle w:val="aff2"/>
        </w:rPr>
        <w:annotationRef/>
      </w:r>
      <w:r>
        <w:t>Thanks for your suggestions.</w:t>
      </w:r>
      <w:r>
        <w:br/>
      </w:r>
      <w:r>
        <w:br/>
        <w:t xml:space="preserve">Relevant information of Step 1 and Step 2 has been updated. </w:t>
      </w:r>
      <w:r>
        <w:br/>
      </w:r>
      <w:r>
        <w:br/>
        <w:t xml:space="preserve">Specific parameters will be specified in the process details, with only brief description here. </w:t>
      </w:r>
      <w:r>
        <w:br/>
      </w:r>
      <w:r>
        <w:br/>
      </w:r>
      <w:r>
        <w:rPr>
          <w:lang w:val="sv-SE"/>
        </w:rPr>
        <w:t>AA14</w:t>
      </w:r>
      <w:r>
        <w:t xml:space="preserve"> is revised, and the final washing step is added.</w:t>
      </w:r>
    </w:p>
  </w:comment>
  <w:comment w:id="2727" w:author="Veera Venkata Satyanarayana Chiranjeevi Geda" w:date="2026-05-21T16:04:00Z" w:initials="VG">
    <w:p w14:paraId="69DD7B57" w14:textId="77777777" w:rsidR="00153539" w:rsidRDefault="00153539" w:rsidP="00CB6962">
      <w:pPr>
        <w:pStyle w:val="CommentText1"/>
      </w:pPr>
      <w:r w:rsidRPr="000D16FA">
        <w:rPr>
          <w:rStyle w:val="CommentReference1"/>
          <w:highlight w:val="yellow"/>
        </w:rPr>
        <w:annotationRef/>
      </w:r>
      <w:r w:rsidRPr="000F5DC3">
        <w:t xml:space="preserve">Please clarify if this also includes filter mesh and nitrogen distribution piping </w:t>
      </w:r>
      <w:proofErr w:type="spellStart"/>
      <w:r w:rsidRPr="000F5DC3">
        <w:t>MoC</w:t>
      </w:r>
      <w:proofErr w:type="spellEnd"/>
      <w:r w:rsidRPr="000F5DC3">
        <w:t>.</w:t>
      </w:r>
    </w:p>
  </w:comment>
  <w:comment w:id="2728" w:author="Xuning Wei12232" w:date="2026-05-25T14:29:00Z" w:initials="XW">
    <w:p w14:paraId="1FFEB9CB" w14:textId="70BC4E3D" w:rsidR="00153539" w:rsidRPr="00BD62B8" w:rsidRDefault="00153539">
      <w:pPr>
        <w:pStyle w:val="aff0"/>
        <w:rPr>
          <w:rFonts w:eastAsiaTheme="minorEastAsia"/>
          <w:lang w:eastAsia="zh-CN"/>
        </w:rPr>
      </w:pPr>
      <w:r>
        <w:rPr>
          <w:rStyle w:val="aff2"/>
        </w:rPr>
        <w:annotationRef/>
      </w:r>
      <w:r>
        <w:t xml:space="preserve">Has been updated. </w:t>
      </w:r>
    </w:p>
  </w:comment>
  <w:comment w:id="2729" w:author="Xuning Wei12232" w:date="2026-09-05T20:57:00Z" w:initials="XW">
    <w:p w14:paraId="20C0D154" w14:textId="61D5A69C" w:rsidR="00153539" w:rsidRPr="00A54EC0" w:rsidRDefault="00153539">
      <w:pPr>
        <w:pStyle w:val="aff0"/>
      </w:pPr>
      <w:r>
        <w:rPr>
          <w:rStyle w:val="aff2"/>
        </w:rPr>
        <w:annotationRef/>
      </w:r>
      <w:r w:rsidRPr="00A54EC0">
        <w:t xml:space="preserve">Not previously included; newly added to this entry. </w:t>
      </w:r>
      <w:r w:rsidRPr="00A54EC0">
        <w:rPr>
          <w:rFonts w:eastAsiaTheme="minorEastAsia"/>
          <w:lang w:eastAsia="zh-CN"/>
        </w:rPr>
        <w:t>Thank you</w:t>
      </w:r>
      <w:r w:rsidRPr="00A54EC0">
        <w:t>.</w:t>
      </w:r>
    </w:p>
  </w:comment>
  <w:comment w:id="2946" w:author="Veera Venkata Satyanarayana Chiranjeevi Geda" w:date="2026-05-11T16:41:00Z" w:initials="VG">
    <w:p w14:paraId="11BEF373" w14:textId="77777777" w:rsidR="00153539" w:rsidRDefault="00153539" w:rsidP="0032037C">
      <w:pPr>
        <w:pStyle w:val="CommentText1"/>
      </w:pPr>
      <w:r>
        <w:rPr>
          <w:rStyle w:val="CommentReference1"/>
        </w:rPr>
        <w:annotationRef/>
      </w:r>
      <w:proofErr w:type="gramStart"/>
      <w:r w:rsidRPr="25584E71">
        <w:t>mechanical</w:t>
      </w:r>
      <w:proofErr w:type="gramEnd"/>
      <w:r w:rsidRPr="25584E71">
        <w:t xml:space="preserve"> seal?</w:t>
      </w:r>
    </w:p>
  </w:comment>
  <w:comment w:id="2947" w:author="Zuo Zhang" w:date="2026-05-13T16:56:00Z" w:initials="ZZ">
    <w:p w14:paraId="658E4DB4" w14:textId="77777777" w:rsidR="00153539" w:rsidRPr="008373BF" w:rsidRDefault="00153539" w:rsidP="0032037C">
      <w:pPr>
        <w:pStyle w:val="CommentText4"/>
        <w:rPr>
          <w:rFonts w:eastAsiaTheme="minorEastAsia"/>
          <w:lang w:eastAsia="zh-CN"/>
        </w:rPr>
      </w:pPr>
      <w:r>
        <w:rPr>
          <w:rStyle w:val="CommentReference2"/>
        </w:rPr>
        <w:annotationRef/>
      </w:r>
      <w:r>
        <w:rPr>
          <w:rFonts w:eastAsiaTheme="minorEastAsia" w:hint="eastAsia"/>
          <w:lang w:eastAsia="zh-CN"/>
        </w:rPr>
        <w:t>Yes</w:t>
      </w:r>
      <w:r>
        <w:rPr>
          <w:rFonts w:eastAsiaTheme="minorEastAsia"/>
          <w:lang w:eastAsia="zh-CN"/>
        </w:rPr>
        <w:t>, thanks.</w:t>
      </w:r>
    </w:p>
  </w:comment>
  <w:comment w:id="2975" w:author="Johan Granander" w:date="2026-05-04T11:46:00Z" w:initials="JG">
    <w:p w14:paraId="7B10D97A" w14:textId="77777777" w:rsidR="00153539" w:rsidRDefault="00153539" w:rsidP="00DD3AB1">
      <w:pPr>
        <w:pStyle w:val="CommentText1"/>
      </w:pPr>
      <w:r>
        <w:rPr>
          <w:rStyle w:val="CommentReference1"/>
        </w:rPr>
        <w:annotationRef/>
      </w:r>
      <w:r>
        <w:rPr>
          <w:lang w:val="sv-SE"/>
        </w:rPr>
        <w:t>Check if this number is correct. The vessel has been referred to as TJ4S-1213-SPS02-AT02’ in the Protocol.</w:t>
      </w:r>
    </w:p>
  </w:comment>
  <w:comment w:id="2976" w:author="Xuning Wei12232" w:date="2026-05-20T16:15:00Z" w:initials="XW">
    <w:p w14:paraId="3A11494B" w14:textId="40476AB9" w:rsidR="00153539" w:rsidRPr="00A90BEB" w:rsidRDefault="00153539">
      <w:pPr>
        <w:pStyle w:val="aff0"/>
        <w:rPr>
          <w:rFonts w:eastAsiaTheme="minorEastAsia"/>
          <w:lang w:eastAsia="zh-CN"/>
        </w:rPr>
      </w:pPr>
      <w:r>
        <w:rPr>
          <w:rStyle w:val="aff2"/>
        </w:rPr>
        <w:annotationRef/>
      </w:r>
      <w:r>
        <w:t xml:space="preserve">After confirmation, </w:t>
      </w:r>
      <w:r>
        <w:rPr>
          <w:rFonts w:eastAsiaTheme="minorEastAsia"/>
          <w:lang w:eastAsia="zh-CN"/>
        </w:rPr>
        <w:t xml:space="preserve">TJ4S-1213-SPS01-AT02 </w:t>
      </w:r>
      <w:r>
        <w:t>is correct</w:t>
      </w:r>
    </w:p>
  </w:comment>
  <w:comment w:id="2977" w:author="Johan Granander" w:date="2026-05-27T19:37:00Z" w:initials="JG">
    <w:p w14:paraId="698F26F4" w14:textId="77777777" w:rsidR="00153539" w:rsidRDefault="00153539" w:rsidP="00D50A35">
      <w:pPr>
        <w:pStyle w:val="aff0"/>
      </w:pPr>
      <w:r>
        <w:rPr>
          <w:rStyle w:val="aff2"/>
        </w:rPr>
        <w:annotationRef/>
      </w:r>
      <w:r>
        <w:rPr>
          <w:lang w:val="sv-SE"/>
        </w:rPr>
        <w:t>Has the Protocol been corrected?</w:t>
      </w:r>
    </w:p>
  </w:comment>
  <w:comment w:id="2978" w:author="Xuning Wei12232" w:date="2026-06-06T11:15:00Z" w:initials="XW">
    <w:p w14:paraId="61348F16" w14:textId="21A03F5C" w:rsidR="00153539" w:rsidRPr="00AF0827" w:rsidRDefault="00153539">
      <w:pPr>
        <w:pStyle w:val="aff0"/>
        <w:rPr>
          <w:rFonts w:eastAsiaTheme="minorEastAsia"/>
          <w:lang w:eastAsia="zh-CN"/>
        </w:rPr>
      </w:pPr>
      <w:r>
        <w:rPr>
          <w:rStyle w:val="aff2"/>
        </w:rPr>
        <w:annotationRef/>
      </w:r>
      <w:r>
        <w:t>Yes, the protocol has also been corrected</w:t>
      </w:r>
    </w:p>
  </w:comment>
  <w:comment w:id="3085" w:author="Yiwen Zhang" w:date="2026-07-27T16:42:00Z" w:initials="YZ">
    <w:p w14:paraId="1E0E1624" w14:textId="77777777" w:rsidR="00153539" w:rsidRDefault="00153539" w:rsidP="004A5D81">
      <w:pPr>
        <w:pStyle w:val="CommentText1"/>
      </w:pPr>
      <w:r>
        <w:rPr>
          <w:rStyle w:val="CommentReference1"/>
        </w:rPr>
        <w:annotationRef/>
      </w:r>
      <w:r>
        <w:t>Agitation tank</w:t>
      </w:r>
    </w:p>
  </w:comment>
  <w:comment w:id="3086" w:author="Xuning Wei12232" w:date="2026-08-02T13:34:00Z" w:initials="XW">
    <w:p w14:paraId="1D741E33" w14:textId="77777777" w:rsidR="00153539" w:rsidRDefault="00153539" w:rsidP="004A5D81">
      <w:pPr>
        <w:pStyle w:val="CommentText2"/>
      </w:pPr>
      <w:r>
        <w:rPr>
          <w:rStyle w:val="CommentReference2"/>
        </w:rPr>
        <w:annotationRef/>
      </w:r>
      <w:r>
        <w:t xml:space="preserve">Modified. Thanks. </w:t>
      </w:r>
    </w:p>
  </w:comment>
  <w:comment w:id="4263" w:author="Johan Granander" w:date="2026-05-04T12:15:00Z" w:initials="JG">
    <w:p w14:paraId="0C73D807" w14:textId="77777777" w:rsidR="00153539" w:rsidRDefault="00153539" w:rsidP="00163E78">
      <w:pPr>
        <w:pStyle w:val="CommentText1"/>
      </w:pPr>
      <w:r>
        <w:rPr>
          <w:rStyle w:val="CommentReference1"/>
        </w:rPr>
        <w:annotationRef/>
      </w:r>
      <w:r w:rsidRPr="009B26FB">
        <w:rPr>
          <w:lang w:val="sv-SE"/>
        </w:rPr>
        <w:t>Can the mixing study, used to calculate the agitation rates for the different parts of the process, be added to this document? Or would it be more suitable to include in the ORA?</w:t>
      </w:r>
    </w:p>
  </w:comment>
  <w:comment w:id="4264" w:author="Xuning Wei12232" w:date="2026-05-25T18:14:00Z" w:initials="XW">
    <w:p w14:paraId="3469DA8A" w14:textId="43207163" w:rsidR="00153539" w:rsidRPr="009B26FB" w:rsidRDefault="00153539">
      <w:pPr>
        <w:pStyle w:val="aff0"/>
        <w:rPr>
          <w:rFonts w:eastAsiaTheme="minorEastAsia"/>
          <w:lang w:eastAsia="zh-CN"/>
        </w:rPr>
      </w:pPr>
      <w:r>
        <w:rPr>
          <w:rStyle w:val="aff2"/>
        </w:rPr>
        <w:annotationRef/>
      </w:r>
      <w:r>
        <w:rPr>
          <w:rFonts w:eastAsiaTheme="minorEastAsia"/>
          <w:lang w:eastAsia="zh-CN"/>
        </w:rPr>
        <w:t xml:space="preserve"> </w:t>
      </w:r>
      <w:r>
        <w:t>We suggest that</w:t>
      </w:r>
      <w:r w:rsidRPr="000823B6">
        <w:t xml:space="preserve"> </w:t>
      </w:r>
      <w:r>
        <w:t>the mixing study</w:t>
      </w:r>
      <w:r w:rsidRPr="009B26FB">
        <w:rPr>
          <w:lang w:val="sv-SE"/>
        </w:rPr>
        <w:t>, used to calculate the agitation rates for the different parts of the process,</w:t>
      </w:r>
      <w:r>
        <w:t xml:space="preserve"> be documented in the ORA</w:t>
      </w:r>
      <w:r>
        <w:rPr>
          <w:rFonts w:eastAsiaTheme="minorEastAsia"/>
          <w:lang w:eastAsia="zh-CN"/>
        </w:rPr>
        <w:t>. T</w:t>
      </w:r>
      <w:r>
        <w:rPr>
          <w:rFonts w:eastAsiaTheme="minorEastAsia" w:hint="eastAsia"/>
          <w:lang w:eastAsia="zh-CN"/>
        </w:rPr>
        <w:t>hanks</w:t>
      </w:r>
      <w:r>
        <w:rPr>
          <w:rFonts w:eastAsiaTheme="minorEastAsia"/>
          <w:lang w:eastAsia="zh-CN"/>
        </w:rPr>
        <w:t>.</w:t>
      </w:r>
    </w:p>
  </w:comment>
  <w:comment w:id="7652" w:author="Johan Granander" w:date="2026-05-04T10:52:00Z" w:initials="JG">
    <w:p w14:paraId="35FDC366" w14:textId="77777777" w:rsidR="00153539" w:rsidRDefault="00153539" w:rsidP="00FD673D">
      <w:pPr>
        <w:pStyle w:val="CommentText1"/>
      </w:pPr>
      <w:r>
        <w:rPr>
          <w:rStyle w:val="CommentReference1"/>
        </w:rPr>
        <w:annotationRef/>
      </w:r>
      <w:r>
        <w:rPr>
          <w:lang w:val="sv-SE"/>
        </w:rPr>
        <w:t>I cannot see the instructions for this test in the MOR.</w:t>
      </w:r>
    </w:p>
  </w:comment>
  <w:comment w:id="7653" w:author="Xuning Wei12232" w:date="2026-05-20T13:52:00Z" w:initials="XW">
    <w:p w14:paraId="633DF492" w14:textId="77777777" w:rsidR="00153539" w:rsidRDefault="00153539" w:rsidP="00FD673D">
      <w:pPr>
        <w:pStyle w:val="aff0"/>
      </w:pPr>
      <w:r>
        <w:rPr>
          <w:rStyle w:val="aff2"/>
        </w:rPr>
        <w:annotationRef/>
      </w:r>
      <w:r>
        <w:t>Has been removed, thanks</w:t>
      </w:r>
    </w:p>
  </w:comment>
  <w:comment w:id="7870" w:author="Johan Granander" w:date="2026-05-04T11:51:00Z" w:initials="JG">
    <w:p w14:paraId="6ECD555B" w14:textId="77777777" w:rsidR="00153539" w:rsidRDefault="00153539" w:rsidP="007A0294">
      <w:pPr>
        <w:pStyle w:val="CommentText1"/>
      </w:pPr>
      <w:r>
        <w:rPr>
          <w:rStyle w:val="CommentReference1"/>
        </w:rPr>
        <w:annotationRef/>
      </w:r>
      <w:r>
        <w:rPr>
          <w:lang w:val="sv-SE"/>
        </w:rPr>
        <w:t>Shouldnt this be ’3 times’?</w:t>
      </w:r>
    </w:p>
  </w:comment>
  <w:comment w:id="7871" w:author="Xuning Wei12232" w:date="2026-05-25T13:44:00Z" w:initials="XW">
    <w:p w14:paraId="6348FED6" w14:textId="5E451915" w:rsidR="00153539" w:rsidRDefault="00153539">
      <w:pPr>
        <w:pStyle w:val="aff0"/>
      </w:pPr>
      <w:r>
        <w:rPr>
          <w:rStyle w:val="aff2"/>
        </w:rPr>
        <w:annotationRef/>
      </w:r>
      <w:r>
        <w:rPr>
          <w:rFonts w:eastAsiaTheme="minorEastAsia"/>
          <w:lang w:eastAsia="zh-CN"/>
        </w:rPr>
        <w:t>No. 9 only once</w:t>
      </w:r>
    </w:p>
  </w:comment>
  <w:comment w:id="7872" w:author="Johan Granander" w:date="2026-05-27T19:39:00Z" w:initials="JG">
    <w:p w14:paraId="18BAD3D6" w14:textId="77777777" w:rsidR="00153539" w:rsidRDefault="00153539" w:rsidP="00D80A11">
      <w:pPr>
        <w:pStyle w:val="aff0"/>
      </w:pPr>
      <w:r>
        <w:rPr>
          <w:rStyle w:val="aff2"/>
        </w:rPr>
        <w:annotationRef/>
      </w:r>
      <w:r>
        <w:rPr>
          <w:lang w:val="sv-SE"/>
        </w:rPr>
        <w:t>Okay.</w:t>
      </w:r>
    </w:p>
  </w:comment>
  <w:comment w:id="8072" w:author="Johan Granander" w:date="2026-05-04T11:51:00Z" w:initials="JG">
    <w:p w14:paraId="333C2A76" w14:textId="77777777" w:rsidR="00153539" w:rsidRDefault="00153539" w:rsidP="00B159F1">
      <w:pPr>
        <w:pStyle w:val="CommentText1"/>
      </w:pPr>
      <w:r>
        <w:rPr>
          <w:rStyle w:val="CommentReference1"/>
        </w:rPr>
        <w:annotationRef/>
      </w:r>
      <w:r>
        <w:rPr>
          <w:lang w:val="sv-SE"/>
        </w:rPr>
        <w:t xml:space="preserve">Shouldnt </w:t>
      </w:r>
      <w:r>
        <w:rPr>
          <w:lang w:val="sv-SE"/>
        </w:rPr>
        <w:t>this be ’3 times’?</w:t>
      </w:r>
    </w:p>
  </w:comment>
  <w:comment w:id="8073" w:author="Xuning Wei12232" w:date="2026-05-25T13:44:00Z" w:initials="XW">
    <w:p w14:paraId="2635C4F0" w14:textId="77777777" w:rsidR="00153539" w:rsidRDefault="00153539" w:rsidP="00B159F1">
      <w:pPr>
        <w:pStyle w:val="aff0"/>
      </w:pPr>
      <w:r>
        <w:rPr>
          <w:rStyle w:val="aff2"/>
        </w:rPr>
        <w:annotationRef/>
      </w:r>
      <w:r>
        <w:rPr>
          <w:rFonts w:eastAsiaTheme="minorEastAsia"/>
          <w:lang w:eastAsia="zh-CN"/>
        </w:rPr>
        <w:t>No. 9 only once</w:t>
      </w:r>
    </w:p>
  </w:comment>
  <w:comment w:id="8074" w:author="Johan Granander" w:date="2026-05-27T19:39:00Z" w:initials="JG">
    <w:p w14:paraId="77D0FD61" w14:textId="77777777" w:rsidR="00153539" w:rsidRDefault="00153539" w:rsidP="00B159F1">
      <w:pPr>
        <w:pStyle w:val="aff0"/>
      </w:pPr>
      <w:r>
        <w:rPr>
          <w:rStyle w:val="aff2"/>
        </w:rPr>
        <w:annotationRef/>
      </w:r>
      <w:r>
        <w:rPr>
          <w:lang w:val="sv-SE"/>
        </w:rPr>
        <w:t>Okay.</w:t>
      </w:r>
    </w:p>
  </w:comment>
  <w:comment w:id="12295" w:author="Johan Granander" w:date="2026-05-04T11:55:00Z" w:initials="JG">
    <w:p w14:paraId="55A72891" w14:textId="77777777" w:rsidR="00153539" w:rsidRDefault="00153539" w:rsidP="00DC3C29">
      <w:pPr>
        <w:pStyle w:val="CommentText1"/>
      </w:pPr>
      <w:r>
        <w:rPr>
          <w:rStyle w:val="CommentReference1"/>
        </w:rPr>
        <w:annotationRef/>
      </w:r>
      <w:r>
        <w:rPr>
          <w:lang w:val="sv-SE"/>
        </w:rPr>
        <w:t xml:space="preserve">This </w:t>
      </w:r>
      <w:r>
        <w:rPr>
          <w:lang w:val="sv-SE"/>
        </w:rPr>
        <w:t>should be ’3 times’, correct?</w:t>
      </w:r>
    </w:p>
  </w:comment>
  <w:comment w:id="12296" w:author="Xuning Wei12232" w:date="2026-05-25T12:30:00Z" w:initials="XW">
    <w:p w14:paraId="08CC26DC" w14:textId="77777777" w:rsidR="00153539" w:rsidRPr="006A5294" w:rsidRDefault="00153539" w:rsidP="00DC3C29">
      <w:pPr>
        <w:pStyle w:val="aff0"/>
        <w:rPr>
          <w:rFonts w:eastAsiaTheme="minorEastAsia"/>
          <w:lang w:eastAsia="zh-CN"/>
        </w:rPr>
      </w:pPr>
      <w:r>
        <w:rPr>
          <w:rStyle w:val="aff2"/>
        </w:rPr>
        <w:annotationRef/>
      </w:r>
      <w:r>
        <w:rPr>
          <w:rFonts w:eastAsiaTheme="minorEastAsia"/>
          <w:lang w:eastAsia="zh-CN"/>
        </w:rPr>
        <w:t>No. 9 only once</w:t>
      </w:r>
    </w:p>
  </w:comment>
  <w:comment w:id="12482" w:author="Johan Granander" w:date="2026-05-04T11:02:00Z" w:initials="JG">
    <w:p w14:paraId="31E7375C" w14:textId="77777777" w:rsidR="00153539" w:rsidRDefault="00153539" w:rsidP="0022709A">
      <w:pPr>
        <w:pStyle w:val="CommentText1"/>
      </w:pPr>
      <w:r>
        <w:rPr>
          <w:rStyle w:val="CommentReference1"/>
        </w:rPr>
        <w:annotationRef/>
      </w:r>
      <w:r>
        <w:rPr>
          <w:lang w:val="sv-SE"/>
        </w:rPr>
        <w:t>Add number of equivalents used to align with other reagent charges.</w:t>
      </w:r>
    </w:p>
  </w:comment>
  <w:comment w:id="12483" w:author="Xuning Wei12232" w:date="2026-05-25T11:30:00Z" w:initials="XW">
    <w:p w14:paraId="0E439606" w14:textId="77777777" w:rsidR="00153539" w:rsidRPr="004B098E" w:rsidRDefault="00153539" w:rsidP="0022709A">
      <w:pPr>
        <w:pStyle w:val="aff0"/>
        <w:rPr>
          <w:rFonts w:eastAsiaTheme="minorEastAsia"/>
          <w:lang w:eastAsia="zh-CN"/>
        </w:rPr>
      </w:pPr>
      <w:r>
        <w:rPr>
          <w:rStyle w:val="aff2"/>
        </w:rPr>
        <w:annotationRef/>
      </w:r>
      <w:r>
        <w:rPr>
          <w:rFonts w:eastAsiaTheme="minorEastAsia" w:hint="eastAsia"/>
          <w:lang w:eastAsia="zh-CN"/>
        </w:rPr>
        <w:t>H</w:t>
      </w:r>
      <w:r>
        <w:rPr>
          <w:rFonts w:eastAsiaTheme="minorEastAsia"/>
          <w:lang w:eastAsia="zh-CN"/>
        </w:rPr>
        <w:t>as been added, Thank you.</w:t>
      </w:r>
    </w:p>
  </w:comment>
  <w:comment w:id="14181" w:author="Johan Granander" w:date="2026-05-04T11:33:00Z" w:initials="JG">
    <w:p w14:paraId="38A62B26" w14:textId="77777777" w:rsidR="00153539" w:rsidRDefault="00153539" w:rsidP="00CB42D3">
      <w:pPr>
        <w:pStyle w:val="CommentText1"/>
      </w:pPr>
      <w:r>
        <w:rPr>
          <w:rStyle w:val="CommentReference1"/>
        </w:rPr>
        <w:annotationRef/>
      </w:r>
      <w:r>
        <w:rPr>
          <w:lang w:val="sv-SE"/>
        </w:rPr>
        <w:t>Add how many equivalents are used.</w:t>
      </w:r>
    </w:p>
  </w:comment>
  <w:comment w:id="14182" w:author="Xuning Wei12232" w:date="2026-05-25T11:39:00Z" w:initials="XW">
    <w:p w14:paraId="59D22493" w14:textId="77777777" w:rsidR="00153539" w:rsidRPr="00FF0209" w:rsidRDefault="00153539" w:rsidP="00CB42D3">
      <w:pPr>
        <w:pStyle w:val="aff0"/>
        <w:rPr>
          <w:rFonts w:eastAsiaTheme="minorEastAsia"/>
          <w:lang w:eastAsia="zh-CN"/>
        </w:rPr>
      </w:pPr>
      <w:r>
        <w:rPr>
          <w:rStyle w:val="aff2"/>
        </w:rPr>
        <w:annotationRef/>
      </w:r>
      <w:r>
        <w:rPr>
          <w:rFonts w:eastAsiaTheme="minorEastAsia"/>
          <w:lang w:eastAsia="zh-CN"/>
        </w:rPr>
        <w:t xml:space="preserve">2.0 eq. Has been added.  </w:t>
      </w:r>
    </w:p>
  </w:comment>
  <w:comment w:id="14195" w:author="Johan Granander" w:date="2026-05-04T11:33:00Z" w:initials="JG">
    <w:p w14:paraId="4EA45E84" w14:textId="77777777" w:rsidR="00153539" w:rsidRDefault="00153539" w:rsidP="005C4A66">
      <w:pPr>
        <w:pStyle w:val="CommentText1"/>
      </w:pPr>
      <w:r>
        <w:rPr>
          <w:rStyle w:val="CommentReference1"/>
        </w:rPr>
        <w:annotationRef/>
      </w:r>
      <w:r>
        <w:rPr>
          <w:lang w:val="sv-SE"/>
        </w:rPr>
        <w:t>Add how many equivalents are used.</w:t>
      </w:r>
    </w:p>
  </w:comment>
  <w:comment w:id="14196" w:author="Xuning Wei12232" w:date="2026-05-25T11:39:00Z" w:initials="XW">
    <w:p w14:paraId="12CAD462" w14:textId="77777777" w:rsidR="00153539" w:rsidRPr="00FF0209" w:rsidRDefault="00153539">
      <w:pPr>
        <w:pStyle w:val="aff0"/>
        <w:rPr>
          <w:rFonts w:eastAsiaTheme="minorEastAsia"/>
          <w:lang w:eastAsia="zh-CN"/>
        </w:rPr>
      </w:pPr>
      <w:r>
        <w:rPr>
          <w:rStyle w:val="aff2"/>
        </w:rPr>
        <w:annotationRef/>
      </w:r>
      <w:r>
        <w:rPr>
          <w:rFonts w:eastAsiaTheme="minorEastAsia"/>
          <w:lang w:eastAsia="zh-CN"/>
        </w:rPr>
        <w:t xml:space="preserve">2.0 eq. Has been added.  </w:t>
      </w:r>
    </w:p>
  </w:comment>
  <w:comment w:id="15298" w:author="Yu Lin Zhao" w:date="2026-07-26T22:10:00Z" w:initials="YZ">
    <w:p w14:paraId="13C232ED" w14:textId="77777777" w:rsidR="00153539" w:rsidRDefault="00153539" w:rsidP="00DC3C29">
      <w:pPr>
        <w:pStyle w:val="aff0"/>
      </w:pPr>
      <w:r>
        <w:rPr>
          <w:rStyle w:val="aff2"/>
        </w:rPr>
        <w:annotationRef/>
      </w:r>
      <w:r>
        <w:t xml:space="preserve">We are expecting to see process tolerance and measure accuracy separately. And also to have the process </w:t>
      </w:r>
      <w:proofErr w:type="spellStart"/>
      <w:r>
        <w:t>setpoint</w:t>
      </w:r>
      <w:proofErr w:type="spellEnd"/>
      <w:r>
        <w:t xml:space="preserve"> or expected value covered.</w:t>
      </w:r>
    </w:p>
  </w:comment>
  <w:comment w:id="15299" w:author="Xuning Wei12232" w:date="2026-07-27T22:57:00Z" w:initials="XW">
    <w:p w14:paraId="2D3BB914" w14:textId="08302D2A" w:rsidR="00153539" w:rsidRDefault="00153539">
      <w:pPr>
        <w:pStyle w:val="aff0"/>
      </w:pPr>
      <w:r>
        <w:t>H</w:t>
      </w:r>
      <w:r>
        <w:rPr>
          <w:rStyle w:val="aff2"/>
        </w:rPr>
        <w:annotationRef/>
      </w:r>
      <w:r>
        <w:t>ave been separated as required.</w:t>
      </w:r>
    </w:p>
  </w:comment>
  <w:comment w:id="18719" w:author="Johan Granander" w:date="2026-05-04T12:02:00Z" w:initials="JG">
    <w:p w14:paraId="6791909A" w14:textId="77777777" w:rsidR="00153539" w:rsidRDefault="00153539" w:rsidP="00E9143D">
      <w:pPr>
        <w:pStyle w:val="CommentText1"/>
      </w:pPr>
      <w:r>
        <w:rPr>
          <w:rStyle w:val="CommentReference1"/>
        </w:rPr>
        <w:annotationRef/>
      </w:r>
      <w:r>
        <w:rPr>
          <w:lang w:val="sv-SE"/>
        </w:rPr>
        <w:t>Pyridine is missing in the table. Pyridine is used in the capping step with acetic anhydride.</w:t>
      </w:r>
    </w:p>
  </w:comment>
  <w:comment w:id="18720" w:author="Xuning Wei12232" w:date="2026-05-25T12:29:00Z" w:initials="XW">
    <w:p w14:paraId="3B5992F5" w14:textId="029C6EDC" w:rsidR="00153539" w:rsidRPr="00492C20" w:rsidRDefault="00153539">
      <w:pPr>
        <w:pStyle w:val="aff0"/>
        <w:rPr>
          <w:rFonts w:eastAsiaTheme="minorEastAsia"/>
          <w:lang w:eastAsia="zh-CN"/>
        </w:rPr>
      </w:pPr>
      <w:r>
        <w:rPr>
          <w:rStyle w:val="aff2"/>
        </w:rPr>
        <w:annotationRef/>
      </w:r>
      <w:r>
        <w:rPr>
          <w:rFonts w:eastAsiaTheme="minorEastAsia" w:hint="eastAsia"/>
          <w:lang w:eastAsia="zh-CN"/>
        </w:rPr>
        <w:t>H</w:t>
      </w:r>
      <w:r>
        <w:rPr>
          <w:rFonts w:eastAsiaTheme="minorEastAsia"/>
          <w:lang w:eastAsia="zh-CN"/>
        </w:rPr>
        <w:t>as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58EF78A" w15:done="0"/>
  <w15:commentEx w15:paraId="1BD3D6E8" w15:paraIdParent="558EF78A" w15:done="0"/>
  <w15:commentEx w15:paraId="53950A4F" w15:done="0"/>
  <w15:commentEx w15:paraId="7E787002" w15:paraIdParent="53950A4F" w15:done="0"/>
  <w15:commentEx w15:paraId="113315B7" w15:done="1"/>
  <w15:commentEx w15:paraId="4F03C12E" w15:paraIdParent="113315B7" w15:done="1"/>
  <w15:commentEx w15:paraId="69DD7B57" w15:done="0"/>
  <w15:commentEx w15:paraId="1FFEB9CB" w15:paraIdParent="69DD7B57" w15:done="0"/>
  <w15:commentEx w15:paraId="20C0D154" w15:paraIdParent="69DD7B57" w15:done="0"/>
  <w15:commentEx w15:paraId="11BEF373" w15:done="1"/>
  <w15:commentEx w15:paraId="658E4DB4" w15:paraIdParent="11BEF373" w15:done="1"/>
  <w15:commentEx w15:paraId="7B10D97A" w15:done="1"/>
  <w15:commentEx w15:paraId="3A11494B" w15:paraIdParent="7B10D97A" w15:done="1"/>
  <w15:commentEx w15:paraId="698F26F4" w15:paraIdParent="7B10D97A" w15:done="1"/>
  <w15:commentEx w15:paraId="61348F16" w15:paraIdParent="7B10D97A" w15:done="1"/>
  <w15:commentEx w15:paraId="1E0E1624" w15:done="0"/>
  <w15:commentEx w15:paraId="1D741E33" w15:paraIdParent="1E0E1624" w15:done="0"/>
  <w15:commentEx w15:paraId="0C73D807" w15:done="1"/>
  <w15:commentEx w15:paraId="3469DA8A" w15:paraIdParent="0C73D807" w15:done="1"/>
  <w15:commentEx w15:paraId="35FDC366" w15:done="1"/>
  <w15:commentEx w15:paraId="633DF492" w15:paraIdParent="35FDC366" w15:done="1"/>
  <w15:commentEx w15:paraId="6ECD555B" w15:done="1"/>
  <w15:commentEx w15:paraId="6348FED6" w15:paraIdParent="6ECD555B" w15:done="1"/>
  <w15:commentEx w15:paraId="18BAD3D6" w15:paraIdParent="6ECD555B" w15:done="1"/>
  <w15:commentEx w15:paraId="333C2A76" w15:done="1"/>
  <w15:commentEx w15:paraId="2635C4F0" w15:paraIdParent="333C2A76" w15:done="1"/>
  <w15:commentEx w15:paraId="77D0FD61" w15:paraIdParent="333C2A76" w15:done="1"/>
  <w15:commentEx w15:paraId="55A72891" w15:done="1"/>
  <w15:commentEx w15:paraId="08CC26DC" w15:paraIdParent="55A72891" w15:done="1"/>
  <w15:commentEx w15:paraId="31E7375C" w15:done="1"/>
  <w15:commentEx w15:paraId="0E439606" w15:paraIdParent="31E7375C" w15:done="1"/>
  <w15:commentEx w15:paraId="38A62B26" w15:done="1"/>
  <w15:commentEx w15:paraId="59D22493" w15:paraIdParent="38A62B26" w15:done="1"/>
  <w15:commentEx w15:paraId="4EA45E84" w15:done="1"/>
  <w15:commentEx w15:paraId="12CAD462" w15:paraIdParent="4EA45E84" w15:done="1"/>
  <w15:commentEx w15:paraId="13C232ED" w15:done="1"/>
  <w15:commentEx w15:paraId="2D3BB914" w15:paraIdParent="13C232ED" w15:done="1"/>
  <w15:commentEx w15:paraId="6791909A" w15:done="1"/>
  <w15:commentEx w15:paraId="3B5992F5" w15:paraIdParent="6791909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A3586" w16cex:dateUtc="2026-05-06T04:00:00Z"/>
  <w16cex:commentExtensible w16cex:durableId="496C3272" w16cex:dateUtc="2026-05-12T03:30:00Z"/>
  <w16cex:commentExtensible w16cex:durableId="5F24A338" w16cex:dateUtc="2026-05-04T09:39:00Z"/>
  <w16cex:commentExtensible w16cex:durableId="7312BA12" w16cex:dateUtc="2026-05-04T09:44:00Z"/>
  <w16cex:commentExtensible w16cex:durableId="7BAF1DC2" w16cex:dateUtc="2026-05-12T03:53:00Z"/>
  <w16cex:commentExtensible w16cex:durableId="6DE9055C" w16cex:dateUtc="2026-05-06T04:30:00Z"/>
  <w16cex:commentExtensible w16cex:durableId="1D9D09E0" w16cex:dateUtc="2026-05-12T04:11:00Z"/>
  <w16cex:commentExtensible w16cex:durableId="44FA045C" w16cex:dateUtc="2026-05-04T09:47:00Z"/>
  <w16cex:commentExtensible w16cex:durableId="40C0B3AF" w16cex:dateUtc="2026-05-12T06:06:00Z"/>
  <w16cex:commentExtensible w16cex:durableId="126279B4" w16cex:dateUtc="2026-05-04T09:49:00Z"/>
  <w16cex:commentExtensible w16cex:durableId="65EFBC1D" w16cex:dateUtc="2026-05-04T09:52:00Z"/>
  <w16cex:commentExtensible w16cex:durableId="6FC60C61" w16cex:dateUtc="2026-05-04T10:00:00Z"/>
  <w16cex:commentExtensible w16cex:durableId="66EF70E3" w16cex:dateUtc="2026-05-27T18:29:00Z"/>
  <w16cex:commentExtensible w16cex:durableId="78B9BB3C" w16cex:dateUtc="2026-06-09T06:26:00Z"/>
  <w16cex:commentExtensible w16cex:durableId="30DC28A3" w16cex:dateUtc="2026-05-04T10:02:00Z"/>
  <w16cex:commentExtensible w16cex:durableId="21B7C6D7" w16cex:dateUtc="2026-05-04T10:05:00Z"/>
  <w16cex:commentExtensible w16cex:durableId="24CA408A" w16cex:dateUtc="2026-05-27T18:30:00Z"/>
  <w16cex:commentExtensible w16cex:durableId="6A9834C6" w16cex:dateUtc="2026-06-09T06:27:00Z"/>
  <w16cex:commentExtensible w16cex:durableId="49C3DD4B" w16cex:dateUtc="2026-05-06T05:20:00Z"/>
  <w16cex:commentExtensible w16cex:durableId="3598AC95" w16cex:dateUtc="2026-05-06T05:21:00Z"/>
  <w16cex:commentExtensible w16cex:durableId="4B864119" w16cex:dateUtc="2026-05-04T10:15:00Z"/>
  <w16cex:commentExtensible w16cex:durableId="35658D8B" w16cex:dateUtc="2026-05-27T18:30:00Z"/>
  <w16cex:commentExtensible w16cex:durableId="112F1E6F" w16cex:dateUtc="2026-06-09T06:27:00Z"/>
  <w16cex:commentExtensible w16cex:durableId="71917AAF" w16cex:dateUtc="2026-05-06T06:24:00Z"/>
  <w16cex:commentExtensible w16cex:durableId="1C97E06D" w16cex:dateUtc="2026-05-04T10:21:00Z"/>
  <w16cex:commentExtensible w16cex:durableId="5225BF19" w16cex:dateUtc="2026-05-27T18:32:00Z"/>
  <w16cex:commentExtensible w16cex:durableId="40C4E0D2" w16cex:dateUtc="2026-06-09T06:28:00Z"/>
  <w16cex:commentExtensible w16cex:durableId="2EBA3CB2" w16cex:dateUtc="2026-05-04T10:23:00Z"/>
  <w16cex:commentExtensible w16cex:durableId="58852EA4" w16cex:dateUtc="2026-05-27T18:32:00Z"/>
  <w16cex:commentExtensible w16cex:durableId="65818D03" w16cex:dateUtc="2026-06-09T06:28:00Z"/>
  <w16cex:commentExtensible w16cex:durableId="5502E4E4" w16cex:dateUtc="2026-05-04T10:25:00Z"/>
  <w16cex:commentExtensible w16cex:durableId="38C96066" w16cex:dateUtc="2026-05-27T18:32:00Z"/>
  <w16cex:commentExtensible w16cex:durableId="2D62796F" w16cex:dateUtc="2026-06-09T06:28:00Z"/>
  <w16cex:commentExtensible w16cex:durableId="391DAC19" w16cex:dateUtc="2026-05-04T10:26:00Z"/>
  <w16cex:commentExtensible w16cex:durableId="2BAF63BB" w16cex:dateUtc="2026-05-27T18:32:00Z"/>
  <w16cex:commentExtensible w16cex:durableId="6A12F31B" w16cex:dateUtc="2026-06-09T06:28:00Z"/>
  <w16cex:commentExtensible w16cex:durableId="03FFDD69" w16cex:dateUtc="2026-05-04T10:28:00Z"/>
  <w16cex:commentExtensible w16cex:durableId="3AC110FE" w16cex:dateUtc="2026-05-27T18:32:00Z"/>
  <w16cex:commentExtensible w16cex:durableId="02A6FF38" w16cex:dateUtc="2026-05-04T10:30:00Z"/>
  <w16cex:commentExtensible w16cex:durableId="1D82E155" w16cex:dateUtc="2026-05-27T18:32:00Z"/>
  <w16cex:commentExtensible w16cex:durableId="577CBE80" w16cex:dateUtc="2026-05-04T10:32:00Z"/>
  <w16cex:commentExtensible w16cex:durableId="7D405BC3" w16cex:dateUtc="2026-05-27T18:33:00Z"/>
  <w16cex:commentExtensible w16cex:durableId="684ED455" w16cex:dateUtc="2026-06-09T06:28:00Z"/>
  <w16cex:commentExtensible w16cex:durableId="472EDD81" w16cex:dateUtc="2026-05-04T10:33:00Z"/>
  <w16cex:commentExtensible w16cex:durableId="78B2A695" w16cex:dateUtc="2026-05-04T10:34:00Z"/>
  <w16cex:commentExtensible w16cex:durableId="61153B3A" w16cex:dateUtc="2026-05-27T18:33:00Z"/>
  <w16cex:commentExtensible w16cex:durableId="52813203" w16cex:dateUtc="2026-06-09T06:28:00Z"/>
  <w16cex:commentExtensible w16cex:durableId="4E33E5B4" w16cex:dateUtc="2026-05-04T10:36:00Z"/>
  <w16cex:commentExtensible w16cex:durableId="2E7C0C88" w16cex:dateUtc="2026-05-27T18:33:00Z"/>
  <w16cex:commentExtensible w16cex:durableId="17E7E644" w16cex:dateUtc="2026-06-09T06:29:00Z"/>
  <w16cex:commentExtensible w16cex:durableId="22737E47" w16cex:dateUtc="2026-05-04T10:38:00Z"/>
  <w16cex:commentExtensible w16cex:durableId="7965DCB4" w16cex:dateUtc="2026-05-27T18:33:00Z"/>
  <w16cex:commentExtensible w16cex:durableId="12457AA2" w16cex:dateUtc="2026-06-09T06:29:00Z"/>
  <w16cex:commentExtensible w16cex:durableId="6FECDAA7" w16cex:dateUtc="2026-05-04T10:41:00Z"/>
  <w16cex:commentExtensible w16cex:durableId="01DFA76F" w16cex:dateUtc="2026-05-27T18:36:00Z"/>
  <w16cex:commentExtensible w16cex:durableId="0EF88A7D" w16cex:dateUtc="2026-05-04T10:46:00Z"/>
  <w16cex:commentExtensible w16cex:durableId="656135EA" w16cex:dateUtc="2026-05-27T18:37:00Z"/>
  <w16cex:commentExtensible w16cex:durableId="6B6873AE" w16cex:dateUtc="2026-05-04T11:15:00Z"/>
  <w16cex:commentExtensible w16cex:durableId="08045F80" w16cex:dateUtc="2026-05-27T18:39:00Z"/>
  <w16cex:commentExtensible w16cex:durableId="02A77AB9" w16cex:dateUtc="2026-05-04T10:55:00Z"/>
  <w16cex:commentExtensible w16cex:durableId="25AB644E" w16cex:dateUtc="2026-05-04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EF78A" w16cid:durableId="558EF78A"/>
  <w16cid:commentId w16cid:paraId="1BD3D6E8" w16cid:durableId="1BD3D6E8"/>
  <w16cid:commentId w16cid:paraId="53950A4F" w16cid:durableId="160A3586"/>
  <w16cid:commentId w16cid:paraId="7E787002" w16cid:durableId="496C3272"/>
  <w16cid:commentId w16cid:paraId="113315B7" w16cid:durableId="5F24A338"/>
  <w16cid:commentId w16cid:paraId="4F03C12E" w16cid:durableId="4F03C12E"/>
  <w16cid:commentId w16cid:paraId="1038A0CD" w16cid:durableId="7312BA12"/>
  <w16cid:commentId w16cid:paraId="689F68D2" w16cid:durableId="7BAF1DC2"/>
  <w16cid:commentId w16cid:paraId="1970B803" w16cid:durableId="6DE9055C"/>
  <w16cid:commentId w16cid:paraId="1A02EF05" w16cid:durableId="1D9D09E0"/>
  <w16cid:commentId w16cid:paraId="7CA03FB8" w16cid:durableId="44FA045C"/>
  <w16cid:commentId w16cid:paraId="62979D98" w16cid:durableId="40C0B3AF"/>
  <w16cid:commentId w16cid:paraId="41F3082A" w16cid:durableId="126279B4"/>
  <w16cid:commentId w16cid:paraId="3936A820" w16cid:durableId="3936A820"/>
  <w16cid:commentId w16cid:paraId="4E319CA2" w16cid:durableId="65EFBC1D"/>
  <w16cid:commentId w16cid:paraId="00D03323" w16cid:durableId="00D03323"/>
  <w16cid:commentId w16cid:paraId="1F95348A" w16cid:durableId="1F95348A"/>
  <w16cid:commentId w16cid:paraId="3A0D550B" w16cid:durableId="3A0D550B"/>
  <w16cid:commentId w16cid:paraId="2C8468B4" w16cid:durableId="2C8468B4"/>
  <w16cid:commentId w16cid:paraId="6EB195D5" w16cid:durableId="6EB195D5"/>
  <w16cid:commentId w16cid:paraId="684C0D8F" w16cid:durableId="6FC60C61"/>
  <w16cid:commentId w16cid:paraId="7FD7C314" w16cid:durableId="7FD7C314"/>
  <w16cid:commentId w16cid:paraId="00498284" w16cid:durableId="66EF70E3"/>
  <w16cid:commentId w16cid:paraId="11E4EAEA" w16cid:durableId="78B9BB3C"/>
  <w16cid:commentId w16cid:paraId="0D03D94C" w16cid:durableId="30DC28A3"/>
  <w16cid:commentId w16cid:paraId="422C2C08" w16cid:durableId="422C2C08"/>
  <w16cid:commentId w16cid:paraId="00D24C1B" w16cid:durableId="00D24C1B"/>
  <w16cid:commentId w16cid:paraId="1EBE49E7" w16cid:durableId="1EBE49E7"/>
  <w16cid:commentId w16cid:paraId="0525EF33" w16cid:durableId="0525EF33"/>
  <w16cid:commentId w16cid:paraId="1B56330F" w16cid:durableId="1B56330F"/>
  <w16cid:commentId w16cid:paraId="4F03777B" w16cid:durableId="4F03777B"/>
  <w16cid:commentId w16cid:paraId="2B6509FF" w16cid:durableId="21B7C6D7"/>
  <w16cid:commentId w16cid:paraId="6A98A95E" w16cid:durableId="6A98A95E"/>
  <w16cid:commentId w16cid:paraId="281B50C7" w16cid:durableId="24CA408A"/>
  <w16cid:commentId w16cid:paraId="2565BF21" w16cid:durableId="6A9834C6"/>
  <w16cid:commentId w16cid:paraId="601BEC87" w16cid:durableId="49C3DD4B"/>
  <w16cid:commentId w16cid:paraId="3923F238" w16cid:durableId="3923F238"/>
  <w16cid:commentId w16cid:paraId="36874F44" w16cid:durableId="3598AC95"/>
  <w16cid:commentId w16cid:paraId="75AB732D" w16cid:durableId="75AB732D"/>
  <w16cid:commentId w16cid:paraId="65B11FAC" w16cid:durableId="4B864119"/>
  <w16cid:commentId w16cid:paraId="5029A5DD" w16cid:durableId="5029A5DD"/>
  <w16cid:commentId w16cid:paraId="2A5DBF31" w16cid:durableId="35658D8B"/>
  <w16cid:commentId w16cid:paraId="08F20EAD" w16cid:durableId="112F1E6F"/>
  <w16cid:commentId w16cid:paraId="2CEF3FC0" w16cid:durableId="2CEF3FC0"/>
  <w16cid:commentId w16cid:paraId="716D7912" w16cid:durableId="716D7912"/>
  <w16cid:commentId w16cid:paraId="0FCA9CF4" w16cid:durableId="0FCA9CF4"/>
  <w16cid:commentId w16cid:paraId="6AF40864" w16cid:durableId="6AF40864"/>
  <w16cid:commentId w16cid:paraId="2EF2D6AC" w16cid:durableId="2EF2D6AC"/>
  <w16cid:commentId w16cid:paraId="64D3A8CC" w16cid:durableId="71917AAF"/>
  <w16cid:commentId w16cid:paraId="04EA987C" w16cid:durableId="04EA987C"/>
  <w16cid:commentId w16cid:paraId="113E70D4" w16cid:durableId="113E70D4"/>
  <w16cid:commentId w16cid:paraId="1FE8F7A6" w16cid:durableId="1FE8F7A6"/>
  <w16cid:commentId w16cid:paraId="5F5DBDAD" w16cid:durableId="1C97E06D"/>
  <w16cid:commentId w16cid:paraId="798AEC28" w16cid:durableId="798AEC28"/>
  <w16cid:commentId w16cid:paraId="14291E00" w16cid:durableId="5225BF19"/>
  <w16cid:commentId w16cid:paraId="0465B0DF" w16cid:durableId="40C4E0D2"/>
  <w16cid:commentId w16cid:paraId="27754465" w16cid:durableId="27754465"/>
  <w16cid:commentId w16cid:paraId="58CD8E36" w16cid:durableId="58CD8E36"/>
  <w16cid:commentId w16cid:paraId="60D59E4F" w16cid:durableId="60D59E4F"/>
  <w16cid:commentId w16cid:paraId="7E271DBA" w16cid:durableId="7E271DBA"/>
  <w16cid:commentId w16cid:paraId="3DAC7164" w16cid:durableId="3DAC7164"/>
  <w16cid:commentId w16cid:paraId="428EF2EE" w16cid:durableId="2EBA3CB2"/>
  <w16cid:commentId w16cid:paraId="579FE89D" w16cid:durableId="579FE89D"/>
  <w16cid:commentId w16cid:paraId="1B504E71" w16cid:durableId="58852EA4"/>
  <w16cid:commentId w16cid:paraId="2AC66DD6" w16cid:durableId="65818D03"/>
  <w16cid:commentId w16cid:paraId="5249C598" w16cid:durableId="5502E4E4"/>
  <w16cid:commentId w16cid:paraId="5DFEFD16" w16cid:durableId="5DFEFD16"/>
  <w16cid:commentId w16cid:paraId="1DF5D825" w16cid:durableId="38C96066"/>
  <w16cid:commentId w16cid:paraId="4BFAE47D" w16cid:durableId="2D62796F"/>
  <w16cid:commentId w16cid:paraId="7B5E5E8F" w16cid:durableId="391DAC19"/>
  <w16cid:commentId w16cid:paraId="038756E8" w16cid:durableId="038756E8"/>
  <w16cid:commentId w16cid:paraId="126945E9" w16cid:durableId="2BAF63BB"/>
  <w16cid:commentId w16cid:paraId="77656E25" w16cid:durableId="6A12F31B"/>
  <w16cid:commentId w16cid:paraId="0B310155" w16cid:durableId="0B310155"/>
  <w16cid:commentId w16cid:paraId="720CD0F3" w16cid:durableId="720CD0F3"/>
  <w16cid:commentId w16cid:paraId="70B8E785" w16cid:durableId="70B8E785"/>
  <w16cid:commentId w16cid:paraId="0096D33B" w16cid:durableId="0096D33B"/>
  <w16cid:commentId w16cid:paraId="35321FED" w16cid:durableId="35321FED"/>
  <w16cid:commentId w16cid:paraId="3ED19C9E" w16cid:durableId="03FFDD69"/>
  <w16cid:commentId w16cid:paraId="520ABEB6" w16cid:durableId="520ABEB6"/>
  <w16cid:commentId w16cid:paraId="18155299" w16cid:durableId="3AC110FE"/>
  <w16cid:commentId w16cid:paraId="726DB46C" w16cid:durableId="726DB46C"/>
  <w16cid:commentId w16cid:paraId="75AF80B4" w16cid:durableId="75AF80B4"/>
  <w16cid:commentId w16cid:paraId="68E961C3" w16cid:durableId="68E961C3"/>
  <w16cid:commentId w16cid:paraId="5C587717" w16cid:durableId="5C587717"/>
  <w16cid:commentId w16cid:paraId="48DD93DB" w16cid:durableId="48DD93DB"/>
  <w16cid:commentId w16cid:paraId="0A601D15" w16cid:durableId="02A6FF38"/>
  <w16cid:commentId w16cid:paraId="5BDA5441" w16cid:durableId="5BDA5441"/>
  <w16cid:commentId w16cid:paraId="1CD6242E" w16cid:durableId="1D82E155"/>
  <w16cid:commentId w16cid:paraId="2B5425AC" w16cid:durableId="54047C0B"/>
  <w16cid:commentId w16cid:paraId="3AE831A2" w16cid:durableId="3AE831A2"/>
  <w16cid:commentId w16cid:paraId="78C4F674" w16cid:durableId="78C4F674"/>
  <w16cid:commentId w16cid:paraId="372FC1D8" w16cid:durableId="372FC1D8"/>
  <w16cid:commentId w16cid:paraId="3E2C3F21" w16cid:durableId="3E2C3F21"/>
  <w16cid:commentId w16cid:paraId="427EAFA7" w16cid:durableId="427EAFA7"/>
  <w16cid:commentId w16cid:paraId="4991AE38" w16cid:durableId="577CBE80"/>
  <w16cid:commentId w16cid:paraId="1C2606A1" w16cid:durableId="1C2606A1"/>
  <w16cid:commentId w16cid:paraId="1C6BB5BD" w16cid:durableId="7D405BC3"/>
  <w16cid:commentId w16cid:paraId="5E890BD0" w16cid:durableId="684ED455"/>
  <w16cid:commentId w16cid:paraId="40B0A6DC" w16cid:durableId="472EDD81"/>
  <w16cid:commentId w16cid:paraId="1BA6DA20" w16cid:durableId="1BA6DA20"/>
  <w16cid:commentId w16cid:paraId="42A05712" w16cid:durableId="42A05712"/>
  <w16cid:commentId w16cid:paraId="1C3915EC" w16cid:durableId="1C3915EC"/>
  <w16cid:commentId w16cid:paraId="550AC40B" w16cid:durableId="550AC40B"/>
  <w16cid:commentId w16cid:paraId="190FB483" w16cid:durableId="190FB483"/>
  <w16cid:commentId w16cid:paraId="0A8CC941" w16cid:durableId="0A8CC941"/>
  <w16cid:commentId w16cid:paraId="465D6C3E" w16cid:durableId="78B2A695"/>
  <w16cid:commentId w16cid:paraId="7811E96A" w16cid:durableId="7811E96A"/>
  <w16cid:commentId w16cid:paraId="7906D3B4" w16cid:durableId="61153B3A"/>
  <w16cid:commentId w16cid:paraId="797D54A0" w16cid:durableId="52813203"/>
  <w16cid:commentId w16cid:paraId="42C8B79A" w16cid:durableId="4E33E5B4"/>
  <w16cid:commentId w16cid:paraId="2E25B60D" w16cid:durableId="2E25B60D"/>
  <w16cid:commentId w16cid:paraId="4B3804B1" w16cid:durableId="2E7C0C88"/>
  <w16cid:commentId w16cid:paraId="7BD48E5B" w16cid:durableId="17E7E644"/>
  <w16cid:commentId w16cid:paraId="64ECDC82" w16cid:durableId="64ECDC82"/>
  <w16cid:commentId w16cid:paraId="6DD456DE" w16cid:durableId="6DD456DE"/>
  <w16cid:commentId w16cid:paraId="06157538" w16cid:durableId="06157538"/>
  <w16cid:commentId w16cid:paraId="003E8E7C" w16cid:durableId="003E8E7C"/>
  <w16cid:commentId w16cid:paraId="7AECD3CE" w16cid:durableId="7AECD3CE"/>
  <w16cid:commentId w16cid:paraId="67EF46CC" w16cid:durableId="22737E47"/>
  <w16cid:commentId w16cid:paraId="4DD4F62D" w16cid:durableId="4DD4F62D"/>
  <w16cid:commentId w16cid:paraId="5D72FDC5" w16cid:durableId="7965DCB4"/>
  <w16cid:commentId w16cid:paraId="03AD8A5F" w16cid:durableId="12457AA2"/>
  <w16cid:commentId w16cid:paraId="28D30F9C" w16cid:durableId="28D30F9C"/>
  <w16cid:commentId w16cid:paraId="440A9216" w16cid:durableId="440A9216"/>
  <w16cid:commentId w16cid:paraId="64933B98" w16cid:durableId="64933B98"/>
  <w16cid:commentId w16cid:paraId="7F621BBE" w16cid:durableId="7F621BBE"/>
  <w16cid:commentId w16cid:paraId="71CF4CF2" w16cid:durableId="71CF4CF2"/>
  <w16cid:commentId w16cid:paraId="3D21B8C6" w16cid:durableId="6FECDAA7"/>
  <w16cid:commentId w16cid:paraId="2CE220A8" w16cid:durableId="2CE220A8"/>
  <w16cid:commentId w16cid:paraId="72F389AE" w16cid:durableId="01DFA76F"/>
  <w16cid:commentId w16cid:paraId="2999473F" w16cid:durableId="49137874"/>
  <w16cid:commentId w16cid:paraId="69DD7B57" w16cid:durableId="69DD7B57"/>
  <w16cid:commentId w16cid:paraId="1FFEB9CB" w16cid:durableId="1FFEB9CB"/>
  <w16cid:commentId w16cid:paraId="11BEF373" w16cid:durableId="11BEF373"/>
  <w16cid:commentId w16cid:paraId="658E4DB4" w16cid:durableId="658E4DB4"/>
  <w16cid:commentId w16cid:paraId="7B10D97A" w16cid:durableId="0EF88A7D"/>
  <w16cid:commentId w16cid:paraId="3A11494B" w16cid:durableId="3A11494B"/>
  <w16cid:commentId w16cid:paraId="698F26F4" w16cid:durableId="656135EA"/>
  <w16cid:commentId w16cid:paraId="61348F16" w16cid:durableId="7A4BB8E9"/>
  <w16cid:commentId w16cid:paraId="0C73D807" w16cid:durableId="6B6873AE"/>
  <w16cid:commentId w16cid:paraId="3469DA8A" w16cid:durableId="3469DA8A"/>
  <w16cid:commentId w16cid:paraId="35FDC366" w16cid:durableId="35FDC366"/>
  <w16cid:commentId w16cid:paraId="633DF492" w16cid:durableId="633DF492"/>
  <w16cid:commentId w16cid:paraId="6ECD555B" w16cid:durableId="6ECD555B"/>
  <w16cid:commentId w16cid:paraId="6348FED6" w16cid:durableId="6348FED6"/>
  <w16cid:commentId w16cid:paraId="18BAD3D6" w16cid:durableId="08045F80"/>
  <w16cid:commentId w16cid:paraId="333C2A76" w16cid:durableId="333C2A76"/>
  <w16cid:commentId w16cid:paraId="2635C4F0" w16cid:durableId="2635C4F0"/>
  <w16cid:commentId w16cid:paraId="77D0FD61" w16cid:durableId="77D0FD61"/>
  <w16cid:commentId w16cid:paraId="55A72891" w16cid:durableId="55A72891"/>
  <w16cid:commentId w16cid:paraId="08CC26DC" w16cid:durableId="08CC26DC"/>
  <w16cid:commentId w16cid:paraId="31E7375C" w16cid:durableId="31E7375C"/>
  <w16cid:commentId w16cid:paraId="0E439606" w16cid:durableId="0E439606"/>
  <w16cid:commentId w16cid:paraId="38A62B26" w16cid:durableId="38A62B26"/>
  <w16cid:commentId w16cid:paraId="59D22493" w16cid:durableId="59D22493"/>
  <w16cid:commentId w16cid:paraId="4EA45E84" w16cid:durableId="4EA45E84"/>
  <w16cid:commentId w16cid:paraId="12CAD462" w16cid:durableId="12CAD462"/>
  <w16cid:commentId w16cid:paraId="7AEF8C2F" w16cid:durableId="02A77AB9"/>
  <w16cid:commentId w16cid:paraId="29BEE116" w16cid:durableId="29BEE116"/>
  <w16cid:commentId w16cid:paraId="147E90C9" w16cid:durableId="147E90C9"/>
  <w16cid:commentId w16cid:paraId="13C232ED" w16cid:durableId="13C232ED"/>
  <w16cid:commentId w16cid:paraId="2D3BB914" w16cid:durableId="2D3BB914"/>
  <w16cid:commentId w16cid:paraId="6791909A" w16cid:durableId="25AB644E"/>
  <w16cid:commentId w16cid:paraId="3B5992F5" w16cid:durableId="3B5992F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5AF7A9" w14:textId="77777777" w:rsidR="003E162E" w:rsidRDefault="003E162E">
      <w:r>
        <w:separator/>
      </w:r>
    </w:p>
  </w:endnote>
  <w:endnote w:type="continuationSeparator" w:id="0">
    <w:p w14:paraId="1903A286" w14:textId="77777777" w:rsidR="003E162E" w:rsidRDefault="003E162E">
      <w:r>
        <w:continuationSeparator/>
      </w:r>
    </w:p>
  </w:endnote>
  <w:endnote w:type="continuationNotice" w:id="1">
    <w:p w14:paraId="04DA81CD" w14:textId="77777777" w:rsidR="003E162E" w:rsidRDefault="003E16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Microsoft YaHei"/>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 w:name="Garamond">
    <w:panose1 w:val="02020404030301010803"/>
    <w:charset w:val="00"/>
    <w:family w:val="roman"/>
    <w:pitch w:val="variable"/>
    <w:sig w:usb0="00000287" w:usb1="00000000" w:usb2="00000000" w:usb3="00000000" w:csb0="0000009F" w:csb1="00000000"/>
  </w:font>
  <w:font w:name="FangSong">
    <w:altName w:val="微软雅黑"/>
    <w:charset w:val="86"/>
    <w:family w:val="modern"/>
    <w:pitch w:val="fixed"/>
    <w:sig w:usb0="00000000"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showingPlcHdr/>
      <w:docPartObj>
        <w:docPartGallery w:val="AutoText"/>
      </w:docPartObj>
    </w:sdtPr>
    <w:sdtEndPr/>
    <w:sdtContent>
      <w:sdt>
        <w:sdtPr>
          <w:id w:val="1987667413"/>
          <w:docPartObj>
            <w:docPartGallery w:val="AutoText"/>
          </w:docPartObj>
        </w:sdtPr>
        <w:sdtEndPr/>
        <w:sdtContent>
          <w:p w14:paraId="14E200D2" w14:textId="58BBAA74" w:rsidR="00153539" w:rsidRDefault="00153539">
            <w:pPr>
              <w:pStyle w:val="ac"/>
              <w:spacing w:before="120" w:after="120"/>
              <w:jc w:val="right"/>
            </w:pPr>
            <w:r>
              <w:rPr>
                <w:lang w:val="zh-CN" w:eastAsia="zh-CN"/>
              </w:rPr>
              <w:t xml:space="preserve"> </w:t>
            </w:r>
            <w:r>
              <w:rPr>
                <w:b/>
                <w:bCs w:val="0"/>
                <w:sz w:val="24"/>
                <w:szCs w:val="24"/>
              </w:rPr>
              <w:fldChar w:fldCharType="begin"/>
            </w:r>
            <w:r>
              <w:rPr>
                <w:b/>
              </w:rPr>
              <w:instrText>PAGE</w:instrText>
            </w:r>
            <w:r>
              <w:rPr>
                <w:b/>
                <w:bCs w:val="0"/>
                <w:sz w:val="24"/>
                <w:szCs w:val="24"/>
              </w:rPr>
              <w:fldChar w:fldCharType="separate"/>
            </w:r>
            <w:r w:rsidR="00AD6065">
              <w:rPr>
                <w:b/>
                <w:noProof/>
              </w:rPr>
              <w:t>25</w:t>
            </w:r>
            <w:r>
              <w:rPr>
                <w:b/>
                <w:bCs w:val="0"/>
                <w:sz w:val="24"/>
                <w:szCs w:val="24"/>
              </w:rPr>
              <w:fldChar w:fldCharType="end"/>
            </w:r>
            <w:r>
              <w:rPr>
                <w:lang w:val="zh-CN" w:eastAsia="zh-CN"/>
              </w:rPr>
              <w:t xml:space="preserve"> </w:t>
            </w:r>
            <w:r>
              <w:rPr>
                <w:lang w:val="zh-CN" w:eastAsia="zh-CN"/>
              </w:rPr>
              <w:t xml:space="preserve">/ </w:t>
            </w:r>
            <w:r>
              <w:rPr>
                <w:b/>
                <w:bCs w:val="0"/>
                <w:sz w:val="24"/>
                <w:szCs w:val="24"/>
              </w:rPr>
              <w:fldChar w:fldCharType="begin"/>
            </w:r>
            <w:r>
              <w:rPr>
                <w:b/>
              </w:rPr>
              <w:instrText>NUMPAGES</w:instrText>
            </w:r>
            <w:r>
              <w:rPr>
                <w:b/>
                <w:bCs w:val="0"/>
                <w:sz w:val="24"/>
                <w:szCs w:val="24"/>
              </w:rPr>
              <w:fldChar w:fldCharType="separate"/>
            </w:r>
            <w:r w:rsidR="00AD6065">
              <w:rPr>
                <w:b/>
                <w:noProof/>
              </w:rPr>
              <w:t>82</w:t>
            </w:r>
            <w:r>
              <w:rPr>
                <w:b/>
                <w:bCs w:val="0"/>
                <w:sz w:val="24"/>
                <w:szCs w:val="24"/>
              </w:rPr>
              <w:fldChar w:fldCharType="end"/>
            </w:r>
          </w:p>
        </w:sdtContent>
      </w:sdt>
    </w:sdtContent>
  </w:sdt>
  <w:p w14:paraId="3D463728" w14:textId="77777777" w:rsidR="00153539" w:rsidRDefault="00153539">
    <w:pPr>
      <w:pStyle w:val="ac"/>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49BEBC38" w14:textId="77777777" w:rsidR="00153539" w:rsidRDefault="00153539">
    <w:pPr>
      <w:pStyle w:val="ac"/>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7945A7" w14:textId="77777777" w:rsidR="003E162E" w:rsidRDefault="003E162E">
      <w:r>
        <w:separator/>
      </w:r>
    </w:p>
  </w:footnote>
  <w:footnote w:type="continuationSeparator" w:id="0">
    <w:p w14:paraId="3D4B87F0" w14:textId="77777777" w:rsidR="003E162E" w:rsidRDefault="003E162E">
      <w:r>
        <w:continuationSeparator/>
      </w:r>
    </w:p>
  </w:footnote>
  <w:footnote w:type="continuationNotice" w:id="1">
    <w:p w14:paraId="581AFAF4" w14:textId="77777777" w:rsidR="003E162E" w:rsidRDefault="003E162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8D540" w14:textId="77777777" w:rsidR="00153539" w:rsidRDefault="003E162E">
    <w:pPr>
      <w:pStyle w:val="ae"/>
    </w:pPr>
    <w:r>
      <w:pict w14:anchorId="0C39C5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26" o:spid="_x0000_s2050" type="#_x0000_t136" style="position:absolute;left:0;text-align:left;margin-left:0;margin-top:0;width:572.25pt;height:78pt;rotation:315;z-index:-251658239;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5169A" w14:textId="77777777" w:rsidR="00153539" w:rsidRDefault="00153539">
    <w:pPr>
      <w:ind w:leftChars="-67" w:left="-141" w:rightChars="-157" w:right="-330"/>
    </w:pPr>
    <w:r>
      <w:rPr>
        <w:rFonts w:hint="eastAsia"/>
        <w:noProof/>
        <w:lang w:eastAsia="zh-CN"/>
      </w:rPr>
      <w:drawing>
        <wp:inline distT="0" distB="0" distL="0" distR="0" wp14:anchorId="475F0FD4" wp14:editId="24EF1C1F">
          <wp:extent cx="1600200" cy="304800"/>
          <wp:effectExtent l="0" t="0" r="0" b="0"/>
          <wp:docPr id="1"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00200" cy="304800"/>
                  </a:xfrm>
                  <a:prstGeom prst="rect">
                    <a:avLst/>
                  </a:prstGeom>
                  <a:noFill/>
                  <a:ln>
                    <a:noFill/>
                  </a:ln>
                </pic:spPr>
              </pic:pic>
            </a:graphicData>
          </a:graphic>
        </wp:inline>
      </w:drawing>
    </w:r>
    <w:r>
      <w:rPr>
        <w:rFonts w:hint="eastAsia"/>
      </w:rPr>
      <w:t xml:space="preserve">                             </w:t>
    </w:r>
  </w:p>
  <w:tbl>
    <w:tblPr>
      <w:tblStyle w:val="a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Change w:id="138" w:author="He Han" w:date="2026-10-13T13:38:00Z">
        <w:tblPr>
          <w:tblStyle w:val="af6"/>
          <w:tblW w:w="0" w:type="auto"/>
          <w:jc w:val="right"/>
          <w:tblCellMar>
            <w:left w:w="0" w:type="dxa"/>
            <w:right w:w="0" w:type="dxa"/>
          </w:tblCellMar>
          <w:tblLook w:val="04A0" w:firstRow="1" w:lastRow="0" w:firstColumn="1" w:lastColumn="0" w:noHBand="0" w:noVBand="1"/>
        </w:tblPr>
      </w:tblPrChange>
    </w:tblPr>
    <w:tblGrid>
      <w:gridCol w:w="1228"/>
      <w:gridCol w:w="1177"/>
      <w:tblGridChange w:id="139">
        <w:tblGrid>
          <w:gridCol w:w="1228"/>
          <w:gridCol w:w="1456"/>
        </w:tblGrid>
      </w:tblGridChange>
    </w:tblGrid>
    <w:tr w:rsidR="00153539" w14:paraId="391E73F6" w14:textId="77777777" w:rsidTr="00926D41">
      <w:trPr>
        <w:jc w:val="right"/>
        <w:trPrChange w:id="140" w:author="He Han" w:date="2026-10-13T13:38:00Z">
          <w:trPr>
            <w:jc w:val="right"/>
          </w:trPr>
        </w:trPrChange>
      </w:trPr>
      <w:tc>
        <w:tcPr>
          <w:tcW w:w="1228" w:type="dxa"/>
          <w:tcPrChange w:id="141" w:author="He Han" w:date="2026-10-13T13:38:00Z">
            <w:tcPr>
              <w:tcW w:w="1228" w:type="dxa"/>
            </w:tcPr>
          </w:tcPrChange>
        </w:tcPr>
        <w:p w14:paraId="2AC0ECD6" w14:textId="77777777" w:rsidR="00153539" w:rsidRDefault="00153539">
          <w:pPr>
            <w:jc w:val="center"/>
            <w:rPr>
              <w:rFonts w:ascii="Times New Roman" w:eastAsia="仿宋_GB2312" w:hAnsi="Times New Roman" w:cs="Times New Roman"/>
              <w:sz w:val="20"/>
            </w:rPr>
            <w:pPrChange w:id="142" w:author="He Han" w:date="2026-10-13T13:37:00Z">
              <w:pPr>
                <w:jc w:val="right"/>
              </w:pPr>
            </w:pPrChange>
          </w:pPr>
          <w:r>
            <w:rPr>
              <w:rFonts w:ascii="Times New Roman" w:eastAsia="仿宋_GB2312" w:hAnsi="Times New Roman" w:cs="Times New Roman"/>
              <w:sz w:val="20"/>
            </w:rPr>
            <w:t>QF01235.V02</w:t>
          </w:r>
        </w:p>
      </w:tc>
      <w:tc>
        <w:tcPr>
          <w:tcW w:w="1177" w:type="dxa"/>
          <w:tcPrChange w:id="143" w:author="He Han" w:date="2026-10-13T13:38:00Z">
            <w:tcPr>
              <w:tcW w:w="1456" w:type="dxa"/>
            </w:tcPr>
          </w:tcPrChange>
        </w:tcPr>
        <w:p w14:paraId="4CC4055A" w14:textId="572FA231" w:rsidR="00153539" w:rsidDel="00926D41" w:rsidRDefault="00153539">
          <w:pPr>
            <w:ind w:rightChars="-157" w:right="-330"/>
            <w:jc w:val="both"/>
            <w:rPr>
              <w:del w:id="144" w:author="He Han" w:date="2026-10-13T13:37:00Z"/>
              <w:rFonts w:ascii="Times New Roman" w:eastAsia="仿宋_GB2312" w:hAnsi="Times New Roman" w:cs="Times New Roman"/>
              <w:sz w:val="20"/>
            </w:rPr>
            <w:pPrChange w:id="145" w:author="He Han" w:date="2026-10-13T13:37:00Z">
              <w:pPr>
                <w:ind w:rightChars="-157" w:right="-330"/>
              </w:pPr>
            </w:pPrChange>
          </w:pPr>
          <w:r>
            <w:rPr>
              <w:rFonts w:ascii="Times New Roman" w:eastAsia="仿宋_GB2312" w:hAnsi="Times New Roman" w:cs="Times New Roman"/>
              <w:sz w:val="20"/>
            </w:rPr>
            <w:t>(</w:t>
          </w:r>
        </w:p>
        <w:p w14:paraId="3F158F94" w14:textId="3931F656" w:rsidR="00153539" w:rsidDel="00926D41" w:rsidRDefault="00153539">
          <w:pPr>
            <w:ind w:rightChars="-157" w:right="-330"/>
            <w:jc w:val="both"/>
            <w:rPr>
              <w:del w:id="146" w:author="He Han" w:date="2026-10-13T13:37:00Z"/>
              <w:rFonts w:ascii="Times New Roman" w:eastAsia="仿宋_GB2312" w:hAnsi="Times New Roman" w:cs="Times New Roman"/>
              <w:sz w:val="20"/>
            </w:rPr>
            <w:pPrChange w:id="147" w:author="He Han" w:date="2026-10-13T13:37:00Z">
              <w:pPr>
                <w:ind w:rightChars="-157" w:right="-330"/>
              </w:pPr>
            </w:pPrChange>
          </w:pPr>
          <w:r>
            <w:rPr>
              <w:rFonts w:ascii="Times New Roman" w:eastAsia="仿宋_GB2312" w:hAnsi="Times New Roman" w:cs="Times New Roman"/>
              <w:sz w:val="20"/>
            </w:rPr>
            <w:t>07/04/2023</w:t>
          </w:r>
        </w:p>
        <w:p w14:paraId="54FE415D" w14:textId="27DC076C" w:rsidR="00153539" w:rsidRDefault="00153539">
          <w:pPr>
            <w:ind w:rightChars="-157" w:right="-330"/>
            <w:jc w:val="both"/>
            <w:rPr>
              <w:rFonts w:ascii="Times New Roman" w:eastAsia="仿宋_GB2312" w:hAnsi="Times New Roman" w:cs="Times New Roman"/>
              <w:sz w:val="20"/>
            </w:rPr>
            <w:pPrChange w:id="148" w:author="He Han" w:date="2026-10-13T13:37:00Z">
              <w:pPr>
                <w:ind w:rightChars="-157" w:right="-330"/>
              </w:pPr>
            </w:pPrChange>
          </w:pPr>
          <w:r>
            <w:rPr>
              <w:rFonts w:ascii="Times New Roman" w:eastAsia="仿宋_GB2312" w:hAnsi="Times New Roman" w:cs="Times New Roman"/>
              <w:sz w:val="20"/>
            </w:rPr>
            <w:t>)</w:t>
          </w:r>
        </w:p>
      </w:tc>
    </w:tr>
  </w:tbl>
  <w:p w14:paraId="605382C6" w14:textId="77777777" w:rsidR="00153539" w:rsidRDefault="00153539">
    <w:pPr>
      <w:pStyle w:val="ae"/>
      <w:pBdr>
        <w:bottom w:val="none" w:sz="0" w:space="0" w:color="auto"/>
      </w:pBdr>
      <w:spacing w:line="40"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C51A4" w14:textId="77777777" w:rsidR="00153539" w:rsidRDefault="003E162E">
    <w:pPr>
      <w:pStyle w:val="ae"/>
    </w:pPr>
    <w:r>
      <w:pict w14:anchorId="1F04F3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25" o:spid="_x0000_s2049" type="#_x0000_t136" style="position:absolute;left:0;text-align:left;margin-left:0;margin-top:0;width:572.25pt;height:78pt;rotation:315;z-index:-251658240;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9A633" w14:textId="77777777" w:rsidR="00153539" w:rsidRDefault="003E162E">
    <w:pPr>
      <w:pStyle w:val="ae"/>
    </w:pPr>
    <w:r>
      <w:pict w14:anchorId="0CD9C5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2" o:spid="_x0000_s2056" type="#_x0000_t136" style="position:absolute;left:0;text-align:left;margin-left:0;margin-top:0;width:572.25pt;height:78pt;rotation:315;z-index:-251658237;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1313"/>
    </w:tblGrid>
    <w:tr w:rsidR="00153539" w14:paraId="7E411FD7" w14:textId="77777777" w:rsidTr="0052370A">
      <w:trPr>
        <w:jc w:val="right"/>
        <w:ins w:id="152" w:author="He Han" w:date="2026-10-13T13:45:00Z"/>
      </w:trPr>
      <w:tc>
        <w:tcPr>
          <w:tcW w:w="1424" w:type="dxa"/>
        </w:tcPr>
        <w:p w14:paraId="17F02CA6" w14:textId="77777777" w:rsidR="00153539" w:rsidRDefault="00153539" w:rsidP="0009174D">
          <w:pPr>
            <w:jc w:val="right"/>
            <w:rPr>
              <w:ins w:id="153" w:author="He Han" w:date="2026-10-13T13:45:00Z"/>
              <w:rFonts w:ascii="Times New Roman" w:hAnsi="Times New Roman" w:cs="Times New Roman"/>
              <w:szCs w:val="21"/>
            </w:rPr>
          </w:pPr>
          <w:ins w:id="154" w:author="He Han" w:date="2026-10-13T13:45:00Z">
            <w:r>
              <w:rPr>
                <w:rFonts w:ascii="Times New Roman" w:hAnsi="Times New Roman" w:cs="Times New Roman"/>
                <w:szCs w:val="21"/>
              </w:rPr>
              <w:t>QF01235.V02</w:t>
            </w:r>
          </w:ins>
        </w:p>
      </w:tc>
      <w:tc>
        <w:tcPr>
          <w:tcW w:w="1270" w:type="dxa"/>
        </w:tcPr>
        <w:p w14:paraId="73EDA0DC" w14:textId="77777777" w:rsidR="00153539" w:rsidRDefault="00153539" w:rsidP="0009174D">
          <w:pPr>
            <w:ind w:rightChars="-157" w:right="-330"/>
            <w:rPr>
              <w:ins w:id="155" w:author="He Han" w:date="2026-10-13T13:45:00Z"/>
              <w:rFonts w:ascii="Times New Roman" w:hAnsi="Times New Roman" w:cs="Times New Roman"/>
              <w:szCs w:val="21"/>
            </w:rPr>
          </w:pPr>
          <w:ins w:id="156" w:author="He Han" w:date="2026-10-13T13:45:00Z">
            <w:r>
              <w:rPr>
                <w:rFonts w:ascii="Times New Roman" w:hAnsi="Times New Roman" w:cs="Times New Roman"/>
                <w:szCs w:val="21"/>
              </w:rPr>
              <w:t>(07/04/2023)</w:t>
            </w:r>
          </w:ins>
        </w:p>
      </w:tc>
    </w:tr>
  </w:tbl>
  <w:p w14:paraId="236F6821" w14:textId="77777777" w:rsidR="00153539" w:rsidRDefault="00153539" w:rsidP="0009174D">
    <w:pPr>
      <w:pStyle w:val="ae"/>
      <w:pBdr>
        <w:bottom w:val="none" w:sz="0" w:space="0" w:color="auto"/>
      </w:pBdr>
      <w:spacing w:line="40" w:lineRule="exact"/>
      <w:jc w:val="right"/>
      <w:rPr>
        <w:ins w:id="157" w:author="He Han" w:date="2026-10-13T13:45:00Z"/>
        <w:rFonts w:eastAsiaTheme="minorEastAsia"/>
        <w:lang w:eastAsia="zh-CN"/>
      </w:rPr>
    </w:pPr>
  </w:p>
  <w:tbl>
    <w:tblPr>
      <w:tblStyle w:val="af6"/>
      <w:tblW w:w="10465" w:type="dxa"/>
      <w:jc w:val="center"/>
      <w:tblLook w:val="04A0" w:firstRow="1" w:lastRow="0" w:firstColumn="1" w:lastColumn="0" w:noHBand="0" w:noVBand="1"/>
    </w:tblPr>
    <w:tblGrid>
      <w:gridCol w:w="2573"/>
      <w:gridCol w:w="4695"/>
      <w:gridCol w:w="3197"/>
    </w:tblGrid>
    <w:tr w:rsidR="00153539" w14:paraId="6D975E53" w14:textId="77777777" w:rsidTr="0052370A">
      <w:trPr>
        <w:trHeight w:val="291"/>
        <w:jc w:val="center"/>
        <w:ins w:id="158" w:author="He Han" w:date="2026-10-13T13:45:00Z"/>
      </w:trPr>
      <w:tc>
        <w:tcPr>
          <w:tcW w:w="2573" w:type="dxa"/>
          <w:vAlign w:val="center"/>
        </w:tcPr>
        <w:p w14:paraId="03FA788F" w14:textId="77777777" w:rsidR="00153539" w:rsidRDefault="00153539" w:rsidP="0009174D">
          <w:pPr>
            <w:pStyle w:val="ae"/>
            <w:pBdr>
              <w:bottom w:val="none" w:sz="0" w:space="0" w:color="auto"/>
            </w:pBdr>
            <w:rPr>
              <w:ins w:id="159" w:author="He Han" w:date="2026-10-13T13:45:00Z"/>
              <w:rFonts w:ascii="Times New Roman" w:eastAsia="仿宋_GB2312" w:hAnsi="Times New Roman"/>
              <w:b/>
              <w:color w:val="auto"/>
              <w:sz w:val="21"/>
              <w:szCs w:val="21"/>
              <w:lang w:eastAsia="zh-CN"/>
            </w:rPr>
          </w:pPr>
          <w:ins w:id="160" w:author="He Han" w:date="2026-10-13T13:45:00Z">
            <w:r>
              <w:rPr>
                <w:rFonts w:hint="eastAsia"/>
                <w:noProof/>
                <w:sz w:val="21"/>
                <w:lang w:eastAsia="zh-CN"/>
              </w:rPr>
              <w:drawing>
                <wp:inline distT="0" distB="0" distL="0" distR="0" wp14:anchorId="630A7FB9" wp14:editId="24D2D9DD">
                  <wp:extent cx="1333500" cy="259080"/>
                  <wp:effectExtent l="0" t="0" r="0" b="7620"/>
                  <wp:docPr id="2" name="Picture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ins>
        </w:p>
      </w:tc>
      <w:tc>
        <w:tcPr>
          <w:tcW w:w="4695" w:type="dxa"/>
          <w:vAlign w:val="center"/>
        </w:tcPr>
        <w:p w14:paraId="3AEFACC3" w14:textId="77777777" w:rsidR="00153539" w:rsidRDefault="00153539" w:rsidP="0009174D">
          <w:pPr>
            <w:pStyle w:val="ae"/>
            <w:pBdr>
              <w:bottom w:val="none" w:sz="0" w:space="0" w:color="auto"/>
            </w:pBdr>
            <w:rPr>
              <w:ins w:id="161" w:author="He Han" w:date="2026-10-13T13:45:00Z"/>
              <w:rFonts w:ascii="Times New Roman" w:eastAsia="仿宋_GB2312" w:hAnsi="Times New Roman" w:cs="Times New Roman"/>
              <w:b/>
              <w:color w:val="auto"/>
              <w:sz w:val="20"/>
              <w:szCs w:val="20"/>
              <w:lang w:eastAsia="zh-CN"/>
            </w:rPr>
          </w:pPr>
          <w:ins w:id="162" w:author="He Han" w:date="2026-10-13T13:45:00Z">
            <w:r>
              <w:rPr>
                <w:rFonts w:ascii="Times New Roman" w:eastAsia="仿宋_GB2312" w:hAnsi="Times New Roman" w:cs="Times New Roman"/>
                <w:b/>
                <w:color w:val="auto"/>
                <w:sz w:val="20"/>
                <w:szCs w:val="20"/>
                <w:lang w:eastAsia="zh-CN"/>
              </w:rPr>
              <w:t xml:space="preserve">Equipment Suitability Assessment for </w:t>
            </w:r>
          </w:ins>
        </w:p>
        <w:p w14:paraId="17C39221" w14:textId="27D33B89" w:rsidR="00153539" w:rsidRDefault="00153539" w:rsidP="001B6BA8">
          <w:pPr>
            <w:pStyle w:val="ae"/>
            <w:pBdr>
              <w:bottom w:val="none" w:sz="0" w:space="0" w:color="auto"/>
            </w:pBdr>
            <w:rPr>
              <w:ins w:id="163" w:author="He Han" w:date="2026-10-13T13:45:00Z"/>
              <w:rFonts w:ascii="Times New Roman" w:eastAsia="仿宋_GB2312" w:hAnsi="Times New Roman" w:cs="Times New Roman"/>
              <w:b/>
              <w:color w:val="auto"/>
              <w:sz w:val="20"/>
              <w:szCs w:val="20"/>
              <w:lang w:eastAsia="zh-CN"/>
            </w:rPr>
          </w:pPr>
          <w:ins w:id="164" w:author="He Han" w:date="2026-10-13T13:45:00Z">
            <w:r w:rsidRPr="3F42BA87">
              <w:rPr>
                <w:rFonts w:ascii="Times New Roman" w:eastAsia="仿宋_GB2312" w:hAnsi="Times New Roman" w:cs="Times New Roman"/>
                <w:b/>
                <w:color w:val="auto"/>
                <w:sz w:val="20"/>
                <w:szCs w:val="20"/>
                <w:lang w:eastAsia="zh-CN"/>
              </w:rPr>
              <w:t>ASYM-141366 (Step 1)</w:t>
            </w:r>
            <w:r w:rsidRPr="3F42BA87">
              <w:rPr>
                <w:rFonts w:ascii="Times New Roman" w:eastAsia="仿宋_GB2312" w:hAnsi="Times New Roman"/>
                <w:b/>
                <w:color w:val="auto"/>
                <w:lang w:eastAsia="zh-CN"/>
              </w:rPr>
              <w:t xml:space="preserve"> </w:t>
            </w:r>
          </w:ins>
        </w:p>
      </w:tc>
      <w:tc>
        <w:tcPr>
          <w:tcW w:w="3197" w:type="dxa"/>
          <w:vAlign w:val="center"/>
        </w:tcPr>
        <w:p w14:paraId="44C9B4EF" w14:textId="77777777" w:rsidR="00153539" w:rsidRDefault="00153539" w:rsidP="0009174D">
          <w:pPr>
            <w:pStyle w:val="ae"/>
            <w:pBdr>
              <w:bottom w:val="none" w:sz="0" w:space="0" w:color="auto"/>
            </w:pBdr>
            <w:jc w:val="both"/>
            <w:rPr>
              <w:ins w:id="165" w:author="He Han" w:date="2026-10-13T13:45:00Z"/>
              <w:rFonts w:ascii="Times New Roman" w:eastAsia="仿宋_GB2312" w:hAnsi="Times New Roman" w:cs="Times New Roman"/>
              <w:b/>
              <w:color w:val="auto"/>
              <w:sz w:val="20"/>
              <w:szCs w:val="20"/>
              <w:lang w:eastAsia="zh-CN"/>
            </w:rPr>
          </w:pPr>
          <w:ins w:id="166" w:author="He Han" w:date="2026-10-13T13:45:00Z">
            <w:r>
              <w:rPr>
                <w:rFonts w:ascii="Times New Roman" w:eastAsia="仿宋_GB2312" w:hAnsi="Times New Roman" w:cs="Times New Roman"/>
                <w:b/>
                <w:color w:val="auto"/>
                <w:sz w:val="20"/>
                <w:szCs w:val="20"/>
                <w:lang w:eastAsia="zh-CN"/>
              </w:rPr>
              <w:t>Document and version No.</w:t>
            </w:r>
            <w:r>
              <w:rPr>
                <w:rFonts w:ascii="Times New Roman" w:eastAsia="仿宋_GB2312" w:hAnsi="Times New Roman" w:cs="Times New Roman" w:hint="eastAsia"/>
                <w:b/>
                <w:color w:val="auto"/>
                <w:sz w:val="20"/>
                <w:szCs w:val="20"/>
                <w:lang w:eastAsia="zh-CN"/>
              </w:rPr>
              <w:t>:</w:t>
            </w:r>
          </w:ins>
        </w:p>
        <w:p w14:paraId="092F1077" w14:textId="77777777" w:rsidR="00153539" w:rsidRDefault="00153539" w:rsidP="0009174D">
          <w:pPr>
            <w:pStyle w:val="ae"/>
            <w:pBdr>
              <w:bottom w:val="none" w:sz="0" w:space="0" w:color="auto"/>
            </w:pBdr>
            <w:jc w:val="both"/>
            <w:rPr>
              <w:ins w:id="167" w:author="He Han" w:date="2026-10-13T13:45:00Z"/>
              <w:rFonts w:ascii="Times New Roman" w:eastAsia="仿宋_GB2312" w:hAnsi="Times New Roman" w:cs="Times New Roman"/>
              <w:b/>
              <w:color w:val="auto"/>
              <w:sz w:val="20"/>
              <w:szCs w:val="20"/>
              <w:lang w:eastAsia="zh-CN"/>
            </w:rPr>
          </w:pPr>
          <w:ins w:id="168" w:author="He Han" w:date="2026-10-13T13:45:00Z">
            <w:r>
              <w:rPr>
                <w:rFonts w:ascii="Times New Roman" w:eastAsia="仿宋_GB2312" w:hAnsi="Times New Roman" w:cs="Times New Roman"/>
                <w:b/>
                <w:color w:val="auto"/>
                <w:sz w:val="20"/>
                <w:szCs w:val="20"/>
                <w:lang w:eastAsia="zh-CN"/>
              </w:rPr>
              <w:t>RA-140020030101.01</w:t>
            </w:r>
          </w:ins>
        </w:p>
      </w:tc>
    </w:tr>
  </w:tbl>
  <w:p w14:paraId="3E5AE57A" w14:textId="24AA4955" w:rsidR="00153539" w:rsidRDefault="00153539">
    <w:pPr>
      <w:ind w:right="840"/>
      <w:rPr>
        <w:rFonts w:ascii="Times New Roman" w:eastAsiaTheme="minorEastAsia" w:hAnsi="Times New Roman" w:cs="Times New Roman"/>
        <w:sz w:val="20"/>
        <w:szCs w:val="20"/>
        <w:lang w:eastAsia="zh-CN"/>
      </w:rPr>
      <w:pPrChange w:id="169" w:author="He Han" w:date="2026-10-13T13:32:00Z">
        <w:pPr>
          <w:jc w:val="right"/>
        </w:pPr>
      </w:pPrChange>
    </w:pPr>
    <w:del w:id="170" w:author="He Han" w:date="2026-10-13T13:32:00Z">
      <w:r w:rsidDel="00213D55">
        <w:rPr>
          <w:rFonts w:eastAsiaTheme="minorEastAsia" w:hint="eastAsia"/>
          <w:lang w:eastAsia="zh-CN"/>
        </w:rPr>
        <w:delText xml:space="preserve">    </w:delText>
      </w:r>
      <w:r w:rsidDel="00213D55">
        <w:rPr>
          <w:rFonts w:ascii="Times New Roman" w:hAnsi="Times New Roman" w:cs="Times New Roman"/>
        </w:rPr>
        <w:tab/>
      </w:r>
      <w:r w:rsidDel="00213D55">
        <w:rPr>
          <w:rFonts w:ascii="Times New Roman" w:hAnsi="Times New Roman" w:cs="Times New Roman"/>
        </w:rPr>
        <w:tab/>
      </w:r>
    </w:del>
  </w:p>
  <w:tbl>
    <w:tblPr>
      <w:tblStyle w:val="a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71" w:author="He Han" w:date="2026-10-13T13:35:00Z">
        <w:tblPr>
          <w:tblStyle w:val="af6"/>
          <w:tblW w:w="0" w:type="auto"/>
          <w:jc w:val="right"/>
          <w:tblLook w:val="04A0" w:firstRow="1" w:lastRow="0" w:firstColumn="1" w:lastColumn="0" w:noHBand="0" w:noVBand="1"/>
        </w:tblPr>
      </w:tblPrChange>
    </w:tblPr>
    <w:tblGrid>
      <w:gridCol w:w="1424"/>
      <w:gridCol w:w="1270"/>
      <w:tblGridChange w:id="172">
        <w:tblGrid>
          <w:gridCol w:w="1424"/>
          <w:gridCol w:w="1772"/>
        </w:tblGrid>
      </w:tblGridChange>
    </w:tblGrid>
    <w:tr w:rsidR="00153539" w:rsidDel="0009174D" w14:paraId="55D8EA52" w14:textId="1465890B" w:rsidTr="00EC4F70">
      <w:trPr>
        <w:jc w:val="right"/>
        <w:del w:id="173" w:author="He Han" w:date="2026-10-13T13:45:00Z"/>
        <w:trPrChange w:id="174" w:author="He Han" w:date="2026-10-13T13:35:00Z">
          <w:trPr>
            <w:jc w:val="right"/>
          </w:trPr>
        </w:trPrChange>
      </w:trPr>
      <w:tc>
        <w:tcPr>
          <w:tcW w:w="1424" w:type="dxa"/>
          <w:tcPrChange w:id="175" w:author="He Han" w:date="2026-10-13T13:35:00Z">
            <w:tcPr>
              <w:tcW w:w="1424" w:type="dxa"/>
            </w:tcPr>
          </w:tcPrChange>
        </w:tcPr>
        <w:p w14:paraId="40225F5F" w14:textId="7DFED218" w:rsidR="00153539" w:rsidDel="0009174D" w:rsidRDefault="00153539">
          <w:pPr>
            <w:jc w:val="right"/>
            <w:rPr>
              <w:del w:id="176" w:author="He Han" w:date="2026-10-13T13:45:00Z"/>
              <w:rFonts w:ascii="Times New Roman" w:hAnsi="Times New Roman" w:cs="Times New Roman"/>
              <w:szCs w:val="21"/>
            </w:rPr>
          </w:pPr>
          <w:del w:id="177" w:author="He Han" w:date="2026-10-13T13:45:00Z">
            <w:r w:rsidDel="0009174D">
              <w:rPr>
                <w:rFonts w:ascii="Times New Roman" w:hAnsi="Times New Roman" w:cs="Times New Roman"/>
                <w:szCs w:val="21"/>
              </w:rPr>
              <w:delText>QF01235.V02</w:delText>
            </w:r>
          </w:del>
        </w:p>
      </w:tc>
      <w:tc>
        <w:tcPr>
          <w:tcW w:w="1270" w:type="dxa"/>
          <w:tcPrChange w:id="178" w:author="He Han" w:date="2026-10-13T13:35:00Z">
            <w:tcPr>
              <w:tcW w:w="1772" w:type="dxa"/>
            </w:tcPr>
          </w:tcPrChange>
        </w:tcPr>
        <w:p w14:paraId="5D224CD8" w14:textId="33CEEFCF" w:rsidR="00153539" w:rsidDel="00213D55" w:rsidRDefault="00153539">
          <w:pPr>
            <w:ind w:rightChars="-157" w:right="-330"/>
            <w:rPr>
              <w:del w:id="179" w:author="He Han" w:date="2026-10-13T13:34:00Z"/>
              <w:rFonts w:ascii="Times New Roman" w:hAnsi="Times New Roman" w:cs="Times New Roman"/>
              <w:szCs w:val="21"/>
            </w:rPr>
          </w:pPr>
          <w:del w:id="180" w:author="He Han" w:date="2026-10-13T13:45:00Z">
            <w:r w:rsidDel="0009174D">
              <w:rPr>
                <w:rFonts w:ascii="Times New Roman" w:hAnsi="Times New Roman" w:cs="Times New Roman"/>
                <w:szCs w:val="21"/>
              </w:rPr>
              <w:delText>(</w:delText>
            </w:r>
          </w:del>
        </w:p>
        <w:p w14:paraId="532E1A23" w14:textId="24D2B33D" w:rsidR="00153539" w:rsidDel="00213D55" w:rsidRDefault="00153539">
          <w:pPr>
            <w:ind w:rightChars="-157" w:right="-330"/>
            <w:rPr>
              <w:del w:id="181" w:author="He Han" w:date="2026-10-13T13:34:00Z"/>
              <w:rFonts w:ascii="Times New Roman" w:hAnsi="Times New Roman" w:cs="Times New Roman"/>
              <w:szCs w:val="21"/>
            </w:rPr>
          </w:pPr>
          <w:del w:id="182" w:author="He Han" w:date="2026-10-13T13:45:00Z">
            <w:r w:rsidDel="0009174D">
              <w:rPr>
                <w:rFonts w:ascii="Times New Roman" w:hAnsi="Times New Roman" w:cs="Times New Roman"/>
                <w:szCs w:val="21"/>
              </w:rPr>
              <w:delText>07/04/2023</w:delText>
            </w:r>
          </w:del>
        </w:p>
        <w:p w14:paraId="7832F473" w14:textId="389056FA" w:rsidR="00153539" w:rsidDel="0009174D" w:rsidRDefault="00153539">
          <w:pPr>
            <w:ind w:rightChars="-157" w:right="-330"/>
            <w:rPr>
              <w:del w:id="183" w:author="He Han" w:date="2026-10-13T13:45:00Z"/>
              <w:rFonts w:ascii="Times New Roman" w:hAnsi="Times New Roman" w:cs="Times New Roman"/>
              <w:szCs w:val="21"/>
            </w:rPr>
          </w:pPr>
          <w:del w:id="184" w:author="He Han" w:date="2026-10-13T13:45:00Z">
            <w:r w:rsidDel="0009174D">
              <w:rPr>
                <w:rFonts w:ascii="Times New Roman" w:hAnsi="Times New Roman" w:cs="Times New Roman"/>
                <w:szCs w:val="21"/>
              </w:rPr>
              <w:delText>)</w:delText>
            </w:r>
          </w:del>
        </w:p>
      </w:tc>
    </w:tr>
  </w:tbl>
  <w:p w14:paraId="7DA22014" w14:textId="164724C5" w:rsidR="00153539" w:rsidDel="0009174D" w:rsidRDefault="00153539">
    <w:pPr>
      <w:pStyle w:val="ae"/>
      <w:pBdr>
        <w:bottom w:val="none" w:sz="0" w:space="0" w:color="auto"/>
      </w:pBdr>
      <w:spacing w:line="40" w:lineRule="exact"/>
      <w:jc w:val="right"/>
      <w:rPr>
        <w:del w:id="185" w:author="He Han" w:date="2026-10-13T13:45:00Z"/>
        <w:rFonts w:eastAsiaTheme="minorEastAsia"/>
        <w:lang w:eastAsia="zh-CN"/>
      </w:rPr>
    </w:pPr>
  </w:p>
  <w:tbl>
    <w:tblPr>
      <w:tblStyle w:val="af6"/>
      <w:tblW w:w="10465" w:type="dxa"/>
      <w:jc w:val="center"/>
      <w:tblLook w:val="04A0" w:firstRow="1" w:lastRow="0" w:firstColumn="1" w:lastColumn="0" w:noHBand="0" w:noVBand="1"/>
      <w:tblPrChange w:id="186" w:author="He Han" w:date="2026-10-13T13:33:00Z">
        <w:tblPr>
          <w:tblStyle w:val="af6"/>
          <w:tblW w:w="10089" w:type="dxa"/>
          <w:jc w:val="center"/>
          <w:tblLook w:val="04A0" w:firstRow="1" w:lastRow="0" w:firstColumn="1" w:lastColumn="0" w:noHBand="0" w:noVBand="1"/>
        </w:tblPr>
      </w:tblPrChange>
    </w:tblPr>
    <w:tblGrid>
      <w:gridCol w:w="2573"/>
      <w:gridCol w:w="4695"/>
      <w:gridCol w:w="3197"/>
      <w:tblGridChange w:id="187">
        <w:tblGrid>
          <w:gridCol w:w="2481"/>
          <w:gridCol w:w="4526"/>
          <w:gridCol w:w="3082"/>
        </w:tblGrid>
      </w:tblGridChange>
    </w:tblGrid>
    <w:tr w:rsidR="00153539" w:rsidDel="0009174D" w14:paraId="73E0F989" w14:textId="0626D049" w:rsidTr="00213D55">
      <w:trPr>
        <w:trHeight w:val="291"/>
        <w:jc w:val="center"/>
        <w:del w:id="188" w:author="He Han" w:date="2026-10-13T13:45:00Z"/>
        <w:trPrChange w:id="189" w:author="He Han" w:date="2026-10-13T13:33:00Z">
          <w:trPr>
            <w:trHeight w:val="266"/>
            <w:jc w:val="center"/>
          </w:trPr>
        </w:trPrChange>
      </w:trPr>
      <w:tc>
        <w:tcPr>
          <w:tcW w:w="2573" w:type="dxa"/>
          <w:vAlign w:val="center"/>
          <w:tcPrChange w:id="190" w:author="He Han" w:date="2026-10-13T13:33:00Z">
            <w:tcPr>
              <w:tcW w:w="2481" w:type="dxa"/>
              <w:vAlign w:val="center"/>
            </w:tcPr>
          </w:tcPrChange>
        </w:tcPr>
        <w:p w14:paraId="4FB5ACBB" w14:textId="1D8C8DB2" w:rsidR="00153539" w:rsidDel="0009174D" w:rsidRDefault="00153539">
          <w:pPr>
            <w:pStyle w:val="ae"/>
            <w:pBdr>
              <w:bottom w:val="none" w:sz="0" w:space="0" w:color="auto"/>
            </w:pBdr>
            <w:rPr>
              <w:del w:id="191" w:author="He Han" w:date="2026-10-13T13:45:00Z"/>
              <w:rFonts w:ascii="Times New Roman" w:eastAsia="仿宋_GB2312" w:hAnsi="Times New Roman"/>
              <w:b/>
              <w:color w:val="auto"/>
              <w:sz w:val="21"/>
              <w:szCs w:val="21"/>
              <w:lang w:eastAsia="zh-CN"/>
            </w:rPr>
          </w:pPr>
          <w:del w:id="192" w:author="He Han" w:date="2026-10-13T13:45:00Z">
            <w:r w:rsidDel="0009174D">
              <w:rPr>
                <w:rFonts w:hint="eastAsia"/>
                <w:noProof/>
                <w:lang w:eastAsia="zh-CN"/>
              </w:rPr>
              <w:drawing>
                <wp:inline distT="0" distB="0" distL="0" distR="0" wp14:anchorId="142398A9" wp14:editId="34A4411E">
                  <wp:extent cx="1333500" cy="259080"/>
                  <wp:effectExtent l="0" t="0" r="0" b="7620"/>
                  <wp:docPr id="3" name="Picture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del>
        </w:p>
      </w:tc>
      <w:tc>
        <w:tcPr>
          <w:tcW w:w="4695" w:type="dxa"/>
          <w:vAlign w:val="center"/>
          <w:tcPrChange w:id="193" w:author="He Han" w:date="2026-10-13T13:33:00Z">
            <w:tcPr>
              <w:tcW w:w="4526" w:type="dxa"/>
              <w:vAlign w:val="center"/>
            </w:tcPr>
          </w:tcPrChange>
        </w:tcPr>
        <w:p w14:paraId="07B05961" w14:textId="5ED7819D" w:rsidR="00153539" w:rsidDel="0009174D" w:rsidRDefault="00153539">
          <w:pPr>
            <w:pStyle w:val="ae"/>
            <w:pBdr>
              <w:bottom w:val="none" w:sz="0" w:space="0" w:color="auto"/>
            </w:pBdr>
            <w:rPr>
              <w:del w:id="194" w:author="He Han" w:date="2026-10-13T13:45:00Z"/>
              <w:rFonts w:ascii="Times New Roman" w:eastAsia="仿宋_GB2312" w:hAnsi="Times New Roman" w:cs="Times New Roman"/>
              <w:b/>
              <w:color w:val="auto"/>
              <w:sz w:val="20"/>
              <w:szCs w:val="20"/>
              <w:lang w:eastAsia="zh-CN"/>
            </w:rPr>
          </w:pPr>
          <w:del w:id="195" w:author="He Han" w:date="2026-10-13T13:45:00Z">
            <w:r w:rsidDel="0009174D">
              <w:rPr>
                <w:rFonts w:ascii="Times New Roman" w:eastAsia="仿宋_GB2312" w:hAnsi="Times New Roman" w:cs="Times New Roman"/>
                <w:b/>
                <w:color w:val="auto"/>
                <w:sz w:val="20"/>
                <w:szCs w:val="20"/>
                <w:lang w:eastAsia="zh-CN"/>
              </w:rPr>
              <w:delText xml:space="preserve">Equipment Suitability Assessment for </w:delText>
            </w:r>
          </w:del>
        </w:p>
        <w:p w14:paraId="136190BE" w14:textId="2C736FAE" w:rsidR="00153539" w:rsidDel="0009174D" w:rsidRDefault="00153539" w:rsidP="3F42BA87">
          <w:pPr>
            <w:pStyle w:val="ae"/>
            <w:pBdr>
              <w:bottom w:val="none" w:sz="0" w:space="0" w:color="auto"/>
            </w:pBdr>
            <w:rPr>
              <w:del w:id="196" w:author="He Han" w:date="2026-10-13T13:45:00Z"/>
              <w:rFonts w:ascii="Times New Roman" w:eastAsia="仿宋_GB2312" w:hAnsi="Times New Roman" w:cs="Times New Roman"/>
              <w:b/>
              <w:color w:val="auto"/>
              <w:sz w:val="20"/>
              <w:szCs w:val="20"/>
              <w:lang w:eastAsia="zh-CN"/>
            </w:rPr>
          </w:pPr>
          <w:del w:id="197" w:author="He Han" w:date="2026-10-13T13:45:00Z">
            <w:r w:rsidRPr="3F42BA87" w:rsidDel="0009174D">
              <w:rPr>
                <w:rFonts w:ascii="Times New Roman" w:eastAsia="仿宋_GB2312" w:hAnsi="Times New Roman" w:cs="Times New Roman"/>
                <w:b/>
                <w:color w:val="auto"/>
                <w:sz w:val="20"/>
                <w:szCs w:val="20"/>
                <w:lang w:eastAsia="zh-CN"/>
              </w:rPr>
              <w:delText>ASYM-140020</w:delText>
            </w:r>
          </w:del>
          <w:ins w:id="198" w:author="Pengda Zhao - Network" w:date="2026-05-12T03:29:00Z">
            <w:del w:id="199" w:author="He Han" w:date="2026-10-13T13:45:00Z">
              <w:r w:rsidRPr="3F42BA87" w:rsidDel="0009174D">
                <w:rPr>
                  <w:rFonts w:ascii="Times New Roman" w:eastAsia="仿宋_GB2312" w:hAnsi="Times New Roman" w:cs="Times New Roman"/>
                  <w:b/>
                  <w:color w:val="auto"/>
                  <w:sz w:val="20"/>
                  <w:szCs w:val="20"/>
                  <w:lang w:eastAsia="zh-CN"/>
                </w:rPr>
                <w:delText>1366</w:delText>
              </w:r>
            </w:del>
          </w:ins>
          <w:del w:id="200" w:author="He Han" w:date="2026-10-13T13:45:00Z">
            <w:r w:rsidRPr="3F42BA87" w:rsidDel="0009174D">
              <w:rPr>
                <w:rFonts w:ascii="Times New Roman" w:eastAsia="仿宋_GB2312" w:hAnsi="Times New Roman" w:cs="Times New Roman"/>
                <w:b/>
                <w:color w:val="auto"/>
                <w:sz w:val="20"/>
                <w:szCs w:val="20"/>
                <w:lang w:eastAsia="zh-CN"/>
              </w:rPr>
              <w:delText xml:space="preserve"> (Step 1</w:delText>
            </w:r>
          </w:del>
          <w:ins w:id="201" w:author="Pengda Zhao - Network" w:date="2026-05-12T03:29:00Z">
            <w:del w:id="202" w:author="He Han" w:date="2026-10-13T13:45:00Z">
              <w:r w:rsidRPr="3F42BA87" w:rsidDel="0009174D">
                <w:rPr>
                  <w:rFonts w:ascii="Times New Roman" w:eastAsia="仿宋_GB2312" w:hAnsi="Times New Roman" w:cs="Times New Roman"/>
                  <w:b/>
                  <w:color w:val="auto"/>
                  <w:sz w:val="20"/>
                  <w:szCs w:val="20"/>
                  <w:lang w:eastAsia="zh-CN"/>
                </w:rPr>
                <w:delText xml:space="preserve"> of CPo140020-03</w:delText>
              </w:r>
            </w:del>
          </w:ins>
          <w:del w:id="203" w:author="He Han" w:date="2026-10-13T13:45:00Z">
            <w:r w:rsidRPr="3F42BA87" w:rsidDel="0009174D">
              <w:rPr>
                <w:rFonts w:ascii="Times New Roman" w:eastAsia="仿宋_GB2312" w:hAnsi="Times New Roman" w:cs="Times New Roman"/>
                <w:b/>
                <w:color w:val="auto"/>
                <w:sz w:val="20"/>
                <w:szCs w:val="20"/>
                <w:lang w:eastAsia="zh-CN"/>
              </w:rPr>
              <w:delText>)</w:delText>
            </w:r>
            <w:r w:rsidRPr="3F42BA87" w:rsidDel="0009174D">
              <w:rPr>
                <w:rFonts w:ascii="Times New Roman" w:eastAsia="仿宋_GB2312" w:hAnsi="Times New Roman"/>
                <w:b/>
                <w:color w:val="auto"/>
                <w:lang w:eastAsia="zh-CN"/>
              </w:rPr>
              <w:delText xml:space="preserve"> </w:delText>
            </w:r>
          </w:del>
        </w:p>
      </w:tc>
      <w:tc>
        <w:tcPr>
          <w:tcW w:w="3197" w:type="dxa"/>
          <w:vAlign w:val="center"/>
          <w:tcPrChange w:id="204" w:author="He Han" w:date="2026-10-13T13:33:00Z">
            <w:tcPr>
              <w:tcW w:w="3082" w:type="dxa"/>
              <w:vAlign w:val="center"/>
            </w:tcPr>
          </w:tcPrChange>
        </w:tcPr>
        <w:p w14:paraId="46F9AFFB" w14:textId="32912AE1" w:rsidR="00153539" w:rsidDel="0009174D" w:rsidRDefault="00153539" w:rsidP="00E26599">
          <w:pPr>
            <w:pStyle w:val="ae"/>
            <w:pBdr>
              <w:bottom w:val="none" w:sz="0" w:space="0" w:color="auto"/>
            </w:pBdr>
            <w:jc w:val="both"/>
            <w:rPr>
              <w:del w:id="205" w:author="He Han" w:date="2026-10-13T13:45:00Z"/>
              <w:rFonts w:ascii="Times New Roman" w:eastAsia="仿宋_GB2312" w:hAnsi="Times New Roman" w:cs="Times New Roman"/>
              <w:b/>
              <w:color w:val="auto"/>
              <w:sz w:val="20"/>
              <w:szCs w:val="20"/>
              <w:lang w:eastAsia="zh-CN"/>
            </w:rPr>
          </w:pPr>
          <w:del w:id="206" w:author="He Han" w:date="2026-10-13T13:45:00Z">
            <w:r w:rsidDel="0009174D">
              <w:rPr>
                <w:rFonts w:ascii="Times New Roman" w:eastAsia="仿宋_GB2312" w:hAnsi="Times New Roman" w:cs="Times New Roman"/>
                <w:b/>
                <w:color w:val="auto"/>
                <w:sz w:val="20"/>
                <w:szCs w:val="20"/>
                <w:lang w:eastAsia="zh-CN"/>
              </w:rPr>
              <w:delText>Document and version No.</w:delText>
            </w:r>
          </w:del>
          <w:del w:id="207" w:author="He Han" w:date="2026-10-13T13:31:00Z">
            <w:r w:rsidDel="00213D55">
              <w:rPr>
                <w:rFonts w:ascii="Times New Roman" w:eastAsia="仿宋_GB2312" w:hAnsi="Times New Roman" w:cs="Times New Roman"/>
                <w:b/>
                <w:color w:val="auto"/>
                <w:sz w:val="20"/>
                <w:szCs w:val="20"/>
                <w:lang w:eastAsia="zh-CN"/>
              </w:rPr>
              <w:delText>：</w:delText>
            </w:r>
          </w:del>
          <w:del w:id="208" w:author="He Han" w:date="2026-10-13T13:45:00Z">
            <w:r w:rsidDel="0009174D">
              <w:rPr>
                <w:rFonts w:ascii="Times New Roman" w:eastAsia="仿宋_GB2312" w:hAnsi="Times New Roman" w:cs="Times New Roman"/>
                <w:b/>
                <w:color w:val="auto"/>
                <w:sz w:val="20"/>
                <w:szCs w:val="20"/>
                <w:lang w:eastAsia="zh-CN"/>
              </w:rPr>
              <w:delText>RA-</w:delText>
            </w:r>
          </w:del>
          <w:del w:id="209" w:author="He Han" w:date="2026-10-13T13:38:00Z">
            <w:r w:rsidDel="00031E1D">
              <w:rPr>
                <w:rFonts w:ascii="Times New Roman" w:eastAsia="仿宋_GB2312" w:hAnsi="Times New Roman" w:cs="Times New Roman"/>
                <w:b/>
                <w:color w:val="auto"/>
                <w:sz w:val="20"/>
                <w:szCs w:val="20"/>
                <w:lang w:eastAsia="zh-CN"/>
              </w:rPr>
              <w:delText xml:space="preserve"> </w:delText>
            </w:r>
          </w:del>
          <w:del w:id="210" w:author="He Han" w:date="2026-10-13T13:45:00Z">
            <w:r w:rsidDel="0009174D">
              <w:rPr>
                <w:rFonts w:ascii="Times New Roman" w:eastAsia="仿宋_GB2312" w:hAnsi="Times New Roman" w:cs="Times New Roman"/>
                <w:b/>
                <w:color w:val="auto"/>
                <w:sz w:val="20"/>
                <w:szCs w:val="20"/>
                <w:lang w:eastAsia="zh-CN"/>
              </w:rPr>
              <w:delText>140020030101.01</w:delText>
            </w:r>
          </w:del>
        </w:p>
      </w:tc>
    </w:tr>
  </w:tbl>
  <w:p w14:paraId="18D1F64E" w14:textId="77777777" w:rsidR="00153539" w:rsidRDefault="00153539">
    <w:pPr>
      <w:pStyle w:val="ae"/>
      <w:pBdr>
        <w:bottom w:val="none" w:sz="0" w:space="0" w:color="auto"/>
      </w:pBdr>
      <w:spacing w:line="40" w:lineRule="exact"/>
      <w:jc w:val="right"/>
      <w:rPr>
        <w:rFonts w:eastAsiaTheme="minorEastAsia"/>
        <w:lang w:eastAsia="zh-CN"/>
      </w:rPr>
    </w:pPr>
  </w:p>
  <w:p w14:paraId="49E2D9CA" w14:textId="5378A260" w:rsidR="00153539" w:rsidDel="00017EAF" w:rsidRDefault="00153539" w:rsidP="00F649A0">
    <w:pPr>
      <w:rPr>
        <w:del w:id="211" w:author="He Han" w:date="2026-10-13T13:36:00Z"/>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D1446" w14:textId="77777777" w:rsidR="00153539" w:rsidRDefault="003E162E">
    <w:pPr>
      <w:pStyle w:val="ae"/>
    </w:pPr>
    <w:r>
      <w:pict w14:anchorId="2DFF9E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1" o:spid="_x0000_s2055" type="#_x0000_t136" style="position:absolute;left:0;text-align:left;margin-left:0;margin-top:0;width:572.25pt;height:78pt;rotation:315;z-index:-251658238;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1313"/>
    </w:tblGrid>
    <w:tr w:rsidR="00153539" w14:paraId="2B6E83B7" w14:textId="77777777" w:rsidTr="0052370A">
      <w:trPr>
        <w:jc w:val="right"/>
        <w:ins w:id="4489" w:author="He Han" w:date="2026-10-13T13:45:00Z"/>
      </w:trPr>
      <w:tc>
        <w:tcPr>
          <w:tcW w:w="1424" w:type="dxa"/>
        </w:tcPr>
        <w:p w14:paraId="732A08AD" w14:textId="77777777" w:rsidR="00153539" w:rsidRDefault="00153539" w:rsidP="0072764D">
          <w:pPr>
            <w:jc w:val="right"/>
            <w:rPr>
              <w:ins w:id="4490" w:author="He Han" w:date="2026-10-13T13:45:00Z"/>
              <w:rFonts w:ascii="Times New Roman" w:hAnsi="Times New Roman" w:cs="Times New Roman"/>
              <w:szCs w:val="21"/>
            </w:rPr>
          </w:pPr>
          <w:ins w:id="4491" w:author="He Han" w:date="2026-10-13T13:45:00Z">
            <w:r>
              <w:rPr>
                <w:rFonts w:ascii="Times New Roman" w:hAnsi="Times New Roman" w:cs="Times New Roman"/>
                <w:szCs w:val="21"/>
              </w:rPr>
              <w:t>QF01235.V02</w:t>
            </w:r>
          </w:ins>
        </w:p>
      </w:tc>
      <w:tc>
        <w:tcPr>
          <w:tcW w:w="1265" w:type="dxa"/>
        </w:tcPr>
        <w:p w14:paraId="2E9BD607" w14:textId="77777777" w:rsidR="00153539" w:rsidRDefault="00153539" w:rsidP="0072764D">
          <w:pPr>
            <w:ind w:rightChars="-157" w:right="-330"/>
            <w:rPr>
              <w:ins w:id="4492" w:author="He Han" w:date="2026-10-13T13:45:00Z"/>
              <w:rFonts w:ascii="Times New Roman" w:hAnsi="Times New Roman" w:cs="Times New Roman"/>
              <w:szCs w:val="21"/>
            </w:rPr>
          </w:pPr>
          <w:ins w:id="4493" w:author="He Han" w:date="2026-10-13T13:45:00Z">
            <w:r>
              <w:rPr>
                <w:rFonts w:ascii="Times New Roman" w:hAnsi="Times New Roman" w:cs="Times New Roman"/>
                <w:szCs w:val="21"/>
              </w:rPr>
              <w:t>(07/04/2023)</w:t>
            </w:r>
          </w:ins>
        </w:p>
      </w:tc>
    </w:tr>
  </w:tbl>
  <w:p w14:paraId="49BFCDA9" w14:textId="77777777" w:rsidR="00153539" w:rsidRDefault="00153539" w:rsidP="0072764D">
    <w:pPr>
      <w:pStyle w:val="ae"/>
      <w:pBdr>
        <w:bottom w:val="none" w:sz="0" w:space="0" w:color="auto"/>
      </w:pBdr>
      <w:spacing w:line="40" w:lineRule="exact"/>
      <w:jc w:val="right"/>
      <w:rPr>
        <w:ins w:id="4494" w:author="He Han" w:date="2026-10-13T13:45:00Z"/>
        <w:rFonts w:eastAsiaTheme="minorEastAsia"/>
        <w:lang w:eastAsia="zh-CN"/>
      </w:rPr>
    </w:pPr>
  </w:p>
  <w:tbl>
    <w:tblPr>
      <w:tblStyle w:val="af6"/>
      <w:tblW w:w="14289" w:type="dxa"/>
      <w:jc w:val="center"/>
      <w:tblLook w:val="04A0" w:firstRow="1" w:lastRow="0" w:firstColumn="1" w:lastColumn="0" w:noHBand="0" w:noVBand="1"/>
    </w:tblPr>
    <w:tblGrid>
      <w:gridCol w:w="2661"/>
      <w:gridCol w:w="7257"/>
      <w:gridCol w:w="4371"/>
    </w:tblGrid>
    <w:tr w:rsidR="00153539" w14:paraId="2EC37279" w14:textId="77777777" w:rsidTr="0052370A">
      <w:trPr>
        <w:trHeight w:val="416"/>
        <w:jc w:val="center"/>
        <w:ins w:id="4495" w:author="He Han" w:date="2026-10-13T13:45:00Z"/>
      </w:trPr>
      <w:tc>
        <w:tcPr>
          <w:tcW w:w="2661" w:type="dxa"/>
          <w:vAlign w:val="center"/>
        </w:tcPr>
        <w:p w14:paraId="5E419F7D" w14:textId="77777777" w:rsidR="00153539" w:rsidRDefault="00153539" w:rsidP="0072764D">
          <w:pPr>
            <w:pStyle w:val="ae"/>
            <w:pBdr>
              <w:bottom w:val="none" w:sz="0" w:space="0" w:color="auto"/>
            </w:pBdr>
            <w:rPr>
              <w:ins w:id="4496" w:author="He Han" w:date="2026-10-13T13:45:00Z"/>
              <w:rFonts w:ascii="Times New Roman" w:eastAsia="仿宋_GB2312" w:hAnsi="Times New Roman"/>
              <w:b/>
              <w:color w:val="auto"/>
              <w:sz w:val="21"/>
              <w:szCs w:val="21"/>
              <w:lang w:eastAsia="zh-CN"/>
            </w:rPr>
          </w:pPr>
          <w:ins w:id="4497" w:author="He Han" w:date="2026-10-13T13:45:00Z">
            <w:r>
              <w:rPr>
                <w:rFonts w:hint="eastAsia"/>
                <w:noProof/>
                <w:sz w:val="21"/>
                <w:lang w:eastAsia="zh-CN"/>
              </w:rPr>
              <w:drawing>
                <wp:inline distT="0" distB="0" distL="0" distR="0" wp14:anchorId="1B0B64F9" wp14:editId="1F2D7635">
                  <wp:extent cx="1333500" cy="259080"/>
                  <wp:effectExtent l="0" t="0" r="0" b="7620"/>
                  <wp:docPr id="6" name="Picture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ins>
        </w:p>
      </w:tc>
      <w:tc>
        <w:tcPr>
          <w:tcW w:w="7257" w:type="dxa"/>
          <w:vAlign w:val="center"/>
        </w:tcPr>
        <w:p w14:paraId="1690691C" w14:textId="77777777" w:rsidR="00153539" w:rsidRDefault="00153539" w:rsidP="0072764D">
          <w:pPr>
            <w:pStyle w:val="ae"/>
            <w:pBdr>
              <w:bottom w:val="none" w:sz="0" w:space="0" w:color="auto"/>
            </w:pBdr>
            <w:rPr>
              <w:ins w:id="4498" w:author="He Han" w:date="2026-10-13T13:45:00Z"/>
              <w:rFonts w:ascii="Times New Roman" w:eastAsia="仿宋_GB2312" w:hAnsi="Times New Roman" w:cs="Times New Roman"/>
              <w:b/>
              <w:color w:val="auto"/>
              <w:sz w:val="20"/>
              <w:szCs w:val="20"/>
              <w:lang w:eastAsia="zh-CN"/>
            </w:rPr>
          </w:pPr>
          <w:ins w:id="4499" w:author="He Han" w:date="2026-10-13T13:45:00Z">
            <w:r>
              <w:rPr>
                <w:rFonts w:ascii="Times New Roman" w:eastAsia="仿宋_GB2312" w:hAnsi="Times New Roman" w:cs="Times New Roman"/>
                <w:b/>
                <w:color w:val="auto"/>
                <w:sz w:val="20"/>
                <w:szCs w:val="20"/>
                <w:lang w:eastAsia="zh-CN"/>
              </w:rPr>
              <w:t xml:space="preserve">Equipment Suitability Assessment for </w:t>
            </w:r>
          </w:ins>
        </w:p>
        <w:p w14:paraId="3D1D23D3" w14:textId="77777777" w:rsidR="00153539" w:rsidRDefault="00153539" w:rsidP="0072764D">
          <w:pPr>
            <w:pStyle w:val="ae"/>
            <w:pBdr>
              <w:bottom w:val="none" w:sz="0" w:space="0" w:color="auto"/>
            </w:pBdr>
            <w:rPr>
              <w:ins w:id="4500" w:author="He Han" w:date="2026-10-13T13:45:00Z"/>
              <w:rFonts w:ascii="Times New Roman" w:eastAsia="仿宋_GB2312" w:hAnsi="Times New Roman" w:cs="Times New Roman"/>
              <w:b/>
              <w:color w:val="auto"/>
              <w:sz w:val="20"/>
              <w:szCs w:val="20"/>
              <w:lang w:eastAsia="zh-CN"/>
            </w:rPr>
          </w:pPr>
          <w:ins w:id="4501" w:author="He Han" w:date="2026-10-13T13:45:00Z">
            <w:r>
              <w:rPr>
                <w:rFonts w:ascii="Times New Roman" w:eastAsia="仿宋_GB2312" w:hAnsi="Times New Roman" w:cs="Times New Roman"/>
                <w:b/>
                <w:color w:val="auto"/>
                <w:sz w:val="20"/>
                <w:szCs w:val="20"/>
                <w:lang w:eastAsia="zh-CN"/>
              </w:rPr>
              <w:t xml:space="preserve">ASYM-141366 (Step 1 </w:t>
            </w:r>
            <w:r>
              <w:rPr>
                <w:rFonts w:ascii="Times New Roman" w:eastAsia="仿宋_GB2312" w:hAnsi="Times New Roman" w:cs="Times New Roman" w:hint="eastAsia"/>
                <w:b/>
                <w:color w:val="auto"/>
                <w:sz w:val="20"/>
                <w:szCs w:val="20"/>
                <w:lang w:eastAsia="zh-CN"/>
              </w:rPr>
              <w:t>of</w:t>
            </w:r>
            <w:r>
              <w:rPr>
                <w:rFonts w:ascii="Times New Roman" w:eastAsia="仿宋_GB2312" w:hAnsi="Times New Roman" w:cs="Times New Roman"/>
                <w:b/>
                <w:color w:val="auto"/>
                <w:sz w:val="20"/>
                <w:szCs w:val="20"/>
                <w:lang w:eastAsia="zh-CN"/>
              </w:rPr>
              <w:t xml:space="preserve"> CPo140020-03)</w:t>
            </w:r>
            <w:r>
              <w:rPr>
                <w:rFonts w:ascii="Times New Roman" w:eastAsia="仿宋_GB2312" w:hAnsi="Times New Roman"/>
                <w:b/>
                <w:iCs/>
                <w:color w:val="auto"/>
                <w:szCs w:val="20"/>
                <w:lang w:eastAsia="zh-CN"/>
              </w:rPr>
              <w:t xml:space="preserve"> </w:t>
            </w:r>
          </w:ins>
        </w:p>
      </w:tc>
      <w:tc>
        <w:tcPr>
          <w:tcW w:w="4371" w:type="dxa"/>
          <w:vAlign w:val="center"/>
        </w:tcPr>
        <w:p w14:paraId="21F42886" w14:textId="77777777" w:rsidR="00153539" w:rsidRDefault="00153539" w:rsidP="0072764D">
          <w:pPr>
            <w:pStyle w:val="ae"/>
            <w:pBdr>
              <w:bottom w:val="none" w:sz="0" w:space="0" w:color="auto"/>
            </w:pBdr>
            <w:jc w:val="both"/>
            <w:rPr>
              <w:ins w:id="4502" w:author="He Han" w:date="2026-10-13T13:45:00Z"/>
              <w:rFonts w:ascii="Times New Roman" w:eastAsia="仿宋_GB2312" w:hAnsi="Times New Roman" w:cs="Times New Roman"/>
              <w:b/>
              <w:color w:val="auto"/>
              <w:sz w:val="20"/>
              <w:szCs w:val="20"/>
              <w:lang w:eastAsia="zh-CN"/>
            </w:rPr>
          </w:pPr>
          <w:ins w:id="4503" w:author="He Han" w:date="2026-10-13T13:45:00Z">
            <w:r>
              <w:rPr>
                <w:rFonts w:ascii="Times New Roman" w:eastAsia="仿宋_GB2312" w:hAnsi="Times New Roman" w:cs="Times New Roman"/>
                <w:b/>
                <w:color w:val="auto"/>
                <w:sz w:val="20"/>
                <w:szCs w:val="20"/>
                <w:lang w:eastAsia="zh-CN"/>
              </w:rPr>
              <w:t>Document and version No.</w:t>
            </w:r>
            <w:r>
              <w:rPr>
                <w:rFonts w:ascii="Times New Roman" w:eastAsia="仿宋_GB2312" w:hAnsi="Times New Roman" w:cs="Times New Roman" w:hint="eastAsia"/>
                <w:b/>
                <w:color w:val="auto"/>
                <w:sz w:val="20"/>
                <w:szCs w:val="20"/>
                <w:lang w:eastAsia="zh-CN"/>
              </w:rPr>
              <w:t>:</w:t>
            </w:r>
            <w:r>
              <w:rPr>
                <w:rFonts w:ascii="Times New Roman" w:eastAsia="仿宋_GB2312" w:hAnsi="Times New Roman" w:cs="Times New Roman"/>
                <w:b/>
                <w:color w:val="auto"/>
                <w:sz w:val="20"/>
                <w:szCs w:val="20"/>
                <w:lang w:eastAsia="zh-CN"/>
              </w:rPr>
              <w:t xml:space="preserve"> RA</w:t>
            </w:r>
            <w:r w:rsidRPr="005820EE">
              <w:rPr>
                <w:rFonts w:ascii="Times New Roman" w:eastAsia="仿宋_GB2312" w:hAnsi="Times New Roman" w:cs="Times New Roman"/>
                <w:b/>
                <w:color w:val="auto"/>
                <w:sz w:val="20"/>
                <w:szCs w:val="20"/>
                <w:lang w:eastAsia="zh-CN"/>
              </w:rPr>
              <w:t>-</w:t>
            </w:r>
            <w:r>
              <w:rPr>
                <w:rFonts w:ascii="Times New Roman" w:eastAsia="仿宋_GB2312" w:hAnsi="Times New Roman" w:cs="Times New Roman"/>
                <w:b/>
                <w:color w:val="auto"/>
                <w:sz w:val="20"/>
                <w:szCs w:val="20"/>
                <w:lang w:eastAsia="zh-CN"/>
              </w:rPr>
              <w:t>140020030101.01</w:t>
            </w:r>
          </w:ins>
        </w:p>
      </w:tc>
    </w:tr>
  </w:tbl>
  <w:p w14:paraId="5ACC437B" w14:textId="5E75DE53" w:rsidR="00153539" w:rsidRDefault="00153539">
    <w:pPr>
      <w:ind w:right="1260"/>
      <w:rPr>
        <w:rFonts w:ascii="Times New Roman" w:eastAsiaTheme="minorEastAsia" w:hAnsi="Times New Roman" w:cs="Times New Roman"/>
        <w:sz w:val="20"/>
        <w:szCs w:val="20"/>
        <w:lang w:eastAsia="zh-CN"/>
      </w:rPr>
      <w:pPrChange w:id="4504" w:author="He Han" w:date="2026-10-13T13:32:00Z">
        <w:pPr>
          <w:jc w:val="right"/>
        </w:pPr>
      </w:pPrChange>
    </w:pPr>
    <w:del w:id="4505" w:author="He Han" w:date="2026-10-13T13:32:00Z">
      <w:r w:rsidDel="00213D55">
        <w:rPr>
          <w:rFonts w:eastAsiaTheme="minorEastAsia" w:hint="eastAsia"/>
          <w:lang w:eastAsia="zh-CN"/>
        </w:rPr>
        <w:delText xml:space="preserve">    </w:delText>
      </w:r>
      <w:r w:rsidDel="00213D55">
        <w:rPr>
          <w:rFonts w:ascii="Times New Roman" w:hAnsi="Times New Roman" w:cs="Times New Roman"/>
        </w:rPr>
        <w:tab/>
      </w:r>
      <w:r w:rsidDel="00213D55">
        <w:rPr>
          <w:rFonts w:ascii="Times New Roman" w:hAnsi="Times New Roman" w:cs="Times New Roman"/>
        </w:rPr>
        <w:tab/>
      </w:r>
    </w:del>
  </w:p>
  <w:tbl>
    <w:tblPr>
      <w:tblStyle w:val="a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506" w:author="He Han" w:date="2026-10-13T13:35:00Z">
        <w:tblPr>
          <w:tblStyle w:val="af6"/>
          <w:tblW w:w="0" w:type="auto"/>
          <w:jc w:val="right"/>
          <w:tblLook w:val="04A0" w:firstRow="1" w:lastRow="0" w:firstColumn="1" w:lastColumn="0" w:noHBand="0" w:noVBand="1"/>
        </w:tblPr>
      </w:tblPrChange>
    </w:tblPr>
    <w:tblGrid>
      <w:gridCol w:w="1424"/>
      <w:gridCol w:w="1265"/>
      <w:tblGridChange w:id="4507">
        <w:tblGrid>
          <w:gridCol w:w="1424"/>
          <w:gridCol w:w="1772"/>
        </w:tblGrid>
      </w:tblGridChange>
    </w:tblGrid>
    <w:tr w:rsidR="00153539" w:rsidDel="0072764D" w14:paraId="24A87A91" w14:textId="2961DD33" w:rsidTr="00EC4F70">
      <w:trPr>
        <w:jc w:val="right"/>
        <w:del w:id="4508" w:author="He Han" w:date="2026-10-13T13:45:00Z"/>
        <w:trPrChange w:id="4509" w:author="He Han" w:date="2026-10-13T13:35:00Z">
          <w:trPr>
            <w:jc w:val="right"/>
          </w:trPr>
        </w:trPrChange>
      </w:trPr>
      <w:tc>
        <w:tcPr>
          <w:tcW w:w="1424" w:type="dxa"/>
          <w:tcPrChange w:id="4510" w:author="He Han" w:date="2026-10-13T13:35:00Z">
            <w:tcPr>
              <w:tcW w:w="1424" w:type="dxa"/>
            </w:tcPr>
          </w:tcPrChange>
        </w:tcPr>
        <w:p w14:paraId="6945BA6B" w14:textId="25768E66" w:rsidR="00153539" w:rsidDel="0072764D" w:rsidRDefault="00153539">
          <w:pPr>
            <w:jc w:val="right"/>
            <w:rPr>
              <w:del w:id="4511" w:author="He Han" w:date="2026-10-13T13:45:00Z"/>
              <w:rFonts w:ascii="Times New Roman" w:hAnsi="Times New Roman" w:cs="Times New Roman"/>
              <w:szCs w:val="21"/>
            </w:rPr>
          </w:pPr>
          <w:del w:id="4512" w:author="He Han" w:date="2026-10-13T13:45:00Z">
            <w:r w:rsidDel="0072764D">
              <w:rPr>
                <w:rFonts w:ascii="Times New Roman" w:hAnsi="Times New Roman" w:cs="Times New Roman"/>
                <w:szCs w:val="21"/>
              </w:rPr>
              <w:delText>QF01235.V02</w:delText>
            </w:r>
          </w:del>
        </w:p>
      </w:tc>
      <w:tc>
        <w:tcPr>
          <w:tcW w:w="1265" w:type="dxa"/>
          <w:tcPrChange w:id="4513" w:author="He Han" w:date="2026-10-13T13:35:00Z">
            <w:tcPr>
              <w:tcW w:w="1772" w:type="dxa"/>
            </w:tcPr>
          </w:tcPrChange>
        </w:tcPr>
        <w:p w14:paraId="03634E16" w14:textId="5041AC01" w:rsidR="00153539" w:rsidDel="00EC4F70" w:rsidRDefault="00153539">
          <w:pPr>
            <w:ind w:rightChars="-157" w:right="-330"/>
            <w:rPr>
              <w:del w:id="4514" w:author="He Han" w:date="2026-10-13T13:35:00Z"/>
              <w:rFonts w:ascii="Times New Roman" w:hAnsi="Times New Roman" w:cs="Times New Roman"/>
              <w:szCs w:val="21"/>
            </w:rPr>
          </w:pPr>
          <w:del w:id="4515" w:author="He Han" w:date="2026-10-13T13:45:00Z">
            <w:r w:rsidDel="0072764D">
              <w:rPr>
                <w:rFonts w:ascii="Times New Roman" w:hAnsi="Times New Roman" w:cs="Times New Roman"/>
                <w:szCs w:val="21"/>
              </w:rPr>
              <w:delText>(</w:delText>
            </w:r>
          </w:del>
        </w:p>
        <w:p w14:paraId="1C21E015" w14:textId="0270911D" w:rsidR="00153539" w:rsidDel="00EC4F70" w:rsidRDefault="00153539">
          <w:pPr>
            <w:ind w:rightChars="-157" w:right="-330"/>
            <w:rPr>
              <w:del w:id="4516" w:author="He Han" w:date="2026-10-13T13:35:00Z"/>
              <w:rFonts w:ascii="Times New Roman" w:hAnsi="Times New Roman" w:cs="Times New Roman"/>
              <w:szCs w:val="21"/>
            </w:rPr>
          </w:pPr>
          <w:del w:id="4517" w:author="He Han" w:date="2026-10-13T13:45:00Z">
            <w:r w:rsidDel="0072764D">
              <w:rPr>
                <w:rFonts w:ascii="Times New Roman" w:hAnsi="Times New Roman" w:cs="Times New Roman"/>
                <w:szCs w:val="21"/>
              </w:rPr>
              <w:delText>07/04/2023</w:delText>
            </w:r>
          </w:del>
        </w:p>
        <w:p w14:paraId="2CA08203" w14:textId="337BA47B" w:rsidR="00153539" w:rsidDel="0072764D" w:rsidRDefault="00153539">
          <w:pPr>
            <w:ind w:rightChars="-157" w:right="-330"/>
            <w:rPr>
              <w:del w:id="4518" w:author="He Han" w:date="2026-10-13T13:45:00Z"/>
              <w:rFonts w:ascii="Times New Roman" w:hAnsi="Times New Roman" w:cs="Times New Roman"/>
              <w:szCs w:val="21"/>
            </w:rPr>
          </w:pPr>
          <w:del w:id="4519" w:author="He Han" w:date="2026-10-13T13:45:00Z">
            <w:r w:rsidDel="0072764D">
              <w:rPr>
                <w:rFonts w:ascii="Times New Roman" w:hAnsi="Times New Roman" w:cs="Times New Roman"/>
                <w:szCs w:val="21"/>
              </w:rPr>
              <w:delText>)</w:delText>
            </w:r>
          </w:del>
        </w:p>
      </w:tc>
    </w:tr>
  </w:tbl>
  <w:p w14:paraId="6E72DF78" w14:textId="2A6FC831" w:rsidR="00153539" w:rsidDel="0072764D" w:rsidRDefault="00153539">
    <w:pPr>
      <w:pStyle w:val="ae"/>
      <w:pBdr>
        <w:bottom w:val="none" w:sz="0" w:space="0" w:color="auto"/>
      </w:pBdr>
      <w:spacing w:line="40" w:lineRule="exact"/>
      <w:jc w:val="right"/>
      <w:rPr>
        <w:del w:id="4520" w:author="He Han" w:date="2026-10-13T13:45:00Z"/>
        <w:rFonts w:eastAsiaTheme="minorEastAsia"/>
        <w:lang w:eastAsia="zh-CN"/>
      </w:rPr>
    </w:pPr>
  </w:p>
  <w:tbl>
    <w:tblPr>
      <w:tblStyle w:val="af6"/>
      <w:tblW w:w="14289" w:type="dxa"/>
      <w:jc w:val="center"/>
      <w:tblLook w:val="04A0" w:firstRow="1" w:lastRow="0" w:firstColumn="1" w:lastColumn="0" w:noHBand="0" w:noVBand="1"/>
      <w:tblPrChange w:id="4521" w:author="He Han" w:date="2026-10-13T13:39:00Z">
        <w:tblPr>
          <w:tblStyle w:val="af6"/>
          <w:tblW w:w="13605" w:type="dxa"/>
          <w:jc w:val="center"/>
          <w:tblLook w:val="04A0" w:firstRow="1" w:lastRow="0" w:firstColumn="1" w:lastColumn="0" w:noHBand="0" w:noVBand="1"/>
        </w:tblPr>
      </w:tblPrChange>
    </w:tblPr>
    <w:tblGrid>
      <w:gridCol w:w="2661"/>
      <w:gridCol w:w="7257"/>
      <w:gridCol w:w="4371"/>
      <w:tblGridChange w:id="4522">
        <w:tblGrid>
          <w:gridCol w:w="2534"/>
          <w:gridCol w:w="6004"/>
          <w:gridCol w:w="5067"/>
        </w:tblGrid>
      </w:tblGridChange>
    </w:tblGrid>
    <w:tr w:rsidR="00153539" w:rsidDel="0072764D" w14:paraId="1B357BBF" w14:textId="596A8AA3" w:rsidTr="00031E1D">
      <w:trPr>
        <w:trHeight w:val="416"/>
        <w:jc w:val="center"/>
        <w:del w:id="4523" w:author="He Han" w:date="2026-10-13T13:45:00Z"/>
        <w:trPrChange w:id="4524" w:author="He Han" w:date="2026-10-13T13:39:00Z">
          <w:trPr>
            <w:trHeight w:val="398"/>
            <w:jc w:val="center"/>
          </w:trPr>
        </w:trPrChange>
      </w:trPr>
      <w:tc>
        <w:tcPr>
          <w:tcW w:w="2661" w:type="dxa"/>
          <w:vAlign w:val="center"/>
          <w:tcPrChange w:id="4525" w:author="He Han" w:date="2026-10-13T13:39:00Z">
            <w:tcPr>
              <w:tcW w:w="2534" w:type="dxa"/>
              <w:vAlign w:val="center"/>
            </w:tcPr>
          </w:tcPrChange>
        </w:tcPr>
        <w:p w14:paraId="47F3F3C8" w14:textId="7FF10879" w:rsidR="00153539" w:rsidDel="0072764D" w:rsidRDefault="00153539">
          <w:pPr>
            <w:pStyle w:val="ae"/>
            <w:pBdr>
              <w:bottom w:val="none" w:sz="0" w:space="0" w:color="auto"/>
            </w:pBdr>
            <w:rPr>
              <w:del w:id="4526" w:author="He Han" w:date="2026-10-13T13:45:00Z"/>
              <w:rFonts w:ascii="Times New Roman" w:eastAsia="仿宋_GB2312" w:hAnsi="Times New Roman"/>
              <w:b/>
              <w:color w:val="auto"/>
              <w:sz w:val="21"/>
              <w:szCs w:val="21"/>
              <w:lang w:eastAsia="zh-CN"/>
            </w:rPr>
          </w:pPr>
          <w:del w:id="4527" w:author="He Han" w:date="2026-10-13T13:45:00Z">
            <w:r w:rsidDel="0072764D">
              <w:rPr>
                <w:rFonts w:hint="eastAsia"/>
                <w:noProof/>
                <w:lang w:eastAsia="zh-CN"/>
              </w:rPr>
              <w:drawing>
                <wp:inline distT="0" distB="0" distL="0" distR="0" wp14:anchorId="11D66B2F" wp14:editId="69DAB440">
                  <wp:extent cx="1333500" cy="259080"/>
                  <wp:effectExtent l="0" t="0" r="0" b="7620"/>
                  <wp:docPr id="7" name="Picture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del>
        </w:p>
      </w:tc>
      <w:tc>
        <w:tcPr>
          <w:tcW w:w="7257" w:type="dxa"/>
          <w:vAlign w:val="center"/>
          <w:tcPrChange w:id="4528" w:author="He Han" w:date="2026-10-13T13:39:00Z">
            <w:tcPr>
              <w:tcW w:w="6004" w:type="dxa"/>
              <w:vAlign w:val="center"/>
            </w:tcPr>
          </w:tcPrChange>
        </w:tcPr>
        <w:p w14:paraId="3B49691E" w14:textId="4C3EC07E" w:rsidR="00153539" w:rsidDel="0072764D" w:rsidRDefault="00153539" w:rsidP="004A6BA1">
          <w:pPr>
            <w:pStyle w:val="ae"/>
            <w:pBdr>
              <w:bottom w:val="none" w:sz="0" w:space="0" w:color="auto"/>
            </w:pBdr>
            <w:rPr>
              <w:del w:id="4529" w:author="He Han" w:date="2026-10-13T13:45:00Z"/>
              <w:rFonts w:ascii="Times New Roman" w:eastAsia="仿宋_GB2312" w:hAnsi="Times New Roman" w:cs="Times New Roman"/>
              <w:b/>
              <w:color w:val="auto"/>
              <w:sz w:val="20"/>
              <w:szCs w:val="20"/>
              <w:lang w:eastAsia="zh-CN"/>
            </w:rPr>
          </w:pPr>
          <w:del w:id="4530" w:author="He Han" w:date="2026-10-13T13:45:00Z">
            <w:r w:rsidDel="0072764D">
              <w:rPr>
                <w:rFonts w:ascii="Times New Roman" w:eastAsia="仿宋_GB2312" w:hAnsi="Times New Roman" w:cs="Times New Roman"/>
                <w:b/>
                <w:color w:val="auto"/>
                <w:sz w:val="20"/>
                <w:szCs w:val="20"/>
                <w:lang w:eastAsia="zh-CN"/>
              </w:rPr>
              <w:delText>Equipment Suitability Assessment for ASYM-14</w:delText>
            </w:r>
          </w:del>
          <w:ins w:id="4531" w:author="Xuning Wei12232" w:date="2026-07-22T11:23:00Z">
            <w:del w:id="4532" w:author="He Han" w:date="2026-10-13T13:45:00Z">
              <w:r w:rsidDel="0072764D">
                <w:rPr>
                  <w:rFonts w:ascii="Times New Roman" w:eastAsia="仿宋_GB2312" w:hAnsi="Times New Roman" w:cs="Times New Roman"/>
                  <w:b/>
                  <w:color w:val="auto"/>
                  <w:sz w:val="20"/>
                  <w:szCs w:val="20"/>
                  <w:lang w:eastAsia="zh-CN"/>
                </w:rPr>
                <w:delText>1366</w:delText>
              </w:r>
            </w:del>
          </w:ins>
          <w:del w:id="4533" w:author="He Han" w:date="2026-10-13T13:45:00Z">
            <w:r w:rsidDel="0072764D">
              <w:rPr>
                <w:rFonts w:ascii="Times New Roman" w:eastAsia="仿宋_GB2312" w:hAnsi="Times New Roman" w:cs="Times New Roman"/>
                <w:b/>
                <w:color w:val="auto"/>
                <w:sz w:val="20"/>
                <w:szCs w:val="20"/>
                <w:lang w:eastAsia="zh-CN"/>
              </w:rPr>
              <w:delText>0020 (Step 1</w:delText>
            </w:r>
          </w:del>
          <w:ins w:id="4534" w:author="Xuning Wei12232" w:date="2026-07-22T11:23:00Z">
            <w:del w:id="4535" w:author="He Han" w:date="2026-10-13T13:45:00Z">
              <w:r w:rsidDel="0072764D">
                <w:rPr>
                  <w:rFonts w:ascii="Times New Roman" w:eastAsia="仿宋_GB2312" w:hAnsi="Times New Roman" w:cs="Times New Roman"/>
                  <w:b/>
                  <w:color w:val="auto"/>
                  <w:sz w:val="20"/>
                  <w:szCs w:val="20"/>
                  <w:lang w:eastAsia="zh-CN"/>
                </w:rPr>
                <w:delText xml:space="preserve"> </w:delText>
              </w:r>
              <w:r w:rsidDel="0072764D">
                <w:rPr>
                  <w:rFonts w:ascii="Times New Roman" w:eastAsia="仿宋_GB2312" w:hAnsi="Times New Roman" w:cs="Times New Roman" w:hint="eastAsia"/>
                  <w:b/>
                  <w:color w:val="auto"/>
                  <w:sz w:val="20"/>
                  <w:szCs w:val="20"/>
                  <w:lang w:eastAsia="zh-CN"/>
                </w:rPr>
                <w:delText>of</w:delText>
              </w:r>
              <w:r w:rsidDel="0072764D">
                <w:rPr>
                  <w:rFonts w:ascii="Times New Roman" w:eastAsia="仿宋_GB2312" w:hAnsi="Times New Roman" w:cs="Times New Roman"/>
                  <w:b/>
                  <w:color w:val="auto"/>
                  <w:sz w:val="20"/>
                  <w:szCs w:val="20"/>
                  <w:lang w:eastAsia="zh-CN"/>
                </w:rPr>
                <w:delText xml:space="preserve"> CPo140020-03</w:delText>
              </w:r>
            </w:del>
          </w:ins>
          <w:del w:id="4536" w:author="He Han" w:date="2026-10-13T13:45:00Z">
            <w:r w:rsidDel="0072764D">
              <w:rPr>
                <w:rFonts w:ascii="Times New Roman" w:eastAsia="仿宋_GB2312" w:hAnsi="Times New Roman" w:cs="Times New Roman"/>
                <w:b/>
                <w:color w:val="auto"/>
                <w:sz w:val="20"/>
                <w:szCs w:val="20"/>
                <w:lang w:eastAsia="zh-CN"/>
              </w:rPr>
              <w:delText>)</w:delText>
            </w:r>
            <w:r w:rsidDel="0072764D">
              <w:rPr>
                <w:rFonts w:ascii="Times New Roman" w:eastAsia="仿宋_GB2312" w:hAnsi="Times New Roman"/>
                <w:b/>
                <w:iCs/>
                <w:color w:val="auto"/>
                <w:szCs w:val="20"/>
                <w:lang w:eastAsia="zh-CN"/>
              </w:rPr>
              <w:delText xml:space="preserve"> </w:delText>
            </w:r>
          </w:del>
        </w:p>
      </w:tc>
      <w:tc>
        <w:tcPr>
          <w:tcW w:w="4371" w:type="dxa"/>
          <w:vAlign w:val="center"/>
          <w:tcPrChange w:id="4537" w:author="He Han" w:date="2026-10-13T13:39:00Z">
            <w:tcPr>
              <w:tcW w:w="5067" w:type="dxa"/>
              <w:vAlign w:val="center"/>
            </w:tcPr>
          </w:tcPrChange>
        </w:tcPr>
        <w:p w14:paraId="0A5287EE" w14:textId="0A7C30D8" w:rsidR="00153539" w:rsidDel="0072764D" w:rsidRDefault="00153539" w:rsidP="00E26599">
          <w:pPr>
            <w:pStyle w:val="ae"/>
            <w:pBdr>
              <w:bottom w:val="none" w:sz="0" w:space="0" w:color="auto"/>
            </w:pBdr>
            <w:jc w:val="both"/>
            <w:rPr>
              <w:del w:id="4538" w:author="He Han" w:date="2026-10-13T13:45:00Z"/>
              <w:rFonts w:ascii="Times New Roman" w:eastAsia="仿宋_GB2312" w:hAnsi="Times New Roman" w:cs="Times New Roman"/>
              <w:b/>
              <w:color w:val="auto"/>
              <w:sz w:val="20"/>
              <w:szCs w:val="20"/>
              <w:lang w:eastAsia="zh-CN"/>
            </w:rPr>
          </w:pPr>
          <w:del w:id="4539" w:author="He Han" w:date="2026-10-13T13:45:00Z">
            <w:r w:rsidDel="0072764D">
              <w:rPr>
                <w:rFonts w:ascii="Times New Roman" w:eastAsia="仿宋_GB2312" w:hAnsi="Times New Roman" w:cs="Times New Roman"/>
                <w:b/>
                <w:color w:val="auto"/>
                <w:sz w:val="20"/>
                <w:szCs w:val="20"/>
                <w:lang w:eastAsia="zh-CN"/>
              </w:rPr>
              <w:delText>Document and version No.</w:delText>
            </w:r>
          </w:del>
          <w:del w:id="4540" w:author="He Han" w:date="2026-10-13T13:30:00Z">
            <w:r w:rsidDel="00213D55">
              <w:rPr>
                <w:rFonts w:ascii="Times New Roman" w:eastAsia="仿宋_GB2312" w:hAnsi="Times New Roman" w:cs="Times New Roman"/>
                <w:b/>
                <w:color w:val="auto"/>
                <w:sz w:val="20"/>
                <w:szCs w:val="20"/>
                <w:lang w:eastAsia="zh-CN"/>
              </w:rPr>
              <w:delText>：</w:delText>
            </w:r>
          </w:del>
          <w:del w:id="4541" w:author="He Han" w:date="2026-10-13T13:45:00Z">
            <w:r w:rsidDel="0072764D">
              <w:rPr>
                <w:rFonts w:ascii="Times New Roman" w:eastAsia="仿宋_GB2312" w:hAnsi="Times New Roman" w:cs="Times New Roman"/>
                <w:b/>
                <w:color w:val="auto"/>
                <w:sz w:val="20"/>
                <w:szCs w:val="20"/>
                <w:lang w:eastAsia="zh-CN"/>
              </w:rPr>
              <w:delText>RA</w:delText>
            </w:r>
          </w:del>
          <w:del w:id="4542" w:author="He Han" w:date="2026-10-13T13:31:00Z">
            <w:r w:rsidDel="00213D55">
              <w:rPr>
                <w:rFonts w:ascii="Times New Roman" w:eastAsia="仿宋_GB2312" w:hAnsi="Times New Roman" w:cs="Times New Roman"/>
                <w:b/>
                <w:color w:val="auto"/>
                <w:sz w:val="20"/>
                <w:szCs w:val="20"/>
                <w:lang w:eastAsia="zh-CN"/>
              </w:rPr>
              <w:delText>-</w:delText>
            </w:r>
          </w:del>
          <w:del w:id="4543" w:author="He Han" w:date="2026-10-13T13:30:00Z">
            <w:r w:rsidDel="00213D55">
              <w:rPr>
                <w:rFonts w:ascii="Times New Roman" w:eastAsia="仿宋_GB2312" w:hAnsi="Times New Roman" w:cs="Times New Roman"/>
                <w:b/>
                <w:color w:val="auto"/>
                <w:sz w:val="20"/>
                <w:szCs w:val="20"/>
                <w:lang w:eastAsia="zh-CN"/>
              </w:rPr>
              <w:delText xml:space="preserve"> </w:delText>
            </w:r>
          </w:del>
          <w:del w:id="4544" w:author="He Han" w:date="2026-10-13T13:45:00Z">
            <w:r w:rsidDel="0072764D">
              <w:rPr>
                <w:rFonts w:ascii="Times New Roman" w:eastAsia="仿宋_GB2312" w:hAnsi="Times New Roman" w:cs="Times New Roman"/>
                <w:b/>
                <w:color w:val="auto"/>
                <w:sz w:val="20"/>
                <w:szCs w:val="20"/>
                <w:lang w:eastAsia="zh-CN"/>
              </w:rPr>
              <w:delText>140020030101.01</w:delText>
            </w:r>
          </w:del>
        </w:p>
      </w:tc>
    </w:tr>
  </w:tbl>
  <w:p w14:paraId="6DD91065" w14:textId="77777777" w:rsidR="00153539" w:rsidRDefault="00153539">
    <w:pPr>
      <w:pStyle w:val="ae"/>
      <w:pBdr>
        <w:bottom w:val="none" w:sz="0" w:space="0" w:color="auto"/>
      </w:pBdr>
      <w:spacing w:line="40" w:lineRule="exact"/>
      <w:jc w:val="right"/>
      <w:rPr>
        <w:rFonts w:eastAsiaTheme="minorEastAsia"/>
        <w:lang w:eastAsia="zh-CN"/>
      </w:rPr>
    </w:pPr>
  </w:p>
  <w:p w14:paraId="3B56F3DE" w14:textId="635018C5" w:rsidR="00153539" w:rsidDel="00031E1D" w:rsidRDefault="00153539" w:rsidP="00F649A0">
    <w:pPr>
      <w:rPr>
        <w:del w:id="4545" w:author="He Han" w:date="2026-10-13T13:41:00Z"/>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54A1B" w14:textId="77777777" w:rsidR="00153539" w:rsidRDefault="003E162E">
    <w:pPr>
      <w:pStyle w:val="ae"/>
    </w:pPr>
    <w:r>
      <w:pict w14:anchorId="7ED8AF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5" o:spid="_x0000_s2059" type="#_x0000_t136" style="position:absolute;left:0;text-align:left;margin-left:0;margin-top:0;width:572.25pt;height:78pt;rotation:315;z-index:-251658235;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D0176" w14:textId="77777777" w:rsidR="00153539" w:rsidRDefault="00153539">
    <w:pPr>
      <w:jc w:val="right"/>
      <w:rPr>
        <w:rFonts w:ascii="Times New Roman" w:eastAsiaTheme="minorEastAsia" w:hAnsi="Times New Roman" w:cs="Times New Roman"/>
        <w:sz w:val="20"/>
        <w:szCs w:val="20"/>
        <w:lang w:eastAsia="zh-CN"/>
      </w:rPr>
    </w:pPr>
    <w:r>
      <w:rPr>
        <w:rFonts w:eastAsiaTheme="minorEastAsia" w:hint="eastAsia"/>
        <w:lang w:eastAsia="zh-CN"/>
      </w:rPr>
      <w:t xml:space="preserve">    </w:t>
    </w:r>
    <w:r>
      <w:rPr>
        <w:rFonts w:ascii="Times New Roman" w:hAnsi="Times New Roman" w:cs="Times New Roman"/>
      </w:rPr>
      <w:tab/>
    </w:r>
    <w:r>
      <w:rPr>
        <w:rFonts w:ascii="Times New Roman" w:hAnsi="Times New Roman" w:cs="Times New Roman"/>
      </w:rPr>
      <w:tab/>
    </w:r>
  </w:p>
  <w:tbl>
    <w:tblPr>
      <w:tblStyle w:val="a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286"/>
      <w:gridCol w:w="1200"/>
      <w:gridCol w:w="286"/>
    </w:tblGrid>
    <w:tr w:rsidR="00153539" w14:paraId="4359AC65" w14:textId="77777777">
      <w:trPr>
        <w:jc w:val="right"/>
      </w:trPr>
      <w:tc>
        <w:tcPr>
          <w:tcW w:w="1151" w:type="dxa"/>
        </w:tcPr>
        <w:p w14:paraId="731E05FF" w14:textId="77777777" w:rsidR="00153539" w:rsidRDefault="00153539">
          <w:pPr>
            <w:jc w:val="right"/>
            <w:rPr>
              <w:rFonts w:ascii="Times New Roman" w:hAnsi="Times New Roman" w:cs="Times New Roman"/>
              <w:szCs w:val="21"/>
            </w:rPr>
          </w:pPr>
          <w:r>
            <w:rPr>
              <w:rFonts w:ascii="Times New Roman" w:hAnsi="Times New Roman" w:cs="Times New Roman"/>
              <w:szCs w:val="21"/>
            </w:rPr>
            <w:t>QF01235.V02</w:t>
          </w:r>
        </w:p>
      </w:tc>
      <w:tc>
        <w:tcPr>
          <w:tcW w:w="167" w:type="dxa"/>
        </w:tcPr>
        <w:p w14:paraId="61D90AAF" w14:textId="77777777" w:rsidR="00153539" w:rsidRDefault="00153539">
          <w:pPr>
            <w:ind w:rightChars="-157" w:right="-330"/>
            <w:rPr>
              <w:rFonts w:ascii="Times New Roman" w:hAnsi="Times New Roman" w:cs="Times New Roman"/>
              <w:szCs w:val="21"/>
            </w:rPr>
          </w:pPr>
          <w:r>
            <w:rPr>
              <w:rFonts w:ascii="Times New Roman" w:hAnsi="Times New Roman" w:cs="Times New Roman"/>
              <w:szCs w:val="21"/>
            </w:rPr>
            <w:t>(</w:t>
          </w:r>
        </w:p>
      </w:tc>
      <w:tc>
        <w:tcPr>
          <w:tcW w:w="1200" w:type="dxa"/>
        </w:tcPr>
        <w:p w14:paraId="5E7BCFF0" w14:textId="77777777" w:rsidR="00153539" w:rsidRDefault="00153539">
          <w:pPr>
            <w:ind w:rightChars="-157" w:right="-330"/>
            <w:rPr>
              <w:rFonts w:ascii="Times New Roman" w:hAnsi="Times New Roman" w:cs="Times New Roman"/>
              <w:szCs w:val="21"/>
            </w:rPr>
          </w:pPr>
          <w:r>
            <w:rPr>
              <w:rFonts w:ascii="Times New Roman" w:hAnsi="Times New Roman" w:cs="Times New Roman"/>
              <w:szCs w:val="21"/>
            </w:rPr>
            <w:t>07/04/2023</w:t>
          </w:r>
        </w:p>
      </w:tc>
      <w:tc>
        <w:tcPr>
          <w:tcW w:w="181" w:type="dxa"/>
        </w:tcPr>
        <w:p w14:paraId="4EE50766" w14:textId="77777777" w:rsidR="00153539" w:rsidRDefault="00153539">
          <w:pPr>
            <w:ind w:rightChars="-157" w:right="-330"/>
            <w:rPr>
              <w:rFonts w:ascii="Times New Roman" w:hAnsi="Times New Roman" w:cs="Times New Roman"/>
              <w:szCs w:val="21"/>
            </w:rPr>
          </w:pPr>
          <w:r>
            <w:rPr>
              <w:rFonts w:ascii="Times New Roman" w:hAnsi="Times New Roman" w:cs="Times New Roman"/>
              <w:szCs w:val="21"/>
            </w:rPr>
            <w:t>)</w:t>
          </w:r>
        </w:p>
      </w:tc>
    </w:tr>
  </w:tbl>
  <w:p w14:paraId="62377E73" w14:textId="77777777" w:rsidR="00153539" w:rsidRDefault="00153539">
    <w:pPr>
      <w:pStyle w:val="ae"/>
      <w:pBdr>
        <w:bottom w:val="none" w:sz="0" w:space="0" w:color="auto"/>
      </w:pBdr>
      <w:spacing w:line="40" w:lineRule="exact"/>
      <w:jc w:val="right"/>
      <w:rPr>
        <w:rFonts w:eastAsiaTheme="minorEastAsia"/>
        <w:lang w:eastAsia="zh-CN"/>
      </w:rPr>
    </w:pPr>
  </w:p>
  <w:tbl>
    <w:tblPr>
      <w:tblStyle w:val="af6"/>
      <w:tblW w:w="9758" w:type="dxa"/>
      <w:jc w:val="center"/>
      <w:tblLook w:val="04A0" w:firstRow="1" w:lastRow="0" w:firstColumn="1" w:lastColumn="0" w:noHBand="0" w:noVBand="1"/>
    </w:tblPr>
    <w:tblGrid>
      <w:gridCol w:w="2396"/>
      <w:gridCol w:w="4246"/>
      <w:gridCol w:w="3116"/>
    </w:tblGrid>
    <w:tr w:rsidR="00153539" w14:paraId="4F3B99BA" w14:textId="77777777">
      <w:trPr>
        <w:trHeight w:val="292"/>
        <w:jc w:val="center"/>
      </w:trPr>
      <w:tc>
        <w:tcPr>
          <w:tcW w:w="2400" w:type="dxa"/>
          <w:vAlign w:val="center"/>
        </w:tcPr>
        <w:p w14:paraId="05FAE0DD" w14:textId="77777777" w:rsidR="00153539" w:rsidRDefault="00153539">
          <w:pPr>
            <w:pStyle w:val="ae"/>
            <w:pBdr>
              <w:bottom w:val="none" w:sz="0" w:space="0" w:color="auto"/>
            </w:pBdr>
            <w:rPr>
              <w:rFonts w:ascii="Times New Roman" w:eastAsia="仿宋_GB2312" w:hAnsi="Times New Roman"/>
              <w:b/>
              <w:color w:val="auto"/>
              <w:sz w:val="21"/>
              <w:szCs w:val="21"/>
              <w:lang w:eastAsia="zh-CN"/>
            </w:rPr>
          </w:pPr>
          <w:r>
            <w:rPr>
              <w:rFonts w:hint="eastAsia"/>
              <w:noProof/>
              <w:sz w:val="21"/>
              <w:lang w:eastAsia="zh-CN"/>
            </w:rPr>
            <w:drawing>
              <wp:inline distT="0" distB="0" distL="0" distR="0" wp14:anchorId="1C62FECE" wp14:editId="1CD5F5B0">
                <wp:extent cx="1333500" cy="259080"/>
                <wp:effectExtent l="0" t="0" r="0" b="7620"/>
                <wp:docPr id="22" name="Picture 2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p>
      </w:tc>
      <w:tc>
        <w:tcPr>
          <w:tcW w:w="4377" w:type="dxa"/>
          <w:vAlign w:val="center"/>
        </w:tcPr>
        <w:p w14:paraId="04914505" w14:textId="77777777" w:rsidR="00153539" w:rsidRDefault="00153539">
          <w:pPr>
            <w:pStyle w:val="ae"/>
            <w:pBdr>
              <w:bottom w:val="none" w:sz="0" w:space="0" w:color="auto"/>
            </w:pBdr>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 xml:space="preserve">Equipment Suitability Assessment for </w:t>
          </w:r>
        </w:p>
        <w:p w14:paraId="54119646" w14:textId="020D5FB8" w:rsidR="00153539" w:rsidRDefault="00153539">
          <w:pPr>
            <w:pStyle w:val="ae"/>
            <w:pBdr>
              <w:bottom w:val="none" w:sz="0" w:space="0" w:color="auto"/>
            </w:pBdr>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ASYM-1</w:t>
          </w:r>
          <w:ins w:id="19546" w:author="Xuning Wei12232" w:date="2026-09-05T20:46:00Z">
            <w:r>
              <w:rPr>
                <w:rFonts w:ascii="Times New Roman" w:eastAsia="仿宋_GB2312" w:hAnsi="Times New Roman" w:cs="Times New Roman"/>
                <w:b/>
                <w:color w:val="auto"/>
                <w:sz w:val="20"/>
                <w:szCs w:val="20"/>
                <w:lang w:eastAsia="zh-CN"/>
              </w:rPr>
              <w:t>41366</w:t>
            </w:r>
          </w:ins>
          <w:del w:id="19547" w:author="Xuning Wei12232" w:date="2026-09-05T20:46:00Z">
            <w:r w:rsidDel="006533F5">
              <w:rPr>
                <w:rFonts w:ascii="Times New Roman" w:eastAsia="仿宋_GB2312" w:hAnsi="Times New Roman" w:cs="Times New Roman"/>
                <w:b/>
                <w:color w:val="auto"/>
                <w:sz w:val="20"/>
                <w:szCs w:val="20"/>
                <w:lang w:eastAsia="zh-CN"/>
              </w:rPr>
              <w:delText>28195</w:delText>
            </w:r>
          </w:del>
          <w:r>
            <w:rPr>
              <w:rFonts w:ascii="Times New Roman" w:eastAsia="仿宋_GB2312" w:hAnsi="Times New Roman" w:cs="Times New Roman"/>
              <w:b/>
              <w:color w:val="auto"/>
              <w:sz w:val="20"/>
              <w:szCs w:val="20"/>
              <w:lang w:eastAsia="zh-CN"/>
            </w:rPr>
            <w:t xml:space="preserve"> (</w:t>
          </w:r>
          <w:ins w:id="19548" w:author="Xuning Wei12232" w:date="2026-09-05T20:47:00Z">
            <w:r>
              <w:rPr>
                <w:rFonts w:ascii="Times New Roman" w:eastAsia="仿宋_GB2312" w:hAnsi="Times New Roman" w:cs="Times New Roman"/>
                <w:b/>
                <w:color w:val="auto"/>
                <w:sz w:val="20"/>
                <w:szCs w:val="20"/>
                <w:lang w:eastAsia="zh-CN"/>
              </w:rPr>
              <w:t xml:space="preserve">(Step 1 </w:t>
            </w:r>
            <w:r>
              <w:rPr>
                <w:rFonts w:ascii="Times New Roman" w:eastAsia="仿宋_GB2312" w:hAnsi="Times New Roman" w:cs="Times New Roman" w:hint="eastAsia"/>
                <w:b/>
                <w:color w:val="auto"/>
                <w:sz w:val="20"/>
                <w:szCs w:val="20"/>
                <w:lang w:eastAsia="zh-CN"/>
              </w:rPr>
              <w:t>of</w:t>
            </w:r>
            <w:r>
              <w:rPr>
                <w:rFonts w:ascii="Times New Roman" w:eastAsia="仿宋_GB2312" w:hAnsi="Times New Roman" w:cs="Times New Roman"/>
                <w:b/>
                <w:color w:val="auto"/>
                <w:sz w:val="20"/>
                <w:szCs w:val="20"/>
                <w:lang w:eastAsia="zh-CN"/>
              </w:rPr>
              <w:t xml:space="preserve"> CPo140020-03)</w:t>
            </w:r>
            <w:r>
              <w:rPr>
                <w:rFonts w:ascii="Times New Roman" w:eastAsia="仿宋_GB2312" w:hAnsi="Times New Roman"/>
                <w:b/>
                <w:iCs/>
                <w:color w:val="auto"/>
                <w:szCs w:val="20"/>
                <w:lang w:eastAsia="zh-CN"/>
              </w:rPr>
              <w:t xml:space="preserve"> </w:t>
            </w:r>
          </w:ins>
          <w:del w:id="19549" w:author="Xuning Wei12232" w:date="2026-09-05T20:47:00Z">
            <w:r w:rsidDel="006533F5">
              <w:rPr>
                <w:rFonts w:ascii="Times New Roman" w:eastAsia="仿宋_GB2312" w:hAnsi="Times New Roman" w:cs="Times New Roman"/>
                <w:b/>
                <w:color w:val="auto"/>
                <w:sz w:val="20"/>
                <w:szCs w:val="20"/>
                <w:lang w:eastAsia="zh-CN"/>
              </w:rPr>
              <w:delText xml:space="preserve">Step </w:delText>
            </w:r>
          </w:del>
          <w:del w:id="19550" w:author="Xuning Wei12232" w:date="2026-09-05T20:46:00Z">
            <w:r w:rsidDel="006533F5">
              <w:rPr>
                <w:rFonts w:ascii="Times New Roman" w:eastAsia="仿宋_GB2312" w:hAnsi="Times New Roman" w:cs="Times New Roman"/>
                <w:b/>
                <w:color w:val="auto"/>
                <w:sz w:val="20"/>
                <w:szCs w:val="20"/>
                <w:lang w:eastAsia="zh-CN"/>
              </w:rPr>
              <w:delText>3</w:delText>
            </w:r>
          </w:del>
          <w:r>
            <w:rPr>
              <w:rFonts w:ascii="Times New Roman" w:eastAsia="仿宋_GB2312" w:hAnsi="Times New Roman" w:cs="Times New Roman"/>
              <w:b/>
              <w:color w:val="auto"/>
              <w:sz w:val="20"/>
              <w:szCs w:val="20"/>
              <w:lang w:eastAsia="zh-CN"/>
            </w:rPr>
            <w:t xml:space="preserve">) </w:t>
          </w:r>
          <w:r>
            <w:rPr>
              <w:rFonts w:ascii="Times New Roman" w:eastAsia="仿宋_GB2312" w:hAnsi="Times New Roman"/>
              <w:b/>
              <w:iCs/>
              <w:color w:val="auto"/>
              <w:szCs w:val="20"/>
              <w:lang w:eastAsia="zh-CN"/>
            </w:rPr>
            <w:t xml:space="preserve"> </w:t>
          </w:r>
        </w:p>
      </w:tc>
      <w:tc>
        <w:tcPr>
          <w:tcW w:w="2981" w:type="dxa"/>
          <w:vAlign w:val="center"/>
        </w:tcPr>
        <w:p w14:paraId="41BEE3E1" w14:textId="77777777" w:rsidR="00153539" w:rsidRDefault="00153539">
          <w:pPr>
            <w:pStyle w:val="ae"/>
            <w:pBdr>
              <w:bottom w:val="none" w:sz="0" w:space="0" w:color="auto"/>
            </w:pBdr>
            <w:jc w:val="both"/>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Document and version No.</w:t>
          </w:r>
        </w:p>
        <w:p w14:paraId="53391085" w14:textId="7F4F6F87" w:rsidR="00153539" w:rsidRDefault="00153539">
          <w:pPr>
            <w:pStyle w:val="ae"/>
            <w:pBdr>
              <w:bottom w:val="none" w:sz="0" w:space="0" w:color="auto"/>
            </w:pBdr>
            <w:jc w:val="both"/>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 xml:space="preserve"> RA- </w:t>
          </w:r>
          <w:ins w:id="19551" w:author="Xuning Wei12232" w:date="2026-09-05T20:46:00Z">
            <w:r>
              <w:rPr>
                <w:rFonts w:ascii="Times New Roman" w:eastAsia="仿宋_GB2312" w:hAnsi="Times New Roman" w:cs="Times New Roman"/>
                <w:b/>
                <w:color w:val="auto"/>
                <w:sz w:val="20"/>
                <w:szCs w:val="20"/>
                <w:lang w:eastAsia="zh-CN"/>
              </w:rPr>
              <w:t>140020030101.01</w:t>
            </w:r>
          </w:ins>
          <w:del w:id="19552" w:author="Xuning Wei12232" w:date="2026-09-05T20:46:00Z">
            <w:r w:rsidDel="006533F5">
              <w:rPr>
                <w:rFonts w:ascii="Times New Roman" w:eastAsia="仿宋_GB2312" w:hAnsi="Times New Roman" w:cs="Times New Roman"/>
                <w:b/>
                <w:color w:val="auto"/>
                <w:sz w:val="20"/>
                <w:szCs w:val="20"/>
                <w:lang w:eastAsia="zh-CN"/>
              </w:rPr>
              <w:delText>128195030302.01</w:delText>
            </w:r>
          </w:del>
        </w:p>
      </w:tc>
    </w:tr>
  </w:tbl>
  <w:p w14:paraId="3C85657D" w14:textId="77777777" w:rsidR="00153539" w:rsidRDefault="00153539">
    <w:pPr>
      <w:pStyle w:val="ae"/>
      <w:pBdr>
        <w:bottom w:val="none" w:sz="0" w:space="0" w:color="auto"/>
      </w:pBdr>
      <w:spacing w:line="40" w:lineRule="exact"/>
      <w:jc w:val="right"/>
      <w:rPr>
        <w:rFonts w:eastAsiaTheme="minorEastAsia"/>
        <w:lang w:eastAsia="zh-CN"/>
      </w:rPr>
    </w:pPr>
  </w:p>
  <w:p w14:paraId="64933BFB" w14:textId="77777777" w:rsidR="00153539" w:rsidRDefault="00153539"/>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AE802" w14:textId="77777777" w:rsidR="00153539" w:rsidRDefault="003E162E">
    <w:pPr>
      <w:pStyle w:val="ae"/>
    </w:pPr>
    <w:r>
      <w:pict w14:anchorId="22736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4" o:spid="_x0000_s2058" type="#_x0000_t136" style="position:absolute;left:0;text-align:left;margin-left:0;margin-top:0;width:572.25pt;height:78pt;rotation:315;z-index:-251658236;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4FCD"/>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AC4186"/>
    <w:multiLevelType w:val="hybridMultilevel"/>
    <w:tmpl w:val="E2B03C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0F160D"/>
    <w:multiLevelType w:val="hybridMultilevel"/>
    <w:tmpl w:val="3FBA149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0168AA"/>
    <w:multiLevelType w:val="hybridMultilevel"/>
    <w:tmpl w:val="33A6CB98"/>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04403E40"/>
    <w:multiLevelType w:val="hybridMultilevel"/>
    <w:tmpl w:val="D2766E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5F37B1"/>
    <w:multiLevelType w:val="multilevel"/>
    <w:tmpl w:val="055F37B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07B43867"/>
    <w:multiLevelType w:val="hybridMultilevel"/>
    <w:tmpl w:val="FA74C7B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096933DB"/>
    <w:multiLevelType w:val="hybridMultilevel"/>
    <w:tmpl w:val="33EEBFC0"/>
    <w:lvl w:ilvl="0" w:tplc="082849F2">
      <w:numFmt w:val="bullet"/>
      <w:lvlText w:val="-"/>
      <w:lvlJc w:val="left"/>
      <w:pPr>
        <w:ind w:left="360" w:hanging="360"/>
      </w:pPr>
      <w:rPr>
        <w:rFonts w:ascii="Times New Roman" w:eastAsia="仿宋_GB2312"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9943399"/>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9A2497B"/>
    <w:multiLevelType w:val="hybridMultilevel"/>
    <w:tmpl w:val="8E189A0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A255B1B"/>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AC720D4"/>
    <w:multiLevelType w:val="hybridMultilevel"/>
    <w:tmpl w:val="5C64E0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AF3426E"/>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B2379FC"/>
    <w:multiLevelType w:val="hybridMultilevel"/>
    <w:tmpl w:val="F5AEA8E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E39650F"/>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FA27349"/>
    <w:multiLevelType w:val="hybridMultilevel"/>
    <w:tmpl w:val="2ED2AF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05A723E"/>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10792F76"/>
    <w:multiLevelType w:val="hybridMultilevel"/>
    <w:tmpl w:val="066CCB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2D40C71"/>
    <w:multiLevelType w:val="hybridMultilevel"/>
    <w:tmpl w:val="D422BF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2E9385D"/>
    <w:multiLevelType w:val="hybridMultilevel"/>
    <w:tmpl w:val="05FE56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3096CA4"/>
    <w:multiLevelType w:val="hybridMultilevel"/>
    <w:tmpl w:val="40FED3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451220C"/>
    <w:multiLevelType w:val="hybridMultilevel"/>
    <w:tmpl w:val="BAB2F0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470315E"/>
    <w:multiLevelType w:val="multilevel"/>
    <w:tmpl w:val="21169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15451A43"/>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15BB6555"/>
    <w:multiLevelType w:val="hybridMultilevel"/>
    <w:tmpl w:val="639E43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15E47584"/>
    <w:multiLevelType w:val="hybridMultilevel"/>
    <w:tmpl w:val="4EA6903C"/>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27" w15:restartNumberingAfterBreak="0">
    <w:nsid w:val="17031452"/>
    <w:multiLevelType w:val="multilevel"/>
    <w:tmpl w:val="1703145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178457B8"/>
    <w:multiLevelType w:val="hybridMultilevel"/>
    <w:tmpl w:val="C94E55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17C218D9"/>
    <w:multiLevelType w:val="hybridMultilevel"/>
    <w:tmpl w:val="F6C6A44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183B476D"/>
    <w:multiLevelType w:val="hybridMultilevel"/>
    <w:tmpl w:val="C1241C18"/>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31" w15:restartNumberingAfterBreak="0">
    <w:nsid w:val="18E00283"/>
    <w:multiLevelType w:val="hybridMultilevel"/>
    <w:tmpl w:val="21369D7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1A450278"/>
    <w:multiLevelType w:val="hybridMultilevel"/>
    <w:tmpl w:val="C5AE4F5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1A7F2E16"/>
    <w:multiLevelType w:val="hybridMultilevel"/>
    <w:tmpl w:val="6D70EB4A"/>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1B733AB8"/>
    <w:multiLevelType w:val="hybridMultilevel"/>
    <w:tmpl w:val="23F86944"/>
    <w:lvl w:ilvl="0" w:tplc="CCEE4F6A">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1BDF6F88"/>
    <w:multiLevelType w:val="hybridMultilevel"/>
    <w:tmpl w:val="1004EA4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1E0A1290"/>
    <w:multiLevelType w:val="hybridMultilevel"/>
    <w:tmpl w:val="843C5EA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1E1A02C5"/>
    <w:multiLevelType w:val="hybridMultilevel"/>
    <w:tmpl w:val="CF0824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1E8D42D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1ED639F5"/>
    <w:multiLevelType w:val="hybridMultilevel"/>
    <w:tmpl w:val="DDA24F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1F7E5A71"/>
    <w:multiLevelType w:val="hybridMultilevel"/>
    <w:tmpl w:val="20B2C4EA"/>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20D0044B"/>
    <w:multiLevelType w:val="multilevel"/>
    <w:tmpl w:val="F9107FE2"/>
    <w:lvl w:ilvl="0">
      <w:start w:val="1"/>
      <w:numFmt w:val="decimal"/>
      <w:lvlText w:val="%1."/>
      <w:lvlJc w:val="left"/>
      <w:pPr>
        <w:ind w:left="360" w:hanging="360"/>
      </w:pPr>
      <w:rPr>
        <w:rFonts w:hint="default"/>
      </w:rPr>
    </w:lvl>
    <w:lvl w:ilvl="1">
      <w:start w:val="1"/>
      <w:numFmt w:val="decimal"/>
      <w:isLgl/>
      <w:lvlText w:val="%1.%2"/>
      <w:lvlJc w:val="left"/>
      <w:pPr>
        <w:ind w:left="927" w:hanging="360"/>
      </w:pPr>
      <w:rPr>
        <w:rFonts w:ascii="Times New Roman" w:hAnsi="Times New Roman" w:cs="Times New Roman"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995" w:hanging="72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205" w:hanging="1080"/>
      </w:pPr>
      <w:rPr>
        <w:rFonts w:hint="default"/>
      </w:rPr>
    </w:lvl>
    <w:lvl w:ilvl="6">
      <w:start w:val="1"/>
      <w:numFmt w:val="decimal"/>
      <w:isLgl/>
      <w:lvlText w:val="%1.%2.%3.%4.%5.%6.%7"/>
      <w:lvlJc w:val="left"/>
      <w:pPr>
        <w:ind w:left="3630" w:hanging="1080"/>
      </w:pPr>
      <w:rPr>
        <w:rFonts w:hint="default"/>
      </w:rPr>
    </w:lvl>
    <w:lvl w:ilvl="7">
      <w:start w:val="1"/>
      <w:numFmt w:val="decimal"/>
      <w:isLgl/>
      <w:lvlText w:val="%1.%2.%3.%4.%5.%6.%7.%8"/>
      <w:lvlJc w:val="left"/>
      <w:pPr>
        <w:ind w:left="4415" w:hanging="1440"/>
      </w:pPr>
      <w:rPr>
        <w:rFonts w:hint="default"/>
      </w:rPr>
    </w:lvl>
    <w:lvl w:ilvl="8">
      <w:start w:val="1"/>
      <w:numFmt w:val="decimal"/>
      <w:isLgl/>
      <w:lvlText w:val="%1.%2.%3.%4.%5.%6.%7.%8.%9"/>
      <w:lvlJc w:val="left"/>
      <w:pPr>
        <w:ind w:left="4840" w:hanging="1440"/>
      </w:pPr>
      <w:rPr>
        <w:rFonts w:hint="default"/>
      </w:rPr>
    </w:lvl>
  </w:abstractNum>
  <w:abstractNum w:abstractNumId="42" w15:restartNumberingAfterBreak="0">
    <w:nsid w:val="20F17715"/>
    <w:multiLevelType w:val="hybridMultilevel"/>
    <w:tmpl w:val="7F989298"/>
    <w:lvl w:ilvl="0" w:tplc="E514DD5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3" w15:restartNumberingAfterBreak="0">
    <w:nsid w:val="21D81A05"/>
    <w:multiLevelType w:val="hybridMultilevel"/>
    <w:tmpl w:val="B340431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21E45FD6"/>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229B5A77"/>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234842BF"/>
    <w:multiLevelType w:val="hybridMultilevel"/>
    <w:tmpl w:val="2A9290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23FF150C"/>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246874D0"/>
    <w:multiLevelType w:val="hybridMultilevel"/>
    <w:tmpl w:val="628880C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24CA0CA7"/>
    <w:multiLevelType w:val="hybridMultilevel"/>
    <w:tmpl w:val="3FEA65A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25626C14"/>
    <w:multiLevelType w:val="hybridMultilevel"/>
    <w:tmpl w:val="FFF05C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274670BD"/>
    <w:multiLevelType w:val="hybridMultilevel"/>
    <w:tmpl w:val="96747A9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27DD72A6"/>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28A90941"/>
    <w:multiLevelType w:val="hybridMultilevel"/>
    <w:tmpl w:val="5D12163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29100431"/>
    <w:multiLevelType w:val="hybridMultilevel"/>
    <w:tmpl w:val="F4DEA3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297C2401"/>
    <w:multiLevelType w:val="hybridMultilevel"/>
    <w:tmpl w:val="D1C63F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2982236B"/>
    <w:multiLevelType w:val="hybridMultilevel"/>
    <w:tmpl w:val="D8BE909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2A3449A1"/>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2A3C68E3"/>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2B841BFE"/>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2BB0402B"/>
    <w:multiLevelType w:val="hybridMultilevel"/>
    <w:tmpl w:val="0134695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2BEF25BE"/>
    <w:multiLevelType w:val="hybridMultilevel"/>
    <w:tmpl w:val="6B700FE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2BF46E45"/>
    <w:multiLevelType w:val="hybridMultilevel"/>
    <w:tmpl w:val="443C22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2CE47349"/>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2D815A53"/>
    <w:multiLevelType w:val="hybridMultilevel"/>
    <w:tmpl w:val="EC2E604E"/>
    <w:lvl w:ilvl="0" w:tplc="0409000F">
      <w:start w:val="1"/>
      <w:numFmt w:val="decimal"/>
      <w:lvlText w:val="%1."/>
      <w:lvlJc w:val="left"/>
      <w:pPr>
        <w:ind w:left="705" w:hanging="420"/>
      </w:pPr>
    </w:lvl>
    <w:lvl w:ilvl="1" w:tplc="04090019" w:tentative="1">
      <w:start w:val="1"/>
      <w:numFmt w:val="lowerLetter"/>
      <w:lvlText w:val="%2)"/>
      <w:lvlJc w:val="left"/>
      <w:pPr>
        <w:ind w:left="1125" w:hanging="420"/>
      </w:pPr>
    </w:lvl>
    <w:lvl w:ilvl="2" w:tplc="0409001B" w:tentative="1">
      <w:start w:val="1"/>
      <w:numFmt w:val="lowerRoman"/>
      <w:lvlText w:val="%3."/>
      <w:lvlJc w:val="right"/>
      <w:pPr>
        <w:ind w:left="1545" w:hanging="420"/>
      </w:pPr>
    </w:lvl>
    <w:lvl w:ilvl="3" w:tplc="0409000F" w:tentative="1">
      <w:start w:val="1"/>
      <w:numFmt w:val="decimal"/>
      <w:lvlText w:val="%4."/>
      <w:lvlJc w:val="left"/>
      <w:pPr>
        <w:ind w:left="1965" w:hanging="420"/>
      </w:pPr>
    </w:lvl>
    <w:lvl w:ilvl="4" w:tplc="04090019" w:tentative="1">
      <w:start w:val="1"/>
      <w:numFmt w:val="lowerLetter"/>
      <w:lvlText w:val="%5)"/>
      <w:lvlJc w:val="left"/>
      <w:pPr>
        <w:ind w:left="2385" w:hanging="420"/>
      </w:pPr>
    </w:lvl>
    <w:lvl w:ilvl="5" w:tplc="0409001B" w:tentative="1">
      <w:start w:val="1"/>
      <w:numFmt w:val="lowerRoman"/>
      <w:lvlText w:val="%6."/>
      <w:lvlJc w:val="right"/>
      <w:pPr>
        <w:ind w:left="2805" w:hanging="420"/>
      </w:pPr>
    </w:lvl>
    <w:lvl w:ilvl="6" w:tplc="0409000F" w:tentative="1">
      <w:start w:val="1"/>
      <w:numFmt w:val="decimal"/>
      <w:lvlText w:val="%7."/>
      <w:lvlJc w:val="left"/>
      <w:pPr>
        <w:ind w:left="3225" w:hanging="420"/>
      </w:pPr>
    </w:lvl>
    <w:lvl w:ilvl="7" w:tplc="04090019" w:tentative="1">
      <w:start w:val="1"/>
      <w:numFmt w:val="lowerLetter"/>
      <w:lvlText w:val="%8)"/>
      <w:lvlJc w:val="left"/>
      <w:pPr>
        <w:ind w:left="3645" w:hanging="420"/>
      </w:pPr>
    </w:lvl>
    <w:lvl w:ilvl="8" w:tplc="0409001B" w:tentative="1">
      <w:start w:val="1"/>
      <w:numFmt w:val="lowerRoman"/>
      <w:lvlText w:val="%9."/>
      <w:lvlJc w:val="right"/>
      <w:pPr>
        <w:ind w:left="4065" w:hanging="420"/>
      </w:pPr>
    </w:lvl>
  </w:abstractNum>
  <w:abstractNum w:abstractNumId="65"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6" w15:restartNumberingAfterBreak="0">
    <w:nsid w:val="2EDE40E3"/>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2EF1086B"/>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30252719"/>
    <w:multiLevelType w:val="multilevel"/>
    <w:tmpl w:val="56D4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E738B5"/>
    <w:multiLevelType w:val="hybridMultilevel"/>
    <w:tmpl w:val="660C7A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31956EB9"/>
    <w:multiLevelType w:val="hybridMultilevel"/>
    <w:tmpl w:val="0E0C202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32E25042"/>
    <w:multiLevelType w:val="hybridMultilevel"/>
    <w:tmpl w:val="680E51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33B72DB6"/>
    <w:multiLevelType w:val="hybridMultilevel"/>
    <w:tmpl w:val="D76602D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34846C25"/>
    <w:multiLevelType w:val="hybridMultilevel"/>
    <w:tmpl w:val="190C576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35497340"/>
    <w:multiLevelType w:val="hybridMultilevel"/>
    <w:tmpl w:val="7EA2AEE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357D3C05"/>
    <w:multiLevelType w:val="hybridMultilevel"/>
    <w:tmpl w:val="841EF97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35BB7AE9"/>
    <w:multiLevelType w:val="hybridMultilevel"/>
    <w:tmpl w:val="FF0298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36E6586C"/>
    <w:multiLevelType w:val="hybridMultilevel"/>
    <w:tmpl w:val="C8F8852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3709153B"/>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37672D51"/>
    <w:multiLevelType w:val="hybridMultilevel"/>
    <w:tmpl w:val="87985DE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383627F6"/>
    <w:multiLevelType w:val="hybridMultilevel"/>
    <w:tmpl w:val="190C576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383C27DF"/>
    <w:multiLevelType w:val="hybridMultilevel"/>
    <w:tmpl w:val="8550C38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391C13DF"/>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39B93633"/>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3A451DB9"/>
    <w:multiLevelType w:val="hybridMultilevel"/>
    <w:tmpl w:val="18362A9A"/>
    <w:lvl w:ilvl="0" w:tplc="0409000F">
      <w:start w:val="1"/>
      <w:numFmt w:val="decimal"/>
      <w:lvlText w:val="%1."/>
      <w:lvlJc w:val="left"/>
      <w:pPr>
        <w:ind w:left="701" w:hanging="420"/>
      </w:p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85" w15:restartNumberingAfterBreak="0">
    <w:nsid w:val="3B544E0F"/>
    <w:multiLevelType w:val="hybridMultilevel"/>
    <w:tmpl w:val="94EA4E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3B6C6783"/>
    <w:multiLevelType w:val="hybridMultilevel"/>
    <w:tmpl w:val="BFF21F5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3BE73DD5"/>
    <w:multiLevelType w:val="hybridMultilevel"/>
    <w:tmpl w:val="C97C48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3C0A7948"/>
    <w:multiLevelType w:val="hybridMultilevel"/>
    <w:tmpl w:val="065E881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3CF24528"/>
    <w:multiLevelType w:val="hybridMultilevel"/>
    <w:tmpl w:val="8B26C4D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3D3F6524"/>
    <w:multiLevelType w:val="hybridMultilevel"/>
    <w:tmpl w:val="68A271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D5A77CA"/>
    <w:multiLevelType w:val="hybridMultilevel"/>
    <w:tmpl w:val="62583A98"/>
    <w:lvl w:ilvl="0" w:tplc="459AA4C0">
      <w:start w:val="1"/>
      <w:numFmt w:val="decimal"/>
      <w:lvlText w:val="%1."/>
      <w:lvlJc w:val="left"/>
      <w:pPr>
        <w:ind w:left="420" w:hanging="420"/>
      </w:pPr>
      <w:rPr>
        <w:rFonts w:ascii="Times New Roman" w:eastAsia="仿宋_GB2312"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3E6D1466"/>
    <w:multiLevelType w:val="hybridMultilevel"/>
    <w:tmpl w:val="7F9E65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41D54D4D"/>
    <w:multiLevelType w:val="hybridMultilevel"/>
    <w:tmpl w:val="90A0C49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4" w15:restartNumberingAfterBreak="0">
    <w:nsid w:val="41DB29D6"/>
    <w:multiLevelType w:val="hybridMultilevel"/>
    <w:tmpl w:val="6CC2EE7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5" w15:restartNumberingAfterBreak="0">
    <w:nsid w:val="425F666B"/>
    <w:multiLevelType w:val="hybridMultilevel"/>
    <w:tmpl w:val="A1B6633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436418DC"/>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43E72F7F"/>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9" w15:restartNumberingAfterBreak="0">
    <w:nsid w:val="44B50442"/>
    <w:multiLevelType w:val="hybridMultilevel"/>
    <w:tmpl w:val="2ED2AC16"/>
    <w:lvl w:ilvl="0" w:tplc="64185B26">
      <w:start w:val="1"/>
      <w:numFmt w:val="decimal"/>
      <w:lvlText w:val="%1."/>
      <w:lvlJc w:val="left"/>
      <w:pPr>
        <w:ind w:left="1440" w:hanging="360"/>
      </w:pPr>
    </w:lvl>
    <w:lvl w:ilvl="1" w:tplc="308248E6">
      <w:start w:val="1"/>
      <w:numFmt w:val="decimal"/>
      <w:lvlText w:val="%2."/>
      <w:lvlJc w:val="left"/>
      <w:pPr>
        <w:ind w:left="1440" w:hanging="360"/>
      </w:pPr>
    </w:lvl>
    <w:lvl w:ilvl="2" w:tplc="0C1025C4">
      <w:start w:val="1"/>
      <w:numFmt w:val="decimal"/>
      <w:lvlText w:val="%3."/>
      <w:lvlJc w:val="left"/>
      <w:pPr>
        <w:ind w:left="1440" w:hanging="360"/>
      </w:pPr>
    </w:lvl>
    <w:lvl w:ilvl="3" w:tplc="197C01E4">
      <w:start w:val="1"/>
      <w:numFmt w:val="decimal"/>
      <w:lvlText w:val="%4."/>
      <w:lvlJc w:val="left"/>
      <w:pPr>
        <w:ind w:left="1440" w:hanging="360"/>
      </w:pPr>
    </w:lvl>
    <w:lvl w:ilvl="4" w:tplc="FA2ACAF4">
      <w:start w:val="1"/>
      <w:numFmt w:val="decimal"/>
      <w:lvlText w:val="%5."/>
      <w:lvlJc w:val="left"/>
      <w:pPr>
        <w:ind w:left="1440" w:hanging="360"/>
      </w:pPr>
    </w:lvl>
    <w:lvl w:ilvl="5" w:tplc="9BB4D784">
      <w:start w:val="1"/>
      <w:numFmt w:val="decimal"/>
      <w:lvlText w:val="%6."/>
      <w:lvlJc w:val="left"/>
      <w:pPr>
        <w:ind w:left="1440" w:hanging="360"/>
      </w:pPr>
    </w:lvl>
    <w:lvl w:ilvl="6" w:tplc="6C9ADDA2">
      <w:start w:val="1"/>
      <w:numFmt w:val="decimal"/>
      <w:lvlText w:val="%7."/>
      <w:lvlJc w:val="left"/>
      <w:pPr>
        <w:ind w:left="1440" w:hanging="360"/>
      </w:pPr>
    </w:lvl>
    <w:lvl w:ilvl="7" w:tplc="1A42A59C">
      <w:start w:val="1"/>
      <w:numFmt w:val="decimal"/>
      <w:lvlText w:val="%8."/>
      <w:lvlJc w:val="left"/>
      <w:pPr>
        <w:ind w:left="1440" w:hanging="360"/>
      </w:pPr>
    </w:lvl>
    <w:lvl w:ilvl="8" w:tplc="E3ACE61A">
      <w:start w:val="1"/>
      <w:numFmt w:val="decimal"/>
      <w:lvlText w:val="%9."/>
      <w:lvlJc w:val="left"/>
      <w:pPr>
        <w:ind w:left="1440" w:hanging="360"/>
      </w:pPr>
    </w:lvl>
  </w:abstractNum>
  <w:abstractNum w:abstractNumId="100" w15:restartNumberingAfterBreak="0">
    <w:nsid w:val="44C5007F"/>
    <w:multiLevelType w:val="hybridMultilevel"/>
    <w:tmpl w:val="83001B4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44D43119"/>
    <w:multiLevelType w:val="hybridMultilevel"/>
    <w:tmpl w:val="81867D20"/>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102"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3" w15:restartNumberingAfterBreak="0">
    <w:nsid w:val="45D70E7F"/>
    <w:multiLevelType w:val="hybridMultilevel"/>
    <w:tmpl w:val="BA0A8FA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461857EB"/>
    <w:multiLevelType w:val="hybridMultilevel"/>
    <w:tmpl w:val="396C36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15:restartNumberingAfterBreak="0">
    <w:nsid w:val="476C426E"/>
    <w:multiLevelType w:val="hybridMultilevel"/>
    <w:tmpl w:val="8E501D7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48505717"/>
    <w:multiLevelType w:val="hybridMultilevel"/>
    <w:tmpl w:val="961E761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49CB266F"/>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4AFA0EBC"/>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4B082AA0"/>
    <w:multiLevelType w:val="hybridMultilevel"/>
    <w:tmpl w:val="0EDEC140"/>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110" w15:restartNumberingAfterBreak="0">
    <w:nsid w:val="4B181EA2"/>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15:restartNumberingAfterBreak="0">
    <w:nsid w:val="4BA37FB9"/>
    <w:multiLevelType w:val="hybridMultilevel"/>
    <w:tmpl w:val="3C92F9E4"/>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112" w15:restartNumberingAfterBreak="0">
    <w:nsid w:val="4BA834D0"/>
    <w:multiLevelType w:val="multilevel"/>
    <w:tmpl w:val="4BA83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3" w15:restartNumberingAfterBreak="0">
    <w:nsid w:val="4CE06D9D"/>
    <w:multiLevelType w:val="hybridMultilevel"/>
    <w:tmpl w:val="CABE797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4" w15:restartNumberingAfterBreak="0">
    <w:nsid w:val="4D3A63C6"/>
    <w:multiLevelType w:val="hybridMultilevel"/>
    <w:tmpl w:val="D9CAD61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4D5458D7"/>
    <w:multiLevelType w:val="hybridMultilevel"/>
    <w:tmpl w:val="ED30E1C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4D9E6FEA"/>
    <w:multiLevelType w:val="hybridMultilevel"/>
    <w:tmpl w:val="7AEAEC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7" w15:restartNumberingAfterBreak="0">
    <w:nsid w:val="4E2D5750"/>
    <w:multiLevelType w:val="hybridMultilevel"/>
    <w:tmpl w:val="9D9ABE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4E357A09"/>
    <w:multiLevelType w:val="hybridMultilevel"/>
    <w:tmpl w:val="F87E95B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0" w15:restartNumberingAfterBreak="0">
    <w:nsid w:val="4F507643"/>
    <w:multiLevelType w:val="hybridMultilevel"/>
    <w:tmpl w:val="6A54B0B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15:restartNumberingAfterBreak="0">
    <w:nsid w:val="4FD43D43"/>
    <w:multiLevelType w:val="hybridMultilevel"/>
    <w:tmpl w:val="E12ACE0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504938BB"/>
    <w:multiLevelType w:val="hybridMultilevel"/>
    <w:tmpl w:val="28328FB8"/>
    <w:lvl w:ilvl="0" w:tplc="04090019">
      <w:start w:val="1"/>
      <w:numFmt w:val="lowerLetter"/>
      <w:lvlText w:val="%1)"/>
      <w:lvlJc w:val="left"/>
      <w:pPr>
        <w:ind w:left="705" w:hanging="420"/>
      </w:pPr>
    </w:lvl>
    <w:lvl w:ilvl="1" w:tplc="04090019" w:tentative="1">
      <w:start w:val="1"/>
      <w:numFmt w:val="lowerLetter"/>
      <w:lvlText w:val="%2)"/>
      <w:lvlJc w:val="left"/>
      <w:pPr>
        <w:ind w:left="1125" w:hanging="420"/>
      </w:pPr>
    </w:lvl>
    <w:lvl w:ilvl="2" w:tplc="0409001B" w:tentative="1">
      <w:start w:val="1"/>
      <w:numFmt w:val="lowerRoman"/>
      <w:lvlText w:val="%3."/>
      <w:lvlJc w:val="right"/>
      <w:pPr>
        <w:ind w:left="1545" w:hanging="420"/>
      </w:pPr>
    </w:lvl>
    <w:lvl w:ilvl="3" w:tplc="0409000F" w:tentative="1">
      <w:start w:val="1"/>
      <w:numFmt w:val="decimal"/>
      <w:lvlText w:val="%4."/>
      <w:lvlJc w:val="left"/>
      <w:pPr>
        <w:ind w:left="1965" w:hanging="420"/>
      </w:pPr>
    </w:lvl>
    <w:lvl w:ilvl="4" w:tplc="04090019" w:tentative="1">
      <w:start w:val="1"/>
      <w:numFmt w:val="lowerLetter"/>
      <w:lvlText w:val="%5)"/>
      <w:lvlJc w:val="left"/>
      <w:pPr>
        <w:ind w:left="2385" w:hanging="420"/>
      </w:pPr>
    </w:lvl>
    <w:lvl w:ilvl="5" w:tplc="0409001B" w:tentative="1">
      <w:start w:val="1"/>
      <w:numFmt w:val="lowerRoman"/>
      <w:lvlText w:val="%6."/>
      <w:lvlJc w:val="right"/>
      <w:pPr>
        <w:ind w:left="2805" w:hanging="420"/>
      </w:pPr>
    </w:lvl>
    <w:lvl w:ilvl="6" w:tplc="0409000F" w:tentative="1">
      <w:start w:val="1"/>
      <w:numFmt w:val="decimal"/>
      <w:lvlText w:val="%7."/>
      <w:lvlJc w:val="left"/>
      <w:pPr>
        <w:ind w:left="3225" w:hanging="420"/>
      </w:pPr>
    </w:lvl>
    <w:lvl w:ilvl="7" w:tplc="04090019" w:tentative="1">
      <w:start w:val="1"/>
      <w:numFmt w:val="lowerLetter"/>
      <w:lvlText w:val="%8)"/>
      <w:lvlJc w:val="left"/>
      <w:pPr>
        <w:ind w:left="3645" w:hanging="420"/>
      </w:pPr>
    </w:lvl>
    <w:lvl w:ilvl="8" w:tplc="0409001B" w:tentative="1">
      <w:start w:val="1"/>
      <w:numFmt w:val="lowerRoman"/>
      <w:lvlText w:val="%9."/>
      <w:lvlJc w:val="right"/>
      <w:pPr>
        <w:ind w:left="4065" w:hanging="420"/>
      </w:pPr>
    </w:lvl>
  </w:abstractNum>
  <w:abstractNum w:abstractNumId="123" w15:restartNumberingAfterBreak="0">
    <w:nsid w:val="5091213A"/>
    <w:multiLevelType w:val="hybridMultilevel"/>
    <w:tmpl w:val="B6987FC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51AD1622"/>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 w15:restartNumberingAfterBreak="0">
    <w:nsid w:val="538851A5"/>
    <w:multiLevelType w:val="multilevel"/>
    <w:tmpl w:val="E99EF48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26" w15:restartNumberingAfterBreak="0">
    <w:nsid w:val="53966689"/>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15:restartNumberingAfterBreak="0">
    <w:nsid w:val="53F65538"/>
    <w:multiLevelType w:val="hybridMultilevel"/>
    <w:tmpl w:val="0A1C2D2C"/>
    <w:lvl w:ilvl="0" w:tplc="04090015">
      <w:start w:val="1"/>
      <w:numFmt w:val="upperLetter"/>
      <w:lvlText w:val="%1."/>
      <w:lvlJc w:val="left"/>
      <w:pPr>
        <w:ind w:left="705" w:hanging="420"/>
      </w:pPr>
    </w:lvl>
    <w:lvl w:ilvl="1" w:tplc="04090019" w:tentative="1">
      <w:start w:val="1"/>
      <w:numFmt w:val="lowerLetter"/>
      <w:lvlText w:val="%2)"/>
      <w:lvlJc w:val="left"/>
      <w:pPr>
        <w:ind w:left="1125" w:hanging="420"/>
      </w:pPr>
    </w:lvl>
    <w:lvl w:ilvl="2" w:tplc="0409001B" w:tentative="1">
      <w:start w:val="1"/>
      <w:numFmt w:val="lowerRoman"/>
      <w:lvlText w:val="%3."/>
      <w:lvlJc w:val="right"/>
      <w:pPr>
        <w:ind w:left="1545" w:hanging="420"/>
      </w:pPr>
    </w:lvl>
    <w:lvl w:ilvl="3" w:tplc="0409000F" w:tentative="1">
      <w:start w:val="1"/>
      <w:numFmt w:val="decimal"/>
      <w:lvlText w:val="%4."/>
      <w:lvlJc w:val="left"/>
      <w:pPr>
        <w:ind w:left="1965" w:hanging="420"/>
      </w:pPr>
    </w:lvl>
    <w:lvl w:ilvl="4" w:tplc="04090019" w:tentative="1">
      <w:start w:val="1"/>
      <w:numFmt w:val="lowerLetter"/>
      <w:lvlText w:val="%5)"/>
      <w:lvlJc w:val="left"/>
      <w:pPr>
        <w:ind w:left="2385" w:hanging="420"/>
      </w:pPr>
    </w:lvl>
    <w:lvl w:ilvl="5" w:tplc="0409001B" w:tentative="1">
      <w:start w:val="1"/>
      <w:numFmt w:val="lowerRoman"/>
      <w:lvlText w:val="%6."/>
      <w:lvlJc w:val="right"/>
      <w:pPr>
        <w:ind w:left="2805" w:hanging="420"/>
      </w:pPr>
    </w:lvl>
    <w:lvl w:ilvl="6" w:tplc="0409000F" w:tentative="1">
      <w:start w:val="1"/>
      <w:numFmt w:val="decimal"/>
      <w:lvlText w:val="%7."/>
      <w:lvlJc w:val="left"/>
      <w:pPr>
        <w:ind w:left="3225" w:hanging="420"/>
      </w:pPr>
    </w:lvl>
    <w:lvl w:ilvl="7" w:tplc="04090019" w:tentative="1">
      <w:start w:val="1"/>
      <w:numFmt w:val="lowerLetter"/>
      <w:lvlText w:val="%8)"/>
      <w:lvlJc w:val="left"/>
      <w:pPr>
        <w:ind w:left="3645" w:hanging="420"/>
      </w:pPr>
    </w:lvl>
    <w:lvl w:ilvl="8" w:tplc="0409001B" w:tentative="1">
      <w:start w:val="1"/>
      <w:numFmt w:val="lowerRoman"/>
      <w:lvlText w:val="%9."/>
      <w:lvlJc w:val="right"/>
      <w:pPr>
        <w:ind w:left="4065" w:hanging="420"/>
      </w:pPr>
    </w:lvl>
  </w:abstractNum>
  <w:abstractNum w:abstractNumId="128" w15:restartNumberingAfterBreak="0">
    <w:nsid w:val="54E3473C"/>
    <w:multiLevelType w:val="hybridMultilevel"/>
    <w:tmpl w:val="2CFAB8E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55821BA9"/>
    <w:multiLevelType w:val="hybridMultilevel"/>
    <w:tmpl w:val="B39CEDA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561C3296"/>
    <w:multiLevelType w:val="multilevel"/>
    <w:tmpl w:val="561C3296"/>
    <w:lvl w:ilvl="0">
      <w:start w:val="1"/>
      <w:numFmt w:val="decimal"/>
      <w:lvlText w:val="%1."/>
      <w:lvlJc w:val="left"/>
      <w:pPr>
        <w:ind w:left="360" w:hanging="360"/>
      </w:pPr>
      <w:rPr>
        <w:rFonts w:hint="default"/>
        <w:sz w:val="22"/>
        <w:szCs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1" w15:restartNumberingAfterBreak="0">
    <w:nsid w:val="56D87555"/>
    <w:multiLevelType w:val="hybridMultilevel"/>
    <w:tmpl w:val="20B8A01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56ED1D8D"/>
    <w:multiLevelType w:val="hybridMultilevel"/>
    <w:tmpl w:val="86C81FF2"/>
    <w:lvl w:ilvl="0" w:tplc="0C465DCA">
      <w:start w:val="1"/>
      <w:numFmt w:val="decimal"/>
      <w:lvlText w:val="%1)"/>
      <w:lvlJc w:val="left"/>
      <w:pPr>
        <w:ind w:left="134" w:hanging="134"/>
      </w:pPr>
      <w:rPr>
        <w:rFonts w:ascii="Times New Roman" w:hAnsi="Times New Roman" w:cs="Times New Roman" w:hint="default"/>
        <w:lang w:val="en-NZ"/>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58A04E13"/>
    <w:multiLevelType w:val="hybridMultilevel"/>
    <w:tmpl w:val="E556B1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15:restartNumberingAfterBreak="0">
    <w:nsid w:val="59124863"/>
    <w:multiLevelType w:val="hybridMultilevel"/>
    <w:tmpl w:val="7B40BE54"/>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135" w15:restartNumberingAfterBreak="0">
    <w:nsid w:val="59445B08"/>
    <w:multiLevelType w:val="multilevel"/>
    <w:tmpl w:val="166A2C5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6" w15:restartNumberingAfterBreak="0">
    <w:nsid w:val="597A5BA7"/>
    <w:multiLevelType w:val="hybridMultilevel"/>
    <w:tmpl w:val="CA942A3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15:restartNumberingAfterBreak="0">
    <w:nsid w:val="5B434FC4"/>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 w15:restartNumberingAfterBreak="0">
    <w:nsid w:val="5C556877"/>
    <w:multiLevelType w:val="hybridMultilevel"/>
    <w:tmpl w:val="E632AA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9" w15:restartNumberingAfterBreak="0">
    <w:nsid w:val="5DAA0A16"/>
    <w:multiLevelType w:val="multilevel"/>
    <w:tmpl w:val="5DAA0A16"/>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0" w15:restartNumberingAfterBreak="0">
    <w:nsid w:val="5E2F7ADE"/>
    <w:multiLevelType w:val="hybridMultilevel"/>
    <w:tmpl w:val="CA420552"/>
    <w:lvl w:ilvl="0" w:tplc="04090013">
      <w:start w:val="1"/>
      <w:numFmt w:val="chineseCountingThousand"/>
      <w:lvlText w:val="%1、"/>
      <w:lvlJc w:val="left"/>
      <w:pPr>
        <w:ind w:left="705" w:hanging="420"/>
      </w:pPr>
    </w:lvl>
    <w:lvl w:ilvl="1" w:tplc="04090019" w:tentative="1">
      <w:start w:val="1"/>
      <w:numFmt w:val="lowerLetter"/>
      <w:lvlText w:val="%2)"/>
      <w:lvlJc w:val="left"/>
      <w:pPr>
        <w:ind w:left="1125" w:hanging="420"/>
      </w:pPr>
    </w:lvl>
    <w:lvl w:ilvl="2" w:tplc="0409001B" w:tentative="1">
      <w:start w:val="1"/>
      <w:numFmt w:val="lowerRoman"/>
      <w:lvlText w:val="%3."/>
      <w:lvlJc w:val="right"/>
      <w:pPr>
        <w:ind w:left="1545" w:hanging="420"/>
      </w:pPr>
    </w:lvl>
    <w:lvl w:ilvl="3" w:tplc="0409000F" w:tentative="1">
      <w:start w:val="1"/>
      <w:numFmt w:val="decimal"/>
      <w:lvlText w:val="%4."/>
      <w:lvlJc w:val="left"/>
      <w:pPr>
        <w:ind w:left="1965" w:hanging="420"/>
      </w:pPr>
    </w:lvl>
    <w:lvl w:ilvl="4" w:tplc="04090019" w:tentative="1">
      <w:start w:val="1"/>
      <w:numFmt w:val="lowerLetter"/>
      <w:lvlText w:val="%5)"/>
      <w:lvlJc w:val="left"/>
      <w:pPr>
        <w:ind w:left="2385" w:hanging="420"/>
      </w:pPr>
    </w:lvl>
    <w:lvl w:ilvl="5" w:tplc="0409001B" w:tentative="1">
      <w:start w:val="1"/>
      <w:numFmt w:val="lowerRoman"/>
      <w:lvlText w:val="%6."/>
      <w:lvlJc w:val="right"/>
      <w:pPr>
        <w:ind w:left="2805" w:hanging="420"/>
      </w:pPr>
    </w:lvl>
    <w:lvl w:ilvl="6" w:tplc="0409000F" w:tentative="1">
      <w:start w:val="1"/>
      <w:numFmt w:val="decimal"/>
      <w:lvlText w:val="%7."/>
      <w:lvlJc w:val="left"/>
      <w:pPr>
        <w:ind w:left="3225" w:hanging="420"/>
      </w:pPr>
    </w:lvl>
    <w:lvl w:ilvl="7" w:tplc="04090019" w:tentative="1">
      <w:start w:val="1"/>
      <w:numFmt w:val="lowerLetter"/>
      <w:lvlText w:val="%8)"/>
      <w:lvlJc w:val="left"/>
      <w:pPr>
        <w:ind w:left="3645" w:hanging="420"/>
      </w:pPr>
    </w:lvl>
    <w:lvl w:ilvl="8" w:tplc="0409001B" w:tentative="1">
      <w:start w:val="1"/>
      <w:numFmt w:val="lowerRoman"/>
      <w:lvlText w:val="%9."/>
      <w:lvlJc w:val="right"/>
      <w:pPr>
        <w:ind w:left="4065" w:hanging="420"/>
      </w:pPr>
    </w:lvl>
  </w:abstractNum>
  <w:abstractNum w:abstractNumId="141" w15:restartNumberingAfterBreak="0">
    <w:nsid w:val="5E65100A"/>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15:restartNumberingAfterBreak="0">
    <w:nsid w:val="5E6E5C69"/>
    <w:multiLevelType w:val="hybridMultilevel"/>
    <w:tmpl w:val="E34A0E9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5E790C56"/>
    <w:multiLevelType w:val="hybridMultilevel"/>
    <w:tmpl w:val="E68418C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5EDC704D"/>
    <w:multiLevelType w:val="hybridMultilevel"/>
    <w:tmpl w:val="043CF1A4"/>
    <w:lvl w:ilvl="0" w:tplc="0409000F">
      <w:start w:val="1"/>
      <w:numFmt w:val="decimal"/>
      <w:lvlText w:val="%1."/>
      <w:lvlJc w:val="left"/>
      <w:pPr>
        <w:ind w:left="705" w:hanging="420"/>
      </w:pPr>
    </w:lvl>
    <w:lvl w:ilvl="1" w:tplc="04090019" w:tentative="1">
      <w:start w:val="1"/>
      <w:numFmt w:val="lowerLetter"/>
      <w:lvlText w:val="%2)"/>
      <w:lvlJc w:val="left"/>
      <w:pPr>
        <w:ind w:left="1125" w:hanging="420"/>
      </w:pPr>
    </w:lvl>
    <w:lvl w:ilvl="2" w:tplc="0409001B" w:tentative="1">
      <w:start w:val="1"/>
      <w:numFmt w:val="lowerRoman"/>
      <w:lvlText w:val="%3."/>
      <w:lvlJc w:val="right"/>
      <w:pPr>
        <w:ind w:left="1545" w:hanging="420"/>
      </w:pPr>
    </w:lvl>
    <w:lvl w:ilvl="3" w:tplc="0409000F" w:tentative="1">
      <w:start w:val="1"/>
      <w:numFmt w:val="decimal"/>
      <w:lvlText w:val="%4."/>
      <w:lvlJc w:val="left"/>
      <w:pPr>
        <w:ind w:left="1965" w:hanging="420"/>
      </w:pPr>
    </w:lvl>
    <w:lvl w:ilvl="4" w:tplc="04090019" w:tentative="1">
      <w:start w:val="1"/>
      <w:numFmt w:val="lowerLetter"/>
      <w:lvlText w:val="%5)"/>
      <w:lvlJc w:val="left"/>
      <w:pPr>
        <w:ind w:left="2385" w:hanging="420"/>
      </w:pPr>
    </w:lvl>
    <w:lvl w:ilvl="5" w:tplc="0409001B" w:tentative="1">
      <w:start w:val="1"/>
      <w:numFmt w:val="lowerRoman"/>
      <w:lvlText w:val="%6."/>
      <w:lvlJc w:val="right"/>
      <w:pPr>
        <w:ind w:left="2805" w:hanging="420"/>
      </w:pPr>
    </w:lvl>
    <w:lvl w:ilvl="6" w:tplc="0409000F" w:tentative="1">
      <w:start w:val="1"/>
      <w:numFmt w:val="decimal"/>
      <w:lvlText w:val="%7."/>
      <w:lvlJc w:val="left"/>
      <w:pPr>
        <w:ind w:left="3225" w:hanging="420"/>
      </w:pPr>
    </w:lvl>
    <w:lvl w:ilvl="7" w:tplc="04090019" w:tentative="1">
      <w:start w:val="1"/>
      <w:numFmt w:val="lowerLetter"/>
      <w:lvlText w:val="%8)"/>
      <w:lvlJc w:val="left"/>
      <w:pPr>
        <w:ind w:left="3645" w:hanging="420"/>
      </w:pPr>
    </w:lvl>
    <w:lvl w:ilvl="8" w:tplc="0409001B" w:tentative="1">
      <w:start w:val="1"/>
      <w:numFmt w:val="lowerRoman"/>
      <w:lvlText w:val="%9."/>
      <w:lvlJc w:val="right"/>
      <w:pPr>
        <w:ind w:left="4065" w:hanging="420"/>
      </w:pPr>
    </w:lvl>
  </w:abstractNum>
  <w:abstractNum w:abstractNumId="145" w15:restartNumberingAfterBreak="0">
    <w:nsid w:val="5F440D46"/>
    <w:multiLevelType w:val="hybridMultilevel"/>
    <w:tmpl w:val="B828534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6" w15:restartNumberingAfterBreak="0">
    <w:nsid w:val="60CD707E"/>
    <w:multiLevelType w:val="hybridMultilevel"/>
    <w:tmpl w:val="6F407E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611C285E"/>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62FD4EA4"/>
    <w:multiLevelType w:val="hybridMultilevel"/>
    <w:tmpl w:val="6EE479A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9" w15:restartNumberingAfterBreak="0">
    <w:nsid w:val="63B44C0F"/>
    <w:multiLevelType w:val="hybridMultilevel"/>
    <w:tmpl w:val="4E00DA0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15:restartNumberingAfterBreak="0">
    <w:nsid w:val="6518141D"/>
    <w:multiLevelType w:val="hybridMultilevel"/>
    <w:tmpl w:val="808E5690"/>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151" w15:restartNumberingAfterBreak="0">
    <w:nsid w:val="680C5B1D"/>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2" w15:restartNumberingAfterBreak="0">
    <w:nsid w:val="68722AC9"/>
    <w:multiLevelType w:val="hybridMultilevel"/>
    <w:tmpl w:val="185240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68BB28BB"/>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15:restartNumberingAfterBreak="0">
    <w:nsid w:val="68DD3D9D"/>
    <w:multiLevelType w:val="hybridMultilevel"/>
    <w:tmpl w:val="062E53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696B049A"/>
    <w:multiLevelType w:val="hybridMultilevel"/>
    <w:tmpl w:val="512EDC8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69D429C1"/>
    <w:multiLevelType w:val="hybridMultilevel"/>
    <w:tmpl w:val="37FE87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6B5852A8"/>
    <w:multiLevelType w:val="hybridMultilevel"/>
    <w:tmpl w:val="87C2A77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6CA366BE"/>
    <w:multiLevelType w:val="hybridMultilevel"/>
    <w:tmpl w:val="A208A2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9" w15:restartNumberingAfterBreak="0">
    <w:nsid w:val="6D76273F"/>
    <w:multiLevelType w:val="hybridMultilevel"/>
    <w:tmpl w:val="8FF2A58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6DCF6426"/>
    <w:multiLevelType w:val="hybridMultilevel"/>
    <w:tmpl w:val="B24C7966"/>
    <w:lvl w:ilvl="0" w:tplc="C78261D2">
      <w:start w:val="1"/>
      <w:numFmt w:val="decimal"/>
      <w:lvlText w:val="%1."/>
      <w:lvlJc w:val="left"/>
      <w:pPr>
        <w:ind w:left="1440" w:hanging="360"/>
      </w:pPr>
    </w:lvl>
    <w:lvl w:ilvl="1" w:tplc="0CD0FD64">
      <w:start w:val="1"/>
      <w:numFmt w:val="decimal"/>
      <w:lvlText w:val="%2."/>
      <w:lvlJc w:val="left"/>
      <w:pPr>
        <w:ind w:left="1440" w:hanging="360"/>
      </w:pPr>
    </w:lvl>
    <w:lvl w:ilvl="2" w:tplc="AAFAE6F6">
      <w:start w:val="1"/>
      <w:numFmt w:val="decimal"/>
      <w:lvlText w:val="%3."/>
      <w:lvlJc w:val="left"/>
      <w:pPr>
        <w:ind w:left="1440" w:hanging="360"/>
      </w:pPr>
    </w:lvl>
    <w:lvl w:ilvl="3" w:tplc="25CA1066">
      <w:start w:val="1"/>
      <w:numFmt w:val="decimal"/>
      <w:lvlText w:val="%4."/>
      <w:lvlJc w:val="left"/>
      <w:pPr>
        <w:ind w:left="1440" w:hanging="360"/>
      </w:pPr>
    </w:lvl>
    <w:lvl w:ilvl="4" w:tplc="9BA8FE30">
      <w:start w:val="1"/>
      <w:numFmt w:val="decimal"/>
      <w:lvlText w:val="%5."/>
      <w:lvlJc w:val="left"/>
      <w:pPr>
        <w:ind w:left="1440" w:hanging="360"/>
      </w:pPr>
    </w:lvl>
    <w:lvl w:ilvl="5" w:tplc="0074B97A">
      <w:start w:val="1"/>
      <w:numFmt w:val="decimal"/>
      <w:lvlText w:val="%6."/>
      <w:lvlJc w:val="left"/>
      <w:pPr>
        <w:ind w:left="1440" w:hanging="360"/>
      </w:pPr>
    </w:lvl>
    <w:lvl w:ilvl="6" w:tplc="ED1A7BFC">
      <w:start w:val="1"/>
      <w:numFmt w:val="decimal"/>
      <w:lvlText w:val="%7."/>
      <w:lvlJc w:val="left"/>
      <w:pPr>
        <w:ind w:left="1440" w:hanging="360"/>
      </w:pPr>
    </w:lvl>
    <w:lvl w:ilvl="7" w:tplc="DB8C43AC">
      <w:start w:val="1"/>
      <w:numFmt w:val="decimal"/>
      <w:lvlText w:val="%8."/>
      <w:lvlJc w:val="left"/>
      <w:pPr>
        <w:ind w:left="1440" w:hanging="360"/>
      </w:pPr>
    </w:lvl>
    <w:lvl w:ilvl="8" w:tplc="A3660D68">
      <w:start w:val="1"/>
      <w:numFmt w:val="decimal"/>
      <w:lvlText w:val="%9."/>
      <w:lvlJc w:val="left"/>
      <w:pPr>
        <w:ind w:left="1440" w:hanging="360"/>
      </w:pPr>
    </w:lvl>
  </w:abstractNum>
  <w:abstractNum w:abstractNumId="16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2" w15:restartNumberingAfterBreak="0">
    <w:nsid w:val="6E73061F"/>
    <w:multiLevelType w:val="hybridMultilevel"/>
    <w:tmpl w:val="19949AE0"/>
    <w:lvl w:ilvl="0" w:tplc="0409000F">
      <w:start w:val="1"/>
      <w:numFmt w:val="decimal"/>
      <w:lvlText w:val="%1."/>
      <w:lvlJc w:val="left"/>
      <w:pPr>
        <w:ind w:left="701" w:hanging="420"/>
      </w:p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63" w15:restartNumberingAfterBreak="0">
    <w:nsid w:val="6E917190"/>
    <w:multiLevelType w:val="hybridMultilevel"/>
    <w:tmpl w:val="EFEA62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4" w15:restartNumberingAfterBreak="0">
    <w:nsid w:val="6EB720F3"/>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6F1E2E0F"/>
    <w:multiLevelType w:val="hybridMultilevel"/>
    <w:tmpl w:val="98649E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6" w15:restartNumberingAfterBreak="0">
    <w:nsid w:val="70443D8D"/>
    <w:multiLevelType w:val="hybridMultilevel"/>
    <w:tmpl w:val="191C8B2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15:restartNumberingAfterBreak="0">
    <w:nsid w:val="722D6B56"/>
    <w:multiLevelType w:val="hybridMultilevel"/>
    <w:tmpl w:val="23725348"/>
    <w:lvl w:ilvl="0" w:tplc="0409000F">
      <w:start w:val="1"/>
      <w:numFmt w:val="decimal"/>
      <w:lvlText w:val="%1."/>
      <w:lvlJc w:val="left"/>
      <w:pPr>
        <w:ind w:left="701" w:hanging="420"/>
      </w:p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68"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9" w15:restartNumberingAfterBreak="0">
    <w:nsid w:val="72AA2A9B"/>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0" w15:restartNumberingAfterBreak="0">
    <w:nsid w:val="73AF4E81"/>
    <w:multiLevelType w:val="hybridMultilevel"/>
    <w:tmpl w:val="FF68DC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74396F38"/>
    <w:multiLevelType w:val="hybridMultilevel"/>
    <w:tmpl w:val="1A0A5BE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7474448D"/>
    <w:multiLevelType w:val="hybridMultilevel"/>
    <w:tmpl w:val="D0F844A8"/>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3" w15:restartNumberingAfterBreak="0">
    <w:nsid w:val="74E42B44"/>
    <w:multiLevelType w:val="hybridMultilevel"/>
    <w:tmpl w:val="33687E3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75F75D16"/>
    <w:multiLevelType w:val="hybridMultilevel"/>
    <w:tmpl w:val="CD5489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15:restartNumberingAfterBreak="0">
    <w:nsid w:val="75FE71B9"/>
    <w:multiLevelType w:val="hybridMultilevel"/>
    <w:tmpl w:val="FEF82D36"/>
    <w:lvl w:ilvl="0" w:tplc="804C48A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6" w15:restartNumberingAfterBreak="0">
    <w:nsid w:val="7627108A"/>
    <w:multiLevelType w:val="hybridMultilevel"/>
    <w:tmpl w:val="4CC0C89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7" w15:restartNumberingAfterBreak="0">
    <w:nsid w:val="76711F23"/>
    <w:multiLevelType w:val="hybridMultilevel"/>
    <w:tmpl w:val="887EBC6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15:restartNumberingAfterBreak="0">
    <w:nsid w:val="76A272C9"/>
    <w:multiLevelType w:val="hybridMultilevel"/>
    <w:tmpl w:val="ACEEBED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77A961FA"/>
    <w:multiLevelType w:val="hybridMultilevel"/>
    <w:tmpl w:val="1FDCC404"/>
    <w:lvl w:ilvl="0" w:tplc="0409000F">
      <w:start w:val="1"/>
      <w:numFmt w:val="decimal"/>
      <w:lvlText w:val="%1."/>
      <w:lvlJc w:val="left"/>
      <w:pPr>
        <w:ind w:left="701" w:hanging="420"/>
      </w:p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80" w15:restartNumberingAfterBreak="0">
    <w:nsid w:val="78C45381"/>
    <w:multiLevelType w:val="multilevel"/>
    <w:tmpl w:val="78C45381"/>
    <w:lvl w:ilvl="0">
      <w:start w:val="1"/>
      <w:numFmt w:val="decimal"/>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1" w15:restartNumberingAfterBreak="0">
    <w:nsid w:val="78C56CE7"/>
    <w:multiLevelType w:val="hybridMultilevel"/>
    <w:tmpl w:val="7BCCDD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78C97E2D"/>
    <w:multiLevelType w:val="hybridMultilevel"/>
    <w:tmpl w:val="C77C85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79190986"/>
    <w:multiLevelType w:val="hybridMultilevel"/>
    <w:tmpl w:val="0F6C181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79A62780"/>
    <w:multiLevelType w:val="hybridMultilevel"/>
    <w:tmpl w:val="12D6F258"/>
    <w:lvl w:ilvl="0" w:tplc="04090011">
      <w:start w:val="1"/>
      <w:numFmt w:val="decimal"/>
      <w:lvlText w:val="%1)"/>
      <w:lvlJc w:val="left"/>
      <w:pPr>
        <w:ind w:left="470" w:hanging="420"/>
      </w:p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185" w15:restartNumberingAfterBreak="0">
    <w:nsid w:val="7A3A497F"/>
    <w:multiLevelType w:val="hybridMultilevel"/>
    <w:tmpl w:val="A4748DA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15:restartNumberingAfterBreak="0">
    <w:nsid w:val="7B217BD3"/>
    <w:multiLevelType w:val="hybridMultilevel"/>
    <w:tmpl w:val="2F205F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15:restartNumberingAfterBreak="0">
    <w:nsid w:val="7C761186"/>
    <w:multiLevelType w:val="hybridMultilevel"/>
    <w:tmpl w:val="D902DD22"/>
    <w:lvl w:ilvl="0" w:tplc="FA8094B8">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7CBD1F5D"/>
    <w:multiLevelType w:val="hybridMultilevel"/>
    <w:tmpl w:val="ED22D3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90" w15:restartNumberingAfterBreak="0">
    <w:nsid w:val="7F524B2A"/>
    <w:multiLevelType w:val="hybridMultilevel"/>
    <w:tmpl w:val="9C642A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7F5A6C9B"/>
    <w:multiLevelType w:val="hybridMultilevel"/>
    <w:tmpl w:val="A7EC8C8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15:restartNumberingAfterBreak="0">
    <w:nsid w:val="7FD8534E"/>
    <w:multiLevelType w:val="hybridMultilevel"/>
    <w:tmpl w:val="21EA763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3" w15:restartNumberingAfterBreak="0">
    <w:nsid w:val="7FF35A90"/>
    <w:multiLevelType w:val="hybridMultilevel"/>
    <w:tmpl w:val="1C38E71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0"/>
  </w:num>
  <w:num w:numId="2">
    <w:abstractNumId w:val="27"/>
  </w:num>
  <w:num w:numId="3">
    <w:abstractNumId w:val="139"/>
  </w:num>
  <w:num w:numId="4">
    <w:abstractNumId w:val="112"/>
  </w:num>
  <w:num w:numId="5">
    <w:abstractNumId w:val="130"/>
  </w:num>
  <w:num w:numId="6">
    <w:abstractNumId w:val="62"/>
  </w:num>
  <w:num w:numId="7">
    <w:abstractNumId w:val="130"/>
  </w:num>
  <w:num w:numId="8">
    <w:abstractNumId w:val="41"/>
  </w:num>
  <w:num w:numId="9">
    <w:abstractNumId w:val="38"/>
  </w:num>
  <w:num w:numId="10">
    <w:abstractNumId w:val="34"/>
  </w:num>
  <w:num w:numId="11">
    <w:abstractNumId w:val="86"/>
  </w:num>
  <w:num w:numId="12">
    <w:abstractNumId w:val="87"/>
  </w:num>
  <w:num w:numId="13">
    <w:abstractNumId w:val="178"/>
  </w:num>
  <w:num w:numId="14">
    <w:abstractNumId w:val="33"/>
  </w:num>
  <w:num w:numId="15">
    <w:abstractNumId w:val="115"/>
  </w:num>
  <w:num w:numId="16">
    <w:abstractNumId w:val="10"/>
  </w:num>
  <w:num w:numId="17">
    <w:abstractNumId w:val="163"/>
  </w:num>
  <w:num w:numId="18">
    <w:abstractNumId w:val="172"/>
  </w:num>
  <w:num w:numId="19">
    <w:abstractNumId w:val="40"/>
  </w:num>
  <w:num w:numId="20">
    <w:abstractNumId w:val="167"/>
  </w:num>
  <w:num w:numId="21">
    <w:abstractNumId w:val="179"/>
  </w:num>
  <w:num w:numId="22">
    <w:abstractNumId w:val="64"/>
  </w:num>
  <w:num w:numId="23">
    <w:abstractNumId w:val="84"/>
  </w:num>
  <w:num w:numId="24">
    <w:abstractNumId w:val="162"/>
  </w:num>
  <w:num w:numId="25">
    <w:abstractNumId w:val="144"/>
  </w:num>
  <w:num w:numId="26">
    <w:abstractNumId w:val="127"/>
  </w:num>
  <w:num w:numId="27">
    <w:abstractNumId w:val="140"/>
  </w:num>
  <w:num w:numId="28">
    <w:abstractNumId w:val="122"/>
  </w:num>
  <w:num w:numId="29">
    <w:abstractNumId w:val="180"/>
  </w:num>
  <w:num w:numId="30">
    <w:abstractNumId w:val="168"/>
  </w:num>
  <w:num w:numId="31">
    <w:abstractNumId w:val="5"/>
  </w:num>
  <w:num w:numId="32">
    <w:abstractNumId w:val="98"/>
  </w:num>
  <w:num w:numId="33">
    <w:abstractNumId w:val="189"/>
  </w:num>
  <w:num w:numId="34">
    <w:abstractNumId w:val="102"/>
  </w:num>
  <w:num w:numId="35">
    <w:abstractNumId w:val="7"/>
  </w:num>
  <w:num w:numId="36">
    <w:abstractNumId w:val="161"/>
  </w:num>
  <w:num w:numId="37">
    <w:abstractNumId w:val="65"/>
  </w:num>
  <w:num w:numId="38">
    <w:abstractNumId w:val="175"/>
  </w:num>
  <w:num w:numId="39">
    <w:abstractNumId w:val="135"/>
  </w:num>
  <w:num w:numId="40">
    <w:abstractNumId w:val="132"/>
  </w:num>
  <w:num w:numId="41">
    <w:abstractNumId w:val="186"/>
  </w:num>
  <w:num w:numId="42">
    <w:abstractNumId w:val="3"/>
  </w:num>
  <w:num w:numId="43">
    <w:abstractNumId w:val="42"/>
  </w:num>
  <w:num w:numId="44">
    <w:abstractNumId w:val="125"/>
  </w:num>
  <w:num w:numId="45">
    <w:abstractNumId w:val="165"/>
  </w:num>
  <w:num w:numId="46">
    <w:abstractNumId w:val="8"/>
  </w:num>
  <w:num w:numId="47">
    <w:abstractNumId w:val="68"/>
  </w:num>
  <w:num w:numId="48">
    <w:abstractNumId w:val="90"/>
  </w:num>
  <w:num w:numId="49">
    <w:abstractNumId w:val="99"/>
  </w:num>
  <w:num w:numId="50">
    <w:abstractNumId w:val="23"/>
  </w:num>
  <w:num w:numId="51">
    <w:abstractNumId w:val="160"/>
  </w:num>
  <w:num w:numId="52">
    <w:abstractNumId w:val="143"/>
  </w:num>
  <w:num w:numId="53">
    <w:abstractNumId w:val="77"/>
  </w:num>
  <w:num w:numId="54">
    <w:abstractNumId w:val="32"/>
  </w:num>
  <w:num w:numId="55">
    <w:abstractNumId w:val="94"/>
  </w:num>
  <w:num w:numId="56">
    <w:abstractNumId w:val="55"/>
  </w:num>
  <w:num w:numId="57">
    <w:abstractNumId w:val="14"/>
  </w:num>
  <w:num w:numId="58">
    <w:abstractNumId w:val="69"/>
  </w:num>
  <w:num w:numId="59">
    <w:abstractNumId w:val="53"/>
  </w:num>
  <w:num w:numId="60">
    <w:abstractNumId w:val="106"/>
  </w:num>
  <w:num w:numId="61">
    <w:abstractNumId w:val="114"/>
  </w:num>
  <w:num w:numId="62">
    <w:abstractNumId w:val="133"/>
  </w:num>
  <w:num w:numId="63">
    <w:abstractNumId w:val="49"/>
  </w:num>
  <w:num w:numId="64">
    <w:abstractNumId w:val="158"/>
  </w:num>
  <w:num w:numId="65">
    <w:abstractNumId w:val="43"/>
  </w:num>
  <w:num w:numId="66">
    <w:abstractNumId w:val="95"/>
  </w:num>
  <w:num w:numId="67">
    <w:abstractNumId w:val="6"/>
  </w:num>
  <w:num w:numId="68">
    <w:abstractNumId w:val="88"/>
  </w:num>
  <w:num w:numId="69">
    <w:abstractNumId w:val="51"/>
  </w:num>
  <w:num w:numId="70">
    <w:abstractNumId w:val="192"/>
  </w:num>
  <w:num w:numId="71">
    <w:abstractNumId w:val="146"/>
  </w:num>
  <w:num w:numId="72">
    <w:abstractNumId w:val="93"/>
  </w:num>
  <w:num w:numId="73">
    <w:abstractNumId w:val="35"/>
  </w:num>
  <w:num w:numId="74">
    <w:abstractNumId w:val="123"/>
  </w:num>
  <w:num w:numId="75">
    <w:abstractNumId w:val="50"/>
  </w:num>
  <w:num w:numId="76">
    <w:abstractNumId w:val="111"/>
  </w:num>
  <w:num w:numId="77">
    <w:abstractNumId w:val="170"/>
  </w:num>
  <w:num w:numId="78">
    <w:abstractNumId w:val="145"/>
  </w:num>
  <w:num w:numId="79">
    <w:abstractNumId w:val="113"/>
  </w:num>
  <w:num w:numId="80">
    <w:abstractNumId w:val="121"/>
  </w:num>
  <w:num w:numId="81">
    <w:abstractNumId w:val="81"/>
  </w:num>
  <w:num w:numId="82">
    <w:abstractNumId w:val="190"/>
  </w:num>
  <w:num w:numId="83">
    <w:abstractNumId w:val="2"/>
  </w:num>
  <w:num w:numId="84">
    <w:abstractNumId w:val="149"/>
  </w:num>
  <w:num w:numId="85">
    <w:abstractNumId w:val="173"/>
  </w:num>
  <w:num w:numId="86">
    <w:abstractNumId w:val="25"/>
  </w:num>
  <w:num w:numId="87">
    <w:abstractNumId w:val="79"/>
  </w:num>
  <w:num w:numId="88">
    <w:abstractNumId w:val="73"/>
  </w:num>
  <w:num w:numId="89">
    <w:abstractNumId w:val="22"/>
  </w:num>
  <w:num w:numId="90">
    <w:abstractNumId w:val="30"/>
  </w:num>
  <w:num w:numId="91">
    <w:abstractNumId w:val="104"/>
  </w:num>
  <w:num w:numId="92">
    <w:abstractNumId w:val="101"/>
  </w:num>
  <w:num w:numId="93">
    <w:abstractNumId w:val="72"/>
  </w:num>
  <w:num w:numId="94">
    <w:abstractNumId w:val="138"/>
  </w:num>
  <w:num w:numId="95">
    <w:abstractNumId w:val="129"/>
  </w:num>
  <w:num w:numId="96">
    <w:abstractNumId w:val="116"/>
  </w:num>
  <w:num w:numId="97">
    <w:abstractNumId w:val="150"/>
  </w:num>
  <w:num w:numId="98">
    <w:abstractNumId w:val="148"/>
  </w:num>
  <w:num w:numId="99">
    <w:abstractNumId w:val="29"/>
  </w:num>
  <w:num w:numId="100">
    <w:abstractNumId w:val="134"/>
  </w:num>
  <w:num w:numId="101">
    <w:abstractNumId w:val="75"/>
  </w:num>
  <w:num w:numId="102">
    <w:abstractNumId w:val="120"/>
  </w:num>
  <w:num w:numId="103">
    <w:abstractNumId w:val="100"/>
  </w:num>
  <w:num w:numId="104">
    <w:abstractNumId w:val="26"/>
  </w:num>
  <w:num w:numId="105">
    <w:abstractNumId w:val="131"/>
  </w:num>
  <w:num w:numId="106">
    <w:abstractNumId w:val="74"/>
  </w:num>
  <w:num w:numId="107">
    <w:abstractNumId w:val="31"/>
  </w:num>
  <w:num w:numId="108">
    <w:abstractNumId w:val="76"/>
  </w:num>
  <w:num w:numId="109">
    <w:abstractNumId w:val="56"/>
  </w:num>
  <w:num w:numId="110">
    <w:abstractNumId w:val="12"/>
  </w:num>
  <w:num w:numId="111">
    <w:abstractNumId w:val="157"/>
  </w:num>
  <w:num w:numId="112">
    <w:abstractNumId w:val="176"/>
  </w:num>
  <w:num w:numId="113">
    <w:abstractNumId w:val="182"/>
  </w:num>
  <w:num w:numId="114">
    <w:abstractNumId w:val="183"/>
  </w:num>
  <w:num w:numId="115">
    <w:abstractNumId w:val="136"/>
  </w:num>
  <w:num w:numId="116">
    <w:abstractNumId w:val="166"/>
  </w:num>
  <w:num w:numId="117">
    <w:abstractNumId w:val="154"/>
  </w:num>
  <w:num w:numId="118">
    <w:abstractNumId w:val="171"/>
  </w:num>
  <w:num w:numId="119">
    <w:abstractNumId w:val="103"/>
  </w:num>
  <w:num w:numId="120">
    <w:abstractNumId w:val="155"/>
  </w:num>
  <w:num w:numId="121">
    <w:abstractNumId w:val="156"/>
  </w:num>
  <w:num w:numId="122">
    <w:abstractNumId w:val="16"/>
  </w:num>
  <w:num w:numId="123">
    <w:abstractNumId w:val="70"/>
  </w:num>
  <w:num w:numId="124">
    <w:abstractNumId w:val="19"/>
  </w:num>
  <w:num w:numId="125">
    <w:abstractNumId w:val="21"/>
  </w:num>
  <w:num w:numId="126">
    <w:abstractNumId w:val="174"/>
  </w:num>
  <w:num w:numId="127">
    <w:abstractNumId w:val="159"/>
  </w:num>
  <w:num w:numId="128">
    <w:abstractNumId w:val="71"/>
  </w:num>
  <w:num w:numId="129">
    <w:abstractNumId w:val="18"/>
  </w:num>
  <w:num w:numId="130">
    <w:abstractNumId w:val="152"/>
  </w:num>
  <w:num w:numId="131">
    <w:abstractNumId w:val="128"/>
  </w:num>
  <w:num w:numId="132">
    <w:abstractNumId w:val="89"/>
  </w:num>
  <w:num w:numId="133">
    <w:abstractNumId w:val="117"/>
  </w:num>
  <w:num w:numId="134">
    <w:abstractNumId w:val="85"/>
  </w:num>
  <w:num w:numId="135">
    <w:abstractNumId w:val="185"/>
  </w:num>
  <w:num w:numId="136">
    <w:abstractNumId w:val="48"/>
  </w:num>
  <w:num w:numId="137">
    <w:abstractNumId w:val="109"/>
  </w:num>
  <w:num w:numId="138">
    <w:abstractNumId w:val="193"/>
  </w:num>
  <w:num w:numId="139">
    <w:abstractNumId w:val="191"/>
  </w:num>
  <w:num w:numId="140">
    <w:abstractNumId w:val="118"/>
  </w:num>
  <w:num w:numId="141">
    <w:abstractNumId w:val="105"/>
  </w:num>
  <w:num w:numId="142">
    <w:abstractNumId w:val="184"/>
  </w:num>
  <w:num w:numId="143">
    <w:abstractNumId w:val="60"/>
  </w:num>
  <w:num w:numId="144">
    <w:abstractNumId w:val="142"/>
  </w:num>
  <w:num w:numId="145">
    <w:abstractNumId w:val="92"/>
  </w:num>
  <w:num w:numId="146">
    <w:abstractNumId w:val="36"/>
  </w:num>
  <w:num w:numId="147">
    <w:abstractNumId w:val="4"/>
  </w:num>
  <w:num w:numId="148">
    <w:abstractNumId w:val="28"/>
  </w:num>
  <w:num w:numId="149">
    <w:abstractNumId w:val="177"/>
  </w:num>
  <w:num w:numId="150">
    <w:abstractNumId w:val="61"/>
  </w:num>
  <w:num w:numId="151">
    <w:abstractNumId w:val="80"/>
  </w:num>
  <w:num w:numId="152">
    <w:abstractNumId w:val="46"/>
  </w:num>
  <w:num w:numId="153">
    <w:abstractNumId w:val="39"/>
  </w:num>
  <w:num w:numId="154">
    <w:abstractNumId w:val="54"/>
  </w:num>
  <w:num w:numId="155">
    <w:abstractNumId w:val="37"/>
  </w:num>
  <w:num w:numId="156">
    <w:abstractNumId w:val="59"/>
  </w:num>
  <w:num w:numId="157">
    <w:abstractNumId w:val="20"/>
  </w:num>
  <w:num w:numId="158">
    <w:abstractNumId w:val="1"/>
  </w:num>
  <w:num w:numId="159">
    <w:abstractNumId w:val="151"/>
  </w:num>
  <w:num w:numId="160">
    <w:abstractNumId w:val="11"/>
  </w:num>
  <w:num w:numId="161">
    <w:abstractNumId w:val="0"/>
  </w:num>
  <w:num w:numId="162">
    <w:abstractNumId w:val="66"/>
  </w:num>
  <w:num w:numId="163">
    <w:abstractNumId w:val="78"/>
  </w:num>
  <w:num w:numId="164">
    <w:abstractNumId w:val="141"/>
  </w:num>
  <w:num w:numId="165">
    <w:abstractNumId w:val="45"/>
  </w:num>
  <w:num w:numId="166">
    <w:abstractNumId w:val="126"/>
  </w:num>
  <w:num w:numId="167">
    <w:abstractNumId w:val="108"/>
  </w:num>
  <w:num w:numId="168">
    <w:abstractNumId w:val="52"/>
  </w:num>
  <w:num w:numId="169">
    <w:abstractNumId w:val="58"/>
  </w:num>
  <w:num w:numId="170">
    <w:abstractNumId w:val="137"/>
  </w:num>
  <w:num w:numId="171">
    <w:abstractNumId w:val="124"/>
  </w:num>
  <w:num w:numId="172">
    <w:abstractNumId w:val="13"/>
  </w:num>
  <w:num w:numId="173">
    <w:abstractNumId w:val="17"/>
  </w:num>
  <w:num w:numId="174">
    <w:abstractNumId w:val="97"/>
  </w:num>
  <w:num w:numId="175">
    <w:abstractNumId w:val="153"/>
  </w:num>
  <w:num w:numId="176">
    <w:abstractNumId w:val="187"/>
  </w:num>
  <w:num w:numId="177">
    <w:abstractNumId w:val="44"/>
  </w:num>
  <w:num w:numId="178">
    <w:abstractNumId w:val="96"/>
  </w:num>
  <w:num w:numId="179">
    <w:abstractNumId w:val="147"/>
  </w:num>
  <w:num w:numId="180">
    <w:abstractNumId w:val="67"/>
  </w:num>
  <w:num w:numId="181">
    <w:abstractNumId w:val="15"/>
  </w:num>
  <w:num w:numId="182">
    <w:abstractNumId w:val="63"/>
  </w:num>
  <w:num w:numId="183">
    <w:abstractNumId w:val="181"/>
  </w:num>
  <w:num w:numId="184">
    <w:abstractNumId w:val="9"/>
  </w:num>
  <w:num w:numId="185">
    <w:abstractNumId w:val="83"/>
  </w:num>
  <w:num w:numId="186">
    <w:abstractNumId w:val="24"/>
  </w:num>
  <w:num w:numId="187">
    <w:abstractNumId w:val="107"/>
  </w:num>
  <w:num w:numId="188">
    <w:abstractNumId w:val="164"/>
  </w:num>
  <w:num w:numId="189">
    <w:abstractNumId w:val="82"/>
  </w:num>
  <w:num w:numId="190">
    <w:abstractNumId w:val="169"/>
  </w:num>
  <w:num w:numId="191">
    <w:abstractNumId w:val="110"/>
  </w:num>
  <w:num w:numId="192">
    <w:abstractNumId w:val="57"/>
  </w:num>
  <w:num w:numId="193">
    <w:abstractNumId w:val="47"/>
  </w:num>
  <w:num w:numId="194">
    <w:abstractNumId w:val="188"/>
  </w:num>
  <w:num w:numId="195">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91"/>
  </w:num>
  <w:numIdMacAtCleanup w:val="28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Xuning Wei12232">
    <w15:presenceInfo w15:providerId="AD" w15:userId="S-1-5-21-3608144515-3230653892-152868943-51653"/>
  </w15:person>
  <w15:person w15:author="He Han">
    <w15:presenceInfo w15:providerId="AD" w15:userId="S-1-5-21-3608144515-3230653892-152868943-42840"/>
  </w15:person>
  <w15:person w15:author="Pengda Zhao - Network">
    <w15:presenceInfo w15:providerId="AD" w15:userId="S::pengda.zhao@network.lilly.com::7a90107c-7d47-4bd0-8a1e-63ebed837189"/>
  </w15:person>
  <w15:person w15:author="Veera Venkata Satyanarayana Chiranjeevi Geda">
    <w15:presenceInfo w15:providerId="AD" w15:userId="S::veeravenkatasatyanarayanachiranjeevi.geda@lilly.com::4c633fb3-6267-4606-a255-42ad1d6fd6e1"/>
  </w15:person>
  <w15:person w15:author="Diedra Shorty-Duffie">
    <w15:presenceInfo w15:providerId="AD" w15:userId="S::diedra.shortyduffie@lilly.com::760ef011-51bc-4ec0-a89d-4f1f7e6a09d0"/>
  </w15:person>
  <w15:person w15:author="Johan Granander">
    <w15:presenceInfo w15:providerId="AD" w15:userId="S::johan.granander@lilly.com::92e8887c-f4fd-4a17-8a83-5b73eed69705"/>
  </w15:person>
  <w15:person w15:author="Zuo Zhang">
    <w15:presenceInfo w15:providerId="AD" w15:userId="S-1-5-21-3608144515-3230653892-152868943-11660"/>
  </w15:person>
  <w15:person w15:author="Yiwen Zhang">
    <w15:presenceInfo w15:providerId="AD" w15:userId="S::yiwen.zhang@lilly.com::3a5b0fbd-2062-4fdb-9c99-69418999ac31"/>
  </w15:person>
  <w15:person w15:author="Yu Lin Zhao">
    <w15:presenceInfo w15:providerId="AD" w15:userId="S::zhao_yu_lin1@lilly.com::1cea8b75-2b19-4283-92aa-d75504ef5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60"/>
    <o:shapelayout v:ext="edit">
      <o:idmap v:ext="edit" data="2"/>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F12"/>
    <w:rsid w:val="00000357"/>
    <w:rsid w:val="00000A0B"/>
    <w:rsid w:val="00000B1C"/>
    <w:rsid w:val="00000B60"/>
    <w:rsid w:val="00000E1A"/>
    <w:rsid w:val="00000E55"/>
    <w:rsid w:val="00000FE2"/>
    <w:rsid w:val="000015B1"/>
    <w:rsid w:val="00001703"/>
    <w:rsid w:val="00001706"/>
    <w:rsid w:val="00001BA5"/>
    <w:rsid w:val="00002335"/>
    <w:rsid w:val="00002B67"/>
    <w:rsid w:val="00003052"/>
    <w:rsid w:val="00003151"/>
    <w:rsid w:val="000031B4"/>
    <w:rsid w:val="0000335D"/>
    <w:rsid w:val="000039D7"/>
    <w:rsid w:val="00003A8C"/>
    <w:rsid w:val="00004631"/>
    <w:rsid w:val="000048A0"/>
    <w:rsid w:val="000048F2"/>
    <w:rsid w:val="00004E81"/>
    <w:rsid w:val="000058E0"/>
    <w:rsid w:val="00005B9C"/>
    <w:rsid w:val="00005C07"/>
    <w:rsid w:val="00005C49"/>
    <w:rsid w:val="00006C0E"/>
    <w:rsid w:val="00006C21"/>
    <w:rsid w:val="00006F04"/>
    <w:rsid w:val="00007348"/>
    <w:rsid w:val="00007651"/>
    <w:rsid w:val="000079AF"/>
    <w:rsid w:val="00007EA1"/>
    <w:rsid w:val="000101D6"/>
    <w:rsid w:val="00010358"/>
    <w:rsid w:val="00010C50"/>
    <w:rsid w:val="00010E6B"/>
    <w:rsid w:val="00010E7A"/>
    <w:rsid w:val="00011068"/>
    <w:rsid w:val="00011F1F"/>
    <w:rsid w:val="00011FD4"/>
    <w:rsid w:val="000120ED"/>
    <w:rsid w:val="00012253"/>
    <w:rsid w:val="000127D9"/>
    <w:rsid w:val="00012875"/>
    <w:rsid w:val="0001288D"/>
    <w:rsid w:val="00012A4F"/>
    <w:rsid w:val="000132F2"/>
    <w:rsid w:val="0001349F"/>
    <w:rsid w:val="000134D8"/>
    <w:rsid w:val="000135F5"/>
    <w:rsid w:val="00013E69"/>
    <w:rsid w:val="00013EAD"/>
    <w:rsid w:val="00013F19"/>
    <w:rsid w:val="000141F7"/>
    <w:rsid w:val="00014286"/>
    <w:rsid w:val="00014525"/>
    <w:rsid w:val="000147F6"/>
    <w:rsid w:val="00014B92"/>
    <w:rsid w:val="00014F10"/>
    <w:rsid w:val="000150DE"/>
    <w:rsid w:val="000151C8"/>
    <w:rsid w:val="000158AF"/>
    <w:rsid w:val="0001597E"/>
    <w:rsid w:val="00015C91"/>
    <w:rsid w:val="00016054"/>
    <w:rsid w:val="000166AA"/>
    <w:rsid w:val="000167E2"/>
    <w:rsid w:val="00016DBD"/>
    <w:rsid w:val="00016E62"/>
    <w:rsid w:val="00017E08"/>
    <w:rsid w:val="00017E6E"/>
    <w:rsid w:val="00017EAF"/>
    <w:rsid w:val="00017F91"/>
    <w:rsid w:val="000205B6"/>
    <w:rsid w:val="00020C65"/>
    <w:rsid w:val="00020DE7"/>
    <w:rsid w:val="0002110D"/>
    <w:rsid w:val="0002114A"/>
    <w:rsid w:val="00021337"/>
    <w:rsid w:val="00021638"/>
    <w:rsid w:val="00021998"/>
    <w:rsid w:val="00021DBA"/>
    <w:rsid w:val="00021EBE"/>
    <w:rsid w:val="0002204A"/>
    <w:rsid w:val="00022F12"/>
    <w:rsid w:val="00022F24"/>
    <w:rsid w:val="000230CE"/>
    <w:rsid w:val="000237CD"/>
    <w:rsid w:val="000238D7"/>
    <w:rsid w:val="00023D3B"/>
    <w:rsid w:val="00024157"/>
    <w:rsid w:val="000241FD"/>
    <w:rsid w:val="00024762"/>
    <w:rsid w:val="0002484E"/>
    <w:rsid w:val="000249C6"/>
    <w:rsid w:val="000251E6"/>
    <w:rsid w:val="00025BB8"/>
    <w:rsid w:val="00025BF0"/>
    <w:rsid w:val="00025CE6"/>
    <w:rsid w:val="000261DE"/>
    <w:rsid w:val="000262E2"/>
    <w:rsid w:val="00026630"/>
    <w:rsid w:val="00026D09"/>
    <w:rsid w:val="000270B0"/>
    <w:rsid w:val="000271F6"/>
    <w:rsid w:val="00027EF8"/>
    <w:rsid w:val="000302D9"/>
    <w:rsid w:val="000304E6"/>
    <w:rsid w:val="0003052C"/>
    <w:rsid w:val="000305E4"/>
    <w:rsid w:val="0003068A"/>
    <w:rsid w:val="00030936"/>
    <w:rsid w:val="0003097E"/>
    <w:rsid w:val="00030A77"/>
    <w:rsid w:val="00030C6D"/>
    <w:rsid w:val="00030CE6"/>
    <w:rsid w:val="000313AC"/>
    <w:rsid w:val="00031524"/>
    <w:rsid w:val="000316E9"/>
    <w:rsid w:val="000317B3"/>
    <w:rsid w:val="00031CC7"/>
    <w:rsid w:val="00031E1D"/>
    <w:rsid w:val="00032112"/>
    <w:rsid w:val="00032771"/>
    <w:rsid w:val="00032BAE"/>
    <w:rsid w:val="000335C5"/>
    <w:rsid w:val="00033B0C"/>
    <w:rsid w:val="00033DF9"/>
    <w:rsid w:val="00033F04"/>
    <w:rsid w:val="0003438E"/>
    <w:rsid w:val="000347E2"/>
    <w:rsid w:val="00034A2C"/>
    <w:rsid w:val="00034AB8"/>
    <w:rsid w:val="00034DD2"/>
    <w:rsid w:val="00034ED9"/>
    <w:rsid w:val="0003514C"/>
    <w:rsid w:val="00035CBE"/>
    <w:rsid w:val="00036078"/>
    <w:rsid w:val="000365AF"/>
    <w:rsid w:val="0003734C"/>
    <w:rsid w:val="0003772F"/>
    <w:rsid w:val="000400A3"/>
    <w:rsid w:val="000400B5"/>
    <w:rsid w:val="00041120"/>
    <w:rsid w:val="00041252"/>
    <w:rsid w:val="000419D3"/>
    <w:rsid w:val="00042383"/>
    <w:rsid w:val="000423DE"/>
    <w:rsid w:val="00042561"/>
    <w:rsid w:val="00042CEB"/>
    <w:rsid w:val="000431D8"/>
    <w:rsid w:val="0004329E"/>
    <w:rsid w:val="00043416"/>
    <w:rsid w:val="0004371E"/>
    <w:rsid w:val="00044003"/>
    <w:rsid w:val="00044048"/>
    <w:rsid w:val="00044117"/>
    <w:rsid w:val="000441DA"/>
    <w:rsid w:val="00044364"/>
    <w:rsid w:val="00044493"/>
    <w:rsid w:val="000446B7"/>
    <w:rsid w:val="00044D0C"/>
    <w:rsid w:val="00044EB2"/>
    <w:rsid w:val="000451B5"/>
    <w:rsid w:val="0004566D"/>
    <w:rsid w:val="0004586E"/>
    <w:rsid w:val="00045CD1"/>
    <w:rsid w:val="00046813"/>
    <w:rsid w:val="000472E4"/>
    <w:rsid w:val="00047694"/>
    <w:rsid w:val="000477E3"/>
    <w:rsid w:val="00047D2A"/>
    <w:rsid w:val="00050115"/>
    <w:rsid w:val="00050473"/>
    <w:rsid w:val="00050619"/>
    <w:rsid w:val="00051293"/>
    <w:rsid w:val="0005164B"/>
    <w:rsid w:val="00051B1F"/>
    <w:rsid w:val="00051C12"/>
    <w:rsid w:val="00051FE5"/>
    <w:rsid w:val="000522E7"/>
    <w:rsid w:val="00052C53"/>
    <w:rsid w:val="00052D7F"/>
    <w:rsid w:val="00052DE0"/>
    <w:rsid w:val="00053286"/>
    <w:rsid w:val="0005334A"/>
    <w:rsid w:val="00053703"/>
    <w:rsid w:val="00053DD6"/>
    <w:rsid w:val="000540E9"/>
    <w:rsid w:val="000541B4"/>
    <w:rsid w:val="00054241"/>
    <w:rsid w:val="00054D0F"/>
    <w:rsid w:val="00054E3D"/>
    <w:rsid w:val="0005507D"/>
    <w:rsid w:val="000550BB"/>
    <w:rsid w:val="000555F9"/>
    <w:rsid w:val="00055BBB"/>
    <w:rsid w:val="00055C75"/>
    <w:rsid w:val="00056542"/>
    <w:rsid w:val="00056BB1"/>
    <w:rsid w:val="000573AB"/>
    <w:rsid w:val="000578C8"/>
    <w:rsid w:val="00057FF2"/>
    <w:rsid w:val="00060122"/>
    <w:rsid w:val="00060344"/>
    <w:rsid w:val="000606B0"/>
    <w:rsid w:val="000606D8"/>
    <w:rsid w:val="000608BE"/>
    <w:rsid w:val="00060BEF"/>
    <w:rsid w:val="00060C7F"/>
    <w:rsid w:val="0006117F"/>
    <w:rsid w:val="00061692"/>
    <w:rsid w:val="0006181E"/>
    <w:rsid w:val="000618E3"/>
    <w:rsid w:val="00061C9C"/>
    <w:rsid w:val="00061D52"/>
    <w:rsid w:val="00061F4B"/>
    <w:rsid w:val="00062972"/>
    <w:rsid w:val="00063284"/>
    <w:rsid w:val="00063E19"/>
    <w:rsid w:val="00063F0C"/>
    <w:rsid w:val="00064413"/>
    <w:rsid w:val="0006556A"/>
    <w:rsid w:val="00065C24"/>
    <w:rsid w:val="00065C9C"/>
    <w:rsid w:val="00065F06"/>
    <w:rsid w:val="00065F95"/>
    <w:rsid w:val="000663AC"/>
    <w:rsid w:val="000665DF"/>
    <w:rsid w:val="000668BF"/>
    <w:rsid w:val="00066D08"/>
    <w:rsid w:val="00066DD3"/>
    <w:rsid w:val="00067187"/>
    <w:rsid w:val="000671ED"/>
    <w:rsid w:val="00067200"/>
    <w:rsid w:val="000673DB"/>
    <w:rsid w:val="00067640"/>
    <w:rsid w:val="00067826"/>
    <w:rsid w:val="00067C6C"/>
    <w:rsid w:val="00067E6A"/>
    <w:rsid w:val="00070158"/>
    <w:rsid w:val="00070825"/>
    <w:rsid w:val="00070CEB"/>
    <w:rsid w:val="00070D7E"/>
    <w:rsid w:val="00071932"/>
    <w:rsid w:val="000719F0"/>
    <w:rsid w:val="00071C5C"/>
    <w:rsid w:val="00071F60"/>
    <w:rsid w:val="00071F7A"/>
    <w:rsid w:val="00072510"/>
    <w:rsid w:val="000725E9"/>
    <w:rsid w:val="00072AB3"/>
    <w:rsid w:val="00072D01"/>
    <w:rsid w:val="00073551"/>
    <w:rsid w:val="000738C2"/>
    <w:rsid w:val="00073C62"/>
    <w:rsid w:val="000741AA"/>
    <w:rsid w:val="000748FF"/>
    <w:rsid w:val="00074E02"/>
    <w:rsid w:val="000750BC"/>
    <w:rsid w:val="00075828"/>
    <w:rsid w:val="00075991"/>
    <w:rsid w:val="00075A98"/>
    <w:rsid w:val="00075B48"/>
    <w:rsid w:val="00075CCE"/>
    <w:rsid w:val="00075CE3"/>
    <w:rsid w:val="0007651E"/>
    <w:rsid w:val="000767EA"/>
    <w:rsid w:val="00076A15"/>
    <w:rsid w:val="00076C3C"/>
    <w:rsid w:val="00077F0F"/>
    <w:rsid w:val="00080217"/>
    <w:rsid w:val="00080AFC"/>
    <w:rsid w:val="00080F68"/>
    <w:rsid w:val="0008101B"/>
    <w:rsid w:val="000814E1"/>
    <w:rsid w:val="0008155C"/>
    <w:rsid w:val="000819AF"/>
    <w:rsid w:val="00081C46"/>
    <w:rsid w:val="00081F74"/>
    <w:rsid w:val="0008224A"/>
    <w:rsid w:val="0008226E"/>
    <w:rsid w:val="000823B6"/>
    <w:rsid w:val="00082BE6"/>
    <w:rsid w:val="00082E1B"/>
    <w:rsid w:val="0008322C"/>
    <w:rsid w:val="00083410"/>
    <w:rsid w:val="00083C5E"/>
    <w:rsid w:val="00083D2A"/>
    <w:rsid w:val="00083D88"/>
    <w:rsid w:val="00083F8D"/>
    <w:rsid w:val="00084258"/>
    <w:rsid w:val="0008444B"/>
    <w:rsid w:val="00084B1C"/>
    <w:rsid w:val="00084CCA"/>
    <w:rsid w:val="00084D7D"/>
    <w:rsid w:val="00085500"/>
    <w:rsid w:val="000857CF"/>
    <w:rsid w:val="00085A65"/>
    <w:rsid w:val="00086634"/>
    <w:rsid w:val="00087181"/>
    <w:rsid w:val="00087BF1"/>
    <w:rsid w:val="00087F82"/>
    <w:rsid w:val="00090067"/>
    <w:rsid w:val="00090AF2"/>
    <w:rsid w:val="00090B7E"/>
    <w:rsid w:val="0009108E"/>
    <w:rsid w:val="000911A2"/>
    <w:rsid w:val="00091264"/>
    <w:rsid w:val="000912B3"/>
    <w:rsid w:val="00091676"/>
    <w:rsid w:val="0009174D"/>
    <w:rsid w:val="000918FC"/>
    <w:rsid w:val="000919AE"/>
    <w:rsid w:val="000919F4"/>
    <w:rsid w:val="00091B37"/>
    <w:rsid w:val="00091B93"/>
    <w:rsid w:val="00091D2B"/>
    <w:rsid w:val="0009243E"/>
    <w:rsid w:val="00092780"/>
    <w:rsid w:val="000927C2"/>
    <w:rsid w:val="00092870"/>
    <w:rsid w:val="00092C11"/>
    <w:rsid w:val="00092C54"/>
    <w:rsid w:val="00092FF8"/>
    <w:rsid w:val="0009339C"/>
    <w:rsid w:val="0009351A"/>
    <w:rsid w:val="00093C6E"/>
    <w:rsid w:val="000943CA"/>
    <w:rsid w:val="000946B8"/>
    <w:rsid w:val="000949CC"/>
    <w:rsid w:val="00094A0C"/>
    <w:rsid w:val="00094B4D"/>
    <w:rsid w:val="00094BB2"/>
    <w:rsid w:val="00094BDD"/>
    <w:rsid w:val="00094D0A"/>
    <w:rsid w:val="000953D2"/>
    <w:rsid w:val="00095BF1"/>
    <w:rsid w:val="00095C48"/>
    <w:rsid w:val="000968A0"/>
    <w:rsid w:val="00096A64"/>
    <w:rsid w:val="00096DF7"/>
    <w:rsid w:val="00097172"/>
    <w:rsid w:val="00097315"/>
    <w:rsid w:val="00097872"/>
    <w:rsid w:val="000A015E"/>
    <w:rsid w:val="000A06AD"/>
    <w:rsid w:val="000A0760"/>
    <w:rsid w:val="000A0A08"/>
    <w:rsid w:val="000A10F2"/>
    <w:rsid w:val="000A115F"/>
    <w:rsid w:val="000A189C"/>
    <w:rsid w:val="000A1D13"/>
    <w:rsid w:val="000A1DD5"/>
    <w:rsid w:val="000A2329"/>
    <w:rsid w:val="000A234A"/>
    <w:rsid w:val="000A2427"/>
    <w:rsid w:val="000A29FC"/>
    <w:rsid w:val="000A3628"/>
    <w:rsid w:val="000A3B3E"/>
    <w:rsid w:val="000A3CE9"/>
    <w:rsid w:val="000A3ED7"/>
    <w:rsid w:val="000A425F"/>
    <w:rsid w:val="000A42E6"/>
    <w:rsid w:val="000A49C7"/>
    <w:rsid w:val="000A4B7B"/>
    <w:rsid w:val="000A4F16"/>
    <w:rsid w:val="000A5082"/>
    <w:rsid w:val="000A52E8"/>
    <w:rsid w:val="000A599B"/>
    <w:rsid w:val="000A6055"/>
    <w:rsid w:val="000A63F3"/>
    <w:rsid w:val="000A643B"/>
    <w:rsid w:val="000A668B"/>
    <w:rsid w:val="000A6818"/>
    <w:rsid w:val="000A6B89"/>
    <w:rsid w:val="000A749E"/>
    <w:rsid w:val="000A7AC9"/>
    <w:rsid w:val="000A7AE7"/>
    <w:rsid w:val="000A7D90"/>
    <w:rsid w:val="000A7D9B"/>
    <w:rsid w:val="000B00BE"/>
    <w:rsid w:val="000B0520"/>
    <w:rsid w:val="000B05B0"/>
    <w:rsid w:val="000B0881"/>
    <w:rsid w:val="000B0B28"/>
    <w:rsid w:val="000B1098"/>
    <w:rsid w:val="000B1459"/>
    <w:rsid w:val="000B18B7"/>
    <w:rsid w:val="000B23ED"/>
    <w:rsid w:val="000B2BF2"/>
    <w:rsid w:val="000B2D26"/>
    <w:rsid w:val="000B2E16"/>
    <w:rsid w:val="000B3252"/>
    <w:rsid w:val="000B3418"/>
    <w:rsid w:val="000B34F5"/>
    <w:rsid w:val="000B3801"/>
    <w:rsid w:val="000B3956"/>
    <w:rsid w:val="000B398B"/>
    <w:rsid w:val="000B3A7E"/>
    <w:rsid w:val="000B4411"/>
    <w:rsid w:val="000B4A28"/>
    <w:rsid w:val="000B4AFC"/>
    <w:rsid w:val="000B4FCF"/>
    <w:rsid w:val="000B5026"/>
    <w:rsid w:val="000B5105"/>
    <w:rsid w:val="000B51BC"/>
    <w:rsid w:val="000B5DBA"/>
    <w:rsid w:val="000B5DEC"/>
    <w:rsid w:val="000B5FF1"/>
    <w:rsid w:val="000B617C"/>
    <w:rsid w:val="000B6221"/>
    <w:rsid w:val="000B6C43"/>
    <w:rsid w:val="000B6D77"/>
    <w:rsid w:val="000B71E4"/>
    <w:rsid w:val="000B72B6"/>
    <w:rsid w:val="000B74BC"/>
    <w:rsid w:val="000B7CF7"/>
    <w:rsid w:val="000B7ECA"/>
    <w:rsid w:val="000C0168"/>
    <w:rsid w:val="000C01BB"/>
    <w:rsid w:val="000C03DA"/>
    <w:rsid w:val="000C0460"/>
    <w:rsid w:val="000C0632"/>
    <w:rsid w:val="000C0788"/>
    <w:rsid w:val="000C1428"/>
    <w:rsid w:val="000C15C8"/>
    <w:rsid w:val="000C1666"/>
    <w:rsid w:val="000C1D30"/>
    <w:rsid w:val="000C2144"/>
    <w:rsid w:val="000C2202"/>
    <w:rsid w:val="000C23DA"/>
    <w:rsid w:val="000C34EE"/>
    <w:rsid w:val="000C3A38"/>
    <w:rsid w:val="000C3B14"/>
    <w:rsid w:val="000C3D2C"/>
    <w:rsid w:val="000C4013"/>
    <w:rsid w:val="000C47BA"/>
    <w:rsid w:val="000C4844"/>
    <w:rsid w:val="000C4E2A"/>
    <w:rsid w:val="000C5016"/>
    <w:rsid w:val="000C5928"/>
    <w:rsid w:val="000C6319"/>
    <w:rsid w:val="000C644A"/>
    <w:rsid w:val="000C6492"/>
    <w:rsid w:val="000C6943"/>
    <w:rsid w:val="000C6F21"/>
    <w:rsid w:val="000C712C"/>
    <w:rsid w:val="000C7AF0"/>
    <w:rsid w:val="000C7B62"/>
    <w:rsid w:val="000D06AA"/>
    <w:rsid w:val="000D0A3C"/>
    <w:rsid w:val="000D0A47"/>
    <w:rsid w:val="000D0EA5"/>
    <w:rsid w:val="000D16FA"/>
    <w:rsid w:val="000D1A59"/>
    <w:rsid w:val="000D1F2C"/>
    <w:rsid w:val="000D24F8"/>
    <w:rsid w:val="000D27BC"/>
    <w:rsid w:val="000D3400"/>
    <w:rsid w:val="000D3A6B"/>
    <w:rsid w:val="000D3B19"/>
    <w:rsid w:val="000D3F34"/>
    <w:rsid w:val="000D4532"/>
    <w:rsid w:val="000D48A2"/>
    <w:rsid w:val="000D4BA3"/>
    <w:rsid w:val="000D576C"/>
    <w:rsid w:val="000D6231"/>
    <w:rsid w:val="000D62B6"/>
    <w:rsid w:val="000D6303"/>
    <w:rsid w:val="000D64C7"/>
    <w:rsid w:val="000D6C5E"/>
    <w:rsid w:val="000D737C"/>
    <w:rsid w:val="000D7515"/>
    <w:rsid w:val="000D7541"/>
    <w:rsid w:val="000D76C5"/>
    <w:rsid w:val="000D77AB"/>
    <w:rsid w:val="000D7846"/>
    <w:rsid w:val="000D7985"/>
    <w:rsid w:val="000D7D8D"/>
    <w:rsid w:val="000D7F93"/>
    <w:rsid w:val="000E0072"/>
    <w:rsid w:val="000E027D"/>
    <w:rsid w:val="000E0897"/>
    <w:rsid w:val="000E0A55"/>
    <w:rsid w:val="000E0BBE"/>
    <w:rsid w:val="000E0C62"/>
    <w:rsid w:val="000E1345"/>
    <w:rsid w:val="000E189F"/>
    <w:rsid w:val="000E1B71"/>
    <w:rsid w:val="000E1C1A"/>
    <w:rsid w:val="000E1CFB"/>
    <w:rsid w:val="000E1F81"/>
    <w:rsid w:val="000E1FF4"/>
    <w:rsid w:val="000E24B2"/>
    <w:rsid w:val="000E27F4"/>
    <w:rsid w:val="000E2CE7"/>
    <w:rsid w:val="000E3056"/>
    <w:rsid w:val="000E334E"/>
    <w:rsid w:val="000E3754"/>
    <w:rsid w:val="000E3A98"/>
    <w:rsid w:val="000E4039"/>
    <w:rsid w:val="000E477D"/>
    <w:rsid w:val="000E4B9C"/>
    <w:rsid w:val="000E5108"/>
    <w:rsid w:val="000E5176"/>
    <w:rsid w:val="000E53F9"/>
    <w:rsid w:val="000E672E"/>
    <w:rsid w:val="000E6C3B"/>
    <w:rsid w:val="000E6E66"/>
    <w:rsid w:val="000E7122"/>
    <w:rsid w:val="000E7821"/>
    <w:rsid w:val="000F00C0"/>
    <w:rsid w:val="000F04A7"/>
    <w:rsid w:val="000F0E25"/>
    <w:rsid w:val="000F11D9"/>
    <w:rsid w:val="000F14FE"/>
    <w:rsid w:val="000F1BF9"/>
    <w:rsid w:val="000F2364"/>
    <w:rsid w:val="000F252C"/>
    <w:rsid w:val="000F26EF"/>
    <w:rsid w:val="000F28B9"/>
    <w:rsid w:val="000F2947"/>
    <w:rsid w:val="000F2FAE"/>
    <w:rsid w:val="000F3416"/>
    <w:rsid w:val="000F3B50"/>
    <w:rsid w:val="000F4442"/>
    <w:rsid w:val="000F45EF"/>
    <w:rsid w:val="000F4638"/>
    <w:rsid w:val="000F4A34"/>
    <w:rsid w:val="000F4B9A"/>
    <w:rsid w:val="000F4D0E"/>
    <w:rsid w:val="000F4F12"/>
    <w:rsid w:val="000F5504"/>
    <w:rsid w:val="000F5637"/>
    <w:rsid w:val="000F56F7"/>
    <w:rsid w:val="000F5DC3"/>
    <w:rsid w:val="000F6080"/>
    <w:rsid w:val="000F608B"/>
    <w:rsid w:val="000F62F4"/>
    <w:rsid w:val="000F6791"/>
    <w:rsid w:val="000F6A4A"/>
    <w:rsid w:val="000F7030"/>
    <w:rsid w:val="000F71E1"/>
    <w:rsid w:val="000F782C"/>
    <w:rsid w:val="000F7894"/>
    <w:rsid w:val="000F7E95"/>
    <w:rsid w:val="00100176"/>
    <w:rsid w:val="001003B8"/>
    <w:rsid w:val="0010056D"/>
    <w:rsid w:val="00100775"/>
    <w:rsid w:val="00100798"/>
    <w:rsid w:val="00100C07"/>
    <w:rsid w:val="001017B6"/>
    <w:rsid w:val="00101C9C"/>
    <w:rsid w:val="00101D64"/>
    <w:rsid w:val="00101EFE"/>
    <w:rsid w:val="00102124"/>
    <w:rsid w:val="001023F5"/>
    <w:rsid w:val="00102D4A"/>
    <w:rsid w:val="00102E79"/>
    <w:rsid w:val="00102FC6"/>
    <w:rsid w:val="001030F5"/>
    <w:rsid w:val="0010311F"/>
    <w:rsid w:val="0010328E"/>
    <w:rsid w:val="00103E2B"/>
    <w:rsid w:val="00103F58"/>
    <w:rsid w:val="001041DD"/>
    <w:rsid w:val="00104339"/>
    <w:rsid w:val="00104913"/>
    <w:rsid w:val="00106A2D"/>
    <w:rsid w:val="001072DB"/>
    <w:rsid w:val="001073AC"/>
    <w:rsid w:val="0010776C"/>
    <w:rsid w:val="00107E9E"/>
    <w:rsid w:val="001100D9"/>
    <w:rsid w:val="00111EBC"/>
    <w:rsid w:val="00111F0D"/>
    <w:rsid w:val="001125B7"/>
    <w:rsid w:val="00112C53"/>
    <w:rsid w:val="00112D19"/>
    <w:rsid w:val="0011332A"/>
    <w:rsid w:val="00113542"/>
    <w:rsid w:val="00113701"/>
    <w:rsid w:val="0011370F"/>
    <w:rsid w:val="00113DD1"/>
    <w:rsid w:val="00113F56"/>
    <w:rsid w:val="00114291"/>
    <w:rsid w:val="001146D0"/>
    <w:rsid w:val="001147C0"/>
    <w:rsid w:val="00114E37"/>
    <w:rsid w:val="00114EDD"/>
    <w:rsid w:val="0011540E"/>
    <w:rsid w:val="001155A9"/>
    <w:rsid w:val="00115847"/>
    <w:rsid w:val="00115F0C"/>
    <w:rsid w:val="00115FBA"/>
    <w:rsid w:val="0011631B"/>
    <w:rsid w:val="001163CB"/>
    <w:rsid w:val="0011647F"/>
    <w:rsid w:val="001165B6"/>
    <w:rsid w:val="00116799"/>
    <w:rsid w:val="00116D70"/>
    <w:rsid w:val="00116DCF"/>
    <w:rsid w:val="001171B2"/>
    <w:rsid w:val="001173EF"/>
    <w:rsid w:val="001174DA"/>
    <w:rsid w:val="00117A0B"/>
    <w:rsid w:val="00120069"/>
    <w:rsid w:val="001201AB"/>
    <w:rsid w:val="001204E2"/>
    <w:rsid w:val="001205DB"/>
    <w:rsid w:val="00120651"/>
    <w:rsid w:val="00121226"/>
    <w:rsid w:val="001217C7"/>
    <w:rsid w:val="00121CE7"/>
    <w:rsid w:val="00121FD8"/>
    <w:rsid w:val="001220A7"/>
    <w:rsid w:val="00122468"/>
    <w:rsid w:val="00122515"/>
    <w:rsid w:val="00122D20"/>
    <w:rsid w:val="001235EC"/>
    <w:rsid w:val="00123803"/>
    <w:rsid w:val="00123862"/>
    <w:rsid w:val="00123AB6"/>
    <w:rsid w:val="00123B25"/>
    <w:rsid w:val="001242F5"/>
    <w:rsid w:val="00124E8A"/>
    <w:rsid w:val="00124F3F"/>
    <w:rsid w:val="00125190"/>
    <w:rsid w:val="00125DC1"/>
    <w:rsid w:val="0012611B"/>
    <w:rsid w:val="001271B6"/>
    <w:rsid w:val="001272FC"/>
    <w:rsid w:val="0012730D"/>
    <w:rsid w:val="00127393"/>
    <w:rsid w:val="00127660"/>
    <w:rsid w:val="001278E4"/>
    <w:rsid w:val="001278EB"/>
    <w:rsid w:val="00130287"/>
    <w:rsid w:val="00130A22"/>
    <w:rsid w:val="00130C3A"/>
    <w:rsid w:val="00130F8A"/>
    <w:rsid w:val="00131382"/>
    <w:rsid w:val="00131B05"/>
    <w:rsid w:val="00131D07"/>
    <w:rsid w:val="00131ED5"/>
    <w:rsid w:val="001326F8"/>
    <w:rsid w:val="00132C35"/>
    <w:rsid w:val="00132F68"/>
    <w:rsid w:val="00133197"/>
    <w:rsid w:val="001332A7"/>
    <w:rsid w:val="001333E8"/>
    <w:rsid w:val="00134C08"/>
    <w:rsid w:val="00135541"/>
    <w:rsid w:val="00135842"/>
    <w:rsid w:val="00135924"/>
    <w:rsid w:val="0013598F"/>
    <w:rsid w:val="001365E6"/>
    <w:rsid w:val="00136B6D"/>
    <w:rsid w:val="00136ECD"/>
    <w:rsid w:val="00136F08"/>
    <w:rsid w:val="0013760B"/>
    <w:rsid w:val="00137A95"/>
    <w:rsid w:val="00137D57"/>
    <w:rsid w:val="00137E90"/>
    <w:rsid w:val="001403F1"/>
    <w:rsid w:val="00140476"/>
    <w:rsid w:val="001406AA"/>
    <w:rsid w:val="0014076A"/>
    <w:rsid w:val="00140E40"/>
    <w:rsid w:val="00141162"/>
    <w:rsid w:val="0014187F"/>
    <w:rsid w:val="00141AA5"/>
    <w:rsid w:val="00141ADA"/>
    <w:rsid w:val="00142AF1"/>
    <w:rsid w:val="00142B5A"/>
    <w:rsid w:val="00142BD0"/>
    <w:rsid w:val="00143102"/>
    <w:rsid w:val="001432C0"/>
    <w:rsid w:val="0014348A"/>
    <w:rsid w:val="001436BF"/>
    <w:rsid w:val="001437FF"/>
    <w:rsid w:val="00143854"/>
    <w:rsid w:val="001438F6"/>
    <w:rsid w:val="001439C5"/>
    <w:rsid w:val="001439FD"/>
    <w:rsid w:val="00144731"/>
    <w:rsid w:val="0014489A"/>
    <w:rsid w:val="00144D79"/>
    <w:rsid w:val="00144EDB"/>
    <w:rsid w:val="00144FA1"/>
    <w:rsid w:val="001451B1"/>
    <w:rsid w:val="001461A3"/>
    <w:rsid w:val="0014623E"/>
    <w:rsid w:val="001463A6"/>
    <w:rsid w:val="001463FE"/>
    <w:rsid w:val="00146E92"/>
    <w:rsid w:val="001470BE"/>
    <w:rsid w:val="00147387"/>
    <w:rsid w:val="00147864"/>
    <w:rsid w:val="00147D59"/>
    <w:rsid w:val="00150024"/>
    <w:rsid w:val="001503E3"/>
    <w:rsid w:val="0015081A"/>
    <w:rsid w:val="00150B88"/>
    <w:rsid w:val="00150CA6"/>
    <w:rsid w:val="00150F13"/>
    <w:rsid w:val="00151C04"/>
    <w:rsid w:val="00152150"/>
    <w:rsid w:val="00152193"/>
    <w:rsid w:val="00152232"/>
    <w:rsid w:val="00152631"/>
    <w:rsid w:val="00152679"/>
    <w:rsid w:val="00152F6F"/>
    <w:rsid w:val="00153065"/>
    <w:rsid w:val="0015342E"/>
    <w:rsid w:val="00153539"/>
    <w:rsid w:val="00153A14"/>
    <w:rsid w:val="00153AA9"/>
    <w:rsid w:val="00153AB4"/>
    <w:rsid w:val="00154092"/>
    <w:rsid w:val="00154279"/>
    <w:rsid w:val="001545EE"/>
    <w:rsid w:val="00154853"/>
    <w:rsid w:val="00154A8F"/>
    <w:rsid w:val="00154EB5"/>
    <w:rsid w:val="001551E2"/>
    <w:rsid w:val="001556CB"/>
    <w:rsid w:val="001566DD"/>
    <w:rsid w:val="00156C53"/>
    <w:rsid w:val="00156DE5"/>
    <w:rsid w:val="00156F3B"/>
    <w:rsid w:val="001570BE"/>
    <w:rsid w:val="0015744C"/>
    <w:rsid w:val="001577E4"/>
    <w:rsid w:val="00157C5F"/>
    <w:rsid w:val="00157F1D"/>
    <w:rsid w:val="00157F93"/>
    <w:rsid w:val="0016041C"/>
    <w:rsid w:val="00160BCA"/>
    <w:rsid w:val="00160C9C"/>
    <w:rsid w:val="00160D67"/>
    <w:rsid w:val="0016140D"/>
    <w:rsid w:val="001618C9"/>
    <w:rsid w:val="00161EA5"/>
    <w:rsid w:val="00162102"/>
    <w:rsid w:val="00162168"/>
    <w:rsid w:val="00162AD0"/>
    <w:rsid w:val="00162C26"/>
    <w:rsid w:val="00162DC6"/>
    <w:rsid w:val="0016374C"/>
    <w:rsid w:val="00163B0C"/>
    <w:rsid w:val="00163E78"/>
    <w:rsid w:val="00163F2B"/>
    <w:rsid w:val="001642AE"/>
    <w:rsid w:val="001649CF"/>
    <w:rsid w:val="00164C9C"/>
    <w:rsid w:val="00164DD4"/>
    <w:rsid w:val="0016523B"/>
    <w:rsid w:val="001655B5"/>
    <w:rsid w:val="00165647"/>
    <w:rsid w:val="00165678"/>
    <w:rsid w:val="00165762"/>
    <w:rsid w:val="00165BEC"/>
    <w:rsid w:val="00165EA9"/>
    <w:rsid w:val="00166256"/>
    <w:rsid w:val="001669DC"/>
    <w:rsid w:val="00167192"/>
    <w:rsid w:val="00167535"/>
    <w:rsid w:val="001676E6"/>
    <w:rsid w:val="00167747"/>
    <w:rsid w:val="001679EF"/>
    <w:rsid w:val="00167CC6"/>
    <w:rsid w:val="00170000"/>
    <w:rsid w:val="001700A6"/>
    <w:rsid w:val="0017084A"/>
    <w:rsid w:val="001710C9"/>
    <w:rsid w:val="0017121F"/>
    <w:rsid w:val="00171C81"/>
    <w:rsid w:val="00171DB1"/>
    <w:rsid w:val="00171E05"/>
    <w:rsid w:val="00172224"/>
    <w:rsid w:val="001724C5"/>
    <w:rsid w:val="0017252D"/>
    <w:rsid w:val="00172A6B"/>
    <w:rsid w:val="00172CE3"/>
    <w:rsid w:val="001737CA"/>
    <w:rsid w:val="00173B41"/>
    <w:rsid w:val="00173FC3"/>
    <w:rsid w:val="00174151"/>
    <w:rsid w:val="00174AAF"/>
    <w:rsid w:val="00174C75"/>
    <w:rsid w:val="00174DC7"/>
    <w:rsid w:val="00175163"/>
    <w:rsid w:val="00175AA2"/>
    <w:rsid w:val="00175BB3"/>
    <w:rsid w:val="00175F19"/>
    <w:rsid w:val="001767FB"/>
    <w:rsid w:val="00176810"/>
    <w:rsid w:val="0017685E"/>
    <w:rsid w:val="00176A83"/>
    <w:rsid w:val="00176EB8"/>
    <w:rsid w:val="00177460"/>
    <w:rsid w:val="00177529"/>
    <w:rsid w:val="00177F55"/>
    <w:rsid w:val="00180127"/>
    <w:rsid w:val="00180A20"/>
    <w:rsid w:val="00180F54"/>
    <w:rsid w:val="0018116F"/>
    <w:rsid w:val="0018169E"/>
    <w:rsid w:val="00181D14"/>
    <w:rsid w:val="00181E6D"/>
    <w:rsid w:val="00181FF9"/>
    <w:rsid w:val="00182452"/>
    <w:rsid w:val="0018278B"/>
    <w:rsid w:val="00182F23"/>
    <w:rsid w:val="00183577"/>
    <w:rsid w:val="0018375E"/>
    <w:rsid w:val="00184396"/>
    <w:rsid w:val="00184C2C"/>
    <w:rsid w:val="0018518B"/>
    <w:rsid w:val="00185A37"/>
    <w:rsid w:val="00185E8B"/>
    <w:rsid w:val="0018662C"/>
    <w:rsid w:val="0018684B"/>
    <w:rsid w:val="00186B76"/>
    <w:rsid w:val="00186BF7"/>
    <w:rsid w:val="001870FF"/>
    <w:rsid w:val="00187358"/>
    <w:rsid w:val="0018762F"/>
    <w:rsid w:val="00187C97"/>
    <w:rsid w:val="001902CE"/>
    <w:rsid w:val="001903B2"/>
    <w:rsid w:val="001910DA"/>
    <w:rsid w:val="00191434"/>
    <w:rsid w:val="00191572"/>
    <w:rsid w:val="001915CA"/>
    <w:rsid w:val="00191CEC"/>
    <w:rsid w:val="001920B5"/>
    <w:rsid w:val="00192871"/>
    <w:rsid w:val="00192E0B"/>
    <w:rsid w:val="00193038"/>
    <w:rsid w:val="001930A7"/>
    <w:rsid w:val="00193135"/>
    <w:rsid w:val="001946C0"/>
    <w:rsid w:val="00194885"/>
    <w:rsid w:val="001954A9"/>
    <w:rsid w:val="00195E18"/>
    <w:rsid w:val="001962D5"/>
    <w:rsid w:val="00196E93"/>
    <w:rsid w:val="001971E4"/>
    <w:rsid w:val="00197F24"/>
    <w:rsid w:val="001A0AD3"/>
    <w:rsid w:val="001A1326"/>
    <w:rsid w:val="001A1560"/>
    <w:rsid w:val="001A171C"/>
    <w:rsid w:val="001A198A"/>
    <w:rsid w:val="001A22B5"/>
    <w:rsid w:val="001A2942"/>
    <w:rsid w:val="001A2FC1"/>
    <w:rsid w:val="001A30B7"/>
    <w:rsid w:val="001A34EA"/>
    <w:rsid w:val="001A3943"/>
    <w:rsid w:val="001A3C6B"/>
    <w:rsid w:val="001A4450"/>
    <w:rsid w:val="001A4D84"/>
    <w:rsid w:val="001A5401"/>
    <w:rsid w:val="001A549B"/>
    <w:rsid w:val="001A57DE"/>
    <w:rsid w:val="001A5933"/>
    <w:rsid w:val="001A5E28"/>
    <w:rsid w:val="001A6172"/>
    <w:rsid w:val="001A6C70"/>
    <w:rsid w:val="001A745A"/>
    <w:rsid w:val="001A78A3"/>
    <w:rsid w:val="001A7D58"/>
    <w:rsid w:val="001B0213"/>
    <w:rsid w:val="001B07F8"/>
    <w:rsid w:val="001B09EF"/>
    <w:rsid w:val="001B0B01"/>
    <w:rsid w:val="001B123C"/>
    <w:rsid w:val="001B1754"/>
    <w:rsid w:val="001B1965"/>
    <w:rsid w:val="001B1F7C"/>
    <w:rsid w:val="001B2167"/>
    <w:rsid w:val="001B269E"/>
    <w:rsid w:val="001B2AEA"/>
    <w:rsid w:val="001B37B7"/>
    <w:rsid w:val="001B3EAB"/>
    <w:rsid w:val="001B45B2"/>
    <w:rsid w:val="001B46EE"/>
    <w:rsid w:val="001B4B89"/>
    <w:rsid w:val="001B50D1"/>
    <w:rsid w:val="001B511C"/>
    <w:rsid w:val="001B5334"/>
    <w:rsid w:val="001B56C8"/>
    <w:rsid w:val="001B6295"/>
    <w:rsid w:val="001B63DB"/>
    <w:rsid w:val="001B6BA8"/>
    <w:rsid w:val="001B6DEB"/>
    <w:rsid w:val="001B6E65"/>
    <w:rsid w:val="001B7D65"/>
    <w:rsid w:val="001C069A"/>
    <w:rsid w:val="001C0C2B"/>
    <w:rsid w:val="001C0CB5"/>
    <w:rsid w:val="001C0F78"/>
    <w:rsid w:val="001C1040"/>
    <w:rsid w:val="001C1400"/>
    <w:rsid w:val="001C15FA"/>
    <w:rsid w:val="001C1657"/>
    <w:rsid w:val="001C189B"/>
    <w:rsid w:val="001C1DEC"/>
    <w:rsid w:val="001C216B"/>
    <w:rsid w:val="001C254A"/>
    <w:rsid w:val="001C25DD"/>
    <w:rsid w:val="001C274F"/>
    <w:rsid w:val="001C2A0F"/>
    <w:rsid w:val="001C2F69"/>
    <w:rsid w:val="001C35DE"/>
    <w:rsid w:val="001C3708"/>
    <w:rsid w:val="001C3823"/>
    <w:rsid w:val="001C3CF1"/>
    <w:rsid w:val="001C40DB"/>
    <w:rsid w:val="001C40EF"/>
    <w:rsid w:val="001C4190"/>
    <w:rsid w:val="001C4416"/>
    <w:rsid w:val="001C44D9"/>
    <w:rsid w:val="001C46A7"/>
    <w:rsid w:val="001C47AE"/>
    <w:rsid w:val="001C4873"/>
    <w:rsid w:val="001C52EB"/>
    <w:rsid w:val="001C551F"/>
    <w:rsid w:val="001C5671"/>
    <w:rsid w:val="001C5B34"/>
    <w:rsid w:val="001C5B7E"/>
    <w:rsid w:val="001C5E47"/>
    <w:rsid w:val="001C61C6"/>
    <w:rsid w:val="001C62DA"/>
    <w:rsid w:val="001C63D3"/>
    <w:rsid w:val="001C6852"/>
    <w:rsid w:val="001C6987"/>
    <w:rsid w:val="001C6B2D"/>
    <w:rsid w:val="001C6EE2"/>
    <w:rsid w:val="001C718C"/>
    <w:rsid w:val="001C7678"/>
    <w:rsid w:val="001C7A52"/>
    <w:rsid w:val="001D045E"/>
    <w:rsid w:val="001D0925"/>
    <w:rsid w:val="001D0AD6"/>
    <w:rsid w:val="001D1152"/>
    <w:rsid w:val="001D147D"/>
    <w:rsid w:val="001D19C6"/>
    <w:rsid w:val="001D1BD5"/>
    <w:rsid w:val="001D1CC4"/>
    <w:rsid w:val="001D1D8B"/>
    <w:rsid w:val="001D2225"/>
    <w:rsid w:val="001D237C"/>
    <w:rsid w:val="001D2CAA"/>
    <w:rsid w:val="001D2DD3"/>
    <w:rsid w:val="001D3BDF"/>
    <w:rsid w:val="001D3BE2"/>
    <w:rsid w:val="001D3FB1"/>
    <w:rsid w:val="001D4047"/>
    <w:rsid w:val="001D500C"/>
    <w:rsid w:val="001D50B6"/>
    <w:rsid w:val="001D5308"/>
    <w:rsid w:val="001D5785"/>
    <w:rsid w:val="001D5A08"/>
    <w:rsid w:val="001D5D7D"/>
    <w:rsid w:val="001D5DA4"/>
    <w:rsid w:val="001D5FDD"/>
    <w:rsid w:val="001D6825"/>
    <w:rsid w:val="001D6D96"/>
    <w:rsid w:val="001D7052"/>
    <w:rsid w:val="001D72E0"/>
    <w:rsid w:val="001D7A97"/>
    <w:rsid w:val="001D7AC4"/>
    <w:rsid w:val="001E00D7"/>
    <w:rsid w:val="001E0147"/>
    <w:rsid w:val="001E034A"/>
    <w:rsid w:val="001E04DB"/>
    <w:rsid w:val="001E0B23"/>
    <w:rsid w:val="001E123D"/>
    <w:rsid w:val="001E12CF"/>
    <w:rsid w:val="001E140E"/>
    <w:rsid w:val="001E21FE"/>
    <w:rsid w:val="001E2D80"/>
    <w:rsid w:val="001E2EBB"/>
    <w:rsid w:val="001E3101"/>
    <w:rsid w:val="001E3224"/>
    <w:rsid w:val="001E337B"/>
    <w:rsid w:val="001E3A67"/>
    <w:rsid w:val="001E3E36"/>
    <w:rsid w:val="001E433C"/>
    <w:rsid w:val="001E46B6"/>
    <w:rsid w:val="001E4A95"/>
    <w:rsid w:val="001E56BD"/>
    <w:rsid w:val="001E593E"/>
    <w:rsid w:val="001E5BBB"/>
    <w:rsid w:val="001E5C8D"/>
    <w:rsid w:val="001E5CE9"/>
    <w:rsid w:val="001E6222"/>
    <w:rsid w:val="001E627A"/>
    <w:rsid w:val="001E6575"/>
    <w:rsid w:val="001E68C3"/>
    <w:rsid w:val="001E71A9"/>
    <w:rsid w:val="001E71CC"/>
    <w:rsid w:val="001E71F4"/>
    <w:rsid w:val="001E75D7"/>
    <w:rsid w:val="001E7EB3"/>
    <w:rsid w:val="001E7FC6"/>
    <w:rsid w:val="001E7FD2"/>
    <w:rsid w:val="001F0C4F"/>
    <w:rsid w:val="001F0DA2"/>
    <w:rsid w:val="001F0EE2"/>
    <w:rsid w:val="001F1849"/>
    <w:rsid w:val="001F19FA"/>
    <w:rsid w:val="001F1A82"/>
    <w:rsid w:val="001F1B84"/>
    <w:rsid w:val="001F1E13"/>
    <w:rsid w:val="001F2331"/>
    <w:rsid w:val="001F237A"/>
    <w:rsid w:val="001F23E7"/>
    <w:rsid w:val="001F2AC3"/>
    <w:rsid w:val="001F2D9B"/>
    <w:rsid w:val="001F3543"/>
    <w:rsid w:val="001F3551"/>
    <w:rsid w:val="001F3F98"/>
    <w:rsid w:val="001F40B1"/>
    <w:rsid w:val="001F47DF"/>
    <w:rsid w:val="001F4BE9"/>
    <w:rsid w:val="001F4E89"/>
    <w:rsid w:val="001F5497"/>
    <w:rsid w:val="001F571F"/>
    <w:rsid w:val="001F5F84"/>
    <w:rsid w:val="001F5FAC"/>
    <w:rsid w:val="001F60D2"/>
    <w:rsid w:val="001F6350"/>
    <w:rsid w:val="001F64AD"/>
    <w:rsid w:val="001F66F3"/>
    <w:rsid w:val="001F6719"/>
    <w:rsid w:val="001F6A25"/>
    <w:rsid w:val="001F70BB"/>
    <w:rsid w:val="001F7167"/>
    <w:rsid w:val="001F785F"/>
    <w:rsid w:val="001F7E30"/>
    <w:rsid w:val="001F7E34"/>
    <w:rsid w:val="00200047"/>
    <w:rsid w:val="0020066F"/>
    <w:rsid w:val="00201B8A"/>
    <w:rsid w:val="00201C07"/>
    <w:rsid w:val="00201CF7"/>
    <w:rsid w:val="00201D40"/>
    <w:rsid w:val="00202090"/>
    <w:rsid w:val="00202AA8"/>
    <w:rsid w:val="00202B01"/>
    <w:rsid w:val="00202E99"/>
    <w:rsid w:val="00203015"/>
    <w:rsid w:val="0020365D"/>
    <w:rsid w:val="002037E7"/>
    <w:rsid w:val="0020385D"/>
    <w:rsid w:val="00203CAE"/>
    <w:rsid w:val="002049F8"/>
    <w:rsid w:val="00204BE7"/>
    <w:rsid w:val="00204C5E"/>
    <w:rsid w:val="00204D66"/>
    <w:rsid w:val="002050C4"/>
    <w:rsid w:val="002053F3"/>
    <w:rsid w:val="002056A7"/>
    <w:rsid w:val="00205ADE"/>
    <w:rsid w:val="00205BD7"/>
    <w:rsid w:val="00205F3D"/>
    <w:rsid w:val="0020622A"/>
    <w:rsid w:val="00206CDC"/>
    <w:rsid w:val="002075CF"/>
    <w:rsid w:val="00207A03"/>
    <w:rsid w:val="00207D31"/>
    <w:rsid w:val="00207EC5"/>
    <w:rsid w:val="00207F85"/>
    <w:rsid w:val="002103AB"/>
    <w:rsid w:val="00210D23"/>
    <w:rsid w:val="00211433"/>
    <w:rsid w:val="00211537"/>
    <w:rsid w:val="00211680"/>
    <w:rsid w:val="0021185E"/>
    <w:rsid w:val="0021188B"/>
    <w:rsid w:val="0021190D"/>
    <w:rsid w:val="00211E21"/>
    <w:rsid w:val="00211E28"/>
    <w:rsid w:val="002123FC"/>
    <w:rsid w:val="00212991"/>
    <w:rsid w:val="00212EF7"/>
    <w:rsid w:val="002132E1"/>
    <w:rsid w:val="00213637"/>
    <w:rsid w:val="00213D55"/>
    <w:rsid w:val="002144BA"/>
    <w:rsid w:val="00214554"/>
    <w:rsid w:val="00214899"/>
    <w:rsid w:val="00214C24"/>
    <w:rsid w:val="00214D7A"/>
    <w:rsid w:val="00215486"/>
    <w:rsid w:val="00215665"/>
    <w:rsid w:val="002156EF"/>
    <w:rsid w:val="00215B68"/>
    <w:rsid w:val="002163FE"/>
    <w:rsid w:val="0021679B"/>
    <w:rsid w:val="0021680C"/>
    <w:rsid w:val="002168BF"/>
    <w:rsid w:val="00216A93"/>
    <w:rsid w:val="00216E3C"/>
    <w:rsid w:val="00217386"/>
    <w:rsid w:val="00217C79"/>
    <w:rsid w:val="00217D43"/>
    <w:rsid w:val="00217FDF"/>
    <w:rsid w:val="0022084F"/>
    <w:rsid w:val="00220EF9"/>
    <w:rsid w:val="00221201"/>
    <w:rsid w:val="0022140C"/>
    <w:rsid w:val="00222371"/>
    <w:rsid w:val="00222410"/>
    <w:rsid w:val="00222432"/>
    <w:rsid w:val="002224DE"/>
    <w:rsid w:val="00222582"/>
    <w:rsid w:val="00222939"/>
    <w:rsid w:val="00222B21"/>
    <w:rsid w:val="002230A9"/>
    <w:rsid w:val="002230EE"/>
    <w:rsid w:val="0022324A"/>
    <w:rsid w:val="002233B5"/>
    <w:rsid w:val="0022349F"/>
    <w:rsid w:val="002236D5"/>
    <w:rsid w:val="00223A83"/>
    <w:rsid w:val="00223B3E"/>
    <w:rsid w:val="002242ED"/>
    <w:rsid w:val="00224414"/>
    <w:rsid w:val="002245CF"/>
    <w:rsid w:val="0022473C"/>
    <w:rsid w:val="00224896"/>
    <w:rsid w:val="00224916"/>
    <w:rsid w:val="00224B74"/>
    <w:rsid w:val="00225863"/>
    <w:rsid w:val="00225A50"/>
    <w:rsid w:val="0022617F"/>
    <w:rsid w:val="00226199"/>
    <w:rsid w:val="00226800"/>
    <w:rsid w:val="00226DBC"/>
    <w:rsid w:val="00226F22"/>
    <w:rsid w:val="00226FC8"/>
    <w:rsid w:val="0022709A"/>
    <w:rsid w:val="002270CF"/>
    <w:rsid w:val="002276DE"/>
    <w:rsid w:val="00227738"/>
    <w:rsid w:val="00227E64"/>
    <w:rsid w:val="00227EA8"/>
    <w:rsid w:val="00230481"/>
    <w:rsid w:val="00230509"/>
    <w:rsid w:val="0023091F"/>
    <w:rsid w:val="00230ABF"/>
    <w:rsid w:val="00230D9E"/>
    <w:rsid w:val="00230EDD"/>
    <w:rsid w:val="00230F17"/>
    <w:rsid w:val="00231B1C"/>
    <w:rsid w:val="00232157"/>
    <w:rsid w:val="002329FD"/>
    <w:rsid w:val="00232B88"/>
    <w:rsid w:val="00232BBA"/>
    <w:rsid w:val="00232F77"/>
    <w:rsid w:val="002331A1"/>
    <w:rsid w:val="002333C5"/>
    <w:rsid w:val="0023351A"/>
    <w:rsid w:val="00233DD0"/>
    <w:rsid w:val="00233EA4"/>
    <w:rsid w:val="00234018"/>
    <w:rsid w:val="0023419F"/>
    <w:rsid w:val="0023420B"/>
    <w:rsid w:val="002347F8"/>
    <w:rsid w:val="00234E12"/>
    <w:rsid w:val="00235153"/>
    <w:rsid w:val="002356DE"/>
    <w:rsid w:val="0023591C"/>
    <w:rsid w:val="00235E86"/>
    <w:rsid w:val="0023615C"/>
    <w:rsid w:val="002362A1"/>
    <w:rsid w:val="0023649A"/>
    <w:rsid w:val="002367BB"/>
    <w:rsid w:val="00236D33"/>
    <w:rsid w:val="00236F16"/>
    <w:rsid w:val="00237154"/>
    <w:rsid w:val="0023747B"/>
    <w:rsid w:val="00237A71"/>
    <w:rsid w:val="00237E9A"/>
    <w:rsid w:val="00237F59"/>
    <w:rsid w:val="002400D5"/>
    <w:rsid w:val="00240189"/>
    <w:rsid w:val="002408E1"/>
    <w:rsid w:val="002408E2"/>
    <w:rsid w:val="00240B44"/>
    <w:rsid w:val="00240EAB"/>
    <w:rsid w:val="00242241"/>
    <w:rsid w:val="0024237C"/>
    <w:rsid w:val="00242AEF"/>
    <w:rsid w:val="0024304A"/>
    <w:rsid w:val="00243063"/>
    <w:rsid w:val="00243171"/>
    <w:rsid w:val="00243206"/>
    <w:rsid w:val="002439C2"/>
    <w:rsid w:val="00244279"/>
    <w:rsid w:val="002442B2"/>
    <w:rsid w:val="002444C5"/>
    <w:rsid w:val="00244594"/>
    <w:rsid w:val="0024462D"/>
    <w:rsid w:val="00244634"/>
    <w:rsid w:val="002446AD"/>
    <w:rsid w:val="00244EFF"/>
    <w:rsid w:val="00245482"/>
    <w:rsid w:val="00245851"/>
    <w:rsid w:val="0024599D"/>
    <w:rsid w:val="002459AB"/>
    <w:rsid w:val="00245E18"/>
    <w:rsid w:val="002466E3"/>
    <w:rsid w:val="002478F2"/>
    <w:rsid w:val="0025025D"/>
    <w:rsid w:val="00250598"/>
    <w:rsid w:val="00250645"/>
    <w:rsid w:val="00250682"/>
    <w:rsid w:val="002507A9"/>
    <w:rsid w:val="00250CA3"/>
    <w:rsid w:val="00250DFF"/>
    <w:rsid w:val="00250E95"/>
    <w:rsid w:val="002510A7"/>
    <w:rsid w:val="00251248"/>
    <w:rsid w:val="00251249"/>
    <w:rsid w:val="00251A2A"/>
    <w:rsid w:val="00251A6E"/>
    <w:rsid w:val="00251EE4"/>
    <w:rsid w:val="00252184"/>
    <w:rsid w:val="0025260F"/>
    <w:rsid w:val="0025269E"/>
    <w:rsid w:val="00253DDC"/>
    <w:rsid w:val="00254107"/>
    <w:rsid w:val="00254423"/>
    <w:rsid w:val="002544CC"/>
    <w:rsid w:val="00254630"/>
    <w:rsid w:val="00254F55"/>
    <w:rsid w:val="00255232"/>
    <w:rsid w:val="0025528B"/>
    <w:rsid w:val="002553C7"/>
    <w:rsid w:val="002555C9"/>
    <w:rsid w:val="002556A4"/>
    <w:rsid w:val="0025646D"/>
    <w:rsid w:val="00256661"/>
    <w:rsid w:val="00256C27"/>
    <w:rsid w:val="002570C7"/>
    <w:rsid w:val="0025742B"/>
    <w:rsid w:val="00257734"/>
    <w:rsid w:val="00257943"/>
    <w:rsid w:val="00257A6D"/>
    <w:rsid w:val="00257C26"/>
    <w:rsid w:val="00257D1E"/>
    <w:rsid w:val="00257E96"/>
    <w:rsid w:val="00260009"/>
    <w:rsid w:val="002602A4"/>
    <w:rsid w:val="00260435"/>
    <w:rsid w:val="00260E22"/>
    <w:rsid w:val="00260F89"/>
    <w:rsid w:val="0026124D"/>
    <w:rsid w:val="00261426"/>
    <w:rsid w:val="00261C80"/>
    <w:rsid w:val="00261D28"/>
    <w:rsid w:val="00262365"/>
    <w:rsid w:val="00262384"/>
    <w:rsid w:val="002628DD"/>
    <w:rsid w:val="00262982"/>
    <w:rsid w:val="0026312D"/>
    <w:rsid w:val="00263452"/>
    <w:rsid w:val="00263711"/>
    <w:rsid w:val="00263910"/>
    <w:rsid w:val="00263FC5"/>
    <w:rsid w:val="00264188"/>
    <w:rsid w:val="002642C7"/>
    <w:rsid w:val="002647E8"/>
    <w:rsid w:val="00264CD8"/>
    <w:rsid w:val="0026505D"/>
    <w:rsid w:val="0026529E"/>
    <w:rsid w:val="002653E4"/>
    <w:rsid w:val="002657B0"/>
    <w:rsid w:val="002657BC"/>
    <w:rsid w:val="00265AA0"/>
    <w:rsid w:val="00265CEC"/>
    <w:rsid w:val="00265DCB"/>
    <w:rsid w:val="0026654C"/>
    <w:rsid w:val="002666AA"/>
    <w:rsid w:val="00266BF4"/>
    <w:rsid w:val="002673C0"/>
    <w:rsid w:val="0026763D"/>
    <w:rsid w:val="00267718"/>
    <w:rsid w:val="00267A73"/>
    <w:rsid w:val="00267AC2"/>
    <w:rsid w:val="0027038E"/>
    <w:rsid w:val="0027075E"/>
    <w:rsid w:val="0027127A"/>
    <w:rsid w:val="00271D3C"/>
    <w:rsid w:val="00271E58"/>
    <w:rsid w:val="00271FEB"/>
    <w:rsid w:val="002724FA"/>
    <w:rsid w:val="002725D7"/>
    <w:rsid w:val="002727D9"/>
    <w:rsid w:val="00272A41"/>
    <w:rsid w:val="00272D10"/>
    <w:rsid w:val="00272D82"/>
    <w:rsid w:val="00272F6B"/>
    <w:rsid w:val="0027312D"/>
    <w:rsid w:val="002734DC"/>
    <w:rsid w:val="00273A78"/>
    <w:rsid w:val="00273E11"/>
    <w:rsid w:val="00273E8E"/>
    <w:rsid w:val="00274027"/>
    <w:rsid w:val="00274443"/>
    <w:rsid w:val="002744D2"/>
    <w:rsid w:val="002744F8"/>
    <w:rsid w:val="002746BA"/>
    <w:rsid w:val="002746D9"/>
    <w:rsid w:val="00274B6A"/>
    <w:rsid w:val="0027505D"/>
    <w:rsid w:val="00275474"/>
    <w:rsid w:val="002758CC"/>
    <w:rsid w:val="00275BC5"/>
    <w:rsid w:val="00276307"/>
    <w:rsid w:val="0027648C"/>
    <w:rsid w:val="00276636"/>
    <w:rsid w:val="00276CE4"/>
    <w:rsid w:val="002771D7"/>
    <w:rsid w:val="002776C5"/>
    <w:rsid w:val="0027793A"/>
    <w:rsid w:val="00277A99"/>
    <w:rsid w:val="00277ACA"/>
    <w:rsid w:val="002801E8"/>
    <w:rsid w:val="0028081E"/>
    <w:rsid w:val="00280C6B"/>
    <w:rsid w:val="00280D34"/>
    <w:rsid w:val="00280E6C"/>
    <w:rsid w:val="002819BC"/>
    <w:rsid w:val="00281B47"/>
    <w:rsid w:val="00282BE5"/>
    <w:rsid w:val="00282C10"/>
    <w:rsid w:val="00282E4B"/>
    <w:rsid w:val="0028315B"/>
    <w:rsid w:val="00283182"/>
    <w:rsid w:val="00283565"/>
    <w:rsid w:val="00283A3C"/>
    <w:rsid w:val="002840F5"/>
    <w:rsid w:val="002842FC"/>
    <w:rsid w:val="00284520"/>
    <w:rsid w:val="002849E6"/>
    <w:rsid w:val="00284D0B"/>
    <w:rsid w:val="00285066"/>
    <w:rsid w:val="0028522D"/>
    <w:rsid w:val="00285CFE"/>
    <w:rsid w:val="00285F3F"/>
    <w:rsid w:val="002863D7"/>
    <w:rsid w:val="0028644F"/>
    <w:rsid w:val="002873D1"/>
    <w:rsid w:val="0028780F"/>
    <w:rsid w:val="00287B7F"/>
    <w:rsid w:val="00287FC5"/>
    <w:rsid w:val="00287FE1"/>
    <w:rsid w:val="002904BA"/>
    <w:rsid w:val="00290899"/>
    <w:rsid w:val="00290914"/>
    <w:rsid w:val="00290BD5"/>
    <w:rsid w:val="00290C26"/>
    <w:rsid w:val="00290DFD"/>
    <w:rsid w:val="00290E7E"/>
    <w:rsid w:val="002914F9"/>
    <w:rsid w:val="00291ECA"/>
    <w:rsid w:val="00292038"/>
    <w:rsid w:val="00293BFF"/>
    <w:rsid w:val="00293C2C"/>
    <w:rsid w:val="002945E4"/>
    <w:rsid w:val="00294667"/>
    <w:rsid w:val="002949DD"/>
    <w:rsid w:val="00294DF4"/>
    <w:rsid w:val="00294ECB"/>
    <w:rsid w:val="00294FDA"/>
    <w:rsid w:val="00295526"/>
    <w:rsid w:val="00295DA9"/>
    <w:rsid w:val="0029609F"/>
    <w:rsid w:val="002963A1"/>
    <w:rsid w:val="00296472"/>
    <w:rsid w:val="002968E3"/>
    <w:rsid w:val="00296C07"/>
    <w:rsid w:val="00296F6A"/>
    <w:rsid w:val="002974DE"/>
    <w:rsid w:val="00297C3B"/>
    <w:rsid w:val="002A0B5C"/>
    <w:rsid w:val="002A0BF7"/>
    <w:rsid w:val="002A0F3B"/>
    <w:rsid w:val="002A1731"/>
    <w:rsid w:val="002A1739"/>
    <w:rsid w:val="002A17FD"/>
    <w:rsid w:val="002A1F93"/>
    <w:rsid w:val="002A22FE"/>
    <w:rsid w:val="002A2430"/>
    <w:rsid w:val="002A25D2"/>
    <w:rsid w:val="002A2ECE"/>
    <w:rsid w:val="002A3891"/>
    <w:rsid w:val="002A3F22"/>
    <w:rsid w:val="002A4462"/>
    <w:rsid w:val="002A455A"/>
    <w:rsid w:val="002A47A9"/>
    <w:rsid w:val="002A48FA"/>
    <w:rsid w:val="002A521C"/>
    <w:rsid w:val="002A5304"/>
    <w:rsid w:val="002A561A"/>
    <w:rsid w:val="002A5972"/>
    <w:rsid w:val="002A5DA6"/>
    <w:rsid w:val="002A634A"/>
    <w:rsid w:val="002A6450"/>
    <w:rsid w:val="002A6F04"/>
    <w:rsid w:val="002A7446"/>
    <w:rsid w:val="002A7611"/>
    <w:rsid w:val="002A76EB"/>
    <w:rsid w:val="002A7BCD"/>
    <w:rsid w:val="002B002B"/>
    <w:rsid w:val="002B0862"/>
    <w:rsid w:val="002B0994"/>
    <w:rsid w:val="002B0E41"/>
    <w:rsid w:val="002B0E93"/>
    <w:rsid w:val="002B0EC8"/>
    <w:rsid w:val="002B11C0"/>
    <w:rsid w:val="002B14DF"/>
    <w:rsid w:val="002B16DC"/>
    <w:rsid w:val="002B1757"/>
    <w:rsid w:val="002B1EA0"/>
    <w:rsid w:val="002B2763"/>
    <w:rsid w:val="002B2923"/>
    <w:rsid w:val="002B2AF7"/>
    <w:rsid w:val="002B2CFE"/>
    <w:rsid w:val="002B3055"/>
    <w:rsid w:val="002B3E3B"/>
    <w:rsid w:val="002B42AA"/>
    <w:rsid w:val="002B446D"/>
    <w:rsid w:val="002B4998"/>
    <w:rsid w:val="002B4CA4"/>
    <w:rsid w:val="002B4D83"/>
    <w:rsid w:val="002B4FB3"/>
    <w:rsid w:val="002B5AFF"/>
    <w:rsid w:val="002B615E"/>
    <w:rsid w:val="002B61E7"/>
    <w:rsid w:val="002B6553"/>
    <w:rsid w:val="002B7467"/>
    <w:rsid w:val="002B76F4"/>
    <w:rsid w:val="002B7F40"/>
    <w:rsid w:val="002C0602"/>
    <w:rsid w:val="002C1BEB"/>
    <w:rsid w:val="002C1C67"/>
    <w:rsid w:val="002C2250"/>
    <w:rsid w:val="002C22A9"/>
    <w:rsid w:val="002C22AF"/>
    <w:rsid w:val="002C22EE"/>
    <w:rsid w:val="002C263D"/>
    <w:rsid w:val="002C2E6B"/>
    <w:rsid w:val="002C2F3A"/>
    <w:rsid w:val="002C30B9"/>
    <w:rsid w:val="002C30C4"/>
    <w:rsid w:val="002C31C2"/>
    <w:rsid w:val="002C352A"/>
    <w:rsid w:val="002C39B2"/>
    <w:rsid w:val="002C3CE5"/>
    <w:rsid w:val="002C4260"/>
    <w:rsid w:val="002C4688"/>
    <w:rsid w:val="002C4AFB"/>
    <w:rsid w:val="002C4D97"/>
    <w:rsid w:val="002C4EDB"/>
    <w:rsid w:val="002C50DA"/>
    <w:rsid w:val="002C51CA"/>
    <w:rsid w:val="002C5418"/>
    <w:rsid w:val="002C56AE"/>
    <w:rsid w:val="002C59F2"/>
    <w:rsid w:val="002C5FFB"/>
    <w:rsid w:val="002C66A5"/>
    <w:rsid w:val="002C679C"/>
    <w:rsid w:val="002C776D"/>
    <w:rsid w:val="002C77EF"/>
    <w:rsid w:val="002C7CF1"/>
    <w:rsid w:val="002D06A9"/>
    <w:rsid w:val="002D17CD"/>
    <w:rsid w:val="002D24F9"/>
    <w:rsid w:val="002D2AFF"/>
    <w:rsid w:val="002D2BFE"/>
    <w:rsid w:val="002D2D23"/>
    <w:rsid w:val="002D2FEC"/>
    <w:rsid w:val="002D3411"/>
    <w:rsid w:val="002D3570"/>
    <w:rsid w:val="002D3596"/>
    <w:rsid w:val="002D35FF"/>
    <w:rsid w:val="002D3942"/>
    <w:rsid w:val="002D423B"/>
    <w:rsid w:val="002D437B"/>
    <w:rsid w:val="002D43C9"/>
    <w:rsid w:val="002D4595"/>
    <w:rsid w:val="002D494B"/>
    <w:rsid w:val="002D4BC6"/>
    <w:rsid w:val="002D4D69"/>
    <w:rsid w:val="002D4F6B"/>
    <w:rsid w:val="002D5485"/>
    <w:rsid w:val="002D558C"/>
    <w:rsid w:val="002D5711"/>
    <w:rsid w:val="002D591C"/>
    <w:rsid w:val="002D5981"/>
    <w:rsid w:val="002D5B76"/>
    <w:rsid w:val="002D5C65"/>
    <w:rsid w:val="002D5ECF"/>
    <w:rsid w:val="002D6356"/>
    <w:rsid w:val="002D6C61"/>
    <w:rsid w:val="002D6E4C"/>
    <w:rsid w:val="002D711F"/>
    <w:rsid w:val="002D7294"/>
    <w:rsid w:val="002D745C"/>
    <w:rsid w:val="002D7720"/>
    <w:rsid w:val="002D7752"/>
    <w:rsid w:val="002D7B47"/>
    <w:rsid w:val="002E0130"/>
    <w:rsid w:val="002E01E2"/>
    <w:rsid w:val="002E0310"/>
    <w:rsid w:val="002E07A3"/>
    <w:rsid w:val="002E0F7B"/>
    <w:rsid w:val="002E1A01"/>
    <w:rsid w:val="002E2B97"/>
    <w:rsid w:val="002E308C"/>
    <w:rsid w:val="002E32E1"/>
    <w:rsid w:val="002E35B3"/>
    <w:rsid w:val="002E3973"/>
    <w:rsid w:val="002E3F2F"/>
    <w:rsid w:val="002E47ED"/>
    <w:rsid w:val="002E4E4D"/>
    <w:rsid w:val="002E4F60"/>
    <w:rsid w:val="002E4F9A"/>
    <w:rsid w:val="002E578C"/>
    <w:rsid w:val="002E57D0"/>
    <w:rsid w:val="002E58A2"/>
    <w:rsid w:val="002E599E"/>
    <w:rsid w:val="002E59D0"/>
    <w:rsid w:val="002E5A3B"/>
    <w:rsid w:val="002E5BDE"/>
    <w:rsid w:val="002E5D66"/>
    <w:rsid w:val="002E60D1"/>
    <w:rsid w:val="002E6173"/>
    <w:rsid w:val="002E622D"/>
    <w:rsid w:val="002E68DF"/>
    <w:rsid w:val="002E72E3"/>
    <w:rsid w:val="002E79E1"/>
    <w:rsid w:val="002E7C11"/>
    <w:rsid w:val="002E7CEC"/>
    <w:rsid w:val="002E7D43"/>
    <w:rsid w:val="002F006B"/>
    <w:rsid w:val="002F0341"/>
    <w:rsid w:val="002F0B14"/>
    <w:rsid w:val="002F0BEE"/>
    <w:rsid w:val="002F14A5"/>
    <w:rsid w:val="002F17DD"/>
    <w:rsid w:val="002F2157"/>
    <w:rsid w:val="002F24C0"/>
    <w:rsid w:val="002F25D8"/>
    <w:rsid w:val="002F25F6"/>
    <w:rsid w:val="002F289C"/>
    <w:rsid w:val="002F2C17"/>
    <w:rsid w:val="002F3095"/>
    <w:rsid w:val="002F36FB"/>
    <w:rsid w:val="002F3B41"/>
    <w:rsid w:val="002F3BAC"/>
    <w:rsid w:val="002F43CD"/>
    <w:rsid w:val="002F4BAA"/>
    <w:rsid w:val="002F4C0C"/>
    <w:rsid w:val="002F4DCC"/>
    <w:rsid w:val="002F4E54"/>
    <w:rsid w:val="002F4E9E"/>
    <w:rsid w:val="002F52B5"/>
    <w:rsid w:val="002F54CC"/>
    <w:rsid w:val="002F54EE"/>
    <w:rsid w:val="002F560C"/>
    <w:rsid w:val="002F5CDB"/>
    <w:rsid w:val="002F60DD"/>
    <w:rsid w:val="002F63F3"/>
    <w:rsid w:val="002F6AC6"/>
    <w:rsid w:val="002F6C00"/>
    <w:rsid w:val="002F6FE7"/>
    <w:rsid w:val="002F7883"/>
    <w:rsid w:val="002F7A08"/>
    <w:rsid w:val="00300232"/>
    <w:rsid w:val="003007BC"/>
    <w:rsid w:val="00300C34"/>
    <w:rsid w:val="00300F97"/>
    <w:rsid w:val="00301198"/>
    <w:rsid w:val="003015E3"/>
    <w:rsid w:val="00301699"/>
    <w:rsid w:val="00301C22"/>
    <w:rsid w:val="00301E5D"/>
    <w:rsid w:val="003021B7"/>
    <w:rsid w:val="003024C6"/>
    <w:rsid w:val="00302AC2"/>
    <w:rsid w:val="00302F1E"/>
    <w:rsid w:val="00302F88"/>
    <w:rsid w:val="0030390B"/>
    <w:rsid w:val="00303921"/>
    <w:rsid w:val="00304401"/>
    <w:rsid w:val="00304FE2"/>
    <w:rsid w:val="0030508E"/>
    <w:rsid w:val="003058C4"/>
    <w:rsid w:val="00305EED"/>
    <w:rsid w:val="00305FF7"/>
    <w:rsid w:val="003060DE"/>
    <w:rsid w:val="0030647B"/>
    <w:rsid w:val="00306A7E"/>
    <w:rsid w:val="00306BAE"/>
    <w:rsid w:val="00307084"/>
    <w:rsid w:val="003072EC"/>
    <w:rsid w:val="003075F7"/>
    <w:rsid w:val="00307F72"/>
    <w:rsid w:val="0031072D"/>
    <w:rsid w:val="0031092D"/>
    <w:rsid w:val="0031095E"/>
    <w:rsid w:val="00310974"/>
    <w:rsid w:val="00310EF6"/>
    <w:rsid w:val="00310F27"/>
    <w:rsid w:val="00311129"/>
    <w:rsid w:val="0031138B"/>
    <w:rsid w:val="003118BF"/>
    <w:rsid w:val="00311B13"/>
    <w:rsid w:val="003126C7"/>
    <w:rsid w:val="00312924"/>
    <w:rsid w:val="00312AA4"/>
    <w:rsid w:val="00312F10"/>
    <w:rsid w:val="0031331D"/>
    <w:rsid w:val="003133EB"/>
    <w:rsid w:val="003133F8"/>
    <w:rsid w:val="00313461"/>
    <w:rsid w:val="00313607"/>
    <w:rsid w:val="003136A0"/>
    <w:rsid w:val="00313967"/>
    <w:rsid w:val="00313B23"/>
    <w:rsid w:val="00313F93"/>
    <w:rsid w:val="003145A5"/>
    <w:rsid w:val="003149C8"/>
    <w:rsid w:val="003158BE"/>
    <w:rsid w:val="00315A7A"/>
    <w:rsid w:val="00315FBE"/>
    <w:rsid w:val="003168FA"/>
    <w:rsid w:val="00316AE8"/>
    <w:rsid w:val="00317C67"/>
    <w:rsid w:val="00317EAE"/>
    <w:rsid w:val="00320137"/>
    <w:rsid w:val="0032037C"/>
    <w:rsid w:val="00320B19"/>
    <w:rsid w:val="00320C2B"/>
    <w:rsid w:val="003212DF"/>
    <w:rsid w:val="00321BD1"/>
    <w:rsid w:val="00321EFC"/>
    <w:rsid w:val="00322088"/>
    <w:rsid w:val="00322696"/>
    <w:rsid w:val="00322D6E"/>
    <w:rsid w:val="00323438"/>
    <w:rsid w:val="00323B42"/>
    <w:rsid w:val="00323BBB"/>
    <w:rsid w:val="003241F8"/>
    <w:rsid w:val="0032441A"/>
    <w:rsid w:val="0032458E"/>
    <w:rsid w:val="003258D5"/>
    <w:rsid w:val="00325EC5"/>
    <w:rsid w:val="003262B3"/>
    <w:rsid w:val="00326C6D"/>
    <w:rsid w:val="003271FF"/>
    <w:rsid w:val="0032752E"/>
    <w:rsid w:val="00327CBD"/>
    <w:rsid w:val="00327E90"/>
    <w:rsid w:val="0033035C"/>
    <w:rsid w:val="003308F1"/>
    <w:rsid w:val="0033095A"/>
    <w:rsid w:val="0033174C"/>
    <w:rsid w:val="00331E09"/>
    <w:rsid w:val="003320D9"/>
    <w:rsid w:val="003321EF"/>
    <w:rsid w:val="0033226C"/>
    <w:rsid w:val="00332E9D"/>
    <w:rsid w:val="00333660"/>
    <w:rsid w:val="0033381A"/>
    <w:rsid w:val="00333A55"/>
    <w:rsid w:val="00333C45"/>
    <w:rsid w:val="00333CDC"/>
    <w:rsid w:val="003346B7"/>
    <w:rsid w:val="00334A0A"/>
    <w:rsid w:val="00334EBF"/>
    <w:rsid w:val="00334F65"/>
    <w:rsid w:val="0033504A"/>
    <w:rsid w:val="003353CB"/>
    <w:rsid w:val="003354C4"/>
    <w:rsid w:val="00335951"/>
    <w:rsid w:val="00335A28"/>
    <w:rsid w:val="003362A6"/>
    <w:rsid w:val="00336DF6"/>
    <w:rsid w:val="0033714D"/>
    <w:rsid w:val="0033749F"/>
    <w:rsid w:val="00337A5C"/>
    <w:rsid w:val="00337C4C"/>
    <w:rsid w:val="00337E67"/>
    <w:rsid w:val="00337FC0"/>
    <w:rsid w:val="00340071"/>
    <w:rsid w:val="003400F0"/>
    <w:rsid w:val="0034027B"/>
    <w:rsid w:val="003402DC"/>
    <w:rsid w:val="0034054F"/>
    <w:rsid w:val="00340A81"/>
    <w:rsid w:val="00340F64"/>
    <w:rsid w:val="00341383"/>
    <w:rsid w:val="00342508"/>
    <w:rsid w:val="003429A9"/>
    <w:rsid w:val="00342E6C"/>
    <w:rsid w:val="00343326"/>
    <w:rsid w:val="00343338"/>
    <w:rsid w:val="003433BA"/>
    <w:rsid w:val="003433E4"/>
    <w:rsid w:val="003434E1"/>
    <w:rsid w:val="0034361E"/>
    <w:rsid w:val="00343680"/>
    <w:rsid w:val="00343911"/>
    <w:rsid w:val="00343AB2"/>
    <w:rsid w:val="00343C47"/>
    <w:rsid w:val="00343D62"/>
    <w:rsid w:val="00344068"/>
    <w:rsid w:val="0034494F"/>
    <w:rsid w:val="00344D6B"/>
    <w:rsid w:val="00345201"/>
    <w:rsid w:val="0034523C"/>
    <w:rsid w:val="00345481"/>
    <w:rsid w:val="003460B3"/>
    <w:rsid w:val="00346291"/>
    <w:rsid w:val="00346349"/>
    <w:rsid w:val="0034637B"/>
    <w:rsid w:val="00346611"/>
    <w:rsid w:val="00346941"/>
    <w:rsid w:val="00346D1E"/>
    <w:rsid w:val="0034782C"/>
    <w:rsid w:val="00347A9C"/>
    <w:rsid w:val="00347EF0"/>
    <w:rsid w:val="0035068D"/>
    <w:rsid w:val="0035081E"/>
    <w:rsid w:val="00350C59"/>
    <w:rsid w:val="003512B5"/>
    <w:rsid w:val="003512DC"/>
    <w:rsid w:val="003516FF"/>
    <w:rsid w:val="00351735"/>
    <w:rsid w:val="00351FA0"/>
    <w:rsid w:val="00352159"/>
    <w:rsid w:val="00352621"/>
    <w:rsid w:val="00352BD7"/>
    <w:rsid w:val="0035305C"/>
    <w:rsid w:val="0035305F"/>
    <w:rsid w:val="003531EB"/>
    <w:rsid w:val="0035322A"/>
    <w:rsid w:val="003533A6"/>
    <w:rsid w:val="00353696"/>
    <w:rsid w:val="003537A4"/>
    <w:rsid w:val="00354485"/>
    <w:rsid w:val="003545E9"/>
    <w:rsid w:val="00354887"/>
    <w:rsid w:val="00354CB3"/>
    <w:rsid w:val="00356721"/>
    <w:rsid w:val="003567F5"/>
    <w:rsid w:val="00356E9C"/>
    <w:rsid w:val="0035703B"/>
    <w:rsid w:val="003571B9"/>
    <w:rsid w:val="003577C5"/>
    <w:rsid w:val="00357F68"/>
    <w:rsid w:val="00360128"/>
    <w:rsid w:val="00360726"/>
    <w:rsid w:val="00360E74"/>
    <w:rsid w:val="00360F18"/>
    <w:rsid w:val="00361164"/>
    <w:rsid w:val="00361B8D"/>
    <w:rsid w:val="00362BDA"/>
    <w:rsid w:val="00362C6D"/>
    <w:rsid w:val="00362F43"/>
    <w:rsid w:val="0036363C"/>
    <w:rsid w:val="003637F4"/>
    <w:rsid w:val="00363B6E"/>
    <w:rsid w:val="003641EB"/>
    <w:rsid w:val="003644C4"/>
    <w:rsid w:val="00364505"/>
    <w:rsid w:val="00364DCF"/>
    <w:rsid w:val="00364E87"/>
    <w:rsid w:val="003650C3"/>
    <w:rsid w:val="003651E4"/>
    <w:rsid w:val="00365AD7"/>
    <w:rsid w:val="00366409"/>
    <w:rsid w:val="00366C7A"/>
    <w:rsid w:val="0036729D"/>
    <w:rsid w:val="003676D6"/>
    <w:rsid w:val="00367806"/>
    <w:rsid w:val="0036785D"/>
    <w:rsid w:val="003679AF"/>
    <w:rsid w:val="00367EF1"/>
    <w:rsid w:val="00370141"/>
    <w:rsid w:val="003701BF"/>
    <w:rsid w:val="003704DC"/>
    <w:rsid w:val="003709FE"/>
    <w:rsid w:val="003716CC"/>
    <w:rsid w:val="00371986"/>
    <w:rsid w:val="00372623"/>
    <w:rsid w:val="00372EF9"/>
    <w:rsid w:val="00372F06"/>
    <w:rsid w:val="00373378"/>
    <w:rsid w:val="00373622"/>
    <w:rsid w:val="00373BD5"/>
    <w:rsid w:val="00373F1A"/>
    <w:rsid w:val="003743DB"/>
    <w:rsid w:val="0037481D"/>
    <w:rsid w:val="00374F9E"/>
    <w:rsid w:val="0037533F"/>
    <w:rsid w:val="00375A40"/>
    <w:rsid w:val="00375D06"/>
    <w:rsid w:val="00376064"/>
    <w:rsid w:val="003762E9"/>
    <w:rsid w:val="0037660E"/>
    <w:rsid w:val="003766B7"/>
    <w:rsid w:val="00376FE2"/>
    <w:rsid w:val="003772A6"/>
    <w:rsid w:val="00377584"/>
    <w:rsid w:val="003778A5"/>
    <w:rsid w:val="00377A47"/>
    <w:rsid w:val="00377DC4"/>
    <w:rsid w:val="0038014A"/>
    <w:rsid w:val="00380744"/>
    <w:rsid w:val="00380AFC"/>
    <w:rsid w:val="00380D04"/>
    <w:rsid w:val="00380F74"/>
    <w:rsid w:val="00381203"/>
    <w:rsid w:val="00381C64"/>
    <w:rsid w:val="00382255"/>
    <w:rsid w:val="003822DE"/>
    <w:rsid w:val="003823DB"/>
    <w:rsid w:val="00382BB6"/>
    <w:rsid w:val="00382DC0"/>
    <w:rsid w:val="00383734"/>
    <w:rsid w:val="003839CB"/>
    <w:rsid w:val="00383A01"/>
    <w:rsid w:val="00383DBE"/>
    <w:rsid w:val="00384024"/>
    <w:rsid w:val="003841B7"/>
    <w:rsid w:val="00384221"/>
    <w:rsid w:val="00384548"/>
    <w:rsid w:val="003848C2"/>
    <w:rsid w:val="003848E7"/>
    <w:rsid w:val="00384F99"/>
    <w:rsid w:val="00384FA0"/>
    <w:rsid w:val="003856E9"/>
    <w:rsid w:val="00386312"/>
    <w:rsid w:val="00386579"/>
    <w:rsid w:val="00386662"/>
    <w:rsid w:val="00386935"/>
    <w:rsid w:val="00386EDF"/>
    <w:rsid w:val="003871E3"/>
    <w:rsid w:val="003871F3"/>
    <w:rsid w:val="00387655"/>
    <w:rsid w:val="00387883"/>
    <w:rsid w:val="003878E8"/>
    <w:rsid w:val="00387BD8"/>
    <w:rsid w:val="00387FE5"/>
    <w:rsid w:val="00390012"/>
    <w:rsid w:val="00390214"/>
    <w:rsid w:val="00390372"/>
    <w:rsid w:val="003906FE"/>
    <w:rsid w:val="00390EA4"/>
    <w:rsid w:val="00390FDB"/>
    <w:rsid w:val="003912AA"/>
    <w:rsid w:val="00391568"/>
    <w:rsid w:val="003917EC"/>
    <w:rsid w:val="00391C0A"/>
    <w:rsid w:val="00391C92"/>
    <w:rsid w:val="00391DAB"/>
    <w:rsid w:val="00391FF2"/>
    <w:rsid w:val="00392086"/>
    <w:rsid w:val="0039248B"/>
    <w:rsid w:val="00392661"/>
    <w:rsid w:val="003930EA"/>
    <w:rsid w:val="00393534"/>
    <w:rsid w:val="00393933"/>
    <w:rsid w:val="00393935"/>
    <w:rsid w:val="00393BE7"/>
    <w:rsid w:val="003947FE"/>
    <w:rsid w:val="00394C9D"/>
    <w:rsid w:val="00394FA2"/>
    <w:rsid w:val="00395D82"/>
    <w:rsid w:val="00395F53"/>
    <w:rsid w:val="0039684C"/>
    <w:rsid w:val="00396868"/>
    <w:rsid w:val="00397604"/>
    <w:rsid w:val="00397878"/>
    <w:rsid w:val="00397D08"/>
    <w:rsid w:val="00397D2D"/>
    <w:rsid w:val="003A028D"/>
    <w:rsid w:val="003A11D1"/>
    <w:rsid w:val="003A2BF3"/>
    <w:rsid w:val="003A2D52"/>
    <w:rsid w:val="003A342A"/>
    <w:rsid w:val="003A36F4"/>
    <w:rsid w:val="003A417E"/>
    <w:rsid w:val="003A43C5"/>
    <w:rsid w:val="003A4427"/>
    <w:rsid w:val="003A4868"/>
    <w:rsid w:val="003A48D0"/>
    <w:rsid w:val="003A4FAE"/>
    <w:rsid w:val="003A5450"/>
    <w:rsid w:val="003A571D"/>
    <w:rsid w:val="003A5ADA"/>
    <w:rsid w:val="003A5D90"/>
    <w:rsid w:val="003A61DB"/>
    <w:rsid w:val="003A6302"/>
    <w:rsid w:val="003A6686"/>
    <w:rsid w:val="003A66DA"/>
    <w:rsid w:val="003A689E"/>
    <w:rsid w:val="003A6C57"/>
    <w:rsid w:val="003A6CD6"/>
    <w:rsid w:val="003A6D66"/>
    <w:rsid w:val="003A7316"/>
    <w:rsid w:val="003A7888"/>
    <w:rsid w:val="003A79AB"/>
    <w:rsid w:val="003A7A36"/>
    <w:rsid w:val="003B05C0"/>
    <w:rsid w:val="003B05DE"/>
    <w:rsid w:val="003B0A90"/>
    <w:rsid w:val="003B0F07"/>
    <w:rsid w:val="003B1DF4"/>
    <w:rsid w:val="003B1E70"/>
    <w:rsid w:val="003B2C19"/>
    <w:rsid w:val="003B2D4D"/>
    <w:rsid w:val="003B2F86"/>
    <w:rsid w:val="003B2FD6"/>
    <w:rsid w:val="003B3ADB"/>
    <w:rsid w:val="003B4120"/>
    <w:rsid w:val="003B4344"/>
    <w:rsid w:val="003B4465"/>
    <w:rsid w:val="003B4BD4"/>
    <w:rsid w:val="003B4D37"/>
    <w:rsid w:val="003B4FAB"/>
    <w:rsid w:val="003B5146"/>
    <w:rsid w:val="003B530C"/>
    <w:rsid w:val="003B53BC"/>
    <w:rsid w:val="003B5557"/>
    <w:rsid w:val="003B61C2"/>
    <w:rsid w:val="003B61DE"/>
    <w:rsid w:val="003B63DB"/>
    <w:rsid w:val="003B6913"/>
    <w:rsid w:val="003B6AC0"/>
    <w:rsid w:val="003B6AFA"/>
    <w:rsid w:val="003B6D3A"/>
    <w:rsid w:val="003B6FB4"/>
    <w:rsid w:val="003B714A"/>
    <w:rsid w:val="003B7274"/>
    <w:rsid w:val="003B77E7"/>
    <w:rsid w:val="003C0224"/>
    <w:rsid w:val="003C05B2"/>
    <w:rsid w:val="003C096D"/>
    <w:rsid w:val="003C0BD1"/>
    <w:rsid w:val="003C0E81"/>
    <w:rsid w:val="003C135C"/>
    <w:rsid w:val="003C1A78"/>
    <w:rsid w:val="003C1AA4"/>
    <w:rsid w:val="003C2089"/>
    <w:rsid w:val="003C2844"/>
    <w:rsid w:val="003C36A1"/>
    <w:rsid w:val="003C39EA"/>
    <w:rsid w:val="003C4784"/>
    <w:rsid w:val="003C4C6B"/>
    <w:rsid w:val="003C4E98"/>
    <w:rsid w:val="003C4ED5"/>
    <w:rsid w:val="003C57D0"/>
    <w:rsid w:val="003C5A29"/>
    <w:rsid w:val="003C6206"/>
    <w:rsid w:val="003C6234"/>
    <w:rsid w:val="003C6298"/>
    <w:rsid w:val="003C659C"/>
    <w:rsid w:val="003C69CC"/>
    <w:rsid w:val="003C6C31"/>
    <w:rsid w:val="003C6D46"/>
    <w:rsid w:val="003C6D90"/>
    <w:rsid w:val="003C6F0D"/>
    <w:rsid w:val="003C6FCB"/>
    <w:rsid w:val="003C71B8"/>
    <w:rsid w:val="003C7315"/>
    <w:rsid w:val="003C79C6"/>
    <w:rsid w:val="003C7B9E"/>
    <w:rsid w:val="003D003B"/>
    <w:rsid w:val="003D008F"/>
    <w:rsid w:val="003D0189"/>
    <w:rsid w:val="003D01A0"/>
    <w:rsid w:val="003D02F7"/>
    <w:rsid w:val="003D08CC"/>
    <w:rsid w:val="003D0D33"/>
    <w:rsid w:val="003D0ED3"/>
    <w:rsid w:val="003D11A9"/>
    <w:rsid w:val="003D15A5"/>
    <w:rsid w:val="003D16DF"/>
    <w:rsid w:val="003D17EF"/>
    <w:rsid w:val="003D1AD2"/>
    <w:rsid w:val="003D2188"/>
    <w:rsid w:val="003D22F5"/>
    <w:rsid w:val="003D2476"/>
    <w:rsid w:val="003D341C"/>
    <w:rsid w:val="003D3A4A"/>
    <w:rsid w:val="003D40FB"/>
    <w:rsid w:val="003D4322"/>
    <w:rsid w:val="003D4388"/>
    <w:rsid w:val="003D4BCF"/>
    <w:rsid w:val="003D509A"/>
    <w:rsid w:val="003D571A"/>
    <w:rsid w:val="003D5C60"/>
    <w:rsid w:val="003D77B9"/>
    <w:rsid w:val="003D77DF"/>
    <w:rsid w:val="003D7C37"/>
    <w:rsid w:val="003E03B5"/>
    <w:rsid w:val="003E0548"/>
    <w:rsid w:val="003E05C6"/>
    <w:rsid w:val="003E0721"/>
    <w:rsid w:val="003E0E42"/>
    <w:rsid w:val="003E162E"/>
    <w:rsid w:val="003E1926"/>
    <w:rsid w:val="003E1A57"/>
    <w:rsid w:val="003E1BBB"/>
    <w:rsid w:val="003E215B"/>
    <w:rsid w:val="003E22D4"/>
    <w:rsid w:val="003E2912"/>
    <w:rsid w:val="003E2A19"/>
    <w:rsid w:val="003E2C77"/>
    <w:rsid w:val="003E314D"/>
    <w:rsid w:val="003E36DD"/>
    <w:rsid w:val="003E374E"/>
    <w:rsid w:val="003E384A"/>
    <w:rsid w:val="003E434F"/>
    <w:rsid w:val="003E43DD"/>
    <w:rsid w:val="003E445D"/>
    <w:rsid w:val="003E4BAF"/>
    <w:rsid w:val="003E5535"/>
    <w:rsid w:val="003E55BF"/>
    <w:rsid w:val="003E5632"/>
    <w:rsid w:val="003E583A"/>
    <w:rsid w:val="003E58F3"/>
    <w:rsid w:val="003E5C15"/>
    <w:rsid w:val="003E5D25"/>
    <w:rsid w:val="003E5E91"/>
    <w:rsid w:val="003E607B"/>
    <w:rsid w:val="003E63D1"/>
    <w:rsid w:val="003E6D70"/>
    <w:rsid w:val="003E6EFF"/>
    <w:rsid w:val="003E7003"/>
    <w:rsid w:val="003E742A"/>
    <w:rsid w:val="003E7673"/>
    <w:rsid w:val="003E76D0"/>
    <w:rsid w:val="003E7FB8"/>
    <w:rsid w:val="003F03DF"/>
    <w:rsid w:val="003F059E"/>
    <w:rsid w:val="003F127F"/>
    <w:rsid w:val="003F1AFE"/>
    <w:rsid w:val="003F1D37"/>
    <w:rsid w:val="003F1D82"/>
    <w:rsid w:val="003F1EA6"/>
    <w:rsid w:val="003F217A"/>
    <w:rsid w:val="003F239B"/>
    <w:rsid w:val="003F2476"/>
    <w:rsid w:val="003F27FA"/>
    <w:rsid w:val="003F29D3"/>
    <w:rsid w:val="003F3238"/>
    <w:rsid w:val="003F3391"/>
    <w:rsid w:val="003F3C46"/>
    <w:rsid w:val="003F3E36"/>
    <w:rsid w:val="003F4041"/>
    <w:rsid w:val="003F4FAA"/>
    <w:rsid w:val="003F63DF"/>
    <w:rsid w:val="003F65AD"/>
    <w:rsid w:val="003F672B"/>
    <w:rsid w:val="003F6AA6"/>
    <w:rsid w:val="003F6CA9"/>
    <w:rsid w:val="003F6D3F"/>
    <w:rsid w:val="003F7399"/>
    <w:rsid w:val="003F7470"/>
    <w:rsid w:val="003F74F6"/>
    <w:rsid w:val="003F7EC1"/>
    <w:rsid w:val="00400095"/>
    <w:rsid w:val="004000DE"/>
    <w:rsid w:val="004002D2"/>
    <w:rsid w:val="00400855"/>
    <w:rsid w:val="00400919"/>
    <w:rsid w:val="00400BDF"/>
    <w:rsid w:val="00400CC6"/>
    <w:rsid w:val="00401165"/>
    <w:rsid w:val="004014A8"/>
    <w:rsid w:val="004017E0"/>
    <w:rsid w:val="00401C54"/>
    <w:rsid w:val="004029C3"/>
    <w:rsid w:val="00402ED0"/>
    <w:rsid w:val="00402F49"/>
    <w:rsid w:val="00402F86"/>
    <w:rsid w:val="00403650"/>
    <w:rsid w:val="004039E4"/>
    <w:rsid w:val="00403B6D"/>
    <w:rsid w:val="00404405"/>
    <w:rsid w:val="00404E99"/>
    <w:rsid w:val="00405033"/>
    <w:rsid w:val="00405085"/>
    <w:rsid w:val="004050AC"/>
    <w:rsid w:val="00405202"/>
    <w:rsid w:val="004055B0"/>
    <w:rsid w:val="00405B28"/>
    <w:rsid w:val="00406E52"/>
    <w:rsid w:val="004070DA"/>
    <w:rsid w:val="004072AB"/>
    <w:rsid w:val="0040788C"/>
    <w:rsid w:val="0040799E"/>
    <w:rsid w:val="00407D4F"/>
    <w:rsid w:val="00407F0C"/>
    <w:rsid w:val="0041014B"/>
    <w:rsid w:val="00410163"/>
    <w:rsid w:val="00410414"/>
    <w:rsid w:val="00410493"/>
    <w:rsid w:val="0041075B"/>
    <w:rsid w:val="004107F7"/>
    <w:rsid w:val="00410A43"/>
    <w:rsid w:val="00410DE9"/>
    <w:rsid w:val="00410E91"/>
    <w:rsid w:val="00410FEF"/>
    <w:rsid w:val="004116ED"/>
    <w:rsid w:val="0041193B"/>
    <w:rsid w:val="00411A6F"/>
    <w:rsid w:val="00412157"/>
    <w:rsid w:val="00412409"/>
    <w:rsid w:val="00412577"/>
    <w:rsid w:val="00412675"/>
    <w:rsid w:val="00412CD0"/>
    <w:rsid w:val="00413212"/>
    <w:rsid w:val="0041323B"/>
    <w:rsid w:val="0041330F"/>
    <w:rsid w:val="00413490"/>
    <w:rsid w:val="004138A9"/>
    <w:rsid w:val="00413CEC"/>
    <w:rsid w:val="00413EC8"/>
    <w:rsid w:val="00413F3D"/>
    <w:rsid w:val="00414E58"/>
    <w:rsid w:val="00415113"/>
    <w:rsid w:val="004153DB"/>
    <w:rsid w:val="0041589A"/>
    <w:rsid w:val="00415A50"/>
    <w:rsid w:val="004162D0"/>
    <w:rsid w:val="00416881"/>
    <w:rsid w:val="00416911"/>
    <w:rsid w:val="00416F07"/>
    <w:rsid w:val="004170B0"/>
    <w:rsid w:val="00417563"/>
    <w:rsid w:val="004175B4"/>
    <w:rsid w:val="004179C3"/>
    <w:rsid w:val="0042102E"/>
    <w:rsid w:val="00422789"/>
    <w:rsid w:val="00422FC7"/>
    <w:rsid w:val="004230C7"/>
    <w:rsid w:val="00423580"/>
    <w:rsid w:val="00423CFA"/>
    <w:rsid w:val="00424982"/>
    <w:rsid w:val="00424ECA"/>
    <w:rsid w:val="00424FCC"/>
    <w:rsid w:val="00425518"/>
    <w:rsid w:val="00425896"/>
    <w:rsid w:val="0042599E"/>
    <w:rsid w:val="00425A8D"/>
    <w:rsid w:val="00427075"/>
    <w:rsid w:val="004273AA"/>
    <w:rsid w:val="0042741F"/>
    <w:rsid w:val="004274A5"/>
    <w:rsid w:val="004274E0"/>
    <w:rsid w:val="004306C9"/>
    <w:rsid w:val="00430AD5"/>
    <w:rsid w:val="00430B8A"/>
    <w:rsid w:val="00430D81"/>
    <w:rsid w:val="00430ED8"/>
    <w:rsid w:val="00431066"/>
    <w:rsid w:val="004311E8"/>
    <w:rsid w:val="0043183E"/>
    <w:rsid w:val="004319CD"/>
    <w:rsid w:val="00432625"/>
    <w:rsid w:val="0043274B"/>
    <w:rsid w:val="00432828"/>
    <w:rsid w:val="00432AA6"/>
    <w:rsid w:val="00432AF4"/>
    <w:rsid w:val="00432B30"/>
    <w:rsid w:val="00433232"/>
    <w:rsid w:val="00433432"/>
    <w:rsid w:val="00433759"/>
    <w:rsid w:val="00433A0C"/>
    <w:rsid w:val="00433E23"/>
    <w:rsid w:val="00433FFC"/>
    <w:rsid w:val="0043401D"/>
    <w:rsid w:val="0043406E"/>
    <w:rsid w:val="00434581"/>
    <w:rsid w:val="0043474D"/>
    <w:rsid w:val="00434D8A"/>
    <w:rsid w:val="00434F3C"/>
    <w:rsid w:val="00434FA8"/>
    <w:rsid w:val="00435009"/>
    <w:rsid w:val="004351EA"/>
    <w:rsid w:val="00435402"/>
    <w:rsid w:val="0043549C"/>
    <w:rsid w:val="00435504"/>
    <w:rsid w:val="0043577A"/>
    <w:rsid w:val="004357D8"/>
    <w:rsid w:val="00435915"/>
    <w:rsid w:val="0043596F"/>
    <w:rsid w:val="00435E1C"/>
    <w:rsid w:val="0043662A"/>
    <w:rsid w:val="00436B2C"/>
    <w:rsid w:val="00436F80"/>
    <w:rsid w:val="0043719B"/>
    <w:rsid w:val="004376B2"/>
    <w:rsid w:val="00437BD3"/>
    <w:rsid w:val="00437D93"/>
    <w:rsid w:val="00437E73"/>
    <w:rsid w:val="00437EA8"/>
    <w:rsid w:val="00440106"/>
    <w:rsid w:val="00441383"/>
    <w:rsid w:val="0044168D"/>
    <w:rsid w:val="004417FA"/>
    <w:rsid w:val="00441B1E"/>
    <w:rsid w:val="00441F64"/>
    <w:rsid w:val="00441FA6"/>
    <w:rsid w:val="0044216F"/>
    <w:rsid w:val="0044232B"/>
    <w:rsid w:val="0044272D"/>
    <w:rsid w:val="00442ADE"/>
    <w:rsid w:val="00442C80"/>
    <w:rsid w:val="00442CCD"/>
    <w:rsid w:val="00442FE6"/>
    <w:rsid w:val="004433D0"/>
    <w:rsid w:val="00443407"/>
    <w:rsid w:val="00443487"/>
    <w:rsid w:val="004436BE"/>
    <w:rsid w:val="00443D71"/>
    <w:rsid w:val="00443EC9"/>
    <w:rsid w:val="00443FD9"/>
    <w:rsid w:val="00444088"/>
    <w:rsid w:val="00444183"/>
    <w:rsid w:val="004441F6"/>
    <w:rsid w:val="00444ADF"/>
    <w:rsid w:val="00444B7C"/>
    <w:rsid w:val="00445A3B"/>
    <w:rsid w:val="00446B55"/>
    <w:rsid w:val="00446DA4"/>
    <w:rsid w:val="00447F2E"/>
    <w:rsid w:val="0045037A"/>
    <w:rsid w:val="0045061B"/>
    <w:rsid w:val="00450CB6"/>
    <w:rsid w:val="00450F34"/>
    <w:rsid w:val="0045123A"/>
    <w:rsid w:val="004514F5"/>
    <w:rsid w:val="00451CE6"/>
    <w:rsid w:val="004522C4"/>
    <w:rsid w:val="0045296E"/>
    <w:rsid w:val="004530DA"/>
    <w:rsid w:val="004537AD"/>
    <w:rsid w:val="00453FFA"/>
    <w:rsid w:val="00454A43"/>
    <w:rsid w:val="00454E22"/>
    <w:rsid w:val="00455071"/>
    <w:rsid w:val="00455348"/>
    <w:rsid w:val="004554E0"/>
    <w:rsid w:val="004555E7"/>
    <w:rsid w:val="00455659"/>
    <w:rsid w:val="004556B7"/>
    <w:rsid w:val="00455E69"/>
    <w:rsid w:val="00456221"/>
    <w:rsid w:val="004566F2"/>
    <w:rsid w:val="00456DAD"/>
    <w:rsid w:val="00456FC3"/>
    <w:rsid w:val="004571BD"/>
    <w:rsid w:val="00457243"/>
    <w:rsid w:val="00457FAD"/>
    <w:rsid w:val="004606F1"/>
    <w:rsid w:val="004607BF"/>
    <w:rsid w:val="00460845"/>
    <w:rsid w:val="00460AB2"/>
    <w:rsid w:val="00460B41"/>
    <w:rsid w:val="00460BD6"/>
    <w:rsid w:val="00460DFB"/>
    <w:rsid w:val="004611DE"/>
    <w:rsid w:val="004616E3"/>
    <w:rsid w:val="00461CC8"/>
    <w:rsid w:val="00461F4D"/>
    <w:rsid w:val="00461FB0"/>
    <w:rsid w:val="004621F0"/>
    <w:rsid w:val="004625D5"/>
    <w:rsid w:val="00462D07"/>
    <w:rsid w:val="00462D7B"/>
    <w:rsid w:val="004630B4"/>
    <w:rsid w:val="00463334"/>
    <w:rsid w:val="004634A5"/>
    <w:rsid w:val="00463580"/>
    <w:rsid w:val="00463634"/>
    <w:rsid w:val="0046379C"/>
    <w:rsid w:val="004637A7"/>
    <w:rsid w:val="00463AB1"/>
    <w:rsid w:val="00463CC6"/>
    <w:rsid w:val="00464626"/>
    <w:rsid w:val="00464ADB"/>
    <w:rsid w:val="00464EE6"/>
    <w:rsid w:val="0046528F"/>
    <w:rsid w:val="00465379"/>
    <w:rsid w:val="004655CB"/>
    <w:rsid w:val="004658A4"/>
    <w:rsid w:val="00465C0A"/>
    <w:rsid w:val="00466403"/>
    <w:rsid w:val="004666E3"/>
    <w:rsid w:val="00466767"/>
    <w:rsid w:val="00466E1B"/>
    <w:rsid w:val="00466EEE"/>
    <w:rsid w:val="0046726B"/>
    <w:rsid w:val="00467745"/>
    <w:rsid w:val="00467A59"/>
    <w:rsid w:val="00467C7E"/>
    <w:rsid w:val="00467D71"/>
    <w:rsid w:val="0047009D"/>
    <w:rsid w:val="0047018F"/>
    <w:rsid w:val="004705A0"/>
    <w:rsid w:val="00470856"/>
    <w:rsid w:val="00470B90"/>
    <w:rsid w:val="00470C07"/>
    <w:rsid w:val="00470CAF"/>
    <w:rsid w:val="00470EF7"/>
    <w:rsid w:val="0047114D"/>
    <w:rsid w:val="004712F8"/>
    <w:rsid w:val="00471575"/>
    <w:rsid w:val="004715D8"/>
    <w:rsid w:val="004718E8"/>
    <w:rsid w:val="004724FC"/>
    <w:rsid w:val="00472524"/>
    <w:rsid w:val="00472686"/>
    <w:rsid w:val="004727C5"/>
    <w:rsid w:val="0047291F"/>
    <w:rsid w:val="00472B3F"/>
    <w:rsid w:val="0047321C"/>
    <w:rsid w:val="00473484"/>
    <w:rsid w:val="0047351D"/>
    <w:rsid w:val="00473791"/>
    <w:rsid w:val="00474830"/>
    <w:rsid w:val="00475030"/>
    <w:rsid w:val="0047534F"/>
    <w:rsid w:val="004757D7"/>
    <w:rsid w:val="0047605B"/>
    <w:rsid w:val="00476314"/>
    <w:rsid w:val="004764E2"/>
    <w:rsid w:val="00476629"/>
    <w:rsid w:val="0047670A"/>
    <w:rsid w:val="00476E45"/>
    <w:rsid w:val="00476F90"/>
    <w:rsid w:val="00477153"/>
    <w:rsid w:val="00477541"/>
    <w:rsid w:val="00477592"/>
    <w:rsid w:val="00477A85"/>
    <w:rsid w:val="00480101"/>
    <w:rsid w:val="00480264"/>
    <w:rsid w:val="0048036B"/>
    <w:rsid w:val="0048064D"/>
    <w:rsid w:val="00480B7F"/>
    <w:rsid w:val="00480B9E"/>
    <w:rsid w:val="00481B1D"/>
    <w:rsid w:val="004824FC"/>
    <w:rsid w:val="00482777"/>
    <w:rsid w:val="00482D26"/>
    <w:rsid w:val="00482E7F"/>
    <w:rsid w:val="00483171"/>
    <w:rsid w:val="00483360"/>
    <w:rsid w:val="00483C12"/>
    <w:rsid w:val="00483DB2"/>
    <w:rsid w:val="00484071"/>
    <w:rsid w:val="0048451D"/>
    <w:rsid w:val="00484692"/>
    <w:rsid w:val="00484788"/>
    <w:rsid w:val="00484829"/>
    <w:rsid w:val="0048505B"/>
    <w:rsid w:val="00485116"/>
    <w:rsid w:val="00485253"/>
    <w:rsid w:val="0048575D"/>
    <w:rsid w:val="004858B7"/>
    <w:rsid w:val="0048598E"/>
    <w:rsid w:val="0048601E"/>
    <w:rsid w:val="004865AA"/>
    <w:rsid w:val="00486643"/>
    <w:rsid w:val="00486903"/>
    <w:rsid w:val="004870B1"/>
    <w:rsid w:val="004871B7"/>
    <w:rsid w:val="0049059A"/>
    <w:rsid w:val="0049073C"/>
    <w:rsid w:val="00490790"/>
    <w:rsid w:val="00490BCE"/>
    <w:rsid w:val="00490C02"/>
    <w:rsid w:val="00490CD6"/>
    <w:rsid w:val="00490DAE"/>
    <w:rsid w:val="00490DB4"/>
    <w:rsid w:val="004913CE"/>
    <w:rsid w:val="004922DC"/>
    <w:rsid w:val="00492338"/>
    <w:rsid w:val="00492543"/>
    <w:rsid w:val="00492776"/>
    <w:rsid w:val="00492BD4"/>
    <w:rsid w:val="00492C20"/>
    <w:rsid w:val="00492D39"/>
    <w:rsid w:val="00492D97"/>
    <w:rsid w:val="00493574"/>
    <w:rsid w:val="00493F20"/>
    <w:rsid w:val="0049461F"/>
    <w:rsid w:val="00494AB6"/>
    <w:rsid w:val="00494C7A"/>
    <w:rsid w:val="00494E51"/>
    <w:rsid w:val="00495189"/>
    <w:rsid w:val="00495A08"/>
    <w:rsid w:val="00495BFE"/>
    <w:rsid w:val="00495E58"/>
    <w:rsid w:val="004962F0"/>
    <w:rsid w:val="004968D8"/>
    <w:rsid w:val="004969D0"/>
    <w:rsid w:val="00496D7E"/>
    <w:rsid w:val="00496E4D"/>
    <w:rsid w:val="00496EEC"/>
    <w:rsid w:val="004A025B"/>
    <w:rsid w:val="004A061F"/>
    <w:rsid w:val="004A0BBC"/>
    <w:rsid w:val="004A0BF9"/>
    <w:rsid w:val="004A0C27"/>
    <w:rsid w:val="004A0CA2"/>
    <w:rsid w:val="004A1004"/>
    <w:rsid w:val="004A142C"/>
    <w:rsid w:val="004A18B3"/>
    <w:rsid w:val="004A1FC6"/>
    <w:rsid w:val="004A2970"/>
    <w:rsid w:val="004A2EF6"/>
    <w:rsid w:val="004A3DE7"/>
    <w:rsid w:val="004A4109"/>
    <w:rsid w:val="004A4A86"/>
    <w:rsid w:val="004A4C15"/>
    <w:rsid w:val="004A52C8"/>
    <w:rsid w:val="004A530F"/>
    <w:rsid w:val="004A57E7"/>
    <w:rsid w:val="004A57E9"/>
    <w:rsid w:val="004A592D"/>
    <w:rsid w:val="004A5B11"/>
    <w:rsid w:val="004A5D69"/>
    <w:rsid w:val="004A5D81"/>
    <w:rsid w:val="004A5E45"/>
    <w:rsid w:val="004A6851"/>
    <w:rsid w:val="004A69E5"/>
    <w:rsid w:val="004A6BA1"/>
    <w:rsid w:val="004A6C97"/>
    <w:rsid w:val="004A6D3B"/>
    <w:rsid w:val="004A7481"/>
    <w:rsid w:val="004A7F26"/>
    <w:rsid w:val="004B098E"/>
    <w:rsid w:val="004B155D"/>
    <w:rsid w:val="004B18E6"/>
    <w:rsid w:val="004B2133"/>
    <w:rsid w:val="004B22C7"/>
    <w:rsid w:val="004B246E"/>
    <w:rsid w:val="004B27B3"/>
    <w:rsid w:val="004B2C6E"/>
    <w:rsid w:val="004B2C9D"/>
    <w:rsid w:val="004B310F"/>
    <w:rsid w:val="004B38B8"/>
    <w:rsid w:val="004B3F36"/>
    <w:rsid w:val="004B3F73"/>
    <w:rsid w:val="004B4279"/>
    <w:rsid w:val="004B447A"/>
    <w:rsid w:val="004B4CDE"/>
    <w:rsid w:val="004B51CC"/>
    <w:rsid w:val="004B5A35"/>
    <w:rsid w:val="004B5C3D"/>
    <w:rsid w:val="004B5D1A"/>
    <w:rsid w:val="004B5EB1"/>
    <w:rsid w:val="004B63F9"/>
    <w:rsid w:val="004B670D"/>
    <w:rsid w:val="004B6FAD"/>
    <w:rsid w:val="004B7536"/>
    <w:rsid w:val="004B756C"/>
    <w:rsid w:val="004B756D"/>
    <w:rsid w:val="004B7E46"/>
    <w:rsid w:val="004C004A"/>
    <w:rsid w:val="004C0801"/>
    <w:rsid w:val="004C143D"/>
    <w:rsid w:val="004C197F"/>
    <w:rsid w:val="004C1ED1"/>
    <w:rsid w:val="004C1F88"/>
    <w:rsid w:val="004C22EF"/>
    <w:rsid w:val="004C2620"/>
    <w:rsid w:val="004C2AC4"/>
    <w:rsid w:val="004C2C86"/>
    <w:rsid w:val="004C32AD"/>
    <w:rsid w:val="004C383B"/>
    <w:rsid w:val="004C38A9"/>
    <w:rsid w:val="004C3A47"/>
    <w:rsid w:val="004C3CE8"/>
    <w:rsid w:val="004C3D7A"/>
    <w:rsid w:val="004C4128"/>
    <w:rsid w:val="004C4203"/>
    <w:rsid w:val="004C4318"/>
    <w:rsid w:val="004C447A"/>
    <w:rsid w:val="004C4914"/>
    <w:rsid w:val="004C4B9A"/>
    <w:rsid w:val="004C4C26"/>
    <w:rsid w:val="004C4C5C"/>
    <w:rsid w:val="004C4DA2"/>
    <w:rsid w:val="004C4DD9"/>
    <w:rsid w:val="004C5667"/>
    <w:rsid w:val="004C5690"/>
    <w:rsid w:val="004C58F8"/>
    <w:rsid w:val="004C5C7A"/>
    <w:rsid w:val="004C61B7"/>
    <w:rsid w:val="004C68D3"/>
    <w:rsid w:val="004C747D"/>
    <w:rsid w:val="004D0CE6"/>
    <w:rsid w:val="004D1525"/>
    <w:rsid w:val="004D1886"/>
    <w:rsid w:val="004D18C9"/>
    <w:rsid w:val="004D1C21"/>
    <w:rsid w:val="004D1EBA"/>
    <w:rsid w:val="004D1FAF"/>
    <w:rsid w:val="004D24E9"/>
    <w:rsid w:val="004D2851"/>
    <w:rsid w:val="004D28EF"/>
    <w:rsid w:val="004D2EFA"/>
    <w:rsid w:val="004D2FFA"/>
    <w:rsid w:val="004D30B9"/>
    <w:rsid w:val="004D392D"/>
    <w:rsid w:val="004D3EBB"/>
    <w:rsid w:val="004D42B1"/>
    <w:rsid w:val="004D49FF"/>
    <w:rsid w:val="004D507F"/>
    <w:rsid w:val="004D51CA"/>
    <w:rsid w:val="004D54AC"/>
    <w:rsid w:val="004D5C2F"/>
    <w:rsid w:val="004D63C4"/>
    <w:rsid w:val="004D6400"/>
    <w:rsid w:val="004D6407"/>
    <w:rsid w:val="004D6B68"/>
    <w:rsid w:val="004D6CA3"/>
    <w:rsid w:val="004D7703"/>
    <w:rsid w:val="004D7AFD"/>
    <w:rsid w:val="004D7C4B"/>
    <w:rsid w:val="004D7E0F"/>
    <w:rsid w:val="004E072D"/>
    <w:rsid w:val="004E118C"/>
    <w:rsid w:val="004E11DE"/>
    <w:rsid w:val="004E12CA"/>
    <w:rsid w:val="004E1862"/>
    <w:rsid w:val="004E1A8A"/>
    <w:rsid w:val="004E1FE5"/>
    <w:rsid w:val="004E20F8"/>
    <w:rsid w:val="004E2211"/>
    <w:rsid w:val="004E2484"/>
    <w:rsid w:val="004E2857"/>
    <w:rsid w:val="004E28C4"/>
    <w:rsid w:val="004E2ACC"/>
    <w:rsid w:val="004E2FD9"/>
    <w:rsid w:val="004E32CF"/>
    <w:rsid w:val="004E34A4"/>
    <w:rsid w:val="004E38C4"/>
    <w:rsid w:val="004E399C"/>
    <w:rsid w:val="004E3A0F"/>
    <w:rsid w:val="004E3AAD"/>
    <w:rsid w:val="004E4FE7"/>
    <w:rsid w:val="004E534F"/>
    <w:rsid w:val="004E556F"/>
    <w:rsid w:val="004E597C"/>
    <w:rsid w:val="004E5A3A"/>
    <w:rsid w:val="004E61DE"/>
    <w:rsid w:val="004E65CF"/>
    <w:rsid w:val="004E6680"/>
    <w:rsid w:val="004E6889"/>
    <w:rsid w:val="004E6BDF"/>
    <w:rsid w:val="004E7043"/>
    <w:rsid w:val="004E71DE"/>
    <w:rsid w:val="004E722C"/>
    <w:rsid w:val="004E7CB8"/>
    <w:rsid w:val="004F00DC"/>
    <w:rsid w:val="004F02F7"/>
    <w:rsid w:val="004F05DA"/>
    <w:rsid w:val="004F0C6B"/>
    <w:rsid w:val="004F12D2"/>
    <w:rsid w:val="004F24ED"/>
    <w:rsid w:val="004F2909"/>
    <w:rsid w:val="004F2A84"/>
    <w:rsid w:val="004F2C92"/>
    <w:rsid w:val="004F2E46"/>
    <w:rsid w:val="004F2FCD"/>
    <w:rsid w:val="004F3170"/>
    <w:rsid w:val="004F322C"/>
    <w:rsid w:val="004F3458"/>
    <w:rsid w:val="004F38BD"/>
    <w:rsid w:val="004F3964"/>
    <w:rsid w:val="004F3D91"/>
    <w:rsid w:val="004F3F0F"/>
    <w:rsid w:val="004F4B93"/>
    <w:rsid w:val="004F4B99"/>
    <w:rsid w:val="004F4E32"/>
    <w:rsid w:val="004F502F"/>
    <w:rsid w:val="004F5767"/>
    <w:rsid w:val="004F5FB8"/>
    <w:rsid w:val="004F6638"/>
    <w:rsid w:val="004F669C"/>
    <w:rsid w:val="004F6836"/>
    <w:rsid w:val="004F6AE2"/>
    <w:rsid w:val="004F735A"/>
    <w:rsid w:val="004F7415"/>
    <w:rsid w:val="004F7A17"/>
    <w:rsid w:val="0050059D"/>
    <w:rsid w:val="005005DC"/>
    <w:rsid w:val="00500815"/>
    <w:rsid w:val="00500B31"/>
    <w:rsid w:val="00500C8A"/>
    <w:rsid w:val="00500E74"/>
    <w:rsid w:val="0050111E"/>
    <w:rsid w:val="00501DA7"/>
    <w:rsid w:val="005023D6"/>
    <w:rsid w:val="005024E1"/>
    <w:rsid w:val="0050269F"/>
    <w:rsid w:val="00502D50"/>
    <w:rsid w:val="0050308A"/>
    <w:rsid w:val="00503523"/>
    <w:rsid w:val="005036F7"/>
    <w:rsid w:val="0050411B"/>
    <w:rsid w:val="005045B2"/>
    <w:rsid w:val="0050475B"/>
    <w:rsid w:val="00504B1B"/>
    <w:rsid w:val="00505033"/>
    <w:rsid w:val="0050592C"/>
    <w:rsid w:val="00505C73"/>
    <w:rsid w:val="00505FEF"/>
    <w:rsid w:val="005062FD"/>
    <w:rsid w:val="0050643F"/>
    <w:rsid w:val="0050649E"/>
    <w:rsid w:val="00507413"/>
    <w:rsid w:val="0050782D"/>
    <w:rsid w:val="00507E22"/>
    <w:rsid w:val="00510789"/>
    <w:rsid w:val="005108BC"/>
    <w:rsid w:val="0051097B"/>
    <w:rsid w:val="00510987"/>
    <w:rsid w:val="00510998"/>
    <w:rsid w:val="00510B4B"/>
    <w:rsid w:val="00510FE7"/>
    <w:rsid w:val="0051149A"/>
    <w:rsid w:val="005114C0"/>
    <w:rsid w:val="00511818"/>
    <w:rsid w:val="0051195D"/>
    <w:rsid w:val="00511FCB"/>
    <w:rsid w:val="00512019"/>
    <w:rsid w:val="0051221B"/>
    <w:rsid w:val="0051270C"/>
    <w:rsid w:val="00512897"/>
    <w:rsid w:val="00512F96"/>
    <w:rsid w:val="00513708"/>
    <w:rsid w:val="0051395A"/>
    <w:rsid w:val="00513D2F"/>
    <w:rsid w:val="005140C2"/>
    <w:rsid w:val="00514244"/>
    <w:rsid w:val="00514343"/>
    <w:rsid w:val="00514426"/>
    <w:rsid w:val="00514C4A"/>
    <w:rsid w:val="00514EA7"/>
    <w:rsid w:val="005158A4"/>
    <w:rsid w:val="00515977"/>
    <w:rsid w:val="00515F41"/>
    <w:rsid w:val="005163F7"/>
    <w:rsid w:val="0051668F"/>
    <w:rsid w:val="005166B6"/>
    <w:rsid w:val="00516ACC"/>
    <w:rsid w:val="00516BAF"/>
    <w:rsid w:val="00516BC4"/>
    <w:rsid w:val="00517014"/>
    <w:rsid w:val="005171AE"/>
    <w:rsid w:val="00517560"/>
    <w:rsid w:val="00517847"/>
    <w:rsid w:val="00517ADD"/>
    <w:rsid w:val="00517DE2"/>
    <w:rsid w:val="00517FF7"/>
    <w:rsid w:val="0052005C"/>
    <w:rsid w:val="005202D1"/>
    <w:rsid w:val="0052072C"/>
    <w:rsid w:val="0052086B"/>
    <w:rsid w:val="00520F7D"/>
    <w:rsid w:val="00521482"/>
    <w:rsid w:val="005215D7"/>
    <w:rsid w:val="0052191F"/>
    <w:rsid w:val="00521970"/>
    <w:rsid w:val="00522220"/>
    <w:rsid w:val="005222DF"/>
    <w:rsid w:val="0052250F"/>
    <w:rsid w:val="00522558"/>
    <w:rsid w:val="005226D3"/>
    <w:rsid w:val="005228FE"/>
    <w:rsid w:val="00522C7B"/>
    <w:rsid w:val="00522D53"/>
    <w:rsid w:val="0052308E"/>
    <w:rsid w:val="00523110"/>
    <w:rsid w:val="005231E1"/>
    <w:rsid w:val="005234F1"/>
    <w:rsid w:val="00523596"/>
    <w:rsid w:val="0052370A"/>
    <w:rsid w:val="00525573"/>
    <w:rsid w:val="00525F31"/>
    <w:rsid w:val="00526368"/>
    <w:rsid w:val="005264A4"/>
    <w:rsid w:val="005269AB"/>
    <w:rsid w:val="00526AB2"/>
    <w:rsid w:val="0052755F"/>
    <w:rsid w:val="00527576"/>
    <w:rsid w:val="005276D9"/>
    <w:rsid w:val="00527C62"/>
    <w:rsid w:val="005301CB"/>
    <w:rsid w:val="005304C8"/>
    <w:rsid w:val="00530591"/>
    <w:rsid w:val="00530953"/>
    <w:rsid w:val="00530A66"/>
    <w:rsid w:val="00530FF3"/>
    <w:rsid w:val="0053107E"/>
    <w:rsid w:val="005310D6"/>
    <w:rsid w:val="00531271"/>
    <w:rsid w:val="005312B1"/>
    <w:rsid w:val="00531943"/>
    <w:rsid w:val="00531DFB"/>
    <w:rsid w:val="00531EFC"/>
    <w:rsid w:val="00532470"/>
    <w:rsid w:val="005327B1"/>
    <w:rsid w:val="00532957"/>
    <w:rsid w:val="00532BBC"/>
    <w:rsid w:val="00532DC6"/>
    <w:rsid w:val="00532E6E"/>
    <w:rsid w:val="00532F18"/>
    <w:rsid w:val="00532FF4"/>
    <w:rsid w:val="00533350"/>
    <w:rsid w:val="00534076"/>
    <w:rsid w:val="005342B4"/>
    <w:rsid w:val="005343B1"/>
    <w:rsid w:val="005348DF"/>
    <w:rsid w:val="00534AE1"/>
    <w:rsid w:val="00534C9F"/>
    <w:rsid w:val="005350B1"/>
    <w:rsid w:val="005351C4"/>
    <w:rsid w:val="005353C8"/>
    <w:rsid w:val="0053558E"/>
    <w:rsid w:val="005355CB"/>
    <w:rsid w:val="00535B70"/>
    <w:rsid w:val="00536736"/>
    <w:rsid w:val="005367AB"/>
    <w:rsid w:val="00536ADD"/>
    <w:rsid w:val="0053725D"/>
    <w:rsid w:val="0053733D"/>
    <w:rsid w:val="005376BC"/>
    <w:rsid w:val="00537932"/>
    <w:rsid w:val="00540528"/>
    <w:rsid w:val="00540C81"/>
    <w:rsid w:val="00541116"/>
    <w:rsid w:val="00541459"/>
    <w:rsid w:val="005419BA"/>
    <w:rsid w:val="00541E97"/>
    <w:rsid w:val="00542206"/>
    <w:rsid w:val="005427F4"/>
    <w:rsid w:val="00542A68"/>
    <w:rsid w:val="00542DD3"/>
    <w:rsid w:val="00543713"/>
    <w:rsid w:val="00543BB3"/>
    <w:rsid w:val="00544730"/>
    <w:rsid w:val="00544AB2"/>
    <w:rsid w:val="00544B05"/>
    <w:rsid w:val="00544D5E"/>
    <w:rsid w:val="005455E8"/>
    <w:rsid w:val="00545687"/>
    <w:rsid w:val="00545760"/>
    <w:rsid w:val="00545962"/>
    <w:rsid w:val="00545C24"/>
    <w:rsid w:val="00545DB2"/>
    <w:rsid w:val="00546183"/>
    <w:rsid w:val="005465C5"/>
    <w:rsid w:val="00546E62"/>
    <w:rsid w:val="005470E6"/>
    <w:rsid w:val="00547181"/>
    <w:rsid w:val="005472DA"/>
    <w:rsid w:val="00547618"/>
    <w:rsid w:val="00547787"/>
    <w:rsid w:val="005477D3"/>
    <w:rsid w:val="00547B99"/>
    <w:rsid w:val="00547ED2"/>
    <w:rsid w:val="0055027B"/>
    <w:rsid w:val="0055051A"/>
    <w:rsid w:val="00550964"/>
    <w:rsid w:val="00550989"/>
    <w:rsid w:val="00550B3A"/>
    <w:rsid w:val="00551010"/>
    <w:rsid w:val="00551316"/>
    <w:rsid w:val="00551557"/>
    <w:rsid w:val="00551D7A"/>
    <w:rsid w:val="00551E6A"/>
    <w:rsid w:val="00551F81"/>
    <w:rsid w:val="005520E4"/>
    <w:rsid w:val="005523A5"/>
    <w:rsid w:val="00552686"/>
    <w:rsid w:val="00552851"/>
    <w:rsid w:val="00552B95"/>
    <w:rsid w:val="00552BA4"/>
    <w:rsid w:val="00552F16"/>
    <w:rsid w:val="005532F6"/>
    <w:rsid w:val="00553666"/>
    <w:rsid w:val="005538D3"/>
    <w:rsid w:val="00554AAD"/>
    <w:rsid w:val="00554D17"/>
    <w:rsid w:val="00555191"/>
    <w:rsid w:val="005555EA"/>
    <w:rsid w:val="005556FA"/>
    <w:rsid w:val="0055595B"/>
    <w:rsid w:val="00555E04"/>
    <w:rsid w:val="00555E8A"/>
    <w:rsid w:val="005568A0"/>
    <w:rsid w:val="00556A53"/>
    <w:rsid w:val="00556EA1"/>
    <w:rsid w:val="00556EB4"/>
    <w:rsid w:val="0055787A"/>
    <w:rsid w:val="00557CBC"/>
    <w:rsid w:val="00557E48"/>
    <w:rsid w:val="005605F8"/>
    <w:rsid w:val="00560D8F"/>
    <w:rsid w:val="0056107C"/>
    <w:rsid w:val="005617D9"/>
    <w:rsid w:val="005619DD"/>
    <w:rsid w:val="00561C68"/>
    <w:rsid w:val="00561C6B"/>
    <w:rsid w:val="00561FAD"/>
    <w:rsid w:val="00562452"/>
    <w:rsid w:val="005624FE"/>
    <w:rsid w:val="005633F8"/>
    <w:rsid w:val="00563B06"/>
    <w:rsid w:val="00563E54"/>
    <w:rsid w:val="005643FF"/>
    <w:rsid w:val="005644D9"/>
    <w:rsid w:val="00564505"/>
    <w:rsid w:val="00564552"/>
    <w:rsid w:val="0056458D"/>
    <w:rsid w:val="00564683"/>
    <w:rsid w:val="005649BB"/>
    <w:rsid w:val="00564C77"/>
    <w:rsid w:val="00564F3A"/>
    <w:rsid w:val="0056505C"/>
    <w:rsid w:val="005650AE"/>
    <w:rsid w:val="00565151"/>
    <w:rsid w:val="0056521D"/>
    <w:rsid w:val="0056530C"/>
    <w:rsid w:val="00565525"/>
    <w:rsid w:val="00565A73"/>
    <w:rsid w:val="00565AB5"/>
    <w:rsid w:val="00565B68"/>
    <w:rsid w:val="0056631B"/>
    <w:rsid w:val="00566A08"/>
    <w:rsid w:val="00566C49"/>
    <w:rsid w:val="00566D65"/>
    <w:rsid w:val="00566EA4"/>
    <w:rsid w:val="0056780C"/>
    <w:rsid w:val="0056782B"/>
    <w:rsid w:val="00567B2F"/>
    <w:rsid w:val="0057074A"/>
    <w:rsid w:val="00570E05"/>
    <w:rsid w:val="00570FA8"/>
    <w:rsid w:val="005712C2"/>
    <w:rsid w:val="00571421"/>
    <w:rsid w:val="0057207B"/>
    <w:rsid w:val="0057236F"/>
    <w:rsid w:val="00572758"/>
    <w:rsid w:val="0057309C"/>
    <w:rsid w:val="00573789"/>
    <w:rsid w:val="00573E33"/>
    <w:rsid w:val="00574465"/>
    <w:rsid w:val="0057452A"/>
    <w:rsid w:val="0057461F"/>
    <w:rsid w:val="00574A73"/>
    <w:rsid w:val="00574A75"/>
    <w:rsid w:val="00574B0C"/>
    <w:rsid w:val="00574EF4"/>
    <w:rsid w:val="005759CA"/>
    <w:rsid w:val="005759FD"/>
    <w:rsid w:val="00575A70"/>
    <w:rsid w:val="00575AC3"/>
    <w:rsid w:val="00575CA9"/>
    <w:rsid w:val="00575D22"/>
    <w:rsid w:val="00575D53"/>
    <w:rsid w:val="00575EAC"/>
    <w:rsid w:val="005766AD"/>
    <w:rsid w:val="005766E1"/>
    <w:rsid w:val="005767A5"/>
    <w:rsid w:val="005767F7"/>
    <w:rsid w:val="00576C15"/>
    <w:rsid w:val="00576CE7"/>
    <w:rsid w:val="005771B3"/>
    <w:rsid w:val="00577238"/>
    <w:rsid w:val="00577955"/>
    <w:rsid w:val="00577BC4"/>
    <w:rsid w:val="005800CB"/>
    <w:rsid w:val="00580D1E"/>
    <w:rsid w:val="00580F0C"/>
    <w:rsid w:val="00580F42"/>
    <w:rsid w:val="0058102D"/>
    <w:rsid w:val="00581569"/>
    <w:rsid w:val="00581D44"/>
    <w:rsid w:val="00581D78"/>
    <w:rsid w:val="0058204B"/>
    <w:rsid w:val="00582536"/>
    <w:rsid w:val="00582D61"/>
    <w:rsid w:val="0058328C"/>
    <w:rsid w:val="00583B67"/>
    <w:rsid w:val="005844B7"/>
    <w:rsid w:val="005845A2"/>
    <w:rsid w:val="005849FA"/>
    <w:rsid w:val="00584ACA"/>
    <w:rsid w:val="00584B2C"/>
    <w:rsid w:val="00584C7E"/>
    <w:rsid w:val="00584F5A"/>
    <w:rsid w:val="00585068"/>
    <w:rsid w:val="005850E6"/>
    <w:rsid w:val="00585347"/>
    <w:rsid w:val="0058534E"/>
    <w:rsid w:val="0058557B"/>
    <w:rsid w:val="005856B0"/>
    <w:rsid w:val="00585762"/>
    <w:rsid w:val="005857E2"/>
    <w:rsid w:val="005859C4"/>
    <w:rsid w:val="00585B44"/>
    <w:rsid w:val="00585CF6"/>
    <w:rsid w:val="00585D1E"/>
    <w:rsid w:val="00586433"/>
    <w:rsid w:val="005865F0"/>
    <w:rsid w:val="00586915"/>
    <w:rsid w:val="00586B62"/>
    <w:rsid w:val="00586C3F"/>
    <w:rsid w:val="005871D9"/>
    <w:rsid w:val="0058748B"/>
    <w:rsid w:val="005875C1"/>
    <w:rsid w:val="00587B8D"/>
    <w:rsid w:val="00587CB0"/>
    <w:rsid w:val="00590248"/>
    <w:rsid w:val="005902F7"/>
    <w:rsid w:val="00590856"/>
    <w:rsid w:val="00590A4D"/>
    <w:rsid w:val="00590B91"/>
    <w:rsid w:val="00590D51"/>
    <w:rsid w:val="00590DC5"/>
    <w:rsid w:val="0059118C"/>
    <w:rsid w:val="005913B9"/>
    <w:rsid w:val="005915A0"/>
    <w:rsid w:val="005915AF"/>
    <w:rsid w:val="00592713"/>
    <w:rsid w:val="005927D6"/>
    <w:rsid w:val="00592894"/>
    <w:rsid w:val="00593191"/>
    <w:rsid w:val="00593201"/>
    <w:rsid w:val="00593558"/>
    <w:rsid w:val="00593E1C"/>
    <w:rsid w:val="00594EB0"/>
    <w:rsid w:val="00595906"/>
    <w:rsid w:val="00595B90"/>
    <w:rsid w:val="00595DED"/>
    <w:rsid w:val="0059657D"/>
    <w:rsid w:val="0059680E"/>
    <w:rsid w:val="00596903"/>
    <w:rsid w:val="00596F2C"/>
    <w:rsid w:val="005974DA"/>
    <w:rsid w:val="00597701"/>
    <w:rsid w:val="00597823"/>
    <w:rsid w:val="00597C8D"/>
    <w:rsid w:val="00597E74"/>
    <w:rsid w:val="005A014B"/>
    <w:rsid w:val="005A09E0"/>
    <w:rsid w:val="005A0D89"/>
    <w:rsid w:val="005A0F21"/>
    <w:rsid w:val="005A113F"/>
    <w:rsid w:val="005A142A"/>
    <w:rsid w:val="005A15C4"/>
    <w:rsid w:val="005A19FF"/>
    <w:rsid w:val="005A1C5F"/>
    <w:rsid w:val="005A313A"/>
    <w:rsid w:val="005A3174"/>
    <w:rsid w:val="005A325D"/>
    <w:rsid w:val="005A3B9B"/>
    <w:rsid w:val="005A3D7D"/>
    <w:rsid w:val="005A4311"/>
    <w:rsid w:val="005A47FD"/>
    <w:rsid w:val="005A4E1B"/>
    <w:rsid w:val="005A4F15"/>
    <w:rsid w:val="005A4F17"/>
    <w:rsid w:val="005A5245"/>
    <w:rsid w:val="005A5779"/>
    <w:rsid w:val="005A59B2"/>
    <w:rsid w:val="005A61C7"/>
    <w:rsid w:val="005A64D9"/>
    <w:rsid w:val="005A64F0"/>
    <w:rsid w:val="005A656F"/>
    <w:rsid w:val="005A65FA"/>
    <w:rsid w:val="005A671D"/>
    <w:rsid w:val="005A6DC7"/>
    <w:rsid w:val="005A74CD"/>
    <w:rsid w:val="005A7586"/>
    <w:rsid w:val="005A77C0"/>
    <w:rsid w:val="005A7A24"/>
    <w:rsid w:val="005A7C08"/>
    <w:rsid w:val="005A7DE4"/>
    <w:rsid w:val="005B0303"/>
    <w:rsid w:val="005B08ED"/>
    <w:rsid w:val="005B0DBF"/>
    <w:rsid w:val="005B10D7"/>
    <w:rsid w:val="005B1D44"/>
    <w:rsid w:val="005B2062"/>
    <w:rsid w:val="005B2415"/>
    <w:rsid w:val="005B2A87"/>
    <w:rsid w:val="005B2EA2"/>
    <w:rsid w:val="005B3375"/>
    <w:rsid w:val="005B35E0"/>
    <w:rsid w:val="005B479D"/>
    <w:rsid w:val="005B4CDD"/>
    <w:rsid w:val="005B4E6E"/>
    <w:rsid w:val="005B569C"/>
    <w:rsid w:val="005B58BA"/>
    <w:rsid w:val="005B5919"/>
    <w:rsid w:val="005B5BB1"/>
    <w:rsid w:val="005B634A"/>
    <w:rsid w:val="005B6A8A"/>
    <w:rsid w:val="005B7794"/>
    <w:rsid w:val="005C0199"/>
    <w:rsid w:val="005C08E3"/>
    <w:rsid w:val="005C0B55"/>
    <w:rsid w:val="005C0B79"/>
    <w:rsid w:val="005C143A"/>
    <w:rsid w:val="005C1474"/>
    <w:rsid w:val="005C14DD"/>
    <w:rsid w:val="005C15DD"/>
    <w:rsid w:val="005C1D61"/>
    <w:rsid w:val="005C284A"/>
    <w:rsid w:val="005C2C3F"/>
    <w:rsid w:val="005C2FE6"/>
    <w:rsid w:val="005C31D9"/>
    <w:rsid w:val="005C3415"/>
    <w:rsid w:val="005C36DD"/>
    <w:rsid w:val="005C3974"/>
    <w:rsid w:val="005C3C2D"/>
    <w:rsid w:val="005C4690"/>
    <w:rsid w:val="005C478C"/>
    <w:rsid w:val="005C4A66"/>
    <w:rsid w:val="005C4C8D"/>
    <w:rsid w:val="005C4F6C"/>
    <w:rsid w:val="005C5164"/>
    <w:rsid w:val="005C533A"/>
    <w:rsid w:val="005C562B"/>
    <w:rsid w:val="005C5CC9"/>
    <w:rsid w:val="005C5E47"/>
    <w:rsid w:val="005C60A3"/>
    <w:rsid w:val="005C6269"/>
    <w:rsid w:val="005C67D5"/>
    <w:rsid w:val="005C6C83"/>
    <w:rsid w:val="005C6DC6"/>
    <w:rsid w:val="005C6E46"/>
    <w:rsid w:val="005C7186"/>
    <w:rsid w:val="005C7BD0"/>
    <w:rsid w:val="005C7D6C"/>
    <w:rsid w:val="005D0B95"/>
    <w:rsid w:val="005D0D45"/>
    <w:rsid w:val="005D0DF3"/>
    <w:rsid w:val="005D0E5A"/>
    <w:rsid w:val="005D13B0"/>
    <w:rsid w:val="005D169A"/>
    <w:rsid w:val="005D1B65"/>
    <w:rsid w:val="005D1DA9"/>
    <w:rsid w:val="005D1E0A"/>
    <w:rsid w:val="005D1F37"/>
    <w:rsid w:val="005D1F63"/>
    <w:rsid w:val="005D2424"/>
    <w:rsid w:val="005D290E"/>
    <w:rsid w:val="005D3A19"/>
    <w:rsid w:val="005D3A9D"/>
    <w:rsid w:val="005D442A"/>
    <w:rsid w:val="005D4438"/>
    <w:rsid w:val="005D4712"/>
    <w:rsid w:val="005D4F8B"/>
    <w:rsid w:val="005D51CE"/>
    <w:rsid w:val="005D5281"/>
    <w:rsid w:val="005D532D"/>
    <w:rsid w:val="005D5407"/>
    <w:rsid w:val="005D5451"/>
    <w:rsid w:val="005D5CD1"/>
    <w:rsid w:val="005D64E1"/>
    <w:rsid w:val="005D67F7"/>
    <w:rsid w:val="005D68E1"/>
    <w:rsid w:val="005D69D7"/>
    <w:rsid w:val="005D6C5D"/>
    <w:rsid w:val="005D728B"/>
    <w:rsid w:val="005D7835"/>
    <w:rsid w:val="005D79E5"/>
    <w:rsid w:val="005D7C1F"/>
    <w:rsid w:val="005D7D92"/>
    <w:rsid w:val="005E087B"/>
    <w:rsid w:val="005E0B30"/>
    <w:rsid w:val="005E0D8F"/>
    <w:rsid w:val="005E103A"/>
    <w:rsid w:val="005E108F"/>
    <w:rsid w:val="005E1107"/>
    <w:rsid w:val="005E1518"/>
    <w:rsid w:val="005E21AC"/>
    <w:rsid w:val="005E26BB"/>
    <w:rsid w:val="005E288B"/>
    <w:rsid w:val="005E2F3A"/>
    <w:rsid w:val="005E2F6F"/>
    <w:rsid w:val="005E360A"/>
    <w:rsid w:val="005E3730"/>
    <w:rsid w:val="005E399E"/>
    <w:rsid w:val="005E4A3E"/>
    <w:rsid w:val="005E55C3"/>
    <w:rsid w:val="005E55F2"/>
    <w:rsid w:val="005E6318"/>
    <w:rsid w:val="005E6455"/>
    <w:rsid w:val="005E6A6D"/>
    <w:rsid w:val="005E73F8"/>
    <w:rsid w:val="005E7687"/>
    <w:rsid w:val="005E76CC"/>
    <w:rsid w:val="005E7BDD"/>
    <w:rsid w:val="005E7C02"/>
    <w:rsid w:val="005E7D4F"/>
    <w:rsid w:val="005E7DE5"/>
    <w:rsid w:val="005F0051"/>
    <w:rsid w:val="005F0546"/>
    <w:rsid w:val="005F0E71"/>
    <w:rsid w:val="005F1081"/>
    <w:rsid w:val="005F1489"/>
    <w:rsid w:val="005F14B6"/>
    <w:rsid w:val="005F154E"/>
    <w:rsid w:val="005F169F"/>
    <w:rsid w:val="005F20E5"/>
    <w:rsid w:val="005F24CB"/>
    <w:rsid w:val="005F2558"/>
    <w:rsid w:val="005F28DE"/>
    <w:rsid w:val="005F2F23"/>
    <w:rsid w:val="005F30C5"/>
    <w:rsid w:val="005F42E5"/>
    <w:rsid w:val="005F4902"/>
    <w:rsid w:val="005F4D15"/>
    <w:rsid w:val="005F54F2"/>
    <w:rsid w:val="005F5588"/>
    <w:rsid w:val="005F5B79"/>
    <w:rsid w:val="005F5CDC"/>
    <w:rsid w:val="005F5E52"/>
    <w:rsid w:val="005F66CF"/>
    <w:rsid w:val="005F702D"/>
    <w:rsid w:val="005F7870"/>
    <w:rsid w:val="005F7ADB"/>
    <w:rsid w:val="006004C4"/>
    <w:rsid w:val="006006E7"/>
    <w:rsid w:val="006010F1"/>
    <w:rsid w:val="006011E7"/>
    <w:rsid w:val="00601346"/>
    <w:rsid w:val="00601A59"/>
    <w:rsid w:val="00601E7F"/>
    <w:rsid w:val="006026CB"/>
    <w:rsid w:val="00603006"/>
    <w:rsid w:val="006034A2"/>
    <w:rsid w:val="00603B74"/>
    <w:rsid w:val="00603BD0"/>
    <w:rsid w:val="00603FA1"/>
    <w:rsid w:val="0060480C"/>
    <w:rsid w:val="0060517E"/>
    <w:rsid w:val="00605A29"/>
    <w:rsid w:val="00605CB6"/>
    <w:rsid w:val="00606393"/>
    <w:rsid w:val="006065E2"/>
    <w:rsid w:val="00606765"/>
    <w:rsid w:val="00606B8F"/>
    <w:rsid w:val="00606C1E"/>
    <w:rsid w:val="00606C93"/>
    <w:rsid w:val="00606F5E"/>
    <w:rsid w:val="00607234"/>
    <w:rsid w:val="006075AF"/>
    <w:rsid w:val="00607D07"/>
    <w:rsid w:val="00610330"/>
    <w:rsid w:val="006104CD"/>
    <w:rsid w:val="0061085F"/>
    <w:rsid w:val="00610CA1"/>
    <w:rsid w:val="00610D4D"/>
    <w:rsid w:val="006110B4"/>
    <w:rsid w:val="0061170F"/>
    <w:rsid w:val="006117DF"/>
    <w:rsid w:val="0061189D"/>
    <w:rsid w:val="00611AC9"/>
    <w:rsid w:val="00611B8E"/>
    <w:rsid w:val="00611CAA"/>
    <w:rsid w:val="00611D21"/>
    <w:rsid w:val="00612005"/>
    <w:rsid w:val="00612057"/>
    <w:rsid w:val="006124ED"/>
    <w:rsid w:val="00612B6B"/>
    <w:rsid w:val="00613AD2"/>
    <w:rsid w:val="00613AEC"/>
    <w:rsid w:val="00613B0E"/>
    <w:rsid w:val="00613E2C"/>
    <w:rsid w:val="00614533"/>
    <w:rsid w:val="00614A4E"/>
    <w:rsid w:val="00615061"/>
    <w:rsid w:val="006150C7"/>
    <w:rsid w:val="00615566"/>
    <w:rsid w:val="006156B1"/>
    <w:rsid w:val="0061573A"/>
    <w:rsid w:val="00615D5F"/>
    <w:rsid w:val="00615FDD"/>
    <w:rsid w:val="00616355"/>
    <w:rsid w:val="00616452"/>
    <w:rsid w:val="006169DC"/>
    <w:rsid w:val="00616A22"/>
    <w:rsid w:val="00616EE1"/>
    <w:rsid w:val="00616F9F"/>
    <w:rsid w:val="0061701E"/>
    <w:rsid w:val="00617181"/>
    <w:rsid w:val="00617373"/>
    <w:rsid w:val="006175D2"/>
    <w:rsid w:val="00617986"/>
    <w:rsid w:val="00617BDC"/>
    <w:rsid w:val="00617E96"/>
    <w:rsid w:val="00617F44"/>
    <w:rsid w:val="00617F91"/>
    <w:rsid w:val="006203EE"/>
    <w:rsid w:val="00620401"/>
    <w:rsid w:val="00620522"/>
    <w:rsid w:val="00620B3A"/>
    <w:rsid w:val="00620B78"/>
    <w:rsid w:val="00620B90"/>
    <w:rsid w:val="00620CD7"/>
    <w:rsid w:val="00620EBF"/>
    <w:rsid w:val="006210F8"/>
    <w:rsid w:val="0062114F"/>
    <w:rsid w:val="0062166B"/>
    <w:rsid w:val="006217A9"/>
    <w:rsid w:val="0062234C"/>
    <w:rsid w:val="006229FA"/>
    <w:rsid w:val="00622F28"/>
    <w:rsid w:val="00623A8C"/>
    <w:rsid w:val="00623DAF"/>
    <w:rsid w:val="0062409E"/>
    <w:rsid w:val="006248FE"/>
    <w:rsid w:val="0062492E"/>
    <w:rsid w:val="0062494E"/>
    <w:rsid w:val="00624C49"/>
    <w:rsid w:val="00624E62"/>
    <w:rsid w:val="00624FA4"/>
    <w:rsid w:val="00625179"/>
    <w:rsid w:val="00625337"/>
    <w:rsid w:val="006257BC"/>
    <w:rsid w:val="00626394"/>
    <w:rsid w:val="006268BF"/>
    <w:rsid w:val="00626C03"/>
    <w:rsid w:val="00626D2C"/>
    <w:rsid w:val="00627B10"/>
    <w:rsid w:val="00627BB6"/>
    <w:rsid w:val="00627CA6"/>
    <w:rsid w:val="0063012E"/>
    <w:rsid w:val="006302A1"/>
    <w:rsid w:val="006306AD"/>
    <w:rsid w:val="00630916"/>
    <w:rsid w:val="00630C3B"/>
    <w:rsid w:val="00631699"/>
    <w:rsid w:val="00631807"/>
    <w:rsid w:val="0063205C"/>
    <w:rsid w:val="006320DF"/>
    <w:rsid w:val="00632749"/>
    <w:rsid w:val="00632792"/>
    <w:rsid w:val="00632E47"/>
    <w:rsid w:val="00633521"/>
    <w:rsid w:val="006337CF"/>
    <w:rsid w:val="0063389F"/>
    <w:rsid w:val="00633B9E"/>
    <w:rsid w:val="00633EAD"/>
    <w:rsid w:val="00634429"/>
    <w:rsid w:val="006348CB"/>
    <w:rsid w:val="00634A53"/>
    <w:rsid w:val="00634E9B"/>
    <w:rsid w:val="006352B3"/>
    <w:rsid w:val="006354C7"/>
    <w:rsid w:val="00635B22"/>
    <w:rsid w:val="00635D3C"/>
    <w:rsid w:val="006365E3"/>
    <w:rsid w:val="00636953"/>
    <w:rsid w:val="00636BA6"/>
    <w:rsid w:val="006370F4"/>
    <w:rsid w:val="00637412"/>
    <w:rsid w:val="00637443"/>
    <w:rsid w:val="006375E5"/>
    <w:rsid w:val="0063771E"/>
    <w:rsid w:val="006379C0"/>
    <w:rsid w:val="00637FD7"/>
    <w:rsid w:val="0064007A"/>
    <w:rsid w:val="00640A3A"/>
    <w:rsid w:val="00641012"/>
    <w:rsid w:val="006414F4"/>
    <w:rsid w:val="006416FC"/>
    <w:rsid w:val="0064203F"/>
    <w:rsid w:val="006421BE"/>
    <w:rsid w:val="006421F0"/>
    <w:rsid w:val="00642616"/>
    <w:rsid w:val="00642703"/>
    <w:rsid w:val="00642892"/>
    <w:rsid w:val="00642A1D"/>
    <w:rsid w:val="00642BA0"/>
    <w:rsid w:val="00643835"/>
    <w:rsid w:val="00643A9E"/>
    <w:rsid w:val="00643D6B"/>
    <w:rsid w:val="00644035"/>
    <w:rsid w:val="00644A2B"/>
    <w:rsid w:val="006453A8"/>
    <w:rsid w:val="006454CE"/>
    <w:rsid w:val="0064569E"/>
    <w:rsid w:val="006457B4"/>
    <w:rsid w:val="006458F2"/>
    <w:rsid w:val="00645DE3"/>
    <w:rsid w:val="0064641E"/>
    <w:rsid w:val="006466C8"/>
    <w:rsid w:val="0064676D"/>
    <w:rsid w:val="00646CF8"/>
    <w:rsid w:val="00647479"/>
    <w:rsid w:val="006475F3"/>
    <w:rsid w:val="00647984"/>
    <w:rsid w:val="00647BCA"/>
    <w:rsid w:val="00647D94"/>
    <w:rsid w:val="00650073"/>
    <w:rsid w:val="00650424"/>
    <w:rsid w:val="00650986"/>
    <w:rsid w:val="00650B79"/>
    <w:rsid w:val="00650E89"/>
    <w:rsid w:val="00651213"/>
    <w:rsid w:val="00651759"/>
    <w:rsid w:val="00651AFE"/>
    <w:rsid w:val="00652224"/>
    <w:rsid w:val="006523E9"/>
    <w:rsid w:val="00652B26"/>
    <w:rsid w:val="00652B99"/>
    <w:rsid w:val="00652DDB"/>
    <w:rsid w:val="00653135"/>
    <w:rsid w:val="006533DD"/>
    <w:rsid w:val="006533F5"/>
    <w:rsid w:val="0065379E"/>
    <w:rsid w:val="00653AC1"/>
    <w:rsid w:val="00653B70"/>
    <w:rsid w:val="00653D3D"/>
    <w:rsid w:val="006540A6"/>
    <w:rsid w:val="00654DCC"/>
    <w:rsid w:val="00655525"/>
    <w:rsid w:val="006556F3"/>
    <w:rsid w:val="00656190"/>
    <w:rsid w:val="006565FF"/>
    <w:rsid w:val="006567ED"/>
    <w:rsid w:val="0065687A"/>
    <w:rsid w:val="00656C8A"/>
    <w:rsid w:val="00656E77"/>
    <w:rsid w:val="00656FD7"/>
    <w:rsid w:val="00657032"/>
    <w:rsid w:val="0065733A"/>
    <w:rsid w:val="006575EB"/>
    <w:rsid w:val="0065781E"/>
    <w:rsid w:val="00657B3A"/>
    <w:rsid w:val="00657EBD"/>
    <w:rsid w:val="00660AA4"/>
    <w:rsid w:val="00661669"/>
    <w:rsid w:val="0066189A"/>
    <w:rsid w:val="00661C3D"/>
    <w:rsid w:val="00661F8C"/>
    <w:rsid w:val="00662621"/>
    <w:rsid w:val="006629E6"/>
    <w:rsid w:val="00662C5D"/>
    <w:rsid w:val="00662DD4"/>
    <w:rsid w:val="006634FA"/>
    <w:rsid w:val="0066353A"/>
    <w:rsid w:val="00663743"/>
    <w:rsid w:val="006644B1"/>
    <w:rsid w:val="006645AE"/>
    <w:rsid w:val="00665021"/>
    <w:rsid w:val="006651CB"/>
    <w:rsid w:val="00665468"/>
    <w:rsid w:val="006657E9"/>
    <w:rsid w:val="00665A5E"/>
    <w:rsid w:val="00665C3D"/>
    <w:rsid w:val="006661CD"/>
    <w:rsid w:val="0066663A"/>
    <w:rsid w:val="0066668E"/>
    <w:rsid w:val="00667081"/>
    <w:rsid w:val="0066796F"/>
    <w:rsid w:val="00667BEC"/>
    <w:rsid w:val="00667CFA"/>
    <w:rsid w:val="006708A0"/>
    <w:rsid w:val="006708C4"/>
    <w:rsid w:val="006709DD"/>
    <w:rsid w:val="00670A37"/>
    <w:rsid w:val="00671010"/>
    <w:rsid w:val="0067133B"/>
    <w:rsid w:val="006716A6"/>
    <w:rsid w:val="006716DC"/>
    <w:rsid w:val="006718B4"/>
    <w:rsid w:val="0067208E"/>
    <w:rsid w:val="00672112"/>
    <w:rsid w:val="00672A31"/>
    <w:rsid w:val="00672D69"/>
    <w:rsid w:val="006739D4"/>
    <w:rsid w:val="00674303"/>
    <w:rsid w:val="006743B8"/>
    <w:rsid w:val="006743DB"/>
    <w:rsid w:val="00674572"/>
    <w:rsid w:val="00674A08"/>
    <w:rsid w:val="00675002"/>
    <w:rsid w:val="006755A0"/>
    <w:rsid w:val="00675721"/>
    <w:rsid w:val="006759D3"/>
    <w:rsid w:val="00675EAC"/>
    <w:rsid w:val="00675F08"/>
    <w:rsid w:val="006761CD"/>
    <w:rsid w:val="006768B6"/>
    <w:rsid w:val="006769C8"/>
    <w:rsid w:val="00676C62"/>
    <w:rsid w:val="00676DA5"/>
    <w:rsid w:val="006770BD"/>
    <w:rsid w:val="00677319"/>
    <w:rsid w:val="00677E01"/>
    <w:rsid w:val="00677F51"/>
    <w:rsid w:val="00680184"/>
    <w:rsid w:val="00680417"/>
    <w:rsid w:val="0068082F"/>
    <w:rsid w:val="00680A10"/>
    <w:rsid w:val="00681635"/>
    <w:rsid w:val="00681690"/>
    <w:rsid w:val="0068170C"/>
    <w:rsid w:val="0068185C"/>
    <w:rsid w:val="00681ECE"/>
    <w:rsid w:val="00681FC3"/>
    <w:rsid w:val="00682232"/>
    <w:rsid w:val="00682743"/>
    <w:rsid w:val="006829B8"/>
    <w:rsid w:val="00683578"/>
    <w:rsid w:val="00683725"/>
    <w:rsid w:val="006839B2"/>
    <w:rsid w:val="00683AF7"/>
    <w:rsid w:val="0068454A"/>
    <w:rsid w:val="00684746"/>
    <w:rsid w:val="00684C5E"/>
    <w:rsid w:val="00684CAD"/>
    <w:rsid w:val="0068509A"/>
    <w:rsid w:val="006855C7"/>
    <w:rsid w:val="00685809"/>
    <w:rsid w:val="00685AAC"/>
    <w:rsid w:val="006862A3"/>
    <w:rsid w:val="006862C5"/>
    <w:rsid w:val="00686451"/>
    <w:rsid w:val="00686E54"/>
    <w:rsid w:val="00687C32"/>
    <w:rsid w:val="00687D2E"/>
    <w:rsid w:val="00687E70"/>
    <w:rsid w:val="00687FBD"/>
    <w:rsid w:val="00690226"/>
    <w:rsid w:val="00691993"/>
    <w:rsid w:val="00691A36"/>
    <w:rsid w:val="0069251F"/>
    <w:rsid w:val="00692D99"/>
    <w:rsid w:val="00692EA3"/>
    <w:rsid w:val="00692EDA"/>
    <w:rsid w:val="00693003"/>
    <w:rsid w:val="0069303B"/>
    <w:rsid w:val="00693546"/>
    <w:rsid w:val="0069355D"/>
    <w:rsid w:val="006937FA"/>
    <w:rsid w:val="00693840"/>
    <w:rsid w:val="00693DB6"/>
    <w:rsid w:val="00693E31"/>
    <w:rsid w:val="00693E64"/>
    <w:rsid w:val="00694268"/>
    <w:rsid w:val="00694451"/>
    <w:rsid w:val="00694698"/>
    <w:rsid w:val="006953A7"/>
    <w:rsid w:val="0069556E"/>
    <w:rsid w:val="0069564B"/>
    <w:rsid w:val="00695BBA"/>
    <w:rsid w:val="00695D37"/>
    <w:rsid w:val="006961B8"/>
    <w:rsid w:val="00696916"/>
    <w:rsid w:val="00696D12"/>
    <w:rsid w:val="00696D13"/>
    <w:rsid w:val="006971C2"/>
    <w:rsid w:val="00697345"/>
    <w:rsid w:val="00697A29"/>
    <w:rsid w:val="006A0866"/>
    <w:rsid w:val="006A09F3"/>
    <w:rsid w:val="006A0A0F"/>
    <w:rsid w:val="006A0FC8"/>
    <w:rsid w:val="006A15F2"/>
    <w:rsid w:val="006A1BA3"/>
    <w:rsid w:val="006A1DD0"/>
    <w:rsid w:val="006A1E6F"/>
    <w:rsid w:val="006A2565"/>
    <w:rsid w:val="006A2705"/>
    <w:rsid w:val="006A2A25"/>
    <w:rsid w:val="006A2B81"/>
    <w:rsid w:val="006A2BF7"/>
    <w:rsid w:val="006A2C23"/>
    <w:rsid w:val="006A314C"/>
    <w:rsid w:val="006A35D0"/>
    <w:rsid w:val="006A408D"/>
    <w:rsid w:val="006A425A"/>
    <w:rsid w:val="006A4329"/>
    <w:rsid w:val="006A4D30"/>
    <w:rsid w:val="006A5294"/>
    <w:rsid w:val="006A5446"/>
    <w:rsid w:val="006A547A"/>
    <w:rsid w:val="006A609A"/>
    <w:rsid w:val="006A6434"/>
    <w:rsid w:val="006A64BB"/>
    <w:rsid w:val="006A6623"/>
    <w:rsid w:val="006A6CB3"/>
    <w:rsid w:val="006A6FB1"/>
    <w:rsid w:val="006A731D"/>
    <w:rsid w:val="006A7FD2"/>
    <w:rsid w:val="006B000F"/>
    <w:rsid w:val="006B0245"/>
    <w:rsid w:val="006B03A2"/>
    <w:rsid w:val="006B0540"/>
    <w:rsid w:val="006B079F"/>
    <w:rsid w:val="006B0B56"/>
    <w:rsid w:val="006B0D64"/>
    <w:rsid w:val="006B1443"/>
    <w:rsid w:val="006B19CB"/>
    <w:rsid w:val="006B1B04"/>
    <w:rsid w:val="006B1CA2"/>
    <w:rsid w:val="006B22F7"/>
    <w:rsid w:val="006B23AB"/>
    <w:rsid w:val="006B2A9B"/>
    <w:rsid w:val="006B2AE2"/>
    <w:rsid w:val="006B2DF6"/>
    <w:rsid w:val="006B2E5D"/>
    <w:rsid w:val="006B3525"/>
    <w:rsid w:val="006B4FC1"/>
    <w:rsid w:val="006B5031"/>
    <w:rsid w:val="006B6954"/>
    <w:rsid w:val="006B6BF7"/>
    <w:rsid w:val="006B7068"/>
    <w:rsid w:val="006B7427"/>
    <w:rsid w:val="006B785D"/>
    <w:rsid w:val="006B7B62"/>
    <w:rsid w:val="006B7C32"/>
    <w:rsid w:val="006C00D4"/>
    <w:rsid w:val="006C0C39"/>
    <w:rsid w:val="006C16DB"/>
    <w:rsid w:val="006C1986"/>
    <w:rsid w:val="006C1A4F"/>
    <w:rsid w:val="006C1C9A"/>
    <w:rsid w:val="006C1E70"/>
    <w:rsid w:val="006C225D"/>
    <w:rsid w:val="006C277D"/>
    <w:rsid w:val="006C39ED"/>
    <w:rsid w:val="006C3D2E"/>
    <w:rsid w:val="006C3DE4"/>
    <w:rsid w:val="006C3E60"/>
    <w:rsid w:val="006C409E"/>
    <w:rsid w:val="006C4168"/>
    <w:rsid w:val="006C460D"/>
    <w:rsid w:val="006C469E"/>
    <w:rsid w:val="006C4813"/>
    <w:rsid w:val="006C4DBB"/>
    <w:rsid w:val="006C5558"/>
    <w:rsid w:val="006C5AD7"/>
    <w:rsid w:val="006C5DB2"/>
    <w:rsid w:val="006C60B3"/>
    <w:rsid w:val="006C64FC"/>
    <w:rsid w:val="006C6EF5"/>
    <w:rsid w:val="006C7083"/>
    <w:rsid w:val="006C70CA"/>
    <w:rsid w:val="006C7358"/>
    <w:rsid w:val="006C7CE8"/>
    <w:rsid w:val="006D015A"/>
    <w:rsid w:val="006D035D"/>
    <w:rsid w:val="006D06AE"/>
    <w:rsid w:val="006D09E5"/>
    <w:rsid w:val="006D0E8E"/>
    <w:rsid w:val="006D1359"/>
    <w:rsid w:val="006D1A85"/>
    <w:rsid w:val="006D1D45"/>
    <w:rsid w:val="006D1F3A"/>
    <w:rsid w:val="006D2057"/>
    <w:rsid w:val="006D278C"/>
    <w:rsid w:val="006D2CC3"/>
    <w:rsid w:val="006D2D83"/>
    <w:rsid w:val="006D3229"/>
    <w:rsid w:val="006D3302"/>
    <w:rsid w:val="006D33A4"/>
    <w:rsid w:val="006D372C"/>
    <w:rsid w:val="006D40A3"/>
    <w:rsid w:val="006D41EC"/>
    <w:rsid w:val="006D4203"/>
    <w:rsid w:val="006D4251"/>
    <w:rsid w:val="006D522B"/>
    <w:rsid w:val="006D52F9"/>
    <w:rsid w:val="006D57AD"/>
    <w:rsid w:val="006D646C"/>
    <w:rsid w:val="006D6779"/>
    <w:rsid w:val="006D71EA"/>
    <w:rsid w:val="006D7474"/>
    <w:rsid w:val="006E04CF"/>
    <w:rsid w:val="006E05FB"/>
    <w:rsid w:val="006E08E4"/>
    <w:rsid w:val="006E09A4"/>
    <w:rsid w:val="006E0FC5"/>
    <w:rsid w:val="006E1380"/>
    <w:rsid w:val="006E192C"/>
    <w:rsid w:val="006E1A44"/>
    <w:rsid w:val="006E26BF"/>
    <w:rsid w:val="006E29FF"/>
    <w:rsid w:val="006E2CE9"/>
    <w:rsid w:val="006E376F"/>
    <w:rsid w:val="006E39FA"/>
    <w:rsid w:val="006E3D77"/>
    <w:rsid w:val="006E4A65"/>
    <w:rsid w:val="006E4BBA"/>
    <w:rsid w:val="006E4DC0"/>
    <w:rsid w:val="006E5232"/>
    <w:rsid w:val="006E5254"/>
    <w:rsid w:val="006E52B8"/>
    <w:rsid w:val="006E5C49"/>
    <w:rsid w:val="006E5D10"/>
    <w:rsid w:val="006E5DAD"/>
    <w:rsid w:val="006E6204"/>
    <w:rsid w:val="006E6B14"/>
    <w:rsid w:val="006E6BB4"/>
    <w:rsid w:val="006E78C6"/>
    <w:rsid w:val="006E78E4"/>
    <w:rsid w:val="006E7CDE"/>
    <w:rsid w:val="006E7DE9"/>
    <w:rsid w:val="006E7FD3"/>
    <w:rsid w:val="006F018B"/>
    <w:rsid w:val="006F0523"/>
    <w:rsid w:val="006F0BD8"/>
    <w:rsid w:val="006F1040"/>
    <w:rsid w:val="006F12E0"/>
    <w:rsid w:val="006F1526"/>
    <w:rsid w:val="006F170B"/>
    <w:rsid w:val="006F1856"/>
    <w:rsid w:val="006F1E46"/>
    <w:rsid w:val="006F2068"/>
    <w:rsid w:val="006F248E"/>
    <w:rsid w:val="006F2656"/>
    <w:rsid w:val="006F2ADE"/>
    <w:rsid w:val="006F2AFC"/>
    <w:rsid w:val="006F2C5F"/>
    <w:rsid w:val="006F2EFC"/>
    <w:rsid w:val="006F3894"/>
    <w:rsid w:val="006F3C87"/>
    <w:rsid w:val="006F4427"/>
    <w:rsid w:val="006F4DE6"/>
    <w:rsid w:val="006F51C6"/>
    <w:rsid w:val="006F68C0"/>
    <w:rsid w:val="006F75AB"/>
    <w:rsid w:val="006F7A3B"/>
    <w:rsid w:val="0070045B"/>
    <w:rsid w:val="00700F4F"/>
    <w:rsid w:val="007020C5"/>
    <w:rsid w:val="0070210D"/>
    <w:rsid w:val="00702A4D"/>
    <w:rsid w:val="00702BA5"/>
    <w:rsid w:val="007032E8"/>
    <w:rsid w:val="00703FB0"/>
    <w:rsid w:val="00704337"/>
    <w:rsid w:val="00704764"/>
    <w:rsid w:val="00704CF8"/>
    <w:rsid w:val="00705854"/>
    <w:rsid w:val="00705DA8"/>
    <w:rsid w:val="0070609C"/>
    <w:rsid w:val="007066E9"/>
    <w:rsid w:val="00706BF6"/>
    <w:rsid w:val="0070715B"/>
    <w:rsid w:val="00707588"/>
    <w:rsid w:val="00710273"/>
    <w:rsid w:val="00710699"/>
    <w:rsid w:val="00710C1F"/>
    <w:rsid w:val="00711255"/>
    <w:rsid w:val="00711A74"/>
    <w:rsid w:val="00711C72"/>
    <w:rsid w:val="0071222C"/>
    <w:rsid w:val="007123C8"/>
    <w:rsid w:val="007123FE"/>
    <w:rsid w:val="0071287C"/>
    <w:rsid w:val="00712939"/>
    <w:rsid w:val="00712CF5"/>
    <w:rsid w:val="00712D7A"/>
    <w:rsid w:val="0071358D"/>
    <w:rsid w:val="00713B8B"/>
    <w:rsid w:val="00713D24"/>
    <w:rsid w:val="00713DB5"/>
    <w:rsid w:val="00713DD4"/>
    <w:rsid w:val="00713E95"/>
    <w:rsid w:val="007141C0"/>
    <w:rsid w:val="00714AFF"/>
    <w:rsid w:val="00714C0B"/>
    <w:rsid w:val="00714CA7"/>
    <w:rsid w:val="00714EFF"/>
    <w:rsid w:val="007150AD"/>
    <w:rsid w:val="00715296"/>
    <w:rsid w:val="00715A59"/>
    <w:rsid w:val="00715CC6"/>
    <w:rsid w:val="00715E6A"/>
    <w:rsid w:val="007166A9"/>
    <w:rsid w:val="00716772"/>
    <w:rsid w:val="0071717F"/>
    <w:rsid w:val="00717A66"/>
    <w:rsid w:val="00717B22"/>
    <w:rsid w:val="0072027E"/>
    <w:rsid w:val="0072039D"/>
    <w:rsid w:val="00720E79"/>
    <w:rsid w:val="00721702"/>
    <w:rsid w:val="00721CC7"/>
    <w:rsid w:val="00721D01"/>
    <w:rsid w:val="00721D5F"/>
    <w:rsid w:val="00721DF5"/>
    <w:rsid w:val="0072200B"/>
    <w:rsid w:val="00722067"/>
    <w:rsid w:val="007223AD"/>
    <w:rsid w:val="007226C8"/>
    <w:rsid w:val="00722CFF"/>
    <w:rsid w:val="0072362E"/>
    <w:rsid w:val="007239BC"/>
    <w:rsid w:val="00723D1E"/>
    <w:rsid w:val="00723FF7"/>
    <w:rsid w:val="00724077"/>
    <w:rsid w:val="00724320"/>
    <w:rsid w:val="00724379"/>
    <w:rsid w:val="00724B36"/>
    <w:rsid w:val="00724E4F"/>
    <w:rsid w:val="00725309"/>
    <w:rsid w:val="00725503"/>
    <w:rsid w:val="00725734"/>
    <w:rsid w:val="00725A82"/>
    <w:rsid w:val="007261EF"/>
    <w:rsid w:val="00726B46"/>
    <w:rsid w:val="00726D4F"/>
    <w:rsid w:val="0072762F"/>
    <w:rsid w:val="0072764D"/>
    <w:rsid w:val="00727678"/>
    <w:rsid w:val="00727EBD"/>
    <w:rsid w:val="00730758"/>
    <w:rsid w:val="007307D4"/>
    <w:rsid w:val="0073103C"/>
    <w:rsid w:val="00731301"/>
    <w:rsid w:val="007314A2"/>
    <w:rsid w:val="007318DA"/>
    <w:rsid w:val="007319AF"/>
    <w:rsid w:val="00731A22"/>
    <w:rsid w:val="00731E01"/>
    <w:rsid w:val="00731EC6"/>
    <w:rsid w:val="00732313"/>
    <w:rsid w:val="007324E1"/>
    <w:rsid w:val="00732B35"/>
    <w:rsid w:val="00732F4E"/>
    <w:rsid w:val="00732F6B"/>
    <w:rsid w:val="00733DF3"/>
    <w:rsid w:val="007342AD"/>
    <w:rsid w:val="007343C0"/>
    <w:rsid w:val="00734EE7"/>
    <w:rsid w:val="00734F83"/>
    <w:rsid w:val="007352D1"/>
    <w:rsid w:val="00735344"/>
    <w:rsid w:val="00735757"/>
    <w:rsid w:val="00735C47"/>
    <w:rsid w:val="00735DC6"/>
    <w:rsid w:val="00735DCA"/>
    <w:rsid w:val="00736122"/>
    <w:rsid w:val="007362FA"/>
    <w:rsid w:val="007369C9"/>
    <w:rsid w:val="00736F42"/>
    <w:rsid w:val="00737667"/>
    <w:rsid w:val="00737AE5"/>
    <w:rsid w:val="00737EC1"/>
    <w:rsid w:val="0074001F"/>
    <w:rsid w:val="007405E1"/>
    <w:rsid w:val="00740B27"/>
    <w:rsid w:val="00740C0B"/>
    <w:rsid w:val="00740EB9"/>
    <w:rsid w:val="00740F22"/>
    <w:rsid w:val="00741106"/>
    <w:rsid w:val="00741203"/>
    <w:rsid w:val="007413E7"/>
    <w:rsid w:val="0074145E"/>
    <w:rsid w:val="00741843"/>
    <w:rsid w:val="00741A86"/>
    <w:rsid w:val="00741B6A"/>
    <w:rsid w:val="00742164"/>
    <w:rsid w:val="007425FF"/>
    <w:rsid w:val="007429E5"/>
    <w:rsid w:val="00742B0B"/>
    <w:rsid w:val="00742CE6"/>
    <w:rsid w:val="00742F10"/>
    <w:rsid w:val="007438A9"/>
    <w:rsid w:val="00743977"/>
    <w:rsid w:val="0074474A"/>
    <w:rsid w:val="00744782"/>
    <w:rsid w:val="00744879"/>
    <w:rsid w:val="00744B21"/>
    <w:rsid w:val="00744ED5"/>
    <w:rsid w:val="007450B8"/>
    <w:rsid w:val="00745459"/>
    <w:rsid w:val="00745D1A"/>
    <w:rsid w:val="00746125"/>
    <w:rsid w:val="00746534"/>
    <w:rsid w:val="00746807"/>
    <w:rsid w:val="007469F5"/>
    <w:rsid w:val="007475E4"/>
    <w:rsid w:val="00747C02"/>
    <w:rsid w:val="007502B9"/>
    <w:rsid w:val="007505DC"/>
    <w:rsid w:val="0075165A"/>
    <w:rsid w:val="007518A2"/>
    <w:rsid w:val="00751CEC"/>
    <w:rsid w:val="007522EF"/>
    <w:rsid w:val="00752308"/>
    <w:rsid w:val="00752406"/>
    <w:rsid w:val="00752444"/>
    <w:rsid w:val="007524B2"/>
    <w:rsid w:val="00752515"/>
    <w:rsid w:val="0075260A"/>
    <w:rsid w:val="00752F36"/>
    <w:rsid w:val="0075364F"/>
    <w:rsid w:val="00753708"/>
    <w:rsid w:val="00753CFC"/>
    <w:rsid w:val="00753F34"/>
    <w:rsid w:val="00753F9A"/>
    <w:rsid w:val="00754205"/>
    <w:rsid w:val="007544C2"/>
    <w:rsid w:val="00754B83"/>
    <w:rsid w:val="00754D11"/>
    <w:rsid w:val="00754F3C"/>
    <w:rsid w:val="00754F5E"/>
    <w:rsid w:val="007550F5"/>
    <w:rsid w:val="00755B5B"/>
    <w:rsid w:val="00755D45"/>
    <w:rsid w:val="00756793"/>
    <w:rsid w:val="00756D65"/>
    <w:rsid w:val="00756F41"/>
    <w:rsid w:val="00757258"/>
    <w:rsid w:val="00757606"/>
    <w:rsid w:val="007577E6"/>
    <w:rsid w:val="00757B1F"/>
    <w:rsid w:val="00760028"/>
    <w:rsid w:val="007610D5"/>
    <w:rsid w:val="007614AC"/>
    <w:rsid w:val="007616FC"/>
    <w:rsid w:val="0076175A"/>
    <w:rsid w:val="00761AF9"/>
    <w:rsid w:val="00761E0F"/>
    <w:rsid w:val="00761E1F"/>
    <w:rsid w:val="007620A1"/>
    <w:rsid w:val="0076269B"/>
    <w:rsid w:val="00762F2C"/>
    <w:rsid w:val="00763315"/>
    <w:rsid w:val="00763590"/>
    <w:rsid w:val="007636B9"/>
    <w:rsid w:val="00763961"/>
    <w:rsid w:val="00763FC0"/>
    <w:rsid w:val="007641A9"/>
    <w:rsid w:val="007644D7"/>
    <w:rsid w:val="00764612"/>
    <w:rsid w:val="007647EC"/>
    <w:rsid w:val="007652FA"/>
    <w:rsid w:val="00765800"/>
    <w:rsid w:val="007658DF"/>
    <w:rsid w:val="00765F3A"/>
    <w:rsid w:val="00766FDD"/>
    <w:rsid w:val="007678A5"/>
    <w:rsid w:val="00767C9B"/>
    <w:rsid w:val="00767D5A"/>
    <w:rsid w:val="00767E1D"/>
    <w:rsid w:val="007708B3"/>
    <w:rsid w:val="007709BE"/>
    <w:rsid w:val="00770B21"/>
    <w:rsid w:val="00770E36"/>
    <w:rsid w:val="007714D8"/>
    <w:rsid w:val="007716FF"/>
    <w:rsid w:val="00771AB9"/>
    <w:rsid w:val="00771C0A"/>
    <w:rsid w:val="00771D37"/>
    <w:rsid w:val="00771E80"/>
    <w:rsid w:val="007720EA"/>
    <w:rsid w:val="00772B45"/>
    <w:rsid w:val="00773299"/>
    <w:rsid w:val="00773432"/>
    <w:rsid w:val="007735F9"/>
    <w:rsid w:val="007739B6"/>
    <w:rsid w:val="00773F0C"/>
    <w:rsid w:val="00774371"/>
    <w:rsid w:val="0077438B"/>
    <w:rsid w:val="00774486"/>
    <w:rsid w:val="00774B57"/>
    <w:rsid w:val="00774FB5"/>
    <w:rsid w:val="00776681"/>
    <w:rsid w:val="00776F55"/>
    <w:rsid w:val="007774D4"/>
    <w:rsid w:val="0077769A"/>
    <w:rsid w:val="00777764"/>
    <w:rsid w:val="007808C6"/>
    <w:rsid w:val="007808D5"/>
    <w:rsid w:val="007809B1"/>
    <w:rsid w:val="00780BB0"/>
    <w:rsid w:val="00780C7E"/>
    <w:rsid w:val="00780E81"/>
    <w:rsid w:val="00780F1A"/>
    <w:rsid w:val="00781B38"/>
    <w:rsid w:val="0078253A"/>
    <w:rsid w:val="0078266C"/>
    <w:rsid w:val="00782DDD"/>
    <w:rsid w:val="007831C7"/>
    <w:rsid w:val="00783322"/>
    <w:rsid w:val="007834E8"/>
    <w:rsid w:val="00783CEE"/>
    <w:rsid w:val="00783E25"/>
    <w:rsid w:val="007847D6"/>
    <w:rsid w:val="00784EDC"/>
    <w:rsid w:val="00785032"/>
    <w:rsid w:val="007858AE"/>
    <w:rsid w:val="00786A15"/>
    <w:rsid w:val="00786E6F"/>
    <w:rsid w:val="00786F87"/>
    <w:rsid w:val="00787147"/>
    <w:rsid w:val="00787782"/>
    <w:rsid w:val="0078787A"/>
    <w:rsid w:val="00787DD7"/>
    <w:rsid w:val="00790341"/>
    <w:rsid w:val="00790882"/>
    <w:rsid w:val="00790A3F"/>
    <w:rsid w:val="00790CD7"/>
    <w:rsid w:val="00790FC0"/>
    <w:rsid w:val="00791CDC"/>
    <w:rsid w:val="007923D1"/>
    <w:rsid w:val="007924DC"/>
    <w:rsid w:val="00792690"/>
    <w:rsid w:val="007928FB"/>
    <w:rsid w:val="00792A9B"/>
    <w:rsid w:val="00792C63"/>
    <w:rsid w:val="00792E19"/>
    <w:rsid w:val="00792EC4"/>
    <w:rsid w:val="007939EF"/>
    <w:rsid w:val="00793A35"/>
    <w:rsid w:val="00793AC2"/>
    <w:rsid w:val="00793AD4"/>
    <w:rsid w:val="00793B9F"/>
    <w:rsid w:val="00793E79"/>
    <w:rsid w:val="00793F0F"/>
    <w:rsid w:val="00794097"/>
    <w:rsid w:val="007941E8"/>
    <w:rsid w:val="00794265"/>
    <w:rsid w:val="00794460"/>
    <w:rsid w:val="00794635"/>
    <w:rsid w:val="0079476E"/>
    <w:rsid w:val="007955B8"/>
    <w:rsid w:val="007956BF"/>
    <w:rsid w:val="00795A88"/>
    <w:rsid w:val="00795BA9"/>
    <w:rsid w:val="00795D7A"/>
    <w:rsid w:val="00795FA1"/>
    <w:rsid w:val="0079632E"/>
    <w:rsid w:val="007964FF"/>
    <w:rsid w:val="00796C38"/>
    <w:rsid w:val="00796F42"/>
    <w:rsid w:val="00796FCC"/>
    <w:rsid w:val="007975FF"/>
    <w:rsid w:val="0079769A"/>
    <w:rsid w:val="00797A00"/>
    <w:rsid w:val="00797A3F"/>
    <w:rsid w:val="007A0083"/>
    <w:rsid w:val="007A0294"/>
    <w:rsid w:val="007A1043"/>
    <w:rsid w:val="007A16F3"/>
    <w:rsid w:val="007A1BF0"/>
    <w:rsid w:val="007A1FD9"/>
    <w:rsid w:val="007A2DF7"/>
    <w:rsid w:val="007A2EF0"/>
    <w:rsid w:val="007A3336"/>
    <w:rsid w:val="007A3428"/>
    <w:rsid w:val="007A3618"/>
    <w:rsid w:val="007A37E0"/>
    <w:rsid w:val="007A3B7E"/>
    <w:rsid w:val="007A40E2"/>
    <w:rsid w:val="007A459F"/>
    <w:rsid w:val="007A5029"/>
    <w:rsid w:val="007A50A0"/>
    <w:rsid w:val="007A5A35"/>
    <w:rsid w:val="007A62D8"/>
    <w:rsid w:val="007A6428"/>
    <w:rsid w:val="007A6BBD"/>
    <w:rsid w:val="007A717D"/>
    <w:rsid w:val="007A72AD"/>
    <w:rsid w:val="007A73F9"/>
    <w:rsid w:val="007A76FC"/>
    <w:rsid w:val="007A79C7"/>
    <w:rsid w:val="007A7BC1"/>
    <w:rsid w:val="007A7DBE"/>
    <w:rsid w:val="007B003A"/>
    <w:rsid w:val="007B056D"/>
    <w:rsid w:val="007B05C6"/>
    <w:rsid w:val="007B07B7"/>
    <w:rsid w:val="007B08BF"/>
    <w:rsid w:val="007B0CC6"/>
    <w:rsid w:val="007B0D00"/>
    <w:rsid w:val="007B1746"/>
    <w:rsid w:val="007B1AA2"/>
    <w:rsid w:val="007B1CED"/>
    <w:rsid w:val="007B2299"/>
    <w:rsid w:val="007B230D"/>
    <w:rsid w:val="007B2BAD"/>
    <w:rsid w:val="007B2CAB"/>
    <w:rsid w:val="007B2E5E"/>
    <w:rsid w:val="007B3124"/>
    <w:rsid w:val="007B3EAE"/>
    <w:rsid w:val="007B4387"/>
    <w:rsid w:val="007B4506"/>
    <w:rsid w:val="007B48F1"/>
    <w:rsid w:val="007B5345"/>
    <w:rsid w:val="007B606B"/>
    <w:rsid w:val="007B6861"/>
    <w:rsid w:val="007B68E9"/>
    <w:rsid w:val="007B6C1E"/>
    <w:rsid w:val="007B6E9B"/>
    <w:rsid w:val="007B7108"/>
    <w:rsid w:val="007B71DB"/>
    <w:rsid w:val="007B7421"/>
    <w:rsid w:val="007B74A8"/>
    <w:rsid w:val="007B7D2B"/>
    <w:rsid w:val="007C017A"/>
    <w:rsid w:val="007C01EA"/>
    <w:rsid w:val="007C04D6"/>
    <w:rsid w:val="007C0A6A"/>
    <w:rsid w:val="007C0CFF"/>
    <w:rsid w:val="007C10BE"/>
    <w:rsid w:val="007C12AE"/>
    <w:rsid w:val="007C1CEB"/>
    <w:rsid w:val="007C1DCE"/>
    <w:rsid w:val="007C275C"/>
    <w:rsid w:val="007C33FC"/>
    <w:rsid w:val="007C37E6"/>
    <w:rsid w:val="007C3981"/>
    <w:rsid w:val="007C3A26"/>
    <w:rsid w:val="007C3D68"/>
    <w:rsid w:val="007C3F9C"/>
    <w:rsid w:val="007C4479"/>
    <w:rsid w:val="007C549F"/>
    <w:rsid w:val="007C55B5"/>
    <w:rsid w:val="007C5657"/>
    <w:rsid w:val="007C5A2E"/>
    <w:rsid w:val="007C5D22"/>
    <w:rsid w:val="007C6107"/>
    <w:rsid w:val="007C6165"/>
    <w:rsid w:val="007C6809"/>
    <w:rsid w:val="007C6A9C"/>
    <w:rsid w:val="007C76C8"/>
    <w:rsid w:val="007D00D8"/>
    <w:rsid w:val="007D012A"/>
    <w:rsid w:val="007D08D9"/>
    <w:rsid w:val="007D0B51"/>
    <w:rsid w:val="007D0B65"/>
    <w:rsid w:val="007D0F0B"/>
    <w:rsid w:val="007D1438"/>
    <w:rsid w:val="007D2885"/>
    <w:rsid w:val="007D2F66"/>
    <w:rsid w:val="007D2FF4"/>
    <w:rsid w:val="007D3308"/>
    <w:rsid w:val="007D378D"/>
    <w:rsid w:val="007D3A7D"/>
    <w:rsid w:val="007D3CBC"/>
    <w:rsid w:val="007D46FA"/>
    <w:rsid w:val="007D47B7"/>
    <w:rsid w:val="007D4C3F"/>
    <w:rsid w:val="007D4F0A"/>
    <w:rsid w:val="007D518E"/>
    <w:rsid w:val="007D544D"/>
    <w:rsid w:val="007D5681"/>
    <w:rsid w:val="007D5716"/>
    <w:rsid w:val="007D6129"/>
    <w:rsid w:val="007D6A0A"/>
    <w:rsid w:val="007D6E0E"/>
    <w:rsid w:val="007D750A"/>
    <w:rsid w:val="007D75AB"/>
    <w:rsid w:val="007D7835"/>
    <w:rsid w:val="007D7933"/>
    <w:rsid w:val="007E026B"/>
    <w:rsid w:val="007E0375"/>
    <w:rsid w:val="007E0A76"/>
    <w:rsid w:val="007E0B40"/>
    <w:rsid w:val="007E0DD3"/>
    <w:rsid w:val="007E1298"/>
    <w:rsid w:val="007E12B6"/>
    <w:rsid w:val="007E2429"/>
    <w:rsid w:val="007E2912"/>
    <w:rsid w:val="007E2C0C"/>
    <w:rsid w:val="007E30FF"/>
    <w:rsid w:val="007E315D"/>
    <w:rsid w:val="007E3453"/>
    <w:rsid w:val="007E34D6"/>
    <w:rsid w:val="007E3D6B"/>
    <w:rsid w:val="007E4DFE"/>
    <w:rsid w:val="007E53BE"/>
    <w:rsid w:val="007E66F7"/>
    <w:rsid w:val="007E677E"/>
    <w:rsid w:val="007E70A7"/>
    <w:rsid w:val="007E79BE"/>
    <w:rsid w:val="007E7BF9"/>
    <w:rsid w:val="007E7C26"/>
    <w:rsid w:val="007E7E20"/>
    <w:rsid w:val="007F092C"/>
    <w:rsid w:val="007F0D8E"/>
    <w:rsid w:val="007F13C3"/>
    <w:rsid w:val="007F1508"/>
    <w:rsid w:val="007F1BA2"/>
    <w:rsid w:val="007F1D5B"/>
    <w:rsid w:val="007F25BE"/>
    <w:rsid w:val="007F27F0"/>
    <w:rsid w:val="007F28D6"/>
    <w:rsid w:val="007F2A6D"/>
    <w:rsid w:val="007F2FA5"/>
    <w:rsid w:val="007F32DF"/>
    <w:rsid w:val="007F3378"/>
    <w:rsid w:val="007F3535"/>
    <w:rsid w:val="007F36D5"/>
    <w:rsid w:val="007F3B1D"/>
    <w:rsid w:val="007F3F95"/>
    <w:rsid w:val="007F4819"/>
    <w:rsid w:val="007F5815"/>
    <w:rsid w:val="007F59E1"/>
    <w:rsid w:val="007F5C00"/>
    <w:rsid w:val="007F5DFA"/>
    <w:rsid w:val="007F63A2"/>
    <w:rsid w:val="007F68C9"/>
    <w:rsid w:val="007F6A46"/>
    <w:rsid w:val="007F6A5B"/>
    <w:rsid w:val="007F6BB3"/>
    <w:rsid w:val="007F6CCD"/>
    <w:rsid w:val="007F7087"/>
    <w:rsid w:val="007F7165"/>
    <w:rsid w:val="007F73D9"/>
    <w:rsid w:val="007F76B0"/>
    <w:rsid w:val="007F77D0"/>
    <w:rsid w:val="007F7C24"/>
    <w:rsid w:val="007F7D22"/>
    <w:rsid w:val="00800128"/>
    <w:rsid w:val="00800327"/>
    <w:rsid w:val="0080056A"/>
    <w:rsid w:val="00800991"/>
    <w:rsid w:val="00800D88"/>
    <w:rsid w:val="00800DA7"/>
    <w:rsid w:val="00800EC3"/>
    <w:rsid w:val="00801110"/>
    <w:rsid w:val="00801804"/>
    <w:rsid w:val="00801926"/>
    <w:rsid w:val="00801A14"/>
    <w:rsid w:val="00801DF5"/>
    <w:rsid w:val="00801ECB"/>
    <w:rsid w:val="00802877"/>
    <w:rsid w:val="00803161"/>
    <w:rsid w:val="00803670"/>
    <w:rsid w:val="008036AF"/>
    <w:rsid w:val="00803E97"/>
    <w:rsid w:val="00803EED"/>
    <w:rsid w:val="00804709"/>
    <w:rsid w:val="00804BA7"/>
    <w:rsid w:val="00804D9F"/>
    <w:rsid w:val="00804F11"/>
    <w:rsid w:val="00804F32"/>
    <w:rsid w:val="008053EC"/>
    <w:rsid w:val="00805867"/>
    <w:rsid w:val="0080648E"/>
    <w:rsid w:val="00806724"/>
    <w:rsid w:val="00806D96"/>
    <w:rsid w:val="00806DED"/>
    <w:rsid w:val="0080713F"/>
    <w:rsid w:val="008073F5"/>
    <w:rsid w:val="00807652"/>
    <w:rsid w:val="00807B52"/>
    <w:rsid w:val="00807DA8"/>
    <w:rsid w:val="00810127"/>
    <w:rsid w:val="00810AEA"/>
    <w:rsid w:val="00810C46"/>
    <w:rsid w:val="00810DE7"/>
    <w:rsid w:val="00810EE6"/>
    <w:rsid w:val="008110EE"/>
    <w:rsid w:val="0081153C"/>
    <w:rsid w:val="00811A52"/>
    <w:rsid w:val="0081208C"/>
    <w:rsid w:val="0081232E"/>
    <w:rsid w:val="008123B8"/>
    <w:rsid w:val="00812D73"/>
    <w:rsid w:val="008131D9"/>
    <w:rsid w:val="00813423"/>
    <w:rsid w:val="00813D53"/>
    <w:rsid w:val="00814CEA"/>
    <w:rsid w:val="00814F0C"/>
    <w:rsid w:val="00814F34"/>
    <w:rsid w:val="00815985"/>
    <w:rsid w:val="0081635D"/>
    <w:rsid w:val="008167A2"/>
    <w:rsid w:val="00816822"/>
    <w:rsid w:val="00816A83"/>
    <w:rsid w:val="0081709C"/>
    <w:rsid w:val="00817CC2"/>
    <w:rsid w:val="008207A0"/>
    <w:rsid w:val="008208ED"/>
    <w:rsid w:val="00820B3E"/>
    <w:rsid w:val="00821A8F"/>
    <w:rsid w:val="00822335"/>
    <w:rsid w:val="00822427"/>
    <w:rsid w:val="008226B2"/>
    <w:rsid w:val="008226E9"/>
    <w:rsid w:val="008231A1"/>
    <w:rsid w:val="008231AC"/>
    <w:rsid w:val="00823763"/>
    <w:rsid w:val="00823926"/>
    <w:rsid w:val="00824C11"/>
    <w:rsid w:val="00825677"/>
    <w:rsid w:val="0082628B"/>
    <w:rsid w:val="00826722"/>
    <w:rsid w:val="008267D3"/>
    <w:rsid w:val="00826C20"/>
    <w:rsid w:val="00826CAA"/>
    <w:rsid w:val="00826F83"/>
    <w:rsid w:val="00827336"/>
    <w:rsid w:val="00827649"/>
    <w:rsid w:val="008277F9"/>
    <w:rsid w:val="0082796C"/>
    <w:rsid w:val="00827F54"/>
    <w:rsid w:val="008301F0"/>
    <w:rsid w:val="00830206"/>
    <w:rsid w:val="008306C6"/>
    <w:rsid w:val="008308F4"/>
    <w:rsid w:val="00830C74"/>
    <w:rsid w:val="00831878"/>
    <w:rsid w:val="00831A9E"/>
    <w:rsid w:val="00831C95"/>
    <w:rsid w:val="00832117"/>
    <w:rsid w:val="0083243C"/>
    <w:rsid w:val="00832A5D"/>
    <w:rsid w:val="008330C5"/>
    <w:rsid w:val="00833BB9"/>
    <w:rsid w:val="008340DA"/>
    <w:rsid w:val="00834257"/>
    <w:rsid w:val="00834565"/>
    <w:rsid w:val="00834AB2"/>
    <w:rsid w:val="00834B80"/>
    <w:rsid w:val="00834D52"/>
    <w:rsid w:val="0083523B"/>
    <w:rsid w:val="00835BBD"/>
    <w:rsid w:val="008367EF"/>
    <w:rsid w:val="008368DD"/>
    <w:rsid w:val="008376E5"/>
    <w:rsid w:val="00837F27"/>
    <w:rsid w:val="00840074"/>
    <w:rsid w:val="008400F4"/>
    <w:rsid w:val="00840438"/>
    <w:rsid w:val="00840542"/>
    <w:rsid w:val="0084067D"/>
    <w:rsid w:val="00840849"/>
    <w:rsid w:val="00840E08"/>
    <w:rsid w:val="00840EBA"/>
    <w:rsid w:val="0084128C"/>
    <w:rsid w:val="008415FE"/>
    <w:rsid w:val="008417E7"/>
    <w:rsid w:val="00841A0E"/>
    <w:rsid w:val="00841BBC"/>
    <w:rsid w:val="00841E17"/>
    <w:rsid w:val="00841EE1"/>
    <w:rsid w:val="00841F29"/>
    <w:rsid w:val="008420FC"/>
    <w:rsid w:val="00842629"/>
    <w:rsid w:val="00842695"/>
    <w:rsid w:val="00842841"/>
    <w:rsid w:val="00842E7E"/>
    <w:rsid w:val="008434CF"/>
    <w:rsid w:val="00844248"/>
    <w:rsid w:val="00844B99"/>
    <w:rsid w:val="00844D6D"/>
    <w:rsid w:val="008451CF"/>
    <w:rsid w:val="00845989"/>
    <w:rsid w:val="00846251"/>
    <w:rsid w:val="00846349"/>
    <w:rsid w:val="00846540"/>
    <w:rsid w:val="00846892"/>
    <w:rsid w:val="008476B6"/>
    <w:rsid w:val="00847745"/>
    <w:rsid w:val="0084795B"/>
    <w:rsid w:val="00847BED"/>
    <w:rsid w:val="008507EB"/>
    <w:rsid w:val="008511B8"/>
    <w:rsid w:val="00852050"/>
    <w:rsid w:val="00852057"/>
    <w:rsid w:val="008525A3"/>
    <w:rsid w:val="00852894"/>
    <w:rsid w:val="008528DC"/>
    <w:rsid w:val="008543F1"/>
    <w:rsid w:val="00854514"/>
    <w:rsid w:val="00854D78"/>
    <w:rsid w:val="00854F48"/>
    <w:rsid w:val="008553A8"/>
    <w:rsid w:val="0085542B"/>
    <w:rsid w:val="00855F85"/>
    <w:rsid w:val="00855FFD"/>
    <w:rsid w:val="00856117"/>
    <w:rsid w:val="0085657C"/>
    <w:rsid w:val="0085678D"/>
    <w:rsid w:val="00856821"/>
    <w:rsid w:val="0085699A"/>
    <w:rsid w:val="00856AA6"/>
    <w:rsid w:val="00857275"/>
    <w:rsid w:val="008576F1"/>
    <w:rsid w:val="008607B5"/>
    <w:rsid w:val="00860C34"/>
    <w:rsid w:val="00860F4A"/>
    <w:rsid w:val="008610D7"/>
    <w:rsid w:val="00861658"/>
    <w:rsid w:val="0086206A"/>
    <w:rsid w:val="008629F6"/>
    <w:rsid w:val="00862A40"/>
    <w:rsid w:val="00862DC9"/>
    <w:rsid w:val="008630E2"/>
    <w:rsid w:val="008631D6"/>
    <w:rsid w:val="0086369C"/>
    <w:rsid w:val="0086374D"/>
    <w:rsid w:val="00863FE6"/>
    <w:rsid w:val="008640F4"/>
    <w:rsid w:val="00864717"/>
    <w:rsid w:val="00864F07"/>
    <w:rsid w:val="008651ED"/>
    <w:rsid w:val="0086541A"/>
    <w:rsid w:val="00865828"/>
    <w:rsid w:val="00865AB4"/>
    <w:rsid w:val="00865BEF"/>
    <w:rsid w:val="00865E3D"/>
    <w:rsid w:val="0086643D"/>
    <w:rsid w:val="008666E9"/>
    <w:rsid w:val="00866818"/>
    <w:rsid w:val="0086692A"/>
    <w:rsid w:val="00866B01"/>
    <w:rsid w:val="00866B61"/>
    <w:rsid w:val="00866D7C"/>
    <w:rsid w:val="008670D7"/>
    <w:rsid w:val="008671DC"/>
    <w:rsid w:val="00867BA8"/>
    <w:rsid w:val="0087035C"/>
    <w:rsid w:val="00870867"/>
    <w:rsid w:val="008708A4"/>
    <w:rsid w:val="00870B20"/>
    <w:rsid w:val="00870FC5"/>
    <w:rsid w:val="00871E0B"/>
    <w:rsid w:val="008720FA"/>
    <w:rsid w:val="00872113"/>
    <w:rsid w:val="008722F0"/>
    <w:rsid w:val="008728EC"/>
    <w:rsid w:val="00872C47"/>
    <w:rsid w:val="0087302A"/>
    <w:rsid w:val="00873A5E"/>
    <w:rsid w:val="00873C31"/>
    <w:rsid w:val="00874367"/>
    <w:rsid w:val="008747E0"/>
    <w:rsid w:val="00874C18"/>
    <w:rsid w:val="00874D54"/>
    <w:rsid w:val="00874F40"/>
    <w:rsid w:val="00875ABA"/>
    <w:rsid w:val="00875CDC"/>
    <w:rsid w:val="00876216"/>
    <w:rsid w:val="00876268"/>
    <w:rsid w:val="00876B86"/>
    <w:rsid w:val="0087730B"/>
    <w:rsid w:val="008777E3"/>
    <w:rsid w:val="0087794B"/>
    <w:rsid w:val="00877D34"/>
    <w:rsid w:val="008804EC"/>
    <w:rsid w:val="00880F8C"/>
    <w:rsid w:val="008812BA"/>
    <w:rsid w:val="008816EE"/>
    <w:rsid w:val="0088173C"/>
    <w:rsid w:val="0088221C"/>
    <w:rsid w:val="0088258C"/>
    <w:rsid w:val="00882786"/>
    <w:rsid w:val="0088285F"/>
    <w:rsid w:val="00882BF6"/>
    <w:rsid w:val="0088316B"/>
    <w:rsid w:val="008837DD"/>
    <w:rsid w:val="008844CE"/>
    <w:rsid w:val="00885401"/>
    <w:rsid w:val="00885458"/>
    <w:rsid w:val="0088546F"/>
    <w:rsid w:val="00885B73"/>
    <w:rsid w:val="00885E38"/>
    <w:rsid w:val="0088682E"/>
    <w:rsid w:val="00886BA2"/>
    <w:rsid w:val="00886CD2"/>
    <w:rsid w:val="00886E67"/>
    <w:rsid w:val="00887897"/>
    <w:rsid w:val="00887AF6"/>
    <w:rsid w:val="00887B4E"/>
    <w:rsid w:val="00887DF1"/>
    <w:rsid w:val="0089051E"/>
    <w:rsid w:val="00890B1E"/>
    <w:rsid w:val="00890CF9"/>
    <w:rsid w:val="00890DA7"/>
    <w:rsid w:val="008915C7"/>
    <w:rsid w:val="00891892"/>
    <w:rsid w:val="00891B34"/>
    <w:rsid w:val="00892826"/>
    <w:rsid w:val="0089381D"/>
    <w:rsid w:val="00893AFD"/>
    <w:rsid w:val="00893CE3"/>
    <w:rsid w:val="00893CF3"/>
    <w:rsid w:val="00894285"/>
    <w:rsid w:val="008943AD"/>
    <w:rsid w:val="008946A8"/>
    <w:rsid w:val="008949B5"/>
    <w:rsid w:val="00894A4D"/>
    <w:rsid w:val="00894AEF"/>
    <w:rsid w:val="00894E37"/>
    <w:rsid w:val="00895071"/>
    <w:rsid w:val="008959BF"/>
    <w:rsid w:val="00895AB2"/>
    <w:rsid w:val="0089647A"/>
    <w:rsid w:val="00896632"/>
    <w:rsid w:val="00896644"/>
    <w:rsid w:val="00896892"/>
    <w:rsid w:val="00896988"/>
    <w:rsid w:val="00896F7F"/>
    <w:rsid w:val="00897333"/>
    <w:rsid w:val="00897926"/>
    <w:rsid w:val="00897E8F"/>
    <w:rsid w:val="008A0B83"/>
    <w:rsid w:val="008A0CAA"/>
    <w:rsid w:val="008A0D65"/>
    <w:rsid w:val="008A13AF"/>
    <w:rsid w:val="008A17C2"/>
    <w:rsid w:val="008A19E3"/>
    <w:rsid w:val="008A1FCA"/>
    <w:rsid w:val="008A2050"/>
    <w:rsid w:val="008A2293"/>
    <w:rsid w:val="008A22A7"/>
    <w:rsid w:val="008A2A24"/>
    <w:rsid w:val="008A317A"/>
    <w:rsid w:val="008A3301"/>
    <w:rsid w:val="008A366A"/>
    <w:rsid w:val="008A3DEC"/>
    <w:rsid w:val="008A3FE7"/>
    <w:rsid w:val="008A4069"/>
    <w:rsid w:val="008A411D"/>
    <w:rsid w:val="008A4982"/>
    <w:rsid w:val="008A4BC2"/>
    <w:rsid w:val="008A4C9A"/>
    <w:rsid w:val="008A4D29"/>
    <w:rsid w:val="008A4D87"/>
    <w:rsid w:val="008A5440"/>
    <w:rsid w:val="008A561E"/>
    <w:rsid w:val="008A5A4B"/>
    <w:rsid w:val="008A5FBA"/>
    <w:rsid w:val="008A6355"/>
    <w:rsid w:val="008A64EB"/>
    <w:rsid w:val="008A652F"/>
    <w:rsid w:val="008A69EC"/>
    <w:rsid w:val="008A6A0E"/>
    <w:rsid w:val="008A6B28"/>
    <w:rsid w:val="008A6B68"/>
    <w:rsid w:val="008A7295"/>
    <w:rsid w:val="008A77BB"/>
    <w:rsid w:val="008A7823"/>
    <w:rsid w:val="008A7A13"/>
    <w:rsid w:val="008A7BAF"/>
    <w:rsid w:val="008A7C6D"/>
    <w:rsid w:val="008A7EF7"/>
    <w:rsid w:val="008B05B1"/>
    <w:rsid w:val="008B0AB5"/>
    <w:rsid w:val="008B0F14"/>
    <w:rsid w:val="008B1334"/>
    <w:rsid w:val="008B1C90"/>
    <w:rsid w:val="008B1EAE"/>
    <w:rsid w:val="008B202B"/>
    <w:rsid w:val="008B20AC"/>
    <w:rsid w:val="008B2230"/>
    <w:rsid w:val="008B23AC"/>
    <w:rsid w:val="008B2482"/>
    <w:rsid w:val="008B28EC"/>
    <w:rsid w:val="008B29C3"/>
    <w:rsid w:val="008B2A44"/>
    <w:rsid w:val="008B2A4D"/>
    <w:rsid w:val="008B2AFD"/>
    <w:rsid w:val="008B2C57"/>
    <w:rsid w:val="008B2D81"/>
    <w:rsid w:val="008B2DB5"/>
    <w:rsid w:val="008B2E73"/>
    <w:rsid w:val="008B3793"/>
    <w:rsid w:val="008B39C7"/>
    <w:rsid w:val="008B3C39"/>
    <w:rsid w:val="008B3E8F"/>
    <w:rsid w:val="008B40F7"/>
    <w:rsid w:val="008B4185"/>
    <w:rsid w:val="008B4F5F"/>
    <w:rsid w:val="008B567D"/>
    <w:rsid w:val="008B583F"/>
    <w:rsid w:val="008B5E86"/>
    <w:rsid w:val="008B6537"/>
    <w:rsid w:val="008B680B"/>
    <w:rsid w:val="008B6B29"/>
    <w:rsid w:val="008B6C38"/>
    <w:rsid w:val="008B6DF9"/>
    <w:rsid w:val="008B6EF9"/>
    <w:rsid w:val="008B6F77"/>
    <w:rsid w:val="008B7784"/>
    <w:rsid w:val="008B7C3A"/>
    <w:rsid w:val="008C000E"/>
    <w:rsid w:val="008C035C"/>
    <w:rsid w:val="008C0723"/>
    <w:rsid w:val="008C0A2C"/>
    <w:rsid w:val="008C0BAC"/>
    <w:rsid w:val="008C11AF"/>
    <w:rsid w:val="008C1334"/>
    <w:rsid w:val="008C135F"/>
    <w:rsid w:val="008C166B"/>
    <w:rsid w:val="008C1A18"/>
    <w:rsid w:val="008C1CCA"/>
    <w:rsid w:val="008C2082"/>
    <w:rsid w:val="008C21CD"/>
    <w:rsid w:val="008C248E"/>
    <w:rsid w:val="008C2723"/>
    <w:rsid w:val="008C2BF4"/>
    <w:rsid w:val="008C2EE4"/>
    <w:rsid w:val="008C37E9"/>
    <w:rsid w:val="008C39EB"/>
    <w:rsid w:val="008C3D48"/>
    <w:rsid w:val="008C44A7"/>
    <w:rsid w:val="008C48D7"/>
    <w:rsid w:val="008C52C2"/>
    <w:rsid w:val="008C5636"/>
    <w:rsid w:val="008C5F2D"/>
    <w:rsid w:val="008C6127"/>
    <w:rsid w:val="008C6544"/>
    <w:rsid w:val="008C6892"/>
    <w:rsid w:val="008C6B52"/>
    <w:rsid w:val="008C6C1D"/>
    <w:rsid w:val="008C6FED"/>
    <w:rsid w:val="008C71B0"/>
    <w:rsid w:val="008C726C"/>
    <w:rsid w:val="008C73B5"/>
    <w:rsid w:val="008C744D"/>
    <w:rsid w:val="008C74A4"/>
    <w:rsid w:val="008D01B7"/>
    <w:rsid w:val="008D0304"/>
    <w:rsid w:val="008D0425"/>
    <w:rsid w:val="008D04B3"/>
    <w:rsid w:val="008D05C0"/>
    <w:rsid w:val="008D1101"/>
    <w:rsid w:val="008D18C8"/>
    <w:rsid w:val="008D1A73"/>
    <w:rsid w:val="008D1F08"/>
    <w:rsid w:val="008D2198"/>
    <w:rsid w:val="008D2462"/>
    <w:rsid w:val="008D271D"/>
    <w:rsid w:val="008D2BE8"/>
    <w:rsid w:val="008D30F6"/>
    <w:rsid w:val="008D3466"/>
    <w:rsid w:val="008D3968"/>
    <w:rsid w:val="008D4586"/>
    <w:rsid w:val="008D4DE8"/>
    <w:rsid w:val="008D4DF8"/>
    <w:rsid w:val="008D6422"/>
    <w:rsid w:val="008D688E"/>
    <w:rsid w:val="008D6A02"/>
    <w:rsid w:val="008D7DBB"/>
    <w:rsid w:val="008D7EAF"/>
    <w:rsid w:val="008E00FD"/>
    <w:rsid w:val="008E0320"/>
    <w:rsid w:val="008E041B"/>
    <w:rsid w:val="008E046A"/>
    <w:rsid w:val="008E05AE"/>
    <w:rsid w:val="008E07B5"/>
    <w:rsid w:val="008E138E"/>
    <w:rsid w:val="008E199A"/>
    <w:rsid w:val="008E28B3"/>
    <w:rsid w:val="008E2B4C"/>
    <w:rsid w:val="008E31E7"/>
    <w:rsid w:val="008E3360"/>
    <w:rsid w:val="008E3AC6"/>
    <w:rsid w:val="008E3DC8"/>
    <w:rsid w:val="008E451C"/>
    <w:rsid w:val="008E4A86"/>
    <w:rsid w:val="008E4B29"/>
    <w:rsid w:val="008E4D99"/>
    <w:rsid w:val="008E574A"/>
    <w:rsid w:val="008E5968"/>
    <w:rsid w:val="008E63B9"/>
    <w:rsid w:val="008E67A6"/>
    <w:rsid w:val="008E69D6"/>
    <w:rsid w:val="008E6C61"/>
    <w:rsid w:val="008E71FD"/>
    <w:rsid w:val="008E7260"/>
    <w:rsid w:val="008E72B5"/>
    <w:rsid w:val="008E77AB"/>
    <w:rsid w:val="008E7A74"/>
    <w:rsid w:val="008F0003"/>
    <w:rsid w:val="008F0084"/>
    <w:rsid w:val="008F09B5"/>
    <w:rsid w:val="008F0E43"/>
    <w:rsid w:val="008F0EE1"/>
    <w:rsid w:val="008F10BB"/>
    <w:rsid w:val="008F10EB"/>
    <w:rsid w:val="008F1B6A"/>
    <w:rsid w:val="008F20CA"/>
    <w:rsid w:val="008F2201"/>
    <w:rsid w:val="008F221E"/>
    <w:rsid w:val="008F230D"/>
    <w:rsid w:val="008F29E1"/>
    <w:rsid w:val="008F2C66"/>
    <w:rsid w:val="008F2EAE"/>
    <w:rsid w:val="008F32D4"/>
    <w:rsid w:val="008F34D7"/>
    <w:rsid w:val="008F3B3A"/>
    <w:rsid w:val="008F3B70"/>
    <w:rsid w:val="008F3CA5"/>
    <w:rsid w:val="008F3DC2"/>
    <w:rsid w:val="008F3EBC"/>
    <w:rsid w:val="008F4451"/>
    <w:rsid w:val="008F531C"/>
    <w:rsid w:val="008F5337"/>
    <w:rsid w:val="008F55E3"/>
    <w:rsid w:val="008F58D3"/>
    <w:rsid w:val="008F5AB5"/>
    <w:rsid w:val="008F6337"/>
    <w:rsid w:val="008F64D9"/>
    <w:rsid w:val="008F6EFC"/>
    <w:rsid w:val="008F705F"/>
    <w:rsid w:val="008F7099"/>
    <w:rsid w:val="008F716F"/>
    <w:rsid w:val="008F7665"/>
    <w:rsid w:val="008F77F6"/>
    <w:rsid w:val="00900C1A"/>
    <w:rsid w:val="00900E65"/>
    <w:rsid w:val="00900FCF"/>
    <w:rsid w:val="00901246"/>
    <w:rsid w:val="00901CFA"/>
    <w:rsid w:val="00901D6E"/>
    <w:rsid w:val="00901FE6"/>
    <w:rsid w:val="009026D3"/>
    <w:rsid w:val="00902801"/>
    <w:rsid w:val="00902A03"/>
    <w:rsid w:val="00902D37"/>
    <w:rsid w:val="0090321F"/>
    <w:rsid w:val="009033CE"/>
    <w:rsid w:val="00903814"/>
    <w:rsid w:val="0090387E"/>
    <w:rsid w:val="00903BA4"/>
    <w:rsid w:val="00904DCC"/>
    <w:rsid w:val="00904EF5"/>
    <w:rsid w:val="0090597A"/>
    <w:rsid w:val="0090598F"/>
    <w:rsid w:val="00905996"/>
    <w:rsid w:val="00906191"/>
    <w:rsid w:val="009065DB"/>
    <w:rsid w:val="00906665"/>
    <w:rsid w:val="009068D9"/>
    <w:rsid w:val="0090742C"/>
    <w:rsid w:val="0090765E"/>
    <w:rsid w:val="00907969"/>
    <w:rsid w:val="00907C9E"/>
    <w:rsid w:val="00910160"/>
    <w:rsid w:val="00910289"/>
    <w:rsid w:val="00910924"/>
    <w:rsid w:val="0091132E"/>
    <w:rsid w:val="00911403"/>
    <w:rsid w:val="00911828"/>
    <w:rsid w:val="00911E0F"/>
    <w:rsid w:val="0091278D"/>
    <w:rsid w:val="009129DA"/>
    <w:rsid w:val="00912A60"/>
    <w:rsid w:val="00912B83"/>
    <w:rsid w:val="00912BC1"/>
    <w:rsid w:val="00913075"/>
    <w:rsid w:val="0091312F"/>
    <w:rsid w:val="0091313E"/>
    <w:rsid w:val="0091341F"/>
    <w:rsid w:val="0091379F"/>
    <w:rsid w:val="00913F6B"/>
    <w:rsid w:val="009141B5"/>
    <w:rsid w:val="009142C0"/>
    <w:rsid w:val="00914A07"/>
    <w:rsid w:val="00914DD7"/>
    <w:rsid w:val="009152EC"/>
    <w:rsid w:val="00915D55"/>
    <w:rsid w:val="0091656B"/>
    <w:rsid w:val="00916745"/>
    <w:rsid w:val="00916830"/>
    <w:rsid w:val="0091720A"/>
    <w:rsid w:val="009172CE"/>
    <w:rsid w:val="00917C75"/>
    <w:rsid w:val="00917FF6"/>
    <w:rsid w:val="0092000E"/>
    <w:rsid w:val="0092024B"/>
    <w:rsid w:val="00920F35"/>
    <w:rsid w:val="00921C4E"/>
    <w:rsid w:val="00922449"/>
    <w:rsid w:val="009229BC"/>
    <w:rsid w:val="00922B78"/>
    <w:rsid w:val="00922D51"/>
    <w:rsid w:val="00922D6F"/>
    <w:rsid w:val="00922FC9"/>
    <w:rsid w:val="00923312"/>
    <w:rsid w:val="0092350D"/>
    <w:rsid w:val="00923900"/>
    <w:rsid w:val="0092396E"/>
    <w:rsid w:val="00923CB3"/>
    <w:rsid w:val="00923E33"/>
    <w:rsid w:val="00924C9D"/>
    <w:rsid w:val="00924D10"/>
    <w:rsid w:val="00924D53"/>
    <w:rsid w:val="0092525F"/>
    <w:rsid w:val="009252ED"/>
    <w:rsid w:val="00925948"/>
    <w:rsid w:val="00925F7A"/>
    <w:rsid w:val="00926A68"/>
    <w:rsid w:val="00926D41"/>
    <w:rsid w:val="00926E96"/>
    <w:rsid w:val="00927130"/>
    <w:rsid w:val="009273C8"/>
    <w:rsid w:val="0092771C"/>
    <w:rsid w:val="00927935"/>
    <w:rsid w:val="00927DCD"/>
    <w:rsid w:val="00930407"/>
    <w:rsid w:val="00930CF1"/>
    <w:rsid w:val="0093111F"/>
    <w:rsid w:val="009312C2"/>
    <w:rsid w:val="00931587"/>
    <w:rsid w:val="009316A9"/>
    <w:rsid w:val="00931AF5"/>
    <w:rsid w:val="00931DB4"/>
    <w:rsid w:val="00931DC3"/>
    <w:rsid w:val="009320A4"/>
    <w:rsid w:val="00932422"/>
    <w:rsid w:val="00932524"/>
    <w:rsid w:val="00932691"/>
    <w:rsid w:val="00932A12"/>
    <w:rsid w:val="009330A0"/>
    <w:rsid w:val="0093323D"/>
    <w:rsid w:val="00934323"/>
    <w:rsid w:val="00934E95"/>
    <w:rsid w:val="00935D76"/>
    <w:rsid w:val="00936139"/>
    <w:rsid w:val="009362C4"/>
    <w:rsid w:val="00936306"/>
    <w:rsid w:val="009364E7"/>
    <w:rsid w:val="00936D1E"/>
    <w:rsid w:val="00936F14"/>
    <w:rsid w:val="0093712D"/>
    <w:rsid w:val="00937174"/>
    <w:rsid w:val="009404E9"/>
    <w:rsid w:val="0094150F"/>
    <w:rsid w:val="00941745"/>
    <w:rsid w:val="009417BA"/>
    <w:rsid w:val="00941A3A"/>
    <w:rsid w:val="00942729"/>
    <w:rsid w:val="009429DD"/>
    <w:rsid w:val="0094370B"/>
    <w:rsid w:val="00943A0E"/>
    <w:rsid w:val="00943B3C"/>
    <w:rsid w:val="00943BF4"/>
    <w:rsid w:val="00943DFC"/>
    <w:rsid w:val="00943E56"/>
    <w:rsid w:val="0094401D"/>
    <w:rsid w:val="00944303"/>
    <w:rsid w:val="0094439D"/>
    <w:rsid w:val="009446F7"/>
    <w:rsid w:val="009449E2"/>
    <w:rsid w:val="00944C88"/>
    <w:rsid w:val="00944F1E"/>
    <w:rsid w:val="00945155"/>
    <w:rsid w:val="00945197"/>
    <w:rsid w:val="00945275"/>
    <w:rsid w:val="00945488"/>
    <w:rsid w:val="00945C6C"/>
    <w:rsid w:val="00946579"/>
    <w:rsid w:val="009465E3"/>
    <w:rsid w:val="00946B0A"/>
    <w:rsid w:val="00946F4D"/>
    <w:rsid w:val="0094721A"/>
    <w:rsid w:val="0094726E"/>
    <w:rsid w:val="009472BF"/>
    <w:rsid w:val="009478EE"/>
    <w:rsid w:val="0094797D"/>
    <w:rsid w:val="00947AAF"/>
    <w:rsid w:val="00947BD7"/>
    <w:rsid w:val="009511CC"/>
    <w:rsid w:val="009520F0"/>
    <w:rsid w:val="0095250C"/>
    <w:rsid w:val="00953032"/>
    <w:rsid w:val="00953AE1"/>
    <w:rsid w:val="00953C79"/>
    <w:rsid w:val="00954089"/>
    <w:rsid w:val="00954821"/>
    <w:rsid w:val="0095494A"/>
    <w:rsid w:val="0095534D"/>
    <w:rsid w:val="009553FB"/>
    <w:rsid w:val="00955543"/>
    <w:rsid w:val="009556A3"/>
    <w:rsid w:val="00955EE2"/>
    <w:rsid w:val="009563C2"/>
    <w:rsid w:val="00956FAF"/>
    <w:rsid w:val="009572AC"/>
    <w:rsid w:val="009572B4"/>
    <w:rsid w:val="00957803"/>
    <w:rsid w:val="0096005A"/>
    <w:rsid w:val="009605FB"/>
    <w:rsid w:val="0096086D"/>
    <w:rsid w:val="009609E1"/>
    <w:rsid w:val="00960BF6"/>
    <w:rsid w:val="00961C86"/>
    <w:rsid w:val="00961FCF"/>
    <w:rsid w:val="00962430"/>
    <w:rsid w:val="0096260D"/>
    <w:rsid w:val="00962AC5"/>
    <w:rsid w:val="00963277"/>
    <w:rsid w:val="00963629"/>
    <w:rsid w:val="009636F1"/>
    <w:rsid w:val="00963941"/>
    <w:rsid w:val="00963FF8"/>
    <w:rsid w:val="0096403F"/>
    <w:rsid w:val="00964192"/>
    <w:rsid w:val="00964CA9"/>
    <w:rsid w:val="00965458"/>
    <w:rsid w:val="00965BCA"/>
    <w:rsid w:val="00965FE8"/>
    <w:rsid w:val="009662AF"/>
    <w:rsid w:val="00966436"/>
    <w:rsid w:val="0096672E"/>
    <w:rsid w:val="00966A2F"/>
    <w:rsid w:val="00966BA5"/>
    <w:rsid w:val="00966C7C"/>
    <w:rsid w:val="00966D7F"/>
    <w:rsid w:val="009670CB"/>
    <w:rsid w:val="009673E1"/>
    <w:rsid w:val="009675C2"/>
    <w:rsid w:val="00967643"/>
    <w:rsid w:val="009678BF"/>
    <w:rsid w:val="00967907"/>
    <w:rsid w:val="00967BFD"/>
    <w:rsid w:val="0097015F"/>
    <w:rsid w:val="00970314"/>
    <w:rsid w:val="00970396"/>
    <w:rsid w:val="009704EF"/>
    <w:rsid w:val="009707B5"/>
    <w:rsid w:val="00970F89"/>
    <w:rsid w:val="00971D40"/>
    <w:rsid w:val="00971EE2"/>
    <w:rsid w:val="00972283"/>
    <w:rsid w:val="00972774"/>
    <w:rsid w:val="00972B65"/>
    <w:rsid w:val="00972E8A"/>
    <w:rsid w:val="00973946"/>
    <w:rsid w:val="00973DE8"/>
    <w:rsid w:val="009745BD"/>
    <w:rsid w:val="00974D3A"/>
    <w:rsid w:val="00974D44"/>
    <w:rsid w:val="0097532B"/>
    <w:rsid w:val="0097590D"/>
    <w:rsid w:val="0097654F"/>
    <w:rsid w:val="00976E2A"/>
    <w:rsid w:val="0097731F"/>
    <w:rsid w:val="00977886"/>
    <w:rsid w:val="00977BEF"/>
    <w:rsid w:val="009801A0"/>
    <w:rsid w:val="00980FF2"/>
    <w:rsid w:val="00981604"/>
    <w:rsid w:val="00981907"/>
    <w:rsid w:val="00981979"/>
    <w:rsid w:val="00981C92"/>
    <w:rsid w:val="00981E96"/>
    <w:rsid w:val="0098215C"/>
    <w:rsid w:val="00982B44"/>
    <w:rsid w:val="00982C1C"/>
    <w:rsid w:val="009835EF"/>
    <w:rsid w:val="00983B2A"/>
    <w:rsid w:val="009841EF"/>
    <w:rsid w:val="00984343"/>
    <w:rsid w:val="009843F5"/>
    <w:rsid w:val="009851FE"/>
    <w:rsid w:val="0098529A"/>
    <w:rsid w:val="00985BB2"/>
    <w:rsid w:val="0098640A"/>
    <w:rsid w:val="009870C3"/>
    <w:rsid w:val="00987318"/>
    <w:rsid w:val="00987A80"/>
    <w:rsid w:val="00987ECA"/>
    <w:rsid w:val="00987F75"/>
    <w:rsid w:val="009904F1"/>
    <w:rsid w:val="00990705"/>
    <w:rsid w:val="00990864"/>
    <w:rsid w:val="00990E68"/>
    <w:rsid w:val="00991A36"/>
    <w:rsid w:val="00991A88"/>
    <w:rsid w:val="00992138"/>
    <w:rsid w:val="009926AE"/>
    <w:rsid w:val="00992711"/>
    <w:rsid w:val="00993370"/>
    <w:rsid w:val="00993BAD"/>
    <w:rsid w:val="00993BE1"/>
    <w:rsid w:val="00993FD0"/>
    <w:rsid w:val="0099449E"/>
    <w:rsid w:val="009945DF"/>
    <w:rsid w:val="0099462E"/>
    <w:rsid w:val="0099465F"/>
    <w:rsid w:val="0099511C"/>
    <w:rsid w:val="00995CAD"/>
    <w:rsid w:val="00995D9D"/>
    <w:rsid w:val="00996983"/>
    <w:rsid w:val="00996AF0"/>
    <w:rsid w:val="00996B20"/>
    <w:rsid w:val="0099713D"/>
    <w:rsid w:val="009973C1"/>
    <w:rsid w:val="00997632"/>
    <w:rsid w:val="009976F3"/>
    <w:rsid w:val="00997960"/>
    <w:rsid w:val="00997ADD"/>
    <w:rsid w:val="00997F5E"/>
    <w:rsid w:val="009A00DA"/>
    <w:rsid w:val="009A057D"/>
    <w:rsid w:val="009A06FB"/>
    <w:rsid w:val="009A0D26"/>
    <w:rsid w:val="009A195D"/>
    <w:rsid w:val="009A199C"/>
    <w:rsid w:val="009A19A9"/>
    <w:rsid w:val="009A1CDC"/>
    <w:rsid w:val="009A1CE2"/>
    <w:rsid w:val="009A24FB"/>
    <w:rsid w:val="009A2616"/>
    <w:rsid w:val="009A3260"/>
    <w:rsid w:val="009A3363"/>
    <w:rsid w:val="009A33B4"/>
    <w:rsid w:val="009A34D1"/>
    <w:rsid w:val="009A36B5"/>
    <w:rsid w:val="009A3769"/>
    <w:rsid w:val="009A4007"/>
    <w:rsid w:val="009A4171"/>
    <w:rsid w:val="009A4A41"/>
    <w:rsid w:val="009A4B44"/>
    <w:rsid w:val="009A50E3"/>
    <w:rsid w:val="009A5B8A"/>
    <w:rsid w:val="009A6138"/>
    <w:rsid w:val="009A6B95"/>
    <w:rsid w:val="009A6D99"/>
    <w:rsid w:val="009A6DE9"/>
    <w:rsid w:val="009A7281"/>
    <w:rsid w:val="009A7511"/>
    <w:rsid w:val="009A7845"/>
    <w:rsid w:val="009A7B55"/>
    <w:rsid w:val="009A7D7A"/>
    <w:rsid w:val="009B01B5"/>
    <w:rsid w:val="009B07E1"/>
    <w:rsid w:val="009B1116"/>
    <w:rsid w:val="009B154B"/>
    <w:rsid w:val="009B18E9"/>
    <w:rsid w:val="009B1B5A"/>
    <w:rsid w:val="009B24CC"/>
    <w:rsid w:val="009B26FB"/>
    <w:rsid w:val="009B288F"/>
    <w:rsid w:val="009B2FBC"/>
    <w:rsid w:val="009B32DA"/>
    <w:rsid w:val="009B345D"/>
    <w:rsid w:val="009B3C0E"/>
    <w:rsid w:val="009B4C38"/>
    <w:rsid w:val="009B4DC9"/>
    <w:rsid w:val="009B6564"/>
    <w:rsid w:val="009B6A10"/>
    <w:rsid w:val="009B71BA"/>
    <w:rsid w:val="009B71EF"/>
    <w:rsid w:val="009C01BD"/>
    <w:rsid w:val="009C0536"/>
    <w:rsid w:val="009C0931"/>
    <w:rsid w:val="009C0974"/>
    <w:rsid w:val="009C1AF6"/>
    <w:rsid w:val="009C1E11"/>
    <w:rsid w:val="009C2308"/>
    <w:rsid w:val="009C2826"/>
    <w:rsid w:val="009C2E07"/>
    <w:rsid w:val="009C2F58"/>
    <w:rsid w:val="009C3061"/>
    <w:rsid w:val="009C3383"/>
    <w:rsid w:val="009C38DC"/>
    <w:rsid w:val="009C3918"/>
    <w:rsid w:val="009C3EE6"/>
    <w:rsid w:val="009C42A8"/>
    <w:rsid w:val="009C4403"/>
    <w:rsid w:val="009C4E7D"/>
    <w:rsid w:val="009C4EAF"/>
    <w:rsid w:val="009C587D"/>
    <w:rsid w:val="009C62F2"/>
    <w:rsid w:val="009C7495"/>
    <w:rsid w:val="009C76D5"/>
    <w:rsid w:val="009C7A0A"/>
    <w:rsid w:val="009C7B38"/>
    <w:rsid w:val="009C7ECD"/>
    <w:rsid w:val="009D0DC2"/>
    <w:rsid w:val="009D0E33"/>
    <w:rsid w:val="009D0E95"/>
    <w:rsid w:val="009D0F7E"/>
    <w:rsid w:val="009D1C52"/>
    <w:rsid w:val="009D1D06"/>
    <w:rsid w:val="009D1DB1"/>
    <w:rsid w:val="009D1F5E"/>
    <w:rsid w:val="009D2637"/>
    <w:rsid w:val="009D2730"/>
    <w:rsid w:val="009D2EB1"/>
    <w:rsid w:val="009D37EE"/>
    <w:rsid w:val="009D3908"/>
    <w:rsid w:val="009D3AE8"/>
    <w:rsid w:val="009D55CC"/>
    <w:rsid w:val="009D5A5D"/>
    <w:rsid w:val="009D5A8A"/>
    <w:rsid w:val="009D637A"/>
    <w:rsid w:val="009D6473"/>
    <w:rsid w:val="009D64FB"/>
    <w:rsid w:val="009D6789"/>
    <w:rsid w:val="009D6B19"/>
    <w:rsid w:val="009D736F"/>
    <w:rsid w:val="009D73DB"/>
    <w:rsid w:val="009D769D"/>
    <w:rsid w:val="009D78FD"/>
    <w:rsid w:val="009D7CE5"/>
    <w:rsid w:val="009D7DA4"/>
    <w:rsid w:val="009E0385"/>
    <w:rsid w:val="009E112F"/>
    <w:rsid w:val="009E15DB"/>
    <w:rsid w:val="009E1896"/>
    <w:rsid w:val="009E1DCD"/>
    <w:rsid w:val="009E28FC"/>
    <w:rsid w:val="009E3165"/>
    <w:rsid w:val="009E3204"/>
    <w:rsid w:val="009E35F2"/>
    <w:rsid w:val="009E3A04"/>
    <w:rsid w:val="009E4408"/>
    <w:rsid w:val="009E47B1"/>
    <w:rsid w:val="009E49F0"/>
    <w:rsid w:val="009E4AD8"/>
    <w:rsid w:val="009E51F4"/>
    <w:rsid w:val="009E5291"/>
    <w:rsid w:val="009E59B9"/>
    <w:rsid w:val="009E5A18"/>
    <w:rsid w:val="009E5D6D"/>
    <w:rsid w:val="009E5D8A"/>
    <w:rsid w:val="009E6143"/>
    <w:rsid w:val="009E6446"/>
    <w:rsid w:val="009E645B"/>
    <w:rsid w:val="009E645E"/>
    <w:rsid w:val="009E67CD"/>
    <w:rsid w:val="009E6879"/>
    <w:rsid w:val="009E6882"/>
    <w:rsid w:val="009E6CDC"/>
    <w:rsid w:val="009E6E4D"/>
    <w:rsid w:val="009E6E60"/>
    <w:rsid w:val="009E7297"/>
    <w:rsid w:val="009E79F3"/>
    <w:rsid w:val="009F0895"/>
    <w:rsid w:val="009F0E18"/>
    <w:rsid w:val="009F14D5"/>
    <w:rsid w:val="009F14DA"/>
    <w:rsid w:val="009F1BD6"/>
    <w:rsid w:val="009F1F88"/>
    <w:rsid w:val="009F2815"/>
    <w:rsid w:val="009F28B3"/>
    <w:rsid w:val="009F2B07"/>
    <w:rsid w:val="009F38E0"/>
    <w:rsid w:val="009F39E5"/>
    <w:rsid w:val="009F4344"/>
    <w:rsid w:val="009F46D5"/>
    <w:rsid w:val="009F4765"/>
    <w:rsid w:val="009F4C52"/>
    <w:rsid w:val="009F4DA9"/>
    <w:rsid w:val="009F50C6"/>
    <w:rsid w:val="009F541C"/>
    <w:rsid w:val="009F545A"/>
    <w:rsid w:val="009F5917"/>
    <w:rsid w:val="009F6B80"/>
    <w:rsid w:val="009F6CB2"/>
    <w:rsid w:val="009F7051"/>
    <w:rsid w:val="009F7628"/>
    <w:rsid w:val="009F7637"/>
    <w:rsid w:val="00A001D9"/>
    <w:rsid w:val="00A00313"/>
    <w:rsid w:val="00A00479"/>
    <w:rsid w:val="00A0082E"/>
    <w:rsid w:val="00A018B2"/>
    <w:rsid w:val="00A01977"/>
    <w:rsid w:val="00A01E1F"/>
    <w:rsid w:val="00A02028"/>
    <w:rsid w:val="00A023D3"/>
    <w:rsid w:val="00A02976"/>
    <w:rsid w:val="00A02AD3"/>
    <w:rsid w:val="00A031B0"/>
    <w:rsid w:val="00A03514"/>
    <w:rsid w:val="00A0418D"/>
    <w:rsid w:val="00A042C5"/>
    <w:rsid w:val="00A042DE"/>
    <w:rsid w:val="00A055D2"/>
    <w:rsid w:val="00A05C68"/>
    <w:rsid w:val="00A064F5"/>
    <w:rsid w:val="00A068EA"/>
    <w:rsid w:val="00A06DEC"/>
    <w:rsid w:val="00A0716C"/>
    <w:rsid w:val="00A071A4"/>
    <w:rsid w:val="00A07453"/>
    <w:rsid w:val="00A07D30"/>
    <w:rsid w:val="00A1019E"/>
    <w:rsid w:val="00A112A2"/>
    <w:rsid w:val="00A11758"/>
    <w:rsid w:val="00A11B05"/>
    <w:rsid w:val="00A11B6A"/>
    <w:rsid w:val="00A11F18"/>
    <w:rsid w:val="00A11F1E"/>
    <w:rsid w:val="00A12298"/>
    <w:rsid w:val="00A122A4"/>
    <w:rsid w:val="00A126C4"/>
    <w:rsid w:val="00A127D6"/>
    <w:rsid w:val="00A12AFB"/>
    <w:rsid w:val="00A13294"/>
    <w:rsid w:val="00A133C0"/>
    <w:rsid w:val="00A137EF"/>
    <w:rsid w:val="00A138DA"/>
    <w:rsid w:val="00A13D03"/>
    <w:rsid w:val="00A13D5F"/>
    <w:rsid w:val="00A141E2"/>
    <w:rsid w:val="00A14235"/>
    <w:rsid w:val="00A1424B"/>
    <w:rsid w:val="00A1439F"/>
    <w:rsid w:val="00A144E4"/>
    <w:rsid w:val="00A147DA"/>
    <w:rsid w:val="00A15181"/>
    <w:rsid w:val="00A15681"/>
    <w:rsid w:val="00A15B91"/>
    <w:rsid w:val="00A15C40"/>
    <w:rsid w:val="00A16536"/>
    <w:rsid w:val="00A165C8"/>
    <w:rsid w:val="00A16913"/>
    <w:rsid w:val="00A16C67"/>
    <w:rsid w:val="00A17198"/>
    <w:rsid w:val="00A173A5"/>
    <w:rsid w:val="00A17508"/>
    <w:rsid w:val="00A17938"/>
    <w:rsid w:val="00A17DE5"/>
    <w:rsid w:val="00A204FC"/>
    <w:rsid w:val="00A20F0E"/>
    <w:rsid w:val="00A21139"/>
    <w:rsid w:val="00A21A3B"/>
    <w:rsid w:val="00A21D02"/>
    <w:rsid w:val="00A222E9"/>
    <w:rsid w:val="00A224E5"/>
    <w:rsid w:val="00A225D0"/>
    <w:rsid w:val="00A22668"/>
    <w:rsid w:val="00A22A3A"/>
    <w:rsid w:val="00A22A44"/>
    <w:rsid w:val="00A23652"/>
    <w:rsid w:val="00A23986"/>
    <w:rsid w:val="00A24067"/>
    <w:rsid w:val="00A242CD"/>
    <w:rsid w:val="00A24304"/>
    <w:rsid w:val="00A24538"/>
    <w:rsid w:val="00A24591"/>
    <w:rsid w:val="00A24BB7"/>
    <w:rsid w:val="00A24C1E"/>
    <w:rsid w:val="00A25E56"/>
    <w:rsid w:val="00A26EAE"/>
    <w:rsid w:val="00A2760E"/>
    <w:rsid w:val="00A301BC"/>
    <w:rsid w:val="00A304D9"/>
    <w:rsid w:val="00A305CA"/>
    <w:rsid w:val="00A30DCE"/>
    <w:rsid w:val="00A3181E"/>
    <w:rsid w:val="00A31CA0"/>
    <w:rsid w:val="00A31CB2"/>
    <w:rsid w:val="00A31E77"/>
    <w:rsid w:val="00A3208E"/>
    <w:rsid w:val="00A3214D"/>
    <w:rsid w:val="00A32919"/>
    <w:rsid w:val="00A32CC7"/>
    <w:rsid w:val="00A330C7"/>
    <w:rsid w:val="00A330E7"/>
    <w:rsid w:val="00A33277"/>
    <w:rsid w:val="00A339AA"/>
    <w:rsid w:val="00A33B5D"/>
    <w:rsid w:val="00A340DC"/>
    <w:rsid w:val="00A347C4"/>
    <w:rsid w:val="00A34A64"/>
    <w:rsid w:val="00A34F86"/>
    <w:rsid w:val="00A35434"/>
    <w:rsid w:val="00A35C1C"/>
    <w:rsid w:val="00A360CD"/>
    <w:rsid w:val="00A36453"/>
    <w:rsid w:val="00A3695D"/>
    <w:rsid w:val="00A36A40"/>
    <w:rsid w:val="00A36FF0"/>
    <w:rsid w:val="00A37173"/>
    <w:rsid w:val="00A37492"/>
    <w:rsid w:val="00A3752B"/>
    <w:rsid w:val="00A375FE"/>
    <w:rsid w:val="00A37909"/>
    <w:rsid w:val="00A37FEE"/>
    <w:rsid w:val="00A4021A"/>
    <w:rsid w:val="00A4022D"/>
    <w:rsid w:val="00A409BA"/>
    <w:rsid w:val="00A40B62"/>
    <w:rsid w:val="00A40B67"/>
    <w:rsid w:val="00A411B0"/>
    <w:rsid w:val="00A414E2"/>
    <w:rsid w:val="00A41574"/>
    <w:rsid w:val="00A41BAD"/>
    <w:rsid w:val="00A42507"/>
    <w:rsid w:val="00A429E4"/>
    <w:rsid w:val="00A42E7C"/>
    <w:rsid w:val="00A42FFF"/>
    <w:rsid w:val="00A430D9"/>
    <w:rsid w:val="00A439FD"/>
    <w:rsid w:val="00A443B0"/>
    <w:rsid w:val="00A44759"/>
    <w:rsid w:val="00A44B90"/>
    <w:rsid w:val="00A44C74"/>
    <w:rsid w:val="00A44D30"/>
    <w:rsid w:val="00A45218"/>
    <w:rsid w:val="00A45371"/>
    <w:rsid w:val="00A45885"/>
    <w:rsid w:val="00A458F2"/>
    <w:rsid w:val="00A45D3D"/>
    <w:rsid w:val="00A462FD"/>
    <w:rsid w:val="00A46F10"/>
    <w:rsid w:val="00A46F6A"/>
    <w:rsid w:val="00A47025"/>
    <w:rsid w:val="00A471D4"/>
    <w:rsid w:val="00A47256"/>
    <w:rsid w:val="00A47317"/>
    <w:rsid w:val="00A4789C"/>
    <w:rsid w:val="00A47F21"/>
    <w:rsid w:val="00A47F33"/>
    <w:rsid w:val="00A47FF3"/>
    <w:rsid w:val="00A50923"/>
    <w:rsid w:val="00A50B10"/>
    <w:rsid w:val="00A51681"/>
    <w:rsid w:val="00A517D3"/>
    <w:rsid w:val="00A51815"/>
    <w:rsid w:val="00A522BC"/>
    <w:rsid w:val="00A5236A"/>
    <w:rsid w:val="00A52784"/>
    <w:rsid w:val="00A52B91"/>
    <w:rsid w:val="00A52DE1"/>
    <w:rsid w:val="00A5329C"/>
    <w:rsid w:val="00A536A3"/>
    <w:rsid w:val="00A53820"/>
    <w:rsid w:val="00A539B5"/>
    <w:rsid w:val="00A53D8A"/>
    <w:rsid w:val="00A53DDC"/>
    <w:rsid w:val="00A53E1C"/>
    <w:rsid w:val="00A5418D"/>
    <w:rsid w:val="00A54864"/>
    <w:rsid w:val="00A54901"/>
    <w:rsid w:val="00A54C1E"/>
    <w:rsid w:val="00A54EC0"/>
    <w:rsid w:val="00A54FA4"/>
    <w:rsid w:val="00A553C3"/>
    <w:rsid w:val="00A554E5"/>
    <w:rsid w:val="00A55B25"/>
    <w:rsid w:val="00A55BE1"/>
    <w:rsid w:val="00A5601D"/>
    <w:rsid w:val="00A563DE"/>
    <w:rsid w:val="00A564A8"/>
    <w:rsid w:val="00A568C0"/>
    <w:rsid w:val="00A56DA7"/>
    <w:rsid w:val="00A57458"/>
    <w:rsid w:val="00A57652"/>
    <w:rsid w:val="00A577BD"/>
    <w:rsid w:val="00A57FF9"/>
    <w:rsid w:val="00A60358"/>
    <w:rsid w:val="00A60BB9"/>
    <w:rsid w:val="00A60C92"/>
    <w:rsid w:val="00A61176"/>
    <w:rsid w:val="00A6166F"/>
    <w:rsid w:val="00A61A2C"/>
    <w:rsid w:val="00A6271A"/>
    <w:rsid w:val="00A629E2"/>
    <w:rsid w:val="00A6302C"/>
    <w:rsid w:val="00A631B9"/>
    <w:rsid w:val="00A638D2"/>
    <w:rsid w:val="00A63C01"/>
    <w:rsid w:val="00A6473F"/>
    <w:rsid w:val="00A650AB"/>
    <w:rsid w:val="00A6591F"/>
    <w:rsid w:val="00A65A53"/>
    <w:rsid w:val="00A65BD8"/>
    <w:rsid w:val="00A65E59"/>
    <w:rsid w:val="00A669D2"/>
    <w:rsid w:val="00A66AFE"/>
    <w:rsid w:val="00A67198"/>
    <w:rsid w:val="00A67642"/>
    <w:rsid w:val="00A67DE2"/>
    <w:rsid w:val="00A70046"/>
    <w:rsid w:val="00A70092"/>
    <w:rsid w:val="00A70158"/>
    <w:rsid w:val="00A70183"/>
    <w:rsid w:val="00A70403"/>
    <w:rsid w:val="00A70F4C"/>
    <w:rsid w:val="00A71BF9"/>
    <w:rsid w:val="00A71F06"/>
    <w:rsid w:val="00A721F1"/>
    <w:rsid w:val="00A729EE"/>
    <w:rsid w:val="00A72B5A"/>
    <w:rsid w:val="00A73677"/>
    <w:rsid w:val="00A73989"/>
    <w:rsid w:val="00A73A4B"/>
    <w:rsid w:val="00A73C8D"/>
    <w:rsid w:val="00A73CE7"/>
    <w:rsid w:val="00A73E4A"/>
    <w:rsid w:val="00A740C0"/>
    <w:rsid w:val="00A741B3"/>
    <w:rsid w:val="00A741B7"/>
    <w:rsid w:val="00A74382"/>
    <w:rsid w:val="00A74B69"/>
    <w:rsid w:val="00A74F39"/>
    <w:rsid w:val="00A75281"/>
    <w:rsid w:val="00A75ED9"/>
    <w:rsid w:val="00A76036"/>
    <w:rsid w:val="00A7619A"/>
    <w:rsid w:val="00A764CE"/>
    <w:rsid w:val="00A7657C"/>
    <w:rsid w:val="00A76CCB"/>
    <w:rsid w:val="00A7717D"/>
    <w:rsid w:val="00A77448"/>
    <w:rsid w:val="00A775A6"/>
    <w:rsid w:val="00A77814"/>
    <w:rsid w:val="00A77B2C"/>
    <w:rsid w:val="00A77C39"/>
    <w:rsid w:val="00A812FB"/>
    <w:rsid w:val="00A818CE"/>
    <w:rsid w:val="00A81B0E"/>
    <w:rsid w:val="00A820E5"/>
    <w:rsid w:val="00A83183"/>
    <w:rsid w:val="00A83319"/>
    <w:rsid w:val="00A83382"/>
    <w:rsid w:val="00A83F80"/>
    <w:rsid w:val="00A84656"/>
    <w:rsid w:val="00A847AC"/>
    <w:rsid w:val="00A849BC"/>
    <w:rsid w:val="00A849FB"/>
    <w:rsid w:val="00A84A16"/>
    <w:rsid w:val="00A851E4"/>
    <w:rsid w:val="00A858E2"/>
    <w:rsid w:val="00A85B19"/>
    <w:rsid w:val="00A85EF7"/>
    <w:rsid w:val="00A863DF"/>
    <w:rsid w:val="00A86786"/>
    <w:rsid w:val="00A87196"/>
    <w:rsid w:val="00A871EF"/>
    <w:rsid w:val="00A8794B"/>
    <w:rsid w:val="00A87E1A"/>
    <w:rsid w:val="00A87F64"/>
    <w:rsid w:val="00A90171"/>
    <w:rsid w:val="00A901D6"/>
    <w:rsid w:val="00A90627"/>
    <w:rsid w:val="00A9068C"/>
    <w:rsid w:val="00A9098E"/>
    <w:rsid w:val="00A90BEB"/>
    <w:rsid w:val="00A912EC"/>
    <w:rsid w:val="00A9132A"/>
    <w:rsid w:val="00A91ADA"/>
    <w:rsid w:val="00A91C2B"/>
    <w:rsid w:val="00A91DA9"/>
    <w:rsid w:val="00A921C2"/>
    <w:rsid w:val="00A9256D"/>
    <w:rsid w:val="00A92659"/>
    <w:rsid w:val="00A927B1"/>
    <w:rsid w:val="00A92880"/>
    <w:rsid w:val="00A92EEE"/>
    <w:rsid w:val="00A92EF3"/>
    <w:rsid w:val="00A9369E"/>
    <w:rsid w:val="00A9389C"/>
    <w:rsid w:val="00A93BE0"/>
    <w:rsid w:val="00A93E84"/>
    <w:rsid w:val="00A9426A"/>
    <w:rsid w:val="00A947DB"/>
    <w:rsid w:val="00A94C7F"/>
    <w:rsid w:val="00A950A7"/>
    <w:rsid w:val="00A95305"/>
    <w:rsid w:val="00A9537B"/>
    <w:rsid w:val="00A955F3"/>
    <w:rsid w:val="00A957BD"/>
    <w:rsid w:val="00A95A3D"/>
    <w:rsid w:val="00A961B8"/>
    <w:rsid w:val="00A964E2"/>
    <w:rsid w:val="00A967CD"/>
    <w:rsid w:val="00A96D1D"/>
    <w:rsid w:val="00A96D52"/>
    <w:rsid w:val="00A96E04"/>
    <w:rsid w:val="00A96F2A"/>
    <w:rsid w:val="00AA0040"/>
    <w:rsid w:val="00AA0060"/>
    <w:rsid w:val="00AA0296"/>
    <w:rsid w:val="00AA09BF"/>
    <w:rsid w:val="00AA0A56"/>
    <w:rsid w:val="00AA1236"/>
    <w:rsid w:val="00AA1984"/>
    <w:rsid w:val="00AA1D93"/>
    <w:rsid w:val="00AA2BB0"/>
    <w:rsid w:val="00AA2D9E"/>
    <w:rsid w:val="00AA31F1"/>
    <w:rsid w:val="00AA39C2"/>
    <w:rsid w:val="00AA3B34"/>
    <w:rsid w:val="00AA3B9B"/>
    <w:rsid w:val="00AA3D1C"/>
    <w:rsid w:val="00AA4A9B"/>
    <w:rsid w:val="00AA5197"/>
    <w:rsid w:val="00AA5DC7"/>
    <w:rsid w:val="00AA655F"/>
    <w:rsid w:val="00AA6780"/>
    <w:rsid w:val="00AA6886"/>
    <w:rsid w:val="00AA68CF"/>
    <w:rsid w:val="00AA70C2"/>
    <w:rsid w:val="00AA710E"/>
    <w:rsid w:val="00AA7546"/>
    <w:rsid w:val="00AA7730"/>
    <w:rsid w:val="00AA7AD0"/>
    <w:rsid w:val="00AA7B6E"/>
    <w:rsid w:val="00AB0860"/>
    <w:rsid w:val="00AB0DD1"/>
    <w:rsid w:val="00AB11BA"/>
    <w:rsid w:val="00AB1412"/>
    <w:rsid w:val="00AB1939"/>
    <w:rsid w:val="00AB195A"/>
    <w:rsid w:val="00AB1CF5"/>
    <w:rsid w:val="00AB1F5F"/>
    <w:rsid w:val="00AB2308"/>
    <w:rsid w:val="00AB234B"/>
    <w:rsid w:val="00AB38F3"/>
    <w:rsid w:val="00AB3C77"/>
    <w:rsid w:val="00AB3E69"/>
    <w:rsid w:val="00AB466F"/>
    <w:rsid w:val="00AB4FF3"/>
    <w:rsid w:val="00AB596D"/>
    <w:rsid w:val="00AB599D"/>
    <w:rsid w:val="00AB5BE4"/>
    <w:rsid w:val="00AB5C93"/>
    <w:rsid w:val="00AB5E12"/>
    <w:rsid w:val="00AB5F76"/>
    <w:rsid w:val="00AB6C92"/>
    <w:rsid w:val="00AB6CEC"/>
    <w:rsid w:val="00AB7043"/>
    <w:rsid w:val="00AB7B77"/>
    <w:rsid w:val="00AC09F4"/>
    <w:rsid w:val="00AC0F57"/>
    <w:rsid w:val="00AC10FE"/>
    <w:rsid w:val="00AC188C"/>
    <w:rsid w:val="00AC1B3F"/>
    <w:rsid w:val="00AC1ED0"/>
    <w:rsid w:val="00AC1FC4"/>
    <w:rsid w:val="00AC1FD0"/>
    <w:rsid w:val="00AC29BA"/>
    <w:rsid w:val="00AC2DB6"/>
    <w:rsid w:val="00AC2FF8"/>
    <w:rsid w:val="00AC3255"/>
    <w:rsid w:val="00AC331F"/>
    <w:rsid w:val="00AC34D4"/>
    <w:rsid w:val="00AC37C7"/>
    <w:rsid w:val="00AC37F6"/>
    <w:rsid w:val="00AC38E9"/>
    <w:rsid w:val="00AC3CA0"/>
    <w:rsid w:val="00AC400D"/>
    <w:rsid w:val="00AC4022"/>
    <w:rsid w:val="00AC4246"/>
    <w:rsid w:val="00AC46E8"/>
    <w:rsid w:val="00AC49E8"/>
    <w:rsid w:val="00AC4CC8"/>
    <w:rsid w:val="00AC5237"/>
    <w:rsid w:val="00AC540C"/>
    <w:rsid w:val="00AC55A2"/>
    <w:rsid w:val="00AC56CA"/>
    <w:rsid w:val="00AC62EC"/>
    <w:rsid w:val="00AC63D2"/>
    <w:rsid w:val="00AC65AB"/>
    <w:rsid w:val="00AC69DD"/>
    <w:rsid w:val="00AC6B03"/>
    <w:rsid w:val="00AC6C55"/>
    <w:rsid w:val="00AC6C81"/>
    <w:rsid w:val="00AC6E5C"/>
    <w:rsid w:val="00AC7181"/>
    <w:rsid w:val="00AC73F1"/>
    <w:rsid w:val="00AC7B04"/>
    <w:rsid w:val="00AC7BA6"/>
    <w:rsid w:val="00AD0002"/>
    <w:rsid w:val="00AD0478"/>
    <w:rsid w:val="00AD0C53"/>
    <w:rsid w:val="00AD0EE8"/>
    <w:rsid w:val="00AD0F9E"/>
    <w:rsid w:val="00AD1160"/>
    <w:rsid w:val="00AD12FB"/>
    <w:rsid w:val="00AD144A"/>
    <w:rsid w:val="00AD1A0A"/>
    <w:rsid w:val="00AD1A86"/>
    <w:rsid w:val="00AD243C"/>
    <w:rsid w:val="00AD2766"/>
    <w:rsid w:val="00AD30E9"/>
    <w:rsid w:val="00AD321D"/>
    <w:rsid w:val="00AD366C"/>
    <w:rsid w:val="00AD43F7"/>
    <w:rsid w:val="00AD462C"/>
    <w:rsid w:val="00AD464B"/>
    <w:rsid w:val="00AD54F9"/>
    <w:rsid w:val="00AD55F1"/>
    <w:rsid w:val="00AD5EDD"/>
    <w:rsid w:val="00AD6065"/>
    <w:rsid w:val="00AD60F8"/>
    <w:rsid w:val="00AD68D0"/>
    <w:rsid w:val="00AD6CC8"/>
    <w:rsid w:val="00AD6E90"/>
    <w:rsid w:val="00AD70FF"/>
    <w:rsid w:val="00AD753A"/>
    <w:rsid w:val="00AD7543"/>
    <w:rsid w:val="00AD779C"/>
    <w:rsid w:val="00AD7928"/>
    <w:rsid w:val="00AE01B2"/>
    <w:rsid w:val="00AE037E"/>
    <w:rsid w:val="00AE0CB5"/>
    <w:rsid w:val="00AE0EAE"/>
    <w:rsid w:val="00AE18B9"/>
    <w:rsid w:val="00AE1978"/>
    <w:rsid w:val="00AE1A57"/>
    <w:rsid w:val="00AE1BD6"/>
    <w:rsid w:val="00AE1DB7"/>
    <w:rsid w:val="00AE1E15"/>
    <w:rsid w:val="00AE1E50"/>
    <w:rsid w:val="00AE25F0"/>
    <w:rsid w:val="00AE272B"/>
    <w:rsid w:val="00AE2CAA"/>
    <w:rsid w:val="00AE2D00"/>
    <w:rsid w:val="00AE2D10"/>
    <w:rsid w:val="00AE3299"/>
    <w:rsid w:val="00AE3CD5"/>
    <w:rsid w:val="00AE3DAF"/>
    <w:rsid w:val="00AE466A"/>
    <w:rsid w:val="00AE46C5"/>
    <w:rsid w:val="00AE46FE"/>
    <w:rsid w:val="00AE4B64"/>
    <w:rsid w:val="00AE4BCE"/>
    <w:rsid w:val="00AE5337"/>
    <w:rsid w:val="00AE535E"/>
    <w:rsid w:val="00AE542B"/>
    <w:rsid w:val="00AE5565"/>
    <w:rsid w:val="00AE5936"/>
    <w:rsid w:val="00AE5B3E"/>
    <w:rsid w:val="00AE6110"/>
    <w:rsid w:val="00AE69E0"/>
    <w:rsid w:val="00AE70C8"/>
    <w:rsid w:val="00AE7A63"/>
    <w:rsid w:val="00AE7FDC"/>
    <w:rsid w:val="00AF01AE"/>
    <w:rsid w:val="00AF0739"/>
    <w:rsid w:val="00AF0827"/>
    <w:rsid w:val="00AF0BB0"/>
    <w:rsid w:val="00AF0D0C"/>
    <w:rsid w:val="00AF0D7B"/>
    <w:rsid w:val="00AF19CD"/>
    <w:rsid w:val="00AF1C85"/>
    <w:rsid w:val="00AF1E2F"/>
    <w:rsid w:val="00AF1EF7"/>
    <w:rsid w:val="00AF2072"/>
    <w:rsid w:val="00AF217E"/>
    <w:rsid w:val="00AF21D4"/>
    <w:rsid w:val="00AF2214"/>
    <w:rsid w:val="00AF2544"/>
    <w:rsid w:val="00AF282D"/>
    <w:rsid w:val="00AF29E5"/>
    <w:rsid w:val="00AF346D"/>
    <w:rsid w:val="00AF3507"/>
    <w:rsid w:val="00AF3C08"/>
    <w:rsid w:val="00AF3DD9"/>
    <w:rsid w:val="00AF3DEE"/>
    <w:rsid w:val="00AF410B"/>
    <w:rsid w:val="00AF440A"/>
    <w:rsid w:val="00AF4525"/>
    <w:rsid w:val="00AF4EC5"/>
    <w:rsid w:val="00AF4F9E"/>
    <w:rsid w:val="00AF52CF"/>
    <w:rsid w:val="00AF54E2"/>
    <w:rsid w:val="00AF5E9D"/>
    <w:rsid w:val="00AF5ED0"/>
    <w:rsid w:val="00AF609A"/>
    <w:rsid w:val="00AF65DA"/>
    <w:rsid w:val="00AF6848"/>
    <w:rsid w:val="00AF7162"/>
    <w:rsid w:val="00AF7740"/>
    <w:rsid w:val="00AF78B3"/>
    <w:rsid w:val="00AF7C4B"/>
    <w:rsid w:val="00AF7DEC"/>
    <w:rsid w:val="00B0084C"/>
    <w:rsid w:val="00B00947"/>
    <w:rsid w:val="00B01005"/>
    <w:rsid w:val="00B01069"/>
    <w:rsid w:val="00B01569"/>
    <w:rsid w:val="00B016A3"/>
    <w:rsid w:val="00B01CD5"/>
    <w:rsid w:val="00B02B12"/>
    <w:rsid w:val="00B03504"/>
    <w:rsid w:val="00B03618"/>
    <w:rsid w:val="00B036AA"/>
    <w:rsid w:val="00B03A5D"/>
    <w:rsid w:val="00B03A88"/>
    <w:rsid w:val="00B03C37"/>
    <w:rsid w:val="00B03F65"/>
    <w:rsid w:val="00B0419B"/>
    <w:rsid w:val="00B04322"/>
    <w:rsid w:val="00B04378"/>
    <w:rsid w:val="00B043B4"/>
    <w:rsid w:val="00B043C2"/>
    <w:rsid w:val="00B04429"/>
    <w:rsid w:val="00B0455A"/>
    <w:rsid w:val="00B04B02"/>
    <w:rsid w:val="00B04E38"/>
    <w:rsid w:val="00B05481"/>
    <w:rsid w:val="00B055AC"/>
    <w:rsid w:val="00B05D3B"/>
    <w:rsid w:val="00B05D6F"/>
    <w:rsid w:val="00B0623F"/>
    <w:rsid w:val="00B06285"/>
    <w:rsid w:val="00B066E8"/>
    <w:rsid w:val="00B06826"/>
    <w:rsid w:val="00B06D4B"/>
    <w:rsid w:val="00B07A8E"/>
    <w:rsid w:val="00B07DC6"/>
    <w:rsid w:val="00B07E86"/>
    <w:rsid w:val="00B07EA0"/>
    <w:rsid w:val="00B10C4E"/>
    <w:rsid w:val="00B11566"/>
    <w:rsid w:val="00B11813"/>
    <w:rsid w:val="00B11824"/>
    <w:rsid w:val="00B11E56"/>
    <w:rsid w:val="00B11ECD"/>
    <w:rsid w:val="00B11FFE"/>
    <w:rsid w:val="00B124B9"/>
    <w:rsid w:val="00B12A37"/>
    <w:rsid w:val="00B12AA7"/>
    <w:rsid w:val="00B1301B"/>
    <w:rsid w:val="00B13073"/>
    <w:rsid w:val="00B1324A"/>
    <w:rsid w:val="00B132EC"/>
    <w:rsid w:val="00B13991"/>
    <w:rsid w:val="00B13AAE"/>
    <w:rsid w:val="00B13BB7"/>
    <w:rsid w:val="00B1476C"/>
    <w:rsid w:val="00B1477C"/>
    <w:rsid w:val="00B147DF"/>
    <w:rsid w:val="00B1559F"/>
    <w:rsid w:val="00B1567F"/>
    <w:rsid w:val="00B158DB"/>
    <w:rsid w:val="00B159F1"/>
    <w:rsid w:val="00B15B42"/>
    <w:rsid w:val="00B15DDE"/>
    <w:rsid w:val="00B15E26"/>
    <w:rsid w:val="00B16104"/>
    <w:rsid w:val="00B16373"/>
    <w:rsid w:val="00B164EE"/>
    <w:rsid w:val="00B16640"/>
    <w:rsid w:val="00B16A2D"/>
    <w:rsid w:val="00B16C35"/>
    <w:rsid w:val="00B16D9C"/>
    <w:rsid w:val="00B17B8E"/>
    <w:rsid w:val="00B17CD7"/>
    <w:rsid w:val="00B17ECB"/>
    <w:rsid w:val="00B20495"/>
    <w:rsid w:val="00B2092A"/>
    <w:rsid w:val="00B20CEB"/>
    <w:rsid w:val="00B215A0"/>
    <w:rsid w:val="00B21691"/>
    <w:rsid w:val="00B21B53"/>
    <w:rsid w:val="00B21DA0"/>
    <w:rsid w:val="00B21F34"/>
    <w:rsid w:val="00B2234C"/>
    <w:rsid w:val="00B223A7"/>
    <w:rsid w:val="00B23313"/>
    <w:rsid w:val="00B23693"/>
    <w:rsid w:val="00B237B5"/>
    <w:rsid w:val="00B2397B"/>
    <w:rsid w:val="00B24362"/>
    <w:rsid w:val="00B243D4"/>
    <w:rsid w:val="00B247CA"/>
    <w:rsid w:val="00B25164"/>
    <w:rsid w:val="00B25857"/>
    <w:rsid w:val="00B25D1B"/>
    <w:rsid w:val="00B261DC"/>
    <w:rsid w:val="00B262AF"/>
    <w:rsid w:val="00B265BC"/>
    <w:rsid w:val="00B270B2"/>
    <w:rsid w:val="00B27189"/>
    <w:rsid w:val="00B272AA"/>
    <w:rsid w:val="00B273CF"/>
    <w:rsid w:val="00B27907"/>
    <w:rsid w:val="00B3017C"/>
    <w:rsid w:val="00B30453"/>
    <w:rsid w:val="00B30633"/>
    <w:rsid w:val="00B30685"/>
    <w:rsid w:val="00B30918"/>
    <w:rsid w:val="00B30981"/>
    <w:rsid w:val="00B30CE0"/>
    <w:rsid w:val="00B31107"/>
    <w:rsid w:val="00B3118D"/>
    <w:rsid w:val="00B3131B"/>
    <w:rsid w:val="00B31440"/>
    <w:rsid w:val="00B31787"/>
    <w:rsid w:val="00B32752"/>
    <w:rsid w:val="00B32810"/>
    <w:rsid w:val="00B32A93"/>
    <w:rsid w:val="00B32F15"/>
    <w:rsid w:val="00B330D2"/>
    <w:rsid w:val="00B33A5C"/>
    <w:rsid w:val="00B33D30"/>
    <w:rsid w:val="00B343E4"/>
    <w:rsid w:val="00B34CE7"/>
    <w:rsid w:val="00B351DF"/>
    <w:rsid w:val="00B35910"/>
    <w:rsid w:val="00B35952"/>
    <w:rsid w:val="00B3598D"/>
    <w:rsid w:val="00B361BB"/>
    <w:rsid w:val="00B36433"/>
    <w:rsid w:val="00B36739"/>
    <w:rsid w:val="00B367DC"/>
    <w:rsid w:val="00B36B16"/>
    <w:rsid w:val="00B36F34"/>
    <w:rsid w:val="00B36FCC"/>
    <w:rsid w:val="00B37077"/>
    <w:rsid w:val="00B373CB"/>
    <w:rsid w:val="00B37BAA"/>
    <w:rsid w:val="00B37BFB"/>
    <w:rsid w:val="00B37CA5"/>
    <w:rsid w:val="00B37FA2"/>
    <w:rsid w:val="00B37FD3"/>
    <w:rsid w:val="00B40801"/>
    <w:rsid w:val="00B40D8F"/>
    <w:rsid w:val="00B40F22"/>
    <w:rsid w:val="00B433A2"/>
    <w:rsid w:val="00B43452"/>
    <w:rsid w:val="00B43745"/>
    <w:rsid w:val="00B4389C"/>
    <w:rsid w:val="00B4433B"/>
    <w:rsid w:val="00B4471E"/>
    <w:rsid w:val="00B4475B"/>
    <w:rsid w:val="00B44994"/>
    <w:rsid w:val="00B450EA"/>
    <w:rsid w:val="00B4552E"/>
    <w:rsid w:val="00B455BE"/>
    <w:rsid w:val="00B458A2"/>
    <w:rsid w:val="00B45AF2"/>
    <w:rsid w:val="00B45D40"/>
    <w:rsid w:val="00B45EF5"/>
    <w:rsid w:val="00B46169"/>
    <w:rsid w:val="00B461A5"/>
    <w:rsid w:val="00B463B7"/>
    <w:rsid w:val="00B467B2"/>
    <w:rsid w:val="00B46A86"/>
    <w:rsid w:val="00B46AAB"/>
    <w:rsid w:val="00B4727D"/>
    <w:rsid w:val="00B47376"/>
    <w:rsid w:val="00B47E6A"/>
    <w:rsid w:val="00B50076"/>
    <w:rsid w:val="00B502A1"/>
    <w:rsid w:val="00B504FF"/>
    <w:rsid w:val="00B50E8B"/>
    <w:rsid w:val="00B512BB"/>
    <w:rsid w:val="00B51424"/>
    <w:rsid w:val="00B514DE"/>
    <w:rsid w:val="00B51ABC"/>
    <w:rsid w:val="00B52068"/>
    <w:rsid w:val="00B523DD"/>
    <w:rsid w:val="00B5262D"/>
    <w:rsid w:val="00B52691"/>
    <w:rsid w:val="00B52878"/>
    <w:rsid w:val="00B5288D"/>
    <w:rsid w:val="00B5291F"/>
    <w:rsid w:val="00B53055"/>
    <w:rsid w:val="00B53107"/>
    <w:rsid w:val="00B5315C"/>
    <w:rsid w:val="00B5318A"/>
    <w:rsid w:val="00B53529"/>
    <w:rsid w:val="00B53B55"/>
    <w:rsid w:val="00B53CE0"/>
    <w:rsid w:val="00B53E93"/>
    <w:rsid w:val="00B54106"/>
    <w:rsid w:val="00B5458F"/>
    <w:rsid w:val="00B54976"/>
    <w:rsid w:val="00B54A08"/>
    <w:rsid w:val="00B55200"/>
    <w:rsid w:val="00B55B3A"/>
    <w:rsid w:val="00B55B88"/>
    <w:rsid w:val="00B55CB4"/>
    <w:rsid w:val="00B55E3B"/>
    <w:rsid w:val="00B55ED0"/>
    <w:rsid w:val="00B560EF"/>
    <w:rsid w:val="00B566B7"/>
    <w:rsid w:val="00B56724"/>
    <w:rsid w:val="00B60364"/>
    <w:rsid w:val="00B60577"/>
    <w:rsid w:val="00B60801"/>
    <w:rsid w:val="00B61016"/>
    <w:rsid w:val="00B6126C"/>
    <w:rsid w:val="00B612AB"/>
    <w:rsid w:val="00B616E8"/>
    <w:rsid w:val="00B617F1"/>
    <w:rsid w:val="00B61B51"/>
    <w:rsid w:val="00B61BCA"/>
    <w:rsid w:val="00B61EF0"/>
    <w:rsid w:val="00B61F4F"/>
    <w:rsid w:val="00B62163"/>
    <w:rsid w:val="00B62723"/>
    <w:rsid w:val="00B63613"/>
    <w:rsid w:val="00B63E8C"/>
    <w:rsid w:val="00B641DB"/>
    <w:rsid w:val="00B64270"/>
    <w:rsid w:val="00B6442A"/>
    <w:rsid w:val="00B64B36"/>
    <w:rsid w:val="00B64F8F"/>
    <w:rsid w:val="00B653D9"/>
    <w:rsid w:val="00B6542C"/>
    <w:rsid w:val="00B65744"/>
    <w:rsid w:val="00B657EE"/>
    <w:rsid w:val="00B658A3"/>
    <w:rsid w:val="00B65C4B"/>
    <w:rsid w:val="00B66229"/>
    <w:rsid w:val="00B66404"/>
    <w:rsid w:val="00B6675F"/>
    <w:rsid w:val="00B66835"/>
    <w:rsid w:val="00B66858"/>
    <w:rsid w:val="00B66A95"/>
    <w:rsid w:val="00B67374"/>
    <w:rsid w:val="00B67AC3"/>
    <w:rsid w:val="00B67EB8"/>
    <w:rsid w:val="00B70788"/>
    <w:rsid w:val="00B71238"/>
    <w:rsid w:val="00B7148E"/>
    <w:rsid w:val="00B714D4"/>
    <w:rsid w:val="00B71F8B"/>
    <w:rsid w:val="00B723E5"/>
    <w:rsid w:val="00B72476"/>
    <w:rsid w:val="00B7261F"/>
    <w:rsid w:val="00B7263D"/>
    <w:rsid w:val="00B7283D"/>
    <w:rsid w:val="00B72E11"/>
    <w:rsid w:val="00B7399F"/>
    <w:rsid w:val="00B7413C"/>
    <w:rsid w:val="00B74722"/>
    <w:rsid w:val="00B74E64"/>
    <w:rsid w:val="00B74FC3"/>
    <w:rsid w:val="00B752AF"/>
    <w:rsid w:val="00B7595F"/>
    <w:rsid w:val="00B75D13"/>
    <w:rsid w:val="00B760A1"/>
    <w:rsid w:val="00B7611A"/>
    <w:rsid w:val="00B76176"/>
    <w:rsid w:val="00B76CCA"/>
    <w:rsid w:val="00B76D56"/>
    <w:rsid w:val="00B76FBF"/>
    <w:rsid w:val="00B7703F"/>
    <w:rsid w:val="00B77283"/>
    <w:rsid w:val="00B775DB"/>
    <w:rsid w:val="00B80183"/>
    <w:rsid w:val="00B80492"/>
    <w:rsid w:val="00B80AA7"/>
    <w:rsid w:val="00B810D0"/>
    <w:rsid w:val="00B818AD"/>
    <w:rsid w:val="00B81A11"/>
    <w:rsid w:val="00B83943"/>
    <w:rsid w:val="00B83951"/>
    <w:rsid w:val="00B839DD"/>
    <w:rsid w:val="00B83D29"/>
    <w:rsid w:val="00B844D4"/>
    <w:rsid w:val="00B8454E"/>
    <w:rsid w:val="00B84D00"/>
    <w:rsid w:val="00B850CE"/>
    <w:rsid w:val="00B852B0"/>
    <w:rsid w:val="00B8541C"/>
    <w:rsid w:val="00B85506"/>
    <w:rsid w:val="00B85587"/>
    <w:rsid w:val="00B85D49"/>
    <w:rsid w:val="00B85DCF"/>
    <w:rsid w:val="00B8624E"/>
    <w:rsid w:val="00B869D0"/>
    <w:rsid w:val="00B869F0"/>
    <w:rsid w:val="00B86EC0"/>
    <w:rsid w:val="00B870CD"/>
    <w:rsid w:val="00B87472"/>
    <w:rsid w:val="00B8758B"/>
    <w:rsid w:val="00B878EB"/>
    <w:rsid w:val="00B87E98"/>
    <w:rsid w:val="00B87FAD"/>
    <w:rsid w:val="00B90137"/>
    <w:rsid w:val="00B904BC"/>
    <w:rsid w:val="00B9085A"/>
    <w:rsid w:val="00B90CC5"/>
    <w:rsid w:val="00B90DB4"/>
    <w:rsid w:val="00B9194A"/>
    <w:rsid w:val="00B91F1B"/>
    <w:rsid w:val="00B91F1C"/>
    <w:rsid w:val="00B91FB9"/>
    <w:rsid w:val="00B920BE"/>
    <w:rsid w:val="00B9237F"/>
    <w:rsid w:val="00B92587"/>
    <w:rsid w:val="00B93C60"/>
    <w:rsid w:val="00B947DB"/>
    <w:rsid w:val="00B94828"/>
    <w:rsid w:val="00B94B0B"/>
    <w:rsid w:val="00B94DE3"/>
    <w:rsid w:val="00B950EB"/>
    <w:rsid w:val="00B951B6"/>
    <w:rsid w:val="00B956C5"/>
    <w:rsid w:val="00B95A77"/>
    <w:rsid w:val="00B96478"/>
    <w:rsid w:val="00B96630"/>
    <w:rsid w:val="00B96649"/>
    <w:rsid w:val="00B97298"/>
    <w:rsid w:val="00B973C7"/>
    <w:rsid w:val="00B978DB"/>
    <w:rsid w:val="00B97D4B"/>
    <w:rsid w:val="00BA0336"/>
    <w:rsid w:val="00BA09AA"/>
    <w:rsid w:val="00BA0A8C"/>
    <w:rsid w:val="00BA107C"/>
    <w:rsid w:val="00BA1131"/>
    <w:rsid w:val="00BA11CF"/>
    <w:rsid w:val="00BA15F3"/>
    <w:rsid w:val="00BA1806"/>
    <w:rsid w:val="00BA1995"/>
    <w:rsid w:val="00BA246E"/>
    <w:rsid w:val="00BA260E"/>
    <w:rsid w:val="00BA2D91"/>
    <w:rsid w:val="00BA31D9"/>
    <w:rsid w:val="00BA3283"/>
    <w:rsid w:val="00BA337B"/>
    <w:rsid w:val="00BA3796"/>
    <w:rsid w:val="00BA3D7D"/>
    <w:rsid w:val="00BA4363"/>
    <w:rsid w:val="00BA488E"/>
    <w:rsid w:val="00BA4CC5"/>
    <w:rsid w:val="00BA53E9"/>
    <w:rsid w:val="00BA546F"/>
    <w:rsid w:val="00BA55DC"/>
    <w:rsid w:val="00BA5734"/>
    <w:rsid w:val="00BA59E6"/>
    <w:rsid w:val="00BA5F45"/>
    <w:rsid w:val="00BA6A4E"/>
    <w:rsid w:val="00BA7A45"/>
    <w:rsid w:val="00BA7C5C"/>
    <w:rsid w:val="00BA7E6E"/>
    <w:rsid w:val="00BB01AE"/>
    <w:rsid w:val="00BB0355"/>
    <w:rsid w:val="00BB0AF8"/>
    <w:rsid w:val="00BB0C1B"/>
    <w:rsid w:val="00BB0F9B"/>
    <w:rsid w:val="00BB148D"/>
    <w:rsid w:val="00BB188F"/>
    <w:rsid w:val="00BB1AD1"/>
    <w:rsid w:val="00BB1ED9"/>
    <w:rsid w:val="00BB2CF8"/>
    <w:rsid w:val="00BB34A9"/>
    <w:rsid w:val="00BB39C0"/>
    <w:rsid w:val="00BB3A6C"/>
    <w:rsid w:val="00BB3DB7"/>
    <w:rsid w:val="00BB4358"/>
    <w:rsid w:val="00BB4D3B"/>
    <w:rsid w:val="00BB5E35"/>
    <w:rsid w:val="00BB5EC8"/>
    <w:rsid w:val="00BB5EDE"/>
    <w:rsid w:val="00BB602F"/>
    <w:rsid w:val="00BB61F0"/>
    <w:rsid w:val="00BB6390"/>
    <w:rsid w:val="00BB6415"/>
    <w:rsid w:val="00BB6A7E"/>
    <w:rsid w:val="00BB6C35"/>
    <w:rsid w:val="00BB7534"/>
    <w:rsid w:val="00BB7730"/>
    <w:rsid w:val="00BB7731"/>
    <w:rsid w:val="00BB783F"/>
    <w:rsid w:val="00BC0049"/>
    <w:rsid w:val="00BC064A"/>
    <w:rsid w:val="00BC0912"/>
    <w:rsid w:val="00BC0954"/>
    <w:rsid w:val="00BC0AB5"/>
    <w:rsid w:val="00BC0CC0"/>
    <w:rsid w:val="00BC1133"/>
    <w:rsid w:val="00BC119E"/>
    <w:rsid w:val="00BC1831"/>
    <w:rsid w:val="00BC1B55"/>
    <w:rsid w:val="00BC1D65"/>
    <w:rsid w:val="00BC22A7"/>
    <w:rsid w:val="00BC2A4C"/>
    <w:rsid w:val="00BC2E4C"/>
    <w:rsid w:val="00BC30EB"/>
    <w:rsid w:val="00BC38EF"/>
    <w:rsid w:val="00BC3C04"/>
    <w:rsid w:val="00BC3D9C"/>
    <w:rsid w:val="00BC3E86"/>
    <w:rsid w:val="00BC4300"/>
    <w:rsid w:val="00BC47E2"/>
    <w:rsid w:val="00BC4A11"/>
    <w:rsid w:val="00BC4A84"/>
    <w:rsid w:val="00BC4BA3"/>
    <w:rsid w:val="00BC4BDB"/>
    <w:rsid w:val="00BC4C89"/>
    <w:rsid w:val="00BC4D69"/>
    <w:rsid w:val="00BC5106"/>
    <w:rsid w:val="00BC52A2"/>
    <w:rsid w:val="00BC533E"/>
    <w:rsid w:val="00BC5479"/>
    <w:rsid w:val="00BC56D0"/>
    <w:rsid w:val="00BC6407"/>
    <w:rsid w:val="00BC66F7"/>
    <w:rsid w:val="00BC6AB5"/>
    <w:rsid w:val="00BC70BE"/>
    <w:rsid w:val="00BC70C9"/>
    <w:rsid w:val="00BC75D5"/>
    <w:rsid w:val="00BC7C73"/>
    <w:rsid w:val="00BC7F15"/>
    <w:rsid w:val="00BD004F"/>
    <w:rsid w:val="00BD0222"/>
    <w:rsid w:val="00BD032E"/>
    <w:rsid w:val="00BD05E7"/>
    <w:rsid w:val="00BD0CB5"/>
    <w:rsid w:val="00BD1446"/>
    <w:rsid w:val="00BD1C73"/>
    <w:rsid w:val="00BD1D44"/>
    <w:rsid w:val="00BD1F7E"/>
    <w:rsid w:val="00BD201F"/>
    <w:rsid w:val="00BD2201"/>
    <w:rsid w:val="00BD2869"/>
    <w:rsid w:val="00BD2956"/>
    <w:rsid w:val="00BD2A32"/>
    <w:rsid w:val="00BD308D"/>
    <w:rsid w:val="00BD3B3C"/>
    <w:rsid w:val="00BD44B2"/>
    <w:rsid w:val="00BD452C"/>
    <w:rsid w:val="00BD4997"/>
    <w:rsid w:val="00BD4EAB"/>
    <w:rsid w:val="00BD523A"/>
    <w:rsid w:val="00BD5529"/>
    <w:rsid w:val="00BD5BFA"/>
    <w:rsid w:val="00BD5FC5"/>
    <w:rsid w:val="00BD62B8"/>
    <w:rsid w:val="00BD6400"/>
    <w:rsid w:val="00BD6491"/>
    <w:rsid w:val="00BD65C5"/>
    <w:rsid w:val="00BD6ACC"/>
    <w:rsid w:val="00BD6CC5"/>
    <w:rsid w:val="00BD70B3"/>
    <w:rsid w:val="00BD71FE"/>
    <w:rsid w:val="00BD7526"/>
    <w:rsid w:val="00BD7627"/>
    <w:rsid w:val="00BD77FC"/>
    <w:rsid w:val="00BE065E"/>
    <w:rsid w:val="00BE08D8"/>
    <w:rsid w:val="00BE0916"/>
    <w:rsid w:val="00BE0B15"/>
    <w:rsid w:val="00BE155E"/>
    <w:rsid w:val="00BE15B5"/>
    <w:rsid w:val="00BE1669"/>
    <w:rsid w:val="00BE1865"/>
    <w:rsid w:val="00BE1FB5"/>
    <w:rsid w:val="00BE1FD3"/>
    <w:rsid w:val="00BE20DF"/>
    <w:rsid w:val="00BE20F5"/>
    <w:rsid w:val="00BE2612"/>
    <w:rsid w:val="00BE2675"/>
    <w:rsid w:val="00BE2A00"/>
    <w:rsid w:val="00BE2A2A"/>
    <w:rsid w:val="00BE2AEB"/>
    <w:rsid w:val="00BE2F62"/>
    <w:rsid w:val="00BE342E"/>
    <w:rsid w:val="00BE358E"/>
    <w:rsid w:val="00BE3D10"/>
    <w:rsid w:val="00BE4029"/>
    <w:rsid w:val="00BE4186"/>
    <w:rsid w:val="00BE4B95"/>
    <w:rsid w:val="00BE4BD5"/>
    <w:rsid w:val="00BE4D84"/>
    <w:rsid w:val="00BE51AD"/>
    <w:rsid w:val="00BE54BE"/>
    <w:rsid w:val="00BE5716"/>
    <w:rsid w:val="00BE573A"/>
    <w:rsid w:val="00BE5B21"/>
    <w:rsid w:val="00BE5E8A"/>
    <w:rsid w:val="00BE6144"/>
    <w:rsid w:val="00BE6725"/>
    <w:rsid w:val="00BE6E46"/>
    <w:rsid w:val="00BE73B8"/>
    <w:rsid w:val="00BE7540"/>
    <w:rsid w:val="00BE78AA"/>
    <w:rsid w:val="00BF09CF"/>
    <w:rsid w:val="00BF134A"/>
    <w:rsid w:val="00BF1638"/>
    <w:rsid w:val="00BF1A35"/>
    <w:rsid w:val="00BF1D9F"/>
    <w:rsid w:val="00BF20F8"/>
    <w:rsid w:val="00BF280D"/>
    <w:rsid w:val="00BF28DF"/>
    <w:rsid w:val="00BF2C35"/>
    <w:rsid w:val="00BF2D69"/>
    <w:rsid w:val="00BF312B"/>
    <w:rsid w:val="00BF3440"/>
    <w:rsid w:val="00BF39C0"/>
    <w:rsid w:val="00BF3A26"/>
    <w:rsid w:val="00BF3D36"/>
    <w:rsid w:val="00BF4305"/>
    <w:rsid w:val="00BF4509"/>
    <w:rsid w:val="00BF4614"/>
    <w:rsid w:val="00BF4C25"/>
    <w:rsid w:val="00BF532C"/>
    <w:rsid w:val="00BF5366"/>
    <w:rsid w:val="00BF54AC"/>
    <w:rsid w:val="00BF550E"/>
    <w:rsid w:val="00BF5920"/>
    <w:rsid w:val="00BF5C42"/>
    <w:rsid w:val="00BF609A"/>
    <w:rsid w:val="00BF60DB"/>
    <w:rsid w:val="00BF63D9"/>
    <w:rsid w:val="00BF656C"/>
    <w:rsid w:val="00BF65D7"/>
    <w:rsid w:val="00BF660E"/>
    <w:rsid w:val="00BF6A23"/>
    <w:rsid w:val="00BF6CAC"/>
    <w:rsid w:val="00BF6E28"/>
    <w:rsid w:val="00BF76C5"/>
    <w:rsid w:val="00C0031E"/>
    <w:rsid w:val="00C005BF"/>
    <w:rsid w:val="00C005C1"/>
    <w:rsid w:val="00C008E8"/>
    <w:rsid w:val="00C00FA6"/>
    <w:rsid w:val="00C01064"/>
    <w:rsid w:val="00C01152"/>
    <w:rsid w:val="00C0159D"/>
    <w:rsid w:val="00C01FCA"/>
    <w:rsid w:val="00C020DF"/>
    <w:rsid w:val="00C021EB"/>
    <w:rsid w:val="00C0259D"/>
    <w:rsid w:val="00C04BFD"/>
    <w:rsid w:val="00C04F87"/>
    <w:rsid w:val="00C04FC7"/>
    <w:rsid w:val="00C05306"/>
    <w:rsid w:val="00C05574"/>
    <w:rsid w:val="00C06584"/>
    <w:rsid w:val="00C06610"/>
    <w:rsid w:val="00C067A6"/>
    <w:rsid w:val="00C06C1F"/>
    <w:rsid w:val="00C06F42"/>
    <w:rsid w:val="00C0704E"/>
    <w:rsid w:val="00C07443"/>
    <w:rsid w:val="00C078E3"/>
    <w:rsid w:val="00C07A2F"/>
    <w:rsid w:val="00C07BE9"/>
    <w:rsid w:val="00C07C23"/>
    <w:rsid w:val="00C10123"/>
    <w:rsid w:val="00C102DF"/>
    <w:rsid w:val="00C1033D"/>
    <w:rsid w:val="00C103D1"/>
    <w:rsid w:val="00C1047B"/>
    <w:rsid w:val="00C1087F"/>
    <w:rsid w:val="00C109C9"/>
    <w:rsid w:val="00C11261"/>
    <w:rsid w:val="00C11488"/>
    <w:rsid w:val="00C11B09"/>
    <w:rsid w:val="00C11B9C"/>
    <w:rsid w:val="00C12670"/>
    <w:rsid w:val="00C12762"/>
    <w:rsid w:val="00C12A7C"/>
    <w:rsid w:val="00C12ACF"/>
    <w:rsid w:val="00C130E7"/>
    <w:rsid w:val="00C132F6"/>
    <w:rsid w:val="00C136F6"/>
    <w:rsid w:val="00C139BB"/>
    <w:rsid w:val="00C13AE1"/>
    <w:rsid w:val="00C13B8F"/>
    <w:rsid w:val="00C14101"/>
    <w:rsid w:val="00C14412"/>
    <w:rsid w:val="00C14AEC"/>
    <w:rsid w:val="00C14BB9"/>
    <w:rsid w:val="00C14D0B"/>
    <w:rsid w:val="00C14D60"/>
    <w:rsid w:val="00C151A8"/>
    <w:rsid w:val="00C15641"/>
    <w:rsid w:val="00C1577A"/>
    <w:rsid w:val="00C15A82"/>
    <w:rsid w:val="00C15BC5"/>
    <w:rsid w:val="00C1673F"/>
    <w:rsid w:val="00C167C3"/>
    <w:rsid w:val="00C16AF7"/>
    <w:rsid w:val="00C16B88"/>
    <w:rsid w:val="00C17292"/>
    <w:rsid w:val="00C172B2"/>
    <w:rsid w:val="00C173BA"/>
    <w:rsid w:val="00C1741B"/>
    <w:rsid w:val="00C1757C"/>
    <w:rsid w:val="00C17891"/>
    <w:rsid w:val="00C179E9"/>
    <w:rsid w:val="00C17BCB"/>
    <w:rsid w:val="00C17C59"/>
    <w:rsid w:val="00C202DB"/>
    <w:rsid w:val="00C2031D"/>
    <w:rsid w:val="00C20B47"/>
    <w:rsid w:val="00C20BDA"/>
    <w:rsid w:val="00C20E8E"/>
    <w:rsid w:val="00C20EA2"/>
    <w:rsid w:val="00C217F8"/>
    <w:rsid w:val="00C21947"/>
    <w:rsid w:val="00C21B30"/>
    <w:rsid w:val="00C223EC"/>
    <w:rsid w:val="00C22635"/>
    <w:rsid w:val="00C22995"/>
    <w:rsid w:val="00C22A23"/>
    <w:rsid w:val="00C2392F"/>
    <w:rsid w:val="00C23F4A"/>
    <w:rsid w:val="00C240E7"/>
    <w:rsid w:val="00C2448B"/>
    <w:rsid w:val="00C24832"/>
    <w:rsid w:val="00C249DD"/>
    <w:rsid w:val="00C24B03"/>
    <w:rsid w:val="00C24F1F"/>
    <w:rsid w:val="00C25430"/>
    <w:rsid w:val="00C25C9C"/>
    <w:rsid w:val="00C25D3A"/>
    <w:rsid w:val="00C25D97"/>
    <w:rsid w:val="00C26705"/>
    <w:rsid w:val="00C26ED2"/>
    <w:rsid w:val="00C26ED7"/>
    <w:rsid w:val="00C2719C"/>
    <w:rsid w:val="00C274FC"/>
    <w:rsid w:val="00C2764E"/>
    <w:rsid w:val="00C279E9"/>
    <w:rsid w:val="00C27F83"/>
    <w:rsid w:val="00C30F53"/>
    <w:rsid w:val="00C3103F"/>
    <w:rsid w:val="00C319D5"/>
    <w:rsid w:val="00C319D8"/>
    <w:rsid w:val="00C31A66"/>
    <w:rsid w:val="00C31B52"/>
    <w:rsid w:val="00C324CA"/>
    <w:rsid w:val="00C325EB"/>
    <w:rsid w:val="00C32E25"/>
    <w:rsid w:val="00C332BF"/>
    <w:rsid w:val="00C338AA"/>
    <w:rsid w:val="00C33C46"/>
    <w:rsid w:val="00C33C73"/>
    <w:rsid w:val="00C359FB"/>
    <w:rsid w:val="00C36753"/>
    <w:rsid w:val="00C36D03"/>
    <w:rsid w:val="00C36DFB"/>
    <w:rsid w:val="00C36F19"/>
    <w:rsid w:val="00C37638"/>
    <w:rsid w:val="00C37663"/>
    <w:rsid w:val="00C37BF3"/>
    <w:rsid w:val="00C402FB"/>
    <w:rsid w:val="00C40D70"/>
    <w:rsid w:val="00C41462"/>
    <w:rsid w:val="00C414CB"/>
    <w:rsid w:val="00C4169E"/>
    <w:rsid w:val="00C4191A"/>
    <w:rsid w:val="00C41CB1"/>
    <w:rsid w:val="00C420FD"/>
    <w:rsid w:val="00C42113"/>
    <w:rsid w:val="00C42278"/>
    <w:rsid w:val="00C4307E"/>
    <w:rsid w:val="00C4375C"/>
    <w:rsid w:val="00C439CD"/>
    <w:rsid w:val="00C43A79"/>
    <w:rsid w:val="00C43AA1"/>
    <w:rsid w:val="00C43D88"/>
    <w:rsid w:val="00C44A66"/>
    <w:rsid w:val="00C45463"/>
    <w:rsid w:val="00C45491"/>
    <w:rsid w:val="00C454FA"/>
    <w:rsid w:val="00C45B79"/>
    <w:rsid w:val="00C46F96"/>
    <w:rsid w:val="00C4776F"/>
    <w:rsid w:val="00C47B18"/>
    <w:rsid w:val="00C47D79"/>
    <w:rsid w:val="00C47DA1"/>
    <w:rsid w:val="00C500CC"/>
    <w:rsid w:val="00C50186"/>
    <w:rsid w:val="00C5069F"/>
    <w:rsid w:val="00C508EA"/>
    <w:rsid w:val="00C50B77"/>
    <w:rsid w:val="00C5111A"/>
    <w:rsid w:val="00C5142B"/>
    <w:rsid w:val="00C5192C"/>
    <w:rsid w:val="00C51B38"/>
    <w:rsid w:val="00C51D8B"/>
    <w:rsid w:val="00C51FCF"/>
    <w:rsid w:val="00C522FE"/>
    <w:rsid w:val="00C52311"/>
    <w:rsid w:val="00C5247F"/>
    <w:rsid w:val="00C524D1"/>
    <w:rsid w:val="00C5265E"/>
    <w:rsid w:val="00C52826"/>
    <w:rsid w:val="00C52BF1"/>
    <w:rsid w:val="00C533DB"/>
    <w:rsid w:val="00C53534"/>
    <w:rsid w:val="00C5390F"/>
    <w:rsid w:val="00C53E2F"/>
    <w:rsid w:val="00C543AF"/>
    <w:rsid w:val="00C543C3"/>
    <w:rsid w:val="00C54502"/>
    <w:rsid w:val="00C54910"/>
    <w:rsid w:val="00C54E64"/>
    <w:rsid w:val="00C55216"/>
    <w:rsid w:val="00C5579D"/>
    <w:rsid w:val="00C55816"/>
    <w:rsid w:val="00C55AF2"/>
    <w:rsid w:val="00C56AFE"/>
    <w:rsid w:val="00C5742F"/>
    <w:rsid w:val="00C57753"/>
    <w:rsid w:val="00C57B96"/>
    <w:rsid w:val="00C57D5B"/>
    <w:rsid w:val="00C6034F"/>
    <w:rsid w:val="00C60E24"/>
    <w:rsid w:val="00C619DC"/>
    <w:rsid w:val="00C62ABC"/>
    <w:rsid w:val="00C62B21"/>
    <w:rsid w:val="00C631E2"/>
    <w:rsid w:val="00C63277"/>
    <w:rsid w:val="00C633A4"/>
    <w:rsid w:val="00C63691"/>
    <w:rsid w:val="00C63888"/>
    <w:rsid w:val="00C639DD"/>
    <w:rsid w:val="00C63F7F"/>
    <w:rsid w:val="00C640D7"/>
    <w:rsid w:val="00C6464C"/>
    <w:rsid w:val="00C64873"/>
    <w:rsid w:val="00C648E4"/>
    <w:rsid w:val="00C64B75"/>
    <w:rsid w:val="00C65197"/>
    <w:rsid w:val="00C662E6"/>
    <w:rsid w:val="00C665C2"/>
    <w:rsid w:val="00C66CB4"/>
    <w:rsid w:val="00C67DDD"/>
    <w:rsid w:val="00C706B8"/>
    <w:rsid w:val="00C706D2"/>
    <w:rsid w:val="00C70F97"/>
    <w:rsid w:val="00C71477"/>
    <w:rsid w:val="00C71562"/>
    <w:rsid w:val="00C71830"/>
    <w:rsid w:val="00C71A68"/>
    <w:rsid w:val="00C71B27"/>
    <w:rsid w:val="00C71E3A"/>
    <w:rsid w:val="00C71F13"/>
    <w:rsid w:val="00C72449"/>
    <w:rsid w:val="00C726E7"/>
    <w:rsid w:val="00C72D0D"/>
    <w:rsid w:val="00C72D1A"/>
    <w:rsid w:val="00C7313A"/>
    <w:rsid w:val="00C73413"/>
    <w:rsid w:val="00C73B61"/>
    <w:rsid w:val="00C740B5"/>
    <w:rsid w:val="00C74F54"/>
    <w:rsid w:val="00C751A1"/>
    <w:rsid w:val="00C75255"/>
    <w:rsid w:val="00C752B6"/>
    <w:rsid w:val="00C752E0"/>
    <w:rsid w:val="00C758FE"/>
    <w:rsid w:val="00C75BAE"/>
    <w:rsid w:val="00C75C67"/>
    <w:rsid w:val="00C75CAD"/>
    <w:rsid w:val="00C76235"/>
    <w:rsid w:val="00C76307"/>
    <w:rsid w:val="00C7665B"/>
    <w:rsid w:val="00C76AA4"/>
    <w:rsid w:val="00C76AE3"/>
    <w:rsid w:val="00C76F37"/>
    <w:rsid w:val="00C774F2"/>
    <w:rsid w:val="00C77558"/>
    <w:rsid w:val="00C77A75"/>
    <w:rsid w:val="00C77C40"/>
    <w:rsid w:val="00C80317"/>
    <w:rsid w:val="00C8088E"/>
    <w:rsid w:val="00C809B5"/>
    <w:rsid w:val="00C81677"/>
    <w:rsid w:val="00C820A0"/>
    <w:rsid w:val="00C82821"/>
    <w:rsid w:val="00C82D5B"/>
    <w:rsid w:val="00C82F7C"/>
    <w:rsid w:val="00C82FA7"/>
    <w:rsid w:val="00C8314F"/>
    <w:rsid w:val="00C831AA"/>
    <w:rsid w:val="00C8336F"/>
    <w:rsid w:val="00C83428"/>
    <w:rsid w:val="00C83535"/>
    <w:rsid w:val="00C83558"/>
    <w:rsid w:val="00C83A30"/>
    <w:rsid w:val="00C83A65"/>
    <w:rsid w:val="00C83E16"/>
    <w:rsid w:val="00C83F19"/>
    <w:rsid w:val="00C8497E"/>
    <w:rsid w:val="00C85527"/>
    <w:rsid w:val="00C85654"/>
    <w:rsid w:val="00C861AA"/>
    <w:rsid w:val="00C86751"/>
    <w:rsid w:val="00C878D7"/>
    <w:rsid w:val="00C906FD"/>
    <w:rsid w:val="00C9072A"/>
    <w:rsid w:val="00C90DFD"/>
    <w:rsid w:val="00C91237"/>
    <w:rsid w:val="00C912A5"/>
    <w:rsid w:val="00C91724"/>
    <w:rsid w:val="00C9181F"/>
    <w:rsid w:val="00C91E03"/>
    <w:rsid w:val="00C924B6"/>
    <w:rsid w:val="00C92524"/>
    <w:rsid w:val="00C92A0D"/>
    <w:rsid w:val="00C92C11"/>
    <w:rsid w:val="00C92F23"/>
    <w:rsid w:val="00C933C1"/>
    <w:rsid w:val="00C933FF"/>
    <w:rsid w:val="00C936AF"/>
    <w:rsid w:val="00C93788"/>
    <w:rsid w:val="00C93A1A"/>
    <w:rsid w:val="00C93F61"/>
    <w:rsid w:val="00C94259"/>
    <w:rsid w:val="00C943FE"/>
    <w:rsid w:val="00C9469E"/>
    <w:rsid w:val="00C947BD"/>
    <w:rsid w:val="00C947F7"/>
    <w:rsid w:val="00C9488B"/>
    <w:rsid w:val="00C94B3A"/>
    <w:rsid w:val="00C957E5"/>
    <w:rsid w:val="00C95C7C"/>
    <w:rsid w:val="00C95E3D"/>
    <w:rsid w:val="00C95FB9"/>
    <w:rsid w:val="00C95FDC"/>
    <w:rsid w:val="00C9694A"/>
    <w:rsid w:val="00C96EFD"/>
    <w:rsid w:val="00C96F76"/>
    <w:rsid w:val="00C97B89"/>
    <w:rsid w:val="00C97DC4"/>
    <w:rsid w:val="00CA047F"/>
    <w:rsid w:val="00CA04EC"/>
    <w:rsid w:val="00CA0814"/>
    <w:rsid w:val="00CA08DE"/>
    <w:rsid w:val="00CA0A98"/>
    <w:rsid w:val="00CA0BF3"/>
    <w:rsid w:val="00CA137C"/>
    <w:rsid w:val="00CA150D"/>
    <w:rsid w:val="00CA2134"/>
    <w:rsid w:val="00CA2B1D"/>
    <w:rsid w:val="00CA2B7A"/>
    <w:rsid w:val="00CA2CB8"/>
    <w:rsid w:val="00CA3323"/>
    <w:rsid w:val="00CA3812"/>
    <w:rsid w:val="00CA3BC6"/>
    <w:rsid w:val="00CA3F3C"/>
    <w:rsid w:val="00CA4D72"/>
    <w:rsid w:val="00CA4D9D"/>
    <w:rsid w:val="00CA51FC"/>
    <w:rsid w:val="00CA6095"/>
    <w:rsid w:val="00CA679F"/>
    <w:rsid w:val="00CA6D25"/>
    <w:rsid w:val="00CA7173"/>
    <w:rsid w:val="00CA73D6"/>
    <w:rsid w:val="00CB003E"/>
    <w:rsid w:val="00CB009B"/>
    <w:rsid w:val="00CB0C09"/>
    <w:rsid w:val="00CB0EDA"/>
    <w:rsid w:val="00CB127B"/>
    <w:rsid w:val="00CB131B"/>
    <w:rsid w:val="00CB1A6C"/>
    <w:rsid w:val="00CB1F03"/>
    <w:rsid w:val="00CB205F"/>
    <w:rsid w:val="00CB2587"/>
    <w:rsid w:val="00CB2B39"/>
    <w:rsid w:val="00CB2FFE"/>
    <w:rsid w:val="00CB32B0"/>
    <w:rsid w:val="00CB36F7"/>
    <w:rsid w:val="00CB3AEF"/>
    <w:rsid w:val="00CB3DFC"/>
    <w:rsid w:val="00CB3E14"/>
    <w:rsid w:val="00CB4251"/>
    <w:rsid w:val="00CB42D3"/>
    <w:rsid w:val="00CB49FC"/>
    <w:rsid w:val="00CB4C81"/>
    <w:rsid w:val="00CB54D8"/>
    <w:rsid w:val="00CB57C2"/>
    <w:rsid w:val="00CB587F"/>
    <w:rsid w:val="00CB59D6"/>
    <w:rsid w:val="00CB5CD6"/>
    <w:rsid w:val="00CB6962"/>
    <w:rsid w:val="00CB6BE3"/>
    <w:rsid w:val="00CB6CD3"/>
    <w:rsid w:val="00CB7A6E"/>
    <w:rsid w:val="00CB7F1A"/>
    <w:rsid w:val="00CC0120"/>
    <w:rsid w:val="00CC0914"/>
    <w:rsid w:val="00CC09BD"/>
    <w:rsid w:val="00CC10CC"/>
    <w:rsid w:val="00CC1555"/>
    <w:rsid w:val="00CC15C1"/>
    <w:rsid w:val="00CC1749"/>
    <w:rsid w:val="00CC1C86"/>
    <w:rsid w:val="00CC1D21"/>
    <w:rsid w:val="00CC1F09"/>
    <w:rsid w:val="00CC2136"/>
    <w:rsid w:val="00CC24E1"/>
    <w:rsid w:val="00CC2B29"/>
    <w:rsid w:val="00CC2F2B"/>
    <w:rsid w:val="00CC2F2D"/>
    <w:rsid w:val="00CC301A"/>
    <w:rsid w:val="00CC33F8"/>
    <w:rsid w:val="00CC35C5"/>
    <w:rsid w:val="00CC3785"/>
    <w:rsid w:val="00CC3A4B"/>
    <w:rsid w:val="00CC421C"/>
    <w:rsid w:val="00CC460F"/>
    <w:rsid w:val="00CC46F2"/>
    <w:rsid w:val="00CC4CA3"/>
    <w:rsid w:val="00CC6078"/>
    <w:rsid w:val="00CC60E3"/>
    <w:rsid w:val="00CC61C4"/>
    <w:rsid w:val="00CC6AFA"/>
    <w:rsid w:val="00CC72B7"/>
    <w:rsid w:val="00CC734A"/>
    <w:rsid w:val="00CC743E"/>
    <w:rsid w:val="00CC78C0"/>
    <w:rsid w:val="00CC7AD1"/>
    <w:rsid w:val="00CC7B57"/>
    <w:rsid w:val="00CC7B70"/>
    <w:rsid w:val="00CD000C"/>
    <w:rsid w:val="00CD03C7"/>
    <w:rsid w:val="00CD0EA3"/>
    <w:rsid w:val="00CD0F6F"/>
    <w:rsid w:val="00CD1077"/>
    <w:rsid w:val="00CD20E8"/>
    <w:rsid w:val="00CD28FE"/>
    <w:rsid w:val="00CD322F"/>
    <w:rsid w:val="00CD34D9"/>
    <w:rsid w:val="00CD34EF"/>
    <w:rsid w:val="00CD3E35"/>
    <w:rsid w:val="00CD3E59"/>
    <w:rsid w:val="00CD407E"/>
    <w:rsid w:val="00CD43CB"/>
    <w:rsid w:val="00CD4A0C"/>
    <w:rsid w:val="00CD4C3E"/>
    <w:rsid w:val="00CD5408"/>
    <w:rsid w:val="00CD5740"/>
    <w:rsid w:val="00CD5F9B"/>
    <w:rsid w:val="00CD63A3"/>
    <w:rsid w:val="00CD63F5"/>
    <w:rsid w:val="00CD6E8E"/>
    <w:rsid w:val="00CD7007"/>
    <w:rsid w:val="00CD703C"/>
    <w:rsid w:val="00CD710A"/>
    <w:rsid w:val="00CD78FD"/>
    <w:rsid w:val="00CD7C5A"/>
    <w:rsid w:val="00CE01D9"/>
    <w:rsid w:val="00CE0745"/>
    <w:rsid w:val="00CE0C93"/>
    <w:rsid w:val="00CE0F7E"/>
    <w:rsid w:val="00CE12A4"/>
    <w:rsid w:val="00CE1A94"/>
    <w:rsid w:val="00CE1BCF"/>
    <w:rsid w:val="00CE1C79"/>
    <w:rsid w:val="00CE202E"/>
    <w:rsid w:val="00CE2033"/>
    <w:rsid w:val="00CE2237"/>
    <w:rsid w:val="00CE245F"/>
    <w:rsid w:val="00CE2667"/>
    <w:rsid w:val="00CE272D"/>
    <w:rsid w:val="00CE2CEE"/>
    <w:rsid w:val="00CE2D63"/>
    <w:rsid w:val="00CE3703"/>
    <w:rsid w:val="00CE37EC"/>
    <w:rsid w:val="00CE38D9"/>
    <w:rsid w:val="00CE3961"/>
    <w:rsid w:val="00CE3A17"/>
    <w:rsid w:val="00CE3CD2"/>
    <w:rsid w:val="00CE3F57"/>
    <w:rsid w:val="00CE3F84"/>
    <w:rsid w:val="00CE44C0"/>
    <w:rsid w:val="00CE4ED2"/>
    <w:rsid w:val="00CE502E"/>
    <w:rsid w:val="00CE5B68"/>
    <w:rsid w:val="00CE64C2"/>
    <w:rsid w:val="00CE661D"/>
    <w:rsid w:val="00CE72E9"/>
    <w:rsid w:val="00CE7639"/>
    <w:rsid w:val="00CE76C6"/>
    <w:rsid w:val="00CE7C21"/>
    <w:rsid w:val="00CE7D73"/>
    <w:rsid w:val="00CF0A71"/>
    <w:rsid w:val="00CF0FA1"/>
    <w:rsid w:val="00CF100B"/>
    <w:rsid w:val="00CF1163"/>
    <w:rsid w:val="00CF22E7"/>
    <w:rsid w:val="00CF25BA"/>
    <w:rsid w:val="00CF2D4F"/>
    <w:rsid w:val="00CF3136"/>
    <w:rsid w:val="00CF32AA"/>
    <w:rsid w:val="00CF4CA8"/>
    <w:rsid w:val="00CF501C"/>
    <w:rsid w:val="00CF5424"/>
    <w:rsid w:val="00CF5FEF"/>
    <w:rsid w:val="00CF66E6"/>
    <w:rsid w:val="00CF6A7B"/>
    <w:rsid w:val="00CF6B80"/>
    <w:rsid w:val="00CF6BDC"/>
    <w:rsid w:val="00CF6CAB"/>
    <w:rsid w:val="00CF6EB8"/>
    <w:rsid w:val="00CF7AEA"/>
    <w:rsid w:val="00CF7CF4"/>
    <w:rsid w:val="00CF7EB2"/>
    <w:rsid w:val="00CF7F7D"/>
    <w:rsid w:val="00D00052"/>
    <w:rsid w:val="00D0043D"/>
    <w:rsid w:val="00D00592"/>
    <w:rsid w:val="00D00715"/>
    <w:rsid w:val="00D008A7"/>
    <w:rsid w:val="00D013DF"/>
    <w:rsid w:val="00D01C0E"/>
    <w:rsid w:val="00D024AE"/>
    <w:rsid w:val="00D024CE"/>
    <w:rsid w:val="00D038F9"/>
    <w:rsid w:val="00D03965"/>
    <w:rsid w:val="00D03C7E"/>
    <w:rsid w:val="00D04827"/>
    <w:rsid w:val="00D04CB0"/>
    <w:rsid w:val="00D05416"/>
    <w:rsid w:val="00D0593A"/>
    <w:rsid w:val="00D05C9B"/>
    <w:rsid w:val="00D05DD3"/>
    <w:rsid w:val="00D05E22"/>
    <w:rsid w:val="00D05FCE"/>
    <w:rsid w:val="00D06095"/>
    <w:rsid w:val="00D06960"/>
    <w:rsid w:val="00D06C6C"/>
    <w:rsid w:val="00D06DB4"/>
    <w:rsid w:val="00D06EC5"/>
    <w:rsid w:val="00D06FD1"/>
    <w:rsid w:val="00D072BB"/>
    <w:rsid w:val="00D077C1"/>
    <w:rsid w:val="00D07CE1"/>
    <w:rsid w:val="00D07F2F"/>
    <w:rsid w:val="00D10010"/>
    <w:rsid w:val="00D10083"/>
    <w:rsid w:val="00D10142"/>
    <w:rsid w:val="00D10519"/>
    <w:rsid w:val="00D109DE"/>
    <w:rsid w:val="00D10BE8"/>
    <w:rsid w:val="00D10D05"/>
    <w:rsid w:val="00D11547"/>
    <w:rsid w:val="00D119C6"/>
    <w:rsid w:val="00D11B80"/>
    <w:rsid w:val="00D11C30"/>
    <w:rsid w:val="00D11C56"/>
    <w:rsid w:val="00D123A6"/>
    <w:rsid w:val="00D12427"/>
    <w:rsid w:val="00D1295F"/>
    <w:rsid w:val="00D12F10"/>
    <w:rsid w:val="00D1323A"/>
    <w:rsid w:val="00D13450"/>
    <w:rsid w:val="00D13BB6"/>
    <w:rsid w:val="00D13DD2"/>
    <w:rsid w:val="00D144F7"/>
    <w:rsid w:val="00D14715"/>
    <w:rsid w:val="00D14A4D"/>
    <w:rsid w:val="00D14DCC"/>
    <w:rsid w:val="00D1503F"/>
    <w:rsid w:val="00D15927"/>
    <w:rsid w:val="00D15DA2"/>
    <w:rsid w:val="00D16B47"/>
    <w:rsid w:val="00D16BBF"/>
    <w:rsid w:val="00D17916"/>
    <w:rsid w:val="00D179BA"/>
    <w:rsid w:val="00D17E8E"/>
    <w:rsid w:val="00D2025C"/>
    <w:rsid w:val="00D2056B"/>
    <w:rsid w:val="00D20F58"/>
    <w:rsid w:val="00D20FFE"/>
    <w:rsid w:val="00D21588"/>
    <w:rsid w:val="00D21632"/>
    <w:rsid w:val="00D2173F"/>
    <w:rsid w:val="00D2189D"/>
    <w:rsid w:val="00D21DA1"/>
    <w:rsid w:val="00D2236F"/>
    <w:rsid w:val="00D22550"/>
    <w:rsid w:val="00D2286A"/>
    <w:rsid w:val="00D22DDD"/>
    <w:rsid w:val="00D232BB"/>
    <w:rsid w:val="00D2351C"/>
    <w:rsid w:val="00D2363B"/>
    <w:rsid w:val="00D23DA6"/>
    <w:rsid w:val="00D23E25"/>
    <w:rsid w:val="00D24195"/>
    <w:rsid w:val="00D246C9"/>
    <w:rsid w:val="00D24835"/>
    <w:rsid w:val="00D24BC3"/>
    <w:rsid w:val="00D256F6"/>
    <w:rsid w:val="00D25CC3"/>
    <w:rsid w:val="00D25D7C"/>
    <w:rsid w:val="00D25E52"/>
    <w:rsid w:val="00D26092"/>
    <w:rsid w:val="00D261F6"/>
    <w:rsid w:val="00D265AC"/>
    <w:rsid w:val="00D268A6"/>
    <w:rsid w:val="00D26B0D"/>
    <w:rsid w:val="00D26EF5"/>
    <w:rsid w:val="00D2738E"/>
    <w:rsid w:val="00D27896"/>
    <w:rsid w:val="00D304B3"/>
    <w:rsid w:val="00D30593"/>
    <w:rsid w:val="00D30F4C"/>
    <w:rsid w:val="00D31227"/>
    <w:rsid w:val="00D312CD"/>
    <w:rsid w:val="00D313E9"/>
    <w:rsid w:val="00D31ABD"/>
    <w:rsid w:val="00D31D7F"/>
    <w:rsid w:val="00D31DCD"/>
    <w:rsid w:val="00D31FBD"/>
    <w:rsid w:val="00D32059"/>
    <w:rsid w:val="00D3228B"/>
    <w:rsid w:val="00D32739"/>
    <w:rsid w:val="00D32BFA"/>
    <w:rsid w:val="00D32DC2"/>
    <w:rsid w:val="00D33363"/>
    <w:rsid w:val="00D334BE"/>
    <w:rsid w:val="00D334EE"/>
    <w:rsid w:val="00D33506"/>
    <w:rsid w:val="00D335A7"/>
    <w:rsid w:val="00D33814"/>
    <w:rsid w:val="00D345F4"/>
    <w:rsid w:val="00D34EEE"/>
    <w:rsid w:val="00D350BB"/>
    <w:rsid w:val="00D35386"/>
    <w:rsid w:val="00D3559C"/>
    <w:rsid w:val="00D3577E"/>
    <w:rsid w:val="00D35979"/>
    <w:rsid w:val="00D35D29"/>
    <w:rsid w:val="00D35F16"/>
    <w:rsid w:val="00D36493"/>
    <w:rsid w:val="00D3675C"/>
    <w:rsid w:val="00D36788"/>
    <w:rsid w:val="00D36790"/>
    <w:rsid w:val="00D371AF"/>
    <w:rsid w:val="00D378C6"/>
    <w:rsid w:val="00D37A1A"/>
    <w:rsid w:val="00D37A26"/>
    <w:rsid w:val="00D37B81"/>
    <w:rsid w:val="00D4002C"/>
    <w:rsid w:val="00D402C7"/>
    <w:rsid w:val="00D40AB1"/>
    <w:rsid w:val="00D40B03"/>
    <w:rsid w:val="00D40C3E"/>
    <w:rsid w:val="00D415DF"/>
    <w:rsid w:val="00D41931"/>
    <w:rsid w:val="00D4199E"/>
    <w:rsid w:val="00D419C2"/>
    <w:rsid w:val="00D42546"/>
    <w:rsid w:val="00D42882"/>
    <w:rsid w:val="00D42C8A"/>
    <w:rsid w:val="00D4337B"/>
    <w:rsid w:val="00D436A6"/>
    <w:rsid w:val="00D43D73"/>
    <w:rsid w:val="00D44265"/>
    <w:rsid w:val="00D44691"/>
    <w:rsid w:val="00D446F9"/>
    <w:rsid w:val="00D44A8F"/>
    <w:rsid w:val="00D450AB"/>
    <w:rsid w:val="00D454B8"/>
    <w:rsid w:val="00D456F7"/>
    <w:rsid w:val="00D457E2"/>
    <w:rsid w:val="00D459C3"/>
    <w:rsid w:val="00D464E2"/>
    <w:rsid w:val="00D4661F"/>
    <w:rsid w:val="00D46904"/>
    <w:rsid w:val="00D46F51"/>
    <w:rsid w:val="00D474F3"/>
    <w:rsid w:val="00D475C6"/>
    <w:rsid w:val="00D47F58"/>
    <w:rsid w:val="00D506BE"/>
    <w:rsid w:val="00D50915"/>
    <w:rsid w:val="00D50952"/>
    <w:rsid w:val="00D50A35"/>
    <w:rsid w:val="00D50B6D"/>
    <w:rsid w:val="00D50DBA"/>
    <w:rsid w:val="00D50FD2"/>
    <w:rsid w:val="00D514BE"/>
    <w:rsid w:val="00D51876"/>
    <w:rsid w:val="00D51DFC"/>
    <w:rsid w:val="00D51EE1"/>
    <w:rsid w:val="00D522F5"/>
    <w:rsid w:val="00D5256F"/>
    <w:rsid w:val="00D52C16"/>
    <w:rsid w:val="00D532F6"/>
    <w:rsid w:val="00D5445C"/>
    <w:rsid w:val="00D545DF"/>
    <w:rsid w:val="00D54B6D"/>
    <w:rsid w:val="00D55A33"/>
    <w:rsid w:val="00D567DB"/>
    <w:rsid w:val="00D568D6"/>
    <w:rsid w:val="00D568FB"/>
    <w:rsid w:val="00D56B33"/>
    <w:rsid w:val="00D56C0D"/>
    <w:rsid w:val="00D56CE8"/>
    <w:rsid w:val="00D579AD"/>
    <w:rsid w:val="00D57B7A"/>
    <w:rsid w:val="00D57C5B"/>
    <w:rsid w:val="00D6001F"/>
    <w:rsid w:val="00D60187"/>
    <w:rsid w:val="00D60852"/>
    <w:rsid w:val="00D6126B"/>
    <w:rsid w:val="00D61A80"/>
    <w:rsid w:val="00D61F98"/>
    <w:rsid w:val="00D62445"/>
    <w:rsid w:val="00D62466"/>
    <w:rsid w:val="00D624D9"/>
    <w:rsid w:val="00D62CC8"/>
    <w:rsid w:val="00D62DD0"/>
    <w:rsid w:val="00D63476"/>
    <w:rsid w:val="00D634B8"/>
    <w:rsid w:val="00D635D6"/>
    <w:rsid w:val="00D63BF2"/>
    <w:rsid w:val="00D63CAE"/>
    <w:rsid w:val="00D643E3"/>
    <w:rsid w:val="00D64777"/>
    <w:rsid w:val="00D651BD"/>
    <w:rsid w:val="00D656B9"/>
    <w:rsid w:val="00D65B41"/>
    <w:rsid w:val="00D66012"/>
    <w:rsid w:val="00D664CB"/>
    <w:rsid w:val="00D67396"/>
    <w:rsid w:val="00D673AE"/>
    <w:rsid w:val="00D6749C"/>
    <w:rsid w:val="00D70040"/>
    <w:rsid w:val="00D705BB"/>
    <w:rsid w:val="00D7069A"/>
    <w:rsid w:val="00D70A04"/>
    <w:rsid w:val="00D70AE6"/>
    <w:rsid w:val="00D70E0E"/>
    <w:rsid w:val="00D70EFA"/>
    <w:rsid w:val="00D71785"/>
    <w:rsid w:val="00D719B5"/>
    <w:rsid w:val="00D71D8B"/>
    <w:rsid w:val="00D71F9E"/>
    <w:rsid w:val="00D71FE5"/>
    <w:rsid w:val="00D7221D"/>
    <w:rsid w:val="00D724CA"/>
    <w:rsid w:val="00D7254A"/>
    <w:rsid w:val="00D7270E"/>
    <w:rsid w:val="00D72765"/>
    <w:rsid w:val="00D72815"/>
    <w:rsid w:val="00D72AA8"/>
    <w:rsid w:val="00D72C92"/>
    <w:rsid w:val="00D72DF2"/>
    <w:rsid w:val="00D73162"/>
    <w:rsid w:val="00D739E0"/>
    <w:rsid w:val="00D73E0E"/>
    <w:rsid w:val="00D749D2"/>
    <w:rsid w:val="00D74FEB"/>
    <w:rsid w:val="00D7508A"/>
    <w:rsid w:val="00D75D70"/>
    <w:rsid w:val="00D7600E"/>
    <w:rsid w:val="00D761FD"/>
    <w:rsid w:val="00D76771"/>
    <w:rsid w:val="00D76793"/>
    <w:rsid w:val="00D76BFB"/>
    <w:rsid w:val="00D76C05"/>
    <w:rsid w:val="00D76D7C"/>
    <w:rsid w:val="00D76EB6"/>
    <w:rsid w:val="00D776E9"/>
    <w:rsid w:val="00D77821"/>
    <w:rsid w:val="00D77B9C"/>
    <w:rsid w:val="00D77C8F"/>
    <w:rsid w:val="00D77F19"/>
    <w:rsid w:val="00D8026A"/>
    <w:rsid w:val="00D805AF"/>
    <w:rsid w:val="00D80710"/>
    <w:rsid w:val="00D80A11"/>
    <w:rsid w:val="00D80EC3"/>
    <w:rsid w:val="00D80FB9"/>
    <w:rsid w:val="00D81442"/>
    <w:rsid w:val="00D8193E"/>
    <w:rsid w:val="00D825B0"/>
    <w:rsid w:val="00D8278D"/>
    <w:rsid w:val="00D82ACE"/>
    <w:rsid w:val="00D8334D"/>
    <w:rsid w:val="00D83495"/>
    <w:rsid w:val="00D834A0"/>
    <w:rsid w:val="00D8381C"/>
    <w:rsid w:val="00D83BB9"/>
    <w:rsid w:val="00D83FF1"/>
    <w:rsid w:val="00D84217"/>
    <w:rsid w:val="00D84601"/>
    <w:rsid w:val="00D84902"/>
    <w:rsid w:val="00D84AAD"/>
    <w:rsid w:val="00D84B99"/>
    <w:rsid w:val="00D84D66"/>
    <w:rsid w:val="00D84F45"/>
    <w:rsid w:val="00D851DC"/>
    <w:rsid w:val="00D852DC"/>
    <w:rsid w:val="00D85320"/>
    <w:rsid w:val="00D855FB"/>
    <w:rsid w:val="00D85A88"/>
    <w:rsid w:val="00D85DA8"/>
    <w:rsid w:val="00D85E21"/>
    <w:rsid w:val="00D861E9"/>
    <w:rsid w:val="00D86E0B"/>
    <w:rsid w:val="00D86FFE"/>
    <w:rsid w:val="00D87774"/>
    <w:rsid w:val="00D878A7"/>
    <w:rsid w:val="00D87B86"/>
    <w:rsid w:val="00D87C07"/>
    <w:rsid w:val="00D90B9F"/>
    <w:rsid w:val="00D90C17"/>
    <w:rsid w:val="00D91008"/>
    <w:rsid w:val="00D91AF8"/>
    <w:rsid w:val="00D91D73"/>
    <w:rsid w:val="00D91DD9"/>
    <w:rsid w:val="00D92264"/>
    <w:rsid w:val="00D92280"/>
    <w:rsid w:val="00D9248D"/>
    <w:rsid w:val="00D9266F"/>
    <w:rsid w:val="00D932E8"/>
    <w:rsid w:val="00D93A80"/>
    <w:rsid w:val="00D93E0E"/>
    <w:rsid w:val="00D9661A"/>
    <w:rsid w:val="00D96681"/>
    <w:rsid w:val="00D969BF"/>
    <w:rsid w:val="00D969E6"/>
    <w:rsid w:val="00D96A0D"/>
    <w:rsid w:val="00D972ED"/>
    <w:rsid w:val="00D973AF"/>
    <w:rsid w:val="00D9765C"/>
    <w:rsid w:val="00D97B1C"/>
    <w:rsid w:val="00DA0001"/>
    <w:rsid w:val="00DA000D"/>
    <w:rsid w:val="00DA0275"/>
    <w:rsid w:val="00DA039C"/>
    <w:rsid w:val="00DA13DE"/>
    <w:rsid w:val="00DA16E1"/>
    <w:rsid w:val="00DA19D5"/>
    <w:rsid w:val="00DA1EEB"/>
    <w:rsid w:val="00DA21FB"/>
    <w:rsid w:val="00DA28B7"/>
    <w:rsid w:val="00DA2A1B"/>
    <w:rsid w:val="00DA2A43"/>
    <w:rsid w:val="00DA2AB5"/>
    <w:rsid w:val="00DA2B65"/>
    <w:rsid w:val="00DA2C22"/>
    <w:rsid w:val="00DA2FFB"/>
    <w:rsid w:val="00DA3026"/>
    <w:rsid w:val="00DA3383"/>
    <w:rsid w:val="00DA3597"/>
    <w:rsid w:val="00DA375C"/>
    <w:rsid w:val="00DA3BCC"/>
    <w:rsid w:val="00DA3D29"/>
    <w:rsid w:val="00DA3EB8"/>
    <w:rsid w:val="00DA4768"/>
    <w:rsid w:val="00DA4F9F"/>
    <w:rsid w:val="00DA5207"/>
    <w:rsid w:val="00DA5443"/>
    <w:rsid w:val="00DA5683"/>
    <w:rsid w:val="00DA597E"/>
    <w:rsid w:val="00DA5A08"/>
    <w:rsid w:val="00DA6278"/>
    <w:rsid w:val="00DA66A3"/>
    <w:rsid w:val="00DA6B18"/>
    <w:rsid w:val="00DA6D42"/>
    <w:rsid w:val="00DA6F55"/>
    <w:rsid w:val="00DA722D"/>
    <w:rsid w:val="00DA7EAF"/>
    <w:rsid w:val="00DB0469"/>
    <w:rsid w:val="00DB075F"/>
    <w:rsid w:val="00DB0B6A"/>
    <w:rsid w:val="00DB0C61"/>
    <w:rsid w:val="00DB0CB2"/>
    <w:rsid w:val="00DB0CDF"/>
    <w:rsid w:val="00DB0DE0"/>
    <w:rsid w:val="00DB130E"/>
    <w:rsid w:val="00DB1601"/>
    <w:rsid w:val="00DB1A9B"/>
    <w:rsid w:val="00DB203C"/>
    <w:rsid w:val="00DB25F6"/>
    <w:rsid w:val="00DB2933"/>
    <w:rsid w:val="00DB2AD3"/>
    <w:rsid w:val="00DB2B1E"/>
    <w:rsid w:val="00DB2CB6"/>
    <w:rsid w:val="00DB2DE8"/>
    <w:rsid w:val="00DB3018"/>
    <w:rsid w:val="00DB333D"/>
    <w:rsid w:val="00DB33AB"/>
    <w:rsid w:val="00DB3599"/>
    <w:rsid w:val="00DB35B0"/>
    <w:rsid w:val="00DB3920"/>
    <w:rsid w:val="00DB3A07"/>
    <w:rsid w:val="00DB3BA5"/>
    <w:rsid w:val="00DB3EDA"/>
    <w:rsid w:val="00DB3F97"/>
    <w:rsid w:val="00DB437C"/>
    <w:rsid w:val="00DB43C7"/>
    <w:rsid w:val="00DB4CD0"/>
    <w:rsid w:val="00DB50AD"/>
    <w:rsid w:val="00DB510E"/>
    <w:rsid w:val="00DB54DD"/>
    <w:rsid w:val="00DB55F5"/>
    <w:rsid w:val="00DB58E9"/>
    <w:rsid w:val="00DB5986"/>
    <w:rsid w:val="00DB5D7E"/>
    <w:rsid w:val="00DB5F3D"/>
    <w:rsid w:val="00DB63FB"/>
    <w:rsid w:val="00DB65A6"/>
    <w:rsid w:val="00DB6E1D"/>
    <w:rsid w:val="00DB70D0"/>
    <w:rsid w:val="00DB725C"/>
    <w:rsid w:val="00DB7301"/>
    <w:rsid w:val="00DB7534"/>
    <w:rsid w:val="00DB7CDF"/>
    <w:rsid w:val="00DB7D09"/>
    <w:rsid w:val="00DC00E5"/>
    <w:rsid w:val="00DC0800"/>
    <w:rsid w:val="00DC0B34"/>
    <w:rsid w:val="00DC0C35"/>
    <w:rsid w:val="00DC1120"/>
    <w:rsid w:val="00DC1456"/>
    <w:rsid w:val="00DC182A"/>
    <w:rsid w:val="00DC1C54"/>
    <w:rsid w:val="00DC1DD3"/>
    <w:rsid w:val="00DC2A68"/>
    <w:rsid w:val="00DC3478"/>
    <w:rsid w:val="00DC348B"/>
    <w:rsid w:val="00DC3610"/>
    <w:rsid w:val="00DC3C29"/>
    <w:rsid w:val="00DC448D"/>
    <w:rsid w:val="00DC454D"/>
    <w:rsid w:val="00DC4693"/>
    <w:rsid w:val="00DC46A6"/>
    <w:rsid w:val="00DC4764"/>
    <w:rsid w:val="00DC4904"/>
    <w:rsid w:val="00DC4F94"/>
    <w:rsid w:val="00DC521E"/>
    <w:rsid w:val="00DC590C"/>
    <w:rsid w:val="00DC5CB9"/>
    <w:rsid w:val="00DC6030"/>
    <w:rsid w:val="00DC62D7"/>
    <w:rsid w:val="00DC63D8"/>
    <w:rsid w:val="00DC64B3"/>
    <w:rsid w:val="00DC64C3"/>
    <w:rsid w:val="00DC6A97"/>
    <w:rsid w:val="00DC6AB6"/>
    <w:rsid w:val="00DC71B8"/>
    <w:rsid w:val="00DC79B8"/>
    <w:rsid w:val="00DD05B6"/>
    <w:rsid w:val="00DD097F"/>
    <w:rsid w:val="00DD0E5C"/>
    <w:rsid w:val="00DD105E"/>
    <w:rsid w:val="00DD1DC8"/>
    <w:rsid w:val="00DD20BE"/>
    <w:rsid w:val="00DD27C8"/>
    <w:rsid w:val="00DD298C"/>
    <w:rsid w:val="00DD2997"/>
    <w:rsid w:val="00DD2D9C"/>
    <w:rsid w:val="00DD2F94"/>
    <w:rsid w:val="00DD2FAA"/>
    <w:rsid w:val="00DD31B0"/>
    <w:rsid w:val="00DD3902"/>
    <w:rsid w:val="00DD3AB1"/>
    <w:rsid w:val="00DD4094"/>
    <w:rsid w:val="00DD4468"/>
    <w:rsid w:val="00DD5CFF"/>
    <w:rsid w:val="00DD6355"/>
    <w:rsid w:val="00DD638F"/>
    <w:rsid w:val="00DD65E3"/>
    <w:rsid w:val="00DD6C81"/>
    <w:rsid w:val="00DD6DC7"/>
    <w:rsid w:val="00DD7411"/>
    <w:rsid w:val="00DD74CD"/>
    <w:rsid w:val="00DD75A8"/>
    <w:rsid w:val="00DD7630"/>
    <w:rsid w:val="00DD767F"/>
    <w:rsid w:val="00DD77C3"/>
    <w:rsid w:val="00DD7B4A"/>
    <w:rsid w:val="00DD7BE6"/>
    <w:rsid w:val="00DE0469"/>
    <w:rsid w:val="00DE0484"/>
    <w:rsid w:val="00DE0535"/>
    <w:rsid w:val="00DE0A6C"/>
    <w:rsid w:val="00DE0A70"/>
    <w:rsid w:val="00DE0F31"/>
    <w:rsid w:val="00DE0FC6"/>
    <w:rsid w:val="00DE1787"/>
    <w:rsid w:val="00DE1939"/>
    <w:rsid w:val="00DE2156"/>
    <w:rsid w:val="00DE284B"/>
    <w:rsid w:val="00DE28C9"/>
    <w:rsid w:val="00DE2E72"/>
    <w:rsid w:val="00DE324C"/>
    <w:rsid w:val="00DE3758"/>
    <w:rsid w:val="00DE4130"/>
    <w:rsid w:val="00DE4742"/>
    <w:rsid w:val="00DE4A53"/>
    <w:rsid w:val="00DE4A64"/>
    <w:rsid w:val="00DE4F61"/>
    <w:rsid w:val="00DE50D4"/>
    <w:rsid w:val="00DE523B"/>
    <w:rsid w:val="00DE5AD9"/>
    <w:rsid w:val="00DE6651"/>
    <w:rsid w:val="00DE69BA"/>
    <w:rsid w:val="00DE7118"/>
    <w:rsid w:val="00DE7AF3"/>
    <w:rsid w:val="00DE7E04"/>
    <w:rsid w:val="00DE7F66"/>
    <w:rsid w:val="00DF06AC"/>
    <w:rsid w:val="00DF0974"/>
    <w:rsid w:val="00DF1600"/>
    <w:rsid w:val="00DF162B"/>
    <w:rsid w:val="00DF173A"/>
    <w:rsid w:val="00DF23FA"/>
    <w:rsid w:val="00DF2591"/>
    <w:rsid w:val="00DF262D"/>
    <w:rsid w:val="00DF3952"/>
    <w:rsid w:val="00DF3B23"/>
    <w:rsid w:val="00DF4086"/>
    <w:rsid w:val="00DF4DB8"/>
    <w:rsid w:val="00DF53E7"/>
    <w:rsid w:val="00DF544F"/>
    <w:rsid w:val="00DF56B0"/>
    <w:rsid w:val="00DF59FA"/>
    <w:rsid w:val="00DF5F2F"/>
    <w:rsid w:val="00DF6044"/>
    <w:rsid w:val="00DF6294"/>
    <w:rsid w:val="00DF6375"/>
    <w:rsid w:val="00DF682D"/>
    <w:rsid w:val="00DF6A91"/>
    <w:rsid w:val="00DF6CA9"/>
    <w:rsid w:val="00DF707B"/>
    <w:rsid w:val="00DF7DD9"/>
    <w:rsid w:val="00DF7E17"/>
    <w:rsid w:val="00E002DB"/>
    <w:rsid w:val="00E003F7"/>
    <w:rsid w:val="00E00AF9"/>
    <w:rsid w:val="00E00C5A"/>
    <w:rsid w:val="00E013C2"/>
    <w:rsid w:val="00E015A0"/>
    <w:rsid w:val="00E0172F"/>
    <w:rsid w:val="00E01902"/>
    <w:rsid w:val="00E02234"/>
    <w:rsid w:val="00E02813"/>
    <w:rsid w:val="00E02A0E"/>
    <w:rsid w:val="00E02C40"/>
    <w:rsid w:val="00E02C89"/>
    <w:rsid w:val="00E02CA4"/>
    <w:rsid w:val="00E04028"/>
    <w:rsid w:val="00E04943"/>
    <w:rsid w:val="00E04AD4"/>
    <w:rsid w:val="00E04D53"/>
    <w:rsid w:val="00E050A2"/>
    <w:rsid w:val="00E05CBB"/>
    <w:rsid w:val="00E05D17"/>
    <w:rsid w:val="00E05FDB"/>
    <w:rsid w:val="00E0614F"/>
    <w:rsid w:val="00E06339"/>
    <w:rsid w:val="00E0670D"/>
    <w:rsid w:val="00E06BED"/>
    <w:rsid w:val="00E06CDB"/>
    <w:rsid w:val="00E06D15"/>
    <w:rsid w:val="00E06F24"/>
    <w:rsid w:val="00E07016"/>
    <w:rsid w:val="00E0771E"/>
    <w:rsid w:val="00E07B93"/>
    <w:rsid w:val="00E10046"/>
    <w:rsid w:val="00E1004A"/>
    <w:rsid w:val="00E1072B"/>
    <w:rsid w:val="00E107E5"/>
    <w:rsid w:val="00E10ADD"/>
    <w:rsid w:val="00E10B9B"/>
    <w:rsid w:val="00E10DCD"/>
    <w:rsid w:val="00E10E6D"/>
    <w:rsid w:val="00E11437"/>
    <w:rsid w:val="00E1160A"/>
    <w:rsid w:val="00E119B0"/>
    <w:rsid w:val="00E1262A"/>
    <w:rsid w:val="00E12676"/>
    <w:rsid w:val="00E12699"/>
    <w:rsid w:val="00E12BFF"/>
    <w:rsid w:val="00E12E8A"/>
    <w:rsid w:val="00E13010"/>
    <w:rsid w:val="00E130B5"/>
    <w:rsid w:val="00E131F6"/>
    <w:rsid w:val="00E132C0"/>
    <w:rsid w:val="00E134DD"/>
    <w:rsid w:val="00E13733"/>
    <w:rsid w:val="00E142EB"/>
    <w:rsid w:val="00E143AD"/>
    <w:rsid w:val="00E14AAC"/>
    <w:rsid w:val="00E14BAB"/>
    <w:rsid w:val="00E14D49"/>
    <w:rsid w:val="00E15027"/>
    <w:rsid w:val="00E15127"/>
    <w:rsid w:val="00E15285"/>
    <w:rsid w:val="00E1528C"/>
    <w:rsid w:val="00E15C9F"/>
    <w:rsid w:val="00E16333"/>
    <w:rsid w:val="00E165C3"/>
    <w:rsid w:val="00E170EF"/>
    <w:rsid w:val="00E178B7"/>
    <w:rsid w:val="00E203DD"/>
    <w:rsid w:val="00E205E8"/>
    <w:rsid w:val="00E20F1B"/>
    <w:rsid w:val="00E21363"/>
    <w:rsid w:val="00E22495"/>
    <w:rsid w:val="00E2287D"/>
    <w:rsid w:val="00E23361"/>
    <w:rsid w:val="00E23A2C"/>
    <w:rsid w:val="00E23DF2"/>
    <w:rsid w:val="00E23E38"/>
    <w:rsid w:val="00E23E6B"/>
    <w:rsid w:val="00E23F9F"/>
    <w:rsid w:val="00E2406E"/>
    <w:rsid w:val="00E247CB"/>
    <w:rsid w:val="00E25421"/>
    <w:rsid w:val="00E254D7"/>
    <w:rsid w:val="00E25569"/>
    <w:rsid w:val="00E256A6"/>
    <w:rsid w:val="00E26346"/>
    <w:rsid w:val="00E26599"/>
    <w:rsid w:val="00E2663E"/>
    <w:rsid w:val="00E26646"/>
    <w:rsid w:val="00E27EA1"/>
    <w:rsid w:val="00E305DE"/>
    <w:rsid w:val="00E307C4"/>
    <w:rsid w:val="00E30973"/>
    <w:rsid w:val="00E30D10"/>
    <w:rsid w:val="00E3109F"/>
    <w:rsid w:val="00E32808"/>
    <w:rsid w:val="00E339D9"/>
    <w:rsid w:val="00E33D26"/>
    <w:rsid w:val="00E33E86"/>
    <w:rsid w:val="00E3404A"/>
    <w:rsid w:val="00E3451C"/>
    <w:rsid w:val="00E355D9"/>
    <w:rsid w:val="00E35D87"/>
    <w:rsid w:val="00E35ED7"/>
    <w:rsid w:val="00E36235"/>
    <w:rsid w:val="00E36240"/>
    <w:rsid w:val="00E36268"/>
    <w:rsid w:val="00E363EC"/>
    <w:rsid w:val="00E36D42"/>
    <w:rsid w:val="00E37082"/>
    <w:rsid w:val="00E3773B"/>
    <w:rsid w:val="00E37748"/>
    <w:rsid w:val="00E40370"/>
    <w:rsid w:val="00E40D62"/>
    <w:rsid w:val="00E40F52"/>
    <w:rsid w:val="00E412FD"/>
    <w:rsid w:val="00E415DB"/>
    <w:rsid w:val="00E418F9"/>
    <w:rsid w:val="00E41EBD"/>
    <w:rsid w:val="00E41FC5"/>
    <w:rsid w:val="00E42451"/>
    <w:rsid w:val="00E4302B"/>
    <w:rsid w:val="00E43229"/>
    <w:rsid w:val="00E4351E"/>
    <w:rsid w:val="00E43A1C"/>
    <w:rsid w:val="00E43CE6"/>
    <w:rsid w:val="00E44273"/>
    <w:rsid w:val="00E44413"/>
    <w:rsid w:val="00E45468"/>
    <w:rsid w:val="00E4573F"/>
    <w:rsid w:val="00E45CA9"/>
    <w:rsid w:val="00E46404"/>
    <w:rsid w:val="00E469D1"/>
    <w:rsid w:val="00E46A04"/>
    <w:rsid w:val="00E46E60"/>
    <w:rsid w:val="00E50250"/>
    <w:rsid w:val="00E502F4"/>
    <w:rsid w:val="00E50704"/>
    <w:rsid w:val="00E509B6"/>
    <w:rsid w:val="00E50DE8"/>
    <w:rsid w:val="00E51051"/>
    <w:rsid w:val="00E514EB"/>
    <w:rsid w:val="00E51654"/>
    <w:rsid w:val="00E51690"/>
    <w:rsid w:val="00E51A01"/>
    <w:rsid w:val="00E51BC1"/>
    <w:rsid w:val="00E53BFE"/>
    <w:rsid w:val="00E54036"/>
    <w:rsid w:val="00E540DB"/>
    <w:rsid w:val="00E540F3"/>
    <w:rsid w:val="00E551B2"/>
    <w:rsid w:val="00E55450"/>
    <w:rsid w:val="00E555A4"/>
    <w:rsid w:val="00E5585E"/>
    <w:rsid w:val="00E564A5"/>
    <w:rsid w:val="00E56558"/>
    <w:rsid w:val="00E57292"/>
    <w:rsid w:val="00E578B1"/>
    <w:rsid w:val="00E57D3B"/>
    <w:rsid w:val="00E57E26"/>
    <w:rsid w:val="00E57EAD"/>
    <w:rsid w:val="00E57F46"/>
    <w:rsid w:val="00E6042A"/>
    <w:rsid w:val="00E6048B"/>
    <w:rsid w:val="00E6055E"/>
    <w:rsid w:val="00E6073C"/>
    <w:rsid w:val="00E60DF9"/>
    <w:rsid w:val="00E61E90"/>
    <w:rsid w:val="00E61F1A"/>
    <w:rsid w:val="00E61F7C"/>
    <w:rsid w:val="00E626C4"/>
    <w:rsid w:val="00E626EB"/>
    <w:rsid w:val="00E62B33"/>
    <w:rsid w:val="00E62C00"/>
    <w:rsid w:val="00E62DAB"/>
    <w:rsid w:val="00E62F52"/>
    <w:rsid w:val="00E63094"/>
    <w:rsid w:val="00E63245"/>
    <w:rsid w:val="00E634F6"/>
    <w:rsid w:val="00E63F89"/>
    <w:rsid w:val="00E644D3"/>
    <w:rsid w:val="00E64585"/>
    <w:rsid w:val="00E64638"/>
    <w:rsid w:val="00E65420"/>
    <w:rsid w:val="00E659B9"/>
    <w:rsid w:val="00E65F8B"/>
    <w:rsid w:val="00E66476"/>
    <w:rsid w:val="00E664FC"/>
    <w:rsid w:val="00E6694F"/>
    <w:rsid w:val="00E66D00"/>
    <w:rsid w:val="00E671B0"/>
    <w:rsid w:val="00E67CE7"/>
    <w:rsid w:val="00E67D49"/>
    <w:rsid w:val="00E67FF3"/>
    <w:rsid w:val="00E700A1"/>
    <w:rsid w:val="00E70673"/>
    <w:rsid w:val="00E70856"/>
    <w:rsid w:val="00E70951"/>
    <w:rsid w:val="00E70E61"/>
    <w:rsid w:val="00E70FDA"/>
    <w:rsid w:val="00E710C1"/>
    <w:rsid w:val="00E717CD"/>
    <w:rsid w:val="00E718F5"/>
    <w:rsid w:val="00E71BAF"/>
    <w:rsid w:val="00E71F1D"/>
    <w:rsid w:val="00E721AD"/>
    <w:rsid w:val="00E72237"/>
    <w:rsid w:val="00E722D9"/>
    <w:rsid w:val="00E722FC"/>
    <w:rsid w:val="00E72400"/>
    <w:rsid w:val="00E72614"/>
    <w:rsid w:val="00E72C3A"/>
    <w:rsid w:val="00E73720"/>
    <w:rsid w:val="00E7379D"/>
    <w:rsid w:val="00E740F7"/>
    <w:rsid w:val="00E743C4"/>
    <w:rsid w:val="00E74F8B"/>
    <w:rsid w:val="00E750A8"/>
    <w:rsid w:val="00E75190"/>
    <w:rsid w:val="00E7546A"/>
    <w:rsid w:val="00E75F36"/>
    <w:rsid w:val="00E762F4"/>
    <w:rsid w:val="00E76943"/>
    <w:rsid w:val="00E77A38"/>
    <w:rsid w:val="00E77E9E"/>
    <w:rsid w:val="00E77EEE"/>
    <w:rsid w:val="00E8000F"/>
    <w:rsid w:val="00E8131E"/>
    <w:rsid w:val="00E81344"/>
    <w:rsid w:val="00E81547"/>
    <w:rsid w:val="00E8170D"/>
    <w:rsid w:val="00E82100"/>
    <w:rsid w:val="00E82336"/>
    <w:rsid w:val="00E82520"/>
    <w:rsid w:val="00E82822"/>
    <w:rsid w:val="00E828AB"/>
    <w:rsid w:val="00E82D2F"/>
    <w:rsid w:val="00E83463"/>
    <w:rsid w:val="00E836D2"/>
    <w:rsid w:val="00E83C40"/>
    <w:rsid w:val="00E83C6C"/>
    <w:rsid w:val="00E841E6"/>
    <w:rsid w:val="00E8481F"/>
    <w:rsid w:val="00E85055"/>
    <w:rsid w:val="00E851B9"/>
    <w:rsid w:val="00E85E2F"/>
    <w:rsid w:val="00E86066"/>
    <w:rsid w:val="00E86648"/>
    <w:rsid w:val="00E866AB"/>
    <w:rsid w:val="00E8729F"/>
    <w:rsid w:val="00E872FC"/>
    <w:rsid w:val="00E875D2"/>
    <w:rsid w:val="00E87712"/>
    <w:rsid w:val="00E87856"/>
    <w:rsid w:val="00E87B0B"/>
    <w:rsid w:val="00E90178"/>
    <w:rsid w:val="00E901B4"/>
    <w:rsid w:val="00E90D4C"/>
    <w:rsid w:val="00E90F32"/>
    <w:rsid w:val="00E91081"/>
    <w:rsid w:val="00E9143D"/>
    <w:rsid w:val="00E9158C"/>
    <w:rsid w:val="00E91745"/>
    <w:rsid w:val="00E91AB0"/>
    <w:rsid w:val="00E91AB3"/>
    <w:rsid w:val="00E91B7B"/>
    <w:rsid w:val="00E91DE1"/>
    <w:rsid w:val="00E91E2D"/>
    <w:rsid w:val="00E91FCC"/>
    <w:rsid w:val="00E921D2"/>
    <w:rsid w:val="00E92343"/>
    <w:rsid w:val="00E92384"/>
    <w:rsid w:val="00E92656"/>
    <w:rsid w:val="00E927C2"/>
    <w:rsid w:val="00E92FCF"/>
    <w:rsid w:val="00E9304B"/>
    <w:rsid w:val="00E9375E"/>
    <w:rsid w:val="00E9378A"/>
    <w:rsid w:val="00E93F9F"/>
    <w:rsid w:val="00E9433B"/>
    <w:rsid w:val="00E9551D"/>
    <w:rsid w:val="00E95747"/>
    <w:rsid w:val="00E957E5"/>
    <w:rsid w:val="00E95B68"/>
    <w:rsid w:val="00E95C64"/>
    <w:rsid w:val="00E95E77"/>
    <w:rsid w:val="00E9722A"/>
    <w:rsid w:val="00E9743F"/>
    <w:rsid w:val="00E9793E"/>
    <w:rsid w:val="00E97B1B"/>
    <w:rsid w:val="00EA0006"/>
    <w:rsid w:val="00EA01C7"/>
    <w:rsid w:val="00EA0216"/>
    <w:rsid w:val="00EA0391"/>
    <w:rsid w:val="00EA041A"/>
    <w:rsid w:val="00EA04CD"/>
    <w:rsid w:val="00EA089A"/>
    <w:rsid w:val="00EA0B5F"/>
    <w:rsid w:val="00EA1207"/>
    <w:rsid w:val="00EA1C18"/>
    <w:rsid w:val="00EA207C"/>
    <w:rsid w:val="00EA232B"/>
    <w:rsid w:val="00EA2376"/>
    <w:rsid w:val="00EA2384"/>
    <w:rsid w:val="00EA2994"/>
    <w:rsid w:val="00EA2B7A"/>
    <w:rsid w:val="00EA2FC5"/>
    <w:rsid w:val="00EA34F1"/>
    <w:rsid w:val="00EA359C"/>
    <w:rsid w:val="00EA35D5"/>
    <w:rsid w:val="00EA3761"/>
    <w:rsid w:val="00EA3893"/>
    <w:rsid w:val="00EA3C6A"/>
    <w:rsid w:val="00EA41EA"/>
    <w:rsid w:val="00EA4222"/>
    <w:rsid w:val="00EA471E"/>
    <w:rsid w:val="00EA4C77"/>
    <w:rsid w:val="00EA5426"/>
    <w:rsid w:val="00EA58A2"/>
    <w:rsid w:val="00EA5AA5"/>
    <w:rsid w:val="00EA5D8F"/>
    <w:rsid w:val="00EA6199"/>
    <w:rsid w:val="00EA69EE"/>
    <w:rsid w:val="00EA6B9F"/>
    <w:rsid w:val="00EA6D41"/>
    <w:rsid w:val="00EA6E44"/>
    <w:rsid w:val="00EB0074"/>
    <w:rsid w:val="00EB0085"/>
    <w:rsid w:val="00EB0355"/>
    <w:rsid w:val="00EB08C9"/>
    <w:rsid w:val="00EB0DEE"/>
    <w:rsid w:val="00EB0F8B"/>
    <w:rsid w:val="00EB11D4"/>
    <w:rsid w:val="00EB1267"/>
    <w:rsid w:val="00EB1370"/>
    <w:rsid w:val="00EB14A7"/>
    <w:rsid w:val="00EB1AE8"/>
    <w:rsid w:val="00EB1B1D"/>
    <w:rsid w:val="00EB1FDE"/>
    <w:rsid w:val="00EB20BF"/>
    <w:rsid w:val="00EB28E1"/>
    <w:rsid w:val="00EB2D75"/>
    <w:rsid w:val="00EB31DC"/>
    <w:rsid w:val="00EB3233"/>
    <w:rsid w:val="00EB3332"/>
    <w:rsid w:val="00EB3D8B"/>
    <w:rsid w:val="00EB3F1A"/>
    <w:rsid w:val="00EB40BC"/>
    <w:rsid w:val="00EB48C3"/>
    <w:rsid w:val="00EB4C12"/>
    <w:rsid w:val="00EB4C60"/>
    <w:rsid w:val="00EB4C93"/>
    <w:rsid w:val="00EB510D"/>
    <w:rsid w:val="00EB51AD"/>
    <w:rsid w:val="00EB5380"/>
    <w:rsid w:val="00EB54BF"/>
    <w:rsid w:val="00EB5530"/>
    <w:rsid w:val="00EB58FA"/>
    <w:rsid w:val="00EB67C9"/>
    <w:rsid w:val="00EB690D"/>
    <w:rsid w:val="00EB696D"/>
    <w:rsid w:val="00EB6B39"/>
    <w:rsid w:val="00EB6B9C"/>
    <w:rsid w:val="00EB6F5B"/>
    <w:rsid w:val="00EB723A"/>
    <w:rsid w:val="00EB790E"/>
    <w:rsid w:val="00EB7BFA"/>
    <w:rsid w:val="00EB7F29"/>
    <w:rsid w:val="00EC046F"/>
    <w:rsid w:val="00EC0823"/>
    <w:rsid w:val="00EC1616"/>
    <w:rsid w:val="00EC1E61"/>
    <w:rsid w:val="00EC2149"/>
    <w:rsid w:val="00EC25E7"/>
    <w:rsid w:val="00EC26A7"/>
    <w:rsid w:val="00EC29DA"/>
    <w:rsid w:val="00EC2CAF"/>
    <w:rsid w:val="00EC2E57"/>
    <w:rsid w:val="00EC324F"/>
    <w:rsid w:val="00EC3327"/>
    <w:rsid w:val="00EC340C"/>
    <w:rsid w:val="00EC3A7E"/>
    <w:rsid w:val="00EC3FFD"/>
    <w:rsid w:val="00EC417C"/>
    <w:rsid w:val="00EC43E1"/>
    <w:rsid w:val="00EC4F70"/>
    <w:rsid w:val="00EC50D7"/>
    <w:rsid w:val="00EC50DA"/>
    <w:rsid w:val="00EC511B"/>
    <w:rsid w:val="00EC5246"/>
    <w:rsid w:val="00EC5CCC"/>
    <w:rsid w:val="00EC5E5B"/>
    <w:rsid w:val="00EC6171"/>
    <w:rsid w:val="00EC6533"/>
    <w:rsid w:val="00EC672B"/>
    <w:rsid w:val="00EC6F87"/>
    <w:rsid w:val="00EC7126"/>
    <w:rsid w:val="00EC7290"/>
    <w:rsid w:val="00ED028F"/>
    <w:rsid w:val="00ED0696"/>
    <w:rsid w:val="00ED06C8"/>
    <w:rsid w:val="00ED085D"/>
    <w:rsid w:val="00ED0D6E"/>
    <w:rsid w:val="00ED0E0D"/>
    <w:rsid w:val="00ED175D"/>
    <w:rsid w:val="00ED1794"/>
    <w:rsid w:val="00ED1AE7"/>
    <w:rsid w:val="00ED1C4E"/>
    <w:rsid w:val="00ED1F6A"/>
    <w:rsid w:val="00ED2144"/>
    <w:rsid w:val="00ED225C"/>
    <w:rsid w:val="00ED30D1"/>
    <w:rsid w:val="00ED37AB"/>
    <w:rsid w:val="00ED38A9"/>
    <w:rsid w:val="00ED3B76"/>
    <w:rsid w:val="00ED41AF"/>
    <w:rsid w:val="00ED46D6"/>
    <w:rsid w:val="00ED518F"/>
    <w:rsid w:val="00ED598B"/>
    <w:rsid w:val="00ED5C80"/>
    <w:rsid w:val="00ED6326"/>
    <w:rsid w:val="00ED6D22"/>
    <w:rsid w:val="00ED6DF6"/>
    <w:rsid w:val="00ED7347"/>
    <w:rsid w:val="00ED7566"/>
    <w:rsid w:val="00ED7924"/>
    <w:rsid w:val="00ED7958"/>
    <w:rsid w:val="00ED7C5E"/>
    <w:rsid w:val="00ED7C96"/>
    <w:rsid w:val="00ED7CCD"/>
    <w:rsid w:val="00EE0076"/>
    <w:rsid w:val="00EE04C8"/>
    <w:rsid w:val="00EE084A"/>
    <w:rsid w:val="00EE0B7B"/>
    <w:rsid w:val="00EE0E6C"/>
    <w:rsid w:val="00EE100D"/>
    <w:rsid w:val="00EE1557"/>
    <w:rsid w:val="00EE1BFE"/>
    <w:rsid w:val="00EE1F89"/>
    <w:rsid w:val="00EE244A"/>
    <w:rsid w:val="00EE277C"/>
    <w:rsid w:val="00EE3097"/>
    <w:rsid w:val="00EE30EB"/>
    <w:rsid w:val="00EE335E"/>
    <w:rsid w:val="00EE3805"/>
    <w:rsid w:val="00EE3A5E"/>
    <w:rsid w:val="00EE3D01"/>
    <w:rsid w:val="00EE494A"/>
    <w:rsid w:val="00EE50E9"/>
    <w:rsid w:val="00EE57F3"/>
    <w:rsid w:val="00EE5B98"/>
    <w:rsid w:val="00EE5F7A"/>
    <w:rsid w:val="00EE60D5"/>
    <w:rsid w:val="00EE67D9"/>
    <w:rsid w:val="00EE6870"/>
    <w:rsid w:val="00EE69EF"/>
    <w:rsid w:val="00EE6FA6"/>
    <w:rsid w:val="00EE74F4"/>
    <w:rsid w:val="00EE7C95"/>
    <w:rsid w:val="00EF00CB"/>
    <w:rsid w:val="00EF0615"/>
    <w:rsid w:val="00EF0894"/>
    <w:rsid w:val="00EF0A6D"/>
    <w:rsid w:val="00EF0E4A"/>
    <w:rsid w:val="00EF1FBA"/>
    <w:rsid w:val="00EF233A"/>
    <w:rsid w:val="00EF23D1"/>
    <w:rsid w:val="00EF2482"/>
    <w:rsid w:val="00EF24F6"/>
    <w:rsid w:val="00EF2673"/>
    <w:rsid w:val="00EF27A7"/>
    <w:rsid w:val="00EF27DE"/>
    <w:rsid w:val="00EF35AA"/>
    <w:rsid w:val="00EF3A60"/>
    <w:rsid w:val="00EF3C8B"/>
    <w:rsid w:val="00EF3D0B"/>
    <w:rsid w:val="00EF3ECD"/>
    <w:rsid w:val="00EF3ED2"/>
    <w:rsid w:val="00EF437F"/>
    <w:rsid w:val="00EF47A2"/>
    <w:rsid w:val="00EF4B58"/>
    <w:rsid w:val="00EF4BAA"/>
    <w:rsid w:val="00EF4E57"/>
    <w:rsid w:val="00EF510A"/>
    <w:rsid w:val="00EF54DE"/>
    <w:rsid w:val="00EF56E9"/>
    <w:rsid w:val="00EF5707"/>
    <w:rsid w:val="00EF59D8"/>
    <w:rsid w:val="00EF5A7F"/>
    <w:rsid w:val="00EF5D1E"/>
    <w:rsid w:val="00EF6162"/>
    <w:rsid w:val="00EF66C8"/>
    <w:rsid w:val="00EF6CB3"/>
    <w:rsid w:val="00EF7072"/>
    <w:rsid w:val="00EF775B"/>
    <w:rsid w:val="00EF7A8F"/>
    <w:rsid w:val="00EF7D75"/>
    <w:rsid w:val="00F00044"/>
    <w:rsid w:val="00F0005B"/>
    <w:rsid w:val="00F001ED"/>
    <w:rsid w:val="00F002B0"/>
    <w:rsid w:val="00F00335"/>
    <w:rsid w:val="00F0061E"/>
    <w:rsid w:val="00F006BE"/>
    <w:rsid w:val="00F00724"/>
    <w:rsid w:val="00F00AC1"/>
    <w:rsid w:val="00F00D6D"/>
    <w:rsid w:val="00F01557"/>
    <w:rsid w:val="00F01AFC"/>
    <w:rsid w:val="00F01B39"/>
    <w:rsid w:val="00F02349"/>
    <w:rsid w:val="00F029FF"/>
    <w:rsid w:val="00F02D25"/>
    <w:rsid w:val="00F02FF2"/>
    <w:rsid w:val="00F03035"/>
    <w:rsid w:val="00F03366"/>
    <w:rsid w:val="00F038BD"/>
    <w:rsid w:val="00F03AE6"/>
    <w:rsid w:val="00F04423"/>
    <w:rsid w:val="00F056D7"/>
    <w:rsid w:val="00F05AF8"/>
    <w:rsid w:val="00F05C24"/>
    <w:rsid w:val="00F05CB5"/>
    <w:rsid w:val="00F06248"/>
    <w:rsid w:val="00F06335"/>
    <w:rsid w:val="00F06E92"/>
    <w:rsid w:val="00F07BF8"/>
    <w:rsid w:val="00F07CD4"/>
    <w:rsid w:val="00F1046D"/>
    <w:rsid w:val="00F105B1"/>
    <w:rsid w:val="00F10D60"/>
    <w:rsid w:val="00F11392"/>
    <w:rsid w:val="00F11E73"/>
    <w:rsid w:val="00F1232E"/>
    <w:rsid w:val="00F124A0"/>
    <w:rsid w:val="00F13227"/>
    <w:rsid w:val="00F13780"/>
    <w:rsid w:val="00F1407D"/>
    <w:rsid w:val="00F14172"/>
    <w:rsid w:val="00F14182"/>
    <w:rsid w:val="00F141F8"/>
    <w:rsid w:val="00F145DC"/>
    <w:rsid w:val="00F146B0"/>
    <w:rsid w:val="00F147AD"/>
    <w:rsid w:val="00F14953"/>
    <w:rsid w:val="00F14E8C"/>
    <w:rsid w:val="00F152B3"/>
    <w:rsid w:val="00F15990"/>
    <w:rsid w:val="00F15B5A"/>
    <w:rsid w:val="00F16241"/>
    <w:rsid w:val="00F16609"/>
    <w:rsid w:val="00F16680"/>
    <w:rsid w:val="00F169A7"/>
    <w:rsid w:val="00F16D47"/>
    <w:rsid w:val="00F173B6"/>
    <w:rsid w:val="00F1749B"/>
    <w:rsid w:val="00F17617"/>
    <w:rsid w:val="00F177B5"/>
    <w:rsid w:val="00F1780A"/>
    <w:rsid w:val="00F17DF7"/>
    <w:rsid w:val="00F2071F"/>
    <w:rsid w:val="00F20C06"/>
    <w:rsid w:val="00F20C8D"/>
    <w:rsid w:val="00F20ED1"/>
    <w:rsid w:val="00F20F06"/>
    <w:rsid w:val="00F2118E"/>
    <w:rsid w:val="00F216DD"/>
    <w:rsid w:val="00F21C08"/>
    <w:rsid w:val="00F21F84"/>
    <w:rsid w:val="00F225A4"/>
    <w:rsid w:val="00F22947"/>
    <w:rsid w:val="00F23118"/>
    <w:rsid w:val="00F237F5"/>
    <w:rsid w:val="00F23948"/>
    <w:rsid w:val="00F245A4"/>
    <w:rsid w:val="00F24AAC"/>
    <w:rsid w:val="00F256AE"/>
    <w:rsid w:val="00F25E29"/>
    <w:rsid w:val="00F2636F"/>
    <w:rsid w:val="00F26D47"/>
    <w:rsid w:val="00F27005"/>
    <w:rsid w:val="00F27305"/>
    <w:rsid w:val="00F27B4D"/>
    <w:rsid w:val="00F27C97"/>
    <w:rsid w:val="00F27DC0"/>
    <w:rsid w:val="00F27DD8"/>
    <w:rsid w:val="00F27E27"/>
    <w:rsid w:val="00F30387"/>
    <w:rsid w:val="00F30433"/>
    <w:rsid w:val="00F30515"/>
    <w:rsid w:val="00F30890"/>
    <w:rsid w:val="00F3118F"/>
    <w:rsid w:val="00F319C8"/>
    <w:rsid w:val="00F31F38"/>
    <w:rsid w:val="00F322D7"/>
    <w:rsid w:val="00F3263A"/>
    <w:rsid w:val="00F32858"/>
    <w:rsid w:val="00F32923"/>
    <w:rsid w:val="00F32D33"/>
    <w:rsid w:val="00F32EBD"/>
    <w:rsid w:val="00F33247"/>
    <w:rsid w:val="00F338FC"/>
    <w:rsid w:val="00F33C2B"/>
    <w:rsid w:val="00F34F60"/>
    <w:rsid w:val="00F3547D"/>
    <w:rsid w:val="00F354FA"/>
    <w:rsid w:val="00F3555A"/>
    <w:rsid w:val="00F35665"/>
    <w:rsid w:val="00F35B7F"/>
    <w:rsid w:val="00F35FC3"/>
    <w:rsid w:val="00F36B3D"/>
    <w:rsid w:val="00F36F7D"/>
    <w:rsid w:val="00F37035"/>
    <w:rsid w:val="00F37773"/>
    <w:rsid w:val="00F37865"/>
    <w:rsid w:val="00F37A9E"/>
    <w:rsid w:val="00F40290"/>
    <w:rsid w:val="00F4039D"/>
    <w:rsid w:val="00F40B00"/>
    <w:rsid w:val="00F4158F"/>
    <w:rsid w:val="00F4210E"/>
    <w:rsid w:val="00F42601"/>
    <w:rsid w:val="00F427E3"/>
    <w:rsid w:val="00F428A7"/>
    <w:rsid w:val="00F428E5"/>
    <w:rsid w:val="00F42A42"/>
    <w:rsid w:val="00F42B79"/>
    <w:rsid w:val="00F42D2E"/>
    <w:rsid w:val="00F42DE5"/>
    <w:rsid w:val="00F42E9C"/>
    <w:rsid w:val="00F42FED"/>
    <w:rsid w:val="00F43BF5"/>
    <w:rsid w:val="00F43D71"/>
    <w:rsid w:val="00F444CC"/>
    <w:rsid w:val="00F44961"/>
    <w:rsid w:val="00F44A84"/>
    <w:rsid w:val="00F45165"/>
    <w:rsid w:val="00F4531D"/>
    <w:rsid w:val="00F46102"/>
    <w:rsid w:val="00F461D1"/>
    <w:rsid w:val="00F46512"/>
    <w:rsid w:val="00F468ED"/>
    <w:rsid w:val="00F47865"/>
    <w:rsid w:val="00F47BFC"/>
    <w:rsid w:val="00F47C79"/>
    <w:rsid w:val="00F5003F"/>
    <w:rsid w:val="00F50145"/>
    <w:rsid w:val="00F509A6"/>
    <w:rsid w:val="00F509C2"/>
    <w:rsid w:val="00F50DDC"/>
    <w:rsid w:val="00F5126D"/>
    <w:rsid w:val="00F5132F"/>
    <w:rsid w:val="00F51D70"/>
    <w:rsid w:val="00F51E62"/>
    <w:rsid w:val="00F525E1"/>
    <w:rsid w:val="00F52A62"/>
    <w:rsid w:val="00F52D70"/>
    <w:rsid w:val="00F548F4"/>
    <w:rsid w:val="00F54D0B"/>
    <w:rsid w:val="00F550E8"/>
    <w:rsid w:val="00F5526D"/>
    <w:rsid w:val="00F554F3"/>
    <w:rsid w:val="00F554F9"/>
    <w:rsid w:val="00F5563B"/>
    <w:rsid w:val="00F5566A"/>
    <w:rsid w:val="00F556F4"/>
    <w:rsid w:val="00F5572F"/>
    <w:rsid w:val="00F560FC"/>
    <w:rsid w:val="00F563B4"/>
    <w:rsid w:val="00F56C92"/>
    <w:rsid w:val="00F56E17"/>
    <w:rsid w:val="00F57979"/>
    <w:rsid w:val="00F57A9F"/>
    <w:rsid w:val="00F600E8"/>
    <w:rsid w:val="00F60182"/>
    <w:rsid w:val="00F60376"/>
    <w:rsid w:val="00F603D9"/>
    <w:rsid w:val="00F60431"/>
    <w:rsid w:val="00F606EA"/>
    <w:rsid w:val="00F60C02"/>
    <w:rsid w:val="00F61565"/>
    <w:rsid w:val="00F61702"/>
    <w:rsid w:val="00F6196E"/>
    <w:rsid w:val="00F61A08"/>
    <w:rsid w:val="00F61AAE"/>
    <w:rsid w:val="00F61D0F"/>
    <w:rsid w:val="00F61DA4"/>
    <w:rsid w:val="00F61EC2"/>
    <w:rsid w:val="00F62014"/>
    <w:rsid w:val="00F62139"/>
    <w:rsid w:val="00F62451"/>
    <w:rsid w:val="00F624F0"/>
    <w:rsid w:val="00F6284E"/>
    <w:rsid w:val="00F62A1C"/>
    <w:rsid w:val="00F63187"/>
    <w:rsid w:val="00F6370B"/>
    <w:rsid w:val="00F63CA2"/>
    <w:rsid w:val="00F6425C"/>
    <w:rsid w:val="00F6428A"/>
    <w:rsid w:val="00F64560"/>
    <w:rsid w:val="00F649A0"/>
    <w:rsid w:val="00F64C70"/>
    <w:rsid w:val="00F6529A"/>
    <w:rsid w:val="00F65716"/>
    <w:rsid w:val="00F65984"/>
    <w:rsid w:val="00F65BF1"/>
    <w:rsid w:val="00F65E5D"/>
    <w:rsid w:val="00F661D0"/>
    <w:rsid w:val="00F662EB"/>
    <w:rsid w:val="00F6636D"/>
    <w:rsid w:val="00F66E79"/>
    <w:rsid w:val="00F67549"/>
    <w:rsid w:val="00F67A81"/>
    <w:rsid w:val="00F67EC1"/>
    <w:rsid w:val="00F67F84"/>
    <w:rsid w:val="00F700F8"/>
    <w:rsid w:val="00F701ED"/>
    <w:rsid w:val="00F70243"/>
    <w:rsid w:val="00F70652"/>
    <w:rsid w:val="00F709A7"/>
    <w:rsid w:val="00F70E55"/>
    <w:rsid w:val="00F710E5"/>
    <w:rsid w:val="00F7139D"/>
    <w:rsid w:val="00F71CF3"/>
    <w:rsid w:val="00F71D04"/>
    <w:rsid w:val="00F724F3"/>
    <w:rsid w:val="00F72793"/>
    <w:rsid w:val="00F72794"/>
    <w:rsid w:val="00F72AEE"/>
    <w:rsid w:val="00F72EA1"/>
    <w:rsid w:val="00F73371"/>
    <w:rsid w:val="00F73704"/>
    <w:rsid w:val="00F73B30"/>
    <w:rsid w:val="00F73D8B"/>
    <w:rsid w:val="00F73DF0"/>
    <w:rsid w:val="00F74369"/>
    <w:rsid w:val="00F74624"/>
    <w:rsid w:val="00F7484C"/>
    <w:rsid w:val="00F748CB"/>
    <w:rsid w:val="00F74BE2"/>
    <w:rsid w:val="00F74CD1"/>
    <w:rsid w:val="00F7502A"/>
    <w:rsid w:val="00F750F1"/>
    <w:rsid w:val="00F7521E"/>
    <w:rsid w:val="00F75BC3"/>
    <w:rsid w:val="00F760BF"/>
    <w:rsid w:val="00F764D4"/>
    <w:rsid w:val="00F7652A"/>
    <w:rsid w:val="00F76554"/>
    <w:rsid w:val="00F76C98"/>
    <w:rsid w:val="00F76FB9"/>
    <w:rsid w:val="00F77210"/>
    <w:rsid w:val="00F772E7"/>
    <w:rsid w:val="00F77D5B"/>
    <w:rsid w:val="00F77F60"/>
    <w:rsid w:val="00F8024D"/>
    <w:rsid w:val="00F82419"/>
    <w:rsid w:val="00F82AFE"/>
    <w:rsid w:val="00F82E6B"/>
    <w:rsid w:val="00F83254"/>
    <w:rsid w:val="00F841FD"/>
    <w:rsid w:val="00F846A0"/>
    <w:rsid w:val="00F84744"/>
    <w:rsid w:val="00F84A18"/>
    <w:rsid w:val="00F84D7C"/>
    <w:rsid w:val="00F84F5A"/>
    <w:rsid w:val="00F8572E"/>
    <w:rsid w:val="00F85FA0"/>
    <w:rsid w:val="00F86754"/>
    <w:rsid w:val="00F868CC"/>
    <w:rsid w:val="00F86D0A"/>
    <w:rsid w:val="00F86D95"/>
    <w:rsid w:val="00F870BA"/>
    <w:rsid w:val="00F8751C"/>
    <w:rsid w:val="00F8774A"/>
    <w:rsid w:val="00F9013A"/>
    <w:rsid w:val="00F908F0"/>
    <w:rsid w:val="00F9094A"/>
    <w:rsid w:val="00F917CF"/>
    <w:rsid w:val="00F91C8A"/>
    <w:rsid w:val="00F91E5F"/>
    <w:rsid w:val="00F91EF2"/>
    <w:rsid w:val="00F9242E"/>
    <w:rsid w:val="00F9244C"/>
    <w:rsid w:val="00F92723"/>
    <w:rsid w:val="00F92768"/>
    <w:rsid w:val="00F9281A"/>
    <w:rsid w:val="00F92912"/>
    <w:rsid w:val="00F931F9"/>
    <w:rsid w:val="00F93277"/>
    <w:rsid w:val="00F935F7"/>
    <w:rsid w:val="00F93A27"/>
    <w:rsid w:val="00F93B36"/>
    <w:rsid w:val="00F93DB7"/>
    <w:rsid w:val="00F946ED"/>
    <w:rsid w:val="00F9500C"/>
    <w:rsid w:val="00F95129"/>
    <w:rsid w:val="00F954A4"/>
    <w:rsid w:val="00F9552F"/>
    <w:rsid w:val="00F956FA"/>
    <w:rsid w:val="00F95E8B"/>
    <w:rsid w:val="00F966E6"/>
    <w:rsid w:val="00F96858"/>
    <w:rsid w:val="00F968BC"/>
    <w:rsid w:val="00F9690F"/>
    <w:rsid w:val="00F96D88"/>
    <w:rsid w:val="00F97563"/>
    <w:rsid w:val="00F97626"/>
    <w:rsid w:val="00F977B6"/>
    <w:rsid w:val="00F979D2"/>
    <w:rsid w:val="00F97BA0"/>
    <w:rsid w:val="00FA0641"/>
    <w:rsid w:val="00FA0700"/>
    <w:rsid w:val="00FA0824"/>
    <w:rsid w:val="00FA0B27"/>
    <w:rsid w:val="00FA0EF9"/>
    <w:rsid w:val="00FA10FE"/>
    <w:rsid w:val="00FA146C"/>
    <w:rsid w:val="00FA1897"/>
    <w:rsid w:val="00FA1C6A"/>
    <w:rsid w:val="00FA272D"/>
    <w:rsid w:val="00FA2AF7"/>
    <w:rsid w:val="00FA2D9F"/>
    <w:rsid w:val="00FA2FFC"/>
    <w:rsid w:val="00FA3024"/>
    <w:rsid w:val="00FA307D"/>
    <w:rsid w:val="00FA3469"/>
    <w:rsid w:val="00FA34AA"/>
    <w:rsid w:val="00FA37F2"/>
    <w:rsid w:val="00FA4491"/>
    <w:rsid w:val="00FA491D"/>
    <w:rsid w:val="00FA5250"/>
    <w:rsid w:val="00FA62B9"/>
    <w:rsid w:val="00FA652B"/>
    <w:rsid w:val="00FA655B"/>
    <w:rsid w:val="00FA6B6C"/>
    <w:rsid w:val="00FA74EB"/>
    <w:rsid w:val="00FA788D"/>
    <w:rsid w:val="00FA7CE0"/>
    <w:rsid w:val="00FA7CEE"/>
    <w:rsid w:val="00FA7D37"/>
    <w:rsid w:val="00FA7FA3"/>
    <w:rsid w:val="00FB0700"/>
    <w:rsid w:val="00FB0D38"/>
    <w:rsid w:val="00FB1075"/>
    <w:rsid w:val="00FB12D0"/>
    <w:rsid w:val="00FB136E"/>
    <w:rsid w:val="00FB1A23"/>
    <w:rsid w:val="00FB1B41"/>
    <w:rsid w:val="00FB1C8A"/>
    <w:rsid w:val="00FB2324"/>
    <w:rsid w:val="00FB2605"/>
    <w:rsid w:val="00FB28FC"/>
    <w:rsid w:val="00FB2C5D"/>
    <w:rsid w:val="00FB33C2"/>
    <w:rsid w:val="00FB34DB"/>
    <w:rsid w:val="00FB399F"/>
    <w:rsid w:val="00FB39A4"/>
    <w:rsid w:val="00FB3CD5"/>
    <w:rsid w:val="00FB3E5B"/>
    <w:rsid w:val="00FB3FD0"/>
    <w:rsid w:val="00FB42EE"/>
    <w:rsid w:val="00FB465E"/>
    <w:rsid w:val="00FB4E1F"/>
    <w:rsid w:val="00FB4F85"/>
    <w:rsid w:val="00FB4FA3"/>
    <w:rsid w:val="00FB5478"/>
    <w:rsid w:val="00FB55E2"/>
    <w:rsid w:val="00FB5AB8"/>
    <w:rsid w:val="00FB5E70"/>
    <w:rsid w:val="00FB5E77"/>
    <w:rsid w:val="00FB5FDF"/>
    <w:rsid w:val="00FB5FE7"/>
    <w:rsid w:val="00FB6A1B"/>
    <w:rsid w:val="00FB6B7E"/>
    <w:rsid w:val="00FB6BB0"/>
    <w:rsid w:val="00FB71BB"/>
    <w:rsid w:val="00FB766B"/>
    <w:rsid w:val="00FB7ABD"/>
    <w:rsid w:val="00FB7EDB"/>
    <w:rsid w:val="00FB7F0B"/>
    <w:rsid w:val="00FC01AA"/>
    <w:rsid w:val="00FC027C"/>
    <w:rsid w:val="00FC02B0"/>
    <w:rsid w:val="00FC09AB"/>
    <w:rsid w:val="00FC0AA5"/>
    <w:rsid w:val="00FC0CCD"/>
    <w:rsid w:val="00FC10C9"/>
    <w:rsid w:val="00FC123A"/>
    <w:rsid w:val="00FC1846"/>
    <w:rsid w:val="00FC1D51"/>
    <w:rsid w:val="00FC27BF"/>
    <w:rsid w:val="00FC28BC"/>
    <w:rsid w:val="00FC3252"/>
    <w:rsid w:val="00FC3518"/>
    <w:rsid w:val="00FC3D1A"/>
    <w:rsid w:val="00FC4B6D"/>
    <w:rsid w:val="00FC55DC"/>
    <w:rsid w:val="00FC5647"/>
    <w:rsid w:val="00FC596D"/>
    <w:rsid w:val="00FC5B1D"/>
    <w:rsid w:val="00FC608A"/>
    <w:rsid w:val="00FC709E"/>
    <w:rsid w:val="00FC7659"/>
    <w:rsid w:val="00FC7732"/>
    <w:rsid w:val="00FD05C2"/>
    <w:rsid w:val="00FD085F"/>
    <w:rsid w:val="00FD0985"/>
    <w:rsid w:val="00FD0B91"/>
    <w:rsid w:val="00FD0C0F"/>
    <w:rsid w:val="00FD0FE9"/>
    <w:rsid w:val="00FD17DE"/>
    <w:rsid w:val="00FD1947"/>
    <w:rsid w:val="00FD1E8F"/>
    <w:rsid w:val="00FD246A"/>
    <w:rsid w:val="00FD2720"/>
    <w:rsid w:val="00FD28EF"/>
    <w:rsid w:val="00FD2D4A"/>
    <w:rsid w:val="00FD2E7C"/>
    <w:rsid w:val="00FD373F"/>
    <w:rsid w:val="00FD38FF"/>
    <w:rsid w:val="00FD3C94"/>
    <w:rsid w:val="00FD3D9F"/>
    <w:rsid w:val="00FD3FB8"/>
    <w:rsid w:val="00FD433C"/>
    <w:rsid w:val="00FD5475"/>
    <w:rsid w:val="00FD5653"/>
    <w:rsid w:val="00FD5681"/>
    <w:rsid w:val="00FD5707"/>
    <w:rsid w:val="00FD575F"/>
    <w:rsid w:val="00FD58F0"/>
    <w:rsid w:val="00FD5DC3"/>
    <w:rsid w:val="00FD61F7"/>
    <w:rsid w:val="00FD63CA"/>
    <w:rsid w:val="00FD673D"/>
    <w:rsid w:val="00FD6805"/>
    <w:rsid w:val="00FD7449"/>
    <w:rsid w:val="00FD7BC7"/>
    <w:rsid w:val="00FD7C83"/>
    <w:rsid w:val="00FD7F25"/>
    <w:rsid w:val="00FE01F9"/>
    <w:rsid w:val="00FE0269"/>
    <w:rsid w:val="00FE03BD"/>
    <w:rsid w:val="00FE0A65"/>
    <w:rsid w:val="00FE0B9D"/>
    <w:rsid w:val="00FE0E8A"/>
    <w:rsid w:val="00FE0F0E"/>
    <w:rsid w:val="00FE102E"/>
    <w:rsid w:val="00FE1DB0"/>
    <w:rsid w:val="00FE1E6C"/>
    <w:rsid w:val="00FE2350"/>
    <w:rsid w:val="00FE24DF"/>
    <w:rsid w:val="00FE2CC7"/>
    <w:rsid w:val="00FE2CE4"/>
    <w:rsid w:val="00FE2DB3"/>
    <w:rsid w:val="00FE33B3"/>
    <w:rsid w:val="00FE3463"/>
    <w:rsid w:val="00FE366F"/>
    <w:rsid w:val="00FE38CA"/>
    <w:rsid w:val="00FE3B10"/>
    <w:rsid w:val="00FE3F80"/>
    <w:rsid w:val="00FE46A5"/>
    <w:rsid w:val="00FE4944"/>
    <w:rsid w:val="00FE589B"/>
    <w:rsid w:val="00FE5C9B"/>
    <w:rsid w:val="00FE5CBD"/>
    <w:rsid w:val="00FE614E"/>
    <w:rsid w:val="00FE6464"/>
    <w:rsid w:val="00FE6716"/>
    <w:rsid w:val="00FE6C80"/>
    <w:rsid w:val="00FE73BD"/>
    <w:rsid w:val="00FE7863"/>
    <w:rsid w:val="00FE788B"/>
    <w:rsid w:val="00FE7985"/>
    <w:rsid w:val="00FE7E1B"/>
    <w:rsid w:val="00FF0209"/>
    <w:rsid w:val="00FF072B"/>
    <w:rsid w:val="00FF0AA1"/>
    <w:rsid w:val="00FF0B33"/>
    <w:rsid w:val="00FF1B6B"/>
    <w:rsid w:val="00FF219B"/>
    <w:rsid w:val="00FF22DF"/>
    <w:rsid w:val="00FF2B2E"/>
    <w:rsid w:val="00FF30E9"/>
    <w:rsid w:val="00FF3360"/>
    <w:rsid w:val="00FF423A"/>
    <w:rsid w:val="00FF4AB7"/>
    <w:rsid w:val="00FF4C1C"/>
    <w:rsid w:val="00FF4DD3"/>
    <w:rsid w:val="00FF4EEE"/>
    <w:rsid w:val="00FF504E"/>
    <w:rsid w:val="00FF507C"/>
    <w:rsid w:val="00FF5128"/>
    <w:rsid w:val="00FF52F4"/>
    <w:rsid w:val="00FF5EDB"/>
    <w:rsid w:val="00FF65C4"/>
    <w:rsid w:val="00FF679C"/>
    <w:rsid w:val="00FF6927"/>
    <w:rsid w:val="00FF7E6B"/>
    <w:rsid w:val="01BBAC8A"/>
    <w:rsid w:val="04191649"/>
    <w:rsid w:val="088B6F91"/>
    <w:rsid w:val="08F7D0C0"/>
    <w:rsid w:val="093A68FF"/>
    <w:rsid w:val="0DB89540"/>
    <w:rsid w:val="0E02BEE0"/>
    <w:rsid w:val="0E653A34"/>
    <w:rsid w:val="0E7CB55E"/>
    <w:rsid w:val="0FF5F497"/>
    <w:rsid w:val="126FF19B"/>
    <w:rsid w:val="1684E8F1"/>
    <w:rsid w:val="19EFC692"/>
    <w:rsid w:val="19FF5575"/>
    <w:rsid w:val="1A537113"/>
    <w:rsid w:val="1A6655D1"/>
    <w:rsid w:val="1B44A25F"/>
    <w:rsid w:val="1CF69792"/>
    <w:rsid w:val="1D94230B"/>
    <w:rsid w:val="1F41B55E"/>
    <w:rsid w:val="23F5D495"/>
    <w:rsid w:val="285E9005"/>
    <w:rsid w:val="2A827B62"/>
    <w:rsid w:val="2B41B008"/>
    <w:rsid w:val="2B896166"/>
    <w:rsid w:val="34641B3E"/>
    <w:rsid w:val="36E11980"/>
    <w:rsid w:val="3ADCF728"/>
    <w:rsid w:val="3B808EC7"/>
    <w:rsid w:val="3EBB1A63"/>
    <w:rsid w:val="3EBF2032"/>
    <w:rsid w:val="3F42BA87"/>
    <w:rsid w:val="3F882F5B"/>
    <w:rsid w:val="40A3A3E6"/>
    <w:rsid w:val="41C43093"/>
    <w:rsid w:val="42F761AD"/>
    <w:rsid w:val="43C6A047"/>
    <w:rsid w:val="45B74300"/>
    <w:rsid w:val="496CD82C"/>
    <w:rsid w:val="49DA1DF8"/>
    <w:rsid w:val="4F77FB5A"/>
    <w:rsid w:val="4F838694"/>
    <w:rsid w:val="5106643C"/>
    <w:rsid w:val="5171BB06"/>
    <w:rsid w:val="52E0D5F0"/>
    <w:rsid w:val="5581076F"/>
    <w:rsid w:val="563B8A1C"/>
    <w:rsid w:val="5A2A79CB"/>
    <w:rsid w:val="5C464219"/>
    <w:rsid w:val="5D3DF459"/>
    <w:rsid w:val="5FFBCF4A"/>
    <w:rsid w:val="60078D53"/>
    <w:rsid w:val="601987AA"/>
    <w:rsid w:val="60BA6C38"/>
    <w:rsid w:val="62D5D96F"/>
    <w:rsid w:val="670AF3DB"/>
    <w:rsid w:val="67E3ADBE"/>
    <w:rsid w:val="6905AD2C"/>
    <w:rsid w:val="6A5D1BFE"/>
    <w:rsid w:val="6CB2984A"/>
    <w:rsid w:val="6CB541D7"/>
    <w:rsid w:val="6D3F4672"/>
    <w:rsid w:val="727B436D"/>
    <w:rsid w:val="72E6EAA9"/>
    <w:rsid w:val="75ACFA3B"/>
    <w:rsid w:val="75C5C6A9"/>
    <w:rsid w:val="76080903"/>
    <w:rsid w:val="77441715"/>
    <w:rsid w:val="78A500A7"/>
    <w:rsid w:val="79A83ABA"/>
    <w:rsid w:val="7AB321B3"/>
    <w:rsid w:val="7BE1C9AA"/>
    <w:rsid w:val="7D4B8C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065D9BAA"/>
  <w15:docId w15:val="{9104166B-D93F-49B0-9EFB-5CA038FC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uiPriority="0"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qFormat="1"/>
    <w:lsdException w:name="annotation text" w:qFormat="1"/>
    <w:lsdException w:name="header" w:unhideWhenUsed="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uiPriority="0" w:qFormat="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unhideWhenUsed="1"/>
    <w:lsdException w:name="Body Text 3" w:uiPriority="0"/>
    <w:lsdException w:name="Body Text Indent 2" w:uiPriority="0"/>
    <w:lsdException w:name="Body Text Indent 3" w:semiHidden="1" w:unhideWhenUsed="1"/>
    <w:lsdException w:name="Block Text" w:uiPriority="0" w:qFormat="1"/>
    <w:lsdException w:name="FollowedHyperlink" w:unhideWhenUsed="1" w:qFormat="1"/>
    <w:lsdException w:name="Strong" w:uiPriority="22" w:qFormat="1"/>
    <w:lsdException w:name="Emphasis" w:uiPriority="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2264"/>
    <w:rPr>
      <w:rFonts w:ascii="Arial" w:eastAsia="Arial" w:hAnsi="Arial" w:cs="Arial"/>
      <w:bCs/>
      <w:color w:val="000000"/>
      <w:kern w:val="32"/>
      <w:sz w:val="21"/>
      <w:szCs w:val="32"/>
      <w:lang w:eastAsia="en-US"/>
    </w:rPr>
  </w:style>
  <w:style w:type="paragraph" w:styleId="1">
    <w:name w:val="heading 1"/>
    <w:basedOn w:val="a"/>
    <w:next w:val="a"/>
    <w:link w:val="10"/>
    <w:uiPriority w:val="9"/>
    <w:qFormat/>
    <w:pPr>
      <w:keepNext/>
      <w:spacing w:beforeLines="50" w:before="120" w:afterLines="50" w:after="120" w:line="276" w:lineRule="auto"/>
      <w:outlineLvl w:val="0"/>
    </w:pPr>
    <w:rPr>
      <w:rFonts w:ascii="Times New Roman" w:eastAsia="仿宋_GB2312" w:hAnsi="Times New Roman" w:cs="Times New Roman"/>
      <w:b/>
      <w:color w:val="auto"/>
      <w:szCs w:val="22"/>
      <w:lang w:eastAsia="zh-CN"/>
    </w:rPr>
  </w:style>
  <w:style w:type="paragraph" w:styleId="2">
    <w:name w:val="heading 2"/>
    <w:basedOn w:val="a"/>
    <w:next w:val="a"/>
    <w:link w:val="20"/>
    <w:qFormat/>
    <w:pPr>
      <w:keepNext/>
      <w:spacing w:before="120" w:after="120" w:line="240" w:lineRule="exact"/>
      <w:outlineLvl w:val="1"/>
    </w:pPr>
    <w:rPr>
      <w:rFonts w:eastAsia="宋体"/>
      <w:b/>
      <w:iCs/>
      <w:color w:val="000000" w:themeColor="text1"/>
      <w:kern w:val="0"/>
      <w:sz w:val="20"/>
      <w:szCs w:val="20"/>
    </w:rPr>
  </w:style>
  <w:style w:type="paragraph" w:styleId="3">
    <w:name w:val="heading 3"/>
    <w:basedOn w:val="a"/>
    <w:next w:val="a"/>
    <w:link w:val="30"/>
    <w:qFormat/>
    <w:pPr>
      <w:keepNext/>
      <w:spacing w:before="240" w:after="60"/>
      <w:outlineLvl w:val="2"/>
    </w:pPr>
    <w:rPr>
      <w:b/>
      <w:color w:val="auto"/>
      <w:kern w:val="0"/>
      <w:sz w:val="26"/>
      <w:szCs w:val="26"/>
    </w:rPr>
  </w:style>
  <w:style w:type="paragraph" w:styleId="4">
    <w:name w:val="heading 4"/>
    <w:basedOn w:val="a"/>
    <w:next w:val="a"/>
    <w:link w:val="40"/>
    <w:qFormat/>
    <w:rsid w:val="00BC6AB5"/>
    <w:pPr>
      <w:keepNext/>
      <w:widowControl w:val="0"/>
      <w:tabs>
        <w:tab w:val="left" w:pos="6750"/>
      </w:tabs>
      <w:ind w:left="360"/>
      <w:jc w:val="both"/>
      <w:outlineLvl w:val="3"/>
    </w:pPr>
    <w:rPr>
      <w:rFonts w:ascii="Times New Roman" w:eastAsia="宋体" w:hAnsi="Times New Roman" w:cs="Times New Roman"/>
      <w:bCs w:val="0"/>
      <w:i/>
      <w:color w:val="auto"/>
      <w:kern w:val="2"/>
      <w:szCs w:val="20"/>
      <w:lang w:eastAsia="zh-CN"/>
    </w:rPr>
  </w:style>
  <w:style w:type="paragraph" w:styleId="5">
    <w:name w:val="heading 5"/>
    <w:basedOn w:val="a"/>
    <w:next w:val="a"/>
    <w:link w:val="50"/>
    <w:qFormat/>
    <w:rsid w:val="00BC6AB5"/>
    <w:pPr>
      <w:keepNext/>
      <w:widowControl w:val="0"/>
      <w:jc w:val="both"/>
      <w:outlineLvl w:val="4"/>
    </w:pPr>
    <w:rPr>
      <w:rFonts w:ascii="Times New Roman" w:eastAsia="宋体" w:hAnsi="Times New Roman" w:cs="Times New Roman"/>
      <w:bCs w:val="0"/>
      <w:i/>
      <w:color w:val="auto"/>
      <w:kern w:val="2"/>
      <w:sz w:val="24"/>
      <w:szCs w:val="20"/>
      <w:lang w:eastAsia="zh-CN"/>
    </w:rPr>
  </w:style>
  <w:style w:type="paragraph" w:styleId="6">
    <w:name w:val="heading 6"/>
    <w:basedOn w:val="a"/>
    <w:next w:val="a"/>
    <w:link w:val="60"/>
    <w:qFormat/>
    <w:rsid w:val="00BC6AB5"/>
    <w:pPr>
      <w:keepNext/>
      <w:widowControl w:val="0"/>
      <w:jc w:val="center"/>
      <w:outlineLvl w:val="5"/>
    </w:pPr>
    <w:rPr>
      <w:rFonts w:ascii="Times New Roman" w:eastAsia="宋体" w:hAnsi="Times New Roman" w:cs="Times New Roman"/>
      <w:bCs w:val="0"/>
      <w:i/>
      <w:color w:val="auto"/>
      <w:kern w:val="2"/>
      <w:szCs w:val="20"/>
      <w:lang w:eastAsia="zh-CN"/>
    </w:rPr>
  </w:style>
  <w:style w:type="paragraph" w:styleId="7">
    <w:name w:val="heading 7"/>
    <w:basedOn w:val="a"/>
    <w:next w:val="a"/>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
    <w:next w:val="a"/>
    <w:link w:val="80"/>
    <w:qFormat/>
    <w:rsid w:val="00BC6AB5"/>
    <w:pPr>
      <w:keepNext/>
      <w:widowControl w:val="0"/>
      <w:tabs>
        <w:tab w:val="left" w:pos="4680"/>
      </w:tabs>
      <w:jc w:val="center"/>
      <w:outlineLvl w:val="7"/>
    </w:pPr>
    <w:rPr>
      <w:rFonts w:ascii="Times New Roman" w:eastAsia="宋体" w:hAnsi="Times New Roman" w:cs="Times New Roman"/>
      <w:b/>
      <w:bCs w:val="0"/>
      <w:i/>
      <w:color w:val="auto"/>
      <w:kern w:val="2"/>
      <w:szCs w:val="20"/>
      <w:lang w:eastAsia="zh-CN"/>
    </w:rPr>
  </w:style>
  <w:style w:type="paragraph" w:styleId="9">
    <w:name w:val="heading 9"/>
    <w:basedOn w:val="a"/>
    <w:next w:val="a"/>
    <w:link w:val="90"/>
    <w:qFormat/>
    <w:rsid w:val="00BC6AB5"/>
    <w:pPr>
      <w:keepNext/>
      <w:widowControl w:val="0"/>
      <w:tabs>
        <w:tab w:val="left" w:pos="6750"/>
      </w:tabs>
      <w:jc w:val="center"/>
      <w:outlineLvl w:val="8"/>
    </w:pPr>
    <w:rPr>
      <w:rFonts w:ascii="Times New Roman" w:eastAsia="宋体" w:hAnsi="Times New Roman" w:cs="Times New Roman"/>
      <w:bCs w:val="0"/>
      <w:i/>
      <w:color w:val="auto"/>
      <w:kern w:val="2"/>
      <w:sz w:val="22"/>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uiPriority w:val="39"/>
    <w:unhideWhenUsed/>
    <w:qFormat/>
    <w:pPr>
      <w:ind w:left="1050"/>
    </w:pPr>
    <w:rPr>
      <w:rFonts w:asciiTheme="minorHAnsi" w:hAnsiTheme="minorHAnsi" w:cstheme="minorHAnsi"/>
      <w:bCs w:val="0"/>
      <w:sz w:val="20"/>
      <w:szCs w:val="20"/>
    </w:rPr>
  </w:style>
  <w:style w:type="paragraph" w:styleId="a3">
    <w:name w:val="Normal Indent"/>
    <w:basedOn w:val="a"/>
    <w:uiPriority w:val="99"/>
    <w:semiHidden/>
    <w:unhideWhenUsed/>
    <w:pPr>
      <w:ind w:firstLineChars="200" w:firstLine="420"/>
    </w:pPr>
  </w:style>
  <w:style w:type="paragraph" w:styleId="a4">
    <w:name w:val="caption"/>
    <w:basedOn w:val="a"/>
    <w:next w:val="a"/>
    <w:unhideWhenUsed/>
    <w:qFormat/>
    <w:pPr>
      <w:spacing w:after="200"/>
    </w:pPr>
    <w:rPr>
      <w:b/>
      <w:bCs w:val="0"/>
      <w:color w:val="4F81BD" w:themeColor="accent1"/>
      <w:sz w:val="18"/>
      <w:szCs w:val="18"/>
    </w:rPr>
  </w:style>
  <w:style w:type="paragraph" w:styleId="a5">
    <w:name w:val="Document Map"/>
    <w:basedOn w:val="a"/>
    <w:link w:val="a6"/>
    <w:pPr>
      <w:shd w:val="clear" w:color="auto" w:fill="000080"/>
    </w:pPr>
    <w:rPr>
      <w:rFonts w:ascii="Tahoma" w:hAnsi="Tahoma"/>
      <w:sz w:val="20"/>
      <w:szCs w:val="20"/>
    </w:rPr>
  </w:style>
  <w:style w:type="paragraph" w:customStyle="1" w:styleId="CommentText1">
    <w:name w:val="Comment Text1"/>
    <w:basedOn w:val="a"/>
    <w:link w:val="CommentTextChar"/>
    <w:uiPriority w:val="99"/>
    <w:qFormat/>
    <w:rPr>
      <w:sz w:val="20"/>
      <w:szCs w:val="20"/>
    </w:rPr>
  </w:style>
  <w:style w:type="paragraph" w:styleId="31">
    <w:name w:val="Body Text 3"/>
    <w:basedOn w:val="a"/>
    <w:link w:val="32"/>
    <w:rPr>
      <w:rFonts w:eastAsiaTheme="minorEastAsia" w:cs="Times New Roman"/>
      <w:b/>
      <w:bCs w:val="0"/>
      <w:color w:val="auto"/>
      <w:kern w:val="0"/>
      <w:sz w:val="22"/>
      <w:szCs w:val="20"/>
      <w:lang w:val="en-GB"/>
    </w:rPr>
  </w:style>
  <w:style w:type="paragraph" w:styleId="a7">
    <w:name w:val="Body Text"/>
    <w:basedOn w:val="a"/>
    <w:link w:val="a8"/>
    <w:qFormat/>
    <w:pPr>
      <w:spacing w:after="120"/>
    </w:pPr>
    <w:rPr>
      <w:rFonts w:cs="Times New Roman"/>
    </w:rPr>
  </w:style>
  <w:style w:type="paragraph" w:styleId="a9">
    <w:name w:val="Block Text"/>
    <w:basedOn w:val="a"/>
    <w:qFormat/>
    <w:pPr>
      <w:ind w:left="792" w:right="72"/>
    </w:pPr>
    <w:rPr>
      <w:sz w:val="18"/>
      <w:szCs w:val="18"/>
      <w:lang w:eastAsia="zh-CN"/>
    </w:rPr>
  </w:style>
  <w:style w:type="paragraph" w:styleId="51">
    <w:name w:val="toc 5"/>
    <w:basedOn w:val="a"/>
    <w:next w:val="a"/>
    <w:uiPriority w:val="39"/>
    <w:unhideWhenUsed/>
    <w:pPr>
      <w:ind w:left="630"/>
    </w:pPr>
    <w:rPr>
      <w:rFonts w:asciiTheme="minorHAnsi" w:hAnsiTheme="minorHAnsi" w:cstheme="minorHAnsi"/>
      <w:bCs w:val="0"/>
      <w:sz w:val="20"/>
      <w:szCs w:val="20"/>
    </w:rPr>
  </w:style>
  <w:style w:type="paragraph" w:styleId="33">
    <w:name w:val="toc 3"/>
    <w:basedOn w:val="a"/>
    <w:next w:val="a"/>
    <w:uiPriority w:val="39"/>
    <w:pPr>
      <w:ind w:left="210"/>
    </w:pPr>
    <w:rPr>
      <w:rFonts w:asciiTheme="minorHAnsi" w:hAnsiTheme="minorHAnsi" w:cstheme="minorHAnsi"/>
      <w:bCs w:val="0"/>
      <w:sz w:val="20"/>
      <w:szCs w:val="20"/>
    </w:rPr>
  </w:style>
  <w:style w:type="paragraph" w:styleId="81">
    <w:name w:val="toc 8"/>
    <w:basedOn w:val="a"/>
    <w:next w:val="a"/>
    <w:uiPriority w:val="39"/>
    <w:unhideWhenUsed/>
    <w:pPr>
      <w:ind w:left="1260"/>
    </w:pPr>
    <w:rPr>
      <w:rFonts w:asciiTheme="minorHAnsi" w:hAnsiTheme="minorHAnsi" w:cstheme="minorHAnsi"/>
      <w:bCs w:val="0"/>
      <w:sz w:val="20"/>
      <w:szCs w:val="20"/>
    </w:rPr>
  </w:style>
  <w:style w:type="paragraph" w:styleId="21">
    <w:name w:val="Body Text Indent 2"/>
    <w:basedOn w:val="a"/>
    <w:link w:val="22"/>
    <w:pPr>
      <w:ind w:left="720"/>
    </w:pPr>
    <w:rPr>
      <w:rFonts w:cs="Times New Roman"/>
      <w:bCs w:val="0"/>
      <w:color w:val="auto"/>
      <w:kern w:val="0"/>
      <w:sz w:val="20"/>
      <w:szCs w:val="24"/>
    </w:rPr>
  </w:style>
  <w:style w:type="paragraph" w:styleId="aa">
    <w:name w:val="Balloon Text"/>
    <w:basedOn w:val="a"/>
    <w:link w:val="ab"/>
    <w:uiPriority w:val="99"/>
    <w:semiHidden/>
    <w:rPr>
      <w:rFonts w:ascii="Tahoma" w:hAnsi="Tahoma" w:cs="Tahoma"/>
      <w:sz w:val="16"/>
      <w:szCs w:val="16"/>
    </w:rPr>
  </w:style>
  <w:style w:type="paragraph" w:styleId="ac">
    <w:name w:val="footer"/>
    <w:basedOn w:val="a"/>
    <w:link w:val="ad"/>
    <w:uiPriority w:val="99"/>
    <w:unhideWhenUsed/>
    <w:qFormat/>
    <w:pPr>
      <w:tabs>
        <w:tab w:val="center" w:pos="4153"/>
        <w:tab w:val="right" w:pos="8306"/>
      </w:tabs>
      <w:snapToGrid w:val="0"/>
    </w:pPr>
    <w:rPr>
      <w:sz w:val="18"/>
      <w:szCs w:val="18"/>
    </w:rPr>
  </w:style>
  <w:style w:type="paragraph" w:styleId="ae">
    <w:name w:val="header"/>
    <w:basedOn w:val="a"/>
    <w:link w:val="af"/>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spacing w:line="276" w:lineRule="auto"/>
    </w:pPr>
    <w:rPr>
      <w:rFonts w:ascii="Times New Roman" w:eastAsia="仿宋_GB2312" w:hAnsi="Times New Roman"/>
      <w:b/>
      <w:color w:val="auto"/>
      <w:szCs w:val="24"/>
    </w:rPr>
  </w:style>
  <w:style w:type="paragraph" w:styleId="41">
    <w:name w:val="toc 4"/>
    <w:basedOn w:val="a"/>
    <w:next w:val="a"/>
    <w:uiPriority w:val="39"/>
    <w:unhideWhenUsed/>
    <w:qFormat/>
    <w:pPr>
      <w:ind w:left="420"/>
    </w:pPr>
    <w:rPr>
      <w:rFonts w:asciiTheme="minorHAnsi" w:hAnsiTheme="minorHAnsi" w:cstheme="minorHAnsi"/>
      <w:bCs w:val="0"/>
      <w:sz w:val="20"/>
      <w:szCs w:val="20"/>
    </w:rPr>
  </w:style>
  <w:style w:type="paragraph" w:styleId="af0">
    <w:name w:val="footnote text"/>
    <w:basedOn w:val="a"/>
    <w:link w:val="af1"/>
    <w:uiPriority w:val="99"/>
    <w:unhideWhenUsed/>
    <w:qFormat/>
    <w:pPr>
      <w:snapToGrid w:val="0"/>
    </w:pPr>
    <w:rPr>
      <w:sz w:val="18"/>
      <w:szCs w:val="18"/>
    </w:rPr>
  </w:style>
  <w:style w:type="paragraph" w:styleId="61">
    <w:name w:val="toc 6"/>
    <w:basedOn w:val="a"/>
    <w:next w:val="a"/>
    <w:uiPriority w:val="39"/>
    <w:unhideWhenUsed/>
    <w:pPr>
      <w:ind w:left="840"/>
    </w:pPr>
    <w:rPr>
      <w:rFonts w:asciiTheme="minorHAnsi" w:hAnsiTheme="minorHAnsi" w:cstheme="minorHAnsi"/>
      <w:bCs w:val="0"/>
      <w:sz w:val="20"/>
      <w:szCs w:val="20"/>
    </w:rPr>
  </w:style>
  <w:style w:type="paragraph" w:styleId="23">
    <w:name w:val="toc 2"/>
    <w:basedOn w:val="a"/>
    <w:next w:val="a"/>
    <w:uiPriority w:val="39"/>
    <w:pPr>
      <w:tabs>
        <w:tab w:val="left" w:pos="630"/>
        <w:tab w:val="right" w:leader="dot" w:pos="9737"/>
      </w:tabs>
      <w:spacing w:line="276" w:lineRule="auto"/>
      <w:ind w:firstLineChars="142" w:firstLine="284"/>
    </w:pPr>
    <w:rPr>
      <w:rFonts w:asciiTheme="minorHAnsi" w:hAnsiTheme="minorHAnsi" w:cstheme="minorHAnsi"/>
      <w:b/>
      <w:sz w:val="20"/>
      <w:szCs w:val="20"/>
    </w:rPr>
  </w:style>
  <w:style w:type="paragraph" w:styleId="91">
    <w:name w:val="toc 9"/>
    <w:basedOn w:val="a"/>
    <w:next w:val="a"/>
    <w:uiPriority w:val="39"/>
    <w:unhideWhenUsed/>
    <w:pPr>
      <w:ind w:left="1470"/>
    </w:pPr>
    <w:rPr>
      <w:rFonts w:asciiTheme="minorHAnsi" w:hAnsiTheme="minorHAnsi" w:cstheme="minorHAnsi"/>
      <w:bCs w:val="0"/>
      <w:sz w:val="20"/>
      <w:szCs w:val="20"/>
    </w:rPr>
  </w:style>
  <w:style w:type="paragraph" w:styleId="24">
    <w:name w:val="Body Text 2"/>
    <w:basedOn w:val="a"/>
    <w:link w:val="25"/>
    <w:unhideWhenUsed/>
    <w:pPr>
      <w:spacing w:after="120" w:line="480" w:lineRule="auto"/>
      <w:ind w:left="720"/>
    </w:pPr>
    <w:rPr>
      <w:rFonts w:cs="Times New Roman"/>
      <w:bCs w:val="0"/>
      <w:color w:val="0000FF"/>
      <w:kern w:val="0"/>
      <w:sz w:val="22"/>
      <w:szCs w:val="20"/>
    </w:rPr>
  </w:style>
  <w:style w:type="paragraph" w:styleId="af2">
    <w:name w:val="Normal (Web)"/>
    <w:basedOn w:val="a"/>
    <w:link w:val="af3"/>
    <w:uiPriority w:val="99"/>
    <w:pPr>
      <w:spacing w:before="100" w:beforeAutospacing="1" w:after="100" w:afterAutospacing="1"/>
    </w:pPr>
  </w:style>
  <w:style w:type="paragraph" w:styleId="af4">
    <w:name w:val="Title"/>
    <w:basedOn w:val="a"/>
    <w:link w:val="af5"/>
    <w:qFormat/>
    <w:pPr>
      <w:widowControl w:val="0"/>
      <w:spacing w:before="240" w:after="60"/>
      <w:jc w:val="center"/>
      <w:outlineLvl w:val="0"/>
    </w:pPr>
    <w:rPr>
      <w:rFonts w:eastAsiaTheme="minorEastAsia"/>
      <w:b/>
      <w:color w:val="auto"/>
      <w:kern w:val="2"/>
      <w:sz w:val="32"/>
      <w:lang w:eastAsia="zh-CN"/>
    </w:rPr>
  </w:style>
  <w:style w:type="paragraph" w:customStyle="1" w:styleId="CommentSubject1">
    <w:name w:val="Comment Subject1"/>
    <w:basedOn w:val="CommentText1"/>
    <w:next w:val="CommentText1"/>
    <w:link w:val="CommentSubjectChar"/>
    <w:uiPriority w:val="99"/>
    <w:semiHidden/>
    <w:qFormat/>
    <w:rPr>
      <w:b/>
      <w:bCs w:val="0"/>
    </w:rPr>
  </w:style>
  <w:style w:type="table" w:styleId="af6">
    <w:name w:val="Table Grid"/>
    <w:basedOn w:val="a1"/>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page number"/>
    <w:basedOn w:val="a0"/>
    <w:qFormat/>
  </w:style>
  <w:style w:type="character" w:styleId="af9">
    <w:name w:val="FollowedHyperlink"/>
    <w:basedOn w:val="a0"/>
    <w:uiPriority w:val="99"/>
    <w:unhideWhenUsed/>
    <w:qFormat/>
    <w:rPr>
      <w:color w:val="800080"/>
      <w:u w:val="single"/>
    </w:rPr>
  </w:style>
  <w:style w:type="character" w:styleId="afa">
    <w:name w:val="Hyperlink"/>
    <w:uiPriority w:val="99"/>
    <w:rPr>
      <w:color w:val="0000FF"/>
      <w:u w:val="single"/>
    </w:rPr>
  </w:style>
  <w:style w:type="character" w:customStyle="1" w:styleId="CommentReference1">
    <w:name w:val="Comment Reference1"/>
    <w:qFormat/>
    <w:rPr>
      <w:sz w:val="16"/>
      <w:szCs w:val="16"/>
    </w:rPr>
  </w:style>
  <w:style w:type="character" w:styleId="afb">
    <w:name w:val="footnote reference"/>
    <w:basedOn w:val="a0"/>
    <w:uiPriority w:val="99"/>
    <w:unhideWhenUsed/>
    <w:rPr>
      <w:vertAlign w:val="superscript"/>
    </w:rPr>
  </w:style>
  <w:style w:type="character" w:customStyle="1" w:styleId="10">
    <w:name w:val="标题 1 字符"/>
    <w:basedOn w:val="a0"/>
    <w:link w:val="1"/>
    <w:uiPriority w:val="9"/>
    <w:rPr>
      <w:rFonts w:ascii="Times New Roman" w:eastAsia="仿宋_GB2312" w:hAnsi="Times New Roman" w:cs="Times New Roman"/>
      <w:b/>
      <w:bCs/>
      <w:kern w:val="32"/>
    </w:rPr>
  </w:style>
  <w:style w:type="character" w:customStyle="1" w:styleId="20">
    <w:name w:val="标题 2 字符"/>
    <w:basedOn w:val="a0"/>
    <w:link w:val="2"/>
    <w:rPr>
      <w:rFonts w:ascii="Arial" w:eastAsia="宋体" w:hAnsi="Arial" w:cs="Arial"/>
      <w:b/>
      <w:bCs/>
      <w:iCs/>
      <w:color w:val="000000" w:themeColor="text1"/>
      <w:kern w:val="0"/>
      <w:sz w:val="20"/>
      <w:szCs w:val="20"/>
      <w:lang w:eastAsia="en-US"/>
    </w:rPr>
  </w:style>
  <w:style w:type="character" w:customStyle="1" w:styleId="30">
    <w:name w:val="标题 3 字符"/>
    <w:basedOn w:val="a0"/>
    <w:link w:val="3"/>
    <w:rPr>
      <w:rFonts w:ascii="Arial" w:eastAsia="宋体" w:hAnsi="Arial" w:cs="Arial"/>
      <w:b/>
      <w:bCs/>
      <w:kern w:val="0"/>
      <w:sz w:val="26"/>
      <w:szCs w:val="26"/>
      <w:lang w:eastAsia="en-US"/>
    </w:rPr>
  </w:style>
  <w:style w:type="character" w:customStyle="1" w:styleId="70">
    <w:name w:val="标题 7 字符"/>
    <w:basedOn w:val="a0"/>
    <w:link w:val="7"/>
    <w:rPr>
      <w:rFonts w:ascii="Arial" w:eastAsia="宋体" w:hAnsi="Arial" w:cs="Arial"/>
      <w:bCs/>
      <w:i/>
      <w:color w:val="000000"/>
      <w:sz w:val="20"/>
      <w:szCs w:val="20"/>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c"/>
    <w:uiPriority w:val="99"/>
    <w:qFormat/>
    <w:rPr>
      <w:sz w:val="18"/>
      <w:szCs w:val="18"/>
    </w:rPr>
  </w:style>
  <w:style w:type="character" w:customStyle="1" w:styleId="ab">
    <w:name w:val="批注框文本 字符"/>
    <w:basedOn w:val="a0"/>
    <w:link w:val="aa"/>
    <w:uiPriority w:val="99"/>
    <w:semiHidden/>
    <w:rPr>
      <w:rFonts w:ascii="Tahoma" w:eastAsia="宋体" w:hAnsi="Tahoma" w:cs="Tahoma"/>
      <w:bCs/>
      <w:color w:val="000000"/>
      <w:kern w:val="32"/>
      <w:sz w:val="16"/>
      <w:szCs w:val="16"/>
      <w:lang w:eastAsia="en-US"/>
    </w:rPr>
  </w:style>
  <w:style w:type="character" w:customStyle="1" w:styleId="trans">
    <w:name w:val="trans"/>
    <w:basedOn w:val="a0"/>
  </w:style>
  <w:style w:type="character" w:customStyle="1" w:styleId="CommentTextChar">
    <w:name w:val="Comment Text Char"/>
    <w:basedOn w:val="a0"/>
    <w:link w:val="CommentText1"/>
    <w:uiPriority w:val="99"/>
    <w:qFormat/>
    <w:rPr>
      <w:rFonts w:ascii="Arial" w:eastAsia="宋体" w:hAnsi="Arial" w:cs="Arial"/>
      <w:bCs/>
      <w:color w:val="000000"/>
      <w:kern w:val="32"/>
      <w:sz w:val="20"/>
      <w:szCs w:val="20"/>
      <w:lang w:eastAsia="en-US"/>
    </w:rPr>
  </w:style>
  <w:style w:type="character" w:customStyle="1" w:styleId="CommentSubjectChar">
    <w:name w:val="Comment Subject Char"/>
    <w:basedOn w:val="CommentTextChar"/>
    <w:link w:val="CommentSubject1"/>
    <w:uiPriority w:val="99"/>
    <w:semiHidden/>
    <w:rPr>
      <w:rFonts w:ascii="Arial" w:eastAsia="宋体" w:hAnsi="Arial" w:cs="Arial"/>
      <w:b/>
      <w:bCs w:val="0"/>
      <w:color w:val="000000"/>
      <w:kern w:val="32"/>
      <w:sz w:val="20"/>
      <w:szCs w:val="20"/>
      <w:lang w:eastAsia="en-US"/>
    </w:rPr>
  </w:style>
  <w:style w:type="character" w:customStyle="1" w:styleId="a6">
    <w:name w:val="文档结构图 字符"/>
    <w:basedOn w:val="a0"/>
    <w:link w:val="a5"/>
    <w:qFormat/>
    <w:rPr>
      <w:rFonts w:ascii="Tahoma" w:eastAsia="宋体" w:hAnsi="Tahoma" w:cs="Arial"/>
      <w:bCs/>
      <w:color w:val="000000"/>
      <w:kern w:val="32"/>
      <w:sz w:val="20"/>
      <w:szCs w:val="20"/>
      <w:shd w:val="clear" w:color="auto" w:fill="000080"/>
      <w:lang w:eastAsia="en-US"/>
    </w:rPr>
  </w:style>
  <w:style w:type="paragraph" w:customStyle="1" w:styleId="12">
    <w:name w:val="列出段落1"/>
    <w:basedOn w:val="a"/>
    <w:qFormat/>
    <w:pPr>
      <w:widowControl w:val="0"/>
      <w:ind w:firstLineChars="200" w:firstLine="420"/>
      <w:jc w:val="both"/>
    </w:pPr>
    <w:rPr>
      <w:rFonts w:ascii="Calibri" w:hAnsi="Calibri" w:cs="Times New Roman"/>
      <w:bCs w:val="0"/>
      <w:color w:val="auto"/>
      <w:kern w:val="2"/>
      <w:szCs w:val="22"/>
      <w:lang w:eastAsia="zh-CN"/>
    </w:rPr>
  </w:style>
  <w:style w:type="paragraph" w:customStyle="1" w:styleId="13">
    <w:name w:val="修订1"/>
    <w:hidden/>
    <w:uiPriority w:val="99"/>
    <w:rPr>
      <w:rFonts w:ascii="Arial" w:hAnsi="Arial" w:cs="Arial"/>
      <w:bCs/>
      <w:color w:val="000000"/>
      <w:kern w:val="32"/>
      <w:sz w:val="24"/>
      <w:szCs w:val="32"/>
      <w:lang w:eastAsia="en-US"/>
    </w:rPr>
  </w:style>
  <w:style w:type="character" w:customStyle="1" w:styleId="22">
    <w:name w:val="正文文本缩进 2 字符"/>
    <w:basedOn w:val="a0"/>
    <w:link w:val="21"/>
    <w:qFormat/>
    <w:rPr>
      <w:rFonts w:ascii="Arial" w:eastAsia="宋体" w:hAnsi="Arial" w:cs="Times New Roman"/>
      <w:kern w:val="0"/>
      <w:sz w:val="20"/>
      <w:szCs w:val="24"/>
      <w:lang w:eastAsia="en-US"/>
    </w:rPr>
  </w:style>
  <w:style w:type="character" w:customStyle="1" w:styleId="a8">
    <w:name w:val="正文文本 字符"/>
    <w:basedOn w:val="a0"/>
    <w:link w:val="a7"/>
    <w:qFormat/>
    <w:rPr>
      <w:rFonts w:ascii="Arial" w:eastAsia="宋体" w:hAnsi="Arial" w:cs="Times New Roman"/>
      <w:bCs/>
      <w:color w:val="000000"/>
      <w:kern w:val="32"/>
      <w:sz w:val="24"/>
      <w:szCs w:val="32"/>
      <w:lang w:eastAsia="en-US"/>
    </w:rPr>
  </w:style>
  <w:style w:type="paragraph" w:styleId="afc">
    <w:name w:val="List Paragraph"/>
    <w:basedOn w:val="a"/>
    <w:link w:val="afd"/>
    <w:uiPriority w:val="34"/>
    <w:qFormat/>
    <w:pPr>
      <w:ind w:firstLineChars="200" w:firstLine="420"/>
    </w:pPr>
  </w:style>
  <w:style w:type="paragraph" w:customStyle="1" w:styleId="26">
    <w:name w:val="修订2"/>
    <w:hidden/>
    <w:uiPriority w:val="99"/>
    <w:semiHidden/>
    <w:rPr>
      <w:rFonts w:ascii="Arial" w:hAnsi="Arial" w:cs="Arial"/>
      <w:bCs/>
      <w:color w:val="000000"/>
      <w:kern w:val="32"/>
      <w:sz w:val="24"/>
      <w:szCs w:val="32"/>
      <w:lang w:eastAsia="en-US"/>
    </w:rPr>
  </w:style>
  <w:style w:type="character" w:customStyle="1" w:styleId="25">
    <w:name w:val="正文文本 2 字符"/>
    <w:basedOn w:val="a0"/>
    <w:link w:val="24"/>
    <w:qFormat/>
    <w:rPr>
      <w:rFonts w:ascii="Arial" w:eastAsia="宋体" w:hAnsi="Arial" w:cs="Times New Roman"/>
      <w:color w:val="0000FF"/>
      <w:kern w:val="0"/>
      <w:sz w:val="22"/>
      <w:szCs w:val="20"/>
      <w:lang w:eastAsia="en-US"/>
    </w:rPr>
  </w:style>
  <w:style w:type="character" w:customStyle="1" w:styleId="UserTips">
    <w:name w:val="User Tips"/>
    <w:basedOn w:val="a0"/>
    <w:rPr>
      <w:i/>
      <w:iCs/>
      <w:color w:val="0000FF"/>
    </w:rPr>
  </w:style>
  <w:style w:type="paragraph" w:customStyle="1" w:styleId="TableCenter">
    <w:name w:val="Table Center"/>
    <w:basedOn w:val="a"/>
    <w:qFormat/>
    <w:pPr>
      <w:spacing w:before="60" w:after="60"/>
      <w:jc w:val="center"/>
    </w:pPr>
    <w:rPr>
      <w:rFonts w:ascii="Times New Roman" w:hAnsi="Times New Roman" w:cs="Times New Roman"/>
      <w:bCs w:val="0"/>
      <w:color w:val="auto"/>
      <w:kern w:val="0"/>
      <w:szCs w:val="24"/>
    </w:rPr>
  </w:style>
  <w:style w:type="character" w:customStyle="1" w:styleId="LFI">
    <w:name w:val="LFI"/>
    <w:basedOn w:val="a0"/>
    <w:qFormat/>
    <w:rPr>
      <w:i/>
      <w:sz w:val="20"/>
    </w:rPr>
  </w:style>
  <w:style w:type="paragraph" w:customStyle="1" w:styleId="TableLeft">
    <w:name w:val="Table Left"/>
    <w:pPr>
      <w:spacing w:before="60" w:after="60"/>
    </w:pPr>
    <w:rPr>
      <w:rFonts w:ascii="Times New Roman" w:eastAsia="MS Gothic" w:hAnsi="Times New Roman" w:cs="Arial"/>
      <w:bCs/>
      <w:sz w:val="24"/>
      <w:szCs w:val="24"/>
      <w:lang w:eastAsia="en-US"/>
    </w:rPr>
  </w:style>
  <w:style w:type="paragraph" w:customStyle="1" w:styleId="Paragraph">
    <w:name w:val="Paragraph"/>
    <w:pPr>
      <w:spacing w:after="240"/>
    </w:pPr>
    <w:rPr>
      <w:rFonts w:ascii="Times New Roman" w:eastAsiaTheme="minorEastAsia" w:hAnsi="Times New Roman"/>
      <w:sz w:val="24"/>
      <w:szCs w:val="24"/>
      <w:lang w:eastAsia="en-US"/>
    </w:rPr>
  </w:style>
  <w:style w:type="character" w:customStyle="1" w:styleId="shorttext">
    <w:name w:val="short_text"/>
    <w:basedOn w:val="a0"/>
  </w:style>
  <w:style w:type="character" w:customStyle="1" w:styleId="af1">
    <w:name w:val="脚注文本 字符"/>
    <w:basedOn w:val="a0"/>
    <w:link w:val="af0"/>
    <w:uiPriority w:val="99"/>
    <w:rPr>
      <w:rFonts w:ascii="Arial" w:eastAsia="宋体" w:hAnsi="Arial" w:cs="Arial"/>
      <w:bCs/>
      <w:color w:val="000000"/>
      <w:kern w:val="32"/>
      <w:sz w:val="18"/>
      <w:szCs w:val="18"/>
      <w:lang w:eastAsia="en-US"/>
    </w:rPr>
  </w:style>
  <w:style w:type="paragraph" w:customStyle="1" w:styleId="A-TableText">
    <w:name w:val="A-Table Text"/>
    <w:qFormat/>
    <w:pPr>
      <w:spacing w:before="60" w:after="60"/>
    </w:pPr>
    <w:rPr>
      <w:rFonts w:ascii="Times New Roman" w:eastAsia="MS Mincho" w:hAnsi="Times New Roman"/>
      <w:sz w:val="22"/>
      <w:szCs w:val="22"/>
      <w:lang w:val="en-GB" w:eastAsia="en-US"/>
    </w:rPr>
  </w:style>
  <w:style w:type="paragraph" w:customStyle="1" w:styleId="ProcedureText">
    <w:name w:val="Procedure Text"/>
    <w:basedOn w:val="a3"/>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0"/>
  </w:style>
  <w:style w:type="character" w:customStyle="1" w:styleId="AppTec">
    <w:name w:val="AppTec"/>
    <w:semiHidden/>
    <w:qFormat/>
    <w:rPr>
      <w:rFonts w:ascii="Arial" w:eastAsia="宋体" w:hAnsi="Arial" w:cs="Arial"/>
      <w:color w:val="000080"/>
      <w:sz w:val="18"/>
      <w:szCs w:val="20"/>
    </w:rPr>
  </w:style>
  <w:style w:type="paragraph" w:customStyle="1" w:styleId="CharChar1CharCharCharChar">
    <w:name w:val="Char Char1 Char Char Char Char"/>
    <w:basedOn w:val="a"/>
    <w:next w:val="a"/>
    <w:pPr>
      <w:tabs>
        <w:tab w:val="left" w:pos="0"/>
        <w:tab w:val="left" w:pos="360"/>
      </w:tabs>
      <w:autoSpaceDE w:val="0"/>
      <w:autoSpaceDN w:val="0"/>
      <w:adjustRightInd w:val="0"/>
      <w:ind w:left="360" w:hanging="360"/>
    </w:pPr>
    <w:rPr>
      <w:rFonts w:ascii="Times New Roman" w:eastAsiaTheme="minorEastAsia" w:hAnsi="Times New Roman" w:cs="Times New Roman"/>
      <w:bCs w:val="0"/>
      <w:color w:val="auto"/>
      <w:sz w:val="20"/>
      <w:szCs w:val="144"/>
    </w:rPr>
  </w:style>
  <w:style w:type="character" w:customStyle="1" w:styleId="32">
    <w:name w:val="正文文本 3 字符"/>
    <w:basedOn w:val="a0"/>
    <w:link w:val="31"/>
    <w:rPr>
      <w:rFonts w:ascii="Arial" w:hAnsi="Arial" w:cs="Times New Roman"/>
      <w:b/>
      <w:kern w:val="0"/>
      <w:sz w:val="22"/>
      <w:szCs w:val="20"/>
      <w:lang w:val="en-GB" w:eastAsia="en-US"/>
    </w:rPr>
  </w:style>
  <w:style w:type="character" w:customStyle="1" w:styleId="def">
    <w:name w:val="def"/>
    <w:basedOn w:val="a0"/>
  </w:style>
  <w:style w:type="paragraph" w:customStyle="1" w:styleId="font5">
    <w:name w:val="font5"/>
    <w:basedOn w:val="a"/>
    <w:pPr>
      <w:spacing w:before="100" w:beforeAutospacing="1" w:after="100" w:afterAutospacing="1"/>
    </w:pPr>
    <w:rPr>
      <w:rFonts w:eastAsiaTheme="minorEastAsia"/>
      <w:b/>
      <w:color w:val="auto"/>
      <w:kern w:val="0"/>
      <w:sz w:val="20"/>
      <w:szCs w:val="20"/>
      <w:lang w:eastAsia="zh-CN"/>
    </w:rPr>
  </w:style>
  <w:style w:type="paragraph" w:customStyle="1" w:styleId="font6">
    <w:name w:val="font6"/>
    <w:basedOn w:val="a"/>
    <w:pPr>
      <w:spacing w:before="100" w:beforeAutospacing="1" w:after="100" w:afterAutospacing="1"/>
    </w:pPr>
    <w:rPr>
      <w:rFonts w:eastAsiaTheme="minorEastAsia"/>
      <w:bCs w:val="0"/>
      <w:kern w:val="0"/>
      <w:sz w:val="20"/>
      <w:szCs w:val="20"/>
      <w:lang w:eastAsia="zh-CN"/>
    </w:rPr>
  </w:style>
  <w:style w:type="paragraph" w:customStyle="1" w:styleId="font7">
    <w:name w:val="font7"/>
    <w:basedOn w:val="a"/>
    <w:qFormat/>
    <w:pPr>
      <w:spacing w:before="100" w:beforeAutospacing="1" w:after="100" w:afterAutospacing="1"/>
    </w:pPr>
    <w:rPr>
      <w:rFonts w:eastAsiaTheme="minorEastAsia"/>
      <w:bCs w:val="0"/>
      <w:kern w:val="0"/>
      <w:sz w:val="20"/>
      <w:szCs w:val="20"/>
      <w:lang w:eastAsia="zh-CN"/>
    </w:rPr>
  </w:style>
  <w:style w:type="paragraph" w:customStyle="1" w:styleId="font8">
    <w:name w:val="font8"/>
    <w:basedOn w:val="a"/>
    <w:pPr>
      <w:spacing w:before="100" w:beforeAutospacing="1" w:after="100" w:afterAutospacing="1"/>
    </w:pPr>
    <w:rPr>
      <w:rFonts w:ascii="Times New Roman" w:eastAsiaTheme="minorEastAsia" w:hAnsi="Times New Roman" w:cs="Times New Roman"/>
      <w:bCs w:val="0"/>
      <w:kern w:val="0"/>
      <w:sz w:val="20"/>
      <w:szCs w:val="20"/>
      <w:lang w:eastAsia="zh-CN"/>
    </w:rPr>
  </w:style>
  <w:style w:type="paragraph" w:customStyle="1" w:styleId="font9">
    <w:name w:val="font9"/>
    <w:basedOn w:val="a"/>
    <w:pPr>
      <w:spacing w:before="100" w:beforeAutospacing="1" w:after="100" w:afterAutospacing="1"/>
    </w:pPr>
    <w:rPr>
      <w:rFonts w:ascii="Tahoma" w:eastAsiaTheme="minorEastAsia" w:hAnsi="Tahoma" w:cs="Tahoma"/>
      <w:bCs w:val="0"/>
      <w:kern w:val="0"/>
      <w:sz w:val="18"/>
      <w:szCs w:val="18"/>
      <w:lang w:eastAsia="zh-CN"/>
    </w:rPr>
  </w:style>
  <w:style w:type="paragraph" w:customStyle="1" w:styleId="font10">
    <w:name w:val="font10"/>
    <w:basedOn w:val="a"/>
    <w:pPr>
      <w:spacing w:before="100" w:beforeAutospacing="1" w:after="100" w:afterAutospacing="1"/>
    </w:pPr>
    <w:rPr>
      <w:rFonts w:ascii="Tahoma" w:eastAsiaTheme="minorEastAsia" w:hAnsi="Tahoma" w:cs="Tahoma"/>
      <w:b/>
      <w:kern w:val="0"/>
      <w:sz w:val="18"/>
      <w:szCs w:val="18"/>
      <w:lang w:eastAsia="zh-CN"/>
    </w:rPr>
  </w:style>
  <w:style w:type="paragraph" w:customStyle="1" w:styleId="font11">
    <w:name w:val="font11"/>
    <w:basedOn w:val="a"/>
    <w:qFormat/>
    <w:pPr>
      <w:spacing w:before="100" w:beforeAutospacing="1" w:after="100" w:afterAutospacing="1"/>
    </w:pPr>
    <w:rPr>
      <w:rFonts w:eastAsiaTheme="minorEastAsia"/>
      <w:bCs w:val="0"/>
      <w:kern w:val="0"/>
      <w:sz w:val="20"/>
      <w:szCs w:val="20"/>
      <w:lang w:eastAsia="zh-CN"/>
    </w:rPr>
  </w:style>
  <w:style w:type="paragraph" w:customStyle="1" w:styleId="font12">
    <w:name w:val="font12"/>
    <w:basedOn w:val="a"/>
    <w:pPr>
      <w:spacing w:before="100" w:beforeAutospacing="1" w:after="100" w:afterAutospacing="1"/>
    </w:pPr>
    <w:rPr>
      <w:rFonts w:ascii="Tahoma" w:eastAsiaTheme="minorEastAsia" w:hAnsi="Tahoma" w:cs="Tahoma"/>
      <w:b/>
      <w:kern w:val="0"/>
      <w:sz w:val="18"/>
      <w:szCs w:val="18"/>
      <w:lang w:eastAsia="zh-CN"/>
    </w:rPr>
  </w:style>
  <w:style w:type="paragraph" w:customStyle="1" w:styleId="font13">
    <w:name w:val="font13"/>
    <w:basedOn w:val="a"/>
    <w:pPr>
      <w:spacing w:before="100" w:beforeAutospacing="1" w:after="100" w:afterAutospacing="1"/>
    </w:pPr>
    <w:rPr>
      <w:rFonts w:ascii="Symbol" w:eastAsiaTheme="minorEastAsia" w:hAnsi="Symbol" w:cs="宋体"/>
      <w:bCs w:val="0"/>
      <w:kern w:val="0"/>
      <w:sz w:val="20"/>
      <w:szCs w:val="20"/>
      <w:lang w:eastAsia="zh-CN"/>
    </w:rPr>
  </w:style>
  <w:style w:type="paragraph" w:customStyle="1" w:styleId="font14">
    <w:name w:val="font14"/>
    <w:basedOn w:val="a"/>
    <w:pPr>
      <w:spacing w:before="100" w:beforeAutospacing="1" w:after="100" w:afterAutospacing="1"/>
    </w:pPr>
    <w:rPr>
      <w:rFonts w:ascii="Times New Roman" w:eastAsiaTheme="minorEastAsia" w:hAnsi="Times New Roman" w:cs="Times New Roman"/>
      <w:bCs w:val="0"/>
      <w:kern w:val="0"/>
      <w:sz w:val="20"/>
      <w:szCs w:val="20"/>
      <w:lang w:eastAsia="zh-CN"/>
    </w:rPr>
  </w:style>
  <w:style w:type="paragraph" w:customStyle="1" w:styleId="font15">
    <w:name w:val="font15"/>
    <w:basedOn w:val="a"/>
    <w:pPr>
      <w:spacing w:before="100" w:beforeAutospacing="1" w:after="100" w:afterAutospacing="1"/>
    </w:pPr>
    <w:rPr>
      <w:rFonts w:ascii="宋体" w:eastAsiaTheme="minorEastAsia" w:hAnsi="宋体" w:cs="宋体"/>
      <w:bCs w:val="0"/>
      <w:color w:val="auto"/>
      <w:kern w:val="0"/>
      <w:sz w:val="18"/>
      <w:szCs w:val="18"/>
      <w:lang w:eastAsia="zh-CN"/>
    </w:rPr>
  </w:style>
  <w:style w:type="paragraph" w:customStyle="1" w:styleId="xl67">
    <w:name w:val="xl67"/>
    <w:basedOn w:val="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68">
    <w:name w:val="xl68"/>
    <w:basedOn w:val="a"/>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69">
    <w:name w:val="xl69"/>
    <w:basedOn w:val="a"/>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70">
    <w:name w:val="xl70"/>
    <w:basedOn w:val="a"/>
    <w:pPr>
      <w:shd w:val="clear" w:color="000000" w:fill="FFFFFF"/>
      <w:spacing w:before="100" w:beforeAutospacing="1" w:after="100" w:afterAutospacing="1"/>
      <w:jc w:val="center"/>
    </w:pPr>
    <w:rPr>
      <w:rFonts w:ascii="宋体" w:eastAsiaTheme="minorEastAsia" w:hAnsi="宋体" w:cs="宋体"/>
      <w:bCs w:val="0"/>
      <w:color w:val="auto"/>
      <w:kern w:val="0"/>
      <w:sz w:val="24"/>
      <w:szCs w:val="24"/>
      <w:lang w:eastAsia="zh-CN"/>
    </w:rPr>
  </w:style>
  <w:style w:type="paragraph" w:customStyle="1" w:styleId="xl71">
    <w:name w:val="xl71"/>
    <w:basedOn w:val="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2">
    <w:name w:val="xl72"/>
    <w:basedOn w:val="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3">
    <w:name w:val="xl73"/>
    <w:basedOn w:val="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5">
    <w:name w:val="xl75"/>
    <w:basedOn w:val="a"/>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6">
    <w:name w:val="xl76"/>
    <w:basedOn w:val="a"/>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7">
    <w:name w:val="xl77"/>
    <w:basedOn w:val="a"/>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78">
    <w:name w:val="xl78"/>
    <w:basedOn w:val="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9">
    <w:name w:val="xl79"/>
    <w:basedOn w:val="a"/>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0">
    <w:name w:val="xl80"/>
    <w:basedOn w:val="a"/>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1">
    <w:name w:val="xl81"/>
    <w:basedOn w:val="a"/>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2">
    <w:name w:val="xl82"/>
    <w:basedOn w:val="a"/>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3">
    <w:name w:val="xl83"/>
    <w:basedOn w:val="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4">
    <w:name w:val="xl84"/>
    <w:basedOn w:val="a"/>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5">
    <w:name w:val="xl85"/>
    <w:basedOn w:val="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6">
    <w:name w:val="xl86"/>
    <w:basedOn w:val="a"/>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7">
    <w:name w:val="xl87"/>
    <w:basedOn w:val="a"/>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8">
    <w:name w:val="xl88"/>
    <w:basedOn w:val="a"/>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9">
    <w:name w:val="xl89"/>
    <w:basedOn w:val="a"/>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0">
    <w:name w:val="xl90"/>
    <w:basedOn w:val="a"/>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1">
    <w:name w:val="xl91"/>
    <w:basedOn w:val="a"/>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2">
    <w:name w:val="xl92"/>
    <w:basedOn w:val="a"/>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3">
    <w:name w:val="xl93"/>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4">
    <w:name w:val="xl9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5">
    <w:name w:val="xl95"/>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6">
    <w:name w:val="xl96"/>
    <w:basedOn w:val="a"/>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7">
    <w:name w:val="xl97"/>
    <w:basedOn w:val="a"/>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8">
    <w:name w:val="xl98"/>
    <w:basedOn w:val="a"/>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9">
    <w:name w:val="xl99"/>
    <w:basedOn w:val="a"/>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0">
    <w:name w:val="xl100"/>
    <w:basedOn w:val="a"/>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1">
    <w:name w:val="xl101"/>
    <w:basedOn w:val="a"/>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2">
    <w:name w:val="xl102"/>
    <w:basedOn w:val="a"/>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3">
    <w:name w:val="xl103"/>
    <w:basedOn w:val="a"/>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4">
    <w:name w:val="xl104"/>
    <w:basedOn w:val="a"/>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5">
    <w:name w:val="xl105"/>
    <w:basedOn w:val="a"/>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6">
    <w:name w:val="xl106"/>
    <w:basedOn w:val="a"/>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107">
    <w:name w:val="xl107"/>
    <w:basedOn w:val="a"/>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8">
    <w:name w:val="xl108"/>
    <w:basedOn w:val="a"/>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9">
    <w:name w:val="xl109"/>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0">
    <w:name w:val="xl110"/>
    <w:basedOn w:val="a"/>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1">
    <w:name w:val="xl111"/>
    <w:basedOn w:val="a"/>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2">
    <w:name w:val="xl112"/>
    <w:basedOn w:val="a"/>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3">
    <w:name w:val="xl113"/>
    <w:basedOn w:val="a"/>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4">
    <w:name w:val="xl114"/>
    <w:basedOn w:val="a"/>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5">
    <w:name w:val="xl115"/>
    <w:basedOn w:val="a"/>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6">
    <w:name w:val="xl116"/>
    <w:basedOn w:val="a"/>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7">
    <w:name w:val="xl117"/>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8">
    <w:name w:val="xl11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9">
    <w:name w:val="xl119"/>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0">
    <w:name w:val="xl120"/>
    <w:basedOn w:val="a"/>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1">
    <w:name w:val="xl121"/>
    <w:basedOn w:val="a"/>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2">
    <w:name w:val="xl122"/>
    <w:basedOn w:val="a"/>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3">
    <w:name w:val="xl123"/>
    <w:basedOn w:val="a"/>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4">
    <w:name w:val="xl124"/>
    <w:basedOn w:val="a"/>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5">
    <w:name w:val="xl125"/>
    <w:basedOn w:val="a"/>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6">
    <w:name w:val="xl126"/>
    <w:basedOn w:val="a"/>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7">
    <w:name w:val="xl127"/>
    <w:basedOn w:val="a"/>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8">
    <w:name w:val="xl128"/>
    <w:basedOn w:val="a"/>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9">
    <w:name w:val="xl129"/>
    <w:basedOn w:val="a"/>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0">
    <w:name w:val="xl130"/>
    <w:basedOn w:val="a"/>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1">
    <w:name w:val="xl131"/>
    <w:basedOn w:val="a"/>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2">
    <w:name w:val="xl132"/>
    <w:basedOn w:val="a"/>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3">
    <w:name w:val="xl133"/>
    <w:basedOn w:val="a"/>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4">
    <w:name w:val="xl134"/>
    <w:basedOn w:val="a"/>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5">
    <w:name w:val="xl135"/>
    <w:basedOn w:val="a"/>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6">
    <w:name w:val="xl136"/>
    <w:basedOn w:val="a"/>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7">
    <w:name w:val="xl137"/>
    <w:basedOn w:val="a"/>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8">
    <w:name w:val="xl138"/>
    <w:basedOn w:val="a"/>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9">
    <w:name w:val="xl139"/>
    <w:basedOn w:val="a"/>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0">
    <w:name w:val="xl140"/>
    <w:basedOn w:val="a"/>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1">
    <w:name w:val="xl141"/>
    <w:basedOn w:val="a"/>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2">
    <w:name w:val="xl142"/>
    <w:basedOn w:val="a"/>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3">
    <w:name w:val="xl143"/>
    <w:basedOn w:val="a"/>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4">
    <w:name w:val="xl144"/>
    <w:basedOn w:val="a"/>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5">
    <w:name w:val="xl145"/>
    <w:basedOn w:val="a"/>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6">
    <w:name w:val="xl146"/>
    <w:basedOn w:val="a"/>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7">
    <w:name w:val="xl147"/>
    <w:basedOn w:val="a"/>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8">
    <w:name w:val="xl148"/>
    <w:basedOn w:val="a"/>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9">
    <w:name w:val="xl149"/>
    <w:basedOn w:val="a"/>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0">
    <w:name w:val="xl150"/>
    <w:basedOn w:val="a"/>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1">
    <w:name w:val="xl151"/>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2">
    <w:name w:val="xl152"/>
    <w:basedOn w:val="a"/>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3">
    <w:name w:val="xl153"/>
    <w:basedOn w:val="a"/>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4">
    <w:name w:val="xl154"/>
    <w:basedOn w:val="a"/>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5">
    <w:name w:val="xl155"/>
    <w:basedOn w:val="a"/>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6">
    <w:name w:val="xl156"/>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7">
    <w:name w:val="xl15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8">
    <w:name w:val="xl158"/>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9">
    <w:name w:val="xl159"/>
    <w:basedOn w:val="a"/>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0">
    <w:name w:val="xl160"/>
    <w:basedOn w:val="a"/>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1">
    <w:name w:val="xl161"/>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2">
    <w:name w:val="xl162"/>
    <w:basedOn w:val="a"/>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3">
    <w:name w:val="xl163"/>
    <w:basedOn w:val="a"/>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4">
    <w:name w:val="xl164"/>
    <w:basedOn w:val="a"/>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5">
    <w:name w:val="xl165"/>
    <w:basedOn w:val="a"/>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6">
    <w:name w:val="xl166"/>
    <w:basedOn w:val="a"/>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7">
    <w:name w:val="xl167"/>
    <w:basedOn w:val="a"/>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8">
    <w:name w:val="xl168"/>
    <w:basedOn w:val="a"/>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9">
    <w:name w:val="xl169"/>
    <w:basedOn w:val="a"/>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0">
    <w:name w:val="xl170"/>
    <w:basedOn w:val="a"/>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1">
    <w:name w:val="xl171"/>
    <w:basedOn w:val="a"/>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2">
    <w:name w:val="xl172"/>
    <w:basedOn w:val="a"/>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3">
    <w:name w:val="xl173"/>
    <w:basedOn w:val="a"/>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4">
    <w:name w:val="xl174"/>
    <w:basedOn w:val="a"/>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5">
    <w:name w:val="xl175"/>
    <w:basedOn w:val="a"/>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6">
    <w:name w:val="xl176"/>
    <w:basedOn w:val="a"/>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7">
    <w:name w:val="xl177"/>
    <w:basedOn w:val="a"/>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8">
    <w:name w:val="xl178"/>
    <w:basedOn w:val="a"/>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9">
    <w:name w:val="xl179"/>
    <w:basedOn w:val="a"/>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0">
    <w:name w:val="xl180"/>
    <w:basedOn w:val="a"/>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1">
    <w:name w:val="xl181"/>
    <w:basedOn w:val="a"/>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2">
    <w:name w:val="xl182"/>
    <w:basedOn w:val="a"/>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3">
    <w:name w:val="xl183"/>
    <w:basedOn w:val="a"/>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4">
    <w:name w:val="xl184"/>
    <w:basedOn w:val="a"/>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5">
    <w:name w:val="xl185"/>
    <w:basedOn w:val="a"/>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6">
    <w:name w:val="xl186"/>
    <w:basedOn w:val="a"/>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7">
    <w:name w:val="xl187"/>
    <w:basedOn w:val="a"/>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8">
    <w:name w:val="xl188"/>
    <w:basedOn w:val="a"/>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9">
    <w:name w:val="xl189"/>
    <w:basedOn w:val="a"/>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0">
    <w:name w:val="xl190"/>
    <w:basedOn w:val="a"/>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191">
    <w:name w:val="xl191"/>
    <w:basedOn w:val="a"/>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2">
    <w:name w:val="xl192"/>
    <w:basedOn w:val="a"/>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3">
    <w:name w:val="xl193"/>
    <w:basedOn w:val="a"/>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4">
    <w:name w:val="xl194"/>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5">
    <w:name w:val="xl195"/>
    <w:basedOn w:val="a"/>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6">
    <w:name w:val="xl196"/>
    <w:basedOn w:val="a"/>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7">
    <w:name w:val="xl197"/>
    <w:basedOn w:val="a"/>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8">
    <w:name w:val="xl198"/>
    <w:basedOn w:val="a"/>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9">
    <w:name w:val="xl199"/>
    <w:basedOn w:val="a"/>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0">
    <w:name w:val="xl200"/>
    <w:basedOn w:val="a"/>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1">
    <w:name w:val="xl201"/>
    <w:basedOn w:val="a"/>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2">
    <w:name w:val="xl202"/>
    <w:basedOn w:val="a"/>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3">
    <w:name w:val="xl203"/>
    <w:basedOn w:val="a"/>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4">
    <w:name w:val="xl204"/>
    <w:basedOn w:val="a"/>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5">
    <w:name w:val="xl205"/>
    <w:basedOn w:val="a"/>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6">
    <w:name w:val="xl206"/>
    <w:basedOn w:val="a"/>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7">
    <w:name w:val="xl207"/>
    <w:basedOn w:val="a"/>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8">
    <w:name w:val="xl208"/>
    <w:basedOn w:val="a"/>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09">
    <w:name w:val="xl209"/>
    <w:basedOn w:val="a"/>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10">
    <w:name w:val="xl210"/>
    <w:basedOn w:val="a"/>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11">
    <w:name w:val="xl211"/>
    <w:basedOn w:val="a"/>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5">
    <w:name w:val="xl215"/>
    <w:basedOn w:val="a"/>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6">
    <w:name w:val="xl216"/>
    <w:basedOn w:val="a"/>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17">
    <w:name w:val="xl217"/>
    <w:basedOn w:val="a"/>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8">
    <w:name w:val="xl218"/>
    <w:basedOn w:val="a"/>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19">
    <w:name w:val="xl219"/>
    <w:basedOn w:val="a"/>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0">
    <w:name w:val="xl220"/>
    <w:basedOn w:val="a"/>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1">
    <w:name w:val="xl221"/>
    <w:basedOn w:val="a"/>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2">
    <w:name w:val="xl222"/>
    <w:basedOn w:val="a"/>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3">
    <w:name w:val="xl223"/>
    <w:basedOn w:val="a"/>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4">
    <w:name w:val="xl224"/>
    <w:basedOn w:val="a"/>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5">
    <w:name w:val="xl225"/>
    <w:basedOn w:val="a"/>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6">
    <w:name w:val="xl226"/>
    <w:basedOn w:val="a"/>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7">
    <w:name w:val="xl227"/>
    <w:basedOn w:val="a"/>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8">
    <w:name w:val="xl228"/>
    <w:basedOn w:val="a"/>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9">
    <w:name w:val="xl229"/>
    <w:basedOn w:val="a"/>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0">
    <w:name w:val="xl230"/>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1">
    <w:name w:val="xl231"/>
    <w:basedOn w:val="a"/>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2">
    <w:name w:val="xl232"/>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3">
    <w:name w:val="xl233"/>
    <w:basedOn w:val="a"/>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4">
    <w:name w:val="xl234"/>
    <w:basedOn w:val="a"/>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5">
    <w:name w:val="xl235"/>
    <w:basedOn w:val="a"/>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6">
    <w:name w:val="xl236"/>
    <w:basedOn w:val="a"/>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37">
    <w:name w:val="xl237"/>
    <w:basedOn w:val="a"/>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38">
    <w:name w:val="xl238"/>
    <w:basedOn w:val="a"/>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39">
    <w:name w:val="xl239"/>
    <w:basedOn w:val="a"/>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0">
    <w:name w:val="xl24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41">
    <w:name w:val="xl241"/>
    <w:basedOn w:val="a"/>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5">
    <w:name w:val="xl245"/>
    <w:basedOn w:val="a"/>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46">
    <w:name w:val="xl246"/>
    <w:basedOn w:val="a"/>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47">
    <w:name w:val="xl247"/>
    <w:basedOn w:val="a"/>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8">
    <w:name w:val="xl248"/>
    <w:basedOn w:val="a"/>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9">
    <w:name w:val="xl249"/>
    <w:basedOn w:val="a"/>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0">
    <w:name w:val="xl250"/>
    <w:basedOn w:val="a"/>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1">
    <w:name w:val="xl251"/>
    <w:basedOn w:val="a"/>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2">
    <w:name w:val="xl252"/>
    <w:basedOn w:val="a"/>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3">
    <w:name w:val="xl253"/>
    <w:basedOn w:val="a"/>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58">
    <w:name w:val="xl258"/>
    <w:basedOn w:val="a"/>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59">
    <w:name w:val="xl259"/>
    <w:basedOn w:val="a"/>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60">
    <w:name w:val="xl260"/>
    <w:basedOn w:val="a"/>
    <w:qFormat/>
    <w:pPr>
      <w:pBdr>
        <w:left w:val="single" w:sz="8" w:space="0" w:color="auto"/>
      </w:pBdr>
      <w:shd w:val="clear" w:color="000000" w:fill="D8D8D8"/>
      <w:spacing w:before="100" w:beforeAutospacing="1" w:after="100" w:afterAutospacing="1"/>
      <w:jc w:val="center"/>
    </w:pPr>
    <w:rPr>
      <w:rFonts w:ascii="宋体" w:eastAsiaTheme="minorEastAsia" w:hAnsi="宋体" w:cs="宋体"/>
      <w:b/>
      <w:color w:val="auto"/>
      <w:kern w:val="0"/>
      <w:sz w:val="24"/>
      <w:szCs w:val="24"/>
      <w:lang w:eastAsia="zh-CN"/>
    </w:rPr>
  </w:style>
  <w:style w:type="paragraph" w:customStyle="1" w:styleId="xl261">
    <w:name w:val="xl261"/>
    <w:basedOn w:val="a"/>
    <w:qFormat/>
    <w:pPr>
      <w:shd w:val="clear" w:color="000000" w:fill="D8D8D8"/>
      <w:spacing w:before="100" w:beforeAutospacing="1" w:after="100" w:afterAutospacing="1"/>
      <w:jc w:val="center"/>
    </w:pPr>
    <w:rPr>
      <w:rFonts w:ascii="宋体" w:eastAsiaTheme="minorEastAsia" w:hAnsi="宋体" w:cs="宋体"/>
      <w:b/>
      <w:color w:val="auto"/>
      <w:kern w:val="0"/>
      <w:sz w:val="24"/>
      <w:szCs w:val="24"/>
      <w:lang w:eastAsia="zh-CN"/>
    </w:rPr>
  </w:style>
  <w:style w:type="paragraph" w:customStyle="1" w:styleId="xl262">
    <w:name w:val="xl262"/>
    <w:basedOn w:val="a"/>
    <w:qFormat/>
    <w:pPr>
      <w:pBdr>
        <w:right w:val="single" w:sz="8" w:space="0" w:color="auto"/>
      </w:pBdr>
      <w:shd w:val="clear" w:color="000000" w:fill="D8D8D8"/>
      <w:spacing w:before="100" w:beforeAutospacing="1" w:after="100" w:afterAutospacing="1"/>
      <w:jc w:val="center"/>
    </w:pPr>
    <w:rPr>
      <w:rFonts w:ascii="宋体" w:eastAsiaTheme="minorEastAsia" w:hAnsi="宋体" w:cs="宋体"/>
      <w:b/>
      <w:color w:val="auto"/>
      <w:kern w:val="0"/>
      <w:sz w:val="24"/>
      <w:szCs w:val="24"/>
      <w:lang w:eastAsia="zh-CN"/>
    </w:rPr>
  </w:style>
  <w:style w:type="paragraph" w:customStyle="1" w:styleId="xl263">
    <w:name w:val="xl263"/>
    <w:basedOn w:val="a"/>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4">
    <w:name w:val="xl264"/>
    <w:basedOn w:val="a"/>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5">
    <w:name w:val="xl265"/>
    <w:basedOn w:val="a"/>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66">
    <w:name w:val="xl266"/>
    <w:basedOn w:val="a"/>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67">
    <w:name w:val="xl267"/>
    <w:basedOn w:val="a"/>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68">
    <w:name w:val="xl268"/>
    <w:basedOn w:val="a"/>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9">
    <w:name w:val="xl269"/>
    <w:basedOn w:val="a"/>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0">
    <w:name w:val="xl270"/>
    <w:basedOn w:val="a"/>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1">
    <w:name w:val="xl271"/>
    <w:basedOn w:val="a"/>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2">
    <w:name w:val="xl272"/>
    <w:basedOn w:val="a"/>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3">
    <w:name w:val="xl273"/>
    <w:basedOn w:val="a"/>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4">
    <w:name w:val="xl274"/>
    <w:basedOn w:val="a"/>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5">
    <w:name w:val="xl275"/>
    <w:basedOn w:val="a"/>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6">
    <w:name w:val="xl276"/>
    <w:basedOn w:val="a"/>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7">
    <w:name w:val="xl277"/>
    <w:basedOn w:val="a"/>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8">
    <w:name w:val="xl278"/>
    <w:basedOn w:val="a"/>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79">
    <w:name w:val="xl279"/>
    <w:basedOn w:val="a"/>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80">
    <w:name w:val="xl280"/>
    <w:basedOn w:val="a"/>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1">
    <w:name w:val="xl281"/>
    <w:basedOn w:val="a"/>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2">
    <w:name w:val="xl282"/>
    <w:basedOn w:val="a"/>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3">
    <w:name w:val="xl283"/>
    <w:basedOn w:val="a"/>
    <w:qFormat/>
    <w:pPr>
      <w:pBdr>
        <w:lef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84">
    <w:name w:val="xl284"/>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85">
    <w:name w:val="xl285"/>
    <w:basedOn w:val="a"/>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86">
    <w:name w:val="xl286"/>
    <w:basedOn w:val="a"/>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7">
    <w:name w:val="xl287"/>
    <w:basedOn w:val="a"/>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character" w:customStyle="1" w:styleId="contenttitle3">
    <w:name w:val="contenttitle3"/>
    <w:basedOn w:val="a0"/>
    <w:qFormat/>
    <w:rPr>
      <w:b/>
      <w:bCs/>
      <w:color w:val="35A1D4"/>
    </w:rPr>
  </w:style>
  <w:style w:type="character" w:customStyle="1" w:styleId="af5">
    <w:name w:val="标题 字符"/>
    <w:basedOn w:val="a0"/>
    <w:link w:val="af4"/>
    <w:qFormat/>
    <w:rPr>
      <w:rFonts w:ascii="Arial" w:hAnsi="Arial" w:cs="Arial"/>
      <w:b/>
      <w:bCs/>
      <w:sz w:val="32"/>
      <w:szCs w:val="32"/>
    </w:rPr>
  </w:style>
  <w:style w:type="paragraph" w:customStyle="1" w:styleId="DocumentText">
    <w:name w:val="Document Text"/>
    <w:link w:val="DocumentTextChar"/>
    <w:qFormat/>
    <w:pPr>
      <w:spacing w:after="120"/>
    </w:pPr>
    <w:rPr>
      <w:rFonts w:ascii="Helvetica" w:hAnsi="Helvetica"/>
      <w:sz w:val="24"/>
      <w:lang w:eastAsia="en-US"/>
    </w:rPr>
  </w:style>
  <w:style w:type="character" w:customStyle="1" w:styleId="DocumentTextChar">
    <w:name w:val="Document Text Char"/>
    <w:link w:val="DocumentText"/>
    <w:qFormat/>
    <w:locked/>
    <w:rPr>
      <w:rFonts w:ascii="Helvetica" w:eastAsia="宋体" w:hAnsi="Helvetica" w:cs="Times New Roman"/>
      <w:kern w:val="0"/>
      <w:sz w:val="24"/>
      <w:szCs w:val="20"/>
      <w:lang w:eastAsia="en-US"/>
    </w:rPr>
  </w:style>
  <w:style w:type="character" w:customStyle="1" w:styleId="afe">
    <w:name w:val="消息标题号"/>
    <w:qFormat/>
    <w:rPr>
      <w:rFonts w:ascii="Arial Black" w:eastAsia="黑体" w:hAnsi="Arial Black"/>
      <w:spacing w:val="-10"/>
      <w:sz w:val="21"/>
    </w:rPr>
  </w:style>
  <w:style w:type="character" w:customStyle="1" w:styleId="keyword3">
    <w:name w:val="keyword3"/>
    <w:basedOn w:val="a0"/>
    <w:qFormat/>
    <w:rPr>
      <w:b/>
      <w:bCs/>
      <w:color w:val="000000"/>
      <w:sz w:val="29"/>
      <w:szCs w:val="29"/>
    </w:rPr>
  </w:style>
  <w:style w:type="character" w:customStyle="1" w:styleId="con">
    <w:name w:val="con"/>
    <w:basedOn w:val="a0"/>
    <w:qFormat/>
  </w:style>
  <w:style w:type="table" w:customStyle="1" w:styleId="14">
    <w:name w:val="网格型1"/>
    <w:basedOn w:val="a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d">
    <w:name w:val="列出段落 字符"/>
    <w:link w:val="afc"/>
    <w:uiPriority w:val="34"/>
    <w:locked/>
    <w:rPr>
      <w:rFonts w:ascii="Arial" w:eastAsia="Arial" w:hAnsi="Arial" w:cs="Arial"/>
      <w:bCs/>
      <w:color w:val="000000"/>
      <w:kern w:val="32"/>
      <w:szCs w:val="32"/>
      <w:lang w:eastAsia="en-US"/>
    </w:rPr>
  </w:style>
  <w:style w:type="character" w:customStyle="1" w:styleId="tgt">
    <w:name w:val="tgt"/>
    <w:basedOn w:val="a0"/>
    <w:qFormat/>
  </w:style>
  <w:style w:type="character" w:customStyle="1" w:styleId="tgt1">
    <w:name w:val="tgt1"/>
    <w:basedOn w:val="a0"/>
    <w:qFormat/>
  </w:style>
  <w:style w:type="paragraph" w:customStyle="1" w:styleId="src">
    <w:name w:val="src"/>
    <w:basedOn w:val="a"/>
    <w:qFormat/>
    <w:pPr>
      <w:spacing w:before="100" w:beforeAutospacing="1" w:after="100" w:afterAutospacing="1"/>
    </w:pPr>
    <w:rPr>
      <w:rFonts w:ascii="宋体" w:eastAsia="宋体" w:hAnsi="宋体" w:cs="宋体"/>
      <w:bCs w:val="0"/>
      <w:color w:val="auto"/>
      <w:kern w:val="0"/>
      <w:sz w:val="24"/>
      <w:szCs w:val="24"/>
      <w:lang w:eastAsia="zh-CN"/>
    </w:rPr>
  </w:style>
  <w:style w:type="paragraph" w:customStyle="1" w:styleId="CommentText2">
    <w:name w:val="Comment Text2"/>
    <w:basedOn w:val="a"/>
    <w:link w:val="CommentTextChar2"/>
    <w:uiPriority w:val="99"/>
    <w:unhideWhenUsed/>
    <w:qFormat/>
    <w:pPr>
      <w:widowControl w:val="0"/>
      <w:jc w:val="both"/>
    </w:pPr>
    <w:rPr>
      <w:rFonts w:asciiTheme="minorHAnsi" w:eastAsiaTheme="minorEastAsia" w:hAnsiTheme="minorHAnsi" w:cstheme="minorBidi"/>
      <w:bCs w:val="0"/>
      <w:color w:val="auto"/>
      <w:kern w:val="2"/>
      <w:sz w:val="20"/>
      <w:szCs w:val="20"/>
      <w:lang w:eastAsia="zh-CN"/>
    </w:rPr>
  </w:style>
  <w:style w:type="paragraph" w:customStyle="1" w:styleId="CommentText3">
    <w:name w:val="Comment Text3"/>
    <w:basedOn w:val="a"/>
    <w:link w:val="CommentTextChar3"/>
    <w:uiPriority w:val="99"/>
    <w:unhideWhenUsed/>
    <w:qFormat/>
    <w:pPr>
      <w:widowControl w:val="0"/>
      <w:jc w:val="both"/>
    </w:pPr>
    <w:rPr>
      <w:rFonts w:asciiTheme="minorHAnsi" w:eastAsiaTheme="minorEastAsia" w:hAnsiTheme="minorHAnsi" w:cstheme="minorBidi"/>
      <w:bCs w:val="0"/>
      <w:color w:val="auto"/>
      <w:kern w:val="2"/>
      <w:sz w:val="20"/>
      <w:szCs w:val="20"/>
      <w:lang w:eastAsia="zh-CN"/>
    </w:rPr>
  </w:style>
  <w:style w:type="character" w:customStyle="1" w:styleId="72">
    <w:name w:val="批注文字 字符7"/>
    <w:basedOn w:val="a0"/>
    <w:uiPriority w:val="99"/>
    <w:qFormat/>
    <w:rPr>
      <w:sz w:val="20"/>
      <w:szCs w:val="20"/>
    </w:rPr>
  </w:style>
  <w:style w:type="character" w:customStyle="1" w:styleId="UnresolvedMention1">
    <w:name w:val="Unresolved Mention1"/>
    <w:basedOn w:val="a0"/>
    <w:uiPriority w:val="99"/>
    <w:unhideWhenUsed/>
    <w:qFormat/>
    <w:rPr>
      <w:color w:val="605E5C"/>
      <w:shd w:val="clear" w:color="auto" w:fill="E1DFDD"/>
    </w:rPr>
  </w:style>
  <w:style w:type="character" w:customStyle="1" w:styleId="Mention1">
    <w:name w:val="Mention1"/>
    <w:basedOn w:val="a0"/>
    <w:uiPriority w:val="99"/>
    <w:unhideWhenUsed/>
    <w:qFormat/>
    <w:rPr>
      <w:color w:val="2B579A"/>
      <w:shd w:val="clear" w:color="auto" w:fill="E1DFDD"/>
    </w:rPr>
  </w:style>
  <w:style w:type="character" w:customStyle="1" w:styleId="UnresolvedMention2">
    <w:name w:val="Unresolved Mention2"/>
    <w:basedOn w:val="a0"/>
    <w:uiPriority w:val="99"/>
    <w:unhideWhenUsed/>
    <w:qFormat/>
    <w:rPr>
      <w:color w:val="605E5C"/>
      <w:shd w:val="clear" w:color="auto" w:fill="E1DFDD"/>
    </w:rPr>
  </w:style>
  <w:style w:type="character" w:customStyle="1" w:styleId="Mention2">
    <w:name w:val="Mention2"/>
    <w:basedOn w:val="a0"/>
    <w:uiPriority w:val="99"/>
    <w:unhideWhenUsed/>
    <w:qFormat/>
    <w:rPr>
      <w:color w:val="2B579A"/>
      <w:shd w:val="clear" w:color="auto" w:fill="E1DFDD"/>
    </w:rPr>
  </w:style>
  <w:style w:type="paragraph" w:styleId="aff">
    <w:name w:val="Revision"/>
    <w:hidden/>
    <w:uiPriority w:val="99"/>
    <w:semiHidden/>
    <w:rsid w:val="00EE30EB"/>
    <w:rPr>
      <w:rFonts w:ascii="Arial" w:eastAsia="Arial" w:hAnsi="Arial" w:cs="Arial"/>
      <w:bCs/>
      <w:color w:val="000000"/>
      <w:kern w:val="32"/>
      <w:sz w:val="21"/>
      <w:szCs w:val="32"/>
      <w:lang w:eastAsia="en-US"/>
    </w:rPr>
  </w:style>
  <w:style w:type="character" w:customStyle="1" w:styleId="UnresolvedMention3">
    <w:name w:val="Unresolved Mention3"/>
    <w:basedOn w:val="a0"/>
    <w:uiPriority w:val="99"/>
    <w:semiHidden/>
    <w:unhideWhenUsed/>
    <w:rsid w:val="00946B0A"/>
    <w:rPr>
      <w:color w:val="605E5C"/>
      <w:shd w:val="clear" w:color="auto" w:fill="E1DFDD"/>
    </w:rPr>
  </w:style>
  <w:style w:type="paragraph" w:styleId="TOC">
    <w:name w:val="TOC Heading"/>
    <w:basedOn w:val="1"/>
    <w:next w:val="a"/>
    <w:uiPriority w:val="39"/>
    <w:unhideWhenUsed/>
    <w:qFormat/>
    <w:rsid w:val="00185E8B"/>
    <w:pPr>
      <w:keepLines/>
      <w:spacing w:beforeLines="0" w:before="240" w:afterLines="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aff0">
    <w:name w:val="annotation text"/>
    <w:basedOn w:val="a"/>
    <w:link w:val="aff1"/>
    <w:uiPriority w:val="99"/>
    <w:qFormat/>
  </w:style>
  <w:style w:type="character" w:customStyle="1" w:styleId="aff1">
    <w:name w:val="批注文字 字符"/>
    <w:basedOn w:val="a0"/>
    <w:link w:val="aff0"/>
    <w:uiPriority w:val="99"/>
    <w:rPr>
      <w:rFonts w:ascii="Arial" w:eastAsia="Arial" w:hAnsi="Arial" w:cs="Arial"/>
      <w:bCs/>
      <w:color w:val="000000"/>
      <w:kern w:val="32"/>
      <w:sz w:val="21"/>
      <w:szCs w:val="32"/>
      <w:lang w:eastAsia="en-US"/>
    </w:rPr>
  </w:style>
  <w:style w:type="character" w:styleId="aff2">
    <w:name w:val="annotation reference"/>
    <w:basedOn w:val="a0"/>
    <w:uiPriority w:val="99"/>
    <w:qFormat/>
    <w:rPr>
      <w:sz w:val="21"/>
      <w:szCs w:val="21"/>
    </w:rPr>
  </w:style>
  <w:style w:type="paragraph" w:styleId="aff3">
    <w:name w:val="annotation subject"/>
    <w:basedOn w:val="aff0"/>
    <w:next w:val="aff0"/>
    <w:link w:val="aff4"/>
    <w:uiPriority w:val="99"/>
    <w:semiHidden/>
    <w:unhideWhenUsed/>
    <w:qFormat/>
    <w:rsid w:val="000241FD"/>
    <w:rPr>
      <w:b/>
    </w:rPr>
  </w:style>
  <w:style w:type="character" w:customStyle="1" w:styleId="aff4">
    <w:name w:val="批注主题 字符"/>
    <w:basedOn w:val="aff1"/>
    <w:link w:val="aff3"/>
    <w:uiPriority w:val="99"/>
    <w:semiHidden/>
    <w:rsid w:val="000241FD"/>
    <w:rPr>
      <w:rFonts w:ascii="Arial" w:eastAsia="Arial" w:hAnsi="Arial" w:cs="Arial"/>
      <w:b/>
      <w:bCs/>
      <w:color w:val="000000"/>
      <w:kern w:val="32"/>
      <w:sz w:val="21"/>
      <w:szCs w:val="32"/>
      <w:lang w:eastAsia="en-US"/>
    </w:rPr>
  </w:style>
  <w:style w:type="paragraph" w:customStyle="1" w:styleId="CommentText4">
    <w:name w:val="Comment Text4"/>
    <w:basedOn w:val="a"/>
    <w:link w:val="CommentTextChar1"/>
    <w:uiPriority w:val="99"/>
    <w:qFormat/>
    <w:rsid w:val="00EE1557"/>
  </w:style>
  <w:style w:type="character" w:customStyle="1" w:styleId="CommentTextChar1">
    <w:name w:val="Comment Text Char1"/>
    <w:basedOn w:val="a0"/>
    <w:link w:val="CommentText4"/>
    <w:uiPriority w:val="99"/>
    <w:rsid w:val="00EE1557"/>
    <w:rPr>
      <w:rFonts w:ascii="Arial" w:eastAsia="Arial" w:hAnsi="Arial" w:cs="Arial"/>
      <w:bCs/>
      <w:color w:val="000000"/>
      <w:kern w:val="32"/>
      <w:sz w:val="21"/>
      <w:szCs w:val="32"/>
      <w:lang w:eastAsia="en-US"/>
    </w:rPr>
  </w:style>
  <w:style w:type="character" w:customStyle="1" w:styleId="CommentReference2">
    <w:name w:val="Comment Reference2"/>
    <w:basedOn w:val="a0"/>
    <w:uiPriority w:val="99"/>
    <w:qFormat/>
    <w:rsid w:val="00EE1557"/>
    <w:rPr>
      <w:sz w:val="21"/>
      <w:szCs w:val="21"/>
    </w:rPr>
  </w:style>
  <w:style w:type="paragraph" w:styleId="aff5">
    <w:name w:val="endnote text"/>
    <w:basedOn w:val="a"/>
    <w:link w:val="aff6"/>
    <w:semiHidden/>
    <w:unhideWhenUsed/>
    <w:rsid w:val="00795A88"/>
    <w:pPr>
      <w:snapToGrid w:val="0"/>
    </w:pPr>
  </w:style>
  <w:style w:type="character" w:customStyle="1" w:styleId="aff6">
    <w:name w:val="尾注文本 字符"/>
    <w:basedOn w:val="a0"/>
    <w:link w:val="aff5"/>
    <w:semiHidden/>
    <w:qFormat/>
    <w:rsid w:val="00795A88"/>
    <w:rPr>
      <w:rFonts w:ascii="Arial" w:eastAsia="Arial" w:hAnsi="Arial" w:cs="Arial"/>
      <w:bCs/>
      <w:color w:val="000000"/>
      <w:kern w:val="32"/>
      <w:sz w:val="21"/>
      <w:szCs w:val="32"/>
      <w:lang w:eastAsia="en-US"/>
    </w:rPr>
  </w:style>
  <w:style w:type="character" w:styleId="aff7">
    <w:name w:val="endnote reference"/>
    <w:basedOn w:val="a0"/>
    <w:semiHidden/>
    <w:unhideWhenUsed/>
    <w:rsid w:val="00795A88"/>
    <w:rPr>
      <w:vertAlign w:val="superscript"/>
    </w:rPr>
  </w:style>
  <w:style w:type="character" w:customStyle="1" w:styleId="CommentTextChar2">
    <w:name w:val="Comment Text Char2"/>
    <w:basedOn w:val="a0"/>
    <w:link w:val="CommentText2"/>
    <w:uiPriority w:val="99"/>
    <w:rsid w:val="004A5D81"/>
    <w:rPr>
      <w:rFonts w:asciiTheme="minorHAnsi" w:eastAsiaTheme="minorEastAsia" w:hAnsiTheme="minorHAnsi" w:cstheme="minorBidi"/>
      <w:kern w:val="2"/>
    </w:rPr>
  </w:style>
  <w:style w:type="character" w:customStyle="1" w:styleId="CommentReference">
    <w:name w:val="Comment Reference"/>
    <w:basedOn w:val="a0"/>
    <w:qFormat/>
    <w:rsid w:val="004A5D81"/>
    <w:rPr>
      <w:sz w:val="21"/>
      <w:szCs w:val="21"/>
    </w:rPr>
  </w:style>
  <w:style w:type="paragraph" w:customStyle="1" w:styleId="Default">
    <w:name w:val="Default"/>
    <w:rsid w:val="003D77B9"/>
    <w:pPr>
      <w:widowControl w:val="0"/>
      <w:autoSpaceDE w:val="0"/>
      <w:autoSpaceDN w:val="0"/>
      <w:adjustRightInd w:val="0"/>
    </w:pPr>
    <w:rPr>
      <w:rFonts w:ascii="Times New Roman" w:hAnsi="Times New Roman"/>
      <w:color w:val="000000"/>
      <w:sz w:val="24"/>
      <w:szCs w:val="24"/>
    </w:rPr>
  </w:style>
  <w:style w:type="character" w:customStyle="1" w:styleId="40">
    <w:name w:val="标题 4 字符"/>
    <w:basedOn w:val="a0"/>
    <w:link w:val="4"/>
    <w:rsid w:val="00BC6AB5"/>
    <w:rPr>
      <w:rFonts w:ascii="Times New Roman" w:hAnsi="Times New Roman"/>
      <w:i/>
      <w:kern w:val="2"/>
      <w:sz w:val="21"/>
    </w:rPr>
  </w:style>
  <w:style w:type="character" w:customStyle="1" w:styleId="50">
    <w:name w:val="标题 5 字符"/>
    <w:basedOn w:val="a0"/>
    <w:link w:val="5"/>
    <w:rsid w:val="00BC6AB5"/>
    <w:rPr>
      <w:rFonts w:ascii="Times New Roman" w:hAnsi="Times New Roman"/>
      <w:i/>
      <w:kern w:val="2"/>
      <w:sz w:val="24"/>
    </w:rPr>
  </w:style>
  <w:style w:type="character" w:customStyle="1" w:styleId="60">
    <w:name w:val="标题 6 字符"/>
    <w:basedOn w:val="a0"/>
    <w:link w:val="6"/>
    <w:rsid w:val="00BC6AB5"/>
    <w:rPr>
      <w:rFonts w:ascii="Times New Roman" w:hAnsi="Times New Roman"/>
      <w:i/>
      <w:kern w:val="2"/>
      <w:sz w:val="21"/>
    </w:rPr>
  </w:style>
  <w:style w:type="character" w:customStyle="1" w:styleId="80">
    <w:name w:val="标题 8 字符"/>
    <w:basedOn w:val="a0"/>
    <w:link w:val="8"/>
    <w:rsid w:val="00BC6AB5"/>
    <w:rPr>
      <w:rFonts w:ascii="Times New Roman" w:hAnsi="Times New Roman"/>
      <w:b/>
      <w:i/>
      <w:kern w:val="2"/>
      <w:sz w:val="21"/>
    </w:rPr>
  </w:style>
  <w:style w:type="character" w:customStyle="1" w:styleId="90">
    <w:name w:val="标题 9 字符"/>
    <w:basedOn w:val="a0"/>
    <w:link w:val="9"/>
    <w:rsid w:val="00BC6AB5"/>
    <w:rPr>
      <w:rFonts w:ascii="Times New Roman" w:hAnsi="Times New Roman"/>
      <w:i/>
      <w:kern w:val="2"/>
      <w:sz w:val="22"/>
    </w:rPr>
  </w:style>
  <w:style w:type="paragraph" w:styleId="HTML">
    <w:name w:val="HTML Preformatted"/>
    <w:basedOn w:val="a"/>
    <w:link w:val="HTML0"/>
    <w:qFormat/>
    <w:rsid w:val="00BC6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color w:val="auto"/>
      <w:kern w:val="0"/>
      <w:sz w:val="20"/>
      <w:szCs w:val="20"/>
      <w:lang w:eastAsia="zh-CN"/>
    </w:rPr>
  </w:style>
  <w:style w:type="character" w:customStyle="1" w:styleId="HTML0">
    <w:name w:val="HTML 预设格式 字符"/>
    <w:basedOn w:val="a0"/>
    <w:link w:val="HTML"/>
    <w:rsid w:val="00BC6AB5"/>
    <w:rPr>
      <w:rFonts w:ascii="黑体" w:eastAsia="黑体" w:hAnsi="Courier New"/>
    </w:rPr>
  </w:style>
  <w:style w:type="character" w:customStyle="1" w:styleId="af3">
    <w:name w:val="普通(网站) 字符"/>
    <w:basedOn w:val="a0"/>
    <w:link w:val="af2"/>
    <w:uiPriority w:val="99"/>
    <w:qFormat/>
    <w:rsid w:val="00BC6AB5"/>
    <w:rPr>
      <w:rFonts w:ascii="Arial" w:eastAsia="Arial" w:hAnsi="Arial" w:cs="Arial"/>
      <w:bCs/>
      <w:color w:val="000000"/>
      <w:kern w:val="32"/>
      <w:sz w:val="21"/>
      <w:szCs w:val="32"/>
      <w:lang w:eastAsia="en-US"/>
    </w:rPr>
  </w:style>
  <w:style w:type="paragraph" w:customStyle="1" w:styleId="TOC1">
    <w:name w:val="TOC 标题1"/>
    <w:basedOn w:val="1"/>
    <w:next w:val="a"/>
    <w:uiPriority w:val="39"/>
    <w:qFormat/>
    <w:rsid w:val="00BC6AB5"/>
    <w:pPr>
      <w:keepLines/>
      <w:spacing w:beforeLines="0" w:before="480" w:afterLines="0" w:after="0"/>
      <w:outlineLvl w:val="9"/>
    </w:pPr>
    <w:rPr>
      <w:rFonts w:ascii="Cambria" w:eastAsia="MS Gothic" w:hAnsi="Cambria"/>
      <w:bCs w:val="0"/>
      <w:color w:val="365F91"/>
      <w:kern w:val="0"/>
      <w:sz w:val="28"/>
      <w:szCs w:val="28"/>
      <w:lang w:eastAsia="ja-JP"/>
    </w:rPr>
  </w:style>
  <w:style w:type="character" w:customStyle="1" w:styleId="longtext">
    <w:name w:val="long_text"/>
    <w:basedOn w:val="a0"/>
    <w:rsid w:val="00BC6AB5"/>
  </w:style>
  <w:style w:type="character" w:customStyle="1" w:styleId="CharChar7">
    <w:name w:val="Char Char7"/>
    <w:qFormat/>
    <w:rsid w:val="00BC6AB5"/>
    <w:rPr>
      <w:rFonts w:ascii="Arial" w:eastAsia="宋体" w:hAnsi="Arial"/>
      <w:b/>
      <w:kern w:val="32"/>
      <w:sz w:val="32"/>
      <w:lang w:val="en-US" w:eastAsia="en-US" w:bidi="ar-SA"/>
    </w:rPr>
  </w:style>
  <w:style w:type="character" w:customStyle="1" w:styleId="CharChar6">
    <w:name w:val="Char Char6"/>
    <w:rsid w:val="00BC6AB5"/>
    <w:rPr>
      <w:rFonts w:ascii="Arial" w:eastAsia="宋体" w:hAnsi="Arial"/>
      <w:b/>
      <w:sz w:val="24"/>
      <w:lang w:val="en-US" w:eastAsia="en-US"/>
    </w:rPr>
  </w:style>
  <w:style w:type="character" w:customStyle="1" w:styleId="CharChar5">
    <w:name w:val="Char Char5"/>
    <w:rsid w:val="00BC6AB5"/>
    <w:rPr>
      <w:rFonts w:eastAsia="宋体"/>
      <w:i/>
      <w:kern w:val="2"/>
      <w:sz w:val="21"/>
      <w:lang w:val="en-US" w:eastAsia="zh-CN"/>
    </w:rPr>
  </w:style>
  <w:style w:type="character" w:customStyle="1" w:styleId="Char">
    <w:name w:val="Char"/>
    <w:rsid w:val="00BC6AB5"/>
    <w:rPr>
      <w:rFonts w:eastAsia="宋体"/>
      <w:i/>
      <w:kern w:val="2"/>
      <w:sz w:val="21"/>
      <w:lang w:val="en-US" w:eastAsia="zh-CN"/>
    </w:rPr>
  </w:style>
  <w:style w:type="paragraph" w:customStyle="1" w:styleId="Style26">
    <w:name w:val="_Style 26"/>
    <w:basedOn w:val="a"/>
    <w:next w:val="af2"/>
    <w:rsid w:val="00BC6AB5"/>
    <w:pPr>
      <w:spacing w:before="100" w:beforeAutospacing="1" w:after="100" w:afterAutospacing="1"/>
    </w:pPr>
    <w:rPr>
      <w:rFonts w:ascii="宋体" w:eastAsia="宋体" w:hAnsi="宋体" w:cs="Times New Roman"/>
      <w:bCs w:val="0"/>
      <w:color w:val="auto"/>
      <w:kern w:val="0"/>
      <w:sz w:val="24"/>
      <w:szCs w:val="20"/>
      <w:lang w:eastAsia="zh-CN"/>
    </w:rPr>
  </w:style>
  <w:style w:type="paragraph" w:customStyle="1" w:styleId="27">
    <w:name w:val="样式2"/>
    <w:basedOn w:val="ae"/>
    <w:rsid w:val="00BC6AB5"/>
    <w:pPr>
      <w:widowControl w:val="0"/>
      <w:pBdr>
        <w:bottom w:val="none" w:sz="0" w:space="0" w:color="auto"/>
      </w:pBdr>
      <w:tabs>
        <w:tab w:val="clear" w:pos="4153"/>
        <w:tab w:val="clear" w:pos="8306"/>
        <w:tab w:val="center" w:pos="4140"/>
      </w:tabs>
      <w:jc w:val="both"/>
    </w:pPr>
    <w:rPr>
      <w:rFonts w:ascii="Times New Roman" w:eastAsia="宋体" w:hAnsi="Times New Roman" w:cs="Times New Roman"/>
      <w:bCs w:val="0"/>
      <w:color w:val="auto"/>
      <w:kern w:val="2"/>
      <w:szCs w:val="20"/>
      <w:lang w:eastAsia="zh-CN"/>
    </w:rPr>
  </w:style>
  <w:style w:type="character" w:customStyle="1" w:styleId="2Char">
    <w:name w:val="标题 2 Char"/>
    <w:rsid w:val="00BC6AB5"/>
    <w:rPr>
      <w:rFonts w:ascii="Arial" w:eastAsia="宋体" w:hAnsi="Arial"/>
      <w:b/>
      <w:sz w:val="24"/>
      <w:lang w:val="en-US" w:eastAsia="en-US"/>
    </w:rPr>
  </w:style>
  <w:style w:type="character" w:customStyle="1" w:styleId="1Char">
    <w:name w:val="标题 1 Char"/>
    <w:uiPriority w:val="9"/>
    <w:rsid w:val="00BC6AB5"/>
    <w:rPr>
      <w:rFonts w:ascii="Arial" w:eastAsia="宋体" w:hAnsi="Arial"/>
      <w:b/>
      <w:kern w:val="32"/>
      <w:sz w:val="32"/>
      <w:lang w:val="en-US" w:eastAsia="en-US" w:bidi="ar-SA"/>
    </w:rPr>
  </w:style>
  <w:style w:type="paragraph" w:customStyle="1" w:styleId="28">
    <w:name w:val="列出段落2"/>
    <w:basedOn w:val="a"/>
    <w:uiPriority w:val="34"/>
    <w:qFormat/>
    <w:rsid w:val="00BC6AB5"/>
    <w:pPr>
      <w:ind w:firstLineChars="200" w:firstLine="420"/>
    </w:pPr>
    <w:rPr>
      <w:rFonts w:eastAsia="宋体"/>
      <w:sz w:val="24"/>
    </w:rPr>
  </w:style>
  <w:style w:type="paragraph" w:customStyle="1" w:styleId="AppSig">
    <w:name w:val="AppSig"/>
    <w:basedOn w:val="a"/>
    <w:rsid w:val="00BC6AB5"/>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color w:val="auto"/>
      <w:kern w:val="0"/>
      <w:sz w:val="24"/>
      <w:szCs w:val="20"/>
      <w:lang w:eastAsia="zh-CN"/>
    </w:rPr>
  </w:style>
  <w:style w:type="paragraph" w:customStyle="1" w:styleId="SOP1">
    <w:name w:val="SOP1级标题"/>
    <w:basedOn w:val="a"/>
    <w:link w:val="SOP1Char"/>
    <w:qFormat/>
    <w:rsid w:val="00BC6AB5"/>
    <w:pPr>
      <w:widowControl w:val="0"/>
      <w:tabs>
        <w:tab w:val="left" w:pos="142"/>
      </w:tabs>
      <w:spacing w:beforeLines="50" w:before="156" w:afterLines="50" w:after="156"/>
      <w:jc w:val="both"/>
    </w:pPr>
    <w:rPr>
      <w:rFonts w:ascii="Times New Roman" w:eastAsia="仿宋_GB2312" w:hAnsi="Times New Roman" w:cs="Times New Roman"/>
      <w:b/>
      <w:bCs w:val="0"/>
      <w:color w:val="auto"/>
      <w:kern w:val="2"/>
      <w:sz w:val="24"/>
      <w:szCs w:val="24"/>
      <w:lang w:eastAsia="zh-CN"/>
    </w:rPr>
  </w:style>
  <w:style w:type="character" w:customStyle="1" w:styleId="SOP1Char">
    <w:name w:val="SOP1级标题 Char"/>
    <w:basedOn w:val="a0"/>
    <w:link w:val="SOP1"/>
    <w:rsid w:val="00BC6AB5"/>
    <w:rPr>
      <w:rFonts w:ascii="Times New Roman" w:eastAsia="仿宋_GB2312" w:hAnsi="Times New Roman"/>
      <w:b/>
      <w:kern w:val="2"/>
      <w:sz w:val="24"/>
      <w:szCs w:val="24"/>
    </w:rPr>
  </w:style>
  <w:style w:type="table" w:customStyle="1" w:styleId="29">
    <w:name w:val="网格型2"/>
    <w:basedOn w:val="a1"/>
    <w:rsid w:val="00BC6AB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0"/>
    <w:rsid w:val="00BC6AB5"/>
  </w:style>
  <w:style w:type="character" w:styleId="aff8">
    <w:name w:val="Placeholder Text"/>
    <w:basedOn w:val="a0"/>
    <w:uiPriority w:val="99"/>
    <w:semiHidden/>
    <w:rsid w:val="00BC6AB5"/>
    <w:rPr>
      <w:color w:val="808080"/>
    </w:rPr>
  </w:style>
  <w:style w:type="character" w:customStyle="1" w:styleId="130">
    <w:name w:val="批注文字 字符13"/>
    <w:basedOn w:val="a0"/>
    <w:uiPriority w:val="99"/>
    <w:semiHidden/>
    <w:rsid w:val="00BC6AB5"/>
  </w:style>
  <w:style w:type="paragraph" w:customStyle="1" w:styleId="CommentText10">
    <w:name w:val="Comment Text10"/>
    <w:basedOn w:val="a"/>
    <w:uiPriority w:val="99"/>
    <w:qFormat/>
    <w:rsid w:val="00BC6AB5"/>
    <w:rPr>
      <w:sz w:val="20"/>
      <w:szCs w:val="20"/>
    </w:rPr>
  </w:style>
  <w:style w:type="character" w:customStyle="1" w:styleId="CommentReference10">
    <w:name w:val="Comment Reference10"/>
    <w:qFormat/>
    <w:rsid w:val="00BC6AB5"/>
    <w:rPr>
      <w:sz w:val="16"/>
      <w:szCs w:val="16"/>
    </w:rPr>
  </w:style>
  <w:style w:type="paragraph" w:customStyle="1" w:styleId="CommentSubject2">
    <w:name w:val="Comment Subject2"/>
    <w:basedOn w:val="CommentText2"/>
    <w:next w:val="CommentText2"/>
    <w:link w:val="CommentSubjectChar1"/>
    <w:uiPriority w:val="99"/>
    <w:semiHidden/>
    <w:qFormat/>
    <w:rsid w:val="00BC6AB5"/>
    <w:pPr>
      <w:widowControl/>
      <w:jc w:val="left"/>
    </w:pPr>
    <w:rPr>
      <w:rFonts w:ascii="Arial" w:hAnsi="Arial" w:cs="Arial"/>
      <w:b/>
      <w:bCs/>
      <w:kern w:val="32"/>
      <w:sz w:val="22"/>
      <w:szCs w:val="32"/>
      <w:lang w:eastAsia="en-US"/>
    </w:rPr>
  </w:style>
  <w:style w:type="character" w:customStyle="1" w:styleId="CommentSubjectChar1">
    <w:name w:val="Comment Subject Char1"/>
    <w:basedOn w:val="CommentTextChar2"/>
    <w:link w:val="CommentSubject2"/>
    <w:uiPriority w:val="99"/>
    <w:semiHidden/>
    <w:rsid w:val="00BC6AB5"/>
    <w:rPr>
      <w:rFonts w:ascii="Arial" w:eastAsiaTheme="minorEastAsia" w:hAnsi="Arial" w:cs="Arial"/>
      <w:b/>
      <w:bCs/>
      <w:kern w:val="32"/>
      <w:sz w:val="22"/>
      <w:szCs w:val="32"/>
      <w:lang w:eastAsia="en-US"/>
    </w:rPr>
  </w:style>
  <w:style w:type="character" w:customStyle="1" w:styleId="Mention3">
    <w:name w:val="Mention3"/>
    <w:basedOn w:val="a0"/>
    <w:uiPriority w:val="99"/>
    <w:unhideWhenUsed/>
    <w:rsid w:val="00BC6AB5"/>
    <w:rPr>
      <w:color w:val="2B579A"/>
      <w:shd w:val="clear" w:color="auto" w:fill="E1DFDD"/>
    </w:rPr>
  </w:style>
  <w:style w:type="character" w:customStyle="1" w:styleId="Mention4">
    <w:name w:val="Mention4"/>
    <w:basedOn w:val="a0"/>
    <w:uiPriority w:val="99"/>
    <w:unhideWhenUsed/>
    <w:rsid w:val="00BC6AB5"/>
    <w:rPr>
      <w:color w:val="2B579A"/>
      <w:shd w:val="clear" w:color="auto" w:fill="E1DFDD"/>
    </w:rPr>
  </w:style>
  <w:style w:type="character" w:customStyle="1" w:styleId="CommentTextChar3">
    <w:name w:val="Comment Text Char3"/>
    <w:basedOn w:val="a0"/>
    <w:link w:val="CommentText3"/>
    <w:uiPriority w:val="99"/>
    <w:rsid w:val="00BC6AB5"/>
    <w:rPr>
      <w:rFonts w:asciiTheme="minorHAnsi" w:eastAsiaTheme="minorEastAsia" w:hAnsiTheme="minorHAnsi" w:cstheme="minorBidi"/>
      <w:kern w:val="2"/>
    </w:rPr>
  </w:style>
  <w:style w:type="character" w:customStyle="1" w:styleId="CommentReference3">
    <w:name w:val="Comment Reference3"/>
    <w:basedOn w:val="a0"/>
    <w:qFormat/>
    <w:rsid w:val="00BC6AB5"/>
    <w:rPr>
      <w:sz w:val="21"/>
      <w:szCs w:val="21"/>
    </w:rPr>
  </w:style>
  <w:style w:type="paragraph" w:customStyle="1" w:styleId="CommentSubject3">
    <w:name w:val="Comment Subject3"/>
    <w:basedOn w:val="CommentText3"/>
    <w:next w:val="CommentText3"/>
    <w:link w:val="CommentSubjectChar2"/>
    <w:uiPriority w:val="99"/>
    <w:semiHidden/>
    <w:qFormat/>
    <w:rsid w:val="00BC6AB5"/>
    <w:pPr>
      <w:widowControl/>
      <w:jc w:val="left"/>
    </w:pPr>
    <w:rPr>
      <w:rFonts w:ascii="Arial" w:hAnsi="Arial" w:cs="Arial"/>
      <w:b/>
      <w:bCs/>
      <w:kern w:val="32"/>
      <w:sz w:val="22"/>
      <w:szCs w:val="32"/>
      <w:lang w:eastAsia="en-US"/>
    </w:rPr>
  </w:style>
  <w:style w:type="character" w:customStyle="1" w:styleId="CommentSubjectChar2">
    <w:name w:val="Comment Subject Char2"/>
    <w:basedOn w:val="CommentTextChar3"/>
    <w:link w:val="CommentSubject3"/>
    <w:uiPriority w:val="99"/>
    <w:semiHidden/>
    <w:rsid w:val="00BC6AB5"/>
    <w:rPr>
      <w:rFonts w:ascii="Arial" w:eastAsiaTheme="minorEastAsia" w:hAnsi="Arial" w:cs="Arial"/>
      <w:b/>
      <w:bCs/>
      <w:kern w:val="32"/>
      <w:sz w:val="22"/>
      <w:szCs w:val="32"/>
      <w:lang w:eastAsia="en-US"/>
    </w:rPr>
  </w:style>
  <w:style w:type="character" w:customStyle="1" w:styleId="textmiw8t">
    <w:name w:val="text_miw8t"/>
    <w:basedOn w:val="a0"/>
    <w:rsid w:val="00BC6AB5"/>
  </w:style>
  <w:style w:type="character" w:customStyle="1" w:styleId="normaltextrun">
    <w:name w:val="normaltextrun"/>
    <w:basedOn w:val="a0"/>
    <w:rsid w:val="00BC6AB5"/>
  </w:style>
  <w:style w:type="paragraph" w:customStyle="1" w:styleId="CommentText">
    <w:name w:val="Comment Text"/>
    <w:basedOn w:val="a"/>
    <w:link w:val="CommentTextChar4"/>
    <w:uiPriority w:val="99"/>
    <w:qFormat/>
    <w:rsid w:val="00BC6AB5"/>
    <w:rPr>
      <w:rFonts w:eastAsia="宋体"/>
      <w:color w:val="auto"/>
      <w:sz w:val="22"/>
    </w:rPr>
  </w:style>
  <w:style w:type="character" w:customStyle="1" w:styleId="CommentTextChar4">
    <w:name w:val="Comment Text Char4"/>
    <w:basedOn w:val="a0"/>
    <w:link w:val="CommentText"/>
    <w:uiPriority w:val="99"/>
    <w:rsid w:val="00BC6AB5"/>
    <w:rPr>
      <w:rFonts w:ascii="Arial" w:hAnsi="Arial" w:cs="Arial"/>
      <w:bCs/>
      <w:kern w:val="32"/>
      <w:sz w:val="22"/>
      <w:szCs w:val="32"/>
      <w:lang w:eastAsia="en-US"/>
    </w:rPr>
  </w:style>
  <w:style w:type="paragraph" w:customStyle="1" w:styleId="CommentSubject">
    <w:name w:val="Comment Subject"/>
    <w:basedOn w:val="CommentText"/>
    <w:next w:val="CommentText"/>
    <w:link w:val="CommentSubjectChar3"/>
    <w:uiPriority w:val="99"/>
    <w:semiHidden/>
    <w:qFormat/>
    <w:rsid w:val="00BC6AB5"/>
    <w:rPr>
      <w:b/>
    </w:rPr>
  </w:style>
  <w:style w:type="character" w:customStyle="1" w:styleId="CommentSubjectChar3">
    <w:name w:val="Comment Subject Char3"/>
    <w:basedOn w:val="CommentTextChar4"/>
    <w:link w:val="CommentSubject"/>
    <w:uiPriority w:val="99"/>
    <w:semiHidden/>
    <w:rsid w:val="00BC6AB5"/>
    <w:rPr>
      <w:rFonts w:ascii="Arial" w:hAnsi="Arial" w:cs="Arial"/>
      <w:b/>
      <w:bCs/>
      <w:kern w:val="32"/>
      <w:sz w:val="22"/>
      <w:szCs w:val="32"/>
      <w:lang w:eastAsia="en-US"/>
    </w:rPr>
  </w:style>
  <w:style w:type="character" w:styleId="aff9">
    <w:name w:val="Book Title"/>
    <w:basedOn w:val="a0"/>
    <w:uiPriority w:val="33"/>
    <w:qFormat/>
    <w:rsid w:val="00BC6AB5"/>
    <w:rPr>
      <w:b/>
      <w:bCs/>
      <w:i/>
      <w:iCs/>
      <w:spacing w:val="5"/>
    </w:rPr>
  </w:style>
  <w:style w:type="character" w:styleId="affa">
    <w:name w:val="Emphasis"/>
    <w:basedOn w:val="a0"/>
    <w:qFormat/>
    <w:rsid w:val="00BC6AB5"/>
    <w:rPr>
      <w:i/>
      <w:iCs/>
    </w:rPr>
  </w:style>
  <w:style w:type="character" w:styleId="affb">
    <w:name w:val="Intense Emphasis"/>
    <w:basedOn w:val="a0"/>
    <w:uiPriority w:val="21"/>
    <w:qFormat/>
    <w:rsid w:val="00BC6AB5"/>
    <w:rPr>
      <w:i/>
      <w:iCs/>
      <w:color w:val="4F81BD" w:themeColor="accent1"/>
    </w:rPr>
  </w:style>
  <w:style w:type="paragraph" w:styleId="affc">
    <w:name w:val="Intense Quote"/>
    <w:basedOn w:val="a"/>
    <w:next w:val="a"/>
    <w:link w:val="affd"/>
    <w:uiPriority w:val="99"/>
    <w:rsid w:val="00BC6AB5"/>
    <w:pPr>
      <w:pBdr>
        <w:top w:val="single" w:sz="4" w:space="10" w:color="4F81BD" w:themeColor="accent1"/>
        <w:bottom w:val="single" w:sz="4" w:space="10" w:color="4F81BD" w:themeColor="accent1"/>
      </w:pBdr>
      <w:spacing w:before="360" w:after="360"/>
      <w:ind w:left="864" w:right="864"/>
      <w:jc w:val="center"/>
    </w:pPr>
    <w:rPr>
      <w:rFonts w:eastAsia="宋体"/>
      <w:i/>
      <w:iCs/>
      <w:color w:val="4F81BD" w:themeColor="accent1"/>
      <w:sz w:val="22"/>
    </w:rPr>
  </w:style>
  <w:style w:type="character" w:customStyle="1" w:styleId="affd">
    <w:name w:val="明显引用 字符"/>
    <w:basedOn w:val="a0"/>
    <w:link w:val="affc"/>
    <w:uiPriority w:val="99"/>
    <w:rsid w:val="00BC6AB5"/>
    <w:rPr>
      <w:rFonts w:ascii="Arial" w:hAnsi="Arial" w:cs="Arial"/>
      <w:bCs/>
      <w:i/>
      <w:iCs/>
      <w:color w:val="4F81BD" w:themeColor="accent1"/>
      <w:kern w:val="32"/>
      <w:sz w:val="22"/>
      <w:szCs w:val="32"/>
      <w:lang w:eastAsia="en-US"/>
    </w:rPr>
  </w:style>
  <w:style w:type="character" w:styleId="affe">
    <w:name w:val="Intense Reference"/>
    <w:basedOn w:val="a0"/>
    <w:uiPriority w:val="32"/>
    <w:qFormat/>
    <w:rsid w:val="00BC6AB5"/>
    <w:rPr>
      <w:b/>
      <w:bCs/>
      <w:smallCaps/>
      <w:color w:val="4F81BD" w:themeColor="accent1"/>
      <w:spacing w:val="5"/>
    </w:rPr>
  </w:style>
  <w:style w:type="paragraph" w:styleId="afff">
    <w:name w:val="No Spacing"/>
    <w:uiPriority w:val="99"/>
    <w:rsid w:val="00BC6AB5"/>
    <w:rPr>
      <w:rFonts w:ascii="Arial" w:hAnsi="Arial" w:cs="Arial"/>
      <w:bCs/>
      <w:kern w:val="32"/>
      <w:sz w:val="22"/>
      <w:szCs w:val="32"/>
      <w:lang w:eastAsia="en-US"/>
    </w:rPr>
  </w:style>
  <w:style w:type="paragraph" w:styleId="afff0">
    <w:name w:val="Quote"/>
    <w:basedOn w:val="a"/>
    <w:next w:val="a"/>
    <w:link w:val="afff1"/>
    <w:uiPriority w:val="99"/>
    <w:rsid w:val="00BC6AB5"/>
    <w:pPr>
      <w:spacing w:before="200" w:after="160"/>
      <w:ind w:left="864" w:right="864"/>
      <w:jc w:val="center"/>
    </w:pPr>
    <w:rPr>
      <w:rFonts w:eastAsia="宋体"/>
      <w:i/>
      <w:iCs/>
      <w:color w:val="404040" w:themeColor="text1" w:themeTint="BF"/>
      <w:sz w:val="22"/>
    </w:rPr>
  </w:style>
  <w:style w:type="character" w:customStyle="1" w:styleId="afff1">
    <w:name w:val="引用 字符"/>
    <w:basedOn w:val="a0"/>
    <w:link w:val="afff0"/>
    <w:uiPriority w:val="99"/>
    <w:rsid w:val="00BC6AB5"/>
    <w:rPr>
      <w:rFonts w:ascii="Arial" w:hAnsi="Arial" w:cs="Arial"/>
      <w:bCs/>
      <w:i/>
      <w:iCs/>
      <w:color w:val="404040" w:themeColor="text1" w:themeTint="BF"/>
      <w:kern w:val="32"/>
      <w:sz w:val="22"/>
      <w:szCs w:val="32"/>
      <w:lang w:eastAsia="en-US"/>
    </w:rPr>
  </w:style>
  <w:style w:type="paragraph" w:styleId="afff2">
    <w:name w:val="Subtitle"/>
    <w:basedOn w:val="a"/>
    <w:next w:val="a"/>
    <w:link w:val="afff3"/>
    <w:qFormat/>
    <w:rsid w:val="00BC6AB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f3">
    <w:name w:val="副标题 字符"/>
    <w:basedOn w:val="a0"/>
    <w:link w:val="afff2"/>
    <w:rsid w:val="00BC6AB5"/>
    <w:rPr>
      <w:rFonts w:asciiTheme="minorHAnsi" w:eastAsiaTheme="minorEastAsia" w:hAnsiTheme="minorHAnsi" w:cstheme="minorBidi"/>
      <w:bCs/>
      <w:color w:val="5A5A5A" w:themeColor="text1" w:themeTint="A5"/>
      <w:spacing w:val="15"/>
      <w:kern w:val="32"/>
      <w:sz w:val="22"/>
      <w:szCs w:val="22"/>
      <w:lang w:eastAsia="en-US"/>
    </w:rPr>
  </w:style>
  <w:style w:type="character" w:styleId="afff4">
    <w:name w:val="Subtle Emphasis"/>
    <w:basedOn w:val="a0"/>
    <w:uiPriority w:val="19"/>
    <w:qFormat/>
    <w:rsid w:val="00BC6AB5"/>
    <w:rPr>
      <w:i/>
      <w:iCs/>
      <w:color w:val="404040" w:themeColor="text1" w:themeTint="BF"/>
    </w:rPr>
  </w:style>
  <w:style w:type="character" w:styleId="afff5">
    <w:name w:val="Subtle Reference"/>
    <w:basedOn w:val="a0"/>
    <w:uiPriority w:val="31"/>
    <w:qFormat/>
    <w:rsid w:val="00BC6AB5"/>
    <w:rPr>
      <w:smallCaps/>
      <w:color w:val="5A5A5A" w:themeColor="text1" w:themeTint="A5"/>
    </w:rPr>
  </w:style>
  <w:style w:type="character" w:customStyle="1" w:styleId="CommentTextChar6">
    <w:name w:val="Comment Text Char6"/>
    <w:basedOn w:val="a0"/>
    <w:uiPriority w:val="99"/>
    <w:rsid w:val="00BC6AB5"/>
    <w:rPr>
      <w:rFonts w:ascii="Arial" w:hAnsi="Arial" w:cs="Arial"/>
      <w:bCs/>
      <w:kern w:val="32"/>
      <w:sz w:val="22"/>
      <w:szCs w:val="32"/>
      <w:lang w:eastAsia="en-US"/>
    </w:rPr>
  </w:style>
  <w:style w:type="paragraph" w:customStyle="1" w:styleId="CommentText6">
    <w:name w:val="Comment Text6"/>
    <w:basedOn w:val="a"/>
    <w:uiPriority w:val="99"/>
    <w:qFormat/>
    <w:rsid w:val="00BC6AB5"/>
    <w:rPr>
      <w:rFonts w:eastAsia="宋体"/>
      <w:color w:val="auto"/>
      <w:sz w:val="22"/>
    </w:rPr>
  </w:style>
  <w:style w:type="character" w:customStyle="1" w:styleId="CommentReference4">
    <w:name w:val="Comment Reference4"/>
    <w:basedOn w:val="a0"/>
    <w:qFormat/>
    <w:rsid w:val="00BC6AB5"/>
    <w:rPr>
      <w:sz w:val="21"/>
      <w:szCs w:val="21"/>
    </w:rPr>
  </w:style>
  <w:style w:type="paragraph" w:customStyle="1" w:styleId="CommentText5">
    <w:name w:val="Comment Text5"/>
    <w:basedOn w:val="a"/>
    <w:uiPriority w:val="99"/>
    <w:qFormat/>
    <w:rsid w:val="00BC6AB5"/>
    <w:rPr>
      <w:rFonts w:eastAsia="宋体"/>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92450">
      <w:bodyDiv w:val="1"/>
      <w:marLeft w:val="0"/>
      <w:marRight w:val="0"/>
      <w:marTop w:val="0"/>
      <w:marBottom w:val="0"/>
      <w:divBdr>
        <w:top w:val="none" w:sz="0" w:space="0" w:color="auto"/>
        <w:left w:val="none" w:sz="0" w:space="0" w:color="auto"/>
        <w:bottom w:val="none" w:sz="0" w:space="0" w:color="auto"/>
        <w:right w:val="none" w:sz="0" w:space="0" w:color="auto"/>
      </w:divBdr>
    </w:div>
    <w:div w:id="80421384">
      <w:bodyDiv w:val="1"/>
      <w:marLeft w:val="0"/>
      <w:marRight w:val="0"/>
      <w:marTop w:val="0"/>
      <w:marBottom w:val="0"/>
      <w:divBdr>
        <w:top w:val="none" w:sz="0" w:space="0" w:color="auto"/>
        <w:left w:val="none" w:sz="0" w:space="0" w:color="auto"/>
        <w:bottom w:val="none" w:sz="0" w:space="0" w:color="auto"/>
        <w:right w:val="none" w:sz="0" w:space="0" w:color="auto"/>
      </w:divBdr>
    </w:div>
    <w:div w:id="137890155">
      <w:bodyDiv w:val="1"/>
      <w:marLeft w:val="0"/>
      <w:marRight w:val="0"/>
      <w:marTop w:val="0"/>
      <w:marBottom w:val="0"/>
      <w:divBdr>
        <w:top w:val="none" w:sz="0" w:space="0" w:color="auto"/>
        <w:left w:val="none" w:sz="0" w:space="0" w:color="auto"/>
        <w:bottom w:val="none" w:sz="0" w:space="0" w:color="auto"/>
        <w:right w:val="none" w:sz="0" w:space="0" w:color="auto"/>
      </w:divBdr>
    </w:div>
    <w:div w:id="193808215">
      <w:bodyDiv w:val="1"/>
      <w:marLeft w:val="0"/>
      <w:marRight w:val="0"/>
      <w:marTop w:val="0"/>
      <w:marBottom w:val="0"/>
      <w:divBdr>
        <w:top w:val="none" w:sz="0" w:space="0" w:color="auto"/>
        <w:left w:val="none" w:sz="0" w:space="0" w:color="auto"/>
        <w:bottom w:val="none" w:sz="0" w:space="0" w:color="auto"/>
        <w:right w:val="none" w:sz="0" w:space="0" w:color="auto"/>
      </w:divBdr>
    </w:div>
    <w:div w:id="217328791">
      <w:bodyDiv w:val="1"/>
      <w:marLeft w:val="0"/>
      <w:marRight w:val="0"/>
      <w:marTop w:val="0"/>
      <w:marBottom w:val="0"/>
      <w:divBdr>
        <w:top w:val="none" w:sz="0" w:space="0" w:color="auto"/>
        <w:left w:val="none" w:sz="0" w:space="0" w:color="auto"/>
        <w:bottom w:val="none" w:sz="0" w:space="0" w:color="auto"/>
        <w:right w:val="none" w:sz="0" w:space="0" w:color="auto"/>
      </w:divBdr>
      <w:divsChild>
        <w:div w:id="59183083">
          <w:marLeft w:val="0"/>
          <w:marRight w:val="0"/>
          <w:marTop w:val="0"/>
          <w:marBottom w:val="0"/>
          <w:divBdr>
            <w:top w:val="none" w:sz="0" w:space="0" w:color="auto"/>
            <w:left w:val="none" w:sz="0" w:space="0" w:color="auto"/>
            <w:bottom w:val="none" w:sz="0" w:space="0" w:color="auto"/>
            <w:right w:val="none" w:sz="0" w:space="0" w:color="auto"/>
          </w:divBdr>
        </w:div>
        <w:div w:id="100999165">
          <w:marLeft w:val="0"/>
          <w:marRight w:val="0"/>
          <w:marTop w:val="0"/>
          <w:marBottom w:val="0"/>
          <w:divBdr>
            <w:top w:val="none" w:sz="0" w:space="0" w:color="auto"/>
            <w:left w:val="none" w:sz="0" w:space="0" w:color="auto"/>
            <w:bottom w:val="none" w:sz="0" w:space="0" w:color="auto"/>
            <w:right w:val="none" w:sz="0" w:space="0" w:color="auto"/>
          </w:divBdr>
        </w:div>
        <w:div w:id="235285000">
          <w:marLeft w:val="0"/>
          <w:marRight w:val="0"/>
          <w:marTop w:val="0"/>
          <w:marBottom w:val="0"/>
          <w:divBdr>
            <w:top w:val="none" w:sz="0" w:space="0" w:color="auto"/>
            <w:left w:val="none" w:sz="0" w:space="0" w:color="auto"/>
            <w:bottom w:val="none" w:sz="0" w:space="0" w:color="auto"/>
            <w:right w:val="none" w:sz="0" w:space="0" w:color="auto"/>
          </w:divBdr>
        </w:div>
        <w:div w:id="386925876">
          <w:marLeft w:val="0"/>
          <w:marRight w:val="0"/>
          <w:marTop w:val="0"/>
          <w:marBottom w:val="0"/>
          <w:divBdr>
            <w:top w:val="none" w:sz="0" w:space="0" w:color="auto"/>
            <w:left w:val="none" w:sz="0" w:space="0" w:color="auto"/>
            <w:bottom w:val="none" w:sz="0" w:space="0" w:color="auto"/>
            <w:right w:val="none" w:sz="0" w:space="0" w:color="auto"/>
          </w:divBdr>
        </w:div>
        <w:div w:id="490951874">
          <w:marLeft w:val="0"/>
          <w:marRight w:val="0"/>
          <w:marTop w:val="0"/>
          <w:marBottom w:val="0"/>
          <w:divBdr>
            <w:top w:val="none" w:sz="0" w:space="0" w:color="auto"/>
            <w:left w:val="none" w:sz="0" w:space="0" w:color="auto"/>
            <w:bottom w:val="none" w:sz="0" w:space="0" w:color="auto"/>
            <w:right w:val="none" w:sz="0" w:space="0" w:color="auto"/>
          </w:divBdr>
        </w:div>
        <w:div w:id="526868126">
          <w:marLeft w:val="0"/>
          <w:marRight w:val="0"/>
          <w:marTop w:val="0"/>
          <w:marBottom w:val="0"/>
          <w:divBdr>
            <w:top w:val="none" w:sz="0" w:space="0" w:color="auto"/>
            <w:left w:val="none" w:sz="0" w:space="0" w:color="auto"/>
            <w:bottom w:val="none" w:sz="0" w:space="0" w:color="auto"/>
            <w:right w:val="none" w:sz="0" w:space="0" w:color="auto"/>
          </w:divBdr>
        </w:div>
        <w:div w:id="618990825">
          <w:marLeft w:val="0"/>
          <w:marRight w:val="0"/>
          <w:marTop w:val="0"/>
          <w:marBottom w:val="0"/>
          <w:divBdr>
            <w:top w:val="none" w:sz="0" w:space="0" w:color="auto"/>
            <w:left w:val="none" w:sz="0" w:space="0" w:color="auto"/>
            <w:bottom w:val="none" w:sz="0" w:space="0" w:color="auto"/>
            <w:right w:val="none" w:sz="0" w:space="0" w:color="auto"/>
          </w:divBdr>
        </w:div>
        <w:div w:id="788201958">
          <w:marLeft w:val="0"/>
          <w:marRight w:val="0"/>
          <w:marTop w:val="0"/>
          <w:marBottom w:val="0"/>
          <w:divBdr>
            <w:top w:val="none" w:sz="0" w:space="0" w:color="auto"/>
            <w:left w:val="none" w:sz="0" w:space="0" w:color="auto"/>
            <w:bottom w:val="none" w:sz="0" w:space="0" w:color="auto"/>
            <w:right w:val="none" w:sz="0" w:space="0" w:color="auto"/>
          </w:divBdr>
        </w:div>
        <w:div w:id="814958211">
          <w:marLeft w:val="0"/>
          <w:marRight w:val="0"/>
          <w:marTop w:val="0"/>
          <w:marBottom w:val="0"/>
          <w:divBdr>
            <w:top w:val="none" w:sz="0" w:space="0" w:color="auto"/>
            <w:left w:val="none" w:sz="0" w:space="0" w:color="auto"/>
            <w:bottom w:val="none" w:sz="0" w:space="0" w:color="auto"/>
            <w:right w:val="none" w:sz="0" w:space="0" w:color="auto"/>
          </w:divBdr>
        </w:div>
        <w:div w:id="841118301">
          <w:marLeft w:val="0"/>
          <w:marRight w:val="0"/>
          <w:marTop w:val="0"/>
          <w:marBottom w:val="0"/>
          <w:divBdr>
            <w:top w:val="none" w:sz="0" w:space="0" w:color="auto"/>
            <w:left w:val="none" w:sz="0" w:space="0" w:color="auto"/>
            <w:bottom w:val="none" w:sz="0" w:space="0" w:color="auto"/>
            <w:right w:val="none" w:sz="0" w:space="0" w:color="auto"/>
          </w:divBdr>
        </w:div>
        <w:div w:id="870603992">
          <w:marLeft w:val="0"/>
          <w:marRight w:val="0"/>
          <w:marTop w:val="0"/>
          <w:marBottom w:val="0"/>
          <w:divBdr>
            <w:top w:val="none" w:sz="0" w:space="0" w:color="auto"/>
            <w:left w:val="none" w:sz="0" w:space="0" w:color="auto"/>
            <w:bottom w:val="none" w:sz="0" w:space="0" w:color="auto"/>
            <w:right w:val="none" w:sz="0" w:space="0" w:color="auto"/>
          </w:divBdr>
        </w:div>
        <w:div w:id="933782007">
          <w:marLeft w:val="0"/>
          <w:marRight w:val="0"/>
          <w:marTop w:val="0"/>
          <w:marBottom w:val="0"/>
          <w:divBdr>
            <w:top w:val="none" w:sz="0" w:space="0" w:color="auto"/>
            <w:left w:val="none" w:sz="0" w:space="0" w:color="auto"/>
            <w:bottom w:val="none" w:sz="0" w:space="0" w:color="auto"/>
            <w:right w:val="none" w:sz="0" w:space="0" w:color="auto"/>
          </w:divBdr>
        </w:div>
        <w:div w:id="1105416804">
          <w:marLeft w:val="0"/>
          <w:marRight w:val="0"/>
          <w:marTop w:val="0"/>
          <w:marBottom w:val="0"/>
          <w:divBdr>
            <w:top w:val="none" w:sz="0" w:space="0" w:color="auto"/>
            <w:left w:val="none" w:sz="0" w:space="0" w:color="auto"/>
            <w:bottom w:val="none" w:sz="0" w:space="0" w:color="auto"/>
            <w:right w:val="none" w:sz="0" w:space="0" w:color="auto"/>
          </w:divBdr>
        </w:div>
        <w:div w:id="1158419971">
          <w:marLeft w:val="0"/>
          <w:marRight w:val="0"/>
          <w:marTop w:val="0"/>
          <w:marBottom w:val="0"/>
          <w:divBdr>
            <w:top w:val="none" w:sz="0" w:space="0" w:color="auto"/>
            <w:left w:val="none" w:sz="0" w:space="0" w:color="auto"/>
            <w:bottom w:val="none" w:sz="0" w:space="0" w:color="auto"/>
            <w:right w:val="none" w:sz="0" w:space="0" w:color="auto"/>
          </w:divBdr>
        </w:div>
        <w:div w:id="1158762602">
          <w:marLeft w:val="0"/>
          <w:marRight w:val="0"/>
          <w:marTop w:val="0"/>
          <w:marBottom w:val="0"/>
          <w:divBdr>
            <w:top w:val="none" w:sz="0" w:space="0" w:color="auto"/>
            <w:left w:val="none" w:sz="0" w:space="0" w:color="auto"/>
            <w:bottom w:val="none" w:sz="0" w:space="0" w:color="auto"/>
            <w:right w:val="none" w:sz="0" w:space="0" w:color="auto"/>
          </w:divBdr>
        </w:div>
        <w:div w:id="1167405662">
          <w:marLeft w:val="0"/>
          <w:marRight w:val="0"/>
          <w:marTop w:val="0"/>
          <w:marBottom w:val="0"/>
          <w:divBdr>
            <w:top w:val="none" w:sz="0" w:space="0" w:color="auto"/>
            <w:left w:val="none" w:sz="0" w:space="0" w:color="auto"/>
            <w:bottom w:val="none" w:sz="0" w:space="0" w:color="auto"/>
            <w:right w:val="none" w:sz="0" w:space="0" w:color="auto"/>
          </w:divBdr>
        </w:div>
        <w:div w:id="1324510106">
          <w:marLeft w:val="0"/>
          <w:marRight w:val="0"/>
          <w:marTop w:val="0"/>
          <w:marBottom w:val="0"/>
          <w:divBdr>
            <w:top w:val="none" w:sz="0" w:space="0" w:color="auto"/>
            <w:left w:val="none" w:sz="0" w:space="0" w:color="auto"/>
            <w:bottom w:val="none" w:sz="0" w:space="0" w:color="auto"/>
            <w:right w:val="none" w:sz="0" w:space="0" w:color="auto"/>
          </w:divBdr>
        </w:div>
        <w:div w:id="1582251424">
          <w:marLeft w:val="0"/>
          <w:marRight w:val="0"/>
          <w:marTop w:val="0"/>
          <w:marBottom w:val="0"/>
          <w:divBdr>
            <w:top w:val="none" w:sz="0" w:space="0" w:color="auto"/>
            <w:left w:val="none" w:sz="0" w:space="0" w:color="auto"/>
            <w:bottom w:val="none" w:sz="0" w:space="0" w:color="auto"/>
            <w:right w:val="none" w:sz="0" w:space="0" w:color="auto"/>
          </w:divBdr>
        </w:div>
        <w:div w:id="1667511504">
          <w:marLeft w:val="0"/>
          <w:marRight w:val="0"/>
          <w:marTop w:val="0"/>
          <w:marBottom w:val="0"/>
          <w:divBdr>
            <w:top w:val="none" w:sz="0" w:space="0" w:color="auto"/>
            <w:left w:val="none" w:sz="0" w:space="0" w:color="auto"/>
            <w:bottom w:val="none" w:sz="0" w:space="0" w:color="auto"/>
            <w:right w:val="none" w:sz="0" w:space="0" w:color="auto"/>
          </w:divBdr>
        </w:div>
        <w:div w:id="1718554630">
          <w:marLeft w:val="0"/>
          <w:marRight w:val="0"/>
          <w:marTop w:val="0"/>
          <w:marBottom w:val="0"/>
          <w:divBdr>
            <w:top w:val="none" w:sz="0" w:space="0" w:color="auto"/>
            <w:left w:val="none" w:sz="0" w:space="0" w:color="auto"/>
            <w:bottom w:val="none" w:sz="0" w:space="0" w:color="auto"/>
            <w:right w:val="none" w:sz="0" w:space="0" w:color="auto"/>
          </w:divBdr>
        </w:div>
        <w:div w:id="1764567982">
          <w:marLeft w:val="0"/>
          <w:marRight w:val="0"/>
          <w:marTop w:val="0"/>
          <w:marBottom w:val="0"/>
          <w:divBdr>
            <w:top w:val="none" w:sz="0" w:space="0" w:color="auto"/>
            <w:left w:val="none" w:sz="0" w:space="0" w:color="auto"/>
            <w:bottom w:val="none" w:sz="0" w:space="0" w:color="auto"/>
            <w:right w:val="none" w:sz="0" w:space="0" w:color="auto"/>
          </w:divBdr>
        </w:div>
        <w:div w:id="1853109973">
          <w:marLeft w:val="0"/>
          <w:marRight w:val="0"/>
          <w:marTop w:val="0"/>
          <w:marBottom w:val="0"/>
          <w:divBdr>
            <w:top w:val="none" w:sz="0" w:space="0" w:color="auto"/>
            <w:left w:val="none" w:sz="0" w:space="0" w:color="auto"/>
            <w:bottom w:val="none" w:sz="0" w:space="0" w:color="auto"/>
            <w:right w:val="none" w:sz="0" w:space="0" w:color="auto"/>
          </w:divBdr>
        </w:div>
        <w:div w:id="1912424526">
          <w:marLeft w:val="0"/>
          <w:marRight w:val="0"/>
          <w:marTop w:val="0"/>
          <w:marBottom w:val="0"/>
          <w:divBdr>
            <w:top w:val="none" w:sz="0" w:space="0" w:color="auto"/>
            <w:left w:val="none" w:sz="0" w:space="0" w:color="auto"/>
            <w:bottom w:val="none" w:sz="0" w:space="0" w:color="auto"/>
            <w:right w:val="none" w:sz="0" w:space="0" w:color="auto"/>
          </w:divBdr>
        </w:div>
        <w:div w:id="1930037622">
          <w:marLeft w:val="0"/>
          <w:marRight w:val="0"/>
          <w:marTop w:val="0"/>
          <w:marBottom w:val="0"/>
          <w:divBdr>
            <w:top w:val="none" w:sz="0" w:space="0" w:color="auto"/>
            <w:left w:val="none" w:sz="0" w:space="0" w:color="auto"/>
            <w:bottom w:val="none" w:sz="0" w:space="0" w:color="auto"/>
            <w:right w:val="none" w:sz="0" w:space="0" w:color="auto"/>
          </w:divBdr>
        </w:div>
      </w:divsChild>
    </w:div>
    <w:div w:id="405223398">
      <w:bodyDiv w:val="1"/>
      <w:marLeft w:val="0"/>
      <w:marRight w:val="0"/>
      <w:marTop w:val="0"/>
      <w:marBottom w:val="0"/>
      <w:divBdr>
        <w:top w:val="none" w:sz="0" w:space="0" w:color="auto"/>
        <w:left w:val="none" w:sz="0" w:space="0" w:color="auto"/>
        <w:bottom w:val="none" w:sz="0" w:space="0" w:color="auto"/>
        <w:right w:val="none" w:sz="0" w:space="0" w:color="auto"/>
      </w:divBdr>
    </w:div>
    <w:div w:id="505174627">
      <w:bodyDiv w:val="1"/>
      <w:marLeft w:val="0"/>
      <w:marRight w:val="0"/>
      <w:marTop w:val="0"/>
      <w:marBottom w:val="0"/>
      <w:divBdr>
        <w:top w:val="none" w:sz="0" w:space="0" w:color="auto"/>
        <w:left w:val="none" w:sz="0" w:space="0" w:color="auto"/>
        <w:bottom w:val="none" w:sz="0" w:space="0" w:color="auto"/>
        <w:right w:val="none" w:sz="0" w:space="0" w:color="auto"/>
      </w:divBdr>
    </w:div>
    <w:div w:id="605619897">
      <w:bodyDiv w:val="1"/>
      <w:marLeft w:val="0"/>
      <w:marRight w:val="0"/>
      <w:marTop w:val="0"/>
      <w:marBottom w:val="0"/>
      <w:divBdr>
        <w:top w:val="none" w:sz="0" w:space="0" w:color="auto"/>
        <w:left w:val="none" w:sz="0" w:space="0" w:color="auto"/>
        <w:bottom w:val="none" w:sz="0" w:space="0" w:color="auto"/>
        <w:right w:val="none" w:sz="0" w:space="0" w:color="auto"/>
      </w:divBdr>
    </w:div>
    <w:div w:id="617760941">
      <w:bodyDiv w:val="1"/>
      <w:marLeft w:val="0"/>
      <w:marRight w:val="0"/>
      <w:marTop w:val="0"/>
      <w:marBottom w:val="0"/>
      <w:divBdr>
        <w:top w:val="none" w:sz="0" w:space="0" w:color="auto"/>
        <w:left w:val="none" w:sz="0" w:space="0" w:color="auto"/>
        <w:bottom w:val="none" w:sz="0" w:space="0" w:color="auto"/>
        <w:right w:val="none" w:sz="0" w:space="0" w:color="auto"/>
      </w:divBdr>
    </w:div>
    <w:div w:id="737704697">
      <w:bodyDiv w:val="1"/>
      <w:marLeft w:val="0"/>
      <w:marRight w:val="0"/>
      <w:marTop w:val="0"/>
      <w:marBottom w:val="0"/>
      <w:divBdr>
        <w:top w:val="none" w:sz="0" w:space="0" w:color="auto"/>
        <w:left w:val="none" w:sz="0" w:space="0" w:color="auto"/>
        <w:bottom w:val="none" w:sz="0" w:space="0" w:color="auto"/>
        <w:right w:val="none" w:sz="0" w:space="0" w:color="auto"/>
      </w:divBdr>
    </w:div>
    <w:div w:id="752701265">
      <w:bodyDiv w:val="1"/>
      <w:marLeft w:val="0"/>
      <w:marRight w:val="0"/>
      <w:marTop w:val="0"/>
      <w:marBottom w:val="0"/>
      <w:divBdr>
        <w:top w:val="none" w:sz="0" w:space="0" w:color="auto"/>
        <w:left w:val="none" w:sz="0" w:space="0" w:color="auto"/>
        <w:bottom w:val="none" w:sz="0" w:space="0" w:color="auto"/>
        <w:right w:val="none" w:sz="0" w:space="0" w:color="auto"/>
      </w:divBdr>
    </w:div>
    <w:div w:id="1020398447">
      <w:bodyDiv w:val="1"/>
      <w:marLeft w:val="0"/>
      <w:marRight w:val="0"/>
      <w:marTop w:val="0"/>
      <w:marBottom w:val="0"/>
      <w:divBdr>
        <w:top w:val="none" w:sz="0" w:space="0" w:color="auto"/>
        <w:left w:val="none" w:sz="0" w:space="0" w:color="auto"/>
        <w:bottom w:val="none" w:sz="0" w:space="0" w:color="auto"/>
        <w:right w:val="none" w:sz="0" w:space="0" w:color="auto"/>
      </w:divBdr>
    </w:div>
    <w:div w:id="1115714627">
      <w:bodyDiv w:val="1"/>
      <w:marLeft w:val="0"/>
      <w:marRight w:val="0"/>
      <w:marTop w:val="0"/>
      <w:marBottom w:val="0"/>
      <w:divBdr>
        <w:top w:val="none" w:sz="0" w:space="0" w:color="auto"/>
        <w:left w:val="none" w:sz="0" w:space="0" w:color="auto"/>
        <w:bottom w:val="none" w:sz="0" w:space="0" w:color="auto"/>
        <w:right w:val="none" w:sz="0" w:space="0" w:color="auto"/>
      </w:divBdr>
    </w:div>
    <w:div w:id="1661152615">
      <w:bodyDiv w:val="1"/>
      <w:marLeft w:val="0"/>
      <w:marRight w:val="0"/>
      <w:marTop w:val="0"/>
      <w:marBottom w:val="0"/>
      <w:divBdr>
        <w:top w:val="none" w:sz="0" w:space="0" w:color="auto"/>
        <w:left w:val="none" w:sz="0" w:space="0" w:color="auto"/>
        <w:bottom w:val="none" w:sz="0" w:space="0" w:color="auto"/>
        <w:right w:val="none" w:sz="0" w:space="0" w:color="auto"/>
      </w:divBdr>
      <w:divsChild>
        <w:div w:id="54086579">
          <w:marLeft w:val="0"/>
          <w:marRight w:val="0"/>
          <w:marTop w:val="0"/>
          <w:marBottom w:val="0"/>
          <w:divBdr>
            <w:top w:val="none" w:sz="0" w:space="0" w:color="auto"/>
            <w:left w:val="none" w:sz="0" w:space="0" w:color="auto"/>
            <w:bottom w:val="none" w:sz="0" w:space="0" w:color="auto"/>
            <w:right w:val="none" w:sz="0" w:space="0" w:color="auto"/>
          </w:divBdr>
        </w:div>
        <w:div w:id="72508869">
          <w:marLeft w:val="0"/>
          <w:marRight w:val="0"/>
          <w:marTop w:val="0"/>
          <w:marBottom w:val="0"/>
          <w:divBdr>
            <w:top w:val="none" w:sz="0" w:space="0" w:color="auto"/>
            <w:left w:val="none" w:sz="0" w:space="0" w:color="auto"/>
            <w:bottom w:val="none" w:sz="0" w:space="0" w:color="auto"/>
            <w:right w:val="none" w:sz="0" w:space="0" w:color="auto"/>
          </w:divBdr>
        </w:div>
        <w:div w:id="270017417">
          <w:marLeft w:val="0"/>
          <w:marRight w:val="0"/>
          <w:marTop w:val="0"/>
          <w:marBottom w:val="0"/>
          <w:divBdr>
            <w:top w:val="none" w:sz="0" w:space="0" w:color="auto"/>
            <w:left w:val="none" w:sz="0" w:space="0" w:color="auto"/>
            <w:bottom w:val="none" w:sz="0" w:space="0" w:color="auto"/>
            <w:right w:val="none" w:sz="0" w:space="0" w:color="auto"/>
          </w:divBdr>
        </w:div>
        <w:div w:id="611597511">
          <w:marLeft w:val="0"/>
          <w:marRight w:val="0"/>
          <w:marTop w:val="0"/>
          <w:marBottom w:val="0"/>
          <w:divBdr>
            <w:top w:val="none" w:sz="0" w:space="0" w:color="auto"/>
            <w:left w:val="none" w:sz="0" w:space="0" w:color="auto"/>
            <w:bottom w:val="none" w:sz="0" w:space="0" w:color="auto"/>
            <w:right w:val="none" w:sz="0" w:space="0" w:color="auto"/>
          </w:divBdr>
        </w:div>
        <w:div w:id="618877090">
          <w:marLeft w:val="0"/>
          <w:marRight w:val="0"/>
          <w:marTop w:val="0"/>
          <w:marBottom w:val="0"/>
          <w:divBdr>
            <w:top w:val="none" w:sz="0" w:space="0" w:color="auto"/>
            <w:left w:val="none" w:sz="0" w:space="0" w:color="auto"/>
            <w:bottom w:val="none" w:sz="0" w:space="0" w:color="auto"/>
            <w:right w:val="none" w:sz="0" w:space="0" w:color="auto"/>
          </w:divBdr>
        </w:div>
        <w:div w:id="664750335">
          <w:marLeft w:val="0"/>
          <w:marRight w:val="0"/>
          <w:marTop w:val="0"/>
          <w:marBottom w:val="0"/>
          <w:divBdr>
            <w:top w:val="none" w:sz="0" w:space="0" w:color="auto"/>
            <w:left w:val="none" w:sz="0" w:space="0" w:color="auto"/>
            <w:bottom w:val="none" w:sz="0" w:space="0" w:color="auto"/>
            <w:right w:val="none" w:sz="0" w:space="0" w:color="auto"/>
          </w:divBdr>
        </w:div>
        <w:div w:id="815998774">
          <w:marLeft w:val="0"/>
          <w:marRight w:val="0"/>
          <w:marTop w:val="0"/>
          <w:marBottom w:val="0"/>
          <w:divBdr>
            <w:top w:val="none" w:sz="0" w:space="0" w:color="auto"/>
            <w:left w:val="none" w:sz="0" w:space="0" w:color="auto"/>
            <w:bottom w:val="none" w:sz="0" w:space="0" w:color="auto"/>
            <w:right w:val="none" w:sz="0" w:space="0" w:color="auto"/>
          </w:divBdr>
        </w:div>
        <w:div w:id="817769450">
          <w:marLeft w:val="0"/>
          <w:marRight w:val="0"/>
          <w:marTop w:val="0"/>
          <w:marBottom w:val="0"/>
          <w:divBdr>
            <w:top w:val="none" w:sz="0" w:space="0" w:color="auto"/>
            <w:left w:val="none" w:sz="0" w:space="0" w:color="auto"/>
            <w:bottom w:val="none" w:sz="0" w:space="0" w:color="auto"/>
            <w:right w:val="none" w:sz="0" w:space="0" w:color="auto"/>
          </w:divBdr>
        </w:div>
        <w:div w:id="838236330">
          <w:marLeft w:val="0"/>
          <w:marRight w:val="0"/>
          <w:marTop w:val="0"/>
          <w:marBottom w:val="0"/>
          <w:divBdr>
            <w:top w:val="none" w:sz="0" w:space="0" w:color="auto"/>
            <w:left w:val="none" w:sz="0" w:space="0" w:color="auto"/>
            <w:bottom w:val="none" w:sz="0" w:space="0" w:color="auto"/>
            <w:right w:val="none" w:sz="0" w:space="0" w:color="auto"/>
          </w:divBdr>
        </w:div>
        <w:div w:id="915747992">
          <w:marLeft w:val="0"/>
          <w:marRight w:val="0"/>
          <w:marTop w:val="0"/>
          <w:marBottom w:val="0"/>
          <w:divBdr>
            <w:top w:val="none" w:sz="0" w:space="0" w:color="auto"/>
            <w:left w:val="none" w:sz="0" w:space="0" w:color="auto"/>
            <w:bottom w:val="none" w:sz="0" w:space="0" w:color="auto"/>
            <w:right w:val="none" w:sz="0" w:space="0" w:color="auto"/>
          </w:divBdr>
        </w:div>
        <w:div w:id="1067649985">
          <w:marLeft w:val="0"/>
          <w:marRight w:val="0"/>
          <w:marTop w:val="0"/>
          <w:marBottom w:val="0"/>
          <w:divBdr>
            <w:top w:val="none" w:sz="0" w:space="0" w:color="auto"/>
            <w:left w:val="none" w:sz="0" w:space="0" w:color="auto"/>
            <w:bottom w:val="none" w:sz="0" w:space="0" w:color="auto"/>
            <w:right w:val="none" w:sz="0" w:space="0" w:color="auto"/>
          </w:divBdr>
        </w:div>
        <w:div w:id="1093013613">
          <w:marLeft w:val="0"/>
          <w:marRight w:val="0"/>
          <w:marTop w:val="0"/>
          <w:marBottom w:val="0"/>
          <w:divBdr>
            <w:top w:val="none" w:sz="0" w:space="0" w:color="auto"/>
            <w:left w:val="none" w:sz="0" w:space="0" w:color="auto"/>
            <w:bottom w:val="none" w:sz="0" w:space="0" w:color="auto"/>
            <w:right w:val="none" w:sz="0" w:space="0" w:color="auto"/>
          </w:divBdr>
        </w:div>
        <w:div w:id="1247033993">
          <w:marLeft w:val="0"/>
          <w:marRight w:val="0"/>
          <w:marTop w:val="0"/>
          <w:marBottom w:val="0"/>
          <w:divBdr>
            <w:top w:val="none" w:sz="0" w:space="0" w:color="auto"/>
            <w:left w:val="none" w:sz="0" w:space="0" w:color="auto"/>
            <w:bottom w:val="none" w:sz="0" w:space="0" w:color="auto"/>
            <w:right w:val="none" w:sz="0" w:space="0" w:color="auto"/>
          </w:divBdr>
        </w:div>
        <w:div w:id="1332830820">
          <w:marLeft w:val="0"/>
          <w:marRight w:val="0"/>
          <w:marTop w:val="0"/>
          <w:marBottom w:val="0"/>
          <w:divBdr>
            <w:top w:val="none" w:sz="0" w:space="0" w:color="auto"/>
            <w:left w:val="none" w:sz="0" w:space="0" w:color="auto"/>
            <w:bottom w:val="none" w:sz="0" w:space="0" w:color="auto"/>
            <w:right w:val="none" w:sz="0" w:space="0" w:color="auto"/>
          </w:divBdr>
        </w:div>
        <w:div w:id="1351494652">
          <w:marLeft w:val="0"/>
          <w:marRight w:val="0"/>
          <w:marTop w:val="0"/>
          <w:marBottom w:val="0"/>
          <w:divBdr>
            <w:top w:val="none" w:sz="0" w:space="0" w:color="auto"/>
            <w:left w:val="none" w:sz="0" w:space="0" w:color="auto"/>
            <w:bottom w:val="none" w:sz="0" w:space="0" w:color="auto"/>
            <w:right w:val="none" w:sz="0" w:space="0" w:color="auto"/>
          </w:divBdr>
        </w:div>
        <w:div w:id="1359357090">
          <w:marLeft w:val="0"/>
          <w:marRight w:val="0"/>
          <w:marTop w:val="0"/>
          <w:marBottom w:val="0"/>
          <w:divBdr>
            <w:top w:val="none" w:sz="0" w:space="0" w:color="auto"/>
            <w:left w:val="none" w:sz="0" w:space="0" w:color="auto"/>
            <w:bottom w:val="none" w:sz="0" w:space="0" w:color="auto"/>
            <w:right w:val="none" w:sz="0" w:space="0" w:color="auto"/>
          </w:divBdr>
        </w:div>
        <w:div w:id="1367289802">
          <w:marLeft w:val="0"/>
          <w:marRight w:val="0"/>
          <w:marTop w:val="0"/>
          <w:marBottom w:val="0"/>
          <w:divBdr>
            <w:top w:val="none" w:sz="0" w:space="0" w:color="auto"/>
            <w:left w:val="none" w:sz="0" w:space="0" w:color="auto"/>
            <w:bottom w:val="none" w:sz="0" w:space="0" w:color="auto"/>
            <w:right w:val="none" w:sz="0" w:space="0" w:color="auto"/>
          </w:divBdr>
        </w:div>
        <w:div w:id="1406948243">
          <w:marLeft w:val="0"/>
          <w:marRight w:val="0"/>
          <w:marTop w:val="0"/>
          <w:marBottom w:val="0"/>
          <w:divBdr>
            <w:top w:val="none" w:sz="0" w:space="0" w:color="auto"/>
            <w:left w:val="none" w:sz="0" w:space="0" w:color="auto"/>
            <w:bottom w:val="none" w:sz="0" w:space="0" w:color="auto"/>
            <w:right w:val="none" w:sz="0" w:space="0" w:color="auto"/>
          </w:divBdr>
        </w:div>
        <w:div w:id="1613242385">
          <w:marLeft w:val="0"/>
          <w:marRight w:val="0"/>
          <w:marTop w:val="0"/>
          <w:marBottom w:val="0"/>
          <w:divBdr>
            <w:top w:val="none" w:sz="0" w:space="0" w:color="auto"/>
            <w:left w:val="none" w:sz="0" w:space="0" w:color="auto"/>
            <w:bottom w:val="none" w:sz="0" w:space="0" w:color="auto"/>
            <w:right w:val="none" w:sz="0" w:space="0" w:color="auto"/>
          </w:divBdr>
        </w:div>
        <w:div w:id="1638029896">
          <w:marLeft w:val="0"/>
          <w:marRight w:val="0"/>
          <w:marTop w:val="0"/>
          <w:marBottom w:val="0"/>
          <w:divBdr>
            <w:top w:val="none" w:sz="0" w:space="0" w:color="auto"/>
            <w:left w:val="none" w:sz="0" w:space="0" w:color="auto"/>
            <w:bottom w:val="none" w:sz="0" w:space="0" w:color="auto"/>
            <w:right w:val="none" w:sz="0" w:space="0" w:color="auto"/>
          </w:divBdr>
        </w:div>
        <w:div w:id="1684504055">
          <w:marLeft w:val="0"/>
          <w:marRight w:val="0"/>
          <w:marTop w:val="0"/>
          <w:marBottom w:val="0"/>
          <w:divBdr>
            <w:top w:val="none" w:sz="0" w:space="0" w:color="auto"/>
            <w:left w:val="none" w:sz="0" w:space="0" w:color="auto"/>
            <w:bottom w:val="none" w:sz="0" w:space="0" w:color="auto"/>
            <w:right w:val="none" w:sz="0" w:space="0" w:color="auto"/>
          </w:divBdr>
        </w:div>
        <w:div w:id="1781994170">
          <w:marLeft w:val="0"/>
          <w:marRight w:val="0"/>
          <w:marTop w:val="0"/>
          <w:marBottom w:val="0"/>
          <w:divBdr>
            <w:top w:val="none" w:sz="0" w:space="0" w:color="auto"/>
            <w:left w:val="none" w:sz="0" w:space="0" w:color="auto"/>
            <w:bottom w:val="none" w:sz="0" w:space="0" w:color="auto"/>
            <w:right w:val="none" w:sz="0" w:space="0" w:color="auto"/>
          </w:divBdr>
        </w:div>
        <w:div w:id="1896887005">
          <w:marLeft w:val="0"/>
          <w:marRight w:val="0"/>
          <w:marTop w:val="0"/>
          <w:marBottom w:val="0"/>
          <w:divBdr>
            <w:top w:val="none" w:sz="0" w:space="0" w:color="auto"/>
            <w:left w:val="none" w:sz="0" w:space="0" w:color="auto"/>
            <w:bottom w:val="none" w:sz="0" w:space="0" w:color="auto"/>
            <w:right w:val="none" w:sz="0" w:space="0" w:color="auto"/>
          </w:divBdr>
        </w:div>
        <w:div w:id="2086805874">
          <w:marLeft w:val="0"/>
          <w:marRight w:val="0"/>
          <w:marTop w:val="0"/>
          <w:marBottom w:val="0"/>
          <w:divBdr>
            <w:top w:val="none" w:sz="0" w:space="0" w:color="auto"/>
            <w:left w:val="none" w:sz="0" w:space="0" w:color="auto"/>
            <w:bottom w:val="none" w:sz="0" w:space="0" w:color="auto"/>
            <w:right w:val="none" w:sz="0" w:space="0" w:color="auto"/>
          </w:divBdr>
        </w:div>
      </w:divsChild>
    </w:div>
    <w:div w:id="1661273852">
      <w:bodyDiv w:val="1"/>
      <w:marLeft w:val="0"/>
      <w:marRight w:val="0"/>
      <w:marTop w:val="0"/>
      <w:marBottom w:val="0"/>
      <w:divBdr>
        <w:top w:val="none" w:sz="0" w:space="0" w:color="auto"/>
        <w:left w:val="none" w:sz="0" w:space="0" w:color="auto"/>
        <w:bottom w:val="none" w:sz="0" w:space="0" w:color="auto"/>
        <w:right w:val="none" w:sz="0" w:space="0" w:color="auto"/>
      </w:divBdr>
    </w:div>
    <w:div w:id="1765421276">
      <w:bodyDiv w:val="1"/>
      <w:marLeft w:val="0"/>
      <w:marRight w:val="0"/>
      <w:marTop w:val="0"/>
      <w:marBottom w:val="0"/>
      <w:divBdr>
        <w:top w:val="none" w:sz="0" w:space="0" w:color="auto"/>
        <w:left w:val="none" w:sz="0" w:space="0" w:color="auto"/>
        <w:bottom w:val="none" w:sz="0" w:space="0" w:color="auto"/>
        <w:right w:val="none" w:sz="0" w:space="0" w:color="auto"/>
      </w:divBdr>
    </w:div>
    <w:div w:id="1814643172">
      <w:bodyDiv w:val="1"/>
      <w:marLeft w:val="0"/>
      <w:marRight w:val="0"/>
      <w:marTop w:val="0"/>
      <w:marBottom w:val="0"/>
      <w:divBdr>
        <w:top w:val="none" w:sz="0" w:space="0" w:color="auto"/>
        <w:left w:val="none" w:sz="0" w:space="0" w:color="auto"/>
        <w:bottom w:val="none" w:sz="0" w:space="0" w:color="auto"/>
        <w:right w:val="none" w:sz="0" w:space="0" w:color="auto"/>
      </w:divBdr>
    </w:div>
    <w:div w:id="1934698608">
      <w:bodyDiv w:val="1"/>
      <w:marLeft w:val="0"/>
      <w:marRight w:val="0"/>
      <w:marTop w:val="0"/>
      <w:marBottom w:val="0"/>
      <w:divBdr>
        <w:top w:val="none" w:sz="0" w:space="0" w:color="auto"/>
        <w:left w:val="none" w:sz="0" w:space="0" w:color="auto"/>
        <w:bottom w:val="none" w:sz="0" w:space="0" w:color="auto"/>
        <w:right w:val="none" w:sz="0" w:space="0" w:color="auto"/>
      </w:divBdr>
    </w:div>
    <w:div w:id="1969623488">
      <w:bodyDiv w:val="1"/>
      <w:marLeft w:val="0"/>
      <w:marRight w:val="0"/>
      <w:marTop w:val="0"/>
      <w:marBottom w:val="0"/>
      <w:divBdr>
        <w:top w:val="none" w:sz="0" w:space="0" w:color="auto"/>
        <w:left w:val="none" w:sz="0" w:space="0" w:color="auto"/>
        <w:bottom w:val="none" w:sz="0" w:space="0" w:color="auto"/>
        <w:right w:val="none" w:sz="0" w:space="0" w:color="auto"/>
      </w:divBdr>
    </w:div>
    <w:div w:id="1998534486">
      <w:bodyDiv w:val="1"/>
      <w:marLeft w:val="0"/>
      <w:marRight w:val="0"/>
      <w:marTop w:val="0"/>
      <w:marBottom w:val="0"/>
      <w:divBdr>
        <w:top w:val="none" w:sz="0" w:space="0" w:color="auto"/>
        <w:left w:val="none" w:sz="0" w:space="0" w:color="auto"/>
        <w:bottom w:val="none" w:sz="0" w:space="0" w:color="auto"/>
        <w:right w:val="none" w:sz="0" w:space="0" w:color="auto"/>
      </w:divBdr>
    </w:div>
    <w:div w:id="2121097204">
      <w:bodyDiv w:val="1"/>
      <w:marLeft w:val="0"/>
      <w:marRight w:val="0"/>
      <w:marTop w:val="0"/>
      <w:marBottom w:val="0"/>
      <w:divBdr>
        <w:top w:val="none" w:sz="0" w:space="0" w:color="auto"/>
        <w:left w:val="none" w:sz="0" w:space="0" w:color="auto"/>
        <w:bottom w:val="none" w:sz="0" w:space="0" w:color="auto"/>
        <w:right w:val="none" w:sz="0" w:space="0" w:color="auto"/>
      </w:divBdr>
    </w:div>
    <w:div w:id="2139251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microsoft.com/office/2011/relationships/commentsExtended" Target="commentsExtended.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microsoft.com/office/2011/relationships/people" Target="people.xml"/><Relationship Id="rId37"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header" Target="header7.xml"/><Relationship Id="rId30" Type="http://schemas.openxmlformats.org/officeDocument/2006/relationships/header" Target="header10.xml"/><Relationship Id="rId35"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7.xml.rels><?xml version="1.0" encoding="UTF-8" standalone="yes"?>
<Relationships xmlns="http://schemas.openxmlformats.org/package/2006/relationships"><Relationship Id="rId1" Type="http://schemas.openxmlformats.org/officeDocument/2006/relationships/image" Target="media/image1.wmf"/></Relationships>
</file>

<file path=word/_rels/header9.xml.rels><?xml version="1.0" encoding="UTF-8" standalone="yes"?>
<Relationships xmlns="http://schemas.openxmlformats.org/package/2006/relationships"><Relationship Id="rId1" Type="http://schemas.openxmlformats.org/officeDocument/2006/relationships/image" Target="media/image1.wmf"/></Relationships>
</file>

<file path=word/documenttasks/documenttasks1.xml><?xml version="1.0" encoding="utf-8"?>
<t:Tasks xmlns:t="http://schemas.microsoft.com/office/tasks/2019/documenttasks" xmlns:oel="http://schemas.microsoft.com/office/2019/extlst">
  <t:Task id="{05B4D2B6-C23E-409F-B4DA-ADAFEE9BF65A}">
    <t:Anchor>
      <t:Comment id="1905359535"/>
    </t:Anchor>
    <t:History>
      <t:Event id="{62BC9626-C264-445E-87F7-30BFCCA73873}" time="2026-05-06T06:24:00.983Z">
        <t:Attribution userId="S::diedra.shortyduffie@lilly.com::760ef011-51bc-4ec0-a89d-4f1f7e6a09d0" userProvider="AD" userName="Diedra Shorty-Duffie"/>
        <t:Anchor>
          <t:Comment id="1905359535"/>
        </t:Anchor>
        <t:Create/>
      </t:Event>
      <t:Event id="{A394B5E7-30BE-43DD-A8AF-F2F4E1931ED8}" time="2026-05-06T06:24:00.983Z">
        <t:Attribution userId="S::diedra.shortyduffie@lilly.com::760ef011-51bc-4ec0-a89d-4f1f7e6a09d0" userProvider="AD" userName="Diedra Shorty-Duffie"/>
        <t:Anchor>
          <t:Comment id="1905359535"/>
        </t:Anchor>
        <t:Assign userId="S::johan.granander@lilly.com::92e8887c-f4fd-4a17-8a83-5b73eed69705" userProvider="AD" userName="Johan Granander"/>
      </t:Event>
      <t:Event id="{E6F17A18-3419-40C7-90F5-1D463A622326}" time="2026-05-06T06:24:00.983Z">
        <t:Attribution userId="S::diedra.shortyduffie@lilly.com::760ef011-51bc-4ec0-a89d-4f1f7e6a09d0" userProvider="AD" userName="Diedra Shorty-Duffie"/>
        <t:Anchor>
          <t:Comment id="1905359535"/>
        </t:Anchor>
        <t:SetTitle title="@Johan Granander The PFD has 8V as the target value for this step. Can you confirm if this has changed ?"/>
      </t:Event>
    </t:History>
  </t:Task>
</t:Task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1E1AFC219F9024AA012AA91AE638458" ma:contentTypeVersion="12" ma:contentTypeDescription="新建文档。" ma:contentTypeScope="" ma:versionID="ae359910c739fd335435ccb1d1b20571">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44511e66c75d4ea65075d659bce95b1a"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c="http://schemas.microsoft.com/office/infopath/2007/PartnerControls" xmlns:xsi="http://www.w3.org/2001/XMLSchema-instance" xmlns:p="http://schemas.microsoft.com/office/2006/metadata/propertie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4.xml><?xml version="1.0" encoding="utf-8"?>
<s:customData xmlns="http://www.wps.cn/officeDocument/2013/wpsCustomData" xmlns:s="http://www.wps.cn/officeDocument/2013/wpsCustomData">
  <customSectProps>
    <customSectPr/>
    <customSectPr/>
    <customSectPr/>
    <customSectPr/>
  </customSectProps>
  <customShpExts>
    <customShpInfo spid="_x0000_s2050"/>
    <customShpInfo spid="_x0000_s2049"/>
    <customShpInfo spid="_x0000_s2053"/>
    <customShpInfo spid="_x0000_s2052"/>
    <customShpInfo spid="_x0000_s2056"/>
    <customShpInfo spid="_x0000_s2055"/>
    <customShpInfo spid="_x0000_s2059"/>
    <customShpInfo spid="_x0000_s2058"/>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99079-3DAE-4DEE-B86C-C3268D86F159}">
  <ds:schemaRefs>
    <ds:schemaRef ds:uri="http://schemas.microsoft.com/sharepoint/v3/contenttype/forms"/>
  </ds:schemaRefs>
</ds:datastoreItem>
</file>

<file path=customXml/itemProps2.xml><?xml version="1.0" encoding="utf-8"?>
<ds:datastoreItem xmlns:ds="http://schemas.openxmlformats.org/officeDocument/2006/customXml" ds:itemID="{C4B93C3B-2AF5-4ABD-B9AC-F78955C04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3A802-FA25-40EA-A518-336BEB64F5EC}">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A067EEC4-46A4-4B48-89C0-81DDD1804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1644</TotalTime>
  <Pages>82</Pages>
  <Words>33230</Words>
  <Characters>189412</Characters>
  <Application>Microsoft Office Word</Application>
  <DocSecurity>0</DocSecurity>
  <Lines>1578</Lines>
  <Paragraphs>444</Paragraphs>
  <ScaleCrop>false</ScaleCrop>
  <Company>Merck</Company>
  <LinksUpToDate>false</LinksUpToDate>
  <CharactersWithSpaces>222198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zhangbo</dc:creator>
  <cp:keywords/>
  <dc:description/>
  <cp:lastModifiedBy>He Han</cp:lastModifiedBy>
  <cp:revision>691</cp:revision>
  <cp:lastPrinted>2023-11-12T02:06:00Z</cp:lastPrinted>
  <dcterms:created xsi:type="dcterms:W3CDTF">2026-09-05T12:46:00Z</dcterms:created>
  <dcterms:modified xsi:type="dcterms:W3CDTF">2026-10-27T10:00:00Z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0x01010081E1AFC219F9024AA012AA91AE638458</vt:lpwstr>
  </property>
  <property fmtid="{D5CDD505-2E9C-101B-9397-08002B2CF9AE}" pid="4" name="KSOProductBuildVer">
    <vt:lpwstr>2052-0.0.0.0</vt:lpwstr>
  </property>
  <property fmtid="{D5CDD505-2E9C-101B-9397-08002B2CF9AE}" pid="5" name="docLang">
    <vt:lpwstr>en</vt:lpwstr>
  </property>
  <property fmtid="{D5CDD505-2E9C-101B-9397-08002B2CF9AE}" pid="6" name="MediaServiceImageTags">
    <vt:lpwstr/>
  </property>
</Properties>
</file>